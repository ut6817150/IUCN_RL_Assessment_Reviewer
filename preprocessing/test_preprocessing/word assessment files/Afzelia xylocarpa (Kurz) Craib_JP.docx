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A64C7" w14:textId="77777777" w:rsidR="00AA6EE9" w:rsidRDefault="00282936">
      <w:pPr>
        <w:jc w:val="center"/>
        <w:divId w:val="1674911718"/>
        <w:rPr>
          <w:rFonts w:ascii="Georgia" w:eastAsia="Times New Roman" w:hAnsi="Georgia"/>
          <w:b/>
          <w:bCs/>
          <w:sz w:val="29"/>
          <w:szCs w:val="29"/>
        </w:rPr>
      </w:pPr>
      <w:r>
        <w:rPr>
          <w:rFonts w:ascii="Georgia" w:eastAsia="Times New Roman" w:hAnsi="Georgia"/>
          <w:b/>
          <w:bCs/>
          <w:sz w:val="29"/>
          <w:szCs w:val="29"/>
        </w:rPr>
        <w:t>Draft</w:t>
      </w:r>
    </w:p>
    <w:p w14:paraId="7009169C" w14:textId="77777777" w:rsidR="00AA6EE9" w:rsidRDefault="00282936">
      <w:pPr>
        <w:divId w:val="1398163480"/>
        <w:rPr>
          <w:rFonts w:ascii="Georgia" w:eastAsia="Times New Roman" w:hAnsi="Georgia"/>
          <w:sz w:val="18"/>
          <w:szCs w:val="18"/>
        </w:rPr>
      </w:pPr>
      <w:r>
        <w:rPr>
          <w:rFonts w:ascii="Georgia" w:eastAsia="Times New Roman" w:hAnsi="Georgia"/>
          <w:noProof/>
          <w:sz w:val="18"/>
          <w:szCs w:val="18"/>
        </w:rPr>
        <w:drawing>
          <wp:inline distT="0" distB="0" distL="0" distR="0" wp14:anchorId="3FFA80CB" wp14:editId="082BCE0E">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B5434D" w14:textId="77777777" w:rsidR="00AA6EE9" w:rsidRDefault="00282936">
      <w:pPr>
        <w:shd w:val="clear" w:color="auto" w:fill="FFFFFF"/>
        <w:spacing w:before="100" w:beforeAutospacing="1" w:after="100" w:afterAutospacing="1"/>
        <w:jc w:val="right"/>
        <w:outlineLvl w:val="1"/>
        <w:divId w:val="1398163480"/>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Afzelia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xylocarpa</w:t>
      </w:r>
      <w:proofErr w:type="spellEnd"/>
      <w:r>
        <w:rPr>
          <w:rFonts w:ascii="Georgia" w:eastAsia="Times New Roman" w:hAnsi="Georgia"/>
          <w:b/>
          <w:bCs/>
          <w:color w:val="000000"/>
          <w:kern w:val="36"/>
          <w:sz w:val="29"/>
          <w:szCs w:val="29"/>
        </w:rPr>
        <w:t xml:space="preserve"> - (Kurz) </w:t>
      </w:r>
      <w:proofErr w:type="spellStart"/>
      <w:r>
        <w:rPr>
          <w:rFonts w:ascii="Georgia" w:eastAsia="Times New Roman" w:hAnsi="Georgia"/>
          <w:b/>
          <w:bCs/>
          <w:color w:val="000000"/>
          <w:kern w:val="36"/>
          <w:sz w:val="29"/>
          <w:szCs w:val="29"/>
        </w:rPr>
        <w:t>Craib</w:t>
      </w:r>
      <w:proofErr w:type="spellEnd"/>
    </w:p>
    <w:p w14:paraId="6FE3B8B6" w14:textId="77777777" w:rsidR="00AA6EE9" w:rsidRDefault="00282936">
      <w:pPr>
        <w:jc w:val="right"/>
        <w:divId w:val="1398163480"/>
        <w:rPr>
          <w:rFonts w:ascii="Georgia" w:eastAsia="Times New Roman" w:hAnsi="Georgia"/>
          <w:sz w:val="18"/>
          <w:szCs w:val="18"/>
        </w:rPr>
      </w:pPr>
      <w:r>
        <w:rPr>
          <w:rFonts w:ascii="Georgia" w:eastAsia="Times New Roman" w:hAnsi="Georgia"/>
          <w:sz w:val="18"/>
          <w:szCs w:val="18"/>
        </w:rPr>
        <w:t xml:space="preserve">PLANTAE - TRACHEOPHYTA - MAGNOLIOPSIDA - FABALES - FABACEAE - </w:t>
      </w:r>
      <w:proofErr w:type="spellStart"/>
      <w:r>
        <w:rPr>
          <w:rFonts w:ascii="Georgia" w:eastAsia="Times New Roman" w:hAnsi="Georgia"/>
          <w:sz w:val="18"/>
          <w:szCs w:val="18"/>
        </w:rPr>
        <w:t>Afzelia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xylocarpa</w:t>
      </w:r>
      <w:proofErr w:type="spellEnd"/>
    </w:p>
    <w:p w14:paraId="0E3212DC" w14:textId="77777777" w:rsidR="00AA6EE9" w:rsidRDefault="00282936">
      <w:pPr>
        <w:pStyle w:val="NormalWeb"/>
        <w:divId w:val="1765105896"/>
        <w:rPr>
          <w:rFonts w:ascii="Georgia" w:hAnsi="Georgia"/>
        </w:rPr>
      </w:pPr>
      <w:r>
        <w:rPr>
          <w:rStyle w:val="Strong"/>
          <w:rFonts w:ascii="Georgia" w:hAnsi="Georgia"/>
        </w:rPr>
        <w:t xml:space="preserve">Common Names: </w:t>
      </w:r>
      <w:proofErr w:type="spellStart"/>
      <w:r>
        <w:rPr>
          <w:rFonts w:ascii="Georgia" w:hAnsi="Georgia"/>
        </w:rPr>
        <w:t>Beng</w:t>
      </w:r>
      <w:proofErr w:type="spellEnd"/>
      <w:r>
        <w:rPr>
          <w:rFonts w:ascii="Georgia" w:hAnsi="Georgia"/>
        </w:rPr>
        <w:t xml:space="preserve">, Go Ca </w:t>
      </w:r>
      <w:proofErr w:type="spellStart"/>
      <w:r>
        <w:rPr>
          <w:rFonts w:ascii="Georgia" w:hAnsi="Georgia"/>
        </w:rPr>
        <w:t>Te</w:t>
      </w:r>
      <w:proofErr w:type="spellEnd"/>
      <w:r>
        <w:rPr>
          <w:rFonts w:ascii="Georgia" w:hAnsi="Georgia"/>
        </w:rPr>
        <w:t xml:space="preserve"> (Vietnamese), Go Do, Kha, Ma </w:t>
      </w:r>
      <w:proofErr w:type="spellStart"/>
      <w:r>
        <w:rPr>
          <w:rFonts w:ascii="Georgia" w:hAnsi="Georgia"/>
        </w:rPr>
        <w:t>Khaa</w:t>
      </w:r>
      <w:proofErr w:type="spellEnd"/>
      <w:r>
        <w:rPr>
          <w:rFonts w:ascii="Georgia" w:hAnsi="Georgia"/>
        </w:rPr>
        <w:t xml:space="preserve"> Mong (Thai), </w:t>
      </w:r>
      <w:proofErr w:type="spellStart"/>
      <w:r>
        <w:rPr>
          <w:rFonts w:ascii="Georgia" w:hAnsi="Georgia"/>
        </w:rPr>
        <w:t>Makha-hua-kham</w:t>
      </w:r>
      <w:proofErr w:type="spellEnd"/>
      <w:r>
        <w:rPr>
          <w:rFonts w:ascii="Georgia" w:hAnsi="Georgia"/>
        </w:rPr>
        <w:t xml:space="preserve"> (Thai), </w:t>
      </w:r>
      <w:proofErr w:type="spellStart"/>
      <w:r>
        <w:rPr>
          <w:rFonts w:ascii="Georgia" w:hAnsi="Georgia"/>
        </w:rPr>
        <w:t>Makha-luang</w:t>
      </w:r>
      <w:proofErr w:type="spellEnd"/>
      <w:r>
        <w:rPr>
          <w:rFonts w:ascii="Georgia" w:hAnsi="Georgia"/>
        </w:rPr>
        <w:t xml:space="preserve"> (Thai), </w:t>
      </w:r>
      <w:commentRangeStart w:id="0"/>
      <w:proofErr w:type="spellStart"/>
      <w:r>
        <w:rPr>
          <w:rFonts w:ascii="Georgia" w:hAnsi="Georgia"/>
        </w:rPr>
        <w:t>Tê</w:t>
      </w:r>
      <w:proofErr w:type="spellEnd"/>
      <w:r>
        <w:rPr>
          <w:rFonts w:ascii="Georgia" w:hAnsi="Georgia"/>
        </w:rPr>
        <w:t xml:space="preserve"> Kha</w:t>
      </w:r>
      <w:commentRangeEnd w:id="0"/>
      <w:r w:rsidR="00F52705">
        <w:rPr>
          <w:rStyle w:val="CommentReference"/>
        </w:rPr>
        <w:commentReference w:id="0"/>
      </w:r>
      <w:r>
        <w:rPr>
          <w:rFonts w:ascii="Georgia" w:hAnsi="Georgia"/>
        </w:rPr>
        <w:br/>
      </w:r>
      <w:r>
        <w:rPr>
          <w:rStyle w:val="Strong"/>
          <w:rFonts w:ascii="Georgia" w:hAnsi="Georgia"/>
        </w:rPr>
        <w:t xml:space="preserve">Synonyms: </w:t>
      </w:r>
      <w:proofErr w:type="spellStart"/>
      <w:r>
        <w:rPr>
          <w:rFonts w:ascii="Georgia" w:hAnsi="Georgia"/>
        </w:rPr>
        <w:t>Pahudia</w:t>
      </w:r>
      <w:proofErr w:type="spellEnd"/>
      <w:r>
        <w:rPr>
          <w:rFonts w:ascii="Georgia" w:hAnsi="Georgia"/>
        </w:rPr>
        <w:t xml:space="preserve"> </w:t>
      </w:r>
      <w:proofErr w:type="spellStart"/>
      <w:r>
        <w:rPr>
          <w:rFonts w:ascii="Georgia" w:hAnsi="Georgia"/>
        </w:rPr>
        <w:t>xylocarpa</w:t>
      </w:r>
      <w:proofErr w:type="spellEnd"/>
      <w:r>
        <w:rPr>
          <w:rFonts w:ascii="Georgia" w:hAnsi="Georgia"/>
        </w:rPr>
        <w:t xml:space="preserve"> Kurz; </w:t>
      </w:r>
      <w:proofErr w:type="spellStart"/>
      <w:r>
        <w:rPr>
          <w:rFonts w:ascii="Georgia" w:hAnsi="Georgia"/>
        </w:rPr>
        <w:t>Afzelia</w:t>
      </w:r>
      <w:proofErr w:type="spellEnd"/>
      <w:r>
        <w:rPr>
          <w:rFonts w:ascii="Georgia" w:hAnsi="Georgia"/>
        </w:rPr>
        <w:t xml:space="preserve"> </w:t>
      </w:r>
      <w:proofErr w:type="spellStart"/>
      <w:r>
        <w:rPr>
          <w:rFonts w:ascii="Georgia" w:hAnsi="Georgia"/>
        </w:rPr>
        <w:t>cochinchinensis</w:t>
      </w:r>
      <w:proofErr w:type="spellEnd"/>
      <w:r>
        <w:rPr>
          <w:rFonts w:ascii="Georgia" w:hAnsi="Georgia"/>
        </w:rPr>
        <w:t xml:space="preserve"> (Pierre) </w:t>
      </w:r>
      <w:proofErr w:type="spellStart"/>
      <w:proofErr w:type="gramStart"/>
      <w:r>
        <w:rPr>
          <w:rFonts w:ascii="Georgia" w:hAnsi="Georgia"/>
        </w:rPr>
        <w:t>J.Leonard</w:t>
      </w:r>
      <w:proofErr w:type="spellEnd"/>
      <w:proofErr w:type="gram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23"/>
      </w:tblGrid>
      <w:tr w:rsidR="00AA6EE9" w14:paraId="4CAF5BBA" w14:textId="77777777">
        <w:trPr>
          <w:tblCellSpacing w:w="15" w:type="dxa"/>
          <w:jc w:val="center"/>
        </w:trPr>
        <w:tc>
          <w:tcPr>
            <w:tcW w:w="0" w:type="auto"/>
            <w:tcBorders>
              <w:bottom w:val="single" w:sz="6" w:space="0" w:color="000000"/>
            </w:tcBorders>
            <w:shd w:val="clear" w:color="auto" w:fill="BBBBBB"/>
            <w:vAlign w:val="center"/>
            <w:hideMark/>
          </w:tcPr>
          <w:p w14:paraId="320A3566" w14:textId="77777777" w:rsidR="00AA6EE9" w:rsidRDefault="00282936">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AA6EE9" w14:paraId="1529F698" w14:textId="77777777">
        <w:trPr>
          <w:tblCellSpacing w:w="15" w:type="dxa"/>
          <w:jc w:val="center"/>
        </w:trPr>
        <w:tc>
          <w:tcPr>
            <w:tcW w:w="0" w:type="auto"/>
            <w:vAlign w:val="center"/>
            <w:hideMark/>
          </w:tcPr>
          <w:p w14:paraId="7E5EC7F5" w14:textId="77777777" w:rsidR="00AA6EE9" w:rsidRDefault="00282936">
            <w:pPr>
              <w:spacing w:after="75"/>
              <w:rPr>
                <w:rFonts w:ascii="Georgia" w:eastAsia="Times New Roman" w:hAnsi="Georgia"/>
                <w:sz w:val="20"/>
                <w:szCs w:val="20"/>
              </w:rPr>
            </w:pPr>
            <w:commentRangeStart w:id="1"/>
            <w:r>
              <w:rPr>
                <w:rFonts w:ascii="Georgia" w:eastAsia="Times New Roman" w:hAnsi="Georgia"/>
                <w:sz w:val="20"/>
                <w:szCs w:val="20"/>
              </w:rPr>
              <w:t>NT, B2b(iii) (IUCN version 3.1)</w:t>
            </w:r>
            <w:commentRangeEnd w:id="1"/>
            <w:r>
              <w:rPr>
                <w:rStyle w:val="CommentReference"/>
              </w:rPr>
              <w:commentReference w:id="1"/>
            </w:r>
          </w:p>
        </w:tc>
      </w:tr>
    </w:tbl>
    <w:p w14:paraId="05E5F0FA" w14:textId="77777777" w:rsidR="00AA6EE9" w:rsidRDefault="00282936">
      <w:pPr>
        <w:pStyle w:val="Heading1"/>
        <w:divId w:val="1587617231"/>
        <w:rPr>
          <w:rFonts w:ascii="Georgia" w:eastAsia="Times New Roman" w:hAnsi="Georgia"/>
          <w:sz w:val="29"/>
          <w:szCs w:val="29"/>
        </w:rPr>
      </w:pPr>
      <w:r>
        <w:rPr>
          <w:rFonts w:ascii="Georgia" w:eastAsia="Times New Roman" w:hAnsi="Georgia"/>
          <w:sz w:val="29"/>
          <w:szCs w:val="29"/>
        </w:rPr>
        <w:t>Red List Assessment</w:t>
      </w:r>
    </w:p>
    <w:p w14:paraId="615A4C6F" w14:textId="77777777" w:rsidR="00AA6EE9" w:rsidRDefault="00282936">
      <w:pPr>
        <w:pStyle w:val="Heading2"/>
        <w:divId w:val="1587617231"/>
        <w:rPr>
          <w:rFonts w:ascii="Georgia" w:eastAsia="Times New Roman" w:hAnsi="Georgia"/>
          <w:sz w:val="27"/>
          <w:szCs w:val="27"/>
        </w:rPr>
      </w:pPr>
      <w:r>
        <w:rPr>
          <w:rFonts w:ascii="Georgia" w:eastAsia="Times New Roman" w:hAnsi="Georgia"/>
          <w:sz w:val="27"/>
          <w:szCs w:val="27"/>
        </w:rPr>
        <w:t>Assessment Information</w:t>
      </w:r>
    </w:p>
    <w:p w14:paraId="60331F34" w14:textId="77777777" w:rsidR="00AA6EE9" w:rsidRDefault="00282936">
      <w:pPr>
        <w:pStyle w:val="NormalWeb"/>
        <w:divId w:val="1587617231"/>
        <w:rPr>
          <w:rFonts w:ascii="Georgia" w:hAnsi="Georgia"/>
        </w:rPr>
      </w:pPr>
      <w:r>
        <w:rPr>
          <w:rStyle w:val="datalabel1"/>
          <w:rFonts w:ascii="Georgia" w:hAnsi="Georgia"/>
        </w:rPr>
        <w:t xml:space="preserve">Date of Assessment: </w:t>
      </w:r>
      <w:r>
        <w:rPr>
          <w:rFonts w:ascii="Georgia" w:hAnsi="Georgia"/>
        </w:rPr>
        <w:t>2022-05-10</w:t>
      </w:r>
    </w:p>
    <w:p w14:paraId="244108C6" w14:textId="77777777" w:rsidR="00AA6EE9" w:rsidRDefault="00282936">
      <w:pPr>
        <w:pStyle w:val="NormalWeb"/>
        <w:divId w:val="1587617231"/>
        <w:rPr>
          <w:rFonts w:ascii="Georgia" w:hAnsi="Georgia"/>
        </w:rPr>
      </w:pPr>
      <w:r>
        <w:rPr>
          <w:rStyle w:val="datalabel1"/>
          <w:rFonts w:ascii="Georgia" w:hAnsi="Georgia"/>
        </w:rPr>
        <w:t xml:space="preserve">Assessor(s): </w:t>
      </w:r>
      <w:r>
        <w:rPr>
          <w:rFonts w:ascii="Georgia" w:hAnsi="Georgia"/>
        </w:rPr>
        <w:t xml:space="preserve">Oldfield, S., Phan, K.L., Maxwell, J., </w:t>
      </w:r>
      <w:proofErr w:type="spellStart"/>
      <w:r>
        <w:rPr>
          <w:rFonts w:ascii="Georgia" w:hAnsi="Georgia"/>
        </w:rPr>
        <w:t>Nanthavong</w:t>
      </w:r>
      <w:proofErr w:type="spellEnd"/>
      <w:r>
        <w:rPr>
          <w:rFonts w:ascii="Georgia" w:hAnsi="Georgia"/>
        </w:rPr>
        <w:t>, K. &amp; Pakkad, G.</w:t>
      </w:r>
    </w:p>
    <w:p w14:paraId="6DFA6992" w14:textId="77777777" w:rsidR="00AA6EE9" w:rsidRDefault="00282936">
      <w:pPr>
        <w:pStyle w:val="NormalWeb"/>
        <w:divId w:val="1587617231"/>
        <w:rPr>
          <w:rFonts w:ascii="Georgia" w:hAnsi="Georgia"/>
        </w:rPr>
      </w:pPr>
      <w:r>
        <w:rPr>
          <w:rStyle w:val="datalabel1"/>
          <w:rFonts w:ascii="Georgia" w:hAnsi="Georgia"/>
        </w:rPr>
        <w:t xml:space="preserve">Regions: </w:t>
      </w:r>
      <w:r>
        <w:rPr>
          <w:rFonts w:ascii="Georgia" w:hAnsi="Georgia"/>
        </w:rPr>
        <w:t>Global</w:t>
      </w:r>
    </w:p>
    <w:p w14:paraId="3AB0F77B" w14:textId="77777777" w:rsidR="00AA6EE9" w:rsidRDefault="00282936">
      <w:pPr>
        <w:pStyle w:val="Heading2"/>
        <w:divId w:val="1587617231"/>
        <w:rPr>
          <w:rFonts w:ascii="Georgia" w:eastAsia="Times New Roman" w:hAnsi="Georgia"/>
          <w:sz w:val="27"/>
          <w:szCs w:val="27"/>
        </w:rPr>
      </w:pPr>
      <w:r>
        <w:rPr>
          <w:rFonts w:ascii="Georgia" w:eastAsia="Times New Roman" w:hAnsi="Georgia"/>
          <w:sz w:val="27"/>
          <w:szCs w:val="27"/>
        </w:rPr>
        <w:t>Assessment Rationale</w:t>
      </w:r>
    </w:p>
    <w:p w14:paraId="321303D3" w14:textId="2B1499FD" w:rsidR="00AA6EE9" w:rsidRDefault="00282936">
      <w:pPr>
        <w:pStyle w:val="NormalWeb"/>
        <w:divId w:val="1587617231"/>
        <w:rPr>
          <w:rFonts w:ascii="Georgia" w:hAnsi="Georgia"/>
        </w:rPr>
      </w:pPr>
      <w:r>
        <w:rPr>
          <w:rFonts w:ascii="Georgia" w:hAnsi="Georgia"/>
        </w:rPr>
        <w:t xml:space="preserve">This species has a widespread distribution throughout Indochina: Myanmar, Thailand, Cambodia, </w:t>
      </w:r>
      <w:proofErr w:type="gramStart"/>
      <w:r>
        <w:rPr>
          <w:rFonts w:ascii="Georgia" w:hAnsi="Georgia"/>
        </w:rPr>
        <w:t>Laos</w:t>
      </w:r>
      <w:proofErr w:type="gramEnd"/>
      <w:r>
        <w:rPr>
          <w:rFonts w:ascii="Georgia" w:hAnsi="Georgia"/>
        </w:rPr>
        <w:t xml:space="preserve"> and Vietnam. </w:t>
      </w:r>
      <w:del w:id="2" w:author="Jack Plummer" w:date="2022-08-19T12:10:00Z">
        <w:r w:rsidDel="00F52705">
          <w:rPr>
            <w:rFonts w:ascii="Georgia" w:hAnsi="Georgia"/>
          </w:rPr>
          <w:delText xml:space="preserve">In Vietnam. </w:delText>
        </w:r>
      </w:del>
      <w:r>
        <w:rPr>
          <w:rFonts w:ascii="Georgia" w:hAnsi="Georgia"/>
        </w:rPr>
        <w:t>Its extent of occurrence (EOO) of 1,383,903 km</w:t>
      </w:r>
      <w:r>
        <w:rPr>
          <w:rFonts w:ascii="Georgia" w:hAnsi="Georgia"/>
          <w:vertAlign w:val="superscript"/>
        </w:rPr>
        <w:t>2</w:t>
      </w:r>
      <w:r>
        <w:rPr>
          <w:rFonts w:ascii="Georgia" w:hAnsi="Georgia"/>
        </w:rPr>
        <w:t xml:space="preserve"> comfortably exceeds the threshold value for a threatened category under criterion B1. Based on georeferenced herbarium specimens, the area of occupancy (AOO) is estimated as 320 km</w:t>
      </w:r>
      <w:r>
        <w:rPr>
          <w:rFonts w:ascii="Georgia" w:hAnsi="Georgia"/>
          <w:vertAlign w:val="superscript"/>
        </w:rPr>
        <w:t>2</w:t>
      </w:r>
      <w:r>
        <w:rPr>
          <w:rFonts w:ascii="Georgia" w:hAnsi="Georgia"/>
        </w:rPr>
        <w:t xml:space="preserve">, </w:t>
      </w:r>
      <w:ins w:id="3" w:author="Jack Plummer" w:date="2022-08-19T12:10:00Z">
        <w:r w:rsidR="00F52705">
          <w:rPr>
            <w:rFonts w:ascii="Georgia" w:hAnsi="Georgia"/>
          </w:rPr>
          <w:t xml:space="preserve">falling within the </w:t>
        </w:r>
      </w:ins>
      <w:r>
        <w:rPr>
          <w:rFonts w:ascii="Georgia" w:hAnsi="Georgia"/>
        </w:rPr>
        <w:t xml:space="preserve">threshold for threatened categories under criterion B2. </w:t>
      </w:r>
      <w:del w:id="4" w:author="Jack Plummer" w:date="2022-08-19T12:11:00Z">
        <w:r w:rsidDel="00F52705">
          <w:rPr>
            <w:rFonts w:ascii="Georgia" w:hAnsi="Georgia"/>
          </w:rPr>
          <w:delText>However,</w:delText>
        </w:r>
      </w:del>
      <w:ins w:id="5" w:author="Jack Plummer" w:date="2022-08-19T12:11:00Z">
        <w:r w:rsidR="00F52705">
          <w:rPr>
            <w:rFonts w:ascii="Georgia" w:hAnsi="Georgia"/>
          </w:rPr>
          <w:t>While</w:t>
        </w:r>
      </w:ins>
      <w:r>
        <w:rPr>
          <w:rFonts w:ascii="Georgia" w:hAnsi="Georgia"/>
        </w:rPr>
        <w:t xml:space="preserve"> this is likely to be an underestimate as the species is considered common and botanical inventory is incomplete across its distribution</w:t>
      </w:r>
      <w:ins w:id="6" w:author="Jack Plummer" w:date="2022-08-19T12:12:00Z">
        <w:r w:rsidR="00F52705">
          <w:rPr>
            <w:rFonts w:ascii="Georgia" w:hAnsi="Georgia"/>
          </w:rPr>
          <w:t>, the AOO may not exceed 2,000 km</w:t>
        </w:r>
        <w:r w:rsidR="00F52705">
          <w:rPr>
            <w:rFonts w:ascii="Georgia" w:hAnsi="Georgia"/>
            <w:vertAlign w:val="superscript"/>
          </w:rPr>
          <w:t>2</w:t>
        </w:r>
      </w:ins>
      <w:r>
        <w:rPr>
          <w:rFonts w:ascii="Georgia" w:hAnsi="Georgia"/>
        </w:rPr>
        <w:t xml:space="preserve">. The number of locations for the species is suspected to exceed the threshold values for threatened categories, though further research and survey work would be necessary to confirm this. </w:t>
      </w:r>
    </w:p>
    <w:p w14:paraId="1E867CD6" w14:textId="15EEACAF" w:rsidR="00AA6EE9" w:rsidRDefault="00282936">
      <w:pPr>
        <w:pStyle w:val="NormalWeb"/>
        <w:divId w:val="1587617231"/>
        <w:rPr>
          <w:rFonts w:ascii="Georgia" w:hAnsi="Georgia"/>
        </w:rPr>
      </w:pPr>
      <w:del w:id="7" w:author="Jack Plummer" w:date="2022-08-19T12:10:00Z">
        <w:r w:rsidDel="00F52705">
          <w:rPr>
            <w:rFonts w:ascii="Georgia" w:hAnsi="Georgia"/>
          </w:rPr>
          <w:delText xml:space="preserve">While the </w:delText>
        </w:r>
      </w:del>
      <w:r>
        <w:rPr>
          <w:rFonts w:ascii="Georgia" w:hAnsi="Georgia"/>
        </w:rPr>
        <w:t>Indochina represents one of the world's major deforestation hotspots and the exploitation of this species for its valuable wood</w:t>
      </w:r>
      <w:ins w:id="8" w:author="Jack Plummer" w:date="2022-08-19T12:10:00Z">
        <w:r w:rsidR="00F52705">
          <w:rPr>
            <w:rFonts w:ascii="Georgia" w:hAnsi="Georgia"/>
          </w:rPr>
          <w:t>,</w:t>
        </w:r>
      </w:ins>
      <w:r>
        <w:rPr>
          <w:rFonts w:ascii="Georgia" w:hAnsi="Georgia"/>
        </w:rPr>
        <w:t xml:space="preserve"> as well as habitat loss due to agricultural encroachment</w:t>
      </w:r>
      <w:ins w:id="9" w:author="Jack Plummer" w:date="2022-08-19T12:10:00Z">
        <w:r w:rsidR="00F52705">
          <w:rPr>
            <w:rFonts w:ascii="Georgia" w:hAnsi="Georgia"/>
          </w:rPr>
          <w:t>,</w:t>
        </w:r>
      </w:ins>
      <w:r>
        <w:rPr>
          <w:rFonts w:ascii="Georgia" w:hAnsi="Georgia"/>
        </w:rPr>
        <w:t xml:space="preserve"> are major threats leading to the population's continuing decline. The species is known to be represented in </w:t>
      </w:r>
      <w:r>
        <w:rPr>
          <w:rStyle w:val="Emphasis"/>
          <w:rFonts w:ascii="Georgia" w:hAnsi="Georgia"/>
        </w:rPr>
        <w:t>ex situ</w:t>
      </w:r>
      <w:r>
        <w:rPr>
          <w:rFonts w:ascii="Georgia" w:hAnsi="Georgia"/>
        </w:rPr>
        <w:t xml:space="preserve"> conservation in botanic gardens or gene banks. The population is not known to be severely fragmented or subject to extreme fluctuations. The species has typically been documented from unprotected areas and deforestation on account of agricultural expansion is inferred to be contributing to a continuing decline in </w:t>
      </w:r>
      <w:del w:id="10" w:author="Jack Plummer" w:date="2022-08-19T12:11:00Z">
        <w:r w:rsidDel="00F52705">
          <w:rPr>
            <w:rFonts w:ascii="Georgia" w:hAnsi="Georgia"/>
          </w:rPr>
          <w:delText xml:space="preserve">area of occurrence, extent of occupancy, and </w:delText>
        </w:r>
      </w:del>
      <w:r>
        <w:rPr>
          <w:rFonts w:ascii="Georgia" w:hAnsi="Georgia"/>
        </w:rPr>
        <w:t>quality of habitat across its range. Owing to a restricted AOO and continuing decline in habitat</w:t>
      </w:r>
      <w:ins w:id="11" w:author="Jack Plummer" w:date="2022-08-19T12:13:00Z">
        <w:r w:rsidR="00F52705">
          <w:rPr>
            <w:rFonts w:ascii="Georgia" w:hAnsi="Georgia"/>
          </w:rPr>
          <w:t xml:space="preserve"> and </w:t>
        </w:r>
        <w:commentRangeStart w:id="12"/>
        <w:r w:rsidR="00F52705">
          <w:rPr>
            <w:rFonts w:ascii="Georgia" w:hAnsi="Georgia"/>
          </w:rPr>
          <w:t>number of mature individuals</w:t>
        </w:r>
        <w:commentRangeEnd w:id="12"/>
        <w:r w:rsidR="00F52705">
          <w:rPr>
            <w:rStyle w:val="CommentReference"/>
          </w:rPr>
          <w:commentReference w:id="12"/>
        </w:r>
      </w:ins>
      <w:r>
        <w:rPr>
          <w:rFonts w:ascii="Georgia" w:hAnsi="Georgia"/>
        </w:rPr>
        <w:t>, the species is close to qualifying as Vulnerable under criterion B2. It is therefore assessed as Near Threatened B2b(</w:t>
      </w:r>
      <w:proofErr w:type="spellStart"/>
      <w:proofErr w:type="gramStart"/>
      <w:r>
        <w:rPr>
          <w:rFonts w:ascii="Georgia" w:hAnsi="Georgia"/>
        </w:rPr>
        <w:t>iii</w:t>
      </w:r>
      <w:ins w:id="13" w:author="Jack Plummer" w:date="2022-08-19T12:13:00Z">
        <w:r w:rsidR="00F52705">
          <w:rPr>
            <w:rFonts w:ascii="Georgia" w:hAnsi="Georgia"/>
          </w:rPr>
          <w:t>,v</w:t>
        </w:r>
      </w:ins>
      <w:proofErr w:type="spellEnd"/>
      <w:proofErr w:type="gramEnd"/>
      <w:r>
        <w:rPr>
          <w:rFonts w:ascii="Georgia" w:hAnsi="Georgia"/>
        </w:rPr>
        <w:t>).</w:t>
      </w:r>
      <w:del w:id="14" w:author="Jack Plummer" w:date="2022-08-19T12:11:00Z">
        <w:r w:rsidDel="00F52705">
          <w:rPr>
            <w:rFonts w:ascii="Georgia" w:hAnsi="Georgia"/>
          </w:rPr>
          <w:delText xml:space="preserve"> </w:delText>
        </w:r>
      </w:del>
    </w:p>
    <w:p w14:paraId="286FE6A6" w14:textId="77777777" w:rsidR="00AA6EE9" w:rsidRDefault="00282936">
      <w:pPr>
        <w:pStyle w:val="Heading1"/>
        <w:divId w:val="1322731591"/>
        <w:rPr>
          <w:rFonts w:ascii="Georgia" w:eastAsia="Times New Roman" w:hAnsi="Georgia"/>
          <w:sz w:val="29"/>
          <w:szCs w:val="29"/>
        </w:rPr>
      </w:pPr>
      <w:r>
        <w:rPr>
          <w:rFonts w:ascii="Georgia" w:eastAsia="Times New Roman" w:hAnsi="Georgia"/>
          <w:sz w:val="29"/>
          <w:szCs w:val="29"/>
        </w:rPr>
        <w:t>Distribution</w:t>
      </w:r>
    </w:p>
    <w:p w14:paraId="67F03E07" w14:textId="77777777" w:rsidR="00AA6EE9" w:rsidRDefault="00282936">
      <w:pPr>
        <w:pStyle w:val="Heading2"/>
        <w:divId w:val="1322731591"/>
        <w:rPr>
          <w:rFonts w:ascii="Georgia" w:eastAsia="Times New Roman" w:hAnsi="Georgia"/>
          <w:sz w:val="27"/>
          <w:szCs w:val="27"/>
        </w:rPr>
      </w:pPr>
      <w:commentRangeStart w:id="15"/>
      <w:r>
        <w:rPr>
          <w:rFonts w:ascii="Georgia" w:eastAsia="Times New Roman" w:hAnsi="Georgia"/>
          <w:sz w:val="27"/>
          <w:szCs w:val="27"/>
        </w:rPr>
        <w:t>Geographic Range</w:t>
      </w:r>
      <w:commentRangeEnd w:id="15"/>
      <w:r w:rsidR="0047736F">
        <w:rPr>
          <w:rStyle w:val="CommentReference"/>
          <w:b w:val="0"/>
          <w:bCs w:val="0"/>
        </w:rPr>
        <w:commentReference w:id="15"/>
      </w:r>
    </w:p>
    <w:p w14:paraId="06887693" w14:textId="61608099" w:rsidR="00AA6EE9" w:rsidRDefault="00282936">
      <w:pPr>
        <w:pStyle w:val="NormalWeb"/>
        <w:divId w:val="1322731591"/>
        <w:rPr>
          <w:rFonts w:ascii="Georgia" w:hAnsi="Georgia"/>
        </w:rPr>
      </w:pPr>
      <w:r>
        <w:rPr>
          <w:rFonts w:ascii="Georgia" w:hAnsi="Georgia"/>
        </w:rPr>
        <w:t xml:space="preserve">The species is distributed throughout Indochina: Myanmar, Thailand, Cambodia, </w:t>
      </w:r>
      <w:proofErr w:type="gramStart"/>
      <w:r>
        <w:rPr>
          <w:rFonts w:ascii="Georgia" w:hAnsi="Georgia"/>
        </w:rPr>
        <w:t>Laos</w:t>
      </w:r>
      <w:proofErr w:type="gramEnd"/>
      <w:r>
        <w:rPr>
          <w:rFonts w:ascii="Georgia" w:hAnsi="Georgia"/>
        </w:rPr>
        <w:t xml:space="preserve"> and Vietnam. In Vietnam, it occurs only in central and southern parts of the country</w:t>
      </w:r>
      <w:ins w:id="16" w:author="Jack Plummer" w:date="2022-08-19T12:14:00Z">
        <w:r w:rsidR="0047736F">
          <w:rPr>
            <w:rFonts w:ascii="Georgia" w:hAnsi="Georgia"/>
          </w:rPr>
          <w:t xml:space="preserve"> at 13 sites</w:t>
        </w:r>
      </w:ins>
      <w:del w:id="17" w:author="Jack Plummer" w:date="2022-08-19T12:14:00Z">
        <w:r w:rsidDel="0047736F">
          <w:rPr>
            <w:rFonts w:ascii="Georgia" w:hAnsi="Georgia"/>
          </w:rPr>
          <w:delText>,</w:delText>
        </w:r>
      </w:del>
      <w:r>
        <w:rPr>
          <w:rFonts w:ascii="Georgia" w:hAnsi="Georgia"/>
        </w:rPr>
        <w:t xml:space="preserve"> from Quang </w:t>
      </w:r>
      <w:proofErr w:type="spellStart"/>
      <w:r>
        <w:rPr>
          <w:rFonts w:ascii="Georgia" w:hAnsi="Georgia"/>
        </w:rPr>
        <w:t>Binh</w:t>
      </w:r>
      <w:proofErr w:type="spellEnd"/>
      <w:r>
        <w:rPr>
          <w:rFonts w:ascii="Georgia" w:hAnsi="Georgia"/>
        </w:rPr>
        <w:t xml:space="preserve"> to Kon Tum and Gia Lai to </w:t>
      </w:r>
      <w:proofErr w:type="spellStart"/>
      <w:r>
        <w:rPr>
          <w:rFonts w:ascii="Georgia" w:hAnsi="Georgia"/>
        </w:rPr>
        <w:lastRenderedPageBreak/>
        <w:t>Binh</w:t>
      </w:r>
      <w:proofErr w:type="spellEnd"/>
      <w:r>
        <w:rPr>
          <w:rFonts w:ascii="Georgia" w:hAnsi="Georgia"/>
        </w:rPr>
        <w:t xml:space="preserve"> Phuoc, Dong </w:t>
      </w:r>
      <w:proofErr w:type="spellStart"/>
      <w:proofErr w:type="gramStart"/>
      <w:r>
        <w:rPr>
          <w:rFonts w:ascii="Georgia" w:hAnsi="Georgia"/>
        </w:rPr>
        <w:t>Nai</w:t>
      </w:r>
      <w:proofErr w:type="spellEnd"/>
      <w:proofErr w:type="gramEnd"/>
      <w:r>
        <w:rPr>
          <w:rFonts w:ascii="Georgia" w:hAnsi="Georgia"/>
        </w:rPr>
        <w:t xml:space="preserve"> and Tay </w:t>
      </w:r>
      <w:proofErr w:type="spellStart"/>
      <w:r>
        <w:rPr>
          <w:rFonts w:ascii="Georgia" w:hAnsi="Georgia"/>
        </w:rPr>
        <w:t>Ninh</w:t>
      </w:r>
      <w:proofErr w:type="spellEnd"/>
      <w:r>
        <w:rPr>
          <w:rFonts w:ascii="Georgia" w:hAnsi="Georgia"/>
        </w:rPr>
        <w:t xml:space="preserve"> provinces</w:t>
      </w:r>
      <w:del w:id="18" w:author="Jack Plummer" w:date="2022-08-19T12:14:00Z">
        <w:r w:rsidDel="0047736F">
          <w:rPr>
            <w:rFonts w:ascii="Georgia" w:hAnsi="Georgia"/>
          </w:rPr>
          <w:delText>, in 13 sites</w:delText>
        </w:r>
      </w:del>
      <w:r>
        <w:rPr>
          <w:rFonts w:ascii="Georgia" w:hAnsi="Georgia"/>
        </w:rPr>
        <w:t xml:space="preserve">. This species has been recorded from </w:t>
      </w:r>
      <w:ins w:id="19" w:author="Jack Plummer" w:date="2022-08-19T12:15:00Z">
        <w:r w:rsidR="0047736F">
          <w:rPr>
            <w:rFonts w:ascii="Georgia" w:hAnsi="Georgia"/>
          </w:rPr>
          <w:t xml:space="preserve">multiple </w:t>
        </w:r>
      </w:ins>
      <w:r>
        <w:rPr>
          <w:rFonts w:ascii="Georgia" w:hAnsi="Georgia"/>
        </w:rPr>
        <w:t>protected area</w:t>
      </w:r>
      <w:ins w:id="20" w:author="Jack Plummer" w:date="2022-08-19T12:14:00Z">
        <w:r w:rsidR="0047736F">
          <w:rPr>
            <w:rFonts w:ascii="Georgia" w:hAnsi="Georgia"/>
          </w:rPr>
          <w:t>s</w:t>
        </w:r>
      </w:ins>
      <w:r>
        <w:rPr>
          <w:rFonts w:ascii="Georgia" w:hAnsi="Georgia"/>
        </w:rPr>
        <w:t xml:space="preserve"> in Northern Thailand </w:t>
      </w:r>
      <w:proofErr w:type="gramStart"/>
      <w:r>
        <w:rPr>
          <w:rStyle w:val="Emphasis"/>
          <w:rFonts w:ascii="Georgia" w:hAnsi="Georgia"/>
        </w:rPr>
        <w:t>e.g.</w:t>
      </w:r>
      <w:proofErr w:type="gramEnd"/>
      <w:r>
        <w:rPr>
          <w:rStyle w:val="Emphasis"/>
          <w:rFonts w:ascii="Georgia" w:hAnsi="Georgia"/>
        </w:rPr>
        <w:t xml:space="preserve"> </w:t>
      </w:r>
      <w:r>
        <w:rPr>
          <w:rFonts w:ascii="Georgia" w:hAnsi="Georgia"/>
        </w:rPr>
        <w:t xml:space="preserve">Doi </w:t>
      </w:r>
      <w:proofErr w:type="spellStart"/>
      <w:r>
        <w:rPr>
          <w:rFonts w:ascii="Georgia" w:hAnsi="Georgia"/>
        </w:rPr>
        <w:t>Khun</w:t>
      </w:r>
      <w:proofErr w:type="spellEnd"/>
      <w:r>
        <w:rPr>
          <w:rFonts w:ascii="Georgia" w:hAnsi="Georgia"/>
        </w:rPr>
        <w:t xml:space="preserve"> Than National Park, Doi Suthep </w:t>
      </w:r>
      <w:proofErr w:type="spellStart"/>
      <w:r>
        <w:rPr>
          <w:rFonts w:ascii="Georgia" w:hAnsi="Georgia"/>
        </w:rPr>
        <w:t>Pui</w:t>
      </w:r>
      <w:proofErr w:type="spellEnd"/>
      <w:r>
        <w:rPr>
          <w:rFonts w:ascii="Georgia" w:hAnsi="Georgia"/>
        </w:rPr>
        <w:t xml:space="preserve"> National Park, Chae Sawn National Park and </w:t>
      </w:r>
      <w:proofErr w:type="spellStart"/>
      <w:r>
        <w:rPr>
          <w:rFonts w:ascii="Georgia" w:hAnsi="Georgia"/>
        </w:rPr>
        <w:t>Obluang</w:t>
      </w:r>
      <w:proofErr w:type="spellEnd"/>
      <w:r>
        <w:rPr>
          <w:rFonts w:ascii="Georgia" w:hAnsi="Georgia"/>
        </w:rPr>
        <w:t xml:space="preserve"> National Park (CMU Herbarium Database 2022). </w:t>
      </w:r>
      <w:ins w:id="21" w:author="Jack Plummer" w:date="2022-08-19T12:15:00Z">
        <w:r w:rsidR="0047736F">
          <w:rPr>
            <w:rFonts w:ascii="Georgia" w:hAnsi="Georgia"/>
          </w:rPr>
          <w:t xml:space="preserve">In </w:t>
        </w:r>
      </w:ins>
      <w:del w:id="22" w:author="Jack Plummer" w:date="2022-08-19T12:15:00Z">
        <w:r w:rsidDel="0047736F">
          <w:rPr>
            <w:rFonts w:ascii="Georgia" w:hAnsi="Georgia"/>
          </w:rPr>
          <w:delText>L</w:delText>
        </w:r>
      </w:del>
      <w:ins w:id="23" w:author="Jack Plummer" w:date="2022-08-19T12:15:00Z">
        <w:r w:rsidR="0047736F">
          <w:rPr>
            <w:rFonts w:ascii="Georgia" w:hAnsi="Georgia"/>
          </w:rPr>
          <w:t>L</w:t>
        </w:r>
      </w:ins>
      <w:r>
        <w:rPr>
          <w:rFonts w:ascii="Georgia" w:hAnsi="Georgia"/>
        </w:rPr>
        <w:t>aos</w:t>
      </w:r>
      <w:del w:id="24" w:author="Jack Plummer" w:date="2022-08-19T12:15:00Z">
        <w:r w:rsidDel="0047736F">
          <w:rPr>
            <w:rFonts w:ascii="Georgia" w:hAnsi="Georgia"/>
          </w:rPr>
          <w:delText xml:space="preserve"> –</w:delText>
        </w:r>
      </w:del>
      <w:ins w:id="25" w:author="Jack Plummer" w:date="2022-08-19T12:15:00Z">
        <w:r w:rsidR="0047736F">
          <w:rPr>
            <w:rFonts w:ascii="Georgia" w:hAnsi="Georgia"/>
          </w:rPr>
          <w:t xml:space="preserve">, the species has predominantly been recorded from </w:t>
        </w:r>
      </w:ins>
      <w:del w:id="26" w:author="Jack Plummer" w:date="2022-08-19T12:16:00Z">
        <w:r w:rsidDel="0047736F">
          <w:rPr>
            <w:rFonts w:ascii="Georgia" w:hAnsi="Georgia"/>
          </w:rPr>
          <w:delText xml:space="preserve">middle </w:delText>
        </w:r>
      </w:del>
      <w:ins w:id="27" w:author="Jack Plummer" w:date="2022-08-19T12:16:00Z">
        <w:r w:rsidR="0047736F">
          <w:rPr>
            <w:rFonts w:ascii="Georgia" w:hAnsi="Georgia"/>
          </w:rPr>
          <w:t xml:space="preserve">central </w:t>
        </w:r>
      </w:ins>
      <w:r>
        <w:rPr>
          <w:rFonts w:ascii="Georgia" w:hAnsi="Georgia"/>
        </w:rPr>
        <w:t>and southern</w:t>
      </w:r>
      <w:ins w:id="28" w:author="Jack Plummer" w:date="2022-08-19T12:16:00Z">
        <w:r w:rsidR="0047736F">
          <w:rPr>
            <w:rFonts w:ascii="Georgia" w:hAnsi="Georgia"/>
          </w:rPr>
          <w:t xml:space="preserve"> areas,</w:t>
        </w:r>
      </w:ins>
      <w:del w:id="29" w:author="Jack Plummer" w:date="2022-08-19T12:16:00Z">
        <w:r w:rsidDel="0047736F">
          <w:rPr>
            <w:rFonts w:ascii="Georgia" w:hAnsi="Georgia"/>
          </w:rPr>
          <w:delText>,</w:delText>
        </w:r>
      </w:del>
      <w:r>
        <w:rPr>
          <w:rFonts w:ascii="Georgia" w:hAnsi="Georgia"/>
        </w:rPr>
        <w:t xml:space="preserve"> with several specimens </w:t>
      </w:r>
      <w:ins w:id="30" w:author="Jack Plummer" w:date="2022-08-19T12:16:00Z">
        <w:r w:rsidR="0047736F">
          <w:rPr>
            <w:rFonts w:ascii="Georgia" w:hAnsi="Georgia"/>
          </w:rPr>
          <w:t>from the north of the country</w:t>
        </w:r>
      </w:ins>
      <w:del w:id="31" w:author="Jack Plummer" w:date="2022-08-19T12:16:00Z">
        <w:r w:rsidDel="0047736F">
          <w:rPr>
            <w:rFonts w:ascii="Georgia" w:hAnsi="Georgia"/>
          </w:rPr>
          <w:delText>in N</w:delText>
        </w:r>
      </w:del>
      <w:r>
        <w:rPr>
          <w:rFonts w:ascii="Georgia" w:hAnsi="Georgia"/>
        </w:rPr>
        <w:t>.</w:t>
      </w:r>
      <w:ins w:id="32" w:author="Jack Plummer" w:date="2022-08-19T12:16:00Z">
        <w:r w:rsidR="0047736F">
          <w:rPr>
            <w:rFonts w:ascii="Georgia" w:hAnsi="Georgia"/>
          </w:rPr>
          <w:t xml:space="preserve"> The species is widely distributed in </w:t>
        </w:r>
      </w:ins>
      <w:del w:id="33" w:author="Jack Plummer" w:date="2022-08-19T12:16:00Z">
        <w:r w:rsidDel="0047736F">
          <w:rPr>
            <w:rFonts w:ascii="Georgia" w:hAnsi="Georgia"/>
          </w:rPr>
          <w:br/>
        </w:r>
      </w:del>
      <w:r>
        <w:rPr>
          <w:rFonts w:ascii="Georgia" w:hAnsi="Georgia"/>
        </w:rPr>
        <w:t>Cambodia</w:t>
      </w:r>
      <w:del w:id="34" w:author="Jack Plummer" w:date="2022-08-19T12:16:00Z">
        <w:r w:rsidDel="0047736F">
          <w:rPr>
            <w:rFonts w:ascii="Georgia" w:hAnsi="Georgia"/>
          </w:rPr>
          <w:delText xml:space="preserve"> </w:delText>
        </w:r>
      </w:del>
      <w:ins w:id="35" w:author="Jack Plummer" w:date="2022-08-19T12:16:00Z">
        <w:r w:rsidR="0047736F">
          <w:rPr>
            <w:rFonts w:ascii="Georgia" w:hAnsi="Georgia"/>
          </w:rPr>
          <w:t>,</w:t>
        </w:r>
      </w:ins>
      <w:ins w:id="36" w:author="Jack Plummer" w:date="2022-08-19T12:17:00Z">
        <w:r w:rsidR="0047736F">
          <w:rPr>
            <w:rFonts w:ascii="Georgia" w:hAnsi="Georgia"/>
          </w:rPr>
          <w:t xml:space="preserve"> and is restricted to eastern Myanmar</w:t>
        </w:r>
      </w:ins>
      <w:del w:id="37" w:author="Jack Plummer" w:date="2022-08-19T12:16:00Z">
        <w:r w:rsidDel="0047736F">
          <w:rPr>
            <w:rFonts w:ascii="Georgia" w:hAnsi="Georgia"/>
          </w:rPr>
          <w:delText>– in Kampong Thom, Kratie, Stung Treng, Preah Vihear, Siem Reap, Battambang, Ratanakiri,Mondulkiri, Kampot and Pursat Koh Kong Pailin</w:delText>
        </w:r>
      </w:del>
      <w:del w:id="38" w:author="Jack Plummer" w:date="2022-08-19T12:17:00Z">
        <w:r w:rsidDel="0047736F">
          <w:rPr>
            <w:rFonts w:ascii="Georgia" w:hAnsi="Georgia"/>
          </w:rPr>
          <w:delText>.</w:delText>
        </w:r>
        <w:r w:rsidDel="0047736F">
          <w:rPr>
            <w:rFonts w:ascii="Georgia" w:hAnsi="Georgia"/>
          </w:rPr>
          <w:br/>
          <w:delText>Myanmar – eastern</w:delText>
        </w:r>
      </w:del>
      <w:r>
        <w:rPr>
          <w:rFonts w:ascii="Georgia" w:hAnsi="Georgia"/>
        </w:rPr>
        <w:t>.</w:t>
      </w:r>
      <w:ins w:id="39" w:author="Jack Plummer" w:date="2022-08-19T12:17:00Z">
        <w:r w:rsidR="0047736F">
          <w:rPr>
            <w:rFonts w:ascii="Georgia" w:hAnsi="Georgia"/>
          </w:rPr>
          <w:t xml:space="preserve"> It occurs between 50-700 m asl (reference?).</w:t>
        </w:r>
      </w:ins>
    </w:p>
    <w:p w14:paraId="3C39ABB0" w14:textId="77777777" w:rsidR="00AA6EE9" w:rsidRDefault="00282936">
      <w:pPr>
        <w:pStyle w:val="Heading2"/>
        <w:divId w:val="1322731591"/>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89"/>
        <w:gridCol w:w="7021"/>
      </w:tblGrid>
      <w:tr w:rsidR="00AA6EE9" w14:paraId="4C02A2E3" w14:textId="77777777">
        <w:trPr>
          <w:divId w:val="1322731591"/>
          <w:tblCellSpacing w:w="15" w:type="dxa"/>
        </w:trPr>
        <w:tc>
          <w:tcPr>
            <w:tcW w:w="0" w:type="auto"/>
            <w:tcBorders>
              <w:bottom w:val="single" w:sz="6" w:space="0" w:color="000000"/>
            </w:tcBorders>
            <w:shd w:val="clear" w:color="auto" w:fill="BBBBBB"/>
            <w:vAlign w:val="center"/>
            <w:hideMark/>
          </w:tcPr>
          <w:p w14:paraId="0B7C40F4"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38D48517"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A6EE9" w14:paraId="3FE72CFD" w14:textId="77777777">
        <w:trPr>
          <w:divId w:val="1322731591"/>
          <w:tblCellSpacing w:w="15" w:type="dxa"/>
        </w:trPr>
        <w:tc>
          <w:tcPr>
            <w:tcW w:w="0" w:type="auto"/>
            <w:vAlign w:val="center"/>
            <w:hideMark/>
          </w:tcPr>
          <w:p w14:paraId="1C2FCF02" w14:textId="77777777" w:rsidR="00AA6EE9" w:rsidRDefault="00282936">
            <w:pPr>
              <w:spacing w:after="75"/>
              <w:rPr>
                <w:rFonts w:ascii="Georgia" w:eastAsia="Times New Roman" w:hAnsi="Georgia"/>
                <w:sz w:val="18"/>
                <w:szCs w:val="18"/>
              </w:rPr>
            </w:pPr>
            <w:r>
              <w:rPr>
                <w:rFonts w:ascii="Georgia" w:eastAsia="Times New Roman" w:hAnsi="Georgia"/>
                <w:sz w:val="18"/>
                <w:szCs w:val="18"/>
              </w:rPr>
              <w:t>320</w:t>
            </w:r>
          </w:p>
        </w:tc>
        <w:tc>
          <w:tcPr>
            <w:tcW w:w="0" w:type="auto"/>
            <w:vAlign w:val="center"/>
            <w:hideMark/>
          </w:tcPr>
          <w:p w14:paraId="712552D2" w14:textId="5D35C9F8" w:rsidR="00AA6EE9" w:rsidRDefault="00282936">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 While the point data does not include all collections or observations, it is representative of the geographic range</w:t>
            </w:r>
            <w:ins w:id="40" w:author="Jack Plummer" w:date="2022-08-19T12:17:00Z">
              <w:r w:rsidR="0047736F">
                <w:rPr>
                  <w:rFonts w:ascii="Georgia" w:eastAsia="Times New Roman" w:hAnsi="Georgia"/>
                  <w:sz w:val="18"/>
                  <w:szCs w:val="18"/>
                </w:rPr>
                <w:t xml:space="preserve"> </w:t>
              </w:r>
            </w:ins>
            <w:r>
              <w:rPr>
                <w:rFonts w:ascii="Georgia" w:eastAsia="Times New Roman" w:hAnsi="Georgia"/>
                <w:sz w:val="18"/>
                <w:szCs w:val="18"/>
              </w:rPr>
              <w:t>(Joker 2000).</w:t>
            </w:r>
          </w:p>
        </w:tc>
      </w:tr>
    </w:tbl>
    <w:p w14:paraId="22B5B290" w14:textId="77777777" w:rsidR="00AA6EE9" w:rsidRDefault="00282936">
      <w:pPr>
        <w:pStyle w:val="Heading2"/>
        <w:divId w:val="1322731591"/>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AA6EE9" w14:paraId="60480981" w14:textId="77777777">
        <w:trPr>
          <w:divId w:val="1322731591"/>
          <w:tblCellSpacing w:w="15" w:type="dxa"/>
        </w:trPr>
        <w:tc>
          <w:tcPr>
            <w:tcW w:w="0" w:type="auto"/>
            <w:tcBorders>
              <w:bottom w:val="single" w:sz="6" w:space="0" w:color="000000"/>
            </w:tcBorders>
            <w:shd w:val="clear" w:color="auto" w:fill="BBBBBB"/>
            <w:vAlign w:val="center"/>
            <w:hideMark/>
          </w:tcPr>
          <w:p w14:paraId="2F90112F"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4F00DDE"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4850D6AA"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A6EE9" w14:paraId="46045FC2" w14:textId="77777777">
        <w:trPr>
          <w:divId w:val="1322731591"/>
          <w:tblCellSpacing w:w="15" w:type="dxa"/>
        </w:trPr>
        <w:tc>
          <w:tcPr>
            <w:tcW w:w="0" w:type="auto"/>
            <w:vAlign w:val="center"/>
            <w:hideMark/>
          </w:tcPr>
          <w:p w14:paraId="46A17A39" w14:textId="77777777" w:rsidR="00AA6EE9" w:rsidRDefault="00282936">
            <w:pPr>
              <w:spacing w:after="75"/>
              <w:rPr>
                <w:rFonts w:ascii="Georgia" w:eastAsia="Times New Roman" w:hAnsi="Georgia"/>
                <w:sz w:val="18"/>
                <w:szCs w:val="18"/>
              </w:rPr>
            </w:pPr>
            <w:r>
              <w:rPr>
                <w:rFonts w:ascii="Georgia" w:eastAsia="Times New Roman" w:hAnsi="Georgia"/>
                <w:sz w:val="18"/>
                <w:szCs w:val="18"/>
              </w:rPr>
              <w:t>1383903</w:t>
            </w:r>
          </w:p>
        </w:tc>
        <w:tc>
          <w:tcPr>
            <w:tcW w:w="0" w:type="auto"/>
            <w:vAlign w:val="center"/>
            <w:hideMark/>
          </w:tcPr>
          <w:p w14:paraId="3BDAA6D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E3E45B0" w14:textId="33980B29" w:rsidR="00AA6EE9" w:rsidRDefault="00282936">
            <w:pPr>
              <w:spacing w:after="75"/>
              <w:rPr>
                <w:rFonts w:ascii="Georgia" w:eastAsia="Times New Roman" w:hAnsi="Georgia"/>
                <w:sz w:val="18"/>
                <w:szCs w:val="18"/>
              </w:rPr>
            </w:pPr>
            <w:r>
              <w:rPr>
                <w:rFonts w:ascii="Georgia" w:eastAsia="Times New Roman" w:hAnsi="Georgia"/>
                <w:sz w:val="18"/>
                <w:szCs w:val="18"/>
              </w:rPr>
              <w:t xml:space="preserve">Estimated from a </w:t>
            </w:r>
            <w:del w:id="41" w:author="Jack Plummer" w:date="2022-08-19T12:18:00Z">
              <w:r w:rsidDel="0047736F">
                <w:rPr>
                  <w:rFonts w:ascii="Georgia" w:eastAsia="Times New Roman" w:hAnsi="Georgia"/>
                  <w:sz w:val="18"/>
                  <w:szCs w:val="18"/>
                </w:rPr>
                <w:delText>2 x 2 km grid cell</w:delText>
              </w:r>
            </w:del>
            <w:ins w:id="42" w:author="Jack Plummer" w:date="2022-08-19T12:18:00Z">
              <w:r w:rsidR="0047736F">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30DA61C1" w14:textId="77777777" w:rsidR="00AA6EE9" w:rsidRDefault="00282936">
      <w:pPr>
        <w:pStyle w:val="Heading2"/>
        <w:divId w:val="1322731591"/>
        <w:rPr>
          <w:rFonts w:ascii="Georgia" w:eastAsia="Times New Roman" w:hAnsi="Georgia"/>
          <w:sz w:val="27"/>
          <w:szCs w:val="27"/>
        </w:rPr>
      </w:pPr>
      <w:r>
        <w:rPr>
          <w:rFonts w:ascii="Georgia" w:eastAsia="Times New Roman" w:hAnsi="Georgia"/>
          <w:sz w:val="27"/>
          <w:szCs w:val="27"/>
        </w:rPr>
        <w:t>Elevation / Depth / Depth Zones</w:t>
      </w:r>
    </w:p>
    <w:p w14:paraId="44E4FF81" w14:textId="77777777" w:rsidR="00AA6EE9" w:rsidRDefault="00282936">
      <w:pPr>
        <w:pStyle w:val="NormalWeb"/>
        <w:divId w:val="1322731591"/>
        <w:rPr>
          <w:rFonts w:ascii="Georgia" w:hAnsi="Georgia"/>
        </w:rPr>
      </w:pPr>
      <w:r>
        <w:rPr>
          <w:rStyle w:val="datalabel1"/>
          <w:rFonts w:ascii="Georgia" w:hAnsi="Georgia"/>
        </w:rPr>
        <w:t xml:space="preserve">Elevation Lower Limit (in metres above sea level): </w:t>
      </w:r>
      <w:r>
        <w:rPr>
          <w:rFonts w:ascii="Georgia" w:hAnsi="Georgia"/>
        </w:rPr>
        <w:t>50</w:t>
      </w:r>
    </w:p>
    <w:p w14:paraId="202AE244" w14:textId="77777777" w:rsidR="00AA6EE9" w:rsidRDefault="00282936">
      <w:pPr>
        <w:pStyle w:val="NormalWeb"/>
        <w:divId w:val="1322731591"/>
        <w:rPr>
          <w:rFonts w:ascii="Georgia" w:hAnsi="Georgia"/>
        </w:rPr>
      </w:pPr>
      <w:r>
        <w:rPr>
          <w:rStyle w:val="datalabel1"/>
          <w:rFonts w:ascii="Georgia" w:hAnsi="Georgia"/>
        </w:rPr>
        <w:t xml:space="preserve">Elevation Upper Limit (in metres above sea level): </w:t>
      </w:r>
      <w:r>
        <w:rPr>
          <w:rFonts w:ascii="Georgia" w:hAnsi="Georgia"/>
        </w:rPr>
        <w:t>700</w:t>
      </w:r>
    </w:p>
    <w:p w14:paraId="2836FB7C" w14:textId="77777777" w:rsidR="00AA6EE9" w:rsidRDefault="00282936">
      <w:pPr>
        <w:pStyle w:val="Heading2"/>
        <w:divId w:val="132273159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7"/>
        <w:gridCol w:w="1757"/>
        <w:gridCol w:w="979"/>
        <w:gridCol w:w="1003"/>
        <w:gridCol w:w="1228"/>
        <w:gridCol w:w="1143"/>
        <w:gridCol w:w="1088"/>
      </w:tblGrid>
      <w:tr w:rsidR="00AA6EE9" w14:paraId="39750006" w14:textId="77777777">
        <w:trPr>
          <w:divId w:val="1322731591"/>
          <w:tblCellSpacing w:w="15" w:type="dxa"/>
        </w:trPr>
        <w:tc>
          <w:tcPr>
            <w:tcW w:w="0" w:type="auto"/>
            <w:tcBorders>
              <w:bottom w:val="single" w:sz="6" w:space="0" w:color="000000"/>
            </w:tcBorders>
            <w:shd w:val="clear" w:color="auto" w:fill="BBBBBB"/>
            <w:vAlign w:val="center"/>
            <w:hideMark/>
          </w:tcPr>
          <w:p w14:paraId="605A8109"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0B1530EE"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702DB33"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3A00AF8"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DD1A4F6"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2EB2352E"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5AEE7F4"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2051EA2"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AA6EE9" w14:paraId="4092DDB2" w14:textId="77777777">
        <w:trPr>
          <w:divId w:val="1322731591"/>
          <w:tblCellSpacing w:w="15" w:type="dxa"/>
        </w:trPr>
        <w:tc>
          <w:tcPr>
            <w:tcW w:w="0" w:type="auto"/>
            <w:vAlign w:val="center"/>
            <w:hideMark/>
          </w:tcPr>
          <w:p w14:paraId="588EB17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53BAA9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D0BC304" w14:textId="59537D50" w:rsidR="00AA6EE9" w:rsidRDefault="00282936">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(GBIF.org 2021)</w:t>
            </w:r>
            <w:ins w:id="43" w:author="Jack Plummer" w:date="2022-08-19T12:18:00Z">
              <w:r w:rsidR="0047736F">
                <w:rPr>
                  <w:rFonts w:ascii="Georgia" w:eastAsia="Times New Roman" w:hAnsi="Georgia"/>
                  <w:sz w:val="18"/>
                  <w:szCs w:val="18"/>
                </w:rPr>
                <w:t xml:space="preserve"> but may </w:t>
              </w:r>
            </w:ins>
            <w:del w:id="44" w:author="Jack Plummer" w:date="2022-08-19T12:18:00Z">
              <w:r w:rsidDel="0047736F">
                <w:rPr>
                  <w:rFonts w:ascii="Georgia" w:eastAsia="Times New Roman" w:hAnsi="Georgia"/>
                  <w:sz w:val="18"/>
                  <w:szCs w:val="18"/>
                </w:rPr>
                <w:delText xml:space="preserve">. While the point data does </w:delText>
              </w:r>
            </w:del>
            <w:r>
              <w:rPr>
                <w:rFonts w:ascii="Georgia" w:eastAsia="Times New Roman" w:hAnsi="Georgia"/>
                <w:sz w:val="18"/>
                <w:szCs w:val="18"/>
              </w:rPr>
              <w:t>not include all collections or observations.</w:t>
            </w:r>
          </w:p>
        </w:tc>
        <w:tc>
          <w:tcPr>
            <w:tcW w:w="0" w:type="auto"/>
            <w:vAlign w:val="center"/>
            <w:hideMark/>
          </w:tcPr>
          <w:p w14:paraId="17451C7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160C01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B51BA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9F38AF9"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F27451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5D4FDB0A" w14:textId="77777777" w:rsidR="00AA6EE9" w:rsidRDefault="00282936">
      <w:pPr>
        <w:pStyle w:val="Heading2"/>
        <w:divId w:val="1322731591"/>
        <w:rPr>
          <w:rFonts w:ascii="Georgia" w:eastAsia="Times New Roman" w:hAnsi="Georgia"/>
          <w:sz w:val="27"/>
          <w:szCs w:val="27"/>
        </w:rPr>
      </w:pPr>
      <w:r>
        <w:rPr>
          <w:rFonts w:ascii="Georgia" w:eastAsia="Times New Roman" w:hAnsi="Georgia"/>
          <w:sz w:val="27"/>
          <w:szCs w:val="27"/>
        </w:rPr>
        <w:t>Biogeographic Realms</w:t>
      </w:r>
    </w:p>
    <w:p w14:paraId="5B93059E" w14:textId="77777777" w:rsidR="00AA6EE9" w:rsidRDefault="00282936">
      <w:pPr>
        <w:pStyle w:val="NormalWeb"/>
        <w:divId w:val="1322731591"/>
        <w:rPr>
          <w:rFonts w:ascii="Georgia" w:hAnsi="Georgia"/>
        </w:rPr>
      </w:pPr>
      <w:r>
        <w:rPr>
          <w:rStyle w:val="datalabel1"/>
          <w:rFonts w:ascii="Georgia" w:hAnsi="Georgia"/>
        </w:rPr>
        <w:lastRenderedPageBreak/>
        <w:t xml:space="preserve">Biogeographic Realm: </w:t>
      </w:r>
      <w:proofErr w:type="spellStart"/>
      <w:r>
        <w:rPr>
          <w:rFonts w:ascii="Georgia" w:hAnsi="Georgia"/>
        </w:rPr>
        <w:t>Indomalayan</w:t>
      </w:r>
      <w:proofErr w:type="spellEnd"/>
    </w:p>
    <w:p w14:paraId="324B6953" w14:textId="77777777" w:rsidR="00AA6EE9" w:rsidRDefault="00282936">
      <w:pPr>
        <w:pStyle w:val="Heading1"/>
        <w:divId w:val="432632144"/>
        <w:rPr>
          <w:rFonts w:ascii="Georgia" w:eastAsia="Times New Roman" w:hAnsi="Georgia"/>
          <w:sz w:val="29"/>
          <w:szCs w:val="29"/>
        </w:rPr>
      </w:pPr>
      <w:r>
        <w:rPr>
          <w:rFonts w:ascii="Georgia" w:eastAsia="Times New Roman" w:hAnsi="Georgia"/>
          <w:sz w:val="29"/>
          <w:szCs w:val="29"/>
        </w:rPr>
        <w:t>Occurrence</w:t>
      </w:r>
    </w:p>
    <w:p w14:paraId="12145059" w14:textId="77777777" w:rsidR="00AA6EE9" w:rsidRDefault="00282936">
      <w:pPr>
        <w:pStyle w:val="Heading2"/>
        <w:divId w:val="43263214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AA6EE9" w14:paraId="77CF3FE0" w14:textId="77777777">
        <w:trPr>
          <w:divId w:val="432632144"/>
          <w:tblCellSpacing w:w="15" w:type="dxa"/>
        </w:trPr>
        <w:tc>
          <w:tcPr>
            <w:tcW w:w="0" w:type="auto"/>
            <w:tcBorders>
              <w:bottom w:val="single" w:sz="6" w:space="0" w:color="000000"/>
            </w:tcBorders>
            <w:shd w:val="clear" w:color="auto" w:fill="BBBBBB"/>
            <w:vAlign w:val="center"/>
            <w:hideMark/>
          </w:tcPr>
          <w:p w14:paraId="305B2CD7"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34D40B06"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5B7B3A1"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3730826"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5F0C596B"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AA6EE9" w14:paraId="00E7B4F4" w14:textId="77777777">
        <w:trPr>
          <w:divId w:val="432632144"/>
          <w:tblCellSpacing w:w="15" w:type="dxa"/>
        </w:trPr>
        <w:tc>
          <w:tcPr>
            <w:tcW w:w="0" w:type="auto"/>
            <w:tcBorders>
              <w:bottom w:val="single" w:sz="6" w:space="0" w:color="CCCCCC"/>
            </w:tcBorders>
            <w:vAlign w:val="center"/>
            <w:hideMark/>
          </w:tcPr>
          <w:p w14:paraId="64D264B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Cambodia</w:t>
            </w:r>
          </w:p>
        </w:tc>
        <w:tc>
          <w:tcPr>
            <w:tcW w:w="0" w:type="auto"/>
            <w:tcBorders>
              <w:bottom w:val="single" w:sz="6" w:space="0" w:color="CCCCCC"/>
            </w:tcBorders>
            <w:vAlign w:val="center"/>
            <w:hideMark/>
          </w:tcPr>
          <w:p w14:paraId="766DBEED" w14:textId="77777777" w:rsidR="00AA6EE9" w:rsidRDefault="0028293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B42882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26D218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FACBD5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Resident</w:t>
            </w:r>
          </w:p>
        </w:tc>
      </w:tr>
      <w:tr w:rsidR="00AA6EE9" w14:paraId="3F5C9242" w14:textId="77777777">
        <w:trPr>
          <w:divId w:val="432632144"/>
          <w:tblCellSpacing w:w="15" w:type="dxa"/>
        </w:trPr>
        <w:tc>
          <w:tcPr>
            <w:tcW w:w="0" w:type="auto"/>
            <w:tcBorders>
              <w:bottom w:val="single" w:sz="6" w:space="0" w:color="CCCCCC"/>
            </w:tcBorders>
            <w:vAlign w:val="center"/>
            <w:hideMark/>
          </w:tcPr>
          <w:p w14:paraId="5415B707" w14:textId="77777777" w:rsidR="00AA6EE9" w:rsidRDefault="00282936">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601B5ED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5120E2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0B518BF"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E8354E4" w14:textId="77777777" w:rsidR="00AA6EE9" w:rsidRDefault="00282936">
            <w:pPr>
              <w:spacing w:after="75"/>
              <w:rPr>
                <w:rFonts w:ascii="Georgia" w:eastAsia="Times New Roman" w:hAnsi="Georgia"/>
                <w:sz w:val="18"/>
                <w:szCs w:val="18"/>
              </w:rPr>
            </w:pPr>
            <w:r>
              <w:rPr>
                <w:rFonts w:ascii="Georgia" w:eastAsia="Times New Roman" w:hAnsi="Georgia"/>
                <w:sz w:val="18"/>
                <w:szCs w:val="18"/>
              </w:rPr>
              <w:t>Resident</w:t>
            </w:r>
          </w:p>
        </w:tc>
      </w:tr>
      <w:tr w:rsidR="00AA6EE9" w14:paraId="2284A7A0" w14:textId="77777777">
        <w:trPr>
          <w:divId w:val="432632144"/>
          <w:tblCellSpacing w:w="15" w:type="dxa"/>
        </w:trPr>
        <w:tc>
          <w:tcPr>
            <w:tcW w:w="0" w:type="auto"/>
            <w:tcBorders>
              <w:bottom w:val="single" w:sz="6" w:space="0" w:color="CCCCCC"/>
            </w:tcBorders>
            <w:vAlign w:val="center"/>
            <w:hideMark/>
          </w:tcPr>
          <w:p w14:paraId="5D63C95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582EEC0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B2102CA" w14:textId="77777777" w:rsidR="00AA6EE9" w:rsidRDefault="0028293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C74AEB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3605AB6" w14:textId="77777777" w:rsidR="00AA6EE9" w:rsidRDefault="00282936">
            <w:pPr>
              <w:spacing w:after="75"/>
              <w:rPr>
                <w:rFonts w:ascii="Georgia" w:eastAsia="Times New Roman" w:hAnsi="Georgia"/>
                <w:sz w:val="18"/>
                <w:szCs w:val="18"/>
              </w:rPr>
            </w:pPr>
            <w:r>
              <w:rPr>
                <w:rFonts w:ascii="Georgia" w:eastAsia="Times New Roman" w:hAnsi="Georgia"/>
                <w:sz w:val="18"/>
                <w:szCs w:val="18"/>
              </w:rPr>
              <w:t>Resident</w:t>
            </w:r>
          </w:p>
        </w:tc>
      </w:tr>
      <w:tr w:rsidR="00AA6EE9" w14:paraId="20DF81E8" w14:textId="77777777">
        <w:trPr>
          <w:divId w:val="432632144"/>
          <w:tblCellSpacing w:w="15" w:type="dxa"/>
        </w:trPr>
        <w:tc>
          <w:tcPr>
            <w:tcW w:w="0" w:type="auto"/>
            <w:tcBorders>
              <w:bottom w:val="single" w:sz="6" w:space="0" w:color="CCCCCC"/>
            </w:tcBorders>
            <w:vAlign w:val="center"/>
            <w:hideMark/>
          </w:tcPr>
          <w:p w14:paraId="561F5EB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0C829304" w14:textId="77777777" w:rsidR="00AA6EE9" w:rsidRDefault="0028293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84EBAD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F61F73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C5696A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Resident</w:t>
            </w:r>
          </w:p>
        </w:tc>
      </w:tr>
      <w:tr w:rsidR="00AA6EE9" w14:paraId="0618FBA1" w14:textId="77777777">
        <w:trPr>
          <w:divId w:val="432632144"/>
          <w:tblCellSpacing w:w="15" w:type="dxa"/>
        </w:trPr>
        <w:tc>
          <w:tcPr>
            <w:tcW w:w="0" w:type="auto"/>
            <w:tcBorders>
              <w:bottom w:val="single" w:sz="6" w:space="0" w:color="CCCCCC"/>
            </w:tcBorders>
            <w:vAlign w:val="center"/>
            <w:hideMark/>
          </w:tcPr>
          <w:p w14:paraId="39875BF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18DF5BB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BCF08B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08D86DA"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07B528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Resident</w:t>
            </w:r>
          </w:p>
        </w:tc>
      </w:tr>
    </w:tbl>
    <w:p w14:paraId="0779FE06" w14:textId="77777777" w:rsidR="00AA6EE9" w:rsidRDefault="00282936">
      <w:pPr>
        <w:pStyle w:val="Heading1"/>
        <w:divId w:val="710420994"/>
        <w:rPr>
          <w:rFonts w:ascii="Georgia" w:eastAsia="Times New Roman" w:hAnsi="Georgia"/>
          <w:sz w:val="29"/>
          <w:szCs w:val="29"/>
        </w:rPr>
      </w:pPr>
      <w:r>
        <w:rPr>
          <w:rFonts w:ascii="Georgia" w:eastAsia="Times New Roman" w:hAnsi="Georgia"/>
          <w:sz w:val="29"/>
          <w:szCs w:val="29"/>
        </w:rPr>
        <w:t>Population</w:t>
      </w:r>
    </w:p>
    <w:p w14:paraId="6E12D7EF" w14:textId="66DC0D2A" w:rsidR="00AA6EE9" w:rsidRDefault="00282936">
      <w:pPr>
        <w:pStyle w:val="NormalWeb"/>
        <w:divId w:val="710420994"/>
        <w:rPr>
          <w:rFonts w:ascii="Georgia" w:hAnsi="Georgia"/>
        </w:rPr>
      </w:pPr>
      <w:commentRangeStart w:id="45"/>
      <w:r w:rsidRPr="00923A01">
        <w:rPr>
          <w:rFonts w:ascii="Georgia" w:hAnsi="Georgia"/>
          <w:strike/>
          <w:rPrChange w:id="46" w:author="Jack Plummer" w:date="2022-08-19T12:22:00Z">
            <w:rPr>
              <w:rFonts w:ascii="Georgia" w:hAnsi="Georgia"/>
            </w:rPr>
          </w:rPrChange>
        </w:rPr>
        <w:t xml:space="preserve">This species has a widespread distribution across Indochina: Cambodia, Laos, Myanmar, Viet Nam, </w:t>
      </w:r>
      <w:proofErr w:type="gramStart"/>
      <w:r w:rsidRPr="00923A01">
        <w:rPr>
          <w:rFonts w:ascii="Georgia" w:hAnsi="Georgia"/>
          <w:strike/>
          <w:rPrChange w:id="47" w:author="Jack Plummer" w:date="2022-08-19T12:22:00Z">
            <w:rPr>
              <w:rFonts w:ascii="Georgia" w:hAnsi="Georgia"/>
            </w:rPr>
          </w:rPrChange>
        </w:rPr>
        <w:t>Myanmar</w:t>
      </w:r>
      <w:proofErr w:type="gramEnd"/>
      <w:r w:rsidRPr="00923A01">
        <w:rPr>
          <w:rFonts w:ascii="Georgia" w:hAnsi="Georgia"/>
          <w:strike/>
          <w:rPrChange w:id="48" w:author="Jack Plummer" w:date="2022-08-19T12:22:00Z">
            <w:rPr>
              <w:rFonts w:ascii="Georgia" w:hAnsi="Georgia"/>
            </w:rPr>
          </w:rPrChange>
        </w:rPr>
        <w:t xml:space="preserve"> and Thailand. It has been recorded from deciduous forest with bamboo forest, mixed evergreen forest at elevation 350-500 m asl in Thailand (CMU Herbarium Database 2022).</w:t>
      </w:r>
      <w:r>
        <w:rPr>
          <w:rFonts w:ascii="Georgia" w:hAnsi="Georgia"/>
        </w:rPr>
        <w:t xml:space="preserve"> </w:t>
      </w:r>
      <w:commentRangeEnd w:id="45"/>
      <w:r w:rsidR="002C2CA4">
        <w:rPr>
          <w:rStyle w:val="CommentReference"/>
        </w:rPr>
        <w:commentReference w:id="45"/>
      </w:r>
      <w:r>
        <w:rPr>
          <w:rFonts w:ascii="Georgia" w:hAnsi="Georgia"/>
        </w:rPr>
        <w:t xml:space="preserve">Thirteen subpopulations are known in Viet Nam, but the size of each subpopulation is not known. </w:t>
      </w:r>
      <w:del w:id="49" w:author="Jack Plummer" w:date="2022-08-19T12:24:00Z">
        <w:r w:rsidDel="002C2CA4">
          <w:rPr>
            <w:rFonts w:ascii="Georgia" w:hAnsi="Georgia"/>
          </w:rPr>
          <w:delText>Number of</w:delText>
        </w:r>
      </w:del>
      <w:ins w:id="50" w:author="Jack Plummer" w:date="2022-08-19T12:24:00Z">
        <w:r w:rsidR="002C2CA4">
          <w:rPr>
            <w:rFonts w:ascii="Georgia" w:hAnsi="Georgia"/>
          </w:rPr>
          <w:t>Quantitative</w:t>
        </w:r>
      </w:ins>
      <w:r>
        <w:rPr>
          <w:rFonts w:ascii="Georgia" w:hAnsi="Georgia"/>
        </w:rPr>
        <w:t xml:space="preserve"> population information is not available </w:t>
      </w:r>
      <w:del w:id="51" w:author="Jack Plummer" w:date="2022-08-19T12:24:00Z">
        <w:r w:rsidDel="002C2CA4">
          <w:rPr>
            <w:rFonts w:ascii="Georgia" w:hAnsi="Georgia"/>
          </w:rPr>
          <w:delText xml:space="preserve">in </w:delText>
        </w:r>
      </w:del>
      <w:ins w:id="52" w:author="Jack Plummer" w:date="2022-08-19T12:24:00Z">
        <w:r w:rsidR="002C2CA4">
          <w:rPr>
            <w:rFonts w:ascii="Georgia" w:hAnsi="Georgia"/>
          </w:rPr>
          <w:t xml:space="preserve">for the species’ range across </w:t>
        </w:r>
      </w:ins>
      <w:r>
        <w:rPr>
          <w:rFonts w:ascii="Georgia" w:hAnsi="Georgia"/>
        </w:rPr>
        <w:t xml:space="preserve">Cambodia, Laos, </w:t>
      </w:r>
      <w:proofErr w:type="gramStart"/>
      <w:r>
        <w:rPr>
          <w:rFonts w:ascii="Georgia" w:hAnsi="Georgia"/>
        </w:rPr>
        <w:t>Myanmar</w:t>
      </w:r>
      <w:proofErr w:type="gramEnd"/>
      <w:r>
        <w:rPr>
          <w:rFonts w:ascii="Georgia" w:hAnsi="Georgia"/>
        </w:rPr>
        <w:t xml:space="preserve"> and Thailand. </w:t>
      </w:r>
      <w:commentRangeStart w:id="53"/>
      <w:r w:rsidRPr="008D4A75">
        <w:rPr>
          <w:rFonts w:ascii="Georgia" w:hAnsi="Georgia"/>
        </w:rPr>
        <w:t>The current population trend is unknown</w:t>
      </w:r>
      <w:commentRangeEnd w:id="53"/>
      <w:r w:rsidR="002C2CA4" w:rsidRPr="008D4A75">
        <w:rPr>
          <w:rStyle w:val="CommentReference"/>
        </w:rPr>
        <w:commentReference w:id="53"/>
      </w:r>
      <w:r w:rsidRPr="008D4A75">
        <w:rPr>
          <w:rFonts w:ascii="Georgia" w:hAnsi="Georgia"/>
        </w:rPr>
        <w:t xml:space="preserve">. </w:t>
      </w:r>
      <w:moveFromRangeStart w:id="54" w:author="Jack Plummer" w:date="2022-08-19T12:29:00Z" w:name="move111804603"/>
      <w:moveFrom w:id="55" w:author="Jack Plummer" w:date="2022-08-19T12:29:00Z">
        <w:r w:rsidRPr="008D4A75" w:rsidDel="008D4A75">
          <w:rPr>
            <w:rFonts w:ascii="Georgia" w:hAnsi="Georgia"/>
          </w:rPr>
          <w:t>Further research would be necessary to establish the population status and trend.</w:t>
        </w:r>
        <w:r w:rsidDel="008D4A75">
          <w:rPr>
            <w:rFonts w:ascii="Georgia" w:hAnsi="Georgia"/>
          </w:rPr>
          <w:t xml:space="preserve"> </w:t>
        </w:r>
      </w:moveFrom>
      <w:moveFromRangeEnd w:id="54"/>
      <w:ins w:id="56" w:author="Jack Plummer" w:date="2022-08-19T12:26:00Z">
        <w:r w:rsidR="002C2CA4">
          <w:rPr>
            <w:rFonts w:ascii="Georgia" w:hAnsi="Georgia"/>
          </w:rPr>
          <w:t xml:space="preserve">The </w:t>
        </w:r>
      </w:ins>
      <w:del w:id="57" w:author="Jack Plummer" w:date="2022-08-19T12:26:00Z">
        <w:r w:rsidDel="002C2CA4">
          <w:rPr>
            <w:rFonts w:ascii="Georgia" w:hAnsi="Georgia"/>
          </w:rPr>
          <w:delText>G</w:delText>
        </w:r>
      </w:del>
      <w:ins w:id="58" w:author="Jack Plummer" w:date="2022-08-19T12:26:00Z">
        <w:r w:rsidR="002C2CA4">
          <w:rPr>
            <w:rFonts w:ascii="Georgia" w:hAnsi="Georgia"/>
          </w:rPr>
          <w:t>g</w:t>
        </w:r>
      </w:ins>
      <w:r>
        <w:rPr>
          <w:rFonts w:ascii="Georgia" w:hAnsi="Georgia"/>
        </w:rPr>
        <w:t xml:space="preserve">lobal population of this species is </w:t>
      </w:r>
      <w:ins w:id="59" w:author="Jack Plummer" w:date="2022-08-19T12:26:00Z">
        <w:r w:rsidR="002C2CA4">
          <w:rPr>
            <w:rFonts w:ascii="Georgia" w:hAnsi="Georgia"/>
          </w:rPr>
          <w:t xml:space="preserve">suspected to be </w:t>
        </w:r>
      </w:ins>
      <w:r>
        <w:rPr>
          <w:rFonts w:ascii="Georgia" w:hAnsi="Georgia"/>
        </w:rPr>
        <w:t>decreasing rapidly</w:t>
      </w:r>
      <w:del w:id="60" w:author="Jack Plummer" w:date="2022-08-19T12:26:00Z">
        <w:r w:rsidDel="002C2CA4">
          <w:rPr>
            <w:rFonts w:ascii="Georgia" w:hAnsi="Georgia"/>
          </w:rPr>
          <w:delText>,</w:delText>
        </w:r>
      </w:del>
      <w:r>
        <w:rPr>
          <w:rFonts w:ascii="Georgia" w:hAnsi="Georgia"/>
        </w:rPr>
        <w:t xml:space="preserve"> due to</w:t>
      </w:r>
      <w:ins w:id="61" w:author="Jack Plummer" w:date="2022-08-19T12:26:00Z">
        <w:r w:rsidR="002C2CA4">
          <w:rPr>
            <w:rFonts w:ascii="Georgia" w:hAnsi="Georgia"/>
          </w:rPr>
          <w:t xml:space="preserve"> overexploitation in its</w:t>
        </w:r>
      </w:ins>
      <w:r>
        <w:rPr>
          <w:rFonts w:ascii="Georgia" w:hAnsi="Georgia"/>
        </w:rPr>
        <w:t xml:space="preserve"> valuable hardwood timber</w:t>
      </w:r>
      <w:ins w:id="62" w:author="Jack Plummer" w:date="2022-08-19T12:26:00Z">
        <w:r w:rsidR="002C2CA4">
          <w:rPr>
            <w:rFonts w:ascii="Georgia" w:hAnsi="Georgia"/>
          </w:rPr>
          <w:t xml:space="preserve"> and a continuin</w:t>
        </w:r>
      </w:ins>
      <w:ins w:id="63" w:author="Jack Plummer" w:date="2022-08-19T12:27:00Z">
        <w:r w:rsidR="002C2CA4">
          <w:rPr>
            <w:rFonts w:ascii="Georgia" w:hAnsi="Georgia"/>
          </w:rPr>
          <w:t>g decline</w:t>
        </w:r>
      </w:ins>
      <w:ins w:id="64" w:author="Jack Plummer" w:date="2022-09-13T17:23:00Z">
        <w:r w:rsidR="001C787D">
          <w:rPr>
            <w:rFonts w:ascii="Georgia" w:hAnsi="Georgia"/>
          </w:rPr>
          <w:t xml:space="preserve"> in</w:t>
        </w:r>
      </w:ins>
      <w:ins w:id="65" w:author="Jack Plummer" w:date="2022-08-19T12:27:00Z">
        <w:r w:rsidR="002C2CA4">
          <w:rPr>
            <w:rFonts w:ascii="Georgia" w:hAnsi="Georgia"/>
          </w:rPr>
          <w:t xml:space="preserve"> the number of mature individuals is inferred</w:t>
        </w:r>
      </w:ins>
      <w:r>
        <w:rPr>
          <w:rFonts w:ascii="Georgia" w:hAnsi="Georgia"/>
        </w:rPr>
        <w:t>.</w:t>
      </w:r>
      <w:ins w:id="66" w:author="Jack Plummer" w:date="2022-08-19T12:29:00Z">
        <w:r w:rsidR="008D4A75">
          <w:rPr>
            <w:rFonts w:ascii="Georgia" w:hAnsi="Georgia"/>
          </w:rPr>
          <w:t xml:space="preserve"> </w:t>
        </w:r>
      </w:ins>
      <w:moveToRangeStart w:id="67" w:author="Jack Plummer" w:date="2022-08-19T12:29:00Z" w:name="move111804603"/>
      <w:moveTo w:id="68" w:author="Jack Plummer" w:date="2022-08-19T12:29:00Z">
        <w:r w:rsidR="008D4A75" w:rsidRPr="008D4A75">
          <w:rPr>
            <w:rFonts w:ascii="Georgia" w:hAnsi="Georgia"/>
          </w:rPr>
          <w:t xml:space="preserve">Further research </w:t>
        </w:r>
        <w:del w:id="69" w:author="Jack Plummer" w:date="2022-08-19T12:29:00Z">
          <w:r w:rsidR="008D4A75" w:rsidRPr="008D4A75" w:rsidDel="008D4A75">
            <w:rPr>
              <w:rFonts w:ascii="Georgia" w:hAnsi="Georgia"/>
            </w:rPr>
            <w:delText>would be</w:delText>
          </w:r>
        </w:del>
      </w:moveTo>
      <w:ins w:id="70" w:author="Jack Plummer" w:date="2022-08-19T12:29:00Z">
        <w:r w:rsidR="008D4A75">
          <w:rPr>
            <w:rFonts w:ascii="Georgia" w:hAnsi="Georgia"/>
          </w:rPr>
          <w:t>is</w:t>
        </w:r>
      </w:ins>
      <w:moveTo w:id="71" w:author="Jack Plummer" w:date="2022-08-19T12:29:00Z">
        <w:r w:rsidR="008D4A75" w:rsidRPr="008D4A75">
          <w:rPr>
            <w:rFonts w:ascii="Georgia" w:hAnsi="Georgia"/>
          </w:rPr>
          <w:t xml:space="preserve"> necessary to establish the population </w:t>
        </w:r>
        <w:del w:id="72" w:author="Jack Plummer" w:date="2022-08-19T12:30:00Z">
          <w:r w:rsidR="008D4A75" w:rsidRPr="008D4A75" w:rsidDel="008D4A75">
            <w:rPr>
              <w:rFonts w:ascii="Georgia" w:hAnsi="Georgia"/>
            </w:rPr>
            <w:delText>status and trend.</w:delText>
          </w:r>
        </w:del>
      </w:moveTo>
      <w:moveToRangeEnd w:id="67"/>
      <w:ins w:id="73" w:author="Jack Plummer" w:date="2022-08-19T12:30:00Z">
        <w:r w:rsidR="008D4A75">
          <w:rPr>
            <w:rFonts w:ascii="Georgia" w:hAnsi="Georgia"/>
          </w:rPr>
          <w:t>size and rate of decline.</w:t>
        </w:r>
      </w:ins>
    </w:p>
    <w:p w14:paraId="63F2EF06" w14:textId="77777777" w:rsidR="00AA6EE9" w:rsidRDefault="00282936">
      <w:pPr>
        <w:pStyle w:val="Heading2"/>
        <w:divId w:val="710420994"/>
        <w:rPr>
          <w:rFonts w:ascii="Georgia" w:eastAsia="Times New Roman" w:hAnsi="Georgia"/>
          <w:sz w:val="27"/>
          <w:szCs w:val="27"/>
        </w:rPr>
      </w:pPr>
      <w:r>
        <w:rPr>
          <w:rFonts w:ascii="Georgia" w:eastAsia="Times New Roman" w:hAnsi="Georgia"/>
          <w:sz w:val="27"/>
          <w:szCs w:val="27"/>
        </w:rPr>
        <w:t>Population Information</w:t>
      </w:r>
    </w:p>
    <w:p w14:paraId="79C8951D" w14:textId="77777777" w:rsidR="00AA6EE9" w:rsidRDefault="00282936">
      <w:pPr>
        <w:pStyle w:val="NormalWeb"/>
        <w:divId w:val="710420994"/>
        <w:rPr>
          <w:rFonts w:ascii="Georgia" w:hAnsi="Georgia"/>
        </w:rPr>
      </w:pPr>
      <w:r>
        <w:rPr>
          <w:rStyle w:val="datalabel1"/>
          <w:rFonts w:ascii="Georgia" w:hAnsi="Georgia"/>
        </w:rPr>
        <w:t xml:space="preserve">Current Population Trend: </w:t>
      </w:r>
      <w:r>
        <w:rPr>
          <w:rFonts w:ascii="Georgia" w:hAnsi="Georgia"/>
        </w:rPr>
        <w:t>Decreasing</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98"/>
        <w:gridCol w:w="1258"/>
      </w:tblGrid>
      <w:tr w:rsidR="00AA6EE9" w14:paraId="2F71881E" w14:textId="77777777">
        <w:trPr>
          <w:divId w:val="710420994"/>
          <w:tblCellSpacing w:w="15" w:type="dxa"/>
        </w:trPr>
        <w:tc>
          <w:tcPr>
            <w:tcW w:w="0" w:type="auto"/>
            <w:tcBorders>
              <w:bottom w:val="single" w:sz="6" w:space="0" w:color="000000"/>
            </w:tcBorders>
            <w:shd w:val="clear" w:color="auto" w:fill="BBBBBB"/>
            <w:vAlign w:val="center"/>
            <w:hideMark/>
          </w:tcPr>
          <w:p w14:paraId="1F0D74DF"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Severely fragmented?</w:t>
            </w:r>
          </w:p>
        </w:tc>
        <w:tc>
          <w:tcPr>
            <w:tcW w:w="0" w:type="auto"/>
            <w:tcBorders>
              <w:bottom w:val="single" w:sz="6" w:space="0" w:color="000000"/>
            </w:tcBorders>
            <w:shd w:val="clear" w:color="auto" w:fill="BBBBBB"/>
            <w:vAlign w:val="center"/>
            <w:hideMark/>
          </w:tcPr>
          <w:p w14:paraId="624941E3"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A6EE9" w14:paraId="68FD26CB" w14:textId="77777777">
        <w:trPr>
          <w:divId w:val="710420994"/>
          <w:tblCellSpacing w:w="15" w:type="dxa"/>
        </w:trPr>
        <w:tc>
          <w:tcPr>
            <w:tcW w:w="0" w:type="auto"/>
            <w:vAlign w:val="center"/>
            <w:hideMark/>
          </w:tcPr>
          <w:p w14:paraId="317FBAE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C31AE6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52C6377A" w14:textId="77777777" w:rsidR="00AA6EE9" w:rsidRDefault="00AA6EE9">
      <w:pPr>
        <w:divId w:val="71042099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AA6EE9" w14:paraId="1A9E9FFC" w14:textId="77777777">
        <w:trPr>
          <w:divId w:val="710420994"/>
          <w:tblCellSpacing w:w="15" w:type="dxa"/>
        </w:trPr>
        <w:tc>
          <w:tcPr>
            <w:tcW w:w="0" w:type="auto"/>
            <w:tcBorders>
              <w:bottom w:val="single" w:sz="6" w:space="0" w:color="000000"/>
            </w:tcBorders>
            <w:shd w:val="clear" w:color="auto" w:fill="BBBBBB"/>
            <w:vAlign w:val="center"/>
            <w:hideMark/>
          </w:tcPr>
          <w:p w14:paraId="194B1538"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Continuing decline in mature individuals?</w:t>
            </w:r>
          </w:p>
        </w:tc>
        <w:tc>
          <w:tcPr>
            <w:tcW w:w="0" w:type="auto"/>
            <w:tcBorders>
              <w:bottom w:val="single" w:sz="6" w:space="0" w:color="000000"/>
            </w:tcBorders>
            <w:shd w:val="clear" w:color="auto" w:fill="BBBBBB"/>
            <w:vAlign w:val="center"/>
            <w:hideMark/>
          </w:tcPr>
          <w:p w14:paraId="7079CD46"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BC4DEA9"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A6EE9" w14:paraId="32BC764A" w14:textId="77777777">
        <w:trPr>
          <w:divId w:val="710420994"/>
          <w:tblCellSpacing w:w="15" w:type="dxa"/>
        </w:trPr>
        <w:tc>
          <w:tcPr>
            <w:tcW w:w="0" w:type="auto"/>
            <w:vAlign w:val="center"/>
            <w:hideMark/>
          </w:tcPr>
          <w:p w14:paraId="526C4EED" w14:textId="77777777" w:rsidR="00AA6EE9" w:rsidRDefault="0028293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01CC5C6" w14:textId="77777777" w:rsidR="00AA6EE9" w:rsidRDefault="00282936">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0ADBF11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0312CF8D" w14:textId="77777777" w:rsidR="00AA6EE9" w:rsidRDefault="00282936">
      <w:pPr>
        <w:pStyle w:val="Heading2"/>
        <w:divId w:val="710420994"/>
        <w:rPr>
          <w:rFonts w:ascii="Georgia" w:eastAsia="Times New Roman" w:hAnsi="Georgia"/>
          <w:sz w:val="27"/>
          <w:szCs w:val="27"/>
        </w:rPr>
      </w:pPr>
      <w:commentRangeStart w:id="74"/>
      <w:r>
        <w:rPr>
          <w:rFonts w:ascii="Georgia" w:eastAsia="Times New Roman" w:hAnsi="Georgia"/>
          <w:sz w:val="27"/>
          <w:szCs w:val="27"/>
        </w:rPr>
        <w:t>Population Reduction - Past</w:t>
      </w:r>
      <w:commentRangeEnd w:id="74"/>
      <w:r w:rsidR="008D4A75">
        <w:rPr>
          <w:rStyle w:val="CommentReference"/>
          <w:b w:val="0"/>
          <w:bCs w:val="0"/>
        </w:rPr>
        <w:commentReference w:id="74"/>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10"/>
      </w:tblGrid>
      <w:tr w:rsidR="00AA6EE9" w14:paraId="3844FDEE" w14:textId="77777777">
        <w:trPr>
          <w:divId w:val="710420994"/>
          <w:tblCellSpacing w:w="15" w:type="dxa"/>
        </w:trPr>
        <w:tc>
          <w:tcPr>
            <w:tcW w:w="0" w:type="auto"/>
            <w:tcBorders>
              <w:bottom w:val="single" w:sz="6" w:space="0" w:color="000000"/>
            </w:tcBorders>
            <w:shd w:val="clear" w:color="auto" w:fill="BBBBBB"/>
            <w:vAlign w:val="center"/>
            <w:hideMark/>
          </w:tcPr>
          <w:p w14:paraId="03B0FF76"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Basis?</w:t>
            </w:r>
          </w:p>
        </w:tc>
      </w:tr>
      <w:tr w:rsidR="00AA6EE9" w14:paraId="0BD6E015" w14:textId="77777777">
        <w:trPr>
          <w:divId w:val="710420994"/>
          <w:tblCellSpacing w:w="15" w:type="dxa"/>
        </w:trPr>
        <w:tc>
          <w:tcPr>
            <w:tcW w:w="0" w:type="auto"/>
            <w:vAlign w:val="center"/>
            <w:hideMark/>
          </w:tcPr>
          <w:p w14:paraId="49CE567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a) direct observation, b) an index of abundance appropriate for the taxon, c) a decline in area of occupancy, extent of occurrence and/or quality of habitat, d) actual or potential levels of exploitation</w:t>
            </w:r>
          </w:p>
        </w:tc>
      </w:tr>
    </w:tbl>
    <w:p w14:paraId="4D5F2D7E" w14:textId="77777777" w:rsidR="00AA6EE9" w:rsidRDefault="00AA6EE9">
      <w:pPr>
        <w:divId w:val="71042099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1"/>
      </w:tblGrid>
      <w:tr w:rsidR="00AA6EE9" w14:paraId="40443505" w14:textId="77777777">
        <w:trPr>
          <w:divId w:val="710420994"/>
          <w:tblCellSpacing w:w="15" w:type="dxa"/>
        </w:trPr>
        <w:tc>
          <w:tcPr>
            <w:tcW w:w="0" w:type="auto"/>
            <w:tcBorders>
              <w:bottom w:val="single" w:sz="6" w:space="0" w:color="000000"/>
            </w:tcBorders>
            <w:shd w:val="clear" w:color="auto" w:fill="BBBBBB"/>
            <w:vAlign w:val="center"/>
            <w:hideMark/>
          </w:tcPr>
          <w:p w14:paraId="57610686"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Reversible?</w:t>
            </w:r>
          </w:p>
        </w:tc>
      </w:tr>
      <w:tr w:rsidR="00AA6EE9" w14:paraId="5089648C" w14:textId="77777777">
        <w:trPr>
          <w:divId w:val="710420994"/>
          <w:tblCellSpacing w:w="15" w:type="dxa"/>
        </w:trPr>
        <w:tc>
          <w:tcPr>
            <w:tcW w:w="0" w:type="auto"/>
            <w:vAlign w:val="center"/>
            <w:hideMark/>
          </w:tcPr>
          <w:p w14:paraId="13B2E1B4" w14:textId="77777777" w:rsidR="00AA6EE9" w:rsidRDefault="00282936">
            <w:pPr>
              <w:spacing w:after="75"/>
              <w:rPr>
                <w:rFonts w:ascii="Georgia" w:eastAsia="Times New Roman" w:hAnsi="Georgia"/>
                <w:sz w:val="18"/>
                <w:szCs w:val="18"/>
              </w:rPr>
            </w:pPr>
            <w:r>
              <w:rPr>
                <w:rFonts w:ascii="Georgia" w:eastAsia="Times New Roman" w:hAnsi="Georgia"/>
                <w:sz w:val="18"/>
                <w:szCs w:val="18"/>
              </w:rPr>
              <w:t>No</w:t>
            </w:r>
          </w:p>
        </w:tc>
      </w:tr>
    </w:tbl>
    <w:p w14:paraId="41E32481" w14:textId="77777777" w:rsidR="00AA6EE9" w:rsidRDefault="00AA6EE9">
      <w:pPr>
        <w:divId w:val="71042099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1"/>
      </w:tblGrid>
      <w:tr w:rsidR="00AA6EE9" w14:paraId="03617E8B" w14:textId="77777777">
        <w:trPr>
          <w:divId w:val="710420994"/>
          <w:tblCellSpacing w:w="15" w:type="dxa"/>
        </w:trPr>
        <w:tc>
          <w:tcPr>
            <w:tcW w:w="0" w:type="auto"/>
            <w:tcBorders>
              <w:bottom w:val="single" w:sz="6" w:space="0" w:color="000000"/>
            </w:tcBorders>
            <w:shd w:val="clear" w:color="auto" w:fill="BBBBBB"/>
            <w:vAlign w:val="center"/>
            <w:hideMark/>
          </w:tcPr>
          <w:p w14:paraId="41FC33F1"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Understood?</w:t>
            </w:r>
          </w:p>
        </w:tc>
      </w:tr>
      <w:tr w:rsidR="00AA6EE9" w14:paraId="14D9712C" w14:textId="77777777">
        <w:trPr>
          <w:divId w:val="710420994"/>
          <w:tblCellSpacing w:w="15" w:type="dxa"/>
        </w:trPr>
        <w:tc>
          <w:tcPr>
            <w:tcW w:w="0" w:type="auto"/>
            <w:vAlign w:val="center"/>
            <w:hideMark/>
          </w:tcPr>
          <w:p w14:paraId="4E4053BE" w14:textId="77777777" w:rsidR="00AA6EE9" w:rsidRDefault="00282936">
            <w:pPr>
              <w:spacing w:after="75"/>
              <w:rPr>
                <w:rFonts w:ascii="Georgia" w:eastAsia="Times New Roman" w:hAnsi="Georgia"/>
                <w:sz w:val="18"/>
                <w:szCs w:val="18"/>
              </w:rPr>
            </w:pPr>
            <w:r>
              <w:rPr>
                <w:rFonts w:ascii="Georgia" w:eastAsia="Times New Roman" w:hAnsi="Georgia"/>
                <w:sz w:val="18"/>
                <w:szCs w:val="18"/>
              </w:rPr>
              <w:lastRenderedPageBreak/>
              <w:t>Yes</w:t>
            </w:r>
          </w:p>
        </w:tc>
      </w:tr>
    </w:tbl>
    <w:p w14:paraId="74D773F5" w14:textId="77777777" w:rsidR="00AA6EE9" w:rsidRDefault="00AA6EE9">
      <w:pPr>
        <w:divId w:val="71042099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73"/>
      </w:tblGrid>
      <w:tr w:rsidR="00AA6EE9" w14:paraId="7433ED78" w14:textId="77777777">
        <w:trPr>
          <w:divId w:val="710420994"/>
          <w:tblCellSpacing w:w="15" w:type="dxa"/>
        </w:trPr>
        <w:tc>
          <w:tcPr>
            <w:tcW w:w="0" w:type="auto"/>
            <w:tcBorders>
              <w:bottom w:val="single" w:sz="6" w:space="0" w:color="000000"/>
            </w:tcBorders>
            <w:shd w:val="clear" w:color="auto" w:fill="BBBBBB"/>
            <w:vAlign w:val="center"/>
            <w:hideMark/>
          </w:tcPr>
          <w:p w14:paraId="08886915"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Ceased?</w:t>
            </w:r>
          </w:p>
        </w:tc>
      </w:tr>
      <w:tr w:rsidR="00AA6EE9" w14:paraId="71562B58" w14:textId="77777777">
        <w:trPr>
          <w:divId w:val="710420994"/>
          <w:tblCellSpacing w:w="15" w:type="dxa"/>
        </w:trPr>
        <w:tc>
          <w:tcPr>
            <w:tcW w:w="0" w:type="auto"/>
            <w:vAlign w:val="center"/>
            <w:hideMark/>
          </w:tcPr>
          <w:p w14:paraId="072A0032" w14:textId="77777777" w:rsidR="00AA6EE9" w:rsidRDefault="00282936">
            <w:pPr>
              <w:spacing w:after="75"/>
              <w:rPr>
                <w:rFonts w:ascii="Georgia" w:eastAsia="Times New Roman" w:hAnsi="Georgia"/>
                <w:sz w:val="18"/>
                <w:szCs w:val="18"/>
              </w:rPr>
            </w:pPr>
            <w:r>
              <w:rPr>
                <w:rFonts w:ascii="Georgia" w:eastAsia="Times New Roman" w:hAnsi="Georgia"/>
                <w:sz w:val="18"/>
                <w:szCs w:val="18"/>
              </w:rPr>
              <w:t>No</w:t>
            </w:r>
          </w:p>
        </w:tc>
      </w:tr>
    </w:tbl>
    <w:p w14:paraId="11C9BD1E" w14:textId="77777777" w:rsidR="00AA6EE9" w:rsidRDefault="00282936">
      <w:pPr>
        <w:pStyle w:val="Heading2"/>
        <w:divId w:val="710420994"/>
        <w:rPr>
          <w:rFonts w:ascii="Georgia" w:eastAsia="Times New Roman" w:hAnsi="Georgia"/>
          <w:sz w:val="27"/>
          <w:szCs w:val="27"/>
        </w:rPr>
      </w:pPr>
      <w:commentRangeStart w:id="75"/>
      <w:r>
        <w:rPr>
          <w:rFonts w:ascii="Georgia" w:eastAsia="Times New Roman" w:hAnsi="Georgia"/>
          <w:sz w:val="27"/>
          <w:szCs w:val="27"/>
        </w:rPr>
        <w:t>Population Reduction - Future</w:t>
      </w:r>
      <w:commentRangeEnd w:id="75"/>
      <w:r w:rsidR="008D4A75">
        <w:rPr>
          <w:rStyle w:val="CommentReference"/>
          <w:b w:val="0"/>
          <w:bCs w:val="0"/>
        </w:rPr>
        <w:commentReference w:id="75"/>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10"/>
      </w:tblGrid>
      <w:tr w:rsidR="00AA6EE9" w14:paraId="68CBC283" w14:textId="77777777">
        <w:trPr>
          <w:divId w:val="710420994"/>
          <w:tblCellSpacing w:w="15" w:type="dxa"/>
        </w:trPr>
        <w:tc>
          <w:tcPr>
            <w:tcW w:w="0" w:type="auto"/>
            <w:tcBorders>
              <w:bottom w:val="single" w:sz="6" w:space="0" w:color="000000"/>
            </w:tcBorders>
            <w:shd w:val="clear" w:color="auto" w:fill="BBBBBB"/>
            <w:vAlign w:val="center"/>
            <w:hideMark/>
          </w:tcPr>
          <w:p w14:paraId="0368DBFA"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Basis?</w:t>
            </w:r>
          </w:p>
        </w:tc>
      </w:tr>
      <w:tr w:rsidR="00AA6EE9" w14:paraId="3D1F0619" w14:textId="77777777">
        <w:trPr>
          <w:divId w:val="710420994"/>
          <w:tblCellSpacing w:w="15" w:type="dxa"/>
        </w:trPr>
        <w:tc>
          <w:tcPr>
            <w:tcW w:w="0" w:type="auto"/>
            <w:vAlign w:val="center"/>
            <w:hideMark/>
          </w:tcPr>
          <w:p w14:paraId="6BF1FA5F" w14:textId="77777777" w:rsidR="00AA6EE9" w:rsidRDefault="00282936">
            <w:pPr>
              <w:spacing w:after="75"/>
              <w:rPr>
                <w:rFonts w:ascii="Georgia" w:eastAsia="Times New Roman" w:hAnsi="Georgia"/>
                <w:sz w:val="18"/>
                <w:szCs w:val="18"/>
              </w:rPr>
            </w:pPr>
            <w:r>
              <w:rPr>
                <w:rFonts w:ascii="Georgia" w:eastAsia="Times New Roman" w:hAnsi="Georgia"/>
                <w:sz w:val="18"/>
                <w:szCs w:val="18"/>
              </w:rPr>
              <w:t>c) a decline in area of occupancy, extent of occurrence and/or quality of habitat, d) actual or potential levels of exploitation</w:t>
            </w:r>
          </w:p>
        </w:tc>
      </w:tr>
    </w:tbl>
    <w:p w14:paraId="6A39C306" w14:textId="77777777" w:rsidR="00AA6EE9" w:rsidRDefault="00282936">
      <w:pPr>
        <w:pStyle w:val="Heading2"/>
        <w:divId w:val="710420994"/>
        <w:rPr>
          <w:rFonts w:ascii="Georgia" w:eastAsia="Times New Roman" w:hAnsi="Georgia"/>
          <w:sz w:val="27"/>
          <w:szCs w:val="27"/>
        </w:rPr>
      </w:pPr>
      <w:commentRangeStart w:id="76"/>
      <w:r>
        <w:rPr>
          <w:rFonts w:ascii="Georgia" w:eastAsia="Times New Roman" w:hAnsi="Georgia"/>
          <w:sz w:val="27"/>
          <w:szCs w:val="27"/>
        </w:rPr>
        <w:t>Population Reduction - Ongoing</w:t>
      </w:r>
      <w:commentRangeEnd w:id="76"/>
      <w:r w:rsidR="008D4A75">
        <w:rPr>
          <w:rStyle w:val="CommentReference"/>
          <w:b w:val="0"/>
          <w:bCs w:val="0"/>
        </w:rPr>
        <w:commentReference w:id="76"/>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10"/>
      </w:tblGrid>
      <w:tr w:rsidR="00AA6EE9" w14:paraId="04D475DC" w14:textId="77777777">
        <w:trPr>
          <w:divId w:val="710420994"/>
          <w:tblCellSpacing w:w="15" w:type="dxa"/>
        </w:trPr>
        <w:tc>
          <w:tcPr>
            <w:tcW w:w="0" w:type="auto"/>
            <w:tcBorders>
              <w:bottom w:val="single" w:sz="6" w:space="0" w:color="000000"/>
            </w:tcBorders>
            <w:shd w:val="clear" w:color="auto" w:fill="BBBBBB"/>
            <w:vAlign w:val="center"/>
            <w:hideMark/>
          </w:tcPr>
          <w:p w14:paraId="44FBA422"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Basis?</w:t>
            </w:r>
          </w:p>
        </w:tc>
      </w:tr>
      <w:tr w:rsidR="00AA6EE9" w14:paraId="335CEA2F" w14:textId="77777777">
        <w:trPr>
          <w:divId w:val="710420994"/>
          <w:tblCellSpacing w:w="15" w:type="dxa"/>
        </w:trPr>
        <w:tc>
          <w:tcPr>
            <w:tcW w:w="0" w:type="auto"/>
            <w:vAlign w:val="center"/>
            <w:hideMark/>
          </w:tcPr>
          <w:p w14:paraId="65BA33AA" w14:textId="77777777" w:rsidR="00AA6EE9" w:rsidRDefault="00282936">
            <w:pPr>
              <w:spacing w:after="75"/>
              <w:rPr>
                <w:rFonts w:ascii="Georgia" w:eastAsia="Times New Roman" w:hAnsi="Georgia"/>
                <w:sz w:val="18"/>
                <w:szCs w:val="18"/>
              </w:rPr>
            </w:pPr>
            <w:r>
              <w:rPr>
                <w:rFonts w:ascii="Georgia" w:eastAsia="Times New Roman" w:hAnsi="Georgia"/>
                <w:sz w:val="18"/>
                <w:szCs w:val="18"/>
              </w:rPr>
              <w:t>a) direct observation, b) an index of abundance appropriate for the taxon, c) a decline in area of occupancy, extent of occurrence and/or quality of habitat, d) actual or potential levels of exploitation</w:t>
            </w:r>
          </w:p>
        </w:tc>
      </w:tr>
    </w:tbl>
    <w:p w14:paraId="0E90D65C" w14:textId="77777777" w:rsidR="00AA6EE9" w:rsidRDefault="00282936">
      <w:pPr>
        <w:pStyle w:val="Heading1"/>
        <w:divId w:val="622152382"/>
        <w:rPr>
          <w:rFonts w:ascii="Georgia" w:eastAsia="Times New Roman" w:hAnsi="Georgia"/>
          <w:sz w:val="29"/>
          <w:szCs w:val="29"/>
        </w:rPr>
      </w:pPr>
      <w:commentRangeStart w:id="77"/>
      <w:r>
        <w:rPr>
          <w:rFonts w:ascii="Georgia" w:eastAsia="Times New Roman" w:hAnsi="Georgia"/>
          <w:sz w:val="29"/>
          <w:szCs w:val="29"/>
        </w:rPr>
        <w:t>Habitats and Ecology</w:t>
      </w:r>
      <w:commentRangeEnd w:id="77"/>
      <w:r w:rsidR="00F72581">
        <w:rPr>
          <w:rStyle w:val="CommentReference"/>
          <w:b w:val="0"/>
          <w:bCs w:val="0"/>
          <w:color w:val="auto"/>
          <w:kern w:val="0"/>
        </w:rPr>
        <w:commentReference w:id="77"/>
      </w:r>
    </w:p>
    <w:p w14:paraId="657C2D42" w14:textId="7879FAA6" w:rsidR="00AA6EE9" w:rsidRDefault="00282936">
      <w:pPr>
        <w:pStyle w:val="NormalWeb"/>
        <w:divId w:val="622152382"/>
        <w:rPr>
          <w:rFonts w:ascii="Georgia" w:hAnsi="Georgia"/>
        </w:rPr>
      </w:pPr>
      <w:r>
        <w:rPr>
          <w:rFonts w:ascii="Georgia" w:hAnsi="Georgia"/>
        </w:rPr>
        <w:t>This is a large</w:t>
      </w:r>
      <w:ins w:id="78" w:author="Jack Plummer" w:date="2022-08-19T12:35:00Z">
        <w:r w:rsidR="00F72581">
          <w:rPr>
            <w:rFonts w:ascii="Georgia" w:hAnsi="Georgia"/>
          </w:rPr>
          <w:t>,</w:t>
        </w:r>
      </w:ins>
      <w:ins w:id="79" w:author="Jack Plummer" w:date="2022-08-19T12:34:00Z">
        <w:r w:rsidR="00F72581">
          <w:rPr>
            <w:rFonts w:ascii="Georgia" w:hAnsi="Georgia"/>
          </w:rPr>
          <w:t xml:space="preserve"> slow-growing</w:t>
        </w:r>
      </w:ins>
      <w:r>
        <w:rPr>
          <w:rFonts w:ascii="Georgia" w:hAnsi="Georgia"/>
        </w:rPr>
        <w:t xml:space="preserve"> deciduous tree</w:t>
      </w:r>
      <w:del w:id="80" w:author="Jack Plummer" w:date="2022-08-19T12:33:00Z">
        <w:r w:rsidDel="008D4A75">
          <w:rPr>
            <w:rFonts w:ascii="Georgia" w:hAnsi="Georgia"/>
          </w:rPr>
          <w:delText>,</w:delText>
        </w:r>
      </w:del>
      <w:r>
        <w:rPr>
          <w:rFonts w:ascii="Georgia" w:hAnsi="Georgia"/>
        </w:rPr>
        <w:t xml:space="preserve"> from 15-30 m tall. It is a light</w:t>
      </w:r>
      <w:ins w:id="81" w:author="Jack Plummer" w:date="2022-08-19T12:33:00Z">
        <w:r w:rsidR="008D4A75">
          <w:rPr>
            <w:rFonts w:ascii="Georgia" w:hAnsi="Georgia"/>
          </w:rPr>
          <w:t>-</w:t>
        </w:r>
      </w:ins>
      <w:del w:id="82" w:author="Jack Plummer" w:date="2022-08-19T12:33:00Z">
        <w:r w:rsidDel="008D4A75">
          <w:rPr>
            <w:rFonts w:ascii="Georgia" w:hAnsi="Georgia"/>
          </w:rPr>
          <w:delText xml:space="preserve"> </w:delText>
        </w:r>
      </w:del>
      <w:r>
        <w:rPr>
          <w:rFonts w:ascii="Georgia" w:hAnsi="Georgia"/>
        </w:rPr>
        <w:t xml:space="preserve">demanding species, </w:t>
      </w:r>
      <w:del w:id="83" w:author="Jack Plummer" w:date="2022-08-19T12:33:00Z">
        <w:r w:rsidDel="008D4A75">
          <w:rPr>
            <w:rFonts w:ascii="Georgia" w:hAnsi="Georgia"/>
          </w:rPr>
          <w:delText>occur</w:delText>
        </w:r>
      </w:del>
      <w:ins w:id="84" w:author="Jack Plummer" w:date="2022-08-19T12:33:00Z">
        <w:r w:rsidR="008D4A75">
          <w:rPr>
            <w:rFonts w:ascii="Georgia" w:hAnsi="Georgia"/>
          </w:rPr>
          <w:t>occurring</w:t>
        </w:r>
      </w:ins>
      <w:r>
        <w:rPr>
          <w:rFonts w:ascii="Georgia" w:hAnsi="Georgia"/>
        </w:rPr>
        <w:t xml:space="preserve"> in a scattered manner in </w:t>
      </w:r>
      <w:ins w:id="85" w:author="Jack Plummer" w:date="2022-08-19T12:34:00Z">
        <w:r w:rsidR="00F72581">
          <w:rPr>
            <w:rFonts w:ascii="Georgia" w:hAnsi="Georgia"/>
          </w:rPr>
          <w:t>in closed primary dry evergreen and semideciduous lowland forests, more common in small groups of 3-5 trees along stream banks, on well-drained flats or on slopes with deep, loamy soils.</w:t>
        </w:r>
      </w:ins>
      <w:del w:id="86" w:author="Jack Plummer" w:date="2022-08-19T12:34:00Z">
        <w:r w:rsidDel="00F72581">
          <w:rPr>
            <w:rFonts w:ascii="Georgia" w:hAnsi="Georgia"/>
          </w:rPr>
          <w:delText>mixed forests, and</w:delText>
        </w:r>
      </w:del>
      <w:ins w:id="87" w:author="Jack Plummer" w:date="2022-08-19T12:34:00Z">
        <w:r w:rsidR="00F72581">
          <w:rPr>
            <w:rFonts w:ascii="Georgia" w:hAnsi="Georgia"/>
          </w:rPr>
          <w:t xml:space="preserve"> </w:t>
        </w:r>
      </w:ins>
      <w:ins w:id="88" w:author="Jack Plummer" w:date="2022-08-19T12:35:00Z">
        <w:r w:rsidR="00F72581">
          <w:rPr>
            <w:rFonts w:ascii="Georgia" w:hAnsi="Georgia"/>
          </w:rPr>
          <w:t>It</w:t>
        </w:r>
      </w:ins>
      <w:r>
        <w:rPr>
          <w:rFonts w:ascii="Georgia" w:hAnsi="Georgia"/>
        </w:rPr>
        <w:t xml:space="preserve"> do</w:t>
      </w:r>
      <w:ins w:id="89" w:author="Jack Plummer" w:date="2022-08-19T12:33:00Z">
        <w:r w:rsidR="008D4A75">
          <w:rPr>
            <w:rFonts w:ascii="Georgia" w:hAnsi="Georgia"/>
          </w:rPr>
          <w:t>es</w:t>
        </w:r>
      </w:ins>
      <w:r>
        <w:rPr>
          <w:rFonts w:ascii="Georgia" w:hAnsi="Georgia"/>
        </w:rPr>
        <w:t xml:space="preserve"> not usually form pure stands. The species regenerates naturally and coppices well.</w:t>
      </w:r>
      <w:del w:id="90" w:author="Jack Plummer" w:date="2022-08-19T12:35:00Z">
        <w:r w:rsidDel="00F72581">
          <w:rPr>
            <w:rFonts w:ascii="Georgia" w:hAnsi="Georgia"/>
          </w:rPr>
          <w:delText xml:space="preserve"> A big, light-demanding tree scattered</w:delText>
        </w:r>
      </w:del>
      <w:del w:id="91" w:author="Jack Plummer" w:date="2022-08-19T12:34:00Z">
        <w:r w:rsidDel="00F72581">
          <w:rPr>
            <w:rFonts w:ascii="Georgia" w:hAnsi="Georgia"/>
          </w:rPr>
          <w:delText xml:space="preserve"> in closed primary dry evergreen and semideciduous lowland forests, more common in small groups of 3-5 trees along stream banks, on well-drained flats or on slopes with deep, loamy soils.</w:delText>
        </w:r>
      </w:del>
      <w:del w:id="92" w:author="Jack Plummer" w:date="2022-08-19T12:35:00Z">
        <w:r w:rsidDel="00F72581">
          <w:rPr>
            <w:rFonts w:ascii="Georgia" w:hAnsi="Georgia"/>
          </w:rPr>
          <w:delText> Natural regeneration by seeds is good (in nursery nearly 100% if scarify). Very slow growth.</w:delText>
        </w:r>
      </w:del>
    </w:p>
    <w:p w14:paraId="67E132C3" w14:textId="77777777" w:rsidR="00AA6EE9" w:rsidRDefault="00282936">
      <w:pPr>
        <w:pStyle w:val="Heading2"/>
        <w:divId w:val="622152382"/>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18"/>
        <w:gridCol w:w="1020"/>
        <w:gridCol w:w="1888"/>
      </w:tblGrid>
      <w:tr w:rsidR="00AA6EE9" w14:paraId="658D0C98" w14:textId="77777777">
        <w:trPr>
          <w:divId w:val="622152382"/>
          <w:tblCellSpacing w:w="15" w:type="dxa"/>
        </w:trPr>
        <w:tc>
          <w:tcPr>
            <w:tcW w:w="0" w:type="auto"/>
            <w:tcBorders>
              <w:bottom w:val="single" w:sz="6" w:space="0" w:color="000000"/>
            </w:tcBorders>
            <w:shd w:val="clear" w:color="auto" w:fill="BBBBBB"/>
            <w:vAlign w:val="center"/>
            <w:hideMark/>
          </w:tcPr>
          <w:p w14:paraId="4565515C"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AEF0D30"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1FD9D151"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023FD2F7"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AA6EE9" w14:paraId="260AE740" w14:textId="77777777">
        <w:trPr>
          <w:divId w:val="622152382"/>
          <w:tblCellSpacing w:w="15" w:type="dxa"/>
        </w:trPr>
        <w:tc>
          <w:tcPr>
            <w:tcW w:w="0" w:type="auto"/>
            <w:tcBorders>
              <w:bottom w:val="single" w:sz="6" w:space="0" w:color="CCCCCC"/>
            </w:tcBorders>
            <w:vAlign w:val="center"/>
            <w:hideMark/>
          </w:tcPr>
          <w:p w14:paraId="6F290C4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14C896E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E50C0C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AFF7A7D"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0B5653ED" w14:textId="77777777" w:rsidR="00AA6EE9" w:rsidRDefault="00282936">
      <w:pPr>
        <w:pStyle w:val="Heading2"/>
        <w:divId w:val="622152382"/>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01"/>
        <w:gridCol w:w="894"/>
        <w:gridCol w:w="5815"/>
      </w:tblGrid>
      <w:tr w:rsidR="00AA6EE9" w14:paraId="04C70B42" w14:textId="77777777">
        <w:trPr>
          <w:divId w:val="622152382"/>
          <w:tblCellSpacing w:w="15" w:type="dxa"/>
        </w:trPr>
        <w:tc>
          <w:tcPr>
            <w:tcW w:w="0" w:type="auto"/>
            <w:tcBorders>
              <w:bottom w:val="single" w:sz="6" w:space="0" w:color="000000"/>
            </w:tcBorders>
            <w:shd w:val="clear" w:color="auto" w:fill="BBBBBB"/>
            <w:vAlign w:val="center"/>
            <w:hideMark/>
          </w:tcPr>
          <w:p w14:paraId="09DE5E21"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32CDBFDA"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A45D9F3"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A6EE9" w14:paraId="5A7F3EED" w14:textId="77777777">
        <w:trPr>
          <w:divId w:val="622152382"/>
          <w:tblCellSpacing w:w="15" w:type="dxa"/>
        </w:trPr>
        <w:tc>
          <w:tcPr>
            <w:tcW w:w="0" w:type="auto"/>
            <w:vAlign w:val="center"/>
            <w:hideMark/>
          </w:tcPr>
          <w:p w14:paraId="63079D7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631E5A8" w14:textId="77777777" w:rsidR="00AA6EE9" w:rsidRDefault="00282936">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334433AD" w14:textId="374DB12A" w:rsidR="00AA6EE9" w:rsidRDefault="00282936">
            <w:pPr>
              <w:spacing w:after="75"/>
              <w:rPr>
                <w:rFonts w:ascii="Georgia" w:eastAsia="Times New Roman" w:hAnsi="Georgia"/>
                <w:sz w:val="18"/>
                <w:szCs w:val="18"/>
              </w:rPr>
            </w:pPr>
            <w:del w:id="93" w:author="Jack Plummer" w:date="2022-08-19T12:35:00Z">
              <w:r w:rsidDel="00F72581">
                <w:rPr>
                  <w:rFonts w:ascii="Georgia" w:eastAsia="Times New Roman" w:hAnsi="Georgia"/>
                  <w:sz w:val="18"/>
                  <w:szCs w:val="18"/>
                </w:rPr>
                <w:delText xml:space="preserve">The WWF reports that </w:delText>
              </w:r>
            </w:del>
            <w:r>
              <w:rPr>
                <w:rFonts w:ascii="Georgia" w:eastAsia="Times New Roman" w:hAnsi="Georgia"/>
                <w:sz w:val="18"/>
                <w:szCs w:val="18"/>
              </w:rPr>
              <w:t>Between 1973 and 2009 the</w:t>
            </w:r>
            <w:ins w:id="94" w:author="Jack Plummer" w:date="2022-08-19T12:35:00Z">
              <w:r w:rsidR="00F72581">
                <w:rPr>
                  <w:rFonts w:ascii="Georgia" w:eastAsia="Times New Roman" w:hAnsi="Georgia"/>
                  <w:sz w:val="18"/>
                  <w:szCs w:val="18"/>
                </w:rPr>
                <w:t xml:space="preserve"> Indochina</w:t>
              </w:r>
            </w:ins>
            <w:r>
              <w:rPr>
                <w:rFonts w:ascii="Georgia" w:eastAsia="Times New Roman" w:hAnsi="Georgia"/>
                <w:sz w:val="18"/>
                <w:szCs w:val="18"/>
              </w:rPr>
              <w:t xml:space="preserve"> region lost approximately one-third of its forest cover overall: 22% in Cambodia, 24% in Laos and Myanmar, and 43% in Thailand and Vietnam (WWF-Greater Mekong 2013)</w:t>
            </w:r>
          </w:p>
        </w:tc>
      </w:tr>
    </w:tbl>
    <w:p w14:paraId="5E9DE416" w14:textId="77777777" w:rsidR="00AA6EE9" w:rsidRDefault="00282936">
      <w:pPr>
        <w:pStyle w:val="Heading2"/>
        <w:divId w:val="622152382"/>
        <w:rPr>
          <w:rFonts w:ascii="Georgia" w:eastAsia="Times New Roman" w:hAnsi="Georgia"/>
          <w:sz w:val="27"/>
          <w:szCs w:val="27"/>
        </w:rPr>
      </w:pPr>
      <w:commentRangeStart w:id="95"/>
      <w:r>
        <w:rPr>
          <w:rFonts w:ascii="Georgia" w:eastAsia="Times New Roman" w:hAnsi="Georgia"/>
          <w:sz w:val="27"/>
          <w:szCs w:val="27"/>
        </w:rPr>
        <w:t>Life History</w:t>
      </w:r>
      <w:commentRangeEnd w:id="95"/>
      <w:r w:rsidR="00F72581">
        <w:rPr>
          <w:rStyle w:val="CommentReference"/>
          <w:b w:val="0"/>
          <w:bCs w:val="0"/>
        </w:rPr>
        <w:commentReference w:id="95"/>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34"/>
        <w:gridCol w:w="1228"/>
        <w:gridCol w:w="1247"/>
      </w:tblGrid>
      <w:tr w:rsidR="00AA6EE9" w14:paraId="6932A45F" w14:textId="77777777">
        <w:trPr>
          <w:divId w:val="622152382"/>
          <w:tblCellSpacing w:w="15" w:type="dxa"/>
        </w:trPr>
        <w:tc>
          <w:tcPr>
            <w:tcW w:w="0" w:type="auto"/>
            <w:tcBorders>
              <w:bottom w:val="single" w:sz="6" w:space="0" w:color="000000"/>
            </w:tcBorders>
            <w:shd w:val="clear" w:color="auto" w:fill="BBBBBB"/>
            <w:vAlign w:val="center"/>
            <w:hideMark/>
          </w:tcPr>
          <w:p w14:paraId="6A43FF99"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Generation Length</w:t>
            </w:r>
          </w:p>
        </w:tc>
        <w:tc>
          <w:tcPr>
            <w:tcW w:w="0" w:type="auto"/>
            <w:tcBorders>
              <w:bottom w:val="single" w:sz="6" w:space="0" w:color="000000"/>
            </w:tcBorders>
            <w:shd w:val="clear" w:color="auto" w:fill="BBBBBB"/>
            <w:vAlign w:val="center"/>
            <w:hideMark/>
          </w:tcPr>
          <w:p w14:paraId="4DB18818"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2EBECFB2"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Data Quality</w:t>
            </w:r>
          </w:p>
        </w:tc>
      </w:tr>
      <w:tr w:rsidR="00AA6EE9" w14:paraId="26D369F6" w14:textId="77777777">
        <w:trPr>
          <w:divId w:val="622152382"/>
          <w:tblCellSpacing w:w="15" w:type="dxa"/>
        </w:trPr>
        <w:tc>
          <w:tcPr>
            <w:tcW w:w="0" w:type="auto"/>
            <w:vAlign w:val="center"/>
            <w:hideMark/>
          </w:tcPr>
          <w:p w14:paraId="56D8C00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50</w:t>
            </w:r>
          </w:p>
        </w:tc>
        <w:tc>
          <w:tcPr>
            <w:tcW w:w="0" w:type="auto"/>
            <w:vAlign w:val="center"/>
            <w:hideMark/>
          </w:tcPr>
          <w:p w14:paraId="544ACAF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45A49F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1794B9D1" w14:textId="77777777" w:rsidR="00AA6EE9" w:rsidRDefault="00282936">
      <w:pPr>
        <w:pStyle w:val="Heading2"/>
        <w:divId w:val="622152382"/>
        <w:rPr>
          <w:rFonts w:ascii="Georgia" w:eastAsia="Times New Roman" w:hAnsi="Georgia"/>
          <w:sz w:val="27"/>
          <w:szCs w:val="27"/>
        </w:rPr>
      </w:pPr>
      <w:r>
        <w:rPr>
          <w:rFonts w:ascii="Georgia" w:eastAsia="Times New Roman" w:hAnsi="Georgia"/>
          <w:sz w:val="27"/>
          <w:szCs w:val="27"/>
        </w:rPr>
        <w:lastRenderedPageBreak/>
        <w:t>Systems</w:t>
      </w:r>
    </w:p>
    <w:p w14:paraId="3FA94A49" w14:textId="77777777" w:rsidR="00AA6EE9" w:rsidRDefault="00282936">
      <w:pPr>
        <w:pStyle w:val="NormalWeb"/>
        <w:divId w:val="622152382"/>
        <w:rPr>
          <w:rFonts w:ascii="Georgia" w:hAnsi="Georgia"/>
        </w:rPr>
      </w:pPr>
      <w:r>
        <w:rPr>
          <w:rStyle w:val="datalabel1"/>
          <w:rFonts w:ascii="Georgia" w:hAnsi="Georgia"/>
        </w:rPr>
        <w:t xml:space="preserve">System: </w:t>
      </w:r>
      <w:r>
        <w:rPr>
          <w:rFonts w:ascii="Georgia" w:hAnsi="Georgia"/>
        </w:rPr>
        <w:t>Terrestrial</w:t>
      </w:r>
    </w:p>
    <w:p w14:paraId="5C93B7AC" w14:textId="77777777" w:rsidR="00AA6EE9" w:rsidRDefault="00282936">
      <w:pPr>
        <w:pStyle w:val="Heading2"/>
        <w:divId w:val="622152382"/>
        <w:rPr>
          <w:rFonts w:ascii="Georgia" w:eastAsia="Times New Roman" w:hAnsi="Georgia"/>
          <w:sz w:val="27"/>
          <w:szCs w:val="27"/>
        </w:rPr>
      </w:pPr>
      <w:r>
        <w:rPr>
          <w:rFonts w:ascii="Georgia" w:eastAsia="Times New Roman" w:hAnsi="Georgia"/>
          <w:sz w:val="27"/>
          <w:szCs w:val="27"/>
        </w:rPr>
        <w:t>Plant Specific</w:t>
      </w:r>
    </w:p>
    <w:p w14:paraId="29FA2391" w14:textId="77777777" w:rsidR="00AA6EE9" w:rsidRDefault="00282936">
      <w:pPr>
        <w:pStyle w:val="NormalWeb"/>
        <w:divId w:val="622152382"/>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AA6EE9" w14:paraId="558EC804" w14:textId="77777777">
        <w:trPr>
          <w:divId w:val="622152382"/>
          <w:tblCellSpacing w:w="15" w:type="dxa"/>
        </w:trPr>
        <w:tc>
          <w:tcPr>
            <w:tcW w:w="0" w:type="auto"/>
            <w:tcBorders>
              <w:bottom w:val="single" w:sz="6" w:space="0" w:color="000000"/>
            </w:tcBorders>
            <w:shd w:val="clear" w:color="auto" w:fill="BBBBBB"/>
            <w:vAlign w:val="center"/>
            <w:hideMark/>
          </w:tcPr>
          <w:p w14:paraId="7C334298"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AA6EE9" w14:paraId="3B826CEC" w14:textId="77777777">
        <w:trPr>
          <w:divId w:val="622152382"/>
          <w:tblCellSpacing w:w="15" w:type="dxa"/>
        </w:trPr>
        <w:tc>
          <w:tcPr>
            <w:tcW w:w="0" w:type="auto"/>
            <w:tcBorders>
              <w:bottom w:val="single" w:sz="6" w:space="0" w:color="CCCCCC"/>
            </w:tcBorders>
            <w:vAlign w:val="center"/>
            <w:hideMark/>
          </w:tcPr>
          <w:p w14:paraId="619C1299"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Tree - large</w:t>
            </w:r>
          </w:p>
        </w:tc>
      </w:tr>
    </w:tbl>
    <w:p w14:paraId="15995E72" w14:textId="77777777" w:rsidR="00AA6EE9" w:rsidRDefault="00282936">
      <w:pPr>
        <w:pStyle w:val="Heading1"/>
        <w:divId w:val="844905084"/>
        <w:rPr>
          <w:rFonts w:ascii="Georgia" w:eastAsia="Times New Roman" w:hAnsi="Georgia"/>
          <w:sz w:val="29"/>
          <w:szCs w:val="29"/>
        </w:rPr>
      </w:pPr>
      <w:r>
        <w:rPr>
          <w:rFonts w:ascii="Georgia" w:eastAsia="Times New Roman" w:hAnsi="Georgia"/>
          <w:sz w:val="29"/>
          <w:szCs w:val="29"/>
        </w:rPr>
        <w:t>Use and Trade</w:t>
      </w:r>
    </w:p>
    <w:p w14:paraId="37C9048B" w14:textId="77777777" w:rsidR="00AA6EE9" w:rsidRDefault="00282936">
      <w:pPr>
        <w:pStyle w:val="Heading2"/>
        <w:divId w:val="844905084"/>
        <w:rPr>
          <w:rFonts w:ascii="Georgia" w:eastAsia="Times New Roman" w:hAnsi="Georgia"/>
          <w:sz w:val="27"/>
          <w:szCs w:val="27"/>
        </w:rPr>
      </w:pPr>
      <w:r>
        <w:rPr>
          <w:rFonts w:ascii="Georgia" w:eastAsia="Times New Roman" w:hAnsi="Georgia"/>
          <w:sz w:val="27"/>
          <w:szCs w:val="27"/>
        </w:rPr>
        <w:t>General Use and Trade Information</w:t>
      </w:r>
    </w:p>
    <w:p w14:paraId="35C02D20" w14:textId="2BEB6A03" w:rsidR="00AA6EE9" w:rsidRDefault="00282936">
      <w:pPr>
        <w:pStyle w:val="NormalWeb"/>
        <w:divId w:val="844905084"/>
        <w:rPr>
          <w:rFonts w:ascii="Georgia" w:hAnsi="Georgia"/>
        </w:rPr>
      </w:pPr>
      <w:r>
        <w:rPr>
          <w:rFonts w:ascii="Georgia" w:hAnsi="Georgia"/>
        </w:rPr>
        <w:t>The wood is highly valuable and used for many purposes, including high quality furniture, wood carving, and house construction. The bark is used for tanning animal skins and the fatty cotyledons of young seeds are edible. It has good potential for timber production</w:t>
      </w:r>
      <w:ins w:id="96" w:author="Jack Plummer" w:date="2022-08-19T12:43:00Z">
        <w:r w:rsidR="000300B2">
          <w:rPr>
            <w:rFonts w:ascii="Georgia" w:hAnsi="Georgia"/>
          </w:rPr>
          <w:t>,</w:t>
        </w:r>
      </w:ins>
      <w:r>
        <w:rPr>
          <w:rFonts w:ascii="Georgia" w:hAnsi="Georgia"/>
        </w:rPr>
        <w:t xml:space="preserve"> but the supply is limited and there is need for research on improvement and management. It is nitrogen fixing and suitable in agroforestry and for soil improvement. Planting is carried out only on a very small scale, mainly for </w:t>
      </w:r>
      <w:ins w:id="97" w:author="Jack Plummer" w:date="2022-08-19T12:37:00Z">
        <w:r w:rsidR="00F72581">
          <w:rPr>
            <w:rFonts w:ascii="Georgia" w:hAnsi="Georgia"/>
          </w:rPr>
          <w:t xml:space="preserve">the </w:t>
        </w:r>
      </w:ins>
      <w:del w:id="98" w:author="Jack Plummer" w:date="2022-08-19T12:37:00Z">
        <w:r w:rsidDel="00F72581">
          <w:rPr>
            <w:rFonts w:ascii="Georgia" w:hAnsi="Georgia"/>
          </w:rPr>
          <w:delText xml:space="preserve">genetic conservation </w:delText>
        </w:r>
      </w:del>
      <w:r>
        <w:rPr>
          <w:rFonts w:ascii="Georgia" w:hAnsi="Georgia"/>
        </w:rPr>
        <w:t>purpose</w:t>
      </w:r>
      <w:ins w:id="99" w:author="Jack Plummer" w:date="2022-08-19T12:37:00Z">
        <w:r w:rsidR="00F72581">
          <w:rPr>
            <w:rFonts w:ascii="Georgia" w:hAnsi="Georgia"/>
          </w:rPr>
          <w:t xml:space="preserve"> of genetic conservation</w:t>
        </w:r>
      </w:ins>
      <w:r>
        <w:rPr>
          <w:rFonts w:ascii="Georgia" w:hAnsi="Georgia"/>
        </w:rPr>
        <w:t xml:space="preserve"> (</w:t>
      </w:r>
      <w:proofErr w:type="spellStart"/>
      <w:r>
        <w:rPr>
          <w:rFonts w:ascii="Georgia" w:hAnsi="Georgia"/>
        </w:rPr>
        <w:t>Jøker</w:t>
      </w:r>
      <w:proofErr w:type="spellEnd"/>
      <w:r>
        <w:rPr>
          <w:rFonts w:ascii="Georgia" w:hAnsi="Georgia"/>
        </w:rPr>
        <w:t xml:space="preserve"> 2000).</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AA6EE9" w14:paraId="1F6C8927" w14:textId="77777777">
        <w:trPr>
          <w:divId w:val="844905084"/>
          <w:tblCellSpacing w:w="15" w:type="dxa"/>
        </w:trPr>
        <w:tc>
          <w:tcPr>
            <w:tcW w:w="0" w:type="auto"/>
            <w:tcBorders>
              <w:bottom w:val="single" w:sz="6" w:space="0" w:color="000000"/>
            </w:tcBorders>
            <w:shd w:val="clear" w:color="auto" w:fill="BBBBBB"/>
            <w:vAlign w:val="center"/>
            <w:hideMark/>
          </w:tcPr>
          <w:p w14:paraId="288FFC4B"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36CE90A7"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2D90347B"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103A160C"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AA6EE9" w14:paraId="32FB12FF" w14:textId="77777777">
        <w:trPr>
          <w:divId w:val="844905084"/>
          <w:tblCellSpacing w:w="15" w:type="dxa"/>
        </w:trPr>
        <w:tc>
          <w:tcPr>
            <w:tcW w:w="0" w:type="auto"/>
            <w:vAlign w:val="center"/>
            <w:hideMark/>
          </w:tcPr>
          <w:p w14:paraId="21D658E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71CCD6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7002F6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D272D2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65148977" w14:textId="77777777" w:rsidR="00AA6EE9" w:rsidRDefault="00AA6EE9">
      <w:pPr>
        <w:divId w:val="84490508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47"/>
        <w:gridCol w:w="1161"/>
        <w:gridCol w:w="862"/>
        <w:gridCol w:w="1307"/>
        <w:gridCol w:w="2111"/>
      </w:tblGrid>
      <w:tr w:rsidR="00AA6EE9" w14:paraId="1E54DB1A" w14:textId="77777777">
        <w:trPr>
          <w:divId w:val="844905084"/>
          <w:tblCellSpacing w:w="15" w:type="dxa"/>
        </w:trPr>
        <w:tc>
          <w:tcPr>
            <w:tcW w:w="0" w:type="auto"/>
            <w:tcBorders>
              <w:bottom w:val="single" w:sz="6" w:space="0" w:color="000000"/>
            </w:tcBorders>
            <w:shd w:val="clear" w:color="auto" w:fill="BBBBBB"/>
            <w:vAlign w:val="center"/>
            <w:hideMark/>
          </w:tcPr>
          <w:p w14:paraId="5FEA8959"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43A4037C"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062671F5"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0BEE898A"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591F3C30"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AA6EE9" w14:paraId="020B0610" w14:textId="77777777">
        <w:trPr>
          <w:divId w:val="844905084"/>
          <w:tblCellSpacing w:w="15" w:type="dxa"/>
        </w:trPr>
        <w:tc>
          <w:tcPr>
            <w:tcW w:w="0" w:type="auto"/>
            <w:tcBorders>
              <w:bottom w:val="single" w:sz="6" w:space="0" w:color="CCCCCC"/>
            </w:tcBorders>
            <w:vAlign w:val="center"/>
            <w:hideMark/>
          </w:tcPr>
          <w:p w14:paraId="386629DF" w14:textId="77777777" w:rsidR="00AA6EE9" w:rsidRDefault="00282936">
            <w:pPr>
              <w:spacing w:after="75"/>
              <w:rPr>
                <w:rFonts w:ascii="Georgia" w:eastAsia="Times New Roman" w:hAnsi="Georgia"/>
                <w:sz w:val="18"/>
                <w:szCs w:val="18"/>
              </w:rPr>
            </w:pPr>
            <w:r>
              <w:rPr>
                <w:rFonts w:ascii="Georgia" w:eastAsia="Times New Roman" w:hAnsi="Georgia"/>
                <w:sz w:val="18"/>
                <w:szCs w:val="18"/>
              </w:rPr>
              <w:t>1. Food - human</w:t>
            </w:r>
          </w:p>
        </w:tc>
        <w:tc>
          <w:tcPr>
            <w:tcW w:w="0" w:type="auto"/>
            <w:tcBorders>
              <w:bottom w:val="single" w:sz="6" w:space="0" w:color="CCCCCC"/>
            </w:tcBorders>
            <w:vAlign w:val="center"/>
            <w:hideMark/>
          </w:tcPr>
          <w:p w14:paraId="4261170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1BDE25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CA0887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5A0B9F8"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r w:rsidR="00AA6EE9" w14:paraId="091F9D2A" w14:textId="77777777">
        <w:trPr>
          <w:divId w:val="844905084"/>
          <w:tblCellSpacing w:w="15" w:type="dxa"/>
        </w:trPr>
        <w:tc>
          <w:tcPr>
            <w:tcW w:w="0" w:type="auto"/>
            <w:tcBorders>
              <w:bottom w:val="single" w:sz="6" w:space="0" w:color="CCCCCC"/>
            </w:tcBorders>
            <w:vAlign w:val="center"/>
            <w:hideMark/>
          </w:tcPr>
          <w:p w14:paraId="7BF4324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3. Medicine - human &amp; veterinary</w:t>
            </w:r>
          </w:p>
        </w:tc>
        <w:tc>
          <w:tcPr>
            <w:tcW w:w="0" w:type="auto"/>
            <w:tcBorders>
              <w:bottom w:val="single" w:sz="6" w:space="0" w:color="CCCCCC"/>
            </w:tcBorders>
            <w:vAlign w:val="center"/>
            <w:hideMark/>
          </w:tcPr>
          <w:p w14:paraId="623AD7C4"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6746DA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BA00F7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67D1F1F"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r w:rsidR="00AA6EE9" w14:paraId="662E10A3" w14:textId="77777777">
        <w:trPr>
          <w:divId w:val="844905084"/>
          <w:tblCellSpacing w:w="15" w:type="dxa"/>
        </w:trPr>
        <w:tc>
          <w:tcPr>
            <w:tcW w:w="0" w:type="auto"/>
            <w:tcBorders>
              <w:bottom w:val="single" w:sz="6" w:space="0" w:color="CCCCCC"/>
            </w:tcBorders>
            <w:vAlign w:val="center"/>
            <w:hideMark/>
          </w:tcPr>
          <w:p w14:paraId="1CDD10E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6. Other chemicals</w:t>
            </w:r>
          </w:p>
        </w:tc>
        <w:tc>
          <w:tcPr>
            <w:tcW w:w="0" w:type="auto"/>
            <w:tcBorders>
              <w:bottom w:val="single" w:sz="6" w:space="0" w:color="CCCCCC"/>
            </w:tcBorders>
            <w:vAlign w:val="center"/>
            <w:hideMark/>
          </w:tcPr>
          <w:p w14:paraId="67DD393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CE7E22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6DB7B02"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0AE63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r w:rsidR="00AA6EE9" w14:paraId="4CD3663B" w14:textId="77777777">
        <w:trPr>
          <w:divId w:val="844905084"/>
          <w:tblCellSpacing w:w="15" w:type="dxa"/>
        </w:trPr>
        <w:tc>
          <w:tcPr>
            <w:tcW w:w="0" w:type="auto"/>
            <w:tcBorders>
              <w:bottom w:val="single" w:sz="6" w:space="0" w:color="CCCCCC"/>
            </w:tcBorders>
            <w:vAlign w:val="center"/>
            <w:hideMark/>
          </w:tcPr>
          <w:p w14:paraId="10411C74" w14:textId="77777777" w:rsidR="00AA6EE9" w:rsidRDefault="00282936">
            <w:pPr>
              <w:spacing w:after="75"/>
              <w:rPr>
                <w:rFonts w:ascii="Georgia" w:eastAsia="Times New Roman" w:hAnsi="Georgia"/>
                <w:sz w:val="18"/>
                <w:szCs w:val="18"/>
              </w:rPr>
            </w:pPr>
            <w:r>
              <w:rPr>
                <w:rFonts w:ascii="Georgia" w:eastAsia="Times New Roman" w:hAnsi="Georgia"/>
                <w:sz w:val="18"/>
                <w:szCs w:val="18"/>
              </w:rPr>
              <w:t>7. Fuels</w:t>
            </w:r>
          </w:p>
        </w:tc>
        <w:tc>
          <w:tcPr>
            <w:tcW w:w="0" w:type="auto"/>
            <w:tcBorders>
              <w:bottom w:val="single" w:sz="6" w:space="0" w:color="CCCCCC"/>
            </w:tcBorders>
            <w:vAlign w:val="center"/>
            <w:hideMark/>
          </w:tcPr>
          <w:p w14:paraId="2CED3C7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434C4FF"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7762D7A"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BBB55B2"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r w:rsidR="00AA6EE9" w14:paraId="56353137" w14:textId="77777777">
        <w:trPr>
          <w:divId w:val="844905084"/>
          <w:tblCellSpacing w:w="15" w:type="dxa"/>
        </w:trPr>
        <w:tc>
          <w:tcPr>
            <w:tcW w:w="0" w:type="auto"/>
            <w:tcBorders>
              <w:bottom w:val="single" w:sz="6" w:space="0" w:color="CCCCCC"/>
            </w:tcBorders>
            <w:vAlign w:val="center"/>
            <w:hideMark/>
          </w:tcPr>
          <w:p w14:paraId="6505B3B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9. Construction or structural materials</w:t>
            </w:r>
          </w:p>
        </w:tc>
        <w:tc>
          <w:tcPr>
            <w:tcW w:w="0" w:type="auto"/>
            <w:tcBorders>
              <w:bottom w:val="single" w:sz="6" w:space="0" w:color="CCCCCC"/>
            </w:tcBorders>
            <w:vAlign w:val="center"/>
            <w:hideMark/>
          </w:tcPr>
          <w:p w14:paraId="26CD060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26CB5AD"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F8268B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8F91206"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r w:rsidR="00AA6EE9" w14:paraId="2FEFDF9C" w14:textId="77777777">
        <w:trPr>
          <w:divId w:val="844905084"/>
          <w:tblCellSpacing w:w="15" w:type="dxa"/>
        </w:trPr>
        <w:tc>
          <w:tcPr>
            <w:tcW w:w="0" w:type="auto"/>
            <w:tcBorders>
              <w:bottom w:val="single" w:sz="6" w:space="0" w:color="CCCCCC"/>
            </w:tcBorders>
            <w:vAlign w:val="center"/>
            <w:hideMark/>
          </w:tcPr>
          <w:p w14:paraId="51ADFE4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11. Other household goods</w:t>
            </w:r>
          </w:p>
        </w:tc>
        <w:tc>
          <w:tcPr>
            <w:tcW w:w="0" w:type="auto"/>
            <w:tcBorders>
              <w:bottom w:val="single" w:sz="6" w:space="0" w:color="CCCCCC"/>
            </w:tcBorders>
            <w:vAlign w:val="center"/>
            <w:hideMark/>
          </w:tcPr>
          <w:p w14:paraId="1B0171F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17EE296"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BC748A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73AA59A"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r w:rsidR="00AA6EE9" w14:paraId="61DAC576" w14:textId="77777777">
        <w:trPr>
          <w:divId w:val="844905084"/>
          <w:tblCellSpacing w:w="15" w:type="dxa"/>
        </w:trPr>
        <w:tc>
          <w:tcPr>
            <w:tcW w:w="0" w:type="auto"/>
            <w:tcBorders>
              <w:bottom w:val="single" w:sz="6" w:space="0" w:color="CCCCCC"/>
            </w:tcBorders>
            <w:vAlign w:val="center"/>
            <w:hideMark/>
          </w:tcPr>
          <w:p w14:paraId="2062354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12. Handicrafts, jewellery, etc.</w:t>
            </w:r>
          </w:p>
        </w:tc>
        <w:tc>
          <w:tcPr>
            <w:tcW w:w="0" w:type="auto"/>
            <w:tcBorders>
              <w:bottom w:val="single" w:sz="6" w:space="0" w:color="CCCCCC"/>
            </w:tcBorders>
            <w:vAlign w:val="center"/>
            <w:hideMark/>
          </w:tcPr>
          <w:p w14:paraId="72A26A7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BDC0FC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45550E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80E90ED"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20D63954" w14:textId="77777777" w:rsidR="00AA6EE9" w:rsidRDefault="00282936">
      <w:pPr>
        <w:pStyle w:val="Heading1"/>
        <w:divId w:val="1957256004"/>
        <w:rPr>
          <w:rFonts w:ascii="Georgia" w:eastAsia="Times New Roman" w:hAnsi="Georgia"/>
          <w:sz w:val="29"/>
          <w:szCs w:val="29"/>
        </w:rPr>
      </w:pPr>
      <w:r>
        <w:rPr>
          <w:rFonts w:ascii="Georgia" w:eastAsia="Times New Roman" w:hAnsi="Georgia"/>
          <w:sz w:val="29"/>
          <w:szCs w:val="29"/>
        </w:rPr>
        <w:t>Threats</w:t>
      </w:r>
    </w:p>
    <w:p w14:paraId="55620FD9" w14:textId="77777777" w:rsidR="00AA6EE9" w:rsidRDefault="00282936">
      <w:pPr>
        <w:pStyle w:val="NormalWeb"/>
        <w:divId w:val="1957256004"/>
        <w:rPr>
          <w:rFonts w:ascii="Georgia" w:hAnsi="Georgia"/>
        </w:rPr>
      </w:pPr>
      <w:r>
        <w:rPr>
          <w:rFonts w:ascii="Georgia" w:hAnsi="Georgia"/>
        </w:rPr>
        <w:t>Past, present, and future exploitation of this species for its valuable wood as well as habitat loss due to agricultural encroachment are major threats leading to the population's continuing decline.</w:t>
      </w:r>
      <w:r>
        <w:rPr>
          <w:rFonts w:ascii="Georgia" w:hAnsi="Georgia"/>
        </w:rPr>
        <w:br/>
      </w:r>
      <w:r w:rsidRPr="00F72581">
        <w:rPr>
          <w:rFonts w:ascii="Georgia" w:hAnsi="Georgia"/>
          <w:strike/>
          <w:rPrChange w:id="100" w:author="Jack Plummer" w:date="2022-08-19T12:38:00Z">
            <w:rPr>
              <w:rFonts w:ascii="Georgia" w:hAnsi="Georgia"/>
            </w:rPr>
          </w:rPrChange>
        </w:rPr>
        <w:t xml:space="preserve">1. Cutting timber for national uses. Affect in the past, </w:t>
      </w:r>
      <w:proofErr w:type="gramStart"/>
      <w:r w:rsidRPr="00F72581">
        <w:rPr>
          <w:rFonts w:ascii="Georgia" w:hAnsi="Georgia"/>
          <w:strike/>
          <w:rPrChange w:id="101" w:author="Jack Plummer" w:date="2022-08-19T12:38:00Z">
            <w:rPr>
              <w:rFonts w:ascii="Georgia" w:hAnsi="Georgia"/>
            </w:rPr>
          </w:rPrChange>
        </w:rPr>
        <w:t>now</w:t>
      </w:r>
      <w:proofErr w:type="gramEnd"/>
      <w:r w:rsidRPr="00F72581">
        <w:rPr>
          <w:rFonts w:ascii="Georgia" w:hAnsi="Georgia"/>
          <w:strike/>
          <w:rPrChange w:id="102" w:author="Jack Plummer" w:date="2022-08-19T12:38:00Z">
            <w:rPr>
              <w:rFonts w:ascii="Georgia" w:hAnsi="Georgia"/>
            </w:rPr>
          </w:rPrChange>
        </w:rPr>
        <w:t xml:space="preserve"> and certainly in future.2. Agricultural encroachment at </w:t>
      </w:r>
      <w:proofErr w:type="gramStart"/>
      <w:r w:rsidRPr="00F72581">
        <w:rPr>
          <w:rFonts w:ascii="Georgia" w:hAnsi="Georgia"/>
          <w:strike/>
          <w:rPrChange w:id="103" w:author="Jack Plummer" w:date="2022-08-19T12:38:00Z">
            <w:rPr>
              <w:rFonts w:ascii="Georgia" w:hAnsi="Georgia"/>
            </w:rPr>
          </w:rPrChange>
        </w:rPr>
        <w:t>all of</w:t>
      </w:r>
      <w:proofErr w:type="gramEnd"/>
      <w:r w:rsidRPr="00F72581">
        <w:rPr>
          <w:rFonts w:ascii="Georgia" w:hAnsi="Georgia"/>
          <w:strike/>
          <w:rPrChange w:id="104" w:author="Jack Plummer" w:date="2022-08-19T12:38:00Z">
            <w:rPr>
              <w:rFonts w:ascii="Georgia" w:hAnsi="Georgia"/>
            </w:rPr>
          </w:rPrChange>
        </w:rPr>
        <w:t xml:space="preserve"> its habitats, and this activity is affected to all subpopulations left in Vietnam.</w:t>
      </w:r>
      <w:r w:rsidRPr="00F72581">
        <w:rPr>
          <w:rFonts w:ascii="Georgia" w:hAnsi="Georgia"/>
          <w:strike/>
          <w:rPrChange w:id="105" w:author="Jack Plummer" w:date="2022-08-19T12:38:00Z">
            <w:rPr>
              <w:rFonts w:ascii="Georgia" w:hAnsi="Georgia"/>
            </w:rPr>
          </w:rPrChange>
        </w:rPr>
        <w:br/>
        <w:t>Threatened throughout its range.</w:t>
      </w:r>
      <w:r>
        <w:rPr>
          <w:rFonts w:ascii="Georgia" w:hAnsi="Georgia"/>
        </w:rPr>
        <w:t xml:space="preserve"> The total forest cover in the Mekong region between 1990 and 2015 was reduced from 48% to just under 46% and forests in the region have continued to become more fragmented. In the future, it is predicted that deforestation will occur in ‘hotspots’ at the edges of large remaining forest blocks in Cambodia, </w:t>
      </w:r>
      <w:proofErr w:type="gramStart"/>
      <w:r>
        <w:rPr>
          <w:rFonts w:ascii="Georgia" w:hAnsi="Georgia"/>
        </w:rPr>
        <w:t>Laos</w:t>
      </w:r>
      <w:proofErr w:type="gramEnd"/>
      <w:r>
        <w:rPr>
          <w:rFonts w:ascii="Georgia" w:hAnsi="Georgia"/>
        </w:rPr>
        <w:t xml:space="preserve"> and Myanmar (WWF-Greater Mekong 2013).</w:t>
      </w:r>
    </w:p>
    <w:p w14:paraId="2E06EAD9" w14:textId="77777777" w:rsidR="00AA6EE9" w:rsidRDefault="00282936">
      <w:pPr>
        <w:pStyle w:val="Heading2"/>
        <w:divId w:val="1957256004"/>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84"/>
        <w:gridCol w:w="740"/>
        <w:gridCol w:w="609"/>
        <w:gridCol w:w="815"/>
        <w:gridCol w:w="1062"/>
      </w:tblGrid>
      <w:tr w:rsidR="00AA6EE9" w14:paraId="3E7175F1" w14:textId="77777777">
        <w:trPr>
          <w:divId w:val="1957256004"/>
          <w:tblCellSpacing w:w="15" w:type="dxa"/>
        </w:trPr>
        <w:tc>
          <w:tcPr>
            <w:tcW w:w="0" w:type="auto"/>
            <w:tcBorders>
              <w:bottom w:val="single" w:sz="6" w:space="0" w:color="000000"/>
            </w:tcBorders>
            <w:shd w:val="clear" w:color="auto" w:fill="BBBBBB"/>
            <w:vAlign w:val="center"/>
            <w:hideMark/>
          </w:tcPr>
          <w:p w14:paraId="5A6C59B4"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lastRenderedPageBreak/>
              <w:t>Threat</w:t>
            </w:r>
          </w:p>
        </w:tc>
        <w:tc>
          <w:tcPr>
            <w:tcW w:w="0" w:type="auto"/>
            <w:tcBorders>
              <w:bottom w:val="single" w:sz="6" w:space="0" w:color="000000"/>
            </w:tcBorders>
            <w:shd w:val="clear" w:color="auto" w:fill="BBBBBB"/>
            <w:vAlign w:val="center"/>
            <w:hideMark/>
          </w:tcPr>
          <w:p w14:paraId="09BA2430"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450AF817"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0DC5C1A"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30C631CE"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AA6EE9" w14:paraId="596105B4" w14:textId="77777777">
        <w:trPr>
          <w:divId w:val="1957256004"/>
          <w:tblCellSpacing w:w="15" w:type="dxa"/>
        </w:trPr>
        <w:tc>
          <w:tcPr>
            <w:tcW w:w="0" w:type="auto"/>
            <w:vAlign w:val="center"/>
            <w:hideMark/>
          </w:tcPr>
          <w:p w14:paraId="21C66AAE" w14:textId="77777777" w:rsidR="00AA6EE9" w:rsidRDefault="00282936">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53F75DAA" w14:textId="77777777" w:rsidR="00AA6EE9" w:rsidRDefault="0028293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3D13566"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BFA607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F52DFCF" w14:textId="77777777" w:rsidR="00AA6EE9" w:rsidRDefault="00282936">
            <w:pPr>
              <w:spacing w:after="75"/>
              <w:rPr>
                <w:rFonts w:ascii="Georgia" w:eastAsia="Times New Roman" w:hAnsi="Georgia"/>
                <w:sz w:val="18"/>
                <w:szCs w:val="18"/>
              </w:rPr>
            </w:pPr>
            <w:r>
              <w:rPr>
                <w:rFonts w:ascii="Georgia" w:eastAsia="Times New Roman" w:hAnsi="Georgia"/>
                <w:sz w:val="18"/>
                <w:szCs w:val="18"/>
              </w:rPr>
              <w:t>Low Impact: 3</w:t>
            </w:r>
          </w:p>
        </w:tc>
      </w:tr>
      <w:tr w:rsidR="00AA6EE9" w14:paraId="1CFDD1F3" w14:textId="77777777">
        <w:trPr>
          <w:divId w:val="1957256004"/>
          <w:tblCellSpacing w:w="15" w:type="dxa"/>
        </w:trPr>
        <w:tc>
          <w:tcPr>
            <w:tcW w:w="0" w:type="auto"/>
            <w:vAlign w:val="center"/>
            <w:hideMark/>
          </w:tcPr>
          <w:p w14:paraId="7A24ADD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C2D2C8D" w14:textId="77777777" w:rsidR="00AA6EE9" w:rsidRDefault="0028293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C13005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0016286"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02D82BF" w14:textId="77777777" w:rsidR="00AA6EE9" w:rsidRDefault="00282936">
            <w:pPr>
              <w:spacing w:after="75"/>
              <w:rPr>
                <w:rFonts w:ascii="Georgia" w:eastAsia="Times New Roman" w:hAnsi="Georgia"/>
                <w:sz w:val="18"/>
                <w:szCs w:val="18"/>
              </w:rPr>
            </w:pPr>
            <w:r>
              <w:rPr>
                <w:rFonts w:ascii="Georgia" w:eastAsia="Times New Roman" w:hAnsi="Georgia"/>
                <w:sz w:val="18"/>
                <w:szCs w:val="18"/>
              </w:rPr>
              <w:t>Low Impact: 3</w:t>
            </w:r>
          </w:p>
        </w:tc>
      </w:tr>
      <w:tr w:rsidR="00AA6EE9" w14:paraId="5EFCAB38" w14:textId="77777777">
        <w:trPr>
          <w:divId w:val="1957256004"/>
          <w:tblCellSpacing w:w="15" w:type="dxa"/>
        </w:trPr>
        <w:tc>
          <w:tcPr>
            <w:tcW w:w="0" w:type="auto"/>
            <w:vAlign w:val="center"/>
            <w:hideMark/>
          </w:tcPr>
          <w:p w14:paraId="506C14C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 xml:space="preserve">2.1.3. Agriculture &amp; aquaculture -&gt; Annual &amp; perennial non-timber crops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farming</w:t>
            </w:r>
          </w:p>
        </w:tc>
        <w:tc>
          <w:tcPr>
            <w:tcW w:w="0" w:type="auto"/>
            <w:vAlign w:val="center"/>
            <w:hideMark/>
          </w:tcPr>
          <w:p w14:paraId="5D668E74" w14:textId="77777777" w:rsidR="00AA6EE9" w:rsidRDefault="0028293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273E8C2"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3B5348A"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9AD78B7" w14:textId="77777777" w:rsidR="00AA6EE9" w:rsidRDefault="00282936">
            <w:pPr>
              <w:spacing w:after="75"/>
              <w:rPr>
                <w:rFonts w:ascii="Georgia" w:eastAsia="Times New Roman" w:hAnsi="Georgia"/>
                <w:sz w:val="18"/>
                <w:szCs w:val="18"/>
              </w:rPr>
            </w:pPr>
            <w:r>
              <w:rPr>
                <w:rFonts w:ascii="Georgia" w:eastAsia="Times New Roman" w:hAnsi="Georgia"/>
                <w:sz w:val="18"/>
                <w:szCs w:val="18"/>
              </w:rPr>
              <w:t>Low Impact: 3</w:t>
            </w:r>
          </w:p>
        </w:tc>
      </w:tr>
      <w:tr w:rsidR="00AA6EE9" w14:paraId="5A7974EA" w14:textId="77777777">
        <w:trPr>
          <w:divId w:val="1957256004"/>
          <w:tblCellSpacing w:w="15" w:type="dxa"/>
        </w:trPr>
        <w:tc>
          <w:tcPr>
            <w:tcW w:w="0" w:type="auto"/>
            <w:vAlign w:val="center"/>
            <w:hideMark/>
          </w:tcPr>
          <w:p w14:paraId="1E4159AA" w14:textId="77777777" w:rsidR="00AA6EE9" w:rsidRDefault="00282936">
            <w:pPr>
              <w:spacing w:after="75"/>
              <w:rPr>
                <w:rFonts w:ascii="Georgia" w:eastAsia="Times New Roman" w:hAnsi="Georgia"/>
                <w:sz w:val="18"/>
                <w:szCs w:val="18"/>
              </w:rPr>
            </w:pPr>
            <w:r>
              <w:rPr>
                <w:rFonts w:ascii="Georgia" w:eastAsia="Times New Roman" w:hAnsi="Georgia"/>
                <w:sz w:val="18"/>
                <w:szCs w:val="18"/>
              </w:rPr>
              <w:t>5.3.1. Biological resource use -&gt; Logging &amp; wood harvesting -&gt; Intentional use: (subsistence/small scale) [harvest]</w:t>
            </w:r>
          </w:p>
        </w:tc>
        <w:tc>
          <w:tcPr>
            <w:tcW w:w="0" w:type="auto"/>
            <w:vAlign w:val="center"/>
            <w:hideMark/>
          </w:tcPr>
          <w:p w14:paraId="4C198BD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B15F8E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4FB0BF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E07C0B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Low Impact: 3</w:t>
            </w:r>
          </w:p>
        </w:tc>
      </w:tr>
      <w:tr w:rsidR="00AA6EE9" w14:paraId="031A7382" w14:textId="77777777">
        <w:trPr>
          <w:divId w:val="1957256004"/>
          <w:tblCellSpacing w:w="15" w:type="dxa"/>
        </w:trPr>
        <w:tc>
          <w:tcPr>
            <w:tcW w:w="0" w:type="auto"/>
            <w:vAlign w:val="center"/>
            <w:hideMark/>
          </w:tcPr>
          <w:p w14:paraId="00870A9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5.3.2. Biological resource use -&gt; Logging &amp; wood harvesting -&gt; Intentional use: (large scale) [harvest]</w:t>
            </w:r>
          </w:p>
        </w:tc>
        <w:tc>
          <w:tcPr>
            <w:tcW w:w="0" w:type="auto"/>
            <w:vAlign w:val="center"/>
            <w:hideMark/>
          </w:tcPr>
          <w:p w14:paraId="57AD93E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90ED67D"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9473DC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D18950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Low Impact: 3</w:t>
            </w:r>
          </w:p>
        </w:tc>
      </w:tr>
    </w:tbl>
    <w:p w14:paraId="28CDF1A8" w14:textId="77777777" w:rsidR="00AA6EE9" w:rsidRDefault="00282936">
      <w:pPr>
        <w:pStyle w:val="Heading1"/>
        <w:divId w:val="1062093356"/>
        <w:rPr>
          <w:rFonts w:ascii="Georgia" w:eastAsia="Times New Roman" w:hAnsi="Georgia"/>
          <w:sz w:val="29"/>
          <w:szCs w:val="29"/>
        </w:rPr>
      </w:pPr>
      <w:r>
        <w:rPr>
          <w:rFonts w:ascii="Georgia" w:eastAsia="Times New Roman" w:hAnsi="Georgia"/>
          <w:sz w:val="29"/>
          <w:szCs w:val="29"/>
        </w:rPr>
        <w:t>Conservation</w:t>
      </w:r>
    </w:p>
    <w:p w14:paraId="7FBC930B" w14:textId="77777777" w:rsidR="00AA6EE9" w:rsidRDefault="00282936">
      <w:pPr>
        <w:pStyle w:val="NormalWeb"/>
        <w:divId w:val="1062093356"/>
        <w:rPr>
          <w:rFonts w:ascii="Georgia" w:hAnsi="Georgia"/>
        </w:rPr>
      </w:pPr>
      <w:r>
        <w:rPr>
          <w:rFonts w:ascii="Georgia" w:hAnsi="Georgia"/>
        </w:rPr>
        <w:t>The species is </w:t>
      </w:r>
      <w:del w:id="106" w:author="Jack Plummer" w:date="2022-08-19T12:40:00Z">
        <w:r w:rsidDel="000300B2">
          <w:rPr>
            <w:rFonts w:ascii="Georgia" w:hAnsi="Georgia"/>
          </w:rPr>
          <w:delText xml:space="preserve"> </w:delText>
        </w:r>
      </w:del>
      <w:r>
        <w:rPr>
          <w:rFonts w:ascii="Georgia" w:hAnsi="Georgia"/>
        </w:rPr>
        <w:t>known to be represented in </w:t>
      </w:r>
      <w:r>
        <w:rPr>
          <w:rStyle w:val="Emphasis"/>
          <w:rFonts w:ascii="Georgia" w:hAnsi="Georgia"/>
        </w:rPr>
        <w:t>ex situ</w:t>
      </w:r>
      <w:r>
        <w:rPr>
          <w:rFonts w:ascii="Georgia" w:hAnsi="Georgia"/>
        </w:rPr>
        <w:t xml:space="preserve"> conservation in botanic gardens or gene banks (BGCI 2021, </w:t>
      </w:r>
      <w:proofErr w:type="spellStart"/>
      <w:r>
        <w:rPr>
          <w:rFonts w:ascii="Georgia" w:hAnsi="Georgia"/>
        </w:rPr>
        <w:t>Genesys</w:t>
      </w:r>
      <w:proofErr w:type="spellEnd"/>
      <w:r>
        <w:rPr>
          <w:rFonts w:ascii="Georgia" w:hAnsi="Georgia"/>
        </w:rPr>
        <w:t xml:space="preserve"> 2021). </w:t>
      </w:r>
    </w:p>
    <w:p w14:paraId="00621C1D" w14:textId="13483D88" w:rsidR="00AA6EE9" w:rsidDel="000300B2" w:rsidRDefault="00282936">
      <w:pPr>
        <w:pStyle w:val="NormalWeb"/>
        <w:divId w:val="1062093356"/>
        <w:rPr>
          <w:del w:id="107" w:author="Jack Plummer" w:date="2022-08-19T12:41:00Z"/>
          <w:rFonts w:ascii="Georgia" w:hAnsi="Georgia"/>
        </w:rPr>
      </w:pPr>
      <w:r>
        <w:rPr>
          <w:rFonts w:ascii="Georgia" w:hAnsi="Georgia"/>
        </w:rPr>
        <w:t xml:space="preserve">In Viet Nam, the species is protected by Government Decree 32 as Category IIA species. </w:t>
      </w:r>
      <w:ins w:id="108" w:author="Jack Plummer" w:date="2022-08-19T12:41:00Z">
        <w:r w:rsidR="000300B2">
          <w:rPr>
            <w:rFonts w:ascii="Georgia" w:hAnsi="Georgia"/>
          </w:rPr>
          <w:t xml:space="preserve">It is </w:t>
        </w:r>
      </w:ins>
      <w:del w:id="109" w:author="Jack Plummer" w:date="2022-08-19T12:41:00Z">
        <w:r w:rsidDel="000300B2">
          <w:rPr>
            <w:rFonts w:ascii="Georgia" w:hAnsi="Georgia"/>
          </w:rPr>
          <w:delText>RDB VN: EN A1c,d and ND32: IIAW</w:delText>
        </w:r>
      </w:del>
      <w:ins w:id="110" w:author="Jack Plummer" w:date="2022-08-19T12:41:00Z">
        <w:r w:rsidR="000300B2">
          <w:rPr>
            <w:rFonts w:ascii="Georgia" w:hAnsi="Georgia"/>
          </w:rPr>
          <w:t>w</w:t>
        </w:r>
      </w:ins>
      <w:r>
        <w:rPr>
          <w:rFonts w:ascii="Georgia" w:hAnsi="Georgia"/>
        </w:rPr>
        <w:t xml:space="preserve">ell protected in some </w:t>
      </w:r>
      <w:ins w:id="111" w:author="Jack Plummer" w:date="2022-08-19T12:41:00Z">
        <w:r w:rsidR="000300B2">
          <w:rPr>
            <w:rFonts w:ascii="Georgia" w:hAnsi="Georgia"/>
          </w:rPr>
          <w:t>p</w:t>
        </w:r>
      </w:ins>
      <w:del w:id="112" w:author="Jack Plummer" w:date="2022-08-19T12:41:00Z">
        <w:r w:rsidDel="000300B2">
          <w:rPr>
            <w:rFonts w:ascii="Georgia" w:hAnsi="Georgia"/>
          </w:rPr>
          <w:delText>P</w:delText>
        </w:r>
      </w:del>
      <w:r>
        <w:rPr>
          <w:rFonts w:ascii="Georgia" w:hAnsi="Georgia"/>
        </w:rPr>
        <w:t xml:space="preserve">rotected </w:t>
      </w:r>
      <w:ins w:id="113" w:author="Jack Plummer" w:date="2022-08-19T12:41:00Z">
        <w:r w:rsidR="000300B2">
          <w:rPr>
            <w:rFonts w:ascii="Georgia" w:hAnsi="Georgia"/>
          </w:rPr>
          <w:t>a</w:t>
        </w:r>
      </w:ins>
      <w:del w:id="114" w:author="Jack Plummer" w:date="2022-08-19T12:41:00Z">
        <w:r w:rsidDel="000300B2">
          <w:rPr>
            <w:rFonts w:ascii="Georgia" w:hAnsi="Georgia"/>
          </w:rPr>
          <w:delText>A</w:delText>
        </w:r>
      </w:del>
      <w:r>
        <w:rPr>
          <w:rFonts w:ascii="Georgia" w:hAnsi="Georgia"/>
        </w:rPr>
        <w:t>reas such as Bu Gia Map, Cat Tien, and Nui Chua National Parks, Nam Ca Nature Reserve and Nui Ba Den Protected Site in Vietnam.</w:t>
      </w:r>
      <w:ins w:id="115" w:author="Jack Plummer" w:date="2022-08-19T12:41:00Z">
        <w:r w:rsidR="000300B2">
          <w:rPr>
            <w:rFonts w:ascii="Georgia" w:hAnsi="Georgia"/>
          </w:rPr>
          <w:t xml:space="preserve"> The </w:t>
        </w:r>
      </w:ins>
    </w:p>
    <w:p w14:paraId="4EDD359D" w14:textId="4F0AD43E" w:rsidR="00AA6EE9" w:rsidRPr="00AA6EE9" w:rsidRDefault="00282936" w:rsidP="00AA6EE9">
      <w:pPr>
        <w:pStyle w:val="NormalWeb"/>
        <w:divId w:val="1062093356"/>
        <w:rPr>
          <w:rFonts w:ascii="Georgia" w:hAnsi="Georgia"/>
          <w:rPrChange w:id="116" w:author="Jack Plummer" w:date="2022-08-19T12:41:00Z">
            <w:rPr>
              <w:rFonts w:eastAsia="Times New Roman"/>
            </w:rPr>
          </w:rPrChange>
        </w:rPr>
        <w:pPrChange w:id="117" w:author="Jack Plummer" w:date="2022-08-19T12:41:00Z">
          <w:pPr>
            <w:divId w:val="1062093356"/>
          </w:pPr>
        </w:pPrChange>
      </w:pPr>
      <w:del w:id="118" w:author="Jack Plummer" w:date="2022-08-19T12:41:00Z">
        <w:r w:rsidRPr="000300B2" w:rsidDel="000300B2">
          <w:rPr>
            <w:rFonts w:ascii="Georgia" w:hAnsi="Georgia"/>
            <w:rPrChange w:id="119" w:author="Jack Plummer" w:date="2022-08-19T12:41:00Z">
              <w:rPr>
                <w:rFonts w:eastAsia="Times New Roman"/>
              </w:rPr>
            </w:rPrChange>
          </w:rPr>
          <w:delText>M</w:delText>
        </w:r>
      </w:del>
      <w:ins w:id="120" w:author="Jack Plummer" w:date="2022-08-19T12:41:00Z">
        <w:r w:rsidR="000300B2">
          <w:rPr>
            <w:rFonts w:ascii="Georgia" w:hAnsi="Georgia"/>
          </w:rPr>
          <w:t>m</w:t>
        </w:r>
      </w:ins>
      <w:r w:rsidRPr="000300B2">
        <w:rPr>
          <w:rFonts w:ascii="Georgia" w:hAnsi="Georgia"/>
          <w:rPrChange w:id="121" w:author="Jack Plummer" w:date="2022-08-19T12:41:00Z">
            <w:rPr>
              <w:rFonts w:eastAsia="Times New Roman"/>
            </w:rPr>
          </w:rPrChange>
        </w:rPr>
        <w:t xml:space="preserve">inimum </w:t>
      </w:r>
      <w:del w:id="122" w:author="Jack Plummer" w:date="2022-08-19T12:41:00Z">
        <w:r w:rsidRPr="000300B2" w:rsidDel="000300B2">
          <w:rPr>
            <w:rFonts w:ascii="Georgia" w:hAnsi="Georgia"/>
            <w:rPrChange w:id="123" w:author="Jack Plummer" w:date="2022-08-19T12:41:00Z">
              <w:rPr>
                <w:rFonts w:eastAsia="Times New Roman"/>
              </w:rPr>
            </w:rPrChange>
          </w:rPr>
          <w:delText xml:space="preserve">size </w:delText>
        </w:r>
      </w:del>
      <w:r w:rsidRPr="000300B2">
        <w:rPr>
          <w:rFonts w:ascii="Georgia" w:hAnsi="Georgia"/>
          <w:rPrChange w:id="124" w:author="Jack Plummer" w:date="2022-08-19T12:41:00Z">
            <w:rPr>
              <w:rFonts w:eastAsia="Times New Roman"/>
            </w:rPr>
          </w:rPrChange>
        </w:rPr>
        <w:t xml:space="preserve">diameter for felling in Laos </w:t>
      </w:r>
      <w:ins w:id="125" w:author="Jack Plummer" w:date="2022-08-19T12:41:00Z">
        <w:r w:rsidR="000300B2">
          <w:rPr>
            <w:rFonts w:ascii="Georgia" w:hAnsi="Georgia"/>
          </w:rPr>
          <w:t xml:space="preserve">is </w:t>
        </w:r>
      </w:ins>
      <w:r w:rsidRPr="000300B2">
        <w:rPr>
          <w:rFonts w:ascii="Georgia" w:hAnsi="Georgia"/>
          <w:rPrChange w:id="126" w:author="Jack Plummer" w:date="2022-08-19T12:41:00Z">
            <w:rPr>
              <w:rFonts w:eastAsia="Times New Roman"/>
            </w:rPr>
          </w:rPrChange>
        </w:rPr>
        <w:t xml:space="preserve">30 cm </w:t>
      </w:r>
      <w:proofErr w:type="spellStart"/>
      <w:r w:rsidRPr="000300B2">
        <w:rPr>
          <w:rFonts w:ascii="Georgia" w:hAnsi="Georgia"/>
          <w:rPrChange w:id="127" w:author="Jack Plummer" w:date="2022-08-19T12:41:00Z">
            <w:rPr>
              <w:rFonts w:eastAsia="Times New Roman"/>
            </w:rPr>
          </w:rPrChange>
        </w:rPr>
        <w:t>dbh</w:t>
      </w:r>
      <w:proofErr w:type="spellEnd"/>
      <w:ins w:id="128" w:author="Jack Plummer" w:date="2022-08-19T12:41:00Z">
        <w:r w:rsidR="000300B2">
          <w:rPr>
            <w:rFonts w:ascii="Georgia" w:hAnsi="Georgia"/>
          </w:rPr>
          <w:t>, and it</w:t>
        </w:r>
      </w:ins>
      <w:del w:id="129" w:author="Jack Plummer" w:date="2022-08-19T12:41:00Z">
        <w:r w:rsidRPr="000300B2" w:rsidDel="000300B2">
          <w:rPr>
            <w:rFonts w:ascii="Georgia" w:hAnsi="Georgia"/>
            <w:rPrChange w:id="130" w:author="Jack Plummer" w:date="2022-08-19T12:41:00Z">
              <w:rPr>
                <w:rFonts w:eastAsia="Times New Roman"/>
              </w:rPr>
            </w:rPrChange>
          </w:rPr>
          <w:delText>;</w:delText>
        </w:r>
      </w:del>
      <w:r w:rsidRPr="000300B2">
        <w:rPr>
          <w:rFonts w:ascii="Georgia" w:hAnsi="Georgia"/>
          <w:rPrChange w:id="131" w:author="Jack Plummer" w:date="2022-08-19T12:41:00Z">
            <w:rPr>
              <w:rFonts w:eastAsia="Times New Roman"/>
            </w:rPr>
          </w:rPrChange>
        </w:rPr>
        <w:t xml:space="preserve"> occurs in some protected areas where it cannot be cut.</w:t>
      </w:r>
      <w:ins w:id="132" w:author="Jack Plummer" w:date="2022-08-19T12:42:00Z">
        <w:r w:rsidR="000300B2">
          <w:rPr>
            <w:rFonts w:ascii="Georgia" w:hAnsi="Georgia"/>
          </w:rPr>
          <w:t xml:space="preserve"> In </w:t>
        </w:r>
      </w:ins>
      <w:del w:id="133" w:author="Jack Plummer" w:date="2022-08-19T12:42:00Z">
        <w:r w:rsidRPr="000300B2" w:rsidDel="000300B2">
          <w:rPr>
            <w:rFonts w:ascii="Georgia" w:hAnsi="Georgia"/>
            <w:rPrChange w:id="134" w:author="Jack Plummer" w:date="2022-08-19T12:41:00Z">
              <w:rPr>
                <w:rFonts w:eastAsia="Times New Roman"/>
              </w:rPr>
            </w:rPrChange>
          </w:rPr>
          <w:br/>
        </w:r>
      </w:del>
      <w:r w:rsidRPr="000300B2">
        <w:rPr>
          <w:rFonts w:ascii="Georgia" w:hAnsi="Georgia"/>
          <w:rPrChange w:id="135" w:author="Jack Plummer" w:date="2022-08-19T12:41:00Z">
            <w:rPr>
              <w:rFonts w:eastAsia="Times New Roman"/>
            </w:rPr>
          </w:rPrChange>
        </w:rPr>
        <w:t>Thailand</w:t>
      </w:r>
      <w:ins w:id="136" w:author="Jack Plummer" w:date="2022-08-19T12:42:00Z">
        <w:r w:rsidR="000300B2">
          <w:rPr>
            <w:rFonts w:ascii="Georgia" w:hAnsi="Georgia"/>
          </w:rPr>
          <w:t>, there is</w:t>
        </w:r>
      </w:ins>
      <w:del w:id="137" w:author="Jack Plummer" w:date="2022-08-19T12:42:00Z">
        <w:r w:rsidRPr="000300B2" w:rsidDel="000300B2">
          <w:rPr>
            <w:rFonts w:ascii="Georgia" w:hAnsi="Georgia"/>
            <w:rPrChange w:id="138" w:author="Jack Plummer" w:date="2022-08-19T12:41:00Z">
              <w:rPr>
                <w:rFonts w:eastAsia="Times New Roman"/>
              </w:rPr>
            </w:rPrChange>
          </w:rPr>
          <w:delText xml:space="preserve"> –</w:delText>
        </w:r>
      </w:del>
      <w:r w:rsidRPr="000300B2">
        <w:rPr>
          <w:rFonts w:ascii="Georgia" w:hAnsi="Georgia"/>
          <w:rPrChange w:id="139" w:author="Jack Plummer" w:date="2022-08-19T12:41:00Z">
            <w:rPr>
              <w:rFonts w:eastAsia="Times New Roman"/>
            </w:rPr>
          </w:rPrChange>
        </w:rPr>
        <w:t xml:space="preserve"> no specific legislation;</w:t>
      </w:r>
      <w:ins w:id="140" w:author="Jack Plummer" w:date="2022-08-19T12:42:00Z">
        <w:r w:rsidR="000300B2">
          <w:rPr>
            <w:rFonts w:ascii="Georgia" w:hAnsi="Georgia"/>
          </w:rPr>
          <w:t xml:space="preserve"> it</w:t>
        </w:r>
      </w:ins>
      <w:r w:rsidRPr="000300B2">
        <w:rPr>
          <w:rFonts w:ascii="Georgia" w:hAnsi="Georgia"/>
          <w:rPrChange w:id="141" w:author="Jack Plummer" w:date="2022-08-19T12:41:00Z">
            <w:rPr>
              <w:rFonts w:eastAsia="Times New Roman"/>
            </w:rPr>
          </w:rPrChange>
        </w:rPr>
        <w:t xml:space="preserve"> occurs in protected areas but </w:t>
      </w:r>
      <w:ins w:id="142" w:author="Jack Plummer" w:date="2022-08-19T12:42:00Z">
        <w:r w:rsidR="000300B2">
          <w:rPr>
            <w:rFonts w:ascii="Georgia" w:hAnsi="Georgia"/>
          </w:rPr>
          <w:t xml:space="preserve">can </w:t>
        </w:r>
      </w:ins>
      <w:r w:rsidRPr="000300B2">
        <w:rPr>
          <w:rFonts w:ascii="Georgia" w:hAnsi="Georgia"/>
          <w:rPrChange w:id="143" w:author="Jack Plummer" w:date="2022-08-19T12:41:00Z">
            <w:rPr>
              <w:rFonts w:eastAsia="Times New Roman"/>
            </w:rPr>
          </w:rPrChange>
        </w:rPr>
        <w:t xml:space="preserve">still </w:t>
      </w:r>
      <w:ins w:id="144" w:author="Jack Plummer" w:date="2022-08-19T12:42:00Z">
        <w:r w:rsidR="000300B2">
          <w:rPr>
            <w:rFonts w:ascii="Georgia" w:hAnsi="Georgia"/>
          </w:rPr>
          <w:t xml:space="preserve">be </w:t>
        </w:r>
      </w:ins>
      <w:r w:rsidRPr="000300B2">
        <w:rPr>
          <w:rFonts w:ascii="Georgia" w:hAnsi="Georgia"/>
          <w:rPrChange w:id="145" w:author="Jack Plummer" w:date="2022-08-19T12:41:00Z">
            <w:rPr>
              <w:rFonts w:eastAsia="Times New Roman"/>
            </w:rPr>
          </w:rPrChange>
        </w:rPr>
        <w:t>cut.</w:t>
      </w:r>
      <w:ins w:id="146" w:author="Jack Plummer" w:date="2022-08-19T12:42:00Z">
        <w:r w:rsidR="000300B2">
          <w:rPr>
            <w:rFonts w:ascii="Georgia" w:hAnsi="Georgia"/>
          </w:rPr>
          <w:t xml:space="preserve"> </w:t>
        </w:r>
      </w:ins>
      <w:del w:id="147" w:author="Jack Plummer" w:date="2022-08-19T12:42:00Z">
        <w:r w:rsidRPr="000300B2" w:rsidDel="000300B2">
          <w:rPr>
            <w:rFonts w:ascii="Georgia" w:hAnsi="Georgia"/>
            <w:rPrChange w:id="148" w:author="Jack Plummer" w:date="2022-08-19T12:41:00Z">
              <w:rPr>
                <w:rFonts w:eastAsia="Times New Roman"/>
              </w:rPr>
            </w:rPrChange>
          </w:rPr>
          <w:br/>
          <w:delText xml:space="preserve">Cambodia - </w:delText>
        </w:r>
      </w:del>
      <w:r w:rsidRPr="000300B2">
        <w:rPr>
          <w:rFonts w:ascii="Georgia" w:hAnsi="Georgia"/>
          <w:rPrChange w:id="149" w:author="Jack Plummer" w:date="2022-08-19T12:41:00Z">
            <w:rPr>
              <w:rFonts w:eastAsia="Times New Roman"/>
            </w:rPr>
          </w:rPrChange>
        </w:rPr>
        <w:t>In</w:t>
      </w:r>
      <w:ins w:id="150" w:author="Jack Plummer" w:date="2022-08-19T12:42:00Z">
        <w:r w:rsidR="000300B2">
          <w:rPr>
            <w:rFonts w:ascii="Georgia" w:hAnsi="Georgia"/>
          </w:rPr>
          <w:t xml:space="preserve"> Cambodia</w:t>
        </w:r>
      </w:ins>
      <w:del w:id="151" w:author="Jack Plummer" w:date="2022-08-19T12:42:00Z">
        <w:r w:rsidRPr="000300B2" w:rsidDel="000300B2">
          <w:rPr>
            <w:rFonts w:ascii="Georgia" w:hAnsi="Georgia"/>
            <w:rPrChange w:id="152" w:author="Jack Plummer" w:date="2022-08-19T12:41:00Z">
              <w:rPr>
                <w:rFonts w:eastAsia="Times New Roman"/>
              </w:rPr>
            </w:rPrChange>
          </w:rPr>
          <w:delText xml:space="preserve"> 2002</w:delText>
        </w:r>
      </w:del>
      <w:r w:rsidRPr="000300B2">
        <w:rPr>
          <w:rFonts w:ascii="Georgia" w:hAnsi="Georgia"/>
          <w:rPrChange w:id="153" w:author="Jack Plummer" w:date="2022-08-19T12:41:00Z">
            <w:rPr>
              <w:rFonts w:eastAsia="Times New Roman"/>
            </w:rPr>
          </w:rPrChange>
        </w:rPr>
        <w:t>, the second meeting on the Forest Gene Conservation Strategy</w:t>
      </w:r>
      <w:ins w:id="154" w:author="Jack Plummer" w:date="2022-08-19T12:42:00Z">
        <w:r w:rsidR="000300B2">
          <w:rPr>
            <w:rFonts w:ascii="Georgia" w:hAnsi="Georgia"/>
          </w:rPr>
          <w:t xml:space="preserve"> in 2002</w:t>
        </w:r>
      </w:ins>
      <w:r w:rsidRPr="000300B2">
        <w:rPr>
          <w:rFonts w:ascii="Georgia" w:hAnsi="Georgia"/>
          <w:rPrChange w:id="155" w:author="Jack Plummer" w:date="2022-08-19T12:41:00Z">
            <w:rPr>
              <w:rFonts w:eastAsia="Times New Roman"/>
            </w:rPr>
          </w:rPrChange>
        </w:rPr>
        <w:t xml:space="preserve"> defined </w:t>
      </w:r>
      <w:proofErr w:type="spellStart"/>
      <w:r w:rsidRPr="000300B2">
        <w:rPr>
          <w:rFonts w:ascii="Georgia" w:hAnsi="Georgia"/>
          <w:i/>
          <w:iCs/>
          <w:rPrChange w:id="156" w:author="Jack Plummer" w:date="2022-08-19T12:42:00Z">
            <w:rPr>
              <w:rFonts w:eastAsia="Times New Roman"/>
            </w:rPr>
          </w:rPrChange>
        </w:rPr>
        <w:t>Afzelia</w:t>
      </w:r>
      <w:proofErr w:type="spellEnd"/>
      <w:r w:rsidRPr="000300B2">
        <w:rPr>
          <w:rFonts w:ascii="Georgia" w:hAnsi="Georgia"/>
          <w:i/>
          <w:iCs/>
          <w:rPrChange w:id="157" w:author="Jack Plummer" w:date="2022-08-19T12:42:00Z">
            <w:rPr>
              <w:rFonts w:eastAsia="Times New Roman"/>
            </w:rPr>
          </w:rPrChange>
        </w:rPr>
        <w:t xml:space="preserve"> </w:t>
      </w:r>
      <w:proofErr w:type="spellStart"/>
      <w:r w:rsidRPr="000300B2">
        <w:rPr>
          <w:rFonts w:ascii="Georgia" w:hAnsi="Georgia"/>
          <w:i/>
          <w:iCs/>
          <w:rPrChange w:id="158" w:author="Jack Plummer" w:date="2022-08-19T12:42:00Z">
            <w:rPr>
              <w:rFonts w:eastAsia="Times New Roman"/>
            </w:rPr>
          </w:rPrChange>
        </w:rPr>
        <w:t>xylocarp</w:t>
      </w:r>
      <w:r w:rsidRPr="000300B2">
        <w:rPr>
          <w:rFonts w:ascii="Georgia" w:hAnsi="Georgia"/>
          <w:rPrChange w:id="159" w:author="Jack Plummer" w:date="2022-08-19T12:41:00Z">
            <w:rPr>
              <w:rFonts w:eastAsia="Times New Roman"/>
            </w:rPr>
          </w:rPrChange>
        </w:rPr>
        <w:t>a</w:t>
      </w:r>
      <w:proofErr w:type="spellEnd"/>
      <w:r w:rsidRPr="000300B2">
        <w:rPr>
          <w:rFonts w:ascii="Georgia" w:hAnsi="Georgia"/>
          <w:rPrChange w:id="160" w:author="Jack Plummer" w:date="2022-08-19T12:41:00Z">
            <w:rPr>
              <w:rFonts w:eastAsia="Times New Roman"/>
            </w:rPr>
          </w:rPrChange>
        </w:rPr>
        <w:t xml:space="preserve"> as a priority species in need of immediate protection and conservation. This species is protected by Cambodian Forestry Law.</w:t>
      </w:r>
    </w:p>
    <w:p w14:paraId="175EA0E8" w14:textId="77777777" w:rsidR="00AA6EE9" w:rsidRDefault="00282936">
      <w:pPr>
        <w:pStyle w:val="Heading2"/>
        <w:divId w:val="1062093356"/>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77"/>
        <w:gridCol w:w="7433"/>
      </w:tblGrid>
      <w:tr w:rsidR="00AA6EE9" w14:paraId="2F0CBD59" w14:textId="77777777">
        <w:trPr>
          <w:divId w:val="1062093356"/>
          <w:tblCellSpacing w:w="15" w:type="dxa"/>
        </w:trPr>
        <w:tc>
          <w:tcPr>
            <w:tcW w:w="0" w:type="auto"/>
            <w:tcBorders>
              <w:bottom w:val="single" w:sz="6" w:space="0" w:color="000000"/>
            </w:tcBorders>
            <w:shd w:val="clear" w:color="auto" w:fill="BBBBBB"/>
            <w:vAlign w:val="center"/>
            <w:hideMark/>
          </w:tcPr>
          <w:p w14:paraId="244F901E"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1B588C58"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Note</w:t>
            </w:r>
          </w:p>
        </w:tc>
      </w:tr>
      <w:tr w:rsidR="00AA6EE9" w14:paraId="7D9B4325" w14:textId="77777777">
        <w:trPr>
          <w:divId w:val="1062093356"/>
          <w:tblCellSpacing w:w="15" w:type="dxa"/>
        </w:trPr>
        <w:tc>
          <w:tcPr>
            <w:tcW w:w="0" w:type="auto"/>
            <w:vAlign w:val="center"/>
            <w:hideMark/>
          </w:tcPr>
          <w:p w14:paraId="16C8CDB6" w14:textId="77777777" w:rsidR="00AA6EE9" w:rsidRDefault="0028293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0887272" w14:textId="2A72B4DF" w:rsidR="00AA6EE9" w:rsidRDefault="00282936">
            <w:pPr>
              <w:spacing w:after="75"/>
              <w:rPr>
                <w:rFonts w:ascii="Georgia" w:eastAsia="Times New Roman" w:hAnsi="Georgia"/>
                <w:sz w:val="18"/>
                <w:szCs w:val="18"/>
              </w:rPr>
            </w:pPr>
            <w:r>
              <w:rPr>
                <w:rFonts w:ascii="Georgia" w:eastAsia="Times New Roman" w:hAnsi="Georgia"/>
                <w:sz w:val="18"/>
                <w:szCs w:val="18"/>
              </w:rPr>
              <w:t>This species ha</w:t>
            </w:r>
            <w:ins w:id="161" w:author="Jack Plummer" w:date="2022-08-19T12:39:00Z">
              <w:r w:rsidR="000300B2">
                <w:rPr>
                  <w:rFonts w:ascii="Georgia" w:eastAsia="Times New Roman" w:hAnsi="Georgia"/>
                  <w:sz w:val="18"/>
                  <w:szCs w:val="18"/>
                </w:rPr>
                <w:t>s</w:t>
              </w:r>
            </w:ins>
            <w:del w:id="162" w:author="Jack Plummer" w:date="2022-08-19T12:39:00Z">
              <w:r w:rsidDel="000300B2">
                <w:rPr>
                  <w:rFonts w:ascii="Georgia" w:eastAsia="Times New Roman" w:hAnsi="Georgia"/>
                  <w:sz w:val="18"/>
                  <w:szCs w:val="18"/>
                </w:rPr>
                <w:delText>ve</w:delText>
              </w:r>
            </w:del>
            <w:r>
              <w:rPr>
                <w:rFonts w:ascii="Georgia" w:eastAsia="Times New Roman" w:hAnsi="Georgia"/>
                <w:sz w:val="18"/>
                <w:szCs w:val="18"/>
              </w:rPr>
              <w:t xml:space="preserve"> been selected </w:t>
            </w:r>
            <w:del w:id="163" w:author="Jack Plummer" w:date="2022-08-19T12:39:00Z">
              <w:r w:rsidDel="000300B2">
                <w:rPr>
                  <w:rFonts w:ascii="Georgia" w:eastAsia="Times New Roman" w:hAnsi="Georgia"/>
                  <w:sz w:val="18"/>
                  <w:szCs w:val="18"/>
                </w:rPr>
                <w:delText xml:space="preserve">for </w:delText>
              </w:r>
            </w:del>
            <w:ins w:id="164" w:author="Jack Plummer" w:date="2022-08-19T12:39:00Z">
              <w:r w:rsidR="000300B2">
                <w:rPr>
                  <w:rFonts w:ascii="Georgia" w:eastAsia="Times New Roman" w:hAnsi="Georgia"/>
                  <w:sz w:val="18"/>
                  <w:szCs w:val="18"/>
                </w:rPr>
                <w:t xml:space="preserve">as </w:t>
              </w:r>
            </w:ins>
            <w:r>
              <w:rPr>
                <w:rFonts w:ascii="Georgia" w:eastAsia="Times New Roman" w:hAnsi="Georgia"/>
                <w:sz w:val="18"/>
                <w:szCs w:val="18"/>
              </w:rPr>
              <w:t>a top Priority species of the Asia Pacific Forest Genetic Resources Programme (APFORGEN) (</w:t>
            </w:r>
            <w:proofErr w:type="spellStart"/>
            <w:r>
              <w:rPr>
                <w:rFonts w:ascii="Georgia" w:eastAsia="Times New Roman" w:hAnsi="Georgia"/>
                <w:sz w:val="18"/>
                <w:szCs w:val="18"/>
              </w:rPr>
              <w:t>Jalonen</w:t>
            </w:r>
            <w:proofErr w:type="spellEnd"/>
            <w:r>
              <w:rPr>
                <w:rFonts w:ascii="Georgia" w:eastAsia="Times New Roman" w:hAnsi="Georgia"/>
                <w:sz w:val="18"/>
                <w:szCs w:val="18"/>
              </w:rPr>
              <w:t xml:space="preserve"> e</w:t>
            </w:r>
            <w:ins w:id="165" w:author="Jack Plummer" w:date="2022-08-19T12:39:00Z">
              <w:r w:rsidR="000300B2">
                <w:rPr>
                  <w:rFonts w:ascii="Georgia" w:eastAsia="Times New Roman" w:hAnsi="Georgia"/>
                  <w:sz w:val="18"/>
                  <w:szCs w:val="18"/>
                </w:rPr>
                <w:t>t</w:t>
              </w:r>
            </w:ins>
            <w:del w:id="166" w:author="Jack Plummer" w:date="2022-08-19T12:39:00Z">
              <w:r w:rsidDel="000300B2">
                <w:rPr>
                  <w:rFonts w:ascii="Georgia" w:eastAsia="Times New Roman" w:hAnsi="Georgia"/>
                  <w:sz w:val="18"/>
                  <w:szCs w:val="18"/>
                </w:rPr>
                <w:delText>l</w:delText>
              </w:r>
            </w:del>
            <w:r>
              <w:rPr>
                <w:rFonts w:ascii="Georgia" w:eastAsia="Times New Roman" w:hAnsi="Georgia"/>
                <w:sz w:val="18"/>
                <w:szCs w:val="18"/>
              </w:rPr>
              <w:t xml:space="preserve"> al. 2009)</w:t>
            </w:r>
          </w:p>
        </w:tc>
      </w:tr>
    </w:tbl>
    <w:p w14:paraId="486BEA70" w14:textId="77777777" w:rsidR="00AA6EE9" w:rsidRDefault="00AA6EE9">
      <w:pPr>
        <w:divId w:val="10620933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AA6EE9" w14:paraId="589F8FF3" w14:textId="77777777">
        <w:trPr>
          <w:divId w:val="1062093356"/>
          <w:tblCellSpacing w:w="15" w:type="dxa"/>
        </w:trPr>
        <w:tc>
          <w:tcPr>
            <w:tcW w:w="0" w:type="auto"/>
            <w:tcBorders>
              <w:bottom w:val="single" w:sz="6" w:space="0" w:color="000000"/>
            </w:tcBorders>
            <w:shd w:val="clear" w:color="auto" w:fill="BBBBBB"/>
            <w:vAlign w:val="center"/>
            <w:hideMark/>
          </w:tcPr>
          <w:p w14:paraId="6F0D983C"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779635EC"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Note</w:t>
            </w:r>
          </w:p>
        </w:tc>
      </w:tr>
      <w:tr w:rsidR="00AA6EE9" w14:paraId="5FEE97C6" w14:textId="77777777">
        <w:trPr>
          <w:divId w:val="1062093356"/>
          <w:tblCellSpacing w:w="15" w:type="dxa"/>
        </w:trPr>
        <w:tc>
          <w:tcPr>
            <w:tcW w:w="0" w:type="auto"/>
            <w:vAlign w:val="center"/>
            <w:hideMark/>
          </w:tcPr>
          <w:p w14:paraId="7C6248C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18FAD0C"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5F416EC7" w14:textId="77777777" w:rsidR="00AA6EE9" w:rsidRDefault="00AA6EE9">
      <w:pPr>
        <w:divId w:val="10620933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62"/>
        <w:gridCol w:w="7748"/>
      </w:tblGrid>
      <w:tr w:rsidR="00AA6EE9" w14:paraId="2D2B9D5E" w14:textId="77777777">
        <w:trPr>
          <w:divId w:val="1062093356"/>
          <w:tblCellSpacing w:w="15" w:type="dxa"/>
        </w:trPr>
        <w:tc>
          <w:tcPr>
            <w:tcW w:w="0" w:type="auto"/>
            <w:tcBorders>
              <w:bottom w:val="single" w:sz="6" w:space="0" w:color="000000"/>
            </w:tcBorders>
            <w:shd w:val="clear" w:color="auto" w:fill="BBBBBB"/>
            <w:vAlign w:val="center"/>
            <w:hideMark/>
          </w:tcPr>
          <w:p w14:paraId="6C43BF0D"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E05521A"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Note</w:t>
            </w:r>
          </w:p>
        </w:tc>
      </w:tr>
      <w:tr w:rsidR="00AA6EE9" w14:paraId="309D5269" w14:textId="77777777">
        <w:trPr>
          <w:divId w:val="1062093356"/>
          <w:tblCellSpacing w:w="15" w:type="dxa"/>
        </w:trPr>
        <w:tc>
          <w:tcPr>
            <w:tcW w:w="0" w:type="auto"/>
            <w:vAlign w:val="center"/>
            <w:hideMark/>
          </w:tcPr>
          <w:p w14:paraId="7D40E49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D8EF6C2" w14:textId="5FEE24AA" w:rsidR="00AA6EE9" w:rsidRDefault="00282936">
            <w:pPr>
              <w:spacing w:after="75"/>
              <w:rPr>
                <w:rFonts w:ascii="Georgia" w:eastAsia="Times New Roman" w:hAnsi="Georgia"/>
                <w:sz w:val="18"/>
                <w:szCs w:val="18"/>
              </w:rPr>
            </w:pPr>
            <w:r>
              <w:rPr>
                <w:rFonts w:ascii="Georgia" w:eastAsia="Times New Roman" w:hAnsi="Georgia"/>
                <w:sz w:val="18"/>
                <w:szCs w:val="18"/>
              </w:rPr>
              <w:t xml:space="preserve">In Vietnam, the species is conserved in Bu Gia Map, Cat Tien, and Nui Chua National Parks, Nam Ca Nature Reserve and Nui Ba Den Protected Site. In Thailand, the species is conserved in </w:t>
            </w:r>
            <w:ins w:id="167" w:author="Jack Plummer" w:date="2022-08-19T12:40:00Z">
              <w:r w:rsidR="000300B2">
                <w:rPr>
                  <w:rFonts w:ascii="Georgia" w:eastAsia="Times New Roman" w:hAnsi="Georgia"/>
                  <w:sz w:val="18"/>
                  <w:szCs w:val="18"/>
                </w:rPr>
                <w:t xml:space="preserve">multiple </w:t>
              </w:r>
            </w:ins>
            <w:r>
              <w:rPr>
                <w:rFonts w:ascii="Georgia" w:eastAsia="Times New Roman" w:hAnsi="Georgia"/>
                <w:sz w:val="18"/>
                <w:szCs w:val="18"/>
              </w:rPr>
              <w:t xml:space="preserve">National Park and wildlife sanctuaries. </w:t>
            </w:r>
          </w:p>
        </w:tc>
      </w:tr>
    </w:tbl>
    <w:p w14:paraId="1E6F4922" w14:textId="77777777" w:rsidR="00AA6EE9" w:rsidRDefault="00AA6EE9">
      <w:pPr>
        <w:divId w:val="10620933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61"/>
        <w:gridCol w:w="7049"/>
        <w:tblGridChange w:id="168">
          <w:tblGrid>
            <w:gridCol w:w="1961"/>
            <w:gridCol w:w="972"/>
            <w:gridCol w:w="5399"/>
            <w:gridCol w:w="678"/>
          </w:tblGrid>
        </w:tblGridChange>
      </w:tblGrid>
      <w:tr w:rsidR="00AA6EE9" w14:paraId="701F6DAD" w14:textId="77777777">
        <w:trPr>
          <w:divId w:val="1062093356"/>
          <w:tblCellSpacing w:w="15" w:type="dxa"/>
        </w:trPr>
        <w:tc>
          <w:tcPr>
            <w:tcW w:w="0" w:type="auto"/>
            <w:tcBorders>
              <w:bottom w:val="single" w:sz="6" w:space="0" w:color="000000"/>
            </w:tcBorders>
            <w:shd w:val="clear" w:color="auto" w:fill="BBBBBB"/>
            <w:vAlign w:val="center"/>
            <w:hideMark/>
          </w:tcPr>
          <w:p w14:paraId="2E555FAA"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1C43CD15"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Note</w:t>
            </w:r>
          </w:p>
        </w:tc>
      </w:tr>
      <w:tr w:rsidR="00AA6EE9" w14:paraId="2CE8F87D" w14:textId="77777777" w:rsidTr="000300B2">
        <w:tblPrEx>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PrExChange w:id="169" w:author="Jack Plummer" w:date="2022-08-19T12:40:00Z">
            <w:tblPrEx>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PrEx>
          </w:tblPrExChange>
        </w:tblPrEx>
        <w:trPr>
          <w:divId w:val="1062093356"/>
          <w:tblCellSpacing w:w="15" w:type="dxa"/>
          <w:trPrChange w:id="170" w:author="Jack Plummer" w:date="2022-08-19T12:40:00Z">
            <w:trPr>
              <w:gridAfter w:val="0"/>
              <w:divId w:val="1062093356"/>
              <w:tblCellSpacing w:w="15" w:type="dxa"/>
            </w:trPr>
          </w:trPrChange>
        </w:trPr>
        <w:tc>
          <w:tcPr>
            <w:tcW w:w="0" w:type="auto"/>
            <w:vAlign w:val="center"/>
            <w:hideMark/>
            <w:tcPrChange w:id="171" w:author="Jack Plummer" w:date="2022-08-19T12:40:00Z">
              <w:tcPr>
                <w:tcW w:w="0" w:type="auto"/>
                <w:gridSpan w:val="2"/>
                <w:vAlign w:val="center"/>
                <w:hideMark/>
              </w:tcPr>
            </w:tcPrChange>
          </w:tcPr>
          <w:p w14:paraId="00BF77E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tcPrChange w:id="172" w:author="Jack Plummer" w:date="2022-08-19T12:40:00Z">
              <w:tcPr>
                <w:tcW w:w="0" w:type="auto"/>
                <w:vAlign w:val="center"/>
              </w:tcPr>
            </w:tcPrChange>
          </w:tcPr>
          <w:p w14:paraId="4C672AFD" w14:textId="03AA3106" w:rsidR="00AA6EE9" w:rsidRPr="00AA6EE9" w:rsidRDefault="000300B2" w:rsidP="00AA6EE9">
            <w:pPr>
              <w:pStyle w:val="NormalWeb"/>
              <w:rPr>
                <w:rFonts w:ascii="Georgia" w:hAnsi="Georgia"/>
                <w:rPrChange w:id="173" w:author="Jack Plummer" w:date="2022-08-19T12:40:00Z">
                  <w:rPr>
                    <w:rFonts w:ascii="Georgia" w:eastAsia="Times New Roman" w:hAnsi="Georgia"/>
                    <w:sz w:val="18"/>
                    <w:szCs w:val="18"/>
                  </w:rPr>
                </w:rPrChange>
              </w:rPr>
              <w:pPrChange w:id="174" w:author="Jack Plummer" w:date="2022-08-19T12:40:00Z">
                <w:pPr>
                  <w:spacing w:after="75"/>
                </w:pPr>
              </w:pPrChange>
            </w:pPr>
            <w:ins w:id="175" w:author="Jack Plummer" w:date="2022-08-19T12:40:00Z">
              <w:r>
                <w:rPr>
                  <w:rFonts w:ascii="Georgia" w:hAnsi="Georgia"/>
                </w:rPr>
                <w:t>The species is known to be represented in </w:t>
              </w:r>
              <w:r>
                <w:rPr>
                  <w:rStyle w:val="Emphasis"/>
                  <w:rFonts w:ascii="Georgia" w:hAnsi="Georgia"/>
                </w:rPr>
                <w:t>ex situ</w:t>
              </w:r>
              <w:r>
                <w:rPr>
                  <w:rFonts w:ascii="Georgia" w:hAnsi="Georgia"/>
                </w:rPr>
                <w:t xml:space="preserve"> conservation in botanic gardens or gene banks (BGCI 2021, </w:t>
              </w:r>
              <w:proofErr w:type="spellStart"/>
              <w:r>
                <w:rPr>
                  <w:rFonts w:ascii="Georgia" w:hAnsi="Georgia"/>
                </w:rPr>
                <w:t>Genesys</w:t>
              </w:r>
              <w:proofErr w:type="spellEnd"/>
              <w:r>
                <w:rPr>
                  <w:rFonts w:ascii="Georgia" w:hAnsi="Georgia"/>
                </w:rPr>
                <w:t xml:space="preserve"> 2021).</w:t>
              </w:r>
            </w:ins>
            <w:del w:id="176" w:author="Jack Plummer" w:date="2022-08-19T12:40:00Z">
              <w:r w:rsidR="00282936" w:rsidDel="000300B2">
                <w:rPr>
                  <w:rFonts w:ascii="Georgia" w:eastAsia="Times New Roman" w:hAnsi="Georgia"/>
                </w:rPr>
                <w:delText xml:space="preserve">The species is planted as Ex-Situ conservation (Sumantakul 2004). </w:delText>
              </w:r>
            </w:del>
          </w:p>
        </w:tc>
      </w:tr>
    </w:tbl>
    <w:p w14:paraId="0091AAC8" w14:textId="77777777" w:rsidR="00AA6EE9" w:rsidRDefault="00282936">
      <w:pPr>
        <w:pStyle w:val="Heading2"/>
        <w:divId w:val="1062093356"/>
        <w:rPr>
          <w:rFonts w:ascii="Georgia" w:eastAsia="Times New Roman" w:hAnsi="Georgia"/>
          <w:sz w:val="27"/>
          <w:szCs w:val="27"/>
        </w:rPr>
      </w:pPr>
      <w:r>
        <w:rPr>
          <w:rFonts w:ascii="Georgia" w:eastAsia="Times New Roman" w:hAnsi="Georgia"/>
          <w:sz w:val="27"/>
          <w:szCs w:val="27"/>
        </w:rPr>
        <w:lastRenderedPageBreak/>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AA6EE9" w14:paraId="074952B4" w14:textId="77777777">
        <w:trPr>
          <w:divId w:val="1062093356"/>
          <w:tblCellSpacing w:w="15" w:type="dxa"/>
        </w:trPr>
        <w:tc>
          <w:tcPr>
            <w:tcW w:w="0" w:type="auto"/>
            <w:tcBorders>
              <w:bottom w:val="single" w:sz="6" w:space="0" w:color="000000"/>
            </w:tcBorders>
            <w:shd w:val="clear" w:color="auto" w:fill="BBBBBB"/>
            <w:vAlign w:val="center"/>
            <w:hideMark/>
          </w:tcPr>
          <w:p w14:paraId="6F516630"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20CA2DBC"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Note</w:t>
            </w:r>
          </w:p>
        </w:tc>
      </w:tr>
      <w:tr w:rsidR="00AA6EE9" w14:paraId="374C6DA0" w14:textId="77777777">
        <w:trPr>
          <w:divId w:val="1062093356"/>
          <w:tblCellSpacing w:w="15" w:type="dxa"/>
        </w:trPr>
        <w:tc>
          <w:tcPr>
            <w:tcW w:w="0" w:type="auto"/>
            <w:tcBorders>
              <w:bottom w:val="single" w:sz="6" w:space="0" w:color="CCCCCC"/>
            </w:tcBorders>
            <w:vAlign w:val="center"/>
            <w:hideMark/>
          </w:tcPr>
          <w:p w14:paraId="22F668D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62216C8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r w:rsidR="00AA6EE9" w14:paraId="01042907" w14:textId="77777777">
        <w:trPr>
          <w:divId w:val="1062093356"/>
          <w:tblCellSpacing w:w="15" w:type="dxa"/>
        </w:trPr>
        <w:tc>
          <w:tcPr>
            <w:tcW w:w="0" w:type="auto"/>
            <w:tcBorders>
              <w:bottom w:val="single" w:sz="6" w:space="0" w:color="CCCCCC"/>
            </w:tcBorders>
            <w:vAlign w:val="center"/>
            <w:hideMark/>
          </w:tcPr>
          <w:p w14:paraId="0A166806" w14:textId="77777777" w:rsidR="00AA6EE9" w:rsidRDefault="00282936">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18A159F1"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r w:rsidR="00AA6EE9" w14:paraId="48A90559" w14:textId="77777777">
        <w:trPr>
          <w:divId w:val="1062093356"/>
          <w:tblCellSpacing w:w="15" w:type="dxa"/>
        </w:trPr>
        <w:tc>
          <w:tcPr>
            <w:tcW w:w="0" w:type="auto"/>
            <w:tcBorders>
              <w:bottom w:val="single" w:sz="6" w:space="0" w:color="CCCCCC"/>
            </w:tcBorders>
            <w:vAlign w:val="center"/>
            <w:hideMark/>
          </w:tcPr>
          <w:p w14:paraId="17A6A70B" w14:textId="77777777" w:rsidR="00AA6EE9" w:rsidRDefault="00282936">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6F631EFF"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173F0E5C" w14:textId="77777777" w:rsidR="00AA6EE9" w:rsidRDefault="00282936">
      <w:pPr>
        <w:pStyle w:val="Heading2"/>
        <w:divId w:val="1062093356"/>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AA6EE9" w14:paraId="4F0DC525" w14:textId="77777777">
        <w:trPr>
          <w:divId w:val="1062093356"/>
          <w:tblCellSpacing w:w="15" w:type="dxa"/>
        </w:trPr>
        <w:tc>
          <w:tcPr>
            <w:tcW w:w="0" w:type="auto"/>
            <w:tcBorders>
              <w:bottom w:val="single" w:sz="6" w:space="0" w:color="000000"/>
            </w:tcBorders>
            <w:shd w:val="clear" w:color="auto" w:fill="BBBBBB"/>
            <w:vAlign w:val="center"/>
            <w:hideMark/>
          </w:tcPr>
          <w:p w14:paraId="6916AFE5"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2666C12E"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Note</w:t>
            </w:r>
          </w:p>
        </w:tc>
      </w:tr>
      <w:tr w:rsidR="00AA6EE9" w14:paraId="6C0E00B9" w14:textId="77777777">
        <w:trPr>
          <w:divId w:val="1062093356"/>
          <w:tblCellSpacing w:w="15" w:type="dxa"/>
        </w:trPr>
        <w:tc>
          <w:tcPr>
            <w:tcW w:w="0" w:type="auto"/>
            <w:tcBorders>
              <w:bottom w:val="single" w:sz="6" w:space="0" w:color="CCCCCC"/>
            </w:tcBorders>
            <w:vAlign w:val="center"/>
            <w:hideMark/>
          </w:tcPr>
          <w:p w14:paraId="5E510890" w14:textId="77777777" w:rsidR="00AA6EE9" w:rsidRDefault="00282936">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5C25A4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703EBC7B" w14:textId="77777777" w:rsidR="00AA6EE9" w:rsidRDefault="00282936">
      <w:pPr>
        <w:pStyle w:val="Heading1"/>
        <w:divId w:val="1047297647"/>
        <w:rPr>
          <w:rFonts w:ascii="Georgia" w:eastAsia="Times New Roman" w:hAnsi="Georgia"/>
          <w:sz w:val="29"/>
          <w:szCs w:val="29"/>
        </w:rPr>
      </w:pPr>
      <w:r>
        <w:rPr>
          <w:rFonts w:ascii="Georgia" w:eastAsia="Times New Roman" w:hAnsi="Georgia"/>
          <w:sz w:val="29"/>
          <w:szCs w:val="29"/>
        </w:rPr>
        <w:t>Ecosystem Services</w:t>
      </w:r>
    </w:p>
    <w:p w14:paraId="31D19D84" w14:textId="77777777" w:rsidR="00AA6EE9" w:rsidRDefault="00282936">
      <w:pPr>
        <w:pStyle w:val="Heading2"/>
        <w:divId w:val="1047297647"/>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AA6EE9" w14:paraId="37CBD471" w14:textId="77777777">
        <w:trPr>
          <w:divId w:val="1047297647"/>
          <w:tblCellSpacing w:w="15" w:type="dxa"/>
        </w:trPr>
        <w:tc>
          <w:tcPr>
            <w:tcW w:w="0" w:type="auto"/>
            <w:tcBorders>
              <w:bottom w:val="single" w:sz="6" w:space="0" w:color="000000"/>
            </w:tcBorders>
            <w:shd w:val="clear" w:color="auto" w:fill="BBBBBB"/>
            <w:vAlign w:val="center"/>
            <w:hideMark/>
          </w:tcPr>
          <w:p w14:paraId="51949AE8" w14:textId="77777777" w:rsidR="00AA6EE9" w:rsidRDefault="00282936">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4D079AD6" w14:textId="77777777" w:rsidR="00AA6EE9" w:rsidRDefault="00282936">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AA6EE9" w14:paraId="3DB5BEC6" w14:textId="77777777">
        <w:trPr>
          <w:divId w:val="1047297647"/>
          <w:tblCellSpacing w:w="15" w:type="dxa"/>
        </w:trPr>
        <w:tc>
          <w:tcPr>
            <w:tcW w:w="0" w:type="auto"/>
            <w:vAlign w:val="center"/>
            <w:hideMark/>
          </w:tcPr>
          <w:p w14:paraId="21A1BE95" w14:textId="77777777" w:rsidR="00AA6EE9" w:rsidRDefault="00282936">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5191133" w14:textId="77777777" w:rsidR="00AA6EE9" w:rsidRDefault="00282936">
            <w:pPr>
              <w:spacing w:after="75"/>
              <w:rPr>
                <w:rFonts w:ascii="Georgia" w:eastAsia="Times New Roman" w:hAnsi="Georgia"/>
                <w:sz w:val="18"/>
                <w:szCs w:val="18"/>
              </w:rPr>
            </w:pPr>
            <w:r>
              <w:rPr>
                <w:rFonts w:ascii="Georgia" w:eastAsia="Times New Roman" w:hAnsi="Georgia"/>
                <w:sz w:val="18"/>
                <w:szCs w:val="18"/>
              </w:rPr>
              <w:t>-</w:t>
            </w:r>
          </w:p>
        </w:tc>
      </w:tr>
    </w:tbl>
    <w:p w14:paraId="00648554" w14:textId="77777777" w:rsidR="00AA6EE9" w:rsidRDefault="00282936">
      <w:pPr>
        <w:pStyle w:val="Heading1"/>
        <w:rPr>
          <w:rFonts w:ascii="Georgia" w:eastAsia="Times New Roman" w:hAnsi="Georgia"/>
          <w:sz w:val="29"/>
          <w:szCs w:val="29"/>
        </w:rPr>
      </w:pPr>
      <w:r>
        <w:rPr>
          <w:rFonts w:ascii="Georgia" w:eastAsia="Times New Roman" w:hAnsi="Georgia"/>
          <w:sz w:val="29"/>
          <w:szCs w:val="29"/>
        </w:rPr>
        <w:t>Bibliography</w:t>
      </w:r>
    </w:p>
    <w:p w14:paraId="2B5BA15D" w14:textId="77777777" w:rsidR="00AA6EE9" w:rsidRDefault="00282936">
      <w:pPr>
        <w:pStyle w:val="NormalWeb"/>
        <w:divId w:val="103765788"/>
        <w:rPr>
          <w:rFonts w:ascii="Georgia" w:hAnsi="Georgia"/>
        </w:rPr>
      </w:pPr>
      <w:r>
        <w:rPr>
          <w:rFonts w:ascii="Georgia" w:hAnsi="Georgia"/>
        </w:rPr>
        <w:t xml:space="preserve">BGCI. 2021.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4" w:history="1">
        <w:r>
          <w:rPr>
            <w:rStyle w:val="Hyperlink"/>
            <w:rFonts w:ascii="Georgia" w:hAnsi="Georgia"/>
          </w:rPr>
          <w:t>https://tools.bgci.org/plant_search.php</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14:paraId="754A28F3" w14:textId="77777777" w:rsidR="00AA6EE9" w:rsidRDefault="00282936">
      <w:pPr>
        <w:pStyle w:val="NormalWeb"/>
        <w:divId w:val="103765788"/>
        <w:rPr>
          <w:rFonts w:ascii="Georgia" w:hAnsi="Georgia"/>
        </w:rPr>
      </w:pPr>
      <w:r>
        <w:rPr>
          <w:rFonts w:ascii="Georgia" w:hAnsi="Georgia"/>
        </w:rPr>
        <w:t xml:space="preserve">Bachman, S., Moat, J., Hill, A.W., de la Torre, </w:t>
      </w:r>
      <w:proofErr w:type="gramStart"/>
      <w:r>
        <w:rPr>
          <w:rFonts w:ascii="Georgia" w:hAnsi="Georgia"/>
        </w:rPr>
        <w:t>J.</w:t>
      </w:r>
      <w:proofErr w:type="gramEnd"/>
      <w:r>
        <w:rPr>
          <w:rFonts w:ascii="Georgia" w:hAnsi="Georgia"/>
        </w:rPr>
        <w:t xml:space="preserve"> and Scott.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V. Smith and L. </w:t>
      </w:r>
      <w:proofErr w:type="spellStart"/>
      <w:r>
        <w:rPr>
          <w:rFonts w:ascii="Georgia" w:hAnsi="Georgia"/>
        </w:rPr>
        <w:t>Penev</w:t>
      </w:r>
      <w:proofErr w:type="spellEnd"/>
      <w:r>
        <w:rPr>
          <w:rFonts w:ascii="Georgia" w:hAnsi="Georgia"/>
        </w:rPr>
        <w:t xml:space="preserve"> (eds). </w:t>
      </w:r>
      <w:r>
        <w:rPr>
          <w:rFonts w:ascii="Georgia" w:hAnsi="Georgia"/>
          <w:i/>
          <w:iCs/>
        </w:rPr>
        <w:t xml:space="preserve">e-Infrastructures for data publishing in biodiversity </w:t>
      </w:r>
      <w:proofErr w:type="gramStart"/>
      <w:r>
        <w:rPr>
          <w:rFonts w:ascii="Georgia" w:hAnsi="Georgia"/>
          <w:i/>
          <w:iCs/>
        </w:rPr>
        <w:t>science</w:t>
      </w:r>
      <w:r>
        <w:rPr>
          <w:rFonts w:ascii="Georgia" w:hAnsi="Georgia"/>
        </w:rPr>
        <w:t xml:space="preserve"> .</w:t>
      </w:r>
      <w:proofErr w:type="gramEnd"/>
      <w:r>
        <w:rPr>
          <w:rFonts w:ascii="Georgia" w:hAnsi="Georgia"/>
        </w:rPr>
        <w:t>: 117-126.</w:t>
      </w:r>
    </w:p>
    <w:p w14:paraId="3911FB66" w14:textId="77777777" w:rsidR="00AA6EE9" w:rsidRDefault="00282936">
      <w:pPr>
        <w:pStyle w:val="NormalWeb"/>
        <w:divId w:val="103765788"/>
        <w:rPr>
          <w:rFonts w:ascii="Georgia" w:hAnsi="Georgia"/>
        </w:rPr>
      </w:pPr>
      <w:r>
        <w:rPr>
          <w:rFonts w:ascii="Georgia" w:hAnsi="Georgia"/>
        </w:rPr>
        <w:t>CMU Herbarium Database. 2002.</w:t>
      </w:r>
    </w:p>
    <w:p w14:paraId="01E63B1F" w14:textId="79D956B3" w:rsidR="00AA6EE9" w:rsidRDefault="00282936">
      <w:pPr>
        <w:pStyle w:val="NormalWeb"/>
        <w:divId w:val="103765788"/>
        <w:rPr>
          <w:rFonts w:ascii="Georgia" w:hAnsi="Georgia"/>
        </w:rPr>
      </w:pPr>
      <w:r>
        <w:rPr>
          <w:rFonts w:ascii="Georgia" w:hAnsi="Georgia"/>
        </w:rPr>
        <w:t xml:space="preserve">GBIF.org. 2022. Global Biodiversity Information Facility (GBIF) data portal. Collection of online herbarium specimens. GBIF. Available at: </w:t>
      </w:r>
      <w:r>
        <w:rPr>
          <w:rFonts w:ascii="Georgia" w:hAnsi="Georgia"/>
        </w:rPr>
        <w:fldChar w:fldCharType="begin"/>
      </w:r>
      <w:ins w:id="177" w:author="Jack Plummer" w:date="2022-08-19T12:46:00Z">
        <w:r>
          <w:rPr>
            <w:rFonts w:ascii="Georgia" w:hAnsi="Georgia"/>
          </w:rPr>
          <w:instrText>HYPERLINK "https://rbgkew.sharepoint.com/sites/KewPlantAssessment2022-2/Shared Documents/General/Projects/Threatened Biodiversity Hotspots Programme/Thailand/FORRU_reviews/Available at: https:/www.gbif.org/occurrence/"</w:instrText>
        </w:r>
      </w:ins>
      <w:del w:id="178" w:author="Jack Plummer" w:date="2022-08-19T12:46:00Z">
        <w:r w:rsidDel="00282936">
          <w:rPr>
            <w:rFonts w:ascii="Georgia" w:hAnsi="Georgia"/>
          </w:rPr>
          <w:delInstrText xml:space="preserve"> HYPERLINK "Available at: https://www.gbif.org/occurrence/" </w:delInstrText>
        </w:r>
      </w:del>
      <w:r>
        <w:rPr>
          <w:rFonts w:ascii="Georgia" w:hAnsi="Georgia"/>
        </w:rPr>
        <w:fldChar w:fldCharType="separate"/>
      </w:r>
      <w:r>
        <w:rPr>
          <w:rStyle w:val="Hyperlink"/>
          <w:rFonts w:ascii="Georgia" w:hAnsi="Georgia"/>
        </w:rPr>
        <w:t>Available at: https://www.gbif.org/occurrence/</w:t>
      </w:r>
      <w:r>
        <w:rPr>
          <w:rFonts w:ascii="Georgia" w:hAnsi="Georgia"/>
        </w:rPr>
        <w:fldChar w:fldCharType="end"/>
      </w:r>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14:paraId="7876B72D" w14:textId="77777777" w:rsidR="00AA6EE9" w:rsidRDefault="00282936">
      <w:pPr>
        <w:pStyle w:val="NormalWeb"/>
        <w:divId w:val="103765788"/>
        <w:rPr>
          <w:rFonts w:ascii="Georgia" w:hAnsi="Georgia"/>
        </w:rPr>
      </w:pPr>
      <w:proofErr w:type="spellStart"/>
      <w:r>
        <w:rPr>
          <w:rFonts w:ascii="Georgia" w:hAnsi="Georgia"/>
        </w:rPr>
        <w:t>Genesys</w:t>
      </w:r>
      <w:proofErr w:type="spellEnd"/>
      <w:r>
        <w:rPr>
          <w:rFonts w:ascii="Georgia" w:hAnsi="Georgia"/>
        </w:rPr>
        <w:t xml:space="preserve">. 2021. </w:t>
      </w:r>
      <w:proofErr w:type="spellStart"/>
      <w:r>
        <w:rPr>
          <w:rFonts w:ascii="Georgia" w:hAnsi="Georgia"/>
        </w:rPr>
        <w:t>Genesys</w:t>
      </w:r>
      <w:proofErr w:type="spellEnd"/>
      <w:r>
        <w:rPr>
          <w:rFonts w:ascii="Georgia" w:hAnsi="Georgia"/>
        </w:rPr>
        <w:t xml:space="preserve"> Global Portal on Plant Genetic Resources. Available at: </w:t>
      </w:r>
      <w:hyperlink r:id="rId15" w:history="1">
        <w:r>
          <w:rPr>
            <w:rStyle w:val="Hyperlink"/>
            <w:rFonts w:ascii="Georgia" w:hAnsi="Georgia"/>
          </w:rPr>
          <w:t>https://www.genesys-pgr.org/</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14:paraId="7D5E2BE9" w14:textId="77777777" w:rsidR="00AA6EE9" w:rsidRDefault="00282936">
      <w:pPr>
        <w:pStyle w:val="NormalWeb"/>
        <w:divId w:val="103765788"/>
        <w:rPr>
          <w:rFonts w:ascii="Georgia" w:hAnsi="Georgia"/>
        </w:rPr>
      </w:pPr>
      <w:proofErr w:type="spellStart"/>
      <w:r>
        <w:rPr>
          <w:rFonts w:ascii="Georgia" w:hAnsi="Georgia"/>
        </w:rPr>
        <w:t>Jalonen</w:t>
      </w:r>
      <w:proofErr w:type="spellEnd"/>
      <w:r>
        <w:rPr>
          <w:rFonts w:ascii="Georgia" w:hAnsi="Georgia"/>
        </w:rPr>
        <w:t xml:space="preserve">, R., Choo, K.Y., Hong, </w:t>
      </w:r>
      <w:proofErr w:type="gramStart"/>
      <w:r>
        <w:rPr>
          <w:rFonts w:ascii="Georgia" w:hAnsi="Georgia"/>
        </w:rPr>
        <w:t>L.T.</w:t>
      </w:r>
      <w:proofErr w:type="gramEnd"/>
      <w:r>
        <w:rPr>
          <w:rFonts w:ascii="Georgia" w:hAnsi="Georgia"/>
        </w:rPr>
        <w:t xml:space="preserve"> and Sim, H.C. 2009. </w:t>
      </w:r>
      <w:r>
        <w:rPr>
          <w:rFonts w:ascii="Georgia" w:hAnsi="Georgia"/>
          <w:i/>
          <w:iCs/>
        </w:rPr>
        <w:t>Forest genetic resources conservation and management: status in seven South and Southeast Asian countries</w:t>
      </w:r>
      <w:r>
        <w:rPr>
          <w:rFonts w:ascii="Georgia" w:hAnsi="Georgia"/>
        </w:rPr>
        <w:t>.</w:t>
      </w:r>
    </w:p>
    <w:p w14:paraId="20C79670" w14:textId="77777777" w:rsidR="00AA6EE9" w:rsidRDefault="00282936">
      <w:pPr>
        <w:pStyle w:val="NormalWeb"/>
        <w:divId w:val="103765788"/>
        <w:rPr>
          <w:rFonts w:ascii="Georgia" w:hAnsi="Georgia"/>
        </w:rPr>
      </w:pPr>
      <w:proofErr w:type="spellStart"/>
      <w:r>
        <w:rPr>
          <w:rFonts w:ascii="Georgia" w:hAnsi="Georgia"/>
        </w:rPr>
        <w:t>Jøker</w:t>
      </w:r>
      <w:proofErr w:type="spellEnd"/>
      <w:r>
        <w:rPr>
          <w:rFonts w:ascii="Georgia" w:hAnsi="Georgia"/>
        </w:rPr>
        <w:t xml:space="preserve">, D. 2000. </w:t>
      </w:r>
      <w:proofErr w:type="spellStart"/>
      <w:r>
        <w:rPr>
          <w:rFonts w:ascii="Georgia" w:hAnsi="Georgia"/>
        </w:rPr>
        <w:t>Afzelia</w:t>
      </w:r>
      <w:proofErr w:type="spellEnd"/>
      <w:r>
        <w:rPr>
          <w:rFonts w:ascii="Georgia" w:hAnsi="Georgia"/>
        </w:rPr>
        <w:t xml:space="preserve"> </w:t>
      </w:r>
      <w:proofErr w:type="spellStart"/>
      <w:r>
        <w:rPr>
          <w:rFonts w:ascii="Georgia" w:hAnsi="Georgia"/>
        </w:rPr>
        <w:t>xylocarpa</w:t>
      </w:r>
      <w:proofErr w:type="spellEnd"/>
      <w:r>
        <w:rPr>
          <w:rFonts w:ascii="Georgia" w:hAnsi="Georgia"/>
        </w:rPr>
        <w:t xml:space="preserve">. Seed Leaflet No. 6. Available at: </w:t>
      </w:r>
      <w:hyperlink r:id="rId16" w:history="1">
        <w:r>
          <w:rPr>
            <w:rStyle w:val="Hyperlink"/>
            <w:rFonts w:ascii="Georgia" w:hAnsi="Georgia"/>
          </w:rPr>
          <w:t>https://curis.ku.dk/ws/files/20646176/afzelia_xylocarpa.pdf</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14:paraId="23E305DB" w14:textId="77777777" w:rsidR="00AA6EE9" w:rsidRDefault="00282936">
      <w:pPr>
        <w:pStyle w:val="NormalWeb"/>
        <w:divId w:val="103765788"/>
        <w:rPr>
          <w:rFonts w:ascii="Georgia" w:hAnsi="Georgia"/>
        </w:rPr>
      </w:pPr>
      <w:proofErr w:type="spellStart"/>
      <w:r>
        <w:rPr>
          <w:rFonts w:ascii="Georgia" w:hAnsi="Georgia"/>
        </w:rPr>
        <w:t>Sumantakul</w:t>
      </w:r>
      <w:proofErr w:type="spellEnd"/>
      <w:r>
        <w:rPr>
          <w:rFonts w:ascii="Georgia" w:hAnsi="Georgia"/>
        </w:rPr>
        <w:t xml:space="preserve">, V. 2004. Status of forest genetic resources conservation and management in Thailand. In: T. </w:t>
      </w:r>
      <w:proofErr w:type="spellStart"/>
      <w:r>
        <w:rPr>
          <w:rFonts w:ascii="Georgia" w:hAnsi="Georgia"/>
        </w:rPr>
        <w:t>Luoma-aho</w:t>
      </w:r>
      <w:proofErr w:type="spellEnd"/>
      <w:r>
        <w:rPr>
          <w:rFonts w:ascii="Georgia" w:hAnsi="Georgia"/>
        </w:rPr>
        <w:t xml:space="preserve">, L. T. Hong, V. Rao </w:t>
      </w:r>
      <w:proofErr w:type="spellStart"/>
      <w:r>
        <w:rPr>
          <w:rFonts w:ascii="Georgia" w:hAnsi="Georgia"/>
        </w:rPr>
        <w:t>Ramanatha</w:t>
      </w:r>
      <w:proofErr w:type="spellEnd"/>
      <w:r>
        <w:rPr>
          <w:rFonts w:ascii="Georgia" w:hAnsi="Georgia"/>
        </w:rPr>
        <w:t xml:space="preserve"> and H. C. Sim (eds), Proceedings of the Asia Pacific Forest Genetic Resources Program (APFORGEN) Inception Workshop, pp. 265-301. Kepong, </w:t>
      </w:r>
      <w:proofErr w:type="gramStart"/>
      <w:r>
        <w:rPr>
          <w:rFonts w:ascii="Georgia" w:hAnsi="Georgia"/>
        </w:rPr>
        <w:t>Malaysia..</w:t>
      </w:r>
      <w:proofErr w:type="gramEnd"/>
    </w:p>
    <w:p w14:paraId="57645AC1" w14:textId="77777777" w:rsidR="00AA6EE9" w:rsidRDefault="00282936">
      <w:pPr>
        <w:pStyle w:val="NormalWeb"/>
        <w:divId w:val="103765788"/>
        <w:rPr>
          <w:rFonts w:ascii="Georgia" w:hAnsi="Georgia"/>
        </w:rPr>
      </w:pPr>
      <w:r>
        <w:rPr>
          <w:rFonts w:ascii="Georgia" w:hAnsi="Georgia"/>
        </w:rPr>
        <w:t xml:space="preserve">WWF-Greater Mekong. 2013. Ecosystems in the Greater Mekong: Past trends, </w:t>
      </w:r>
      <w:proofErr w:type="gramStart"/>
      <w:r>
        <w:rPr>
          <w:rFonts w:ascii="Georgia" w:hAnsi="Georgia"/>
        </w:rPr>
        <w:t>current status</w:t>
      </w:r>
      <w:proofErr w:type="gramEnd"/>
      <w:r>
        <w:rPr>
          <w:rFonts w:ascii="Georgia" w:hAnsi="Georgia"/>
        </w:rPr>
        <w:t xml:space="preserve">, possible futures. Available at: </w:t>
      </w:r>
      <w:hyperlink r:id="rId17" w:history="1">
        <w:r>
          <w:rPr>
            <w:rStyle w:val="Hyperlink"/>
            <w:rFonts w:ascii="Georgia" w:hAnsi="Georgia"/>
          </w:rPr>
          <w:t>https://data.opendevelopmentmekong.net/library_record/ecosystems-in-the-greater-mekong-past-trends-current-status-future-possibilities</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sectPr w:rsidR="00AA6EE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8-19T12:09:00Z" w:initials="JP">
    <w:p w14:paraId="23072E88" w14:textId="77777777" w:rsidR="00F52705" w:rsidRDefault="00F52705" w:rsidP="00200405">
      <w:pPr>
        <w:pStyle w:val="CommentText"/>
      </w:pPr>
      <w:r>
        <w:rPr>
          <w:rStyle w:val="CommentReference"/>
        </w:rPr>
        <w:annotationRef/>
      </w:r>
      <w:r>
        <w:t>Language?</w:t>
      </w:r>
    </w:p>
  </w:comment>
  <w:comment w:id="1" w:author="Jack Plummer" w:date="2022-08-19T12:45:00Z" w:initials="JP">
    <w:p w14:paraId="25AC1325" w14:textId="77777777" w:rsidR="00282936" w:rsidRDefault="00282936" w:rsidP="00642260">
      <w:pPr>
        <w:pStyle w:val="CommentText"/>
      </w:pPr>
      <w:r>
        <w:rPr>
          <w:rStyle w:val="CommentReference"/>
        </w:rPr>
        <w:annotationRef/>
      </w:r>
      <w:r>
        <w:t xml:space="preserve">This works </w:t>
      </w:r>
      <w:r>
        <w:rPr>
          <w:i/>
          <w:iCs/>
        </w:rPr>
        <w:t>but</w:t>
      </w:r>
      <w:r>
        <w:t xml:space="preserve"> if we have a generation length (50 years - where did this figure come from?) and &gt;33% of forests have been lost across its range over the last three generations, maybe we can consider VU A2 for this one… ? - A suspected population reduction of 30-50% based on loss of habitat ?</w:t>
      </w:r>
    </w:p>
  </w:comment>
  <w:comment w:id="12" w:author="Jack Plummer" w:date="2022-08-19T12:13:00Z" w:initials="JP">
    <w:p w14:paraId="3AB37E28" w14:textId="48907284" w:rsidR="00F52705" w:rsidRDefault="00F52705" w:rsidP="00A93774">
      <w:pPr>
        <w:pStyle w:val="CommentText"/>
      </w:pPr>
      <w:r>
        <w:rPr>
          <w:rStyle w:val="CommentReference"/>
        </w:rPr>
        <w:annotationRef/>
      </w:r>
      <w:r>
        <w:t>This checkbox is ticked</w:t>
      </w:r>
    </w:p>
  </w:comment>
  <w:comment w:id="15" w:author="Jack Plummer" w:date="2022-08-19T12:17:00Z" w:initials="JP">
    <w:p w14:paraId="4636EA28" w14:textId="77777777" w:rsidR="0047736F" w:rsidRDefault="0047736F" w:rsidP="00BA7279">
      <w:pPr>
        <w:pStyle w:val="CommentText"/>
      </w:pPr>
      <w:r>
        <w:rPr>
          <w:rStyle w:val="CommentReference"/>
        </w:rPr>
        <w:annotationRef/>
      </w:r>
      <w:r>
        <w:t>This is too list-like - needs to be in sentences.</w:t>
      </w:r>
    </w:p>
  </w:comment>
  <w:comment w:id="45" w:author="Jack Plummer" w:date="2022-08-19T12:25:00Z" w:initials="JP">
    <w:p w14:paraId="0824B3A4" w14:textId="77777777" w:rsidR="002C2CA4" w:rsidRDefault="002C2CA4" w:rsidP="0084515B">
      <w:pPr>
        <w:pStyle w:val="CommentText"/>
      </w:pPr>
      <w:r>
        <w:rPr>
          <w:rStyle w:val="CommentReference"/>
        </w:rPr>
        <w:annotationRef/>
      </w:r>
      <w:r>
        <w:t>Not relevant to this section</w:t>
      </w:r>
    </w:p>
  </w:comment>
  <w:comment w:id="53" w:author="Jack Plummer" w:date="2022-08-19T12:26:00Z" w:initials="JP">
    <w:p w14:paraId="342588F3" w14:textId="77777777" w:rsidR="002C2CA4" w:rsidRDefault="002C2CA4" w:rsidP="00FB46EF">
      <w:pPr>
        <w:pStyle w:val="CommentText"/>
      </w:pPr>
      <w:r>
        <w:rPr>
          <w:rStyle w:val="CommentReference"/>
        </w:rPr>
        <w:annotationRef/>
      </w:r>
      <w:r>
        <w:t>Contradictory - we are suggesting a decreasing population trend and continuing decline in the number of mature individuals.</w:t>
      </w:r>
    </w:p>
  </w:comment>
  <w:comment w:id="74" w:author="Jack Plummer" w:date="2022-08-19T12:32:00Z" w:initials="JP">
    <w:p w14:paraId="465D6361" w14:textId="77777777" w:rsidR="008D4A75" w:rsidRDefault="008D4A75" w:rsidP="00EA63AF">
      <w:pPr>
        <w:pStyle w:val="CommentText"/>
      </w:pPr>
      <w:r>
        <w:rPr>
          <w:rStyle w:val="CommentReference"/>
        </w:rPr>
        <w:annotationRef/>
      </w:r>
      <w:r>
        <w:t>Remove this (presume this was from the existing assessment)?</w:t>
      </w:r>
    </w:p>
  </w:comment>
  <w:comment w:id="75" w:author="Jack Plummer" w:date="2022-08-19T12:32:00Z" w:initials="JP">
    <w:p w14:paraId="111AC8B3" w14:textId="77777777" w:rsidR="008D4A75" w:rsidRDefault="008D4A75" w:rsidP="00364513">
      <w:pPr>
        <w:pStyle w:val="CommentText"/>
      </w:pPr>
      <w:r>
        <w:rPr>
          <w:rStyle w:val="CommentReference"/>
        </w:rPr>
        <w:annotationRef/>
      </w:r>
      <w:r>
        <w:t>Remove</w:t>
      </w:r>
    </w:p>
  </w:comment>
  <w:comment w:id="76" w:author="Jack Plummer" w:date="2022-08-19T12:32:00Z" w:initials="JP">
    <w:p w14:paraId="2E6051CE" w14:textId="77777777" w:rsidR="008D4A75" w:rsidRDefault="008D4A75" w:rsidP="00055D2F">
      <w:pPr>
        <w:pStyle w:val="CommentText"/>
      </w:pPr>
      <w:r>
        <w:rPr>
          <w:rStyle w:val="CommentReference"/>
        </w:rPr>
        <w:annotationRef/>
      </w:r>
      <w:r>
        <w:t>Remove</w:t>
      </w:r>
    </w:p>
  </w:comment>
  <w:comment w:id="77" w:author="Jack Plummer" w:date="2022-08-19T12:35:00Z" w:initials="JP">
    <w:p w14:paraId="47207F05" w14:textId="77777777" w:rsidR="00F72581" w:rsidRDefault="00F72581" w:rsidP="008A052B">
      <w:pPr>
        <w:pStyle w:val="CommentText"/>
      </w:pPr>
      <w:r>
        <w:rPr>
          <w:rStyle w:val="CommentReference"/>
        </w:rPr>
        <w:annotationRef/>
      </w:r>
      <w:r>
        <w:t>I've removed some repetition</w:t>
      </w:r>
    </w:p>
  </w:comment>
  <w:comment w:id="95" w:author="Jack Plummer" w:date="2022-08-19T12:36:00Z" w:initials="JP">
    <w:p w14:paraId="1BC4DF71" w14:textId="77777777" w:rsidR="00F72581" w:rsidRDefault="00F72581" w:rsidP="001A4566">
      <w:pPr>
        <w:pStyle w:val="CommentText"/>
      </w:pPr>
      <w:r>
        <w:rPr>
          <w:rStyle w:val="CommentReference"/>
        </w:rPr>
        <w:annotationRef/>
      </w:r>
      <w:r>
        <w:t>Remove unless this is your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072E88" w15:done="0"/>
  <w15:commentEx w15:paraId="25AC1325" w15:done="0"/>
  <w15:commentEx w15:paraId="3AB37E28" w15:done="0"/>
  <w15:commentEx w15:paraId="4636EA28" w15:done="0"/>
  <w15:commentEx w15:paraId="0824B3A4" w15:done="0"/>
  <w15:commentEx w15:paraId="342588F3" w15:done="0"/>
  <w15:commentEx w15:paraId="465D6361" w15:done="0"/>
  <w15:commentEx w15:paraId="111AC8B3" w15:done="0"/>
  <w15:commentEx w15:paraId="2E6051CE" w15:done="0"/>
  <w15:commentEx w15:paraId="47207F05" w15:done="0"/>
  <w15:commentEx w15:paraId="1BC4DF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9FC13" w16cex:dateUtc="2022-08-19T11:09:00Z"/>
  <w16cex:commentExtensible w16cex:durableId="26AA0475" w16cex:dateUtc="2022-08-19T11:45:00Z"/>
  <w16cex:commentExtensible w16cex:durableId="26A9FCFC" w16cex:dateUtc="2022-08-19T11:13:00Z"/>
  <w16cex:commentExtensible w16cex:durableId="26A9FDE2" w16cex:dateUtc="2022-08-19T11:17:00Z"/>
  <w16cex:commentExtensible w16cex:durableId="26A9FFB2" w16cex:dateUtc="2022-08-19T11:25:00Z"/>
  <w16cex:commentExtensible w16cex:durableId="26A9FFF3" w16cex:dateUtc="2022-08-19T11:26:00Z"/>
  <w16cex:commentExtensible w16cex:durableId="26AA0157" w16cex:dateUtc="2022-08-19T11:32:00Z"/>
  <w16cex:commentExtensible w16cex:durableId="26AA0160" w16cex:dateUtc="2022-08-19T11:32:00Z"/>
  <w16cex:commentExtensible w16cex:durableId="26AA016A" w16cex:dateUtc="2022-08-19T11:32:00Z"/>
  <w16cex:commentExtensible w16cex:durableId="26AA020C" w16cex:dateUtc="2022-08-19T11:35:00Z"/>
  <w16cex:commentExtensible w16cex:durableId="26AA0267" w16cex:dateUtc="2022-08-19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072E88" w16cid:durableId="26A9FC13"/>
  <w16cid:commentId w16cid:paraId="25AC1325" w16cid:durableId="26AA0475"/>
  <w16cid:commentId w16cid:paraId="3AB37E28" w16cid:durableId="26A9FCFC"/>
  <w16cid:commentId w16cid:paraId="4636EA28" w16cid:durableId="26A9FDE2"/>
  <w16cid:commentId w16cid:paraId="0824B3A4" w16cid:durableId="26A9FFB2"/>
  <w16cid:commentId w16cid:paraId="342588F3" w16cid:durableId="26A9FFF3"/>
  <w16cid:commentId w16cid:paraId="465D6361" w16cid:durableId="26AA0157"/>
  <w16cid:commentId w16cid:paraId="111AC8B3" w16cid:durableId="26AA0160"/>
  <w16cid:commentId w16cid:paraId="2E6051CE" w16cid:durableId="26AA016A"/>
  <w16cid:commentId w16cid:paraId="47207F05" w16cid:durableId="26AA020C"/>
  <w16cid:commentId w16cid:paraId="1BC4DF71" w16cid:durableId="26AA02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05"/>
    <w:rsid w:val="000300B2"/>
    <w:rsid w:val="001C787D"/>
    <w:rsid w:val="00282936"/>
    <w:rsid w:val="002C2CA4"/>
    <w:rsid w:val="0047736F"/>
    <w:rsid w:val="008D4A75"/>
    <w:rsid w:val="00923A01"/>
    <w:rsid w:val="00AA6EE9"/>
    <w:rsid w:val="00F52705"/>
    <w:rsid w:val="00F725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12B4C"/>
  <w15:chartTrackingRefBased/>
  <w15:docId w15:val="{9CAD48F9-608D-4F98-96C1-5F80C277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F52705"/>
    <w:rPr>
      <w:rFonts w:eastAsiaTheme="minorEastAsia"/>
      <w:sz w:val="24"/>
      <w:szCs w:val="24"/>
    </w:rPr>
  </w:style>
  <w:style w:type="character" w:styleId="CommentReference">
    <w:name w:val="annotation reference"/>
    <w:basedOn w:val="DefaultParagraphFont"/>
    <w:uiPriority w:val="99"/>
    <w:semiHidden/>
    <w:unhideWhenUsed/>
    <w:rsid w:val="00F52705"/>
    <w:rPr>
      <w:sz w:val="16"/>
      <w:szCs w:val="16"/>
    </w:rPr>
  </w:style>
  <w:style w:type="paragraph" w:styleId="CommentText">
    <w:name w:val="annotation text"/>
    <w:basedOn w:val="Normal"/>
    <w:link w:val="CommentTextChar"/>
    <w:uiPriority w:val="99"/>
    <w:unhideWhenUsed/>
    <w:rsid w:val="00F52705"/>
    <w:rPr>
      <w:sz w:val="20"/>
      <w:szCs w:val="20"/>
    </w:rPr>
  </w:style>
  <w:style w:type="character" w:customStyle="1" w:styleId="CommentTextChar">
    <w:name w:val="Comment Text Char"/>
    <w:basedOn w:val="DefaultParagraphFont"/>
    <w:link w:val="CommentText"/>
    <w:uiPriority w:val="99"/>
    <w:rsid w:val="00F52705"/>
    <w:rPr>
      <w:rFonts w:eastAsiaTheme="minorEastAsia"/>
    </w:rPr>
  </w:style>
  <w:style w:type="paragraph" w:styleId="CommentSubject">
    <w:name w:val="annotation subject"/>
    <w:basedOn w:val="CommentText"/>
    <w:next w:val="CommentText"/>
    <w:link w:val="CommentSubjectChar"/>
    <w:uiPriority w:val="99"/>
    <w:semiHidden/>
    <w:unhideWhenUsed/>
    <w:rsid w:val="00F52705"/>
    <w:rPr>
      <w:b/>
      <w:bCs/>
    </w:rPr>
  </w:style>
  <w:style w:type="character" w:customStyle="1" w:styleId="CommentSubjectChar">
    <w:name w:val="Comment Subject Char"/>
    <w:basedOn w:val="CommentTextChar"/>
    <w:link w:val="CommentSubject"/>
    <w:uiPriority w:val="99"/>
    <w:semiHidden/>
    <w:rsid w:val="00F52705"/>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5788">
      <w:marLeft w:val="0"/>
      <w:marRight w:val="0"/>
      <w:marTop w:val="0"/>
      <w:marBottom w:val="0"/>
      <w:divBdr>
        <w:top w:val="none" w:sz="0" w:space="0" w:color="auto"/>
        <w:left w:val="none" w:sz="0" w:space="0" w:color="auto"/>
        <w:bottom w:val="none" w:sz="0" w:space="0" w:color="auto"/>
        <w:right w:val="none" w:sz="0" w:space="0" w:color="auto"/>
      </w:divBdr>
    </w:div>
    <w:div w:id="432632144">
      <w:marLeft w:val="0"/>
      <w:marRight w:val="0"/>
      <w:marTop w:val="0"/>
      <w:marBottom w:val="0"/>
      <w:divBdr>
        <w:top w:val="none" w:sz="0" w:space="0" w:color="auto"/>
        <w:left w:val="none" w:sz="0" w:space="0" w:color="auto"/>
        <w:bottom w:val="none" w:sz="0" w:space="0" w:color="auto"/>
        <w:right w:val="none" w:sz="0" w:space="0" w:color="auto"/>
      </w:divBdr>
    </w:div>
    <w:div w:id="622152382">
      <w:marLeft w:val="0"/>
      <w:marRight w:val="0"/>
      <w:marTop w:val="0"/>
      <w:marBottom w:val="0"/>
      <w:divBdr>
        <w:top w:val="none" w:sz="0" w:space="0" w:color="auto"/>
        <w:left w:val="none" w:sz="0" w:space="0" w:color="auto"/>
        <w:bottom w:val="none" w:sz="0" w:space="0" w:color="auto"/>
        <w:right w:val="none" w:sz="0" w:space="0" w:color="auto"/>
      </w:divBdr>
    </w:div>
    <w:div w:id="710420994">
      <w:marLeft w:val="0"/>
      <w:marRight w:val="0"/>
      <w:marTop w:val="0"/>
      <w:marBottom w:val="0"/>
      <w:divBdr>
        <w:top w:val="none" w:sz="0" w:space="0" w:color="auto"/>
        <w:left w:val="none" w:sz="0" w:space="0" w:color="auto"/>
        <w:bottom w:val="none" w:sz="0" w:space="0" w:color="auto"/>
        <w:right w:val="none" w:sz="0" w:space="0" w:color="auto"/>
      </w:divBdr>
    </w:div>
    <w:div w:id="844905084">
      <w:marLeft w:val="0"/>
      <w:marRight w:val="0"/>
      <w:marTop w:val="0"/>
      <w:marBottom w:val="0"/>
      <w:divBdr>
        <w:top w:val="none" w:sz="0" w:space="0" w:color="auto"/>
        <w:left w:val="none" w:sz="0" w:space="0" w:color="auto"/>
        <w:bottom w:val="none" w:sz="0" w:space="0" w:color="auto"/>
        <w:right w:val="none" w:sz="0" w:space="0" w:color="auto"/>
      </w:divBdr>
    </w:div>
    <w:div w:id="1047297647">
      <w:marLeft w:val="0"/>
      <w:marRight w:val="0"/>
      <w:marTop w:val="0"/>
      <w:marBottom w:val="0"/>
      <w:divBdr>
        <w:top w:val="none" w:sz="0" w:space="0" w:color="auto"/>
        <w:left w:val="none" w:sz="0" w:space="0" w:color="auto"/>
        <w:bottom w:val="none" w:sz="0" w:space="0" w:color="auto"/>
        <w:right w:val="none" w:sz="0" w:space="0" w:color="auto"/>
      </w:divBdr>
    </w:div>
    <w:div w:id="1062093356">
      <w:marLeft w:val="0"/>
      <w:marRight w:val="0"/>
      <w:marTop w:val="0"/>
      <w:marBottom w:val="0"/>
      <w:divBdr>
        <w:top w:val="none" w:sz="0" w:space="0" w:color="auto"/>
        <w:left w:val="none" w:sz="0" w:space="0" w:color="auto"/>
        <w:bottom w:val="none" w:sz="0" w:space="0" w:color="auto"/>
        <w:right w:val="none" w:sz="0" w:space="0" w:color="auto"/>
      </w:divBdr>
    </w:div>
    <w:div w:id="1322731591">
      <w:marLeft w:val="0"/>
      <w:marRight w:val="0"/>
      <w:marTop w:val="0"/>
      <w:marBottom w:val="0"/>
      <w:divBdr>
        <w:top w:val="none" w:sz="0" w:space="0" w:color="auto"/>
        <w:left w:val="none" w:sz="0" w:space="0" w:color="auto"/>
        <w:bottom w:val="none" w:sz="0" w:space="0" w:color="auto"/>
        <w:right w:val="none" w:sz="0" w:space="0" w:color="auto"/>
      </w:divBdr>
    </w:div>
    <w:div w:id="1398163480">
      <w:marLeft w:val="0"/>
      <w:marRight w:val="0"/>
      <w:marTop w:val="0"/>
      <w:marBottom w:val="0"/>
      <w:divBdr>
        <w:top w:val="none" w:sz="0" w:space="0" w:color="auto"/>
        <w:left w:val="none" w:sz="0" w:space="0" w:color="auto"/>
        <w:bottom w:val="none" w:sz="0" w:space="0" w:color="auto"/>
        <w:right w:val="none" w:sz="0" w:space="0" w:color="auto"/>
      </w:divBdr>
      <w:divsChild>
        <w:div w:id="167491171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587617231">
      <w:marLeft w:val="0"/>
      <w:marRight w:val="0"/>
      <w:marTop w:val="0"/>
      <w:marBottom w:val="0"/>
      <w:divBdr>
        <w:top w:val="none" w:sz="0" w:space="0" w:color="auto"/>
        <w:left w:val="none" w:sz="0" w:space="0" w:color="auto"/>
        <w:bottom w:val="none" w:sz="0" w:space="0" w:color="auto"/>
        <w:right w:val="none" w:sz="0" w:space="0" w:color="auto"/>
      </w:divBdr>
    </w:div>
    <w:div w:id="1765105896">
      <w:marLeft w:val="0"/>
      <w:marRight w:val="0"/>
      <w:marTop w:val="0"/>
      <w:marBottom w:val="0"/>
      <w:divBdr>
        <w:top w:val="none" w:sz="0" w:space="0" w:color="auto"/>
        <w:left w:val="none" w:sz="0" w:space="0" w:color="auto"/>
        <w:bottom w:val="none" w:sz="0" w:space="0" w:color="auto"/>
        <w:right w:val="none" w:sz="0" w:space="0" w:color="auto"/>
      </w:divBdr>
    </w:div>
    <w:div w:id="195725600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data.opendevelopmentmekong.net/library_record/ecosystems-in-the-greater-mekong-past-trends-current-status-future-possibilities" TargetMode="External"/><Relationship Id="rId2" Type="http://schemas.openxmlformats.org/officeDocument/2006/relationships/customXml" Target="../customXml/item2.xml"/><Relationship Id="rId16" Type="http://schemas.openxmlformats.org/officeDocument/2006/relationships/hyperlink" Target="https://curis.ku.dk/ws/files/20646176/afzelia_xylocarpa.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enesys-pgr.org/"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s://tools.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4874f941-1732-4aa1-804a-4f99632a5909" ContentTypeId="0x0101" PreviousValue="false"/>
</file>

<file path=customXml/itemProps1.xml><?xml version="1.0" encoding="utf-8"?>
<ds:datastoreItem xmlns:ds="http://schemas.openxmlformats.org/officeDocument/2006/customXml" ds:itemID="{437C57AA-7A7C-4A38-8DC3-38BEE371E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9A6005-7FB9-4799-A196-FCAAC4C533A4}">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3.xml><?xml version="1.0" encoding="utf-8"?>
<ds:datastoreItem xmlns:ds="http://schemas.openxmlformats.org/officeDocument/2006/customXml" ds:itemID="{6848B57B-6304-42B1-A5D9-9A0D217F2587}">
  <ds:schemaRefs>
    <ds:schemaRef ds:uri="http://schemas.microsoft.com/sharepoint/v3/contenttype/forms"/>
  </ds:schemaRefs>
</ds:datastoreItem>
</file>

<file path=customXml/itemProps4.xml><?xml version="1.0" encoding="utf-8"?>
<ds:datastoreItem xmlns:ds="http://schemas.openxmlformats.org/officeDocument/2006/customXml" ds:itemID="{37896F64-1002-48D1-8760-7C0194FAF43D}">
  <ds:schemaRefs>
    <ds:schemaRef ds:uri="http://schemas.microsoft.com/sharepoint/events"/>
  </ds:schemaRefs>
</ds:datastoreItem>
</file>

<file path=customXml/itemProps5.xml><?xml version="1.0" encoding="utf-8"?>
<ds:datastoreItem xmlns:ds="http://schemas.openxmlformats.org/officeDocument/2006/customXml" ds:itemID="{483263B2-9E62-4A65-9FCE-1F255045E43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2273</Words>
  <Characters>12958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Afzelia xylocarpa</vt:lpstr>
    </vt:vector>
  </TitlesOfParts>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Afzelia xylocarpa</dc:title>
  <dc:subject/>
  <dc:creator>Jack Plummer</dc:creator>
  <cp:keywords/>
  <dc:description/>
  <cp:lastModifiedBy>Jack Plummer</cp:lastModifiedBy>
  <cp:revision>3</cp:revision>
  <dcterms:created xsi:type="dcterms:W3CDTF">2022-08-19T11:46:00Z</dcterms:created>
  <dcterms:modified xsi:type="dcterms:W3CDTF">2022-09-13T16:24:00Z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