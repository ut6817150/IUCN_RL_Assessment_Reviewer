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80515" w14:textId="77777777" w:rsidR="00000000" w:rsidRDefault="00C00C4B">
      <w:pPr>
        <w:jc w:val="center"/>
        <w:divId w:val="1611819734"/>
        <w:rPr>
          <w:rFonts w:ascii="Georgia" w:eastAsia="Times New Roman" w:hAnsi="Georgia"/>
          <w:b/>
          <w:bCs/>
          <w:sz w:val="29"/>
          <w:szCs w:val="29"/>
        </w:rPr>
      </w:pPr>
      <w:r>
        <w:rPr>
          <w:rFonts w:ascii="Georgia" w:eastAsia="Times New Roman" w:hAnsi="Georgia"/>
          <w:b/>
          <w:bCs/>
          <w:sz w:val="29"/>
          <w:szCs w:val="29"/>
        </w:rPr>
        <w:t>Draft</w:t>
      </w:r>
    </w:p>
    <w:p w14:paraId="4AD7E047" w14:textId="77777777" w:rsidR="00000000" w:rsidRDefault="00C00C4B">
      <w:pPr>
        <w:divId w:val="928540296"/>
        <w:rPr>
          <w:rFonts w:ascii="Georgia" w:eastAsia="Times New Roman" w:hAnsi="Georgia"/>
          <w:sz w:val="18"/>
          <w:szCs w:val="18"/>
        </w:rPr>
      </w:pPr>
      <w:r>
        <w:rPr>
          <w:rFonts w:ascii="Georgia" w:eastAsia="Times New Roman" w:hAnsi="Georgia"/>
          <w:noProof/>
          <w:sz w:val="18"/>
          <w:szCs w:val="18"/>
        </w:rPr>
        <w:drawing>
          <wp:inline distT="0" distB="0" distL="0" distR="0" wp14:anchorId="7FE6DB5F" wp14:editId="567AD1C8">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C3E1FA" w14:textId="77777777" w:rsidR="00000000" w:rsidRDefault="00C00C4B">
      <w:pPr>
        <w:shd w:val="clear" w:color="auto" w:fill="FFFFFF"/>
        <w:spacing w:before="100" w:beforeAutospacing="1" w:after="100" w:afterAutospacing="1"/>
        <w:jc w:val="right"/>
        <w:outlineLvl w:val="1"/>
        <w:divId w:val="928540296"/>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Calamus </w:t>
      </w:r>
      <w:proofErr w:type="spellStart"/>
      <w:r>
        <w:rPr>
          <w:rStyle w:val="Emphasis"/>
          <w:rFonts w:ascii="Georgia" w:eastAsia="Times New Roman" w:hAnsi="Georgia"/>
          <w:b/>
          <w:bCs/>
          <w:color w:val="000000"/>
          <w:kern w:val="36"/>
          <w:sz w:val="29"/>
          <w:szCs w:val="29"/>
        </w:rPr>
        <w:t>heatubunii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W.</w:t>
      </w:r>
      <w:proofErr w:type="gramStart"/>
      <w:r>
        <w:rPr>
          <w:rFonts w:ascii="Georgia" w:eastAsia="Times New Roman" w:hAnsi="Georgia"/>
          <w:b/>
          <w:bCs/>
          <w:color w:val="000000"/>
          <w:kern w:val="36"/>
          <w:sz w:val="29"/>
          <w:szCs w:val="29"/>
        </w:rPr>
        <w:t>J.Baker</w:t>
      </w:r>
      <w:proofErr w:type="spellEnd"/>
      <w:proofErr w:type="gram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J.Dransf</w:t>
      </w:r>
      <w:proofErr w:type="spellEnd"/>
      <w:r>
        <w:rPr>
          <w:rFonts w:ascii="Georgia" w:eastAsia="Times New Roman" w:hAnsi="Georgia"/>
          <w:b/>
          <w:bCs/>
          <w:color w:val="000000"/>
          <w:kern w:val="36"/>
          <w:sz w:val="29"/>
          <w:szCs w:val="29"/>
        </w:rPr>
        <w:t>.</w:t>
      </w:r>
    </w:p>
    <w:p w14:paraId="33C11A06" w14:textId="77777777" w:rsidR="00000000" w:rsidRDefault="00C00C4B">
      <w:pPr>
        <w:jc w:val="right"/>
        <w:divId w:val="928540296"/>
        <w:rPr>
          <w:rFonts w:ascii="Georgia" w:eastAsia="Times New Roman" w:hAnsi="Georgia"/>
          <w:sz w:val="18"/>
          <w:szCs w:val="18"/>
        </w:rPr>
      </w:pPr>
      <w:r>
        <w:rPr>
          <w:rFonts w:ascii="Georgia" w:eastAsia="Times New Roman" w:hAnsi="Georgia"/>
          <w:sz w:val="18"/>
          <w:szCs w:val="18"/>
        </w:rPr>
        <w:t xml:space="preserve">PLANTAE - TRACHEOPHYTA - LILIOPSIDA - ARECALES - ARECACEAE - Calamus - </w:t>
      </w:r>
      <w:proofErr w:type="spellStart"/>
      <w:r>
        <w:rPr>
          <w:rFonts w:ascii="Georgia" w:eastAsia="Times New Roman" w:hAnsi="Georgia"/>
          <w:sz w:val="18"/>
          <w:szCs w:val="18"/>
        </w:rPr>
        <w:t>heatubunii</w:t>
      </w:r>
      <w:proofErr w:type="spellEnd"/>
    </w:p>
    <w:p w14:paraId="121028BB" w14:textId="77777777" w:rsidR="00000000" w:rsidRDefault="00C00C4B">
      <w:pPr>
        <w:pStyle w:val="NormalWeb"/>
        <w:divId w:val="221723016"/>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983"/>
      </w:tblGrid>
      <w:tr w:rsidR="00000000" w14:paraId="7A19395B" w14:textId="77777777">
        <w:trPr>
          <w:tblCellSpacing w:w="15" w:type="dxa"/>
          <w:jc w:val="center"/>
        </w:trPr>
        <w:tc>
          <w:tcPr>
            <w:tcW w:w="0" w:type="auto"/>
            <w:tcBorders>
              <w:bottom w:val="single" w:sz="6" w:space="0" w:color="000000"/>
            </w:tcBorders>
            <w:shd w:val="clear" w:color="auto" w:fill="BBBBBB"/>
            <w:vAlign w:val="center"/>
            <w:hideMark/>
          </w:tcPr>
          <w:p w14:paraId="10F74B87" w14:textId="77777777" w:rsidR="00000000" w:rsidRDefault="00C00C4B">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68E4D606" w14:textId="77777777">
        <w:trPr>
          <w:tblCellSpacing w:w="15" w:type="dxa"/>
          <w:jc w:val="center"/>
        </w:trPr>
        <w:tc>
          <w:tcPr>
            <w:tcW w:w="0" w:type="auto"/>
            <w:vAlign w:val="center"/>
            <w:hideMark/>
          </w:tcPr>
          <w:p w14:paraId="34BA448E" w14:textId="77777777" w:rsidR="00000000" w:rsidRDefault="00C00C4B">
            <w:pPr>
              <w:spacing w:after="75"/>
              <w:rPr>
                <w:rFonts w:ascii="Georgia" w:eastAsia="Times New Roman" w:hAnsi="Georgia"/>
                <w:sz w:val="20"/>
                <w:szCs w:val="20"/>
              </w:rPr>
            </w:pPr>
            <w:r>
              <w:rPr>
                <w:rFonts w:ascii="Georgia" w:eastAsia="Times New Roman" w:hAnsi="Georgia"/>
                <w:sz w:val="20"/>
                <w:szCs w:val="20"/>
              </w:rPr>
              <w:t>EN - Endangered, B1ab(</w:t>
            </w:r>
            <w:proofErr w:type="spellStart"/>
            <w:proofErr w:type="gramStart"/>
            <w:r>
              <w:rPr>
                <w:rFonts w:ascii="Georgia" w:eastAsia="Times New Roman" w:hAnsi="Georgia"/>
                <w:sz w:val="20"/>
                <w:szCs w:val="20"/>
              </w:rPr>
              <w:t>i,ii</w:t>
            </w:r>
            <w:proofErr w:type="gramEnd"/>
            <w:r>
              <w:rPr>
                <w:rFonts w:ascii="Georgia" w:eastAsia="Times New Roman" w:hAnsi="Georgia"/>
                <w:sz w:val="20"/>
                <w:szCs w:val="20"/>
              </w:rPr>
              <w:t>,iii,iv</w:t>
            </w:r>
            <w:proofErr w:type="spellEnd"/>
            <w:r>
              <w:rPr>
                <w:rFonts w:ascii="Georgia" w:eastAsia="Times New Roman" w:hAnsi="Georgia"/>
                <w:sz w:val="20"/>
                <w:szCs w:val="20"/>
              </w:rPr>
              <w:t>)+2ab(</w:t>
            </w:r>
            <w:proofErr w:type="spellStart"/>
            <w:r>
              <w:rPr>
                <w:rFonts w:ascii="Georgia" w:eastAsia="Times New Roman" w:hAnsi="Georgia"/>
                <w:sz w:val="20"/>
                <w:szCs w:val="20"/>
              </w:rPr>
              <w:t>i,ii,iii,iv</w:t>
            </w:r>
            <w:proofErr w:type="spellEnd"/>
            <w:r>
              <w:rPr>
                <w:rFonts w:ascii="Georgia" w:eastAsia="Times New Roman" w:hAnsi="Georgia"/>
                <w:sz w:val="20"/>
                <w:szCs w:val="20"/>
              </w:rPr>
              <w:t>) (IUCN version 3.1)</w:t>
            </w:r>
          </w:p>
        </w:tc>
      </w:tr>
    </w:tbl>
    <w:p w14:paraId="2DF3873C" w14:textId="77777777" w:rsidR="00000000" w:rsidRDefault="00C00C4B">
      <w:pPr>
        <w:pStyle w:val="Heading1"/>
        <w:divId w:val="1235819162"/>
        <w:rPr>
          <w:rFonts w:ascii="Georgia" w:eastAsia="Times New Roman" w:hAnsi="Georgia"/>
          <w:sz w:val="29"/>
          <w:szCs w:val="29"/>
        </w:rPr>
      </w:pPr>
      <w:r>
        <w:rPr>
          <w:rFonts w:ascii="Georgia" w:eastAsia="Times New Roman" w:hAnsi="Georgia"/>
          <w:sz w:val="29"/>
          <w:szCs w:val="29"/>
        </w:rPr>
        <w:t>Red List Assessment</w:t>
      </w:r>
    </w:p>
    <w:p w14:paraId="7297E794" w14:textId="77777777" w:rsidR="00000000" w:rsidRDefault="00C00C4B">
      <w:pPr>
        <w:pStyle w:val="Heading2"/>
        <w:divId w:val="1235819162"/>
        <w:rPr>
          <w:rFonts w:ascii="Georgia" w:eastAsia="Times New Roman" w:hAnsi="Georgia"/>
          <w:sz w:val="27"/>
          <w:szCs w:val="27"/>
        </w:rPr>
      </w:pPr>
      <w:r>
        <w:rPr>
          <w:rFonts w:ascii="Georgia" w:eastAsia="Times New Roman" w:hAnsi="Georgia"/>
          <w:sz w:val="27"/>
          <w:szCs w:val="27"/>
        </w:rPr>
        <w:t>Assessment Information</w:t>
      </w:r>
    </w:p>
    <w:p w14:paraId="489C105A" w14:textId="77777777" w:rsidR="00000000" w:rsidRDefault="00C00C4B">
      <w:pPr>
        <w:pStyle w:val="NormalWeb"/>
        <w:divId w:val="1235819162"/>
        <w:rPr>
          <w:rFonts w:ascii="Georgia" w:hAnsi="Georgia"/>
        </w:rPr>
      </w:pPr>
      <w:r>
        <w:rPr>
          <w:rStyle w:val="datalabel1"/>
          <w:rFonts w:ascii="Georgia" w:hAnsi="Georgia"/>
        </w:rPr>
        <w:t xml:space="preserve">Assessor(s): </w:t>
      </w:r>
      <w:r>
        <w:rPr>
          <w:rFonts w:ascii="Georgia" w:hAnsi="Georgia"/>
        </w:rPr>
        <w:t>Jennings, L.</w:t>
      </w:r>
    </w:p>
    <w:p w14:paraId="262C22A4" w14:textId="77777777" w:rsidR="00000000" w:rsidRDefault="00C00C4B">
      <w:pPr>
        <w:pStyle w:val="NormalWeb"/>
        <w:divId w:val="1235819162"/>
        <w:rPr>
          <w:rFonts w:ascii="Georgia" w:hAnsi="Georgia"/>
        </w:rPr>
      </w:pPr>
      <w:r>
        <w:rPr>
          <w:rStyle w:val="datalabel1"/>
          <w:rFonts w:ascii="Georgia" w:hAnsi="Georgia"/>
        </w:rPr>
        <w:t xml:space="preserve">Contributor(s): </w:t>
      </w:r>
      <w:r>
        <w:rPr>
          <w:rFonts w:ascii="Georgia" w:hAnsi="Georgia"/>
        </w:rPr>
        <w:t>Turner, J.</w:t>
      </w:r>
    </w:p>
    <w:p w14:paraId="0639AE2C" w14:textId="77777777" w:rsidR="00000000" w:rsidRDefault="00C00C4B">
      <w:pPr>
        <w:pStyle w:val="NormalWeb"/>
        <w:divId w:val="1235819162"/>
        <w:rPr>
          <w:rFonts w:ascii="Georgia" w:hAnsi="Georgia"/>
        </w:rPr>
      </w:pPr>
      <w:r>
        <w:rPr>
          <w:rStyle w:val="datalabel1"/>
          <w:rFonts w:ascii="Georgia" w:hAnsi="Georgia"/>
        </w:rPr>
        <w:t xml:space="preserve">Regions: </w:t>
      </w:r>
      <w:r>
        <w:rPr>
          <w:rFonts w:ascii="Georgia" w:hAnsi="Georgia"/>
        </w:rPr>
        <w:t>Global</w:t>
      </w:r>
    </w:p>
    <w:p w14:paraId="6DDB7120" w14:textId="77777777" w:rsidR="00000000" w:rsidRDefault="00C00C4B">
      <w:pPr>
        <w:pStyle w:val="Heading2"/>
        <w:divId w:val="1235819162"/>
        <w:rPr>
          <w:rFonts w:ascii="Georgia" w:eastAsia="Times New Roman" w:hAnsi="Georgia"/>
          <w:sz w:val="27"/>
          <w:szCs w:val="27"/>
        </w:rPr>
      </w:pPr>
      <w:r>
        <w:rPr>
          <w:rFonts w:ascii="Georgia" w:eastAsia="Times New Roman" w:hAnsi="Georgia"/>
          <w:sz w:val="27"/>
          <w:szCs w:val="27"/>
        </w:rPr>
        <w:t>Assessment Rationale</w:t>
      </w:r>
    </w:p>
    <w:p w14:paraId="168FB9BC" w14:textId="0B52E6E1" w:rsidR="00000000" w:rsidRDefault="00C00C4B">
      <w:pPr>
        <w:pStyle w:val="NormalWeb"/>
        <w:divId w:val="1235819162"/>
        <w:rPr>
          <w:rFonts w:ascii="Georgia" w:hAnsi="Georgia"/>
        </w:rPr>
      </w:pPr>
      <w:r>
        <w:rPr>
          <w:rStyle w:val="Emphasis"/>
          <w:rFonts w:ascii="Georgia" w:hAnsi="Georgia"/>
        </w:rPr>
        <w:t xml:space="preserve">Calamus </w:t>
      </w:r>
      <w:proofErr w:type="spellStart"/>
      <w:r>
        <w:rPr>
          <w:rStyle w:val="Emphasis"/>
          <w:rFonts w:ascii="Georgia" w:hAnsi="Georgia"/>
        </w:rPr>
        <w:t>heatubunii</w:t>
      </w:r>
      <w:proofErr w:type="spellEnd"/>
      <w:r>
        <w:rPr>
          <w:rFonts w:ascii="Georgia" w:hAnsi="Georgia"/>
        </w:rPr>
        <w:t xml:space="preserve"> </w:t>
      </w:r>
      <w:r>
        <w:rPr>
          <w:rFonts w:ascii="Georgia" w:hAnsi="Georgia"/>
        </w:rPr>
        <w:t xml:space="preserve">has an </w:t>
      </w:r>
      <w:commentRangeStart w:id="0"/>
      <w:r>
        <w:rPr>
          <w:rFonts w:ascii="Georgia" w:hAnsi="Georgia"/>
        </w:rPr>
        <w:t xml:space="preserve">area of occupancy (AOO) and extent of occurrence (EOO) </w:t>
      </w:r>
      <w:commentRangeEnd w:id="0"/>
      <w:r>
        <w:rPr>
          <w:rStyle w:val="CommentReference"/>
        </w:rPr>
        <w:commentReference w:id="0"/>
      </w:r>
      <w:r>
        <w:rPr>
          <w:rFonts w:ascii="Georgia" w:hAnsi="Georgia"/>
        </w:rPr>
        <w:t xml:space="preserve">that fall </w:t>
      </w:r>
      <w:del w:id="1" w:author="Jack Plummer" w:date="2022-09-07T12:30:00Z">
        <w:r w:rsidDel="00400625">
          <w:rPr>
            <w:rFonts w:ascii="Georgia" w:hAnsi="Georgia"/>
          </w:rPr>
          <w:delText xml:space="preserve">under </w:delText>
        </w:r>
      </w:del>
      <w:ins w:id="2" w:author="Jack Plummer" w:date="2022-09-07T12:30:00Z">
        <w:r w:rsidR="00400625">
          <w:rPr>
            <w:rFonts w:ascii="Georgia" w:hAnsi="Georgia"/>
          </w:rPr>
          <w:t>below</w:t>
        </w:r>
        <w:r w:rsidR="00400625">
          <w:rPr>
            <w:rFonts w:ascii="Georgia" w:hAnsi="Georgia"/>
          </w:rPr>
          <w:t xml:space="preserve"> </w:t>
        </w:r>
      </w:ins>
      <w:r>
        <w:rPr>
          <w:rFonts w:ascii="Georgia" w:hAnsi="Georgia"/>
        </w:rPr>
        <w:t xml:space="preserve">the </w:t>
      </w:r>
      <w:ins w:id="3" w:author="Jack Plummer" w:date="2022-09-07T12:30:00Z">
        <w:r w:rsidR="00400625">
          <w:rPr>
            <w:rFonts w:ascii="Georgia" w:hAnsi="Georgia"/>
          </w:rPr>
          <w:t xml:space="preserve">respective </w:t>
        </w:r>
      </w:ins>
      <w:r>
        <w:rPr>
          <w:rFonts w:ascii="Georgia" w:hAnsi="Georgia"/>
        </w:rPr>
        <w:t xml:space="preserve">thresholds for </w:t>
      </w:r>
      <w:ins w:id="4" w:author="Jack Plummer" w:date="2022-09-07T12:30:00Z">
        <w:r w:rsidR="00400625">
          <w:rPr>
            <w:rFonts w:ascii="Georgia" w:hAnsi="Georgia"/>
          </w:rPr>
          <w:t xml:space="preserve">the </w:t>
        </w:r>
      </w:ins>
      <w:r>
        <w:rPr>
          <w:rFonts w:ascii="Georgia" w:hAnsi="Georgia"/>
        </w:rPr>
        <w:t xml:space="preserve">Endangered </w:t>
      </w:r>
      <w:ins w:id="5" w:author="Jack Plummer" w:date="2022-09-07T12:30:00Z">
        <w:r w:rsidR="00400625">
          <w:rPr>
            <w:rFonts w:ascii="Georgia" w:hAnsi="Georgia"/>
          </w:rPr>
          <w:t xml:space="preserve">category </w:t>
        </w:r>
      </w:ins>
      <w:r>
        <w:rPr>
          <w:rFonts w:ascii="Georgia" w:hAnsi="Georgia"/>
        </w:rPr>
        <w:t xml:space="preserve">under Criterion B. There are also only 4 known locations and a </w:t>
      </w:r>
      <w:commentRangeStart w:id="6"/>
      <w:r>
        <w:rPr>
          <w:rFonts w:ascii="Georgia" w:hAnsi="Georgia"/>
        </w:rPr>
        <w:t>projected</w:t>
      </w:r>
      <w:commentRangeEnd w:id="6"/>
      <w:r w:rsidR="005B35AD">
        <w:rPr>
          <w:rStyle w:val="CommentReference"/>
        </w:rPr>
        <w:commentReference w:id="6"/>
      </w:r>
      <w:r>
        <w:rPr>
          <w:rFonts w:ascii="Georgia" w:hAnsi="Georgia"/>
        </w:rPr>
        <w:t xml:space="preserve"> continuing decline in the area and extent of its habitat </w:t>
      </w:r>
      <w:proofErr w:type="gramStart"/>
      <w:r>
        <w:rPr>
          <w:rFonts w:ascii="Georgia" w:hAnsi="Georgia"/>
        </w:rPr>
        <w:t>as a result of</w:t>
      </w:r>
      <w:proofErr w:type="gramEnd"/>
      <w:r>
        <w:rPr>
          <w:rFonts w:ascii="Georgia" w:hAnsi="Georgia"/>
        </w:rPr>
        <w:t xml:space="preserve"> def</w:t>
      </w:r>
      <w:r>
        <w:rPr>
          <w:rFonts w:ascii="Georgia" w:hAnsi="Georgia"/>
        </w:rPr>
        <w:t xml:space="preserve">orestation caused by the urban expansion of </w:t>
      </w:r>
      <w:proofErr w:type="spellStart"/>
      <w:r>
        <w:rPr>
          <w:rFonts w:ascii="Georgia" w:hAnsi="Georgia"/>
        </w:rPr>
        <w:t>Sorong</w:t>
      </w:r>
      <w:proofErr w:type="spellEnd"/>
      <w:r>
        <w:rPr>
          <w:rFonts w:ascii="Georgia" w:hAnsi="Georgia"/>
        </w:rPr>
        <w:t xml:space="preserve"> and the active palm oil concessions, and also a projected decline in the </w:t>
      </w:r>
      <w:commentRangeStart w:id="7"/>
      <w:r>
        <w:rPr>
          <w:rFonts w:ascii="Georgia" w:hAnsi="Georgia"/>
        </w:rPr>
        <w:t>AOO, EOO and number of locations</w:t>
      </w:r>
      <w:commentRangeEnd w:id="7"/>
      <w:r w:rsidR="00B53BED">
        <w:rPr>
          <w:rStyle w:val="CommentReference"/>
        </w:rPr>
        <w:commentReference w:id="7"/>
      </w:r>
      <w:r>
        <w:rPr>
          <w:rFonts w:ascii="Georgia" w:hAnsi="Georgia"/>
        </w:rPr>
        <w:t xml:space="preserve">. This species is therefore listed as Endangered </w:t>
      </w:r>
      <w:del w:id="8" w:author="Jack Plummer" w:date="2022-09-07T12:31:00Z">
        <w:r w:rsidDel="003D722A">
          <w:rPr>
            <w:rFonts w:ascii="Georgia" w:hAnsi="Georgia"/>
          </w:rPr>
          <w:delText>(EN) under </w:delText>
        </w:r>
      </w:del>
      <w:r>
        <w:rPr>
          <w:rFonts w:ascii="Georgia" w:hAnsi="Georgia"/>
        </w:rPr>
        <w:t>B1ab(</w:t>
      </w:r>
      <w:proofErr w:type="spellStart"/>
      <w:proofErr w:type="gramStart"/>
      <w:r>
        <w:rPr>
          <w:rFonts w:ascii="Georgia" w:hAnsi="Georgia"/>
        </w:rPr>
        <w:t>i,ii</w:t>
      </w:r>
      <w:proofErr w:type="gramEnd"/>
      <w:r>
        <w:rPr>
          <w:rFonts w:ascii="Georgia" w:hAnsi="Georgia"/>
        </w:rPr>
        <w:t>,iii,iv</w:t>
      </w:r>
      <w:proofErr w:type="spellEnd"/>
      <w:r>
        <w:rPr>
          <w:rFonts w:ascii="Georgia" w:hAnsi="Georgia"/>
        </w:rPr>
        <w:t>)+2ab(</w:t>
      </w:r>
      <w:proofErr w:type="spellStart"/>
      <w:r>
        <w:rPr>
          <w:rFonts w:ascii="Georgia" w:hAnsi="Georgia"/>
        </w:rPr>
        <w:t>i,ii,iii,iv</w:t>
      </w:r>
      <w:proofErr w:type="spellEnd"/>
      <w:r>
        <w:rPr>
          <w:rFonts w:ascii="Georgia" w:hAnsi="Georgia"/>
        </w:rPr>
        <w:t xml:space="preserve">). On </w:t>
      </w:r>
      <w:proofErr w:type="spellStart"/>
      <w:r>
        <w:rPr>
          <w:rFonts w:ascii="Georgia" w:hAnsi="Georgia"/>
        </w:rPr>
        <w:t>W</w:t>
      </w:r>
      <w:r>
        <w:rPr>
          <w:rFonts w:ascii="Georgia" w:hAnsi="Georgia"/>
        </w:rPr>
        <w:t>aigeo</w:t>
      </w:r>
      <w:proofErr w:type="spellEnd"/>
      <w:r>
        <w:rPr>
          <w:rFonts w:ascii="Georgia" w:hAnsi="Georgia"/>
        </w:rPr>
        <w:t xml:space="preserve"> the only known location is in a palm oil concession that is not yet active, but the species would not be able to survive in this area if it became active in the future.</w:t>
      </w:r>
    </w:p>
    <w:p w14:paraId="22D5245C" w14:textId="77777777" w:rsidR="00000000" w:rsidRDefault="00C00C4B">
      <w:pPr>
        <w:pStyle w:val="Heading1"/>
        <w:divId w:val="1452238745"/>
        <w:rPr>
          <w:rFonts w:ascii="Georgia" w:eastAsia="Times New Roman" w:hAnsi="Georgia"/>
          <w:sz w:val="29"/>
          <w:szCs w:val="29"/>
        </w:rPr>
      </w:pPr>
      <w:r>
        <w:rPr>
          <w:rFonts w:ascii="Georgia" w:eastAsia="Times New Roman" w:hAnsi="Georgia"/>
          <w:sz w:val="29"/>
          <w:szCs w:val="29"/>
        </w:rPr>
        <w:t>Distribution</w:t>
      </w:r>
    </w:p>
    <w:p w14:paraId="65E0A6B3" w14:textId="77777777" w:rsidR="00000000" w:rsidRDefault="00C00C4B">
      <w:pPr>
        <w:pStyle w:val="Heading2"/>
        <w:divId w:val="1452238745"/>
        <w:rPr>
          <w:rFonts w:ascii="Georgia" w:eastAsia="Times New Roman" w:hAnsi="Georgia"/>
          <w:sz w:val="27"/>
          <w:szCs w:val="27"/>
        </w:rPr>
      </w:pPr>
      <w:r>
        <w:rPr>
          <w:rFonts w:ascii="Georgia" w:eastAsia="Times New Roman" w:hAnsi="Georgia"/>
          <w:sz w:val="27"/>
          <w:szCs w:val="27"/>
        </w:rPr>
        <w:t>Geographic Range</w:t>
      </w:r>
    </w:p>
    <w:p w14:paraId="76681397" w14:textId="19896E6D" w:rsidR="00000000" w:rsidRDefault="00C00C4B">
      <w:pPr>
        <w:pStyle w:val="NormalWeb"/>
        <w:divId w:val="1452238745"/>
        <w:rPr>
          <w:rFonts w:ascii="Georgia" w:hAnsi="Georgia"/>
        </w:rPr>
      </w:pPr>
      <w:r>
        <w:rPr>
          <w:rStyle w:val="Emphasis"/>
          <w:rFonts w:ascii="Georgia" w:hAnsi="Georgia"/>
        </w:rPr>
        <w:t xml:space="preserve">Calamus </w:t>
      </w:r>
      <w:proofErr w:type="spellStart"/>
      <w:r>
        <w:rPr>
          <w:rStyle w:val="Emphasis"/>
          <w:rFonts w:ascii="Georgia" w:hAnsi="Georgia"/>
        </w:rPr>
        <w:t>heatubunii</w:t>
      </w:r>
      <w:proofErr w:type="spellEnd"/>
      <w:r>
        <w:rPr>
          <w:rStyle w:val="Emphasis"/>
          <w:rFonts w:ascii="Georgia" w:hAnsi="Georgia"/>
        </w:rPr>
        <w:t xml:space="preserve"> </w:t>
      </w:r>
      <w:r>
        <w:rPr>
          <w:rFonts w:ascii="Georgia" w:hAnsi="Georgia"/>
        </w:rPr>
        <w:t xml:space="preserve">has been recorded in the far west of mainland New Guinea from several localities around </w:t>
      </w:r>
      <w:proofErr w:type="spellStart"/>
      <w:r>
        <w:rPr>
          <w:rFonts w:ascii="Georgia" w:hAnsi="Georgia"/>
        </w:rPr>
        <w:t>Sorong</w:t>
      </w:r>
      <w:proofErr w:type="spellEnd"/>
      <w:r>
        <w:rPr>
          <w:rFonts w:ascii="Georgia" w:hAnsi="Georgia"/>
        </w:rPr>
        <w:t xml:space="preserve"> in West Papua province, and from the island of </w:t>
      </w:r>
      <w:proofErr w:type="spellStart"/>
      <w:r>
        <w:rPr>
          <w:rFonts w:ascii="Georgia" w:hAnsi="Georgia"/>
        </w:rPr>
        <w:t>Waigeo</w:t>
      </w:r>
      <w:proofErr w:type="spellEnd"/>
      <w:r>
        <w:rPr>
          <w:rFonts w:ascii="Georgia" w:hAnsi="Georgia"/>
        </w:rPr>
        <w:t xml:space="preserve"> in the Raja Ampat Islands. The known elevation range as recorded from herbarium specimens is between 45 and</w:t>
      </w:r>
      <w:r>
        <w:rPr>
          <w:rFonts w:ascii="Georgia" w:hAnsi="Georgia"/>
        </w:rPr>
        <w:t xml:space="preserve"> 180 m </w:t>
      </w:r>
      <w:ins w:id="9" w:author="Jack Plummer" w:date="2022-09-07T12:31:00Z">
        <w:r w:rsidR="003D722A">
          <w:rPr>
            <w:rFonts w:ascii="Georgia" w:hAnsi="Georgia"/>
          </w:rPr>
          <w:t>a</w:t>
        </w:r>
      </w:ins>
      <w:del w:id="10" w:author="Jack Plummer" w:date="2022-09-07T12:31:00Z">
        <w:r w:rsidDel="003D722A">
          <w:rPr>
            <w:rFonts w:ascii="Georgia" w:hAnsi="Georgia"/>
          </w:rPr>
          <w:delText>A</w:delText>
        </w:r>
      </w:del>
      <w:r>
        <w:rPr>
          <w:rFonts w:ascii="Georgia" w:hAnsi="Georgia"/>
        </w:rPr>
        <w:t>sl.</w:t>
      </w:r>
    </w:p>
    <w:p w14:paraId="11C47DA5" w14:textId="77777777" w:rsidR="00000000" w:rsidRDefault="00C00C4B">
      <w:pPr>
        <w:pStyle w:val="Heading2"/>
        <w:divId w:val="1452238745"/>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7"/>
        <w:gridCol w:w="5013"/>
      </w:tblGrid>
      <w:tr w:rsidR="00000000" w14:paraId="473D0FB5" w14:textId="77777777">
        <w:trPr>
          <w:divId w:val="1452238745"/>
          <w:tblCellSpacing w:w="15" w:type="dxa"/>
        </w:trPr>
        <w:tc>
          <w:tcPr>
            <w:tcW w:w="0" w:type="auto"/>
            <w:tcBorders>
              <w:bottom w:val="single" w:sz="6" w:space="0" w:color="000000"/>
            </w:tcBorders>
            <w:shd w:val="clear" w:color="auto" w:fill="BBBBBB"/>
            <w:vAlign w:val="center"/>
            <w:hideMark/>
          </w:tcPr>
          <w:p w14:paraId="3A14EB19"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4F8BF4D9"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6172C3D" w14:textId="77777777">
        <w:trPr>
          <w:divId w:val="1452238745"/>
          <w:tblCellSpacing w:w="15" w:type="dxa"/>
        </w:trPr>
        <w:tc>
          <w:tcPr>
            <w:tcW w:w="0" w:type="auto"/>
            <w:vAlign w:val="center"/>
            <w:hideMark/>
          </w:tcPr>
          <w:p w14:paraId="0C907BA8" w14:textId="77777777" w:rsidR="00000000" w:rsidRDefault="00C00C4B">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1DE49AE6" w14:textId="77777777" w:rsidR="00000000" w:rsidRDefault="00C00C4B">
            <w:pPr>
              <w:spacing w:after="75"/>
              <w:rPr>
                <w:rFonts w:ascii="Georgia" w:eastAsia="Times New Roman" w:hAnsi="Georgia"/>
                <w:sz w:val="18"/>
                <w:szCs w:val="18"/>
              </w:rPr>
            </w:pPr>
            <w:r>
              <w:rPr>
                <w:rFonts w:ascii="Georgia" w:eastAsia="Times New Roman" w:hAnsi="Georgia"/>
                <w:sz w:val="18"/>
                <w:szCs w:val="18"/>
              </w:rPr>
              <w:t xml:space="preserve">Mapped using georeferenced herbarium specimens and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22091354" w14:textId="77777777" w:rsidR="00000000" w:rsidRDefault="00C00C4B">
      <w:pPr>
        <w:pStyle w:val="Heading2"/>
        <w:divId w:val="1452238745"/>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05"/>
        <w:gridCol w:w="3103"/>
        <w:gridCol w:w="3202"/>
      </w:tblGrid>
      <w:tr w:rsidR="00000000" w14:paraId="069AC36C" w14:textId="77777777">
        <w:trPr>
          <w:divId w:val="1452238745"/>
          <w:tblCellSpacing w:w="15" w:type="dxa"/>
        </w:trPr>
        <w:tc>
          <w:tcPr>
            <w:tcW w:w="0" w:type="auto"/>
            <w:tcBorders>
              <w:bottom w:val="single" w:sz="6" w:space="0" w:color="000000"/>
            </w:tcBorders>
            <w:shd w:val="clear" w:color="auto" w:fill="BBBBBB"/>
            <w:vAlign w:val="center"/>
            <w:hideMark/>
          </w:tcPr>
          <w:p w14:paraId="513737F5"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E6AA5EB"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EOO estimate calculated fro</w:t>
            </w:r>
            <w:r>
              <w:rPr>
                <w:rFonts w:ascii="Georgia" w:eastAsia="Times New Roman" w:hAnsi="Georgia"/>
                <w:b/>
                <w:bCs/>
                <w:sz w:val="18"/>
                <w:szCs w:val="18"/>
              </w:rPr>
              <w:t>m Minimum Convex Polygon</w:t>
            </w:r>
          </w:p>
        </w:tc>
        <w:tc>
          <w:tcPr>
            <w:tcW w:w="0" w:type="auto"/>
            <w:tcBorders>
              <w:bottom w:val="single" w:sz="6" w:space="0" w:color="000000"/>
            </w:tcBorders>
            <w:shd w:val="clear" w:color="auto" w:fill="BBBBBB"/>
            <w:vAlign w:val="center"/>
            <w:hideMark/>
          </w:tcPr>
          <w:p w14:paraId="6C6C0222"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093B64C" w14:textId="77777777">
        <w:trPr>
          <w:divId w:val="1452238745"/>
          <w:tblCellSpacing w:w="15" w:type="dxa"/>
        </w:trPr>
        <w:tc>
          <w:tcPr>
            <w:tcW w:w="0" w:type="auto"/>
            <w:vAlign w:val="center"/>
            <w:hideMark/>
          </w:tcPr>
          <w:p w14:paraId="7A47BD74" w14:textId="77777777" w:rsidR="00000000" w:rsidRDefault="00C00C4B">
            <w:pPr>
              <w:spacing w:after="75"/>
              <w:rPr>
                <w:rFonts w:ascii="Georgia" w:eastAsia="Times New Roman" w:hAnsi="Georgia"/>
                <w:sz w:val="18"/>
                <w:szCs w:val="18"/>
              </w:rPr>
            </w:pPr>
            <w:commentRangeStart w:id="11"/>
            <w:r>
              <w:rPr>
                <w:rFonts w:ascii="Georgia" w:eastAsia="Times New Roman" w:hAnsi="Georgia"/>
                <w:sz w:val="18"/>
                <w:szCs w:val="18"/>
              </w:rPr>
              <w:t>645.6</w:t>
            </w:r>
            <w:commentRangeEnd w:id="11"/>
            <w:r>
              <w:rPr>
                <w:rStyle w:val="CommentReference"/>
              </w:rPr>
              <w:commentReference w:id="11"/>
            </w:r>
          </w:p>
        </w:tc>
        <w:tc>
          <w:tcPr>
            <w:tcW w:w="0" w:type="auto"/>
            <w:vAlign w:val="center"/>
            <w:hideMark/>
          </w:tcPr>
          <w:p w14:paraId="2D3C0653"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CB694D" w14:textId="77777777" w:rsidR="00000000" w:rsidRDefault="00C00C4B">
            <w:pPr>
              <w:spacing w:after="75"/>
              <w:rPr>
                <w:rFonts w:ascii="Georgia" w:eastAsia="Times New Roman" w:hAnsi="Georgia"/>
                <w:sz w:val="18"/>
                <w:szCs w:val="18"/>
              </w:rPr>
            </w:pPr>
            <w:r>
              <w:rPr>
                <w:rFonts w:ascii="Georgia" w:eastAsia="Times New Roman" w:hAnsi="Georgia"/>
                <w:sz w:val="18"/>
                <w:szCs w:val="18"/>
              </w:rPr>
              <w:t xml:space="preserve">Mapped using georeferenced herbarium specimens and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3DC536E2" w14:textId="77777777" w:rsidR="00000000" w:rsidRDefault="00C00C4B">
      <w:pPr>
        <w:pStyle w:val="Heading2"/>
        <w:divId w:val="1452238745"/>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6689"/>
      </w:tblGrid>
      <w:tr w:rsidR="00000000" w14:paraId="3681C61C" w14:textId="77777777">
        <w:trPr>
          <w:divId w:val="1452238745"/>
          <w:tblCellSpacing w:w="15" w:type="dxa"/>
        </w:trPr>
        <w:tc>
          <w:tcPr>
            <w:tcW w:w="0" w:type="auto"/>
            <w:tcBorders>
              <w:bottom w:val="single" w:sz="6" w:space="0" w:color="000000"/>
            </w:tcBorders>
            <w:shd w:val="clear" w:color="auto" w:fill="BBBBBB"/>
            <w:vAlign w:val="center"/>
            <w:hideMark/>
          </w:tcPr>
          <w:p w14:paraId="51D75B90"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DE071FD"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BB7D290" w14:textId="77777777">
        <w:trPr>
          <w:divId w:val="1452238745"/>
          <w:tblCellSpacing w:w="15" w:type="dxa"/>
        </w:trPr>
        <w:tc>
          <w:tcPr>
            <w:tcW w:w="0" w:type="auto"/>
            <w:vAlign w:val="center"/>
            <w:hideMark/>
          </w:tcPr>
          <w:p w14:paraId="2B99F9CA" w14:textId="77777777" w:rsidR="00000000" w:rsidRDefault="00C00C4B">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D107726" w14:textId="77777777" w:rsidR="00000000" w:rsidRDefault="00C00C4B">
            <w:pPr>
              <w:spacing w:after="75"/>
              <w:rPr>
                <w:rFonts w:ascii="Georgia" w:eastAsia="Times New Roman" w:hAnsi="Georgia"/>
                <w:sz w:val="18"/>
                <w:szCs w:val="18"/>
              </w:rPr>
            </w:pPr>
            <w:commentRangeStart w:id="12"/>
            <w:r>
              <w:rPr>
                <w:rFonts w:ascii="Georgia" w:eastAsia="Times New Roman" w:hAnsi="Georgia"/>
                <w:sz w:val="18"/>
                <w:szCs w:val="18"/>
              </w:rPr>
              <w:t xml:space="preserve">There are 3 distinct locations around </w:t>
            </w:r>
            <w:proofErr w:type="spellStart"/>
            <w:r>
              <w:rPr>
                <w:rFonts w:ascii="Georgia" w:eastAsia="Times New Roman" w:hAnsi="Georgia"/>
                <w:sz w:val="18"/>
                <w:szCs w:val="18"/>
              </w:rPr>
              <w:t>Sorong</w:t>
            </w:r>
            <w:proofErr w:type="spellEnd"/>
            <w:r>
              <w:rPr>
                <w:rFonts w:ascii="Georgia" w:eastAsia="Times New Roman" w:hAnsi="Georgia"/>
                <w:sz w:val="18"/>
                <w:szCs w:val="18"/>
              </w:rPr>
              <w:t xml:space="preserve">, and one on </w:t>
            </w:r>
            <w:proofErr w:type="spellStart"/>
            <w:r>
              <w:rPr>
                <w:rFonts w:ascii="Georgia" w:eastAsia="Times New Roman" w:hAnsi="Georgia"/>
                <w:sz w:val="18"/>
                <w:szCs w:val="18"/>
              </w:rPr>
              <w:t>Waigeo</w:t>
            </w:r>
            <w:proofErr w:type="spellEnd"/>
            <w:r>
              <w:rPr>
                <w:rFonts w:ascii="Georgia" w:eastAsia="Times New Roman" w:hAnsi="Georgia"/>
                <w:sz w:val="18"/>
                <w:szCs w:val="18"/>
              </w:rPr>
              <w:t xml:space="preserve"> (via </w:t>
            </w:r>
            <w:proofErr w:type="spellStart"/>
            <w:r>
              <w:rPr>
                <w:rFonts w:ascii="Georgia" w:eastAsia="Times New Roman" w:hAnsi="Georgia"/>
                <w:sz w:val="18"/>
                <w:szCs w:val="18"/>
              </w:rPr>
              <w:t>GeoCAT</w:t>
            </w:r>
            <w:proofErr w:type="spellEnd"/>
            <w:r>
              <w:rPr>
                <w:rFonts w:ascii="Georgia" w:eastAsia="Times New Roman" w:hAnsi="Georgia"/>
                <w:sz w:val="18"/>
                <w:szCs w:val="18"/>
              </w:rPr>
              <w:t>)</w:t>
            </w:r>
            <w:commentRangeEnd w:id="12"/>
            <w:r>
              <w:rPr>
                <w:rStyle w:val="CommentReference"/>
              </w:rPr>
              <w:commentReference w:id="12"/>
            </w:r>
          </w:p>
        </w:tc>
      </w:tr>
    </w:tbl>
    <w:p w14:paraId="2615850D" w14:textId="77777777" w:rsidR="00000000" w:rsidRDefault="00C00C4B">
      <w:pPr>
        <w:pStyle w:val="Heading2"/>
        <w:divId w:val="1452238745"/>
        <w:rPr>
          <w:rFonts w:ascii="Georgia" w:eastAsia="Times New Roman" w:hAnsi="Georgia"/>
          <w:sz w:val="27"/>
          <w:szCs w:val="27"/>
        </w:rPr>
      </w:pPr>
      <w:r>
        <w:rPr>
          <w:rFonts w:ascii="Georgia" w:eastAsia="Times New Roman" w:hAnsi="Georgia"/>
          <w:sz w:val="27"/>
          <w:szCs w:val="27"/>
        </w:rPr>
        <w:t>Elevation / Depth / Depth Zones</w:t>
      </w:r>
    </w:p>
    <w:p w14:paraId="229E1A0B" w14:textId="77777777" w:rsidR="00000000" w:rsidRDefault="00C00C4B">
      <w:pPr>
        <w:pStyle w:val="NormalWeb"/>
        <w:divId w:val="1452238745"/>
        <w:rPr>
          <w:rFonts w:ascii="Georgia" w:hAnsi="Georgia"/>
        </w:rPr>
      </w:pPr>
      <w:r>
        <w:rPr>
          <w:rStyle w:val="datalabel1"/>
          <w:rFonts w:ascii="Georgia" w:hAnsi="Georgia"/>
        </w:rPr>
        <w:t xml:space="preserve">Elevation Lower Limit (in metres above sea level): </w:t>
      </w:r>
      <w:r>
        <w:rPr>
          <w:rFonts w:ascii="Georgia" w:hAnsi="Georgia"/>
        </w:rPr>
        <w:t>45</w:t>
      </w:r>
    </w:p>
    <w:p w14:paraId="2659D511" w14:textId="77777777" w:rsidR="00000000" w:rsidRDefault="00C00C4B">
      <w:pPr>
        <w:pStyle w:val="NormalWeb"/>
        <w:divId w:val="1452238745"/>
        <w:rPr>
          <w:rFonts w:ascii="Georgia" w:hAnsi="Georgia"/>
        </w:rPr>
      </w:pPr>
      <w:r>
        <w:rPr>
          <w:rStyle w:val="datalabel1"/>
          <w:rFonts w:ascii="Georgia" w:hAnsi="Georgia"/>
        </w:rPr>
        <w:t xml:space="preserve">Elevation Upper Limit (in metres above sea level): </w:t>
      </w:r>
      <w:r>
        <w:rPr>
          <w:rFonts w:ascii="Georgia" w:hAnsi="Georgia"/>
        </w:rPr>
        <w:t>180</w:t>
      </w:r>
    </w:p>
    <w:p w14:paraId="5F4FA213" w14:textId="77777777" w:rsidR="00000000" w:rsidRDefault="00C00C4B">
      <w:pPr>
        <w:pStyle w:val="Heading2"/>
        <w:divId w:val="1452238745"/>
        <w:rPr>
          <w:rFonts w:ascii="Georgia" w:eastAsia="Times New Roman" w:hAnsi="Georgia"/>
          <w:sz w:val="27"/>
          <w:szCs w:val="27"/>
        </w:rPr>
      </w:pPr>
      <w:r>
        <w:rPr>
          <w:rFonts w:ascii="Georgia" w:eastAsia="Times New Roman" w:hAnsi="Georgia"/>
          <w:sz w:val="27"/>
          <w:szCs w:val="27"/>
        </w:rPr>
        <w:t>Biogeographic Realms</w:t>
      </w:r>
    </w:p>
    <w:p w14:paraId="0D0995E3" w14:textId="77777777" w:rsidR="00000000" w:rsidRDefault="00C00C4B">
      <w:pPr>
        <w:pStyle w:val="NormalWeb"/>
        <w:divId w:val="1452238745"/>
        <w:rPr>
          <w:rFonts w:ascii="Georgia" w:hAnsi="Georgia"/>
        </w:rPr>
      </w:pPr>
      <w:r>
        <w:rPr>
          <w:rStyle w:val="datalabel1"/>
          <w:rFonts w:ascii="Georgia" w:hAnsi="Georgia"/>
        </w:rPr>
        <w:t>Biogeographic Re</w:t>
      </w:r>
      <w:r>
        <w:rPr>
          <w:rStyle w:val="datalabel1"/>
          <w:rFonts w:ascii="Georgia" w:hAnsi="Georgia"/>
        </w:rPr>
        <w:t xml:space="preserve">alm: </w:t>
      </w:r>
      <w:r>
        <w:rPr>
          <w:rFonts w:ascii="Georgia" w:hAnsi="Georgia"/>
        </w:rPr>
        <w:t>Australasian</w:t>
      </w:r>
    </w:p>
    <w:p w14:paraId="43C7D6EB" w14:textId="77777777" w:rsidR="00000000" w:rsidRDefault="00C00C4B">
      <w:pPr>
        <w:pStyle w:val="Heading1"/>
        <w:divId w:val="1229924935"/>
        <w:rPr>
          <w:rFonts w:ascii="Georgia" w:eastAsia="Times New Roman" w:hAnsi="Georgia"/>
          <w:sz w:val="29"/>
          <w:szCs w:val="29"/>
        </w:rPr>
      </w:pPr>
      <w:r>
        <w:rPr>
          <w:rFonts w:ascii="Georgia" w:eastAsia="Times New Roman" w:hAnsi="Georgia"/>
          <w:sz w:val="29"/>
          <w:szCs w:val="29"/>
        </w:rPr>
        <w:t>Occurrence</w:t>
      </w:r>
    </w:p>
    <w:p w14:paraId="648CCAB6" w14:textId="77777777" w:rsidR="00000000" w:rsidRDefault="00C00C4B">
      <w:pPr>
        <w:pStyle w:val="Heading2"/>
        <w:divId w:val="122992493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49"/>
        <w:gridCol w:w="901"/>
        <w:gridCol w:w="657"/>
        <w:gridCol w:w="1430"/>
        <w:gridCol w:w="1154"/>
      </w:tblGrid>
      <w:tr w:rsidR="00000000" w14:paraId="3C201B41" w14:textId="77777777">
        <w:trPr>
          <w:divId w:val="1229924935"/>
          <w:tblCellSpacing w:w="15" w:type="dxa"/>
        </w:trPr>
        <w:tc>
          <w:tcPr>
            <w:tcW w:w="0" w:type="auto"/>
            <w:tcBorders>
              <w:bottom w:val="single" w:sz="6" w:space="0" w:color="000000"/>
            </w:tcBorders>
            <w:shd w:val="clear" w:color="auto" w:fill="BBBBBB"/>
            <w:vAlign w:val="center"/>
            <w:hideMark/>
          </w:tcPr>
          <w:p w14:paraId="0849A40D"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C274AD6"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A6EAB7D"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2B5B9A4"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09FC39C"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5F2E0506" w14:textId="77777777">
        <w:trPr>
          <w:divId w:val="1229924935"/>
          <w:tblCellSpacing w:w="15" w:type="dxa"/>
        </w:trPr>
        <w:tc>
          <w:tcPr>
            <w:tcW w:w="0" w:type="auto"/>
            <w:tcBorders>
              <w:bottom w:val="single" w:sz="6" w:space="0" w:color="CCCCCC"/>
            </w:tcBorders>
            <w:vAlign w:val="center"/>
            <w:hideMark/>
          </w:tcPr>
          <w:p w14:paraId="36C24F86" w14:textId="77777777" w:rsidR="00000000" w:rsidRDefault="00C00C4B">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5771A963" w14:textId="77777777" w:rsidR="00000000" w:rsidRDefault="00C00C4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E7C0F69" w14:textId="77777777" w:rsidR="00000000" w:rsidRDefault="00C00C4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867FDD2"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881307E" w14:textId="77777777" w:rsidR="00000000" w:rsidRDefault="00C00C4B">
            <w:pPr>
              <w:spacing w:after="75"/>
              <w:rPr>
                <w:rFonts w:ascii="Georgia" w:eastAsia="Times New Roman" w:hAnsi="Georgia"/>
                <w:sz w:val="18"/>
                <w:szCs w:val="18"/>
              </w:rPr>
            </w:pPr>
            <w:r>
              <w:rPr>
                <w:rFonts w:ascii="Georgia" w:eastAsia="Times New Roman" w:hAnsi="Georgia"/>
                <w:sz w:val="18"/>
                <w:szCs w:val="18"/>
              </w:rPr>
              <w:t>Resident</w:t>
            </w:r>
          </w:p>
        </w:tc>
      </w:tr>
      <w:tr w:rsidR="00000000" w14:paraId="24974B09" w14:textId="77777777">
        <w:trPr>
          <w:divId w:val="1229924935"/>
          <w:tblCellSpacing w:w="15" w:type="dxa"/>
        </w:trPr>
        <w:tc>
          <w:tcPr>
            <w:tcW w:w="0" w:type="auto"/>
            <w:tcBorders>
              <w:bottom w:val="single" w:sz="6" w:space="0" w:color="CCCCCC"/>
            </w:tcBorders>
            <w:vAlign w:val="center"/>
            <w:hideMark/>
          </w:tcPr>
          <w:p w14:paraId="03839A50" w14:textId="77777777" w:rsidR="00000000" w:rsidRDefault="00C00C4B">
            <w:pPr>
              <w:spacing w:after="75"/>
              <w:rPr>
                <w:rFonts w:ascii="Georgia" w:eastAsia="Times New Roman" w:hAnsi="Georgia"/>
                <w:sz w:val="18"/>
                <w:szCs w:val="18"/>
              </w:rPr>
            </w:pPr>
            <w:r>
              <w:rPr>
                <w:rFonts w:ascii="Georgia" w:eastAsia="Times New Roman" w:hAnsi="Georgia"/>
                <w:sz w:val="18"/>
                <w:szCs w:val="18"/>
              </w:rPr>
              <w:t>Indonesia -&gt; Papua</w:t>
            </w:r>
          </w:p>
        </w:tc>
        <w:tc>
          <w:tcPr>
            <w:tcW w:w="0" w:type="auto"/>
            <w:tcBorders>
              <w:bottom w:val="single" w:sz="6" w:space="0" w:color="CCCCCC"/>
            </w:tcBorders>
            <w:vAlign w:val="center"/>
            <w:hideMark/>
          </w:tcPr>
          <w:p w14:paraId="6AC3AE73" w14:textId="77777777" w:rsidR="00000000" w:rsidRDefault="00C00C4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008653D" w14:textId="77777777" w:rsidR="00000000" w:rsidRDefault="00C00C4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D20D1D8"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F1F0889" w14:textId="77777777" w:rsidR="00000000" w:rsidRDefault="00C00C4B">
            <w:pPr>
              <w:spacing w:after="75"/>
              <w:rPr>
                <w:rFonts w:ascii="Georgia" w:eastAsia="Times New Roman" w:hAnsi="Georgia"/>
                <w:sz w:val="18"/>
                <w:szCs w:val="18"/>
              </w:rPr>
            </w:pPr>
            <w:r>
              <w:rPr>
                <w:rFonts w:ascii="Georgia" w:eastAsia="Times New Roman" w:hAnsi="Georgia"/>
                <w:sz w:val="18"/>
                <w:szCs w:val="18"/>
              </w:rPr>
              <w:t>Resident</w:t>
            </w:r>
          </w:p>
        </w:tc>
      </w:tr>
    </w:tbl>
    <w:p w14:paraId="5B2654E3" w14:textId="77777777" w:rsidR="00000000" w:rsidRDefault="00C00C4B">
      <w:pPr>
        <w:pStyle w:val="Heading1"/>
        <w:divId w:val="144782132"/>
        <w:rPr>
          <w:rFonts w:ascii="Georgia" w:eastAsia="Times New Roman" w:hAnsi="Georgia"/>
          <w:sz w:val="29"/>
          <w:szCs w:val="29"/>
        </w:rPr>
      </w:pPr>
      <w:r>
        <w:rPr>
          <w:rFonts w:ascii="Georgia" w:eastAsia="Times New Roman" w:hAnsi="Georgia"/>
          <w:sz w:val="29"/>
          <w:szCs w:val="29"/>
        </w:rPr>
        <w:t>Population</w:t>
      </w:r>
    </w:p>
    <w:p w14:paraId="68936047" w14:textId="5C0D1996" w:rsidR="00000000" w:rsidRDefault="00C00C4B">
      <w:pPr>
        <w:pStyle w:val="NormalWeb"/>
        <w:divId w:val="144782132"/>
        <w:rPr>
          <w:rFonts w:ascii="Georgia" w:hAnsi="Georgia"/>
        </w:rPr>
      </w:pPr>
      <w:r>
        <w:rPr>
          <w:rFonts w:ascii="Georgia" w:hAnsi="Georgia"/>
        </w:rPr>
        <w:t xml:space="preserve">No population information is available, and the current </w:t>
      </w:r>
      <w:ins w:id="13" w:author="Jack Plummer" w:date="2022-09-07T12:39:00Z">
        <w:r>
          <w:rPr>
            <w:rFonts w:ascii="Georgia" w:hAnsi="Georgia"/>
          </w:rPr>
          <w:t xml:space="preserve">population </w:t>
        </w:r>
      </w:ins>
      <w:r>
        <w:rPr>
          <w:rFonts w:ascii="Georgia" w:hAnsi="Georgia"/>
        </w:rPr>
        <w:t>trend is unknown.</w:t>
      </w:r>
    </w:p>
    <w:p w14:paraId="78E17F7F" w14:textId="77777777" w:rsidR="00000000" w:rsidRDefault="00C00C4B">
      <w:pPr>
        <w:pStyle w:val="Heading1"/>
        <w:divId w:val="422801323"/>
        <w:rPr>
          <w:rFonts w:ascii="Georgia" w:eastAsia="Times New Roman" w:hAnsi="Georgia"/>
          <w:sz w:val="29"/>
          <w:szCs w:val="29"/>
        </w:rPr>
      </w:pPr>
      <w:r>
        <w:rPr>
          <w:rFonts w:ascii="Georgia" w:eastAsia="Times New Roman" w:hAnsi="Georgia"/>
          <w:sz w:val="29"/>
          <w:szCs w:val="29"/>
        </w:rPr>
        <w:t>Habitats and Ecology</w:t>
      </w:r>
    </w:p>
    <w:p w14:paraId="7DE52711" w14:textId="77777777" w:rsidR="00000000" w:rsidRDefault="00C00C4B">
      <w:pPr>
        <w:pStyle w:val="NormalWeb"/>
        <w:divId w:val="422801323"/>
        <w:rPr>
          <w:rFonts w:ascii="Georgia" w:hAnsi="Georgia"/>
        </w:rPr>
      </w:pPr>
      <w:r>
        <w:rPr>
          <w:rStyle w:val="Emphasis"/>
          <w:rFonts w:ascii="Georgia" w:hAnsi="Georgia"/>
        </w:rPr>
        <w:t xml:space="preserve">Calamus </w:t>
      </w:r>
      <w:proofErr w:type="spellStart"/>
      <w:r>
        <w:rPr>
          <w:rStyle w:val="Emphasis"/>
          <w:rFonts w:ascii="Georgia" w:hAnsi="Georgia"/>
        </w:rPr>
        <w:t>heatubunii</w:t>
      </w:r>
      <w:proofErr w:type="spellEnd"/>
      <w:r>
        <w:rPr>
          <w:rFonts w:ascii="Georgia" w:hAnsi="Georgia"/>
        </w:rPr>
        <w:t xml:space="preserve"> has been recorded from lowland forest, including secondary, hill and swamp forest (Baker and Dransfield 2017).</w:t>
      </w:r>
    </w:p>
    <w:p w14:paraId="5B18A1CC" w14:textId="77777777" w:rsidR="00000000" w:rsidRDefault="00C00C4B">
      <w:pPr>
        <w:pStyle w:val="Heading2"/>
        <w:divId w:val="422801323"/>
        <w:rPr>
          <w:rFonts w:ascii="Georgia" w:eastAsia="Times New Roman" w:hAnsi="Georgia"/>
          <w:sz w:val="27"/>
          <w:szCs w:val="27"/>
        </w:rPr>
      </w:pPr>
      <w:r>
        <w:rPr>
          <w:rFonts w:ascii="Georgia" w:eastAsia="Times New Roman" w:hAnsi="Georgia"/>
          <w:sz w:val="27"/>
          <w:szCs w:val="27"/>
        </w:rPr>
        <w:t>IUCN Habitats Classification Sc</w:t>
      </w:r>
      <w:r>
        <w:rPr>
          <w:rFonts w:ascii="Georgia" w:eastAsia="Times New Roman" w:hAnsi="Georgia"/>
          <w:sz w:val="27"/>
          <w:szCs w:val="27"/>
        </w:rPr>
        <w:t>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18"/>
        <w:gridCol w:w="1020"/>
        <w:gridCol w:w="1888"/>
      </w:tblGrid>
      <w:tr w:rsidR="00000000" w14:paraId="326C881F" w14:textId="77777777">
        <w:trPr>
          <w:divId w:val="422801323"/>
          <w:tblCellSpacing w:w="15" w:type="dxa"/>
        </w:trPr>
        <w:tc>
          <w:tcPr>
            <w:tcW w:w="0" w:type="auto"/>
            <w:tcBorders>
              <w:bottom w:val="single" w:sz="6" w:space="0" w:color="000000"/>
            </w:tcBorders>
            <w:shd w:val="clear" w:color="auto" w:fill="BBBBBB"/>
            <w:vAlign w:val="center"/>
            <w:hideMark/>
          </w:tcPr>
          <w:p w14:paraId="5B03FB3B"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2C9E465"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64BC7FD"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44411D3"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72873F67" w14:textId="77777777">
        <w:trPr>
          <w:divId w:val="422801323"/>
          <w:tblCellSpacing w:w="15" w:type="dxa"/>
        </w:trPr>
        <w:tc>
          <w:tcPr>
            <w:tcW w:w="0" w:type="auto"/>
            <w:tcBorders>
              <w:bottom w:val="single" w:sz="6" w:space="0" w:color="CCCCCC"/>
            </w:tcBorders>
            <w:vAlign w:val="center"/>
            <w:hideMark/>
          </w:tcPr>
          <w:p w14:paraId="08AED725" w14:textId="77777777" w:rsidR="00000000" w:rsidRDefault="00C00C4B">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36805DAA"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5961793" w14:textId="77777777" w:rsidR="00000000" w:rsidRDefault="00C00C4B">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A1353EC"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499834E0" w14:textId="77777777" w:rsidR="00000000" w:rsidRDefault="00C00C4B">
      <w:pPr>
        <w:pStyle w:val="Heading2"/>
        <w:divId w:val="422801323"/>
        <w:rPr>
          <w:rFonts w:ascii="Georgia" w:eastAsia="Times New Roman" w:hAnsi="Georgia"/>
          <w:sz w:val="27"/>
          <w:szCs w:val="27"/>
        </w:rPr>
      </w:pPr>
      <w:r>
        <w:rPr>
          <w:rFonts w:ascii="Georgia" w:eastAsia="Times New Roman" w:hAnsi="Georgia"/>
          <w:sz w:val="27"/>
          <w:szCs w:val="27"/>
        </w:rPr>
        <w:lastRenderedPageBreak/>
        <w:t>Plant / Fungi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4FE157DC" w14:textId="77777777">
        <w:trPr>
          <w:divId w:val="422801323"/>
          <w:tblCellSpacing w:w="15" w:type="dxa"/>
        </w:trPr>
        <w:tc>
          <w:tcPr>
            <w:tcW w:w="0" w:type="auto"/>
            <w:tcBorders>
              <w:bottom w:val="single" w:sz="6" w:space="0" w:color="000000"/>
            </w:tcBorders>
            <w:shd w:val="clear" w:color="auto" w:fill="BBBBBB"/>
            <w:vAlign w:val="center"/>
            <w:hideMark/>
          </w:tcPr>
          <w:p w14:paraId="6F3142EC"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497E1E29" w14:textId="77777777">
        <w:trPr>
          <w:divId w:val="422801323"/>
          <w:tblCellSpacing w:w="15" w:type="dxa"/>
        </w:trPr>
        <w:tc>
          <w:tcPr>
            <w:tcW w:w="0" w:type="auto"/>
            <w:tcBorders>
              <w:bottom w:val="single" w:sz="6" w:space="0" w:color="CCCCCC"/>
            </w:tcBorders>
            <w:vAlign w:val="center"/>
            <w:hideMark/>
          </w:tcPr>
          <w:p w14:paraId="12F48424" w14:textId="77777777" w:rsidR="00000000" w:rsidRDefault="00C00C4B">
            <w:pPr>
              <w:spacing w:after="75"/>
              <w:rPr>
                <w:rFonts w:ascii="Georgia" w:eastAsia="Times New Roman" w:hAnsi="Georgia"/>
                <w:sz w:val="18"/>
                <w:szCs w:val="18"/>
              </w:rPr>
            </w:pPr>
            <w:r>
              <w:rPr>
                <w:rFonts w:ascii="Georgia" w:eastAsia="Times New Roman" w:hAnsi="Georgia"/>
                <w:sz w:val="18"/>
                <w:szCs w:val="18"/>
              </w:rPr>
              <w:t>Tree - small</w:t>
            </w:r>
          </w:p>
        </w:tc>
      </w:tr>
      <w:tr w:rsidR="00000000" w14:paraId="77A672AB" w14:textId="77777777">
        <w:trPr>
          <w:divId w:val="422801323"/>
          <w:tblCellSpacing w:w="15" w:type="dxa"/>
        </w:trPr>
        <w:tc>
          <w:tcPr>
            <w:tcW w:w="0" w:type="auto"/>
            <w:tcBorders>
              <w:bottom w:val="single" w:sz="6" w:space="0" w:color="CCCCCC"/>
            </w:tcBorders>
            <w:vAlign w:val="center"/>
            <w:hideMark/>
          </w:tcPr>
          <w:p w14:paraId="0657F6DF" w14:textId="77777777" w:rsidR="00000000" w:rsidRDefault="00C00C4B">
            <w:pPr>
              <w:spacing w:after="75"/>
              <w:rPr>
                <w:rFonts w:ascii="Georgia" w:eastAsia="Times New Roman" w:hAnsi="Georgia"/>
                <w:sz w:val="18"/>
                <w:szCs w:val="18"/>
              </w:rPr>
            </w:pPr>
            <w:r>
              <w:rPr>
                <w:rFonts w:ascii="Georgia" w:eastAsia="Times New Roman" w:hAnsi="Georgia"/>
                <w:sz w:val="18"/>
                <w:szCs w:val="18"/>
              </w:rPr>
              <w:t>Vines</w:t>
            </w:r>
          </w:p>
        </w:tc>
      </w:tr>
    </w:tbl>
    <w:p w14:paraId="478A0A06" w14:textId="77777777" w:rsidR="00000000" w:rsidRDefault="00C00C4B">
      <w:pPr>
        <w:pStyle w:val="Heading1"/>
        <w:divId w:val="705718148"/>
        <w:rPr>
          <w:rFonts w:ascii="Georgia" w:eastAsia="Times New Roman" w:hAnsi="Georgia"/>
          <w:sz w:val="29"/>
          <w:szCs w:val="29"/>
        </w:rPr>
      </w:pPr>
      <w:r>
        <w:rPr>
          <w:rFonts w:ascii="Georgia" w:eastAsia="Times New Roman" w:hAnsi="Georgia"/>
          <w:sz w:val="29"/>
          <w:szCs w:val="29"/>
        </w:rPr>
        <w:t>Use and Trade</w:t>
      </w:r>
    </w:p>
    <w:p w14:paraId="15AF646B" w14:textId="77777777" w:rsidR="00000000" w:rsidRDefault="00C00C4B">
      <w:pPr>
        <w:pStyle w:val="Heading2"/>
        <w:divId w:val="705718148"/>
        <w:rPr>
          <w:rFonts w:ascii="Georgia" w:eastAsia="Times New Roman" w:hAnsi="Georgia"/>
          <w:sz w:val="27"/>
          <w:szCs w:val="27"/>
        </w:rPr>
      </w:pPr>
      <w:r>
        <w:rPr>
          <w:rFonts w:ascii="Georgia" w:eastAsia="Times New Roman" w:hAnsi="Georgia"/>
          <w:sz w:val="27"/>
          <w:szCs w:val="27"/>
        </w:rPr>
        <w:t xml:space="preserve">General Use and Trade </w:t>
      </w:r>
      <w:r>
        <w:rPr>
          <w:rFonts w:ascii="Georgia" w:eastAsia="Times New Roman" w:hAnsi="Georgia"/>
          <w:sz w:val="27"/>
          <w:szCs w:val="27"/>
        </w:rPr>
        <w:t>Information</w:t>
      </w:r>
    </w:p>
    <w:p w14:paraId="04AC275B" w14:textId="77777777" w:rsidR="00000000" w:rsidRDefault="00C00C4B">
      <w:pPr>
        <w:pStyle w:val="NormalWeb"/>
        <w:divId w:val="705718148"/>
        <w:rPr>
          <w:rFonts w:ascii="Georgia" w:hAnsi="Georgia"/>
        </w:rPr>
      </w:pPr>
      <w:r>
        <w:rPr>
          <w:rStyle w:val="datalabel1"/>
          <w:rFonts w:ascii="Georgia" w:hAnsi="Georgia"/>
        </w:rPr>
        <w:t xml:space="preserve">No use/trade information for this species: </w:t>
      </w:r>
      <w:r>
        <w:rPr>
          <w:rFonts w:ascii="Georgia" w:hAnsi="Georgia"/>
        </w:rPr>
        <w:t>true</w:t>
      </w:r>
    </w:p>
    <w:p w14:paraId="5B6E704D" w14:textId="77777777" w:rsidR="00000000" w:rsidRDefault="00C00C4B">
      <w:pPr>
        <w:pStyle w:val="NormalWeb"/>
        <w:divId w:val="705718148"/>
        <w:rPr>
          <w:rFonts w:ascii="Georgia" w:hAnsi="Georgia"/>
        </w:rPr>
      </w:pPr>
      <w:r>
        <w:rPr>
          <w:rFonts w:ascii="Georgia" w:hAnsi="Georgia"/>
        </w:rPr>
        <w:t>No uses are recorded for this species.</w:t>
      </w:r>
    </w:p>
    <w:p w14:paraId="36D71430" w14:textId="77777777" w:rsidR="00000000" w:rsidRDefault="00C00C4B">
      <w:pPr>
        <w:pStyle w:val="Heading1"/>
        <w:divId w:val="2010669641"/>
        <w:rPr>
          <w:rFonts w:ascii="Georgia" w:eastAsia="Times New Roman" w:hAnsi="Georgia"/>
          <w:sz w:val="29"/>
          <w:szCs w:val="29"/>
        </w:rPr>
      </w:pPr>
      <w:r>
        <w:rPr>
          <w:rFonts w:ascii="Georgia" w:eastAsia="Times New Roman" w:hAnsi="Georgia"/>
          <w:sz w:val="29"/>
          <w:szCs w:val="29"/>
        </w:rPr>
        <w:t>Threats</w:t>
      </w:r>
    </w:p>
    <w:p w14:paraId="742E4396" w14:textId="77777777" w:rsidR="00000000" w:rsidRDefault="00C00C4B">
      <w:pPr>
        <w:pStyle w:val="NormalWeb"/>
        <w:divId w:val="2010669641"/>
        <w:rPr>
          <w:rFonts w:ascii="Georgia" w:hAnsi="Georgia"/>
        </w:rPr>
      </w:pPr>
      <w:proofErr w:type="gramStart"/>
      <w:r>
        <w:rPr>
          <w:rFonts w:ascii="Georgia" w:hAnsi="Georgia"/>
        </w:rPr>
        <w:t>The majority of</w:t>
      </w:r>
      <w:proofErr w:type="gramEnd"/>
      <w:r>
        <w:rPr>
          <w:rFonts w:ascii="Georgia" w:hAnsi="Georgia"/>
        </w:rPr>
        <w:t xml:space="preserve"> the known herbarium collections were made close to </w:t>
      </w:r>
      <w:proofErr w:type="spellStart"/>
      <w:r>
        <w:rPr>
          <w:rFonts w:ascii="Georgia" w:hAnsi="Georgia"/>
        </w:rPr>
        <w:t>Sorong</w:t>
      </w:r>
      <w:proofErr w:type="spellEnd"/>
      <w:r>
        <w:rPr>
          <w:rFonts w:ascii="Georgia" w:hAnsi="Georgia"/>
        </w:rPr>
        <w:t xml:space="preserve"> from 1994 to 2013, with a single record from </w:t>
      </w:r>
      <w:proofErr w:type="spellStart"/>
      <w:r>
        <w:rPr>
          <w:rFonts w:ascii="Georgia" w:hAnsi="Georgia"/>
        </w:rPr>
        <w:t>Waigeo</w:t>
      </w:r>
      <w:proofErr w:type="spellEnd"/>
      <w:r>
        <w:rPr>
          <w:rFonts w:ascii="Georgia" w:hAnsi="Georgia"/>
        </w:rPr>
        <w:t xml:space="preserve"> in 1997. The </w:t>
      </w:r>
      <w:proofErr w:type="spellStart"/>
      <w:r>
        <w:rPr>
          <w:rFonts w:ascii="Georgia" w:hAnsi="Georgia"/>
        </w:rPr>
        <w:t>Sorong</w:t>
      </w:r>
      <w:proofErr w:type="spellEnd"/>
      <w:r>
        <w:rPr>
          <w:rFonts w:ascii="Georgia" w:hAnsi="Georgia"/>
        </w:rPr>
        <w:t xml:space="preserve"> lowlands are undergoing forest loss </w:t>
      </w:r>
      <w:proofErr w:type="gramStart"/>
      <w:r>
        <w:rPr>
          <w:rFonts w:ascii="Georgia" w:hAnsi="Georgia"/>
        </w:rPr>
        <w:t>as a result of</w:t>
      </w:r>
      <w:proofErr w:type="gramEnd"/>
      <w:r>
        <w:rPr>
          <w:rFonts w:ascii="Georgia" w:hAnsi="Georgia"/>
        </w:rPr>
        <w:t xml:space="preserve"> the expansion of the city of </w:t>
      </w:r>
      <w:proofErr w:type="spellStart"/>
      <w:r>
        <w:rPr>
          <w:rFonts w:ascii="Georgia" w:hAnsi="Georgia"/>
        </w:rPr>
        <w:t>Sorong</w:t>
      </w:r>
      <w:proofErr w:type="spellEnd"/>
      <w:r>
        <w:rPr>
          <w:rFonts w:ascii="Georgia" w:hAnsi="Georgia"/>
        </w:rPr>
        <w:t xml:space="preserve"> and the active palm oil</w:t>
      </w:r>
      <w:r>
        <w:rPr>
          <w:rFonts w:ascii="Georgia" w:hAnsi="Georgia"/>
        </w:rPr>
        <w:t xml:space="preserve"> concession PT </w:t>
      </w:r>
      <w:proofErr w:type="spellStart"/>
      <w:r>
        <w:rPr>
          <w:rFonts w:ascii="Georgia" w:hAnsi="Georgia"/>
        </w:rPr>
        <w:t>Henrison</w:t>
      </w:r>
      <w:proofErr w:type="spellEnd"/>
      <w:r>
        <w:rPr>
          <w:rFonts w:ascii="Georgia" w:hAnsi="Georgia"/>
        </w:rPr>
        <w:t xml:space="preserve"> Inti </w:t>
      </w:r>
      <w:proofErr w:type="spellStart"/>
      <w:r>
        <w:rPr>
          <w:rFonts w:ascii="Georgia" w:hAnsi="Georgia"/>
        </w:rPr>
        <w:t>Persada</w:t>
      </w:r>
      <w:proofErr w:type="spellEnd"/>
      <w:r>
        <w:rPr>
          <w:rFonts w:ascii="Georgia" w:hAnsi="Georgia"/>
        </w:rPr>
        <w:t xml:space="preserve"> (Global Forest Watch 2022), which is visible on satellite photos. Most of </w:t>
      </w:r>
      <w:proofErr w:type="spellStart"/>
      <w:r>
        <w:rPr>
          <w:rFonts w:ascii="Georgia" w:hAnsi="Georgia"/>
        </w:rPr>
        <w:t>Waigeo</w:t>
      </w:r>
      <w:proofErr w:type="spellEnd"/>
      <w:r>
        <w:rPr>
          <w:rFonts w:ascii="Georgia" w:hAnsi="Georgia"/>
        </w:rPr>
        <w:t xml:space="preserve"> is designated as a Nature Reserve, however the single record of this species from </w:t>
      </w:r>
      <w:proofErr w:type="spellStart"/>
      <w:r>
        <w:rPr>
          <w:rFonts w:ascii="Georgia" w:hAnsi="Georgia"/>
        </w:rPr>
        <w:t>Waigeo</w:t>
      </w:r>
      <w:proofErr w:type="spellEnd"/>
      <w:r>
        <w:rPr>
          <w:rFonts w:ascii="Georgia" w:hAnsi="Georgia"/>
        </w:rPr>
        <w:t xml:space="preserve"> is from close to </w:t>
      </w:r>
      <w:proofErr w:type="spellStart"/>
      <w:r>
        <w:rPr>
          <w:rFonts w:ascii="Georgia" w:hAnsi="Georgia"/>
        </w:rPr>
        <w:t>Wagaliom</w:t>
      </w:r>
      <w:proofErr w:type="spellEnd"/>
      <w:r>
        <w:rPr>
          <w:rFonts w:ascii="Georgia" w:hAnsi="Georgia"/>
        </w:rPr>
        <w:t>, inside the oil palm co</w:t>
      </w:r>
      <w:r>
        <w:rPr>
          <w:rFonts w:ascii="Georgia" w:hAnsi="Georgia"/>
        </w:rPr>
        <w:t xml:space="preserve">ncession PT. </w:t>
      </w:r>
      <w:proofErr w:type="spellStart"/>
      <w:r>
        <w:rPr>
          <w:rFonts w:ascii="Georgia" w:hAnsi="Georgia"/>
        </w:rPr>
        <w:t>Irmasulindo</w:t>
      </w:r>
      <w:proofErr w:type="spellEnd"/>
      <w:r>
        <w:rPr>
          <w:rFonts w:ascii="Georgia" w:hAnsi="Georgia"/>
        </w:rPr>
        <w:t xml:space="preserve"> 1. This concession does not appear to be active yet from satellite photos. Most of the collections in Baker and Dransfield (2017) are from villages and secondary forest, so the species appears to survive in disturbed forest.</w:t>
      </w:r>
    </w:p>
    <w:p w14:paraId="2DE3BCA4" w14:textId="77777777" w:rsidR="00000000" w:rsidRDefault="00C00C4B">
      <w:pPr>
        <w:pStyle w:val="Heading2"/>
        <w:divId w:val="2010669641"/>
        <w:rPr>
          <w:rFonts w:ascii="Georgia" w:eastAsia="Times New Roman" w:hAnsi="Georgia"/>
          <w:sz w:val="27"/>
          <w:szCs w:val="27"/>
        </w:rPr>
      </w:pPr>
      <w:r>
        <w:rPr>
          <w:rFonts w:ascii="Georgia" w:eastAsia="Times New Roman" w:hAnsi="Georgia"/>
          <w:sz w:val="27"/>
          <w:szCs w:val="27"/>
        </w:rPr>
        <w:t>Threat</w:t>
      </w:r>
      <w:r>
        <w:rPr>
          <w:rFonts w:ascii="Georgia" w:eastAsia="Times New Roman" w:hAnsi="Georgia"/>
          <w:sz w:val="27"/>
          <w:szCs w:val="27"/>
        </w:rPr>
        <w: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17"/>
        <w:gridCol w:w="740"/>
        <w:gridCol w:w="609"/>
        <w:gridCol w:w="815"/>
        <w:gridCol w:w="1129"/>
      </w:tblGrid>
      <w:tr w:rsidR="00000000" w14:paraId="703926ED" w14:textId="77777777">
        <w:trPr>
          <w:divId w:val="2010669641"/>
          <w:tblCellSpacing w:w="15" w:type="dxa"/>
        </w:trPr>
        <w:tc>
          <w:tcPr>
            <w:tcW w:w="0" w:type="auto"/>
            <w:tcBorders>
              <w:bottom w:val="single" w:sz="6" w:space="0" w:color="000000"/>
            </w:tcBorders>
            <w:shd w:val="clear" w:color="auto" w:fill="BBBBBB"/>
            <w:vAlign w:val="center"/>
            <w:hideMark/>
          </w:tcPr>
          <w:p w14:paraId="14C8AFD4"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20E2018"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2F22EE2"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FFD58D0"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544ECB1"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61AB3847" w14:textId="77777777">
        <w:trPr>
          <w:divId w:val="2010669641"/>
          <w:tblCellSpacing w:w="15" w:type="dxa"/>
        </w:trPr>
        <w:tc>
          <w:tcPr>
            <w:tcW w:w="0" w:type="auto"/>
            <w:vAlign w:val="center"/>
            <w:hideMark/>
          </w:tcPr>
          <w:p w14:paraId="5B975033" w14:textId="77777777" w:rsidR="00000000" w:rsidRDefault="00C00C4B">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56ECA957" w14:textId="77777777" w:rsidR="00000000" w:rsidRDefault="00C00C4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0294F43"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D2A351"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AD03C6F" w14:textId="77777777" w:rsidR="00000000" w:rsidRDefault="00C00C4B">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50E75CDF" w14:textId="77777777">
        <w:trPr>
          <w:divId w:val="2010669641"/>
          <w:tblCellSpacing w:w="15" w:type="dxa"/>
        </w:trPr>
        <w:tc>
          <w:tcPr>
            <w:tcW w:w="0" w:type="auto"/>
            <w:vAlign w:val="center"/>
            <w:hideMark/>
          </w:tcPr>
          <w:p w14:paraId="009AE05A" w14:textId="77777777" w:rsidR="00000000" w:rsidRDefault="00C00C4B">
            <w:pPr>
              <w:spacing w:after="75"/>
              <w:rPr>
                <w:rFonts w:ascii="Georgia" w:eastAsia="Times New Roman" w:hAnsi="Georgia"/>
                <w:sz w:val="18"/>
                <w:szCs w:val="18"/>
              </w:rPr>
            </w:pPr>
            <w:r>
              <w:rPr>
                <w:rFonts w:ascii="Georgia" w:eastAsia="Times New Roman" w:hAnsi="Georgia"/>
                <w:sz w:val="18"/>
                <w:szCs w:val="18"/>
              </w:rPr>
              <w:t xml:space="preserve">2.1.3. Agriculture &amp; aquaculture -&gt; Annual &amp; </w:t>
            </w:r>
            <w:r>
              <w:rPr>
                <w:rFonts w:ascii="Georgia" w:eastAsia="Times New Roman" w:hAnsi="Georgia"/>
                <w:sz w:val="18"/>
                <w:szCs w:val="18"/>
              </w:rPr>
              <w:t xml:space="preserve">perennial non-timber crops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farming</w:t>
            </w:r>
          </w:p>
        </w:tc>
        <w:tc>
          <w:tcPr>
            <w:tcW w:w="0" w:type="auto"/>
            <w:vAlign w:val="center"/>
            <w:hideMark/>
          </w:tcPr>
          <w:p w14:paraId="509D8707" w14:textId="77777777" w:rsidR="00000000" w:rsidRDefault="00C00C4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652096F"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440D039"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580FFEF" w14:textId="77777777" w:rsidR="00000000" w:rsidRDefault="00C00C4B">
            <w:pPr>
              <w:spacing w:after="75"/>
              <w:rPr>
                <w:rFonts w:ascii="Georgia" w:eastAsia="Times New Roman" w:hAnsi="Georgia"/>
                <w:sz w:val="18"/>
                <w:szCs w:val="18"/>
              </w:rPr>
            </w:pPr>
            <w:r>
              <w:rPr>
                <w:rFonts w:ascii="Georgia" w:eastAsia="Times New Roman" w:hAnsi="Georgia"/>
                <w:sz w:val="18"/>
                <w:szCs w:val="18"/>
              </w:rPr>
              <w:t>Low Impact: 3</w:t>
            </w:r>
          </w:p>
        </w:tc>
      </w:tr>
    </w:tbl>
    <w:p w14:paraId="56E2CA2D" w14:textId="77777777" w:rsidR="00000000" w:rsidRDefault="00C00C4B">
      <w:pPr>
        <w:pStyle w:val="Heading1"/>
        <w:divId w:val="411319073"/>
        <w:rPr>
          <w:rFonts w:ascii="Georgia" w:eastAsia="Times New Roman" w:hAnsi="Georgia"/>
          <w:sz w:val="29"/>
          <w:szCs w:val="29"/>
        </w:rPr>
      </w:pPr>
      <w:r>
        <w:rPr>
          <w:rFonts w:ascii="Georgia" w:eastAsia="Times New Roman" w:hAnsi="Georgia"/>
          <w:sz w:val="29"/>
          <w:szCs w:val="29"/>
        </w:rPr>
        <w:t>Conservation</w:t>
      </w:r>
    </w:p>
    <w:p w14:paraId="55730127" w14:textId="77777777" w:rsidR="00000000" w:rsidRDefault="00C00C4B">
      <w:pPr>
        <w:pStyle w:val="NormalWeb"/>
        <w:divId w:val="411319073"/>
        <w:rPr>
          <w:rFonts w:ascii="Georgia" w:hAnsi="Georgia"/>
        </w:rPr>
      </w:pPr>
      <w:r>
        <w:rPr>
          <w:rStyle w:val="Emphasis"/>
          <w:rFonts w:ascii="Georgia" w:hAnsi="Georgia"/>
        </w:rPr>
        <w:t xml:space="preserve">Calamus </w:t>
      </w:r>
      <w:proofErr w:type="spellStart"/>
      <w:r>
        <w:rPr>
          <w:rStyle w:val="Emphasis"/>
          <w:rFonts w:ascii="Georgia" w:hAnsi="Georgia"/>
        </w:rPr>
        <w:t>heatubunii</w:t>
      </w:r>
      <w:proofErr w:type="spellEnd"/>
      <w:r>
        <w:rPr>
          <w:rFonts w:ascii="Georgia" w:hAnsi="Georgia"/>
        </w:rPr>
        <w:t xml:space="preserve"> is not found in any protected areas. Much of </w:t>
      </w:r>
      <w:proofErr w:type="spellStart"/>
      <w:r>
        <w:rPr>
          <w:rFonts w:ascii="Georgia" w:hAnsi="Georgia"/>
        </w:rPr>
        <w:t>Waigeo</w:t>
      </w:r>
      <w:proofErr w:type="spellEnd"/>
      <w:r>
        <w:rPr>
          <w:rFonts w:ascii="Georgia" w:hAnsi="Georgia"/>
        </w:rPr>
        <w:t xml:space="preserve"> island is a protected area, but the lowlands where this palm is most likely to occur are not </w:t>
      </w:r>
      <w:r>
        <w:rPr>
          <w:rFonts w:ascii="Georgia" w:hAnsi="Georgia"/>
        </w:rPr>
        <w:t xml:space="preserve">protected. The distribution of this palm on </w:t>
      </w:r>
      <w:proofErr w:type="spellStart"/>
      <w:r>
        <w:rPr>
          <w:rFonts w:ascii="Georgia" w:hAnsi="Georgia"/>
        </w:rPr>
        <w:t>Waigeo</w:t>
      </w:r>
      <w:proofErr w:type="spellEnd"/>
      <w:r>
        <w:rPr>
          <w:rFonts w:ascii="Georgia" w:hAnsi="Georgia"/>
        </w:rPr>
        <w:t xml:space="preserve"> is unknown, so it may occur in the </w:t>
      </w:r>
      <w:proofErr w:type="spellStart"/>
      <w:r>
        <w:rPr>
          <w:rFonts w:ascii="Georgia" w:hAnsi="Georgia"/>
        </w:rPr>
        <w:t>Waigeo</w:t>
      </w:r>
      <w:proofErr w:type="spellEnd"/>
      <w:r>
        <w:rPr>
          <w:rFonts w:ascii="Georgia" w:hAnsi="Georgia"/>
        </w:rPr>
        <w:t xml:space="preserve"> Nature Reserve. </w:t>
      </w:r>
      <w:r>
        <w:rPr>
          <w:rStyle w:val="Emphasis"/>
          <w:rFonts w:ascii="Georgia" w:hAnsi="Georgia"/>
        </w:rPr>
        <w:t xml:space="preserve">Calamus </w:t>
      </w:r>
      <w:proofErr w:type="spellStart"/>
      <w:r>
        <w:rPr>
          <w:rStyle w:val="Emphasis"/>
          <w:rFonts w:ascii="Georgia" w:hAnsi="Georgia"/>
        </w:rPr>
        <w:t>heatubunii</w:t>
      </w:r>
      <w:proofErr w:type="spellEnd"/>
      <w:r>
        <w:rPr>
          <w:rFonts w:ascii="Georgia" w:hAnsi="Georgia"/>
        </w:rPr>
        <w:t xml:space="preserve"> is not found in any </w:t>
      </w:r>
      <w:proofErr w:type="gramStart"/>
      <w:r>
        <w:rPr>
          <w:rFonts w:ascii="Georgia" w:hAnsi="Georgia"/>
        </w:rPr>
        <w:t>ex situ</w:t>
      </w:r>
      <w:proofErr w:type="gramEnd"/>
      <w:r>
        <w:rPr>
          <w:rFonts w:ascii="Georgia" w:hAnsi="Georgia"/>
        </w:rPr>
        <w:t xml:space="preserve"> collections (BGCI 2022).</w:t>
      </w:r>
    </w:p>
    <w:p w14:paraId="38002915" w14:textId="77777777" w:rsidR="00000000" w:rsidRDefault="00C00C4B">
      <w:pPr>
        <w:pStyle w:val="Heading2"/>
        <w:divId w:val="41131907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58"/>
        <w:gridCol w:w="7252"/>
      </w:tblGrid>
      <w:tr w:rsidR="00000000" w14:paraId="6C4A1D46" w14:textId="77777777">
        <w:trPr>
          <w:divId w:val="411319073"/>
          <w:tblCellSpacing w:w="15" w:type="dxa"/>
        </w:trPr>
        <w:tc>
          <w:tcPr>
            <w:tcW w:w="0" w:type="auto"/>
            <w:tcBorders>
              <w:bottom w:val="single" w:sz="6" w:space="0" w:color="000000"/>
            </w:tcBorders>
            <w:shd w:val="clear" w:color="auto" w:fill="BBBBBB"/>
            <w:vAlign w:val="center"/>
            <w:hideMark/>
          </w:tcPr>
          <w:p w14:paraId="7934E464"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D2AC164"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5DAEF3B" w14:textId="77777777">
        <w:trPr>
          <w:divId w:val="411319073"/>
          <w:tblCellSpacing w:w="15" w:type="dxa"/>
        </w:trPr>
        <w:tc>
          <w:tcPr>
            <w:tcW w:w="0" w:type="auto"/>
            <w:vAlign w:val="center"/>
            <w:hideMark/>
          </w:tcPr>
          <w:p w14:paraId="725201AF" w14:textId="77777777" w:rsidR="00000000" w:rsidRDefault="00C00C4B">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F178F22" w14:textId="77777777" w:rsidR="00000000" w:rsidRDefault="00C00C4B">
            <w:pPr>
              <w:spacing w:after="75"/>
              <w:rPr>
                <w:rFonts w:ascii="Georgia" w:eastAsia="Times New Roman" w:hAnsi="Georgia"/>
                <w:sz w:val="18"/>
                <w:szCs w:val="18"/>
              </w:rPr>
            </w:pPr>
            <w:r>
              <w:rPr>
                <w:rFonts w:ascii="Georgia" w:eastAsia="Times New Roman" w:hAnsi="Georgia"/>
                <w:sz w:val="18"/>
                <w:szCs w:val="18"/>
              </w:rPr>
              <w:t xml:space="preserve">One record from </w:t>
            </w:r>
            <w:proofErr w:type="spellStart"/>
            <w:r>
              <w:rPr>
                <w:rFonts w:ascii="Georgia" w:eastAsia="Times New Roman" w:hAnsi="Georgia"/>
                <w:sz w:val="18"/>
                <w:szCs w:val="18"/>
              </w:rPr>
              <w:t>Waigeo</w:t>
            </w:r>
            <w:proofErr w:type="spellEnd"/>
            <w:r>
              <w:rPr>
                <w:rFonts w:ascii="Georgia" w:eastAsia="Times New Roman" w:hAnsi="Georgia"/>
                <w:sz w:val="18"/>
                <w:szCs w:val="18"/>
              </w:rPr>
              <w:t xml:space="preserve"> outside of the protected area, but as </w:t>
            </w:r>
            <w:proofErr w:type="gramStart"/>
            <w:r>
              <w:rPr>
                <w:rFonts w:ascii="Georgia" w:eastAsia="Times New Roman" w:hAnsi="Georgia"/>
                <w:sz w:val="18"/>
                <w:szCs w:val="18"/>
              </w:rPr>
              <w:t>this covers</w:t>
            </w:r>
            <w:proofErr w:type="gramEnd"/>
            <w:r>
              <w:rPr>
                <w:rFonts w:ascii="Georgia" w:eastAsia="Times New Roman" w:hAnsi="Georgia"/>
                <w:sz w:val="18"/>
                <w:szCs w:val="18"/>
              </w:rPr>
              <w:t xml:space="preserve"> most of the island so this species may occur inside the boundary.</w:t>
            </w:r>
          </w:p>
        </w:tc>
      </w:tr>
    </w:tbl>
    <w:p w14:paraId="4B188925" w14:textId="77777777" w:rsidR="00000000" w:rsidRDefault="00C00C4B">
      <w:pPr>
        <w:pStyle w:val="Heading2"/>
        <w:divId w:val="41131907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1910DE26" w14:textId="77777777">
        <w:trPr>
          <w:divId w:val="411319073"/>
          <w:tblCellSpacing w:w="15" w:type="dxa"/>
        </w:trPr>
        <w:tc>
          <w:tcPr>
            <w:tcW w:w="0" w:type="auto"/>
            <w:tcBorders>
              <w:bottom w:val="single" w:sz="6" w:space="0" w:color="000000"/>
            </w:tcBorders>
            <w:shd w:val="clear" w:color="auto" w:fill="BBBBBB"/>
            <w:vAlign w:val="center"/>
            <w:hideMark/>
          </w:tcPr>
          <w:p w14:paraId="07521AB3"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73D6F8BA"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B9A0704" w14:textId="77777777">
        <w:trPr>
          <w:divId w:val="411319073"/>
          <w:tblCellSpacing w:w="15" w:type="dxa"/>
        </w:trPr>
        <w:tc>
          <w:tcPr>
            <w:tcW w:w="0" w:type="auto"/>
            <w:tcBorders>
              <w:bottom w:val="single" w:sz="6" w:space="0" w:color="CCCCCC"/>
            </w:tcBorders>
            <w:vAlign w:val="center"/>
            <w:hideMark/>
          </w:tcPr>
          <w:p w14:paraId="372724E8" w14:textId="77777777" w:rsidR="00000000" w:rsidRDefault="00C00C4B">
            <w:pPr>
              <w:spacing w:after="75"/>
              <w:rPr>
                <w:rFonts w:ascii="Georgia" w:eastAsia="Times New Roman" w:hAnsi="Georgia"/>
                <w:sz w:val="18"/>
                <w:szCs w:val="18"/>
              </w:rPr>
            </w:pPr>
            <w:r>
              <w:rPr>
                <w:rFonts w:ascii="Georgia" w:eastAsia="Times New Roman" w:hAnsi="Georgia"/>
                <w:sz w:val="18"/>
                <w:szCs w:val="18"/>
              </w:rPr>
              <w:t>1.1. Land/water protection -&gt; Site/area pro</w:t>
            </w:r>
            <w:r>
              <w:rPr>
                <w:rFonts w:ascii="Georgia" w:eastAsia="Times New Roman" w:hAnsi="Georgia"/>
                <w:sz w:val="18"/>
                <w:szCs w:val="18"/>
              </w:rPr>
              <w:t>tection</w:t>
            </w:r>
          </w:p>
        </w:tc>
        <w:tc>
          <w:tcPr>
            <w:tcW w:w="0" w:type="auto"/>
            <w:tcBorders>
              <w:bottom w:val="single" w:sz="6" w:space="0" w:color="CCCCCC"/>
            </w:tcBorders>
            <w:vAlign w:val="center"/>
            <w:hideMark/>
          </w:tcPr>
          <w:p w14:paraId="73BFAE99"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r>
      <w:tr w:rsidR="00000000" w14:paraId="329E12B5" w14:textId="77777777">
        <w:trPr>
          <w:divId w:val="411319073"/>
          <w:tblCellSpacing w:w="15" w:type="dxa"/>
        </w:trPr>
        <w:tc>
          <w:tcPr>
            <w:tcW w:w="0" w:type="auto"/>
            <w:tcBorders>
              <w:bottom w:val="single" w:sz="6" w:space="0" w:color="CCCCCC"/>
            </w:tcBorders>
            <w:vAlign w:val="center"/>
            <w:hideMark/>
          </w:tcPr>
          <w:p w14:paraId="7F0BD96D" w14:textId="77777777" w:rsidR="00000000" w:rsidRDefault="00C00C4B">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04A1148D"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7540670B" w14:textId="77777777" w:rsidR="00000000" w:rsidRDefault="00C00C4B">
      <w:pPr>
        <w:pStyle w:val="Heading2"/>
        <w:divId w:val="41131907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34F61030" w14:textId="77777777">
        <w:trPr>
          <w:divId w:val="411319073"/>
          <w:tblCellSpacing w:w="15" w:type="dxa"/>
        </w:trPr>
        <w:tc>
          <w:tcPr>
            <w:tcW w:w="0" w:type="auto"/>
            <w:tcBorders>
              <w:bottom w:val="single" w:sz="6" w:space="0" w:color="000000"/>
            </w:tcBorders>
            <w:shd w:val="clear" w:color="auto" w:fill="BBBBBB"/>
            <w:vAlign w:val="center"/>
            <w:hideMark/>
          </w:tcPr>
          <w:p w14:paraId="42BE012A"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E3F7EF4"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0C23E9C" w14:textId="77777777">
        <w:trPr>
          <w:divId w:val="411319073"/>
          <w:tblCellSpacing w:w="15" w:type="dxa"/>
        </w:trPr>
        <w:tc>
          <w:tcPr>
            <w:tcW w:w="0" w:type="auto"/>
            <w:tcBorders>
              <w:bottom w:val="single" w:sz="6" w:space="0" w:color="CCCCCC"/>
            </w:tcBorders>
            <w:vAlign w:val="center"/>
            <w:hideMark/>
          </w:tcPr>
          <w:p w14:paraId="5ED7C818" w14:textId="77777777" w:rsidR="00000000" w:rsidRDefault="00C00C4B">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17242593"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r>
      <w:tr w:rsidR="00000000" w14:paraId="5B3931AF" w14:textId="77777777">
        <w:trPr>
          <w:divId w:val="411319073"/>
          <w:tblCellSpacing w:w="15" w:type="dxa"/>
        </w:trPr>
        <w:tc>
          <w:tcPr>
            <w:tcW w:w="0" w:type="auto"/>
            <w:tcBorders>
              <w:bottom w:val="single" w:sz="6" w:space="0" w:color="CCCCCC"/>
            </w:tcBorders>
            <w:vAlign w:val="center"/>
            <w:hideMark/>
          </w:tcPr>
          <w:p w14:paraId="16E8C815" w14:textId="77777777" w:rsidR="00000000" w:rsidRDefault="00C00C4B">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7B508632"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r>
      <w:tr w:rsidR="00000000" w14:paraId="09259B9E" w14:textId="77777777">
        <w:trPr>
          <w:divId w:val="411319073"/>
          <w:tblCellSpacing w:w="15" w:type="dxa"/>
        </w:trPr>
        <w:tc>
          <w:tcPr>
            <w:tcW w:w="0" w:type="auto"/>
            <w:tcBorders>
              <w:bottom w:val="single" w:sz="6" w:space="0" w:color="CCCCCC"/>
            </w:tcBorders>
            <w:vAlign w:val="center"/>
            <w:hideMark/>
          </w:tcPr>
          <w:p w14:paraId="3C33FACA" w14:textId="77777777" w:rsidR="00000000" w:rsidRDefault="00C00C4B">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128E6A8"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02CFB50C" w14:textId="77777777" w:rsidR="00000000" w:rsidRDefault="00C00C4B">
      <w:pPr>
        <w:pStyle w:val="Heading1"/>
        <w:divId w:val="1303542171"/>
        <w:rPr>
          <w:rFonts w:ascii="Georgia" w:eastAsia="Times New Roman" w:hAnsi="Georgia"/>
          <w:sz w:val="29"/>
          <w:szCs w:val="29"/>
        </w:rPr>
      </w:pPr>
      <w:r>
        <w:rPr>
          <w:rFonts w:ascii="Georgia" w:eastAsia="Times New Roman" w:hAnsi="Georgia"/>
          <w:sz w:val="29"/>
          <w:szCs w:val="29"/>
        </w:rPr>
        <w:t>Ecosystem Services</w:t>
      </w:r>
    </w:p>
    <w:p w14:paraId="75614D1F" w14:textId="77777777" w:rsidR="00000000" w:rsidRDefault="00C00C4B">
      <w:pPr>
        <w:pStyle w:val="Heading2"/>
        <w:divId w:val="130354217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34756934" w14:textId="77777777">
        <w:trPr>
          <w:divId w:val="1303542171"/>
          <w:tblCellSpacing w:w="15" w:type="dxa"/>
        </w:trPr>
        <w:tc>
          <w:tcPr>
            <w:tcW w:w="0" w:type="auto"/>
            <w:tcBorders>
              <w:bottom w:val="single" w:sz="6" w:space="0" w:color="000000"/>
            </w:tcBorders>
            <w:shd w:val="clear" w:color="auto" w:fill="BBBBBB"/>
            <w:vAlign w:val="center"/>
            <w:hideMark/>
          </w:tcPr>
          <w:p w14:paraId="30D88E35" w14:textId="77777777" w:rsidR="00000000" w:rsidRDefault="00C00C4B">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ED4600A" w14:textId="77777777" w:rsidR="00000000" w:rsidRDefault="00C00C4B">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30FC7420" w14:textId="77777777">
        <w:trPr>
          <w:divId w:val="1303542171"/>
          <w:tblCellSpacing w:w="15" w:type="dxa"/>
        </w:trPr>
        <w:tc>
          <w:tcPr>
            <w:tcW w:w="0" w:type="auto"/>
            <w:vAlign w:val="center"/>
            <w:hideMark/>
          </w:tcPr>
          <w:p w14:paraId="1751B640" w14:textId="77777777" w:rsidR="00000000" w:rsidRDefault="00C00C4B">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4C97E3B" w14:textId="77777777" w:rsidR="00000000"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5FFFCF88" w14:textId="77777777" w:rsidR="00000000" w:rsidRDefault="00C00C4B">
      <w:pPr>
        <w:pStyle w:val="Heading1"/>
        <w:rPr>
          <w:rFonts w:ascii="Georgia" w:eastAsia="Times New Roman" w:hAnsi="Georgia"/>
          <w:sz w:val="29"/>
          <w:szCs w:val="29"/>
        </w:rPr>
      </w:pPr>
      <w:r>
        <w:rPr>
          <w:rFonts w:ascii="Georgia" w:eastAsia="Times New Roman" w:hAnsi="Georgia"/>
          <w:sz w:val="29"/>
          <w:szCs w:val="29"/>
        </w:rPr>
        <w:t>Bibliography</w:t>
      </w:r>
    </w:p>
    <w:p w14:paraId="73C9816D" w14:textId="77777777" w:rsidR="00000000" w:rsidRDefault="00C00C4B">
      <w:pPr>
        <w:pStyle w:val="NormalWeb"/>
        <w:divId w:val="1356229091"/>
        <w:rPr>
          <w:rFonts w:ascii="Georgia" w:hAnsi="Georgia"/>
        </w:rPr>
      </w:pPr>
      <w:r>
        <w:rPr>
          <w:rFonts w:ascii="Georgia" w:hAnsi="Georgia"/>
        </w:rPr>
        <w:t xml:space="preserve">BGCI. 2022. Botanic Gardens Conservation International (BGCI) - </w:t>
      </w:r>
      <w:proofErr w:type="spellStart"/>
      <w:r>
        <w:rPr>
          <w:rFonts w:ascii="Georgia" w:hAnsi="Georgia"/>
        </w:rPr>
        <w:t>Plan</w:t>
      </w:r>
      <w:r>
        <w:rPr>
          <w:rFonts w:ascii="Georgia" w:hAnsi="Georgia"/>
        </w:rPr>
        <w:t>tSearch</w:t>
      </w:r>
      <w:proofErr w:type="spellEnd"/>
      <w:r>
        <w:rPr>
          <w:rFonts w:ascii="Georgia" w:hAnsi="Georgia"/>
        </w:rPr>
        <w:t xml:space="preserve">. Available at: </w:t>
      </w:r>
      <w:hyperlink r:id="rId14" w:history="1">
        <w:r>
          <w:rPr>
            <w:rStyle w:val="Hyperlink"/>
            <w:rFonts w:ascii="Georgia" w:hAnsi="Georgia"/>
          </w:rPr>
          <w:t>https://tools.bgci.org/plant_search.php</w:t>
        </w:r>
      </w:hyperlink>
      <w:r>
        <w:rPr>
          <w:rFonts w:ascii="Georgia" w:hAnsi="Georgia"/>
        </w:rPr>
        <w:t>. (Accessed: 2022).</w:t>
      </w:r>
    </w:p>
    <w:p w14:paraId="14771774" w14:textId="77777777" w:rsidR="00000000" w:rsidRDefault="00C00C4B">
      <w:pPr>
        <w:pStyle w:val="NormalWeb"/>
        <w:divId w:val="1356229091"/>
        <w:rPr>
          <w:rFonts w:ascii="Georgia" w:hAnsi="Georgia"/>
        </w:rPr>
      </w:pPr>
      <w:r>
        <w:rPr>
          <w:rFonts w:ascii="Georgia" w:hAnsi="Georgia"/>
        </w:rPr>
        <w:t xml:space="preserve">Bachman S, Moat J, Hill AW, de la Torre J, Scott B. 2011. Supporting Red List threat assessments with </w:t>
      </w:r>
      <w:proofErr w:type="spellStart"/>
      <w:r>
        <w:rPr>
          <w:rFonts w:ascii="Georgia" w:hAnsi="Georgia"/>
        </w:rPr>
        <w:t>GeoCAT</w:t>
      </w:r>
      <w:proofErr w:type="spellEnd"/>
      <w:r>
        <w:rPr>
          <w:rFonts w:ascii="Georgia" w:hAnsi="Georgia"/>
        </w:rPr>
        <w:t>: geospati</w:t>
      </w:r>
      <w:r>
        <w:rPr>
          <w:rFonts w:ascii="Georgia" w:hAnsi="Georgia"/>
        </w:rPr>
        <w:t xml:space="preserve">al conservation assessment tool. </w:t>
      </w:r>
      <w:proofErr w:type="spellStart"/>
      <w:r>
        <w:rPr>
          <w:rFonts w:ascii="Georgia" w:hAnsi="Georgia"/>
          <w:i/>
          <w:iCs/>
        </w:rPr>
        <w:t>ZooKeys</w:t>
      </w:r>
      <w:proofErr w:type="spellEnd"/>
      <w:r>
        <w:rPr>
          <w:rFonts w:ascii="Georgia" w:hAnsi="Georgia"/>
        </w:rPr>
        <w:t xml:space="preserve"> 150: 117–126.</w:t>
      </w:r>
    </w:p>
    <w:p w14:paraId="37CB8380" w14:textId="77777777" w:rsidR="00000000" w:rsidRDefault="00C00C4B">
      <w:pPr>
        <w:pStyle w:val="NormalWeb"/>
        <w:divId w:val="1356229091"/>
        <w:rPr>
          <w:rFonts w:ascii="Georgia" w:hAnsi="Georgia"/>
        </w:rPr>
      </w:pPr>
      <w:r>
        <w:rPr>
          <w:rFonts w:ascii="Georgia" w:hAnsi="Georgia"/>
        </w:rPr>
        <w:t xml:space="preserve">Baker, W.J. &amp; Dransfield, J. 2017. More new rattans from New Guinea and the Solomon Islands (Calamus, </w:t>
      </w:r>
      <w:proofErr w:type="spellStart"/>
      <w:r>
        <w:rPr>
          <w:rFonts w:ascii="Georgia" w:hAnsi="Georgia"/>
        </w:rPr>
        <w:t>Arecaceae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305(2): 61-86.</w:t>
      </w:r>
    </w:p>
    <w:p w14:paraId="15808E7C" w14:textId="77777777" w:rsidR="00000000" w:rsidRDefault="00C00C4B">
      <w:pPr>
        <w:pStyle w:val="NormalWeb"/>
        <w:divId w:val="1356229091"/>
        <w:rPr>
          <w:rFonts w:ascii="Georgia" w:hAnsi="Georgia"/>
        </w:rPr>
      </w:pPr>
      <w:r>
        <w:rPr>
          <w:rFonts w:ascii="Georgia" w:hAnsi="Georgia"/>
        </w:rPr>
        <w:t>Henderson, A. 2020. A revision of Calamus (</w:t>
      </w:r>
      <w:proofErr w:type="spellStart"/>
      <w:r>
        <w:rPr>
          <w:rFonts w:ascii="Georgia" w:hAnsi="Georgia"/>
        </w:rPr>
        <w:t>Arecaceae</w:t>
      </w:r>
      <w:proofErr w:type="spellEnd"/>
      <w:r>
        <w:rPr>
          <w:rFonts w:ascii="Georgia" w:hAnsi="Georgia"/>
        </w:rPr>
        <w:t xml:space="preserve">, </w:t>
      </w:r>
      <w:proofErr w:type="spellStart"/>
      <w:r>
        <w:rPr>
          <w:rFonts w:ascii="Georgia" w:hAnsi="Georgia"/>
        </w:rPr>
        <w:t>Calamoideae</w:t>
      </w:r>
      <w:proofErr w:type="spellEnd"/>
      <w:r>
        <w:rPr>
          <w:rFonts w:ascii="Georgia" w:hAnsi="Georgia"/>
        </w:rPr>
        <w:t xml:space="preserve">, </w:t>
      </w:r>
      <w:proofErr w:type="spellStart"/>
      <w:r>
        <w:rPr>
          <w:rFonts w:ascii="Georgia" w:hAnsi="Georgia"/>
        </w:rPr>
        <w:t>Calameae</w:t>
      </w:r>
      <w:proofErr w:type="spellEnd"/>
      <w:r>
        <w:rPr>
          <w:rFonts w:ascii="Georgia" w:hAnsi="Georgia"/>
        </w:rPr>
        <w:t xml:space="preserve">, </w:t>
      </w:r>
      <w:proofErr w:type="spellStart"/>
      <w:r>
        <w:rPr>
          <w:rFonts w:ascii="Georgia" w:hAnsi="Georgia"/>
        </w:rPr>
        <w:t>Calaminae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445(1): 1-656.</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9-07T12:39:00Z" w:initials="JP">
    <w:p w14:paraId="1919E95C" w14:textId="77777777" w:rsidR="00C00C4B" w:rsidRDefault="00C00C4B" w:rsidP="00AA6585">
      <w:pPr>
        <w:pStyle w:val="CommentText"/>
      </w:pPr>
      <w:r>
        <w:rPr>
          <w:rStyle w:val="CommentReference"/>
        </w:rPr>
        <w:annotationRef/>
      </w:r>
      <w:r>
        <w:t>Provide the values</w:t>
      </w:r>
    </w:p>
  </w:comment>
  <w:comment w:id="6" w:author="Jack Plummer" w:date="2022-09-07T12:32:00Z" w:initials="JP">
    <w:p w14:paraId="7A2DFE15" w14:textId="344E48D5" w:rsidR="00D046DC" w:rsidRDefault="005B35AD" w:rsidP="008E5030">
      <w:pPr>
        <w:pStyle w:val="CommentText"/>
      </w:pPr>
      <w:r>
        <w:rPr>
          <w:rStyle w:val="CommentReference"/>
        </w:rPr>
        <w:annotationRef/>
      </w:r>
      <w:r w:rsidR="00D046DC">
        <w:t>If this is already ongoing, I would use 'inferred' as data qualifier. I'd use projected if there is not currently any decline, but there is almost guaranteed to be. E.g. if a logging concession was confirmed to become operational in 2023. Quite unusual circumstance, though - more likely to use either ongoing (= inferred) or plausible future (VU D2)</w:t>
      </w:r>
    </w:p>
  </w:comment>
  <w:comment w:id="7" w:author="Jack Plummer" w:date="2022-09-07T12:37:00Z" w:initials="JP">
    <w:p w14:paraId="3B4832E6" w14:textId="77777777" w:rsidR="00C00C4B" w:rsidRDefault="00B53BED" w:rsidP="00F14AF5">
      <w:pPr>
        <w:pStyle w:val="CommentText"/>
      </w:pPr>
      <w:r>
        <w:rPr>
          <w:rStyle w:val="CommentReference"/>
        </w:rPr>
        <w:annotationRef/>
      </w:r>
      <w:r w:rsidR="00C00C4B">
        <w:t xml:space="preserve">I would include these if it is likely that a </w:t>
      </w:r>
      <w:r w:rsidR="00C00C4B">
        <w:rPr>
          <w:u w:val="single"/>
        </w:rPr>
        <w:t>site</w:t>
      </w:r>
      <w:r w:rsidR="00C00C4B">
        <w:t xml:space="preserve"> (on edge of dist in case of EOO) is going to be lost/has been lost. If no loss of species at a site, then cont. decline in habitat is most appropriate</w:t>
      </w:r>
    </w:p>
  </w:comment>
  <w:comment w:id="11" w:author="Jack Plummer" w:date="2022-09-07T12:38:00Z" w:initials="JP">
    <w:p w14:paraId="4BD0C54D" w14:textId="77777777" w:rsidR="00C00C4B" w:rsidRDefault="00C00C4B" w:rsidP="0029138F">
      <w:pPr>
        <w:pStyle w:val="CommentText"/>
      </w:pPr>
      <w:r>
        <w:rPr>
          <w:rStyle w:val="CommentReference"/>
        </w:rPr>
        <w:annotationRef/>
      </w:r>
      <w:r>
        <w:t>Round to whole number</w:t>
      </w:r>
    </w:p>
  </w:comment>
  <w:comment w:id="12" w:author="Jack Plummer" w:date="2022-09-07T12:39:00Z" w:initials="JP">
    <w:p w14:paraId="293875F4" w14:textId="77777777" w:rsidR="00C00C4B" w:rsidRDefault="00C00C4B" w:rsidP="00A91CC0">
      <w:pPr>
        <w:pStyle w:val="CommentText"/>
      </w:pPr>
      <w:r>
        <w:rPr>
          <w:rStyle w:val="CommentReference"/>
        </w:rPr>
        <w:annotationRef/>
      </w:r>
      <w:r>
        <w:t>Specify major threats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19E95C" w15:done="0"/>
  <w15:commentEx w15:paraId="7A2DFE15" w15:done="0"/>
  <w15:commentEx w15:paraId="3B4832E6" w15:done="0"/>
  <w15:commentEx w15:paraId="4BD0C54D" w15:done="0"/>
  <w15:commentEx w15:paraId="29387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30F64" w16cex:dateUtc="2022-09-07T11:39:00Z"/>
  <w16cex:commentExtensible w16cex:durableId="26C30DD7" w16cex:dateUtc="2022-09-07T11:32:00Z"/>
  <w16cex:commentExtensible w16cex:durableId="26C30F09" w16cex:dateUtc="2022-09-07T11:37:00Z"/>
  <w16cex:commentExtensible w16cex:durableId="26C30F56" w16cex:dateUtc="2022-09-07T11:38:00Z"/>
  <w16cex:commentExtensible w16cex:durableId="26C30F75" w16cex:dateUtc="2022-09-07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19E95C" w16cid:durableId="26C30F64"/>
  <w16cid:commentId w16cid:paraId="7A2DFE15" w16cid:durableId="26C30DD7"/>
  <w16cid:commentId w16cid:paraId="3B4832E6" w16cid:durableId="26C30F09"/>
  <w16cid:commentId w16cid:paraId="4BD0C54D" w16cid:durableId="26C30F56"/>
  <w16cid:commentId w16cid:paraId="293875F4" w16cid:durableId="26C30F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769D"/>
    <w:rsid w:val="000E769D"/>
    <w:rsid w:val="003D722A"/>
    <w:rsid w:val="00400625"/>
    <w:rsid w:val="005B35AD"/>
    <w:rsid w:val="00B53BED"/>
    <w:rsid w:val="00C00C4B"/>
    <w:rsid w:val="00D046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1BB3"/>
  <w15:chartTrackingRefBased/>
  <w15:docId w15:val="{9B6B02D7-9DA5-481E-BD17-0D6A015FB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400625"/>
    <w:rPr>
      <w:rFonts w:eastAsiaTheme="minorEastAsia"/>
      <w:sz w:val="24"/>
      <w:szCs w:val="24"/>
    </w:rPr>
  </w:style>
  <w:style w:type="character" w:styleId="CommentReference">
    <w:name w:val="annotation reference"/>
    <w:basedOn w:val="DefaultParagraphFont"/>
    <w:uiPriority w:val="99"/>
    <w:semiHidden/>
    <w:unhideWhenUsed/>
    <w:rsid w:val="005B35AD"/>
    <w:rPr>
      <w:sz w:val="16"/>
      <w:szCs w:val="16"/>
    </w:rPr>
  </w:style>
  <w:style w:type="paragraph" w:styleId="CommentText">
    <w:name w:val="annotation text"/>
    <w:basedOn w:val="Normal"/>
    <w:link w:val="CommentTextChar"/>
    <w:uiPriority w:val="99"/>
    <w:unhideWhenUsed/>
    <w:rsid w:val="005B35AD"/>
    <w:rPr>
      <w:sz w:val="20"/>
      <w:szCs w:val="20"/>
    </w:rPr>
  </w:style>
  <w:style w:type="character" w:customStyle="1" w:styleId="CommentTextChar">
    <w:name w:val="Comment Text Char"/>
    <w:basedOn w:val="DefaultParagraphFont"/>
    <w:link w:val="CommentText"/>
    <w:uiPriority w:val="99"/>
    <w:rsid w:val="005B35AD"/>
    <w:rPr>
      <w:rFonts w:eastAsiaTheme="minorEastAsia"/>
    </w:rPr>
  </w:style>
  <w:style w:type="paragraph" w:styleId="CommentSubject">
    <w:name w:val="annotation subject"/>
    <w:basedOn w:val="CommentText"/>
    <w:next w:val="CommentText"/>
    <w:link w:val="CommentSubjectChar"/>
    <w:uiPriority w:val="99"/>
    <w:semiHidden/>
    <w:unhideWhenUsed/>
    <w:rsid w:val="005B35AD"/>
    <w:rPr>
      <w:b/>
      <w:bCs/>
    </w:rPr>
  </w:style>
  <w:style w:type="character" w:customStyle="1" w:styleId="CommentSubjectChar">
    <w:name w:val="Comment Subject Char"/>
    <w:basedOn w:val="CommentTextChar"/>
    <w:link w:val="CommentSubject"/>
    <w:uiPriority w:val="99"/>
    <w:semiHidden/>
    <w:rsid w:val="005B35A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82132">
      <w:marLeft w:val="0"/>
      <w:marRight w:val="0"/>
      <w:marTop w:val="0"/>
      <w:marBottom w:val="0"/>
      <w:divBdr>
        <w:top w:val="none" w:sz="0" w:space="0" w:color="auto"/>
        <w:left w:val="none" w:sz="0" w:space="0" w:color="auto"/>
        <w:bottom w:val="none" w:sz="0" w:space="0" w:color="auto"/>
        <w:right w:val="none" w:sz="0" w:space="0" w:color="auto"/>
      </w:divBdr>
    </w:div>
    <w:div w:id="221723016">
      <w:marLeft w:val="0"/>
      <w:marRight w:val="0"/>
      <w:marTop w:val="0"/>
      <w:marBottom w:val="0"/>
      <w:divBdr>
        <w:top w:val="none" w:sz="0" w:space="0" w:color="auto"/>
        <w:left w:val="none" w:sz="0" w:space="0" w:color="auto"/>
        <w:bottom w:val="none" w:sz="0" w:space="0" w:color="auto"/>
        <w:right w:val="none" w:sz="0" w:space="0" w:color="auto"/>
      </w:divBdr>
    </w:div>
    <w:div w:id="411319073">
      <w:marLeft w:val="0"/>
      <w:marRight w:val="0"/>
      <w:marTop w:val="0"/>
      <w:marBottom w:val="0"/>
      <w:divBdr>
        <w:top w:val="none" w:sz="0" w:space="0" w:color="auto"/>
        <w:left w:val="none" w:sz="0" w:space="0" w:color="auto"/>
        <w:bottom w:val="none" w:sz="0" w:space="0" w:color="auto"/>
        <w:right w:val="none" w:sz="0" w:space="0" w:color="auto"/>
      </w:divBdr>
    </w:div>
    <w:div w:id="422801323">
      <w:marLeft w:val="0"/>
      <w:marRight w:val="0"/>
      <w:marTop w:val="0"/>
      <w:marBottom w:val="0"/>
      <w:divBdr>
        <w:top w:val="none" w:sz="0" w:space="0" w:color="auto"/>
        <w:left w:val="none" w:sz="0" w:space="0" w:color="auto"/>
        <w:bottom w:val="none" w:sz="0" w:space="0" w:color="auto"/>
        <w:right w:val="none" w:sz="0" w:space="0" w:color="auto"/>
      </w:divBdr>
    </w:div>
    <w:div w:id="705718148">
      <w:marLeft w:val="0"/>
      <w:marRight w:val="0"/>
      <w:marTop w:val="0"/>
      <w:marBottom w:val="0"/>
      <w:divBdr>
        <w:top w:val="none" w:sz="0" w:space="0" w:color="auto"/>
        <w:left w:val="none" w:sz="0" w:space="0" w:color="auto"/>
        <w:bottom w:val="none" w:sz="0" w:space="0" w:color="auto"/>
        <w:right w:val="none" w:sz="0" w:space="0" w:color="auto"/>
      </w:divBdr>
    </w:div>
    <w:div w:id="928540296">
      <w:marLeft w:val="0"/>
      <w:marRight w:val="0"/>
      <w:marTop w:val="0"/>
      <w:marBottom w:val="0"/>
      <w:divBdr>
        <w:top w:val="none" w:sz="0" w:space="0" w:color="auto"/>
        <w:left w:val="none" w:sz="0" w:space="0" w:color="auto"/>
        <w:bottom w:val="none" w:sz="0" w:space="0" w:color="auto"/>
        <w:right w:val="none" w:sz="0" w:space="0" w:color="auto"/>
      </w:divBdr>
      <w:divsChild>
        <w:div w:id="161181973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29924935">
      <w:marLeft w:val="0"/>
      <w:marRight w:val="0"/>
      <w:marTop w:val="0"/>
      <w:marBottom w:val="0"/>
      <w:divBdr>
        <w:top w:val="none" w:sz="0" w:space="0" w:color="auto"/>
        <w:left w:val="none" w:sz="0" w:space="0" w:color="auto"/>
        <w:bottom w:val="none" w:sz="0" w:space="0" w:color="auto"/>
        <w:right w:val="none" w:sz="0" w:space="0" w:color="auto"/>
      </w:divBdr>
    </w:div>
    <w:div w:id="1235819162">
      <w:marLeft w:val="0"/>
      <w:marRight w:val="0"/>
      <w:marTop w:val="0"/>
      <w:marBottom w:val="0"/>
      <w:divBdr>
        <w:top w:val="none" w:sz="0" w:space="0" w:color="auto"/>
        <w:left w:val="none" w:sz="0" w:space="0" w:color="auto"/>
        <w:bottom w:val="none" w:sz="0" w:space="0" w:color="auto"/>
        <w:right w:val="none" w:sz="0" w:space="0" w:color="auto"/>
      </w:divBdr>
    </w:div>
    <w:div w:id="1303542171">
      <w:marLeft w:val="0"/>
      <w:marRight w:val="0"/>
      <w:marTop w:val="0"/>
      <w:marBottom w:val="0"/>
      <w:divBdr>
        <w:top w:val="none" w:sz="0" w:space="0" w:color="auto"/>
        <w:left w:val="none" w:sz="0" w:space="0" w:color="auto"/>
        <w:bottom w:val="none" w:sz="0" w:space="0" w:color="auto"/>
        <w:right w:val="none" w:sz="0" w:space="0" w:color="auto"/>
      </w:divBdr>
    </w:div>
    <w:div w:id="1356229091">
      <w:marLeft w:val="0"/>
      <w:marRight w:val="0"/>
      <w:marTop w:val="0"/>
      <w:marBottom w:val="0"/>
      <w:divBdr>
        <w:top w:val="none" w:sz="0" w:space="0" w:color="auto"/>
        <w:left w:val="none" w:sz="0" w:space="0" w:color="auto"/>
        <w:bottom w:val="none" w:sz="0" w:space="0" w:color="auto"/>
        <w:right w:val="none" w:sz="0" w:space="0" w:color="auto"/>
      </w:divBdr>
    </w:div>
    <w:div w:id="1452238745">
      <w:marLeft w:val="0"/>
      <w:marRight w:val="0"/>
      <w:marTop w:val="0"/>
      <w:marBottom w:val="0"/>
      <w:divBdr>
        <w:top w:val="none" w:sz="0" w:space="0" w:color="auto"/>
        <w:left w:val="none" w:sz="0" w:space="0" w:color="auto"/>
        <w:bottom w:val="none" w:sz="0" w:space="0" w:color="auto"/>
        <w:right w:val="none" w:sz="0" w:space="0" w:color="auto"/>
      </w:divBdr>
    </w:div>
    <w:div w:id="201066964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s://tools.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22E8CB-720C-404B-B7D1-D53A56E08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B9B55D-6596-40E1-AE61-F09CCC6BB580}">
  <ds:schemaRefs>
    <ds:schemaRef ds:uri="Microsoft.SharePoint.Taxonomy.ContentTypeSync"/>
  </ds:schemaRefs>
</ds:datastoreItem>
</file>

<file path=customXml/itemProps3.xml><?xml version="1.0" encoding="utf-8"?>
<ds:datastoreItem xmlns:ds="http://schemas.openxmlformats.org/officeDocument/2006/customXml" ds:itemID="{A6914EBB-27CD-45AC-83EB-5FA57ED30F32}">
  <ds:schemaRefs>
    <ds:schemaRef ds:uri="http://schemas.microsoft.com/sharepoint/events"/>
  </ds:schemaRefs>
</ds:datastoreItem>
</file>

<file path=customXml/itemProps4.xml><?xml version="1.0" encoding="utf-8"?>
<ds:datastoreItem xmlns:ds="http://schemas.openxmlformats.org/officeDocument/2006/customXml" ds:itemID="{A64EBE5E-2CE2-42D4-9BD4-1081324DE3D7}">
  <ds:schemaRefs>
    <ds:schemaRef ds:uri="http://schemas.microsoft.com/sharepoint/v3/contenttype/forms"/>
  </ds:schemaRefs>
</ds:datastoreItem>
</file>

<file path=customXml/itemProps5.xml><?xml version="1.0" encoding="utf-8"?>
<ds:datastoreItem xmlns:ds="http://schemas.openxmlformats.org/officeDocument/2006/customXml" ds:itemID="{FEC91D4B-2193-4194-8189-D723AB95600F}">
  <ds:schemaRefs>
    <ds:schemaRef ds:uri="http://purl.org/dc/terms/"/>
    <ds:schemaRef ds:uri="590658d6-28a4-43df-8461-354b94568f6c"/>
    <ds:schemaRef ds:uri="3174fa65-5130-4218-be7b-3006b691958f"/>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150f78d0-e5c4-40ba-9879-1115501c63e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863</Words>
  <Characters>4873</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Calamus heatubunii</dc:title>
  <dc:subject/>
  <dc:creator>Jack Plummer</dc:creator>
  <cp:keywords/>
  <dc:description/>
  <cp:lastModifiedBy>Jack Plummer</cp:lastModifiedBy>
  <cp:revision>8</cp:revision>
  <dcterms:created xsi:type="dcterms:W3CDTF">2022-09-07T11:30:00Z</dcterms:created>
  <dcterms:modified xsi:type="dcterms:W3CDTF">2022-09-07T11:40:00Z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