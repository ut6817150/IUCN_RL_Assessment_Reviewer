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F6566" w14:textId="77777777" w:rsidR="00000000" w:rsidRDefault="00000000">
      <w:pPr>
        <w:jc w:val="center"/>
        <w:divId w:val="292256221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2491D099" w14:textId="77777777" w:rsidR="00000000" w:rsidRDefault="00000000">
      <w:pPr>
        <w:divId w:val="1314262644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25391024" wp14:editId="192CF60B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4F8F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314262644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Microchirita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karaketii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D.</w:t>
      </w:r>
      <w:proofErr w:type="gram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J.Middleton</w:t>
      </w:r>
      <w:proofErr w:type="spellEnd"/>
      <w:proofErr w:type="gram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&amp;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</w:p>
    <w:p w14:paraId="5284C97C" w14:textId="77777777" w:rsidR="00000000" w:rsidRDefault="00000000">
      <w:pPr>
        <w:jc w:val="right"/>
        <w:divId w:val="1314262644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Microchirita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karaketii</w:t>
      </w:r>
      <w:proofErr w:type="spellEnd"/>
    </w:p>
    <w:p w14:paraId="4B327E27" w14:textId="77777777" w:rsidR="00000000" w:rsidRDefault="00000000">
      <w:pPr>
        <w:pStyle w:val="NormalWeb"/>
        <w:divId w:val="172767824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bu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nga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karaket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บุหงาการะเกด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</w:tblGrid>
      <w:tr w:rsidR="00000000" w14:paraId="090BCC21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1E6B6B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131E415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A2C2F7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EN - Endangered, B1ab(iii)+2ab(iii) (IUCN version 3.1)</w:t>
            </w:r>
          </w:p>
        </w:tc>
      </w:tr>
    </w:tbl>
    <w:p w14:paraId="0ABC9420" w14:textId="77777777" w:rsidR="00000000" w:rsidRDefault="00000000">
      <w:pPr>
        <w:pStyle w:val="Heading1"/>
        <w:divId w:val="42712362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7F8B3EFA" w14:textId="77777777" w:rsidR="00000000" w:rsidRDefault="00000000">
      <w:pPr>
        <w:pStyle w:val="Heading2"/>
        <w:divId w:val="4271236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1BFBF53C" w14:textId="77777777" w:rsidR="00000000" w:rsidRDefault="00000000">
      <w:pPr>
        <w:pStyle w:val="NormalWeb"/>
        <w:divId w:val="4271236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2022-08-26</w:t>
      </w:r>
    </w:p>
    <w:p w14:paraId="2BFBAE61" w14:textId="77777777" w:rsidR="00000000" w:rsidRDefault="00000000">
      <w:pPr>
        <w:pStyle w:val="NormalWeb"/>
        <w:divId w:val="4271236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715D7FD3" w14:textId="77777777" w:rsidR="00000000" w:rsidRDefault="00000000">
      <w:pPr>
        <w:pStyle w:val="NormalWeb"/>
        <w:divId w:val="42712362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2AFDB186" w14:textId="77777777" w:rsidR="00000000" w:rsidRDefault="00000000">
      <w:pPr>
        <w:pStyle w:val="Heading2"/>
        <w:divId w:val="42712362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61901C7F" w14:textId="3CCBDC4A" w:rsidR="00000000" w:rsidRDefault="00000000">
      <w:pPr>
        <w:pStyle w:val="NormalWeb"/>
        <w:divId w:val="427123621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Microchirita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karaketii</w:t>
      </w:r>
      <w:proofErr w:type="spellEnd"/>
      <w:r>
        <w:rPr>
          <w:rFonts w:ascii="Georgia" w:hAnsi="Georgia"/>
        </w:rPr>
        <w:t> is endemic to Thailand. Its estimated extent of occurrence of 1,727 km</w:t>
      </w:r>
      <w:r>
        <w:rPr>
          <w:rFonts w:ascii="Georgia" w:hAnsi="Georgia"/>
          <w:vertAlign w:val="superscript"/>
        </w:rPr>
        <w:t xml:space="preserve">2 </w:t>
      </w:r>
      <w:r>
        <w:rPr>
          <w:rFonts w:ascii="Georgia" w:hAnsi="Georgia"/>
        </w:rPr>
        <w:t>and</w:t>
      </w:r>
      <w:del w:id="0" w:author="Jack Plummer" w:date="2022-09-24T09:27:00Z">
        <w:r w:rsidDel="0049436D">
          <w:rPr>
            <w:rFonts w:ascii="Georgia" w:hAnsi="Georgia"/>
          </w:rPr>
          <w:delText> the</w:delText>
        </w:r>
      </w:del>
      <w:r>
        <w:rPr>
          <w:rFonts w:ascii="Georgia" w:hAnsi="Georgia"/>
        </w:rPr>
        <w:t xml:space="preserve"> area of occupancy (AOO) of 16 km</w:t>
      </w:r>
      <w:r>
        <w:rPr>
          <w:rFonts w:ascii="Georgia" w:hAnsi="Georgia"/>
          <w:vertAlign w:val="superscript"/>
        </w:rPr>
        <w:t xml:space="preserve">2 </w:t>
      </w:r>
      <w:r>
        <w:rPr>
          <w:rFonts w:ascii="Georgia" w:hAnsi="Georgia"/>
        </w:rPr>
        <w:t>both</w:t>
      </w:r>
      <w:r>
        <w:rPr>
          <w:rFonts w:ascii="Georgia" w:hAnsi="Georgia"/>
          <w:vertAlign w:val="superscript"/>
        </w:rPr>
        <w:t> </w:t>
      </w:r>
      <w:r>
        <w:rPr>
          <w:rFonts w:ascii="Georgia" w:hAnsi="Georgia"/>
        </w:rPr>
        <w:t>fall within the threshold values for the Endangered category under criterion B. The major threats to this species are</w:t>
      </w:r>
      <w:ins w:id="1" w:author="Jack Plummer" w:date="2022-09-24T09:33:00Z">
        <w:r w:rsidR="00C809AC">
          <w:rPr>
            <w:rFonts w:ascii="Georgia" w:hAnsi="Georgia"/>
          </w:rPr>
          <w:t xml:space="preserve"> habitat loss and degradation on account of</w:t>
        </w:r>
      </w:ins>
      <w:r>
        <w:rPr>
          <w:rFonts w:ascii="Georgia" w:hAnsi="Georgia"/>
        </w:rPr>
        <w:t xml:space="preserve"> </w:t>
      </w:r>
      <w:commentRangeStart w:id="2"/>
      <w:r>
        <w:rPr>
          <w:rFonts w:ascii="Georgia" w:hAnsi="Georgia"/>
        </w:rPr>
        <w:t>human activities</w:t>
      </w:r>
      <w:commentRangeEnd w:id="2"/>
      <w:r w:rsidR="0049436D">
        <w:rPr>
          <w:rStyle w:val="CommentReference"/>
        </w:rPr>
        <w:commentReference w:id="2"/>
      </w:r>
      <w:r>
        <w:rPr>
          <w:rFonts w:ascii="Georgia" w:hAnsi="Georgia"/>
        </w:rPr>
        <w:t xml:space="preserve">, </w:t>
      </w:r>
      <w:commentRangeStart w:id="3"/>
      <w:r>
        <w:rPr>
          <w:rFonts w:ascii="Georgia" w:hAnsi="Georgia"/>
        </w:rPr>
        <w:t>communities</w:t>
      </w:r>
      <w:commentRangeEnd w:id="3"/>
      <w:r w:rsidR="0049436D">
        <w:rPr>
          <w:rStyle w:val="CommentReference"/>
        </w:rPr>
        <w:commentReference w:id="3"/>
      </w:r>
      <w:r>
        <w:rPr>
          <w:rFonts w:ascii="Georgia" w:hAnsi="Georgia"/>
        </w:rPr>
        <w:t xml:space="preserve">, and agricultural areas which are inferred to be contributing to a continuing decline in habitat area, </w:t>
      </w:r>
      <w:proofErr w:type="gramStart"/>
      <w:r>
        <w:rPr>
          <w:rFonts w:ascii="Georgia" w:hAnsi="Georgia"/>
        </w:rPr>
        <w:t>extent</w:t>
      </w:r>
      <w:proofErr w:type="gramEnd"/>
      <w:r>
        <w:rPr>
          <w:rFonts w:ascii="Georgia" w:hAnsi="Georgia"/>
        </w:rPr>
        <w:t xml:space="preserve"> and quality. Moreover, some of </w:t>
      </w:r>
      <w:ins w:id="4" w:author="Jack Plummer" w:date="2022-09-24T09:28:00Z">
        <w:r w:rsidR="0049436D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 xml:space="preserve">known localities </w:t>
      </w:r>
      <w:del w:id="5" w:author="Jack Plummer" w:date="2022-09-24T09:28:00Z">
        <w:r w:rsidDel="0049436D">
          <w:rPr>
            <w:rFonts w:ascii="Georgia" w:hAnsi="Georgia"/>
          </w:rPr>
          <w:delText>are</w:delText>
        </w:r>
      </w:del>
      <w:ins w:id="6" w:author="Jack Plummer" w:date="2022-09-24T09:28:00Z">
        <w:r w:rsidR="0049436D">
          <w:rPr>
            <w:rFonts w:ascii="Georgia" w:hAnsi="Georgia"/>
          </w:rPr>
          <w:t>occur</w:t>
        </w:r>
      </w:ins>
      <w:r>
        <w:rPr>
          <w:rFonts w:ascii="Georgia" w:hAnsi="Georgia"/>
        </w:rPr>
        <w:t xml:space="preserve"> outside protected areas. </w:t>
      </w:r>
      <w:del w:id="7" w:author="Jack Plummer" w:date="2022-09-24T09:28:00Z">
        <w:r w:rsidDel="0049436D">
          <w:rPr>
            <w:rFonts w:ascii="Georgia" w:hAnsi="Georgia"/>
          </w:rPr>
          <w:delText xml:space="preserve">The number of locations for this species falls within the threshold for Endangered category. </w:delText>
        </w:r>
      </w:del>
      <w:r>
        <w:rPr>
          <w:rFonts w:ascii="Georgia" w:hAnsi="Georgia"/>
        </w:rPr>
        <w:t xml:space="preserve">This species </w:t>
      </w:r>
      <w:proofErr w:type="gramStart"/>
      <w:r>
        <w:rPr>
          <w:rFonts w:ascii="Georgia" w:hAnsi="Georgia"/>
        </w:rPr>
        <w:t>is considered to be</w:t>
      </w:r>
      <w:proofErr w:type="gramEnd"/>
      <w:r>
        <w:rPr>
          <w:rFonts w:ascii="Georgia" w:hAnsi="Georgia"/>
        </w:rPr>
        <w:t xml:space="preserve"> restricted to four locations. </w:t>
      </w:r>
      <w:ins w:id="8" w:author="Jack Plummer" w:date="2022-09-24T09:28:00Z">
        <w:r w:rsidR="0049436D">
          <w:rPr>
            <w:rFonts w:ascii="Georgia" w:hAnsi="Georgia"/>
          </w:rPr>
          <w:t xml:space="preserve">No numerical population </w:t>
        </w:r>
      </w:ins>
      <w:ins w:id="9" w:author="Jack Plummer" w:date="2022-09-24T09:29:00Z">
        <w:r w:rsidR="0049436D">
          <w:rPr>
            <w:rFonts w:ascii="Georgia" w:hAnsi="Georgia"/>
          </w:rPr>
          <w:t xml:space="preserve">information is available, but </w:t>
        </w:r>
      </w:ins>
      <w:del w:id="10" w:author="Jack Plummer" w:date="2022-09-24T09:29:00Z">
        <w:r w:rsidDel="0049436D">
          <w:rPr>
            <w:rFonts w:ascii="Georgia" w:hAnsi="Georgia"/>
          </w:rPr>
          <w:delText>T</w:delText>
        </w:r>
      </w:del>
      <w:ins w:id="11" w:author="Jack Plummer" w:date="2022-09-24T09:29:00Z">
        <w:r w:rsidR="0049436D">
          <w:rPr>
            <w:rFonts w:ascii="Georgia" w:hAnsi="Georgia"/>
          </w:rPr>
          <w:t>t</w:t>
        </w:r>
      </w:ins>
      <w:r>
        <w:rPr>
          <w:rFonts w:ascii="Georgia" w:hAnsi="Georgia"/>
        </w:rPr>
        <w:t>he population trend is suspected to be decreasing. This species</w:t>
      </w:r>
      <w:ins w:id="12" w:author="Jack Plummer" w:date="2022-09-24T09:29:00Z">
        <w:r w:rsidR="0049436D">
          <w:rPr>
            <w:rFonts w:ascii="Georgia" w:hAnsi="Georgia"/>
          </w:rPr>
          <w:t xml:space="preserve"> is</w:t>
        </w:r>
      </w:ins>
      <w:r>
        <w:rPr>
          <w:rFonts w:ascii="Georgia" w:hAnsi="Georgia"/>
        </w:rPr>
        <w:t xml:space="preserve"> assessed as Endangered (EN) B1ab(iii)+ B2ab(iii) owing to its restricted EOO, AOO, number of locations and a continuing habitat decline.</w:t>
      </w:r>
    </w:p>
    <w:p w14:paraId="70A22487" w14:textId="77777777" w:rsidR="00000000" w:rsidRDefault="00000000">
      <w:pPr>
        <w:pStyle w:val="Heading1"/>
        <w:divId w:val="60242066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17603A91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61B39953" w14:textId="6A8A1132" w:rsidR="00000000" w:rsidRDefault="00000000">
      <w:pPr>
        <w:pStyle w:val="NormalWeb"/>
        <w:divId w:val="602420668"/>
        <w:rPr>
          <w:rFonts w:ascii="Georgia" w:hAnsi="Georgia"/>
        </w:rPr>
      </w:pPr>
      <w:r>
        <w:rPr>
          <w:rFonts w:ascii="Georgia" w:hAnsi="Georgia"/>
        </w:rPr>
        <w:t xml:space="preserve">This species is known from Chiang Dao, Chiang Mai province and </w:t>
      </w:r>
      <w:proofErr w:type="spellStart"/>
      <w:r>
        <w:rPr>
          <w:rFonts w:ascii="Georgia" w:hAnsi="Georgia"/>
        </w:rPr>
        <w:t>Phang</w:t>
      </w:r>
      <w:proofErr w:type="spellEnd"/>
      <w:r>
        <w:rPr>
          <w:rFonts w:ascii="Georgia" w:hAnsi="Georgia"/>
        </w:rPr>
        <w:t xml:space="preserve"> Ma </w:t>
      </w:r>
      <w:proofErr w:type="spellStart"/>
      <w:r>
        <w:rPr>
          <w:rFonts w:ascii="Georgia" w:hAnsi="Georgia"/>
        </w:rPr>
        <w:t>Pha</w:t>
      </w:r>
      <w:proofErr w:type="spellEnd"/>
      <w:r>
        <w:rPr>
          <w:rFonts w:ascii="Georgia" w:hAnsi="Georgia"/>
        </w:rPr>
        <w:t>, Mae Hong Son province. The extent of occurrence is 1,727 km</w:t>
      </w:r>
      <w:r>
        <w:rPr>
          <w:rFonts w:ascii="Georgia" w:hAnsi="Georgia"/>
          <w:vertAlign w:val="superscript"/>
        </w:rPr>
        <w:t xml:space="preserve">2 </w:t>
      </w:r>
      <w:r>
        <w:rPr>
          <w:rFonts w:ascii="Georgia" w:hAnsi="Georgia"/>
        </w:rPr>
        <w:t>and the area of occupancy is 16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. </w:t>
      </w:r>
      <w:ins w:id="13" w:author="Jack Plummer" w:date="2022-09-24T09:29:00Z">
        <w:r w:rsidR="0049436D">
          <w:rPr>
            <w:rFonts w:ascii="Georgia" w:hAnsi="Georgia"/>
          </w:rPr>
          <w:t xml:space="preserve">It has been </w:t>
        </w:r>
      </w:ins>
      <w:del w:id="14" w:author="Jack Plummer" w:date="2022-09-24T09:29:00Z">
        <w:r w:rsidDel="0049436D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>record</w:t>
      </w:r>
      <w:ins w:id="15" w:author="Jack Plummer" w:date="2022-09-24T09:29:00Z">
        <w:r w:rsidR="0049436D">
          <w:rPr>
            <w:rFonts w:ascii="Georgia" w:hAnsi="Georgia"/>
          </w:rPr>
          <w:t>ed</w:t>
        </w:r>
      </w:ins>
      <w:r>
        <w:rPr>
          <w:rFonts w:ascii="Georgia" w:hAnsi="Georgia"/>
        </w:rPr>
        <w:t xml:space="preserve"> </w:t>
      </w:r>
      <w:ins w:id="16" w:author="Jack Plummer" w:date="2022-09-24T09:29:00Z">
        <w:r w:rsidR="0049436D">
          <w:rPr>
            <w:rFonts w:ascii="Georgia" w:hAnsi="Georgia"/>
          </w:rPr>
          <w:t>at</w:t>
        </w:r>
      </w:ins>
      <w:del w:id="17" w:author="Jack Plummer" w:date="2022-09-24T09:29:00Z">
        <w:r w:rsidDel="0049436D">
          <w:rPr>
            <w:rFonts w:ascii="Georgia" w:hAnsi="Georgia"/>
          </w:rPr>
          <w:delText>of</w:delText>
        </w:r>
      </w:del>
      <w:r>
        <w:rPr>
          <w:rFonts w:ascii="Georgia" w:hAnsi="Georgia"/>
        </w:rPr>
        <w:t xml:space="preserve"> altitude</w:t>
      </w:r>
      <w:ins w:id="18" w:author="Jack Plummer" w:date="2022-09-24T09:29:00Z">
        <w:r w:rsidR="0049436D">
          <w:rPr>
            <w:rFonts w:ascii="Georgia" w:hAnsi="Georgia"/>
          </w:rPr>
          <w:t>s</w:t>
        </w:r>
      </w:ins>
      <w:del w:id="19" w:author="Jack Plummer" w:date="2022-09-24T09:29:00Z">
        <w:r w:rsidDel="0049436D">
          <w:rPr>
            <w:rFonts w:ascii="Georgia" w:hAnsi="Georgia"/>
          </w:rPr>
          <w:delText xml:space="preserve"> is</w:delText>
        </w:r>
      </w:del>
      <w:r>
        <w:rPr>
          <w:rFonts w:ascii="Georgia" w:hAnsi="Georgia"/>
        </w:rPr>
        <w:t xml:space="preserve"> between 530 and 867 m</w:t>
      </w:r>
      <w:ins w:id="20" w:author="Jack Plummer" w:date="2022-09-24T09:29:00Z">
        <w:r w:rsidR="0049436D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.</w:t>
      </w:r>
    </w:p>
    <w:p w14:paraId="420DFE63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0FEA4B86" w14:textId="77777777">
        <w:trPr>
          <w:divId w:val="602420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E4F1C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1B787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948AFC5" w14:textId="77777777">
        <w:trPr>
          <w:divId w:val="602420668"/>
          <w:tblCellSpacing w:w="15" w:type="dxa"/>
        </w:trPr>
        <w:tc>
          <w:tcPr>
            <w:tcW w:w="0" w:type="auto"/>
            <w:vAlign w:val="center"/>
            <w:hideMark/>
          </w:tcPr>
          <w:p w14:paraId="2A600DA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1F96F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148BE106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551"/>
        <w:gridCol w:w="4169"/>
      </w:tblGrid>
      <w:tr w:rsidR="00000000" w14:paraId="7459DFFF" w14:textId="77777777">
        <w:trPr>
          <w:divId w:val="602420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446F7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74B1E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0D9889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151A8A85" w14:textId="77777777">
        <w:trPr>
          <w:divId w:val="602420668"/>
          <w:tblCellSpacing w:w="15" w:type="dxa"/>
        </w:trPr>
        <w:tc>
          <w:tcPr>
            <w:tcW w:w="0" w:type="auto"/>
            <w:vAlign w:val="center"/>
            <w:hideMark/>
          </w:tcPr>
          <w:p w14:paraId="36F31CF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1727</w:t>
            </w:r>
          </w:p>
        </w:tc>
        <w:tc>
          <w:tcPr>
            <w:tcW w:w="0" w:type="auto"/>
            <w:vAlign w:val="center"/>
            <w:hideMark/>
          </w:tcPr>
          <w:p w14:paraId="27AC10B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F0A31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</w:t>
            </w:r>
          </w:p>
        </w:tc>
      </w:tr>
    </w:tbl>
    <w:p w14:paraId="3640C391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7603"/>
      </w:tblGrid>
      <w:tr w:rsidR="00C809AC" w14:paraId="58D3B61B" w14:textId="77777777">
        <w:trPr>
          <w:divId w:val="602420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9B74C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DCE8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C809AC" w14:paraId="1752E0E8" w14:textId="77777777">
        <w:trPr>
          <w:divId w:val="602420668"/>
          <w:tblCellSpacing w:w="15" w:type="dxa"/>
        </w:trPr>
        <w:tc>
          <w:tcPr>
            <w:tcW w:w="0" w:type="auto"/>
            <w:vAlign w:val="center"/>
            <w:hideMark/>
          </w:tcPr>
          <w:p w14:paraId="4CFE0E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7136DF" w14:textId="071A4889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1" w:author="Jack Plummer" w:date="2022-09-24T09:29:00Z">
              <w:r w:rsidDel="0049436D">
                <w:rPr>
                  <w:rFonts w:ascii="Georgia" w:eastAsia="Times New Roman" w:hAnsi="Georgia"/>
                  <w:sz w:val="18"/>
                  <w:szCs w:val="18"/>
                </w:rPr>
                <w:delText>Collection localities occur in four locations from Chiang Mai and Mae Hong Son provinces.</w:delText>
              </w:r>
            </w:del>
            <w:ins w:id="22" w:author="Jack Plummer" w:date="2022-09-24T09:29:00Z">
              <w:r w:rsidR="0049436D">
                <w:rPr>
                  <w:rFonts w:ascii="Georgia" w:eastAsia="Times New Roman" w:hAnsi="Georgia"/>
                  <w:sz w:val="18"/>
                  <w:szCs w:val="18"/>
                </w:rPr>
                <w:t>The species is known at four locations with major thr</w:t>
              </w:r>
            </w:ins>
            <w:ins w:id="23" w:author="Jack Plummer" w:date="2022-09-24T09:30:00Z">
              <w:r w:rsidR="0049436D">
                <w:rPr>
                  <w:rFonts w:ascii="Georgia" w:eastAsia="Times New Roman" w:hAnsi="Georgia"/>
                  <w:sz w:val="18"/>
                  <w:szCs w:val="18"/>
                </w:rPr>
                <w:t xml:space="preserve">eats presented by </w:t>
              </w:r>
            </w:ins>
            <w:commentRangeStart w:id="24"/>
            <w:ins w:id="25" w:author="Jack Plummer" w:date="2022-09-24T09:34:00Z"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>human activities, communities</w:t>
              </w:r>
              <w:commentRangeEnd w:id="24"/>
              <w:r w:rsidR="00C809AC">
                <w:rPr>
                  <w:rStyle w:val="CommentReference"/>
                </w:rPr>
                <w:commentReference w:id="24"/>
              </w:r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>, and agriculture.</w:t>
              </w:r>
            </w:ins>
          </w:p>
        </w:tc>
      </w:tr>
    </w:tbl>
    <w:p w14:paraId="618ADA3A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4"/>
        <w:gridCol w:w="3626"/>
      </w:tblGrid>
      <w:tr w:rsidR="00000000" w14:paraId="102F5915" w14:textId="77777777">
        <w:trPr>
          <w:divId w:val="602420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E2DA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F3D4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F267F4B" w14:textId="77777777">
        <w:trPr>
          <w:divId w:val="602420668"/>
          <w:tblCellSpacing w:w="15" w:type="dxa"/>
        </w:trPr>
        <w:tc>
          <w:tcPr>
            <w:tcW w:w="0" w:type="auto"/>
            <w:vAlign w:val="center"/>
            <w:hideMark/>
          </w:tcPr>
          <w:p w14:paraId="037945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6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62CB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The species is described from four locations. </w:t>
            </w:r>
            <w:commentRangeEnd w:id="26"/>
            <w:r w:rsidR="00C809AC">
              <w:rPr>
                <w:rStyle w:val="CommentReference"/>
              </w:rPr>
              <w:commentReference w:id="26"/>
            </w:r>
          </w:p>
        </w:tc>
      </w:tr>
    </w:tbl>
    <w:p w14:paraId="52EE08C8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10D3C4C3" w14:textId="77777777" w:rsidR="00000000" w:rsidRDefault="00000000">
      <w:pPr>
        <w:pStyle w:val="NormalWeb"/>
        <w:divId w:val="60242066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530</w:t>
      </w:r>
    </w:p>
    <w:p w14:paraId="27303A18" w14:textId="77777777" w:rsidR="00000000" w:rsidRDefault="00000000">
      <w:pPr>
        <w:pStyle w:val="NormalWeb"/>
        <w:divId w:val="60242066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867</w:t>
      </w:r>
    </w:p>
    <w:p w14:paraId="0031689D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56F016C7" w14:textId="77777777">
        <w:trPr>
          <w:divId w:val="60242066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8703D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ABEAF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60BD2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44B8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753B6B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969E5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45719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2426C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188708E3" w14:textId="77777777">
        <w:trPr>
          <w:divId w:val="602420668"/>
          <w:tblCellSpacing w:w="15" w:type="dxa"/>
        </w:trPr>
        <w:tc>
          <w:tcPr>
            <w:tcW w:w="0" w:type="auto"/>
            <w:vAlign w:val="center"/>
            <w:hideMark/>
          </w:tcPr>
          <w:p w14:paraId="53A6A78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B7510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08C16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0BF0272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1B70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B948C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2900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F7FB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F6CA2A4" w14:textId="77777777" w:rsidR="00000000" w:rsidRDefault="00000000">
      <w:pPr>
        <w:pStyle w:val="Heading2"/>
        <w:divId w:val="60242066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55A82D91" w14:textId="77777777" w:rsidR="00000000" w:rsidRDefault="00000000">
      <w:pPr>
        <w:pStyle w:val="NormalWeb"/>
        <w:divId w:val="60242066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2FE8F229" w14:textId="77777777" w:rsidR="00000000" w:rsidRDefault="00000000">
      <w:pPr>
        <w:pStyle w:val="Heading1"/>
        <w:divId w:val="119407134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169EEA9C" w14:textId="77777777" w:rsidR="00000000" w:rsidRDefault="00000000">
      <w:pPr>
        <w:pStyle w:val="Heading2"/>
        <w:divId w:val="119407134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2B69B05C" w14:textId="77777777">
        <w:trPr>
          <w:divId w:val="119407134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9B22B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906BB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827C5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2E8FC7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2AE39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0BDFED8" w14:textId="77777777">
        <w:trPr>
          <w:divId w:val="119407134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9F7C3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6BEA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1D3D2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BFF5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385F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43E6AA37" w14:textId="77777777" w:rsidR="00000000" w:rsidRDefault="00000000">
      <w:pPr>
        <w:pStyle w:val="Heading1"/>
        <w:divId w:val="107709446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031CE2AA" w14:textId="45698EC5" w:rsidR="00000000" w:rsidRDefault="00000000">
      <w:pPr>
        <w:pStyle w:val="NormalWeb"/>
        <w:divId w:val="1077094461"/>
        <w:rPr>
          <w:rStyle w:val="fontstyle01"/>
        </w:rPr>
      </w:pPr>
      <w:r>
        <w:rPr>
          <w:rStyle w:val="fontstyle01"/>
          <w:rFonts w:ascii="Georgia" w:hAnsi="Georgia"/>
        </w:rPr>
        <w:t xml:space="preserve">The subpopulation at </w:t>
      </w:r>
      <w:proofErr w:type="spellStart"/>
      <w:r>
        <w:rPr>
          <w:rStyle w:val="fontstyle01"/>
          <w:rFonts w:ascii="Georgia" w:hAnsi="Georgia"/>
        </w:rPr>
        <w:t>Tham</w:t>
      </w:r>
      <w:proofErr w:type="spellEnd"/>
      <w:r>
        <w:rPr>
          <w:rStyle w:val="fontstyle01"/>
          <w:rFonts w:ascii="Georgia" w:hAnsi="Georgia"/>
        </w:rPr>
        <w:t xml:space="preserve"> Pak </w:t>
      </w:r>
      <w:proofErr w:type="spellStart"/>
      <w:r>
        <w:rPr>
          <w:rStyle w:val="fontstyle01"/>
          <w:rFonts w:ascii="Georgia" w:hAnsi="Georgia"/>
        </w:rPr>
        <w:t>Piang</w:t>
      </w:r>
      <w:proofErr w:type="spellEnd"/>
      <w:r>
        <w:rPr>
          <w:rStyle w:val="fontstyle01"/>
          <w:rFonts w:ascii="Georgia" w:hAnsi="Georgia"/>
        </w:rPr>
        <w:t xml:space="preserve"> consists of </w:t>
      </w:r>
      <w:ins w:id="27" w:author="Jack Plummer" w:date="2022-09-24T09:33:00Z">
        <w:r w:rsidR="00C809AC">
          <w:rPr>
            <w:rStyle w:val="fontstyle01"/>
            <w:rFonts w:ascii="Georgia" w:hAnsi="Georgia"/>
          </w:rPr>
          <w:t>fewer</w:t>
        </w:r>
      </w:ins>
      <w:del w:id="28" w:author="Jack Plummer" w:date="2022-09-24T09:33:00Z">
        <w:r w:rsidDel="00C809AC">
          <w:rPr>
            <w:rStyle w:val="fontstyle01"/>
            <w:rFonts w:ascii="Georgia" w:hAnsi="Georgia"/>
          </w:rPr>
          <w:delText>less</w:delText>
        </w:r>
      </w:del>
      <w:r>
        <w:rPr>
          <w:rStyle w:val="fontstyle01"/>
          <w:rFonts w:ascii="Georgia" w:hAnsi="Georgia"/>
        </w:rPr>
        <w:t xml:space="preserve"> than 1,000 mature individuals. The population trend is suspected to be decreasing. Further research into population status and trends is required to confirm whether a decline is apparent and ongoing.</w:t>
      </w:r>
    </w:p>
    <w:p w14:paraId="06304FB4" w14:textId="77777777" w:rsidR="00000000" w:rsidRDefault="00000000">
      <w:pPr>
        <w:pStyle w:val="Heading2"/>
        <w:divId w:val="1077094461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66E6BDC" w14:textId="77777777" w:rsidR="00000000" w:rsidRDefault="00000000">
      <w:pPr>
        <w:pStyle w:val="NormalWeb"/>
        <w:divId w:val="107709446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552C9B9F" w14:textId="77777777" w:rsidR="00000000" w:rsidRDefault="00000000">
      <w:pPr>
        <w:pStyle w:val="Heading1"/>
        <w:divId w:val="149880892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B5B0300" w14:textId="77777777" w:rsidR="00000000" w:rsidRDefault="00000000">
      <w:pPr>
        <w:pStyle w:val="NormalWeb"/>
        <w:divId w:val="1498808929"/>
        <w:rPr>
          <w:rFonts w:ascii="Georgia" w:hAnsi="Georgia"/>
        </w:rPr>
      </w:pPr>
      <w:commentRangeStart w:id="29"/>
      <w:r>
        <w:rPr>
          <w:rFonts w:ascii="Georgia" w:hAnsi="Georgia"/>
        </w:rPr>
        <w:t xml:space="preserve">This species </w:t>
      </w:r>
      <w:commentRangeEnd w:id="29"/>
      <w:r w:rsidR="00C809AC">
        <w:rPr>
          <w:rStyle w:val="CommentReference"/>
        </w:rPr>
        <w:commentReference w:id="29"/>
      </w:r>
      <w:r>
        <w:rPr>
          <w:rFonts w:ascii="Georgia" w:hAnsi="Georgia"/>
        </w:rPr>
        <w:t xml:space="preserve">is found only on limestone rock. </w:t>
      </w:r>
    </w:p>
    <w:p w14:paraId="5D8EDA95" w14:textId="77777777" w:rsidR="00000000" w:rsidRDefault="00000000">
      <w:pPr>
        <w:pStyle w:val="Heading2"/>
        <w:divId w:val="14988089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3E0D30D6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6480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96872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7CBDB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B392A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157A1373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174F5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4CC0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9081F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9D758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748D67B" w14:textId="77777777" w:rsidR="00000000" w:rsidRDefault="00000000">
      <w:pPr>
        <w:pStyle w:val="Heading2"/>
        <w:divId w:val="14988089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473"/>
        <w:gridCol w:w="5126"/>
      </w:tblGrid>
      <w:tr w:rsidR="00C809AC" w14:paraId="7581E6DE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58ECE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8500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74237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C809AC" w14:paraId="0A967697" w14:textId="77777777">
        <w:trPr>
          <w:divId w:val="1498808929"/>
          <w:tblCellSpacing w:w="15" w:type="dxa"/>
        </w:trPr>
        <w:tc>
          <w:tcPr>
            <w:tcW w:w="0" w:type="auto"/>
            <w:vAlign w:val="center"/>
            <w:hideMark/>
          </w:tcPr>
          <w:p w14:paraId="1382D3E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080522" w14:textId="680D7F2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0" w:author="Jack Plummer" w:date="2022-09-24T09:35:00Z">
              <w:r w:rsidDel="00C809AC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31" w:author="Jack Plummer" w:date="2022-09-24T09:35:00Z"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</w:p>
        </w:tc>
        <w:tc>
          <w:tcPr>
            <w:tcW w:w="0" w:type="auto"/>
            <w:vAlign w:val="center"/>
            <w:hideMark/>
          </w:tcPr>
          <w:p w14:paraId="57B9B660" w14:textId="1BE46E8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Its habitat is threatened by human activities, communities, and agricultural areas</w:t>
            </w:r>
            <w:ins w:id="32" w:author="Jack Plummer" w:date="2022-09-24T09:35:00Z"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 xml:space="preserve">; these threats are inferred to be contributing to an ongoing decline in area, </w:t>
              </w:r>
              <w:proofErr w:type="gramStart"/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>extent</w:t>
              </w:r>
              <w:proofErr w:type="gramEnd"/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 xml:space="preserve"> and quality of habitat.</w:t>
              </w:r>
            </w:ins>
            <w:del w:id="33" w:author="Jack Plummer" w:date="2022-09-24T09:35:00Z">
              <w:r w:rsidDel="00C809AC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4950400B" w14:textId="77777777" w:rsidR="00000000" w:rsidRDefault="00000000">
      <w:pPr>
        <w:pStyle w:val="Heading2"/>
        <w:divId w:val="14988089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26B5C0E3" w14:textId="77777777" w:rsidR="00000000" w:rsidRDefault="00000000">
      <w:pPr>
        <w:pStyle w:val="NormalWeb"/>
        <w:divId w:val="149880892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25B5849B" w14:textId="77777777" w:rsidR="00000000" w:rsidRDefault="00000000">
      <w:pPr>
        <w:pStyle w:val="Heading2"/>
        <w:divId w:val="149880892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3FACF45E" w14:textId="77777777" w:rsidR="00000000" w:rsidRDefault="00000000">
      <w:pPr>
        <w:pStyle w:val="NormalWeb"/>
        <w:divId w:val="149880892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2D70CD93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278D9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0CC1264F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8B5ED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10AF8B2F" w14:textId="77777777">
        <w:trPr>
          <w:divId w:val="149880892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E768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397B3ED3" w14:textId="77777777" w:rsidR="00000000" w:rsidRDefault="00000000">
      <w:pPr>
        <w:pStyle w:val="Heading1"/>
        <w:divId w:val="138479526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Use and Trade</w:t>
      </w:r>
    </w:p>
    <w:p w14:paraId="4825F9B2" w14:textId="77777777" w:rsidR="00000000" w:rsidRDefault="00000000">
      <w:pPr>
        <w:pStyle w:val="Heading2"/>
        <w:divId w:val="138479526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73E901B8" w14:textId="1A75493A" w:rsidR="00000000" w:rsidRDefault="00000000">
      <w:pPr>
        <w:pStyle w:val="NormalWeb"/>
        <w:divId w:val="1384795261"/>
        <w:rPr>
          <w:ins w:id="34" w:author="Jack Plummer" w:date="2022-09-24T09:35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2086F5C3" w14:textId="24250DBA" w:rsidR="00C809AC" w:rsidRDefault="00C809AC">
      <w:pPr>
        <w:pStyle w:val="NormalWeb"/>
        <w:divId w:val="1384795261"/>
        <w:rPr>
          <w:rFonts w:ascii="Georgia" w:hAnsi="Georgia"/>
        </w:rPr>
      </w:pPr>
      <w:ins w:id="35" w:author="Jack Plummer" w:date="2022-09-24T09:35:00Z">
        <w:r>
          <w:rPr>
            <w:rFonts w:ascii="Georgia" w:hAnsi="Georgia"/>
          </w:rPr>
          <w:t>This species is not known to be utilised.</w:t>
        </w:r>
      </w:ins>
    </w:p>
    <w:p w14:paraId="4CF3EACD" w14:textId="77777777" w:rsidR="00000000" w:rsidRDefault="00000000">
      <w:pPr>
        <w:pStyle w:val="Heading2"/>
        <w:divId w:val="138479526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44839729" w14:textId="77777777" w:rsidR="00000000" w:rsidRDefault="00000000">
      <w:pPr>
        <w:pStyle w:val="NormalWeb"/>
        <w:divId w:val="138479526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</w:t>
      </w:r>
      <w:commentRangeStart w:id="36"/>
      <w:r>
        <w:rPr>
          <w:rStyle w:val="datalabel1"/>
          <w:rFonts w:ascii="Georgia" w:hAnsi="Georgia"/>
        </w:rPr>
        <w:t xml:space="preserve">species? </w:t>
      </w:r>
      <w:r>
        <w:rPr>
          <w:rFonts w:ascii="Georgia" w:hAnsi="Georgia"/>
        </w:rPr>
        <w:t>true</w:t>
      </w:r>
      <w:commentRangeEnd w:id="36"/>
      <w:r w:rsidR="00C809AC">
        <w:rPr>
          <w:rStyle w:val="CommentReference"/>
        </w:rPr>
        <w:commentReference w:id="36"/>
      </w:r>
    </w:p>
    <w:p w14:paraId="074ACDD3" w14:textId="77777777" w:rsidR="00000000" w:rsidRDefault="00000000">
      <w:pPr>
        <w:pStyle w:val="Heading1"/>
        <w:divId w:val="3161732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5BC6C788" w14:textId="77777777" w:rsidR="00000000" w:rsidRDefault="00000000">
      <w:pPr>
        <w:pStyle w:val="NormalWeb"/>
        <w:divId w:val="31617325"/>
        <w:rPr>
          <w:rFonts w:ascii="Georgia" w:hAnsi="Georgia"/>
        </w:rPr>
      </w:pPr>
      <w:r>
        <w:rPr>
          <w:rFonts w:ascii="Georgia" w:hAnsi="Georgia"/>
        </w:rPr>
        <w:t xml:space="preserve">Its habitat is threatened by human activities, communities, and agricultural areas which are inferred to be contributing to a continuing decline in habitat area, </w:t>
      </w:r>
      <w:proofErr w:type="gramStart"/>
      <w:r>
        <w:rPr>
          <w:rFonts w:ascii="Georgia" w:hAnsi="Georgia"/>
        </w:rPr>
        <w:t>extent</w:t>
      </w:r>
      <w:proofErr w:type="gramEnd"/>
      <w:r>
        <w:rPr>
          <w:rFonts w:ascii="Georgia" w:hAnsi="Georgia"/>
        </w:rPr>
        <w:t xml:space="preserve"> and quality.</w:t>
      </w:r>
    </w:p>
    <w:p w14:paraId="73E188DD" w14:textId="77777777" w:rsidR="00000000" w:rsidRDefault="00000000">
      <w:pPr>
        <w:pStyle w:val="Heading2"/>
        <w:divId w:val="3161732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1"/>
        <w:gridCol w:w="740"/>
        <w:gridCol w:w="842"/>
        <w:gridCol w:w="842"/>
        <w:gridCol w:w="1155"/>
      </w:tblGrid>
      <w:tr w:rsidR="00000000" w14:paraId="071E712D" w14:textId="77777777">
        <w:trPr>
          <w:divId w:val="3161732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4C8C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A4F1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D4E9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1A1CF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D4F74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2EAD57CF" w14:textId="77777777">
        <w:trPr>
          <w:divId w:val="31617325"/>
          <w:tblCellSpacing w:w="15" w:type="dxa"/>
        </w:trPr>
        <w:tc>
          <w:tcPr>
            <w:tcW w:w="0" w:type="auto"/>
            <w:vAlign w:val="center"/>
            <w:hideMark/>
          </w:tcPr>
          <w:p w14:paraId="35E888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34D764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64A54E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CA788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23B79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6041B15C" w14:textId="77777777">
        <w:trPr>
          <w:divId w:val="31617325"/>
          <w:tblCellSpacing w:w="15" w:type="dxa"/>
        </w:trPr>
        <w:tc>
          <w:tcPr>
            <w:tcW w:w="0" w:type="auto"/>
            <w:vAlign w:val="center"/>
            <w:hideMark/>
          </w:tcPr>
          <w:p w14:paraId="4B0E6F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03DA35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53FD80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D4F91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08A2F3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1C91C62" w14:textId="77777777">
        <w:trPr>
          <w:divId w:val="31617325"/>
          <w:tblCellSpacing w:w="15" w:type="dxa"/>
        </w:trPr>
        <w:tc>
          <w:tcPr>
            <w:tcW w:w="0" w:type="auto"/>
            <w:vAlign w:val="center"/>
            <w:hideMark/>
          </w:tcPr>
          <w:p w14:paraId="533DFD9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0C36B4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9CA490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06009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F462A1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A7D00FE" w14:textId="77777777">
        <w:trPr>
          <w:divId w:val="31617325"/>
          <w:tblCellSpacing w:w="15" w:type="dxa"/>
        </w:trPr>
        <w:tc>
          <w:tcPr>
            <w:tcW w:w="0" w:type="auto"/>
            <w:vAlign w:val="center"/>
            <w:hideMark/>
          </w:tcPr>
          <w:p w14:paraId="6B528A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588FCC3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F9A2E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8FF59C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723263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489BC5FF" w14:textId="77777777" w:rsidR="00000000" w:rsidRDefault="00000000">
      <w:pPr>
        <w:pStyle w:val="Heading1"/>
        <w:divId w:val="168270269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1B07AA8B" w14:textId="0F1AD58A" w:rsidR="00000000" w:rsidRDefault="00000000">
      <w:pPr>
        <w:pStyle w:val="NormalWeb"/>
        <w:divId w:val="1682702695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37" w:author="Jack Plummer" w:date="2022-09-24T09:36:00Z">
        <w:r w:rsidR="00C809AC">
          <w:rPr>
            <w:rFonts w:ascii="Georgia" w:hAnsi="Georgia"/>
          </w:rPr>
          <w:t>s</w:t>
        </w:r>
      </w:ins>
      <w:del w:id="38" w:author="Jack Plummer" w:date="2022-09-24T09:36:00Z">
        <w:r w:rsidDel="00C809AC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 </w:t>
      </w:r>
      <w:commentRangeStart w:id="39"/>
      <w:r>
        <w:rPr>
          <w:rFonts w:ascii="Georgia" w:hAnsi="Georgia"/>
        </w:rPr>
        <w:t xml:space="preserve">both protected and non-protected </w:t>
      </w:r>
      <w:proofErr w:type="spellStart"/>
      <w:r>
        <w:rPr>
          <w:rFonts w:ascii="Georgia" w:hAnsi="Georgia"/>
        </w:rPr>
        <w:t>areas</w:t>
      </w:r>
      <w:commentRangeEnd w:id="39"/>
      <w:r w:rsidR="00C809AC">
        <w:rPr>
          <w:rStyle w:val="CommentReference"/>
        </w:rPr>
        <w:commentReference w:id="39"/>
      </w:r>
      <w:ins w:id="40" w:author="Jack Plummer" w:date="2022-09-24T09:36:00Z">
        <w:r w:rsidR="00C809AC">
          <w:rPr>
            <w:rFonts w:ascii="Georgia" w:hAnsi="Georgia"/>
          </w:rPr>
          <w:t>j</w:t>
        </w:r>
      </w:ins>
      <w:proofErr w:type="spellEnd"/>
      <w:r>
        <w:rPr>
          <w:rFonts w:ascii="Georgia" w:hAnsi="Georgia"/>
        </w:rPr>
        <w:t xml:space="preserve">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10266759" w14:textId="77777777" w:rsidR="00000000" w:rsidRDefault="00000000">
      <w:pPr>
        <w:pStyle w:val="Heading2"/>
        <w:divId w:val="168270269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787"/>
      </w:tblGrid>
      <w:tr w:rsidR="00000000" w14:paraId="41CD04F3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5774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1A9B8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DCDCE43" w14:textId="77777777">
        <w:trPr>
          <w:divId w:val="1682702695"/>
          <w:tblCellSpacing w:w="15" w:type="dxa"/>
        </w:trPr>
        <w:tc>
          <w:tcPr>
            <w:tcW w:w="0" w:type="auto"/>
            <w:vAlign w:val="center"/>
            <w:hideMark/>
          </w:tcPr>
          <w:p w14:paraId="7143AA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F5BF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Recorded from protected area across its range.</w:t>
            </w:r>
          </w:p>
        </w:tc>
      </w:tr>
    </w:tbl>
    <w:p w14:paraId="4B6E9F6E" w14:textId="77777777" w:rsidR="00000000" w:rsidRDefault="00000000">
      <w:pPr>
        <w:divId w:val="1682702695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01"/>
      </w:tblGrid>
      <w:tr w:rsidR="00000000" w14:paraId="5348F61C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DE7168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59060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EDE9F99" w14:textId="77777777">
        <w:trPr>
          <w:divId w:val="1682702695"/>
          <w:tblCellSpacing w:w="15" w:type="dxa"/>
        </w:trPr>
        <w:tc>
          <w:tcPr>
            <w:tcW w:w="0" w:type="auto"/>
            <w:vAlign w:val="center"/>
            <w:hideMark/>
          </w:tcPr>
          <w:p w14:paraId="3116798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40CBFE" w14:textId="4926531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Not known to be represented in ex situ conservation in botanic gardens or gene bank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del w:id="41" w:author="Jack Plummer" w:date="2022-09-24T09:36:00Z">
              <w:r w:rsidDel="00C809AC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ins w:id="42" w:author="Jack Plummer" w:date="2022-09-24T09:36:00Z">
              <w:r w:rsidR="00C809AC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7D9D7FA1" w14:textId="77777777" w:rsidR="00000000" w:rsidRDefault="00000000">
      <w:pPr>
        <w:pStyle w:val="Heading2"/>
        <w:divId w:val="168270269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2A81F241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36358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B0679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C5EE54A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3773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5768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85B60CC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8F1D2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5E2FC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6021821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9D4FD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0CF43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449F082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6499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66A8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39C99C0" w14:textId="77777777" w:rsidR="00000000" w:rsidRDefault="00000000">
      <w:pPr>
        <w:pStyle w:val="Heading2"/>
        <w:divId w:val="168270269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377A94E6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C30B2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8FBE0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26E01B0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AEFA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C9C3E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BDFE37C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43856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613FF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13E0CF1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26F67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C94A8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0C33E7B" w14:textId="77777777">
        <w:trPr>
          <w:divId w:val="168270269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834D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4E3E9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D40CD8C" w14:textId="77777777" w:rsidR="00000000" w:rsidRDefault="00000000">
      <w:pPr>
        <w:pStyle w:val="Heading1"/>
        <w:divId w:val="74075615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6A1A5E08" w14:textId="77777777" w:rsidR="00000000" w:rsidRDefault="00000000">
      <w:pPr>
        <w:pStyle w:val="Heading2"/>
        <w:divId w:val="7407561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1304E31" w14:textId="77777777">
        <w:trPr>
          <w:divId w:val="7407561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9641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5EC17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6FDD5D31" w14:textId="77777777">
        <w:trPr>
          <w:divId w:val="740756156"/>
          <w:tblCellSpacing w:w="15" w:type="dxa"/>
        </w:trPr>
        <w:tc>
          <w:tcPr>
            <w:tcW w:w="0" w:type="auto"/>
            <w:vAlign w:val="center"/>
            <w:hideMark/>
          </w:tcPr>
          <w:p w14:paraId="553479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928089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A4D1BB0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1B2BDE38" w14:textId="77777777" w:rsidR="00000000" w:rsidRDefault="00000000">
      <w:pPr>
        <w:pStyle w:val="NormalWeb"/>
        <w:divId w:val="1329139094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7CF8D56B" w14:textId="77777777" w:rsidR="00000000" w:rsidRDefault="00000000">
      <w:pPr>
        <w:pStyle w:val="NormalWeb"/>
        <w:divId w:val="1329139094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71206A38" w14:textId="77777777" w:rsidR="00000000" w:rsidRDefault="00000000">
      <w:pPr>
        <w:pStyle w:val="NormalWeb"/>
        <w:divId w:val="1329139094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0397EC65" w14:textId="77777777" w:rsidR="00000000" w:rsidRDefault="00000000">
      <w:pPr>
        <w:pStyle w:val="NormalWeb"/>
        <w:divId w:val="1329139094"/>
        <w:rPr>
          <w:rFonts w:ascii="Georgia" w:hAnsi="Georgia"/>
        </w:rPr>
      </w:pPr>
      <w:commentRangeStart w:id="43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76549084" w14:textId="77777777" w:rsidR="00223317" w:rsidRDefault="00000000">
      <w:pPr>
        <w:pStyle w:val="NormalWeb"/>
        <w:divId w:val="1329139094"/>
        <w:rPr>
          <w:rFonts w:ascii="Georgia" w:hAnsi="Georgia"/>
        </w:rPr>
      </w:pPr>
      <w:r>
        <w:rPr>
          <w:rFonts w:ascii="Georgia" w:hAnsi="Georgia"/>
        </w:rPr>
        <w:t xml:space="preserve">Puglisi, </w:t>
      </w:r>
      <w:proofErr w:type="gramStart"/>
      <w:r>
        <w:rPr>
          <w:rFonts w:ascii="Georgia" w:hAnsi="Georgia"/>
        </w:rPr>
        <w:t>C.</w:t>
      </w:r>
      <w:proofErr w:type="gramEnd"/>
      <w:r>
        <w:rPr>
          <w:rFonts w:ascii="Georgia" w:hAnsi="Georgia"/>
        </w:rPr>
        <w:t xml:space="preserve"> and Middleton, D.J. 2017. A revision of </w:t>
      </w:r>
      <w:proofErr w:type="spellStart"/>
      <w:r>
        <w:rPr>
          <w:rFonts w:ascii="Georgia" w:hAnsi="Georgia"/>
        </w:rPr>
        <w:t>Microchirita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in Thailand. </w:t>
      </w:r>
      <w:r>
        <w:rPr>
          <w:rFonts w:ascii="Georgia" w:hAnsi="Georgia"/>
          <w:i/>
          <w:iCs/>
        </w:rPr>
        <w:t>Gardens' Bulletin Singapore</w:t>
      </w:r>
      <w:r>
        <w:rPr>
          <w:rFonts w:ascii="Georgia" w:hAnsi="Georgia"/>
        </w:rPr>
        <w:t xml:space="preserve"> 69(2): 211–284.</w:t>
      </w:r>
      <w:commentRangeEnd w:id="43"/>
      <w:r w:rsidR="00C809AC">
        <w:rPr>
          <w:rStyle w:val="CommentReference"/>
        </w:rPr>
        <w:commentReference w:id="43"/>
      </w:r>
    </w:p>
    <w:sectPr w:rsidR="00223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ack Plummer" w:date="2022-09-24T09:28:00Z" w:initials="JP">
    <w:p w14:paraId="13E2599D" w14:textId="77777777" w:rsidR="0049436D" w:rsidRDefault="0049436D" w:rsidP="00A627F0">
      <w:pPr>
        <w:pStyle w:val="CommentText"/>
      </w:pPr>
      <w:r>
        <w:rPr>
          <w:rStyle w:val="CommentReference"/>
        </w:rPr>
        <w:annotationRef/>
      </w:r>
      <w:r>
        <w:t>Road construction?</w:t>
      </w:r>
    </w:p>
  </w:comment>
  <w:comment w:id="3" w:author="Jack Plummer" w:date="2022-09-24T09:27:00Z" w:initials="JP">
    <w:p w14:paraId="38925780" w14:textId="240707D7" w:rsidR="0049436D" w:rsidRDefault="0049436D" w:rsidP="00E97982">
      <w:pPr>
        <w:pStyle w:val="CommentText"/>
      </w:pPr>
      <w:r>
        <w:rPr>
          <w:rStyle w:val="CommentReference"/>
        </w:rPr>
        <w:annotationRef/>
      </w:r>
      <w:r>
        <w:t>Settlement expansion?</w:t>
      </w:r>
    </w:p>
  </w:comment>
  <w:comment w:id="24" w:author="Jack Plummer" w:date="2022-09-24T09:34:00Z" w:initials="JP">
    <w:p w14:paraId="35D4C908" w14:textId="77777777" w:rsidR="00C809AC" w:rsidRDefault="00C809AC" w:rsidP="0067372F">
      <w:pPr>
        <w:pStyle w:val="CommentText"/>
      </w:pPr>
      <w:r>
        <w:rPr>
          <w:rStyle w:val="CommentReference"/>
        </w:rPr>
        <w:annotationRef/>
      </w:r>
      <w:r>
        <w:t>Recommend being more specific as to what these constitute</w:t>
      </w:r>
    </w:p>
  </w:comment>
  <w:comment w:id="26" w:author="Jack Plummer" w:date="2022-09-24T09:34:00Z" w:initials="JP">
    <w:p w14:paraId="66736E33" w14:textId="77777777" w:rsidR="00C809AC" w:rsidRDefault="00C809AC" w:rsidP="00BB18B5">
      <w:pPr>
        <w:pStyle w:val="CommentText"/>
      </w:pPr>
      <w:r>
        <w:rPr>
          <w:rStyle w:val="CommentReference"/>
        </w:rPr>
        <w:annotationRef/>
      </w:r>
      <w:r>
        <w:t>I think remove</w:t>
      </w:r>
    </w:p>
  </w:comment>
  <w:comment w:id="29" w:author="Jack Plummer" w:date="2022-09-24T09:35:00Z" w:initials="JP">
    <w:p w14:paraId="7DC1ED83" w14:textId="77777777" w:rsidR="00C809AC" w:rsidRDefault="00C809AC" w:rsidP="008B5F43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36" w:author="Jack Plummer" w:date="2022-09-24T09:36:00Z" w:initials="JP">
    <w:p w14:paraId="4ADB1407" w14:textId="77777777" w:rsidR="00C809AC" w:rsidRDefault="00C809AC" w:rsidP="002E1683">
      <w:pPr>
        <w:pStyle w:val="CommentText"/>
      </w:pPr>
      <w:r>
        <w:rPr>
          <w:rStyle w:val="CommentReference"/>
        </w:rPr>
        <w:annotationRef/>
      </w:r>
      <w:r>
        <w:t>Untick</w:t>
      </w:r>
    </w:p>
  </w:comment>
  <w:comment w:id="39" w:author="Jack Plummer" w:date="2022-09-24T09:36:00Z" w:initials="JP">
    <w:p w14:paraId="2F7B4F1D" w14:textId="77777777" w:rsidR="00C809AC" w:rsidRDefault="00C809AC" w:rsidP="007F7AEE">
      <w:pPr>
        <w:pStyle w:val="CommentText"/>
      </w:pPr>
      <w:r>
        <w:rPr>
          <w:rStyle w:val="CommentReference"/>
        </w:rPr>
        <w:annotationRef/>
      </w:r>
      <w:r>
        <w:t>Name the protected areas</w:t>
      </w:r>
    </w:p>
  </w:comment>
  <w:comment w:id="43" w:author="Jack Plummer" w:date="2022-09-24T09:37:00Z" w:initials="JP">
    <w:p w14:paraId="6DD9EF70" w14:textId="77777777" w:rsidR="00C809AC" w:rsidRDefault="00C809AC" w:rsidP="00D74ED6">
      <w:pPr>
        <w:pStyle w:val="CommentText"/>
      </w:pPr>
      <w:r>
        <w:rPr>
          <w:rStyle w:val="CommentReference"/>
        </w:rPr>
        <w:annotationRef/>
      </w:r>
      <w:r>
        <w:t>Make sure included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3E2599D" w15:done="0"/>
  <w15:commentEx w15:paraId="38925780" w15:done="0"/>
  <w15:commentEx w15:paraId="35D4C908" w15:done="0"/>
  <w15:commentEx w15:paraId="66736E33" w15:done="0"/>
  <w15:commentEx w15:paraId="7DC1ED83" w15:done="0"/>
  <w15:commentEx w15:paraId="4ADB1407" w15:done="0"/>
  <w15:commentEx w15:paraId="2F7B4F1D" w15:done="0"/>
  <w15:commentEx w15:paraId="6DD9EF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4C29" w16cex:dateUtc="2022-09-24T08:28:00Z"/>
  <w16cex:commentExtensible w16cex:durableId="26D94C16" w16cex:dateUtc="2022-09-24T08:27:00Z"/>
  <w16cex:commentExtensible w16cex:durableId="26D94DAC" w16cex:dateUtc="2022-09-24T08:34:00Z"/>
  <w16cex:commentExtensible w16cex:durableId="26D94DB6" w16cex:dateUtc="2022-09-24T08:34:00Z"/>
  <w16cex:commentExtensible w16cex:durableId="26D94DC6" w16cex:dateUtc="2022-09-24T08:35:00Z"/>
  <w16cex:commentExtensible w16cex:durableId="26D94E03" w16cex:dateUtc="2022-09-24T08:36:00Z"/>
  <w16cex:commentExtensible w16cex:durableId="26D94E27" w16cex:dateUtc="2022-09-24T08:36:00Z"/>
  <w16cex:commentExtensible w16cex:durableId="26D94E4A" w16cex:dateUtc="2022-09-24T08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3E2599D" w16cid:durableId="26D94C29"/>
  <w16cid:commentId w16cid:paraId="38925780" w16cid:durableId="26D94C16"/>
  <w16cid:commentId w16cid:paraId="35D4C908" w16cid:durableId="26D94DAC"/>
  <w16cid:commentId w16cid:paraId="66736E33" w16cid:durableId="26D94DB6"/>
  <w16cid:commentId w16cid:paraId="7DC1ED83" w16cid:durableId="26D94DC6"/>
  <w16cid:commentId w16cid:paraId="4ADB1407" w16cid:durableId="26D94E03"/>
  <w16cid:commentId w16cid:paraId="2F7B4F1D" w16cid:durableId="26D94E27"/>
  <w16cid:commentId w16cid:paraId="6DD9EF70" w16cid:durableId="26D94E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6D"/>
    <w:rsid w:val="00223317"/>
    <w:rsid w:val="0049436D"/>
    <w:rsid w:val="00C8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C6EB0"/>
  <w15:chartTrackingRefBased/>
  <w15:docId w15:val="{63DB01B9-16BA-49F1-B79B-13918B5B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49436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94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4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436D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436D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7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0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4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6221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329139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7C7A92-7C8E-49B7-B250-9026D921A8E2}"/>
</file>

<file path=customXml/itemProps2.xml><?xml version="1.0" encoding="utf-8"?>
<ds:datastoreItem xmlns:ds="http://schemas.openxmlformats.org/officeDocument/2006/customXml" ds:itemID="{E5F038DD-31C9-4A94-91A3-506712051106}"/>
</file>

<file path=customXml/itemProps3.xml><?xml version="1.0" encoding="utf-8"?>
<ds:datastoreItem xmlns:ds="http://schemas.openxmlformats.org/officeDocument/2006/customXml" ds:itemID="{E7738F38-91BD-4116-8033-1BF0174F82D9}"/>
</file>

<file path=customXml/itemProps4.xml><?xml version="1.0" encoding="utf-8"?>
<ds:datastoreItem xmlns:ds="http://schemas.openxmlformats.org/officeDocument/2006/customXml" ds:itemID="{43D8B8C6-A2DB-42F7-B70D-E4C345D66F1D}"/>
</file>

<file path=customXml/itemProps5.xml><?xml version="1.0" encoding="utf-8"?>
<ds:datastoreItem xmlns:ds="http://schemas.openxmlformats.org/officeDocument/2006/customXml" ds:itemID="{6F5D9E35-F220-4018-8543-B305970556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Microchirita karaketii</vt:lpstr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Microchirita karaketii</dc:title>
  <dc:subject/>
  <dc:creator>Jack Plummer</dc:creator>
  <cp:keywords/>
  <dc:description/>
  <cp:lastModifiedBy>Jack Plummer</cp:lastModifiedBy>
  <cp:revision>2</cp:revision>
  <dcterms:created xsi:type="dcterms:W3CDTF">2022-09-24T08:37:00Z</dcterms:created>
  <dcterms:modified xsi:type="dcterms:W3CDTF">2022-09-24T08:37:00Z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