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8A542" w14:textId="77777777" w:rsidR="00000000" w:rsidRDefault="00000000">
      <w:pPr>
        <w:jc w:val="center"/>
        <w:divId w:val="308369756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021888FB" w14:textId="77777777" w:rsidR="00000000" w:rsidRDefault="00000000">
      <w:pPr>
        <w:divId w:val="843476262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1365DD57" wp14:editId="45E90362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BAE9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843476262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Paraboea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nana</w:t>
      </w:r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Triboun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&amp;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Dongkumfu</w:t>
      </w:r>
      <w:proofErr w:type="spellEnd"/>
    </w:p>
    <w:p w14:paraId="2E4E3931" w14:textId="77777777" w:rsidR="00000000" w:rsidRDefault="00000000">
      <w:pPr>
        <w:jc w:val="right"/>
        <w:divId w:val="843476262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Paraboea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nana</w:t>
      </w:r>
    </w:p>
    <w:p w14:paraId="09F4CE49" w14:textId="77777777" w:rsidR="00000000" w:rsidRDefault="00000000">
      <w:pPr>
        <w:pStyle w:val="NormalWeb"/>
        <w:divId w:val="1919560377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 xml:space="preserve">cha </w:t>
      </w:r>
      <w:proofErr w:type="spellStart"/>
      <w:r>
        <w:rPr>
          <w:rFonts w:ascii="Georgia" w:hAnsi="Georgia"/>
        </w:rPr>
        <w:t>ruesi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noi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Angsana New" w:hAnsi="Angsana New" w:cs="Angsana New"/>
        </w:rPr>
        <w:t>ชาฤาษีน้อย</w:t>
      </w:r>
      <w:proofErr w:type="spellEnd"/>
      <w:r>
        <w:rPr>
          <w:rFonts w:ascii="Georgia" w:hAnsi="Georgia"/>
        </w:rPr>
        <w:t>)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589"/>
      </w:tblGrid>
      <w:tr w:rsidR="00000000" w14:paraId="37775895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9A8F47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7D56CF2A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788E1209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CR - Critically Endangered, B1ab(iii)+2ab(iii) (IUCN version 3.1)</w:t>
            </w:r>
          </w:p>
        </w:tc>
      </w:tr>
      <w:tr w:rsidR="00000000" w14:paraId="3CBA6395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06566DA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6A22E494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8B2DE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576C206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7E6C6876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A7FC9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6291621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57251655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F076D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670C1F9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44D6AE58" w14:textId="77777777" w:rsidR="00000000" w:rsidRDefault="00000000">
      <w:pPr>
        <w:pStyle w:val="Heading1"/>
        <w:divId w:val="95610841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7AEB3C48" w14:textId="77777777" w:rsidR="00000000" w:rsidRDefault="00000000">
      <w:pPr>
        <w:pStyle w:val="Heading2"/>
        <w:divId w:val="95610841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2D749FF3" w14:textId="77777777" w:rsidR="00000000" w:rsidRDefault="00000000">
      <w:pPr>
        <w:pStyle w:val="NormalWeb"/>
        <w:divId w:val="95610841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2022-08-24</w:t>
      </w:r>
    </w:p>
    <w:p w14:paraId="6E29089D" w14:textId="77777777" w:rsidR="00000000" w:rsidRDefault="00000000">
      <w:pPr>
        <w:pStyle w:val="NormalWeb"/>
        <w:divId w:val="95610841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373C58FC" w14:textId="77777777" w:rsidR="00000000" w:rsidRDefault="00000000">
      <w:pPr>
        <w:pStyle w:val="NormalWeb"/>
        <w:divId w:val="95610841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212E8F65" w14:textId="77777777" w:rsidR="00000000" w:rsidRDefault="00000000">
      <w:pPr>
        <w:pStyle w:val="Heading2"/>
        <w:divId w:val="95610841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123FD2FC" w14:textId="6A38CD31" w:rsidR="00000000" w:rsidRDefault="00000000">
      <w:pPr>
        <w:pStyle w:val="NormalWeb"/>
        <w:divId w:val="956108412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Paraboea</w:t>
      </w:r>
      <w:proofErr w:type="spellEnd"/>
      <w:r>
        <w:rPr>
          <w:rStyle w:val="Emphasis"/>
          <w:rFonts w:ascii="Georgia" w:hAnsi="Georgia"/>
        </w:rPr>
        <w:t xml:space="preserve"> nana</w:t>
      </w:r>
      <w:del w:id="0" w:author="Jack Plummer" w:date="2022-09-24T09:15:00Z">
        <w:r w:rsidDel="00D101A5">
          <w:rPr>
            <w:rStyle w:val="Emphasis"/>
            <w:rFonts w:ascii="Georgia" w:hAnsi="Georgia"/>
          </w:rPr>
          <w:delText> </w:delText>
        </w:r>
      </w:del>
      <w:r>
        <w:rPr>
          <w:rStyle w:val="Emphasis"/>
          <w:rFonts w:ascii="Georgia" w:hAnsi="Georgia"/>
        </w:rPr>
        <w:t> </w:t>
      </w:r>
      <w:r>
        <w:rPr>
          <w:rFonts w:ascii="Georgia" w:hAnsi="Georgia"/>
        </w:rPr>
        <w:t xml:space="preserve">is endemic to Thailand. This species </w:t>
      </w:r>
      <w:ins w:id="1" w:author="Jack Plummer" w:date="2022-09-24T09:15:00Z">
        <w:r w:rsidR="00D101A5">
          <w:rPr>
            <w:rFonts w:ascii="Georgia" w:hAnsi="Georgia"/>
          </w:rPr>
          <w:t xml:space="preserve">has been </w:t>
        </w:r>
      </w:ins>
      <w:del w:id="2" w:author="Jack Plummer" w:date="2022-09-24T09:15:00Z">
        <w:r w:rsidDel="00D101A5">
          <w:rPr>
            <w:rFonts w:ascii="Georgia" w:hAnsi="Georgia"/>
          </w:rPr>
          <w:delText xml:space="preserve">was </w:delText>
        </w:r>
      </w:del>
      <w:r>
        <w:rPr>
          <w:rFonts w:ascii="Georgia" w:hAnsi="Georgia"/>
        </w:rPr>
        <w:t xml:space="preserve">found only at </w:t>
      </w:r>
      <w:proofErr w:type="spellStart"/>
      <w:r>
        <w:rPr>
          <w:rFonts w:ascii="Georgia" w:hAnsi="Georgia"/>
        </w:rPr>
        <w:t>Kor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Noi</w:t>
      </w:r>
      <w:proofErr w:type="spellEnd"/>
      <w:r>
        <w:rPr>
          <w:rFonts w:ascii="Georgia" w:hAnsi="Georgia"/>
        </w:rPr>
        <w:t xml:space="preserve"> Waterfall, Lamphun province. </w:t>
      </w:r>
      <w:proofErr w:type="gramStart"/>
      <w:r>
        <w:rPr>
          <w:rFonts w:ascii="Georgia" w:hAnsi="Georgia"/>
        </w:rPr>
        <w:t>Its</w:t>
      </w:r>
      <w:proofErr w:type="gramEnd"/>
      <w:r>
        <w:rPr>
          <w:rFonts w:ascii="Georgia" w:hAnsi="Georgia"/>
        </w:rPr>
        <w:t xml:space="preserve"> estimated of extent of occurrence (EOO)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and area of occupancy (AOO)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both fall within the thresholds for Critically Endangered category under criterion B. Its habitat is threatened by fire, the construction of tracks</w:t>
      </w:r>
      <w:ins w:id="3" w:author="Jack Plummer" w:date="2022-09-24T09:16:00Z">
        <w:r w:rsidR="00D101A5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 and trampling by tourists which are inferred to be contributing to a continuing decline in habitat area, extent, and quality</w:t>
      </w:r>
      <w:ins w:id="4" w:author="Jack Plummer" w:date="2022-09-24T09:16:00Z">
        <w:r w:rsidR="00D101A5">
          <w:rPr>
            <w:rFonts w:ascii="Georgia" w:hAnsi="Georgia"/>
          </w:rPr>
          <w:t xml:space="preserve"> at its only known location</w:t>
        </w:r>
      </w:ins>
      <w:r>
        <w:rPr>
          <w:rFonts w:ascii="Georgia" w:hAnsi="Georgia"/>
        </w:rPr>
        <w:t xml:space="preserve">. The population trend is suspected to be decreasing. The population at the type locality consists of </w:t>
      </w:r>
      <w:del w:id="5" w:author="Jack Plummer" w:date="2022-09-24T09:16:00Z">
        <w:r w:rsidDel="00D101A5">
          <w:rPr>
            <w:rFonts w:ascii="Georgia" w:hAnsi="Georgia"/>
          </w:rPr>
          <w:delText xml:space="preserve">less </w:delText>
        </w:r>
      </w:del>
      <w:ins w:id="6" w:author="Jack Plummer" w:date="2022-09-24T09:16:00Z">
        <w:r w:rsidR="00D101A5">
          <w:rPr>
            <w:rFonts w:ascii="Georgia" w:hAnsi="Georgia"/>
          </w:rPr>
          <w:t>fewer</w:t>
        </w:r>
        <w:r w:rsidR="00D101A5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than 500 mature individuals. Further research would be necessary to establish the population status and trend. Given its restricted EOO, AOO and number of locations, alongside a continuing decline in habitat, it is assessed as Critically Endangered (CR) B1ab(iii)+B2ab(iii).</w:t>
      </w:r>
    </w:p>
    <w:p w14:paraId="358DD75A" w14:textId="77777777" w:rsidR="00000000" w:rsidRDefault="00000000">
      <w:pPr>
        <w:pStyle w:val="Heading1"/>
        <w:divId w:val="76500657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1D8B6E51" w14:textId="77777777" w:rsidR="00000000" w:rsidRDefault="00000000">
      <w:pPr>
        <w:pStyle w:val="Heading2"/>
        <w:divId w:val="7650065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0913CC02" w14:textId="3594C64B" w:rsidR="00000000" w:rsidRDefault="00000000">
      <w:pPr>
        <w:pStyle w:val="NormalWeb"/>
        <w:divId w:val="765006570"/>
        <w:rPr>
          <w:rFonts w:ascii="Georgia" w:hAnsi="Georgia"/>
        </w:rPr>
      </w:pPr>
      <w:r>
        <w:rPr>
          <w:rFonts w:ascii="Georgia" w:hAnsi="Georgia"/>
        </w:rPr>
        <w:t>This species is only known from</w:t>
      </w:r>
      <w:ins w:id="7" w:author="Jack Plummer" w:date="2022-09-24T09:17:00Z">
        <w:r w:rsidR="00D101A5">
          <w:rPr>
            <w:rFonts w:ascii="Georgia" w:hAnsi="Georgia"/>
          </w:rPr>
          <w:t xml:space="preserve"> the </w:t>
        </w:r>
        <w:r w:rsidR="00D101A5">
          <w:rPr>
            <w:rFonts w:ascii="Georgia" w:hAnsi="Georgia"/>
          </w:rPr>
          <w:t>type locality</w:t>
        </w:r>
        <w:r w:rsidR="00D101A5">
          <w:rPr>
            <w:rFonts w:ascii="Georgia" w:hAnsi="Georgia"/>
          </w:rPr>
          <w:t xml:space="preserve"> at</w:t>
        </w:r>
      </w:ins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Kor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Noi</w:t>
      </w:r>
      <w:proofErr w:type="spellEnd"/>
      <w:r>
        <w:rPr>
          <w:rFonts w:ascii="Georgia" w:hAnsi="Georgia"/>
        </w:rPr>
        <w:t xml:space="preserve"> waterfall, Lamphun province</w:t>
      </w:r>
      <w:del w:id="8" w:author="Jack Plummer" w:date="2022-09-24T09:17:00Z">
        <w:r w:rsidDel="00D101A5">
          <w:rPr>
            <w:rFonts w:ascii="Georgia" w:hAnsi="Georgia"/>
          </w:rPr>
          <w:delText xml:space="preserve"> (type locality)</w:delText>
        </w:r>
      </w:del>
      <w:r>
        <w:rPr>
          <w:rFonts w:ascii="Georgia" w:hAnsi="Georgia"/>
        </w:rPr>
        <w:t xml:space="preserve">. The extent of occurrence and the area of occupancy are </w:t>
      </w:r>
      <w:del w:id="9" w:author="Jack Plummer" w:date="2022-09-24T09:17:00Z">
        <w:r w:rsidDel="00D101A5">
          <w:rPr>
            <w:rFonts w:ascii="Georgia" w:hAnsi="Georgia"/>
          </w:rPr>
          <w:delText>less than</w:delText>
        </w:r>
      </w:del>
      <w:ins w:id="10" w:author="Jack Plummer" w:date="2022-09-24T09:17:00Z">
        <w:r w:rsidR="00D101A5">
          <w:rPr>
            <w:rFonts w:ascii="Georgia" w:hAnsi="Georgia"/>
          </w:rPr>
          <w:t>both 4</w:t>
        </w:r>
      </w:ins>
      <w:del w:id="11" w:author="Jack Plummer" w:date="2022-09-24T09:17:00Z">
        <w:r w:rsidDel="00D101A5">
          <w:rPr>
            <w:rFonts w:ascii="Georgia" w:hAnsi="Georgia"/>
          </w:rPr>
          <w:delText xml:space="preserve"> 10</w:delText>
        </w:r>
      </w:del>
      <w:r>
        <w:rPr>
          <w:rFonts w:ascii="Georgia" w:hAnsi="Georgia"/>
        </w:rPr>
        <w:t xml:space="preserve">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. </w:t>
      </w:r>
      <w:ins w:id="12" w:author="Jack Plummer" w:date="2022-09-24T09:17:00Z">
        <w:r w:rsidR="00D101A5">
          <w:rPr>
            <w:rFonts w:ascii="Georgia" w:hAnsi="Georgia"/>
          </w:rPr>
          <w:t xml:space="preserve">It </w:t>
        </w:r>
      </w:ins>
      <w:del w:id="13" w:author="Jack Plummer" w:date="2022-09-24T09:17:00Z">
        <w:r w:rsidDel="00D101A5">
          <w:rPr>
            <w:rFonts w:ascii="Georgia" w:hAnsi="Georgia"/>
          </w:rPr>
          <w:delText>O</w:delText>
        </w:r>
      </w:del>
      <w:ins w:id="14" w:author="Jack Plummer" w:date="2022-09-24T09:17:00Z">
        <w:r w:rsidR="00D101A5">
          <w:rPr>
            <w:rFonts w:ascii="Georgia" w:hAnsi="Georgia"/>
          </w:rPr>
          <w:t>o</w:t>
        </w:r>
      </w:ins>
      <w:r>
        <w:rPr>
          <w:rFonts w:ascii="Georgia" w:hAnsi="Georgia"/>
        </w:rPr>
        <w:t>ccurs at 750 m a</w:t>
      </w:r>
      <w:del w:id="15" w:author="Jack Plummer" w:date="2022-09-24T09:17:00Z">
        <w:r w:rsidDel="00D101A5">
          <w:rPr>
            <w:rFonts w:ascii="Georgia" w:hAnsi="Georgia"/>
          </w:rPr>
          <w:delText xml:space="preserve">bove the </w:delText>
        </w:r>
      </w:del>
      <w:r>
        <w:rPr>
          <w:rFonts w:ascii="Georgia" w:hAnsi="Georgia"/>
        </w:rPr>
        <w:t>s</w:t>
      </w:r>
      <w:del w:id="16" w:author="Jack Plummer" w:date="2022-09-24T09:17:00Z">
        <w:r w:rsidDel="00D101A5">
          <w:rPr>
            <w:rFonts w:ascii="Georgia" w:hAnsi="Georgia"/>
          </w:rPr>
          <w:delText xml:space="preserve">ea </w:delText>
        </w:r>
      </w:del>
      <w:r>
        <w:rPr>
          <w:rFonts w:ascii="Georgia" w:hAnsi="Georgia"/>
        </w:rPr>
        <w:t>l</w:t>
      </w:r>
      <w:del w:id="17" w:author="Jack Plummer" w:date="2022-09-24T09:17:00Z">
        <w:r w:rsidDel="00D101A5">
          <w:rPr>
            <w:rFonts w:ascii="Georgia" w:hAnsi="Georgia"/>
          </w:rPr>
          <w:delText>e</w:delText>
        </w:r>
      </w:del>
      <w:del w:id="18" w:author="Jack Plummer" w:date="2022-09-24T09:18:00Z">
        <w:r w:rsidDel="00D101A5">
          <w:rPr>
            <w:rFonts w:ascii="Georgia" w:hAnsi="Georgia"/>
          </w:rPr>
          <w:delText>vel</w:delText>
        </w:r>
      </w:del>
      <w:r>
        <w:rPr>
          <w:rFonts w:ascii="Georgia" w:hAnsi="Georgia"/>
        </w:rPr>
        <w:t>.</w:t>
      </w:r>
    </w:p>
    <w:p w14:paraId="57860D24" w14:textId="77777777" w:rsidR="00000000" w:rsidRDefault="00000000">
      <w:pPr>
        <w:pStyle w:val="Heading2"/>
        <w:divId w:val="7650065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000000" w14:paraId="69C56FDC" w14:textId="77777777">
        <w:trPr>
          <w:divId w:val="76500657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B3028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75F1A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28F2A48" w14:textId="77777777">
        <w:trPr>
          <w:divId w:val="765006570"/>
          <w:tblCellSpacing w:w="15" w:type="dxa"/>
        </w:trPr>
        <w:tc>
          <w:tcPr>
            <w:tcW w:w="0" w:type="auto"/>
            <w:vAlign w:val="center"/>
            <w:hideMark/>
          </w:tcPr>
          <w:p w14:paraId="566127F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47B8F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6955C420" w14:textId="77777777" w:rsidR="00000000" w:rsidRDefault="00000000">
      <w:pPr>
        <w:pStyle w:val="Heading2"/>
        <w:divId w:val="7650065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D101A5" w14:paraId="22626A19" w14:textId="77777777">
        <w:trPr>
          <w:divId w:val="76500657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51F3C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016E8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F955E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79C0D52C" w14:textId="77777777">
        <w:trPr>
          <w:divId w:val="765006570"/>
          <w:tblCellSpacing w:w="15" w:type="dxa"/>
        </w:trPr>
        <w:tc>
          <w:tcPr>
            <w:tcW w:w="0" w:type="auto"/>
            <w:vAlign w:val="center"/>
            <w:hideMark/>
          </w:tcPr>
          <w:p w14:paraId="348D045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ED68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EC86B15" w14:textId="0FB57E0B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</w:t>
            </w:r>
            <w:del w:id="19" w:author="Jack Plummer" w:date="2022-09-24T09:18:00Z">
              <w:r w:rsidDel="00D101A5">
                <w:rPr>
                  <w:rFonts w:ascii="Georgia" w:eastAsia="Times New Roman" w:hAnsi="Georgia"/>
                  <w:sz w:val="18"/>
                  <w:szCs w:val="18"/>
                </w:rPr>
                <w:delText>2 x 2 km grid cell</w:delText>
              </w:r>
            </w:del>
            <w:ins w:id="20" w:author="Jack Plummer" w:date="2022-09-24T09:18:00Z">
              <w:r w:rsidR="00D101A5">
                <w:rPr>
                  <w:rFonts w:ascii="Georgia" w:eastAsia="Times New Roman" w:hAnsi="Georgia"/>
                  <w:sz w:val="18"/>
                  <w:szCs w:val="18"/>
                </w:rPr>
                <w:t>minimum convex polygon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75BF034D" w14:textId="77777777" w:rsidR="00000000" w:rsidRDefault="00000000">
      <w:pPr>
        <w:pStyle w:val="Heading2"/>
        <w:divId w:val="7650065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7550"/>
      </w:tblGrid>
      <w:tr w:rsidR="00D101A5" w14:paraId="11F39891" w14:textId="77777777">
        <w:trPr>
          <w:divId w:val="76500657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EE86C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B63A9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D101A5" w14:paraId="0B3F0FF8" w14:textId="77777777">
        <w:trPr>
          <w:divId w:val="765006570"/>
          <w:tblCellSpacing w:w="15" w:type="dxa"/>
        </w:trPr>
        <w:tc>
          <w:tcPr>
            <w:tcW w:w="0" w:type="auto"/>
            <w:vAlign w:val="center"/>
            <w:hideMark/>
          </w:tcPr>
          <w:p w14:paraId="4930ABF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432DC0" w14:textId="237E0708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1" w:author="Jack Plummer" w:date="2022-09-24T09:18:00Z">
              <w:r w:rsidDel="00D101A5">
                <w:rPr>
                  <w:rFonts w:ascii="Georgia" w:eastAsia="Times New Roman" w:hAnsi="Georgia"/>
                  <w:sz w:val="18"/>
                  <w:szCs w:val="18"/>
                </w:rPr>
                <w:delText>Collection locality occurs in only</w:delText>
              </w:r>
            </w:del>
            <w:ins w:id="22" w:author="Jack Plummer" w:date="2022-09-24T09:18:00Z">
              <w:r w:rsidR="00D101A5">
                <w:rPr>
                  <w:rFonts w:ascii="Georgia" w:eastAsia="Times New Roman" w:hAnsi="Georgia"/>
                  <w:sz w:val="18"/>
                  <w:szCs w:val="18"/>
                </w:rPr>
                <w:t>The species occurs at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one location</w:t>
            </w:r>
            <w:del w:id="23" w:author="Jack Plummer" w:date="2022-09-24T09:18:00Z">
              <w:r w:rsidDel="00D101A5">
                <w:rPr>
                  <w:rFonts w:ascii="Georgia" w:eastAsia="Times New Roman" w:hAnsi="Georgia"/>
                  <w:sz w:val="18"/>
                  <w:szCs w:val="18"/>
                </w:rPr>
                <w:delText xml:space="preserve"> </w:delText>
              </w:r>
            </w:del>
            <w:ins w:id="24" w:author="Jack Plummer" w:date="2022-09-24T09:18:00Z">
              <w:r w:rsidR="00D101A5">
                <w:rPr>
                  <w:rFonts w:ascii="Georgia" w:eastAsia="Times New Roman" w:hAnsi="Georgia"/>
                  <w:sz w:val="18"/>
                  <w:szCs w:val="18"/>
                </w:rPr>
                <w:t xml:space="preserve"> where it is threatened by </w:t>
              </w:r>
              <w:r w:rsidR="00D101A5" w:rsidRPr="00D101A5">
                <w:rPr>
                  <w:rFonts w:ascii="Georgia" w:eastAsia="Times New Roman" w:hAnsi="Georgia"/>
                  <w:sz w:val="18"/>
                  <w:szCs w:val="18"/>
                </w:rPr>
                <w:t>fire, the construction of tracks, and trampling by tourists</w:t>
              </w:r>
              <w:r w:rsidR="00D101A5" w:rsidRPr="00D101A5" w:rsidDel="00D101A5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del w:id="25" w:author="Jack Plummer" w:date="2022-09-24T09:18:00Z">
              <w:r w:rsidDel="00D101A5">
                <w:rPr>
                  <w:rFonts w:ascii="Georgia" w:eastAsia="Times New Roman" w:hAnsi="Georgia"/>
                  <w:sz w:val="18"/>
                  <w:szCs w:val="18"/>
                </w:rPr>
                <w:delText>from Kor Noi Waterfall, Lamphun province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0D546242" w14:textId="77777777" w:rsidR="00000000" w:rsidRDefault="00000000">
      <w:pPr>
        <w:pStyle w:val="Heading2"/>
        <w:divId w:val="7650065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4074"/>
      </w:tblGrid>
      <w:tr w:rsidR="00000000" w14:paraId="4274CE61" w14:textId="77777777">
        <w:trPr>
          <w:divId w:val="76500657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94A243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5B37B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8CCFB29" w14:textId="77777777">
        <w:trPr>
          <w:divId w:val="765006570"/>
          <w:tblCellSpacing w:w="15" w:type="dxa"/>
        </w:trPr>
        <w:tc>
          <w:tcPr>
            <w:tcW w:w="0" w:type="auto"/>
            <w:vAlign w:val="center"/>
            <w:hideMark/>
          </w:tcPr>
          <w:p w14:paraId="161E3ED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26"/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5DDBF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The population at type locality is very small and restrict.</w:t>
            </w:r>
            <w:commentRangeEnd w:id="26"/>
            <w:r w:rsidR="00D101A5">
              <w:rPr>
                <w:rStyle w:val="CommentReference"/>
              </w:rPr>
              <w:commentReference w:id="26"/>
            </w:r>
          </w:p>
        </w:tc>
      </w:tr>
    </w:tbl>
    <w:p w14:paraId="5ACC189A" w14:textId="77777777" w:rsidR="00000000" w:rsidRDefault="00000000">
      <w:pPr>
        <w:pStyle w:val="Heading2"/>
        <w:divId w:val="7650065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62D8BB70" w14:textId="77777777" w:rsidR="00000000" w:rsidRDefault="00000000">
      <w:pPr>
        <w:pStyle w:val="NormalWeb"/>
        <w:divId w:val="7650065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750</w:t>
      </w:r>
    </w:p>
    <w:p w14:paraId="2F9B9C51" w14:textId="77777777" w:rsidR="00000000" w:rsidRDefault="00000000">
      <w:pPr>
        <w:pStyle w:val="NormalWeb"/>
        <w:divId w:val="76500657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750</w:t>
      </w:r>
    </w:p>
    <w:p w14:paraId="7FC8A717" w14:textId="77777777" w:rsidR="00000000" w:rsidRDefault="00000000">
      <w:pPr>
        <w:pStyle w:val="Heading2"/>
        <w:divId w:val="7650065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564FB562" w14:textId="77777777">
        <w:trPr>
          <w:divId w:val="76500657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FBF0B2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1AA88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BF73E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CEDF6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5D54F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590C2A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88220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8DA06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6C4993D9" w14:textId="77777777">
        <w:trPr>
          <w:divId w:val="765006570"/>
          <w:tblCellSpacing w:w="15" w:type="dxa"/>
        </w:trPr>
        <w:tc>
          <w:tcPr>
            <w:tcW w:w="0" w:type="auto"/>
            <w:vAlign w:val="center"/>
            <w:hideMark/>
          </w:tcPr>
          <w:p w14:paraId="4AEE574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34962C9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3A27E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52198A7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E2680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BE9B0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4D5ED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3D148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DB9E1FE" w14:textId="77777777" w:rsidR="00000000" w:rsidRDefault="00000000">
      <w:pPr>
        <w:pStyle w:val="Heading2"/>
        <w:divId w:val="76500657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3F1FB859" w14:textId="77777777" w:rsidR="00000000" w:rsidRDefault="00000000">
      <w:pPr>
        <w:pStyle w:val="NormalWeb"/>
        <w:divId w:val="765006570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3EEFF776" w14:textId="77777777" w:rsidR="00000000" w:rsidRDefault="00000000">
      <w:pPr>
        <w:pStyle w:val="Heading1"/>
        <w:divId w:val="107481854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16F54E80" w14:textId="77777777" w:rsidR="00000000" w:rsidRDefault="00000000">
      <w:pPr>
        <w:pStyle w:val="Heading2"/>
        <w:divId w:val="107481854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557ECB2A" w14:textId="77777777">
        <w:trPr>
          <w:divId w:val="107481854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BD135C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09E73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F9135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678D9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B0321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71C70F14" w14:textId="77777777">
        <w:trPr>
          <w:divId w:val="107481854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44DB4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89C340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844A6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27403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5D8307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7C9A5CA9" w14:textId="77777777" w:rsidR="00000000" w:rsidRDefault="00000000">
      <w:pPr>
        <w:pStyle w:val="Heading1"/>
        <w:divId w:val="136945677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48E1BCE6" w14:textId="2996F54E" w:rsidR="00000000" w:rsidRDefault="00000000">
      <w:pPr>
        <w:pStyle w:val="NormalWeb"/>
        <w:divId w:val="1369456778"/>
        <w:rPr>
          <w:rStyle w:val="fontstyle01"/>
        </w:rPr>
      </w:pPr>
      <w:r>
        <w:rPr>
          <w:rStyle w:val="fontstyle01"/>
          <w:rFonts w:ascii="Georgia" w:hAnsi="Georgia"/>
        </w:rPr>
        <w:t xml:space="preserve">The species has been </w:t>
      </w:r>
      <w:del w:id="27" w:author="Jack Plummer" w:date="2022-09-24T09:19:00Z">
        <w:r w:rsidDel="00D101A5">
          <w:rPr>
            <w:rStyle w:val="fontstyle01"/>
            <w:rFonts w:ascii="Georgia" w:hAnsi="Georgia"/>
          </w:rPr>
          <w:delText xml:space="preserve">described </w:delText>
        </w:r>
      </w:del>
      <w:ins w:id="28" w:author="Jack Plummer" w:date="2022-09-24T09:19:00Z">
        <w:r w:rsidR="00D101A5">
          <w:rPr>
            <w:rStyle w:val="fontstyle01"/>
            <w:rFonts w:ascii="Georgia" w:hAnsi="Georgia"/>
          </w:rPr>
          <w:t xml:space="preserve">observed </w:t>
        </w:r>
      </w:ins>
      <w:r>
        <w:rPr>
          <w:rStyle w:val="fontstyle01"/>
          <w:rFonts w:ascii="Georgia" w:hAnsi="Georgia"/>
        </w:rPr>
        <w:t>at only one locality in Lamphun province. The subpopulation at </w:t>
      </w:r>
      <w:proofErr w:type="spellStart"/>
      <w:r>
        <w:rPr>
          <w:rStyle w:val="fontstyle01"/>
          <w:rFonts w:ascii="Georgia" w:hAnsi="Georgia"/>
        </w:rPr>
        <w:t>Kor</w:t>
      </w:r>
      <w:proofErr w:type="spellEnd"/>
      <w:r>
        <w:rPr>
          <w:rStyle w:val="fontstyle01"/>
          <w:rFonts w:ascii="Georgia" w:hAnsi="Georgia"/>
        </w:rPr>
        <w:t xml:space="preserve"> </w:t>
      </w:r>
      <w:proofErr w:type="spellStart"/>
      <w:r>
        <w:rPr>
          <w:rStyle w:val="fontstyle01"/>
          <w:rFonts w:ascii="Georgia" w:hAnsi="Georgia"/>
        </w:rPr>
        <w:t>Noi</w:t>
      </w:r>
      <w:proofErr w:type="spellEnd"/>
      <w:r>
        <w:rPr>
          <w:rStyle w:val="fontstyle01"/>
          <w:rFonts w:ascii="Georgia" w:hAnsi="Georgia"/>
        </w:rPr>
        <w:t xml:space="preserve"> Waterfall consists of </w:t>
      </w:r>
      <w:del w:id="29" w:author="Jack Plummer" w:date="2022-09-24T09:19:00Z">
        <w:r w:rsidDel="00D101A5">
          <w:rPr>
            <w:rStyle w:val="fontstyle01"/>
            <w:rFonts w:ascii="Georgia" w:hAnsi="Georgia"/>
          </w:rPr>
          <w:delText xml:space="preserve">less </w:delText>
        </w:r>
      </w:del>
      <w:ins w:id="30" w:author="Jack Plummer" w:date="2022-09-24T09:19:00Z">
        <w:r w:rsidR="00D101A5">
          <w:rPr>
            <w:rStyle w:val="fontstyle01"/>
            <w:rFonts w:ascii="Georgia" w:hAnsi="Georgia"/>
          </w:rPr>
          <w:t>fewer</w:t>
        </w:r>
        <w:r w:rsidR="00D101A5">
          <w:rPr>
            <w:rStyle w:val="fontstyle01"/>
            <w:rFonts w:ascii="Georgia" w:hAnsi="Georgia"/>
          </w:rPr>
          <w:t xml:space="preserve"> </w:t>
        </w:r>
      </w:ins>
      <w:r>
        <w:rPr>
          <w:rStyle w:val="fontstyle01"/>
          <w:rFonts w:ascii="Georgia" w:hAnsi="Georgia"/>
        </w:rPr>
        <w:t xml:space="preserve">than 500 mature individuals. </w:t>
      </w:r>
      <w:del w:id="31" w:author="Jack Plummer" w:date="2022-09-24T09:19:00Z">
        <w:r w:rsidDel="00D101A5">
          <w:rPr>
            <w:rStyle w:val="fontstyle01"/>
            <w:rFonts w:ascii="Georgia" w:hAnsi="Georgia"/>
          </w:rPr>
          <w:delText xml:space="preserve">This species occurs in small area. </w:delText>
        </w:r>
      </w:del>
      <w:r>
        <w:rPr>
          <w:rStyle w:val="fontstyle01"/>
          <w:rFonts w:ascii="Georgia" w:hAnsi="Georgia"/>
        </w:rPr>
        <w:t>Further research into population status and trends is required to confirm whether a decline is apparent and ongoing.</w:t>
      </w:r>
    </w:p>
    <w:p w14:paraId="1718A6FD" w14:textId="77777777" w:rsidR="00000000" w:rsidRDefault="00000000">
      <w:pPr>
        <w:pStyle w:val="Heading2"/>
        <w:divId w:val="1369456778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27CAECD0" w14:textId="77777777" w:rsidR="00000000" w:rsidRDefault="00000000">
      <w:pPr>
        <w:pStyle w:val="NormalWeb"/>
        <w:divId w:val="13694567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commentRangeStart w:id="32"/>
      <w:r>
        <w:rPr>
          <w:rFonts w:ascii="Georgia" w:hAnsi="Georgia"/>
        </w:rPr>
        <w:t>Decreasing</w:t>
      </w:r>
      <w:commentRangeEnd w:id="32"/>
      <w:r w:rsidR="00D101A5">
        <w:rPr>
          <w:rStyle w:val="CommentReference"/>
        </w:rPr>
        <w:commentReference w:id="32"/>
      </w:r>
    </w:p>
    <w:p w14:paraId="2EEBA42E" w14:textId="77777777" w:rsidR="00000000" w:rsidRDefault="00000000">
      <w:pPr>
        <w:pStyle w:val="NormalWeb"/>
        <w:divId w:val="136945677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All individuals in one subpopulation: </w:t>
      </w:r>
      <w:r>
        <w:rPr>
          <w:rFonts w:ascii="Georgia" w:hAnsi="Georgia"/>
        </w:rPr>
        <w:t>Yes</w:t>
      </w:r>
    </w:p>
    <w:p w14:paraId="21065087" w14:textId="77777777" w:rsidR="00000000" w:rsidRDefault="00000000">
      <w:pPr>
        <w:pStyle w:val="Heading1"/>
        <w:divId w:val="182014459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0A4C2064" w14:textId="77777777" w:rsidR="00000000" w:rsidRDefault="00000000">
      <w:pPr>
        <w:pStyle w:val="NormalWeb"/>
        <w:divId w:val="1820144593"/>
        <w:rPr>
          <w:rFonts w:ascii="Georgia" w:hAnsi="Georgia"/>
        </w:rPr>
      </w:pPr>
      <w:commentRangeStart w:id="33"/>
      <w:r>
        <w:rPr>
          <w:rFonts w:ascii="Georgia" w:hAnsi="Georgia"/>
        </w:rPr>
        <w:t xml:space="preserve">This species </w:t>
      </w:r>
      <w:commentRangeEnd w:id="33"/>
      <w:r w:rsidR="00D101A5">
        <w:rPr>
          <w:rStyle w:val="CommentReference"/>
        </w:rPr>
        <w:commentReference w:id="33"/>
      </w:r>
      <w:r>
        <w:rPr>
          <w:rFonts w:ascii="Georgia" w:hAnsi="Georgia"/>
        </w:rPr>
        <w:t>is found on limestone cliffs in dry evergreen to mixed dipterocarp forests.</w:t>
      </w:r>
    </w:p>
    <w:p w14:paraId="25834B89" w14:textId="77777777" w:rsidR="00000000" w:rsidRDefault="00000000">
      <w:pPr>
        <w:pStyle w:val="Heading2"/>
        <w:divId w:val="182014459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73C7390C" w14:textId="77777777">
        <w:trPr>
          <w:divId w:val="182014459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F58AE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EDDB7D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AE2DF1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9463D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4E20BEFA" w14:textId="77777777">
        <w:trPr>
          <w:divId w:val="182014459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E46A8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D8CA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E49A8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108152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94B6B0A" w14:textId="77777777" w:rsidR="00000000" w:rsidRDefault="00000000">
      <w:pPr>
        <w:pStyle w:val="Heading2"/>
        <w:divId w:val="182014459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1473"/>
        <w:gridCol w:w="4025"/>
      </w:tblGrid>
      <w:tr w:rsidR="00000000" w14:paraId="6338E209" w14:textId="77777777">
        <w:trPr>
          <w:divId w:val="182014459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D563FE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0DDDED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ABA2C0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20005B9" w14:textId="77777777">
        <w:trPr>
          <w:divId w:val="1820144593"/>
          <w:tblCellSpacing w:w="15" w:type="dxa"/>
        </w:trPr>
        <w:tc>
          <w:tcPr>
            <w:tcW w:w="0" w:type="auto"/>
            <w:vAlign w:val="center"/>
            <w:hideMark/>
          </w:tcPr>
          <w:p w14:paraId="184462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70F8C4" w14:textId="3673A47A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34" w:author="Jack Plummer" w:date="2022-09-24T09:20:00Z">
              <w:r w:rsidDel="00D101A5">
                <w:rPr>
                  <w:rFonts w:ascii="Georgia" w:eastAsia="Times New Roman" w:hAnsi="Georgia"/>
                  <w:sz w:val="18"/>
                  <w:szCs w:val="18"/>
                </w:rPr>
                <w:delText>Observed</w:delText>
              </w:r>
            </w:del>
            <w:ins w:id="35" w:author="Jack Plummer" w:date="2022-09-24T09:20:00Z">
              <w:r w:rsidR="00D101A5">
                <w:rPr>
                  <w:rFonts w:ascii="Georgia" w:eastAsia="Times New Roman" w:hAnsi="Georgia"/>
                  <w:sz w:val="18"/>
                  <w:szCs w:val="18"/>
                </w:rPr>
                <w:t>Inferred</w:t>
              </w:r>
            </w:ins>
          </w:p>
        </w:tc>
        <w:tc>
          <w:tcPr>
            <w:tcW w:w="0" w:type="auto"/>
            <w:vAlign w:val="center"/>
            <w:hideMark/>
          </w:tcPr>
          <w:p w14:paraId="13042B5B" w14:textId="6963005F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Its habitat is threatened by fire, construction of tracks, </w:t>
            </w:r>
            <w:ins w:id="36" w:author="Jack Plummer" w:date="2022-09-24T09:20:00Z">
              <w:r w:rsidR="00D101A5">
                <w:rPr>
                  <w:rFonts w:ascii="Georgia" w:eastAsia="Times New Roman" w:hAnsi="Georgia"/>
                  <w:sz w:val="18"/>
                  <w:szCs w:val="18"/>
                </w:rPr>
                <w:t xml:space="preserve">and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trampling by visitors.</w:t>
            </w:r>
          </w:p>
        </w:tc>
      </w:tr>
    </w:tbl>
    <w:p w14:paraId="75E83E81" w14:textId="77777777" w:rsidR="00000000" w:rsidRDefault="00000000">
      <w:pPr>
        <w:pStyle w:val="Heading2"/>
        <w:divId w:val="182014459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69B2D2D2" w14:textId="77777777" w:rsidR="00000000" w:rsidRDefault="00000000">
      <w:pPr>
        <w:pStyle w:val="NormalWeb"/>
        <w:divId w:val="182014459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0C4EBB27" w14:textId="77777777" w:rsidR="00000000" w:rsidRDefault="00000000">
      <w:pPr>
        <w:pStyle w:val="Heading2"/>
        <w:divId w:val="182014459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436E7A1F" w14:textId="77777777" w:rsidR="00000000" w:rsidRDefault="00000000">
      <w:pPr>
        <w:pStyle w:val="NormalWeb"/>
        <w:divId w:val="182014459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0E4CC431" w14:textId="77777777">
        <w:trPr>
          <w:divId w:val="182014459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04FBE8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1198FD31" w14:textId="77777777">
        <w:trPr>
          <w:divId w:val="182014459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0F576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Annual</w:t>
            </w:r>
          </w:p>
        </w:tc>
      </w:tr>
      <w:tr w:rsidR="00000000" w14:paraId="74A959C7" w14:textId="77777777">
        <w:trPr>
          <w:divId w:val="182014459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3606A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1FE61AD6" w14:textId="77777777" w:rsidR="00000000" w:rsidRDefault="00000000">
      <w:pPr>
        <w:pStyle w:val="Heading1"/>
        <w:divId w:val="178507173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59A03AD0" w14:textId="77777777" w:rsidR="00000000" w:rsidRDefault="00000000">
      <w:pPr>
        <w:pStyle w:val="Heading2"/>
        <w:divId w:val="178507173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72FD2ACE" w14:textId="14CC57D2" w:rsidR="00000000" w:rsidRDefault="00000000">
      <w:pPr>
        <w:pStyle w:val="NormalWeb"/>
        <w:divId w:val="1785071732"/>
        <w:rPr>
          <w:ins w:id="37" w:author="Jack Plummer" w:date="2022-09-24T09:20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7E51C497" w14:textId="061F4F32" w:rsidR="00860B9B" w:rsidRDefault="00860B9B">
      <w:pPr>
        <w:pStyle w:val="NormalWeb"/>
        <w:divId w:val="1785071732"/>
        <w:rPr>
          <w:rFonts w:ascii="Georgia" w:hAnsi="Georgia"/>
        </w:rPr>
      </w:pPr>
      <w:ins w:id="38" w:author="Jack Plummer" w:date="2022-09-24T09:20:00Z">
        <w:r>
          <w:rPr>
            <w:rFonts w:ascii="Georgia" w:hAnsi="Georgia"/>
          </w:rPr>
          <w:t>This species is not known to be utilised.</w:t>
        </w:r>
      </w:ins>
    </w:p>
    <w:p w14:paraId="75601A97" w14:textId="77777777" w:rsidR="00000000" w:rsidRDefault="00000000">
      <w:pPr>
        <w:pStyle w:val="Heading2"/>
        <w:divId w:val="178507173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02E91981" w14:textId="77777777" w:rsidR="00000000" w:rsidRDefault="00000000">
      <w:pPr>
        <w:pStyle w:val="NormalWeb"/>
        <w:divId w:val="1785071732"/>
        <w:rPr>
          <w:rFonts w:ascii="Georgia" w:hAnsi="Georgia"/>
        </w:rPr>
      </w:pPr>
      <w:commentRangeStart w:id="39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39"/>
      <w:r w:rsidR="00860B9B">
        <w:rPr>
          <w:rStyle w:val="CommentReference"/>
        </w:rPr>
        <w:commentReference w:id="39"/>
      </w:r>
    </w:p>
    <w:p w14:paraId="43842D13" w14:textId="77777777" w:rsidR="00000000" w:rsidRDefault="00000000">
      <w:pPr>
        <w:pStyle w:val="Heading1"/>
        <w:divId w:val="4052131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40C2091F" w14:textId="4F75F817" w:rsidR="00000000" w:rsidRDefault="00000000">
      <w:pPr>
        <w:pStyle w:val="NormalWeb"/>
        <w:divId w:val="40521319"/>
        <w:rPr>
          <w:rFonts w:ascii="Georgia" w:hAnsi="Georgia"/>
        </w:rPr>
      </w:pPr>
      <w:r>
        <w:rPr>
          <w:rFonts w:ascii="Georgia" w:hAnsi="Georgia"/>
        </w:rPr>
        <w:t>Its habitat is threatened by fire, construction of tracks, and trampling by visitors</w:t>
      </w:r>
      <w:ins w:id="40" w:author="Jack Plummer" w:date="2022-09-24T09:21:00Z">
        <w:r w:rsidR="00860B9B">
          <w:rPr>
            <w:rFonts w:ascii="Georgia" w:hAnsi="Georgia"/>
          </w:rPr>
          <w:t xml:space="preserve">. It is </w:t>
        </w:r>
      </w:ins>
      <w:del w:id="41" w:author="Jack Plummer" w:date="2022-09-24T09:21:00Z">
        <w:r w:rsidDel="00860B9B">
          <w:rPr>
            <w:rFonts w:ascii="Georgia" w:hAnsi="Georgia"/>
          </w:rPr>
          <w:delText xml:space="preserve"> which are </w:delText>
        </w:r>
      </w:del>
      <w:r>
        <w:rPr>
          <w:rFonts w:ascii="Georgia" w:hAnsi="Georgia"/>
        </w:rPr>
        <w:t xml:space="preserve">inferred </w:t>
      </w:r>
      <w:del w:id="42" w:author="Jack Plummer" w:date="2022-09-24T09:21:00Z">
        <w:r w:rsidDel="00860B9B">
          <w:rPr>
            <w:rFonts w:ascii="Georgia" w:hAnsi="Georgia"/>
          </w:rPr>
          <w:delText>to be</w:delText>
        </w:r>
      </w:del>
      <w:ins w:id="43" w:author="Jack Plummer" w:date="2022-09-24T09:21:00Z">
        <w:r w:rsidR="00860B9B">
          <w:rPr>
            <w:rFonts w:ascii="Georgia" w:hAnsi="Georgia"/>
          </w:rPr>
          <w:t>that these threats are</w:t>
        </w:r>
      </w:ins>
      <w:r>
        <w:rPr>
          <w:rFonts w:ascii="Georgia" w:hAnsi="Georgia"/>
        </w:rPr>
        <w:t xml:space="preserve"> contributing to a continuing decline in habitat area, extent, and quality.</w:t>
      </w:r>
    </w:p>
    <w:p w14:paraId="6EE4C539" w14:textId="77777777" w:rsidR="00000000" w:rsidRDefault="00000000">
      <w:pPr>
        <w:pStyle w:val="Heading2"/>
        <w:divId w:val="4052131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740"/>
        <w:gridCol w:w="842"/>
        <w:gridCol w:w="842"/>
        <w:gridCol w:w="1136"/>
      </w:tblGrid>
      <w:tr w:rsidR="00000000" w14:paraId="35D96879" w14:textId="77777777">
        <w:trPr>
          <w:divId w:val="4052131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6F092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BFEBB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C2F30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F1E65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1ED4E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6045C0CF" w14:textId="77777777">
        <w:trPr>
          <w:divId w:val="40521319"/>
          <w:tblCellSpacing w:w="15" w:type="dxa"/>
        </w:trPr>
        <w:tc>
          <w:tcPr>
            <w:tcW w:w="0" w:type="auto"/>
            <w:vAlign w:val="center"/>
            <w:hideMark/>
          </w:tcPr>
          <w:p w14:paraId="7089AE4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6CF03F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7D02D8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86E64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E0C131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34C08EF6" w14:textId="77777777">
        <w:trPr>
          <w:divId w:val="40521319"/>
          <w:tblCellSpacing w:w="15" w:type="dxa"/>
        </w:trPr>
        <w:tc>
          <w:tcPr>
            <w:tcW w:w="0" w:type="auto"/>
            <w:vAlign w:val="center"/>
            <w:hideMark/>
          </w:tcPr>
          <w:p w14:paraId="6F02A27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53204E5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96AD4B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26E902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69BDED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537D0A64" w14:textId="77777777">
        <w:trPr>
          <w:divId w:val="40521319"/>
          <w:tblCellSpacing w:w="15" w:type="dxa"/>
        </w:trPr>
        <w:tc>
          <w:tcPr>
            <w:tcW w:w="0" w:type="auto"/>
            <w:vAlign w:val="center"/>
            <w:hideMark/>
          </w:tcPr>
          <w:p w14:paraId="5A39375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7.1.1. Natural system modifications -&gt; Fire &amp; fire suppression -&gt; Increase in fire frequency/intensity</w:t>
            </w:r>
          </w:p>
        </w:tc>
        <w:tc>
          <w:tcPr>
            <w:tcW w:w="0" w:type="auto"/>
            <w:vAlign w:val="center"/>
            <w:hideMark/>
          </w:tcPr>
          <w:p w14:paraId="600C61B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60C846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940AA6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0D7023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7F047551" w14:textId="77777777" w:rsidR="00000000" w:rsidRDefault="00000000">
      <w:pPr>
        <w:pStyle w:val="Heading1"/>
        <w:divId w:val="107612335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6915ABAB" w14:textId="77777777" w:rsidR="00000000" w:rsidRDefault="00000000">
      <w:pPr>
        <w:pStyle w:val="NormalWeb"/>
        <w:divId w:val="1076123359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del w:id="44" w:author="Jack Plummer" w:date="2022-09-24T09:21:00Z">
        <w:r w:rsidDel="00860B9B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been recorded from </w:t>
      </w:r>
      <w:commentRangeStart w:id="45"/>
      <w:r>
        <w:rPr>
          <w:rFonts w:ascii="Georgia" w:hAnsi="Georgia"/>
        </w:rPr>
        <w:t>protected areas</w:t>
      </w:r>
      <w:commentRangeEnd w:id="45"/>
      <w:r w:rsidR="00860B9B">
        <w:rPr>
          <w:rStyle w:val="CommentReference"/>
        </w:rPr>
        <w:commentReference w:id="45"/>
      </w:r>
      <w:r>
        <w:rPr>
          <w:rFonts w:ascii="Georgia" w:hAnsi="Georgia"/>
        </w:rPr>
        <w:t xml:space="preserve">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7F67BA13" w14:textId="77777777" w:rsidR="00000000" w:rsidRDefault="00000000">
      <w:pPr>
        <w:pStyle w:val="Heading2"/>
        <w:divId w:val="107612335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787"/>
      </w:tblGrid>
      <w:tr w:rsidR="00000000" w14:paraId="0F37E208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5A6DE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3617B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ADA9C8A" w14:textId="77777777">
        <w:trPr>
          <w:divId w:val="1076123359"/>
          <w:tblCellSpacing w:w="15" w:type="dxa"/>
        </w:trPr>
        <w:tc>
          <w:tcPr>
            <w:tcW w:w="0" w:type="auto"/>
            <w:vAlign w:val="center"/>
            <w:hideMark/>
          </w:tcPr>
          <w:p w14:paraId="6DE702A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5CBD6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Recorded from protected area across its range.</w:t>
            </w:r>
          </w:p>
        </w:tc>
      </w:tr>
    </w:tbl>
    <w:p w14:paraId="3FB43399" w14:textId="77777777" w:rsidR="00000000" w:rsidRDefault="00000000">
      <w:pPr>
        <w:divId w:val="1076123359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601"/>
      </w:tblGrid>
      <w:tr w:rsidR="00000000" w14:paraId="4F0A3673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F2C49C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171EE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39BAACA" w14:textId="77777777">
        <w:trPr>
          <w:divId w:val="1076123359"/>
          <w:tblCellSpacing w:w="15" w:type="dxa"/>
        </w:trPr>
        <w:tc>
          <w:tcPr>
            <w:tcW w:w="0" w:type="auto"/>
            <w:vAlign w:val="center"/>
            <w:hideMark/>
          </w:tcPr>
          <w:p w14:paraId="55D7B72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999FFE" w14:textId="5EB8E32D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Not known to be represented in ex situ conservation in botanic gardens or gene bank (BGCI 2022,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Genes</w:t>
            </w:r>
            <w:ins w:id="46" w:author="Jack Plummer" w:date="2022-09-24T09:22:00Z">
              <w:r w:rsidR="00860B9B">
                <w:rPr>
                  <w:rFonts w:ascii="Georgia" w:eastAsia="Times New Roman" w:hAnsi="Georgia"/>
                  <w:sz w:val="18"/>
                  <w:szCs w:val="18"/>
                </w:rPr>
                <w:t>y</w:t>
              </w:r>
            </w:ins>
            <w:del w:id="47" w:author="Jack Plummer" w:date="2022-09-24T09:22:00Z">
              <w:r w:rsidDel="00860B9B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s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2022).</w:t>
            </w:r>
          </w:p>
        </w:tc>
      </w:tr>
    </w:tbl>
    <w:p w14:paraId="15F3E738" w14:textId="77777777" w:rsidR="00000000" w:rsidRDefault="00000000">
      <w:pPr>
        <w:pStyle w:val="Heading2"/>
        <w:divId w:val="107612335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21B939F0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FA0F0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1F8EE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CBB632B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F06AC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3C3B4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016756F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D8480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34F30F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5237B54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A3E6E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2DE4C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D3EF133" w14:textId="77777777" w:rsidR="00000000" w:rsidRDefault="00000000">
      <w:pPr>
        <w:pStyle w:val="Heading2"/>
        <w:divId w:val="107612335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0547F37A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B8076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9008DA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4CFA8FD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5449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09BD1E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7D3A754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92BC3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4C513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2B7988A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C73C4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F5F366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71E8FB6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863AEA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330830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5F37B56" w14:textId="77777777">
        <w:trPr>
          <w:divId w:val="10761233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A7C048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C54BA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8CF8B41" w14:textId="77777777" w:rsidR="00000000" w:rsidRDefault="00000000">
      <w:pPr>
        <w:pStyle w:val="Heading1"/>
        <w:divId w:val="66350710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6D1DFD93" w14:textId="77777777" w:rsidR="00000000" w:rsidRDefault="00000000">
      <w:pPr>
        <w:pStyle w:val="Heading2"/>
        <w:divId w:val="66350710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23F8084A" w14:textId="77777777">
        <w:trPr>
          <w:divId w:val="66350710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95DCC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427E6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4E9DF508" w14:textId="77777777">
        <w:trPr>
          <w:divId w:val="663507106"/>
          <w:tblCellSpacing w:w="15" w:type="dxa"/>
        </w:trPr>
        <w:tc>
          <w:tcPr>
            <w:tcW w:w="0" w:type="auto"/>
            <w:vAlign w:val="center"/>
            <w:hideMark/>
          </w:tcPr>
          <w:p w14:paraId="7D62D4A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385C9D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CCE1444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28EC3ECF" w14:textId="77777777" w:rsidR="00000000" w:rsidRDefault="00000000">
      <w:pPr>
        <w:pStyle w:val="NormalWeb"/>
        <w:divId w:val="150416127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0A325754" w14:textId="77777777" w:rsidR="00000000" w:rsidRDefault="00000000">
      <w:pPr>
        <w:pStyle w:val="NormalWeb"/>
        <w:divId w:val="150416127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484CF9F9" w14:textId="77777777" w:rsidR="00000000" w:rsidRDefault="00000000">
      <w:pPr>
        <w:pStyle w:val="NormalWeb"/>
        <w:divId w:val="150416127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4C1E91BC" w14:textId="77777777" w:rsidR="00000000" w:rsidRDefault="00000000">
      <w:pPr>
        <w:pStyle w:val="NormalWeb"/>
        <w:divId w:val="150416127"/>
        <w:rPr>
          <w:rFonts w:ascii="Georgia" w:hAnsi="Georgia"/>
        </w:rPr>
      </w:pPr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4BC9AFB0" w14:textId="77777777" w:rsidR="004631B3" w:rsidRDefault="00000000">
      <w:pPr>
        <w:pStyle w:val="NormalWeb"/>
        <w:divId w:val="150416127"/>
        <w:rPr>
          <w:rFonts w:ascii="Georgia" w:hAnsi="Georgia"/>
        </w:rPr>
      </w:pP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 xml:space="preserve">, P. and Middleton, D.J. 2012. Twenty new species of </w:t>
      </w:r>
      <w:proofErr w:type="spellStart"/>
      <w:r>
        <w:rPr>
          <w:rFonts w:ascii="Georgia" w:hAnsi="Georgia"/>
        </w:rPr>
        <w:t>Paraboea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from Thailand. </w:t>
      </w:r>
      <w:r>
        <w:rPr>
          <w:rFonts w:ascii="Georgia" w:hAnsi="Georgia"/>
          <w:i/>
          <w:iCs/>
        </w:rPr>
        <w:t>Gardens’ Bulletin Singapore</w:t>
      </w:r>
      <w:r>
        <w:rPr>
          <w:rFonts w:ascii="Georgia" w:hAnsi="Georgia"/>
        </w:rPr>
        <w:t xml:space="preserve"> 64(2): 333-370.</w:t>
      </w:r>
    </w:p>
    <w:sectPr w:rsidR="00463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6" w:author="Jack Plummer" w:date="2022-09-24T09:19:00Z" w:initials="JP">
    <w:p w14:paraId="4969929D" w14:textId="77777777" w:rsidR="00D101A5" w:rsidRDefault="00D101A5" w:rsidP="00C84322">
      <w:pPr>
        <w:pStyle w:val="CommentText"/>
      </w:pPr>
      <w:r>
        <w:rPr>
          <w:rStyle w:val="CommentReference"/>
        </w:rPr>
        <w:annotationRef/>
      </w:r>
      <w:r>
        <w:t>I think exclude</w:t>
      </w:r>
    </w:p>
  </w:comment>
  <w:comment w:id="32" w:author="Jack Plummer" w:date="2022-09-24T09:20:00Z" w:initials="JP">
    <w:p w14:paraId="1C173F6A" w14:textId="77777777" w:rsidR="00D101A5" w:rsidRDefault="00D101A5" w:rsidP="00920F00">
      <w:pPr>
        <w:pStyle w:val="CommentText"/>
      </w:pPr>
      <w:r>
        <w:rPr>
          <w:rStyle w:val="CommentReference"/>
        </w:rPr>
        <w:annotationRef/>
      </w:r>
      <w:r>
        <w:t>Unknown? To be consistent with text in rationale?</w:t>
      </w:r>
    </w:p>
  </w:comment>
  <w:comment w:id="33" w:author="Jack Plummer" w:date="2022-09-24T09:20:00Z" w:initials="JP">
    <w:p w14:paraId="093CA7DC" w14:textId="77777777" w:rsidR="00D101A5" w:rsidRDefault="00D101A5" w:rsidP="0028064A">
      <w:pPr>
        <w:pStyle w:val="CommentText"/>
      </w:pPr>
      <w:r>
        <w:rPr>
          <w:rStyle w:val="CommentReference"/>
        </w:rPr>
        <w:annotationRef/>
      </w:r>
      <w:r>
        <w:t>Add habit</w:t>
      </w:r>
    </w:p>
  </w:comment>
  <w:comment w:id="39" w:author="Jack Plummer" w:date="2022-09-24T09:20:00Z" w:initials="JP">
    <w:p w14:paraId="58689DA1" w14:textId="77777777" w:rsidR="00860B9B" w:rsidRDefault="00860B9B" w:rsidP="00DF1F7A">
      <w:pPr>
        <w:pStyle w:val="CommentText"/>
      </w:pPr>
      <w:r>
        <w:rPr>
          <w:rStyle w:val="CommentReference"/>
        </w:rPr>
        <w:annotationRef/>
      </w:r>
      <w:r>
        <w:t>Untick?</w:t>
      </w:r>
    </w:p>
  </w:comment>
  <w:comment w:id="45" w:author="Jack Plummer" w:date="2022-09-24T09:22:00Z" w:initials="JP">
    <w:p w14:paraId="705CA0F7" w14:textId="77777777" w:rsidR="00860B9B" w:rsidRDefault="00860B9B" w:rsidP="009E154D">
      <w:pPr>
        <w:pStyle w:val="CommentText"/>
      </w:pPr>
      <w:r>
        <w:rPr>
          <w:rStyle w:val="CommentReference"/>
        </w:rPr>
        <w:annotationRef/>
      </w:r>
      <w:r>
        <w:t>Name the protected area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69929D" w15:done="0"/>
  <w15:commentEx w15:paraId="1C173F6A" w15:done="0"/>
  <w15:commentEx w15:paraId="093CA7DC" w15:done="0"/>
  <w15:commentEx w15:paraId="58689DA1" w15:done="0"/>
  <w15:commentEx w15:paraId="705CA0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D94A0B" w16cex:dateUtc="2022-09-24T08:19:00Z"/>
  <w16cex:commentExtensible w16cex:durableId="26D94A47" w16cex:dateUtc="2022-09-24T08:20:00Z"/>
  <w16cex:commentExtensible w16cex:durableId="26D94A50" w16cex:dateUtc="2022-09-24T08:20:00Z"/>
  <w16cex:commentExtensible w16cex:durableId="26D94A72" w16cex:dateUtc="2022-09-24T08:20:00Z"/>
  <w16cex:commentExtensible w16cex:durableId="26D94ABA" w16cex:dateUtc="2022-09-24T08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69929D" w16cid:durableId="26D94A0B"/>
  <w16cid:commentId w16cid:paraId="1C173F6A" w16cid:durableId="26D94A47"/>
  <w16cid:commentId w16cid:paraId="093CA7DC" w16cid:durableId="26D94A50"/>
  <w16cid:commentId w16cid:paraId="58689DA1" w16cid:durableId="26D94A72"/>
  <w16cid:commentId w16cid:paraId="705CA0F7" w16cid:durableId="26D94A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A5"/>
    <w:rsid w:val="004631B3"/>
    <w:rsid w:val="00860B9B"/>
    <w:rsid w:val="00D1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0BF04D"/>
  <w15:chartTrackingRefBased/>
  <w15:docId w15:val="{64728B4D-A228-4173-9DD7-F51DF7E8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D101A5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101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01A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01A5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01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01A5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1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6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9756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956108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6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NBT_Batch3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CBEFC2-54E8-49DF-ACCA-D4591BCCBBFA}"/>
</file>

<file path=customXml/itemProps2.xml><?xml version="1.0" encoding="utf-8"?>
<ds:datastoreItem xmlns:ds="http://schemas.openxmlformats.org/officeDocument/2006/customXml" ds:itemID="{E23BE1DB-3F1D-4203-8F83-7967DDB11B06}"/>
</file>

<file path=customXml/itemProps3.xml><?xml version="1.0" encoding="utf-8"?>
<ds:datastoreItem xmlns:ds="http://schemas.openxmlformats.org/officeDocument/2006/customXml" ds:itemID="{1725C296-7664-48FA-9E55-16D2FBB2DF0E}"/>
</file>

<file path=customXml/itemProps4.xml><?xml version="1.0" encoding="utf-8"?>
<ds:datastoreItem xmlns:ds="http://schemas.openxmlformats.org/officeDocument/2006/customXml" ds:itemID="{7F33D7F6-C2CD-4189-8F0D-62F21287E34C}"/>
</file>

<file path=customXml/itemProps5.xml><?xml version="1.0" encoding="utf-8"?>
<ds:datastoreItem xmlns:ds="http://schemas.openxmlformats.org/officeDocument/2006/customXml" ds:itemID="{D4D2F09A-4B5A-4297-BE45-F266EE71C8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Paraboea nana</vt:lpstr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Paraboea nana</dc:title>
  <dc:subject/>
  <dc:creator>Jack Plummer</dc:creator>
  <cp:keywords/>
  <dc:description/>
  <cp:lastModifiedBy>Jack Plummer</cp:lastModifiedBy>
  <cp:revision>2</cp:revision>
  <dcterms:created xsi:type="dcterms:W3CDTF">2022-09-24T08:22:00Z</dcterms:created>
  <dcterms:modified xsi:type="dcterms:W3CDTF">2022-09-24T08:22:00Z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