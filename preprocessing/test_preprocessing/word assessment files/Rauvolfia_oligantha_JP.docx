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4BEF1" w14:textId="77777777" w:rsidR="00000000" w:rsidRDefault="00000000">
      <w:pPr>
        <w:jc w:val="center"/>
        <w:divId w:val="1208375417"/>
        <w:rPr>
          <w:rFonts w:ascii="Georgia" w:eastAsia="Times New Roman" w:hAnsi="Georgia"/>
          <w:b/>
          <w:bCs/>
          <w:sz w:val="29"/>
          <w:szCs w:val="29"/>
        </w:rPr>
      </w:pPr>
      <w:r>
        <w:rPr>
          <w:rFonts w:ascii="Georgia" w:eastAsia="Times New Roman" w:hAnsi="Georgia"/>
          <w:b/>
          <w:bCs/>
          <w:sz w:val="29"/>
          <w:szCs w:val="29"/>
        </w:rPr>
        <w:t>Draft</w:t>
      </w:r>
    </w:p>
    <w:p w14:paraId="0AEE00FD" w14:textId="77777777" w:rsidR="00000000" w:rsidRDefault="00000000">
      <w:pPr>
        <w:divId w:val="993870378"/>
        <w:rPr>
          <w:rFonts w:ascii="Georgia" w:eastAsia="Times New Roman" w:hAnsi="Georgia"/>
          <w:sz w:val="18"/>
          <w:szCs w:val="18"/>
        </w:rPr>
      </w:pPr>
      <w:r>
        <w:rPr>
          <w:rFonts w:ascii="Georgia" w:eastAsia="Times New Roman" w:hAnsi="Georgia"/>
          <w:noProof/>
          <w:sz w:val="18"/>
          <w:szCs w:val="18"/>
        </w:rPr>
        <w:drawing>
          <wp:inline distT="0" distB="0" distL="0" distR="0" wp14:anchorId="658FA59B" wp14:editId="52D11987">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A8B0CA" w14:textId="77777777" w:rsidR="00000000" w:rsidRDefault="00000000">
      <w:pPr>
        <w:shd w:val="clear" w:color="auto" w:fill="FFFFFF"/>
        <w:spacing w:before="100" w:beforeAutospacing="1" w:after="100" w:afterAutospacing="1"/>
        <w:jc w:val="right"/>
        <w:outlineLvl w:val="1"/>
        <w:divId w:val="993870378"/>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Rauvolfia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oligantha</w:t>
      </w:r>
      <w:proofErr w:type="spellEnd"/>
      <w:r>
        <w:rPr>
          <w:rFonts w:ascii="Georgia" w:eastAsia="Times New Roman" w:hAnsi="Georgia"/>
          <w:b/>
          <w:bCs/>
          <w:color w:val="000000"/>
          <w:kern w:val="36"/>
          <w:sz w:val="29"/>
          <w:szCs w:val="29"/>
        </w:rPr>
        <w:t xml:space="preserve"> - Hendrian</w:t>
      </w:r>
    </w:p>
    <w:p w14:paraId="4D932F24" w14:textId="77777777" w:rsidR="00000000" w:rsidRDefault="00000000">
      <w:pPr>
        <w:jc w:val="right"/>
        <w:divId w:val="993870378"/>
        <w:rPr>
          <w:rFonts w:ascii="Georgia" w:eastAsia="Times New Roman" w:hAnsi="Georgia"/>
          <w:sz w:val="18"/>
          <w:szCs w:val="18"/>
        </w:rPr>
      </w:pPr>
      <w:r>
        <w:rPr>
          <w:rFonts w:ascii="Georgia" w:eastAsia="Times New Roman" w:hAnsi="Georgia"/>
          <w:sz w:val="18"/>
          <w:szCs w:val="18"/>
        </w:rPr>
        <w:t xml:space="preserve">PLANTAE - TRACHEOPHYTA - MAGNOLIOPSIDA - GENTIANALES - APOCYNACEAE - </w:t>
      </w:r>
      <w:proofErr w:type="spellStart"/>
      <w:r>
        <w:rPr>
          <w:rFonts w:ascii="Georgia" w:eastAsia="Times New Roman" w:hAnsi="Georgia"/>
          <w:sz w:val="18"/>
          <w:szCs w:val="18"/>
        </w:rPr>
        <w:t>Rauvolfia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oligantha</w:t>
      </w:r>
      <w:proofErr w:type="spellEnd"/>
    </w:p>
    <w:p w14:paraId="2284584A" w14:textId="77777777" w:rsidR="00000000" w:rsidRDefault="00000000">
      <w:pPr>
        <w:pStyle w:val="NormalWeb"/>
        <w:divId w:val="1778325990"/>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p w14:paraId="4A3BCB0D" w14:textId="77777777" w:rsidR="00000000" w:rsidRDefault="00000000">
      <w:pPr>
        <w:pStyle w:val="NormalWeb"/>
        <w:divId w:val="1778325990"/>
        <w:rPr>
          <w:rFonts w:ascii="Georgia" w:hAnsi="Georgia"/>
        </w:rPr>
      </w:pPr>
      <w:r>
        <w:rPr>
          <w:rStyle w:val="datalabel1"/>
          <w:rFonts w:ascii="Georgia" w:hAnsi="Georgia"/>
        </w:rPr>
        <w:t xml:space="preserve">Taxonomic Note: </w:t>
      </w:r>
      <w:r>
        <w:rPr>
          <w:rFonts w:ascii="Georgia" w:hAnsi="Georgia"/>
        </w:rPr>
        <w:br/>
      </w:r>
      <w:proofErr w:type="spellStart"/>
      <w:r>
        <w:rPr>
          <w:rStyle w:val="Emphasis"/>
          <w:rFonts w:ascii="Georgia" w:hAnsi="Georgia"/>
        </w:rPr>
        <w:t>Rauvolfia</w:t>
      </w:r>
      <w:proofErr w:type="spellEnd"/>
      <w:r>
        <w:rPr>
          <w:rStyle w:val="Emphasis"/>
          <w:rFonts w:ascii="Georgia" w:hAnsi="Georgia"/>
        </w:rPr>
        <w:t xml:space="preserve"> </w:t>
      </w:r>
      <w:proofErr w:type="spellStart"/>
      <w:r>
        <w:rPr>
          <w:rStyle w:val="Emphasis"/>
          <w:rFonts w:ascii="Georgia" w:hAnsi="Georgia"/>
        </w:rPr>
        <w:t>oligantha</w:t>
      </w:r>
      <w:proofErr w:type="spellEnd"/>
      <w:r>
        <w:rPr>
          <w:rFonts w:ascii="Georgia" w:hAnsi="Georgia"/>
        </w:rPr>
        <w:t xml:space="preserve"> is very similar to </w:t>
      </w:r>
      <w:r>
        <w:rPr>
          <w:rStyle w:val="Emphasis"/>
          <w:rFonts w:ascii="Georgia" w:hAnsi="Georgia"/>
        </w:rPr>
        <w:t>R. rostrata</w:t>
      </w:r>
      <w:r>
        <w:rPr>
          <w:rFonts w:ascii="Georgia" w:hAnsi="Georgia"/>
        </w:rPr>
        <w:t xml:space="preserve"> by having few </w:t>
      </w:r>
      <w:proofErr w:type="gramStart"/>
      <w:r>
        <w:rPr>
          <w:rFonts w:ascii="Georgia" w:hAnsi="Georgia"/>
        </w:rPr>
        <w:t>flower</w:t>
      </w:r>
      <w:proofErr w:type="gramEnd"/>
      <w:r>
        <w:rPr>
          <w:rFonts w:ascii="Georgia" w:hAnsi="Georgia"/>
        </w:rPr>
        <w:t xml:space="preserve"> in a single cyme, peduncles delicateness, and papyraceous leaves. They differences were observed in number of bracteoles, fruit shape, and the length of corolla tube.</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22"/>
      </w:tblGrid>
      <w:tr w:rsidR="00000000" w14:paraId="03CA0E6E" w14:textId="77777777">
        <w:trPr>
          <w:tblCellSpacing w:w="15" w:type="dxa"/>
          <w:jc w:val="center"/>
        </w:trPr>
        <w:tc>
          <w:tcPr>
            <w:tcW w:w="0" w:type="auto"/>
            <w:tcBorders>
              <w:bottom w:val="single" w:sz="6" w:space="0" w:color="000000"/>
            </w:tcBorders>
            <w:shd w:val="clear" w:color="auto" w:fill="BBBBBB"/>
            <w:vAlign w:val="center"/>
            <w:hideMark/>
          </w:tcPr>
          <w:p w14:paraId="72E98617"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60B5767B" w14:textId="77777777">
        <w:trPr>
          <w:tblCellSpacing w:w="15" w:type="dxa"/>
          <w:jc w:val="center"/>
        </w:trPr>
        <w:tc>
          <w:tcPr>
            <w:tcW w:w="0" w:type="auto"/>
            <w:vAlign w:val="center"/>
            <w:hideMark/>
          </w:tcPr>
          <w:p w14:paraId="79983EFD" w14:textId="77777777" w:rsidR="00000000" w:rsidRDefault="00000000">
            <w:pPr>
              <w:spacing w:after="75"/>
              <w:rPr>
                <w:rFonts w:ascii="Georgia" w:eastAsia="Times New Roman" w:hAnsi="Georgia"/>
                <w:sz w:val="20"/>
                <w:szCs w:val="20"/>
              </w:rPr>
            </w:pPr>
            <w:r>
              <w:rPr>
                <w:rFonts w:ascii="Georgia" w:eastAsia="Times New Roman" w:hAnsi="Georgia"/>
                <w:sz w:val="20"/>
                <w:szCs w:val="20"/>
              </w:rPr>
              <w:t>DD - Data Deficient, (IUCN version 3.1)</w:t>
            </w:r>
          </w:p>
        </w:tc>
      </w:tr>
    </w:tbl>
    <w:p w14:paraId="2C8F2F37" w14:textId="77777777" w:rsidR="00000000" w:rsidRDefault="00000000">
      <w:pPr>
        <w:pStyle w:val="Heading1"/>
        <w:divId w:val="1622607776"/>
        <w:rPr>
          <w:rFonts w:ascii="Georgia" w:eastAsia="Times New Roman" w:hAnsi="Georgia"/>
          <w:sz w:val="29"/>
          <w:szCs w:val="29"/>
        </w:rPr>
      </w:pPr>
      <w:r>
        <w:rPr>
          <w:rFonts w:ascii="Georgia" w:eastAsia="Times New Roman" w:hAnsi="Georgia"/>
          <w:sz w:val="29"/>
          <w:szCs w:val="29"/>
        </w:rPr>
        <w:t>Red List Assessment</w:t>
      </w:r>
    </w:p>
    <w:p w14:paraId="0C13255A" w14:textId="77777777" w:rsidR="00000000" w:rsidRDefault="00000000">
      <w:pPr>
        <w:pStyle w:val="Heading2"/>
        <w:divId w:val="1622607776"/>
        <w:rPr>
          <w:rFonts w:ascii="Georgia" w:eastAsia="Times New Roman" w:hAnsi="Georgia"/>
          <w:sz w:val="27"/>
          <w:szCs w:val="27"/>
        </w:rPr>
      </w:pPr>
      <w:r>
        <w:rPr>
          <w:rFonts w:ascii="Georgia" w:eastAsia="Times New Roman" w:hAnsi="Georgia"/>
          <w:sz w:val="27"/>
          <w:szCs w:val="27"/>
        </w:rPr>
        <w:t>Assessment Information</w:t>
      </w:r>
    </w:p>
    <w:p w14:paraId="558CB567" w14:textId="77777777" w:rsidR="00000000" w:rsidRDefault="00000000">
      <w:pPr>
        <w:pStyle w:val="NormalWeb"/>
        <w:divId w:val="1622607776"/>
        <w:rPr>
          <w:rFonts w:ascii="Georgia" w:hAnsi="Georgia"/>
        </w:rPr>
      </w:pPr>
      <w:r>
        <w:rPr>
          <w:rStyle w:val="datalabel1"/>
          <w:rFonts w:ascii="Georgia" w:hAnsi="Georgia"/>
        </w:rPr>
        <w:t xml:space="preserve">Date of Assessment: </w:t>
      </w:r>
      <w:r>
        <w:rPr>
          <w:rFonts w:ascii="Georgia" w:hAnsi="Georgia"/>
        </w:rPr>
        <w:t>2021-07-06</w:t>
      </w:r>
    </w:p>
    <w:p w14:paraId="121803BE" w14:textId="77777777" w:rsidR="00000000" w:rsidRDefault="00000000">
      <w:pPr>
        <w:pStyle w:val="NormalWeb"/>
        <w:divId w:val="1622607776"/>
        <w:rPr>
          <w:rFonts w:ascii="Georgia" w:hAnsi="Georgia"/>
        </w:rPr>
      </w:pPr>
      <w:r>
        <w:rPr>
          <w:rStyle w:val="datalabel1"/>
          <w:rFonts w:ascii="Georgia" w:hAnsi="Georgia"/>
        </w:rPr>
        <w:t xml:space="preserve">Regions: </w:t>
      </w:r>
      <w:r>
        <w:rPr>
          <w:rFonts w:ascii="Georgia" w:hAnsi="Georgia"/>
        </w:rPr>
        <w:t>Global</w:t>
      </w:r>
    </w:p>
    <w:p w14:paraId="3E5442E6" w14:textId="77777777" w:rsidR="00000000" w:rsidRDefault="00000000">
      <w:pPr>
        <w:pStyle w:val="Heading2"/>
        <w:divId w:val="1622607776"/>
        <w:rPr>
          <w:rFonts w:ascii="Georgia" w:eastAsia="Times New Roman" w:hAnsi="Georgia"/>
          <w:sz w:val="27"/>
          <w:szCs w:val="27"/>
        </w:rPr>
      </w:pPr>
      <w:r>
        <w:rPr>
          <w:rFonts w:ascii="Georgia" w:eastAsia="Times New Roman" w:hAnsi="Georgia"/>
          <w:sz w:val="27"/>
          <w:szCs w:val="27"/>
        </w:rPr>
        <w:t>Assessment Rationale</w:t>
      </w:r>
    </w:p>
    <w:p w14:paraId="41975835" w14:textId="690ECA13" w:rsidR="00000000" w:rsidRDefault="00000000">
      <w:pPr>
        <w:pStyle w:val="NormalWeb"/>
        <w:divId w:val="1622607776"/>
        <w:rPr>
          <w:rStyle w:val="pageassessmentclassschemecontent"/>
        </w:rPr>
      </w:pPr>
      <w:proofErr w:type="spellStart"/>
      <w:r>
        <w:rPr>
          <w:rStyle w:val="Emphasis"/>
          <w:rFonts w:ascii="Georgia" w:hAnsi="Georgia"/>
        </w:rPr>
        <w:t>Rauvolfia</w:t>
      </w:r>
      <w:proofErr w:type="spellEnd"/>
      <w:r>
        <w:rPr>
          <w:rStyle w:val="Emphasis"/>
          <w:rFonts w:ascii="Georgia" w:hAnsi="Georgia"/>
        </w:rPr>
        <w:t xml:space="preserve"> </w:t>
      </w:r>
      <w:proofErr w:type="spellStart"/>
      <w:r>
        <w:rPr>
          <w:rStyle w:val="Emphasis"/>
          <w:rFonts w:ascii="Georgia" w:hAnsi="Georgia"/>
        </w:rPr>
        <w:t>oligantha</w:t>
      </w:r>
      <w:proofErr w:type="spellEnd"/>
      <w:r>
        <w:rPr>
          <w:rStyle w:val="Emphasis"/>
          <w:rFonts w:ascii="Georgia" w:hAnsi="Georgia"/>
        </w:rPr>
        <w:t xml:space="preserve"> </w:t>
      </w:r>
      <w:r>
        <w:rPr>
          <w:rFonts w:ascii="Georgia" w:hAnsi="Georgia"/>
        </w:rPr>
        <w:t xml:space="preserve">Hendrian is a medium-sized shrub with 2-5 meter tall. This species is native to Indonesia and previously considered as Java endemic because no information stated its occurrence other than in Central Java, Indonesia, from specimens collected in 1900 and 1901 (Hendrian and Middleton 1998, Middleton 2007). The limited records are only known from the type specimen that were originally collected from only </w:t>
      </w:r>
      <w:commentRangeStart w:id="0"/>
      <w:r>
        <w:rPr>
          <w:rFonts w:ascii="Georgia" w:hAnsi="Georgia"/>
        </w:rPr>
        <w:t>one locality</w:t>
      </w:r>
      <w:commentRangeEnd w:id="0"/>
      <w:r w:rsidR="00DF2D5D">
        <w:rPr>
          <w:rStyle w:val="CommentReference"/>
        </w:rPr>
        <w:commentReference w:id="0"/>
      </w:r>
      <w:r>
        <w:rPr>
          <w:rFonts w:ascii="Georgia" w:hAnsi="Georgia"/>
        </w:rPr>
        <w:t xml:space="preserve"> in Central Java: </w:t>
      </w:r>
      <w:proofErr w:type="spellStart"/>
      <w:r>
        <w:rPr>
          <w:rFonts w:ascii="Georgia" w:hAnsi="Georgia"/>
        </w:rPr>
        <w:t>Pringombo</w:t>
      </w:r>
      <w:proofErr w:type="spellEnd"/>
      <w:r>
        <w:rPr>
          <w:rFonts w:ascii="Georgia" w:hAnsi="Georgia"/>
        </w:rPr>
        <w:t xml:space="preserve"> and </w:t>
      </w:r>
      <w:proofErr w:type="spellStart"/>
      <w:r>
        <w:rPr>
          <w:rFonts w:ascii="Georgia" w:hAnsi="Georgia"/>
        </w:rPr>
        <w:t>Kertamukti</w:t>
      </w:r>
      <w:proofErr w:type="spellEnd"/>
      <w:r>
        <w:rPr>
          <w:rFonts w:ascii="Georgia" w:hAnsi="Georgia"/>
        </w:rPr>
        <w:t xml:space="preserve">, </w:t>
      </w:r>
      <w:proofErr w:type="spellStart"/>
      <w:r>
        <w:rPr>
          <w:rFonts w:ascii="Georgia" w:hAnsi="Georgia"/>
        </w:rPr>
        <w:t>Banjarnegara</w:t>
      </w:r>
      <w:proofErr w:type="spellEnd"/>
      <w:r>
        <w:rPr>
          <w:rFonts w:ascii="Georgia" w:hAnsi="Georgia"/>
        </w:rPr>
        <w:t xml:space="preserve"> District. Interestingly, a new identification was made for another locality in </w:t>
      </w:r>
      <w:proofErr w:type="spellStart"/>
      <w:r>
        <w:rPr>
          <w:rFonts w:ascii="Georgia" w:hAnsi="Georgia"/>
        </w:rPr>
        <w:t>Minahasa</w:t>
      </w:r>
      <w:proofErr w:type="spellEnd"/>
      <w:r>
        <w:rPr>
          <w:rFonts w:ascii="Georgia" w:hAnsi="Georgia"/>
        </w:rPr>
        <w:t xml:space="preserve">, Sulawesi without further details on its geographic area and habitat (MNHN, </w:t>
      </w:r>
      <w:proofErr w:type="spellStart"/>
      <w:r>
        <w:rPr>
          <w:rFonts w:ascii="Georgia" w:hAnsi="Georgia"/>
        </w:rPr>
        <w:t>Chagnouz</w:t>
      </w:r>
      <w:proofErr w:type="spellEnd"/>
      <w:r>
        <w:rPr>
          <w:rFonts w:ascii="Georgia" w:hAnsi="Georgia"/>
        </w:rPr>
        <w:t xml:space="preserve"> S 2023). The two localities spanned across two </w:t>
      </w:r>
      <w:proofErr w:type="gramStart"/>
      <w:r>
        <w:rPr>
          <w:rFonts w:ascii="Georgia" w:hAnsi="Georgia"/>
        </w:rPr>
        <w:t>bioregion</w:t>
      </w:r>
      <w:proofErr w:type="gramEnd"/>
      <w:r>
        <w:rPr>
          <w:rFonts w:ascii="Georgia" w:hAnsi="Georgia"/>
        </w:rPr>
        <w:t xml:space="preserve">, lead to more uncertainty on its current existence within the extent of occurrence. No recent survey concerning its population, habitat, its uses, and quantitative measurement for its declining population are available to support the best assessment. On the other hand, ongoing threats in </w:t>
      </w:r>
      <w:proofErr w:type="gramStart"/>
      <w:r>
        <w:rPr>
          <w:rFonts w:ascii="Georgia" w:hAnsi="Georgia"/>
        </w:rPr>
        <w:t>this particular districts</w:t>
      </w:r>
      <w:proofErr w:type="gramEnd"/>
      <w:r>
        <w:rPr>
          <w:rFonts w:ascii="Georgia" w:hAnsi="Georgia"/>
        </w:rPr>
        <w:t xml:space="preserve"> are extensive agriculture for crop production, as well as residential development for housing in surrounding location, assumed to continue in the </w:t>
      </w:r>
      <w:commentRangeStart w:id="1"/>
      <w:r>
        <w:rPr>
          <w:rFonts w:ascii="Georgia" w:hAnsi="Georgia"/>
        </w:rPr>
        <w:t>future</w:t>
      </w:r>
      <w:commentRangeEnd w:id="1"/>
      <w:r w:rsidR="00DF2D5D">
        <w:rPr>
          <w:rStyle w:val="CommentReference"/>
        </w:rPr>
        <w:commentReference w:id="1"/>
      </w:r>
      <w:r>
        <w:rPr>
          <w:rFonts w:ascii="Georgia" w:hAnsi="Georgia"/>
        </w:rPr>
        <w:t>.</w:t>
      </w:r>
      <w:ins w:id="2" w:author="Jack Plummer" w:date="2023-12-06T17:10:00Z">
        <w:r w:rsidR="00DF2D5D">
          <w:rPr>
            <w:rFonts w:ascii="Georgia" w:hAnsi="Georgia"/>
          </w:rPr>
          <w:t xml:space="preserve"> </w:t>
        </w:r>
      </w:ins>
      <w:r>
        <w:rPr>
          <w:rFonts w:ascii="Georgia" w:hAnsi="Georgia"/>
        </w:rPr>
        <w:t xml:space="preserve"> Based on </w:t>
      </w:r>
      <w:proofErr w:type="gramStart"/>
      <w:r>
        <w:rPr>
          <w:rFonts w:ascii="Georgia" w:hAnsi="Georgia"/>
        </w:rPr>
        <w:t>these argument</w:t>
      </w:r>
      <w:proofErr w:type="gramEnd"/>
      <w:r>
        <w:rPr>
          <w:rFonts w:ascii="Georgia" w:hAnsi="Georgia"/>
        </w:rPr>
        <w:t>, this species is categorized as Data Deficient. It is recommended that the species is subject to survey for its further conservation assessment and actions.</w:t>
      </w:r>
    </w:p>
    <w:p w14:paraId="661FBD3F" w14:textId="77777777" w:rsidR="00000000" w:rsidRDefault="00000000">
      <w:pPr>
        <w:pStyle w:val="Heading1"/>
        <w:divId w:val="1540361839"/>
        <w:rPr>
          <w:rFonts w:eastAsia="Times New Roman"/>
          <w:sz w:val="29"/>
          <w:szCs w:val="29"/>
        </w:rPr>
      </w:pPr>
      <w:r>
        <w:rPr>
          <w:rFonts w:ascii="Georgia" w:eastAsia="Times New Roman" w:hAnsi="Georgia"/>
          <w:sz w:val="29"/>
          <w:szCs w:val="29"/>
        </w:rPr>
        <w:t>Distribution</w:t>
      </w:r>
    </w:p>
    <w:p w14:paraId="6AAC0B7A" w14:textId="77777777" w:rsidR="00000000" w:rsidRDefault="00000000">
      <w:pPr>
        <w:pStyle w:val="Heading2"/>
        <w:divId w:val="1540361839"/>
        <w:rPr>
          <w:rFonts w:ascii="Georgia" w:eastAsia="Times New Roman" w:hAnsi="Georgia"/>
          <w:sz w:val="27"/>
          <w:szCs w:val="27"/>
        </w:rPr>
      </w:pPr>
      <w:r>
        <w:rPr>
          <w:rFonts w:ascii="Georgia" w:eastAsia="Times New Roman" w:hAnsi="Georgia"/>
          <w:sz w:val="27"/>
          <w:szCs w:val="27"/>
        </w:rPr>
        <w:t>Geographic Range</w:t>
      </w:r>
    </w:p>
    <w:p w14:paraId="65412F3E" w14:textId="77777777" w:rsidR="00000000" w:rsidRDefault="00000000">
      <w:pPr>
        <w:pStyle w:val="NormalWeb"/>
        <w:divId w:val="1540361839"/>
        <w:rPr>
          <w:rFonts w:ascii="Georgia" w:hAnsi="Georgia"/>
        </w:rPr>
      </w:pPr>
      <w:commentRangeStart w:id="3"/>
      <w:proofErr w:type="spellStart"/>
      <w:r>
        <w:rPr>
          <w:rStyle w:val="Emphasis"/>
          <w:rFonts w:ascii="Georgia" w:hAnsi="Georgia"/>
        </w:rPr>
        <w:t>Rauvolfia</w:t>
      </w:r>
      <w:proofErr w:type="spellEnd"/>
      <w:r>
        <w:rPr>
          <w:rStyle w:val="Emphasis"/>
          <w:rFonts w:ascii="Georgia" w:hAnsi="Georgia"/>
        </w:rPr>
        <w:t xml:space="preserve"> </w:t>
      </w:r>
      <w:proofErr w:type="spellStart"/>
      <w:r>
        <w:rPr>
          <w:rStyle w:val="Emphasis"/>
          <w:rFonts w:ascii="Georgia" w:hAnsi="Georgia"/>
        </w:rPr>
        <w:t>oligantha</w:t>
      </w:r>
      <w:proofErr w:type="spellEnd"/>
      <w:r>
        <w:rPr>
          <w:rStyle w:val="Emphasis"/>
          <w:rFonts w:ascii="Georgia" w:hAnsi="Georgia"/>
        </w:rPr>
        <w:t xml:space="preserve"> </w:t>
      </w:r>
      <w:r>
        <w:rPr>
          <w:rFonts w:ascii="Georgia" w:hAnsi="Georgia"/>
        </w:rPr>
        <w:t>Hendrian, is a small herb that also called as few-flowered serpent wood.</w:t>
      </w:r>
      <w:commentRangeEnd w:id="3"/>
      <w:r w:rsidR="00DF2D5D">
        <w:rPr>
          <w:rStyle w:val="CommentReference"/>
        </w:rPr>
        <w:commentReference w:id="3"/>
      </w:r>
      <w:r>
        <w:rPr>
          <w:rFonts w:ascii="Georgia" w:hAnsi="Georgia"/>
        </w:rPr>
        <w:t xml:space="preserve"> This species is firstly described as an accepted new species in 1999. It was found previously only in Central Java, Indonesia (Hendrian and Middleton 1999), which were examined from specimens collected from </w:t>
      </w:r>
      <w:proofErr w:type="spellStart"/>
      <w:r>
        <w:rPr>
          <w:rFonts w:ascii="Georgia" w:hAnsi="Georgia"/>
        </w:rPr>
        <w:t>Grenjeng</w:t>
      </w:r>
      <w:proofErr w:type="spellEnd"/>
      <w:r>
        <w:rPr>
          <w:rFonts w:ascii="Georgia" w:hAnsi="Georgia"/>
        </w:rPr>
        <w:t xml:space="preserve"> Forest Area and </w:t>
      </w:r>
      <w:proofErr w:type="spellStart"/>
      <w:r>
        <w:rPr>
          <w:rFonts w:ascii="Georgia" w:hAnsi="Georgia"/>
        </w:rPr>
        <w:t>Pringombo</w:t>
      </w:r>
      <w:proofErr w:type="spellEnd"/>
      <w:r>
        <w:rPr>
          <w:rFonts w:ascii="Georgia" w:hAnsi="Georgia"/>
        </w:rPr>
        <w:t xml:space="preserve">, </w:t>
      </w:r>
      <w:proofErr w:type="spellStart"/>
      <w:r>
        <w:rPr>
          <w:rFonts w:ascii="Georgia" w:hAnsi="Georgia"/>
        </w:rPr>
        <w:t>Bojonegoro</w:t>
      </w:r>
      <w:proofErr w:type="spellEnd"/>
      <w:r>
        <w:rPr>
          <w:rFonts w:ascii="Georgia" w:hAnsi="Georgia"/>
        </w:rPr>
        <w:t xml:space="preserve"> District/</w:t>
      </w:r>
      <w:proofErr w:type="spellStart"/>
      <w:r>
        <w:rPr>
          <w:rFonts w:ascii="Georgia" w:hAnsi="Georgia"/>
        </w:rPr>
        <w:t>Kabupaten</w:t>
      </w:r>
      <w:proofErr w:type="spellEnd"/>
      <w:r>
        <w:rPr>
          <w:rFonts w:ascii="Georgia" w:hAnsi="Georgia"/>
        </w:rPr>
        <w:t xml:space="preserve"> in 1900 and 1901, respectively. An </w:t>
      </w:r>
      <w:proofErr w:type="gramStart"/>
      <w:r>
        <w:rPr>
          <w:rFonts w:ascii="Georgia" w:hAnsi="Georgia"/>
        </w:rPr>
        <w:t>additional occurrences</w:t>
      </w:r>
      <w:proofErr w:type="gramEnd"/>
      <w:r>
        <w:rPr>
          <w:rFonts w:ascii="Georgia" w:hAnsi="Georgia"/>
        </w:rPr>
        <w:t xml:space="preserve"> was revealed from </w:t>
      </w:r>
      <w:proofErr w:type="spellStart"/>
      <w:r>
        <w:rPr>
          <w:rFonts w:ascii="Georgia" w:hAnsi="Georgia"/>
        </w:rPr>
        <w:t>Minahasa</w:t>
      </w:r>
      <w:proofErr w:type="spellEnd"/>
      <w:r>
        <w:rPr>
          <w:rFonts w:ascii="Georgia" w:hAnsi="Georgia"/>
        </w:rPr>
        <w:t xml:space="preserve"> (northern part of Sulawesi Island) in 2004 which was examined from 1897 collection in MNHN Paris, without further details concerning its location and habitat (MNHN </w:t>
      </w:r>
      <w:r>
        <w:rPr>
          <w:rFonts w:ascii="Georgia" w:hAnsi="Georgia"/>
        </w:rPr>
        <w:lastRenderedPageBreak/>
        <w:t>2023, https://science.mnhn.fr/institution/mnhn/collection/p/item/p04206371)</w:t>
      </w:r>
      <w:commentRangeStart w:id="4"/>
      <w:r>
        <w:rPr>
          <w:rFonts w:ascii="Georgia" w:hAnsi="Georgia"/>
        </w:rPr>
        <w:t>.</w:t>
      </w:r>
      <w:commentRangeEnd w:id="4"/>
      <w:r w:rsidR="00DF2D5D">
        <w:rPr>
          <w:rStyle w:val="CommentReference"/>
        </w:rPr>
        <w:commentReference w:id="4"/>
      </w:r>
      <w:r>
        <w:rPr>
          <w:rFonts w:ascii="Georgia" w:hAnsi="Georgia"/>
        </w:rPr>
        <w:t xml:space="preserve"> </w:t>
      </w:r>
      <w:commentRangeStart w:id="5"/>
      <w:r>
        <w:rPr>
          <w:rFonts w:ascii="Georgia" w:hAnsi="Georgia"/>
        </w:rPr>
        <w:t>Since the records were very old, no collections reported recently, the locations and habitat are very uncertain, the proposed conservation status of this species is data deficient. Surveys are needed to determine its distribution and population, considering the potential uses and trades of the species under the threat of human-induced habitat degradation.</w:t>
      </w:r>
      <w:commentRangeEnd w:id="5"/>
      <w:r w:rsidR="00DF2D5D">
        <w:rPr>
          <w:rStyle w:val="CommentReference"/>
        </w:rPr>
        <w:commentReference w:id="5"/>
      </w:r>
    </w:p>
    <w:p w14:paraId="10BE5B42" w14:textId="77777777" w:rsidR="00000000" w:rsidRDefault="00000000">
      <w:pPr>
        <w:pStyle w:val="Heading2"/>
        <w:divId w:val="1540361839"/>
        <w:rPr>
          <w:rFonts w:ascii="Georgia" w:eastAsia="Times New Roman" w:hAnsi="Georgia"/>
          <w:sz w:val="27"/>
          <w:szCs w:val="27"/>
        </w:rPr>
      </w:pPr>
      <w:commentRangeStart w:id="6"/>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345"/>
        <w:gridCol w:w="2623"/>
        <w:gridCol w:w="4042"/>
      </w:tblGrid>
      <w:tr w:rsidR="00000000" w14:paraId="0CF8E660" w14:textId="77777777">
        <w:trPr>
          <w:divId w:val="1540361839"/>
          <w:tblCellSpacing w:w="15" w:type="dxa"/>
        </w:trPr>
        <w:tc>
          <w:tcPr>
            <w:tcW w:w="0" w:type="auto"/>
            <w:tcBorders>
              <w:bottom w:val="single" w:sz="6" w:space="0" w:color="000000"/>
            </w:tcBorders>
            <w:shd w:val="clear" w:color="auto" w:fill="BBBBBB"/>
            <w:vAlign w:val="center"/>
            <w:hideMark/>
          </w:tcPr>
          <w:p w14:paraId="71BF9E8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5F30CF8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6E96098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321A77B" w14:textId="77777777">
        <w:trPr>
          <w:divId w:val="1540361839"/>
          <w:tblCellSpacing w:w="15" w:type="dxa"/>
        </w:trPr>
        <w:tc>
          <w:tcPr>
            <w:tcW w:w="0" w:type="auto"/>
            <w:vAlign w:val="center"/>
            <w:hideMark/>
          </w:tcPr>
          <w:p w14:paraId="43AAB27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068C4A0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F01CCF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Referring to 3 herbarium specimens observed, this species was found in 1 location in Java Island, Indonesia.</w:t>
            </w:r>
          </w:p>
        </w:tc>
      </w:tr>
    </w:tbl>
    <w:p w14:paraId="0D22DB8D" w14:textId="77777777" w:rsidR="00000000" w:rsidRDefault="00000000">
      <w:pPr>
        <w:pStyle w:val="Heading2"/>
        <w:divId w:val="1540361839"/>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60"/>
        <w:gridCol w:w="7150"/>
      </w:tblGrid>
      <w:tr w:rsidR="00000000" w14:paraId="462A6C55" w14:textId="77777777">
        <w:trPr>
          <w:divId w:val="1540361839"/>
          <w:tblCellSpacing w:w="15" w:type="dxa"/>
        </w:trPr>
        <w:tc>
          <w:tcPr>
            <w:tcW w:w="0" w:type="auto"/>
            <w:tcBorders>
              <w:bottom w:val="single" w:sz="6" w:space="0" w:color="000000"/>
            </w:tcBorders>
            <w:shd w:val="clear" w:color="auto" w:fill="BBBBBB"/>
            <w:vAlign w:val="center"/>
            <w:hideMark/>
          </w:tcPr>
          <w:p w14:paraId="0D4D56B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6B05521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CC77EE8" w14:textId="77777777">
        <w:trPr>
          <w:divId w:val="1540361839"/>
          <w:tblCellSpacing w:w="15" w:type="dxa"/>
        </w:trPr>
        <w:tc>
          <w:tcPr>
            <w:tcW w:w="0" w:type="auto"/>
            <w:vAlign w:val="center"/>
            <w:hideMark/>
          </w:tcPr>
          <w:p w14:paraId="648AD30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w:t>
            </w:r>
          </w:p>
        </w:tc>
        <w:tc>
          <w:tcPr>
            <w:tcW w:w="0" w:type="auto"/>
            <w:vAlign w:val="center"/>
            <w:hideMark/>
          </w:tcPr>
          <w:p w14:paraId="3CCE2E0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Three herbarium specimens observed, obtained from 1 location: </w:t>
            </w:r>
            <w:proofErr w:type="spellStart"/>
            <w:r>
              <w:rPr>
                <w:rFonts w:ascii="Georgia" w:eastAsia="Times New Roman" w:hAnsi="Georgia"/>
                <w:sz w:val="18"/>
                <w:szCs w:val="18"/>
              </w:rPr>
              <w:t>Pringombo</w:t>
            </w:r>
            <w:proofErr w:type="spellEnd"/>
            <w:r>
              <w:rPr>
                <w:rFonts w:ascii="Georgia" w:eastAsia="Times New Roman" w:hAnsi="Georgia"/>
                <w:sz w:val="18"/>
                <w:szCs w:val="18"/>
              </w:rPr>
              <w:t xml:space="preserve">, </w:t>
            </w:r>
            <w:proofErr w:type="spellStart"/>
            <w:r>
              <w:rPr>
                <w:rFonts w:ascii="Georgia" w:eastAsia="Times New Roman" w:hAnsi="Georgia"/>
                <w:sz w:val="18"/>
                <w:szCs w:val="18"/>
              </w:rPr>
              <w:t>Banjarnegara</w:t>
            </w:r>
            <w:proofErr w:type="spellEnd"/>
            <w:r>
              <w:rPr>
                <w:rFonts w:ascii="Georgia" w:eastAsia="Times New Roman" w:hAnsi="Georgia"/>
                <w:sz w:val="18"/>
                <w:szCs w:val="18"/>
              </w:rPr>
              <w:t>, Central Java.</w:t>
            </w:r>
          </w:p>
        </w:tc>
      </w:tr>
    </w:tbl>
    <w:p w14:paraId="1C5C5A02" w14:textId="77777777" w:rsidR="00000000" w:rsidRDefault="00000000">
      <w:pPr>
        <w:pStyle w:val="Heading2"/>
        <w:divId w:val="1540361839"/>
        <w:rPr>
          <w:rFonts w:ascii="Georgia" w:eastAsia="Times New Roman" w:hAnsi="Georgia"/>
          <w:sz w:val="27"/>
          <w:szCs w:val="27"/>
        </w:rPr>
      </w:pPr>
      <w:r>
        <w:rPr>
          <w:rFonts w:ascii="Georgia" w:eastAsia="Times New Roman" w:hAnsi="Georgia"/>
          <w:sz w:val="27"/>
          <w:szCs w:val="27"/>
        </w:rPr>
        <w:t>Elevation / Depth / Depth Zones</w:t>
      </w:r>
      <w:commentRangeEnd w:id="6"/>
      <w:r w:rsidR="00DF2D5D">
        <w:rPr>
          <w:rStyle w:val="CommentReference"/>
          <w:b w:val="0"/>
          <w:bCs w:val="0"/>
        </w:rPr>
        <w:commentReference w:id="6"/>
      </w:r>
    </w:p>
    <w:p w14:paraId="1DF5BC65" w14:textId="77777777" w:rsidR="00000000" w:rsidRDefault="00000000">
      <w:pPr>
        <w:pStyle w:val="NormalWeb"/>
        <w:divId w:val="1540361839"/>
        <w:rPr>
          <w:rFonts w:ascii="Georgia" w:hAnsi="Georgia"/>
        </w:rPr>
      </w:pPr>
      <w:r>
        <w:rPr>
          <w:rStyle w:val="datalabel1"/>
          <w:rFonts w:ascii="Georgia" w:hAnsi="Georgia"/>
        </w:rPr>
        <w:t xml:space="preserve">Elevation Lower Limit (in metres above sea level): </w:t>
      </w:r>
      <w:r>
        <w:rPr>
          <w:rFonts w:ascii="Georgia" w:hAnsi="Georgia"/>
        </w:rPr>
        <w:t>800</w:t>
      </w:r>
    </w:p>
    <w:p w14:paraId="774934F9" w14:textId="77777777" w:rsidR="00000000" w:rsidRDefault="00000000">
      <w:pPr>
        <w:pStyle w:val="NormalWeb"/>
        <w:divId w:val="1540361839"/>
        <w:rPr>
          <w:rFonts w:ascii="Georgia" w:hAnsi="Georgia"/>
        </w:rPr>
      </w:pPr>
      <w:r>
        <w:rPr>
          <w:rStyle w:val="datalabel1"/>
          <w:rFonts w:ascii="Georgia" w:hAnsi="Georgia"/>
        </w:rPr>
        <w:t xml:space="preserve">Elevation Upper Limit (in metres above sea level): </w:t>
      </w:r>
      <w:r>
        <w:rPr>
          <w:rFonts w:ascii="Georgia" w:hAnsi="Georgia"/>
        </w:rPr>
        <w:t>1000</w:t>
      </w:r>
    </w:p>
    <w:p w14:paraId="4E821CD5" w14:textId="77777777" w:rsidR="00000000" w:rsidRDefault="00000000">
      <w:pPr>
        <w:pStyle w:val="Heading2"/>
        <w:divId w:val="1540361839"/>
        <w:rPr>
          <w:rFonts w:ascii="Georgia" w:eastAsia="Times New Roman" w:hAnsi="Georgia"/>
          <w:sz w:val="27"/>
          <w:szCs w:val="27"/>
        </w:rPr>
      </w:pPr>
      <w:r>
        <w:rPr>
          <w:rFonts w:ascii="Georgia" w:eastAsia="Times New Roman" w:hAnsi="Georgia"/>
          <w:sz w:val="27"/>
          <w:szCs w:val="27"/>
        </w:rPr>
        <w:t>Biogeographic Realms</w:t>
      </w:r>
    </w:p>
    <w:p w14:paraId="7098F244" w14:textId="77777777" w:rsidR="00000000" w:rsidRDefault="00000000">
      <w:pPr>
        <w:pStyle w:val="NormalWeb"/>
        <w:divId w:val="1540361839"/>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36930135" w14:textId="77777777" w:rsidR="00000000" w:rsidRDefault="00000000">
      <w:pPr>
        <w:pStyle w:val="Heading1"/>
        <w:divId w:val="1261639401"/>
        <w:rPr>
          <w:rFonts w:ascii="Georgia" w:eastAsia="Times New Roman" w:hAnsi="Georgia"/>
          <w:sz w:val="29"/>
          <w:szCs w:val="29"/>
        </w:rPr>
      </w:pPr>
      <w:r>
        <w:rPr>
          <w:rFonts w:ascii="Georgia" w:eastAsia="Times New Roman" w:hAnsi="Georgia"/>
          <w:sz w:val="29"/>
          <w:szCs w:val="29"/>
        </w:rPr>
        <w:t>Occurrence</w:t>
      </w:r>
    </w:p>
    <w:p w14:paraId="40A21450" w14:textId="77777777" w:rsidR="00000000" w:rsidRDefault="00000000">
      <w:pPr>
        <w:pStyle w:val="Heading2"/>
        <w:divId w:val="1261639401"/>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559"/>
        <w:gridCol w:w="1290"/>
        <w:gridCol w:w="657"/>
        <w:gridCol w:w="1430"/>
        <w:gridCol w:w="1154"/>
      </w:tblGrid>
      <w:tr w:rsidR="00000000" w14:paraId="434E49D0" w14:textId="77777777">
        <w:trPr>
          <w:divId w:val="1261639401"/>
          <w:tblCellSpacing w:w="15" w:type="dxa"/>
        </w:trPr>
        <w:tc>
          <w:tcPr>
            <w:tcW w:w="0" w:type="auto"/>
            <w:tcBorders>
              <w:bottom w:val="single" w:sz="6" w:space="0" w:color="000000"/>
            </w:tcBorders>
            <w:shd w:val="clear" w:color="auto" w:fill="BBBBBB"/>
            <w:vAlign w:val="center"/>
            <w:hideMark/>
          </w:tcPr>
          <w:p w14:paraId="24F2148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760A8C9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0DC00E8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1BFA98E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77C7B3E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5E3C6EAD" w14:textId="77777777">
        <w:trPr>
          <w:divId w:val="1261639401"/>
          <w:tblCellSpacing w:w="15" w:type="dxa"/>
        </w:trPr>
        <w:tc>
          <w:tcPr>
            <w:tcW w:w="0" w:type="auto"/>
            <w:tcBorders>
              <w:bottom w:val="single" w:sz="6" w:space="0" w:color="CCCCCC"/>
            </w:tcBorders>
            <w:vAlign w:val="center"/>
            <w:hideMark/>
          </w:tcPr>
          <w:p w14:paraId="2D728BC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Indonesia -&gt; Jawa</w:t>
            </w:r>
          </w:p>
        </w:tc>
        <w:tc>
          <w:tcPr>
            <w:tcW w:w="0" w:type="auto"/>
            <w:tcBorders>
              <w:bottom w:val="single" w:sz="6" w:space="0" w:color="CCCCCC"/>
            </w:tcBorders>
            <w:vAlign w:val="center"/>
            <w:hideMark/>
          </w:tcPr>
          <w:p w14:paraId="1E6820C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Possibly Extant</w:t>
            </w:r>
          </w:p>
        </w:tc>
        <w:tc>
          <w:tcPr>
            <w:tcW w:w="0" w:type="auto"/>
            <w:tcBorders>
              <w:bottom w:val="single" w:sz="6" w:space="0" w:color="CCCCCC"/>
            </w:tcBorders>
            <w:vAlign w:val="center"/>
            <w:hideMark/>
          </w:tcPr>
          <w:p w14:paraId="1BBDB4C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7CD0B4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035E26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4F6EBF15" w14:textId="77777777" w:rsidR="00000000" w:rsidRDefault="00000000">
      <w:pPr>
        <w:pStyle w:val="Heading1"/>
        <w:divId w:val="26032683"/>
        <w:rPr>
          <w:rFonts w:ascii="Georgia" w:eastAsia="Times New Roman" w:hAnsi="Georgia"/>
          <w:sz w:val="29"/>
          <w:szCs w:val="29"/>
        </w:rPr>
      </w:pPr>
      <w:r>
        <w:rPr>
          <w:rFonts w:ascii="Georgia" w:eastAsia="Times New Roman" w:hAnsi="Georgia"/>
          <w:sz w:val="29"/>
          <w:szCs w:val="29"/>
        </w:rPr>
        <w:t>Population</w:t>
      </w:r>
    </w:p>
    <w:p w14:paraId="66A57978" w14:textId="77777777" w:rsidR="00000000" w:rsidRDefault="00000000">
      <w:pPr>
        <w:pStyle w:val="NormalWeb"/>
        <w:divId w:val="26032683"/>
        <w:rPr>
          <w:rFonts w:ascii="Georgia" w:hAnsi="Georgia"/>
        </w:rPr>
      </w:pPr>
      <w:r>
        <w:rPr>
          <w:rFonts w:ascii="Georgia" w:hAnsi="Georgia"/>
        </w:rPr>
        <w:t>There is no documentation concerning population information of this species. According to the current condition of its localities which indicates continuing land transformation especially ones in Java Island (Google Earth 2023), population of the species, if there is any, is possible to decline. A targeted survey is needed to determine the current population.</w:t>
      </w:r>
    </w:p>
    <w:p w14:paraId="7531DF8F" w14:textId="77777777" w:rsidR="00000000" w:rsidRDefault="00000000">
      <w:pPr>
        <w:pStyle w:val="Heading2"/>
        <w:divId w:val="26032683"/>
        <w:rPr>
          <w:rFonts w:ascii="Georgia" w:eastAsia="Times New Roman" w:hAnsi="Georgia"/>
          <w:sz w:val="27"/>
          <w:szCs w:val="27"/>
        </w:rPr>
      </w:pPr>
      <w:r>
        <w:rPr>
          <w:rFonts w:ascii="Georgia" w:eastAsia="Times New Roman" w:hAnsi="Georgia"/>
          <w:sz w:val="27"/>
          <w:szCs w:val="27"/>
        </w:rPr>
        <w:t>Population Information</w:t>
      </w:r>
    </w:p>
    <w:p w14:paraId="155A7187" w14:textId="77777777" w:rsidR="00000000" w:rsidRDefault="00000000">
      <w:pPr>
        <w:pStyle w:val="NormalWeb"/>
        <w:divId w:val="26032683"/>
        <w:rPr>
          <w:rFonts w:ascii="Georgia" w:hAnsi="Georgia"/>
        </w:rPr>
      </w:pPr>
      <w:r>
        <w:rPr>
          <w:rStyle w:val="datalabel1"/>
          <w:rFonts w:ascii="Georgia" w:hAnsi="Georgia"/>
        </w:rPr>
        <w:t xml:space="preserve">Current Population Trend: </w:t>
      </w:r>
      <w:r>
        <w:rPr>
          <w:rFonts w:ascii="Georgia" w:hAnsi="Georgia"/>
        </w:rPr>
        <w:t>Unknown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89"/>
        <w:gridCol w:w="7221"/>
      </w:tblGrid>
      <w:tr w:rsidR="00000000" w14:paraId="10FA7A61" w14:textId="77777777">
        <w:trPr>
          <w:divId w:val="26032683"/>
          <w:tblCellSpacing w:w="15" w:type="dxa"/>
        </w:trPr>
        <w:tc>
          <w:tcPr>
            <w:tcW w:w="0" w:type="auto"/>
            <w:tcBorders>
              <w:bottom w:val="single" w:sz="6" w:space="0" w:color="000000"/>
            </w:tcBorders>
            <w:shd w:val="clear" w:color="auto" w:fill="BBBBBB"/>
            <w:vAlign w:val="center"/>
            <w:hideMark/>
          </w:tcPr>
          <w:p w14:paraId="49C2163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Severely fragmented?</w:t>
            </w:r>
          </w:p>
        </w:tc>
        <w:tc>
          <w:tcPr>
            <w:tcW w:w="0" w:type="auto"/>
            <w:tcBorders>
              <w:bottom w:val="single" w:sz="6" w:space="0" w:color="000000"/>
            </w:tcBorders>
            <w:shd w:val="clear" w:color="auto" w:fill="BBBBBB"/>
            <w:vAlign w:val="center"/>
            <w:hideMark/>
          </w:tcPr>
          <w:p w14:paraId="35DA40F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24285E8" w14:textId="77777777">
        <w:trPr>
          <w:divId w:val="26032683"/>
          <w:tblCellSpacing w:w="15" w:type="dxa"/>
        </w:trPr>
        <w:tc>
          <w:tcPr>
            <w:tcW w:w="0" w:type="auto"/>
            <w:vAlign w:val="center"/>
            <w:hideMark/>
          </w:tcPr>
          <w:p w14:paraId="7435956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6B0A8A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This species is probably not fragmented, but people activities surrounding its locality tends to be expanded toward the species' habitat.</w:t>
            </w:r>
          </w:p>
        </w:tc>
      </w:tr>
    </w:tbl>
    <w:p w14:paraId="4D17BF17" w14:textId="77777777" w:rsidR="00000000" w:rsidRDefault="00000000">
      <w:pPr>
        <w:divId w:val="2603268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90"/>
        <w:gridCol w:w="894"/>
        <w:gridCol w:w="1258"/>
      </w:tblGrid>
      <w:tr w:rsidR="00000000" w14:paraId="3329B911" w14:textId="77777777">
        <w:trPr>
          <w:divId w:val="26032683"/>
          <w:tblCellSpacing w:w="15" w:type="dxa"/>
        </w:trPr>
        <w:tc>
          <w:tcPr>
            <w:tcW w:w="0" w:type="auto"/>
            <w:tcBorders>
              <w:bottom w:val="single" w:sz="6" w:space="0" w:color="000000"/>
            </w:tcBorders>
            <w:shd w:val="clear" w:color="auto" w:fill="BBBBBB"/>
            <w:vAlign w:val="center"/>
            <w:hideMark/>
          </w:tcPr>
          <w:p w14:paraId="230ABCD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mature individuals?</w:t>
            </w:r>
          </w:p>
        </w:tc>
        <w:tc>
          <w:tcPr>
            <w:tcW w:w="0" w:type="auto"/>
            <w:tcBorders>
              <w:bottom w:val="single" w:sz="6" w:space="0" w:color="000000"/>
            </w:tcBorders>
            <w:shd w:val="clear" w:color="auto" w:fill="BBBBBB"/>
            <w:vAlign w:val="center"/>
            <w:hideMark/>
          </w:tcPr>
          <w:p w14:paraId="6DFB224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565FC58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52A08AC" w14:textId="77777777">
        <w:trPr>
          <w:divId w:val="26032683"/>
          <w:tblCellSpacing w:w="15" w:type="dxa"/>
        </w:trPr>
        <w:tc>
          <w:tcPr>
            <w:tcW w:w="0" w:type="auto"/>
            <w:vAlign w:val="center"/>
            <w:hideMark/>
          </w:tcPr>
          <w:p w14:paraId="62AD7FA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507895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D2C3CE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89B675B" w14:textId="77777777" w:rsidR="00000000" w:rsidRDefault="00000000">
      <w:pPr>
        <w:pStyle w:val="Heading2"/>
        <w:divId w:val="26032683"/>
        <w:rPr>
          <w:rFonts w:ascii="Georgia" w:eastAsia="Times New Roman" w:hAnsi="Georgia"/>
          <w:sz w:val="27"/>
          <w:szCs w:val="27"/>
        </w:rPr>
      </w:pPr>
      <w:r>
        <w:rPr>
          <w:rFonts w:ascii="Georgia" w:eastAsia="Times New Roman" w:hAnsi="Georgia"/>
          <w:sz w:val="27"/>
          <w:szCs w:val="27"/>
        </w:rPr>
        <w:t>Population Reduction - Past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01"/>
      </w:tblGrid>
      <w:tr w:rsidR="00000000" w14:paraId="077EDD27" w14:textId="77777777">
        <w:trPr>
          <w:divId w:val="26032683"/>
          <w:tblCellSpacing w:w="15" w:type="dxa"/>
        </w:trPr>
        <w:tc>
          <w:tcPr>
            <w:tcW w:w="0" w:type="auto"/>
            <w:tcBorders>
              <w:bottom w:val="single" w:sz="6" w:space="0" w:color="000000"/>
            </w:tcBorders>
            <w:shd w:val="clear" w:color="auto" w:fill="BBBBBB"/>
            <w:vAlign w:val="center"/>
            <w:hideMark/>
          </w:tcPr>
          <w:p w14:paraId="5CD8E2B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Reversible?</w:t>
            </w:r>
          </w:p>
        </w:tc>
      </w:tr>
      <w:tr w:rsidR="00000000" w14:paraId="2295D51B" w14:textId="77777777">
        <w:trPr>
          <w:divId w:val="26032683"/>
          <w:tblCellSpacing w:w="15" w:type="dxa"/>
        </w:trPr>
        <w:tc>
          <w:tcPr>
            <w:tcW w:w="0" w:type="auto"/>
            <w:vAlign w:val="center"/>
            <w:hideMark/>
          </w:tcPr>
          <w:p w14:paraId="28F6E40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691D1F02" w14:textId="77777777" w:rsidR="00000000" w:rsidRDefault="00000000">
      <w:pPr>
        <w:divId w:val="2603268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21"/>
      </w:tblGrid>
      <w:tr w:rsidR="00000000" w14:paraId="0F52C30D" w14:textId="77777777">
        <w:trPr>
          <w:divId w:val="26032683"/>
          <w:tblCellSpacing w:w="15" w:type="dxa"/>
        </w:trPr>
        <w:tc>
          <w:tcPr>
            <w:tcW w:w="0" w:type="auto"/>
            <w:tcBorders>
              <w:bottom w:val="single" w:sz="6" w:space="0" w:color="000000"/>
            </w:tcBorders>
            <w:shd w:val="clear" w:color="auto" w:fill="BBBBBB"/>
            <w:vAlign w:val="center"/>
            <w:hideMark/>
          </w:tcPr>
          <w:p w14:paraId="1D3B846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Understood?</w:t>
            </w:r>
          </w:p>
        </w:tc>
      </w:tr>
      <w:tr w:rsidR="00000000" w14:paraId="3E0ABC06" w14:textId="77777777">
        <w:trPr>
          <w:divId w:val="26032683"/>
          <w:tblCellSpacing w:w="15" w:type="dxa"/>
        </w:trPr>
        <w:tc>
          <w:tcPr>
            <w:tcW w:w="0" w:type="auto"/>
            <w:vAlign w:val="center"/>
            <w:hideMark/>
          </w:tcPr>
          <w:p w14:paraId="7511919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3CDC0354" w14:textId="77777777" w:rsidR="00000000" w:rsidRDefault="00000000">
      <w:pPr>
        <w:divId w:val="2603268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02"/>
      </w:tblGrid>
      <w:tr w:rsidR="00000000" w14:paraId="2C4CB27C" w14:textId="77777777">
        <w:trPr>
          <w:divId w:val="26032683"/>
          <w:tblCellSpacing w:w="15" w:type="dxa"/>
        </w:trPr>
        <w:tc>
          <w:tcPr>
            <w:tcW w:w="0" w:type="auto"/>
            <w:tcBorders>
              <w:bottom w:val="single" w:sz="6" w:space="0" w:color="000000"/>
            </w:tcBorders>
            <w:shd w:val="clear" w:color="auto" w:fill="BBBBBB"/>
            <w:vAlign w:val="center"/>
            <w:hideMark/>
          </w:tcPr>
          <w:p w14:paraId="5F787C7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Ceased?</w:t>
            </w:r>
          </w:p>
        </w:tc>
      </w:tr>
      <w:tr w:rsidR="00000000" w14:paraId="530E8AFA" w14:textId="77777777">
        <w:trPr>
          <w:divId w:val="26032683"/>
          <w:tblCellSpacing w:w="15" w:type="dxa"/>
        </w:trPr>
        <w:tc>
          <w:tcPr>
            <w:tcW w:w="0" w:type="auto"/>
            <w:vAlign w:val="center"/>
            <w:hideMark/>
          </w:tcPr>
          <w:p w14:paraId="1568082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6FF6707C" w14:textId="77777777" w:rsidR="00000000" w:rsidRDefault="00000000">
      <w:pPr>
        <w:pStyle w:val="Heading2"/>
        <w:divId w:val="26032683"/>
        <w:rPr>
          <w:rFonts w:ascii="Georgia" w:eastAsia="Times New Roman" w:hAnsi="Georgia"/>
          <w:sz w:val="27"/>
          <w:szCs w:val="27"/>
        </w:rPr>
      </w:pPr>
      <w:r>
        <w:rPr>
          <w:rFonts w:ascii="Georgia" w:eastAsia="Times New Roman" w:hAnsi="Georgia"/>
          <w:sz w:val="27"/>
          <w:szCs w:val="27"/>
        </w:rPr>
        <w:t>Population Reduction - Ongoing</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01"/>
      </w:tblGrid>
      <w:tr w:rsidR="00000000" w14:paraId="0C1859D0" w14:textId="77777777">
        <w:trPr>
          <w:divId w:val="26032683"/>
          <w:tblCellSpacing w:w="15" w:type="dxa"/>
        </w:trPr>
        <w:tc>
          <w:tcPr>
            <w:tcW w:w="0" w:type="auto"/>
            <w:tcBorders>
              <w:bottom w:val="single" w:sz="6" w:space="0" w:color="000000"/>
            </w:tcBorders>
            <w:shd w:val="clear" w:color="auto" w:fill="BBBBBB"/>
            <w:vAlign w:val="center"/>
            <w:hideMark/>
          </w:tcPr>
          <w:p w14:paraId="5C4632D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Reversible?</w:t>
            </w:r>
          </w:p>
        </w:tc>
      </w:tr>
      <w:tr w:rsidR="00000000" w14:paraId="6057EDDC" w14:textId="77777777">
        <w:trPr>
          <w:divId w:val="26032683"/>
          <w:tblCellSpacing w:w="15" w:type="dxa"/>
        </w:trPr>
        <w:tc>
          <w:tcPr>
            <w:tcW w:w="0" w:type="auto"/>
            <w:vAlign w:val="center"/>
            <w:hideMark/>
          </w:tcPr>
          <w:p w14:paraId="1D3A4AE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284CF361" w14:textId="77777777" w:rsidR="00000000" w:rsidRDefault="00000000">
      <w:pPr>
        <w:divId w:val="2603268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21"/>
      </w:tblGrid>
      <w:tr w:rsidR="00000000" w14:paraId="43A96868" w14:textId="77777777">
        <w:trPr>
          <w:divId w:val="26032683"/>
          <w:tblCellSpacing w:w="15" w:type="dxa"/>
        </w:trPr>
        <w:tc>
          <w:tcPr>
            <w:tcW w:w="0" w:type="auto"/>
            <w:tcBorders>
              <w:bottom w:val="single" w:sz="6" w:space="0" w:color="000000"/>
            </w:tcBorders>
            <w:shd w:val="clear" w:color="auto" w:fill="BBBBBB"/>
            <w:vAlign w:val="center"/>
            <w:hideMark/>
          </w:tcPr>
          <w:p w14:paraId="2B219DA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Understood?</w:t>
            </w:r>
          </w:p>
        </w:tc>
      </w:tr>
      <w:tr w:rsidR="00000000" w14:paraId="75B52C54" w14:textId="77777777">
        <w:trPr>
          <w:divId w:val="26032683"/>
          <w:tblCellSpacing w:w="15" w:type="dxa"/>
        </w:trPr>
        <w:tc>
          <w:tcPr>
            <w:tcW w:w="0" w:type="auto"/>
            <w:vAlign w:val="center"/>
            <w:hideMark/>
          </w:tcPr>
          <w:p w14:paraId="551730B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42728DC6" w14:textId="77777777" w:rsidR="00000000" w:rsidRDefault="00000000">
      <w:pPr>
        <w:divId w:val="2603268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02"/>
      </w:tblGrid>
      <w:tr w:rsidR="00000000" w14:paraId="393F2A6E" w14:textId="77777777">
        <w:trPr>
          <w:divId w:val="26032683"/>
          <w:tblCellSpacing w:w="15" w:type="dxa"/>
        </w:trPr>
        <w:tc>
          <w:tcPr>
            <w:tcW w:w="0" w:type="auto"/>
            <w:tcBorders>
              <w:bottom w:val="single" w:sz="6" w:space="0" w:color="000000"/>
            </w:tcBorders>
            <w:shd w:val="clear" w:color="auto" w:fill="BBBBBB"/>
            <w:vAlign w:val="center"/>
            <w:hideMark/>
          </w:tcPr>
          <w:p w14:paraId="3FB5B72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Ceased?</w:t>
            </w:r>
          </w:p>
        </w:tc>
      </w:tr>
      <w:tr w:rsidR="00000000" w14:paraId="39BAE8C4" w14:textId="77777777">
        <w:trPr>
          <w:divId w:val="26032683"/>
          <w:tblCellSpacing w:w="15" w:type="dxa"/>
        </w:trPr>
        <w:tc>
          <w:tcPr>
            <w:tcW w:w="0" w:type="auto"/>
            <w:vAlign w:val="center"/>
            <w:hideMark/>
          </w:tcPr>
          <w:p w14:paraId="474B95B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528080E4" w14:textId="77777777" w:rsidR="00000000" w:rsidRDefault="00000000">
      <w:pPr>
        <w:pStyle w:val="Heading1"/>
        <w:divId w:val="250429316"/>
        <w:rPr>
          <w:rFonts w:ascii="Georgia" w:eastAsia="Times New Roman" w:hAnsi="Georgia"/>
          <w:sz w:val="29"/>
          <w:szCs w:val="29"/>
        </w:rPr>
      </w:pPr>
      <w:r>
        <w:rPr>
          <w:rFonts w:ascii="Georgia" w:eastAsia="Times New Roman" w:hAnsi="Georgia"/>
          <w:sz w:val="29"/>
          <w:szCs w:val="29"/>
        </w:rPr>
        <w:t>Habitats and Ecology</w:t>
      </w:r>
    </w:p>
    <w:p w14:paraId="26DD94EE" w14:textId="77777777" w:rsidR="00000000" w:rsidRDefault="00000000">
      <w:pPr>
        <w:pStyle w:val="NormalWeb"/>
        <w:divId w:val="250429316"/>
        <w:rPr>
          <w:rFonts w:ascii="Georgia" w:hAnsi="Georgia"/>
        </w:rPr>
      </w:pPr>
      <w:proofErr w:type="spellStart"/>
      <w:r>
        <w:rPr>
          <w:rStyle w:val="Emphasis"/>
          <w:rFonts w:ascii="Georgia" w:hAnsi="Georgia"/>
        </w:rPr>
        <w:t>Rauvolfia</w:t>
      </w:r>
      <w:proofErr w:type="spellEnd"/>
      <w:r>
        <w:rPr>
          <w:rStyle w:val="Emphasis"/>
          <w:rFonts w:ascii="Georgia" w:hAnsi="Georgia"/>
        </w:rPr>
        <w:t xml:space="preserve"> </w:t>
      </w:r>
      <w:proofErr w:type="spellStart"/>
      <w:r>
        <w:rPr>
          <w:rStyle w:val="Emphasis"/>
          <w:rFonts w:ascii="Georgia" w:hAnsi="Georgia"/>
        </w:rPr>
        <w:t>oligantha</w:t>
      </w:r>
      <w:proofErr w:type="spellEnd"/>
      <w:r>
        <w:rPr>
          <w:rStyle w:val="Emphasis"/>
          <w:rFonts w:ascii="Georgia" w:hAnsi="Georgia"/>
        </w:rPr>
        <w:t> </w:t>
      </w:r>
      <w:r>
        <w:rPr>
          <w:rFonts w:ascii="Georgia" w:hAnsi="Georgia"/>
        </w:rPr>
        <w:t>Hendrian is a medium-sized shrub with 2-5 meter tall. There is no information concerning habitat of this species, other than altitude data. This species was found in 800-1000 m above sea level. One record stated that the species was collected from a forest area, but no further details explaining the habitat.</w:t>
      </w:r>
    </w:p>
    <w:p w14:paraId="1DA729BB" w14:textId="77777777" w:rsidR="00000000" w:rsidRDefault="00000000">
      <w:pPr>
        <w:pStyle w:val="Heading2"/>
        <w:divId w:val="250429316"/>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69"/>
        <w:gridCol w:w="718"/>
        <w:gridCol w:w="1020"/>
        <w:gridCol w:w="1888"/>
      </w:tblGrid>
      <w:tr w:rsidR="00000000" w14:paraId="78ADCE75" w14:textId="77777777">
        <w:trPr>
          <w:divId w:val="250429316"/>
          <w:tblCellSpacing w:w="15" w:type="dxa"/>
        </w:trPr>
        <w:tc>
          <w:tcPr>
            <w:tcW w:w="0" w:type="auto"/>
            <w:tcBorders>
              <w:bottom w:val="single" w:sz="6" w:space="0" w:color="000000"/>
            </w:tcBorders>
            <w:shd w:val="clear" w:color="auto" w:fill="BBBBBB"/>
            <w:vAlign w:val="center"/>
            <w:hideMark/>
          </w:tcPr>
          <w:p w14:paraId="30F8B86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0C766F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0CC4FA6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7BC6120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5F512DDA" w14:textId="77777777">
        <w:trPr>
          <w:divId w:val="250429316"/>
          <w:tblCellSpacing w:w="15" w:type="dxa"/>
        </w:trPr>
        <w:tc>
          <w:tcPr>
            <w:tcW w:w="0" w:type="auto"/>
            <w:tcBorders>
              <w:bottom w:val="single" w:sz="6" w:space="0" w:color="CCCCCC"/>
            </w:tcBorders>
            <w:vAlign w:val="center"/>
            <w:hideMark/>
          </w:tcPr>
          <w:p w14:paraId="3ED668E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428305E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786AAF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445A829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30AE9182" w14:textId="77777777">
        <w:trPr>
          <w:divId w:val="250429316"/>
          <w:tblCellSpacing w:w="15" w:type="dxa"/>
        </w:trPr>
        <w:tc>
          <w:tcPr>
            <w:tcW w:w="0" w:type="auto"/>
            <w:tcBorders>
              <w:bottom w:val="single" w:sz="6" w:space="0" w:color="CCCCCC"/>
            </w:tcBorders>
            <w:vAlign w:val="center"/>
            <w:hideMark/>
          </w:tcPr>
          <w:p w14:paraId="4858F13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1.9. Forest -&gt; Forest - Subtropical/Tropical Moist Montane</w:t>
            </w:r>
          </w:p>
        </w:tc>
        <w:tc>
          <w:tcPr>
            <w:tcW w:w="0" w:type="auto"/>
            <w:tcBorders>
              <w:bottom w:val="single" w:sz="6" w:space="0" w:color="CCCCCC"/>
            </w:tcBorders>
            <w:vAlign w:val="center"/>
            <w:hideMark/>
          </w:tcPr>
          <w:p w14:paraId="172AAFD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BA86AF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671BCDA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4110763" w14:textId="77777777" w:rsidR="00000000" w:rsidRDefault="00000000">
      <w:pPr>
        <w:pStyle w:val="Heading2"/>
        <w:divId w:val="250429316"/>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35"/>
        <w:gridCol w:w="894"/>
        <w:gridCol w:w="1258"/>
      </w:tblGrid>
      <w:tr w:rsidR="00000000" w14:paraId="334790C7" w14:textId="77777777">
        <w:trPr>
          <w:divId w:val="250429316"/>
          <w:tblCellSpacing w:w="15" w:type="dxa"/>
        </w:trPr>
        <w:tc>
          <w:tcPr>
            <w:tcW w:w="0" w:type="auto"/>
            <w:tcBorders>
              <w:bottom w:val="single" w:sz="6" w:space="0" w:color="000000"/>
            </w:tcBorders>
            <w:shd w:val="clear" w:color="auto" w:fill="BBBBBB"/>
            <w:vAlign w:val="center"/>
            <w:hideMark/>
          </w:tcPr>
          <w:p w14:paraId="0C552EA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Continuing decline in area, extent and/or quality of habitat?</w:t>
            </w:r>
          </w:p>
        </w:tc>
        <w:tc>
          <w:tcPr>
            <w:tcW w:w="0" w:type="auto"/>
            <w:tcBorders>
              <w:bottom w:val="single" w:sz="6" w:space="0" w:color="000000"/>
            </w:tcBorders>
            <w:shd w:val="clear" w:color="auto" w:fill="BBBBBB"/>
            <w:vAlign w:val="center"/>
            <w:hideMark/>
          </w:tcPr>
          <w:p w14:paraId="3AEC177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E4CCC5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F2824C4" w14:textId="77777777">
        <w:trPr>
          <w:divId w:val="250429316"/>
          <w:tblCellSpacing w:w="15" w:type="dxa"/>
        </w:trPr>
        <w:tc>
          <w:tcPr>
            <w:tcW w:w="0" w:type="auto"/>
            <w:vAlign w:val="center"/>
            <w:hideMark/>
          </w:tcPr>
          <w:p w14:paraId="5B89E91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4C056D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1D18D5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21724E2" w14:textId="77777777" w:rsidR="00000000" w:rsidRDefault="00000000">
      <w:pPr>
        <w:pStyle w:val="Heading2"/>
        <w:divId w:val="250429316"/>
        <w:rPr>
          <w:rFonts w:ascii="Georgia" w:eastAsia="Times New Roman" w:hAnsi="Georgia"/>
          <w:sz w:val="27"/>
          <w:szCs w:val="27"/>
        </w:rPr>
      </w:pPr>
      <w:r>
        <w:rPr>
          <w:rFonts w:ascii="Georgia" w:eastAsia="Times New Roman" w:hAnsi="Georgia"/>
          <w:sz w:val="27"/>
          <w:szCs w:val="27"/>
        </w:rPr>
        <w:t>Systems</w:t>
      </w:r>
    </w:p>
    <w:p w14:paraId="1CEEB5FD" w14:textId="77777777" w:rsidR="00000000" w:rsidRDefault="00000000">
      <w:pPr>
        <w:pStyle w:val="NormalWeb"/>
        <w:divId w:val="250429316"/>
        <w:rPr>
          <w:rFonts w:ascii="Georgia" w:hAnsi="Georgia"/>
        </w:rPr>
      </w:pPr>
      <w:r>
        <w:rPr>
          <w:rStyle w:val="datalabel1"/>
          <w:rFonts w:ascii="Georgia" w:hAnsi="Georgia"/>
        </w:rPr>
        <w:t xml:space="preserve">System: </w:t>
      </w:r>
      <w:r>
        <w:rPr>
          <w:rFonts w:ascii="Georgia" w:hAnsi="Georgia"/>
        </w:rPr>
        <w:t>Terrestrial</w:t>
      </w:r>
    </w:p>
    <w:p w14:paraId="0CC8741E" w14:textId="77777777" w:rsidR="00000000" w:rsidRDefault="00000000">
      <w:pPr>
        <w:pStyle w:val="Heading2"/>
        <w:divId w:val="250429316"/>
        <w:rPr>
          <w:rFonts w:ascii="Georgia" w:eastAsia="Times New Roman" w:hAnsi="Georgia"/>
          <w:sz w:val="27"/>
          <w:szCs w:val="27"/>
        </w:rPr>
      </w:pPr>
      <w:r>
        <w:rPr>
          <w:rFonts w:ascii="Georgia" w:eastAsia="Times New Roman" w:hAnsi="Georgia"/>
          <w:sz w:val="27"/>
          <w:szCs w:val="27"/>
        </w:rPr>
        <w:t>Plant / Fungi Specific</w:t>
      </w:r>
    </w:p>
    <w:p w14:paraId="011B6823" w14:textId="77777777" w:rsidR="00000000" w:rsidRDefault="00000000">
      <w:pPr>
        <w:pStyle w:val="NormalWeb"/>
        <w:divId w:val="250429316"/>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4BE04656" w14:textId="77777777">
        <w:trPr>
          <w:divId w:val="250429316"/>
          <w:tblCellSpacing w:w="15" w:type="dxa"/>
        </w:trPr>
        <w:tc>
          <w:tcPr>
            <w:tcW w:w="0" w:type="auto"/>
            <w:tcBorders>
              <w:bottom w:val="single" w:sz="6" w:space="0" w:color="000000"/>
            </w:tcBorders>
            <w:shd w:val="clear" w:color="auto" w:fill="BBBBBB"/>
            <w:vAlign w:val="center"/>
            <w:hideMark/>
          </w:tcPr>
          <w:p w14:paraId="1376B3E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280711B6" w14:textId="77777777">
        <w:trPr>
          <w:divId w:val="250429316"/>
          <w:tblCellSpacing w:w="15" w:type="dxa"/>
        </w:trPr>
        <w:tc>
          <w:tcPr>
            <w:tcW w:w="0" w:type="auto"/>
            <w:tcBorders>
              <w:bottom w:val="single" w:sz="6" w:space="0" w:color="CCCCCC"/>
            </w:tcBorders>
            <w:vAlign w:val="center"/>
            <w:hideMark/>
          </w:tcPr>
          <w:p w14:paraId="75F7370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Shrub - small</w:t>
            </w:r>
          </w:p>
        </w:tc>
      </w:tr>
    </w:tbl>
    <w:p w14:paraId="323F4ADC" w14:textId="77777777" w:rsidR="00000000" w:rsidRDefault="00000000">
      <w:pPr>
        <w:pStyle w:val="Heading1"/>
        <w:divId w:val="1286545308"/>
        <w:rPr>
          <w:rFonts w:ascii="Georgia" w:eastAsia="Times New Roman" w:hAnsi="Georgia"/>
          <w:sz w:val="29"/>
          <w:szCs w:val="29"/>
        </w:rPr>
      </w:pPr>
      <w:r>
        <w:rPr>
          <w:rFonts w:ascii="Georgia" w:eastAsia="Times New Roman" w:hAnsi="Georgia"/>
          <w:sz w:val="29"/>
          <w:szCs w:val="29"/>
        </w:rPr>
        <w:t>Use and Trade</w:t>
      </w:r>
    </w:p>
    <w:p w14:paraId="4127A84C" w14:textId="77777777" w:rsidR="00000000" w:rsidRDefault="00000000">
      <w:pPr>
        <w:pStyle w:val="Heading2"/>
        <w:divId w:val="1286545308"/>
        <w:rPr>
          <w:rFonts w:ascii="Georgia" w:eastAsia="Times New Roman" w:hAnsi="Georgia"/>
          <w:sz w:val="27"/>
          <w:szCs w:val="27"/>
        </w:rPr>
      </w:pPr>
      <w:r>
        <w:rPr>
          <w:rFonts w:ascii="Georgia" w:eastAsia="Times New Roman" w:hAnsi="Georgia"/>
          <w:sz w:val="27"/>
          <w:szCs w:val="27"/>
        </w:rPr>
        <w:t>General Use and Trade Information</w:t>
      </w:r>
    </w:p>
    <w:p w14:paraId="2970454D" w14:textId="77777777" w:rsidR="00000000" w:rsidRDefault="00000000">
      <w:pPr>
        <w:pStyle w:val="NormalWeb"/>
        <w:divId w:val="1286545308"/>
        <w:rPr>
          <w:rFonts w:ascii="Georgia" w:hAnsi="Georgia"/>
        </w:rPr>
      </w:pPr>
      <w:r>
        <w:rPr>
          <w:rStyle w:val="datalabel1"/>
          <w:rFonts w:ascii="Georgia" w:hAnsi="Georgia"/>
        </w:rPr>
        <w:t xml:space="preserve">Species not utilized: </w:t>
      </w:r>
      <w:proofErr w:type="gramStart"/>
      <w:r>
        <w:rPr>
          <w:rFonts w:ascii="Georgia" w:hAnsi="Georgia"/>
        </w:rPr>
        <w:t>true</w:t>
      </w:r>
      <w:proofErr w:type="gramEnd"/>
    </w:p>
    <w:p w14:paraId="531F5EB5" w14:textId="77777777" w:rsidR="00000000" w:rsidRDefault="00000000">
      <w:pPr>
        <w:pStyle w:val="NormalWeb"/>
        <w:divId w:val="1286545308"/>
        <w:rPr>
          <w:rFonts w:ascii="Georgia" w:hAnsi="Georgia"/>
        </w:rPr>
      </w:pPr>
      <w:r>
        <w:rPr>
          <w:rStyle w:val="datalabel1"/>
          <w:rFonts w:ascii="Georgia" w:hAnsi="Georgia"/>
        </w:rPr>
        <w:t xml:space="preserve">No use/trade information for this species: </w:t>
      </w:r>
      <w:r>
        <w:rPr>
          <w:rFonts w:ascii="Georgia" w:hAnsi="Georgia"/>
        </w:rPr>
        <w:t>true</w:t>
      </w:r>
    </w:p>
    <w:p w14:paraId="75812762" w14:textId="77777777" w:rsidR="00000000" w:rsidRDefault="00000000">
      <w:pPr>
        <w:pStyle w:val="NormalWeb"/>
        <w:divId w:val="1286545308"/>
        <w:rPr>
          <w:rFonts w:ascii="Georgia" w:hAnsi="Georgia"/>
        </w:rPr>
      </w:pPr>
      <w:r>
        <w:rPr>
          <w:rFonts w:ascii="Georgia" w:hAnsi="Georgia"/>
        </w:rPr>
        <w:t xml:space="preserve">The common </w:t>
      </w:r>
      <w:proofErr w:type="gramStart"/>
      <w:r>
        <w:rPr>
          <w:rFonts w:ascii="Georgia" w:hAnsi="Georgia"/>
        </w:rPr>
        <w:t>names</w:t>
      </w:r>
      <w:proofErr w:type="gramEnd"/>
      <w:r>
        <w:rPr>
          <w:rFonts w:ascii="Georgia" w:hAnsi="Georgia"/>
        </w:rPr>
        <w:t xml:space="preserve"> of this species is few-flowered devil's tree or few-flowered Indian snake root to mention some.  Some popular information revealed its uses as ornamental garden plants and traditional medicine to treat hypertension, diabetes, and malaria </w:t>
      </w:r>
      <w:commentRangeStart w:id="7"/>
      <w:commentRangeStart w:id="8"/>
      <w:r>
        <w:rPr>
          <w:rFonts w:ascii="Georgia" w:hAnsi="Georgia"/>
        </w:rPr>
        <w:t xml:space="preserve">(https://www.selinawamucii.com/plants/apocynaceae/rauvolfia-oligantha). </w:t>
      </w:r>
      <w:commentRangeEnd w:id="7"/>
      <w:r w:rsidR="000B043C">
        <w:rPr>
          <w:rStyle w:val="CommentReference"/>
        </w:rPr>
        <w:commentReference w:id="7"/>
      </w:r>
      <w:commentRangeEnd w:id="8"/>
      <w:r w:rsidR="000B043C">
        <w:rPr>
          <w:rStyle w:val="CommentReference"/>
        </w:rPr>
        <w:commentReference w:id="8"/>
      </w:r>
      <w:r>
        <w:rPr>
          <w:rFonts w:ascii="Georgia" w:hAnsi="Georgia"/>
        </w:rPr>
        <w:t xml:space="preserve">The National Library of Medicine in the USA reported the various phytochemical contents including some important alkaloids from </w:t>
      </w:r>
      <w:proofErr w:type="spellStart"/>
      <w:r>
        <w:rPr>
          <w:rStyle w:val="Emphasis"/>
          <w:rFonts w:ascii="Georgia" w:hAnsi="Georgia"/>
        </w:rPr>
        <w:t>Rauvolfia</w:t>
      </w:r>
      <w:proofErr w:type="spellEnd"/>
      <w:r>
        <w:rPr>
          <w:rStyle w:val="Emphasis"/>
          <w:rFonts w:ascii="Georgia" w:hAnsi="Georgia"/>
        </w:rPr>
        <w:t xml:space="preserve"> </w:t>
      </w:r>
      <w:r>
        <w:rPr>
          <w:rFonts w:ascii="Georgia" w:hAnsi="Georgia"/>
        </w:rPr>
        <w:t>genus</w:t>
      </w:r>
      <w:r>
        <w:rPr>
          <w:rStyle w:val="Emphasis"/>
          <w:rFonts w:ascii="Georgia" w:hAnsi="Georgia"/>
        </w:rPr>
        <w:t> </w:t>
      </w:r>
      <w:r>
        <w:rPr>
          <w:rFonts w:ascii="Georgia" w:hAnsi="Georgia"/>
        </w:rPr>
        <w:t>that were used for hypertension treatment (</w:t>
      </w:r>
      <w:commentRangeStart w:id="9"/>
      <w:r>
        <w:rPr>
          <w:rFonts w:ascii="Georgia" w:hAnsi="Georgia"/>
        </w:rPr>
        <w:t>https://www.ncbi.nlm.nih.gov/pmc/articles/PMC4566472/</w:t>
      </w:r>
      <w:commentRangeEnd w:id="9"/>
      <w:r w:rsidR="000B043C">
        <w:rPr>
          <w:rStyle w:val="CommentReference"/>
        </w:rPr>
        <w:commentReference w:id="9"/>
      </w:r>
      <w:r>
        <w:rPr>
          <w:rFonts w:ascii="Georgia" w:hAnsi="Georgia"/>
        </w:rPr>
        <w:t>).</w:t>
      </w:r>
      <w:r>
        <w:rPr>
          <w:rStyle w:val="Emphasis"/>
          <w:rFonts w:ascii="Georgia" w:hAnsi="Georgia"/>
        </w:rPr>
        <w:t> </w:t>
      </w:r>
      <w:r>
        <w:rPr>
          <w:rFonts w:ascii="Georgia" w:hAnsi="Georgia"/>
        </w:rPr>
        <w:t> Regarding the uses, this species is also valued for commercial uses at least in small scales. However, there is no sufficient data regarding the trade.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57"/>
        <w:gridCol w:w="1023"/>
        <w:gridCol w:w="1669"/>
        <w:gridCol w:w="5061"/>
      </w:tblGrid>
      <w:tr w:rsidR="00000000" w14:paraId="68D40D4A" w14:textId="77777777">
        <w:trPr>
          <w:divId w:val="1286545308"/>
          <w:tblCellSpacing w:w="15" w:type="dxa"/>
        </w:trPr>
        <w:tc>
          <w:tcPr>
            <w:tcW w:w="0" w:type="auto"/>
            <w:tcBorders>
              <w:bottom w:val="single" w:sz="6" w:space="0" w:color="000000"/>
            </w:tcBorders>
            <w:shd w:val="clear" w:color="auto" w:fill="BBBBBB"/>
            <w:vAlign w:val="center"/>
            <w:hideMark/>
          </w:tcPr>
          <w:p w14:paraId="76D0CE7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438C97F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Rationale:</w:t>
            </w:r>
          </w:p>
        </w:tc>
        <w:tc>
          <w:tcPr>
            <w:tcW w:w="0" w:type="auto"/>
            <w:tcBorders>
              <w:bottom w:val="single" w:sz="6" w:space="0" w:color="000000"/>
            </w:tcBorders>
            <w:shd w:val="clear" w:color="auto" w:fill="BBBBBB"/>
            <w:vAlign w:val="center"/>
            <w:hideMark/>
          </w:tcPr>
          <w:p w14:paraId="03AFEE7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Local Commercial:</w:t>
            </w:r>
          </w:p>
        </w:tc>
        <w:tc>
          <w:tcPr>
            <w:tcW w:w="0" w:type="auto"/>
            <w:tcBorders>
              <w:bottom w:val="single" w:sz="6" w:space="0" w:color="000000"/>
            </w:tcBorders>
            <w:shd w:val="clear" w:color="auto" w:fill="BBBBBB"/>
            <w:vAlign w:val="center"/>
            <w:hideMark/>
          </w:tcPr>
          <w:p w14:paraId="0F5C73D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Further detail including information on economic value if available:</w:t>
            </w:r>
          </w:p>
        </w:tc>
      </w:tr>
      <w:tr w:rsidR="00000000" w14:paraId="727C2956" w14:textId="77777777">
        <w:trPr>
          <w:divId w:val="1286545308"/>
          <w:tblCellSpacing w:w="15" w:type="dxa"/>
        </w:trPr>
        <w:tc>
          <w:tcPr>
            <w:tcW w:w="0" w:type="auto"/>
            <w:vAlign w:val="center"/>
            <w:hideMark/>
          </w:tcPr>
          <w:p w14:paraId="2A0EAD1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0134A1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F0D013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0F42D5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04AB411" w14:textId="77777777" w:rsidR="00000000" w:rsidRDefault="00000000">
      <w:pPr>
        <w:pStyle w:val="NormalWeb"/>
        <w:divId w:val="1286545308"/>
        <w:rPr>
          <w:rFonts w:ascii="Georgia" w:hAnsi="Georgia"/>
        </w:rPr>
      </w:pPr>
      <w:r>
        <w:rPr>
          <w:rStyle w:val="datalabel1"/>
          <w:rFonts w:ascii="Georgia" w:hAnsi="Georgia"/>
        </w:rPr>
        <w:t xml:space="preserve">Is there harvest from captive/cultivated sources of this species? </w:t>
      </w:r>
      <w:r>
        <w:rPr>
          <w:rFonts w:ascii="Georgia" w:hAnsi="Georgia"/>
        </w:rPr>
        <w:t>Unknown</w:t>
      </w:r>
    </w:p>
    <w:p w14:paraId="6CEAB256" w14:textId="77777777" w:rsidR="00000000" w:rsidRDefault="00000000">
      <w:pPr>
        <w:pStyle w:val="NormalWeb"/>
        <w:divId w:val="1286545308"/>
        <w:rPr>
          <w:rFonts w:ascii="Georgia" w:hAnsi="Georgia"/>
        </w:rPr>
      </w:pPr>
      <w:r>
        <w:rPr>
          <w:rStyle w:val="datalabel1"/>
          <w:rFonts w:ascii="Georgia" w:hAnsi="Georgia"/>
        </w:rPr>
        <w:t xml:space="preserve">Trend in level of total offtake from wild sources: </w:t>
      </w:r>
      <w:r>
        <w:rPr>
          <w:rFonts w:ascii="Georgia" w:hAnsi="Georgia"/>
        </w:rPr>
        <w:t>Unknown</w:t>
      </w:r>
    </w:p>
    <w:p w14:paraId="02C875FF" w14:textId="77777777" w:rsidR="00000000" w:rsidRDefault="00000000">
      <w:pPr>
        <w:pStyle w:val="NormalWeb"/>
        <w:divId w:val="1286545308"/>
        <w:rPr>
          <w:rFonts w:ascii="Georgia" w:hAnsi="Georgia"/>
        </w:rPr>
      </w:pPr>
      <w:r>
        <w:rPr>
          <w:rStyle w:val="datalabel1"/>
          <w:rFonts w:ascii="Georgia" w:hAnsi="Georgia"/>
        </w:rPr>
        <w:t xml:space="preserve">Trend in level of total offtake from domesticated sources: </w:t>
      </w:r>
      <w:r>
        <w:rPr>
          <w:rFonts w:ascii="Georgia" w:hAnsi="Georgia"/>
        </w:rPr>
        <w:t>Unknown</w:t>
      </w:r>
    </w:p>
    <w:p w14:paraId="5F6368B7" w14:textId="77777777" w:rsidR="00000000" w:rsidRDefault="00000000">
      <w:pPr>
        <w:pStyle w:val="Heading1"/>
        <w:divId w:val="892928960"/>
        <w:rPr>
          <w:rFonts w:ascii="Georgia" w:eastAsia="Times New Roman" w:hAnsi="Georgia"/>
          <w:sz w:val="29"/>
          <w:szCs w:val="29"/>
        </w:rPr>
      </w:pPr>
      <w:r>
        <w:rPr>
          <w:rFonts w:ascii="Georgia" w:eastAsia="Times New Roman" w:hAnsi="Georgia"/>
          <w:sz w:val="29"/>
          <w:szCs w:val="29"/>
        </w:rPr>
        <w:t>Threats</w:t>
      </w:r>
    </w:p>
    <w:p w14:paraId="03B50D5A" w14:textId="77777777" w:rsidR="00000000" w:rsidRDefault="00000000">
      <w:pPr>
        <w:pStyle w:val="NormalWeb"/>
        <w:divId w:val="892928960"/>
        <w:rPr>
          <w:rFonts w:ascii="Georgia" w:hAnsi="Georgia"/>
        </w:rPr>
      </w:pPr>
      <w:r>
        <w:rPr>
          <w:rFonts w:ascii="Georgia" w:hAnsi="Georgia"/>
        </w:rPr>
        <w:t xml:space="preserve">Expanding agriculture and human settlements at the districts in Central Java (Google Earth 2023) could lead to further forest cover change and reducing the population of the species. </w:t>
      </w:r>
      <w:commentRangeStart w:id="10"/>
      <w:r>
        <w:rPr>
          <w:rFonts w:ascii="Georgia" w:hAnsi="Georgia"/>
        </w:rPr>
        <w:t>The</w:t>
      </w:r>
      <w:commentRangeEnd w:id="10"/>
      <w:r w:rsidR="000B043C">
        <w:rPr>
          <w:rStyle w:val="CommentReference"/>
        </w:rPr>
        <w:commentReference w:id="10"/>
      </w:r>
      <w:r>
        <w:rPr>
          <w:rFonts w:ascii="Georgia" w:hAnsi="Georgia"/>
        </w:rPr>
        <w:t xml:space="preserve"> </w:t>
      </w:r>
      <w:commentRangeStart w:id="11"/>
      <w:r>
        <w:rPr>
          <w:rFonts w:ascii="Georgia" w:hAnsi="Georgia"/>
        </w:rPr>
        <w:t>absence of surveys or field observations and research on this species will lead to the absence of the species' conservation efforts and sustainable use, which in turn will cause this species to become extinct without ever knowing its current distribution.</w:t>
      </w:r>
      <w:commentRangeEnd w:id="11"/>
      <w:r w:rsidR="000B043C">
        <w:rPr>
          <w:rStyle w:val="CommentReference"/>
        </w:rPr>
        <w:commentReference w:id="11"/>
      </w:r>
    </w:p>
    <w:p w14:paraId="53CDEA25" w14:textId="77777777" w:rsidR="00000000" w:rsidRDefault="00000000">
      <w:pPr>
        <w:pStyle w:val="Heading2"/>
        <w:divId w:val="892928960"/>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177"/>
        <w:gridCol w:w="1016"/>
        <w:gridCol w:w="1150"/>
        <w:gridCol w:w="1667"/>
      </w:tblGrid>
      <w:tr w:rsidR="00000000" w14:paraId="7F528885" w14:textId="77777777">
        <w:trPr>
          <w:divId w:val="892928960"/>
          <w:tblCellSpacing w:w="15" w:type="dxa"/>
        </w:trPr>
        <w:tc>
          <w:tcPr>
            <w:tcW w:w="0" w:type="auto"/>
            <w:tcBorders>
              <w:bottom w:val="single" w:sz="6" w:space="0" w:color="000000"/>
            </w:tcBorders>
            <w:shd w:val="clear" w:color="auto" w:fill="BBBBBB"/>
            <w:vAlign w:val="center"/>
            <w:hideMark/>
          </w:tcPr>
          <w:p w14:paraId="1D9C6CF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Threat</w:t>
            </w:r>
          </w:p>
        </w:tc>
        <w:tc>
          <w:tcPr>
            <w:tcW w:w="0" w:type="auto"/>
            <w:tcBorders>
              <w:bottom w:val="single" w:sz="6" w:space="0" w:color="000000"/>
            </w:tcBorders>
            <w:shd w:val="clear" w:color="auto" w:fill="BBBBBB"/>
            <w:vAlign w:val="center"/>
            <w:hideMark/>
          </w:tcPr>
          <w:p w14:paraId="150D7D0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41813C1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15EB4F6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r>
      <w:tr w:rsidR="00000000" w14:paraId="1AC0D75F" w14:textId="77777777">
        <w:trPr>
          <w:divId w:val="892928960"/>
          <w:tblCellSpacing w:w="15" w:type="dxa"/>
        </w:trPr>
        <w:tc>
          <w:tcPr>
            <w:tcW w:w="0" w:type="auto"/>
            <w:vAlign w:val="center"/>
            <w:hideMark/>
          </w:tcPr>
          <w:p w14:paraId="1C4C4F8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3694AA2B" w14:textId="77777777" w:rsidR="00000000" w:rsidRDefault="00000000">
            <w:pPr>
              <w:spacing w:after="75"/>
              <w:rPr>
                <w:rFonts w:ascii="Georgia" w:eastAsia="Times New Roman" w:hAnsi="Georgia"/>
                <w:sz w:val="18"/>
                <w:szCs w:val="18"/>
              </w:rPr>
            </w:pPr>
            <w:commentRangeStart w:id="12"/>
            <w:r>
              <w:rPr>
                <w:rFonts w:ascii="Georgia" w:eastAsia="Times New Roman" w:hAnsi="Georgia"/>
                <w:sz w:val="18"/>
                <w:szCs w:val="18"/>
              </w:rPr>
              <w:t>Future</w:t>
            </w:r>
            <w:commentRangeEnd w:id="12"/>
            <w:r w:rsidR="000B043C">
              <w:rPr>
                <w:rStyle w:val="CommentReference"/>
              </w:rPr>
              <w:commentReference w:id="12"/>
            </w:r>
          </w:p>
        </w:tc>
        <w:tc>
          <w:tcPr>
            <w:tcW w:w="0" w:type="auto"/>
            <w:vAlign w:val="center"/>
            <w:hideMark/>
          </w:tcPr>
          <w:p w14:paraId="0050F43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3CB5851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Slow, Significant Declines</w:t>
            </w:r>
          </w:p>
        </w:tc>
      </w:tr>
      <w:tr w:rsidR="00000000" w14:paraId="0A4969A2" w14:textId="77777777">
        <w:trPr>
          <w:divId w:val="892928960"/>
          <w:tblCellSpacing w:w="15" w:type="dxa"/>
        </w:trPr>
        <w:tc>
          <w:tcPr>
            <w:tcW w:w="0" w:type="auto"/>
            <w:vAlign w:val="center"/>
            <w:hideMark/>
          </w:tcPr>
          <w:p w14:paraId="731328F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411729D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0AD6AE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07EC2B6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3D661836" w14:textId="77777777" w:rsidR="00000000" w:rsidRDefault="00000000">
      <w:pPr>
        <w:pStyle w:val="Heading1"/>
        <w:divId w:val="806121647"/>
        <w:rPr>
          <w:rFonts w:ascii="Georgia" w:eastAsia="Times New Roman" w:hAnsi="Georgia"/>
          <w:sz w:val="29"/>
          <w:szCs w:val="29"/>
        </w:rPr>
      </w:pPr>
      <w:r>
        <w:rPr>
          <w:rFonts w:ascii="Georgia" w:eastAsia="Times New Roman" w:hAnsi="Georgia"/>
          <w:sz w:val="29"/>
          <w:szCs w:val="29"/>
        </w:rPr>
        <w:t>Conservation</w:t>
      </w:r>
    </w:p>
    <w:p w14:paraId="10BB977A" w14:textId="77777777" w:rsidR="00000000" w:rsidRDefault="00000000">
      <w:pPr>
        <w:pStyle w:val="NormalWeb"/>
        <w:divId w:val="806121647"/>
        <w:rPr>
          <w:rFonts w:ascii="Georgia" w:hAnsi="Georgia"/>
        </w:rPr>
      </w:pPr>
      <w:r>
        <w:rPr>
          <w:rFonts w:ascii="Georgia" w:hAnsi="Georgia"/>
        </w:rPr>
        <w:t xml:space="preserve">Documentation regarding this species' conservation strategy and actions are not available. </w:t>
      </w:r>
      <w:commentRangeStart w:id="13"/>
      <w:r>
        <w:rPr>
          <w:rFonts w:ascii="Georgia" w:hAnsi="Georgia"/>
        </w:rPr>
        <w:t>Various</w:t>
      </w:r>
      <w:commentRangeEnd w:id="13"/>
      <w:r w:rsidR="000B043C">
        <w:rPr>
          <w:rStyle w:val="CommentReference"/>
        </w:rPr>
        <w:commentReference w:id="13"/>
      </w:r>
      <w:r>
        <w:rPr>
          <w:rFonts w:ascii="Georgia" w:hAnsi="Georgia"/>
        </w:rPr>
        <w:t xml:space="preserve"> research topics are needed to determine its population and distribution, as well as habitat and ecology that can be used as scientific basis for the species' management and conservation.</w:t>
      </w:r>
    </w:p>
    <w:p w14:paraId="07AEDE38" w14:textId="77777777" w:rsidR="00000000" w:rsidRDefault="00000000">
      <w:pPr>
        <w:pStyle w:val="Heading2"/>
        <w:divId w:val="806121647"/>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64"/>
        <w:gridCol w:w="530"/>
      </w:tblGrid>
      <w:tr w:rsidR="00000000" w14:paraId="750DD1A8" w14:textId="77777777">
        <w:trPr>
          <w:divId w:val="806121647"/>
          <w:tblCellSpacing w:w="15" w:type="dxa"/>
        </w:trPr>
        <w:tc>
          <w:tcPr>
            <w:tcW w:w="0" w:type="auto"/>
            <w:tcBorders>
              <w:bottom w:val="single" w:sz="6" w:space="0" w:color="000000"/>
            </w:tcBorders>
            <w:shd w:val="clear" w:color="auto" w:fill="BBBBBB"/>
            <w:vAlign w:val="center"/>
            <w:hideMark/>
          </w:tcPr>
          <w:p w14:paraId="5A8FB4F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561EC23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B73D133" w14:textId="77777777">
        <w:trPr>
          <w:divId w:val="806121647"/>
          <w:tblCellSpacing w:w="15" w:type="dxa"/>
        </w:trPr>
        <w:tc>
          <w:tcPr>
            <w:tcW w:w="0" w:type="auto"/>
            <w:vAlign w:val="center"/>
            <w:hideMark/>
          </w:tcPr>
          <w:p w14:paraId="2E3108C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2A2A7FC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52D734F" w14:textId="77777777" w:rsidR="00000000" w:rsidRDefault="00000000">
      <w:pPr>
        <w:divId w:val="80612164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43"/>
        <w:gridCol w:w="530"/>
      </w:tblGrid>
      <w:tr w:rsidR="00000000" w14:paraId="1004F9EF" w14:textId="77777777">
        <w:trPr>
          <w:divId w:val="806121647"/>
          <w:tblCellSpacing w:w="15" w:type="dxa"/>
        </w:trPr>
        <w:tc>
          <w:tcPr>
            <w:tcW w:w="0" w:type="auto"/>
            <w:tcBorders>
              <w:bottom w:val="single" w:sz="6" w:space="0" w:color="000000"/>
            </w:tcBorders>
            <w:shd w:val="clear" w:color="auto" w:fill="BBBBBB"/>
            <w:vAlign w:val="center"/>
            <w:hideMark/>
          </w:tcPr>
          <w:p w14:paraId="1BAD791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Systematic monitoring scheme</w:t>
            </w:r>
          </w:p>
        </w:tc>
        <w:tc>
          <w:tcPr>
            <w:tcW w:w="0" w:type="auto"/>
            <w:tcBorders>
              <w:bottom w:val="single" w:sz="6" w:space="0" w:color="000000"/>
            </w:tcBorders>
            <w:shd w:val="clear" w:color="auto" w:fill="BBBBBB"/>
            <w:vAlign w:val="center"/>
            <w:hideMark/>
          </w:tcPr>
          <w:p w14:paraId="690C181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AEC74CD" w14:textId="77777777">
        <w:trPr>
          <w:divId w:val="806121647"/>
          <w:tblCellSpacing w:w="15" w:type="dxa"/>
        </w:trPr>
        <w:tc>
          <w:tcPr>
            <w:tcW w:w="0" w:type="auto"/>
            <w:vAlign w:val="center"/>
            <w:hideMark/>
          </w:tcPr>
          <w:p w14:paraId="29F4F58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57D171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C4997F6" w14:textId="77777777" w:rsidR="00000000" w:rsidRDefault="00000000">
      <w:pPr>
        <w:divId w:val="80612164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46"/>
        <w:gridCol w:w="530"/>
      </w:tblGrid>
      <w:tr w:rsidR="00000000" w14:paraId="264448EA" w14:textId="77777777">
        <w:trPr>
          <w:divId w:val="806121647"/>
          <w:tblCellSpacing w:w="15" w:type="dxa"/>
        </w:trPr>
        <w:tc>
          <w:tcPr>
            <w:tcW w:w="0" w:type="auto"/>
            <w:tcBorders>
              <w:bottom w:val="single" w:sz="6" w:space="0" w:color="000000"/>
            </w:tcBorders>
            <w:shd w:val="clear" w:color="auto" w:fill="BBBBBB"/>
            <w:vAlign w:val="center"/>
            <w:hideMark/>
          </w:tcPr>
          <w:p w14:paraId="2E57C11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sites identified</w:t>
            </w:r>
          </w:p>
        </w:tc>
        <w:tc>
          <w:tcPr>
            <w:tcW w:w="0" w:type="auto"/>
            <w:tcBorders>
              <w:bottom w:val="single" w:sz="6" w:space="0" w:color="000000"/>
            </w:tcBorders>
            <w:shd w:val="clear" w:color="auto" w:fill="BBBBBB"/>
            <w:vAlign w:val="center"/>
            <w:hideMark/>
          </w:tcPr>
          <w:p w14:paraId="77983C0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7983AEDE" w14:textId="77777777">
        <w:trPr>
          <w:divId w:val="806121647"/>
          <w:tblCellSpacing w:w="15" w:type="dxa"/>
        </w:trPr>
        <w:tc>
          <w:tcPr>
            <w:tcW w:w="0" w:type="auto"/>
            <w:vAlign w:val="center"/>
            <w:hideMark/>
          </w:tcPr>
          <w:p w14:paraId="24AE077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4360F42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BD88304" w14:textId="77777777" w:rsidR="00000000" w:rsidRDefault="00000000">
      <w:pPr>
        <w:divId w:val="80612164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000000" w14:paraId="528E17F5" w14:textId="77777777">
        <w:trPr>
          <w:divId w:val="806121647"/>
          <w:tblCellSpacing w:w="15" w:type="dxa"/>
        </w:trPr>
        <w:tc>
          <w:tcPr>
            <w:tcW w:w="0" w:type="auto"/>
            <w:tcBorders>
              <w:bottom w:val="single" w:sz="6" w:space="0" w:color="000000"/>
            </w:tcBorders>
            <w:shd w:val="clear" w:color="auto" w:fill="BBBBBB"/>
            <w:vAlign w:val="center"/>
            <w:hideMark/>
          </w:tcPr>
          <w:p w14:paraId="4C2720C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14210A2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ADFF85E" w14:textId="77777777">
        <w:trPr>
          <w:divId w:val="806121647"/>
          <w:tblCellSpacing w:w="15" w:type="dxa"/>
        </w:trPr>
        <w:tc>
          <w:tcPr>
            <w:tcW w:w="0" w:type="auto"/>
            <w:vAlign w:val="center"/>
            <w:hideMark/>
          </w:tcPr>
          <w:p w14:paraId="303A03E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CB445A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D4827E9" w14:textId="77777777" w:rsidR="00000000" w:rsidRDefault="00000000">
      <w:pPr>
        <w:divId w:val="80612164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18"/>
        <w:gridCol w:w="530"/>
      </w:tblGrid>
      <w:tr w:rsidR="00000000" w14:paraId="5B9DEBCF" w14:textId="77777777">
        <w:trPr>
          <w:divId w:val="806121647"/>
          <w:tblCellSpacing w:w="15" w:type="dxa"/>
        </w:trPr>
        <w:tc>
          <w:tcPr>
            <w:tcW w:w="0" w:type="auto"/>
            <w:tcBorders>
              <w:bottom w:val="single" w:sz="6" w:space="0" w:color="000000"/>
            </w:tcBorders>
            <w:shd w:val="clear" w:color="auto" w:fill="BBBBBB"/>
            <w:vAlign w:val="center"/>
            <w:hideMark/>
          </w:tcPr>
          <w:p w14:paraId="442FCF9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Invasive species control or prevention</w:t>
            </w:r>
          </w:p>
        </w:tc>
        <w:tc>
          <w:tcPr>
            <w:tcW w:w="0" w:type="auto"/>
            <w:tcBorders>
              <w:bottom w:val="single" w:sz="6" w:space="0" w:color="000000"/>
            </w:tcBorders>
            <w:shd w:val="clear" w:color="auto" w:fill="BBBBBB"/>
            <w:vAlign w:val="center"/>
            <w:hideMark/>
          </w:tcPr>
          <w:p w14:paraId="793AB0C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7FECE8C" w14:textId="77777777">
        <w:trPr>
          <w:divId w:val="806121647"/>
          <w:tblCellSpacing w:w="15" w:type="dxa"/>
        </w:trPr>
        <w:tc>
          <w:tcPr>
            <w:tcW w:w="0" w:type="auto"/>
            <w:vAlign w:val="center"/>
            <w:hideMark/>
          </w:tcPr>
          <w:p w14:paraId="546C52B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AAE339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546B9C3" w14:textId="77777777" w:rsidR="00000000" w:rsidRDefault="00000000">
      <w:pPr>
        <w:divId w:val="80612164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37"/>
        <w:gridCol w:w="530"/>
      </w:tblGrid>
      <w:tr w:rsidR="00000000" w14:paraId="425E6201" w14:textId="77777777">
        <w:trPr>
          <w:divId w:val="806121647"/>
          <w:tblCellSpacing w:w="15" w:type="dxa"/>
        </w:trPr>
        <w:tc>
          <w:tcPr>
            <w:tcW w:w="0" w:type="auto"/>
            <w:tcBorders>
              <w:bottom w:val="single" w:sz="6" w:space="0" w:color="000000"/>
            </w:tcBorders>
            <w:shd w:val="clear" w:color="auto" w:fill="BBBBBB"/>
            <w:vAlign w:val="center"/>
            <w:hideMark/>
          </w:tcPr>
          <w:p w14:paraId="75512CB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Harvest management plan</w:t>
            </w:r>
          </w:p>
        </w:tc>
        <w:tc>
          <w:tcPr>
            <w:tcW w:w="0" w:type="auto"/>
            <w:tcBorders>
              <w:bottom w:val="single" w:sz="6" w:space="0" w:color="000000"/>
            </w:tcBorders>
            <w:shd w:val="clear" w:color="auto" w:fill="BBBBBB"/>
            <w:vAlign w:val="center"/>
            <w:hideMark/>
          </w:tcPr>
          <w:p w14:paraId="462CDE7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74DA32D" w14:textId="77777777">
        <w:trPr>
          <w:divId w:val="806121647"/>
          <w:tblCellSpacing w:w="15" w:type="dxa"/>
        </w:trPr>
        <w:tc>
          <w:tcPr>
            <w:tcW w:w="0" w:type="auto"/>
            <w:vAlign w:val="center"/>
            <w:hideMark/>
          </w:tcPr>
          <w:p w14:paraId="39E288B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42A4CCB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879DF60" w14:textId="77777777" w:rsidR="00000000" w:rsidRDefault="00000000">
      <w:pPr>
        <w:divId w:val="80612164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64"/>
        <w:gridCol w:w="530"/>
      </w:tblGrid>
      <w:tr w:rsidR="00000000" w14:paraId="775F7355" w14:textId="77777777">
        <w:trPr>
          <w:divId w:val="806121647"/>
          <w:tblCellSpacing w:w="15" w:type="dxa"/>
        </w:trPr>
        <w:tc>
          <w:tcPr>
            <w:tcW w:w="0" w:type="auto"/>
            <w:tcBorders>
              <w:bottom w:val="single" w:sz="6" w:space="0" w:color="000000"/>
            </w:tcBorders>
            <w:shd w:val="clear" w:color="auto" w:fill="BBBBBB"/>
            <w:vAlign w:val="center"/>
            <w:hideMark/>
          </w:tcPr>
          <w:p w14:paraId="467B1A2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Successfully reintroduced or introduced benignly</w:t>
            </w:r>
          </w:p>
        </w:tc>
        <w:tc>
          <w:tcPr>
            <w:tcW w:w="0" w:type="auto"/>
            <w:tcBorders>
              <w:bottom w:val="single" w:sz="6" w:space="0" w:color="000000"/>
            </w:tcBorders>
            <w:shd w:val="clear" w:color="auto" w:fill="BBBBBB"/>
            <w:vAlign w:val="center"/>
            <w:hideMark/>
          </w:tcPr>
          <w:p w14:paraId="7BA801F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584452B" w14:textId="77777777">
        <w:trPr>
          <w:divId w:val="806121647"/>
          <w:tblCellSpacing w:w="15" w:type="dxa"/>
        </w:trPr>
        <w:tc>
          <w:tcPr>
            <w:tcW w:w="0" w:type="auto"/>
            <w:vAlign w:val="center"/>
            <w:hideMark/>
          </w:tcPr>
          <w:p w14:paraId="23D87C9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4330784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E5E4DA0" w14:textId="77777777" w:rsidR="00000000" w:rsidRDefault="00000000">
      <w:pPr>
        <w:divId w:val="80612164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23"/>
        <w:gridCol w:w="7087"/>
      </w:tblGrid>
      <w:tr w:rsidR="00000000" w14:paraId="267D31D5" w14:textId="77777777">
        <w:trPr>
          <w:divId w:val="806121647"/>
          <w:tblCellSpacing w:w="15" w:type="dxa"/>
        </w:trPr>
        <w:tc>
          <w:tcPr>
            <w:tcW w:w="0" w:type="auto"/>
            <w:tcBorders>
              <w:bottom w:val="single" w:sz="6" w:space="0" w:color="000000"/>
            </w:tcBorders>
            <w:shd w:val="clear" w:color="auto" w:fill="BBBBBB"/>
            <w:vAlign w:val="center"/>
            <w:hideMark/>
          </w:tcPr>
          <w:p w14:paraId="72D4C62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67C25D2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0B7A164" w14:textId="77777777">
        <w:trPr>
          <w:divId w:val="806121647"/>
          <w:tblCellSpacing w:w="15" w:type="dxa"/>
        </w:trPr>
        <w:tc>
          <w:tcPr>
            <w:tcW w:w="0" w:type="auto"/>
            <w:vAlign w:val="center"/>
            <w:hideMark/>
          </w:tcPr>
          <w:p w14:paraId="2BED91D8" w14:textId="77777777" w:rsidR="00000000" w:rsidRDefault="00000000">
            <w:pPr>
              <w:spacing w:after="75"/>
              <w:rPr>
                <w:rFonts w:ascii="Georgia" w:eastAsia="Times New Roman" w:hAnsi="Georgia"/>
                <w:sz w:val="18"/>
                <w:szCs w:val="18"/>
              </w:rPr>
            </w:pPr>
            <w:commentRangeStart w:id="14"/>
            <w:r>
              <w:rPr>
                <w:rFonts w:ascii="Georgia" w:eastAsia="Times New Roman" w:hAnsi="Georgia"/>
                <w:sz w:val="18"/>
                <w:szCs w:val="18"/>
              </w:rPr>
              <w:t>Yes</w:t>
            </w:r>
          </w:p>
        </w:tc>
        <w:tc>
          <w:tcPr>
            <w:tcW w:w="0" w:type="auto"/>
            <w:vAlign w:val="center"/>
            <w:hideMark/>
          </w:tcPr>
          <w:p w14:paraId="5400E0A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If there is a remaining population, a propagation is needed to conserve the species in ex-situ conservation area and furthermore reintroducing the species into its suitable habitats or a restored forest area.</w:t>
            </w:r>
            <w:commentRangeEnd w:id="14"/>
            <w:r w:rsidR="000B043C">
              <w:rPr>
                <w:rStyle w:val="CommentReference"/>
              </w:rPr>
              <w:commentReference w:id="14"/>
            </w:r>
          </w:p>
        </w:tc>
      </w:tr>
    </w:tbl>
    <w:p w14:paraId="5FB745AE" w14:textId="77777777" w:rsidR="00000000" w:rsidRDefault="00000000">
      <w:pPr>
        <w:divId w:val="80612164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270"/>
        <w:gridCol w:w="530"/>
      </w:tblGrid>
      <w:tr w:rsidR="00000000" w14:paraId="2C840EF2" w14:textId="77777777">
        <w:trPr>
          <w:divId w:val="806121647"/>
          <w:tblCellSpacing w:w="15" w:type="dxa"/>
        </w:trPr>
        <w:tc>
          <w:tcPr>
            <w:tcW w:w="0" w:type="auto"/>
            <w:tcBorders>
              <w:bottom w:val="single" w:sz="6" w:space="0" w:color="000000"/>
            </w:tcBorders>
            <w:shd w:val="clear" w:color="auto" w:fill="BBBBBB"/>
            <w:vAlign w:val="center"/>
            <w:hideMark/>
          </w:tcPr>
          <w:p w14:paraId="14F9019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recent education and awareness programmes</w:t>
            </w:r>
          </w:p>
        </w:tc>
        <w:tc>
          <w:tcPr>
            <w:tcW w:w="0" w:type="auto"/>
            <w:tcBorders>
              <w:bottom w:val="single" w:sz="6" w:space="0" w:color="000000"/>
            </w:tcBorders>
            <w:shd w:val="clear" w:color="auto" w:fill="BBBBBB"/>
            <w:vAlign w:val="center"/>
            <w:hideMark/>
          </w:tcPr>
          <w:p w14:paraId="2FBE245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70CFBA4" w14:textId="77777777">
        <w:trPr>
          <w:divId w:val="806121647"/>
          <w:tblCellSpacing w:w="15" w:type="dxa"/>
        </w:trPr>
        <w:tc>
          <w:tcPr>
            <w:tcW w:w="0" w:type="auto"/>
            <w:vAlign w:val="center"/>
            <w:hideMark/>
          </w:tcPr>
          <w:p w14:paraId="613E136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57A7CA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81EAEC5" w14:textId="77777777" w:rsidR="00000000" w:rsidRDefault="00000000">
      <w:pPr>
        <w:divId w:val="80612164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39"/>
        <w:gridCol w:w="530"/>
      </w:tblGrid>
      <w:tr w:rsidR="00000000" w14:paraId="3136833D" w14:textId="77777777">
        <w:trPr>
          <w:divId w:val="806121647"/>
          <w:tblCellSpacing w:w="15" w:type="dxa"/>
        </w:trPr>
        <w:tc>
          <w:tcPr>
            <w:tcW w:w="0" w:type="auto"/>
            <w:tcBorders>
              <w:bottom w:val="single" w:sz="6" w:space="0" w:color="000000"/>
            </w:tcBorders>
            <w:shd w:val="clear" w:color="auto" w:fill="BBBBBB"/>
            <w:vAlign w:val="center"/>
            <w:hideMark/>
          </w:tcPr>
          <w:p w14:paraId="4C23C6D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Included in international legislation</w:t>
            </w:r>
          </w:p>
        </w:tc>
        <w:tc>
          <w:tcPr>
            <w:tcW w:w="0" w:type="auto"/>
            <w:tcBorders>
              <w:bottom w:val="single" w:sz="6" w:space="0" w:color="000000"/>
            </w:tcBorders>
            <w:shd w:val="clear" w:color="auto" w:fill="BBBBBB"/>
            <w:vAlign w:val="center"/>
            <w:hideMark/>
          </w:tcPr>
          <w:p w14:paraId="1390B32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EFAFBE8" w14:textId="77777777">
        <w:trPr>
          <w:divId w:val="806121647"/>
          <w:tblCellSpacing w:w="15" w:type="dxa"/>
        </w:trPr>
        <w:tc>
          <w:tcPr>
            <w:tcW w:w="0" w:type="auto"/>
            <w:vAlign w:val="center"/>
            <w:hideMark/>
          </w:tcPr>
          <w:p w14:paraId="1355965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5575B05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D9EC841" w14:textId="77777777" w:rsidR="00000000" w:rsidRDefault="00000000">
      <w:pPr>
        <w:divId w:val="80612164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12"/>
        <w:gridCol w:w="530"/>
      </w:tblGrid>
      <w:tr w:rsidR="00000000" w14:paraId="28B41807" w14:textId="77777777">
        <w:trPr>
          <w:divId w:val="806121647"/>
          <w:tblCellSpacing w:w="15" w:type="dxa"/>
        </w:trPr>
        <w:tc>
          <w:tcPr>
            <w:tcW w:w="0" w:type="auto"/>
            <w:tcBorders>
              <w:bottom w:val="single" w:sz="6" w:space="0" w:color="000000"/>
            </w:tcBorders>
            <w:shd w:val="clear" w:color="auto" w:fill="BBBBBB"/>
            <w:vAlign w:val="center"/>
            <w:hideMark/>
          </w:tcPr>
          <w:p w14:paraId="6F75185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any international management/trade controls</w:t>
            </w:r>
          </w:p>
        </w:tc>
        <w:tc>
          <w:tcPr>
            <w:tcW w:w="0" w:type="auto"/>
            <w:tcBorders>
              <w:bottom w:val="single" w:sz="6" w:space="0" w:color="000000"/>
            </w:tcBorders>
            <w:shd w:val="clear" w:color="auto" w:fill="BBBBBB"/>
            <w:vAlign w:val="center"/>
            <w:hideMark/>
          </w:tcPr>
          <w:p w14:paraId="7A339A5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A1AE021" w14:textId="77777777">
        <w:trPr>
          <w:divId w:val="806121647"/>
          <w:tblCellSpacing w:w="15" w:type="dxa"/>
        </w:trPr>
        <w:tc>
          <w:tcPr>
            <w:tcW w:w="0" w:type="auto"/>
            <w:vAlign w:val="center"/>
            <w:hideMark/>
          </w:tcPr>
          <w:p w14:paraId="200A8F1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02081A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414FA26" w14:textId="77777777" w:rsidR="00000000" w:rsidRDefault="00000000">
      <w:pPr>
        <w:pStyle w:val="Heading2"/>
        <w:divId w:val="806121647"/>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87"/>
        <w:gridCol w:w="530"/>
      </w:tblGrid>
      <w:tr w:rsidR="00000000" w14:paraId="39ED0075" w14:textId="77777777">
        <w:trPr>
          <w:divId w:val="806121647"/>
          <w:tblCellSpacing w:w="15" w:type="dxa"/>
        </w:trPr>
        <w:tc>
          <w:tcPr>
            <w:tcW w:w="0" w:type="auto"/>
            <w:tcBorders>
              <w:bottom w:val="single" w:sz="6" w:space="0" w:color="000000"/>
            </w:tcBorders>
            <w:shd w:val="clear" w:color="auto" w:fill="BBBBBB"/>
            <w:vAlign w:val="center"/>
            <w:hideMark/>
          </w:tcPr>
          <w:p w14:paraId="73CD6B6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2A9F3CD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7E7F89F2" w14:textId="77777777">
        <w:trPr>
          <w:divId w:val="806121647"/>
          <w:tblCellSpacing w:w="15" w:type="dxa"/>
        </w:trPr>
        <w:tc>
          <w:tcPr>
            <w:tcW w:w="0" w:type="auto"/>
            <w:tcBorders>
              <w:bottom w:val="single" w:sz="6" w:space="0" w:color="CCCCCC"/>
            </w:tcBorders>
            <w:vAlign w:val="center"/>
            <w:hideMark/>
          </w:tcPr>
          <w:p w14:paraId="54375CD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6AF2C51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B846C41" w14:textId="77777777">
        <w:trPr>
          <w:divId w:val="806121647"/>
          <w:tblCellSpacing w:w="15" w:type="dxa"/>
        </w:trPr>
        <w:tc>
          <w:tcPr>
            <w:tcW w:w="0" w:type="auto"/>
            <w:tcBorders>
              <w:bottom w:val="single" w:sz="6" w:space="0" w:color="CCCCCC"/>
            </w:tcBorders>
            <w:vAlign w:val="center"/>
            <w:hideMark/>
          </w:tcPr>
          <w:p w14:paraId="7DDC088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7D3F96A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E27E823" w14:textId="77777777">
        <w:trPr>
          <w:divId w:val="806121647"/>
          <w:tblCellSpacing w:w="15" w:type="dxa"/>
        </w:trPr>
        <w:tc>
          <w:tcPr>
            <w:tcW w:w="0" w:type="auto"/>
            <w:tcBorders>
              <w:bottom w:val="single" w:sz="6" w:space="0" w:color="CCCCCC"/>
            </w:tcBorders>
            <w:vAlign w:val="center"/>
            <w:hideMark/>
          </w:tcPr>
          <w:p w14:paraId="7239A16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27F1B13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CCDB20A" w14:textId="77777777">
        <w:trPr>
          <w:divId w:val="806121647"/>
          <w:tblCellSpacing w:w="15" w:type="dxa"/>
        </w:trPr>
        <w:tc>
          <w:tcPr>
            <w:tcW w:w="0" w:type="auto"/>
            <w:tcBorders>
              <w:bottom w:val="single" w:sz="6" w:space="0" w:color="CCCCCC"/>
            </w:tcBorders>
            <w:vAlign w:val="center"/>
            <w:hideMark/>
          </w:tcPr>
          <w:p w14:paraId="5C01752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3EF875D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A3409EA" w14:textId="77777777" w:rsidR="00000000" w:rsidRDefault="00000000">
      <w:pPr>
        <w:pStyle w:val="Heading2"/>
        <w:divId w:val="806121647"/>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08"/>
        <w:gridCol w:w="530"/>
      </w:tblGrid>
      <w:tr w:rsidR="00000000" w14:paraId="6045C666" w14:textId="77777777">
        <w:trPr>
          <w:divId w:val="806121647"/>
          <w:tblCellSpacing w:w="15" w:type="dxa"/>
        </w:trPr>
        <w:tc>
          <w:tcPr>
            <w:tcW w:w="0" w:type="auto"/>
            <w:tcBorders>
              <w:bottom w:val="single" w:sz="6" w:space="0" w:color="000000"/>
            </w:tcBorders>
            <w:shd w:val="clear" w:color="auto" w:fill="BBBBBB"/>
            <w:vAlign w:val="center"/>
            <w:hideMark/>
          </w:tcPr>
          <w:p w14:paraId="196D3F8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0F2A2E7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08F3C58" w14:textId="77777777">
        <w:trPr>
          <w:divId w:val="806121647"/>
          <w:tblCellSpacing w:w="15" w:type="dxa"/>
        </w:trPr>
        <w:tc>
          <w:tcPr>
            <w:tcW w:w="0" w:type="auto"/>
            <w:tcBorders>
              <w:bottom w:val="single" w:sz="6" w:space="0" w:color="CCCCCC"/>
            </w:tcBorders>
            <w:vAlign w:val="center"/>
            <w:hideMark/>
          </w:tcPr>
          <w:p w14:paraId="6FD92D3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79A881F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47A3F989" w14:textId="77777777">
        <w:trPr>
          <w:divId w:val="806121647"/>
          <w:tblCellSpacing w:w="15" w:type="dxa"/>
        </w:trPr>
        <w:tc>
          <w:tcPr>
            <w:tcW w:w="0" w:type="auto"/>
            <w:tcBorders>
              <w:bottom w:val="single" w:sz="6" w:space="0" w:color="CCCCCC"/>
            </w:tcBorders>
            <w:vAlign w:val="center"/>
            <w:hideMark/>
          </w:tcPr>
          <w:p w14:paraId="220AE4C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16F81E0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47FE2F01" w14:textId="77777777">
        <w:trPr>
          <w:divId w:val="806121647"/>
          <w:tblCellSpacing w:w="15" w:type="dxa"/>
        </w:trPr>
        <w:tc>
          <w:tcPr>
            <w:tcW w:w="0" w:type="auto"/>
            <w:tcBorders>
              <w:bottom w:val="single" w:sz="6" w:space="0" w:color="CCCCCC"/>
            </w:tcBorders>
            <w:vAlign w:val="center"/>
            <w:hideMark/>
          </w:tcPr>
          <w:p w14:paraId="78A8C93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 Conservation Planning -&gt; Species Action/Recovery Plan</w:t>
            </w:r>
          </w:p>
        </w:tc>
        <w:tc>
          <w:tcPr>
            <w:tcW w:w="0" w:type="auto"/>
            <w:tcBorders>
              <w:bottom w:val="single" w:sz="6" w:space="0" w:color="CCCCCC"/>
            </w:tcBorders>
            <w:vAlign w:val="center"/>
            <w:hideMark/>
          </w:tcPr>
          <w:p w14:paraId="7E3B677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B5F256A" w14:textId="77777777">
        <w:trPr>
          <w:divId w:val="806121647"/>
          <w:tblCellSpacing w:w="15" w:type="dxa"/>
        </w:trPr>
        <w:tc>
          <w:tcPr>
            <w:tcW w:w="0" w:type="auto"/>
            <w:tcBorders>
              <w:bottom w:val="single" w:sz="6" w:space="0" w:color="CCCCCC"/>
            </w:tcBorders>
            <w:vAlign w:val="center"/>
            <w:hideMark/>
          </w:tcPr>
          <w:p w14:paraId="7D5E184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2.2. Conservation Planning -&gt; Area-based Management Plan</w:t>
            </w:r>
          </w:p>
        </w:tc>
        <w:tc>
          <w:tcPr>
            <w:tcW w:w="0" w:type="auto"/>
            <w:tcBorders>
              <w:bottom w:val="single" w:sz="6" w:space="0" w:color="CCCCCC"/>
            </w:tcBorders>
            <w:vAlign w:val="center"/>
            <w:hideMark/>
          </w:tcPr>
          <w:p w14:paraId="1DD6FAC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6A85244" w14:textId="77777777">
        <w:trPr>
          <w:divId w:val="806121647"/>
          <w:tblCellSpacing w:w="15" w:type="dxa"/>
        </w:trPr>
        <w:tc>
          <w:tcPr>
            <w:tcW w:w="0" w:type="auto"/>
            <w:tcBorders>
              <w:bottom w:val="single" w:sz="6" w:space="0" w:color="CCCCCC"/>
            </w:tcBorders>
            <w:vAlign w:val="center"/>
            <w:hideMark/>
          </w:tcPr>
          <w:p w14:paraId="6C2B492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53A1F10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268C171" w14:textId="77777777" w:rsidR="00000000" w:rsidRDefault="00000000">
      <w:pPr>
        <w:pStyle w:val="Heading1"/>
        <w:divId w:val="1487357965"/>
        <w:rPr>
          <w:rFonts w:ascii="Georgia" w:eastAsia="Times New Roman" w:hAnsi="Georgia"/>
          <w:sz w:val="29"/>
          <w:szCs w:val="29"/>
        </w:rPr>
      </w:pPr>
      <w:r>
        <w:rPr>
          <w:rFonts w:ascii="Georgia" w:eastAsia="Times New Roman" w:hAnsi="Georgia"/>
          <w:sz w:val="29"/>
          <w:szCs w:val="29"/>
        </w:rPr>
        <w:t>Ecosystem Services</w:t>
      </w:r>
    </w:p>
    <w:p w14:paraId="07D1AB26" w14:textId="77777777" w:rsidR="00000000" w:rsidRDefault="00000000">
      <w:pPr>
        <w:pStyle w:val="Heading2"/>
        <w:divId w:val="1487357965"/>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0D895669" w14:textId="77777777">
        <w:trPr>
          <w:divId w:val="1487357965"/>
          <w:tblCellSpacing w:w="15" w:type="dxa"/>
        </w:trPr>
        <w:tc>
          <w:tcPr>
            <w:tcW w:w="0" w:type="auto"/>
            <w:tcBorders>
              <w:bottom w:val="single" w:sz="6" w:space="0" w:color="000000"/>
            </w:tcBorders>
            <w:shd w:val="clear" w:color="auto" w:fill="BBBBBB"/>
            <w:vAlign w:val="center"/>
            <w:hideMark/>
          </w:tcPr>
          <w:p w14:paraId="119F92E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31D32D9B" w14:textId="77777777" w:rsidR="00000000"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0C7AF7C5" w14:textId="77777777">
        <w:trPr>
          <w:divId w:val="1487357965"/>
          <w:tblCellSpacing w:w="15" w:type="dxa"/>
        </w:trPr>
        <w:tc>
          <w:tcPr>
            <w:tcW w:w="0" w:type="auto"/>
            <w:vAlign w:val="center"/>
            <w:hideMark/>
          </w:tcPr>
          <w:p w14:paraId="68C4B3B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5D2FC3E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47FF04B" w14:textId="77777777" w:rsidR="00000000" w:rsidRDefault="00000000">
      <w:pPr>
        <w:pStyle w:val="NormalWeb"/>
        <w:divId w:val="1487357965"/>
        <w:rPr>
          <w:rFonts w:ascii="Georgia" w:hAnsi="Georgia"/>
        </w:rPr>
      </w:pPr>
      <w:r>
        <w:rPr>
          <w:rStyle w:val="datalabel1"/>
          <w:rFonts w:ascii="Georgia" w:hAnsi="Georgia"/>
        </w:rPr>
        <w:t xml:space="preserve">Species provides no ecosystem services: </w:t>
      </w:r>
      <w:proofErr w:type="gramStart"/>
      <w:r>
        <w:rPr>
          <w:rFonts w:ascii="Georgia" w:hAnsi="Georgia"/>
        </w:rPr>
        <w:t>true</w:t>
      </w:r>
      <w:proofErr w:type="gramEnd"/>
    </w:p>
    <w:p w14:paraId="1B326223" w14:textId="77777777" w:rsidR="00000000"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76EB99F9" w14:textId="77777777" w:rsidR="00000000" w:rsidRDefault="00000000">
      <w:pPr>
        <w:pStyle w:val="NormalWeb"/>
        <w:divId w:val="951058706"/>
        <w:rPr>
          <w:rFonts w:ascii="Georgia" w:hAnsi="Georgia"/>
        </w:rPr>
      </w:pPr>
      <w:proofErr w:type="spellStart"/>
      <w:r>
        <w:rPr>
          <w:rFonts w:ascii="Georgia" w:hAnsi="Georgia"/>
        </w:rPr>
        <w:t>Chagnoux</w:t>
      </w:r>
      <w:proofErr w:type="spellEnd"/>
      <w:r>
        <w:rPr>
          <w:rFonts w:ascii="Georgia" w:hAnsi="Georgia"/>
        </w:rPr>
        <w:t xml:space="preserve"> S MNHN. 2023. The vascular plants collection (P) at the Herbarium of the </w:t>
      </w:r>
      <w:proofErr w:type="spellStart"/>
      <w:r>
        <w:rPr>
          <w:rFonts w:ascii="Georgia" w:hAnsi="Georgia"/>
        </w:rPr>
        <w:t>Muséum</w:t>
      </w:r>
      <w:proofErr w:type="spellEnd"/>
      <w:r>
        <w:rPr>
          <w:rFonts w:ascii="Georgia" w:hAnsi="Georgia"/>
        </w:rPr>
        <w:t xml:space="preserve"> national </w:t>
      </w:r>
      <w:proofErr w:type="spellStart"/>
      <w:r>
        <w:rPr>
          <w:rFonts w:ascii="Georgia" w:hAnsi="Georgia"/>
        </w:rPr>
        <w:t>d'Histoire</w:t>
      </w:r>
      <w:proofErr w:type="spellEnd"/>
      <w:r>
        <w:rPr>
          <w:rFonts w:ascii="Georgia" w:hAnsi="Georgia"/>
        </w:rPr>
        <w:t xml:space="preserve"> Naturelle (MNHN - Paris). Version 69.339.</w:t>
      </w:r>
    </w:p>
    <w:p w14:paraId="477EEDAD" w14:textId="77777777" w:rsidR="00000000" w:rsidRDefault="00000000">
      <w:pPr>
        <w:pStyle w:val="NormalWeb"/>
        <w:divId w:val="951058706"/>
        <w:rPr>
          <w:rFonts w:ascii="Georgia" w:hAnsi="Georgia"/>
        </w:rPr>
      </w:pPr>
      <w:r>
        <w:rPr>
          <w:rFonts w:ascii="Georgia" w:hAnsi="Georgia"/>
        </w:rPr>
        <w:t xml:space="preserve">Hendrian and Middleton DJ. 1999. Revision of </w:t>
      </w:r>
      <w:proofErr w:type="spellStart"/>
      <w:r>
        <w:rPr>
          <w:rFonts w:ascii="Georgia" w:hAnsi="Georgia"/>
        </w:rPr>
        <w:t>Rauvolfia</w:t>
      </w:r>
      <w:proofErr w:type="spellEnd"/>
      <w:r>
        <w:rPr>
          <w:rFonts w:ascii="Georgia" w:hAnsi="Georgia"/>
        </w:rPr>
        <w:t xml:space="preserve"> (</w:t>
      </w:r>
      <w:proofErr w:type="spellStart"/>
      <w:r>
        <w:rPr>
          <w:rFonts w:ascii="Georgia" w:hAnsi="Georgia"/>
        </w:rPr>
        <w:t>Apocynaceae</w:t>
      </w:r>
      <w:proofErr w:type="spellEnd"/>
      <w:r>
        <w:rPr>
          <w:rFonts w:ascii="Georgia" w:hAnsi="Georgia"/>
        </w:rPr>
        <w:t xml:space="preserve">) in Malesia. </w:t>
      </w:r>
      <w:proofErr w:type="spellStart"/>
      <w:r>
        <w:rPr>
          <w:rFonts w:ascii="Georgia" w:hAnsi="Georgia"/>
          <w:i/>
          <w:iCs/>
        </w:rPr>
        <w:t>Blumea</w:t>
      </w:r>
      <w:proofErr w:type="spellEnd"/>
      <w:r>
        <w:rPr>
          <w:rFonts w:ascii="Georgia" w:hAnsi="Georgia"/>
        </w:rPr>
        <w:t xml:space="preserve"> 44: 449-470.</w:t>
      </w:r>
    </w:p>
    <w:p w14:paraId="6B70E860" w14:textId="77777777" w:rsidR="001C090C" w:rsidRDefault="00000000">
      <w:pPr>
        <w:pStyle w:val="NormalWeb"/>
        <w:divId w:val="951058706"/>
        <w:rPr>
          <w:rFonts w:ascii="Georgia" w:hAnsi="Georgia"/>
        </w:rPr>
      </w:pPr>
      <w:r>
        <w:rPr>
          <w:rFonts w:ascii="Georgia" w:hAnsi="Georgia"/>
        </w:rPr>
        <w:t xml:space="preserve">Middleton DJ. 2007. </w:t>
      </w:r>
      <w:proofErr w:type="spellStart"/>
      <w:r>
        <w:rPr>
          <w:rFonts w:ascii="Georgia" w:hAnsi="Georgia"/>
        </w:rPr>
        <w:t>Apocynaceae</w:t>
      </w:r>
      <w:proofErr w:type="spellEnd"/>
      <w:r>
        <w:rPr>
          <w:rFonts w:ascii="Georgia" w:hAnsi="Georgia"/>
        </w:rPr>
        <w:t xml:space="preserve"> (Subfamilies </w:t>
      </w:r>
      <w:proofErr w:type="spellStart"/>
      <w:r>
        <w:rPr>
          <w:rFonts w:ascii="Georgia" w:hAnsi="Georgia"/>
        </w:rPr>
        <w:t>Rauvolfioideae</w:t>
      </w:r>
      <w:proofErr w:type="spellEnd"/>
      <w:r>
        <w:rPr>
          <w:rFonts w:ascii="Georgia" w:hAnsi="Georgia"/>
        </w:rPr>
        <w:t xml:space="preserve"> and </w:t>
      </w:r>
      <w:proofErr w:type="spellStart"/>
      <w:r>
        <w:rPr>
          <w:rFonts w:ascii="Georgia" w:hAnsi="Georgia"/>
        </w:rPr>
        <w:t>Apocynoideae</w:t>
      </w:r>
      <w:proofErr w:type="spellEnd"/>
      <w:r>
        <w:rPr>
          <w:rFonts w:ascii="Georgia" w:hAnsi="Georgia"/>
        </w:rPr>
        <w:t xml:space="preserve">). </w:t>
      </w:r>
      <w:r>
        <w:rPr>
          <w:rFonts w:ascii="Georgia" w:hAnsi="Georgia"/>
          <w:i/>
          <w:iCs/>
        </w:rPr>
        <w:t xml:space="preserve">Flora </w:t>
      </w:r>
      <w:proofErr w:type="spellStart"/>
      <w:r>
        <w:rPr>
          <w:rFonts w:ascii="Georgia" w:hAnsi="Georgia"/>
          <w:i/>
          <w:iCs/>
        </w:rPr>
        <w:t>Malesiana</w:t>
      </w:r>
      <w:proofErr w:type="spellEnd"/>
      <w:r>
        <w:rPr>
          <w:rFonts w:ascii="Georgia" w:hAnsi="Georgia"/>
          <w:i/>
          <w:iCs/>
        </w:rPr>
        <w:t>: Series I Spermatophyta</w:t>
      </w:r>
      <w:r>
        <w:rPr>
          <w:rFonts w:ascii="Georgia" w:hAnsi="Georgia"/>
        </w:rPr>
        <w:t xml:space="preserve"> 18: 1-452.</w:t>
      </w:r>
    </w:p>
    <w:sectPr w:rsidR="001C090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3-12-06T17:09:00Z" w:initials="JP">
    <w:p w14:paraId="4C51FC46" w14:textId="77777777" w:rsidR="00DF2D5D" w:rsidRDefault="00DF2D5D" w:rsidP="00DF2D5D">
      <w:pPr>
        <w:pStyle w:val="CommentText"/>
      </w:pPr>
      <w:r>
        <w:rPr>
          <w:rStyle w:val="CommentReference"/>
        </w:rPr>
        <w:annotationRef/>
      </w:r>
      <w:r>
        <w:t>Two localities in one district of Central Java?</w:t>
      </w:r>
    </w:p>
  </w:comment>
  <w:comment w:id="1" w:author="Jack Plummer" w:date="2023-12-06T17:14:00Z" w:initials="JP">
    <w:p w14:paraId="09724A07" w14:textId="77777777" w:rsidR="00DF2D5D" w:rsidRDefault="00DF2D5D" w:rsidP="00DF2D5D">
      <w:pPr>
        <w:pStyle w:val="CommentText"/>
      </w:pPr>
      <w:r>
        <w:rPr>
          <w:rStyle w:val="CommentReference"/>
        </w:rPr>
        <w:annotationRef/>
      </w:r>
      <w:r>
        <w:t>Given its very wide EOO, it is possible that the species occurs more widely across Java and Sulawesi, especially if it has been difficult to distinguish taxonomically, such that it could even be Least Concern. However, it is also possible that the species occupies a restricted distribution and has been extirpated from one or all historic collection areas, such that it could be Critically Endangered. As a result of significant uncertainty, this species is categorised as Data Deficient.</w:t>
      </w:r>
    </w:p>
  </w:comment>
  <w:comment w:id="3" w:author="Jack Plummer" w:date="2023-12-06T17:14:00Z" w:initials="JP">
    <w:p w14:paraId="6E1ADC38" w14:textId="77777777" w:rsidR="00DF2D5D" w:rsidRDefault="00DF2D5D" w:rsidP="00DF2D5D">
      <w:pPr>
        <w:pStyle w:val="CommentText"/>
      </w:pPr>
      <w:r>
        <w:rPr>
          <w:rStyle w:val="CommentReference"/>
        </w:rPr>
        <w:annotationRef/>
      </w:r>
      <w:r>
        <w:t>Don't need this here</w:t>
      </w:r>
    </w:p>
  </w:comment>
  <w:comment w:id="4" w:author="Jack Plummer" w:date="2023-12-06T17:15:00Z" w:initials="JP">
    <w:p w14:paraId="3C9C55AD" w14:textId="77777777" w:rsidR="00DF2D5D" w:rsidRDefault="00DF2D5D" w:rsidP="00DF2D5D">
      <w:pPr>
        <w:pStyle w:val="CommentText"/>
      </w:pPr>
      <w:r>
        <w:rPr>
          <w:rStyle w:val="CommentReference"/>
        </w:rPr>
        <w:annotationRef/>
      </w:r>
      <w:r>
        <w:t>Add the elevation range here</w:t>
      </w:r>
    </w:p>
  </w:comment>
  <w:comment w:id="5" w:author="Jack Plummer" w:date="2023-12-06T17:15:00Z" w:initials="JP">
    <w:p w14:paraId="7CE6507A" w14:textId="466CC3C8" w:rsidR="00DF2D5D" w:rsidRDefault="00DF2D5D" w:rsidP="00DF2D5D">
      <w:pPr>
        <w:pStyle w:val="CommentText"/>
      </w:pPr>
      <w:r>
        <w:rPr>
          <w:rStyle w:val="CommentReference"/>
        </w:rPr>
        <w:annotationRef/>
      </w:r>
      <w:r>
        <w:t>Don't need this here</w:t>
      </w:r>
    </w:p>
  </w:comment>
  <w:comment w:id="6" w:author="Jack Plummer" w:date="2023-12-06T17:08:00Z" w:initials="JP">
    <w:p w14:paraId="7B72B96C" w14:textId="5669F5D4" w:rsidR="00DF2D5D" w:rsidRDefault="00DF2D5D" w:rsidP="00DF2D5D">
      <w:pPr>
        <w:pStyle w:val="CommentText"/>
      </w:pPr>
      <w:r>
        <w:rPr>
          <w:rStyle w:val="CommentReference"/>
        </w:rPr>
        <w:annotationRef/>
      </w:r>
      <w:r>
        <w:t>Does this need updating now?</w:t>
      </w:r>
    </w:p>
  </w:comment>
  <w:comment w:id="7" w:author="Jack Plummer" w:date="2023-12-06T17:19:00Z" w:initials="JP">
    <w:p w14:paraId="2D51C70F" w14:textId="77777777" w:rsidR="000B043C" w:rsidRDefault="000B043C" w:rsidP="000B043C">
      <w:pPr>
        <w:pStyle w:val="CommentText"/>
      </w:pPr>
      <w:r>
        <w:rPr>
          <w:rStyle w:val="CommentReference"/>
        </w:rPr>
        <w:annotationRef/>
      </w:r>
      <w:r>
        <w:t>Wow - very surprised! Do you think it's the right species..?</w:t>
      </w:r>
    </w:p>
  </w:comment>
  <w:comment w:id="8" w:author="Jack Plummer" w:date="2023-12-06T17:21:00Z" w:initials="JP">
    <w:p w14:paraId="60BC717E" w14:textId="77777777" w:rsidR="000B043C" w:rsidRDefault="000B043C" w:rsidP="000B043C">
      <w:pPr>
        <w:pStyle w:val="CommentText"/>
      </w:pPr>
      <w:r>
        <w:rPr>
          <w:rStyle w:val="CommentReference"/>
        </w:rPr>
        <w:annotationRef/>
      </w:r>
      <w:r>
        <w:t>No, the species mentioned here is native to India - there has been a name error! I think this first sentence should be removed</w:t>
      </w:r>
    </w:p>
  </w:comment>
  <w:comment w:id="9" w:author="Jack Plummer" w:date="2023-12-06T17:20:00Z" w:initials="JP">
    <w:p w14:paraId="0052EEDC" w14:textId="4F1492B4" w:rsidR="000B043C" w:rsidRDefault="000B043C" w:rsidP="000B043C">
      <w:pPr>
        <w:pStyle w:val="CommentText"/>
      </w:pPr>
      <w:r>
        <w:rPr>
          <w:rStyle w:val="CommentReference"/>
        </w:rPr>
        <w:annotationRef/>
      </w:r>
      <w:r>
        <w:t>Cite as (Lobay 2015). The url can be included in the bibliography</w:t>
      </w:r>
    </w:p>
  </w:comment>
  <w:comment w:id="10" w:author="Jack Plummer" w:date="2023-12-06T17:24:00Z" w:initials="JP">
    <w:p w14:paraId="6931D827" w14:textId="77777777" w:rsidR="000B043C" w:rsidRDefault="000B043C" w:rsidP="000B043C">
      <w:pPr>
        <w:pStyle w:val="CommentText"/>
      </w:pPr>
      <w:r>
        <w:rPr>
          <w:rStyle w:val="CommentReference"/>
        </w:rPr>
        <w:annotationRef/>
      </w:r>
      <w:r>
        <w:t>Also mention threats to Sulawesi area here</w:t>
      </w:r>
    </w:p>
  </w:comment>
  <w:comment w:id="11" w:author="Jack Plummer" w:date="2023-12-06T17:24:00Z" w:initials="JP">
    <w:p w14:paraId="00E39CA5" w14:textId="77777777" w:rsidR="000B043C" w:rsidRDefault="000B043C" w:rsidP="000B043C">
      <w:pPr>
        <w:pStyle w:val="CommentText"/>
      </w:pPr>
      <w:r>
        <w:rPr>
          <w:rStyle w:val="CommentReference"/>
        </w:rPr>
        <w:annotationRef/>
      </w:r>
      <w:r>
        <w:t>I think remove this. Maybe a call for survey work could be added to conservation actions documentation.</w:t>
      </w:r>
    </w:p>
  </w:comment>
  <w:comment w:id="12" w:author="Jack Plummer" w:date="2023-12-06T17:25:00Z" w:initials="JP">
    <w:p w14:paraId="3563226E" w14:textId="77777777" w:rsidR="000B043C" w:rsidRDefault="000B043C" w:rsidP="000B043C">
      <w:pPr>
        <w:pStyle w:val="CommentText"/>
      </w:pPr>
      <w:r>
        <w:rPr>
          <w:rStyle w:val="CommentReference"/>
        </w:rPr>
        <w:annotationRef/>
      </w:r>
      <w:r>
        <w:t>Ongoing</w:t>
      </w:r>
    </w:p>
  </w:comment>
  <w:comment w:id="13" w:author="Jack Plummer" w:date="2023-12-06T17:23:00Z" w:initials="JP">
    <w:p w14:paraId="1E69B85A" w14:textId="5893D552" w:rsidR="000B043C" w:rsidRDefault="000B043C" w:rsidP="000B043C">
      <w:pPr>
        <w:pStyle w:val="CommentText"/>
      </w:pPr>
      <w:r>
        <w:rPr>
          <w:rStyle w:val="CommentReference"/>
        </w:rPr>
        <w:annotationRef/>
      </w:r>
      <w:r>
        <w:t xml:space="preserve">E.g. The species is not known to be represented in </w:t>
      </w:r>
      <w:r>
        <w:rPr>
          <w:i/>
          <w:iCs/>
        </w:rPr>
        <w:t>in situ</w:t>
      </w:r>
      <w:r>
        <w:t xml:space="preserve"> conservation in protected areas or </w:t>
      </w:r>
      <w:r>
        <w:rPr>
          <w:i/>
          <w:iCs/>
        </w:rPr>
        <w:t>ex situ</w:t>
      </w:r>
      <w:r>
        <w:t xml:space="preserve"> conservation in botanic gardens or seed banks.</w:t>
      </w:r>
    </w:p>
  </w:comment>
  <w:comment w:id="14" w:author="Jack Plummer" w:date="2023-12-06T17:22:00Z" w:initials="JP">
    <w:p w14:paraId="1FD5D005" w14:textId="35D0C59D" w:rsidR="000B043C" w:rsidRDefault="000B043C" w:rsidP="000B043C">
      <w:pPr>
        <w:pStyle w:val="CommentText"/>
      </w:pPr>
      <w:r>
        <w:rPr>
          <w:rStyle w:val="CommentReference"/>
        </w:rPr>
        <w:annotationRef/>
      </w:r>
      <w:r>
        <w:t>This should be marked as 'No' This means the species is already present in ex situ conservation.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51FC46" w15:done="0"/>
  <w15:commentEx w15:paraId="09724A07" w15:done="0"/>
  <w15:commentEx w15:paraId="6E1ADC38" w15:done="0"/>
  <w15:commentEx w15:paraId="3C9C55AD" w15:done="0"/>
  <w15:commentEx w15:paraId="7CE6507A" w15:done="0"/>
  <w15:commentEx w15:paraId="7B72B96C" w15:done="0"/>
  <w15:commentEx w15:paraId="2D51C70F" w15:done="0"/>
  <w15:commentEx w15:paraId="60BC717E" w15:paraIdParent="2D51C70F" w15:done="0"/>
  <w15:commentEx w15:paraId="0052EEDC" w15:done="0"/>
  <w15:commentEx w15:paraId="6931D827" w15:done="0"/>
  <w15:commentEx w15:paraId="00E39CA5" w15:done="0"/>
  <w15:commentEx w15:paraId="3563226E" w15:done="0"/>
  <w15:commentEx w15:paraId="1E69B85A" w15:done="0"/>
  <w15:commentEx w15:paraId="1FD5D0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FB504A" w16cex:dateUtc="2023-12-06T17:09:00Z"/>
  <w16cex:commentExtensible w16cex:durableId="0595D64E" w16cex:dateUtc="2023-12-06T17:14:00Z"/>
  <w16cex:commentExtensible w16cex:durableId="49E00592" w16cex:dateUtc="2023-12-06T17:14:00Z"/>
  <w16cex:commentExtensible w16cex:durableId="18F56712" w16cex:dateUtc="2023-12-06T17:15:00Z"/>
  <w16cex:commentExtensible w16cex:durableId="5F718257" w16cex:dateUtc="2023-12-06T17:15:00Z"/>
  <w16cex:commentExtensible w16cex:durableId="7984A53A" w16cex:dateUtc="2023-12-06T17:08:00Z"/>
  <w16cex:commentExtensible w16cex:durableId="38ABA997" w16cex:dateUtc="2023-12-06T17:19:00Z"/>
  <w16cex:commentExtensible w16cex:durableId="31D5E279" w16cex:dateUtc="2023-12-06T17:21:00Z"/>
  <w16cex:commentExtensible w16cex:durableId="361339F9" w16cex:dateUtc="2023-12-06T17:20:00Z"/>
  <w16cex:commentExtensible w16cex:durableId="55588240" w16cex:dateUtc="2023-12-06T17:24:00Z"/>
  <w16cex:commentExtensible w16cex:durableId="7BCF9B92" w16cex:dateUtc="2023-12-06T17:24:00Z"/>
  <w16cex:commentExtensible w16cex:durableId="7FA23C50" w16cex:dateUtc="2023-12-06T17:25:00Z"/>
  <w16cex:commentExtensible w16cex:durableId="70A2AFE0" w16cex:dateUtc="2023-12-06T17:23:00Z"/>
  <w16cex:commentExtensible w16cex:durableId="5636340E" w16cex:dateUtc="2023-12-06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51FC46" w16cid:durableId="2DFB504A"/>
  <w16cid:commentId w16cid:paraId="09724A07" w16cid:durableId="0595D64E"/>
  <w16cid:commentId w16cid:paraId="6E1ADC38" w16cid:durableId="49E00592"/>
  <w16cid:commentId w16cid:paraId="3C9C55AD" w16cid:durableId="18F56712"/>
  <w16cid:commentId w16cid:paraId="7CE6507A" w16cid:durableId="5F718257"/>
  <w16cid:commentId w16cid:paraId="7B72B96C" w16cid:durableId="7984A53A"/>
  <w16cid:commentId w16cid:paraId="2D51C70F" w16cid:durableId="38ABA997"/>
  <w16cid:commentId w16cid:paraId="60BC717E" w16cid:durableId="31D5E279"/>
  <w16cid:commentId w16cid:paraId="0052EEDC" w16cid:durableId="361339F9"/>
  <w16cid:commentId w16cid:paraId="6931D827" w16cid:durableId="55588240"/>
  <w16cid:commentId w16cid:paraId="00E39CA5" w16cid:durableId="7BCF9B92"/>
  <w16cid:commentId w16cid:paraId="3563226E" w16cid:durableId="7FA23C50"/>
  <w16cid:commentId w16cid:paraId="1E69B85A" w16cid:durableId="70A2AFE0"/>
  <w16cid:commentId w16cid:paraId="1FD5D005" w16cid:durableId="563634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2D5D"/>
    <w:rsid w:val="000B043C"/>
    <w:rsid w:val="001C090C"/>
    <w:rsid w:val="00DF2D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7AF3C7F"/>
  <w15:chartTrackingRefBased/>
  <w15:docId w15:val="{AD853EB1-B1C8-43CE-8D44-8AF4E5338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pageassessmentclassschemecontent">
    <w:name w:val="page_assessment_classscheme_content"/>
    <w:basedOn w:val="DefaultParagraphFont"/>
  </w:style>
  <w:style w:type="character" w:customStyle="1" w:styleId="redfont">
    <w:name w:val="redfont"/>
    <w:basedOn w:val="DefaultParagraphFont"/>
  </w:style>
  <w:style w:type="paragraph" w:styleId="Revision">
    <w:name w:val="Revision"/>
    <w:hidden/>
    <w:uiPriority w:val="99"/>
    <w:semiHidden/>
    <w:rsid w:val="00DF2D5D"/>
    <w:rPr>
      <w:rFonts w:eastAsiaTheme="minorEastAsia"/>
      <w:sz w:val="24"/>
      <w:szCs w:val="24"/>
    </w:rPr>
  </w:style>
  <w:style w:type="character" w:styleId="CommentReference">
    <w:name w:val="annotation reference"/>
    <w:basedOn w:val="DefaultParagraphFont"/>
    <w:uiPriority w:val="99"/>
    <w:semiHidden/>
    <w:unhideWhenUsed/>
    <w:rsid w:val="00DF2D5D"/>
    <w:rPr>
      <w:sz w:val="16"/>
      <w:szCs w:val="16"/>
    </w:rPr>
  </w:style>
  <w:style w:type="paragraph" w:styleId="CommentText">
    <w:name w:val="annotation text"/>
    <w:basedOn w:val="Normal"/>
    <w:link w:val="CommentTextChar"/>
    <w:uiPriority w:val="99"/>
    <w:unhideWhenUsed/>
    <w:rsid w:val="00DF2D5D"/>
    <w:rPr>
      <w:sz w:val="20"/>
      <w:szCs w:val="20"/>
    </w:rPr>
  </w:style>
  <w:style w:type="character" w:customStyle="1" w:styleId="CommentTextChar">
    <w:name w:val="Comment Text Char"/>
    <w:basedOn w:val="DefaultParagraphFont"/>
    <w:link w:val="CommentText"/>
    <w:uiPriority w:val="99"/>
    <w:rsid w:val="00DF2D5D"/>
    <w:rPr>
      <w:rFonts w:eastAsiaTheme="minorEastAsia"/>
    </w:rPr>
  </w:style>
  <w:style w:type="paragraph" w:styleId="CommentSubject">
    <w:name w:val="annotation subject"/>
    <w:basedOn w:val="CommentText"/>
    <w:next w:val="CommentText"/>
    <w:link w:val="CommentSubjectChar"/>
    <w:uiPriority w:val="99"/>
    <w:semiHidden/>
    <w:unhideWhenUsed/>
    <w:rsid w:val="00DF2D5D"/>
    <w:rPr>
      <w:b/>
      <w:bCs/>
    </w:rPr>
  </w:style>
  <w:style w:type="character" w:customStyle="1" w:styleId="CommentSubjectChar">
    <w:name w:val="Comment Subject Char"/>
    <w:basedOn w:val="CommentTextChar"/>
    <w:link w:val="CommentSubject"/>
    <w:uiPriority w:val="99"/>
    <w:semiHidden/>
    <w:rsid w:val="00DF2D5D"/>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32683">
      <w:marLeft w:val="0"/>
      <w:marRight w:val="0"/>
      <w:marTop w:val="0"/>
      <w:marBottom w:val="0"/>
      <w:divBdr>
        <w:top w:val="none" w:sz="0" w:space="0" w:color="auto"/>
        <w:left w:val="none" w:sz="0" w:space="0" w:color="auto"/>
        <w:bottom w:val="none" w:sz="0" w:space="0" w:color="auto"/>
        <w:right w:val="none" w:sz="0" w:space="0" w:color="auto"/>
      </w:divBdr>
    </w:div>
    <w:div w:id="250429316">
      <w:marLeft w:val="0"/>
      <w:marRight w:val="0"/>
      <w:marTop w:val="0"/>
      <w:marBottom w:val="0"/>
      <w:divBdr>
        <w:top w:val="none" w:sz="0" w:space="0" w:color="auto"/>
        <w:left w:val="none" w:sz="0" w:space="0" w:color="auto"/>
        <w:bottom w:val="none" w:sz="0" w:space="0" w:color="auto"/>
        <w:right w:val="none" w:sz="0" w:space="0" w:color="auto"/>
      </w:divBdr>
    </w:div>
    <w:div w:id="806121647">
      <w:marLeft w:val="0"/>
      <w:marRight w:val="0"/>
      <w:marTop w:val="0"/>
      <w:marBottom w:val="0"/>
      <w:divBdr>
        <w:top w:val="none" w:sz="0" w:space="0" w:color="auto"/>
        <w:left w:val="none" w:sz="0" w:space="0" w:color="auto"/>
        <w:bottom w:val="none" w:sz="0" w:space="0" w:color="auto"/>
        <w:right w:val="none" w:sz="0" w:space="0" w:color="auto"/>
      </w:divBdr>
    </w:div>
    <w:div w:id="892928960">
      <w:marLeft w:val="0"/>
      <w:marRight w:val="0"/>
      <w:marTop w:val="0"/>
      <w:marBottom w:val="0"/>
      <w:divBdr>
        <w:top w:val="none" w:sz="0" w:space="0" w:color="auto"/>
        <w:left w:val="none" w:sz="0" w:space="0" w:color="auto"/>
        <w:bottom w:val="none" w:sz="0" w:space="0" w:color="auto"/>
        <w:right w:val="none" w:sz="0" w:space="0" w:color="auto"/>
      </w:divBdr>
    </w:div>
    <w:div w:id="951058706">
      <w:marLeft w:val="0"/>
      <w:marRight w:val="0"/>
      <w:marTop w:val="0"/>
      <w:marBottom w:val="0"/>
      <w:divBdr>
        <w:top w:val="none" w:sz="0" w:space="0" w:color="auto"/>
        <w:left w:val="none" w:sz="0" w:space="0" w:color="auto"/>
        <w:bottom w:val="none" w:sz="0" w:space="0" w:color="auto"/>
        <w:right w:val="none" w:sz="0" w:space="0" w:color="auto"/>
      </w:divBdr>
    </w:div>
    <w:div w:id="993870378">
      <w:marLeft w:val="0"/>
      <w:marRight w:val="0"/>
      <w:marTop w:val="0"/>
      <w:marBottom w:val="0"/>
      <w:divBdr>
        <w:top w:val="none" w:sz="0" w:space="0" w:color="auto"/>
        <w:left w:val="none" w:sz="0" w:space="0" w:color="auto"/>
        <w:bottom w:val="none" w:sz="0" w:space="0" w:color="auto"/>
        <w:right w:val="none" w:sz="0" w:space="0" w:color="auto"/>
      </w:divBdr>
      <w:divsChild>
        <w:div w:id="1208375417">
          <w:marLeft w:val="0"/>
          <w:marRight w:val="0"/>
          <w:marTop w:val="0"/>
          <w:marBottom w:val="150"/>
          <w:divBdr>
            <w:top w:val="single" w:sz="12" w:space="0" w:color="000000"/>
            <w:left w:val="none" w:sz="0" w:space="0" w:color="auto"/>
            <w:bottom w:val="single" w:sz="12" w:space="0" w:color="000000"/>
            <w:right w:val="none" w:sz="0" w:space="0" w:color="auto"/>
          </w:divBdr>
        </w:div>
      </w:divsChild>
    </w:div>
    <w:div w:id="1261639401">
      <w:marLeft w:val="0"/>
      <w:marRight w:val="0"/>
      <w:marTop w:val="0"/>
      <w:marBottom w:val="0"/>
      <w:divBdr>
        <w:top w:val="none" w:sz="0" w:space="0" w:color="auto"/>
        <w:left w:val="none" w:sz="0" w:space="0" w:color="auto"/>
        <w:bottom w:val="none" w:sz="0" w:space="0" w:color="auto"/>
        <w:right w:val="none" w:sz="0" w:space="0" w:color="auto"/>
      </w:divBdr>
    </w:div>
    <w:div w:id="1286545308">
      <w:marLeft w:val="0"/>
      <w:marRight w:val="0"/>
      <w:marTop w:val="0"/>
      <w:marBottom w:val="0"/>
      <w:divBdr>
        <w:top w:val="none" w:sz="0" w:space="0" w:color="auto"/>
        <w:left w:val="none" w:sz="0" w:space="0" w:color="auto"/>
        <w:bottom w:val="none" w:sz="0" w:space="0" w:color="auto"/>
        <w:right w:val="none" w:sz="0" w:space="0" w:color="auto"/>
      </w:divBdr>
    </w:div>
    <w:div w:id="1487357965">
      <w:marLeft w:val="0"/>
      <w:marRight w:val="0"/>
      <w:marTop w:val="0"/>
      <w:marBottom w:val="0"/>
      <w:divBdr>
        <w:top w:val="none" w:sz="0" w:space="0" w:color="auto"/>
        <w:left w:val="none" w:sz="0" w:space="0" w:color="auto"/>
        <w:bottom w:val="none" w:sz="0" w:space="0" w:color="auto"/>
        <w:right w:val="none" w:sz="0" w:space="0" w:color="auto"/>
      </w:divBdr>
    </w:div>
    <w:div w:id="1540361839">
      <w:marLeft w:val="0"/>
      <w:marRight w:val="0"/>
      <w:marTop w:val="0"/>
      <w:marBottom w:val="0"/>
      <w:divBdr>
        <w:top w:val="none" w:sz="0" w:space="0" w:color="auto"/>
        <w:left w:val="none" w:sz="0" w:space="0" w:color="auto"/>
        <w:bottom w:val="none" w:sz="0" w:space="0" w:color="auto"/>
        <w:right w:val="none" w:sz="0" w:space="0" w:color="auto"/>
      </w:divBdr>
    </w:div>
    <w:div w:id="1622607776">
      <w:marLeft w:val="0"/>
      <w:marRight w:val="0"/>
      <w:marTop w:val="0"/>
      <w:marBottom w:val="0"/>
      <w:divBdr>
        <w:top w:val="none" w:sz="0" w:space="0" w:color="auto"/>
        <w:left w:val="none" w:sz="0" w:space="0" w:color="auto"/>
        <w:bottom w:val="none" w:sz="0" w:space="0" w:color="auto"/>
        <w:right w:val="none" w:sz="0" w:space="0" w:color="auto"/>
      </w:divBdr>
    </w:div>
    <w:div w:id="177832599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image" Target="file:///C:\Users\resources\redListLogo.jpg"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1460</Words>
  <Characters>8327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Rauvolfia oligantha</vt:lpstr>
    </vt:vector>
  </TitlesOfParts>
  <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Rauvolfia oligantha</dc:title>
  <dc:subject/>
  <dc:creator>Jack Plummer</dc:creator>
  <cp:keywords/>
  <dc:description/>
  <cp:lastModifiedBy>Jack Plummer</cp:lastModifiedBy>
  <cp:revision>2</cp:revision>
  <dcterms:created xsi:type="dcterms:W3CDTF">2023-12-06T17:26:00Z</dcterms:created>
  <dcterms:modified xsi:type="dcterms:W3CDTF">2023-12-06T17:26:00Z</dcterms:modified>
</cp:coreProperties>
</file>