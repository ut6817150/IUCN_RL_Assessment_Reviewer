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B02FF" w14:textId="77777777" w:rsidR="005E4DD1" w:rsidRDefault="005E4DD1" w:rsidP="005E4DD1">
      <w:pPr>
        <w:pStyle w:val="Heading2"/>
        <w:divId w:val="1531607362"/>
        <w:rPr>
          <w:rFonts w:eastAsia="Times New Roman"/>
        </w:rPr>
      </w:pPr>
      <w:r>
        <w:rPr>
          <w:rFonts w:eastAsia="Times New Roman"/>
        </w:rPr>
        <w:t>Draft</w:t>
      </w:r>
    </w:p>
    <w:p w14:paraId="66EEA10A" w14:textId="77777777" w:rsidR="005E4DD1" w:rsidRDefault="005E4DD1">
      <w:pPr>
        <w:divId w:val="340425745"/>
        <w:rPr>
          <w:rFonts w:ascii="Georgia" w:eastAsia="Times New Roman" w:hAnsi="Georgia"/>
          <w:sz w:val="18"/>
          <w:szCs w:val="18"/>
        </w:rPr>
      </w:pPr>
      <w:r>
        <w:rPr>
          <w:rFonts w:ascii="Georgia" w:eastAsia="Times New Roman" w:hAnsi="Georgia"/>
          <w:noProof/>
          <w:sz w:val="18"/>
          <w:szCs w:val="18"/>
        </w:rPr>
        <w:drawing>
          <wp:inline distT="0" distB="0" distL="0" distR="0" wp14:anchorId="2EAA5395" wp14:editId="57554262">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6BA4E382" w14:textId="77777777" w:rsidR="005E4DD1" w:rsidRDefault="005E4DD1">
      <w:pPr>
        <w:shd w:val="clear" w:color="auto" w:fill="FFFFFF"/>
        <w:spacing w:before="100" w:beforeAutospacing="1" w:after="100" w:afterAutospacing="1"/>
        <w:jc w:val="right"/>
        <w:outlineLvl w:val="1"/>
        <w:divId w:val="340425745"/>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Psychotria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sycophylla</w:t>
      </w:r>
      <w:proofErr w:type="spellEnd"/>
      <w:r>
        <w:rPr>
          <w:rFonts w:ascii="Georgia" w:eastAsia="Times New Roman" w:hAnsi="Georgia"/>
          <w:b/>
          <w:bCs/>
          <w:color w:val="000000"/>
          <w:kern w:val="36"/>
          <w:sz w:val="29"/>
          <w:szCs w:val="29"/>
        </w:rPr>
        <w:t xml:space="preserve"> - (</w:t>
      </w:r>
      <w:proofErr w:type="spellStart"/>
      <w:proofErr w:type="gramStart"/>
      <w:r>
        <w:rPr>
          <w:rFonts w:ascii="Georgia" w:eastAsia="Times New Roman" w:hAnsi="Georgia"/>
          <w:b/>
          <w:bCs/>
          <w:color w:val="000000"/>
          <w:kern w:val="36"/>
          <w:sz w:val="29"/>
          <w:szCs w:val="29"/>
        </w:rPr>
        <w:t>K.Schum</w:t>
      </w:r>
      <w:proofErr w:type="spellEnd"/>
      <w:proofErr w:type="gram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E.M.</w:t>
      </w:r>
      <w:proofErr w:type="gramStart"/>
      <w:r>
        <w:rPr>
          <w:rFonts w:ascii="Georgia" w:eastAsia="Times New Roman" w:hAnsi="Georgia"/>
          <w:b/>
          <w:bCs/>
          <w:color w:val="000000"/>
          <w:kern w:val="36"/>
          <w:sz w:val="29"/>
          <w:szCs w:val="29"/>
        </w:rPr>
        <w:t>A.Petit</w:t>
      </w:r>
      <w:proofErr w:type="spellEnd"/>
      <w:proofErr w:type="gramEnd"/>
    </w:p>
    <w:p w14:paraId="2FB8DB21" w14:textId="77777777" w:rsidR="005E4DD1" w:rsidRDefault="005E4DD1">
      <w:pPr>
        <w:jc w:val="right"/>
        <w:divId w:val="340425745"/>
        <w:rPr>
          <w:rFonts w:ascii="Georgia" w:eastAsia="Times New Roman" w:hAnsi="Georgia"/>
          <w:sz w:val="18"/>
          <w:szCs w:val="18"/>
        </w:rPr>
      </w:pPr>
      <w:r>
        <w:rPr>
          <w:rFonts w:ascii="Georgia" w:eastAsia="Times New Roman" w:hAnsi="Georgia"/>
          <w:sz w:val="18"/>
          <w:szCs w:val="18"/>
        </w:rPr>
        <w:t xml:space="preserve">PLANTAE - TRACHEOPHYTA - MAGNOLIOPSIDA - GENTIANALES - RUBIACEAE - </w:t>
      </w:r>
      <w:proofErr w:type="spellStart"/>
      <w:r>
        <w:rPr>
          <w:rFonts w:ascii="Georgia" w:eastAsia="Times New Roman" w:hAnsi="Georgia"/>
          <w:sz w:val="18"/>
          <w:szCs w:val="18"/>
        </w:rPr>
        <w:t>Psychotria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sycophylla</w:t>
      </w:r>
      <w:proofErr w:type="spellEnd"/>
    </w:p>
    <w:p w14:paraId="61BB3FDA" w14:textId="77777777" w:rsidR="005E4DD1" w:rsidRDefault="005E4DD1">
      <w:pPr>
        <w:pStyle w:val="NormalWeb"/>
        <w:divId w:val="124029306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Grumilea</w:t>
      </w:r>
      <w:proofErr w:type="spellEnd"/>
      <w:r>
        <w:rPr>
          <w:rFonts w:ascii="Georgia" w:hAnsi="Georgia"/>
        </w:rPr>
        <w:t xml:space="preserve"> </w:t>
      </w:r>
      <w:proofErr w:type="spellStart"/>
      <w:r>
        <w:rPr>
          <w:rFonts w:ascii="Georgia" w:hAnsi="Georgia"/>
        </w:rPr>
        <w:t>sycophylla</w:t>
      </w:r>
      <w:proofErr w:type="spellEnd"/>
      <w:r>
        <w:rPr>
          <w:rFonts w:ascii="Georgia" w:hAnsi="Georgia"/>
        </w:rPr>
        <w:t xml:space="preserve"> </w:t>
      </w:r>
      <w:proofErr w:type="spellStart"/>
      <w:proofErr w:type="gramStart"/>
      <w:r>
        <w:rPr>
          <w:rFonts w:ascii="Georgia" w:hAnsi="Georgia"/>
        </w:rPr>
        <w:t>K.Schum</w:t>
      </w:r>
      <w:proofErr w:type="spellEnd"/>
      <w:proofErr w:type="gramEnd"/>
      <w:r>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307754" w14:paraId="392478B0" w14:textId="77777777">
        <w:trPr>
          <w:tblCellSpacing w:w="15" w:type="dxa"/>
          <w:jc w:val="center"/>
        </w:trPr>
        <w:tc>
          <w:tcPr>
            <w:tcW w:w="0" w:type="auto"/>
            <w:tcBorders>
              <w:bottom w:val="single" w:sz="6" w:space="0" w:color="000000"/>
            </w:tcBorders>
            <w:shd w:val="clear" w:color="auto" w:fill="BBBBBB"/>
            <w:vAlign w:val="center"/>
            <w:hideMark/>
          </w:tcPr>
          <w:p w14:paraId="678D773E" w14:textId="77777777" w:rsidR="005E4DD1" w:rsidRDefault="005E4DD1">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307754" w14:paraId="1E25E4F1" w14:textId="77777777">
        <w:trPr>
          <w:tblCellSpacing w:w="15" w:type="dxa"/>
          <w:jc w:val="center"/>
        </w:trPr>
        <w:tc>
          <w:tcPr>
            <w:tcW w:w="0" w:type="auto"/>
            <w:vAlign w:val="center"/>
            <w:hideMark/>
          </w:tcPr>
          <w:p w14:paraId="4736D8BF" w14:textId="77777777" w:rsidR="005E4DD1" w:rsidRDefault="005E4DD1">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2ECCA4F4" w14:textId="77777777" w:rsidR="005E4DD1" w:rsidRDefault="005E4DD1">
      <w:pPr>
        <w:pStyle w:val="Heading1"/>
        <w:divId w:val="224805669"/>
        <w:rPr>
          <w:rFonts w:ascii="Georgia" w:eastAsia="Times New Roman" w:hAnsi="Georgia"/>
          <w:sz w:val="29"/>
          <w:szCs w:val="29"/>
        </w:rPr>
      </w:pPr>
      <w:r>
        <w:rPr>
          <w:rFonts w:ascii="Georgia" w:eastAsia="Times New Roman" w:hAnsi="Georgia"/>
          <w:sz w:val="29"/>
          <w:szCs w:val="29"/>
        </w:rPr>
        <w:t>Red List Assessment</w:t>
      </w:r>
    </w:p>
    <w:p w14:paraId="7BE0EF57" w14:textId="77777777" w:rsidR="005E4DD1" w:rsidRDefault="005E4DD1">
      <w:pPr>
        <w:pStyle w:val="Heading2"/>
        <w:divId w:val="224805669"/>
        <w:rPr>
          <w:rFonts w:ascii="Georgia" w:eastAsia="Times New Roman" w:hAnsi="Georgia"/>
          <w:sz w:val="27"/>
          <w:szCs w:val="27"/>
        </w:rPr>
      </w:pPr>
      <w:r>
        <w:rPr>
          <w:rFonts w:ascii="Georgia" w:eastAsia="Times New Roman" w:hAnsi="Georgia"/>
          <w:sz w:val="27"/>
          <w:szCs w:val="27"/>
        </w:rPr>
        <w:t>Assessment Information</w:t>
      </w:r>
    </w:p>
    <w:p w14:paraId="7F4AE07A" w14:textId="77777777" w:rsidR="005E4DD1" w:rsidRDefault="005E4DD1">
      <w:pPr>
        <w:pStyle w:val="NormalWeb"/>
        <w:divId w:val="224805669"/>
        <w:rPr>
          <w:rFonts w:ascii="Georgia" w:hAnsi="Georgia"/>
        </w:rPr>
      </w:pPr>
      <w:r>
        <w:rPr>
          <w:rStyle w:val="datalabel1"/>
          <w:rFonts w:ascii="Georgia" w:hAnsi="Georgia"/>
        </w:rPr>
        <w:t xml:space="preserve">Date of Assessment: </w:t>
      </w:r>
      <w:r>
        <w:rPr>
          <w:rFonts w:ascii="Georgia" w:hAnsi="Georgia"/>
        </w:rPr>
        <w:t>2024-04-09</w:t>
      </w:r>
    </w:p>
    <w:p w14:paraId="76929C88" w14:textId="77777777" w:rsidR="005E4DD1" w:rsidRDefault="005E4DD1">
      <w:pPr>
        <w:pStyle w:val="NormalWeb"/>
        <w:divId w:val="224805669"/>
        <w:rPr>
          <w:rFonts w:ascii="Georgia" w:hAnsi="Georgia"/>
        </w:rPr>
      </w:pPr>
      <w:r>
        <w:rPr>
          <w:rStyle w:val="datalabel1"/>
          <w:rFonts w:ascii="Georgia" w:hAnsi="Georgia"/>
        </w:rPr>
        <w:t xml:space="preserve">Assessor(s): </w:t>
      </w:r>
      <w:r>
        <w:rPr>
          <w:rFonts w:ascii="Georgia" w:hAnsi="Georgia"/>
        </w:rPr>
        <w:t>Davis, B.</w:t>
      </w:r>
    </w:p>
    <w:p w14:paraId="718C031E" w14:textId="77777777" w:rsidR="005E4DD1" w:rsidRDefault="005E4DD1">
      <w:pPr>
        <w:pStyle w:val="NormalWeb"/>
        <w:divId w:val="224805669"/>
        <w:rPr>
          <w:rFonts w:ascii="Georgia" w:hAnsi="Georgia"/>
        </w:rPr>
      </w:pPr>
      <w:r>
        <w:rPr>
          <w:rStyle w:val="datalabel1"/>
          <w:rFonts w:ascii="Georgia" w:hAnsi="Georgia"/>
        </w:rPr>
        <w:t xml:space="preserve">Regions: </w:t>
      </w:r>
      <w:r>
        <w:rPr>
          <w:rFonts w:ascii="Georgia" w:hAnsi="Georgia"/>
        </w:rPr>
        <w:t>Global</w:t>
      </w:r>
    </w:p>
    <w:p w14:paraId="23607D87" w14:textId="77777777" w:rsidR="005E4DD1" w:rsidRDefault="005E4DD1">
      <w:pPr>
        <w:pStyle w:val="Heading2"/>
        <w:divId w:val="224805669"/>
        <w:rPr>
          <w:rFonts w:ascii="Georgia" w:eastAsia="Times New Roman" w:hAnsi="Georgia"/>
          <w:sz w:val="27"/>
          <w:szCs w:val="27"/>
        </w:rPr>
      </w:pPr>
      <w:r>
        <w:rPr>
          <w:rFonts w:ascii="Georgia" w:eastAsia="Times New Roman" w:hAnsi="Georgia"/>
          <w:sz w:val="27"/>
          <w:szCs w:val="27"/>
        </w:rPr>
        <w:t>Assessment Rationale</w:t>
      </w:r>
    </w:p>
    <w:p w14:paraId="47BC5F9C" w14:textId="77777777" w:rsidR="005E4DD1" w:rsidRDefault="005E4DD1">
      <w:pPr>
        <w:pStyle w:val="NormalWeb"/>
        <w:divId w:val="224805669"/>
        <w:rPr>
          <w:rFonts w:ascii="Georgia" w:hAnsi="Georgia"/>
        </w:rPr>
      </w:pPr>
      <w:r>
        <w:rPr>
          <w:rFonts w:ascii="Georgia" w:hAnsi="Georgia"/>
        </w:rPr>
        <w:t xml:space="preserve">This species is an endemic shrub of Cameroon collected mainly from the Central Region, with a few additional collections in Northwest, Littoral and East Regions. The estimated Extent of Occurrence (EOO) of 74,343 km2 exceeds the values for a threatened category under criteria B. Whilst the species is experiencing threats from logging, oil palm concessions and conversion of forest to agriculture across its range, it has also been collected in degraded forests, urban areas, and forests with low threats. Alongside this it has been described as common, and as frequent in a degraded </w:t>
      </w:r>
      <w:proofErr w:type="gramStart"/>
      <w:r>
        <w:rPr>
          <w:rFonts w:ascii="Georgia" w:hAnsi="Georgia"/>
        </w:rPr>
        <w:t>forest</w:t>
      </w:r>
      <w:proofErr w:type="gramEnd"/>
      <w:r>
        <w:rPr>
          <w:rFonts w:ascii="Georgia" w:hAnsi="Georgia"/>
        </w:rPr>
        <w:t xml:space="preserve"> so it is suspected </w:t>
      </w:r>
      <w:commentRangeStart w:id="0"/>
      <w:r>
        <w:rPr>
          <w:rFonts w:ascii="Georgia" w:hAnsi="Georgia"/>
        </w:rPr>
        <w:t>its habitat is not declining</w:t>
      </w:r>
      <w:commentRangeEnd w:id="0"/>
      <w:r w:rsidR="00975A1D">
        <w:rPr>
          <w:rStyle w:val="CommentReference"/>
        </w:rPr>
        <w:commentReference w:id="0"/>
      </w:r>
      <w:r>
        <w:rPr>
          <w:rFonts w:ascii="Georgia" w:hAnsi="Georgia"/>
        </w:rPr>
        <w:t>. Due to the wide distribution and stable habitat, the species is assessed as Least Concern.</w:t>
      </w:r>
    </w:p>
    <w:p w14:paraId="20ACCD06" w14:textId="77777777" w:rsidR="005E4DD1" w:rsidRDefault="005E4DD1">
      <w:pPr>
        <w:pStyle w:val="Heading1"/>
        <w:divId w:val="416096497"/>
        <w:rPr>
          <w:rFonts w:ascii="Georgia" w:eastAsia="Times New Roman" w:hAnsi="Georgia"/>
          <w:sz w:val="29"/>
          <w:szCs w:val="29"/>
        </w:rPr>
      </w:pPr>
      <w:r>
        <w:rPr>
          <w:rFonts w:ascii="Georgia" w:eastAsia="Times New Roman" w:hAnsi="Georgia"/>
          <w:sz w:val="29"/>
          <w:szCs w:val="29"/>
        </w:rPr>
        <w:t>Distribution</w:t>
      </w:r>
    </w:p>
    <w:p w14:paraId="2042217E"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t>Geographic Range</w:t>
      </w:r>
    </w:p>
    <w:p w14:paraId="240BAF19" w14:textId="262B66F2" w:rsidR="005E4DD1" w:rsidRDefault="005E4DD1">
      <w:pPr>
        <w:pStyle w:val="NormalWeb"/>
        <w:divId w:val="416096497"/>
        <w:rPr>
          <w:rFonts w:ascii="Georgia" w:hAnsi="Georgia"/>
        </w:rPr>
      </w:pPr>
      <w:r>
        <w:rPr>
          <w:rFonts w:ascii="Georgia" w:hAnsi="Georgia"/>
        </w:rPr>
        <w:t xml:space="preserve">This species is endemic to </w:t>
      </w:r>
      <w:del w:id="1" w:author="Jack Plummer" w:date="2024-04-26T09:11:00Z" w16du:dateUtc="2024-04-26T08:11:00Z">
        <w:r w:rsidDel="00975A1D">
          <w:rPr>
            <w:rFonts w:ascii="Georgia" w:hAnsi="Georgia"/>
          </w:rPr>
          <w:delText>Cameroon, and</w:delText>
        </w:r>
      </w:del>
      <w:ins w:id="2" w:author="Jack Plummer" w:date="2024-04-26T09:11:00Z" w16du:dateUtc="2024-04-26T08:11:00Z">
        <w:r w:rsidR="00975A1D">
          <w:rPr>
            <w:rFonts w:ascii="Georgia" w:hAnsi="Georgia"/>
          </w:rPr>
          <w:t>Cameroon and</w:t>
        </w:r>
      </w:ins>
      <w:r>
        <w:rPr>
          <w:rFonts w:ascii="Georgia" w:hAnsi="Georgia"/>
        </w:rPr>
        <w:t xml:space="preserve"> is known </w:t>
      </w:r>
      <w:commentRangeStart w:id="3"/>
      <w:r>
        <w:rPr>
          <w:rFonts w:ascii="Georgia" w:hAnsi="Georgia"/>
        </w:rPr>
        <w:t xml:space="preserve">from 27 collection localities at </w:t>
      </w:r>
      <w:commentRangeEnd w:id="3"/>
      <w:r w:rsidR="00975A1D">
        <w:rPr>
          <w:rStyle w:val="CommentReference"/>
        </w:rPr>
        <w:commentReference w:id="3"/>
      </w:r>
      <w:r>
        <w:rPr>
          <w:rFonts w:ascii="Georgia" w:hAnsi="Georgia"/>
        </w:rPr>
        <w:t xml:space="preserve">altitudes between 50 and 1050 m asl. It is located mostly in the Central Region of Cameroon, with a few localities in Littoral, </w:t>
      </w:r>
      <w:proofErr w:type="gramStart"/>
      <w:r>
        <w:rPr>
          <w:rFonts w:ascii="Georgia" w:hAnsi="Georgia"/>
        </w:rPr>
        <w:t>Northwest</w:t>
      </w:r>
      <w:proofErr w:type="gramEnd"/>
      <w:r>
        <w:rPr>
          <w:rFonts w:ascii="Georgia" w:hAnsi="Georgia"/>
        </w:rPr>
        <w:t xml:space="preserve"> and East Regions.</w:t>
      </w:r>
    </w:p>
    <w:p w14:paraId="6F492121"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53"/>
        <w:gridCol w:w="5957"/>
      </w:tblGrid>
      <w:tr w:rsidR="00307754" w14:paraId="158819C1" w14:textId="77777777">
        <w:trPr>
          <w:divId w:val="416096497"/>
          <w:tblCellSpacing w:w="15" w:type="dxa"/>
        </w:trPr>
        <w:tc>
          <w:tcPr>
            <w:tcW w:w="0" w:type="auto"/>
            <w:tcBorders>
              <w:bottom w:val="single" w:sz="6" w:space="0" w:color="000000"/>
            </w:tcBorders>
            <w:shd w:val="clear" w:color="auto" w:fill="BBBBBB"/>
            <w:vAlign w:val="center"/>
            <w:hideMark/>
          </w:tcPr>
          <w:p w14:paraId="6388E107"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152DB511"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07754" w14:paraId="30D9AACA" w14:textId="77777777">
        <w:trPr>
          <w:divId w:val="416096497"/>
          <w:tblCellSpacing w:w="15" w:type="dxa"/>
        </w:trPr>
        <w:tc>
          <w:tcPr>
            <w:tcW w:w="0" w:type="auto"/>
            <w:vAlign w:val="center"/>
            <w:hideMark/>
          </w:tcPr>
          <w:p w14:paraId="2150CD05"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108</w:t>
            </w:r>
          </w:p>
        </w:tc>
        <w:tc>
          <w:tcPr>
            <w:tcW w:w="0" w:type="auto"/>
            <w:vAlign w:val="center"/>
            <w:hideMark/>
          </w:tcPr>
          <w:p w14:paraId="33D5EC5E" w14:textId="77777777" w:rsidR="005E4DD1" w:rsidRDefault="005E4DD1">
            <w:pPr>
              <w:spacing w:after="75"/>
              <w:rPr>
                <w:rFonts w:ascii="Georgia" w:eastAsia="Times New Roman" w:hAnsi="Georgia"/>
                <w:sz w:val="18"/>
                <w:szCs w:val="18"/>
              </w:rPr>
            </w:pPr>
            <w:r>
              <w:rPr>
                <w:rFonts w:ascii="Georgia" w:eastAsia="Times New Roman" w:hAnsi="Georgia"/>
                <w:sz w:val="18"/>
                <w:szCs w:val="18"/>
              </w:rPr>
              <w:t>Calculated from a 2x2 km grid for georeferenced herbarium point data using GeoCAT (Bachman et al. 2011)</w:t>
            </w:r>
          </w:p>
        </w:tc>
      </w:tr>
    </w:tbl>
    <w:p w14:paraId="2979DCA7"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03"/>
        <w:gridCol w:w="2434"/>
        <w:gridCol w:w="4373"/>
      </w:tblGrid>
      <w:tr w:rsidR="00307754" w14:paraId="0DBFCBBA" w14:textId="77777777">
        <w:trPr>
          <w:divId w:val="416096497"/>
          <w:tblCellSpacing w:w="15" w:type="dxa"/>
        </w:trPr>
        <w:tc>
          <w:tcPr>
            <w:tcW w:w="0" w:type="auto"/>
            <w:tcBorders>
              <w:bottom w:val="single" w:sz="6" w:space="0" w:color="000000"/>
            </w:tcBorders>
            <w:shd w:val="clear" w:color="auto" w:fill="BBBBBB"/>
            <w:vAlign w:val="center"/>
            <w:hideMark/>
          </w:tcPr>
          <w:p w14:paraId="4312C145"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18D3C4C"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24F0D58"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07754" w14:paraId="3F67BF9B" w14:textId="77777777">
        <w:trPr>
          <w:divId w:val="416096497"/>
          <w:tblCellSpacing w:w="15" w:type="dxa"/>
        </w:trPr>
        <w:tc>
          <w:tcPr>
            <w:tcW w:w="0" w:type="auto"/>
            <w:vAlign w:val="center"/>
            <w:hideMark/>
          </w:tcPr>
          <w:p w14:paraId="11F7617C" w14:textId="77777777" w:rsidR="005E4DD1" w:rsidRDefault="005E4DD1">
            <w:pPr>
              <w:spacing w:after="75"/>
              <w:rPr>
                <w:rFonts w:ascii="Georgia" w:eastAsia="Times New Roman" w:hAnsi="Georgia"/>
                <w:sz w:val="18"/>
                <w:szCs w:val="18"/>
              </w:rPr>
            </w:pPr>
            <w:r>
              <w:rPr>
                <w:rFonts w:ascii="Georgia" w:eastAsia="Times New Roman" w:hAnsi="Georgia"/>
                <w:sz w:val="18"/>
                <w:szCs w:val="18"/>
              </w:rPr>
              <w:t>74343</w:t>
            </w:r>
          </w:p>
        </w:tc>
        <w:tc>
          <w:tcPr>
            <w:tcW w:w="0" w:type="auto"/>
            <w:vAlign w:val="center"/>
            <w:hideMark/>
          </w:tcPr>
          <w:p w14:paraId="5A638D6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83409C6" w14:textId="77777777" w:rsidR="005E4DD1" w:rsidRDefault="005E4DD1">
            <w:pPr>
              <w:spacing w:after="75"/>
              <w:rPr>
                <w:rFonts w:ascii="Georgia" w:eastAsia="Times New Roman" w:hAnsi="Georgia"/>
                <w:sz w:val="18"/>
                <w:szCs w:val="18"/>
              </w:rPr>
            </w:pPr>
            <w:r>
              <w:rPr>
                <w:rFonts w:ascii="Georgia" w:eastAsia="Times New Roman" w:hAnsi="Georgia"/>
                <w:sz w:val="18"/>
                <w:szCs w:val="18"/>
              </w:rPr>
              <w:t xml:space="preserve">Estimated using a minimum convex polygon for georeferenced herbarium point data calculated using GeoCAT (Bachman et al. 2011). </w:t>
            </w:r>
          </w:p>
        </w:tc>
      </w:tr>
    </w:tbl>
    <w:p w14:paraId="0A2E6C83"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307754" w14:paraId="7E28C28C" w14:textId="77777777">
        <w:trPr>
          <w:divId w:val="416096497"/>
          <w:tblCellSpacing w:w="15" w:type="dxa"/>
        </w:trPr>
        <w:tc>
          <w:tcPr>
            <w:tcW w:w="0" w:type="auto"/>
            <w:tcBorders>
              <w:bottom w:val="single" w:sz="6" w:space="0" w:color="000000"/>
            </w:tcBorders>
            <w:shd w:val="clear" w:color="auto" w:fill="BBBBBB"/>
            <w:vAlign w:val="center"/>
            <w:hideMark/>
          </w:tcPr>
          <w:p w14:paraId="320590D8"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1A926B3D"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07754" w14:paraId="5469D4F8" w14:textId="77777777">
        <w:trPr>
          <w:divId w:val="416096497"/>
          <w:tblCellSpacing w:w="15" w:type="dxa"/>
        </w:trPr>
        <w:tc>
          <w:tcPr>
            <w:tcW w:w="0" w:type="auto"/>
            <w:vAlign w:val="center"/>
            <w:hideMark/>
          </w:tcPr>
          <w:p w14:paraId="7CBC685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2FB0E8B"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7B1C0C33"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t>Elevation / Depth / Depth Zones</w:t>
      </w:r>
    </w:p>
    <w:p w14:paraId="7E0D061F" w14:textId="77777777" w:rsidR="005E4DD1" w:rsidRDefault="005E4DD1">
      <w:pPr>
        <w:pStyle w:val="NormalWeb"/>
        <w:divId w:val="416096497"/>
        <w:rPr>
          <w:rFonts w:ascii="Georgia" w:hAnsi="Georgia"/>
        </w:rPr>
      </w:pPr>
      <w:r>
        <w:rPr>
          <w:rStyle w:val="datalabel1"/>
          <w:rFonts w:ascii="Georgia" w:hAnsi="Georgia"/>
        </w:rPr>
        <w:t xml:space="preserve">Elevation Lower Limit (in metres above sea level): </w:t>
      </w:r>
      <w:r>
        <w:rPr>
          <w:rFonts w:ascii="Georgia" w:hAnsi="Georgia"/>
        </w:rPr>
        <w:t>50</w:t>
      </w:r>
    </w:p>
    <w:p w14:paraId="54B0CE5E" w14:textId="77777777" w:rsidR="005E4DD1" w:rsidRDefault="005E4DD1">
      <w:pPr>
        <w:pStyle w:val="NormalWeb"/>
        <w:divId w:val="416096497"/>
        <w:rPr>
          <w:rFonts w:ascii="Georgia" w:hAnsi="Georgia"/>
        </w:rPr>
      </w:pPr>
      <w:r>
        <w:rPr>
          <w:rStyle w:val="datalabel1"/>
          <w:rFonts w:ascii="Georgia" w:hAnsi="Georgia"/>
        </w:rPr>
        <w:t xml:space="preserve">Elevation Upper Limit (in metres above sea level): </w:t>
      </w:r>
      <w:r>
        <w:rPr>
          <w:rFonts w:ascii="Georgia" w:hAnsi="Georgia"/>
        </w:rPr>
        <w:t>1050</w:t>
      </w:r>
    </w:p>
    <w:p w14:paraId="1DE9D6C6"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8"/>
        <w:gridCol w:w="1147"/>
        <w:gridCol w:w="1716"/>
        <w:gridCol w:w="991"/>
        <w:gridCol w:w="1005"/>
        <w:gridCol w:w="1228"/>
        <w:gridCol w:w="1151"/>
        <w:gridCol w:w="1094"/>
      </w:tblGrid>
      <w:tr w:rsidR="00307754" w14:paraId="5264FB12" w14:textId="77777777">
        <w:trPr>
          <w:divId w:val="416096497"/>
          <w:tblCellSpacing w:w="15" w:type="dxa"/>
        </w:trPr>
        <w:tc>
          <w:tcPr>
            <w:tcW w:w="0" w:type="auto"/>
            <w:tcBorders>
              <w:bottom w:val="single" w:sz="6" w:space="0" w:color="000000"/>
            </w:tcBorders>
            <w:shd w:val="clear" w:color="auto" w:fill="BBBBBB"/>
            <w:vAlign w:val="center"/>
            <w:hideMark/>
          </w:tcPr>
          <w:p w14:paraId="2EE12F9D"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FEC7108"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7CB8EEF5"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DB42FE7"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649E9758"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320F06C"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1B436D4"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9A82374"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307754" w14:paraId="0A714495" w14:textId="77777777">
        <w:trPr>
          <w:divId w:val="416096497"/>
          <w:tblCellSpacing w:w="15" w:type="dxa"/>
        </w:trPr>
        <w:tc>
          <w:tcPr>
            <w:tcW w:w="0" w:type="auto"/>
            <w:vAlign w:val="center"/>
            <w:hideMark/>
          </w:tcPr>
          <w:p w14:paraId="0700CAE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4744F2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D0CE867" w14:textId="77777777" w:rsidR="005E4DD1" w:rsidRDefault="005E4DD1">
            <w:pPr>
              <w:spacing w:after="75"/>
              <w:rPr>
                <w:rFonts w:ascii="Georgia" w:eastAsia="Times New Roman" w:hAnsi="Georgia"/>
                <w:sz w:val="18"/>
                <w:szCs w:val="18"/>
              </w:rPr>
            </w:pPr>
            <w:r>
              <w:rPr>
                <w:rFonts w:ascii="Georgia" w:eastAsia="Times New Roman" w:hAnsi="Georgia"/>
                <w:sz w:val="18"/>
                <w:szCs w:val="18"/>
              </w:rPr>
              <w:t>Map was created using point data from georeferenced herbarium specimens.</w:t>
            </w:r>
          </w:p>
        </w:tc>
        <w:tc>
          <w:tcPr>
            <w:tcW w:w="0" w:type="auto"/>
            <w:vAlign w:val="center"/>
            <w:hideMark/>
          </w:tcPr>
          <w:p w14:paraId="333C8678"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3FF7546"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A42C370"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E5084B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1FF4E73"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3660C173" w14:textId="77777777" w:rsidR="005E4DD1" w:rsidRDefault="005E4DD1">
      <w:pPr>
        <w:pStyle w:val="Heading2"/>
        <w:divId w:val="416096497"/>
        <w:rPr>
          <w:rFonts w:ascii="Georgia" w:eastAsia="Times New Roman" w:hAnsi="Georgia"/>
          <w:sz w:val="27"/>
          <w:szCs w:val="27"/>
        </w:rPr>
      </w:pPr>
      <w:r>
        <w:rPr>
          <w:rFonts w:ascii="Georgia" w:eastAsia="Times New Roman" w:hAnsi="Georgia"/>
          <w:sz w:val="27"/>
          <w:szCs w:val="27"/>
        </w:rPr>
        <w:t>Biogeographic Realms</w:t>
      </w:r>
    </w:p>
    <w:p w14:paraId="38EA30E5" w14:textId="77777777" w:rsidR="005E4DD1" w:rsidRDefault="005E4DD1">
      <w:pPr>
        <w:pStyle w:val="NormalWeb"/>
        <w:divId w:val="416096497"/>
        <w:rPr>
          <w:rFonts w:ascii="Georgia" w:hAnsi="Georgia"/>
        </w:rPr>
      </w:pPr>
      <w:r>
        <w:rPr>
          <w:rStyle w:val="datalabel1"/>
          <w:rFonts w:ascii="Georgia" w:hAnsi="Georgia"/>
        </w:rPr>
        <w:t xml:space="preserve">Biogeographic Realm: </w:t>
      </w:r>
      <w:r>
        <w:rPr>
          <w:rFonts w:ascii="Georgia" w:hAnsi="Georgia"/>
        </w:rPr>
        <w:t>Afrotropical</w:t>
      </w:r>
    </w:p>
    <w:p w14:paraId="0B628C0C" w14:textId="77777777" w:rsidR="005E4DD1" w:rsidRDefault="005E4DD1">
      <w:pPr>
        <w:pStyle w:val="Heading1"/>
        <w:divId w:val="545878624"/>
        <w:rPr>
          <w:rFonts w:ascii="Georgia" w:eastAsia="Times New Roman" w:hAnsi="Georgia"/>
          <w:sz w:val="29"/>
          <w:szCs w:val="29"/>
        </w:rPr>
      </w:pPr>
      <w:r>
        <w:rPr>
          <w:rFonts w:ascii="Georgia" w:eastAsia="Times New Roman" w:hAnsi="Georgia"/>
          <w:sz w:val="29"/>
          <w:szCs w:val="29"/>
        </w:rPr>
        <w:t>Occurrence</w:t>
      </w:r>
    </w:p>
    <w:p w14:paraId="5EA36D71" w14:textId="77777777" w:rsidR="005E4DD1" w:rsidRDefault="005E4DD1">
      <w:pPr>
        <w:pStyle w:val="Heading2"/>
        <w:divId w:val="54587862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16"/>
        <w:gridCol w:w="901"/>
        <w:gridCol w:w="657"/>
        <w:gridCol w:w="1430"/>
        <w:gridCol w:w="1154"/>
      </w:tblGrid>
      <w:tr w:rsidR="00307754" w14:paraId="5E9F4471" w14:textId="77777777">
        <w:trPr>
          <w:divId w:val="545878624"/>
          <w:tblCellSpacing w:w="15" w:type="dxa"/>
        </w:trPr>
        <w:tc>
          <w:tcPr>
            <w:tcW w:w="0" w:type="auto"/>
            <w:tcBorders>
              <w:bottom w:val="single" w:sz="6" w:space="0" w:color="000000"/>
            </w:tcBorders>
            <w:shd w:val="clear" w:color="auto" w:fill="BBBBBB"/>
            <w:vAlign w:val="center"/>
            <w:hideMark/>
          </w:tcPr>
          <w:p w14:paraId="3EAA7406"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C31DA34"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F8CD66F"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90B1620"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295C8D23"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307754" w14:paraId="2D826DFA" w14:textId="77777777">
        <w:trPr>
          <w:divId w:val="545878624"/>
          <w:tblCellSpacing w:w="15" w:type="dxa"/>
        </w:trPr>
        <w:tc>
          <w:tcPr>
            <w:tcW w:w="0" w:type="auto"/>
            <w:tcBorders>
              <w:bottom w:val="single" w:sz="6" w:space="0" w:color="CCCCCC"/>
            </w:tcBorders>
            <w:vAlign w:val="center"/>
            <w:hideMark/>
          </w:tcPr>
          <w:p w14:paraId="1F117CE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Cameroon</w:t>
            </w:r>
          </w:p>
        </w:tc>
        <w:tc>
          <w:tcPr>
            <w:tcW w:w="0" w:type="auto"/>
            <w:tcBorders>
              <w:bottom w:val="single" w:sz="6" w:space="0" w:color="CCCCCC"/>
            </w:tcBorders>
            <w:vAlign w:val="center"/>
            <w:hideMark/>
          </w:tcPr>
          <w:p w14:paraId="7CF1087F" w14:textId="77777777" w:rsidR="005E4DD1" w:rsidRDefault="005E4DD1">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5DFEFE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02CC2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55DE0B5" w14:textId="77777777" w:rsidR="005E4DD1" w:rsidRDefault="005E4DD1">
            <w:pPr>
              <w:spacing w:after="75"/>
              <w:rPr>
                <w:rFonts w:ascii="Georgia" w:eastAsia="Times New Roman" w:hAnsi="Georgia"/>
                <w:sz w:val="18"/>
                <w:szCs w:val="18"/>
              </w:rPr>
            </w:pPr>
            <w:r>
              <w:rPr>
                <w:rFonts w:ascii="Georgia" w:eastAsia="Times New Roman" w:hAnsi="Georgia"/>
                <w:sz w:val="18"/>
                <w:szCs w:val="18"/>
              </w:rPr>
              <w:t>Resident</w:t>
            </w:r>
          </w:p>
        </w:tc>
      </w:tr>
    </w:tbl>
    <w:p w14:paraId="7FC1CAC9" w14:textId="77777777" w:rsidR="005E4DD1" w:rsidRDefault="005E4DD1">
      <w:pPr>
        <w:pStyle w:val="Heading1"/>
        <w:divId w:val="2030443196"/>
        <w:rPr>
          <w:rFonts w:ascii="Georgia" w:eastAsia="Times New Roman" w:hAnsi="Georgia"/>
          <w:sz w:val="29"/>
          <w:szCs w:val="29"/>
        </w:rPr>
      </w:pPr>
      <w:r>
        <w:rPr>
          <w:rFonts w:ascii="Georgia" w:eastAsia="Times New Roman" w:hAnsi="Georgia"/>
          <w:sz w:val="29"/>
          <w:szCs w:val="29"/>
        </w:rPr>
        <w:t>Population</w:t>
      </w:r>
    </w:p>
    <w:p w14:paraId="488D7F59" w14:textId="77777777" w:rsidR="005E4DD1" w:rsidRDefault="005E4DD1">
      <w:pPr>
        <w:pStyle w:val="NormalWeb"/>
        <w:divId w:val="2030443196"/>
        <w:rPr>
          <w:rFonts w:ascii="Georgia" w:hAnsi="Georgia"/>
        </w:rPr>
      </w:pPr>
      <w:r>
        <w:rPr>
          <w:rFonts w:ascii="Georgia" w:hAnsi="Georgia"/>
        </w:rPr>
        <w:lastRenderedPageBreak/>
        <w:t>This species is known from 35 herbarium specimens collected between 1898 and 2023 with over half the collections made since 2000. It has been described as common and locally frequent in publications (</w:t>
      </w:r>
      <w:proofErr w:type="spellStart"/>
      <w:r>
        <w:rPr>
          <w:rFonts w:ascii="Georgia" w:hAnsi="Georgia"/>
        </w:rPr>
        <w:t>Onana</w:t>
      </w:r>
      <w:proofErr w:type="spellEnd"/>
      <w:r>
        <w:rPr>
          <w:rFonts w:ascii="Georgia" w:hAnsi="Georgia"/>
        </w:rPr>
        <w:t xml:space="preserve"> 2013, Lachenaud 2019), and as frequent in a degraded forest on </w:t>
      </w:r>
      <w:proofErr w:type="gramStart"/>
      <w:r>
        <w:rPr>
          <w:rFonts w:ascii="Georgia" w:hAnsi="Georgia"/>
        </w:rPr>
        <w:t>a</w:t>
      </w:r>
      <w:proofErr w:type="gramEnd"/>
      <w:r>
        <w:rPr>
          <w:rFonts w:ascii="Georgia" w:hAnsi="Georgia"/>
        </w:rPr>
        <w:t xml:space="preserve"> herbarium specimen label (</w:t>
      </w:r>
      <w:proofErr w:type="spellStart"/>
      <w:r>
        <w:rPr>
          <w:rFonts w:ascii="Georgia" w:hAnsi="Georgia"/>
        </w:rPr>
        <w:t>Lauchenaud</w:t>
      </w:r>
      <w:proofErr w:type="spellEnd"/>
      <w:r>
        <w:rPr>
          <w:rFonts w:ascii="Georgia" w:hAnsi="Georgia"/>
        </w:rPr>
        <w:t xml:space="preserve"> # 585 (BR)). However, no direct population data is available for this species and the current population trend is unknown.</w:t>
      </w:r>
    </w:p>
    <w:p w14:paraId="775B5CC2" w14:textId="77777777" w:rsidR="005E4DD1" w:rsidRDefault="005E4DD1">
      <w:pPr>
        <w:pStyle w:val="Heading2"/>
        <w:divId w:val="2030443196"/>
        <w:rPr>
          <w:rFonts w:ascii="Georgia" w:eastAsia="Times New Roman" w:hAnsi="Georgia"/>
          <w:sz w:val="27"/>
          <w:szCs w:val="27"/>
        </w:rPr>
      </w:pPr>
      <w:r>
        <w:rPr>
          <w:rFonts w:ascii="Georgia" w:eastAsia="Times New Roman" w:hAnsi="Georgia"/>
          <w:sz w:val="27"/>
          <w:szCs w:val="27"/>
        </w:rPr>
        <w:t>Population Information</w:t>
      </w:r>
    </w:p>
    <w:p w14:paraId="0702801B" w14:textId="77777777" w:rsidR="005E4DD1" w:rsidRDefault="005E4DD1">
      <w:pPr>
        <w:pStyle w:val="NormalWeb"/>
        <w:divId w:val="2030443196"/>
        <w:rPr>
          <w:rFonts w:ascii="Georgia" w:hAnsi="Georgia"/>
        </w:rPr>
      </w:pPr>
      <w:r>
        <w:rPr>
          <w:rStyle w:val="datalabel1"/>
          <w:rFonts w:ascii="Georgia" w:hAnsi="Georgia"/>
        </w:rPr>
        <w:t xml:space="preserve">Current Population Trend: </w:t>
      </w:r>
      <w:r>
        <w:rPr>
          <w:rFonts w:ascii="Georgia" w:hAnsi="Georgia"/>
        </w:rPr>
        <w:t>Unknown</w:t>
      </w:r>
    </w:p>
    <w:p w14:paraId="05F94894" w14:textId="77777777" w:rsidR="005E4DD1" w:rsidRDefault="005E4DD1">
      <w:pPr>
        <w:pStyle w:val="Heading1"/>
        <w:divId w:val="80377110"/>
        <w:rPr>
          <w:rFonts w:ascii="Georgia" w:eastAsia="Times New Roman" w:hAnsi="Georgia"/>
          <w:sz w:val="29"/>
          <w:szCs w:val="29"/>
        </w:rPr>
      </w:pPr>
      <w:r>
        <w:rPr>
          <w:rFonts w:ascii="Georgia" w:eastAsia="Times New Roman" w:hAnsi="Georgia"/>
          <w:sz w:val="29"/>
          <w:szCs w:val="29"/>
        </w:rPr>
        <w:t>Habitats and Ecology</w:t>
      </w:r>
    </w:p>
    <w:p w14:paraId="47621528" w14:textId="0E0BBFAF" w:rsidR="005E4DD1" w:rsidRDefault="005E4DD1">
      <w:pPr>
        <w:pStyle w:val="NormalWeb"/>
        <w:divId w:val="80377110"/>
        <w:rPr>
          <w:rFonts w:ascii="Georgia" w:hAnsi="Georgia"/>
        </w:rPr>
      </w:pPr>
      <w:r>
        <w:rPr>
          <w:rFonts w:ascii="Georgia" w:hAnsi="Georgia"/>
        </w:rPr>
        <w:t>This species is a large shrub 1.5-3m tall with only one or few branches, and white to pale green flowers. It grows in the undergrowth of mid-altitude semi-deciduous to submontane forests, on dry land or riverine forests (</w:t>
      </w:r>
      <w:proofErr w:type="spellStart"/>
      <w:r>
        <w:rPr>
          <w:rFonts w:ascii="Georgia" w:hAnsi="Georgia"/>
        </w:rPr>
        <w:t>Onana</w:t>
      </w:r>
      <w:proofErr w:type="spellEnd"/>
      <w:r>
        <w:rPr>
          <w:rFonts w:ascii="Georgia" w:hAnsi="Georgia"/>
        </w:rPr>
        <w:t xml:space="preserve"> 2013, </w:t>
      </w:r>
      <w:del w:id="4" w:author="Jack Plummer" w:date="2024-04-26T09:13:00Z" w16du:dateUtc="2024-04-26T08:13:00Z">
        <w:r w:rsidDel="00975A1D">
          <w:rPr>
            <w:rFonts w:ascii="Georgia" w:hAnsi="Georgia"/>
          </w:rPr>
          <w:delText>Lauchenaud</w:delText>
        </w:r>
      </w:del>
      <w:ins w:id="5" w:author="Jack Plummer" w:date="2024-04-26T09:13:00Z" w16du:dateUtc="2024-04-26T08:13:00Z">
        <w:r w:rsidR="00975A1D">
          <w:rPr>
            <w:rFonts w:ascii="Georgia" w:hAnsi="Georgia"/>
          </w:rPr>
          <w:t>Lachenaud</w:t>
        </w:r>
      </w:ins>
      <w:r>
        <w:rPr>
          <w:rFonts w:ascii="Georgia" w:hAnsi="Georgia"/>
        </w:rPr>
        <w:t xml:space="preserve"> 2019). It is also known to grow in degraded vegetation and forest (Droissart et al. # 1447 (BR)).</w:t>
      </w:r>
    </w:p>
    <w:p w14:paraId="18D26CA3" w14:textId="77777777" w:rsidR="005E4DD1" w:rsidRDefault="005E4DD1">
      <w:pPr>
        <w:pStyle w:val="Heading2"/>
        <w:divId w:val="80377110"/>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177"/>
        <w:gridCol w:w="763"/>
        <w:gridCol w:w="1020"/>
        <w:gridCol w:w="1888"/>
      </w:tblGrid>
      <w:tr w:rsidR="00307754" w14:paraId="7301A7DB" w14:textId="77777777">
        <w:trPr>
          <w:divId w:val="80377110"/>
          <w:tblCellSpacing w:w="15" w:type="dxa"/>
        </w:trPr>
        <w:tc>
          <w:tcPr>
            <w:tcW w:w="0" w:type="auto"/>
            <w:tcBorders>
              <w:bottom w:val="single" w:sz="6" w:space="0" w:color="000000"/>
            </w:tcBorders>
            <w:shd w:val="clear" w:color="auto" w:fill="BBBBBB"/>
            <w:vAlign w:val="center"/>
            <w:hideMark/>
          </w:tcPr>
          <w:p w14:paraId="5B9E592B"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64CFAA0D"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0DBB8FFD"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F8F9986"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307754" w14:paraId="48C774F6" w14:textId="77777777">
        <w:trPr>
          <w:divId w:val="80377110"/>
          <w:tblCellSpacing w:w="15" w:type="dxa"/>
        </w:trPr>
        <w:tc>
          <w:tcPr>
            <w:tcW w:w="0" w:type="auto"/>
            <w:tcBorders>
              <w:bottom w:val="single" w:sz="6" w:space="0" w:color="CCCCCC"/>
            </w:tcBorders>
            <w:vAlign w:val="center"/>
            <w:hideMark/>
          </w:tcPr>
          <w:p w14:paraId="2191784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64BF9E58" w14:textId="77777777" w:rsidR="005E4DD1" w:rsidRDefault="005E4DD1">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62A8769" w14:textId="77777777" w:rsidR="005E4DD1" w:rsidRDefault="005E4DD1">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899A12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7EB60129" w14:textId="77777777">
        <w:trPr>
          <w:divId w:val="80377110"/>
          <w:tblCellSpacing w:w="15" w:type="dxa"/>
        </w:trPr>
        <w:tc>
          <w:tcPr>
            <w:tcW w:w="0" w:type="auto"/>
            <w:tcBorders>
              <w:bottom w:val="single" w:sz="6" w:space="0" w:color="CCCCCC"/>
            </w:tcBorders>
            <w:vAlign w:val="center"/>
            <w:hideMark/>
          </w:tcPr>
          <w:p w14:paraId="26DED28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D3EE0E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047CF2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DE3941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5ABF55A9" w14:textId="77777777">
        <w:trPr>
          <w:divId w:val="80377110"/>
          <w:tblCellSpacing w:w="15" w:type="dxa"/>
        </w:trPr>
        <w:tc>
          <w:tcPr>
            <w:tcW w:w="0" w:type="auto"/>
            <w:tcBorders>
              <w:bottom w:val="single" w:sz="6" w:space="0" w:color="CCCCCC"/>
            </w:tcBorders>
            <w:vAlign w:val="center"/>
            <w:hideMark/>
          </w:tcPr>
          <w:p w14:paraId="27578E50"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64FB55D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918536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54532EB"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762483C0" w14:textId="77777777">
        <w:trPr>
          <w:divId w:val="80377110"/>
          <w:tblCellSpacing w:w="15" w:type="dxa"/>
        </w:trPr>
        <w:tc>
          <w:tcPr>
            <w:tcW w:w="0" w:type="auto"/>
            <w:tcBorders>
              <w:bottom w:val="single" w:sz="6" w:space="0" w:color="CCCCCC"/>
            </w:tcBorders>
            <w:vAlign w:val="center"/>
            <w:hideMark/>
          </w:tcPr>
          <w:p w14:paraId="79460AA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14.5. Artificial/Terrestrial -&gt; Artificial/Terrestrial - Urban Areas</w:t>
            </w:r>
          </w:p>
        </w:tc>
        <w:tc>
          <w:tcPr>
            <w:tcW w:w="0" w:type="auto"/>
            <w:tcBorders>
              <w:bottom w:val="single" w:sz="6" w:space="0" w:color="CCCCCC"/>
            </w:tcBorders>
            <w:vAlign w:val="center"/>
            <w:hideMark/>
          </w:tcPr>
          <w:p w14:paraId="0F12EBAE"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3E82B6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CD518C7"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71DF4772" w14:textId="77777777" w:rsidR="005E4DD1" w:rsidRDefault="005E4DD1">
      <w:pPr>
        <w:pStyle w:val="Heading2"/>
        <w:divId w:val="80377110"/>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80"/>
        <w:gridCol w:w="894"/>
        <w:gridCol w:w="4136"/>
      </w:tblGrid>
      <w:tr w:rsidR="00307754" w14:paraId="6E8A54E3" w14:textId="77777777">
        <w:trPr>
          <w:divId w:val="80377110"/>
          <w:tblCellSpacing w:w="15" w:type="dxa"/>
        </w:trPr>
        <w:tc>
          <w:tcPr>
            <w:tcW w:w="0" w:type="auto"/>
            <w:tcBorders>
              <w:bottom w:val="single" w:sz="6" w:space="0" w:color="000000"/>
            </w:tcBorders>
            <w:shd w:val="clear" w:color="auto" w:fill="BBBBBB"/>
            <w:vAlign w:val="center"/>
            <w:hideMark/>
          </w:tcPr>
          <w:p w14:paraId="1DC4D36E"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22EFF5E9"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AB9A20A"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07754" w14:paraId="09B53A0F" w14:textId="77777777">
        <w:trPr>
          <w:divId w:val="80377110"/>
          <w:tblCellSpacing w:w="15" w:type="dxa"/>
        </w:trPr>
        <w:tc>
          <w:tcPr>
            <w:tcW w:w="0" w:type="auto"/>
            <w:vAlign w:val="center"/>
            <w:hideMark/>
          </w:tcPr>
          <w:p w14:paraId="4BE780F3" w14:textId="77777777" w:rsidR="005E4DD1" w:rsidRDefault="005E4DD1">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B4AC71E" w14:textId="77777777" w:rsidR="005E4DD1" w:rsidRDefault="005E4DD1">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EC57F66" w14:textId="77777777" w:rsidR="005E4DD1" w:rsidRDefault="005E4DD1">
            <w:pPr>
              <w:spacing w:after="75"/>
              <w:rPr>
                <w:rFonts w:ascii="Georgia" w:eastAsia="Times New Roman" w:hAnsi="Georgia"/>
                <w:sz w:val="18"/>
                <w:szCs w:val="18"/>
              </w:rPr>
            </w:pPr>
            <w:r>
              <w:rPr>
                <w:rFonts w:ascii="Georgia" w:eastAsia="Times New Roman" w:hAnsi="Georgia"/>
                <w:sz w:val="18"/>
                <w:szCs w:val="18"/>
              </w:rPr>
              <w:t>This species is found in urban areas and degraded forest and vegetation.</w:t>
            </w:r>
          </w:p>
        </w:tc>
      </w:tr>
    </w:tbl>
    <w:p w14:paraId="0881084D" w14:textId="77777777" w:rsidR="005E4DD1" w:rsidRDefault="005E4DD1">
      <w:pPr>
        <w:pStyle w:val="Heading2"/>
        <w:divId w:val="80377110"/>
        <w:rPr>
          <w:rFonts w:ascii="Georgia" w:eastAsia="Times New Roman" w:hAnsi="Georgia"/>
          <w:sz w:val="27"/>
          <w:szCs w:val="27"/>
        </w:rPr>
      </w:pPr>
      <w:r>
        <w:rPr>
          <w:rFonts w:ascii="Georgia" w:eastAsia="Times New Roman" w:hAnsi="Georgia"/>
          <w:sz w:val="27"/>
          <w:szCs w:val="27"/>
        </w:rPr>
        <w:t>Systems</w:t>
      </w:r>
    </w:p>
    <w:p w14:paraId="592823F3" w14:textId="77777777" w:rsidR="005E4DD1" w:rsidRDefault="005E4DD1">
      <w:pPr>
        <w:pStyle w:val="NormalWeb"/>
        <w:divId w:val="80377110"/>
        <w:rPr>
          <w:rFonts w:ascii="Georgia" w:hAnsi="Georgia"/>
        </w:rPr>
      </w:pPr>
      <w:r>
        <w:rPr>
          <w:rStyle w:val="datalabel1"/>
          <w:rFonts w:ascii="Georgia" w:hAnsi="Georgia"/>
        </w:rPr>
        <w:t xml:space="preserve">System: </w:t>
      </w:r>
      <w:r>
        <w:rPr>
          <w:rFonts w:ascii="Georgia" w:hAnsi="Georgia"/>
        </w:rPr>
        <w:t>Terrestrial</w:t>
      </w:r>
    </w:p>
    <w:p w14:paraId="73F80108" w14:textId="77777777" w:rsidR="005E4DD1" w:rsidRDefault="005E4DD1">
      <w:pPr>
        <w:pStyle w:val="Heading2"/>
        <w:divId w:val="80377110"/>
        <w:rPr>
          <w:rFonts w:ascii="Georgia" w:eastAsia="Times New Roman" w:hAnsi="Georgia"/>
          <w:sz w:val="27"/>
          <w:szCs w:val="27"/>
        </w:rPr>
      </w:pPr>
      <w:r>
        <w:rPr>
          <w:rFonts w:ascii="Georgia" w:eastAsia="Times New Roman" w:hAnsi="Georgia"/>
          <w:sz w:val="27"/>
          <w:szCs w:val="27"/>
        </w:rPr>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307754" w14:paraId="710A8ADD" w14:textId="77777777">
        <w:trPr>
          <w:divId w:val="80377110"/>
          <w:tblCellSpacing w:w="15" w:type="dxa"/>
        </w:trPr>
        <w:tc>
          <w:tcPr>
            <w:tcW w:w="0" w:type="auto"/>
            <w:tcBorders>
              <w:bottom w:val="single" w:sz="6" w:space="0" w:color="000000"/>
            </w:tcBorders>
            <w:shd w:val="clear" w:color="auto" w:fill="BBBBBB"/>
            <w:vAlign w:val="center"/>
            <w:hideMark/>
          </w:tcPr>
          <w:p w14:paraId="0C4C955B"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307754" w14:paraId="507A443B" w14:textId="77777777">
        <w:trPr>
          <w:divId w:val="80377110"/>
          <w:tblCellSpacing w:w="15" w:type="dxa"/>
        </w:trPr>
        <w:tc>
          <w:tcPr>
            <w:tcW w:w="0" w:type="auto"/>
            <w:tcBorders>
              <w:bottom w:val="single" w:sz="6" w:space="0" w:color="CCCCCC"/>
            </w:tcBorders>
            <w:vAlign w:val="center"/>
            <w:hideMark/>
          </w:tcPr>
          <w:p w14:paraId="3C7E3313" w14:textId="77777777" w:rsidR="005E4DD1" w:rsidRDefault="005E4DD1">
            <w:pPr>
              <w:spacing w:after="75"/>
              <w:rPr>
                <w:rFonts w:ascii="Georgia" w:eastAsia="Times New Roman" w:hAnsi="Georgia"/>
                <w:sz w:val="18"/>
                <w:szCs w:val="18"/>
              </w:rPr>
            </w:pPr>
            <w:r>
              <w:rPr>
                <w:rFonts w:ascii="Georgia" w:eastAsia="Times New Roman" w:hAnsi="Georgia"/>
                <w:sz w:val="18"/>
                <w:szCs w:val="18"/>
              </w:rPr>
              <w:t>Shrub - large</w:t>
            </w:r>
          </w:p>
        </w:tc>
      </w:tr>
    </w:tbl>
    <w:p w14:paraId="7D986D96" w14:textId="77777777" w:rsidR="005E4DD1" w:rsidRDefault="005E4DD1">
      <w:pPr>
        <w:pStyle w:val="Heading1"/>
        <w:divId w:val="1895853974"/>
        <w:rPr>
          <w:rFonts w:ascii="Georgia" w:eastAsia="Times New Roman" w:hAnsi="Georgia"/>
          <w:sz w:val="29"/>
          <w:szCs w:val="29"/>
        </w:rPr>
      </w:pPr>
      <w:r>
        <w:rPr>
          <w:rFonts w:ascii="Georgia" w:eastAsia="Times New Roman" w:hAnsi="Georgia"/>
          <w:sz w:val="29"/>
          <w:szCs w:val="29"/>
        </w:rPr>
        <w:t>Use and Trade</w:t>
      </w:r>
    </w:p>
    <w:p w14:paraId="5BB111BF" w14:textId="77777777" w:rsidR="005E4DD1" w:rsidRDefault="005E4DD1">
      <w:pPr>
        <w:pStyle w:val="Heading2"/>
        <w:divId w:val="1895853974"/>
        <w:rPr>
          <w:rFonts w:ascii="Georgia" w:eastAsia="Times New Roman" w:hAnsi="Georgia"/>
          <w:sz w:val="27"/>
          <w:szCs w:val="27"/>
        </w:rPr>
      </w:pPr>
      <w:r>
        <w:rPr>
          <w:rFonts w:ascii="Georgia" w:eastAsia="Times New Roman" w:hAnsi="Georgia"/>
          <w:sz w:val="27"/>
          <w:szCs w:val="27"/>
        </w:rPr>
        <w:t>General Use and Trade Information</w:t>
      </w:r>
    </w:p>
    <w:p w14:paraId="3302A8C6" w14:textId="77777777" w:rsidR="005E4DD1" w:rsidRDefault="005E4DD1">
      <w:pPr>
        <w:pStyle w:val="NormalWeb"/>
        <w:divId w:val="1895853974"/>
        <w:rPr>
          <w:rFonts w:ascii="Georgia" w:hAnsi="Georgia"/>
        </w:rPr>
      </w:pPr>
      <w:r>
        <w:rPr>
          <w:rStyle w:val="datalabel1"/>
          <w:rFonts w:ascii="Georgia" w:hAnsi="Georgia"/>
        </w:rPr>
        <w:t>Species not utilized</w:t>
      </w:r>
      <w:commentRangeStart w:id="6"/>
      <w:r>
        <w:rPr>
          <w:rStyle w:val="datalabel1"/>
          <w:rFonts w:ascii="Georgia" w:hAnsi="Georgia"/>
        </w:rPr>
        <w:t xml:space="preserve">: </w:t>
      </w:r>
      <w:r>
        <w:rPr>
          <w:rFonts w:ascii="Georgia" w:hAnsi="Georgia"/>
        </w:rPr>
        <w:t>true</w:t>
      </w:r>
      <w:commentRangeEnd w:id="6"/>
      <w:r w:rsidR="00975A1D">
        <w:rPr>
          <w:rStyle w:val="CommentReference"/>
        </w:rPr>
        <w:commentReference w:id="6"/>
      </w:r>
    </w:p>
    <w:p w14:paraId="08118C59" w14:textId="3BAAAE77" w:rsidR="005E4DD1" w:rsidRDefault="005E4DD1">
      <w:pPr>
        <w:pStyle w:val="NormalWeb"/>
        <w:divId w:val="1895853974"/>
        <w:rPr>
          <w:rFonts w:ascii="Georgia" w:hAnsi="Georgia"/>
        </w:rPr>
      </w:pPr>
      <w:r>
        <w:rPr>
          <w:rFonts w:ascii="Georgia" w:hAnsi="Georgia"/>
        </w:rPr>
        <w:lastRenderedPageBreak/>
        <w:t>There is no known use for this species</w:t>
      </w:r>
      <w:ins w:id="7" w:author="Jack Plummer" w:date="2024-04-26T09:13:00Z" w16du:dateUtc="2024-04-26T08:13:00Z">
        <w:r w:rsidR="00975A1D">
          <w:rPr>
            <w:rFonts w:ascii="Georgia" w:hAnsi="Georgia"/>
          </w:rPr>
          <w:t>,</w:t>
        </w:r>
      </w:ins>
      <w:r>
        <w:rPr>
          <w:rFonts w:ascii="Georgia" w:hAnsi="Georgia"/>
        </w:rPr>
        <w:t xml:space="preserve"> but it has been found to have potential applications in the management of drug-resistant bacterial infections (Demgne </w:t>
      </w:r>
      <w:r>
        <w:rPr>
          <w:rStyle w:val="Emphasis"/>
          <w:rFonts w:ascii="Georgia" w:hAnsi="Georgia"/>
        </w:rPr>
        <w:t>et al.</w:t>
      </w:r>
      <w:r>
        <w:rPr>
          <w:rFonts w:ascii="Georgia" w:hAnsi="Georgia"/>
        </w:rPr>
        <w:t xml:space="preserve"> 2022).</w:t>
      </w:r>
    </w:p>
    <w:p w14:paraId="2441F2B3" w14:textId="77777777" w:rsidR="005E4DD1" w:rsidRDefault="005E4DD1">
      <w:pPr>
        <w:pStyle w:val="Heading1"/>
        <w:divId w:val="624654762"/>
        <w:rPr>
          <w:rFonts w:ascii="Georgia" w:eastAsia="Times New Roman" w:hAnsi="Georgia"/>
          <w:sz w:val="29"/>
          <w:szCs w:val="29"/>
        </w:rPr>
      </w:pPr>
      <w:r>
        <w:rPr>
          <w:rFonts w:ascii="Georgia" w:eastAsia="Times New Roman" w:hAnsi="Georgia"/>
          <w:sz w:val="29"/>
          <w:szCs w:val="29"/>
        </w:rPr>
        <w:t>Threats</w:t>
      </w:r>
    </w:p>
    <w:p w14:paraId="110871A1" w14:textId="77777777" w:rsidR="005E4DD1" w:rsidRDefault="005E4DD1">
      <w:pPr>
        <w:pStyle w:val="NormalWeb"/>
        <w:divId w:val="624654762"/>
        <w:rPr>
          <w:rFonts w:ascii="Georgia" w:hAnsi="Georgia"/>
        </w:rPr>
      </w:pPr>
      <w:r>
        <w:rPr>
          <w:rFonts w:ascii="Georgia" w:hAnsi="Georgia"/>
        </w:rPr>
        <w:t xml:space="preserve">From 2001 to 2023, Cameroon lost 2.05 </w:t>
      </w:r>
      <w:proofErr w:type="spellStart"/>
      <w:r>
        <w:rPr>
          <w:rFonts w:ascii="Georgia" w:hAnsi="Georgia"/>
        </w:rPr>
        <w:t>Mha</w:t>
      </w:r>
      <w:proofErr w:type="spellEnd"/>
      <w:r>
        <w:rPr>
          <w:rFonts w:ascii="Georgia" w:hAnsi="Georgia"/>
        </w:rPr>
        <w:t xml:space="preserve"> of tree cover, equivalent to a 6.5% decrease in tree cover since 2000, causing a decline in area and quality of habitat for this species (Global Forest Watch 2024). This species has been collected in and around Yaoundé where forest habitat is threatened by urban expansion, conversion of forest to agriculture after logging (Onana and Cheek 2011), and local tree felling for fuelwood, charcoal, </w:t>
      </w:r>
      <w:proofErr w:type="gramStart"/>
      <w:r>
        <w:rPr>
          <w:rFonts w:ascii="Georgia" w:hAnsi="Georgia"/>
        </w:rPr>
        <w:t>construction</w:t>
      </w:r>
      <w:proofErr w:type="gramEnd"/>
      <w:r>
        <w:rPr>
          <w:rFonts w:ascii="Georgia" w:hAnsi="Georgia"/>
        </w:rPr>
        <w:t xml:space="preserve"> and furniture (Global Forest Watch 2024). Logging threatens the habitat of this species in other areas of its range, including on the lower slopes of </w:t>
      </w:r>
      <w:proofErr w:type="spellStart"/>
      <w:r>
        <w:rPr>
          <w:rFonts w:ascii="Georgia" w:hAnsi="Georgia"/>
        </w:rPr>
        <w:t>Mban-Minkon</w:t>
      </w:r>
      <w:proofErr w:type="spellEnd"/>
      <w:r>
        <w:rPr>
          <w:rFonts w:ascii="Georgia" w:hAnsi="Georgia"/>
        </w:rPr>
        <w:t xml:space="preserve"> massif </w:t>
      </w:r>
      <w:commentRangeStart w:id="8"/>
      <w:r>
        <w:rPr>
          <w:rFonts w:ascii="Georgia" w:hAnsi="Georgia"/>
        </w:rPr>
        <w:t>(La</w:t>
      </w:r>
      <w:del w:id="9" w:author="Jack Plummer" w:date="2024-04-26T09:14:00Z" w16du:dateUtc="2024-04-26T08:14:00Z">
        <w:r w:rsidDel="00975A1D">
          <w:rPr>
            <w:rFonts w:ascii="Georgia" w:hAnsi="Georgia"/>
          </w:rPr>
          <w:delText>u</w:delText>
        </w:r>
      </w:del>
      <w:r>
        <w:rPr>
          <w:rFonts w:ascii="Georgia" w:hAnsi="Georgia"/>
        </w:rPr>
        <w:t xml:space="preserve">chenaud </w:t>
      </w:r>
      <w:commentRangeEnd w:id="8"/>
      <w:r w:rsidR="00975A1D">
        <w:rPr>
          <w:rStyle w:val="CommentReference"/>
        </w:rPr>
        <w:commentReference w:id="8"/>
      </w:r>
      <w:r>
        <w:rPr>
          <w:rFonts w:ascii="Georgia" w:hAnsi="Georgia"/>
        </w:rPr>
        <w:t xml:space="preserve">et al. 2013). The single locality in Littoral Region occurs in </w:t>
      </w:r>
      <w:proofErr w:type="spellStart"/>
      <w:proofErr w:type="gramStart"/>
      <w:r>
        <w:rPr>
          <w:rFonts w:ascii="Georgia" w:hAnsi="Georgia"/>
        </w:rPr>
        <w:t>a</w:t>
      </w:r>
      <w:proofErr w:type="spellEnd"/>
      <w:proofErr w:type="gramEnd"/>
      <w:r>
        <w:rPr>
          <w:rFonts w:ascii="Georgia" w:hAnsi="Georgia"/>
        </w:rPr>
        <w:t xml:space="preserve"> oil palm concession and next to a logging site, as do the localities in East Region near </w:t>
      </w:r>
      <w:proofErr w:type="spellStart"/>
      <w:r>
        <w:rPr>
          <w:rFonts w:ascii="Georgia" w:hAnsi="Georgia"/>
        </w:rPr>
        <w:t>Bilabo</w:t>
      </w:r>
      <w:proofErr w:type="spellEnd"/>
      <w:r>
        <w:rPr>
          <w:rFonts w:ascii="Georgia" w:hAnsi="Georgia"/>
        </w:rPr>
        <w:t xml:space="preserve"> where illegal logging is known to occur (Global Forest Watch 2024, Communes et Villes </w:t>
      </w:r>
      <w:commentRangeStart w:id="10"/>
      <w:proofErr w:type="spellStart"/>
      <w:r>
        <w:rPr>
          <w:rFonts w:ascii="Georgia" w:hAnsi="Georgia"/>
        </w:rPr>
        <w:t>Unies</w:t>
      </w:r>
      <w:proofErr w:type="spellEnd"/>
      <w:r>
        <w:rPr>
          <w:rFonts w:ascii="Georgia" w:hAnsi="Georgia"/>
        </w:rPr>
        <w:t xml:space="preserve"> </w:t>
      </w:r>
      <w:commentRangeEnd w:id="10"/>
      <w:r w:rsidR="00975A1D">
        <w:rPr>
          <w:rStyle w:val="CommentReference"/>
        </w:rPr>
        <w:commentReference w:id="10"/>
      </w:r>
      <w:r>
        <w:rPr>
          <w:rFonts w:ascii="Georgia" w:hAnsi="Georgia"/>
        </w:rPr>
        <w:t xml:space="preserve">du Cameroun 2020). Despite this, the species is recorded to occur in degraded forests so may be resistant to some disturbance, occurs in the </w:t>
      </w:r>
      <w:proofErr w:type="spellStart"/>
      <w:r>
        <w:rPr>
          <w:rFonts w:ascii="Georgia" w:hAnsi="Georgia"/>
        </w:rPr>
        <w:t>Mefou</w:t>
      </w:r>
      <w:proofErr w:type="spellEnd"/>
      <w:r>
        <w:rPr>
          <w:rFonts w:ascii="Georgia" w:hAnsi="Georgia"/>
        </w:rPr>
        <w:t xml:space="preserve"> Proposed National Park where there were no signs of logging at the time of collection (Cheek et al. 2011), and has collections as recently as 2023 </w:t>
      </w:r>
      <w:commentRangeStart w:id="11"/>
      <w:r>
        <w:rPr>
          <w:rFonts w:ascii="Georgia" w:hAnsi="Georgia"/>
        </w:rPr>
        <w:t>so the population is likely to remain</w:t>
      </w:r>
      <w:commentRangeEnd w:id="11"/>
      <w:r w:rsidR="00975A1D">
        <w:rPr>
          <w:rStyle w:val="CommentReference"/>
        </w:rPr>
        <w:commentReference w:id="11"/>
      </w:r>
      <w:r>
        <w:rPr>
          <w:rFonts w:ascii="Georgia" w:hAnsi="Georgia"/>
        </w:rPr>
        <w:t>.</w:t>
      </w:r>
    </w:p>
    <w:p w14:paraId="0BFBF499" w14:textId="77777777" w:rsidR="005E4DD1" w:rsidRDefault="005E4DD1">
      <w:pPr>
        <w:pStyle w:val="Heading2"/>
        <w:divId w:val="62465476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816"/>
        <w:gridCol w:w="740"/>
        <w:gridCol w:w="609"/>
        <w:gridCol w:w="845"/>
      </w:tblGrid>
      <w:tr w:rsidR="00307754" w14:paraId="264B1729" w14:textId="77777777">
        <w:trPr>
          <w:divId w:val="624654762"/>
          <w:tblCellSpacing w:w="15" w:type="dxa"/>
        </w:trPr>
        <w:tc>
          <w:tcPr>
            <w:tcW w:w="0" w:type="auto"/>
            <w:tcBorders>
              <w:bottom w:val="single" w:sz="6" w:space="0" w:color="000000"/>
            </w:tcBorders>
            <w:shd w:val="clear" w:color="auto" w:fill="BBBBBB"/>
            <w:vAlign w:val="center"/>
            <w:hideMark/>
          </w:tcPr>
          <w:p w14:paraId="5BE35384"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B07E929"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988AD8D"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B76C407"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Severity</w:t>
            </w:r>
          </w:p>
        </w:tc>
      </w:tr>
      <w:tr w:rsidR="00307754" w14:paraId="1FB4FCA1" w14:textId="77777777">
        <w:trPr>
          <w:divId w:val="624654762"/>
          <w:tblCellSpacing w:w="15" w:type="dxa"/>
        </w:trPr>
        <w:tc>
          <w:tcPr>
            <w:tcW w:w="0" w:type="auto"/>
            <w:vAlign w:val="center"/>
            <w:hideMark/>
          </w:tcPr>
          <w:p w14:paraId="29C458D6"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6C90D485" w14:textId="77777777" w:rsidR="005E4DD1" w:rsidRDefault="005E4DD1">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B35D6CC"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B7E19EA"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55B0A393" w14:textId="77777777">
        <w:trPr>
          <w:divId w:val="624654762"/>
          <w:tblCellSpacing w:w="15" w:type="dxa"/>
        </w:trPr>
        <w:tc>
          <w:tcPr>
            <w:tcW w:w="0" w:type="auto"/>
            <w:vAlign w:val="center"/>
            <w:hideMark/>
          </w:tcPr>
          <w:p w14:paraId="7D4C5F10" w14:textId="77777777" w:rsidR="005E4DD1" w:rsidRDefault="005E4DD1">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75E7D9F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AA14A45"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8AB10CE"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19F8BEF8" w14:textId="77777777">
        <w:trPr>
          <w:divId w:val="624654762"/>
          <w:tblCellSpacing w:w="15" w:type="dxa"/>
        </w:trPr>
        <w:tc>
          <w:tcPr>
            <w:tcW w:w="0" w:type="auto"/>
            <w:vAlign w:val="center"/>
            <w:hideMark/>
          </w:tcPr>
          <w:p w14:paraId="7480183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712ED43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C8F5BB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BDE4A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376D14F3" w14:textId="77777777">
        <w:trPr>
          <w:divId w:val="624654762"/>
          <w:tblCellSpacing w:w="15" w:type="dxa"/>
        </w:trPr>
        <w:tc>
          <w:tcPr>
            <w:tcW w:w="0" w:type="auto"/>
            <w:vAlign w:val="center"/>
            <w:hideMark/>
          </w:tcPr>
          <w:p w14:paraId="76C2F8B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30CBC53E" w14:textId="77777777" w:rsidR="005E4DD1" w:rsidRDefault="005E4DD1">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45AA9A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2C16A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5FEC3866" w14:textId="77777777">
        <w:trPr>
          <w:divId w:val="624654762"/>
          <w:tblCellSpacing w:w="15" w:type="dxa"/>
        </w:trPr>
        <w:tc>
          <w:tcPr>
            <w:tcW w:w="0" w:type="auto"/>
            <w:vAlign w:val="center"/>
            <w:hideMark/>
          </w:tcPr>
          <w:p w14:paraId="6EC98EDB" w14:textId="77777777" w:rsidR="005E4DD1" w:rsidRDefault="005E4DD1">
            <w:pPr>
              <w:spacing w:after="75"/>
              <w:rPr>
                <w:rFonts w:ascii="Georgia" w:eastAsia="Times New Roman" w:hAnsi="Georgia"/>
                <w:sz w:val="18"/>
                <w:szCs w:val="18"/>
              </w:rPr>
            </w:pPr>
            <w:r>
              <w:rPr>
                <w:rFonts w:ascii="Georgia" w:eastAsia="Times New Roman" w:hAnsi="Georgia"/>
                <w:sz w:val="18"/>
                <w:szCs w:val="18"/>
              </w:rPr>
              <w:t>5.3.3. Biological resource use -&gt; Logging &amp; wood harvesting -&gt; Unintentional effects: (subsistence/small scale) [harvest]</w:t>
            </w:r>
          </w:p>
        </w:tc>
        <w:tc>
          <w:tcPr>
            <w:tcW w:w="0" w:type="auto"/>
            <w:vAlign w:val="center"/>
            <w:hideMark/>
          </w:tcPr>
          <w:p w14:paraId="457A6CEE" w14:textId="77777777" w:rsidR="005E4DD1" w:rsidRDefault="005E4DD1">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4B1CC98"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028670"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r w:rsidR="00307754" w14:paraId="28677E1D" w14:textId="77777777">
        <w:trPr>
          <w:divId w:val="624654762"/>
          <w:tblCellSpacing w:w="15" w:type="dxa"/>
        </w:trPr>
        <w:tc>
          <w:tcPr>
            <w:tcW w:w="0" w:type="auto"/>
            <w:vAlign w:val="center"/>
            <w:hideMark/>
          </w:tcPr>
          <w:p w14:paraId="043C865D" w14:textId="77777777" w:rsidR="005E4DD1" w:rsidRDefault="005E4DD1">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20FB411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1FC64F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B97919"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255DE3B2" w14:textId="77777777" w:rsidR="005E4DD1" w:rsidRDefault="005E4DD1">
      <w:pPr>
        <w:pStyle w:val="Heading1"/>
        <w:divId w:val="581450982"/>
        <w:rPr>
          <w:rFonts w:ascii="Georgia" w:eastAsia="Times New Roman" w:hAnsi="Georgia"/>
          <w:sz w:val="29"/>
          <w:szCs w:val="29"/>
        </w:rPr>
      </w:pPr>
      <w:r>
        <w:rPr>
          <w:rFonts w:ascii="Georgia" w:eastAsia="Times New Roman" w:hAnsi="Georgia"/>
          <w:sz w:val="29"/>
          <w:szCs w:val="29"/>
        </w:rPr>
        <w:t>Conservation</w:t>
      </w:r>
    </w:p>
    <w:p w14:paraId="1DF4F03E" w14:textId="3DD03525" w:rsidR="005E4DD1" w:rsidRDefault="005E4DD1">
      <w:pPr>
        <w:pStyle w:val="NormalWeb"/>
        <w:divId w:val="581450982"/>
        <w:rPr>
          <w:rFonts w:ascii="Georgia" w:hAnsi="Georgia"/>
        </w:rPr>
      </w:pPr>
      <w:r>
        <w:rPr>
          <w:rFonts w:ascii="Georgia" w:hAnsi="Georgia"/>
        </w:rPr>
        <w:t xml:space="preserve">There is no specific conservation action plan in place for this species, nor it is recorded as being in </w:t>
      </w:r>
      <w:r>
        <w:rPr>
          <w:rStyle w:val="Emphasis"/>
          <w:rFonts w:ascii="Georgia" w:hAnsi="Georgia"/>
        </w:rPr>
        <w:t>ex-situ</w:t>
      </w:r>
      <w:r>
        <w:rPr>
          <w:rFonts w:ascii="Georgia" w:hAnsi="Georgia"/>
        </w:rPr>
        <w:t xml:space="preserve"> cultivation (BGCI 2024). This species has been recorded from </w:t>
      </w:r>
      <w:commentRangeStart w:id="12"/>
      <w:ins w:id="13" w:author="Jack Plummer" w:date="2024-04-26T09:16:00Z" w16du:dateUtc="2024-04-26T08:16:00Z">
        <w:r w:rsidR="00975A1D">
          <w:rPr>
            <w:rFonts w:ascii="Georgia" w:hAnsi="Georgia"/>
          </w:rPr>
          <w:t>one</w:t>
        </w:r>
        <w:commentRangeEnd w:id="12"/>
        <w:r w:rsidR="00975A1D">
          <w:rPr>
            <w:rStyle w:val="CommentReference"/>
          </w:rPr>
          <w:commentReference w:id="12"/>
        </w:r>
      </w:ins>
      <w:del w:id="14" w:author="Jack Plummer" w:date="2024-04-26T09:16:00Z" w16du:dateUtc="2024-04-26T08:16:00Z">
        <w:r w:rsidDel="00975A1D">
          <w:rPr>
            <w:rFonts w:ascii="Georgia" w:hAnsi="Georgia"/>
          </w:rPr>
          <w:delText>1</w:delText>
        </w:r>
      </w:del>
      <w:r>
        <w:rPr>
          <w:rFonts w:ascii="Georgia" w:hAnsi="Georgia"/>
        </w:rPr>
        <w:t xml:space="preserve"> locality in </w:t>
      </w:r>
      <w:proofErr w:type="spellStart"/>
      <w:r>
        <w:rPr>
          <w:rFonts w:ascii="Georgia" w:hAnsi="Georgia"/>
        </w:rPr>
        <w:t>Mpem</w:t>
      </w:r>
      <w:proofErr w:type="spellEnd"/>
      <w:r>
        <w:rPr>
          <w:rFonts w:ascii="Georgia" w:hAnsi="Georgia"/>
        </w:rPr>
        <w:t xml:space="preserve"> et Djim National Park (UNEP-WCMC and IUCN 2024).</w:t>
      </w:r>
    </w:p>
    <w:p w14:paraId="58B1466D" w14:textId="77777777" w:rsidR="005E4DD1" w:rsidRDefault="005E4DD1">
      <w:pPr>
        <w:pStyle w:val="Heading2"/>
        <w:divId w:val="58145098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307754" w14:paraId="1AC143B4" w14:textId="77777777">
        <w:trPr>
          <w:divId w:val="581450982"/>
          <w:tblCellSpacing w:w="15" w:type="dxa"/>
        </w:trPr>
        <w:tc>
          <w:tcPr>
            <w:tcW w:w="0" w:type="auto"/>
            <w:tcBorders>
              <w:bottom w:val="single" w:sz="6" w:space="0" w:color="000000"/>
            </w:tcBorders>
            <w:shd w:val="clear" w:color="auto" w:fill="BBBBBB"/>
            <w:vAlign w:val="center"/>
            <w:hideMark/>
          </w:tcPr>
          <w:p w14:paraId="23E79D83"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792833C"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Note</w:t>
            </w:r>
          </w:p>
        </w:tc>
      </w:tr>
      <w:tr w:rsidR="00307754" w14:paraId="6CED3899" w14:textId="77777777">
        <w:trPr>
          <w:divId w:val="581450982"/>
          <w:tblCellSpacing w:w="15" w:type="dxa"/>
        </w:trPr>
        <w:tc>
          <w:tcPr>
            <w:tcW w:w="0" w:type="auto"/>
            <w:vAlign w:val="center"/>
            <w:hideMark/>
          </w:tcPr>
          <w:p w14:paraId="034F1EFF" w14:textId="77777777" w:rsidR="005E4DD1" w:rsidRDefault="005E4DD1">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D64BE82"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63A13F57" w14:textId="77777777" w:rsidR="005E4DD1" w:rsidRDefault="005E4DD1">
      <w:pPr>
        <w:divId w:val="58145098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307754" w14:paraId="0A2718FB" w14:textId="77777777">
        <w:trPr>
          <w:divId w:val="581450982"/>
          <w:tblCellSpacing w:w="15" w:type="dxa"/>
        </w:trPr>
        <w:tc>
          <w:tcPr>
            <w:tcW w:w="0" w:type="auto"/>
            <w:tcBorders>
              <w:bottom w:val="single" w:sz="6" w:space="0" w:color="000000"/>
            </w:tcBorders>
            <w:shd w:val="clear" w:color="auto" w:fill="BBBBBB"/>
            <w:vAlign w:val="center"/>
            <w:hideMark/>
          </w:tcPr>
          <w:p w14:paraId="3C07CCE4"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24C09F8"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Note</w:t>
            </w:r>
          </w:p>
        </w:tc>
      </w:tr>
      <w:tr w:rsidR="00307754" w14:paraId="4C20DE7F" w14:textId="77777777">
        <w:trPr>
          <w:divId w:val="581450982"/>
          <w:tblCellSpacing w:w="15" w:type="dxa"/>
        </w:trPr>
        <w:tc>
          <w:tcPr>
            <w:tcW w:w="0" w:type="auto"/>
            <w:vAlign w:val="center"/>
            <w:hideMark/>
          </w:tcPr>
          <w:p w14:paraId="18F61D44" w14:textId="77777777" w:rsidR="005E4DD1" w:rsidRDefault="005E4DD1">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4CD8981"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240496AA" w14:textId="77777777" w:rsidR="005E4DD1" w:rsidRDefault="005E4DD1">
      <w:pPr>
        <w:pStyle w:val="Heading2"/>
        <w:divId w:val="58145098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307754" w14:paraId="65FA9B39" w14:textId="77777777">
        <w:trPr>
          <w:divId w:val="581450982"/>
          <w:tblCellSpacing w:w="15" w:type="dxa"/>
        </w:trPr>
        <w:tc>
          <w:tcPr>
            <w:tcW w:w="0" w:type="auto"/>
            <w:tcBorders>
              <w:bottom w:val="single" w:sz="6" w:space="0" w:color="000000"/>
            </w:tcBorders>
            <w:shd w:val="clear" w:color="auto" w:fill="BBBBBB"/>
            <w:vAlign w:val="center"/>
            <w:hideMark/>
          </w:tcPr>
          <w:p w14:paraId="5F14BA25"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935F4BC"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Note</w:t>
            </w:r>
          </w:p>
        </w:tc>
      </w:tr>
      <w:tr w:rsidR="00307754" w14:paraId="77848DEE" w14:textId="77777777">
        <w:trPr>
          <w:divId w:val="581450982"/>
          <w:tblCellSpacing w:w="15" w:type="dxa"/>
        </w:trPr>
        <w:tc>
          <w:tcPr>
            <w:tcW w:w="0" w:type="auto"/>
            <w:tcBorders>
              <w:bottom w:val="single" w:sz="6" w:space="0" w:color="CCCCCC"/>
            </w:tcBorders>
            <w:vAlign w:val="center"/>
            <w:hideMark/>
          </w:tcPr>
          <w:p w14:paraId="5A21CC1F" w14:textId="77777777" w:rsidR="005E4DD1" w:rsidRDefault="005E4DD1">
            <w:pPr>
              <w:spacing w:after="75"/>
              <w:rPr>
                <w:rFonts w:ascii="Georgia" w:eastAsia="Times New Roman" w:hAnsi="Georgia"/>
                <w:sz w:val="18"/>
                <w:szCs w:val="18"/>
              </w:rPr>
            </w:pPr>
            <w:r>
              <w:rPr>
                <w:rFonts w:ascii="Georgia" w:eastAsia="Times New Roman" w:hAnsi="Georgia"/>
                <w:sz w:val="18"/>
                <w:szCs w:val="18"/>
              </w:rPr>
              <w:lastRenderedPageBreak/>
              <w:t>3.4.2. Species management -&gt; Ex-situ conservation -&gt; Genome resource bank</w:t>
            </w:r>
          </w:p>
        </w:tc>
        <w:tc>
          <w:tcPr>
            <w:tcW w:w="0" w:type="auto"/>
            <w:tcBorders>
              <w:bottom w:val="single" w:sz="6" w:space="0" w:color="CCCCCC"/>
            </w:tcBorders>
            <w:vAlign w:val="center"/>
            <w:hideMark/>
          </w:tcPr>
          <w:p w14:paraId="5DA0A91C"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3345DFD8" w14:textId="77777777" w:rsidR="005E4DD1" w:rsidRDefault="005E4DD1">
      <w:pPr>
        <w:pStyle w:val="Heading2"/>
        <w:divId w:val="58145098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307754" w14:paraId="65518394" w14:textId="77777777">
        <w:trPr>
          <w:divId w:val="581450982"/>
          <w:tblCellSpacing w:w="15" w:type="dxa"/>
        </w:trPr>
        <w:tc>
          <w:tcPr>
            <w:tcW w:w="0" w:type="auto"/>
            <w:tcBorders>
              <w:bottom w:val="single" w:sz="6" w:space="0" w:color="000000"/>
            </w:tcBorders>
            <w:shd w:val="clear" w:color="auto" w:fill="BBBBBB"/>
            <w:vAlign w:val="center"/>
            <w:hideMark/>
          </w:tcPr>
          <w:p w14:paraId="1AA92907"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697B6ED" w14:textId="77777777" w:rsidR="005E4DD1" w:rsidRDefault="005E4DD1">
            <w:pPr>
              <w:spacing w:after="75"/>
              <w:rPr>
                <w:rFonts w:ascii="Georgia" w:eastAsia="Times New Roman" w:hAnsi="Georgia"/>
                <w:b/>
                <w:bCs/>
                <w:sz w:val="18"/>
                <w:szCs w:val="18"/>
              </w:rPr>
            </w:pPr>
            <w:r>
              <w:rPr>
                <w:rFonts w:ascii="Georgia" w:eastAsia="Times New Roman" w:hAnsi="Georgia"/>
                <w:b/>
                <w:bCs/>
                <w:sz w:val="18"/>
                <w:szCs w:val="18"/>
              </w:rPr>
              <w:t>Note</w:t>
            </w:r>
          </w:p>
        </w:tc>
      </w:tr>
      <w:tr w:rsidR="00307754" w14:paraId="30D01BF9" w14:textId="77777777">
        <w:trPr>
          <w:divId w:val="581450982"/>
          <w:tblCellSpacing w:w="15" w:type="dxa"/>
        </w:trPr>
        <w:tc>
          <w:tcPr>
            <w:tcW w:w="0" w:type="auto"/>
            <w:tcBorders>
              <w:bottom w:val="single" w:sz="6" w:space="0" w:color="CCCCCC"/>
            </w:tcBorders>
            <w:vAlign w:val="center"/>
            <w:hideMark/>
          </w:tcPr>
          <w:p w14:paraId="0331AAAC" w14:textId="77777777" w:rsidR="005E4DD1" w:rsidRDefault="005E4DD1">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36D3D29" w14:textId="77777777" w:rsidR="005E4DD1" w:rsidRDefault="005E4DD1">
            <w:pPr>
              <w:spacing w:after="75"/>
              <w:rPr>
                <w:rFonts w:ascii="Georgia" w:eastAsia="Times New Roman" w:hAnsi="Georgia"/>
                <w:sz w:val="18"/>
                <w:szCs w:val="18"/>
              </w:rPr>
            </w:pPr>
            <w:r>
              <w:rPr>
                <w:rFonts w:ascii="Georgia" w:eastAsia="Times New Roman" w:hAnsi="Georgia"/>
                <w:sz w:val="18"/>
                <w:szCs w:val="18"/>
              </w:rPr>
              <w:t>-</w:t>
            </w:r>
          </w:p>
        </w:tc>
      </w:tr>
    </w:tbl>
    <w:p w14:paraId="3ACDF447" w14:textId="77777777" w:rsidR="005E4DD1" w:rsidRDefault="005E4DD1">
      <w:pPr>
        <w:pStyle w:val="Heading1"/>
        <w:rPr>
          <w:rFonts w:ascii="Georgia" w:eastAsia="Times New Roman" w:hAnsi="Georgia"/>
          <w:sz w:val="29"/>
          <w:szCs w:val="29"/>
        </w:rPr>
      </w:pPr>
      <w:r>
        <w:rPr>
          <w:rFonts w:ascii="Georgia" w:eastAsia="Times New Roman" w:hAnsi="Georgia"/>
          <w:sz w:val="29"/>
          <w:szCs w:val="29"/>
        </w:rPr>
        <w:t>Bibliography</w:t>
      </w:r>
    </w:p>
    <w:p w14:paraId="0A2112F3" w14:textId="77777777" w:rsidR="005E4DD1" w:rsidRDefault="005E4DD1">
      <w:pPr>
        <w:pStyle w:val="NormalWeb"/>
        <w:divId w:val="1873885161"/>
        <w:rPr>
          <w:rFonts w:ascii="Georgia" w:hAnsi="Georgia"/>
        </w:rPr>
      </w:pPr>
      <w:r>
        <w:rPr>
          <w:rFonts w:ascii="Georgia" w:hAnsi="Georgia"/>
        </w:rPr>
        <w:t xml:space="preserve">BGCI. 2024.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https://tools.bgci.org/plant_search.php</w:t>
        </w:r>
      </w:hyperlink>
      <w:r>
        <w:rPr>
          <w:rFonts w:ascii="Georgia" w:hAnsi="Georgia"/>
        </w:rPr>
        <w:t>. (Accessed: 2024).</w:t>
      </w:r>
    </w:p>
    <w:p w14:paraId="31E0AEDF" w14:textId="77777777" w:rsidR="005E4DD1" w:rsidRDefault="005E4DD1">
      <w:pPr>
        <w:pStyle w:val="NormalWeb"/>
        <w:divId w:val="1873885161"/>
        <w:rPr>
          <w:rFonts w:ascii="Georgia" w:hAnsi="Georgia"/>
        </w:rPr>
      </w:pPr>
      <w:r>
        <w:rPr>
          <w:rFonts w:ascii="Georgia" w:hAnsi="Georgia"/>
        </w:rPr>
        <w:t xml:space="preserve">Bachman, S., Moat, J., Hill, A.W., de la Torre, J. and Scott, B. 2011. Supporting Red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14:paraId="13A17C81" w14:textId="77777777" w:rsidR="005E4DD1" w:rsidRDefault="005E4DD1">
      <w:pPr>
        <w:pStyle w:val="NormalWeb"/>
        <w:divId w:val="1873885161"/>
        <w:rPr>
          <w:rFonts w:ascii="Georgia" w:hAnsi="Georgia"/>
        </w:rPr>
      </w:pPr>
      <w:r>
        <w:rPr>
          <w:rFonts w:ascii="Georgia" w:hAnsi="Georgia"/>
        </w:rPr>
        <w:t xml:space="preserve">Cheek, M., Harvey, Y. and Onana, J.M. 2011. </w:t>
      </w:r>
      <w:r>
        <w:rPr>
          <w:rFonts w:ascii="Georgia" w:hAnsi="Georgia"/>
          <w:i/>
          <w:iCs/>
        </w:rPr>
        <w:t xml:space="preserve">The Plants of </w:t>
      </w:r>
      <w:proofErr w:type="spellStart"/>
      <w:r>
        <w:rPr>
          <w:rFonts w:ascii="Georgia" w:hAnsi="Georgia"/>
          <w:i/>
          <w:iCs/>
        </w:rPr>
        <w:t>Mefou</w:t>
      </w:r>
      <w:proofErr w:type="spellEnd"/>
      <w:r>
        <w:rPr>
          <w:rFonts w:ascii="Georgia" w:hAnsi="Georgia"/>
          <w:i/>
          <w:iCs/>
        </w:rPr>
        <w:t xml:space="preserve"> Proposed National Park, Yaoundé, Cameroon: a conservation checklist.</w:t>
      </w:r>
      <w:r>
        <w:rPr>
          <w:rFonts w:ascii="Georgia" w:hAnsi="Georgia"/>
        </w:rPr>
        <w:t xml:space="preserve"> Royal Botanic Gardens, Kew, Richmond, Surrey.</w:t>
      </w:r>
    </w:p>
    <w:p w14:paraId="35320C06" w14:textId="77777777" w:rsidR="005E4DD1" w:rsidRDefault="005E4DD1">
      <w:pPr>
        <w:pStyle w:val="NormalWeb"/>
        <w:divId w:val="1873885161"/>
        <w:rPr>
          <w:rFonts w:ascii="Georgia" w:hAnsi="Georgia"/>
        </w:rPr>
      </w:pPr>
      <w:r>
        <w:rPr>
          <w:rFonts w:ascii="Georgia" w:hAnsi="Georgia"/>
        </w:rPr>
        <w:t xml:space="preserve">Communes et Villes </w:t>
      </w:r>
      <w:proofErr w:type="spellStart"/>
      <w:r>
        <w:rPr>
          <w:rFonts w:ascii="Georgia" w:hAnsi="Georgia"/>
        </w:rPr>
        <w:t>Unies</w:t>
      </w:r>
      <w:proofErr w:type="spellEnd"/>
      <w:r>
        <w:rPr>
          <w:rFonts w:ascii="Georgia" w:hAnsi="Georgia"/>
        </w:rPr>
        <w:t xml:space="preserve"> du Cameroun. 2020. Carte </w:t>
      </w:r>
      <w:proofErr w:type="spellStart"/>
      <w:r>
        <w:rPr>
          <w:rFonts w:ascii="Georgia" w:hAnsi="Georgia"/>
        </w:rPr>
        <w:t>Communale</w:t>
      </w:r>
      <w:proofErr w:type="spellEnd"/>
      <w:r>
        <w:rPr>
          <w:rFonts w:ascii="Georgia" w:hAnsi="Georgia"/>
        </w:rPr>
        <w:t xml:space="preserve">. Available at: </w:t>
      </w:r>
      <w:hyperlink r:id="rId11" w:history="1">
        <w:r>
          <w:rPr>
            <w:rStyle w:val="Hyperlink"/>
            <w:rFonts w:ascii="Georgia" w:hAnsi="Georgia"/>
          </w:rPr>
          <w:t>http://cvuc.cm/national/index.php/fr/</w:t>
        </w:r>
      </w:hyperlink>
      <w:r>
        <w:rPr>
          <w:rFonts w:ascii="Georgia" w:hAnsi="Georgia"/>
        </w:rPr>
        <w:t xml:space="preserve">. </w:t>
      </w:r>
    </w:p>
    <w:p w14:paraId="5C040DA2" w14:textId="77777777" w:rsidR="005E4DD1" w:rsidRDefault="005E4DD1">
      <w:pPr>
        <w:pStyle w:val="NormalWeb"/>
        <w:divId w:val="1873885161"/>
        <w:rPr>
          <w:rFonts w:ascii="Georgia" w:hAnsi="Georgia"/>
        </w:rPr>
      </w:pPr>
      <w:r>
        <w:rPr>
          <w:rFonts w:ascii="Georgia" w:hAnsi="Georgia"/>
        </w:rPr>
        <w:t xml:space="preserve">Demgne, O.M.F., </w:t>
      </w:r>
      <w:proofErr w:type="spellStart"/>
      <w:r>
        <w:rPr>
          <w:rFonts w:ascii="Georgia" w:hAnsi="Georgia"/>
        </w:rPr>
        <w:t>Mbougnia</w:t>
      </w:r>
      <w:proofErr w:type="spellEnd"/>
      <w:r>
        <w:rPr>
          <w:rFonts w:ascii="Georgia" w:hAnsi="Georgia"/>
        </w:rPr>
        <w:t xml:space="preserve"> J.F.T., </w:t>
      </w:r>
      <w:proofErr w:type="spellStart"/>
      <w:r>
        <w:rPr>
          <w:rFonts w:ascii="Georgia" w:hAnsi="Georgia"/>
        </w:rPr>
        <w:t>Seukep</w:t>
      </w:r>
      <w:proofErr w:type="spellEnd"/>
      <w:r>
        <w:rPr>
          <w:rFonts w:ascii="Georgia" w:hAnsi="Georgia"/>
        </w:rPr>
        <w:t xml:space="preserve"> A.J., </w:t>
      </w:r>
      <w:proofErr w:type="spellStart"/>
      <w:r>
        <w:rPr>
          <w:rFonts w:ascii="Georgia" w:hAnsi="Georgia"/>
        </w:rPr>
        <w:t>Mbaveng</w:t>
      </w:r>
      <w:proofErr w:type="spellEnd"/>
      <w:r>
        <w:rPr>
          <w:rFonts w:ascii="Georgia" w:hAnsi="Georgia"/>
        </w:rPr>
        <w:t xml:space="preserve">, A.T., Tene, M., </w:t>
      </w:r>
      <w:proofErr w:type="spellStart"/>
      <w:r>
        <w:rPr>
          <w:rFonts w:ascii="Georgia" w:hAnsi="Georgia"/>
        </w:rPr>
        <w:t>Nayim</w:t>
      </w:r>
      <w:proofErr w:type="spellEnd"/>
      <w:r>
        <w:rPr>
          <w:rFonts w:ascii="Georgia" w:hAnsi="Georgia"/>
        </w:rPr>
        <w:t xml:space="preserve">, P., Wamba, B.E.N., </w:t>
      </w:r>
      <w:proofErr w:type="spellStart"/>
      <w:r>
        <w:rPr>
          <w:rFonts w:ascii="Georgia" w:hAnsi="Georgia"/>
        </w:rPr>
        <w:t>Guefack</w:t>
      </w:r>
      <w:proofErr w:type="spellEnd"/>
      <w:r>
        <w:rPr>
          <w:rFonts w:ascii="Georgia" w:hAnsi="Georgia"/>
        </w:rPr>
        <w:t xml:space="preserve">, M.F., </w:t>
      </w:r>
      <w:proofErr w:type="spellStart"/>
      <w:r>
        <w:rPr>
          <w:rFonts w:ascii="Georgia" w:hAnsi="Georgia"/>
        </w:rPr>
        <w:t>Beng</w:t>
      </w:r>
      <w:proofErr w:type="spellEnd"/>
      <w:r>
        <w:rPr>
          <w:rFonts w:ascii="Georgia" w:hAnsi="Georgia"/>
        </w:rPr>
        <w:t xml:space="preserve">, V.P., Tane, P. and Kuete, V. 2022. Antibacterial </w:t>
      </w:r>
      <w:proofErr w:type="spellStart"/>
      <w:r>
        <w:rPr>
          <w:rFonts w:ascii="Georgia" w:hAnsi="Georgia"/>
        </w:rPr>
        <w:t>phytocomplexes</w:t>
      </w:r>
      <w:proofErr w:type="spellEnd"/>
      <w:r>
        <w:rPr>
          <w:rFonts w:ascii="Georgia" w:hAnsi="Georgia"/>
        </w:rPr>
        <w:t xml:space="preserve"> and compounds from </w:t>
      </w:r>
      <w:proofErr w:type="spellStart"/>
      <w:r>
        <w:rPr>
          <w:rFonts w:ascii="Georgia" w:hAnsi="Georgia"/>
          <w:i/>
          <w:iCs/>
        </w:rPr>
        <w:t>Psychotria</w:t>
      </w:r>
      <w:proofErr w:type="spellEnd"/>
      <w:r>
        <w:rPr>
          <w:rFonts w:ascii="Georgia" w:hAnsi="Georgia"/>
          <w:i/>
          <w:iCs/>
        </w:rPr>
        <w:t xml:space="preserve"> </w:t>
      </w:r>
      <w:proofErr w:type="spellStart"/>
      <w:r>
        <w:rPr>
          <w:rFonts w:ascii="Georgia" w:hAnsi="Georgia"/>
          <w:i/>
          <w:iCs/>
        </w:rPr>
        <w:t>sycophylla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against drug-resistant bacteria. </w:t>
      </w:r>
      <w:r>
        <w:rPr>
          <w:rFonts w:ascii="Georgia" w:hAnsi="Georgia"/>
          <w:i/>
          <w:iCs/>
        </w:rPr>
        <w:t>Advances in Traditional Medicine</w:t>
      </w:r>
      <w:r>
        <w:rPr>
          <w:rFonts w:ascii="Georgia" w:hAnsi="Georgia"/>
        </w:rPr>
        <w:t xml:space="preserve"> 22: 761-772.</w:t>
      </w:r>
    </w:p>
    <w:p w14:paraId="228BD652" w14:textId="77777777" w:rsidR="005E4DD1" w:rsidRDefault="005E4DD1">
      <w:pPr>
        <w:pStyle w:val="NormalWeb"/>
        <w:divId w:val="1873885161"/>
        <w:rPr>
          <w:rFonts w:ascii="Georgia" w:hAnsi="Georgia"/>
        </w:rPr>
      </w:pPr>
      <w:r>
        <w:rPr>
          <w:rFonts w:ascii="Georgia" w:hAnsi="Georgia"/>
        </w:rPr>
        <w:t xml:space="preserve">Global Forest Watch. 2024. Interactive Forest Change Mapping Tool. Available at: </w:t>
      </w:r>
      <w:hyperlink r:id="rId12" w:history="1">
        <w:r>
          <w:rPr>
            <w:rStyle w:val="Hyperlink"/>
            <w:rFonts w:ascii="Georgia" w:hAnsi="Georgia"/>
          </w:rPr>
          <w:t>http://www.globalforestwatch.org/</w:t>
        </w:r>
      </w:hyperlink>
      <w:r>
        <w:rPr>
          <w:rFonts w:ascii="Georgia" w:hAnsi="Georgia"/>
        </w:rPr>
        <w:t xml:space="preserve">. </w:t>
      </w:r>
    </w:p>
    <w:p w14:paraId="69A9D2CA" w14:textId="77777777" w:rsidR="005E4DD1" w:rsidRDefault="005E4DD1">
      <w:pPr>
        <w:pStyle w:val="NormalWeb"/>
        <w:divId w:val="1873885161"/>
        <w:rPr>
          <w:rFonts w:ascii="Georgia" w:hAnsi="Georgia"/>
        </w:rPr>
      </w:pPr>
      <w:r>
        <w:rPr>
          <w:rFonts w:ascii="Georgia" w:hAnsi="Georgia"/>
        </w:rPr>
        <w:t xml:space="preserve">Lachenaud, O. 2019. </w:t>
      </w:r>
      <w:proofErr w:type="spellStart"/>
      <w:r>
        <w:rPr>
          <w:rFonts w:ascii="Georgia" w:hAnsi="Georgia"/>
        </w:rPr>
        <w:t>Révision</w:t>
      </w:r>
      <w:proofErr w:type="spellEnd"/>
      <w:r>
        <w:rPr>
          <w:rFonts w:ascii="Georgia" w:hAnsi="Georgia"/>
        </w:rPr>
        <w:t xml:space="preserve"> du genre </w:t>
      </w:r>
      <w:proofErr w:type="spellStart"/>
      <w:r>
        <w:rPr>
          <w:rFonts w:ascii="Georgia" w:hAnsi="Georgia"/>
          <w:i/>
          <w:iCs/>
        </w:rPr>
        <w:t>Psychotria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Afrique occidentale et centrale. </w:t>
      </w:r>
      <w:r>
        <w:rPr>
          <w:rFonts w:ascii="Georgia" w:hAnsi="Georgia"/>
          <w:i/>
          <w:iCs/>
        </w:rPr>
        <w:t>Opera Botanica Belgica</w:t>
      </w:r>
      <w:r>
        <w:rPr>
          <w:rFonts w:ascii="Georgia" w:hAnsi="Georgia"/>
        </w:rPr>
        <w:t xml:space="preserve"> 17: 1-909.</w:t>
      </w:r>
    </w:p>
    <w:p w14:paraId="330888C5" w14:textId="77777777" w:rsidR="005E4DD1" w:rsidRDefault="005E4DD1">
      <w:pPr>
        <w:pStyle w:val="NormalWeb"/>
        <w:divId w:val="1873885161"/>
        <w:rPr>
          <w:rFonts w:ascii="Georgia" w:hAnsi="Georgia"/>
        </w:rPr>
      </w:pPr>
      <w:r>
        <w:rPr>
          <w:rFonts w:ascii="Georgia" w:hAnsi="Georgia"/>
        </w:rPr>
        <w:t xml:space="preserve">Lachenaud, O., Droissart, V., </w:t>
      </w:r>
      <w:proofErr w:type="spellStart"/>
      <w:r>
        <w:rPr>
          <w:rFonts w:ascii="Georgia" w:hAnsi="Georgia"/>
        </w:rPr>
        <w:t>Dessein</w:t>
      </w:r>
      <w:proofErr w:type="spellEnd"/>
      <w:r>
        <w:rPr>
          <w:rFonts w:ascii="Georgia" w:hAnsi="Georgia"/>
        </w:rPr>
        <w:t xml:space="preserve">, S., Stévart, T., Simo, M., Lemaire, B., </w:t>
      </w:r>
      <w:proofErr w:type="spellStart"/>
      <w:r>
        <w:rPr>
          <w:rFonts w:ascii="Georgia" w:hAnsi="Georgia"/>
        </w:rPr>
        <w:t>Taedoumg</w:t>
      </w:r>
      <w:proofErr w:type="spellEnd"/>
      <w:r>
        <w:rPr>
          <w:rFonts w:ascii="Georgia" w:hAnsi="Georgia"/>
        </w:rPr>
        <w:t xml:space="preserve">, H. and Sonké, B. 2013. New records for the flora of Cameroon, including a new species of </w:t>
      </w:r>
      <w:proofErr w:type="spellStart"/>
      <w:r>
        <w:rPr>
          <w:rFonts w:ascii="Georgia" w:hAnsi="Georgia"/>
          <w:i/>
          <w:iCs/>
        </w:rPr>
        <w:t>Psychotria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and range extensions for some rare species. </w:t>
      </w:r>
      <w:r>
        <w:rPr>
          <w:rFonts w:ascii="Georgia" w:hAnsi="Georgia"/>
          <w:i/>
          <w:iCs/>
        </w:rPr>
        <w:t>Plant Ecology and Evolution</w:t>
      </w:r>
      <w:r>
        <w:rPr>
          <w:rFonts w:ascii="Georgia" w:hAnsi="Georgia"/>
        </w:rPr>
        <w:t xml:space="preserve"> 146(1): 121–133.</w:t>
      </w:r>
    </w:p>
    <w:p w14:paraId="6973AAEE" w14:textId="77777777" w:rsidR="005E4DD1" w:rsidRDefault="005E4DD1">
      <w:pPr>
        <w:pStyle w:val="NormalWeb"/>
        <w:divId w:val="1873885161"/>
        <w:rPr>
          <w:rFonts w:ascii="Georgia" w:hAnsi="Georgia"/>
        </w:rPr>
      </w:pPr>
      <w:r>
        <w:rPr>
          <w:rFonts w:ascii="Georgia" w:hAnsi="Georgia"/>
        </w:rPr>
        <w:t xml:space="preserve">Onana, J.-M. 2013. </w:t>
      </w:r>
      <w:r>
        <w:rPr>
          <w:rFonts w:ascii="Georgia" w:hAnsi="Georgia"/>
          <w:i/>
          <w:iCs/>
        </w:rPr>
        <w:t xml:space="preserve">Synopsis des </w:t>
      </w:r>
      <w:proofErr w:type="spellStart"/>
      <w:r>
        <w:rPr>
          <w:rFonts w:ascii="Georgia" w:hAnsi="Georgia"/>
          <w:i/>
          <w:iCs/>
        </w:rPr>
        <w:t>espèces</w:t>
      </w:r>
      <w:proofErr w:type="spellEnd"/>
      <w:r>
        <w:rPr>
          <w:rFonts w:ascii="Georgia" w:hAnsi="Georgia"/>
          <w:i/>
          <w:iCs/>
        </w:rPr>
        <w:t xml:space="preserve"> </w:t>
      </w:r>
      <w:proofErr w:type="spellStart"/>
      <w:r>
        <w:rPr>
          <w:rFonts w:ascii="Georgia" w:hAnsi="Georgia"/>
          <w:i/>
          <w:iCs/>
        </w:rPr>
        <w:t>végétales</w:t>
      </w:r>
      <w:proofErr w:type="spellEnd"/>
      <w:r>
        <w:rPr>
          <w:rFonts w:ascii="Georgia" w:hAnsi="Georgia"/>
          <w:i/>
          <w:iCs/>
        </w:rPr>
        <w:t xml:space="preserve"> </w:t>
      </w:r>
      <w:proofErr w:type="spellStart"/>
      <w:r>
        <w:rPr>
          <w:rFonts w:ascii="Georgia" w:hAnsi="Georgia"/>
          <w:i/>
          <w:iCs/>
        </w:rPr>
        <w:t>vasculaires</w:t>
      </w:r>
      <w:proofErr w:type="spellEnd"/>
      <w:r>
        <w:rPr>
          <w:rFonts w:ascii="Georgia" w:hAnsi="Georgia"/>
          <w:i/>
          <w:iCs/>
        </w:rPr>
        <w:t xml:space="preserve"> </w:t>
      </w:r>
      <w:proofErr w:type="spellStart"/>
      <w:r>
        <w:rPr>
          <w:rFonts w:ascii="Georgia" w:hAnsi="Georgia"/>
          <w:i/>
          <w:iCs/>
        </w:rPr>
        <w:t>endémiques</w:t>
      </w:r>
      <w:proofErr w:type="spellEnd"/>
      <w:r>
        <w:rPr>
          <w:rFonts w:ascii="Georgia" w:hAnsi="Georgia"/>
          <w:i/>
          <w:iCs/>
        </w:rPr>
        <w:t xml:space="preserve"> et </w:t>
      </w:r>
      <w:proofErr w:type="spellStart"/>
      <w:r>
        <w:rPr>
          <w:rFonts w:ascii="Georgia" w:hAnsi="Georgia"/>
          <w:i/>
          <w:iCs/>
        </w:rPr>
        <w:t>rares</w:t>
      </w:r>
      <w:proofErr w:type="spellEnd"/>
      <w:r>
        <w:rPr>
          <w:rFonts w:ascii="Georgia" w:hAnsi="Georgia"/>
          <w:i/>
          <w:iCs/>
        </w:rPr>
        <w:t xml:space="preserve"> du Cameroun. Check-</w:t>
      </w:r>
      <w:proofErr w:type="spellStart"/>
      <w:r>
        <w:rPr>
          <w:rFonts w:ascii="Georgia" w:hAnsi="Georgia"/>
          <w:i/>
          <w:iCs/>
        </w:rPr>
        <w:t>liste</w:t>
      </w:r>
      <w:proofErr w:type="spellEnd"/>
      <w:r>
        <w:rPr>
          <w:rFonts w:ascii="Georgia" w:hAnsi="Georgia"/>
          <w:i/>
          <w:iCs/>
        </w:rPr>
        <w:t xml:space="preserve"> pour la conservation de la </w:t>
      </w:r>
      <w:proofErr w:type="spellStart"/>
      <w:r>
        <w:rPr>
          <w:rFonts w:ascii="Georgia" w:hAnsi="Georgia"/>
          <w:i/>
          <w:iCs/>
        </w:rPr>
        <w:t>biodiversité</w:t>
      </w:r>
      <w:proofErr w:type="spellEnd"/>
      <w:r>
        <w:rPr>
          <w:rFonts w:ascii="Georgia" w:hAnsi="Georgia"/>
        </w:rPr>
        <w:t xml:space="preserve">, </w:t>
      </w:r>
      <w:proofErr w:type="spellStart"/>
      <w:r>
        <w:rPr>
          <w:rFonts w:ascii="Georgia" w:hAnsi="Georgia"/>
          <w:i/>
          <w:iCs/>
        </w:rPr>
        <w:t>Flore</w:t>
      </w:r>
      <w:proofErr w:type="spellEnd"/>
      <w:r>
        <w:rPr>
          <w:rFonts w:ascii="Georgia" w:hAnsi="Georgia"/>
          <w:i/>
          <w:iCs/>
        </w:rPr>
        <w:t xml:space="preserve"> du Cameroun 40</w:t>
      </w:r>
      <w:r>
        <w:rPr>
          <w:rFonts w:ascii="Georgia" w:hAnsi="Georgia"/>
        </w:rPr>
        <w:t xml:space="preserve">. </w:t>
      </w:r>
      <w:proofErr w:type="spellStart"/>
      <w:r>
        <w:rPr>
          <w:rFonts w:ascii="Georgia" w:hAnsi="Georgia"/>
        </w:rPr>
        <w:t>Ministère</w:t>
      </w:r>
      <w:proofErr w:type="spellEnd"/>
      <w:r>
        <w:rPr>
          <w:rFonts w:ascii="Georgia" w:hAnsi="Georgia"/>
        </w:rPr>
        <w:t xml:space="preserve"> de la Recherche </w:t>
      </w:r>
      <w:proofErr w:type="spellStart"/>
      <w:r>
        <w:rPr>
          <w:rFonts w:ascii="Georgia" w:hAnsi="Georgia"/>
        </w:rPr>
        <w:t>Scientifique</w:t>
      </w:r>
      <w:proofErr w:type="spellEnd"/>
      <w:r>
        <w:rPr>
          <w:rFonts w:ascii="Georgia" w:hAnsi="Georgia"/>
        </w:rPr>
        <w:t xml:space="preserve"> et de </w:t>
      </w:r>
      <w:proofErr w:type="spellStart"/>
      <w:r>
        <w:rPr>
          <w:rFonts w:ascii="Georgia" w:hAnsi="Georgia"/>
        </w:rPr>
        <w:t>l'Innovation</w:t>
      </w:r>
      <w:proofErr w:type="spellEnd"/>
      <w:r>
        <w:rPr>
          <w:rFonts w:ascii="Georgia" w:hAnsi="Georgia"/>
        </w:rPr>
        <w:t xml:space="preserve"> (MINRESI), Yaoundé, Cameroon.</w:t>
      </w:r>
    </w:p>
    <w:p w14:paraId="1571639A" w14:textId="77777777" w:rsidR="005E4DD1" w:rsidRDefault="005E4DD1">
      <w:pPr>
        <w:pStyle w:val="NormalWeb"/>
        <w:divId w:val="1873885161"/>
        <w:rPr>
          <w:rFonts w:ascii="Georgia" w:hAnsi="Georgia"/>
        </w:rPr>
      </w:pPr>
      <w:r>
        <w:rPr>
          <w:rFonts w:ascii="Georgia" w:hAnsi="Georgia"/>
        </w:rPr>
        <w:t xml:space="preserve">Onana, J.M. and Cheek, M. 2011. </w:t>
      </w:r>
      <w:r>
        <w:rPr>
          <w:rFonts w:ascii="Georgia" w:hAnsi="Georgia"/>
          <w:i/>
          <w:iCs/>
        </w:rPr>
        <w:t>Red Data Book of the Flowering Plants of Cameroon: IUCN Global Assessments</w:t>
      </w:r>
      <w:r>
        <w:rPr>
          <w:rFonts w:ascii="Georgia" w:hAnsi="Georgia"/>
        </w:rPr>
        <w:t>. Kew Publishing, Kew, Richmond, Surrey, UK.</w:t>
      </w:r>
    </w:p>
    <w:p w14:paraId="3A06B714" w14:textId="77777777" w:rsidR="005E4DD1" w:rsidRDefault="005E4DD1">
      <w:pPr>
        <w:pStyle w:val="NormalWeb"/>
        <w:divId w:val="1873885161"/>
        <w:rPr>
          <w:rFonts w:ascii="Georgia" w:hAnsi="Georgia"/>
        </w:rPr>
      </w:pPr>
      <w:r>
        <w:rPr>
          <w:rFonts w:ascii="Georgia" w:hAnsi="Georgia"/>
        </w:rPr>
        <w:t xml:space="preserve">UNEP-WCMC and IUCN. 2024. Protected Planet: The World Database on Protected Areas (WDPA) and World Database on Other Effective Area-based Conservation Measures (WD-OECM) [Online]. Cambridge, UK. UNEP-WCMC and IUCN. Available at: </w:t>
      </w:r>
      <w:hyperlink r:id="rId13" w:history="1">
        <w:r>
          <w:rPr>
            <w:rStyle w:val="Hyperlink"/>
            <w:rFonts w:ascii="Georgia" w:hAnsi="Georgia"/>
          </w:rPr>
          <w:t>https://www.protectedplanet.net</w:t>
        </w:r>
      </w:hyperlink>
      <w:r>
        <w:rPr>
          <w:rFonts w:ascii="Georgia" w:hAnsi="Georgia"/>
        </w:rPr>
        <w:t>. (Accessed: 2024).</w:t>
      </w:r>
    </w:p>
    <w:sectPr w:rsidR="005E4DD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ack Plummer" w:date="2024-04-26T09:10:00Z" w:initials="JP">
    <w:p w14:paraId="721195AF" w14:textId="77777777" w:rsidR="00975A1D" w:rsidRDefault="00975A1D" w:rsidP="00975A1D">
      <w:pPr>
        <w:pStyle w:val="CommentText"/>
      </w:pPr>
      <w:r>
        <w:rPr>
          <w:rStyle w:val="CommentReference"/>
        </w:rPr>
        <w:annotationRef/>
      </w:r>
      <w:r>
        <w:t>That it is tolerant to some habitat disturbance (might be better, but fine as is)</w:t>
      </w:r>
    </w:p>
  </w:comment>
  <w:comment w:id="3" w:author="Jack Plummer" w:date="2024-04-26T09:12:00Z" w:initials="JP">
    <w:p w14:paraId="78EB0711" w14:textId="77777777" w:rsidR="00975A1D" w:rsidRDefault="00975A1D" w:rsidP="00975A1D">
      <w:pPr>
        <w:pStyle w:val="CommentText"/>
      </w:pPr>
      <w:r>
        <w:rPr>
          <w:rStyle w:val="CommentReference"/>
        </w:rPr>
        <w:annotationRef/>
      </w:r>
      <w:r>
        <w:t xml:space="preserve">I tend to think this is very exact and as soon as something is common it’s likely that the true number is higher - so would perhaps remove specific locality figure. Though I guess it’s true that it’s </w:t>
      </w:r>
      <w:r>
        <w:rPr>
          <w:i/>
          <w:iCs/>
        </w:rPr>
        <w:t>known</w:t>
      </w:r>
      <w:r>
        <w:t xml:space="preserve"> from XX collection localities. So can ignore</w:t>
      </w:r>
    </w:p>
  </w:comment>
  <w:comment w:id="6" w:author="Jack Plummer" w:date="2024-04-26T09:14:00Z" w:initials="JP">
    <w:p w14:paraId="787E0E7A" w14:textId="77777777" w:rsidR="00975A1D" w:rsidRDefault="00975A1D" w:rsidP="00975A1D">
      <w:pPr>
        <w:pStyle w:val="CommentText"/>
      </w:pPr>
      <w:r>
        <w:rPr>
          <w:rStyle w:val="CommentReference"/>
        </w:rPr>
        <w:annotationRef/>
      </w:r>
      <w:r>
        <w:rPr>
          <w:i/>
          <w:iCs/>
        </w:rPr>
        <w:t>Perhaps</w:t>
      </w:r>
      <w:r>
        <w:t xml:space="preserve"> don’t tick this and instead tick the ‘End Use’ table for ‘Research’. Might depend on what exactly is stated in that paper as to which is more appropriate</w:t>
      </w:r>
    </w:p>
  </w:comment>
  <w:comment w:id="8" w:author="Jack Plummer" w:date="2024-04-26T09:14:00Z" w:initials="JP">
    <w:p w14:paraId="38892837" w14:textId="77777777" w:rsidR="00975A1D" w:rsidRDefault="00975A1D" w:rsidP="00975A1D">
      <w:pPr>
        <w:pStyle w:val="CommentText"/>
      </w:pPr>
      <w:r>
        <w:rPr>
          <w:rStyle w:val="CommentReference"/>
        </w:rPr>
        <w:annotationRef/>
      </w:r>
      <w:r>
        <w:t>Watch the spelling of Lachenaud - will come up a lot haha!</w:t>
      </w:r>
    </w:p>
  </w:comment>
  <w:comment w:id="10" w:author="Jack Plummer" w:date="2024-04-26T09:15:00Z" w:initials="JP">
    <w:p w14:paraId="2776B688" w14:textId="77777777" w:rsidR="00975A1D" w:rsidRDefault="00975A1D" w:rsidP="00975A1D">
      <w:pPr>
        <w:pStyle w:val="CommentText"/>
      </w:pPr>
      <w:r>
        <w:rPr>
          <w:rStyle w:val="CommentReference"/>
        </w:rPr>
        <w:annotationRef/>
      </w:r>
      <w:r>
        <w:t>Is this right spelling?</w:t>
      </w:r>
    </w:p>
  </w:comment>
  <w:comment w:id="11" w:author="Jack Plummer" w:date="2024-04-26T09:16:00Z" w:initials="JP">
    <w:p w14:paraId="4890CFA9" w14:textId="77777777" w:rsidR="00975A1D" w:rsidRDefault="00975A1D" w:rsidP="00975A1D">
      <w:pPr>
        <w:pStyle w:val="CommentText"/>
      </w:pPr>
      <w:r>
        <w:rPr>
          <w:rStyle w:val="CommentReference"/>
        </w:rPr>
        <w:annotationRef/>
      </w:r>
      <w:r>
        <w:t>Maybe remove or add ‘intact at some sites’, esp. if 2023 was a re-collection from existing area of collection</w:t>
      </w:r>
    </w:p>
  </w:comment>
  <w:comment w:id="12" w:author="Jack Plummer" w:date="2024-04-26T09:16:00Z" w:initials="JP">
    <w:p w14:paraId="090872D4" w14:textId="77777777" w:rsidR="00975A1D" w:rsidRDefault="00975A1D" w:rsidP="00975A1D">
      <w:pPr>
        <w:pStyle w:val="CommentText"/>
      </w:pPr>
      <w:r>
        <w:rPr>
          <w:rStyle w:val="CommentReference"/>
        </w:rPr>
        <w:annotationRef/>
      </w:r>
      <w:r>
        <w:t>Spell out numbers 1-9 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21195AF" w15:done="0"/>
  <w15:commentEx w15:paraId="78EB0711" w15:done="0"/>
  <w15:commentEx w15:paraId="787E0E7A" w15:done="0"/>
  <w15:commentEx w15:paraId="38892837" w15:done="0"/>
  <w15:commentEx w15:paraId="2776B688" w15:done="0"/>
  <w15:commentEx w15:paraId="4890CFA9" w15:done="0"/>
  <w15:commentEx w15:paraId="090872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41326C" w16cex:dateUtc="2024-04-26T08:10:00Z"/>
  <w16cex:commentExtensible w16cex:durableId="0AA7E945" w16cex:dateUtc="2024-04-26T08:12:00Z"/>
  <w16cex:commentExtensible w16cex:durableId="7C0D1F2F" w16cex:dateUtc="2024-04-26T08:14:00Z"/>
  <w16cex:commentExtensible w16cex:durableId="36410DE7" w16cex:dateUtc="2024-04-26T08:14:00Z"/>
  <w16cex:commentExtensible w16cex:durableId="792CE354" w16cex:dateUtc="2024-04-26T08:15:00Z"/>
  <w16cex:commentExtensible w16cex:durableId="298A01E7" w16cex:dateUtc="2024-04-26T08:16:00Z"/>
  <w16cex:commentExtensible w16cex:durableId="7AEC6E68" w16cex:dateUtc="2024-04-26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21195AF" w16cid:durableId="6B41326C"/>
  <w16cid:commentId w16cid:paraId="78EB0711" w16cid:durableId="0AA7E945"/>
  <w16cid:commentId w16cid:paraId="787E0E7A" w16cid:durableId="7C0D1F2F"/>
  <w16cid:commentId w16cid:paraId="38892837" w16cid:durableId="36410DE7"/>
  <w16cid:commentId w16cid:paraId="2776B688" w16cid:durableId="792CE354"/>
  <w16cid:commentId w16cid:paraId="4890CFA9" w16cid:durableId="298A01E7"/>
  <w16cid:commentId w16cid:paraId="090872D4" w16cid:durableId="7AEC6E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D1"/>
    <w:rsid w:val="00307754"/>
    <w:rsid w:val="005E4DD1"/>
    <w:rsid w:val="00975A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3F23C"/>
  <w15:chartTrackingRefBased/>
  <w15:docId w15:val="{B807CF8C-3433-4F69-A091-C668FE61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975A1D"/>
    <w:rPr>
      <w:rFonts w:eastAsiaTheme="minorEastAsia"/>
      <w:sz w:val="24"/>
      <w:szCs w:val="24"/>
    </w:rPr>
  </w:style>
  <w:style w:type="character" w:styleId="CommentReference">
    <w:name w:val="annotation reference"/>
    <w:basedOn w:val="DefaultParagraphFont"/>
    <w:uiPriority w:val="99"/>
    <w:semiHidden/>
    <w:unhideWhenUsed/>
    <w:rsid w:val="00975A1D"/>
    <w:rPr>
      <w:sz w:val="16"/>
      <w:szCs w:val="16"/>
    </w:rPr>
  </w:style>
  <w:style w:type="paragraph" w:styleId="CommentText">
    <w:name w:val="annotation text"/>
    <w:basedOn w:val="Normal"/>
    <w:link w:val="CommentTextChar"/>
    <w:uiPriority w:val="99"/>
    <w:unhideWhenUsed/>
    <w:rsid w:val="00975A1D"/>
    <w:rPr>
      <w:sz w:val="20"/>
      <w:szCs w:val="20"/>
    </w:rPr>
  </w:style>
  <w:style w:type="character" w:customStyle="1" w:styleId="CommentTextChar">
    <w:name w:val="Comment Text Char"/>
    <w:basedOn w:val="DefaultParagraphFont"/>
    <w:link w:val="CommentText"/>
    <w:uiPriority w:val="99"/>
    <w:rsid w:val="00975A1D"/>
    <w:rPr>
      <w:rFonts w:eastAsiaTheme="minorEastAsia"/>
    </w:rPr>
  </w:style>
  <w:style w:type="paragraph" w:styleId="CommentSubject">
    <w:name w:val="annotation subject"/>
    <w:basedOn w:val="CommentText"/>
    <w:next w:val="CommentText"/>
    <w:link w:val="CommentSubjectChar"/>
    <w:uiPriority w:val="99"/>
    <w:semiHidden/>
    <w:unhideWhenUsed/>
    <w:rsid w:val="00975A1D"/>
    <w:rPr>
      <w:b/>
      <w:bCs/>
    </w:rPr>
  </w:style>
  <w:style w:type="character" w:customStyle="1" w:styleId="CommentSubjectChar">
    <w:name w:val="Comment Subject Char"/>
    <w:basedOn w:val="CommentTextChar"/>
    <w:link w:val="CommentSubject"/>
    <w:uiPriority w:val="99"/>
    <w:semiHidden/>
    <w:rsid w:val="00975A1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77110">
      <w:marLeft w:val="0"/>
      <w:marRight w:val="0"/>
      <w:marTop w:val="0"/>
      <w:marBottom w:val="0"/>
      <w:divBdr>
        <w:top w:val="none" w:sz="0" w:space="0" w:color="auto"/>
        <w:left w:val="none" w:sz="0" w:space="0" w:color="auto"/>
        <w:bottom w:val="none" w:sz="0" w:space="0" w:color="auto"/>
        <w:right w:val="none" w:sz="0" w:space="0" w:color="auto"/>
      </w:divBdr>
    </w:div>
    <w:div w:id="224805669">
      <w:marLeft w:val="0"/>
      <w:marRight w:val="0"/>
      <w:marTop w:val="0"/>
      <w:marBottom w:val="0"/>
      <w:divBdr>
        <w:top w:val="none" w:sz="0" w:space="0" w:color="auto"/>
        <w:left w:val="none" w:sz="0" w:space="0" w:color="auto"/>
        <w:bottom w:val="none" w:sz="0" w:space="0" w:color="auto"/>
        <w:right w:val="none" w:sz="0" w:space="0" w:color="auto"/>
      </w:divBdr>
    </w:div>
    <w:div w:id="340425745">
      <w:marLeft w:val="0"/>
      <w:marRight w:val="0"/>
      <w:marTop w:val="0"/>
      <w:marBottom w:val="0"/>
      <w:divBdr>
        <w:top w:val="none" w:sz="0" w:space="0" w:color="auto"/>
        <w:left w:val="none" w:sz="0" w:space="0" w:color="auto"/>
        <w:bottom w:val="none" w:sz="0" w:space="0" w:color="auto"/>
        <w:right w:val="none" w:sz="0" w:space="0" w:color="auto"/>
      </w:divBdr>
      <w:divsChild>
        <w:div w:id="1531607362">
          <w:marLeft w:val="0"/>
          <w:marRight w:val="0"/>
          <w:marTop w:val="0"/>
          <w:marBottom w:val="150"/>
          <w:divBdr>
            <w:top w:val="single" w:sz="12" w:space="0" w:color="000000"/>
            <w:left w:val="none" w:sz="0" w:space="0" w:color="auto"/>
            <w:bottom w:val="single" w:sz="12" w:space="0" w:color="000000"/>
            <w:right w:val="none" w:sz="0" w:space="0" w:color="auto"/>
          </w:divBdr>
        </w:div>
      </w:divsChild>
    </w:div>
    <w:div w:id="416096497">
      <w:marLeft w:val="0"/>
      <w:marRight w:val="0"/>
      <w:marTop w:val="0"/>
      <w:marBottom w:val="0"/>
      <w:divBdr>
        <w:top w:val="none" w:sz="0" w:space="0" w:color="auto"/>
        <w:left w:val="none" w:sz="0" w:space="0" w:color="auto"/>
        <w:bottom w:val="none" w:sz="0" w:space="0" w:color="auto"/>
        <w:right w:val="none" w:sz="0" w:space="0" w:color="auto"/>
      </w:divBdr>
    </w:div>
    <w:div w:id="545878624">
      <w:marLeft w:val="0"/>
      <w:marRight w:val="0"/>
      <w:marTop w:val="0"/>
      <w:marBottom w:val="0"/>
      <w:divBdr>
        <w:top w:val="none" w:sz="0" w:space="0" w:color="auto"/>
        <w:left w:val="none" w:sz="0" w:space="0" w:color="auto"/>
        <w:bottom w:val="none" w:sz="0" w:space="0" w:color="auto"/>
        <w:right w:val="none" w:sz="0" w:space="0" w:color="auto"/>
      </w:divBdr>
    </w:div>
    <w:div w:id="581450982">
      <w:marLeft w:val="0"/>
      <w:marRight w:val="0"/>
      <w:marTop w:val="0"/>
      <w:marBottom w:val="0"/>
      <w:divBdr>
        <w:top w:val="none" w:sz="0" w:space="0" w:color="auto"/>
        <w:left w:val="none" w:sz="0" w:space="0" w:color="auto"/>
        <w:bottom w:val="none" w:sz="0" w:space="0" w:color="auto"/>
        <w:right w:val="none" w:sz="0" w:space="0" w:color="auto"/>
      </w:divBdr>
    </w:div>
    <w:div w:id="624654762">
      <w:marLeft w:val="0"/>
      <w:marRight w:val="0"/>
      <w:marTop w:val="0"/>
      <w:marBottom w:val="0"/>
      <w:divBdr>
        <w:top w:val="none" w:sz="0" w:space="0" w:color="auto"/>
        <w:left w:val="none" w:sz="0" w:space="0" w:color="auto"/>
        <w:bottom w:val="none" w:sz="0" w:space="0" w:color="auto"/>
        <w:right w:val="none" w:sz="0" w:space="0" w:color="auto"/>
      </w:divBdr>
    </w:div>
    <w:div w:id="1240293067">
      <w:marLeft w:val="0"/>
      <w:marRight w:val="0"/>
      <w:marTop w:val="0"/>
      <w:marBottom w:val="0"/>
      <w:divBdr>
        <w:top w:val="none" w:sz="0" w:space="0" w:color="auto"/>
        <w:left w:val="none" w:sz="0" w:space="0" w:color="auto"/>
        <w:bottom w:val="none" w:sz="0" w:space="0" w:color="auto"/>
        <w:right w:val="none" w:sz="0" w:space="0" w:color="auto"/>
      </w:divBdr>
    </w:div>
    <w:div w:id="1873885161">
      <w:marLeft w:val="0"/>
      <w:marRight w:val="0"/>
      <w:marTop w:val="0"/>
      <w:marBottom w:val="0"/>
      <w:divBdr>
        <w:top w:val="none" w:sz="0" w:space="0" w:color="auto"/>
        <w:left w:val="none" w:sz="0" w:space="0" w:color="auto"/>
        <w:bottom w:val="none" w:sz="0" w:space="0" w:color="auto"/>
        <w:right w:val="none" w:sz="0" w:space="0" w:color="auto"/>
      </w:divBdr>
    </w:div>
    <w:div w:id="1895853974">
      <w:marLeft w:val="0"/>
      <w:marRight w:val="0"/>
      <w:marTop w:val="0"/>
      <w:marBottom w:val="0"/>
      <w:divBdr>
        <w:top w:val="none" w:sz="0" w:space="0" w:color="auto"/>
        <w:left w:val="none" w:sz="0" w:space="0" w:color="auto"/>
        <w:bottom w:val="none" w:sz="0" w:space="0" w:color="auto"/>
        <w:right w:val="none" w:sz="0" w:space="0" w:color="auto"/>
      </w:divBdr>
    </w:div>
    <w:div w:id="203044319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protectedplanet.net" TargetMode="External"/><Relationship Id="rId18"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customXml" Target="../customXml/item6.xml"/><Relationship Id="rId7" Type="http://schemas.microsoft.com/office/2011/relationships/commentsExtended" Target="commentsExtended.xml"/><Relationship Id="rId12" Type="http://schemas.openxmlformats.org/officeDocument/2006/relationships/hyperlink" Target="http://www.globalforestwatch.org/"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cvuc.cm/national/index.php/fr/" TargetMode="External"/><Relationship Id="rId5" Type="http://schemas.openxmlformats.org/officeDocument/2006/relationships/image" Target="file:///C:\Users\resources\redListLogo.jpg" TargetMode="External"/><Relationship Id="rId15" Type="http://schemas.microsoft.com/office/2011/relationships/people" Target="people.xml"/><Relationship Id="rId10" Type="http://schemas.openxmlformats.org/officeDocument/2006/relationships/hyperlink" Target="https://tools.bgci.org/plant_search.php" TargetMode="External"/><Relationship Id="rId19" Type="http://schemas.openxmlformats.org/officeDocument/2006/relationships/customXml" Target="../customXml/item4.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2" ma:contentTypeDescription="Create a new document." ma:contentTypeScope="" ma:versionID="05e1b73f559f84b2b16942172439698c">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c273ad91e43b92aac4df4d8e8ff6824a"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874f941-1732-4aa1-804a-4f99632a5909" ContentTypeId="0x0101" PreviousValue="false"/>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228977-FD83-487B-8C8C-E26214AF1048}">
  <ds:schemaRefs>
    <ds:schemaRef ds:uri="http://schemas.openxmlformats.org/officeDocument/2006/bibliography"/>
  </ds:schemaRefs>
</ds:datastoreItem>
</file>

<file path=customXml/itemProps2.xml><?xml version="1.0" encoding="utf-8"?>
<ds:datastoreItem xmlns:ds="http://schemas.openxmlformats.org/officeDocument/2006/customXml" ds:itemID="{DF8621A1-5F5B-4B2D-831A-E5FDCC439C45}"/>
</file>

<file path=customXml/itemProps3.xml><?xml version="1.0" encoding="utf-8"?>
<ds:datastoreItem xmlns:ds="http://schemas.openxmlformats.org/officeDocument/2006/customXml" ds:itemID="{3F59981C-8BDB-4F2A-9FDF-EB30EBA8D9A7}"/>
</file>

<file path=customXml/itemProps4.xml><?xml version="1.0" encoding="utf-8"?>
<ds:datastoreItem xmlns:ds="http://schemas.openxmlformats.org/officeDocument/2006/customXml" ds:itemID="{92858B28-395F-4DAE-9BE0-1659D29B7128}"/>
</file>

<file path=customXml/itemProps5.xml><?xml version="1.0" encoding="utf-8"?>
<ds:datastoreItem xmlns:ds="http://schemas.openxmlformats.org/officeDocument/2006/customXml" ds:itemID="{AE00BD59-7140-4871-B762-B721AD38131D}"/>
</file>

<file path=customXml/itemProps6.xml><?xml version="1.0" encoding="utf-8"?>
<ds:datastoreItem xmlns:ds="http://schemas.openxmlformats.org/officeDocument/2006/customXml" ds:itemID="{A1D90AEE-7FD3-4B43-995B-AF8EB96193F0}"/>
</file>

<file path=docProps/app.xml><?xml version="1.0" encoding="utf-8"?>
<Properties xmlns="http://schemas.openxmlformats.org/officeDocument/2006/extended-properties" xmlns:vt="http://schemas.openxmlformats.org/officeDocument/2006/docPropsVTypes">
  <Template>Normal</Template>
  <TotalTime>7</TotalTime>
  <Pages>5</Pages>
  <Words>1372</Words>
  <Characters>8085</Characters>
  <Application>Microsoft Office Word</Application>
  <DocSecurity>4</DocSecurity>
  <Lines>67</Lines>
  <Paragraphs>18</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Psychotria sycophylla</dc:title>
  <dc:subject/>
  <dc:creator>Becca Davis 2</dc:creator>
  <cp:keywords/>
  <dc:description/>
  <cp:lastModifiedBy>Jack Plummer</cp:lastModifiedBy>
  <cp:revision>2</cp:revision>
  <dcterms:created xsi:type="dcterms:W3CDTF">2024-04-26T08:16:00Z</dcterms:created>
  <dcterms:modified xsi:type="dcterms:W3CDTF">2024-04-26T08:16:00Z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