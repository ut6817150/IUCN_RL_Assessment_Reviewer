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081673" w14:textId="77777777" w:rsidR="00000000" w:rsidRDefault="00BF378B">
      <w:pPr>
        <w:jc w:val="center"/>
        <w:divId w:val="1122386513"/>
        <w:rPr>
          <w:rFonts w:ascii="Georgia" w:eastAsia="Times New Roman" w:hAnsi="Georgia"/>
          <w:b/>
          <w:bCs/>
          <w:sz w:val="29"/>
          <w:szCs w:val="29"/>
        </w:rPr>
      </w:pPr>
      <w:r>
        <w:rPr>
          <w:rFonts w:ascii="Georgia" w:eastAsia="Times New Roman" w:hAnsi="Georgia"/>
          <w:b/>
          <w:bCs/>
          <w:sz w:val="29"/>
          <w:szCs w:val="29"/>
        </w:rPr>
        <w:t>Draft</w:t>
      </w:r>
    </w:p>
    <w:p w14:paraId="7351EEF9" w14:textId="77777777" w:rsidR="00000000" w:rsidRDefault="00BF378B">
      <w:pPr>
        <w:divId w:val="986981569"/>
        <w:rPr>
          <w:rFonts w:ascii="Georgia" w:eastAsia="Times New Roman" w:hAnsi="Georgia"/>
          <w:sz w:val="18"/>
          <w:szCs w:val="18"/>
        </w:rPr>
      </w:pPr>
      <w:r>
        <w:rPr>
          <w:rFonts w:ascii="Georgia" w:eastAsia="Times New Roman" w:hAnsi="Georgia"/>
          <w:noProof/>
          <w:sz w:val="18"/>
          <w:szCs w:val="18"/>
        </w:rPr>
        <w:drawing>
          <wp:inline distT="0" distB="0" distL="0" distR="0" wp14:anchorId="6ABB74B9" wp14:editId="3479C2E3">
            <wp:extent cx="304800" cy="3048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949C550" w14:textId="77777777" w:rsidR="00000000" w:rsidRDefault="00BF378B">
      <w:pPr>
        <w:shd w:val="clear" w:color="auto" w:fill="FFFFFF"/>
        <w:spacing w:before="100" w:beforeAutospacing="1" w:after="100" w:afterAutospacing="1"/>
        <w:jc w:val="right"/>
        <w:outlineLvl w:val="1"/>
        <w:divId w:val="986981569"/>
        <w:rPr>
          <w:rFonts w:ascii="Georgia" w:eastAsia="Times New Roman" w:hAnsi="Georgia"/>
          <w:b/>
          <w:bCs/>
          <w:color w:val="000000"/>
          <w:kern w:val="36"/>
          <w:sz w:val="29"/>
          <w:szCs w:val="29"/>
        </w:rPr>
      </w:pPr>
      <w:proofErr w:type="spellStart"/>
      <w:r>
        <w:rPr>
          <w:rStyle w:val="Emphasis"/>
          <w:rFonts w:ascii="Georgia" w:eastAsia="Times New Roman" w:hAnsi="Georgia"/>
          <w:b/>
          <w:bCs/>
          <w:color w:val="000000"/>
          <w:kern w:val="36"/>
          <w:sz w:val="29"/>
          <w:szCs w:val="29"/>
        </w:rPr>
        <w:t>Nayariophyton</w:t>
      </w:r>
      <w:proofErr w:type="spellEnd"/>
      <w:r>
        <w:rPr>
          <w:rStyle w:val="Emphasis"/>
          <w:rFonts w:ascii="Georgia" w:eastAsia="Times New Roman" w:hAnsi="Georgia"/>
          <w:b/>
          <w:bCs/>
          <w:color w:val="000000"/>
          <w:kern w:val="36"/>
          <w:sz w:val="29"/>
          <w:szCs w:val="29"/>
        </w:rPr>
        <w:t xml:space="preserve"> </w:t>
      </w:r>
      <w:proofErr w:type="spellStart"/>
      <w:r>
        <w:rPr>
          <w:rStyle w:val="Emphasis"/>
          <w:rFonts w:ascii="Georgia" w:eastAsia="Times New Roman" w:hAnsi="Georgia"/>
          <w:b/>
          <w:bCs/>
          <w:color w:val="000000"/>
          <w:kern w:val="36"/>
          <w:sz w:val="29"/>
          <w:szCs w:val="29"/>
        </w:rPr>
        <w:t>zizyphifolium</w:t>
      </w:r>
      <w:proofErr w:type="spellEnd"/>
      <w:r>
        <w:rPr>
          <w:rFonts w:ascii="Georgia" w:eastAsia="Times New Roman" w:hAnsi="Georgia"/>
          <w:b/>
          <w:bCs/>
          <w:color w:val="000000"/>
          <w:kern w:val="36"/>
          <w:sz w:val="29"/>
          <w:szCs w:val="29"/>
        </w:rPr>
        <w:t xml:space="preserve"> - (Griff.) </w:t>
      </w:r>
      <w:proofErr w:type="spellStart"/>
      <w:r>
        <w:rPr>
          <w:rFonts w:ascii="Georgia" w:eastAsia="Times New Roman" w:hAnsi="Georgia"/>
          <w:b/>
          <w:bCs/>
          <w:color w:val="000000"/>
          <w:kern w:val="36"/>
          <w:sz w:val="29"/>
          <w:szCs w:val="29"/>
        </w:rPr>
        <w:t>D.</w:t>
      </w:r>
      <w:proofErr w:type="gramStart"/>
      <w:r>
        <w:rPr>
          <w:rFonts w:ascii="Georgia" w:eastAsia="Times New Roman" w:hAnsi="Georgia"/>
          <w:b/>
          <w:bCs/>
          <w:color w:val="000000"/>
          <w:kern w:val="36"/>
          <w:sz w:val="29"/>
          <w:szCs w:val="29"/>
        </w:rPr>
        <w:t>G.Long</w:t>
      </w:r>
      <w:proofErr w:type="spellEnd"/>
      <w:proofErr w:type="gramEnd"/>
      <w:r>
        <w:rPr>
          <w:rFonts w:ascii="Georgia" w:eastAsia="Times New Roman" w:hAnsi="Georgia"/>
          <w:b/>
          <w:bCs/>
          <w:color w:val="000000"/>
          <w:kern w:val="36"/>
          <w:sz w:val="29"/>
          <w:szCs w:val="29"/>
        </w:rPr>
        <w:t xml:space="preserve"> &amp; </w:t>
      </w:r>
      <w:proofErr w:type="spellStart"/>
      <w:r>
        <w:rPr>
          <w:rFonts w:ascii="Georgia" w:eastAsia="Times New Roman" w:hAnsi="Georgia"/>
          <w:b/>
          <w:bCs/>
          <w:color w:val="000000"/>
          <w:kern w:val="36"/>
          <w:sz w:val="29"/>
          <w:szCs w:val="29"/>
        </w:rPr>
        <w:t>A.G.Mill</w:t>
      </w:r>
      <w:proofErr w:type="spellEnd"/>
      <w:r>
        <w:rPr>
          <w:rFonts w:ascii="Georgia" w:eastAsia="Times New Roman" w:hAnsi="Georgia"/>
          <w:b/>
          <w:bCs/>
          <w:color w:val="000000"/>
          <w:kern w:val="36"/>
          <w:sz w:val="29"/>
          <w:szCs w:val="29"/>
        </w:rPr>
        <w:t>.</w:t>
      </w:r>
    </w:p>
    <w:p w14:paraId="0E235579" w14:textId="77777777" w:rsidR="00000000" w:rsidRDefault="00BF378B">
      <w:pPr>
        <w:jc w:val="right"/>
        <w:divId w:val="986981569"/>
        <w:rPr>
          <w:rFonts w:ascii="Georgia" w:eastAsia="Times New Roman" w:hAnsi="Georgia"/>
          <w:sz w:val="18"/>
          <w:szCs w:val="18"/>
        </w:rPr>
      </w:pPr>
      <w:r>
        <w:rPr>
          <w:rFonts w:ascii="Georgia" w:eastAsia="Times New Roman" w:hAnsi="Georgia"/>
          <w:sz w:val="18"/>
          <w:szCs w:val="18"/>
        </w:rPr>
        <w:t xml:space="preserve">PLANTAE - TRACHEOPHYTA - MAGNOLIOPSIDA - MALVALES - MALVACEAE - </w:t>
      </w:r>
      <w:proofErr w:type="spellStart"/>
      <w:r>
        <w:rPr>
          <w:rFonts w:ascii="Georgia" w:eastAsia="Times New Roman" w:hAnsi="Georgia"/>
          <w:sz w:val="18"/>
          <w:szCs w:val="18"/>
        </w:rPr>
        <w:t>Nayariophyton</w:t>
      </w:r>
      <w:proofErr w:type="spellEnd"/>
      <w:r>
        <w:rPr>
          <w:rFonts w:ascii="Georgia" w:eastAsia="Times New Roman" w:hAnsi="Georgia"/>
          <w:sz w:val="18"/>
          <w:szCs w:val="18"/>
        </w:rPr>
        <w:t xml:space="preserve"> - </w:t>
      </w:r>
      <w:proofErr w:type="spellStart"/>
      <w:r>
        <w:rPr>
          <w:rFonts w:ascii="Georgia" w:eastAsia="Times New Roman" w:hAnsi="Georgia"/>
          <w:sz w:val="18"/>
          <w:szCs w:val="18"/>
        </w:rPr>
        <w:t>zizyphifolium</w:t>
      </w:r>
      <w:proofErr w:type="spellEnd"/>
    </w:p>
    <w:p w14:paraId="7C92BA67" w14:textId="77777777" w:rsidR="00000000" w:rsidRDefault="00BF378B">
      <w:pPr>
        <w:pStyle w:val="NormalWeb"/>
        <w:divId w:val="557518623"/>
        <w:rPr>
          <w:rFonts w:ascii="Georgia" w:hAnsi="Georgia"/>
        </w:rPr>
      </w:pPr>
      <w:r>
        <w:rPr>
          <w:rStyle w:val="Strong"/>
          <w:rFonts w:ascii="Georgia" w:hAnsi="Georgia"/>
        </w:rPr>
        <w:t xml:space="preserve">Common Names: </w:t>
      </w:r>
      <w:proofErr w:type="spellStart"/>
      <w:r>
        <w:rPr>
          <w:rFonts w:ascii="Georgia" w:hAnsi="Georgia"/>
        </w:rPr>
        <w:t>Kubinde</w:t>
      </w:r>
      <w:proofErr w:type="spellEnd"/>
      <w:r>
        <w:rPr>
          <w:rFonts w:ascii="Georgia" w:hAnsi="Georgia"/>
        </w:rPr>
        <w:t xml:space="preserve"> (Nepali)</w:t>
      </w:r>
      <w:r>
        <w:rPr>
          <w:rFonts w:ascii="Georgia" w:hAnsi="Georgia"/>
        </w:rPr>
        <w:br/>
      </w:r>
      <w:r>
        <w:rPr>
          <w:rStyle w:val="Strong"/>
          <w:rFonts w:ascii="Georgia" w:hAnsi="Georgia"/>
        </w:rPr>
        <w:t>Synonym</w:t>
      </w:r>
      <w:r>
        <w:rPr>
          <w:rStyle w:val="Strong"/>
          <w:rFonts w:ascii="Georgia" w:hAnsi="Georgia"/>
        </w:rPr>
        <w:t xml:space="preserve">s: </w:t>
      </w:r>
      <w:proofErr w:type="spellStart"/>
      <w:r>
        <w:rPr>
          <w:rFonts w:ascii="Georgia" w:hAnsi="Georgia"/>
        </w:rPr>
        <w:t>Dicellostyles</w:t>
      </w:r>
      <w:proofErr w:type="spellEnd"/>
      <w:r>
        <w:rPr>
          <w:rFonts w:ascii="Georgia" w:hAnsi="Georgia"/>
        </w:rPr>
        <w:t xml:space="preserve"> </w:t>
      </w:r>
      <w:proofErr w:type="spellStart"/>
      <w:r>
        <w:rPr>
          <w:rFonts w:ascii="Georgia" w:hAnsi="Georgia"/>
        </w:rPr>
        <w:t>zizyphifolia</w:t>
      </w:r>
      <w:proofErr w:type="spellEnd"/>
      <w:r>
        <w:rPr>
          <w:rFonts w:ascii="Georgia" w:hAnsi="Georgia"/>
        </w:rPr>
        <w:t xml:space="preserve"> (Griff.) </w:t>
      </w:r>
      <w:proofErr w:type="spellStart"/>
      <w:r>
        <w:rPr>
          <w:rFonts w:ascii="Georgia" w:hAnsi="Georgia"/>
        </w:rPr>
        <w:t>Phuph</w:t>
      </w:r>
      <w:proofErr w:type="spellEnd"/>
      <w:r>
        <w:rPr>
          <w:rFonts w:ascii="Georgia" w:hAnsi="Georgia"/>
        </w:rPr>
        <w:t xml:space="preserve">.; </w:t>
      </w:r>
      <w:proofErr w:type="spellStart"/>
      <w:r>
        <w:rPr>
          <w:rFonts w:ascii="Georgia" w:hAnsi="Georgia"/>
        </w:rPr>
        <w:t>Dicellostyles</w:t>
      </w:r>
      <w:proofErr w:type="spellEnd"/>
      <w:r>
        <w:rPr>
          <w:rFonts w:ascii="Georgia" w:hAnsi="Georgia"/>
        </w:rPr>
        <w:t xml:space="preserve"> </w:t>
      </w:r>
      <w:proofErr w:type="spellStart"/>
      <w:r>
        <w:rPr>
          <w:rFonts w:ascii="Georgia" w:hAnsi="Georgia"/>
        </w:rPr>
        <w:t>jujubifolia</w:t>
      </w:r>
      <w:proofErr w:type="spellEnd"/>
      <w:r>
        <w:rPr>
          <w:rFonts w:ascii="Georgia" w:hAnsi="Georgia"/>
        </w:rPr>
        <w:t xml:space="preserve"> (Griff.) </w:t>
      </w:r>
      <w:proofErr w:type="spellStart"/>
      <w:r>
        <w:rPr>
          <w:rFonts w:ascii="Georgia" w:hAnsi="Georgia"/>
        </w:rPr>
        <w:t>Benth</w:t>
      </w:r>
      <w:proofErr w:type="spellEnd"/>
      <w:r>
        <w:rPr>
          <w:rFonts w:ascii="Georgia" w:hAnsi="Georgia"/>
        </w:rPr>
        <w:t xml:space="preserve">.; </w:t>
      </w:r>
      <w:proofErr w:type="spellStart"/>
      <w:r>
        <w:rPr>
          <w:rFonts w:ascii="Georgia" w:hAnsi="Georgia"/>
        </w:rPr>
        <w:t>Kydia</w:t>
      </w:r>
      <w:proofErr w:type="spellEnd"/>
      <w:r>
        <w:rPr>
          <w:rFonts w:ascii="Georgia" w:hAnsi="Georgia"/>
        </w:rPr>
        <w:t xml:space="preserve"> Griff. </w:t>
      </w:r>
      <w:proofErr w:type="spellStart"/>
      <w:r>
        <w:rPr>
          <w:rFonts w:ascii="Georgia" w:hAnsi="Georgia"/>
        </w:rPr>
        <w:t>jujubifolia</w:t>
      </w:r>
      <w:proofErr w:type="spellEnd"/>
      <w:r>
        <w:rPr>
          <w:rFonts w:ascii="Georgia" w:hAnsi="Georgia"/>
        </w:rPr>
        <w:t xml:space="preserve"> Griff.; </w:t>
      </w:r>
      <w:proofErr w:type="spellStart"/>
      <w:r>
        <w:rPr>
          <w:rFonts w:ascii="Georgia" w:hAnsi="Georgia"/>
        </w:rPr>
        <w:t>Kydia</w:t>
      </w:r>
      <w:proofErr w:type="spellEnd"/>
      <w:r>
        <w:rPr>
          <w:rFonts w:ascii="Georgia" w:hAnsi="Georgia"/>
        </w:rPr>
        <w:t xml:space="preserve"> </w:t>
      </w:r>
      <w:proofErr w:type="spellStart"/>
      <w:r>
        <w:rPr>
          <w:rFonts w:ascii="Georgia" w:hAnsi="Georgia"/>
        </w:rPr>
        <w:t>zizyphifolia</w:t>
      </w:r>
      <w:proofErr w:type="spellEnd"/>
      <w:r>
        <w:rPr>
          <w:rFonts w:ascii="Georgia" w:hAnsi="Georgia"/>
        </w:rPr>
        <w:t xml:space="preserve"> Griff.; </w:t>
      </w:r>
      <w:proofErr w:type="spellStart"/>
      <w:r>
        <w:rPr>
          <w:rFonts w:ascii="Georgia" w:hAnsi="Georgia"/>
        </w:rPr>
        <w:t>Nayariophyton</w:t>
      </w:r>
      <w:proofErr w:type="spellEnd"/>
      <w:r>
        <w:rPr>
          <w:rFonts w:ascii="Georgia" w:hAnsi="Georgia"/>
        </w:rPr>
        <w:t xml:space="preserve"> </w:t>
      </w:r>
      <w:proofErr w:type="spellStart"/>
      <w:r>
        <w:rPr>
          <w:rFonts w:ascii="Georgia" w:hAnsi="Georgia"/>
        </w:rPr>
        <w:t>jujubifolium</w:t>
      </w:r>
      <w:proofErr w:type="spellEnd"/>
      <w:r>
        <w:rPr>
          <w:rFonts w:ascii="Georgia" w:hAnsi="Georgia"/>
        </w:rPr>
        <w:t xml:space="preserve"> (Griff.) </w:t>
      </w:r>
      <w:proofErr w:type="spellStart"/>
      <w:r>
        <w:rPr>
          <w:rFonts w:ascii="Georgia" w:hAnsi="Georgia"/>
        </w:rPr>
        <w:t>T.</w:t>
      </w:r>
      <w:proofErr w:type="gramStart"/>
      <w:r>
        <w:rPr>
          <w:rFonts w:ascii="Georgia" w:hAnsi="Georgia"/>
        </w:rPr>
        <w:t>K.Paul</w:t>
      </w:r>
      <w:proofErr w:type="spellEnd"/>
      <w:proofErr w:type="gramEnd"/>
    </w:p>
    <w:tbl>
      <w:tblPr>
        <w:tblW w:w="0" w:type="auto"/>
        <w:jc w:val="center"/>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564"/>
      </w:tblGrid>
      <w:tr w:rsidR="00000000" w14:paraId="121AA94F" w14:textId="77777777">
        <w:trPr>
          <w:tblCellSpacing w:w="15" w:type="dxa"/>
          <w:jc w:val="center"/>
        </w:trPr>
        <w:tc>
          <w:tcPr>
            <w:tcW w:w="0" w:type="auto"/>
            <w:tcBorders>
              <w:bottom w:val="single" w:sz="6" w:space="0" w:color="000000"/>
            </w:tcBorders>
            <w:shd w:val="clear" w:color="auto" w:fill="BBBBBB"/>
            <w:vAlign w:val="center"/>
            <w:hideMark/>
          </w:tcPr>
          <w:p w14:paraId="2405EB25" w14:textId="77777777" w:rsidR="00000000" w:rsidRDefault="00BF378B">
            <w:pPr>
              <w:spacing w:after="75"/>
              <w:jc w:val="center"/>
              <w:rPr>
                <w:rFonts w:ascii="Georgia" w:eastAsia="Times New Roman" w:hAnsi="Georgia"/>
                <w:b/>
                <w:bCs/>
                <w:sz w:val="20"/>
                <w:szCs w:val="20"/>
              </w:rPr>
            </w:pPr>
            <w:r>
              <w:rPr>
                <w:rFonts w:ascii="Georgia" w:eastAsia="Times New Roman" w:hAnsi="Georgia"/>
                <w:b/>
                <w:bCs/>
                <w:sz w:val="20"/>
                <w:szCs w:val="20"/>
              </w:rPr>
              <w:t>Red List Status</w:t>
            </w:r>
          </w:p>
        </w:tc>
      </w:tr>
      <w:tr w:rsidR="00000000" w14:paraId="1674E8C5" w14:textId="77777777">
        <w:trPr>
          <w:tblCellSpacing w:w="15" w:type="dxa"/>
          <w:jc w:val="center"/>
        </w:trPr>
        <w:tc>
          <w:tcPr>
            <w:tcW w:w="0" w:type="auto"/>
            <w:vAlign w:val="center"/>
            <w:hideMark/>
          </w:tcPr>
          <w:p w14:paraId="23DDFE63" w14:textId="77777777" w:rsidR="00000000" w:rsidRDefault="00BF378B">
            <w:pPr>
              <w:spacing w:after="75"/>
              <w:rPr>
                <w:rFonts w:ascii="Georgia" w:eastAsia="Times New Roman" w:hAnsi="Georgia"/>
                <w:sz w:val="20"/>
                <w:szCs w:val="20"/>
              </w:rPr>
            </w:pPr>
            <w:r>
              <w:rPr>
                <w:rFonts w:ascii="Georgia" w:eastAsia="Times New Roman" w:hAnsi="Georgia"/>
                <w:sz w:val="20"/>
                <w:szCs w:val="20"/>
              </w:rPr>
              <w:t xml:space="preserve">LC - Least Concern, </w:t>
            </w:r>
            <w:r>
              <w:rPr>
                <w:rFonts w:ascii="Georgia" w:eastAsia="Times New Roman" w:hAnsi="Georgia"/>
                <w:sz w:val="20"/>
                <w:szCs w:val="20"/>
              </w:rPr>
              <w:t>(IUCN version 3.1)</w:t>
            </w:r>
          </w:p>
        </w:tc>
      </w:tr>
    </w:tbl>
    <w:p w14:paraId="1E128803" w14:textId="77777777" w:rsidR="00000000" w:rsidRDefault="00BF378B">
      <w:pPr>
        <w:pStyle w:val="Heading1"/>
        <w:divId w:val="39210861"/>
        <w:rPr>
          <w:rFonts w:ascii="Georgia" w:eastAsia="Times New Roman" w:hAnsi="Georgia"/>
          <w:sz w:val="29"/>
          <w:szCs w:val="29"/>
        </w:rPr>
      </w:pPr>
      <w:r>
        <w:rPr>
          <w:rFonts w:ascii="Georgia" w:eastAsia="Times New Roman" w:hAnsi="Georgia"/>
          <w:sz w:val="29"/>
          <w:szCs w:val="29"/>
        </w:rPr>
        <w:t>Red List Assessment</w:t>
      </w:r>
    </w:p>
    <w:p w14:paraId="47F8A8A4" w14:textId="77777777" w:rsidR="00000000" w:rsidRDefault="00BF378B">
      <w:pPr>
        <w:pStyle w:val="Heading2"/>
        <w:divId w:val="39210861"/>
        <w:rPr>
          <w:rFonts w:ascii="Georgia" w:eastAsia="Times New Roman" w:hAnsi="Georgia"/>
          <w:sz w:val="27"/>
          <w:szCs w:val="27"/>
        </w:rPr>
      </w:pPr>
      <w:r>
        <w:rPr>
          <w:rFonts w:ascii="Georgia" w:eastAsia="Times New Roman" w:hAnsi="Georgia"/>
          <w:sz w:val="27"/>
          <w:szCs w:val="27"/>
        </w:rPr>
        <w:t>Assessment Information</w:t>
      </w:r>
    </w:p>
    <w:p w14:paraId="296A7558" w14:textId="77777777" w:rsidR="00000000" w:rsidRDefault="00BF378B">
      <w:pPr>
        <w:pStyle w:val="NormalWeb"/>
        <w:divId w:val="39210861"/>
        <w:rPr>
          <w:rFonts w:ascii="Georgia" w:hAnsi="Georgia"/>
        </w:rPr>
      </w:pPr>
      <w:r>
        <w:rPr>
          <w:rStyle w:val="datalabel1"/>
          <w:rFonts w:ascii="Georgia" w:hAnsi="Georgia"/>
        </w:rPr>
        <w:t xml:space="preserve">Date of Assessment: </w:t>
      </w:r>
      <w:r>
        <w:rPr>
          <w:rFonts w:ascii="Georgia" w:hAnsi="Georgia"/>
        </w:rPr>
        <w:t>2022-07-14</w:t>
      </w:r>
    </w:p>
    <w:p w14:paraId="74247BAB" w14:textId="77777777" w:rsidR="00000000" w:rsidRDefault="00BF378B">
      <w:pPr>
        <w:pStyle w:val="NormalWeb"/>
        <w:divId w:val="39210861"/>
        <w:rPr>
          <w:rFonts w:ascii="Georgia" w:hAnsi="Georgia"/>
        </w:rPr>
      </w:pPr>
      <w:r>
        <w:rPr>
          <w:rStyle w:val="datalabel1"/>
          <w:rFonts w:ascii="Georgia" w:hAnsi="Georgia"/>
        </w:rPr>
        <w:t xml:space="preserve">Assessor(s): </w:t>
      </w:r>
      <w:r>
        <w:rPr>
          <w:rFonts w:ascii="Georgia" w:hAnsi="Georgia"/>
        </w:rPr>
        <w:t>Gyeltshen, N.</w:t>
      </w:r>
    </w:p>
    <w:p w14:paraId="36A952FF" w14:textId="77777777" w:rsidR="00000000" w:rsidRDefault="00BF378B">
      <w:pPr>
        <w:pStyle w:val="NormalWeb"/>
        <w:divId w:val="39210861"/>
        <w:rPr>
          <w:rFonts w:ascii="Georgia" w:hAnsi="Georgia"/>
        </w:rPr>
      </w:pPr>
      <w:r>
        <w:rPr>
          <w:rStyle w:val="datalabel1"/>
          <w:rFonts w:ascii="Georgia" w:hAnsi="Georgia"/>
        </w:rPr>
        <w:t xml:space="preserve">Regions: </w:t>
      </w:r>
      <w:r>
        <w:rPr>
          <w:rFonts w:ascii="Georgia" w:hAnsi="Georgia"/>
        </w:rPr>
        <w:t>Global</w:t>
      </w:r>
    </w:p>
    <w:p w14:paraId="18E1CE7D" w14:textId="77777777" w:rsidR="00000000" w:rsidRDefault="00BF378B">
      <w:pPr>
        <w:pStyle w:val="Heading2"/>
        <w:divId w:val="39210861"/>
        <w:rPr>
          <w:rFonts w:ascii="Georgia" w:eastAsia="Times New Roman" w:hAnsi="Georgia"/>
          <w:sz w:val="27"/>
          <w:szCs w:val="27"/>
        </w:rPr>
      </w:pPr>
      <w:r>
        <w:rPr>
          <w:rFonts w:ascii="Georgia" w:eastAsia="Times New Roman" w:hAnsi="Georgia"/>
          <w:sz w:val="27"/>
          <w:szCs w:val="27"/>
        </w:rPr>
        <w:t>Assessment Rationale</w:t>
      </w:r>
    </w:p>
    <w:p w14:paraId="29BB60B0" w14:textId="7996FC6B" w:rsidR="00000000" w:rsidRDefault="00BF378B">
      <w:pPr>
        <w:pStyle w:val="NormalWeb"/>
        <w:divId w:val="39210861"/>
        <w:rPr>
          <w:rFonts w:ascii="Georgia" w:hAnsi="Georgia"/>
        </w:rPr>
      </w:pPr>
      <w:r>
        <w:rPr>
          <w:rFonts w:ascii="Georgia" w:hAnsi="Georgia"/>
        </w:rPr>
        <w:t>The species occupies a widespread distribution spanning</w:t>
      </w:r>
      <w:del w:id="0" w:author="Jack Plummer" w:date="2022-08-18T12:12:00Z">
        <w:r w:rsidDel="007210A8">
          <w:rPr>
            <w:rFonts w:ascii="Georgia" w:hAnsi="Georgia"/>
          </w:rPr>
          <w:delText xml:space="preserve"> from</w:delText>
        </w:r>
      </w:del>
      <w:r>
        <w:rPr>
          <w:rFonts w:ascii="Georgia" w:hAnsi="Georgia"/>
        </w:rPr>
        <w:t> </w:t>
      </w:r>
      <w:ins w:id="1" w:author="Jack Plummer" w:date="2022-08-18T12:12:00Z">
        <w:r w:rsidR="007210A8">
          <w:rPr>
            <w:rFonts w:ascii="Georgia" w:hAnsi="Georgia"/>
          </w:rPr>
          <w:t>s</w:t>
        </w:r>
      </w:ins>
      <w:del w:id="2" w:author="Jack Plummer" w:date="2022-08-18T12:12:00Z">
        <w:r w:rsidDel="007210A8">
          <w:rPr>
            <w:rFonts w:ascii="Georgia" w:hAnsi="Georgia"/>
          </w:rPr>
          <w:delText xml:space="preserve"> S</w:delText>
        </w:r>
      </w:del>
      <w:r>
        <w:rPr>
          <w:rFonts w:ascii="Georgia" w:hAnsi="Georgia"/>
        </w:rPr>
        <w:t xml:space="preserve">outheast Asia </w:t>
      </w:r>
      <w:del w:id="3" w:author="Jack Plummer" w:date="2022-08-18T12:12:00Z">
        <w:r w:rsidDel="007210A8">
          <w:rPr>
            <w:rFonts w:ascii="Georgia" w:hAnsi="Georgia"/>
          </w:rPr>
          <w:delText xml:space="preserve">and </w:delText>
        </w:r>
      </w:del>
      <w:ins w:id="4" w:author="Jack Plummer" w:date="2022-08-18T12:12:00Z">
        <w:r w:rsidR="007210A8">
          <w:rPr>
            <w:rFonts w:ascii="Georgia" w:hAnsi="Georgia"/>
          </w:rPr>
          <w:t>from</w:t>
        </w:r>
        <w:r w:rsidR="007210A8">
          <w:rPr>
            <w:rFonts w:ascii="Georgia" w:hAnsi="Georgia"/>
          </w:rPr>
          <w:t xml:space="preserve"> </w:t>
        </w:r>
      </w:ins>
      <w:r>
        <w:rPr>
          <w:rFonts w:ascii="Georgia" w:hAnsi="Georgia"/>
        </w:rPr>
        <w:t xml:space="preserve">southern China </w:t>
      </w:r>
      <w:del w:id="5" w:author="Jack Plummer" w:date="2022-08-18T12:12:00Z">
        <w:r w:rsidDel="007210A8">
          <w:rPr>
            <w:rFonts w:ascii="Georgia" w:hAnsi="Georgia"/>
          </w:rPr>
          <w:delText>and </w:delText>
        </w:r>
      </w:del>
      <w:ins w:id="6" w:author="Jack Plummer" w:date="2022-08-18T12:12:00Z">
        <w:r w:rsidR="007210A8">
          <w:rPr>
            <w:rFonts w:ascii="Georgia" w:hAnsi="Georgia"/>
          </w:rPr>
          <w:t>to t</w:t>
        </w:r>
      </w:ins>
      <w:ins w:id="7" w:author="Jack Plummer" w:date="2022-08-18T12:13:00Z">
        <w:r w:rsidR="007210A8">
          <w:rPr>
            <w:rFonts w:ascii="Georgia" w:hAnsi="Georgia"/>
          </w:rPr>
          <w:t>he</w:t>
        </w:r>
      </w:ins>
      <w:ins w:id="8" w:author="Jack Plummer" w:date="2022-08-18T12:12:00Z">
        <w:r w:rsidR="007210A8">
          <w:rPr>
            <w:rFonts w:ascii="Georgia" w:hAnsi="Georgia"/>
          </w:rPr>
          <w:t> </w:t>
        </w:r>
      </w:ins>
      <w:r>
        <w:rPr>
          <w:rFonts w:ascii="Georgia" w:hAnsi="Georgia"/>
        </w:rPr>
        <w:t xml:space="preserve">East Himalaya. Its extent of occurrence (EOO) exceeds the threshold value for threatened categories. There is limited population information available, and </w:t>
      </w:r>
      <w:r>
        <w:rPr>
          <w:rFonts w:ascii="Georgia" w:hAnsi="Georgia"/>
        </w:rPr>
        <w:t>the population trend is unknown; however</w:t>
      </w:r>
      <w:ins w:id="9" w:author="Jack Plummer" w:date="2022-08-18T12:13:00Z">
        <w:r w:rsidR="007210A8">
          <w:rPr>
            <w:rFonts w:ascii="Georgia" w:hAnsi="Georgia"/>
          </w:rPr>
          <w:t>,</w:t>
        </w:r>
      </w:ins>
      <w:r>
        <w:rPr>
          <w:rFonts w:ascii="Georgia" w:hAnsi="Georgia"/>
        </w:rPr>
        <w:t xml:space="preserve"> given its large native range, it is suspected that the global population is large. </w:t>
      </w:r>
      <w:del w:id="10" w:author="Jack Plummer" w:date="2022-08-18T12:13:00Z">
        <w:r w:rsidDel="007210A8">
          <w:rPr>
            <w:rFonts w:ascii="Georgia" w:hAnsi="Georgia"/>
          </w:rPr>
          <w:delText xml:space="preserve"> </w:delText>
        </w:r>
      </w:del>
      <w:r>
        <w:rPr>
          <w:rFonts w:ascii="Georgia" w:hAnsi="Georgia"/>
        </w:rPr>
        <w:t>The population is not know</w:t>
      </w:r>
      <w:ins w:id="11" w:author="Jack Plummer" w:date="2022-08-18T12:13:00Z">
        <w:r w:rsidR="007210A8">
          <w:rPr>
            <w:rFonts w:ascii="Georgia" w:hAnsi="Georgia"/>
          </w:rPr>
          <w:t>n</w:t>
        </w:r>
      </w:ins>
      <w:r>
        <w:rPr>
          <w:rFonts w:ascii="Georgia" w:hAnsi="Georgia"/>
        </w:rPr>
        <w:t xml:space="preserve"> to be severely fragmented or subject to extreme fluctuations. No threats have been identified that are l</w:t>
      </w:r>
      <w:r>
        <w:rPr>
          <w:rFonts w:ascii="Georgia" w:hAnsi="Georgia"/>
        </w:rPr>
        <w:t>ikely to affect the</w:t>
      </w:r>
      <w:del w:id="12" w:author="Jack Plummer" w:date="2022-08-18T12:13:00Z">
        <w:r w:rsidDel="007210A8">
          <w:rPr>
            <w:rFonts w:ascii="Georgia" w:hAnsi="Georgia"/>
          </w:rPr>
          <w:delText xml:space="preserve"> the</w:delText>
        </w:r>
      </w:del>
      <w:r>
        <w:rPr>
          <w:rFonts w:ascii="Georgia" w:hAnsi="Georgia"/>
        </w:rPr>
        <w:t xml:space="preserve"> extinction risk of this </w:t>
      </w:r>
      <w:del w:id="13" w:author="Jack Plummer" w:date="2022-08-18T12:13:00Z">
        <w:r w:rsidDel="007210A8">
          <w:rPr>
            <w:rFonts w:ascii="Georgia" w:hAnsi="Georgia"/>
          </w:rPr>
          <w:delText xml:space="preserve"> </w:delText>
        </w:r>
      </w:del>
      <w:r>
        <w:rPr>
          <w:rFonts w:ascii="Georgia" w:hAnsi="Georgia"/>
        </w:rPr>
        <w:t>species </w:t>
      </w:r>
      <w:del w:id="14" w:author="Jack Plummer" w:date="2022-08-18T12:13:00Z">
        <w:r w:rsidDel="007210A8">
          <w:rPr>
            <w:rFonts w:ascii="Georgia" w:hAnsi="Georgia"/>
          </w:rPr>
          <w:delText xml:space="preserve"> </w:delText>
        </w:r>
      </w:del>
      <w:r>
        <w:rPr>
          <w:rFonts w:ascii="Georgia" w:hAnsi="Georgia"/>
        </w:rPr>
        <w:t xml:space="preserve">in </w:t>
      </w:r>
      <w:ins w:id="15" w:author="Jack Plummer" w:date="2022-08-18T12:13:00Z">
        <w:r w:rsidR="007210A8">
          <w:rPr>
            <w:rFonts w:ascii="Georgia" w:hAnsi="Georgia"/>
          </w:rPr>
          <w:t xml:space="preserve">a </w:t>
        </w:r>
      </w:ins>
      <w:r>
        <w:rPr>
          <w:rFonts w:ascii="Georgia" w:hAnsi="Georgia"/>
        </w:rPr>
        <w:t xml:space="preserve">short </w:t>
      </w:r>
      <w:del w:id="16" w:author="Jack Plummer" w:date="2022-08-18T12:13:00Z">
        <w:r w:rsidDel="007210A8">
          <w:rPr>
            <w:rFonts w:ascii="Georgia" w:hAnsi="Georgia"/>
          </w:rPr>
          <w:delText xml:space="preserve">span of </w:delText>
        </w:r>
      </w:del>
      <w:proofErr w:type="spellStart"/>
      <w:r>
        <w:rPr>
          <w:rFonts w:ascii="Georgia" w:hAnsi="Georgia"/>
        </w:rPr>
        <w:t>time</w:t>
      </w:r>
      <w:ins w:id="17" w:author="Jack Plummer" w:date="2022-08-18T12:13:00Z">
        <w:r w:rsidR="007210A8">
          <w:rPr>
            <w:rFonts w:ascii="Georgia" w:hAnsi="Georgia"/>
          </w:rPr>
          <w:t>span</w:t>
        </w:r>
      </w:ins>
      <w:proofErr w:type="spellEnd"/>
      <w:r>
        <w:rPr>
          <w:rFonts w:ascii="Georgia" w:hAnsi="Georgia"/>
        </w:rPr>
        <w:t>. It is therefore assessed as Least concern (LC).</w:t>
      </w:r>
    </w:p>
    <w:p w14:paraId="1478FA29" w14:textId="77777777" w:rsidR="00000000" w:rsidRDefault="00BF378B">
      <w:pPr>
        <w:pStyle w:val="Heading1"/>
        <w:divId w:val="1189486338"/>
        <w:rPr>
          <w:rFonts w:ascii="Georgia" w:eastAsia="Times New Roman" w:hAnsi="Georgia"/>
          <w:sz w:val="29"/>
          <w:szCs w:val="29"/>
        </w:rPr>
      </w:pPr>
      <w:r>
        <w:rPr>
          <w:rFonts w:ascii="Georgia" w:eastAsia="Times New Roman" w:hAnsi="Georgia"/>
          <w:sz w:val="29"/>
          <w:szCs w:val="29"/>
        </w:rPr>
        <w:t>Distribution</w:t>
      </w:r>
    </w:p>
    <w:p w14:paraId="0021AF8B" w14:textId="77777777" w:rsidR="00000000" w:rsidRDefault="00BF378B">
      <w:pPr>
        <w:pStyle w:val="Heading2"/>
        <w:divId w:val="1189486338"/>
        <w:rPr>
          <w:rFonts w:ascii="Georgia" w:eastAsia="Times New Roman" w:hAnsi="Georgia"/>
          <w:sz w:val="27"/>
          <w:szCs w:val="27"/>
        </w:rPr>
      </w:pPr>
      <w:r>
        <w:rPr>
          <w:rFonts w:ascii="Georgia" w:eastAsia="Times New Roman" w:hAnsi="Georgia"/>
          <w:sz w:val="27"/>
          <w:szCs w:val="27"/>
        </w:rPr>
        <w:t>Geographic Range</w:t>
      </w:r>
    </w:p>
    <w:p w14:paraId="27582743" w14:textId="52615AFF" w:rsidR="00000000" w:rsidRDefault="00BF378B">
      <w:pPr>
        <w:pStyle w:val="NormalWeb"/>
        <w:divId w:val="1189486338"/>
        <w:rPr>
          <w:rFonts w:ascii="Georgia" w:hAnsi="Georgia"/>
        </w:rPr>
      </w:pPr>
      <w:r>
        <w:rPr>
          <w:rFonts w:ascii="Georgia" w:hAnsi="Georgia"/>
        </w:rPr>
        <w:t xml:space="preserve">This species is widespread across </w:t>
      </w:r>
      <w:ins w:id="18" w:author="Jack Plummer" w:date="2022-08-18T12:14:00Z">
        <w:r w:rsidR="007210A8">
          <w:rPr>
            <w:rFonts w:ascii="Georgia" w:hAnsi="Georgia"/>
          </w:rPr>
          <w:t>s</w:t>
        </w:r>
      </w:ins>
      <w:del w:id="19" w:author="Jack Plummer" w:date="2022-08-18T12:14:00Z">
        <w:r w:rsidDel="007210A8">
          <w:rPr>
            <w:rFonts w:ascii="Georgia" w:hAnsi="Georgia"/>
          </w:rPr>
          <w:delText>S</w:delText>
        </w:r>
      </w:del>
      <w:r>
        <w:rPr>
          <w:rFonts w:ascii="Georgia" w:hAnsi="Georgia"/>
        </w:rPr>
        <w:t>outh</w:t>
      </w:r>
      <w:del w:id="20" w:author="Jack Plummer" w:date="2022-08-18T12:14:00Z">
        <w:r w:rsidDel="007210A8">
          <w:rPr>
            <w:rFonts w:ascii="Georgia" w:hAnsi="Georgia"/>
          </w:rPr>
          <w:delText xml:space="preserve"> </w:delText>
        </w:r>
      </w:del>
      <w:r>
        <w:rPr>
          <w:rFonts w:ascii="Georgia" w:hAnsi="Georgia"/>
        </w:rPr>
        <w:t xml:space="preserve">east Asia </w:t>
      </w:r>
      <w:del w:id="21" w:author="Jack Plummer" w:date="2022-08-18T12:14:00Z">
        <w:r w:rsidDel="007210A8">
          <w:rPr>
            <w:rFonts w:ascii="Georgia" w:hAnsi="Georgia"/>
          </w:rPr>
          <w:delText xml:space="preserve">and </w:delText>
        </w:r>
      </w:del>
      <w:ins w:id="22" w:author="Jack Plummer" w:date="2022-08-18T12:14:00Z">
        <w:r w:rsidR="007210A8">
          <w:rPr>
            <w:rFonts w:ascii="Georgia" w:hAnsi="Georgia"/>
          </w:rPr>
          <w:t>from</w:t>
        </w:r>
        <w:r w:rsidR="007210A8">
          <w:rPr>
            <w:rFonts w:ascii="Georgia" w:hAnsi="Georgia"/>
          </w:rPr>
          <w:t xml:space="preserve"> </w:t>
        </w:r>
      </w:ins>
      <w:r>
        <w:rPr>
          <w:rFonts w:ascii="Georgia" w:hAnsi="Georgia"/>
        </w:rPr>
        <w:t xml:space="preserve">southern China </w:t>
      </w:r>
      <w:del w:id="23" w:author="Jack Plummer" w:date="2022-08-18T12:14:00Z">
        <w:r w:rsidDel="007210A8">
          <w:rPr>
            <w:rFonts w:ascii="Georgia" w:hAnsi="Georgia"/>
          </w:rPr>
          <w:delText>and </w:delText>
        </w:r>
      </w:del>
      <w:ins w:id="24" w:author="Jack Plummer" w:date="2022-08-18T12:14:00Z">
        <w:r w:rsidR="007210A8">
          <w:rPr>
            <w:rFonts w:ascii="Georgia" w:hAnsi="Georgia"/>
          </w:rPr>
          <w:t>to the</w:t>
        </w:r>
        <w:r w:rsidR="007210A8">
          <w:rPr>
            <w:rFonts w:ascii="Georgia" w:hAnsi="Georgia"/>
          </w:rPr>
          <w:t> </w:t>
        </w:r>
      </w:ins>
      <w:r>
        <w:rPr>
          <w:rFonts w:ascii="Georgia" w:hAnsi="Georgia"/>
        </w:rPr>
        <w:t>East Himalaya</w:t>
      </w:r>
      <w:del w:id="25" w:author="Jack Plummer" w:date="2022-08-18T12:16:00Z">
        <w:r w:rsidDel="009C20C4">
          <w:rPr>
            <w:rFonts w:ascii="Georgia" w:hAnsi="Georgia"/>
          </w:rPr>
          <w:delText>.</w:delText>
        </w:r>
      </w:del>
      <w:r>
        <w:rPr>
          <w:rFonts w:ascii="Georgia" w:hAnsi="Georgia"/>
        </w:rPr>
        <w:t xml:space="preserve"> (</w:t>
      </w:r>
      <w:del w:id="26" w:author="Jack Plummer" w:date="2022-08-18T12:14:00Z">
        <w:r w:rsidDel="007210A8">
          <w:rPr>
            <w:rFonts w:ascii="Georgia" w:hAnsi="Georgia"/>
          </w:rPr>
          <w:delText xml:space="preserve"> </w:delText>
        </w:r>
      </w:del>
      <w:r>
        <w:rPr>
          <w:rFonts w:ascii="Georgia" w:hAnsi="Georgia"/>
        </w:rPr>
        <w:t>POWO 2022). It occurs at elevations of 300-1</w:t>
      </w:r>
      <w:ins w:id="27" w:author="Jack Plummer" w:date="2022-08-18T12:16:00Z">
        <w:r w:rsidR="009C20C4">
          <w:rPr>
            <w:rFonts w:ascii="Georgia" w:hAnsi="Georgia"/>
          </w:rPr>
          <w:t>,</w:t>
        </w:r>
      </w:ins>
      <w:r>
        <w:rPr>
          <w:rFonts w:ascii="Georgia" w:hAnsi="Georgia"/>
        </w:rPr>
        <w:t>700 m asl</w:t>
      </w:r>
      <w:del w:id="28" w:author="Jack Plummer" w:date="2022-08-18T12:16:00Z">
        <w:r w:rsidDel="009C20C4">
          <w:rPr>
            <w:rFonts w:ascii="Georgia" w:hAnsi="Georgia"/>
          </w:rPr>
          <w:delText>.</w:delText>
        </w:r>
      </w:del>
      <w:r>
        <w:rPr>
          <w:rFonts w:ascii="Georgia" w:hAnsi="Georgia"/>
        </w:rPr>
        <w:t xml:space="preserve"> (</w:t>
      </w:r>
      <w:del w:id="29" w:author="Jack Plummer" w:date="2022-08-18T12:56:00Z">
        <w:r w:rsidDel="00763E29">
          <w:rPr>
            <w:rFonts w:ascii="Georgia" w:hAnsi="Georgia"/>
          </w:rPr>
          <w:delText xml:space="preserve"> </w:delText>
        </w:r>
      </w:del>
      <w:r>
        <w:rPr>
          <w:rFonts w:ascii="Georgia" w:hAnsi="Georgia"/>
        </w:rPr>
        <w:t>Grierson and Long 1991).</w:t>
      </w:r>
    </w:p>
    <w:p w14:paraId="7BE6FEEB" w14:textId="77777777" w:rsidR="00000000" w:rsidRDefault="00BF378B">
      <w:pPr>
        <w:pStyle w:val="Heading2"/>
        <w:divId w:val="1189486338"/>
        <w:rPr>
          <w:rFonts w:ascii="Georgia" w:eastAsia="Times New Roman" w:hAnsi="Georgia"/>
          <w:sz w:val="27"/>
          <w:szCs w:val="27"/>
        </w:rPr>
      </w:pPr>
      <w:r>
        <w:rPr>
          <w:rFonts w:ascii="Georgia" w:eastAsia="Times New Roman" w:hAnsi="Georgia"/>
          <w:sz w:val="27"/>
          <w:szCs w:val="27"/>
        </w:rPr>
        <w:t>Extent of Occurrence (EOO)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240"/>
        <w:gridCol w:w="2483"/>
        <w:gridCol w:w="4287"/>
      </w:tblGrid>
      <w:tr w:rsidR="00000000" w14:paraId="54FF3700" w14:textId="77777777">
        <w:trPr>
          <w:divId w:val="1189486338"/>
          <w:tblCellSpacing w:w="15" w:type="dxa"/>
        </w:trPr>
        <w:tc>
          <w:tcPr>
            <w:tcW w:w="0" w:type="auto"/>
            <w:tcBorders>
              <w:bottom w:val="single" w:sz="6" w:space="0" w:color="000000"/>
            </w:tcBorders>
            <w:shd w:val="clear" w:color="auto" w:fill="BBBBBB"/>
            <w:vAlign w:val="center"/>
            <w:hideMark/>
          </w:tcPr>
          <w:p w14:paraId="67CE73D5" w14:textId="77777777" w:rsidR="00000000" w:rsidRDefault="00BF378B">
            <w:pPr>
              <w:spacing w:after="75"/>
              <w:rPr>
                <w:rFonts w:ascii="Georgia" w:eastAsia="Times New Roman" w:hAnsi="Georgia"/>
                <w:b/>
                <w:bCs/>
                <w:sz w:val="18"/>
                <w:szCs w:val="18"/>
              </w:rPr>
            </w:pPr>
            <w:r>
              <w:rPr>
                <w:rFonts w:ascii="Georgia" w:eastAsia="Times New Roman" w:hAnsi="Georgia"/>
                <w:b/>
                <w:bCs/>
                <w:sz w:val="18"/>
                <w:szCs w:val="18"/>
              </w:rPr>
              <w:t>Estimated extent of occurrence (EOO)- in km2</w:t>
            </w:r>
          </w:p>
        </w:tc>
        <w:tc>
          <w:tcPr>
            <w:tcW w:w="0" w:type="auto"/>
            <w:tcBorders>
              <w:bottom w:val="single" w:sz="6" w:space="0" w:color="000000"/>
            </w:tcBorders>
            <w:shd w:val="clear" w:color="auto" w:fill="BBBBBB"/>
            <w:vAlign w:val="center"/>
            <w:hideMark/>
          </w:tcPr>
          <w:p w14:paraId="763E92F5" w14:textId="77777777" w:rsidR="00000000" w:rsidRDefault="00BF378B">
            <w:pPr>
              <w:spacing w:after="75"/>
              <w:rPr>
                <w:rFonts w:ascii="Georgia" w:eastAsia="Times New Roman" w:hAnsi="Georgia"/>
                <w:b/>
                <w:bCs/>
                <w:sz w:val="18"/>
                <w:szCs w:val="18"/>
              </w:rPr>
            </w:pPr>
            <w:r>
              <w:rPr>
                <w:rFonts w:ascii="Georgia" w:eastAsia="Times New Roman" w:hAnsi="Georgia"/>
                <w:b/>
                <w:bCs/>
                <w:sz w:val="18"/>
                <w:szCs w:val="18"/>
              </w:rPr>
              <w:t>EOO estimate</w:t>
            </w:r>
            <w:r>
              <w:rPr>
                <w:rFonts w:ascii="Georgia" w:eastAsia="Times New Roman" w:hAnsi="Georgia"/>
                <w:b/>
                <w:bCs/>
                <w:sz w:val="18"/>
                <w:szCs w:val="18"/>
              </w:rPr>
              <w:t xml:space="preserve"> calculated from Minimum Convex Polygon</w:t>
            </w:r>
          </w:p>
        </w:tc>
        <w:tc>
          <w:tcPr>
            <w:tcW w:w="0" w:type="auto"/>
            <w:tcBorders>
              <w:bottom w:val="single" w:sz="6" w:space="0" w:color="000000"/>
            </w:tcBorders>
            <w:shd w:val="clear" w:color="auto" w:fill="BBBBBB"/>
            <w:vAlign w:val="center"/>
            <w:hideMark/>
          </w:tcPr>
          <w:p w14:paraId="5998C660" w14:textId="77777777" w:rsidR="00000000" w:rsidRDefault="00BF378B">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483FC79E" w14:textId="77777777">
        <w:trPr>
          <w:divId w:val="1189486338"/>
          <w:tblCellSpacing w:w="15" w:type="dxa"/>
        </w:trPr>
        <w:tc>
          <w:tcPr>
            <w:tcW w:w="0" w:type="auto"/>
            <w:vAlign w:val="center"/>
            <w:hideMark/>
          </w:tcPr>
          <w:p w14:paraId="5DEDEAF1" w14:textId="77777777" w:rsidR="00000000" w:rsidRDefault="00BF378B">
            <w:pPr>
              <w:spacing w:after="75"/>
              <w:rPr>
                <w:rFonts w:ascii="Georgia" w:eastAsia="Times New Roman" w:hAnsi="Georgia"/>
                <w:sz w:val="18"/>
                <w:szCs w:val="18"/>
              </w:rPr>
            </w:pPr>
            <w:r>
              <w:rPr>
                <w:rFonts w:ascii="Georgia" w:eastAsia="Times New Roman" w:hAnsi="Georgia"/>
                <w:sz w:val="18"/>
                <w:szCs w:val="18"/>
              </w:rPr>
              <w:lastRenderedPageBreak/>
              <w:t>608657</w:t>
            </w:r>
          </w:p>
        </w:tc>
        <w:tc>
          <w:tcPr>
            <w:tcW w:w="0" w:type="auto"/>
            <w:vAlign w:val="center"/>
            <w:hideMark/>
          </w:tcPr>
          <w:p w14:paraId="0B5B07A1" w14:textId="77777777" w:rsidR="00000000" w:rsidRDefault="00BF378B">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3E406A6E" w14:textId="2FEC11C9" w:rsidR="00000000" w:rsidRDefault="00BF378B">
            <w:pPr>
              <w:spacing w:after="75"/>
              <w:rPr>
                <w:rFonts w:ascii="Georgia" w:eastAsia="Times New Roman" w:hAnsi="Georgia"/>
                <w:sz w:val="18"/>
                <w:szCs w:val="18"/>
              </w:rPr>
            </w:pPr>
            <w:r>
              <w:rPr>
                <w:rFonts w:ascii="Georgia" w:eastAsia="Times New Roman" w:hAnsi="Georgia"/>
                <w:sz w:val="18"/>
                <w:szCs w:val="18"/>
              </w:rPr>
              <w:t>Estimated from a minimum convex polygon for herbarium specimen point data</w:t>
            </w:r>
            <w:ins w:id="30" w:author="Jack Plummer" w:date="2022-08-18T12:56:00Z">
              <w:r w:rsidR="00763E29">
                <w:rPr>
                  <w:rFonts w:ascii="Georgia" w:eastAsia="Times New Roman" w:hAnsi="Georgia"/>
                  <w:sz w:val="18"/>
                  <w:szCs w:val="18"/>
                </w:rPr>
                <w:t>,</w:t>
              </w:r>
            </w:ins>
            <w:r>
              <w:rPr>
                <w:rFonts w:ascii="Georgia" w:eastAsia="Times New Roman" w:hAnsi="Georgia"/>
                <w:sz w:val="18"/>
                <w:szCs w:val="18"/>
              </w:rPr>
              <w:t xml:space="preserve"> mapped using </w:t>
            </w:r>
            <w:proofErr w:type="spellStart"/>
            <w:r>
              <w:rPr>
                <w:rFonts w:ascii="Georgia" w:eastAsia="Times New Roman" w:hAnsi="Georgia"/>
                <w:sz w:val="18"/>
                <w:szCs w:val="18"/>
              </w:rPr>
              <w:t>GeoCAT</w:t>
            </w:r>
            <w:proofErr w:type="spellEnd"/>
            <w:ins w:id="31" w:author="Jack Plummer" w:date="2022-08-18T12:56:00Z">
              <w:r w:rsidR="00763E29">
                <w:rPr>
                  <w:rFonts w:ascii="Georgia" w:eastAsia="Times New Roman" w:hAnsi="Georgia"/>
                  <w:sz w:val="18"/>
                  <w:szCs w:val="18"/>
                </w:rPr>
                <w:t xml:space="preserve"> </w:t>
              </w:r>
            </w:ins>
            <w:r>
              <w:rPr>
                <w:rFonts w:ascii="Georgia" w:eastAsia="Times New Roman" w:hAnsi="Georgia"/>
                <w:sz w:val="18"/>
                <w:szCs w:val="18"/>
              </w:rPr>
              <w:t xml:space="preserve">(Bachman </w:t>
            </w:r>
            <w:r w:rsidRPr="00763E29">
              <w:rPr>
                <w:rFonts w:ascii="Georgia" w:eastAsia="Times New Roman" w:hAnsi="Georgia"/>
                <w:i/>
                <w:iCs/>
                <w:sz w:val="18"/>
                <w:szCs w:val="18"/>
                <w:rPrChange w:id="32" w:author="Jack Plummer" w:date="2022-08-18T12:56:00Z">
                  <w:rPr>
                    <w:rFonts w:ascii="Georgia" w:eastAsia="Times New Roman" w:hAnsi="Georgia"/>
                    <w:sz w:val="18"/>
                    <w:szCs w:val="18"/>
                  </w:rPr>
                </w:rPrChange>
              </w:rPr>
              <w:t>et al.</w:t>
            </w:r>
            <w:ins w:id="33" w:author="Jack Plummer" w:date="2022-08-18T12:56:00Z">
              <w:r w:rsidR="00763E29">
                <w:rPr>
                  <w:rFonts w:ascii="Georgia" w:eastAsia="Times New Roman" w:hAnsi="Georgia"/>
                  <w:sz w:val="18"/>
                  <w:szCs w:val="18"/>
                </w:rPr>
                <w:t xml:space="preserve"> </w:t>
              </w:r>
            </w:ins>
            <w:r>
              <w:rPr>
                <w:rFonts w:ascii="Georgia" w:eastAsia="Times New Roman" w:hAnsi="Georgia"/>
                <w:sz w:val="18"/>
                <w:szCs w:val="18"/>
              </w:rPr>
              <w:t>2011)</w:t>
            </w:r>
          </w:p>
        </w:tc>
      </w:tr>
    </w:tbl>
    <w:p w14:paraId="51D9C114" w14:textId="77777777" w:rsidR="00000000" w:rsidRDefault="00BF378B">
      <w:pPr>
        <w:pStyle w:val="Heading2"/>
        <w:divId w:val="1189486338"/>
        <w:rPr>
          <w:rFonts w:ascii="Georgia" w:eastAsia="Times New Roman" w:hAnsi="Georgia"/>
          <w:sz w:val="27"/>
          <w:szCs w:val="27"/>
        </w:rPr>
      </w:pPr>
      <w:r>
        <w:rPr>
          <w:rFonts w:ascii="Georgia" w:eastAsia="Times New Roman" w:hAnsi="Georgia"/>
          <w:sz w:val="27"/>
          <w:szCs w:val="27"/>
        </w:rPr>
        <w:t>Elevation / Depth / Depth Zones</w:t>
      </w:r>
    </w:p>
    <w:p w14:paraId="29D0FD73" w14:textId="77777777" w:rsidR="00000000" w:rsidRDefault="00BF378B">
      <w:pPr>
        <w:pStyle w:val="NormalWeb"/>
        <w:divId w:val="1189486338"/>
        <w:rPr>
          <w:rFonts w:ascii="Georgia" w:hAnsi="Georgia"/>
        </w:rPr>
      </w:pPr>
      <w:r>
        <w:rPr>
          <w:rStyle w:val="datalabel1"/>
          <w:rFonts w:ascii="Georgia" w:hAnsi="Georgia"/>
        </w:rPr>
        <w:t>Elevation Lower Limit (in metres above sea le</w:t>
      </w:r>
      <w:r>
        <w:rPr>
          <w:rStyle w:val="datalabel1"/>
          <w:rFonts w:ascii="Georgia" w:hAnsi="Georgia"/>
        </w:rPr>
        <w:t xml:space="preserve">vel): </w:t>
      </w:r>
      <w:r>
        <w:rPr>
          <w:rFonts w:ascii="Georgia" w:hAnsi="Georgia"/>
        </w:rPr>
        <w:t>300</w:t>
      </w:r>
    </w:p>
    <w:p w14:paraId="5197EECE" w14:textId="77777777" w:rsidR="00000000" w:rsidRDefault="00BF378B">
      <w:pPr>
        <w:pStyle w:val="NormalWeb"/>
        <w:divId w:val="1189486338"/>
        <w:rPr>
          <w:rFonts w:ascii="Georgia" w:hAnsi="Georgia"/>
        </w:rPr>
      </w:pPr>
      <w:r>
        <w:rPr>
          <w:rStyle w:val="datalabel1"/>
          <w:rFonts w:ascii="Georgia" w:hAnsi="Georgia"/>
        </w:rPr>
        <w:t xml:space="preserve">Elevation Upper Limit (in metres above sea level): </w:t>
      </w:r>
      <w:r>
        <w:rPr>
          <w:rFonts w:ascii="Georgia" w:hAnsi="Georgia"/>
        </w:rPr>
        <w:t>1700</w:t>
      </w:r>
    </w:p>
    <w:p w14:paraId="4CB1405C" w14:textId="77777777" w:rsidR="00000000" w:rsidRDefault="00BF378B">
      <w:pPr>
        <w:pStyle w:val="Heading2"/>
        <w:divId w:val="1189486338"/>
        <w:rPr>
          <w:rFonts w:ascii="Georgia" w:eastAsia="Times New Roman" w:hAnsi="Georgia"/>
          <w:sz w:val="27"/>
          <w:szCs w:val="27"/>
        </w:rPr>
      </w:pPr>
      <w:r>
        <w:rPr>
          <w:rFonts w:ascii="Georgia" w:eastAsia="Times New Roman" w:hAnsi="Georgia"/>
          <w:sz w:val="27"/>
          <w:szCs w:val="27"/>
        </w:rPr>
        <w:t>Map Status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76"/>
        <w:gridCol w:w="1146"/>
        <w:gridCol w:w="1719"/>
        <w:gridCol w:w="991"/>
        <w:gridCol w:w="1005"/>
        <w:gridCol w:w="1228"/>
        <w:gridCol w:w="1151"/>
        <w:gridCol w:w="1094"/>
      </w:tblGrid>
      <w:tr w:rsidR="00000000" w14:paraId="6B285758" w14:textId="77777777">
        <w:trPr>
          <w:divId w:val="1189486338"/>
          <w:tblCellSpacing w:w="15" w:type="dxa"/>
        </w:trPr>
        <w:tc>
          <w:tcPr>
            <w:tcW w:w="0" w:type="auto"/>
            <w:tcBorders>
              <w:bottom w:val="single" w:sz="6" w:space="0" w:color="000000"/>
            </w:tcBorders>
            <w:shd w:val="clear" w:color="auto" w:fill="BBBBBB"/>
            <w:vAlign w:val="center"/>
            <w:hideMark/>
          </w:tcPr>
          <w:p w14:paraId="46FED600" w14:textId="77777777" w:rsidR="00000000" w:rsidRDefault="00BF378B">
            <w:pPr>
              <w:spacing w:after="75"/>
              <w:rPr>
                <w:rFonts w:ascii="Georgia" w:eastAsia="Times New Roman" w:hAnsi="Georgia"/>
                <w:b/>
                <w:bCs/>
                <w:sz w:val="18"/>
                <w:szCs w:val="18"/>
              </w:rPr>
            </w:pPr>
            <w:r>
              <w:rPr>
                <w:rFonts w:ascii="Georgia" w:eastAsia="Times New Roman" w:hAnsi="Georgia"/>
                <w:b/>
                <w:bCs/>
                <w:sz w:val="18"/>
                <w:szCs w:val="18"/>
              </w:rPr>
              <w:t>Map Status</w:t>
            </w:r>
          </w:p>
        </w:tc>
        <w:tc>
          <w:tcPr>
            <w:tcW w:w="0" w:type="auto"/>
            <w:tcBorders>
              <w:bottom w:val="single" w:sz="6" w:space="0" w:color="000000"/>
            </w:tcBorders>
            <w:shd w:val="clear" w:color="auto" w:fill="BBBBBB"/>
            <w:vAlign w:val="center"/>
            <w:hideMark/>
          </w:tcPr>
          <w:p w14:paraId="396489E7" w14:textId="77777777" w:rsidR="00000000" w:rsidRDefault="00BF378B">
            <w:pPr>
              <w:spacing w:after="75"/>
              <w:rPr>
                <w:rFonts w:ascii="Georgia" w:eastAsia="Times New Roman" w:hAnsi="Georgia"/>
                <w:b/>
                <w:bCs/>
                <w:sz w:val="18"/>
                <w:szCs w:val="18"/>
              </w:rPr>
            </w:pPr>
            <w:r>
              <w:rPr>
                <w:rFonts w:ascii="Georgia" w:eastAsia="Times New Roman" w:hAnsi="Georgia"/>
                <w:b/>
                <w:bCs/>
                <w:sz w:val="18"/>
                <w:szCs w:val="18"/>
              </w:rPr>
              <w:t>Use map from previous assessment</w:t>
            </w:r>
          </w:p>
        </w:tc>
        <w:tc>
          <w:tcPr>
            <w:tcW w:w="0" w:type="auto"/>
            <w:tcBorders>
              <w:bottom w:val="single" w:sz="6" w:space="0" w:color="000000"/>
            </w:tcBorders>
            <w:shd w:val="clear" w:color="auto" w:fill="BBBBBB"/>
            <w:vAlign w:val="center"/>
            <w:hideMark/>
          </w:tcPr>
          <w:p w14:paraId="610B3CD5" w14:textId="77777777" w:rsidR="00000000" w:rsidRDefault="00BF378B">
            <w:pPr>
              <w:spacing w:after="75"/>
              <w:rPr>
                <w:rFonts w:ascii="Georgia" w:eastAsia="Times New Roman" w:hAnsi="Georgia"/>
                <w:b/>
                <w:bCs/>
                <w:sz w:val="18"/>
                <w:szCs w:val="18"/>
              </w:rPr>
            </w:pPr>
            <w:r>
              <w:rPr>
                <w:rFonts w:ascii="Georgia" w:eastAsia="Times New Roman" w:hAnsi="Georgia"/>
                <w:b/>
                <w:bCs/>
                <w:sz w:val="18"/>
                <w:szCs w:val="18"/>
              </w:rPr>
              <w:t>How the map was created, including data sources/methods used:</w:t>
            </w:r>
          </w:p>
        </w:tc>
        <w:tc>
          <w:tcPr>
            <w:tcW w:w="0" w:type="auto"/>
            <w:tcBorders>
              <w:bottom w:val="single" w:sz="6" w:space="0" w:color="000000"/>
            </w:tcBorders>
            <w:shd w:val="clear" w:color="auto" w:fill="BBBBBB"/>
            <w:vAlign w:val="center"/>
            <w:hideMark/>
          </w:tcPr>
          <w:p w14:paraId="07299006" w14:textId="77777777" w:rsidR="00000000" w:rsidRDefault="00BF378B">
            <w:pPr>
              <w:spacing w:after="75"/>
              <w:rPr>
                <w:rFonts w:ascii="Georgia" w:eastAsia="Times New Roman" w:hAnsi="Georgia"/>
                <w:b/>
                <w:bCs/>
                <w:sz w:val="18"/>
                <w:szCs w:val="18"/>
              </w:rPr>
            </w:pPr>
            <w:r>
              <w:rPr>
                <w:rFonts w:ascii="Georgia" w:eastAsia="Times New Roman" w:hAnsi="Georgia"/>
                <w:b/>
                <w:bCs/>
                <w:sz w:val="18"/>
                <w:szCs w:val="18"/>
              </w:rPr>
              <w:t>Please state reason for map not available:</w:t>
            </w:r>
          </w:p>
        </w:tc>
        <w:tc>
          <w:tcPr>
            <w:tcW w:w="0" w:type="auto"/>
            <w:tcBorders>
              <w:bottom w:val="single" w:sz="6" w:space="0" w:color="000000"/>
            </w:tcBorders>
            <w:shd w:val="clear" w:color="auto" w:fill="BBBBBB"/>
            <w:vAlign w:val="center"/>
            <w:hideMark/>
          </w:tcPr>
          <w:p w14:paraId="6086E515" w14:textId="77777777" w:rsidR="00000000" w:rsidRDefault="00BF378B">
            <w:pPr>
              <w:spacing w:after="75"/>
              <w:rPr>
                <w:rFonts w:ascii="Georgia" w:eastAsia="Times New Roman" w:hAnsi="Georgia"/>
                <w:b/>
                <w:bCs/>
                <w:sz w:val="18"/>
                <w:szCs w:val="18"/>
              </w:rPr>
            </w:pPr>
            <w:r>
              <w:rPr>
                <w:rFonts w:ascii="Georgia" w:eastAsia="Times New Roman" w:hAnsi="Georgia"/>
                <w:b/>
                <w:bCs/>
                <w:sz w:val="18"/>
                <w:szCs w:val="18"/>
              </w:rPr>
              <w:t>Data Sensitive?</w:t>
            </w:r>
          </w:p>
        </w:tc>
        <w:tc>
          <w:tcPr>
            <w:tcW w:w="0" w:type="auto"/>
            <w:tcBorders>
              <w:bottom w:val="single" w:sz="6" w:space="0" w:color="000000"/>
            </w:tcBorders>
            <w:shd w:val="clear" w:color="auto" w:fill="BBBBBB"/>
            <w:vAlign w:val="center"/>
            <w:hideMark/>
          </w:tcPr>
          <w:p w14:paraId="320F4B98" w14:textId="77777777" w:rsidR="00000000" w:rsidRDefault="00BF378B">
            <w:pPr>
              <w:spacing w:after="75"/>
              <w:rPr>
                <w:rFonts w:ascii="Georgia" w:eastAsia="Times New Roman" w:hAnsi="Georgia"/>
                <w:b/>
                <w:bCs/>
                <w:sz w:val="18"/>
                <w:szCs w:val="18"/>
              </w:rPr>
            </w:pPr>
            <w:r>
              <w:rPr>
                <w:rFonts w:ascii="Georgia" w:eastAsia="Times New Roman" w:hAnsi="Georgia"/>
                <w:b/>
                <w:bCs/>
                <w:sz w:val="18"/>
                <w:szCs w:val="18"/>
              </w:rPr>
              <w:t>Justification</w:t>
            </w:r>
          </w:p>
        </w:tc>
        <w:tc>
          <w:tcPr>
            <w:tcW w:w="0" w:type="auto"/>
            <w:tcBorders>
              <w:bottom w:val="single" w:sz="6" w:space="0" w:color="000000"/>
            </w:tcBorders>
            <w:shd w:val="clear" w:color="auto" w:fill="BBBBBB"/>
            <w:vAlign w:val="center"/>
            <w:hideMark/>
          </w:tcPr>
          <w:p w14:paraId="0FD3CE74" w14:textId="77777777" w:rsidR="00000000" w:rsidRDefault="00BF378B">
            <w:pPr>
              <w:spacing w:after="75"/>
              <w:rPr>
                <w:rFonts w:ascii="Georgia" w:eastAsia="Times New Roman" w:hAnsi="Georgia"/>
                <w:b/>
                <w:bCs/>
                <w:sz w:val="18"/>
                <w:szCs w:val="18"/>
              </w:rPr>
            </w:pPr>
            <w:r>
              <w:rPr>
                <w:rFonts w:ascii="Georgia" w:eastAsia="Times New Roman" w:hAnsi="Georgia"/>
                <w:b/>
                <w:bCs/>
                <w:sz w:val="18"/>
                <w:szCs w:val="18"/>
              </w:rPr>
              <w:t>Geographic range this applies to:</w:t>
            </w:r>
          </w:p>
        </w:tc>
        <w:tc>
          <w:tcPr>
            <w:tcW w:w="0" w:type="auto"/>
            <w:tcBorders>
              <w:bottom w:val="single" w:sz="6" w:space="0" w:color="000000"/>
            </w:tcBorders>
            <w:shd w:val="clear" w:color="auto" w:fill="BBBBBB"/>
            <w:vAlign w:val="center"/>
            <w:hideMark/>
          </w:tcPr>
          <w:p w14:paraId="4BA3EF83" w14:textId="77777777" w:rsidR="00000000" w:rsidRDefault="00BF378B">
            <w:pPr>
              <w:spacing w:after="75"/>
              <w:rPr>
                <w:rFonts w:ascii="Georgia" w:eastAsia="Times New Roman" w:hAnsi="Georgia"/>
                <w:b/>
                <w:bCs/>
                <w:sz w:val="18"/>
                <w:szCs w:val="18"/>
              </w:rPr>
            </w:pPr>
            <w:r>
              <w:rPr>
                <w:rFonts w:ascii="Georgia" w:eastAsia="Times New Roman" w:hAnsi="Georgia"/>
                <w:b/>
                <w:bCs/>
                <w:sz w:val="18"/>
                <w:szCs w:val="18"/>
              </w:rPr>
              <w:t>Date restriction imposed:</w:t>
            </w:r>
          </w:p>
        </w:tc>
      </w:tr>
      <w:tr w:rsidR="00000000" w14:paraId="14D3A9E3" w14:textId="77777777">
        <w:trPr>
          <w:divId w:val="1189486338"/>
          <w:tblCellSpacing w:w="15" w:type="dxa"/>
        </w:trPr>
        <w:tc>
          <w:tcPr>
            <w:tcW w:w="0" w:type="auto"/>
            <w:vAlign w:val="center"/>
            <w:hideMark/>
          </w:tcPr>
          <w:p w14:paraId="05ABB43F" w14:textId="77777777" w:rsidR="00000000" w:rsidRDefault="00BF378B">
            <w:pPr>
              <w:spacing w:after="75"/>
              <w:rPr>
                <w:rFonts w:ascii="Georgia" w:eastAsia="Times New Roman" w:hAnsi="Georgia"/>
                <w:sz w:val="18"/>
                <w:szCs w:val="18"/>
              </w:rPr>
            </w:pPr>
            <w:r>
              <w:rPr>
                <w:rFonts w:ascii="Georgia" w:eastAsia="Times New Roman" w:hAnsi="Georgia"/>
                <w:sz w:val="18"/>
                <w:szCs w:val="18"/>
              </w:rPr>
              <w:t>Done</w:t>
            </w:r>
          </w:p>
        </w:tc>
        <w:tc>
          <w:tcPr>
            <w:tcW w:w="0" w:type="auto"/>
            <w:vAlign w:val="center"/>
            <w:hideMark/>
          </w:tcPr>
          <w:p w14:paraId="272E904F" w14:textId="77777777" w:rsidR="00000000" w:rsidRDefault="00BF378B">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4062DBC0" w14:textId="523D85FE" w:rsidR="00000000" w:rsidRDefault="00BF378B">
            <w:pPr>
              <w:spacing w:after="75"/>
              <w:rPr>
                <w:rFonts w:ascii="Georgia" w:eastAsia="Times New Roman" w:hAnsi="Georgia"/>
                <w:sz w:val="18"/>
                <w:szCs w:val="18"/>
              </w:rPr>
            </w:pPr>
            <w:r>
              <w:rPr>
                <w:rFonts w:ascii="Georgia" w:eastAsia="Times New Roman" w:hAnsi="Georgia"/>
                <w:sz w:val="18"/>
                <w:szCs w:val="18"/>
              </w:rPr>
              <w:t>Map created from georef</w:t>
            </w:r>
            <w:ins w:id="34" w:author="Jack Plummer" w:date="2022-08-18T12:56:00Z">
              <w:r w:rsidR="00763E29">
                <w:rPr>
                  <w:rFonts w:ascii="Georgia" w:eastAsia="Times New Roman" w:hAnsi="Georgia"/>
                  <w:sz w:val="18"/>
                  <w:szCs w:val="18"/>
                </w:rPr>
                <w:t>e</w:t>
              </w:r>
            </w:ins>
            <w:r>
              <w:rPr>
                <w:rFonts w:ascii="Georgia" w:eastAsia="Times New Roman" w:hAnsi="Georgia"/>
                <w:sz w:val="18"/>
                <w:szCs w:val="18"/>
              </w:rPr>
              <w:t>renced herbarium specimens taken from GBIF (2022).</w:t>
            </w:r>
          </w:p>
        </w:tc>
        <w:tc>
          <w:tcPr>
            <w:tcW w:w="0" w:type="auto"/>
            <w:vAlign w:val="center"/>
            <w:hideMark/>
          </w:tcPr>
          <w:p w14:paraId="2B951F4E" w14:textId="77777777" w:rsidR="00000000" w:rsidRDefault="00BF378B">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12DEC2EA" w14:textId="77777777" w:rsidR="00000000" w:rsidRDefault="00BF378B">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06E83ABE" w14:textId="77777777" w:rsidR="00000000" w:rsidRDefault="00BF378B">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16223330" w14:textId="77777777" w:rsidR="00000000" w:rsidRDefault="00BF378B">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391279B3" w14:textId="77777777" w:rsidR="00000000" w:rsidRDefault="00BF378B">
            <w:pPr>
              <w:spacing w:after="75"/>
              <w:rPr>
                <w:rFonts w:ascii="Georgia" w:eastAsia="Times New Roman" w:hAnsi="Georgia"/>
                <w:sz w:val="18"/>
                <w:szCs w:val="18"/>
              </w:rPr>
            </w:pPr>
            <w:r>
              <w:rPr>
                <w:rFonts w:ascii="Georgia" w:eastAsia="Times New Roman" w:hAnsi="Georgia"/>
                <w:sz w:val="18"/>
                <w:szCs w:val="18"/>
              </w:rPr>
              <w:t>-</w:t>
            </w:r>
          </w:p>
        </w:tc>
      </w:tr>
    </w:tbl>
    <w:p w14:paraId="1729257C" w14:textId="77777777" w:rsidR="00000000" w:rsidRDefault="00BF378B">
      <w:pPr>
        <w:pStyle w:val="Heading2"/>
        <w:divId w:val="1189486338"/>
        <w:rPr>
          <w:rFonts w:ascii="Georgia" w:eastAsia="Times New Roman" w:hAnsi="Georgia"/>
          <w:sz w:val="27"/>
          <w:szCs w:val="27"/>
        </w:rPr>
      </w:pPr>
      <w:r>
        <w:rPr>
          <w:rFonts w:ascii="Georgia" w:eastAsia="Times New Roman" w:hAnsi="Georgia"/>
          <w:sz w:val="27"/>
          <w:szCs w:val="27"/>
        </w:rPr>
        <w:t>Biogeographic Realms</w:t>
      </w:r>
    </w:p>
    <w:p w14:paraId="208FCC7B" w14:textId="77777777" w:rsidR="00000000" w:rsidRDefault="00BF378B">
      <w:pPr>
        <w:pStyle w:val="NormalWeb"/>
        <w:divId w:val="1189486338"/>
        <w:rPr>
          <w:rFonts w:ascii="Georgia" w:hAnsi="Georgia"/>
        </w:rPr>
      </w:pPr>
      <w:r>
        <w:rPr>
          <w:rStyle w:val="datalabel1"/>
          <w:rFonts w:ascii="Georgia" w:hAnsi="Georgia"/>
        </w:rPr>
        <w:t xml:space="preserve">Biogeographic Realm: </w:t>
      </w:r>
      <w:proofErr w:type="spellStart"/>
      <w:r>
        <w:rPr>
          <w:rFonts w:ascii="Georgia" w:hAnsi="Georgia"/>
        </w:rPr>
        <w:t>Indomalayan</w:t>
      </w:r>
      <w:proofErr w:type="spellEnd"/>
    </w:p>
    <w:p w14:paraId="47A45AA2" w14:textId="77777777" w:rsidR="00000000" w:rsidRDefault="00BF378B">
      <w:pPr>
        <w:pStyle w:val="Heading1"/>
        <w:divId w:val="1869953367"/>
        <w:rPr>
          <w:rFonts w:ascii="Georgia" w:eastAsia="Times New Roman" w:hAnsi="Georgia"/>
          <w:sz w:val="29"/>
          <w:szCs w:val="29"/>
        </w:rPr>
      </w:pPr>
      <w:r>
        <w:rPr>
          <w:rFonts w:ascii="Georgia" w:eastAsia="Times New Roman" w:hAnsi="Georgia"/>
          <w:sz w:val="29"/>
          <w:szCs w:val="29"/>
        </w:rPr>
        <w:t>Occurrence</w:t>
      </w:r>
    </w:p>
    <w:p w14:paraId="0735CB6D" w14:textId="77777777" w:rsidR="00000000" w:rsidRDefault="00BF378B">
      <w:pPr>
        <w:pStyle w:val="Heading2"/>
        <w:divId w:val="1869953367"/>
        <w:rPr>
          <w:rFonts w:ascii="Georgia" w:eastAsia="Times New Roman" w:hAnsi="Georgia"/>
          <w:sz w:val="27"/>
          <w:szCs w:val="27"/>
        </w:rPr>
      </w:pPr>
      <w:r>
        <w:rPr>
          <w:rFonts w:ascii="Georgia" w:eastAsia="Times New Roman" w:hAnsi="Georgia"/>
          <w:sz w:val="27"/>
          <w:szCs w:val="27"/>
        </w:rPr>
        <w:t>Countries of Occurrence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775"/>
        <w:gridCol w:w="901"/>
        <w:gridCol w:w="657"/>
        <w:gridCol w:w="1430"/>
        <w:gridCol w:w="1154"/>
      </w:tblGrid>
      <w:tr w:rsidR="00000000" w14:paraId="7A5C9C9F" w14:textId="77777777">
        <w:trPr>
          <w:divId w:val="1869953367"/>
          <w:tblCellSpacing w:w="15" w:type="dxa"/>
        </w:trPr>
        <w:tc>
          <w:tcPr>
            <w:tcW w:w="0" w:type="auto"/>
            <w:tcBorders>
              <w:bottom w:val="single" w:sz="6" w:space="0" w:color="000000"/>
            </w:tcBorders>
            <w:shd w:val="clear" w:color="auto" w:fill="BBBBBB"/>
            <w:vAlign w:val="center"/>
            <w:hideMark/>
          </w:tcPr>
          <w:p w14:paraId="35C9CE85" w14:textId="77777777" w:rsidR="00000000" w:rsidRDefault="00BF378B">
            <w:pPr>
              <w:spacing w:after="75"/>
              <w:rPr>
                <w:rFonts w:ascii="Georgia" w:eastAsia="Times New Roman" w:hAnsi="Georgia"/>
                <w:b/>
                <w:bCs/>
                <w:sz w:val="18"/>
                <w:szCs w:val="18"/>
              </w:rPr>
            </w:pPr>
            <w:r>
              <w:rPr>
                <w:rFonts w:ascii="Georgia" w:eastAsia="Times New Roman" w:hAnsi="Georgia"/>
                <w:b/>
                <w:bCs/>
                <w:sz w:val="18"/>
                <w:szCs w:val="18"/>
              </w:rPr>
              <w:t>Country</w:t>
            </w:r>
          </w:p>
        </w:tc>
        <w:tc>
          <w:tcPr>
            <w:tcW w:w="0" w:type="auto"/>
            <w:tcBorders>
              <w:bottom w:val="single" w:sz="6" w:space="0" w:color="000000"/>
            </w:tcBorders>
            <w:shd w:val="clear" w:color="auto" w:fill="BBBBBB"/>
            <w:vAlign w:val="center"/>
            <w:hideMark/>
          </w:tcPr>
          <w:p w14:paraId="1A048774" w14:textId="77777777" w:rsidR="00000000" w:rsidRDefault="00BF378B">
            <w:pPr>
              <w:spacing w:after="75"/>
              <w:rPr>
                <w:rFonts w:ascii="Georgia" w:eastAsia="Times New Roman" w:hAnsi="Georgia"/>
                <w:b/>
                <w:bCs/>
                <w:sz w:val="18"/>
                <w:szCs w:val="18"/>
              </w:rPr>
            </w:pPr>
            <w:r>
              <w:rPr>
                <w:rFonts w:ascii="Georgia" w:eastAsia="Times New Roman" w:hAnsi="Georgia"/>
                <w:b/>
                <w:bCs/>
                <w:sz w:val="18"/>
                <w:szCs w:val="18"/>
              </w:rPr>
              <w:t>Presen</w:t>
            </w:r>
            <w:r>
              <w:rPr>
                <w:rFonts w:ascii="Georgia" w:eastAsia="Times New Roman" w:hAnsi="Georgia"/>
                <w:b/>
                <w:bCs/>
                <w:sz w:val="18"/>
                <w:szCs w:val="18"/>
              </w:rPr>
              <w:t>ce</w:t>
            </w:r>
          </w:p>
        </w:tc>
        <w:tc>
          <w:tcPr>
            <w:tcW w:w="0" w:type="auto"/>
            <w:tcBorders>
              <w:bottom w:val="single" w:sz="6" w:space="0" w:color="000000"/>
            </w:tcBorders>
            <w:shd w:val="clear" w:color="auto" w:fill="BBBBBB"/>
            <w:vAlign w:val="center"/>
            <w:hideMark/>
          </w:tcPr>
          <w:p w14:paraId="3ACD3D64" w14:textId="77777777" w:rsidR="00000000" w:rsidRDefault="00BF378B">
            <w:pPr>
              <w:spacing w:after="75"/>
              <w:rPr>
                <w:rFonts w:ascii="Georgia" w:eastAsia="Times New Roman" w:hAnsi="Georgia"/>
                <w:b/>
                <w:bCs/>
                <w:sz w:val="18"/>
                <w:szCs w:val="18"/>
              </w:rPr>
            </w:pPr>
            <w:r>
              <w:rPr>
                <w:rFonts w:ascii="Georgia" w:eastAsia="Times New Roman" w:hAnsi="Georgia"/>
                <w:b/>
                <w:bCs/>
                <w:sz w:val="18"/>
                <w:szCs w:val="18"/>
              </w:rPr>
              <w:t>Origin</w:t>
            </w:r>
          </w:p>
        </w:tc>
        <w:tc>
          <w:tcPr>
            <w:tcW w:w="0" w:type="auto"/>
            <w:tcBorders>
              <w:bottom w:val="single" w:sz="6" w:space="0" w:color="000000"/>
            </w:tcBorders>
            <w:shd w:val="clear" w:color="auto" w:fill="BBBBBB"/>
            <w:vAlign w:val="center"/>
            <w:hideMark/>
          </w:tcPr>
          <w:p w14:paraId="6EB8ED68" w14:textId="77777777" w:rsidR="00000000" w:rsidRDefault="00BF378B">
            <w:pPr>
              <w:spacing w:after="75"/>
              <w:rPr>
                <w:rFonts w:ascii="Georgia" w:eastAsia="Times New Roman" w:hAnsi="Georgia"/>
                <w:b/>
                <w:bCs/>
                <w:sz w:val="18"/>
                <w:szCs w:val="18"/>
              </w:rPr>
            </w:pPr>
            <w:r>
              <w:rPr>
                <w:rFonts w:ascii="Georgia" w:eastAsia="Times New Roman" w:hAnsi="Georgia"/>
                <w:b/>
                <w:bCs/>
                <w:sz w:val="18"/>
                <w:szCs w:val="18"/>
              </w:rPr>
              <w:t>Formerly Bred</w:t>
            </w:r>
          </w:p>
        </w:tc>
        <w:tc>
          <w:tcPr>
            <w:tcW w:w="0" w:type="auto"/>
            <w:tcBorders>
              <w:bottom w:val="single" w:sz="6" w:space="0" w:color="000000"/>
            </w:tcBorders>
            <w:shd w:val="clear" w:color="auto" w:fill="BBBBBB"/>
            <w:vAlign w:val="center"/>
            <w:hideMark/>
          </w:tcPr>
          <w:p w14:paraId="4778A4F1" w14:textId="77777777" w:rsidR="00000000" w:rsidRDefault="00BF378B">
            <w:pPr>
              <w:spacing w:after="75"/>
              <w:rPr>
                <w:rFonts w:ascii="Georgia" w:eastAsia="Times New Roman" w:hAnsi="Georgia"/>
                <w:b/>
                <w:bCs/>
                <w:sz w:val="18"/>
                <w:szCs w:val="18"/>
              </w:rPr>
            </w:pPr>
            <w:r>
              <w:rPr>
                <w:rFonts w:ascii="Georgia" w:eastAsia="Times New Roman" w:hAnsi="Georgia"/>
                <w:b/>
                <w:bCs/>
                <w:sz w:val="18"/>
                <w:szCs w:val="18"/>
              </w:rPr>
              <w:t>Seasonality</w:t>
            </w:r>
          </w:p>
        </w:tc>
      </w:tr>
      <w:tr w:rsidR="00000000" w14:paraId="7FB68888" w14:textId="77777777">
        <w:trPr>
          <w:divId w:val="1869953367"/>
          <w:tblCellSpacing w:w="15" w:type="dxa"/>
        </w:trPr>
        <w:tc>
          <w:tcPr>
            <w:tcW w:w="0" w:type="auto"/>
            <w:tcBorders>
              <w:bottom w:val="single" w:sz="6" w:space="0" w:color="CCCCCC"/>
            </w:tcBorders>
            <w:vAlign w:val="center"/>
            <w:hideMark/>
          </w:tcPr>
          <w:p w14:paraId="4DF16F41" w14:textId="77777777" w:rsidR="00000000" w:rsidRDefault="00BF378B">
            <w:pPr>
              <w:spacing w:after="75"/>
              <w:rPr>
                <w:rFonts w:ascii="Georgia" w:eastAsia="Times New Roman" w:hAnsi="Georgia"/>
                <w:sz w:val="18"/>
                <w:szCs w:val="18"/>
              </w:rPr>
            </w:pPr>
            <w:r>
              <w:rPr>
                <w:rFonts w:ascii="Georgia" w:eastAsia="Times New Roman" w:hAnsi="Georgia"/>
                <w:sz w:val="18"/>
                <w:szCs w:val="18"/>
              </w:rPr>
              <w:t>Bhutan</w:t>
            </w:r>
          </w:p>
        </w:tc>
        <w:tc>
          <w:tcPr>
            <w:tcW w:w="0" w:type="auto"/>
            <w:tcBorders>
              <w:bottom w:val="single" w:sz="6" w:space="0" w:color="CCCCCC"/>
            </w:tcBorders>
            <w:vAlign w:val="center"/>
            <w:hideMark/>
          </w:tcPr>
          <w:p w14:paraId="4245F53E" w14:textId="77777777" w:rsidR="00000000" w:rsidRDefault="00BF378B">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10DE2331" w14:textId="77777777" w:rsidR="00000000" w:rsidRDefault="00BF378B">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34F8D635" w14:textId="77777777" w:rsidR="00000000" w:rsidRDefault="00BF378B">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493E8D10" w14:textId="77777777" w:rsidR="00000000" w:rsidRDefault="00BF378B">
            <w:pPr>
              <w:spacing w:after="75"/>
              <w:rPr>
                <w:rFonts w:ascii="Georgia" w:eastAsia="Times New Roman" w:hAnsi="Georgia"/>
                <w:sz w:val="18"/>
                <w:szCs w:val="18"/>
              </w:rPr>
            </w:pPr>
            <w:r>
              <w:rPr>
                <w:rFonts w:ascii="Georgia" w:eastAsia="Times New Roman" w:hAnsi="Georgia"/>
                <w:sz w:val="18"/>
                <w:szCs w:val="18"/>
              </w:rPr>
              <w:t>Resident</w:t>
            </w:r>
          </w:p>
        </w:tc>
      </w:tr>
      <w:tr w:rsidR="00000000" w14:paraId="006D23D3" w14:textId="77777777">
        <w:trPr>
          <w:divId w:val="1869953367"/>
          <w:tblCellSpacing w:w="15" w:type="dxa"/>
        </w:trPr>
        <w:tc>
          <w:tcPr>
            <w:tcW w:w="0" w:type="auto"/>
            <w:tcBorders>
              <w:bottom w:val="single" w:sz="6" w:space="0" w:color="CCCCCC"/>
            </w:tcBorders>
            <w:vAlign w:val="center"/>
            <w:hideMark/>
          </w:tcPr>
          <w:p w14:paraId="18A0D4ED" w14:textId="77777777" w:rsidR="00000000" w:rsidRDefault="00BF378B">
            <w:pPr>
              <w:spacing w:after="75"/>
              <w:rPr>
                <w:rFonts w:ascii="Georgia" w:eastAsia="Times New Roman" w:hAnsi="Georgia"/>
                <w:sz w:val="18"/>
                <w:szCs w:val="18"/>
              </w:rPr>
            </w:pPr>
            <w:r>
              <w:rPr>
                <w:rFonts w:ascii="Georgia" w:eastAsia="Times New Roman" w:hAnsi="Georgia"/>
                <w:sz w:val="18"/>
                <w:szCs w:val="18"/>
              </w:rPr>
              <w:t>China</w:t>
            </w:r>
          </w:p>
        </w:tc>
        <w:tc>
          <w:tcPr>
            <w:tcW w:w="0" w:type="auto"/>
            <w:tcBorders>
              <w:bottom w:val="single" w:sz="6" w:space="0" w:color="CCCCCC"/>
            </w:tcBorders>
            <w:vAlign w:val="center"/>
            <w:hideMark/>
          </w:tcPr>
          <w:p w14:paraId="6D1543F7" w14:textId="77777777" w:rsidR="00000000" w:rsidRDefault="00BF378B">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63DD3996" w14:textId="77777777" w:rsidR="00000000" w:rsidRDefault="00BF378B">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38F72E32" w14:textId="77777777" w:rsidR="00000000" w:rsidRDefault="00BF378B">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7DB413EB" w14:textId="77777777" w:rsidR="00000000" w:rsidRDefault="00BF378B">
            <w:pPr>
              <w:spacing w:after="75"/>
              <w:rPr>
                <w:rFonts w:ascii="Georgia" w:eastAsia="Times New Roman" w:hAnsi="Georgia"/>
                <w:sz w:val="18"/>
                <w:szCs w:val="18"/>
              </w:rPr>
            </w:pPr>
            <w:r>
              <w:rPr>
                <w:rFonts w:ascii="Georgia" w:eastAsia="Times New Roman" w:hAnsi="Georgia"/>
                <w:sz w:val="18"/>
                <w:szCs w:val="18"/>
              </w:rPr>
              <w:t>Resident</w:t>
            </w:r>
          </w:p>
        </w:tc>
      </w:tr>
      <w:tr w:rsidR="00000000" w14:paraId="51AC818B" w14:textId="77777777">
        <w:trPr>
          <w:divId w:val="1869953367"/>
          <w:tblCellSpacing w:w="15" w:type="dxa"/>
        </w:trPr>
        <w:tc>
          <w:tcPr>
            <w:tcW w:w="0" w:type="auto"/>
            <w:tcBorders>
              <w:bottom w:val="single" w:sz="6" w:space="0" w:color="CCCCCC"/>
            </w:tcBorders>
            <w:vAlign w:val="center"/>
            <w:hideMark/>
          </w:tcPr>
          <w:p w14:paraId="7603F618" w14:textId="77777777" w:rsidR="00000000" w:rsidRDefault="00BF378B">
            <w:pPr>
              <w:spacing w:after="75"/>
              <w:rPr>
                <w:rFonts w:ascii="Georgia" w:eastAsia="Times New Roman" w:hAnsi="Georgia"/>
                <w:sz w:val="18"/>
                <w:szCs w:val="18"/>
              </w:rPr>
            </w:pPr>
            <w:r>
              <w:rPr>
                <w:rFonts w:ascii="Georgia" w:eastAsia="Times New Roman" w:hAnsi="Georgia"/>
                <w:sz w:val="18"/>
                <w:szCs w:val="18"/>
              </w:rPr>
              <w:t>India</w:t>
            </w:r>
          </w:p>
        </w:tc>
        <w:tc>
          <w:tcPr>
            <w:tcW w:w="0" w:type="auto"/>
            <w:tcBorders>
              <w:bottom w:val="single" w:sz="6" w:space="0" w:color="CCCCCC"/>
            </w:tcBorders>
            <w:vAlign w:val="center"/>
            <w:hideMark/>
          </w:tcPr>
          <w:p w14:paraId="1104E983" w14:textId="77777777" w:rsidR="00000000" w:rsidRDefault="00BF378B">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047F1019" w14:textId="77777777" w:rsidR="00000000" w:rsidRDefault="00BF378B">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199949D4" w14:textId="77777777" w:rsidR="00000000" w:rsidRDefault="00BF378B">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28B20D14" w14:textId="77777777" w:rsidR="00000000" w:rsidRDefault="00BF378B">
            <w:pPr>
              <w:spacing w:after="75"/>
              <w:rPr>
                <w:rFonts w:ascii="Georgia" w:eastAsia="Times New Roman" w:hAnsi="Georgia"/>
                <w:sz w:val="18"/>
                <w:szCs w:val="18"/>
              </w:rPr>
            </w:pPr>
            <w:r>
              <w:rPr>
                <w:rFonts w:ascii="Georgia" w:eastAsia="Times New Roman" w:hAnsi="Georgia"/>
                <w:sz w:val="18"/>
                <w:szCs w:val="18"/>
              </w:rPr>
              <w:t>Resident</w:t>
            </w:r>
          </w:p>
        </w:tc>
      </w:tr>
      <w:tr w:rsidR="00000000" w14:paraId="07805AC0" w14:textId="77777777">
        <w:trPr>
          <w:divId w:val="1869953367"/>
          <w:tblCellSpacing w:w="15" w:type="dxa"/>
        </w:trPr>
        <w:tc>
          <w:tcPr>
            <w:tcW w:w="0" w:type="auto"/>
            <w:tcBorders>
              <w:bottom w:val="single" w:sz="6" w:space="0" w:color="CCCCCC"/>
            </w:tcBorders>
            <w:vAlign w:val="center"/>
            <w:hideMark/>
          </w:tcPr>
          <w:p w14:paraId="61F2A40F" w14:textId="77777777" w:rsidR="00000000" w:rsidRDefault="00BF378B">
            <w:pPr>
              <w:spacing w:after="75"/>
              <w:rPr>
                <w:rFonts w:ascii="Georgia" w:eastAsia="Times New Roman" w:hAnsi="Georgia"/>
                <w:sz w:val="18"/>
                <w:szCs w:val="18"/>
              </w:rPr>
            </w:pPr>
            <w:r>
              <w:rPr>
                <w:rFonts w:ascii="Georgia" w:eastAsia="Times New Roman" w:hAnsi="Georgia"/>
                <w:sz w:val="18"/>
                <w:szCs w:val="18"/>
              </w:rPr>
              <w:t>India -&gt; Assam</w:t>
            </w:r>
          </w:p>
        </w:tc>
        <w:tc>
          <w:tcPr>
            <w:tcW w:w="0" w:type="auto"/>
            <w:tcBorders>
              <w:bottom w:val="single" w:sz="6" w:space="0" w:color="CCCCCC"/>
            </w:tcBorders>
            <w:vAlign w:val="center"/>
            <w:hideMark/>
          </w:tcPr>
          <w:p w14:paraId="348CC93D" w14:textId="77777777" w:rsidR="00000000" w:rsidRDefault="00BF378B">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1810F152" w14:textId="77777777" w:rsidR="00000000" w:rsidRDefault="00BF378B">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5D068731" w14:textId="77777777" w:rsidR="00000000" w:rsidRDefault="00BF378B">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5E7D49AD" w14:textId="77777777" w:rsidR="00000000" w:rsidRDefault="00BF378B">
            <w:pPr>
              <w:spacing w:after="75"/>
              <w:rPr>
                <w:rFonts w:ascii="Georgia" w:eastAsia="Times New Roman" w:hAnsi="Georgia"/>
                <w:sz w:val="18"/>
                <w:szCs w:val="18"/>
              </w:rPr>
            </w:pPr>
            <w:r>
              <w:rPr>
                <w:rFonts w:ascii="Georgia" w:eastAsia="Times New Roman" w:hAnsi="Georgia"/>
                <w:sz w:val="18"/>
                <w:szCs w:val="18"/>
              </w:rPr>
              <w:t>Resident</w:t>
            </w:r>
          </w:p>
        </w:tc>
      </w:tr>
      <w:tr w:rsidR="00000000" w14:paraId="48DD953D" w14:textId="77777777">
        <w:trPr>
          <w:divId w:val="1869953367"/>
          <w:tblCellSpacing w:w="15" w:type="dxa"/>
        </w:trPr>
        <w:tc>
          <w:tcPr>
            <w:tcW w:w="0" w:type="auto"/>
            <w:tcBorders>
              <w:bottom w:val="single" w:sz="6" w:space="0" w:color="CCCCCC"/>
            </w:tcBorders>
            <w:vAlign w:val="center"/>
            <w:hideMark/>
          </w:tcPr>
          <w:p w14:paraId="6226369D" w14:textId="77777777" w:rsidR="00000000" w:rsidRDefault="00BF378B">
            <w:pPr>
              <w:spacing w:after="75"/>
              <w:rPr>
                <w:rFonts w:ascii="Georgia" w:eastAsia="Times New Roman" w:hAnsi="Georgia"/>
                <w:sz w:val="18"/>
                <w:szCs w:val="18"/>
              </w:rPr>
            </w:pPr>
            <w:r>
              <w:rPr>
                <w:rFonts w:ascii="Georgia" w:eastAsia="Times New Roman" w:hAnsi="Georgia"/>
                <w:sz w:val="18"/>
                <w:szCs w:val="18"/>
              </w:rPr>
              <w:t xml:space="preserve">India -&gt; </w:t>
            </w:r>
            <w:proofErr w:type="spellStart"/>
            <w:r>
              <w:rPr>
                <w:rFonts w:ascii="Georgia" w:eastAsia="Times New Roman" w:hAnsi="Georgia"/>
                <w:sz w:val="18"/>
                <w:szCs w:val="18"/>
              </w:rPr>
              <w:t>Darjiling</w:t>
            </w:r>
            <w:proofErr w:type="spellEnd"/>
          </w:p>
        </w:tc>
        <w:tc>
          <w:tcPr>
            <w:tcW w:w="0" w:type="auto"/>
            <w:tcBorders>
              <w:bottom w:val="single" w:sz="6" w:space="0" w:color="CCCCCC"/>
            </w:tcBorders>
            <w:vAlign w:val="center"/>
            <w:hideMark/>
          </w:tcPr>
          <w:p w14:paraId="6F0A0E15" w14:textId="77777777" w:rsidR="00000000" w:rsidRDefault="00BF378B">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6FCB2ECB" w14:textId="77777777" w:rsidR="00000000" w:rsidRDefault="00BF378B">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60CF02A0" w14:textId="77777777" w:rsidR="00000000" w:rsidRDefault="00BF378B">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00A4AF16" w14:textId="77777777" w:rsidR="00000000" w:rsidRDefault="00BF378B">
            <w:pPr>
              <w:spacing w:after="75"/>
              <w:rPr>
                <w:rFonts w:ascii="Georgia" w:eastAsia="Times New Roman" w:hAnsi="Georgia"/>
                <w:sz w:val="18"/>
                <w:szCs w:val="18"/>
              </w:rPr>
            </w:pPr>
            <w:r>
              <w:rPr>
                <w:rFonts w:ascii="Georgia" w:eastAsia="Times New Roman" w:hAnsi="Georgia"/>
                <w:sz w:val="18"/>
                <w:szCs w:val="18"/>
              </w:rPr>
              <w:t>Resident</w:t>
            </w:r>
          </w:p>
        </w:tc>
      </w:tr>
      <w:tr w:rsidR="00000000" w14:paraId="4C3CA36A" w14:textId="77777777">
        <w:trPr>
          <w:divId w:val="1869953367"/>
          <w:tblCellSpacing w:w="15" w:type="dxa"/>
        </w:trPr>
        <w:tc>
          <w:tcPr>
            <w:tcW w:w="0" w:type="auto"/>
            <w:tcBorders>
              <w:bottom w:val="single" w:sz="6" w:space="0" w:color="CCCCCC"/>
            </w:tcBorders>
            <w:vAlign w:val="center"/>
            <w:hideMark/>
          </w:tcPr>
          <w:p w14:paraId="77B3327B" w14:textId="77777777" w:rsidR="00000000" w:rsidRDefault="00BF378B">
            <w:pPr>
              <w:spacing w:after="75"/>
              <w:rPr>
                <w:rFonts w:ascii="Georgia" w:eastAsia="Times New Roman" w:hAnsi="Georgia"/>
                <w:sz w:val="18"/>
                <w:szCs w:val="18"/>
              </w:rPr>
            </w:pPr>
            <w:r>
              <w:rPr>
                <w:rFonts w:ascii="Georgia" w:eastAsia="Times New Roman" w:hAnsi="Georgia"/>
                <w:sz w:val="18"/>
                <w:szCs w:val="18"/>
              </w:rPr>
              <w:t>India -&gt; Manipur</w:t>
            </w:r>
          </w:p>
        </w:tc>
        <w:tc>
          <w:tcPr>
            <w:tcW w:w="0" w:type="auto"/>
            <w:tcBorders>
              <w:bottom w:val="single" w:sz="6" w:space="0" w:color="CCCCCC"/>
            </w:tcBorders>
            <w:vAlign w:val="center"/>
            <w:hideMark/>
          </w:tcPr>
          <w:p w14:paraId="30A47E83" w14:textId="77777777" w:rsidR="00000000" w:rsidRDefault="00BF378B">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31963BBC" w14:textId="77777777" w:rsidR="00000000" w:rsidRDefault="00BF378B">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6B7E7476" w14:textId="77777777" w:rsidR="00000000" w:rsidRDefault="00BF378B">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6D46B28C" w14:textId="77777777" w:rsidR="00000000" w:rsidRDefault="00BF378B">
            <w:pPr>
              <w:spacing w:after="75"/>
              <w:rPr>
                <w:rFonts w:ascii="Georgia" w:eastAsia="Times New Roman" w:hAnsi="Georgia"/>
                <w:sz w:val="18"/>
                <w:szCs w:val="18"/>
              </w:rPr>
            </w:pPr>
            <w:r>
              <w:rPr>
                <w:rFonts w:ascii="Georgia" w:eastAsia="Times New Roman" w:hAnsi="Georgia"/>
                <w:sz w:val="18"/>
                <w:szCs w:val="18"/>
              </w:rPr>
              <w:t>Resident</w:t>
            </w:r>
          </w:p>
        </w:tc>
      </w:tr>
      <w:tr w:rsidR="00000000" w14:paraId="08105036" w14:textId="77777777">
        <w:trPr>
          <w:divId w:val="1869953367"/>
          <w:tblCellSpacing w:w="15" w:type="dxa"/>
        </w:trPr>
        <w:tc>
          <w:tcPr>
            <w:tcW w:w="0" w:type="auto"/>
            <w:tcBorders>
              <w:bottom w:val="single" w:sz="6" w:space="0" w:color="CCCCCC"/>
            </w:tcBorders>
            <w:vAlign w:val="center"/>
            <w:hideMark/>
          </w:tcPr>
          <w:p w14:paraId="4D55EB67" w14:textId="77777777" w:rsidR="00000000" w:rsidRDefault="00BF378B">
            <w:pPr>
              <w:spacing w:after="75"/>
              <w:rPr>
                <w:rFonts w:ascii="Georgia" w:eastAsia="Times New Roman" w:hAnsi="Georgia"/>
                <w:sz w:val="18"/>
                <w:szCs w:val="18"/>
              </w:rPr>
            </w:pPr>
            <w:r>
              <w:rPr>
                <w:rFonts w:ascii="Georgia" w:eastAsia="Times New Roman" w:hAnsi="Georgia"/>
                <w:sz w:val="18"/>
                <w:szCs w:val="18"/>
              </w:rPr>
              <w:t>India -&gt; Meghalaya</w:t>
            </w:r>
          </w:p>
        </w:tc>
        <w:tc>
          <w:tcPr>
            <w:tcW w:w="0" w:type="auto"/>
            <w:tcBorders>
              <w:bottom w:val="single" w:sz="6" w:space="0" w:color="CCCCCC"/>
            </w:tcBorders>
            <w:vAlign w:val="center"/>
            <w:hideMark/>
          </w:tcPr>
          <w:p w14:paraId="7434BCB6" w14:textId="77777777" w:rsidR="00000000" w:rsidRDefault="00BF378B">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26387A58" w14:textId="77777777" w:rsidR="00000000" w:rsidRDefault="00BF378B">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5FBA4EEB" w14:textId="77777777" w:rsidR="00000000" w:rsidRDefault="00BF378B">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09727C1E" w14:textId="77777777" w:rsidR="00000000" w:rsidRDefault="00BF378B">
            <w:pPr>
              <w:spacing w:after="75"/>
              <w:rPr>
                <w:rFonts w:ascii="Georgia" w:eastAsia="Times New Roman" w:hAnsi="Georgia"/>
                <w:sz w:val="18"/>
                <w:szCs w:val="18"/>
              </w:rPr>
            </w:pPr>
            <w:r>
              <w:rPr>
                <w:rFonts w:ascii="Georgia" w:eastAsia="Times New Roman" w:hAnsi="Georgia"/>
                <w:sz w:val="18"/>
                <w:szCs w:val="18"/>
              </w:rPr>
              <w:t>Resident</w:t>
            </w:r>
          </w:p>
        </w:tc>
      </w:tr>
      <w:tr w:rsidR="00000000" w14:paraId="008E1497" w14:textId="77777777">
        <w:trPr>
          <w:divId w:val="1869953367"/>
          <w:tblCellSpacing w:w="15" w:type="dxa"/>
        </w:trPr>
        <w:tc>
          <w:tcPr>
            <w:tcW w:w="0" w:type="auto"/>
            <w:tcBorders>
              <w:bottom w:val="single" w:sz="6" w:space="0" w:color="CCCCCC"/>
            </w:tcBorders>
            <w:vAlign w:val="center"/>
            <w:hideMark/>
          </w:tcPr>
          <w:p w14:paraId="74E1DBC4" w14:textId="77777777" w:rsidR="00000000" w:rsidRDefault="00BF378B">
            <w:pPr>
              <w:spacing w:after="75"/>
              <w:rPr>
                <w:rFonts w:ascii="Georgia" w:eastAsia="Times New Roman" w:hAnsi="Georgia"/>
                <w:sz w:val="18"/>
                <w:szCs w:val="18"/>
              </w:rPr>
            </w:pPr>
            <w:r>
              <w:rPr>
                <w:rFonts w:ascii="Georgia" w:eastAsia="Times New Roman" w:hAnsi="Georgia"/>
                <w:sz w:val="18"/>
                <w:szCs w:val="18"/>
              </w:rPr>
              <w:t>India -&gt; Mizoram</w:t>
            </w:r>
          </w:p>
        </w:tc>
        <w:tc>
          <w:tcPr>
            <w:tcW w:w="0" w:type="auto"/>
            <w:tcBorders>
              <w:bottom w:val="single" w:sz="6" w:space="0" w:color="CCCCCC"/>
            </w:tcBorders>
            <w:vAlign w:val="center"/>
            <w:hideMark/>
          </w:tcPr>
          <w:p w14:paraId="17B8D83B" w14:textId="77777777" w:rsidR="00000000" w:rsidRDefault="00BF378B">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294C03CF" w14:textId="77777777" w:rsidR="00000000" w:rsidRDefault="00BF378B">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643AF4C3" w14:textId="77777777" w:rsidR="00000000" w:rsidRDefault="00BF378B">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44CCD181" w14:textId="77777777" w:rsidR="00000000" w:rsidRDefault="00BF378B">
            <w:pPr>
              <w:spacing w:after="75"/>
              <w:rPr>
                <w:rFonts w:ascii="Georgia" w:eastAsia="Times New Roman" w:hAnsi="Georgia"/>
                <w:sz w:val="18"/>
                <w:szCs w:val="18"/>
              </w:rPr>
            </w:pPr>
            <w:r>
              <w:rPr>
                <w:rFonts w:ascii="Georgia" w:eastAsia="Times New Roman" w:hAnsi="Georgia"/>
                <w:sz w:val="18"/>
                <w:szCs w:val="18"/>
              </w:rPr>
              <w:t>Resident</w:t>
            </w:r>
          </w:p>
        </w:tc>
      </w:tr>
      <w:tr w:rsidR="00000000" w14:paraId="2D2F711B" w14:textId="77777777">
        <w:trPr>
          <w:divId w:val="1869953367"/>
          <w:tblCellSpacing w:w="15" w:type="dxa"/>
        </w:trPr>
        <w:tc>
          <w:tcPr>
            <w:tcW w:w="0" w:type="auto"/>
            <w:tcBorders>
              <w:bottom w:val="single" w:sz="6" w:space="0" w:color="CCCCCC"/>
            </w:tcBorders>
            <w:vAlign w:val="center"/>
            <w:hideMark/>
          </w:tcPr>
          <w:p w14:paraId="65B88659" w14:textId="77777777" w:rsidR="00000000" w:rsidRDefault="00BF378B">
            <w:pPr>
              <w:spacing w:after="75"/>
              <w:rPr>
                <w:rFonts w:ascii="Georgia" w:eastAsia="Times New Roman" w:hAnsi="Georgia"/>
                <w:sz w:val="18"/>
                <w:szCs w:val="18"/>
              </w:rPr>
            </w:pPr>
            <w:r>
              <w:rPr>
                <w:rFonts w:ascii="Georgia" w:eastAsia="Times New Roman" w:hAnsi="Georgia"/>
                <w:sz w:val="18"/>
                <w:szCs w:val="18"/>
              </w:rPr>
              <w:t>India -&gt; Sikkim</w:t>
            </w:r>
          </w:p>
        </w:tc>
        <w:tc>
          <w:tcPr>
            <w:tcW w:w="0" w:type="auto"/>
            <w:tcBorders>
              <w:bottom w:val="single" w:sz="6" w:space="0" w:color="CCCCCC"/>
            </w:tcBorders>
            <w:vAlign w:val="center"/>
            <w:hideMark/>
          </w:tcPr>
          <w:p w14:paraId="7306E596" w14:textId="77777777" w:rsidR="00000000" w:rsidRDefault="00BF378B">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6AA2AE51" w14:textId="77777777" w:rsidR="00000000" w:rsidRDefault="00BF378B">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7E0638F5" w14:textId="77777777" w:rsidR="00000000" w:rsidRDefault="00BF378B">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4FC3FF8C" w14:textId="77777777" w:rsidR="00000000" w:rsidRDefault="00BF378B">
            <w:pPr>
              <w:spacing w:after="75"/>
              <w:rPr>
                <w:rFonts w:ascii="Georgia" w:eastAsia="Times New Roman" w:hAnsi="Georgia"/>
                <w:sz w:val="18"/>
                <w:szCs w:val="18"/>
              </w:rPr>
            </w:pPr>
            <w:r>
              <w:rPr>
                <w:rFonts w:ascii="Georgia" w:eastAsia="Times New Roman" w:hAnsi="Georgia"/>
                <w:sz w:val="18"/>
                <w:szCs w:val="18"/>
              </w:rPr>
              <w:t>Resident</w:t>
            </w:r>
          </w:p>
        </w:tc>
      </w:tr>
      <w:tr w:rsidR="00000000" w14:paraId="2B941B49" w14:textId="77777777">
        <w:trPr>
          <w:divId w:val="1869953367"/>
          <w:tblCellSpacing w:w="15" w:type="dxa"/>
        </w:trPr>
        <w:tc>
          <w:tcPr>
            <w:tcW w:w="0" w:type="auto"/>
            <w:tcBorders>
              <w:bottom w:val="single" w:sz="6" w:space="0" w:color="CCCCCC"/>
            </w:tcBorders>
            <w:vAlign w:val="center"/>
            <w:hideMark/>
          </w:tcPr>
          <w:p w14:paraId="1012EB15" w14:textId="77777777" w:rsidR="00000000" w:rsidRDefault="00BF378B">
            <w:pPr>
              <w:spacing w:after="75"/>
              <w:rPr>
                <w:rFonts w:ascii="Georgia" w:eastAsia="Times New Roman" w:hAnsi="Georgia"/>
                <w:sz w:val="18"/>
                <w:szCs w:val="18"/>
              </w:rPr>
            </w:pPr>
            <w:r>
              <w:rPr>
                <w:rFonts w:ascii="Georgia" w:eastAsia="Times New Roman" w:hAnsi="Georgia"/>
                <w:sz w:val="18"/>
                <w:szCs w:val="18"/>
              </w:rPr>
              <w:t>India -&gt; West Bengal</w:t>
            </w:r>
          </w:p>
        </w:tc>
        <w:tc>
          <w:tcPr>
            <w:tcW w:w="0" w:type="auto"/>
            <w:tcBorders>
              <w:bottom w:val="single" w:sz="6" w:space="0" w:color="CCCCCC"/>
            </w:tcBorders>
            <w:vAlign w:val="center"/>
            <w:hideMark/>
          </w:tcPr>
          <w:p w14:paraId="40D1490A" w14:textId="77777777" w:rsidR="00000000" w:rsidRDefault="00BF378B">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37EBD841" w14:textId="77777777" w:rsidR="00000000" w:rsidRDefault="00BF378B">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6DD4045C" w14:textId="77777777" w:rsidR="00000000" w:rsidRDefault="00BF378B">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79B839F3" w14:textId="77777777" w:rsidR="00000000" w:rsidRDefault="00BF378B">
            <w:pPr>
              <w:spacing w:after="75"/>
              <w:rPr>
                <w:rFonts w:ascii="Georgia" w:eastAsia="Times New Roman" w:hAnsi="Georgia"/>
                <w:sz w:val="18"/>
                <w:szCs w:val="18"/>
              </w:rPr>
            </w:pPr>
            <w:r>
              <w:rPr>
                <w:rFonts w:ascii="Georgia" w:eastAsia="Times New Roman" w:hAnsi="Georgia"/>
                <w:sz w:val="18"/>
                <w:szCs w:val="18"/>
              </w:rPr>
              <w:t>Resident</w:t>
            </w:r>
          </w:p>
        </w:tc>
      </w:tr>
      <w:tr w:rsidR="00000000" w14:paraId="0839E5EC" w14:textId="77777777">
        <w:trPr>
          <w:divId w:val="1869953367"/>
          <w:tblCellSpacing w:w="15" w:type="dxa"/>
        </w:trPr>
        <w:tc>
          <w:tcPr>
            <w:tcW w:w="0" w:type="auto"/>
            <w:tcBorders>
              <w:bottom w:val="single" w:sz="6" w:space="0" w:color="CCCCCC"/>
            </w:tcBorders>
            <w:vAlign w:val="center"/>
            <w:hideMark/>
          </w:tcPr>
          <w:p w14:paraId="6BE78AAC" w14:textId="77777777" w:rsidR="00000000" w:rsidRDefault="00BF378B">
            <w:pPr>
              <w:spacing w:after="75"/>
              <w:rPr>
                <w:rFonts w:ascii="Georgia" w:eastAsia="Times New Roman" w:hAnsi="Georgia"/>
                <w:sz w:val="18"/>
                <w:szCs w:val="18"/>
              </w:rPr>
            </w:pPr>
            <w:r>
              <w:rPr>
                <w:rFonts w:ascii="Georgia" w:eastAsia="Times New Roman" w:hAnsi="Georgia"/>
                <w:sz w:val="18"/>
                <w:szCs w:val="18"/>
              </w:rPr>
              <w:t>Myanmar</w:t>
            </w:r>
          </w:p>
        </w:tc>
        <w:tc>
          <w:tcPr>
            <w:tcW w:w="0" w:type="auto"/>
            <w:tcBorders>
              <w:bottom w:val="single" w:sz="6" w:space="0" w:color="CCCCCC"/>
            </w:tcBorders>
            <w:vAlign w:val="center"/>
            <w:hideMark/>
          </w:tcPr>
          <w:p w14:paraId="2CBFC971" w14:textId="77777777" w:rsidR="00000000" w:rsidRDefault="00BF378B">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549FCFB0" w14:textId="77777777" w:rsidR="00000000" w:rsidRDefault="00BF378B">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11EF7266" w14:textId="77777777" w:rsidR="00000000" w:rsidRDefault="00BF378B">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2A047644" w14:textId="77777777" w:rsidR="00000000" w:rsidRDefault="00BF378B">
            <w:pPr>
              <w:spacing w:after="75"/>
              <w:rPr>
                <w:rFonts w:ascii="Georgia" w:eastAsia="Times New Roman" w:hAnsi="Georgia"/>
                <w:sz w:val="18"/>
                <w:szCs w:val="18"/>
              </w:rPr>
            </w:pPr>
            <w:r>
              <w:rPr>
                <w:rFonts w:ascii="Georgia" w:eastAsia="Times New Roman" w:hAnsi="Georgia"/>
                <w:sz w:val="18"/>
                <w:szCs w:val="18"/>
              </w:rPr>
              <w:t>Resident</w:t>
            </w:r>
          </w:p>
        </w:tc>
      </w:tr>
      <w:tr w:rsidR="00000000" w14:paraId="46CC686A" w14:textId="77777777">
        <w:trPr>
          <w:divId w:val="1869953367"/>
          <w:tblCellSpacing w:w="15" w:type="dxa"/>
        </w:trPr>
        <w:tc>
          <w:tcPr>
            <w:tcW w:w="0" w:type="auto"/>
            <w:tcBorders>
              <w:bottom w:val="single" w:sz="6" w:space="0" w:color="CCCCCC"/>
            </w:tcBorders>
            <w:vAlign w:val="center"/>
            <w:hideMark/>
          </w:tcPr>
          <w:p w14:paraId="303652B2" w14:textId="77777777" w:rsidR="00000000" w:rsidRDefault="00BF378B">
            <w:pPr>
              <w:spacing w:after="75"/>
              <w:rPr>
                <w:rFonts w:ascii="Georgia" w:eastAsia="Times New Roman" w:hAnsi="Georgia"/>
                <w:sz w:val="18"/>
                <w:szCs w:val="18"/>
              </w:rPr>
            </w:pPr>
            <w:r>
              <w:rPr>
                <w:rFonts w:ascii="Georgia" w:eastAsia="Times New Roman" w:hAnsi="Georgia"/>
                <w:sz w:val="18"/>
                <w:szCs w:val="18"/>
              </w:rPr>
              <w:t>Nepal</w:t>
            </w:r>
          </w:p>
        </w:tc>
        <w:tc>
          <w:tcPr>
            <w:tcW w:w="0" w:type="auto"/>
            <w:tcBorders>
              <w:bottom w:val="single" w:sz="6" w:space="0" w:color="CCCCCC"/>
            </w:tcBorders>
            <w:vAlign w:val="center"/>
            <w:hideMark/>
          </w:tcPr>
          <w:p w14:paraId="2F0F46D7" w14:textId="77777777" w:rsidR="00000000" w:rsidRDefault="00BF378B">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781D6737" w14:textId="77777777" w:rsidR="00000000" w:rsidRDefault="00BF378B">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1B0DA344" w14:textId="77777777" w:rsidR="00000000" w:rsidRDefault="00BF378B">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753D2BF6" w14:textId="77777777" w:rsidR="00000000" w:rsidRDefault="00BF378B">
            <w:pPr>
              <w:spacing w:after="75"/>
              <w:rPr>
                <w:rFonts w:ascii="Georgia" w:eastAsia="Times New Roman" w:hAnsi="Georgia"/>
                <w:sz w:val="18"/>
                <w:szCs w:val="18"/>
              </w:rPr>
            </w:pPr>
            <w:r>
              <w:rPr>
                <w:rFonts w:ascii="Georgia" w:eastAsia="Times New Roman" w:hAnsi="Georgia"/>
                <w:sz w:val="18"/>
                <w:szCs w:val="18"/>
              </w:rPr>
              <w:t>Resident</w:t>
            </w:r>
          </w:p>
        </w:tc>
      </w:tr>
      <w:tr w:rsidR="00000000" w14:paraId="06DA6EC5" w14:textId="77777777">
        <w:trPr>
          <w:divId w:val="1869953367"/>
          <w:tblCellSpacing w:w="15" w:type="dxa"/>
        </w:trPr>
        <w:tc>
          <w:tcPr>
            <w:tcW w:w="0" w:type="auto"/>
            <w:tcBorders>
              <w:bottom w:val="single" w:sz="6" w:space="0" w:color="CCCCCC"/>
            </w:tcBorders>
            <w:vAlign w:val="center"/>
            <w:hideMark/>
          </w:tcPr>
          <w:p w14:paraId="2ACE81A7" w14:textId="77777777" w:rsidR="00000000" w:rsidRDefault="00BF378B">
            <w:pPr>
              <w:spacing w:after="75"/>
              <w:rPr>
                <w:rFonts w:ascii="Georgia" w:eastAsia="Times New Roman" w:hAnsi="Georgia"/>
                <w:sz w:val="18"/>
                <w:szCs w:val="18"/>
              </w:rPr>
            </w:pPr>
            <w:r>
              <w:rPr>
                <w:rFonts w:ascii="Georgia" w:eastAsia="Times New Roman" w:hAnsi="Georgia"/>
                <w:sz w:val="18"/>
                <w:szCs w:val="18"/>
              </w:rPr>
              <w:t>Thailand</w:t>
            </w:r>
          </w:p>
        </w:tc>
        <w:tc>
          <w:tcPr>
            <w:tcW w:w="0" w:type="auto"/>
            <w:tcBorders>
              <w:bottom w:val="single" w:sz="6" w:space="0" w:color="CCCCCC"/>
            </w:tcBorders>
            <w:vAlign w:val="center"/>
            <w:hideMark/>
          </w:tcPr>
          <w:p w14:paraId="4F50A0A9" w14:textId="77777777" w:rsidR="00000000" w:rsidRDefault="00BF378B">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633047B0" w14:textId="77777777" w:rsidR="00000000" w:rsidRDefault="00BF378B">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4E3B120A" w14:textId="77777777" w:rsidR="00000000" w:rsidRDefault="00BF378B">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4B2FE113" w14:textId="77777777" w:rsidR="00000000" w:rsidRDefault="00BF378B">
            <w:pPr>
              <w:spacing w:after="75"/>
              <w:rPr>
                <w:rFonts w:ascii="Georgia" w:eastAsia="Times New Roman" w:hAnsi="Georgia"/>
                <w:sz w:val="18"/>
                <w:szCs w:val="18"/>
              </w:rPr>
            </w:pPr>
            <w:r>
              <w:rPr>
                <w:rFonts w:ascii="Georgia" w:eastAsia="Times New Roman" w:hAnsi="Georgia"/>
                <w:sz w:val="18"/>
                <w:szCs w:val="18"/>
              </w:rPr>
              <w:t>Resident</w:t>
            </w:r>
          </w:p>
        </w:tc>
      </w:tr>
    </w:tbl>
    <w:p w14:paraId="04D83F61" w14:textId="77777777" w:rsidR="00000000" w:rsidRDefault="00BF378B">
      <w:pPr>
        <w:pStyle w:val="Heading1"/>
        <w:divId w:val="1514028476"/>
        <w:rPr>
          <w:rFonts w:ascii="Georgia" w:eastAsia="Times New Roman" w:hAnsi="Georgia"/>
          <w:sz w:val="29"/>
          <w:szCs w:val="29"/>
        </w:rPr>
      </w:pPr>
      <w:r>
        <w:rPr>
          <w:rFonts w:ascii="Georgia" w:eastAsia="Times New Roman" w:hAnsi="Georgia"/>
          <w:sz w:val="29"/>
          <w:szCs w:val="29"/>
        </w:rPr>
        <w:lastRenderedPageBreak/>
        <w:t>Population</w:t>
      </w:r>
    </w:p>
    <w:p w14:paraId="77042E79" w14:textId="2B5D4872" w:rsidR="00000000" w:rsidRDefault="00BF378B">
      <w:pPr>
        <w:pStyle w:val="NormalWeb"/>
        <w:divId w:val="1514028476"/>
        <w:rPr>
          <w:rFonts w:ascii="Georgia" w:hAnsi="Georgia"/>
        </w:rPr>
      </w:pPr>
      <w:r>
        <w:rPr>
          <w:rFonts w:ascii="Georgia" w:hAnsi="Georgia"/>
        </w:rPr>
        <w:t xml:space="preserve">There is no </w:t>
      </w:r>
      <w:del w:id="35" w:author="Jack Plummer" w:date="2022-08-18T12:57:00Z">
        <w:r w:rsidDel="00763E29">
          <w:rPr>
            <w:rFonts w:ascii="Georgia" w:hAnsi="Georgia"/>
          </w:rPr>
          <w:delText xml:space="preserve">proper </w:delText>
        </w:r>
      </w:del>
      <w:ins w:id="36" w:author="Jack Plummer" w:date="2022-08-18T12:57:00Z">
        <w:r w:rsidR="00763E29">
          <w:rPr>
            <w:rFonts w:ascii="Georgia" w:hAnsi="Georgia"/>
          </w:rPr>
          <w:t>quantitative</w:t>
        </w:r>
        <w:r w:rsidR="00763E29">
          <w:rPr>
            <w:rFonts w:ascii="Georgia" w:hAnsi="Georgia"/>
          </w:rPr>
          <w:t xml:space="preserve"> </w:t>
        </w:r>
      </w:ins>
      <w:r>
        <w:rPr>
          <w:rFonts w:ascii="Georgia" w:hAnsi="Georgia"/>
        </w:rPr>
        <w:t xml:space="preserve">information on the </w:t>
      </w:r>
      <w:del w:id="37" w:author="Jack Plummer" w:date="2022-08-18T12:57:00Z">
        <w:r w:rsidDel="00763E29">
          <w:rPr>
            <w:rFonts w:ascii="Georgia" w:hAnsi="Georgia"/>
          </w:rPr>
          <w:delText>overall </w:delText>
        </w:r>
        <w:r w:rsidDel="00763E29">
          <w:rPr>
            <w:rFonts w:ascii="Georgia" w:hAnsi="Georgia"/>
          </w:rPr>
          <w:delText xml:space="preserve"> </w:delText>
        </w:r>
      </w:del>
      <w:r>
        <w:rPr>
          <w:rFonts w:ascii="Georgia" w:hAnsi="Georgia"/>
        </w:rPr>
        <w:t>global population size of this species. It is a very widespread species and is therefore likely to have a relatively large population size.</w:t>
      </w:r>
      <w:ins w:id="38" w:author="Jack Plummer" w:date="2022-08-18T12:57:00Z">
        <w:r w:rsidR="00763E29">
          <w:rPr>
            <w:rFonts w:ascii="Georgia" w:hAnsi="Georgia"/>
          </w:rPr>
          <w:t xml:space="preserve"> The current population trend is unknown.</w:t>
        </w:r>
      </w:ins>
    </w:p>
    <w:p w14:paraId="7677C7AC" w14:textId="77777777" w:rsidR="00000000" w:rsidRDefault="00BF378B">
      <w:pPr>
        <w:pStyle w:val="Heading2"/>
        <w:divId w:val="1514028476"/>
        <w:rPr>
          <w:rFonts w:ascii="Georgia" w:eastAsia="Times New Roman" w:hAnsi="Georgia"/>
          <w:sz w:val="27"/>
          <w:szCs w:val="27"/>
        </w:rPr>
      </w:pPr>
      <w:r>
        <w:rPr>
          <w:rFonts w:ascii="Georgia" w:eastAsia="Times New Roman" w:hAnsi="Georgia"/>
          <w:sz w:val="27"/>
          <w:szCs w:val="27"/>
        </w:rPr>
        <w:t>Population In</w:t>
      </w:r>
      <w:r>
        <w:rPr>
          <w:rFonts w:ascii="Georgia" w:eastAsia="Times New Roman" w:hAnsi="Georgia"/>
          <w:sz w:val="27"/>
          <w:szCs w:val="27"/>
        </w:rPr>
        <w:t>formation</w:t>
      </w:r>
    </w:p>
    <w:p w14:paraId="6C340B17" w14:textId="77777777" w:rsidR="00000000" w:rsidRDefault="00BF378B">
      <w:pPr>
        <w:pStyle w:val="NormalWeb"/>
        <w:divId w:val="1514028476"/>
        <w:rPr>
          <w:rFonts w:ascii="Georgia" w:hAnsi="Georgia"/>
        </w:rPr>
      </w:pPr>
      <w:r>
        <w:rPr>
          <w:rStyle w:val="datalabel1"/>
          <w:rFonts w:ascii="Georgia" w:hAnsi="Georgia"/>
        </w:rPr>
        <w:t xml:space="preserve">Current Population Trend: </w:t>
      </w:r>
      <w:r>
        <w:rPr>
          <w:rFonts w:ascii="Georgia" w:hAnsi="Georgia"/>
        </w:rPr>
        <w:t>Unknown</w:t>
      </w:r>
    </w:p>
    <w:p w14:paraId="239A6A11" w14:textId="77777777" w:rsidR="00000000" w:rsidRDefault="00BF378B">
      <w:pPr>
        <w:pStyle w:val="Heading1"/>
        <w:divId w:val="1615401385"/>
        <w:rPr>
          <w:rFonts w:ascii="Georgia" w:eastAsia="Times New Roman" w:hAnsi="Georgia"/>
          <w:sz w:val="29"/>
          <w:szCs w:val="29"/>
        </w:rPr>
      </w:pPr>
      <w:r>
        <w:rPr>
          <w:rFonts w:ascii="Georgia" w:eastAsia="Times New Roman" w:hAnsi="Georgia"/>
          <w:sz w:val="29"/>
          <w:szCs w:val="29"/>
        </w:rPr>
        <w:t>Habitats and Ecology</w:t>
      </w:r>
    </w:p>
    <w:p w14:paraId="75E3D9A0" w14:textId="50C6B103" w:rsidR="00000000" w:rsidRDefault="00BF378B">
      <w:pPr>
        <w:pStyle w:val="NormalWeb"/>
        <w:divId w:val="1615401385"/>
        <w:rPr>
          <w:rFonts w:ascii="Georgia" w:hAnsi="Georgia"/>
        </w:rPr>
      </w:pPr>
      <w:del w:id="39" w:author="Jack Plummer" w:date="2022-08-18T12:57:00Z">
        <w:r w:rsidDel="00763E29">
          <w:rPr>
            <w:rFonts w:ascii="Georgia" w:hAnsi="Georgia"/>
          </w:rPr>
          <w:delText xml:space="preserve">It </w:delText>
        </w:r>
      </w:del>
      <w:ins w:id="40" w:author="Jack Plummer" w:date="2022-08-18T12:57:00Z">
        <w:r w:rsidR="00763E29">
          <w:rPr>
            <w:rFonts w:ascii="Georgia" w:hAnsi="Georgia"/>
          </w:rPr>
          <w:t>This species</w:t>
        </w:r>
        <w:r w:rsidR="00763E29">
          <w:rPr>
            <w:rFonts w:ascii="Georgia" w:hAnsi="Georgia"/>
          </w:rPr>
          <w:t xml:space="preserve"> </w:t>
        </w:r>
      </w:ins>
      <w:r>
        <w:rPr>
          <w:rFonts w:ascii="Georgia" w:hAnsi="Georgia"/>
        </w:rPr>
        <w:t>is a </w:t>
      </w:r>
      <w:del w:id="41" w:author="Jack Plummer" w:date="2022-08-18T12:57:00Z">
        <w:r w:rsidDel="00763E29">
          <w:rPr>
            <w:rFonts w:ascii="Georgia" w:hAnsi="Georgia"/>
          </w:rPr>
          <w:delText xml:space="preserve"> </w:delText>
        </w:r>
      </w:del>
      <w:r>
        <w:rPr>
          <w:rFonts w:ascii="Georgia" w:hAnsi="Georgia"/>
        </w:rPr>
        <w:t xml:space="preserve">tree </w:t>
      </w:r>
      <w:del w:id="42" w:author="Jack Plummer" w:date="2022-08-18T12:57:00Z">
        <w:r w:rsidDel="00763E29">
          <w:rPr>
            <w:rFonts w:ascii="Georgia" w:hAnsi="Georgia"/>
          </w:rPr>
          <w:delText xml:space="preserve">up to </w:delText>
        </w:r>
      </w:del>
      <w:ins w:id="43" w:author="Jack Plummer" w:date="2022-08-18T12:57:00Z">
        <w:r w:rsidR="00763E29">
          <w:rPr>
            <w:rFonts w:ascii="Georgia" w:hAnsi="Georgia"/>
          </w:rPr>
          <w:t xml:space="preserve">of </w:t>
        </w:r>
      </w:ins>
      <w:r>
        <w:rPr>
          <w:rFonts w:ascii="Georgia" w:hAnsi="Georgia"/>
        </w:rPr>
        <w:t>7 to 15</w:t>
      </w:r>
      <w:ins w:id="44" w:author="Jack Plummer" w:date="2022-08-18T12:57:00Z">
        <w:r w:rsidR="00763E29">
          <w:rPr>
            <w:rFonts w:ascii="Georgia" w:hAnsi="Georgia"/>
          </w:rPr>
          <w:t xml:space="preserve"> </w:t>
        </w:r>
      </w:ins>
      <w:r>
        <w:rPr>
          <w:rFonts w:ascii="Georgia" w:hAnsi="Georgia"/>
        </w:rPr>
        <w:t>m which grows in subtropical and warm broad-leaved forests</w:t>
      </w:r>
      <w:del w:id="45" w:author="Jack Plummer" w:date="2022-08-18T12:57:00Z">
        <w:r w:rsidDel="00763E29">
          <w:rPr>
            <w:rFonts w:ascii="Georgia" w:hAnsi="Georgia"/>
          </w:rPr>
          <w:delText>.</w:delText>
        </w:r>
      </w:del>
      <w:r>
        <w:rPr>
          <w:rFonts w:ascii="Georgia" w:hAnsi="Georgia"/>
        </w:rPr>
        <w:t xml:space="preserve"> (</w:t>
      </w:r>
      <w:del w:id="46" w:author="Jack Plummer" w:date="2022-08-18T12:58:00Z">
        <w:r w:rsidDel="00763E29">
          <w:rPr>
            <w:rFonts w:ascii="Georgia" w:hAnsi="Georgia"/>
          </w:rPr>
          <w:delText xml:space="preserve"> </w:delText>
        </w:r>
      </w:del>
      <w:r>
        <w:rPr>
          <w:rFonts w:ascii="Georgia" w:hAnsi="Georgia"/>
        </w:rPr>
        <w:t xml:space="preserve">Grierson and Long 1991). </w:t>
      </w:r>
      <w:commentRangeStart w:id="47"/>
      <w:r>
        <w:rPr>
          <w:rFonts w:ascii="Georgia" w:hAnsi="Georgia"/>
        </w:rPr>
        <w:t xml:space="preserve">It is a monotypic genus </w:t>
      </w:r>
      <w:del w:id="48" w:author="Jack Plummer" w:date="2022-08-18T12:59:00Z">
        <w:r w:rsidDel="00763E29">
          <w:rPr>
            <w:rFonts w:ascii="Georgia" w:hAnsi="Georgia"/>
          </w:rPr>
          <w:delText xml:space="preserve">indigenous to the subtropical forest and </w:delText>
        </w:r>
      </w:del>
      <w:r>
        <w:rPr>
          <w:rFonts w:ascii="Georgia" w:hAnsi="Georgia"/>
        </w:rPr>
        <w:t xml:space="preserve">common </w:t>
      </w:r>
      <w:commentRangeEnd w:id="47"/>
      <w:r w:rsidR="00763E29">
        <w:rPr>
          <w:rStyle w:val="CommentReference"/>
        </w:rPr>
        <w:commentReference w:id="47"/>
      </w:r>
      <w:r>
        <w:rPr>
          <w:rFonts w:ascii="Georgia" w:hAnsi="Georgia"/>
        </w:rPr>
        <w:t>in wa</w:t>
      </w:r>
      <w:r>
        <w:rPr>
          <w:rFonts w:ascii="Georgia" w:hAnsi="Georgia"/>
        </w:rPr>
        <w:t xml:space="preserve">rm broad-leaved forests of Bhutan. </w:t>
      </w:r>
      <w:proofErr w:type="gramStart"/>
      <w:r>
        <w:rPr>
          <w:rFonts w:ascii="Georgia" w:hAnsi="Georgia"/>
        </w:rPr>
        <w:t>It</w:t>
      </w:r>
      <w:proofErr w:type="gramEnd"/>
      <w:r>
        <w:rPr>
          <w:rFonts w:ascii="Georgia" w:hAnsi="Georgia"/>
        </w:rPr>
        <w:t xml:space="preserve"> flowers from March to July.</w:t>
      </w:r>
    </w:p>
    <w:p w14:paraId="4120CBF5" w14:textId="77777777" w:rsidR="00000000" w:rsidRDefault="00BF378B">
      <w:pPr>
        <w:pStyle w:val="Heading2"/>
        <w:divId w:val="1615401385"/>
        <w:rPr>
          <w:rFonts w:ascii="Georgia" w:eastAsia="Times New Roman" w:hAnsi="Georgia"/>
          <w:sz w:val="27"/>
          <w:szCs w:val="27"/>
        </w:rPr>
      </w:pPr>
      <w:r>
        <w:rPr>
          <w:rFonts w:ascii="Georgia" w:eastAsia="Times New Roman" w:hAnsi="Georgia"/>
          <w:sz w:val="27"/>
          <w:szCs w:val="27"/>
        </w:rPr>
        <w:t>IUCN Habitats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743"/>
        <w:gridCol w:w="718"/>
        <w:gridCol w:w="1020"/>
        <w:gridCol w:w="1888"/>
      </w:tblGrid>
      <w:tr w:rsidR="00000000" w14:paraId="535D81B8" w14:textId="77777777">
        <w:trPr>
          <w:divId w:val="1615401385"/>
          <w:tblCellSpacing w:w="15" w:type="dxa"/>
        </w:trPr>
        <w:tc>
          <w:tcPr>
            <w:tcW w:w="0" w:type="auto"/>
            <w:tcBorders>
              <w:bottom w:val="single" w:sz="6" w:space="0" w:color="000000"/>
            </w:tcBorders>
            <w:shd w:val="clear" w:color="auto" w:fill="BBBBBB"/>
            <w:vAlign w:val="center"/>
            <w:hideMark/>
          </w:tcPr>
          <w:p w14:paraId="223D4129" w14:textId="77777777" w:rsidR="00000000" w:rsidRDefault="00BF378B">
            <w:pPr>
              <w:spacing w:after="75"/>
              <w:rPr>
                <w:rFonts w:ascii="Georgia" w:eastAsia="Times New Roman" w:hAnsi="Georgia"/>
                <w:b/>
                <w:bCs/>
                <w:sz w:val="18"/>
                <w:szCs w:val="18"/>
              </w:rPr>
            </w:pPr>
            <w:r>
              <w:rPr>
                <w:rFonts w:ascii="Georgia" w:eastAsia="Times New Roman" w:hAnsi="Georgia"/>
                <w:b/>
                <w:bCs/>
                <w:sz w:val="18"/>
                <w:szCs w:val="18"/>
              </w:rPr>
              <w:t>Habitat</w:t>
            </w:r>
          </w:p>
        </w:tc>
        <w:tc>
          <w:tcPr>
            <w:tcW w:w="0" w:type="auto"/>
            <w:tcBorders>
              <w:bottom w:val="single" w:sz="6" w:space="0" w:color="000000"/>
            </w:tcBorders>
            <w:shd w:val="clear" w:color="auto" w:fill="BBBBBB"/>
            <w:vAlign w:val="center"/>
            <w:hideMark/>
          </w:tcPr>
          <w:p w14:paraId="22F97C7E" w14:textId="77777777" w:rsidR="00000000" w:rsidRDefault="00BF378B">
            <w:pPr>
              <w:spacing w:after="75"/>
              <w:rPr>
                <w:rFonts w:ascii="Georgia" w:eastAsia="Times New Roman" w:hAnsi="Georgia"/>
                <w:b/>
                <w:bCs/>
                <w:sz w:val="18"/>
                <w:szCs w:val="18"/>
              </w:rPr>
            </w:pPr>
            <w:r>
              <w:rPr>
                <w:rFonts w:ascii="Georgia" w:eastAsia="Times New Roman" w:hAnsi="Georgia"/>
                <w:b/>
                <w:bCs/>
                <w:sz w:val="18"/>
                <w:szCs w:val="18"/>
              </w:rPr>
              <w:t>Season</w:t>
            </w:r>
          </w:p>
        </w:tc>
        <w:tc>
          <w:tcPr>
            <w:tcW w:w="0" w:type="auto"/>
            <w:tcBorders>
              <w:bottom w:val="single" w:sz="6" w:space="0" w:color="000000"/>
            </w:tcBorders>
            <w:shd w:val="clear" w:color="auto" w:fill="BBBBBB"/>
            <w:vAlign w:val="center"/>
            <w:hideMark/>
          </w:tcPr>
          <w:p w14:paraId="5829A2E5" w14:textId="77777777" w:rsidR="00000000" w:rsidRDefault="00BF378B">
            <w:pPr>
              <w:spacing w:after="75"/>
              <w:rPr>
                <w:rFonts w:ascii="Georgia" w:eastAsia="Times New Roman" w:hAnsi="Georgia"/>
                <w:b/>
                <w:bCs/>
                <w:sz w:val="18"/>
                <w:szCs w:val="18"/>
              </w:rPr>
            </w:pPr>
            <w:r>
              <w:rPr>
                <w:rFonts w:ascii="Georgia" w:eastAsia="Times New Roman" w:hAnsi="Georgia"/>
                <w:b/>
                <w:bCs/>
                <w:sz w:val="18"/>
                <w:szCs w:val="18"/>
              </w:rPr>
              <w:t>Suitability</w:t>
            </w:r>
          </w:p>
        </w:tc>
        <w:tc>
          <w:tcPr>
            <w:tcW w:w="0" w:type="auto"/>
            <w:tcBorders>
              <w:bottom w:val="single" w:sz="6" w:space="0" w:color="000000"/>
            </w:tcBorders>
            <w:shd w:val="clear" w:color="auto" w:fill="BBBBBB"/>
            <w:vAlign w:val="center"/>
            <w:hideMark/>
          </w:tcPr>
          <w:p w14:paraId="505B2313" w14:textId="77777777" w:rsidR="00000000" w:rsidRDefault="00BF378B">
            <w:pPr>
              <w:spacing w:after="75"/>
              <w:rPr>
                <w:rFonts w:ascii="Georgia" w:eastAsia="Times New Roman" w:hAnsi="Georgia"/>
                <w:b/>
                <w:bCs/>
                <w:sz w:val="18"/>
                <w:szCs w:val="18"/>
              </w:rPr>
            </w:pPr>
            <w:r>
              <w:rPr>
                <w:rFonts w:ascii="Georgia" w:eastAsia="Times New Roman" w:hAnsi="Georgia"/>
                <w:b/>
                <w:bCs/>
                <w:sz w:val="18"/>
                <w:szCs w:val="18"/>
              </w:rPr>
              <w:t>Major Importance?</w:t>
            </w:r>
          </w:p>
        </w:tc>
      </w:tr>
      <w:tr w:rsidR="00000000" w14:paraId="417603F7" w14:textId="77777777">
        <w:trPr>
          <w:divId w:val="1615401385"/>
          <w:tblCellSpacing w:w="15" w:type="dxa"/>
        </w:trPr>
        <w:tc>
          <w:tcPr>
            <w:tcW w:w="0" w:type="auto"/>
            <w:tcBorders>
              <w:bottom w:val="single" w:sz="6" w:space="0" w:color="CCCCCC"/>
            </w:tcBorders>
            <w:vAlign w:val="center"/>
            <w:hideMark/>
          </w:tcPr>
          <w:p w14:paraId="45464650" w14:textId="77777777" w:rsidR="00000000" w:rsidRDefault="00BF378B">
            <w:pPr>
              <w:spacing w:after="75"/>
              <w:rPr>
                <w:rFonts w:ascii="Georgia" w:eastAsia="Times New Roman" w:hAnsi="Georgia"/>
                <w:sz w:val="18"/>
                <w:szCs w:val="18"/>
              </w:rPr>
            </w:pPr>
            <w:r>
              <w:rPr>
                <w:rFonts w:ascii="Georgia" w:eastAsia="Times New Roman" w:hAnsi="Georgia"/>
                <w:sz w:val="18"/>
                <w:szCs w:val="18"/>
              </w:rPr>
              <w:t>1.5. Forest -&gt; Forest - Subtropical/Tropical Dry</w:t>
            </w:r>
          </w:p>
        </w:tc>
        <w:tc>
          <w:tcPr>
            <w:tcW w:w="0" w:type="auto"/>
            <w:tcBorders>
              <w:bottom w:val="single" w:sz="6" w:space="0" w:color="CCCCCC"/>
            </w:tcBorders>
            <w:vAlign w:val="center"/>
            <w:hideMark/>
          </w:tcPr>
          <w:p w14:paraId="34043611" w14:textId="77777777" w:rsidR="00000000" w:rsidRDefault="00BF378B">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209AFD33" w14:textId="77777777" w:rsidR="00000000" w:rsidRDefault="00BF378B">
            <w:pPr>
              <w:spacing w:after="75"/>
              <w:rPr>
                <w:rFonts w:ascii="Georgia" w:eastAsia="Times New Roman" w:hAnsi="Georgia"/>
                <w:sz w:val="18"/>
                <w:szCs w:val="18"/>
              </w:rPr>
            </w:pPr>
            <w:r>
              <w:rPr>
                <w:rFonts w:ascii="Georgia" w:eastAsia="Times New Roman" w:hAnsi="Georgia"/>
                <w:sz w:val="18"/>
                <w:szCs w:val="18"/>
              </w:rPr>
              <w:t>Suitable</w:t>
            </w:r>
          </w:p>
        </w:tc>
        <w:tc>
          <w:tcPr>
            <w:tcW w:w="0" w:type="auto"/>
            <w:tcBorders>
              <w:bottom w:val="single" w:sz="6" w:space="0" w:color="CCCCCC"/>
            </w:tcBorders>
            <w:vAlign w:val="center"/>
            <w:hideMark/>
          </w:tcPr>
          <w:p w14:paraId="74F04AE4" w14:textId="77777777" w:rsidR="00000000" w:rsidRDefault="00BF378B">
            <w:pPr>
              <w:spacing w:after="75"/>
              <w:rPr>
                <w:rFonts w:ascii="Georgia" w:eastAsia="Times New Roman" w:hAnsi="Georgia"/>
                <w:sz w:val="18"/>
                <w:szCs w:val="18"/>
              </w:rPr>
            </w:pPr>
            <w:r>
              <w:rPr>
                <w:rFonts w:ascii="Georgia" w:eastAsia="Times New Roman" w:hAnsi="Georgia"/>
                <w:sz w:val="18"/>
                <w:szCs w:val="18"/>
              </w:rPr>
              <w:t>-</w:t>
            </w:r>
          </w:p>
        </w:tc>
      </w:tr>
      <w:tr w:rsidR="00000000" w14:paraId="6193F478" w14:textId="77777777">
        <w:trPr>
          <w:divId w:val="1615401385"/>
          <w:tblCellSpacing w:w="15" w:type="dxa"/>
        </w:trPr>
        <w:tc>
          <w:tcPr>
            <w:tcW w:w="0" w:type="auto"/>
            <w:tcBorders>
              <w:bottom w:val="single" w:sz="6" w:space="0" w:color="CCCCCC"/>
            </w:tcBorders>
            <w:vAlign w:val="center"/>
            <w:hideMark/>
          </w:tcPr>
          <w:p w14:paraId="6782ED60" w14:textId="77777777" w:rsidR="00000000" w:rsidRDefault="00BF378B">
            <w:pPr>
              <w:spacing w:after="75"/>
              <w:rPr>
                <w:rFonts w:ascii="Georgia" w:eastAsia="Times New Roman" w:hAnsi="Georgia"/>
                <w:sz w:val="18"/>
                <w:szCs w:val="18"/>
              </w:rPr>
            </w:pPr>
            <w:r>
              <w:rPr>
                <w:rFonts w:ascii="Georgia" w:eastAsia="Times New Roman" w:hAnsi="Georgia"/>
                <w:sz w:val="18"/>
                <w:szCs w:val="18"/>
              </w:rPr>
              <w:t>1.6. Forest -</w:t>
            </w:r>
            <w:r>
              <w:rPr>
                <w:rFonts w:ascii="Georgia" w:eastAsia="Times New Roman" w:hAnsi="Georgia"/>
                <w:sz w:val="18"/>
                <w:szCs w:val="18"/>
              </w:rPr>
              <w:t>&gt; Forest - Subtropical/Tropical Moist Lowland</w:t>
            </w:r>
          </w:p>
        </w:tc>
        <w:tc>
          <w:tcPr>
            <w:tcW w:w="0" w:type="auto"/>
            <w:tcBorders>
              <w:bottom w:val="single" w:sz="6" w:space="0" w:color="CCCCCC"/>
            </w:tcBorders>
            <w:vAlign w:val="center"/>
            <w:hideMark/>
          </w:tcPr>
          <w:p w14:paraId="24D96321" w14:textId="77777777" w:rsidR="00000000" w:rsidRDefault="00BF378B">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42BCA801" w14:textId="77777777" w:rsidR="00000000" w:rsidRDefault="00BF378B">
            <w:pPr>
              <w:spacing w:after="75"/>
              <w:rPr>
                <w:rFonts w:ascii="Georgia" w:eastAsia="Times New Roman" w:hAnsi="Georgia"/>
                <w:sz w:val="18"/>
                <w:szCs w:val="18"/>
              </w:rPr>
            </w:pPr>
            <w:r>
              <w:rPr>
                <w:rFonts w:ascii="Georgia" w:eastAsia="Times New Roman" w:hAnsi="Georgia"/>
                <w:sz w:val="18"/>
                <w:szCs w:val="18"/>
              </w:rPr>
              <w:t>Suitable</w:t>
            </w:r>
          </w:p>
        </w:tc>
        <w:tc>
          <w:tcPr>
            <w:tcW w:w="0" w:type="auto"/>
            <w:tcBorders>
              <w:bottom w:val="single" w:sz="6" w:space="0" w:color="CCCCCC"/>
            </w:tcBorders>
            <w:vAlign w:val="center"/>
            <w:hideMark/>
          </w:tcPr>
          <w:p w14:paraId="5A85FEFC" w14:textId="77777777" w:rsidR="00000000" w:rsidRDefault="00BF378B">
            <w:pPr>
              <w:spacing w:after="75"/>
              <w:rPr>
                <w:rFonts w:ascii="Georgia" w:eastAsia="Times New Roman" w:hAnsi="Georgia"/>
                <w:sz w:val="18"/>
                <w:szCs w:val="18"/>
              </w:rPr>
            </w:pPr>
            <w:r>
              <w:rPr>
                <w:rFonts w:ascii="Georgia" w:eastAsia="Times New Roman" w:hAnsi="Georgia"/>
                <w:sz w:val="18"/>
                <w:szCs w:val="18"/>
              </w:rPr>
              <w:t>-</w:t>
            </w:r>
          </w:p>
        </w:tc>
      </w:tr>
    </w:tbl>
    <w:p w14:paraId="04168128" w14:textId="77777777" w:rsidR="00000000" w:rsidRDefault="00BF378B">
      <w:pPr>
        <w:pStyle w:val="Heading2"/>
        <w:divId w:val="1615401385"/>
        <w:rPr>
          <w:rFonts w:ascii="Georgia" w:eastAsia="Times New Roman" w:hAnsi="Georgia"/>
          <w:sz w:val="27"/>
          <w:szCs w:val="27"/>
        </w:rPr>
      </w:pPr>
      <w:r>
        <w:rPr>
          <w:rFonts w:ascii="Georgia" w:eastAsia="Times New Roman" w:hAnsi="Georgia"/>
          <w:sz w:val="27"/>
          <w:szCs w:val="27"/>
        </w:rPr>
        <w:t>Systems</w:t>
      </w:r>
    </w:p>
    <w:p w14:paraId="6E657BAC" w14:textId="77777777" w:rsidR="00000000" w:rsidRDefault="00BF378B">
      <w:pPr>
        <w:pStyle w:val="NormalWeb"/>
        <w:divId w:val="1615401385"/>
        <w:rPr>
          <w:rFonts w:ascii="Georgia" w:hAnsi="Georgia"/>
        </w:rPr>
      </w:pPr>
      <w:r>
        <w:rPr>
          <w:rStyle w:val="datalabel1"/>
          <w:rFonts w:ascii="Georgia" w:hAnsi="Georgia"/>
        </w:rPr>
        <w:t xml:space="preserve">System: </w:t>
      </w:r>
      <w:r>
        <w:rPr>
          <w:rFonts w:ascii="Georgia" w:hAnsi="Georgia"/>
        </w:rPr>
        <w:t>Terrestrial</w:t>
      </w:r>
    </w:p>
    <w:p w14:paraId="464672C4" w14:textId="77777777" w:rsidR="00000000" w:rsidRDefault="00BF378B">
      <w:pPr>
        <w:pStyle w:val="Heading2"/>
        <w:divId w:val="1615401385"/>
        <w:rPr>
          <w:rFonts w:ascii="Georgia" w:eastAsia="Times New Roman" w:hAnsi="Georgia"/>
          <w:sz w:val="27"/>
          <w:szCs w:val="27"/>
        </w:rPr>
      </w:pPr>
      <w:r>
        <w:rPr>
          <w:rFonts w:ascii="Georgia" w:eastAsia="Times New Roman" w:hAnsi="Georgia"/>
          <w:sz w:val="27"/>
          <w:szCs w:val="27"/>
        </w:rPr>
        <w:t>Plant / Fungi Specific</w:t>
      </w:r>
    </w:p>
    <w:p w14:paraId="17AD97A8" w14:textId="77777777" w:rsidR="00000000" w:rsidRDefault="00BF378B">
      <w:pPr>
        <w:pStyle w:val="NormalWeb"/>
        <w:divId w:val="1615401385"/>
        <w:rPr>
          <w:rFonts w:ascii="Georgia" w:hAnsi="Georgia"/>
        </w:rPr>
      </w:pPr>
      <w:r>
        <w:rPr>
          <w:rStyle w:val="datalabel1"/>
          <w:rFonts w:ascii="Georgia" w:hAnsi="Georgia"/>
        </w:rPr>
        <w:t xml:space="preserve">Wild relative of a crop? </w:t>
      </w:r>
      <w:r>
        <w:rPr>
          <w:rFonts w:ascii="Georgia" w:hAnsi="Georgia"/>
        </w:rPr>
        <w:t>No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92"/>
      </w:tblGrid>
      <w:tr w:rsidR="00000000" w14:paraId="00EED022" w14:textId="77777777">
        <w:trPr>
          <w:divId w:val="1615401385"/>
          <w:tblCellSpacing w:w="15" w:type="dxa"/>
        </w:trPr>
        <w:tc>
          <w:tcPr>
            <w:tcW w:w="0" w:type="auto"/>
            <w:tcBorders>
              <w:bottom w:val="single" w:sz="6" w:space="0" w:color="000000"/>
            </w:tcBorders>
            <w:shd w:val="clear" w:color="auto" w:fill="BBBBBB"/>
            <w:vAlign w:val="center"/>
            <w:hideMark/>
          </w:tcPr>
          <w:p w14:paraId="799FC253" w14:textId="77777777" w:rsidR="00000000" w:rsidRDefault="00BF378B">
            <w:pPr>
              <w:spacing w:after="75"/>
              <w:rPr>
                <w:rFonts w:ascii="Georgia" w:eastAsia="Times New Roman" w:hAnsi="Georgia"/>
                <w:b/>
                <w:bCs/>
                <w:sz w:val="18"/>
                <w:szCs w:val="18"/>
              </w:rPr>
            </w:pPr>
            <w:r>
              <w:rPr>
                <w:rFonts w:ascii="Georgia" w:eastAsia="Times New Roman" w:hAnsi="Georgia"/>
                <w:b/>
                <w:bCs/>
                <w:sz w:val="18"/>
                <w:szCs w:val="18"/>
              </w:rPr>
              <w:t>Plant and Fungal Growth Forms</w:t>
            </w:r>
          </w:p>
        </w:tc>
      </w:tr>
      <w:tr w:rsidR="00000000" w14:paraId="5112D776" w14:textId="77777777">
        <w:trPr>
          <w:divId w:val="1615401385"/>
          <w:tblCellSpacing w:w="15" w:type="dxa"/>
        </w:trPr>
        <w:tc>
          <w:tcPr>
            <w:tcW w:w="0" w:type="auto"/>
            <w:tcBorders>
              <w:bottom w:val="single" w:sz="6" w:space="0" w:color="CCCCCC"/>
            </w:tcBorders>
            <w:vAlign w:val="center"/>
            <w:hideMark/>
          </w:tcPr>
          <w:p w14:paraId="64B36411" w14:textId="77777777" w:rsidR="00000000" w:rsidRDefault="00BF378B">
            <w:pPr>
              <w:spacing w:after="75"/>
              <w:rPr>
                <w:rFonts w:ascii="Georgia" w:eastAsia="Times New Roman" w:hAnsi="Georgia"/>
                <w:sz w:val="18"/>
                <w:szCs w:val="18"/>
              </w:rPr>
            </w:pPr>
            <w:r>
              <w:rPr>
                <w:rFonts w:ascii="Georgia" w:eastAsia="Times New Roman" w:hAnsi="Georgia"/>
                <w:sz w:val="18"/>
                <w:szCs w:val="18"/>
              </w:rPr>
              <w:t>Tree - large</w:t>
            </w:r>
          </w:p>
        </w:tc>
      </w:tr>
    </w:tbl>
    <w:p w14:paraId="5AE0B5C3" w14:textId="77777777" w:rsidR="00000000" w:rsidRDefault="00BF378B">
      <w:pPr>
        <w:pStyle w:val="Heading1"/>
        <w:divId w:val="90588515"/>
        <w:rPr>
          <w:rFonts w:ascii="Georgia" w:eastAsia="Times New Roman" w:hAnsi="Georgia"/>
          <w:sz w:val="29"/>
          <w:szCs w:val="29"/>
        </w:rPr>
      </w:pPr>
      <w:r>
        <w:rPr>
          <w:rFonts w:ascii="Georgia" w:eastAsia="Times New Roman" w:hAnsi="Georgia"/>
          <w:sz w:val="29"/>
          <w:szCs w:val="29"/>
        </w:rPr>
        <w:t>Use and Trade</w:t>
      </w:r>
    </w:p>
    <w:p w14:paraId="79A9E941" w14:textId="77777777" w:rsidR="00000000" w:rsidRDefault="00BF378B">
      <w:pPr>
        <w:pStyle w:val="Heading2"/>
        <w:divId w:val="90588515"/>
        <w:rPr>
          <w:rFonts w:ascii="Georgia" w:eastAsia="Times New Roman" w:hAnsi="Georgia"/>
          <w:sz w:val="27"/>
          <w:szCs w:val="27"/>
        </w:rPr>
      </w:pPr>
      <w:r>
        <w:rPr>
          <w:rFonts w:ascii="Georgia" w:eastAsia="Times New Roman" w:hAnsi="Georgia"/>
          <w:sz w:val="27"/>
          <w:szCs w:val="27"/>
        </w:rPr>
        <w:t>General Use and Trade Information</w:t>
      </w:r>
    </w:p>
    <w:p w14:paraId="066666A4" w14:textId="77777777" w:rsidR="00000000" w:rsidRDefault="00BF378B">
      <w:pPr>
        <w:pStyle w:val="NormalWeb"/>
        <w:divId w:val="90588515"/>
        <w:rPr>
          <w:rFonts w:ascii="Georgia" w:hAnsi="Georgia"/>
        </w:rPr>
      </w:pPr>
      <w:r>
        <w:rPr>
          <w:rFonts w:ascii="Georgia" w:hAnsi="Georgia"/>
        </w:rPr>
        <w:t>The wood is used as firewood.</w:t>
      </w:r>
    </w:p>
    <w:p w14:paraId="217C5727" w14:textId="77777777" w:rsidR="00000000" w:rsidRDefault="00BF378B">
      <w:pPr>
        <w:pStyle w:val="Heading1"/>
        <w:divId w:val="1446535224"/>
        <w:rPr>
          <w:rFonts w:ascii="Georgia" w:eastAsia="Times New Roman" w:hAnsi="Georgia"/>
          <w:sz w:val="29"/>
          <w:szCs w:val="29"/>
        </w:rPr>
      </w:pPr>
      <w:r>
        <w:rPr>
          <w:rFonts w:ascii="Georgia" w:eastAsia="Times New Roman" w:hAnsi="Georgia"/>
          <w:sz w:val="29"/>
          <w:szCs w:val="29"/>
        </w:rPr>
        <w:t>Threats</w:t>
      </w:r>
    </w:p>
    <w:p w14:paraId="3A284823" w14:textId="0475596D" w:rsidR="00000000" w:rsidRDefault="00BF378B">
      <w:pPr>
        <w:pStyle w:val="NormalWeb"/>
        <w:divId w:val="1446535224"/>
        <w:rPr>
          <w:rFonts w:ascii="Georgia" w:hAnsi="Georgia"/>
        </w:rPr>
      </w:pPr>
      <w:r>
        <w:rPr>
          <w:rFonts w:ascii="Georgia" w:hAnsi="Georgia"/>
        </w:rPr>
        <w:t xml:space="preserve">There is </w:t>
      </w:r>
      <w:del w:id="49" w:author="Jack Plummer" w:date="2022-08-18T13:00:00Z">
        <w:r w:rsidDel="00763E29">
          <w:rPr>
            <w:rFonts w:ascii="Georgia" w:hAnsi="Georgia"/>
          </w:rPr>
          <w:delText>no enough</w:delText>
        </w:r>
      </w:del>
      <w:ins w:id="50" w:author="Jack Plummer" w:date="2022-08-18T13:00:00Z">
        <w:r w:rsidR="00763E29">
          <w:rPr>
            <w:rFonts w:ascii="Georgia" w:hAnsi="Georgia"/>
          </w:rPr>
          <w:t>limited</w:t>
        </w:r>
      </w:ins>
      <w:r>
        <w:rPr>
          <w:rFonts w:ascii="Georgia" w:hAnsi="Georgia"/>
        </w:rPr>
        <w:t xml:space="preserve"> information on threats to this species. </w:t>
      </w:r>
      <w:commentRangeStart w:id="51"/>
      <w:r>
        <w:rPr>
          <w:rFonts w:ascii="Georgia" w:hAnsi="Georgia"/>
        </w:rPr>
        <w:t>There might be various threats in the area</w:t>
      </w:r>
      <w:r>
        <w:rPr>
          <w:rFonts w:ascii="Georgia" w:hAnsi="Georgia"/>
        </w:rPr>
        <w:t xml:space="preserve">, but it is not known if any of </w:t>
      </w:r>
      <w:proofErr w:type="gramStart"/>
      <w:r>
        <w:rPr>
          <w:rFonts w:ascii="Georgia" w:hAnsi="Georgia"/>
        </w:rPr>
        <w:t>these impact</w:t>
      </w:r>
      <w:proofErr w:type="gramEnd"/>
      <w:r>
        <w:rPr>
          <w:rFonts w:ascii="Georgia" w:hAnsi="Georgia"/>
        </w:rPr>
        <w:t xml:space="preserve"> the taxon. </w:t>
      </w:r>
      <w:commentRangeEnd w:id="51"/>
      <w:r w:rsidR="00B65327">
        <w:rPr>
          <w:rStyle w:val="CommentReference"/>
        </w:rPr>
        <w:commentReference w:id="51"/>
      </w:r>
      <w:r>
        <w:rPr>
          <w:rFonts w:ascii="Georgia" w:hAnsi="Georgia"/>
        </w:rPr>
        <w:t xml:space="preserve">More study and research on </w:t>
      </w:r>
      <w:del w:id="52" w:author="Jack Plummer" w:date="2022-08-18T13:08:00Z">
        <w:r w:rsidDel="00B65327">
          <w:rPr>
            <w:rFonts w:ascii="Georgia" w:hAnsi="Georgia"/>
          </w:rPr>
          <w:delText xml:space="preserve">the </w:delText>
        </w:r>
      </w:del>
      <w:r>
        <w:rPr>
          <w:rFonts w:ascii="Georgia" w:hAnsi="Georgia"/>
        </w:rPr>
        <w:t xml:space="preserve">threats </w:t>
      </w:r>
      <w:ins w:id="53" w:author="Jack Plummer" w:date="2022-08-18T13:15:00Z">
        <w:r>
          <w:rPr>
            <w:rFonts w:ascii="Georgia" w:hAnsi="Georgia"/>
          </w:rPr>
          <w:t>are</w:t>
        </w:r>
      </w:ins>
      <w:del w:id="54" w:author="Jack Plummer" w:date="2022-08-18T13:15:00Z">
        <w:r w:rsidDel="00BF378B">
          <w:rPr>
            <w:rFonts w:ascii="Georgia" w:hAnsi="Georgia"/>
          </w:rPr>
          <w:delText>is</w:delText>
        </w:r>
      </w:del>
      <w:r>
        <w:rPr>
          <w:rFonts w:ascii="Georgia" w:hAnsi="Georgia"/>
        </w:rPr>
        <w:t xml:space="preserve"> needed in future</w:t>
      </w:r>
      <w:ins w:id="55" w:author="Jack Plummer" w:date="2022-08-18T13:00:00Z">
        <w:r w:rsidR="00763E29">
          <w:rPr>
            <w:rFonts w:ascii="Georgia" w:hAnsi="Georgia"/>
          </w:rPr>
          <w:t>, but i</w:t>
        </w:r>
      </w:ins>
      <w:ins w:id="56" w:author="Jack Plummer" w:date="2022-08-18T13:01:00Z">
        <w:r w:rsidR="00763E29">
          <w:rPr>
            <w:rFonts w:ascii="Georgia" w:hAnsi="Georgia"/>
          </w:rPr>
          <w:t>t is not considered likely that any threats</w:t>
        </w:r>
      </w:ins>
      <w:ins w:id="57" w:author="Jack Plummer" w:date="2022-08-18T13:08:00Z">
        <w:r w:rsidR="00B65327">
          <w:rPr>
            <w:rFonts w:ascii="Georgia" w:hAnsi="Georgia"/>
          </w:rPr>
          <w:t xml:space="preserve"> in action will affect the</w:t>
        </w:r>
      </w:ins>
      <w:ins w:id="58" w:author="Jack Plummer" w:date="2022-08-18T13:09:00Z">
        <w:r w:rsidR="00B65327">
          <w:rPr>
            <w:rFonts w:ascii="Georgia" w:hAnsi="Georgia"/>
          </w:rPr>
          <w:t xml:space="preserve"> extinction risk status of this species in a short time.</w:t>
        </w:r>
      </w:ins>
      <w:del w:id="59" w:author="Jack Plummer" w:date="2022-08-18T13:00:00Z">
        <w:r w:rsidDel="00763E29">
          <w:rPr>
            <w:rFonts w:ascii="Georgia" w:hAnsi="Georgia"/>
          </w:rPr>
          <w:delText>.</w:delText>
        </w:r>
      </w:del>
    </w:p>
    <w:p w14:paraId="36643FCE" w14:textId="77777777" w:rsidR="00000000" w:rsidRDefault="00BF378B">
      <w:pPr>
        <w:pStyle w:val="Heading2"/>
        <w:divId w:val="1446535224"/>
        <w:rPr>
          <w:rFonts w:ascii="Georgia" w:eastAsia="Times New Roman" w:hAnsi="Georgia"/>
          <w:sz w:val="27"/>
          <w:szCs w:val="27"/>
        </w:rPr>
      </w:pPr>
      <w:r>
        <w:rPr>
          <w:rFonts w:ascii="Georgia" w:eastAsia="Times New Roman" w:hAnsi="Georgia"/>
          <w:sz w:val="27"/>
          <w:szCs w:val="27"/>
        </w:rPr>
        <w:t>T</w:t>
      </w:r>
      <w:r>
        <w:rPr>
          <w:rFonts w:ascii="Georgia" w:eastAsia="Times New Roman" w:hAnsi="Georgia"/>
          <w:sz w:val="27"/>
          <w:szCs w:val="27"/>
        </w:rPr>
        <w:t>hreats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502"/>
        <w:gridCol w:w="740"/>
        <w:gridCol w:w="842"/>
        <w:gridCol w:w="842"/>
        <w:gridCol w:w="1084"/>
      </w:tblGrid>
      <w:tr w:rsidR="00000000" w14:paraId="530A1470" w14:textId="77777777">
        <w:trPr>
          <w:divId w:val="1446535224"/>
          <w:tblCellSpacing w:w="15" w:type="dxa"/>
        </w:trPr>
        <w:tc>
          <w:tcPr>
            <w:tcW w:w="0" w:type="auto"/>
            <w:tcBorders>
              <w:bottom w:val="single" w:sz="6" w:space="0" w:color="000000"/>
            </w:tcBorders>
            <w:shd w:val="clear" w:color="auto" w:fill="BBBBBB"/>
            <w:vAlign w:val="center"/>
            <w:hideMark/>
          </w:tcPr>
          <w:p w14:paraId="3EF09A8D" w14:textId="77777777" w:rsidR="00000000" w:rsidRDefault="00BF378B">
            <w:pPr>
              <w:spacing w:after="75"/>
              <w:rPr>
                <w:rFonts w:ascii="Georgia" w:eastAsia="Times New Roman" w:hAnsi="Georgia"/>
                <w:b/>
                <w:bCs/>
                <w:sz w:val="18"/>
                <w:szCs w:val="18"/>
              </w:rPr>
            </w:pPr>
            <w:r>
              <w:rPr>
                <w:rFonts w:ascii="Georgia" w:eastAsia="Times New Roman" w:hAnsi="Georgia"/>
                <w:b/>
                <w:bCs/>
                <w:sz w:val="18"/>
                <w:szCs w:val="18"/>
              </w:rPr>
              <w:lastRenderedPageBreak/>
              <w:t>Threat</w:t>
            </w:r>
          </w:p>
        </w:tc>
        <w:tc>
          <w:tcPr>
            <w:tcW w:w="0" w:type="auto"/>
            <w:tcBorders>
              <w:bottom w:val="single" w:sz="6" w:space="0" w:color="000000"/>
            </w:tcBorders>
            <w:shd w:val="clear" w:color="auto" w:fill="BBBBBB"/>
            <w:vAlign w:val="center"/>
            <w:hideMark/>
          </w:tcPr>
          <w:p w14:paraId="2F65EF76" w14:textId="77777777" w:rsidR="00000000" w:rsidRDefault="00BF378B">
            <w:pPr>
              <w:spacing w:after="75"/>
              <w:rPr>
                <w:rFonts w:ascii="Georgia" w:eastAsia="Times New Roman" w:hAnsi="Georgia"/>
                <w:b/>
                <w:bCs/>
                <w:sz w:val="18"/>
                <w:szCs w:val="18"/>
              </w:rPr>
            </w:pPr>
            <w:r>
              <w:rPr>
                <w:rFonts w:ascii="Georgia" w:eastAsia="Times New Roman" w:hAnsi="Georgia"/>
                <w:b/>
                <w:bCs/>
                <w:sz w:val="18"/>
                <w:szCs w:val="18"/>
              </w:rPr>
              <w:t>Timing</w:t>
            </w:r>
          </w:p>
        </w:tc>
        <w:tc>
          <w:tcPr>
            <w:tcW w:w="0" w:type="auto"/>
            <w:tcBorders>
              <w:bottom w:val="single" w:sz="6" w:space="0" w:color="000000"/>
            </w:tcBorders>
            <w:shd w:val="clear" w:color="auto" w:fill="BBBBBB"/>
            <w:vAlign w:val="center"/>
            <w:hideMark/>
          </w:tcPr>
          <w:p w14:paraId="74A04C58" w14:textId="77777777" w:rsidR="00000000" w:rsidRDefault="00BF378B">
            <w:pPr>
              <w:spacing w:after="75"/>
              <w:rPr>
                <w:rFonts w:ascii="Georgia" w:eastAsia="Times New Roman" w:hAnsi="Georgia"/>
                <w:b/>
                <w:bCs/>
                <w:sz w:val="18"/>
                <w:szCs w:val="18"/>
              </w:rPr>
            </w:pPr>
            <w:r>
              <w:rPr>
                <w:rFonts w:ascii="Georgia" w:eastAsia="Times New Roman" w:hAnsi="Georgia"/>
                <w:b/>
                <w:bCs/>
                <w:sz w:val="18"/>
                <w:szCs w:val="18"/>
              </w:rPr>
              <w:t>Scope</w:t>
            </w:r>
          </w:p>
        </w:tc>
        <w:tc>
          <w:tcPr>
            <w:tcW w:w="0" w:type="auto"/>
            <w:tcBorders>
              <w:bottom w:val="single" w:sz="6" w:space="0" w:color="000000"/>
            </w:tcBorders>
            <w:shd w:val="clear" w:color="auto" w:fill="BBBBBB"/>
            <w:vAlign w:val="center"/>
            <w:hideMark/>
          </w:tcPr>
          <w:p w14:paraId="449DBAF0" w14:textId="77777777" w:rsidR="00000000" w:rsidRDefault="00BF378B">
            <w:pPr>
              <w:spacing w:after="75"/>
              <w:rPr>
                <w:rFonts w:ascii="Georgia" w:eastAsia="Times New Roman" w:hAnsi="Georgia"/>
                <w:b/>
                <w:bCs/>
                <w:sz w:val="18"/>
                <w:szCs w:val="18"/>
              </w:rPr>
            </w:pPr>
            <w:r>
              <w:rPr>
                <w:rFonts w:ascii="Georgia" w:eastAsia="Times New Roman" w:hAnsi="Georgia"/>
                <w:b/>
                <w:bCs/>
                <w:sz w:val="18"/>
                <w:szCs w:val="18"/>
              </w:rPr>
              <w:t>Severity</w:t>
            </w:r>
          </w:p>
        </w:tc>
        <w:tc>
          <w:tcPr>
            <w:tcW w:w="0" w:type="auto"/>
            <w:tcBorders>
              <w:bottom w:val="single" w:sz="6" w:space="0" w:color="000000"/>
            </w:tcBorders>
            <w:shd w:val="clear" w:color="auto" w:fill="BBBBBB"/>
            <w:vAlign w:val="center"/>
            <w:hideMark/>
          </w:tcPr>
          <w:p w14:paraId="72196379" w14:textId="77777777" w:rsidR="00000000" w:rsidRDefault="00BF378B">
            <w:pPr>
              <w:spacing w:after="75"/>
              <w:rPr>
                <w:rFonts w:ascii="Georgia" w:eastAsia="Times New Roman" w:hAnsi="Georgia"/>
                <w:b/>
                <w:bCs/>
                <w:sz w:val="18"/>
                <w:szCs w:val="18"/>
              </w:rPr>
            </w:pPr>
            <w:r>
              <w:rPr>
                <w:rFonts w:ascii="Georgia" w:eastAsia="Times New Roman" w:hAnsi="Georgia"/>
                <w:b/>
                <w:bCs/>
                <w:sz w:val="18"/>
                <w:szCs w:val="18"/>
              </w:rPr>
              <w:t>Impact Score</w:t>
            </w:r>
          </w:p>
        </w:tc>
      </w:tr>
      <w:tr w:rsidR="00000000" w14:paraId="5EB8ED68" w14:textId="77777777">
        <w:trPr>
          <w:divId w:val="1446535224"/>
          <w:tblCellSpacing w:w="15" w:type="dxa"/>
        </w:trPr>
        <w:tc>
          <w:tcPr>
            <w:tcW w:w="0" w:type="auto"/>
            <w:vAlign w:val="center"/>
            <w:hideMark/>
          </w:tcPr>
          <w:p w14:paraId="44BEF3B7" w14:textId="77777777" w:rsidR="00000000" w:rsidRDefault="00BF378B">
            <w:pPr>
              <w:spacing w:after="75"/>
              <w:rPr>
                <w:rFonts w:ascii="Georgia" w:eastAsia="Times New Roman" w:hAnsi="Georgia"/>
                <w:sz w:val="18"/>
                <w:szCs w:val="18"/>
              </w:rPr>
            </w:pPr>
            <w:r>
              <w:rPr>
                <w:rFonts w:ascii="Georgia" w:eastAsia="Times New Roman" w:hAnsi="Georgia"/>
                <w:sz w:val="18"/>
                <w:szCs w:val="18"/>
              </w:rPr>
              <w:t>4.1. Transportation &amp; service corridors -&gt; Roads &amp; railroads</w:t>
            </w:r>
          </w:p>
        </w:tc>
        <w:tc>
          <w:tcPr>
            <w:tcW w:w="0" w:type="auto"/>
            <w:vAlign w:val="center"/>
            <w:hideMark/>
          </w:tcPr>
          <w:p w14:paraId="6C9883F3" w14:textId="77777777" w:rsidR="00000000" w:rsidRDefault="00BF378B">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320B04A1" w14:textId="77777777" w:rsidR="00000000" w:rsidRDefault="00BF378B">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6BBD57FF" w14:textId="77777777" w:rsidR="00000000" w:rsidRDefault="00BF378B">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59E5C4BA" w14:textId="77777777" w:rsidR="00000000" w:rsidRDefault="00BF378B">
            <w:pPr>
              <w:spacing w:after="75"/>
              <w:rPr>
                <w:rFonts w:ascii="Georgia" w:eastAsia="Times New Roman" w:hAnsi="Georgia"/>
                <w:sz w:val="18"/>
                <w:szCs w:val="18"/>
              </w:rPr>
            </w:pPr>
            <w:r>
              <w:rPr>
                <w:rFonts w:ascii="Georgia" w:eastAsia="Times New Roman" w:hAnsi="Georgia"/>
                <w:sz w:val="18"/>
                <w:szCs w:val="18"/>
              </w:rPr>
              <w:t>Unknown</w:t>
            </w:r>
          </w:p>
        </w:tc>
      </w:tr>
      <w:tr w:rsidR="00000000" w14:paraId="33A0D7B4" w14:textId="77777777">
        <w:trPr>
          <w:divId w:val="1446535224"/>
          <w:tblCellSpacing w:w="15" w:type="dxa"/>
        </w:trPr>
        <w:tc>
          <w:tcPr>
            <w:tcW w:w="0" w:type="auto"/>
            <w:vAlign w:val="center"/>
            <w:hideMark/>
          </w:tcPr>
          <w:p w14:paraId="7778A6D0" w14:textId="77777777" w:rsidR="00000000" w:rsidRDefault="00BF378B">
            <w:pPr>
              <w:spacing w:after="75"/>
              <w:rPr>
                <w:rFonts w:ascii="Georgia" w:eastAsia="Times New Roman" w:hAnsi="Georgia"/>
                <w:sz w:val="18"/>
                <w:szCs w:val="18"/>
              </w:rPr>
            </w:pPr>
            <w:r>
              <w:rPr>
                <w:rFonts w:ascii="Georgia" w:eastAsia="Times New Roman" w:hAnsi="Georgia"/>
                <w:sz w:val="18"/>
                <w:szCs w:val="18"/>
              </w:rPr>
              <w:t xml:space="preserve">5.1.4. </w:t>
            </w:r>
            <w:commentRangeStart w:id="60"/>
            <w:r>
              <w:rPr>
                <w:rFonts w:ascii="Georgia" w:eastAsia="Times New Roman" w:hAnsi="Georgia"/>
                <w:sz w:val="18"/>
                <w:szCs w:val="18"/>
              </w:rPr>
              <w:t>Biological resource use -&gt; Hunting &amp; trapping terrestrial animals -&gt; Motivation Unk</w:t>
            </w:r>
            <w:r>
              <w:rPr>
                <w:rFonts w:ascii="Georgia" w:eastAsia="Times New Roman" w:hAnsi="Georgia"/>
                <w:sz w:val="18"/>
                <w:szCs w:val="18"/>
              </w:rPr>
              <w:t>nown/Unrecorded</w:t>
            </w:r>
            <w:commentRangeEnd w:id="60"/>
            <w:r>
              <w:rPr>
                <w:rStyle w:val="CommentReference"/>
              </w:rPr>
              <w:commentReference w:id="60"/>
            </w:r>
          </w:p>
        </w:tc>
        <w:tc>
          <w:tcPr>
            <w:tcW w:w="0" w:type="auto"/>
            <w:vAlign w:val="center"/>
            <w:hideMark/>
          </w:tcPr>
          <w:p w14:paraId="6AA47950" w14:textId="77777777" w:rsidR="00000000" w:rsidRDefault="00BF378B">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42CEE6BA" w14:textId="77777777" w:rsidR="00000000" w:rsidRDefault="00BF378B">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1676404B" w14:textId="77777777" w:rsidR="00000000" w:rsidRDefault="00BF378B">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518D451A" w14:textId="77777777" w:rsidR="00000000" w:rsidRDefault="00BF378B">
            <w:pPr>
              <w:spacing w:after="75"/>
              <w:rPr>
                <w:rFonts w:ascii="Georgia" w:eastAsia="Times New Roman" w:hAnsi="Georgia"/>
                <w:sz w:val="18"/>
                <w:szCs w:val="18"/>
              </w:rPr>
            </w:pPr>
            <w:r>
              <w:rPr>
                <w:rFonts w:ascii="Georgia" w:eastAsia="Times New Roman" w:hAnsi="Georgia"/>
                <w:sz w:val="18"/>
                <w:szCs w:val="18"/>
              </w:rPr>
              <w:t>Unknown</w:t>
            </w:r>
          </w:p>
        </w:tc>
      </w:tr>
    </w:tbl>
    <w:p w14:paraId="3C7FE563" w14:textId="77777777" w:rsidR="00000000" w:rsidRDefault="00BF378B">
      <w:pPr>
        <w:pStyle w:val="Heading1"/>
        <w:divId w:val="510485603"/>
        <w:rPr>
          <w:rFonts w:ascii="Georgia" w:eastAsia="Times New Roman" w:hAnsi="Georgia"/>
          <w:sz w:val="29"/>
          <w:szCs w:val="29"/>
        </w:rPr>
      </w:pPr>
      <w:r>
        <w:rPr>
          <w:rFonts w:ascii="Georgia" w:eastAsia="Times New Roman" w:hAnsi="Georgia"/>
          <w:sz w:val="29"/>
          <w:szCs w:val="29"/>
        </w:rPr>
        <w:t>Conservation</w:t>
      </w:r>
    </w:p>
    <w:p w14:paraId="118FEE5E" w14:textId="4D6CC147" w:rsidR="00000000" w:rsidRPr="00B65327" w:rsidRDefault="00BF378B">
      <w:pPr>
        <w:pStyle w:val="NormalWeb"/>
        <w:divId w:val="510485603"/>
        <w:rPr>
          <w:rFonts w:ascii="Georgia" w:hAnsi="Georgia"/>
        </w:rPr>
      </w:pPr>
      <w:r>
        <w:rPr>
          <w:rFonts w:ascii="Georgia" w:hAnsi="Georgia"/>
        </w:rPr>
        <w:t xml:space="preserve">The species has been recorded within protected areas in </w:t>
      </w:r>
      <w:commentRangeStart w:id="61"/>
      <w:r>
        <w:rPr>
          <w:rFonts w:ascii="Georgia" w:hAnsi="Georgia"/>
        </w:rPr>
        <w:t>Bhutan.</w:t>
      </w:r>
      <w:commentRangeEnd w:id="61"/>
      <w:r w:rsidR="00B65327">
        <w:rPr>
          <w:rStyle w:val="CommentReference"/>
        </w:rPr>
        <w:commentReference w:id="61"/>
      </w:r>
      <w:ins w:id="62" w:author="Jack Plummer" w:date="2022-08-18T13:13:00Z">
        <w:r w:rsidR="00B65327">
          <w:rPr>
            <w:rFonts w:ascii="Georgia" w:hAnsi="Georgia"/>
          </w:rPr>
          <w:t xml:space="preserve"> This species is held in at least two </w:t>
        </w:r>
        <w:r w:rsidR="00B65327">
          <w:rPr>
            <w:rFonts w:ascii="Georgia" w:hAnsi="Georgia"/>
            <w:i/>
            <w:iCs/>
          </w:rPr>
          <w:t>ex situ</w:t>
        </w:r>
        <w:r w:rsidR="00B65327">
          <w:rPr>
            <w:rFonts w:ascii="Georgia" w:hAnsi="Georgia"/>
          </w:rPr>
          <w:t xml:space="preserve"> collections (BGCI 2022).</w:t>
        </w:r>
      </w:ins>
    </w:p>
    <w:p w14:paraId="59B85919" w14:textId="77777777" w:rsidR="00000000" w:rsidRDefault="00BF378B">
      <w:pPr>
        <w:pStyle w:val="Heading2"/>
        <w:divId w:val="510485603"/>
        <w:rPr>
          <w:rFonts w:ascii="Georgia" w:eastAsia="Times New Roman" w:hAnsi="Georgia"/>
          <w:sz w:val="27"/>
          <w:szCs w:val="27"/>
        </w:rPr>
      </w:pPr>
      <w:r>
        <w:rPr>
          <w:rFonts w:ascii="Georgia" w:eastAsia="Times New Roman" w:hAnsi="Georgia"/>
          <w:sz w:val="27"/>
          <w:szCs w:val="27"/>
        </w:rPr>
        <w:t>Important Conservation Actions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513"/>
        <w:gridCol w:w="530"/>
      </w:tblGrid>
      <w:tr w:rsidR="00000000" w14:paraId="5AB5FEAA" w14:textId="77777777">
        <w:trPr>
          <w:divId w:val="510485603"/>
          <w:tblCellSpacing w:w="15" w:type="dxa"/>
        </w:trPr>
        <w:tc>
          <w:tcPr>
            <w:tcW w:w="0" w:type="auto"/>
            <w:tcBorders>
              <w:bottom w:val="single" w:sz="6" w:space="0" w:color="000000"/>
            </w:tcBorders>
            <w:shd w:val="clear" w:color="auto" w:fill="BBBBBB"/>
            <w:vAlign w:val="center"/>
            <w:hideMark/>
          </w:tcPr>
          <w:p w14:paraId="103F02D4" w14:textId="77777777" w:rsidR="00000000" w:rsidRDefault="00BF378B">
            <w:pPr>
              <w:spacing w:after="75"/>
              <w:rPr>
                <w:rFonts w:ascii="Georgia" w:eastAsia="Times New Roman" w:hAnsi="Georgia"/>
                <w:b/>
                <w:bCs/>
                <w:sz w:val="18"/>
                <w:szCs w:val="18"/>
              </w:rPr>
            </w:pPr>
            <w:r>
              <w:rPr>
                <w:rFonts w:ascii="Georgia" w:eastAsia="Times New Roman" w:hAnsi="Georgia"/>
                <w:b/>
                <w:bCs/>
                <w:sz w:val="18"/>
                <w:szCs w:val="18"/>
              </w:rPr>
              <w:t>Conservation Actions</w:t>
            </w:r>
          </w:p>
        </w:tc>
        <w:tc>
          <w:tcPr>
            <w:tcW w:w="0" w:type="auto"/>
            <w:tcBorders>
              <w:bottom w:val="single" w:sz="6" w:space="0" w:color="000000"/>
            </w:tcBorders>
            <w:shd w:val="clear" w:color="auto" w:fill="BBBBBB"/>
            <w:vAlign w:val="center"/>
            <w:hideMark/>
          </w:tcPr>
          <w:p w14:paraId="5C5C4453" w14:textId="77777777" w:rsidR="00000000" w:rsidRDefault="00BF378B">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28327363" w14:textId="77777777">
        <w:trPr>
          <w:divId w:val="510485603"/>
          <w:tblCellSpacing w:w="15" w:type="dxa"/>
        </w:trPr>
        <w:tc>
          <w:tcPr>
            <w:tcW w:w="0" w:type="auto"/>
            <w:tcBorders>
              <w:bottom w:val="single" w:sz="6" w:space="0" w:color="CCCCCC"/>
            </w:tcBorders>
            <w:vAlign w:val="center"/>
            <w:hideMark/>
          </w:tcPr>
          <w:p w14:paraId="12F7A9C9" w14:textId="77777777" w:rsidR="00000000" w:rsidRDefault="00BF378B">
            <w:pPr>
              <w:spacing w:after="75"/>
              <w:rPr>
                <w:rFonts w:ascii="Georgia" w:eastAsia="Times New Roman" w:hAnsi="Georgia"/>
                <w:sz w:val="18"/>
                <w:szCs w:val="18"/>
              </w:rPr>
            </w:pPr>
            <w:r>
              <w:rPr>
                <w:rFonts w:ascii="Georgia" w:eastAsia="Times New Roman" w:hAnsi="Georgia"/>
                <w:sz w:val="18"/>
                <w:szCs w:val="18"/>
              </w:rPr>
              <w:t>2.1. Land/water management -</w:t>
            </w:r>
            <w:r>
              <w:rPr>
                <w:rFonts w:ascii="Georgia" w:eastAsia="Times New Roman" w:hAnsi="Georgia"/>
                <w:sz w:val="18"/>
                <w:szCs w:val="18"/>
              </w:rPr>
              <w:t>&gt; Site/area management</w:t>
            </w:r>
          </w:p>
        </w:tc>
        <w:tc>
          <w:tcPr>
            <w:tcW w:w="0" w:type="auto"/>
            <w:tcBorders>
              <w:bottom w:val="single" w:sz="6" w:space="0" w:color="CCCCCC"/>
            </w:tcBorders>
            <w:vAlign w:val="center"/>
            <w:hideMark/>
          </w:tcPr>
          <w:p w14:paraId="42393852" w14:textId="77777777" w:rsidR="00000000" w:rsidRDefault="00BF378B">
            <w:pPr>
              <w:spacing w:after="75"/>
              <w:rPr>
                <w:rFonts w:ascii="Georgia" w:eastAsia="Times New Roman" w:hAnsi="Georgia"/>
                <w:sz w:val="18"/>
                <w:szCs w:val="18"/>
              </w:rPr>
            </w:pPr>
            <w:r>
              <w:rPr>
                <w:rFonts w:ascii="Georgia" w:eastAsia="Times New Roman" w:hAnsi="Georgia"/>
                <w:sz w:val="18"/>
                <w:szCs w:val="18"/>
              </w:rPr>
              <w:t>-</w:t>
            </w:r>
          </w:p>
        </w:tc>
      </w:tr>
    </w:tbl>
    <w:p w14:paraId="32816F63" w14:textId="77777777" w:rsidR="00000000" w:rsidRDefault="00BF378B">
      <w:pPr>
        <w:pStyle w:val="Heading2"/>
        <w:divId w:val="510485603"/>
        <w:rPr>
          <w:rFonts w:ascii="Georgia" w:eastAsia="Times New Roman" w:hAnsi="Georgia"/>
          <w:sz w:val="27"/>
          <w:szCs w:val="27"/>
        </w:rPr>
      </w:pPr>
      <w:r>
        <w:rPr>
          <w:rFonts w:ascii="Georgia" w:eastAsia="Times New Roman" w:hAnsi="Georgia"/>
          <w:sz w:val="27"/>
          <w:szCs w:val="27"/>
        </w:rPr>
        <w:t>Research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384"/>
        <w:gridCol w:w="530"/>
      </w:tblGrid>
      <w:tr w:rsidR="00000000" w14:paraId="44CC798D" w14:textId="77777777">
        <w:trPr>
          <w:divId w:val="510485603"/>
          <w:tblCellSpacing w:w="15" w:type="dxa"/>
        </w:trPr>
        <w:tc>
          <w:tcPr>
            <w:tcW w:w="0" w:type="auto"/>
            <w:tcBorders>
              <w:bottom w:val="single" w:sz="6" w:space="0" w:color="000000"/>
            </w:tcBorders>
            <w:shd w:val="clear" w:color="auto" w:fill="BBBBBB"/>
            <w:vAlign w:val="center"/>
            <w:hideMark/>
          </w:tcPr>
          <w:p w14:paraId="2A9AFB50" w14:textId="77777777" w:rsidR="00000000" w:rsidRDefault="00BF378B">
            <w:pPr>
              <w:spacing w:after="75"/>
              <w:rPr>
                <w:rFonts w:ascii="Georgia" w:eastAsia="Times New Roman" w:hAnsi="Georgia"/>
                <w:b/>
                <w:bCs/>
                <w:sz w:val="18"/>
                <w:szCs w:val="18"/>
              </w:rPr>
            </w:pPr>
            <w:r>
              <w:rPr>
                <w:rFonts w:ascii="Georgia" w:eastAsia="Times New Roman" w:hAnsi="Georgia"/>
                <w:b/>
                <w:bCs/>
                <w:sz w:val="18"/>
                <w:szCs w:val="18"/>
              </w:rPr>
              <w:t>Research</w:t>
            </w:r>
          </w:p>
        </w:tc>
        <w:tc>
          <w:tcPr>
            <w:tcW w:w="0" w:type="auto"/>
            <w:tcBorders>
              <w:bottom w:val="single" w:sz="6" w:space="0" w:color="000000"/>
            </w:tcBorders>
            <w:shd w:val="clear" w:color="auto" w:fill="BBBBBB"/>
            <w:vAlign w:val="center"/>
            <w:hideMark/>
          </w:tcPr>
          <w:p w14:paraId="16A7F771" w14:textId="77777777" w:rsidR="00000000" w:rsidRDefault="00BF378B">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12FEB326" w14:textId="77777777">
        <w:trPr>
          <w:divId w:val="510485603"/>
          <w:tblCellSpacing w:w="15" w:type="dxa"/>
        </w:trPr>
        <w:tc>
          <w:tcPr>
            <w:tcW w:w="0" w:type="auto"/>
            <w:tcBorders>
              <w:bottom w:val="single" w:sz="6" w:space="0" w:color="CCCCCC"/>
            </w:tcBorders>
            <w:vAlign w:val="center"/>
            <w:hideMark/>
          </w:tcPr>
          <w:p w14:paraId="735FE558" w14:textId="77777777" w:rsidR="00000000" w:rsidRDefault="00BF378B">
            <w:pPr>
              <w:spacing w:after="75"/>
              <w:rPr>
                <w:rFonts w:ascii="Georgia" w:eastAsia="Times New Roman" w:hAnsi="Georgia"/>
                <w:sz w:val="18"/>
                <w:szCs w:val="18"/>
              </w:rPr>
            </w:pPr>
            <w:r>
              <w:rPr>
                <w:rFonts w:ascii="Georgia" w:eastAsia="Times New Roman" w:hAnsi="Georgia"/>
                <w:sz w:val="18"/>
                <w:szCs w:val="18"/>
              </w:rPr>
              <w:t>1.1. Research -&gt; Taxonomy</w:t>
            </w:r>
          </w:p>
        </w:tc>
        <w:tc>
          <w:tcPr>
            <w:tcW w:w="0" w:type="auto"/>
            <w:tcBorders>
              <w:bottom w:val="single" w:sz="6" w:space="0" w:color="CCCCCC"/>
            </w:tcBorders>
            <w:vAlign w:val="center"/>
            <w:hideMark/>
          </w:tcPr>
          <w:p w14:paraId="40EE59FA" w14:textId="77777777" w:rsidR="00000000" w:rsidRDefault="00BF378B">
            <w:pPr>
              <w:spacing w:after="75"/>
              <w:rPr>
                <w:rFonts w:ascii="Georgia" w:eastAsia="Times New Roman" w:hAnsi="Georgia"/>
                <w:sz w:val="18"/>
                <w:szCs w:val="18"/>
              </w:rPr>
            </w:pPr>
            <w:r>
              <w:rPr>
                <w:rFonts w:ascii="Georgia" w:eastAsia="Times New Roman" w:hAnsi="Georgia"/>
                <w:sz w:val="18"/>
                <w:szCs w:val="18"/>
              </w:rPr>
              <w:t>-</w:t>
            </w:r>
          </w:p>
        </w:tc>
      </w:tr>
      <w:tr w:rsidR="00000000" w14:paraId="6E85E465" w14:textId="77777777">
        <w:trPr>
          <w:divId w:val="510485603"/>
          <w:tblCellSpacing w:w="15" w:type="dxa"/>
        </w:trPr>
        <w:tc>
          <w:tcPr>
            <w:tcW w:w="0" w:type="auto"/>
            <w:tcBorders>
              <w:bottom w:val="single" w:sz="6" w:space="0" w:color="CCCCCC"/>
            </w:tcBorders>
            <w:vAlign w:val="center"/>
            <w:hideMark/>
          </w:tcPr>
          <w:p w14:paraId="502B7EC9" w14:textId="77777777" w:rsidR="00000000" w:rsidRDefault="00BF378B">
            <w:pPr>
              <w:spacing w:after="75"/>
              <w:rPr>
                <w:rFonts w:ascii="Georgia" w:eastAsia="Times New Roman" w:hAnsi="Georgia"/>
                <w:sz w:val="18"/>
                <w:szCs w:val="18"/>
              </w:rPr>
            </w:pPr>
            <w:r>
              <w:rPr>
                <w:rFonts w:ascii="Georgia" w:eastAsia="Times New Roman" w:hAnsi="Georgia"/>
                <w:sz w:val="18"/>
                <w:szCs w:val="18"/>
              </w:rPr>
              <w:t>1.2. Research -&gt; Population size, distribution &amp; trends</w:t>
            </w:r>
          </w:p>
        </w:tc>
        <w:tc>
          <w:tcPr>
            <w:tcW w:w="0" w:type="auto"/>
            <w:tcBorders>
              <w:bottom w:val="single" w:sz="6" w:space="0" w:color="CCCCCC"/>
            </w:tcBorders>
            <w:vAlign w:val="center"/>
            <w:hideMark/>
          </w:tcPr>
          <w:p w14:paraId="2FABD7E3" w14:textId="77777777" w:rsidR="00000000" w:rsidRDefault="00BF378B">
            <w:pPr>
              <w:spacing w:after="75"/>
              <w:rPr>
                <w:rFonts w:ascii="Georgia" w:eastAsia="Times New Roman" w:hAnsi="Georgia"/>
                <w:sz w:val="18"/>
                <w:szCs w:val="18"/>
              </w:rPr>
            </w:pPr>
            <w:r>
              <w:rPr>
                <w:rFonts w:ascii="Georgia" w:eastAsia="Times New Roman" w:hAnsi="Georgia"/>
                <w:sz w:val="18"/>
                <w:szCs w:val="18"/>
              </w:rPr>
              <w:t>-</w:t>
            </w:r>
          </w:p>
        </w:tc>
      </w:tr>
      <w:tr w:rsidR="00000000" w14:paraId="34B1816C" w14:textId="77777777">
        <w:trPr>
          <w:divId w:val="510485603"/>
          <w:tblCellSpacing w:w="15" w:type="dxa"/>
        </w:trPr>
        <w:tc>
          <w:tcPr>
            <w:tcW w:w="0" w:type="auto"/>
            <w:tcBorders>
              <w:bottom w:val="single" w:sz="6" w:space="0" w:color="CCCCCC"/>
            </w:tcBorders>
            <w:vAlign w:val="center"/>
            <w:hideMark/>
          </w:tcPr>
          <w:p w14:paraId="2197FB18" w14:textId="77777777" w:rsidR="00000000" w:rsidRDefault="00BF378B">
            <w:pPr>
              <w:spacing w:after="75"/>
              <w:rPr>
                <w:rFonts w:ascii="Georgia" w:eastAsia="Times New Roman" w:hAnsi="Georgia"/>
                <w:sz w:val="18"/>
                <w:szCs w:val="18"/>
              </w:rPr>
            </w:pPr>
            <w:r>
              <w:rPr>
                <w:rFonts w:ascii="Georgia" w:eastAsia="Times New Roman" w:hAnsi="Georgia"/>
                <w:sz w:val="18"/>
                <w:szCs w:val="18"/>
              </w:rPr>
              <w:t>1.4. Research -&gt; Harvest, use &amp; livelihoods</w:t>
            </w:r>
          </w:p>
        </w:tc>
        <w:tc>
          <w:tcPr>
            <w:tcW w:w="0" w:type="auto"/>
            <w:tcBorders>
              <w:bottom w:val="single" w:sz="6" w:space="0" w:color="CCCCCC"/>
            </w:tcBorders>
            <w:vAlign w:val="center"/>
            <w:hideMark/>
          </w:tcPr>
          <w:p w14:paraId="5E8879B2" w14:textId="77777777" w:rsidR="00000000" w:rsidRDefault="00BF378B">
            <w:pPr>
              <w:spacing w:after="75"/>
              <w:rPr>
                <w:rFonts w:ascii="Georgia" w:eastAsia="Times New Roman" w:hAnsi="Georgia"/>
                <w:sz w:val="18"/>
                <w:szCs w:val="18"/>
              </w:rPr>
            </w:pPr>
            <w:r>
              <w:rPr>
                <w:rFonts w:ascii="Georgia" w:eastAsia="Times New Roman" w:hAnsi="Georgia"/>
                <w:sz w:val="18"/>
                <w:szCs w:val="18"/>
              </w:rPr>
              <w:t>-</w:t>
            </w:r>
          </w:p>
        </w:tc>
      </w:tr>
      <w:tr w:rsidR="00000000" w14:paraId="62012D23" w14:textId="77777777">
        <w:trPr>
          <w:divId w:val="510485603"/>
          <w:tblCellSpacing w:w="15" w:type="dxa"/>
        </w:trPr>
        <w:tc>
          <w:tcPr>
            <w:tcW w:w="0" w:type="auto"/>
            <w:tcBorders>
              <w:bottom w:val="single" w:sz="6" w:space="0" w:color="CCCCCC"/>
            </w:tcBorders>
            <w:vAlign w:val="center"/>
            <w:hideMark/>
          </w:tcPr>
          <w:p w14:paraId="18BEEB52" w14:textId="77777777" w:rsidR="00000000" w:rsidRDefault="00BF378B">
            <w:pPr>
              <w:spacing w:after="75"/>
              <w:rPr>
                <w:rFonts w:ascii="Georgia" w:eastAsia="Times New Roman" w:hAnsi="Georgia"/>
                <w:sz w:val="18"/>
                <w:szCs w:val="18"/>
              </w:rPr>
            </w:pPr>
            <w:r>
              <w:rPr>
                <w:rFonts w:ascii="Georgia" w:eastAsia="Times New Roman" w:hAnsi="Georgia"/>
                <w:sz w:val="18"/>
                <w:szCs w:val="18"/>
              </w:rPr>
              <w:t>1.5. Research -&gt; Threats</w:t>
            </w:r>
          </w:p>
        </w:tc>
        <w:tc>
          <w:tcPr>
            <w:tcW w:w="0" w:type="auto"/>
            <w:tcBorders>
              <w:bottom w:val="single" w:sz="6" w:space="0" w:color="CCCCCC"/>
            </w:tcBorders>
            <w:vAlign w:val="center"/>
            <w:hideMark/>
          </w:tcPr>
          <w:p w14:paraId="6F566F85" w14:textId="77777777" w:rsidR="00000000" w:rsidRDefault="00BF378B">
            <w:pPr>
              <w:spacing w:after="75"/>
              <w:rPr>
                <w:rFonts w:ascii="Georgia" w:eastAsia="Times New Roman" w:hAnsi="Georgia"/>
                <w:sz w:val="18"/>
                <w:szCs w:val="18"/>
              </w:rPr>
            </w:pPr>
            <w:r>
              <w:rPr>
                <w:rFonts w:ascii="Georgia" w:eastAsia="Times New Roman" w:hAnsi="Georgia"/>
                <w:sz w:val="18"/>
                <w:szCs w:val="18"/>
              </w:rPr>
              <w:t>-</w:t>
            </w:r>
          </w:p>
        </w:tc>
      </w:tr>
    </w:tbl>
    <w:p w14:paraId="622D803D" w14:textId="77777777" w:rsidR="00000000" w:rsidRDefault="00BF378B">
      <w:pPr>
        <w:pStyle w:val="Heading1"/>
        <w:rPr>
          <w:rFonts w:ascii="Georgia" w:eastAsia="Times New Roman" w:hAnsi="Georgia"/>
          <w:sz w:val="29"/>
          <w:szCs w:val="29"/>
        </w:rPr>
      </w:pPr>
      <w:r>
        <w:rPr>
          <w:rFonts w:ascii="Georgia" w:eastAsia="Times New Roman" w:hAnsi="Georgia"/>
          <w:sz w:val="29"/>
          <w:szCs w:val="29"/>
        </w:rPr>
        <w:t>Bibliography</w:t>
      </w:r>
    </w:p>
    <w:p w14:paraId="069D8CEA" w14:textId="77777777" w:rsidR="00000000" w:rsidRDefault="00BF378B">
      <w:pPr>
        <w:pStyle w:val="NormalWeb"/>
        <w:divId w:val="1036613062"/>
        <w:rPr>
          <w:rFonts w:ascii="Georgia" w:hAnsi="Georgia"/>
        </w:rPr>
      </w:pPr>
      <w:proofErr w:type="spellStart"/>
      <w:r>
        <w:rPr>
          <w:rFonts w:ascii="Georgia" w:hAnsi="Georgia"/>
        </w:rPr>
        <w:t>CoL.</w:t>
      </w:r>
      <w:proofErr w:type="spellEnd"/>
      <w:r>
        <w:rPr>
          <w:rFonts w:ascii="Georgia" w:hAnsi="Georgia"/>
        </w:rPr>
        <w:t xml:space="preserve"> Checklist. 2022. Catalogue of </w:t>
      </w:r>
      <w:proofErr w:type="spellStart"/>
      <w:r>
        <w:rPr>
          <w:rFonts w:ascii="Georgia" w:hAnsi="Georgia"/>
        </w:rPr>
        <w:t>Life.Available</w:t>
      </w:r>
      <w:proofErr w:type="spellEnd"/>
      <w:r>
        <w:rPr>
          <w:rFonts w:ascii="Georgia" w:hAnsi="Georgia"/>
        </w:rPr>
        <w:t xml:space="preserve"> </w:t>
      </w:r>
      <w:proofErr w:type="spellStart"/>
      <w:proofErr w:type="gramStart"/>
      <w:r>
        <w:rPr>
          <w:rFonts w:ascii="Georgia" w:hAnsi="Georgia"/>
        </w:rPr>
        <w:t>at:https</w:t>
      </w:r>
      <w:proofErr w:type="spellEnd"/>
      <w:r>
        <w:rPr>
          <w:rFonts w:ascii="Georgia" w:hAnsi="Georgia"/>
        </w:rPr>
        <w:t>://www.catalogueoflife.org/data/taxon/5BC6F</w:t>
      </w:r>
      <w:proofErr w:type="gramEnd"/>
      <w:r>
        <w:rPr>
          <w:rFonts w:ascii="Georgia" w:hAnsi="Georgia"/>
        </w:rPr>
        <w:t xml:space="preserve"> (Accessed:24 May 2022).</w:t>
      </w:r>
    </w:p>
    <w:p w14:paraId="65339DEF" w14:textId="2CEAC8D2" w:rsidR="00000000" w:rsidRDefault="00BF378B">
      <w:pPr>
        <w:pStyle w:val="NormalWeb"/>
        <w:divId w:val="1036613062"/>
        <w:rPr>
          <w:rFonts w:ascii="Georgia" w:hAnsi="Georgia"/>
        </w:rPr>
      </w:pPr>
      <w:r>
        <w:rPr>
          <w:rFonts w:ascii="Georgia" w:hAnsi="Georgia"/>
        </w:rPr>
        <w:t xml:space="preserve">Flora of China checklist. 2022. Flora of China </w:t>
      </w:r>
      <w:proofErr w:type="gramStart"/>
      <w:r>
        <w:rPr>
          <w:rFonts w:ascii="Georgia" w:hAnsi="Georgia"/>
        </w:rPr>
        <w:t>checklist .</w:t>
      </w:r>
      <w:proofErr w:type="gramEnd"/>
      <w:r>
        <w:rPr>
          <w:rFonts w:ascii="Georgia" w:hAnsi="Georgia"/>
        </w:rPr>
        <w:t xml:space="preserve"> Available at: </w:t>
      </w:r>
      <w:r>
        <w:rPr>
          <w:rFonts w:ascii="Georgia" w:hAnsi="Georgia"/>
        </w:rPr>
        <w:fldChar w:fldCharType="begin"/>
      </w:r>
      <w:ins w:id="63" w:author="Jack Plummer" w:date="2022-08-18T13:16:00Z">
        <w:r>
          <w:rPr>
            <w:rFonts w:ascii="Georgia" w:hAnsi="Georgia"/>
          </w:rPr>
          <w:instrText>HYPERLINK "https://rbgkew.sharepoint.com/sites/KewPlantAssessment2022-2/Shared Documents/General/Projects/Threatened Biodiversity Hotspots Programme/Bhutan/Bhutan reviews/www.efloras.org"</w:instrText>
        </w:r>
      </w:ins>
      <w:del w:id="64" w:author="Jack Plummer" w:date="2022-08-18T13:16:00Z">
        <w:r w:rsidDel="00BF378B">
          <w:rPr>
            <w:rFonts w:ascii="Georgia" w:hAnsi="Georgia"/>
          </w:rPr>
          <w:delInstrText xml:space="preserve"> </w:delInstrText>
        </w:r>
        <w:r w:rsidDel="00BF378B">
          <w:rPr>
            <w:rFonts w:ascii="Georgia" w:hAnsi="Georgia"/>
          </w:rPr>
          <w:delInstrText>HYPERLINK "www.efloras.org"</w:delInstrText>
        </w:r>
        <w:r w:rsidDel="00BF378B">
          <w:rPr>
            <w:rFonts w:ascii="Georgia" w:hAnsi="Georgia"/>
          </w:rPr>
          <w:delInstrText xml:space="preserve"> </w:delInstrText>
        </w:r>
      </w:del>
      <w:ins w:id="65" w:author="Jack Plummer" w:date="2022-08-18T13:16:00Z">
        <w:r>
          <w:rPr>
            <w:rFonts w:ascii="Georgia" w:hAnsi="Georgia"/>
          </w:rPr>
        </w:r>
      </w:ins>
      <w:r>
        <w:rPr>
          <w:rFonts w:ascii="Georgia" w:hAnsi="Georgia"/>
        </w:rPr>
        <w:fldChar w:fldCharType="separate"/>
      </w:r>
      <w:r>
        <w:rPr>
          <w:rStyle w:val="Hyperlink"/>
          <w:rFonts w:ascii="Georgia" w:hAnsi="Georgia"/>
        </w:rPr>
        <w:t>www.efloras.org</w:t>
      </w:r>
      <w:r>
        <w:rPr>
          <w:rFonts w:ascii="Georgia" w:hAnsi="Georgia"/>
        </w:rPr>
        <w:fldChar w:fldCharType="end"/>
      </w:r>
      <w:r>
        <w:rPr>
          <w:rFonts w:ascii="Georgia" w:hAnsi="Georgia"/>
        </w:rPr>
        <w:t>. (Accesse</w:t>
      </w:r>
      <w:r>
        <w:rPr>
          <w:rFonts w:ascii="Georgia" w:hAnsi="Georgia"/>
        </w:rPr>
        <w:t>d: 14/7/2022).</w:t>
      </w:r>
    </w:p>
    <w:p w14:paraId="083ECB1F" w14:textId="105587A8" w:rsidR="00000000" w:rsidRDefault="00BF378B">
      <w:pPr>
        <w:pStyle w:val="NormalWeb"/>
        <w:divId w:val="1036613062"/>
        <w:rPr>
          <w:rFonts w:ascii="Georgia" w:hAnsi="Georgia"/>
        </w:rPr>
      </w:pPr>
      <w:r>
        <w:rPr>
          <w:rFonts w:ascii="Georgia" w:hAnsi="Georgia"/>
        </w:rPr>
        <w:t xml:space="preserve">Flora of China checklist. 2022. Flora of China </w:t>
      </w:r>
      <w:proofErr w:type="gramStart"/>
      <w:r>
        <w:rPr>
          <w:rFonts w:ascii="Georgia" w:hAnsi="Georgia"/>
        </w:rPr>
        <w:t>checklist .</w:t>
      </w:r>
      <w:proofErr w:type="gramEnd"/>
      <w:r>
        <w:rPr>
          <w:rFonts w:ascii="Georgia" w:hAnsi="Georgia"/>
        </w:rPr>
        <w:t xml:space="preserve"> Available at: </w:t>
      </w:r>
      <w:r>
        <w:rPr>
          <w:rFonts w:ascii="Georgia" w:hAnsi="Georgia"/>
        </w:rPr>
        <w:fldChar w:fldCharType="begin"/>
      </w:r>
      <w:ins w:id="66" w:author="Jack Plummer" w:date="2022-08-18T13:16:00Z">
        <w:r>
          <w:rPr>
            <w:rFonts w:ascii="Georgia" w:hAnsi="Georgia"/>
          </w:rPr>
          <w:instrText>HYPERLINK "https://rbgkew.sharepoint.com/sites/KewPlantAssessment2022-2/Shared Documents/General/Projects/Threatened Biodiversity Hotspots Programme/Bhutan/Bhutan reviews/www.efloras.org"</w:instrText>
        </w:r>
      </w:ins>
      <w:del w:id="67" w:author="Jack Plummer" w:date="2022-08-18T13:16:00Z">
        <w:r w:rsidDel="00BF378B">
          <w:rPr>
            <w:rFonts w:ascii="Georgia" w:hAnsi="Georgia"/>
          </w:rPr>
          <w:delInstrText xml:space="preserve"> </w:delInstrText>
        </w:r>
        <w:r w:rsidDel="00BF378B">
          <w:rPr>
            <w:rFonts w:ascii="Georgia" w:hAnsi="Georgia"/>
          </w:rPr>
          <w:delInstrText>HYPERLINK "www.efloras.org"</w:delInstrText>
        </w:r>
        <w:r w:rsidDel="00BF378B">
          <w:rPr>
            <w:rFonts w:ascii="Georgia" w:hAnsi="Georgia"/>
          </w:rPr>
          <w:delInstrText xml:space="preserve"> </w:delInstrText>
        </w:r>
      </w:del>
      <w:ins w:id="68" w:author="Jack Plummer" w:date="2022-08-18T13:16:00Z">
        <w:r>
          <w:rPr>
            <w:rFonts w:ascii="Georgia" w:hAnsi="Georgia"/>
          </w:rPr>
        </w:r>
      </w:ins>
      <w:r>
        <w:rPr>
          <w:rFonts w:ascii="Georgia" w:hAnsi="Georgia"/>
        </w:rPr>
        <w:fldChar w:fldCharType="separate"/>
      </w:r>
      <w:r>
        <w:rPr>
          <w:rStyle w:val="Hyperlink"/>
          <w:rFonts w:ascii="Georgia" w:hAnsi="Georgia"/>
        </w:rPr>
        <w:t>www.efloras.org</w:t>
      </w:r>
      <w:r>
        <w:rPr>
          <w:rFonts w:ascii="Georgia" w:hAnsi="Georgia"/>
        </w:rPr>
        <w:fldChar w:fldCharType="end"/>
      </w:r>
      <w:r>
        <w:rPr>
          <w:rFonts w:ascii="Georgia" w:hAnsi="Georgia"/>
        </w:rPr>
        <w:t>. (Accessed: 14/7/2022).</w:t>
      </w:r>
    </w:p>
    <w:p w14:paraId="6C0309F3" w14:textId="77777777" w:rsidR="00000000" w:rsidRDefault="00BF378B">
      <w:pPr>
        <w:pStyle w:val="NormalWeb"/>
        <w:divId w:val="1036613062"/>
        <w:rPr>
          <w:rFonts w:ascii="Georgia" w:hAnsi="Georgia"/>
        </w:rPr>
      </w:pPr>
      <w:r>
        <w:rPr>
          <w:rFonts w:ascii="Georgia" w:hAnsi="Georgia"/>
        </w:rPr>
        <w:t xml:space="preserve">GBIF.Org. 2022. Global Biodiversity Information Facility data </w:t>
      </w:r>
      <w:proofErr w:type="spellStart"/>
      <w:proofErr w:type="gramStart"/>
      <w:r>
        <w:rPr>
          <w:rFonts w:ascii="Georgia" w:hAnsi="Georgia"/>
        </w:rPr>
        <w:t>portal.Collection</w:t>
      </w:r>
      <w:proofErr w:type="spellEnd"/>
      <w:proofErr w:type="gramEnd"/>
      <w:r>
        <w:rPr>
          <w:rFonts w:ascii="Georgia" w:hAnsi="Georgia"/>
        </w:rPr>
        <w:t xml:space="preserve"> of herbarium spe</w:t>
      </w:r>
      <w:r>
        <w:rPr>
          <w:rFonts w:ascii="Georgia" w:hAnsi="Georgia"/>
        </w:rPr>
        <w:t xml:space="preserve">cimens. . Available at: </w:t>
      </w:r>
      <w:hyperlink r:id="rId14" w:history="1">
        <w:r>
          <w:rPr>
            <w:rStyle w:val="Hyperlink"/>
            <w:rFonts w:ascii="Georgia" w:hAnsi="Georgia"/>
          </w:rPr>
          <w:t>https://www.gbif.org/occurrence ( Accessed: 2022).</w:t>
        </w:r>
      </w:hyperlink>
      <w:r>
        <w:rPr>
          <w:rFonts w:ascii="Georgia" w:hAnsi="Georgia"/>
        </w:rPr>
        <w:t xml:space="preserve">. </w:t>
      </w:r>
    </w:p>
    <w:p w14:paraId="4BA19721" w14:textId="77777777" w:rsidR="00000000" w:rsidRDefault="00BF378B">
      <w:pPr>
        <w:pStyle w:val="NormalWeb"/>
        <w:divId w:val="1036613062"/>
        <w:rPr>
          <w:rFonts w:ascii="Georgia" w:hAnsi="Georgia"/>
        </w:rPr>
      </w:pPr>
      <w:proofErr w:type="gramStart"/>
      <w:r>
        <w:rPr>
          <w:rFonts w:ascii="Georgia" w:hAnsi="Georgia"/>
        </w:rPr>
        <w:t>Grierson ,</w:t>
      </w:r>
      <w:proofErr w:type="gramEnd"/>
      <w:r>
        <w:rPr>
          <w:rFonts w:ascii="Georgia" w:hAnsi="Georgia"/>
        </w:rPr>
        <w:t xml:space="preserve"> A.J.C and Long, D.G. 1991. Flora of Bhutan, Vol. 2, Part 1, Royal Botanical Garden Edinburgh Royal Go</w:t>
      </w:r>
      <w:r>
        <w:rPr>
          <w:rFonts w:ascii="Georgia" w:hAnsi="Georgia"/>
        </w:rPr>
        <w:t>vernment of Bhutan.: 187.</w:t>
      </w:r>
    </w:p>
    <w:p w14:paraId="112F9D8A" w14:textId="3508F4F7" w:rsidR="00000000" w:rsidRDefault="00BF378B">
      <w:pPr>
        <w:pStyle w:val="NormalWeb"/>
        <w:divId w:val="1036613062"/>
        <w:rPr>
          <w:rFonts w:ascii="Georgia" w:hAnsi="Georgia"/>
        </w:rPr>
      </w:pPr>
      <w:r>
        <w:rPr>
          <w:rFonts w:ascii="Georgia" w:hAnsi="Georgia"/>
        </w:rPr>
        <w:t xml:space="preserve">POWO. 2022. Plants of the World Online. Facilitated by the Royal Botanic Gardens, Kew. Available at: </w:t>
      </w:r>
      <w:r>
        <w:rPr>
          <w:rFonts w:ascii="Georgia" w:hAnsi="Georgia"/>
        </w:rPr>
        <w:fldChar w:fldCharType="begin"/>
      </w:r>
      <w:ins w:id="69" w:author="Jack Plummer" w:date="2022-08-18T13:16:00Z">
        <w:r>
          <w:rPr>
            <w:rFonts w:ascii="Georgia" w:hAnsi="Georgia"/>
          </w:rPr>
          <w:instrText>HYPERLINK "https://rbgkew.sharepoint.com/sites/KewPlantAssessment2022-2/Shared Documents/General/Projects/Threatened Biodiversity Hotspots Programme/Bhutan/Bhutan reviews/Available at: http:/powo.science.kew.org/"</w:instrText>
        </w:r>
      </w:ins>
      <w:del w:id="70" w:author="Jack Plummer" w:date="2022-08-18T13:16:00Z">
        <w:r w:rsidDel="00BF378B">
          <w:rPr>
            <w:rFonts w:ascii="Georgia" w:hAnsi="Georgia"/>
          </w:rPr>
          <w:delInstrText xml:space="preserve"> </w:delInstrText>
        </w:r>
        <w:r w:rsidDel="00BF378B">
          <w:rPr>
            <w:rFonts w:ascii="Georgia" w:hAnsi="Georgia"/>
          </w:rPr>
          <w:delInstrText>HYPERLINK "Available at: http://powo.science.kew.org/"</w:delInstrText>
        </w:r>
        <w:r w:rsidDel="00BF378B">
          <w:rPr>
            <w:rFonts w:ascii="Georgia" w:hAnsi="Georgia"/>
          </w:rPr>
          <w:delInstrText xml:space="preserve"> </w:delInstrText>
        </w:r>
      </w:del>
      <w:ins w:id="71" w:author="Jack Plummer" w:date="2022-08-18T13:16:00Z">
        <w:r>
          <w:rPr>
            <w:rFonts w:ascii="Georgia" w:hAnsi="Georgia"/>
          </w:rPr>
        </w:r>
      </w:ins>
      <w:r>
        <w:rPr>
          <w:rFonts w:ascii="Georgia" w:hAnsi="Georgia"/>
        </w:rPr>
        <w:fldChar w:fldCharType="separate"/>
      </w:r>
      <w:r>
        <w:rPr>
          <w:rStyle w:val="Hyperlink"/>
          <w:rFonts w:ascii="Georgia" w:hAnsi="Georgia"/>
        </w:rPr>
        <w:t>Available at: http://powo.science.kew.org/</w:t>
      </w:r>
      <w:r>
        <w:rPr>
          <w:rFonts w:ascii="Georgia" w:hAnsi="Georgia"/>
        </w:rPr>
        <w:fldChar w:fldCharType="end"/>
      </w:r>
      <w:r>
        <w:rPr>
          <w:rFonts w:ascii="Georgia" w:hAnsi="Georgia"/>
        </w:rPr>
        <w:t>. (Accessed: 11/7/2022).</w:t>
      </w:r>
    </w:p>
    <w:sectPr w:rsidR="00000000">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7" w:author="Jack Plummer" w:date="2022-08-18T13:00:00Z" w:initials="JP">
    <w:p w14:paraId="7BFF94C1" w14:textId="77777777" w:rsidR="00763E29" w:rsidRDefault="00763E29" w:rsidP="0077277C">
      <w:pPr>
        <w:pStyle w:val="CommentText"/>
      </w:pPr>
      <w:r>
        <w:rPr>
          <w:rStyle w:val="CommentReference"/>
        </w:rPr>
        <w:annotationRef/>
      </w:r>
      <w:r>
        <w:t>Removed indigenous as grows outside Bhutan too.</w:t>
      </w:r>
    </w:p>
  </w:comment>
  <w:comment w:id="51" w:author="Jack Plummer" w:date="2022-08-18T13:10:00Z" w:initials="JP">
    <w:p w14:paraId="2EE7484D" w14:textId="77777777" w:rsidR="00B65327" w:rsidRDefault="00B65327" w:rsidP="0013108D">
      <w:pPr>
        <w:pStyle w:val="CommentText"/>
      </w:pPr>
      <w:r>
        <w:rPr>
          <w:rStyle w:val="CommentReference"/>
        </w:rPr>
        <w:annotationRef/>
      </w:r>
      <w:r>
        <w:t>A couple of threats coded in table - we should at least mention these. E.g. Specific threats to the species are not known, but its habitat is likely to be impacted by road construction, and there may be some exploitation of the species for use as firewood.</w:t>
      </w:r>
    </w:p>
  </w:comment>
  <w:comment w:id="60" w:author="Jack Plummer" w:date="2022-08-18T13:15:00Z" w:initials="JP">
    <w:p w14:paraId="00B5F91A" w14:textId="77777777" w:rsidR="00BF378B" w:rsidRDefault="00BF378B" w:rsidP="007A27E3">
      <w:pPr>
        <w:pStyle w:val="CommentText"/>
      </w:pPr>
      <w:r>
        <w:rPr>
          <w:rStyle w:val="CommentReference"/>
        </w:rPr>
        <w:annotationRef/>
      </w:r>
      <w:r>
        <w:t>This relates to animals - probably code 5.2.1/5.3.1</w:t>
      </w:r>
    </w:p>
  </w:comment>
  <w:comment w:id="61" w:author="Jack Plummer" w:date="2022-08-18T13:10:00Z" w:initials="JP">
    <w:p w14:paraId="496AEEBC" w14:textId="397A951F" w:rsidR="00B65327" w:rsidRDefault="00B65327" w:rsidP="00DD4973">
      <w:pPr>
        <w:pStyle w:val="CommentText"/>
      </w:pPr>
      <w:r>
        <w:rPr>
          <w:rStyle w:val="CommentReference"/>
        </w:rPr>
        <w:annotationRef/>
      </w:r>
      <w:r>
        <w:t>Anywhere else?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BFF94C1" w15:done="0"/>
  <w15:commentEx w15:paraId="2EE7484D" w15:done="0"/>
  <w15:commentEx w15:paraId="00B5F91A" w15:done="0"/>
  <w15:commentEx w15:paraId="496AEEB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A8B65F" w16cex:dateUtc="2022-08-18T12:00:00Z"/>
  <w16cex:commentExtensible w16cex:durableId="26A8B8BC" w16cex:dateUtc="2022-08-18T12:10:00Z"/>
  <w16cex:commentExtensible w16cex:durableId="26A8B9EB" w16cex:dateUtc="2022-08-18T12:15:00Z"/>
  <w16cex:commentExtensible w16cex:durableId="26A8B8D4" w16cex:dateUtc="2022-08-18T12: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BFF94C1" w16cid:durableId="26A8B65F"/>
  <w16cid:commentId w16cid:paraId="2EE7484D" w16cid:durableId="26A8B8BC"/>
  <w16cid:commentId w16cid:paraId="00B5F91A" w16cid:durableId="26A8B9EB"/>
  <w16cid:commentId w16cid:paraId="496AEEBC" w16cid:durableId="26A8B8D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ack Plummer">
    <w15:presenceInfo w15:providerId="AD" w15:userId="S::j.plummer@kew.org::a7ccb40d-b5f1-45e6-963c-3f9b10b74b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210A8"/>
    <w:rsid w:val="007210A8"/>
    <w:rsid w:val="00763E29"/>
    <w:rsid w:val="009C20C4"/>
    <w:rsid w:val="00B65327"/>
    <w:rsid w:val="00BF378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F27C05"/>
  <w15:chartTrackingRefBased/>
  <w15:docId w15:val="{C1525B1F-A7E3-4220-A4FD-CF44CD71D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top w:val="single" w:sz="12" w:space="4" w:color="000000"/>
        <w:bottom w:val="single" w:sz="12" w:space="4" w:color="000000"/>
      </w:pBdr>
      <w:shd w:val="clear" w:color="auto" w:fill="CCCCCC"/>
      <w:spacing w:before="100" w:beforeAutospacing="1" w:after="100" w:afterAutospacing="1"/>
      <w:jc w:val="right"/>
      <w:outlineLvl w:val="0"/>
    </w:pPr>
    <w:rPr>
      <w:b/>
      <w:bCs/>
      <w:color w:val="000000"/>
      <w:kern w:val="36"/>
      <w:sz w:val="38"/>
      <w:szCs w:val="38"/>
    </w:rPr>
  </w:style>
  <w:style w:type="paragraph" w:styleId="Heading2">
    <w:name w:val="heading 2"/>
    <w:basedOn w:val="Normal"/>
    <w:link w:val="Heading2Char"/>
    <w:uiPriority w:val="9"/>
    <w:qFormat/>
    <w:pPr>
      <w:pBdr>
        <w:bottom w:val="single" w:sz="6" w:space="0" w:color="808080"/>
      </w:pBd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31"/>
      <w:szCs w:val="31"/>
    </w:rPr>
  </w:style>
  <w:style w:type="paragraph" w:styleId="Heading4">
    <w:name w:val="heading 4"/>
    <w:basedOn w:val="Normal"/>
    <w:link w:val="Heading4Char"/>
    <w:uiPriority w:val="9"/>
    <w:qFormat/>
    <w:pPr>
      <w:spacing w:before="100" w:beforeAutospacing="1" w:after="100" w:afterAutospacing="1"/>
      <w:outlineLvl w:val="3"/>
    </w:pPr>
    <w:rPr>
      <w:b/>
      <w:bCs/>
      <w:sz w:val="29"/>
      <w:szCs w:val="29"/>
    </w:rPr>
  </w:style>
  <w:style w:type="paragraph" w:styleId="Heading5">
    <w:name w:val="heading 5"/>
    <w:basedOn w:val="Normal"/>
    <w:link w:val="Heading5Char"/>
    <w:uiPriority w:val="9"/>
    <w:qFormat/>
    <w:pPr>
      <w:spacing w:before="100" w:beforeAutospacing="1" w:after="100" w:afterAutospacing="1"/>
      <w:outlineLvl w:val="4"/>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F5496" w:themeColor="accent1" w:themeShade="BF"/>
      <w:sz w:val="24"/>
      <w:szCs w:val="24"/>
    </w:rPr>
  </w:style>
  <w:style w:type="paragraph" w:customStyle="1" w:styleId="msonormal0">
    <w:name w:val="msonormal"/>
    <w:basedOn w:val="Normal"/>
    <w:pPr>
      <w:spacing w:before="100" w:beforeAutospacing="1" w:after="100" w:afterAutospacing="1"/>
    </w:pPr>
    <w:rPr>
      <w:sz w:val="18"/>
      <w:szCs w:val="18"/>
    </w:rPr>
  </w:style>
  <w:style w:type="paragraph" w:styleId="NormalWeb">
    <w:name w:val="Normal (Web)"/>
    <w:basedOn w:val="Normal"/>
    <w:uiPriority w:val="99"/>
    <w:semiHidden/>
    <w:unhideWhenUsed/>
    <w:pPr>
      <w:spacing w:before="100" w:beforeAutospacing="1" w:after="100" w:afterAutospacing="1"/>
    </w:pPr>
    <w:rPr>
      <w:sz w:val="18"/>
      <w:szCs w:val="18"/>
    </w:rPr>
  </w:style>
  <w:style w:type="paragraph" w:customStyle="1" w:styleId="databorder">
    <w:name w:val="databorder"/>
    <w:basedOn w:val="Normal"/>
    <w:pPr>
      <w:pBdr>
        <w:bottom w:val="single" w:sz="6" w:space="0" w:color="CCCCCC"/>
      </w:pBdr>
      <w:spacing w:before="100" w:beforeAutospacing="1" w:after="100" w:afterAutospacing="1"/>
    </w:pPr>
  </w:style>
  <w:style w:type="paragraph" w:customStyle="1" w:styleId="datalabel">
    <w:name w:val="datalabel"/>
    <w:basedOn w:val="Normal"/>
    <w:pPr>
      <w:spacing w:before="100" w:beforeAutospacing="1" w:after="100" w:afterAutospacing="1"/>
    </w:pPr>
    <w:rPr>
      <w:b/>
      <w:bCs/>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customStyle="1" w:styleId="datalabel1">
    <w:name w:val="datalabel1"/>
    <w:basedOn w:val="DefaultParagraphFont"/>
    <w:rPr>
      <w:b/>
      <w:bCs/>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Revision">
    <w:name w:val="Revision"/>
    <w:hidden/>
    <w:uiPriority w:val="99"/>
    <w:semiHidden/>
    <w:rsid w:val="007210A8"/>
    <w:rPr>
      <w:rFonts w:eastAsiaTheme="minorEastAsia"/>
      <w:sz w:val="24"/>
      <w:szCs w:val="24"/>
    </w:rPr>
  </w:style>
  <w:style w:type="character" w:styleId="CommentReference">
    <w:name w:val="annotation reference"/>
    <w:basedOn w:val="DefaultParagraphFont"/>
    <w:uiPriority w:val="99"/>
    <w:semiHidden/>
    <w:unhideWhenUsed/>
    <w:rsid w:val="00763E29"/>
    <w:rPr>
      <w:sz w:val="16"/>
      <w:szCs w:val="16"/>
    </w:rPr>
  </w:style>
  <w:style w:type="paragraph" w:styleId="CommentText">
    <w:name w:val="annotation text"/>
    <w:basedOn w:val="Normal"/>
    <w:link w:val="CommentTextChar"/>
    <w:uiPriority w:val="99"/>
    <w:unhideWhenUsed/>
    <w:rsid w:val="00763E29"/>
    <w:rPr>
      <w:sz w:val="20"/>
      <w:szCs w:val="20"/>
    </w:rPr>
  </w:style>
  <w:style w:type="character" w:customStyle="1" w:styleId="CommentTextChar">
    <w:name w:val="Comment Text Char"/>
    <w:basedOn w:val="DefaultParagraphFont"/>
    <w:link w:val="CommentText"/>
    <w:uiPriority w:val="99"/>
    <w:rsid w:val="00763E29"/>
    <w:rPr>
      <w:rFonts w:eastAsiaTheme="minorEastAsia"/>
    </w:rPr>
  </w:style>
  <w:style w:type="paragraph" w:styleId="CommentSubject">
    <w:name w:val="annotation subject"/>
    <w:basedOn w:val="CommentText"/>
    <w:next w:val="CommentText"/>
    <w:link w:val="CommentSubjectChar"/>
    <w:uiPriority w:val="99"/>
    <w:semiHidden/>
    <w:unhideWhenUsed/>
    <w:rsid w:val="00763E29"/>
    <w:rPr>
      <w:b/>
      <w:bCs/>
    </w:rPr>
  </w:style>
  <w:style w:type="character" w:customStyle="1" w:styleId="CommentSubjectChar">
    <w:name w:val="Comment Subject Char"/>
    <w:basedOn w:val="CommentTextChar"/>
    <w:link w:val="CommentSubject"/>
    <w:uiPriority w:val="99"/>
    <w:semiHidden/>
    <w:rsid w:val="00763E29"/>
    <w:rPr>
      <w:rFonts w:eastAsiaTheme="minorEastAsia"/>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210861">
      <w:marLeft w:val="0"/>
      <w:marRight w:val="0"/>
      <w:marTop w:val="0"/>
      <w:marBottom w:val="0"/>
      <w:divBdr>
        <w:top w:val="none" w:sz="0" w:space="0" w:color="auto"/>
        <w:left w:val="none" w:sz="0" w:space="0" w:color="auto"/>
        <w:bottom w:val="none" w:sz="0" w:space="0" w:color="auto"/>
        <w:right w:val="none" w:sz="0" w:space="0" w:color="auto"/>
      </w:divBdr>
    </w:div>
    <w:div w:id="90588515">
      <w:marLeft w:val="0"/>
      <w:marRight w:val="0"/>
      <w:marTop w:val="0"/>
      <w:marBottom w:val="0"/>
      <w:divBdr>
        <w:top w:val="none" w:sz="0" w:space="0" w:color="auto"/>
        <w:left w:val="none" w:sz="0" w:space="0" w:color="auto"/>
        <w:bottom w:val="none" w:sz="0" w:space="0" w:color="auto"/>
        <w:right w:val="none" w:sz="0" w:space="0" w:color="auto"/>
      </w:divBdr>
    </w:div>
    <w:div w:id="510485603">
      <w:marLeft w:val="0"/>
      <w:marRight w:val="0"/>
      <w:marTop w:val="0"/>
      <w:marBottom w:val="0"/>
      <w:divBdr>
        <w:top w:val="none" w:sz="0" w:space="0" w:color="auto"/>
        <w:left w:val="none" w:sz="0" w:space="0" w:color="auto"/>
        <w:bottom w:val="none" w:sz="0" w:space="0" w:color="auto"/>
        <w:right w:val="none" w:sz="0" w:space="0" w:color="auto"/>
      </w:divBdr>
    </w:div>
    <w:div w:id="557518623">
      <w:marLeft w:val="0"/>
      <w:marRight w:val="0"/>
      <w:marTop w:val="0"/>
      <w:marBottom w:val="0"/>
      <w:divBdr>
        <w:top w:val="none" w:sz="0" w:space="0" w:color="auto"/>
        <w:left w:val="none" w:sz="0" w:space="0" w:color="auto"/>
        <w:bottom w:val="none" w:sz="0" w:space="0" w:color="auto"/>
        <w:right w:val="none" w:sz="0" w:space="0" w:color="auto"/>
      </w:divBdr>
    </w:div>
    <w:div w:id="986981569">
      <w:marLeft w:val="0"/>
      <w:marRight w:val="0"/>
      <w:marTop w:val="0"/>
      <w:marBottom w:val="0"/>
      <w:divBdr>
        <w:top w:val="none" w:sz="0" w:space="0" w:color="auto"/>
        <w:left w:val="none" w:sz="0" w:space="0" w:color="auto"/>
        <w:bottom w:val="none" w:sz="0" w:space="0" w:color="auto"/>
        <w:right w:val="none" w:sz="0" w:space="0" w:color="auto"/>
      </w:divBdr>
      <w:divsChild>
        <w:div w:id="1122386513">
          <w:marLeft w:val="0"/>
          <w:marRight w:val="0"/>
          <w:marTop w:val="0"/>
          <w:marBottom w:val="150"/>
          <w:divBdr>
            <w:top w:val="single" w:sz="12" w:space="0" w:color="000000"/>
            <w:left w:val="none" w:sz="0" w:space="0" w:color="auto"/>
            <w:bottom w:val="single" w:sz="12" w:space="0" w:color="000000"/>
            <w:right w:val="none" w:sz="0" w:space="0" w:color="auto"/>
          </w:divBdr>
        </w:div>
      </w:divsChild>
    </w:div>
    <w:div w:id="1036613062">
      <w:marLeft w:val="0"/>
      <w:marRight w:val="0"/>
      <w:marTop w:val="0"/>
      <w:marBottom w:val="0"/>
      <w:divBdr>
        <w:top w:val="none" w:sz="0" w:space="0" w:color="auto"/>
        <w:left w:val="none" w:sz="0" w:space="0" w:color="auto"/>
        <w:bottom w:val="none" w:sz="0" w:space="0" w:color="auto"/>
        <w:right w:val="none" w:sz="0" w:space="0" w:color="auto"/>
      </w:divBdr>
    </w:div>
    <w:div w:id="1189486338">
      <w:marLeft w:val="0"/>
      <w:marRight w:val="0"/>
      <w:marTop w:val="0"/>
      <w:marBottom w:val="0"/>
      <w:divBdr>
        <w:top w:val="none" w:sz="0" w:space="0" w:color="auto"/>
        <w:left w:val="none" w:sz="0" w:space="0" w:color="auto"/>
        <w:bottom w:val="none" w:sz="0" w:space="0" w:color="auto"/>
        <w:right w:val="none" w:sz="0" w:space="0" w:color="auto"/>
      </w:divBdr>
    </w:div>
    <w:div w:id="1446535224">
      <w:marLeft w:val="0"/>
      <w:marRight w:val="0"/>
      <w:marTop w:val="0"/>
      <w:marBottom w:val="0"/>
      <w:divBdr>
        <w:top w:val="none" w:sz="0" w:space="0" w:color="auto"/>
        <w:left w:val="none" w:sz="0" w:space="0" w:color="auto"/>
        <w:bottom w:val="none" w:sz="0" w:space="0" w:color="auto"/>
        <w:right w:val="none" w:sz="0" w:space="0" w:color="auto"/>
      </w:divBdr>
    </w:div>
    <w:div w:id="1514028476">
      <w:marLeft w:val="0"/>
      <w:marRight w:val="0"/>
      <w:marTop w:val="0"/>
      <w:marBottom w:val="0"/>
      <w:divBdr>
        <w:top w:val="none" w:sz="0" w:space="0" w:color="auto"/>
        <w:left w:val="none" w:sz="0" w:space="0" w:color="auto"/>
        <w:bottom w:val="none" w:sz="0" w:space="0" w:color="auto"/>
        <w:right w:val="none" w:sz="0" w:space="0" w:color="auto"/>
      </w:divBdr>
    </w:div>
    <w:div w:id="1615401385">
      <w:marLeft w:val="0"/>
      <w:marRight w:val="0"/>
      <w:marTop w:val="0"/>
      <w:marBottom w:val="0"/>
      <w:divBdr>
        <w:top w:val="none" w:sz="0" w:space="0" w:color="auto"/>
        <w:left w:val="none" w:sz="0" w:space="0" w:color="auto"/>
        <w:bottom w:val="none" w:sz="0" w:space="0" w:color="auto"/>
        <w:right w:val="none" w:sz="0" w:space="0" w:color="auto"/>
      </w:divBdr>
    </w:div>
    <w:div w:id="1869953367">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1/relationships/commentsExtended" Target="commentsExtended.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customXml" Target="../customXml/item4.xml"/><Relationship Id="rId9" Type="http://schemas.openxmlformats.org/officeDocument/2006/relationships/image" Target="https://rbgkew.sharepoint.com/sites/KewPlantAssessment2022-2/Shared%20Documents/General/Projects/Threatened%20Biodiversity%20Hotspots%20Programme/resources/redListLogo.jpg" TargetMode="External"/><Relationship Id="rId14" Type="http://schemas.openxmlformats.org/officeDocument/2006/relationships/hyperlink" Target="https://www.gbif.org/occurrence%20(%20Accessed:%2020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DB2FC3823E56459E6430ADD130773C" ma:contentTypeVersion="18" ma:contentTypeDescription="Create a new document." ma:contentTypeScope="" ma:versionID="c66b068e8ecb950d6d3b301a7d5dec76">
  <xsd:schema xmlns:xsd="http://www.w3.org/2001/XMLSchema" xmlns:xs="http://www.w3.org/2001/XMLSchema" xmlns:p="http://schemas.microsoft.com/office/2006/metadata/properties" xmlns:ns2="150f78d0-e5c4-40ba-9879-1115501c63e5" xmlns:ns3="590658d6-28a4-43df-8461-354b94568f6c" xmlns:ns4="3174fa65-5130-4218-be7b-3006b691958f" targetNamespace="http://schemas.microsoft.com/office/2006/metadata/properties" ma:root="true" ma:fieldsID="842de796646282b1ee4d11e1617248ee" ns2:_="" ns3:_="" ns4:_="">
    <xsd:import namespace="150f78d0-e5c4-40ba-9879-1115501c63e5"/>
    <xsd:import namespace="590658d6-28a4-43df-8461-354b94568f6c"/>
    <xsd:import namespace="3174fa65-5130-4218-be7b-3006b691958f"/>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0f78d0-e5c4-40ba-9879-1115501c63e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90658d6-28a4-43df-8461-354b94568f6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874f941-1732-4aa1-804a-4f99632a5909"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174fa65-5130-4218-be7b-3006b691958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f1f8cb-e9ca-4f89-a220-5d9d266a2a9f}" ma:internalName="TaxCatchAll" ma:showField="CatchAllData" ma:web="3174fa65-5130-4218-be7b-3006b691958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4874f941-1732-4aa1-804a-4f99632a5909" ContentTypeId="0x0101" PreviousValue="false"/>
</file>

<file path=customXml/item3.xml><?xml version="1.0" encoding="utf-8"?>
<?mso-contentType ?>
<spe:Receivers xmlns:spe="http://schemas.microsoft.com/sharepoint/event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3174fa65-5130-4218-be7b-3006b691958f" xsi:nil="true"/>
    <lcf76f155ced4ddcb4097134ff3c332f xmlns="590658d6-28a4-43df-8461-354b94568f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C6228E4-E93E-4396-8E2D-D3892C1B12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0f78d0-e5c4-40ba-9879-1115501c63e5"/>
    <ds:schemaRef ds:uri="590658d6-28a4-43df-8461-354b94568f6c"/>
    <ds:schemaRef ds:uri="3174fa65-5130-4218-be7b-3006b69195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95F164A-A3D8-40F6-96C4-68D7B2C18B9D}">
  <ds:schemaRefs>
    <ds:schemaRef ds:uri="Microsoft.SharePoint.Taxonomy.ContentTypeSync"/>
  </ds:schemaRefs>
</ds:datastoreItem>
</file>

<file path=customXml/itemProps3.xml><?xml version="1.0" encoding="utf-8"?>
<ds:datastoreItem xmlns:ds="http://schemas.openxmlformats.org/officeDocument/2006/customXml" ds:itemID="{25609ADC-3482-4A52-A934-247C2EDAAEF5}">
  <ds:schemaRefs>
    <ds:schemaRef ds:uri="http://schemas.microsoft.com/sharepoint/events"/>
  </ds:schemaRefs>
</ds:datastoreItem>
</file>

<file path=customXml/itemProps4.xml><?xml version="1.0" encoding="utf-8"?>
<ds:datastoreItem xmlns:ds="http://schemas.openxmlformats.org/officeDocument/2006/customXml" ds:itemID="{9C4C1B34-344C-4651-8F67-88D212805EB4}">
  <ds:schemaRefs>
    <ds:schemaRef ds:uri="http://schemas.microsoft.com/sharepoint/v3/contenttype/forms"/>
  </ds:schemaRefs>
</ds:datastoreItem>
</file>

<file path=customXml/itemProps5.xml><?xml version="1.0" encoding="utf-8"?>
<ds:datastoreItem xmlns:ds="http://schemas.openxmlformats.org/officeDocument/2006/customXml" ds:itemID="{341E2307-35EB-426A-A38D-16E9D719EE1B}">
  <ds:schemaRefs>
    <ds:schemaRef ds:uri="http://purl.org/dc/elements/1.1/"/>
    <ds:schemaRef ds:uri="590658d6-28a4-43df-8461-354b94568f6c"/>
    <ds:schemaRef ds:uri="3174fa65-5130-4218-be7b-3006b691958f"/>
    <ds:schemaRef ds:uri="http://purl.org/dc/dcmitype/"/>
    <ds:schemaRef ds:uri="http://schemas.microsoft.com/office/infopath/2007/PartnerControls"/>
    <ds:schemaRef ds:uri="http://schemas.microsoft.com/office/2006/metadata/properties"/>
    <ds:schemaRef ds:uri="http://schemas.microsoft.com/office/2006/documentManagement/types"/>
    <ds:schemaRef ds:uri="150f78d0-e5c4-40ba-9879-1115501c63e5"/>
    <ds:schemaRef ds:uri="http://schemas.openxmlformats.org/package/2006/metadata/core-properties"/>
    <ds:schemaRef ds:uri="http://www.w3.org/XML/1998/namespace"/>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836</Words>
  <Characters>5224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Nayariophyton zizyphifolium</vt:lpstr>
    </vt:vector>
  </TitlesOfParts>
  <Company/>
  <LinksUpToDate>false</LinksUpToDate>
  <CharactersWithSpaces>6048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Nayariophyton zizyphifolium</dc:title>
  <dc:subject/>
  <dc:creator>Jack Plummer</dc:creator>
  <cp:keywords/>
  <dc:description/>
  <cp:lastModifiedBy>Jack Plummer</cp:lastModifiedBy>
  <cp:revision>2</cp:revision>
  <dcterms:created xsi:type="dcterms:W3CDTF">2022-08-18T12:16:00Z</dcterms:created>
  <dcterms:modified xsi:type="dcterms:W3CDTF">2022-08-18T12:16:00Z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0x01010051DB2FC3823E56459E6430ADD130773C</vt:lpwstr>
  </property>
</Properties>
</file>