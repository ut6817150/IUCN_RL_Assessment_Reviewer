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83B84" w14:textId="77777777" w:rsidR="00000000" w:rsidRDefault="00C4656D">
      <w:pPr>
        <w:jc w:val="center"/>
        <w:divId w:val="1107118623"/>
        <w:rPr>
          <w:rFonts w:ascii="Georgia" w:eastAsia="Times New Roman" w:hAnsi="Georgia"/>
          <w:b/>
          <w:bCs/>
          <w:sz w:val="29"/>
          <w:szCs w:val="29"/>
        </w:rPr>
      </w:pPr>
      <w:r>
        <w:rPr>
          <w:rFonts w:ascii="Georgia" w:eastAsia="Times New Roman" w:hAnsi="Georgia"/>
          <w:b/>
          <w:bCs/>
          <w:sz w:val="29"/>
          <w:szCs w:val="29"/>
        </w:rPr>
        <w:t>Draft</w:t>
      </w:r>
    </w:p>
    <w:p w14:paraId="46901A75" w14:textId="77777777" w:rsidR="00000000" w:rsidRDefault="00C4656D">
      <w:pPr>
        <w:divId w:val="349842488"/>
        <w:rPr>
          <w:rFonts w:ascii="Georgia" w:eastAsia="Times New Roman" w:hAnsi="Georgia"/>
          <w:sz w:val="18"/>
          <w:szCs w:val="18"/>
        </w:rPr>
      </w:pPr>
      <w:r>
        <w:rPr>
          <w:rFonts w:ascii="Georgia" w:eastAsia="Times New Roman" w:hAnsi="Georgia"/>
          <w:noProof/>
          <w:sz w:val="18"/>
          <w:szCs w:val="18"/>
        </w:rPr>
        <w:drawing>
          <wp:inline distT="0" distB="0" distL="0" distR="0" wp14:anchorId="3BD264FA" wp14:editId="1178ADE1">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153DCBD" w14:textId="77777777" w:rsidR="00000000" w:rsidRDefault="00C4656D">
      <w:pPr>
        <w:shd w:val="clear" w:color="auto" w:fill="FFFFFF"/>
        <w:spacing w:before="100" w:beforeAutospacing="1" w:after="100" w:afterAutospacing="1"/>
        <w:jc w:val="right"/>
        <w:outlineLvl w:val="1"/>
        <w:divId w:val="349842488"/>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Areca </w:t>
      </w:r>
      <w:proofErr w:type="spellStart"/>
      <w:r>
        <w:rPr>
          <w:rStyle w:val="Emphasis"/>
          <w:rFonts w:ascii="Georgia" w:eastAsia="Times New Roman" w:hAnsi="Georgia"/>
          <w:b/>
          <w:bCs/>
          <w:color w:val="000000"/>
          <w:kern w:val="36"/>
          <w:sz w:val="29"/>
          <w:szCs w:val="29"/>
        </w:rPr>
        <w:t>jokowi</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Heatubun</w:t>
      </w:r>
      <w:proofErr w:type="spellEnd"/>
    </w:p>
    <w:p w14:paraId="2947F728" w14:textId="77777777" w:rsidR="00000000" w:rsidRDefault="00C4656D">
      <w:pPr>
        <w:jc w:val="right"/>
        <w:divId w:val="349842488"/>
        <w:rPr>
          <w:rFonts w:ascii="Georgia" w:eastAsia="Times New Roman" w:hAnsi="Georgia"/>
          <w:sz w:val="18"/>
          <w:szCs w:val="18"/>
        </w:rPr>
      </w:pPr>
      <w:r>
        <w:rPr>
          <w:rFonts w:ascii="Georgia" w:eastAsia="Times New Roman" w:hAnsi="Georgia"/>
          <w:sz w:val="18"/>
          <w:szCs w:val="18"/>
        </w:rPr>
        <w:t xml:space="preserve">PLANTAE - TRACHEOPHYTA - LILIOPSIDA - ARECALES - ARECACEAE - Areca - </w:t>
      </w:r>
      <w:proofErr w:type="spellStart"/>
      <w:r>
        <w:rPr>
          <w:rFonts w:ascii="Georgia" w:eastAsia="Times New Roman" w:hAnsi="Georgia"/>
          <w:sz w:val="18"/>
          <w:szCs w:val="18"/>
        </w:rPr>
        <w:t>jokowi</w:t>
      </w:r>
      <w:proofErr w:type="spellEnd"/>
    </w:p>
    <w:p w14:paraId="48E191B9" w14:textId="77777777" w:rsidR="00000000" w:rsidRDefault="00C4656D">
      <w:pPr>
        <w:pStyle w:val="NormalWeb"/>
        <w:divId w:val="1821924972"/>
        <w:rPr>
          <w:rFonts w:ascii="Georgia" w:hAnsi="Georgia"/>
        </w:rPr>
      </w:pPr>
      <w:r>
        <w:rPr>
          <w:rStyle w:val="Strong"/>
          <w:rFonts w:ascii="Georgia" w:hAnsi="Georgia"/>
        </w:rPr>
        <w:t xml:space="preserve">Common Names: </w:t>
      </w:r>
      <w:proofErr w:type="spellStart"/>
      <w:r>
        <w:rPr>
          <w:rFonts w:ascii="Georgia" w:hAnsi="Georgia"/>
        </w:rPr>
        <w:t>Siaku</w:t>
      </w:r>
      <w:proofErr w:type="spellEnd"/>
      <w:r>
        <w:rPr>
          <w:rFonts w:ascii="Georgia" w:hAnsi="Georgia"/>
        </w:rPr>
        <w:t xml:space="preserve"> (Papuan (Other)), Pinang Jokowi (Indonesian)</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614"/>
      </w:tblGrid>
      <w:tr w:rsidR="00000000" w14:paraId="6D924BDE" w14:textId="77777777">
        <w:trPr>
          <w:tblCellSpacing w:w="15" w:type="dxa"/>
          <w:jc w:val="center"/>
        </w:trPr>
        <w:tc>
          <w:tcPr>
            <w:tcW w:w="0" w:type="auto"/>
            <w:tcBorders>
              <w:bottom w:val="single" w:sz="6" w:space="0" w:color="000000"/>
            </w:tcBorders>
            <w:shd w:val="clear" w:color="auto" w:fill="BBBBBB"/>
            <w:vAlign w:val="center"/>
            <w:hideMark/>
          </w:tcPr>
          <w:p w14:paraId="10A03808" w14:textId="77777777" w:rsidR="00000000" w:rsidRDefault="00C4656D">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5456564A" w14:textId="77777777">
        <w:trPr>
          <w:tblCellSpacing w:w="15" w:type="dxa"/>
          <w:jc w:val="center"/>
        </w:trPr>
        <w:tc>
          <w:tcPr>
            <w:tcW w:w="0" w:type="auto"/>
            <w:vAlign w:val="center"/>
            <w:hideMark/>
          </w:tcPr>
          <w:p w14:paraId="20756FFF" w14:textId="77777777" w:rsidR="00000000" w:rsidRDefault="00C4656D">
            <w:pPr>
              <w:spacing w:after="75"/>
              <w:rPr>
                <w:rFonts w:ascii="Georgia" w:eastAsia="Times New Roman" w:hAnsi="Georgia"/>
                <w:sz w:val="20"/>
                <w:szCs w:val="20"/>
              </w:rPr>
            </w:pPr>
            <w:r>
              <w:rPr>
                <w:rFonts w:ascii="Georgia" w:eastAsia="Times New Roman" w:hAnsi="Georgia"/>
                <w:sz w:val="20"/>
                <w:szCs w:val="20"/>
              </w:rPr>
              <w:t>VU - Vulnerable, D2 (IUCN version 3.1)</w:t>
            </w:r>
          </w:p>
        </w:tc>
      </w:tr>
    </w:tbl>
    <w:p w14:paraId="0F3927C2" w14:textId="77777777" w:rsidR="00000000" w:rsidRDefault="00C4656D">
      <w:pPr>
        <w:pStyle w:val="Heading1"/>
        <w:divId w:val="1555240983"/>
        <w:rPr>
          <w:rFonts w:ascii="Georgia" w:eastAsia="Times New Roman" w:hAnsi="Georgia"/>
          <w:sz w:val="29"/>
          <w:szCs w:val="29"/>
        </w:rPr>
      </w:pPr>
      <w:r>
        <w:rPr>
          <w:rFonts w:ascii="Georgia" w:eastAsia="Times New Roman" w:hAnsi="Georgia"/>
          <w:sz w:val="29"/>
          <w:szCs w:val="29"/>
        </w:rPr>
        <w:t>Red List Assessment</w:t>
      </w:r>
    </w:p>
    <w:p w14:paraId="1EB6ECE9" w14:textId="77777777" w:rsidR="00000000" w:rsidRDefault="00C4656D">
      <w:pPr>
        <w:pStyle w:val="Heading2"/>
        <w:divId w:val="1555240983"/>
        <w:rPr>
          <w:rFonts w:ascii="Georgia" w:eastAsia="Times New Roman" w:hAnsi="Georgia"/>
          <w:sz w:val="27"/>
          <w:szCs w:val="27"/>
        </w:rPr>
      </w:pPr>
      <w:r>
        <w:rPr>
          <w:rFonts w:ascii="Georgia" w:eastAsia="Times New Roman" w:hAnsi="Georgia"/>
          <w:sz w:val="27"/>
          <w:szCs w:val="27"/>
        </w:rPr>
        <w:t>Assessment Information</w:t>
      </w:r>
    </w:p>
    <w:p w14:paraId="6AAB594B" w14:textId="77777777" w:rsidR="00000000" w:rsidRDefault="00C4656D">
      <w:pPr>
        <w:pStyle w:val="NormalWeb"/>
        <w:divId w:val="1555240983"/>
        <w:rPr>
          <w:rFonts w:ascii="Georgia" w:hAnsi="Georgia"/>
        </w:rPr>
      </w:pPr>
      <w:r>
        <w:rPr>
          <w:rStyle w:val="datalabel1"/>
          <w:rFonts w:ascii="Georgia" w:hAnsi="Georgia"/>
        </w:rPr>
        <w:t xml:space="preserve">Assessor(s): </w:t>
      </w:r>
      <w:r>
        <w:rPr>
          <w:rFonts w:ascii="Georgia" w:hAnsi="Georgia"/>
        </w:rPr>
        <w:t>Jennings, L.</w:t>
      </w:r>
    </w:p>
    <w:p w14:paraId="4A8D8A5B" w14:textId="77777777" w:rsidR="00000000" w:rsidRDefault="00C4656D">
      <w:pPr>
        <w:pStyle w:val="NormalWeb"/>
        <w:divId w:val="1555240983"/>
        <w:rPr>
          <w:rFonts w:ascii="Georgia" w:hAnsi="Georgia"/>
        </w:rPr>
      </w:pPr>
      <w:r>
        <w:rPr>
          <w:rStyle w:val="datalabel1"/>
          <w:rFonts w:ascii="Georgia" w:hAnsi="Georgia"/>
        </w:rPr>
        <w:t xml:space="preserve">Contributor(s): </w:t>
      </w:r>
      <w:r>
        <w:rPr>
          <w:rFonts w:ascii="Georgia" w:hAnsi="Georgia"/>
        </w:rPr>
        <w:t>Turner, J.</w:t>
      </w:r>
    </w:p>
    <w:p w14:paraId="3301A56B" w14:textId="77777777" w:rsidR="00000000" w:rsidRDefault="00C4656D">
      <w:pPr>
        <w:pStyle w:val="NormalWeb"/>
        <w:divId w:val="1555240983"/>
        <w:rPr>
          <w:rFonts w:ascii="Georgia" w:hAnsi="Georgia"/>
        </w:rPr>
      </w:pPr>
      <w:r>
        <w:rPr>
          <w:rStyle w:val="datalabel1"/>
          <w:rFonts w:ascii="Georgia" w:hAnsi="Georgia"/>
        </w:rPr>
        <w:t xml:space="preserve">Regions: </w:t>
      </w:r>
      <w:r>
        <w:rPr>
          <w:rFonts w:ascii="Georgia" w:hAnsi="Georgia"/>
        </w:rPr>
        <w:t>Global</w:t>
      </w:r>
    </w:p>
    <w:p w14:paraId="6133C3F9" w14:textId="77777777" w:rsidR="00000000" w:rsidRDefault="00C4656D">
      <w:pPr>
        <w:pStyle w:val="Heading2"/>
        <w:divId w:val="1555240983"/>
        <w:rPr>
          <w:rFonts w:ascii="Georgia" w:eastAsia="Times New Roman" w:hAnsi="Georgia"/>
          <w:sz w:val="27"/>
          <w:szCs w:val="27"/>
        </w:rPr>
      </w:pPr>
      <w:commentRangeStart w:id="0"/>
      <w:commentRangeStart w:id="1"/>
      <w:r>
        <w:rPr>
          <w:rFonts w:ascii="Georgia" w:eastAsia="Times New Roman" w:hAnsi="Georgia"/>
          <w:sz w:val="27"/>
          <w:szCs w:val="27"/>
        </w:rPr>
        <w:t>Assessment Rationale</w:t>
      </w:r>
      <w:commentRangeEnd w:id="0"/>
      <w:r w:rsidR="00387558">
        <w:rPr>
          <w:rStyle w:val="CommentReference"/>
          <w:b w:val="0"/>
          <w:bCs w:val="0"/>
        </w:rPr>
        <w:commentReference w:id="0"/>
      </w:r>
      <w:commentRangeEnd w:id="1"/>
      <w:r w:rsidR="0089497B">
        <w:rPr>
          <w:rStyle w:val="CommentReference"/>
          <w:b w:val="0"/>
          <w:bCs w:val="0"/>
        </w:rPr>
        <w:commentReference w:id="1"/>
      </w:r>
    </w:p>
    <w:p w14:paraId="19F219F3" w14:textId="77777777" w:rsidR="00000000" w:rsidRDefault="00C4656D">
      <w:pPr>
        <w:pStyle w:val="NormalWeb"/>
        <w:divId w:val="1555240983"/>
        <w:rPr>
          <w:rFonts w:ascii="Georgia" w:hAnsi="Georgia"/>
        </w:rPr>
      </w:pPr>
      <w:r>
        <w:rPr>
          <w:rFonts w:ascii="Georgia" w:hAnsi="Georgia"/>
        </w:rPr>
        <w:t xml:space="preserve">Very few botanical expeditions have reached this part of West Papua Province. There have been two expeditions to the area around </w:t>
      </w:r>
      <w:proofErr w:type="spellStart"/>
      <w:r>
        <w:rPr>
          <w:rFonts w:ascii="Georgia" w:hAnsi="Georgia"/>
        </w:rPr>
        <w:t>Yamor</w:t>
      </w:r>
      <w:proofErr w:type="spellEnd"/>
      <w:r>
        <w:rPr>
          <w:rFonts w:ascii="Georgia" w:hAnsi="Georgia"/>
        </w:rPr>
        <w:t xml:space="preserve"> Lake, in 2001 and 2015 (</w:t>
      </w:r>
      <w:proofErr w:type="spellStart"/>
      <w:r>
        <w:rPr>
          <w:rFonts w:ascii="Georgia" w:hAnsi="Georgia"/>
        </w:rPr>
        <w:t>Heatubun</w:t>
      </w:r>
      <w:proofErr w:type="spellEnd"/>
      <w:r>
        <w:rPr>
          <w:rFonts w:ascii="Georgia" w:hAnsi="Georgia"/>
        </w:rPr>
        <w:t xml:space="preserve"> pers. comm.) and only a single cultivated specimen of this palm has been collected. Alth</w:t>
      </w:r>
      <w:r>
        <w:rPr>
          <w:rFonts w:ascii="Georgia" w:hAnsi="Georgia"/>
        </w:rPr>
        <w:t xml:space="preserve">ough this area is relatively under-collected, there is a long-term focus on palms in New Guinea by specialists (Baker </w:t>
      </w:r>
      <w:commentRangeStart w:id="2"/>
      <w:r>
        <w:rPr>
          <w:rFonts w:ascii="Georgia" w:hAnsi="Georgia"/>
        </w:rPr>
        <w:t>&amp;</w:t>
      </w:r>
      <w:commentRangeEnd w:id="2"/>
      <w:r w:rsidR="00387558">
        <w:rPr>
          <w:rStyle w:val="CommentReference"/>
        </w:rPr>
        <w:commentReference w:id="2"/>
      </w:r>
      <w:r>
        <w:rPr>
          <w:rFonts w:ascii="Georgia" w:hAnsi="Georgia"/>
        </w:rPr>
        <w:t xml:space="preserve"> Dransfield 2006), so it is unlikely that there are any undetermined specimens of </w:t>
      </w:r>
      <w:r>
        <w:rPr>
          <w:rStyle w:val="Emphasis"/>
          <w:rFonts w:ascii="Georgia" w:hAnsi="Georgia"/>
        </w:rPr>
        <w:t xml:space="preserve">Areca </w:t>
      </w:r>
      <w:proofErr w:type="spellStart"/>
      <w:r>
        <w:rPr>
          <w:rStyle w:val="Emphasis"/>
          <w:rFonts w:ascii="Georgia" w:hAnsi="Georgia"/>
        </w:rPr>
        <w:t>jokowi</w:t>
      </w:r>
      <w:proofErr w:type="spellEnd"/>
      <w:r>
        <w:rPr>
          <w:rStyle w:val="Emphasis"/>
          <w:rFonts w:ascii="Georgia" w:hAnsi="Georgia"/>
        </w:rPr>
        <w:t xml:space="preserve"> </w:t>
      </w:r>
      <w:r>
        <w:rPr>
          <w:rFonts w:ascii="Georgia" w:hAnsi="Georgia"/>
        </w:rPr>
        <w:t>are in Indonesian herbaria, or those outsi</w:t>
      </w:r>
      <w:r>
        <w:rPr>
          <w:rFonts w:ascii="Georgia" w:hAnsi="Georgia"/>
        </w:rPr>
        <w:t xml:space="preserve">de Indonesia with large collections from New Guinea. </w:t>
      </w:r>
      <w:proofErr w:type="gramStart"/>
      <w:r>
        <w:rPr>
          <w:rFonts w:ascii="Georgia" w:hAnsi="Georgia"/>
        </w:rPr>
        <w:t>Therefore</w:t>
      </w:r>
      <w:proofErr w:type="gramEnd"/>
      <w:r>
        <w:rPr>
          <w:rFonts w:ascii="Georgia" w:hAnsi="Georgia"/>
        </w:rPr>
        <w:t xml:space="preserve"> we can reasonably assume that this species is rare. The estimated extent of occurrence (EOO) and area of occupancy (AOO) meet the thresholds for </w:t>
      </w:r>
      <w:commentRangeStart w:id="3"/>
      <w:r>
        <w:rPr>
          <w:rFonts w:ascii="Georgia" w:hAnsi="Georgia"/>
        </w:rPr>
        <w:t>Critically Endangered under criterion B.</w:t>
      </w:r>
      <w:commentRangeEnd w:id="3"/>
      <w:r w:rsidR="00387558">
        <w:rPr>
          <w:rStyle w:val="CommentReference"/>
        </w:rPr>
        <w:commentReference w:id="3"/>
      </w:r>
    </w:p>
    <w:p w14:paraId="77DA47BB" w14:textId="77777777" w:rsidR="00000000" w:rsidRDefault="00C4656D">
      <w:pPr>
        <w:pStyle w:val="Heading1"/>
        <w:divId w:val="888221691"/>
        <w:rPr>
          <w:rFonts w:ascii="Georgia" w:eastAsia="Times New Roman" w:hAnsi="Georgia"/>
          <w:sz w:val="29"/>
          <w:szCs w:val="29"/>
        </w:rPr>
      </w:pPr>
      <w:r>
        <w:rPr>
          <w:rFonts w:ascii="Georgia" w:eastAsia="Times New Roman" w:hAnsi="Georgia"/>
          <w:sz w:val="29"/>
          <w:szCs w:val="29"/>
        </w:rPr>
        <w:t>Distrib</w:t>
      </w:r>
      <w:r>
        <w:rPr>
          <w:rFonts w:ascii="Georgia" w:eastAsia="Times New Roman" w:hAnsi="Georgia"/>
          <w:sz w:val="29"/>
          <w:szCs w:val="29"/>
        </w:rPr>
        <w:t>ution</w:t>
      </w:r>
    </w:p>
    <w:p w14:paraId="0BFEC394" w14:textId="77777777" w:rsidR="00000000" w:rsidRDefault="00C4656D">
      <w:pPr>
        <w:pStyle w:val="Heading2"/>
        <w:divId w:val="888221691"/>
        <w:rPr>
          <w:rFonts w:ascii="Georgia" w:eastAsia="Times New Roman" w:hAnsi="Georgia"/>
          <w:sz w:val="27"/>
          <w:szCs w:val="27"/>
        </w:rPr>
      </w:pPr>
      <w:r>
        <w:rPr>
          <w:rFonts w:ascii="Georgia" w:eastAsia="Times New Roman" w:hAnsi="Georgia"/>
          <w:sz w:val="27"/>
          <w:szCs w:val="27"/>
        </w:rPr>
        <w:t>Geographic Range</w:t>
      </w:r>
    </w:p>
    <w:p w14:paraId="47A1B4F2" w14:textId="77777777" w:rsidR="00000000" w:rsidRDefault="00C4656D">
      <w:pPr>
        <w:pStyle w:val="NormalWeb"/>
        <w:divId w:val="888221691"/>
        <w:rPr>
          <w:rFonts w:ascii="Georgia" w:hAnsi="Georgia"/>
        </w:rPr>
      </w:pPr>
      <w:r>
        <w:rPr>
          <w:rStyle w:val="Emphasis"/>
          <w:rFonts w:ascii="Georgia" w:hAnsi="Georgia"/>
        </w:rPr>
        <w:t xml:space="preserve">Areca </w:t>
      </w:r>
      <w:proofErr w:type="spellStart"/>
      <w:r>
        <w:rPr>
          <w:rStyle w:val="Emphasis"/>
          <w:rFonts w:ascii="Georgia" w:hAnsi="Georgia"/>
        </w:rPr>
        <w:t>jokowi</w:t>
      </w:r>
      <w:proofErr w:type="spellEnd"/>
      <w:r>
        <w:rPr>
          <w:rFonts w:ascii="Georgia" w:hAnsi="Georgia"/>
        </w:rPr>
        <w:t xml:space="preserve"> </w:t>
      </w:r>
      <w:r>
        <w:rPr>
          <w:rFonts w:ascii="Georgia" w:hAnsi="Georgia"/>
        </w:rPr>
        <w:t xml:space="preserve">is known from a single </w:t>
      </w:r>
      <w:commentRangeStart w:id="4"/>
      <w:r>
        <w:rPr>
          <w:rFonts w:ascii="Georgia" w:hAnsi="Georgia"/>
        </w:rPr>
        <w:t>location</w:t>
      </w:r>
      <w:commentRangeEnd w:id="4"/>
      <w:r w:rsidR="00387558">
        <w:rPr>
          <w:rStyle w:val="CommentReference"/>
        </w:rPr>
        <w:commentReference w:id="4"/>
      </w:r>
      <w:r>
        <w:rPr>
          <w:rFonts w:ascii="Georgia" w:hAnsi="Georgia"/>
        </w:rPr>
        <w:t xml:space="preserve"> where it was found as a cultivated plant: </w:t>
      </w:r>
      <w:proofErr w:type="spellStart"/>
      <w:r>
        <w:rPr>
          <w:rFonts w:ascii="Georgia" w:hAnsi="Georgia"/>
        </w:rPr>
        <w:t>Gariau</w:t>
      </w:r>
      <w:proofErr w:type="spellEnd"/>
      <w:r>
        <w:rPr>
          <w:rFonts w:ascii="Georgia" w:hAnsi="Georgia"/>
        </w:rPr>
        <w:t xml:space="preserve"> (</w:t>
      </w:r>
      <w:proofErr w:type="spellStart"/>
      <w:r>
        <w:rPr>
          <w:rFonts w:ascii="Georgia" w:hAnsi="Georgia"/>
        </w:rPr>
        <w:t>Urubika</w:t>
      </w:r>
      <w:proofErr w:type="spellEnd"/>
      <w:r>
        <w:rPr>
          <w:rFonts w:ascii="Georgia" w:hAnsi="Georgia"/>
        </w:rPr>
        <w:t xml:space="preserve">) village, in </w:t>
      </w:r>
      <w:proofErr w:type="spellStart"/>
      <w:r>
        <w:rPr>
          <w:rFonts w:ascii="Georgia" w:hAnsi="Georgia"/>
        </w:rPr>
        <w:t>Yamor</w:t>
      </w:r>
      <w:proofErr w:type="spellEnd"/>
      <w:r>
        <w:rPr>
          <w:rFonts w:ascii="Georgia" w:hAnsi="Georgia"/>
        </w:rPr>
        <w:t xml:space="preserve"> District, in the </w:t>
      </w:r>
      <w:proofErr w:type="spellStart"/>
      <w:r>
        <w:rPr>
          <w:rFonts w:ascii="Georgia" w:hAnsi="Georgia"/>
        </w:rPr>
        <w:t>Kaimana</w:t>
      </w:r>
      <w:proofErr w:type="spellEnd"/>
      <w:r>
        <w:rPr>
          <w:rFonts w:ascii="Georgia" w:hAnsi="Georgia"/>
        </w:rPr>
        <w:t xml:space="preserve"> Regency, on the shore of </w:t>
      </w:r>
      <w:proofErr w:type="spellStart"/>
      <w:r>
        <w:rPr>
          <w:rFonts w:ascii="Georgia" w:hAnsi="Georgia"/>
        </w:rPr>
        <w:t>Yamor</w:t>
      </w:r>
      <w:proofErr w:type="spellEnd"/>
      <w:r>
        <w:rPr>
          <w:rFonts w:ascii="Georgia" w:hAnsi="Georgia"/>
        </w:rPr>
        <w:t xml:space="preserve"> (</w:t>
      </w:r>
      <w:proofErr w:type="spellStart"/>
      <w:r>
        <w:rPr>
          <w:rFonts w:ascii="Georgia" w:hAnsi="Georgia"/>
        </w:rPr>
        <w:t>Jamur</w:t>
      </w:r>
      <w:proofErr w:type="spellEnd"/>
      <w:r>
        <w:rPr>
          <w:rFonts w:ascii="Georgia" w:hAnsi="Georgia"/>
        </w:rPr>
        <w:t xml:space="preserve">) Lake. </w:t>
      </w:r>
      <w:proofErr w:type="spellStart"/>
      <w:r>
        <w:rPr>
          <w:rFonts w:ascii="Georgia" w:hAnsi="Georgia"/>
        </w:rPr>
        <w:t>Heatubun</w:t>
      </w:r>
      <w:proofErr w:type="spellEnd"/>
      <w:r>
        <w:rPr>
          <w:rFonts w:ascii="Georgia" w:hAnsi="Georgia"/>
        </w:rPr>
        <w:t xml:space="preserve"> (2016) was informed by the person cultivating the palms that they ca</w:t>
      </w:r>
      <w:r>
        <w:rPr>
          <w:rFonts w:ascii="Georgia" w:hAnsi="Georgia"/>
        </w:rPr>
        <w:t xml:space="preserve">me from "seeds brought from hill forest at </w:t>
      </w:r>
      <w:proofErr w:type="spellStart"/>
      <w:r>
        <w:rPr>
          <w:rFonts w:ascii="Georgia" w:hAnsi="Georgia"/>
        </w:rPr>
        <w:t>Kepala</w:t>
      </w:r>
      <w:proofErr w:type="spellEnd"/>
      <w:r>
        <w:rPr>
          <w:rFonts w:ascii="Georgia" w:hAnsi="Georgia"/>
        </w:rPr>
        <w:t xml:space="preserve"> Air Kali Ima (headwaters of </w:t>
      </w:r>
      <w:proofErr w:type="gramStart"/>
      <w:r>
        <w:rPr>
          <w:rFonts w:ascii="Georgia" w:hAnsi="Georgia"/>
        </w:rPr>
        <w:t>Ima river</w:t>
      </w:r>
      <w:proofErr w:type="gramEnd"/>
      <w:r>
        <w:rPr>
          <w:rFonts w:ascii="Georgia" w:hAnsi="Georgia"/>
        </w:rPr>
        <w:t xml:space="preserve">) in </w:t>
      </w:r>
      <w:proofErr w:type="spellStart"/>
      <w:r>
        <w:rPr>
          <w:rFonts w:ascii="Georgia" w:hAnsi="Georgia"/>
        </w:rPr>
        <w:t>Gunung</w:t>
      </w:r>
      <w:proofErr w:type="spellEnd"/>
      <w:r>
        <w:rPr>
          <w:rFonts w:ascii="Georgia" w:hAnsi="Georgia"/>
        </w:rPr>
        <w:t xml:space="preserve"> </w:t>
      </w:r>
      <w:proofErr w:type="spellStart"/>
      <w:r>
        <w:rPr>
          <w:rFonts w:ascii="Georgia" w:hAnsi="Georgia"/>
        </w:rPr>
        <w:t>Daweri</w:t>
      </w:r>
      <w:proofErr w:type="spellEnd"/>
      <w:r>
        <w:rPr>
          <w:rFonts w:ascii="Georgia" w:hAnsi="Georgia"/>
        </w:rPr>
        <w:t xml:space="preserve"> (Mt. </w:t>
      </w:r>
      <w:proofErr w:type="spellStart"/>
      <w:r>
        <w:rPr>
          <w:rFonts w:ascii="Georgia" w:hAnsi="Georgia"/>
        </w:rPr>
        <w:t>Daweri</w:t>
      </w:r>
      <w:proofErr w:type="spellEnd"/>
      <w:r>
        <w:rPr>
          <w:rFonts w:ascii="Georgia" w:hAnsi="Georgia"/>
        </w:rPr>
        <w:t xml:space="preserve">), near </w:t>
      </w:r>
      <w:proofErr w:type="spellStart"/>
      <w:r>
        <w:rPr>
          <w:rFonts w:ascii="Georgia" w:hAnsi="Georgia"/>
        </w:rPr>
        <w:t>Kewo</w:t>
      </w:r>
      <w:proofErr w:type="spellEnd"/>
      <w:r>
        <w:rPr>
          <w:rFonts w:ascii="Georgia" w:hAnsi="Georgia"/>
        </w:rPr>
        <w:t xml:space="preserve"> village on the border of </w:t>
      </w:r>
      <w:proofErr w:type="spellStart"/>
      <w:r>
        <w:rPr>
          <w:rFonts w:ascii="Georgia" w:hAnsi="Georgia"/>
        </w:rPr>
        <w:t>Nabire</w:t>
      </w:r>
      <w:proofErr w:type="spellEnd"/>
      <w:r>
        <w:rPr>
          <w:rFonts w:ascii="Georgia" w:hAnsi="Georgia"/>
        </w:rPr>
        <w:t xml:space="preserve"> Regency of Papua Province." </w:t>
      </w:r>
      <w:commentRangeStart w:id="5"/>
      <w:r>
        <w:rPr>
          <w:rFonts w:ascii="Georgia" w:hAnsi="Georgia"/>
        </w:rPr>
        <w:t>This is about 33 km West-</w:t>
      </w:r>
      <w:proofErr w:type="gramStart"/>
      <w:r>
        <w:rPr>
          <w:rFonts w:ascii="Georgia" w:hAnsi="Georgia"/>
        </w:rPr>
        <w:t>North-West</w:t>
      </w:r>
      <w:proofErr w:type="gramEnd"/>
      <w:r>
        <w:rPr>
          <w:rFonts w:ascii="Georgia" w:hAnsi="Georgia"/>
        </w:rPr>
        <w:t xml:space="preserve"> of </w:t>
      </w:r>
      <w:proofErr w:type="spellStart"/>
      <w:r>
        <w:rPr>
          <w:rFonts w:ascii="Georgia" w:hAnsi="Georgia"/>
        </w:rPr>
        <w:t>Gariau</w:t>
      </w:r>
      <w:proofErr w:type="spellEnd"/>
      <w:r>
        <w:rPr>
          <w:rFonts w:ascii="Georgia" w:hAnsi="Georgia"/>
        </w:rPr>
        <w:t xml:space="preserve"> village.</w:t>
      </w:r>
      <w:commentRangeEnd w:id="5"/>
      <w:r w:rsidR="00A80986">
        <w:rPr>
          <w:rStyle w:val="CommentReference"/>
        </w:rPr>
        <w:commentReference w:id="5"/>
      </w:r>
    </w:p>
    <w:p w14:paraId="21A779E3" w14:textId="77777777" w:rsidR="00000000" w:rsidRDefault="00C4656D">
      <w:pPr>
        <w:pStyle w:val="Heading2"/>
        <w:divId w:val="888221691"/>
        <w:rPr>
          <w:rFonts w:ascii="Georgia" w:eastAsia="Times New Roman" w:hAnsi="Georgia"/>
          <w:sz w:val="27"/>
          <w:szCs w:val="27"/>
        </w:rPr>
      </w:pPr>
      <w:r>
        <w:rPr>
          <w:rFonts w:ascii="Georgia" w:eastAsia="Times New Roman" w:hAnsi="Georgia"/>
          <w:sz w:val="27"/>
          <w:szCs w:val="27"/>
        </w:rPr>
        <w:t>Area of Occ</w:t>
      </w:r>
      <w:r>
        <w:rPr>
          <w:rFonts w:ascii="Georgia" w:eastAsia="Times New Roman" w:hAnsi="Georgia"/>
          <w:sz w:val="27"/>
          <w:szCs w:val="27"/>
        </w:rPr>
        <w:t>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7"/>
        <w:gridCol w:w="5913"/>
      </w:tblGrid>
      <w:tr w:rsidR="00000000" w14:paraId="7F97A713" w14:textId="77777777">
        <w:trPr>
          <w:divId w:val="888221691"/>
          <w:tblCellSpacing w:w="15" w:type="dxa"/>
        </w:trPr>
        <w:tc>
          <w:tcPr>
            <w:tcW w:w="0" w:type="auto"/>
            <w:tcBorders>
              <w:bottom w:val="single" w:sz="6" w:space="0" w:color="000000"/>
            </w:tcBorders>
            <w:shd w:val="clear" w:color="auto" w:fill="BBBBBB"/>
            <w:vAlign w:val="center"/>
            <w:hideMark/>
          </w:tcPr>
          <w:p w14:paraId="30FBC85E"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Estimated area of occupancy (AOO) - in km2</w:t>
            </w:r>
          </w:p>
        </w:tc>
        <w:tc>
          <w:tcPr>
            <w:tcW w:w="0" w:type="auto"/>
            <w:tcBorders>
              <w:bottom w:val="single" w:sz="6" w:space="0" w:color="000000"/>
            </w:tcBorders>
            <w:shd w:val="clear" w:color="auto" w:fill="BBBBBB"/>
            <w:vAlign w:val="center"/>
            <w:hideMark/>
          </w:tcPr>
          <w:p w14:paraId="46427BE4"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486373B1" w14:textId="77777777">
        <w:trPr>
          <w:divId w:val="888221691"/>
          <w:tblCellSpacing w:w="15" w:type="dxa"/>
        </w:trPr>
        <w:tc>
          <w:tcPr>
            <w:tcW w:w="0" w:type="auto"/>
            <w:vAlign w:val="center"/>
            <w:hideMark/>
          </w:tcPr>
          <w:p w14:paraId="77F18E84" w14:textId="77777777" w:rsidR="00000000" w:rsidRDefault="00C4656D">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08F55FA8" w14:textId="77777777" w:rsidR="00000000" w:rsidRDefault="00C4656D">
            <w:pPr>
              <w:spacing w:after="75"/>
              <w:rPr>
                <w:rFonts w:ascii="Georgia" w:eastAsia="Times New Roman" w:hAnsi="Georgia"/>
                <w:sz w:val="18"/>
                <w:szCs w:val="18"/>
              </w:rPr>
            </w:pPr>
            <w:r>
              <w:rPr>
                <w:rFonts w:ascii="Georgia" w:eastAsia="Times New Roman" w:hAnsi="Georgia"/>
                <w:sz w:val="18"/>
                <w:szCs w:val="18"/>
              </w:rPr>
              <w:t xml:space="preserve">Estimated from a 2 x 2 km grid cell from the single known </w:t>
            </w:r>
            <w:commentRangeStart w:id="6"/>
            <w:r>
              <w:rPr>
                <w:rFonts w:ascii="Georgia" w:eastAsia="Times New Roman" w:hAnsi="Georgia"/>
                <w:sz w:val="18"/>
                <w:szCs w:val="18"/>
              </w:rPr>
              <w:t>location</w:t>
            </w:r>
            <w:commentRangeEnd w:id="6"/>
            <w:r w:rsidR="00A80986">
              <w:rPr>
                <w:rStyle w:val="CommentReference"/>
              </w:rPr>
              <w:commentReference w:id="6"/>
            </w:r>
            <w:r>
              <w:rPr>
                <w:rFonts w:ascii="Georgia" w:eastAsia="Times New Roman" w:hAnsi="Georgia"/>
                <w:sz w:val="18"/>
                <w:szCs w:val="18"/>
              </w:rPr>
              <w:t xml:space="preserve">, via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w:t>
            </w:r>
          </w:p>
        </w:tc>
      </w:tr>
    </w:tbl>
    <w:p w14:paraId="2A5A27F7" w14:textId="77777777" w:rsidR="00000000" w:rsidRDefault="00C4656D">
      <w:pPr>
        <w:pStyle w:val="Heading2"/>
        <w:divId w:val="888221691"/>
        <w:rPr>
          <w:rFonts w:ascii="Georgia" w:eastAsia="Times New Roman" w:hAnsi="Georgia"/>
          <w:sz w:val="27"/>
          <w:szCs w:val="27"/>
        </w:rPr>
      </w:pPr>
      <w:r>
        <w:rPr>
          <w:rFonts w:ascii="Georgia" w:eastAsia="Times New Roman" w:hAnsi="Georgia"/>
          <w:sz w:val="27"/>
          <w:szCs w:val="27"/>
        </w:rPr>
        <w:lastRenderedPageBreak/>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391"/>
        <w:gridCol w:w="2684"/>
        <w:gridCol w:w="3935"/>
      </w:tblGrid>
      <w:tr w:rsidR="00000000" w14:paraId="19170026" w14:textId="77777777">
        <w:trPr>
          <w:divId w:val="888221691"/>
          <w:tblCellSpacing w:w="15" w:type="dxa"/>
        </w:trPr>
        <w:tc>
          <w:tcPr>
            <w:tcW w:w="0" w:type="auto"/>
            <w:tcBorders>
              <w:bottom w:val="single" w:sz="6" w:space="0" w:color="000000"/>
            </w:tcBorders>
            <w:shd w:val="clear" w:color="auto" w:fill="BBBBBB"/>
            <w:vAlign w:val="center"/>
            <w:hideMark/>
          </w:tcPr>
          <w:p w14:paraId="5FBC0053"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4A6568F0"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EOO estim</w:t>
            </w:r>
            <w:r>
              <w:rPr>
                <w:rFonts w:ascii="Georgia" w:eastAsia="Times New Roman" w:hAnsi="Georgia"/>
                <w:b/>
                <w:bCs/>
                <w:sz w:val="18"/>
                <w:szCs w:val="18"/>
              </w:rPr>
              <w:t>ate calculated from Minimum Convex Polygon</w:t>
            </w:r>
          </w:p>
        </w:tc>
        <w:tc>
          <w:tcPr>
            <w:tcW w:w="0" w:type="auto"/>
            <w:tcBorders>
              <w:bottom w:val="single" w:sz="6" w:space="0" w:color="000000"/>
            </w:tcBorders>
            <w:shd w:val="clear" w:color="auto" w:fill="BBBBBB"/>
            <w:vAlign w:val="center"/>
            <w:hideMark/>
          </w:tcPr>
          <w:p w14:paraId="2F779189"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2545A1D8" w14:textId="77777777">
        <w:trPr>
          <w:divId w:val="888221691"/>
          <w:tblCellSpacing w:w="15" w:type="dxa"/>
        </w:trPr>
        <w:tc>
          <w:tcPr>
            <w:tcW w:w="0" w:type="auto"/>
            <w:vAlign w:val="center"/>
            <w:hideMark/>
          </w:tcPr>
          <w:p w14:paraId="226D814E" w14:textId="77777777" w:rsidR="00000000" w:rsidRDefault="00C4656D">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5E065C75"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515ED84" w14:textId="77777777" w:rsidR="00000000" w:rsidRDefault="00C4656D">
            <w:pPr>
              <w:spacing w:after="75"/>
              <w:rPr>
                <w:rFonts w:ascii="Georgia" w:eastAsia="Times New Roman" w:hAnsi="Georgia"/>
                <w:sz w:val="18"/>
                <w:szCs w:val="18"/>
              </w:rPr>
            </w:pPr>
            <w:r>
              <w:rPr>
                <w:rFonts w:ascii="Georgia" w:eastAsia="Times New Roman" w:hAnsi="Georgia"/>
                <w:sz w:val="18"/>
                <w:szCs w:val="18"/>
              </w:rPr>
              <w:t xml:space="preserve">Based on </w:t>
            </w:r>
            <w:proofErr w:type="gramStart"/>
            <w:r>
              <w:rPr>
                <w:rFonts w:ascii="Georgia" w:eastAsia="Times New Roman" w:hAnsi="Georgia"/>
                <w:sz w:val="18"/>
                <w:szCs w:val="18"/>
              </w:rPr>
              <w:t>AOO, but</w:t>
            </w:r>
            <w:proofErr w:type="gramEnd"/>
            <w:r>
              <w:rPr>
                <w:rFonts w:ascii="Georgia" w:eastAsia="Times New Roman" w:hAnsi="Georgia"/>
                <w:sz w:val="18"/>
                <w:szCs w:val="18"/>
              </w:rPr>
              <w:t xml:space="preserve"> may be larger as the forest in this area is currently intact and it is under-collected.</w:t>
            </w:r>
          </w:p>
        </w:tc>
      </w:tr>
    </w:tbl>
    <w:p w14:paraId="7B5E9A7B" w14:textId="77777777" w:rsidR="00000000" w:rsidRDefault="00C4656D">
      <w:pPr>
        <w:pStyle w:val="Heading2"/>
        <w:divId w:val="888221691"/>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246"/>
        <w:gridCol w:w="7764"/>
      </w:tblGrid>
      <w:tr w:rsidR="00A80986" w14:paraId="441155A1" w14:textId="77777777">
        <w:trPr>
          <w:divId w:val="888221691"/>
          <w:tblCellSpacing w:w="15" w:type="dxa"/>
        </w:trPr>
        <w:tc>
          <w:tcPr>
            <w:tcW w:w="0" w:type="auto"/>
            <w:tcBorders>
              <w:bottom w:val="single" w:sz="6" w:space="0" w:color="000000"/>
            </w:tcBorders>
            <w:shd w:val="clear" w:color="auto" w:fill="BBBBBB"/>
            <w:vAlign w:val="center"/>
            <w:hideMark/>
          </w:tcPr>
          <w:p w14:paraId="775957AB"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3985260B"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A80986" w14:paraId="35B585DE" w14:textId="77777777">
        <w:trPr>
          <w:divId w:val="888221691"/>
          <w:tblCellSpacing w:w="15" w:type="dxa"/>
        </w:trPr>
        <w:tc>
          <w:tcPr>
            <w:tcW w:w="0" w:type="auto"/>
            <w:vAlign w:val="center"/>
            <w:hideMark/>
          </w:tcPr>
          <w:p w14:paraId="680ECEF6" w14:textId="77777777" w:rsidR="00000000" w:rsidRDefault="00C4656D">
            <w:pPr>
              <w:spacing w:after="75"/>
              <w:rPr>
                <w:rFonts w:ascii="Georgia" w:eastAsia="Times New Roman" w:hAnsi="Georgia"/>
                <w:sz w:val="18"/>
                <w:szCs w:val="18"/>
              </w:rPr>
            </w:pPr>
            <w:r>
              <w:rPr>
                <w:rFonts w:ascii="Georgia" w:eastAsia="Times New Roman" w:hAnsi="Georgia"/>
                <w:sz w:val="18"/>
                <w:szCs w:val="18"/>
              </w:rPr>
              <w:t>1</w:t>
            </w:r>
          </w:p>
        </w:tc>
        <w:tc>
          <w:tcPr>
            <w:tcW w:w="0" w:type="auto"/>
            <w:vAlign w:val="center"/>
            <w:hideMark/>
          </w:tcPr>
          <w:p w14:paraId="1B26AC87" w14:textId="666D1AA3" w:rsidR="00000000" w:rsidRDefault="00C4656D">
            <w:pPr>
              <w:spacing w:after="75"/>
              <w:rPr>
                <w:rFonts w:ascii="Georgia" w:eastAsia="Times New Roman" w:hAnsi="Georgia"/>
                <w:sz w:val="18"/>
                <w:szCs w:val="18"/>
              </w:rPr>
            </w:pPr>
            <w:r>
              <w:rPr>
                <w:rFonts w:ascii="Georgia" w:eastAsia="Times New Roman" w:hAnsi="Georgia"/>
                <w:sz w:val="18"/>
                <w:szCs w:val="18"/>
              </w:rPr>
              <w:t xml:space="preserve">Collected as a cultivated plant in a single village, with information that seeds were collected from </w:t>
            </w:r>
            <w:proofErr w:type="spellStart"/>
            <w:r>
              <w:rPr>
                <w:rFonts w:ascii="Georgia" w:eastAsia="Times New Roman" w:hAnsi="Georgia"/>
                <w:sz w:val="18"/>
                <w:szCs w:val="18"/>
              </w:rPr>
              <w:t>Gunung</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Daweri</w:t>
            </w:r>
            <w:proofErr w:type="spellEnd"/>
            <w:r>
              <w:rPr>
                <w:rFonts w:ascii="Georgia" w:eastAsia="Times New Roman" w:hAnsi="Georgia"/>
                <w:sz w:val="18"/>
                <w:szCs w:val="18"/>
              </w:rPr>
              <w:t>.</w:t>
            </w:r>
            <w:r w:rsidR="00A80986">
              <w:rPr>
                <w:rFonts w:ascii="Georgia" w:eastAsia="Times New Roman" w:hAnsi="Georgia"/>
                <w:sz w:val="18"/>
                <w:szCs w:val="18"/>
              </w:rPr>
              <w:t xml:space="preserve"> </w:t>
            </w:r>
            <w:proofErr w:type="spellStart"/>
            <w:ins w:id="7" w:author="Jack Plummer" w:date="2022-05-17T12:21:00Z">
              <w:r w:rsidR="00A80986">
                <w:rPr>
                  <w:rFonts w:ascii="Georgia" w:eastAsia="Times New Roman" w:hAnsi="Georgia"/>
                  <w:sz w:val="18"/>
                  <w:szCs w:val="18"/>
                </w:rPr>
                <w:t>Gunung</w:t>
              </w:r>
              <w:proofErr w:type="spellEnd"/>
              <w:r w:rsidR="00A80986">
                <w:rPr>
                  <w:rFonts w:ascii="Georgia" w:eastAsia="Times New Roman" w:hAnsi="Georgia"/>
                  <w:sz w:val="18"/>
                  <w:szCs w:val="18"/>
                </w:rPr>
                <w:t xml:space="preserve"> </w:t>
              </w:r>
              <w:proofErr w:type="spellStart"/>
              <w:r w:rsidR="00A80986">
                <w:rPr>
                  <w:rFonts w:ascii="Georgia" w:eastAsia="Times New Roman" w:hAnsi="Georgia"/>
                  <w:sz w:val="18"/>
                  <w:szCs w:val="18"/>
                </w:rPr>
                <w:t>Daweri</w:t>
              </w:r>
              <w:proofErr w:type="spellEnd"/>
              <w:r w:rsidR="00A80986">
                <w:rPr>
                  <w:rFonts w:ascii="Georgia" w:eastAsia="Times New Roman" w:hAnsi="Georgia"/>
                  <w:sz w:val="18"/>
                  <w:szCs w:val="18"/>
                </w:rPr>
                <w:t xml:space="preserve"> falls within a logging concession. Although the concession is not currently operational, future activity represents a </w:t>
              </w:r>
            </w:ins>
            <w:ins w:id="8" w:author="Jack Plummer" w:date="2022-05-17T12:22:00Z">
              <w:r w:rsidR="00A80986">
                <w:rPr>
                  <w:rFonts w:ascii="Georgia" w:eastAsia="Times New Roman" w:hAnsi="Georgia"/>
                  <w:sz w:val="18"/>
                  <w:szCs w:val="18"/>
                </w:rPr>
                <w:t>plausible threat to the species at its single known site. It is therefore considered to be restricted to a single location.</w:t>
              </w:r>
            </w:ins>
          </w:p>
        </w:tc>
      </w:tr>
    </w:tbl>
    <w:p w14:paraId="0FDD72CA" w14:textId="77777777" w:rsidR="00000000" w:rsidRDefault="00C4656D">
      <w:pPr>
        <w:pStyle w:val="Heading2"/>
        <w:divId w:val="888221691"/>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543"/>
        <w:gridCol w:w="6467"/>
      </w:tblGrid>
      <w:tr w:rsidR="00A80986" w14:paraId="75BED9F6" w14:textId="77777777">
        <w:trPr>
          <w:divId w:val="888221691"/>
          <w:tblCellSpacing w:w="15" w:type="dxa"/>
        </w:trPr>
        <w:tc>
          <w:tcPr>
            <w:tcW w:w="0" w:type="auto"/>
            <w:tcBorders>
              <w:bottom w:val="single" w:sz="6" w:space="0" w:color="000000"/>
            </w:tcBorders>
            <w:shd w:val="clear" w:color="auto" w:fill="BBBBBB"/>
            <w:vAlign w:val="center"/>
            <w:hideMark/>
          </w:tcPr>
          <w:p w14:paraId="3D895A64"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595D9235"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A80986" w14:paraId="528D621E" w14:textId="77777777">
        <w:trPr>
          <w:divId w:val="888221691"/>
          <w:tblCellSpacing w:w="15" w:type="dxa"/>
        </w:trPr>
        <w:tc>
          <w:tcPr>
            <w:tcW w:w="0" w:type="auto"/>
            <w:vAlign w:val="center"/>
            <w:hideMark/>
          </w:tcPr>
          <w:p w14:paraId="35BCA2FC" w14:textId="77777777" w:rsidR="00000000" w:rsidRDefault="00C4656D">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0C577B0" w14:textId="637E571C" w:rsidR="00000000" w:rsidRDefault="00C4656D">
            <w:pPr>
              <w:spacing w:after="75"/>
              <w:rPr>
                <w:rFonts w:ascii="Georgia" w:eastAsia="Times New Roman" w:hAnsi="Georgia"/>
                <w:sz w:val="18"/>
                <w:szCs w:val="18"/>
              </w:rPr>
            </w:pPr>
            <w:r>
              <w:rPr>
                <w:rFonts w:ascii="Georgia" w:eastAsia="Times New Roman" w:hAnsi="Georgia"/>
                <w:sz w:val="18"/>
                <w:szCs w:val="18"/>
              </w:rPr>
              <w:t xml:space="preserve">This species is known from a single locality within a logging concession. </w:t>
            </w:r>
            <w:del w:id="9" w:author="Jack Plummer" w:date="2022-05-17T12:22:00Z">
              <w:r w:rsidDel="00A80986">
                <w:rPr>
                  <w:rFonts w:ascii="Georgia" w:eastAsia="Times New Roman" w:hAnsi="Georgia"/>
                  <w:sz w:val="18"/>
                  <w:szCs w:val="18"/>
                </w:rPr>
                <w:delText xml:space="preserve">When </w:delText>
              </w:r>
            </w:del>
            <w:ins w:id="10" w:author="Jack Plummer" w:date="2022-05-17T12:22:00Z">
              <w:r w:rsidR="00A80986">
                <w:rPr>
                  <w:rFonts w:ascii="Georgia" w:eastAsia="Times New Roman" w:hAnsi="Georgia"/>
                  <w:sz w:val="18"/>
                  <w:szCs w:val="18"/>
                </w:rPr>
                <w:t>If</w:t>
              </w:r>
              <w:r w:rsidR="00A80986">
                <w:rPr>
                  <w:rFonts w:ascii="Georgia" w:eastAsia="Times New Roman" w:hAnsi="Georgia"/>
                  <w:sz w:val="18"/>
                  <w:szCs w:val="18"/>
                </w:rPr>
                <w:t xml:space="preserve"> </w:t>
              </w:r>
            </w:ins>
            <w:r>
              <w:rPr>
                <w:rFonts w:ascii="Georgia" w:eastAsia="Times New Roman" w:hAnsi="Georgia"/>
                <w:sz w:val="18"/>
                <w:szCs w:val="18"/>
              </w:rPr>
              <w:t xml:space="preserve">that concession </w:t>
            </w:r>
            <w:del w:id="11" w:author="Jack Plummer" w:date="2022-05-17T12:22:00Z">
              <w:r w:rsidDel="00A80986">
                <w:rPr>
                  <w:rFonts w:ascii="Georgia" w:eastAsia="Times New Roman" w:hAnsi="Georgia"/>
                  <w:sz w:val="18"/>
                  <w:szCs w:val="18"/>
                </w:rPr>
                <w:delText xml:space="preserve">becomes </w:delText>
              </w:r>
            </w:del>
            <w:ins w:id="12" w:author="Jack Plummer" w:date="2022-05-17T12:22:00Z">
              <w:r w:rsidR="00A80986">
                <w:rPr>
                  <w:rFonts w:ascii="Georgia" w:eastAsia="Times New Roman" w:hAnsi="Georgia"/>
                  <w:sz w:val="18"/>
                  <w:szCs w:val="18"/>
                </w:rPr>
                <w:t>were to become</w:t>
              </w:r>
              <w:r w:rsidR="00A80986">
                <w:rPr>
                  <w:rFonts w:ascii="Georgia" w:eastAsia="Times New Roman" w:hAnsi="Georgia"/>
                  <w:sz w:val="18"/>
                  <w:szCs w:val="18"/>
                </w:rPr>
                <w:t xml:space="preserve"> </w:t>
              </w:r>
            </w:ins>
            <w:r>
              <w:rPr>
                <w:rFonts w:ascii="Georgia" w:eastAsia="Times New Roman" w:hAnsi="Georgia"/>
                <w:sz w:val="18"/>
                <w:szCs w:val="18"/>
              </w:rPr>
              <w:t>active</w:t>
            </w:r>
            <w:ins w:id="13" w:author="Jack Plummer" w:date="2022-05-17T12:23:00Z">
              <w:r w:rsidR="00A80986">
                <w:rPr>
                  <w:rFonts w:ascii="Georgia" w:eastAsia="Times New Roman" w:hAnsi="Georgia"/>
                  <w:sz w:val="18"/>
                  <w:szCs w:val="18"/>
                </w:rPr>
                <w:t>, it is likely that</w:t>
              </w:r>
            </w:ins>
            <w:del w:id="14" w:author="Jack Plummer" w:date="2022-05-17T12:23:00Z">
              <w:r w:rsidDel="00A80986">
                <w:rPr>
                  <w:rFonts w:ascii="Georgia" w:eastAsia="Times New Roman" w:hAnsi="Georgia"/>
                  <w:sz w:val="18"/>
                  <w:szCs w:val="18"/>
                </w:rPr>
                <w:delText xml:space="preserve"> </w:delText>
              </w:r>
            </w:del>
            <w:del w:id="15" w:author="Jack Plummer" w:date="2022-05-17T12:22:00Z">
              <w:r w:rsidDel="00A80986">
                <w:rPr>
                  <w:rFonts w:ascii="Georgia" w:eastAsia="Times New Roman" w:hAnsi="Georgia"/>
                  <w:sz w:val="18"/>
                  <w:szCs w:val="18"/>
                </w:rPr>
                <w:delText>a</w:delText>
              </w:r>
              <w:r w:rsidDel="00A80986">
                <w:rPr>
                  <w:rFonts w:ascii="Georgia" w:eastAsia="Times New Roman" w:hAnsi="Georgia"/>
                  <w:sz w:val="18"/>
                  <w:szCs w:val="18"/>
                </w:rPr>
                <w:delText>nd the forest is lost</w:delText>
              </w:r>
            </w:del>
            <w:r>
              <w:rPr>
                <w:rFonts w:ascii="Georgia" w:eastAsia="Times New Roman" w:hAnsi="Georgia"/>
                <w:sz w:val="18"/>
                <w:szCs w:val="18"/>
              </w:rPr>
              <w:t xml:space="preserve"> the species </w:t>
            </w:r>
            <w:ins w:id="16" w:author="Jack Plummer" w:date="2022-05-17T12:23:00Z">
              <w:r w:rsidR="00A80986">
                <w:rPr>
                  <w:rFonts w:ascii="Georgia" w:eastAsia="Times New Roman" w:hAnsi="Georgia"/>
                  <w:sz w:val="18"/>
                  <w:szCs w:val="18"/>
                </w:rPr>
                <w:t>rapidly</w:t>
              </w:r>
            </w:ins>
            <w:del w:id="17" w:author="Jack Plummer" w:date="2022-05-17T12:23:00Z">
              <w:r w:rsidDel="00A80986">
                <w:rPr>
                  <w:rFonts w:ascii="Georgia" w:eastAsia="Times New Roman" w:hAnsi="Georgia"/>
                  <w:sz w:val="18"/>
                  <w:szCs w:val="18"/>
                </w:rPr>
                <w:delText>i</w:delText>
              </w:r>
              <w:r w:rsidDel="00A80986">
                <w:rPr>
                  <w:rFonts w:ascii="Georgia" w:eastAsia="Times New Roman" w:hAnsi="Georgia"/>
                  <w:sz w:val="18"/>
                  <w:szCs w:val="18"/>
                </w:rPr>
                <w:delText>s likely</w:delText>
              </w:r>
              <w:r w:rsidDel="00A80986">
                <w:rPr>
                  <w:rFonts w:ascii="Georgia" w:eastAsia="Times New Roman" w:hAnsi="Georgia"/>
                  <w:sz w:val="18"/>
                  <w:szCs w:val="18"/>
                </w:rPr>
                <w:delText xml:space="preserve"> to</w:delText>
              </w:r>
            </w:del>
            <w:r>
              <w:rPr>
                <w:rFonts w:ascii="Georgia" w:eastAsia="Times New Roman" w:hAnsi="Georgia"/>
                <w:sz w:val="18"/>
                <w:szCs w:val="18"/>
              </w:rPr>
              <w:t xml:space="preserve"> become </w:t>
            </w:r>
            <w:ins w:id="18" w:author="Jack Plummer" w:date="2022-05-17T12:23:00Z">
              <w:r w:rsidR="00A80986">
                <w:rPr>
                  <w:rFonts w:ascii="Georgia" w:eastAsia="Times New Roman" w:hAnsi="Georgia"/>
                  <w:sz w:val="18"/>
                  <w:szCs w:val="18"/>
                </w:rPr>
                <w:t xml:space="preserve">highly threatened or even </w:t>
              </w:r>
            </w:ins>
            <w:r>
              <w:rPr>
                <w:rFonts w:ascii="Georgia" w:eastAsia="Times New Roman" w:hAnsi="Georgia"/>
                <w:sz w:val="18"/>
                <w:szCs w:val="18"/>
              </w:rPr>
              <w:t>extinct</w:t>
            </w:r>
            <w:r>
              <w:rPr>
                <w:rFonts w:ascii="Georgia" w:eastAsia="Times New Roman" w:hAnsi="Georgia"/>
                <w:sz w:val="18"/>
                <w:szCs w:val="18"/>
              </w:rPr>
              <w:t>.</w:t>
            </w:r>
          </w:p>
        </w:tc>
      </w:tr>
    </w:tbl>
    <w:p w14:paraId="14FA082B" w14:textId="77777777" w:rsidR="00000000" w:rsidRDefault="00C4656D">
      <w:pPr>
        <w:pStyle w:val="Heading2"/>
        <w:divId w:val="888221691"/>
        <w:rPr>
          <w:rFonts w:ascii="Georgia" w:eastAsia="Times New Roman" w:hAnsi="Georgia"/>
          <w:sz w:val="27"/>
          <w:szCs w:val="27"/>
        </w:rPr>
      </w:pPr>
      <w:r>
        <w:rPr>
          <w:rFonts w:ascii="Georgia" w:eastAsia="Times New Roman" w:hAnsi="Georgia"/>
          <w:sz w:val="27"/>
          <w:szCs w:val="27"/>
        </w:rPr>
        <w:t>Elevation / Depth / Depth Zones</w:t>
      </w:r>
    </w:p>
    <w:p w14:paraId="57182958" w14:textId="77777777" w:rsidR="00000000" w:rsidRDefault="00C4656D">
      <w:pPr>
        <w:pStyle w:val="NormalWeb"/>
        <w:divId w:val="888221691"/>
        <w:rPr>
          <w:rFonts w:ascii="Georgia" w:hAnsi="Georgia"/>
        </w:rPr>
      </w:pPr>
      <w:r>
        <w:rPr>
          <w:rStyle w:val="datalabel1"/>
          <w:rFonts w:ascii="Georgia" w:hAnsi="Georgia"/>
        </w:rPr>
        <w:t>Elevation Lower Limit (in metres above sea l</w:t>
      </w:r>
      <w:r>
        <w:rPr>
          <w:rStyle w:val="datalabel1"/>
          <w:rFonts w:ascii="Georgia" w:hAnsi="Georgia"/>
        </w:rPr>
        <w:t xml:space="preserve">evel): </w:t>
      </w:r>
      <w:r>
        <w:rPr>
          <w:rFonts w:ascii="Georgia" w:hAnsi="Georgia"/>
        </w:rPr>
        <w:t>300</w:t>
      </w:r>
    </w:p>
    <w:p w14:paraId="54F6F8FF" w14:textId="77777777" w:rsidR="00000000" w:rsidRDefault="00C4656D">
      <w:pPr>
        <w:pStyle w:val="NormalWeb"/>
        <w:divId w:val="888221691"/>
        <w:rPr>
          <w:rFonts w:ascii="Georgia" w:hAnsi="Georgia"/>
        </w:rPr>
      </w:pPr>
      <w:r>
        <w:rPr>
          <w:rStyle w:val="datalabel1"/>
          <w:rFonts w:ascii="Georgia" w:hAnsi="Georgia"/>
        </w:rPr>
        <w:t xml:space="preserve">Elevation Upper Limit (in metres above sea level): </w:t>
      </w:r>
      <w:r>
        <w:rPr>
          <w:rFonts w:ascii="Georgia" w:hAnsi="Georgia"/>
        </w:rPr>
        <w:t>300</w:t>
      </w:r>
    </w:p>
    <w:p w14:paraId="21BB3B49" w14:textId="77777777" w:rsidR="00000000" w:rsidRDefault="00C4656D">
      <w:pPr>
        <w:pStyle w:val="Heading2"/>
        <w:divId w:val="888221691"/>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6"/>
        <w:gridCol w:w="1144"/>
        <w:gridCol w:w="1729"/>
        <w:gridCol w:w="988"/>
        <w:gridCol w:w="1004"/>
        <w:gridCol w:w="1228"/>
        <w:gridCol w:w="1149"/>
        <w:gridCol w:w="1092"/>
      </w:tblGrid>
      <w:tr w:rsidR="00000000" w14:paraId="353B7BDF" w14:textId="77777777">
        <w:trPr>
          <w:divId w:val="888221691"/>
          <w:tblCellSpacing w:w="15" w:type="dxa"/>
        </w:trPr>
        <w:tc>
          <w:tcPr>
            <w:tcW w:w="0" w:type="auto"/>
            <w:tcBorders>
              <w:bottom w:val="single" w:sz="6" w:space="0" w:color="000000"/>
            </w:tcBorders>
            <w:shd w:val="clear" w:color="auto" w:fill="BBBBBB"/>
            <w:vAlign w:val="center"/>
            <w:hideMark/>
          </w:tcPr>
          <w:p w14:paraId="26DE2189"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32B93938"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06D4F8E2"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335C99EB"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02899F78"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74B782ED"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3F26B11E"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4A658F69"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1AA5E44F" w14:textId="77777777">
        <w:trPr>
          <w:divId w:val="888221691"/>
          <w:tblCellSpacing w:w="15" w:type="dxa"/>
        </w:trPr>
        <w:tc>
          <w:tcPr>
            <w:tcW w:w="0" w:type="auto"/>
            <w:vAlign w:val="center"/>
            <w:hideMark/>
          </w:tcPr>
          <w:p w14:paraId="460BF3DA" w14:textId="77777777" w:rsidR="00000000" w:rsidRDefault="00C4656D">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5396C3DE"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9E4F509" w14:textId="77777777" w:rsidR="00000000" w:rsidRDefault="00C4656D">
            <w:pPr>
              <w:spacing w:after="75"/>
              <w:rPr>
                <w:rFonts w:ascii="Georgia" w:eastAsia="Times New Roman" w:hAnsi="Georgia"/>
                <w:sz w:val="18"/>
                <w:szCs w:val="18"/>
              </w:rPr>
            </w:pPr>
            <w:r>
              <w:rPr>
                <w:rFonts w:ascii="Georgia" w:eastAsia="Times New Roman" w:hAnsi="Georgia"/>
                <w:sz w:val="18"/>
                <w:szCs w:val="18"/>
              </w:rPr>
              <w:t xml:space="preserve">Map created in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using data from georeferenced herbarium specimens.</w:t>
            </w:r>
          </w:p>
        </w:tc>
        <w:tc>
          <w:tcPr>
            <w:tcW w:w="0" w:type="auto"/>
            <w:vAlign w:val="center"/>
            <w:hideMark/>
          </w:tcPr>
          <w:p w14:paraId="3F994EDC"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77319AC"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5ACCDD4"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160F8B0"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0313408"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r>
    </w:tbl>
    <w:p w14:paraId="69347686" w14:textId="77777777" w:rsidR="00000000" w:rsidRDefault="00C4656D">
      <w:pPr>
        <w:pStyle w:val="Heading2"/>
        <w:divId w:val="888221691"/>
        <w:rPr>
          <w:rFonts w:ascii="Georgia" w:eastAsia="Times New Roman" w:hAnsi="Georgia"/>
          <w:sz w:val="27"/>
          <w:szCs w:val="27"/>
        </w:rPr>
      </w:pPr>
      <w:r>
        <w:rPr>
          <w:rFonts w:ascii="Georgia" w:eastAsia="Times New Roman" w:hAnsi="Georgia"/>
          <w:sz w:val="27"/>
          <w:szCs w:val="27"/>
        </w:rPr>
        <w:t>Biogeographic Realms</w:t>
      </w:r>
    </w:p>
    <w:p w14:paraId="1CB3EBFE" w14:textId="77777777" w:rsidR="00000000" w:rsidRDefault="00C4656D">
      <w:pPr>
        <w:pStyle w:val="NormalWeb"/>
        <w:divId w:val="888221691"/>
        <w:rPr>
          <w:rFonts w:ascii="Georgia" w:hAnsi="Georgia"/>
        </w:rPr>
      </w:pPr>
      <w:r>
        <w:rPr>
          <w:rStyle w:val="datalabel1"/>
          <w:rFonts w:ascii="Georgia" w:hAnsi="Georgia"/>
        </w:rPr>
        <w:t xml:space="preserve">Biogeographic Realm: </w:t>
      </w:r>
      <w:r>
        <w:rPr>
          <w:rFonts w:ascii="Georgia" w:hAnsi="Georgia"/>
        </w:rPr>
        <w:t>Australasian</w:t>
      </w:r>
    </w:p>
    <w:p w14:paraId="3D7125AC" w14:textId="77777777" w:rsidR="00000000" w:rsidRDefault="00C4656D">
      <w:pPr>
        <w:pStyle w:val="Heading1"/>
        <w:divId w:val="464932413"/>
        <w:rPr>
          <w:rFonts w:ascii="Georgia" w:eastAsia="Times New Roman" w:hAnsi="Georgia"/>
          <w:sz w:val="29"/>
          <w:szCs w:val="29"/>
        </w:rPr>
      </w:pPr>
      <w:r>
        <w:rPr>
          <w:rFonts w:ascii="Georgia" w:eastAsia="Times New Roman" w:hAnsi="Georgia"/>
          <w:sz w:val="29"/>
          <w:szCs w:val="29"/>
        </w:rPr>
        <w:lastRenderedPageBreak/>
        <w:t>Occurrence</w:t>
      </w:r>
    </w:p>
    <w:p w14:paraId="38BF0C61" w14:textId="77777777" w:rsidR="00000000" w:rsidRDefault="00C4656D">
      <w:pPr>
        <w:pStyle w:val="Heading2"/>
        <w:divId w:val="464932413"/>
        <w:rPr>
          <w:rFonts w:ascii="Georgia" w:eastAsia="Times New Roman" w:hAnsi="Georgia"/>
          <w:sz w:val="27"/>
          <w:szCs w:val="27"/>
        </w:rPr>
      </w:pPr>
      <w:r>
        <w:rPr>
          <w:rFonts w:ascii="Georgia" w:eastAsia="Times New Roman" w:hAnsi="Georgia"/>
          <w:sz w:val="27"/>
          <w:szCs w:val="27"/>
        </w:rPr>
        <w:t>Co</w:t>
      </w:r>
      <w:r>
        <w:rPr>
          <w:rFonts w:ascii="Georgia" w:eastAsia="Times New Roman" w:hAnsi="Georgia"/>
          <w:sz w:val="27"/>
          <w:szCs w:val="27"/>
        </w:rPr>
        <w:t>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49"/>
        <w:gridCol w:w="901"/>
        <w:gridCol w:w="657"/>
        <w:gridCol w:w="1430"/>
        <w:gridCol w:w="1154"/>
      </w:tblGrid>
      <w:tr w:rsidR="00000000" w14:paraId="5D549F28" w14:textId="77777777">
        <w:trPr>
          <w:divId w:val="464932413"/>
          <w:tblCellSpacing w:w="15" w:type="dxa"/>
        </w:trPr>
        <w:tc>
          <w:tcPr>
            <w:tcW w:w="0" w:type="auto"/>
            <w:tcBorders>
              <w:bottom w:val="single" w:sz="6" w:space="0" w:color="000000"/>
            </w:tcBorders>
            <w:shd w:val="clear" w:color="auto" w:fill="BBBBBB"/>
            <w:vAlign w:val="center"/>
            <w:hideMark/>
          </w:tcPr>
          <w:p w14:paraId="144AB75D"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11692143"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092DBCD8"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3AB2521B"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6604B304"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45483590" w14:textId="77777777">
        <w:trPr>
          <w:divId w:val="464932413"/>
          <w:tblCellSpacing w:w="15" w:type="dxa"/>
        </w:trPr>
        <w:tc>
          <w:tcPr>
            <w:tcW w:w="0" w:type="auto"/>
            <w:tcBorders>
              <w:bottom w:val="single" w:sz="6" w:space="0" w:color="CCCCCC"/>
            </w:tcBorders>
            <w:vAlign w:val="center"/>
            <w:hideMark/>
          </w:tcPr>
          <w:p w14:paraId="126AA14B" w14:textId="77777777" w:rsidR="00000000" w:rsidRDefault="00C4656D">
            <w:pPr>
              <w:spacing w:after="75"/>
              <w:rPr>
                <w:rFonts w:ascii="Georgia" w:eastAsia="Times New Roman" w:hAnsi="Georgia"/>
                <w:sz w:val="18"/>
                <w:szCs w:val="18"/>
              </w:rPr>
            </w:pPr>
            <w:r>
              <w:rPr>
                <w:rFonts w:ascii="Georgia" w:eastAsia="Times New Roman" w:hAnsi="Georgia"/>
                <w:sz w:val="18"/>
                <w:szCs w:val="18"/>
              </w:rPr>
              <w:t>Indonesia</w:t>
            </w:r>
          </w:p>
        </w:tc>
        <w:tc>
          <w:tcPr>
            <w:tcW w:w="0" w:type="auto"/>
            <w:tcBorders>
              <w:bottom w:val="single" w:sz="6" w:space="0" w:color="CCCCCC"/>
            </w:tcBorders>
            <w:vAlign w:val="center"/>
            <w:hideMark/>
          </w:tcPr>
          <w:p w14:paraId="1FBA72F8" w14:textId="77777777" w:rsidR="00000000" w:rsidRDefault="00C4656D">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ED95AD3" w14:textId="77777777" w:rsidR="00000000" w:rsidRDefault="00C4656D">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37E3C7A"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1CE2D669" w14:textId="77777777" w:rsidR="00000000" w:rsidRDefault="00C4656D">
            <w:pPr>
              <w:spacing w:after="75"/>
              <w:rPr>
                <w:rFonts w:ascii="Georgia" w:eastAsia="Times New Roman" w:hAnsi="Georgia"/>
                <w:sz w:val="18"/>
                <w:szCs w:val="18"/>
              </w:rPr>
            </w:pPr>
            <w:r>
              <w:rPr>
                <w:rFonts w:ascii="Georgia" w:eastAsia="Times New Roman" w:hAnsi="Georgia"/>
                <w:sz w:val="18"/>
                <w:szCs w:val="18"/>
              </w:rPr>
              <w:t>Resident</w:t>
            </w:r>
          </w:p>
        </w:tc>
      </w:tr>
      <w:tr w:rsidR="00000000" w14:paraId="76754D16" w14:textId="77777777">
        <w:trPr>
          <w:divId w:val="464932413"/>
          <w:tblCellSpacing w:w="15" w:type="dxa"/>
        </w:trPr>
        <w:tc>
          <w:tcPr>
            <w:tcW w:w="0" w:type="auto"/>
            <w:tcBorders>
              <w:bottom w:val="single" w:sz="6" w:space="0" w:color="CCCCCC"/>
            </w:tcBorders>
            <w:vAlign w:val="center"/>
            <w:hideMark/>
          </w:tcPr>
          <w:p w14:paraId="7E3BB0B9" w14:textId="77777777" w:rsidR="00000000" w:rsidRDefault="00C4656D">
            <w:pPr>
              <w:spacing w:after="75"/>
              <w:rPr>
                <w:rFonts w:ascii="Georgia" w:eastAsia="Times New Roman" w:hAnsi="Georgia"/>
                <w:sz w:val="18"/>
                <w:szCs w:val="18"/>
              </w:rPr>
            </w:pPr>
            <w:r>
              <w:rPr>
                <w:rFonts w:ascii="Georgia" w:eastAsia="Times New Roman" w:hAnsi="Georgia"/>
                <w:sz w:val="18"/>
                <w:szCs w:val="18"/>
              </w:rPr>
              <w:t>Indonesia -&gt; Papua</w:t>
            </w:r>
          </w:p>
        </w:tc>
        <w:tc>
          <w:tcPr>
            <w:tcW w:w="0" w:type="auto"/>
            <w:tcBorders>
              <w:bottom w:val="single" w:sz="6" w:space="0" w:color="CCCCCC"/>
            </w:tcBorders>
            <w:vAlign w:val="center"/>
            <w:hideMark/>
          </w:tcPr>
          <w:p w14:paraId="52F79A20" w14:textId="77777777" w:rsidR="00000000" w:rsidRDefault="00C4656D">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FE08D45" w14:textId="77777777" w:rsidR="00000000" w:rsidRDefault="00C4656D">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498937D"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C5F1354" w14:textId="77777777" w:rsidR="00000000" w:rsidRDefault="00C4656D">
            <w:pPr>
              <w:spacing w:after="75"/>
              <w:rPr>
                <w:rFonts w:ascii="Georgia" w:eastAsia="Times New Roman" w:hAnsi="Georgia"/>
                <w:sz w:val="18"/>
                <w:szCs w:val="18"/>
              </w:rPr>
            </w:pPr>
            <w:r>
              <w:rPr>
                <w:rFonts w:ascii="Georgia" w:eastAsia="Times New Roman" w:hAnsi="Georgia"/>
                <w:sz w:val="18"/>
                <w:szCs w:val="18"/>
              </w:rPr>
              <w:t>Resident</w:t>
            </w:r>
          </w:p>
        </w:tc>
      </w:tr>
    </w:tbl>
    <w:p w14:paraId="0D1B4174" w14:textId="77777777" w:rsidR="00000000" w:rsidRDefault="00C4656D">
      <w:pPr>
        <w:pStyle w:val="Heading1"/>
        <w:divId w:val="358093605"/>
        <w:rPr>
          <w:rFonts w:ascii="Georgia" w:eastAsia="Times New Roman" w:hAnsi="Georgia"/>
          <w:sz w:val="29"/>
          <w:szCs w:val="29"/>
        </w:rPr>
      </w:pPr>
      <w:r>
        <w:rPr>
          <w:rFonts w:ascii="Georgia" w:eastAsia="Times New Roman" w:hAnsi="Georgia"/>
          <w:sz w:val="29"/>
          <w:szCs w:val="29"/>
        </w:rPr>
        <w:t>Population</w:t>
      </w:r>
    </w:p>
    <w:p w14:paraId="69AAA760" w14:textId="77777777" w:rsidR="00000000" w:rsidRDefault="00C4656D">
      <w:pPr>
        <w:pStyle w:val="NormalWeb"/>
        <w:divId w:val="358093605"/>
        <w:rPr>
          <w:rFonts w:ascii="Georgia" w:hAnsi="Georgia"/>
        </w:rPr>
      </w:pPr>
      <w:r>
        <w:rPr>
          <w:rFonts w:ascii="Georgia" w:hAnsi="Georgia"/>
        </w:rPr>
        <w:t>No numerical population information is available for this species, and the current trend is unknown.</w:t>
      </w:r>
    </w:p>
    <w:p w14:paraId="52E3FC78" w14:textId="77777777" w:rsidR="00000000" w:rsidRDefault="00C4656D">
      <w:pPr>
        <w:pStyle w:val="Heading2"/>
        <w:divId w:val="358093605"/>
        <w:rPr>
          <w:rFonts w:ascii="Georgia" w:eastAsia="Times New Roman" w:hAnsi="Georgia"/>
          <w:sz w:val="27"/>
          <w:szCs w:val="27"/>
        </w:rPr>
      </w:pPr>
      <w:r>
        <w:rPr>
          <w:rFonts w:ascii="Georgia" w:eastAsia="Times New Roman" w:hAnsi="Georgia"/>
          <w:sz w:val="27"/>
          <w:szCs w:val="27"/>
        </w:rPr>
        <w:t>Population Information</w:t>
      </w:r>
    </w:p>
    <w:p w14:paraId="0F596555" w14:textId="77777777" w:rsidR="00000000" w:rsidRDefault="00C4656D">
      <w:pPr>
        <w:pStyle w:val="NormalWeb"/>
        <w:divId w:val="358093605"/>
        <w:rPr>
          <w:rFonts w:ascii="Georgia" w:hAnsi="Georgia"/>
        </w:rPr>
      </w:pPr>
      <w:r>
        <w:rPr>
          <w:rStyle w:val="datalabel1"/>
          <w:rFonts w:ascii="Georgia" w:hAnsi="Georgia"/>
        </w:rPr>
        <w:t xml:space="preserve">Current Population Trend: </w:t>
      </w:r>
      <w:r>
        <w:rPr>
          <w:rFonts w:ascii="Georgia" w:hAnsi="Georgia"/>
        </w:rPr>
        <w:t>Unknown</w:t>
      </w:r>
    </w:p>
    <w:p w14:paraId="73912A45" w14:textId="77777777" w:rsidR="00000000" w:rsidRDefault="00C4656D">
      <w:pPr>
        <w:pStyle w:val="Heading1"/>
        <w:divId w:val="301812866"/>
        <w:rPr>
          <w:rFonts w:ascii="Georgia" w:eastAsia="Times New Roman" w:hAnsi="Georgia"/>
          <w:sz w:val="29"/>
          <w:szCs w:val="29"/>
        </w:rPr>
      </w:pPr>
      <w:r>
        <w:rPr>
          <w:rFonts w:ascii="Georgia" w:eastAsia="Times New Roman" w:hAnsi="Georgia"/>
          <w:sz w:val="29"/>
          <w:szCs w:val="29"/>
        </w:rPr>
        <w:t>Habitats and Ecology</w:t>
      </w:r>
    </w:p>
    <w:p w14:paraId="230F8258" w14:textId="77777777" w:rsidR="00000000" w:rsidRDefault="00C4656D">
      <w:pPr>
        <w:pStyle w:val="NormalWeb"/>
        <w:divId w:val="301812866"/>
        <w:rPr>
          <w:rFonts w:ascii="Georgia" w:hAnsi="Georgia"/>
        </w:rPr>
      </w:pPr>
      <w:r>
        <w:rPr>
          <w:rStyle w:val="Emphasis"/>
          <w:rFonts w:ascii="Georgia" w:hAnsi="Georgia"/>
        </w:rPr>
        <w:t xml:space="preserve">Areca </w:t>
      </w:r>
      <w:proofErr w:type="spellStart"/>
      <w:r>
        <w:rPr>
          <w:rStyle w:val="Emphasis"/>
          <w:rFonts w:ascii="Georgia" w:hAnsi="Georgia"/>
        </w:rPr>
        <w:t>jokowi</w:t>
      </w:r>
      <w:proofErr w:type="spellEnd"/>
      <w:r>
        <w:rPr>
          <w:rFonts w:ascii="Georgia" w:hAnsi="Georgia"/>
        </w:rPr>
        <w:t xml:space="preserve"> </w:t>
      </w:r>
      <w:r>
        <w:rPr>
          <w:rFonts w:ascii="Georgia" w:hAnsi="Georgia"/>
        </w:rPr>
        <w:t xml:space="preserve">is recorded in </w:t>
      </w:r>
      <w:proofErr w:type="spellStart"/>
      <w:r>
        <w:rPr>
          <w:rFonts w:ascii="Georgia" w:hAnsi="Georgia"/>
        </w:rPr>
        <w:t>Heatubun</w:t>
      </w:r>
      <w:proofErr w:type="spellEnd"/>
      <w:r>
        <w:rPr>
          <w:rFonts w:ascii="Georgia" w:hAnsi="Georgia"/>
        </w:rPr>
        <w:t xml:space="preserve"> (2016) as a solitary palm to 15 metres tall. It is recorded as growing in hill forest at 300 m elevation on soils derived from sandstone.</w:t>
      </w:r>
    </w:p>
    <w:p w14:paraId="25082564" w14:textId="77777777" w:rsidR="00000000" w:rsidRDefault="00C4656D">
      <w:pPr>
        <w:pStyle w:val="Heading2"/>
        <w:divId w:val="301812866"/>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43"/>
        <w:gridCol w:w="763"/>
        <w:gridCol w:w="1020"/>
        <w:gridCol w:w="1888"/>
      </w:tblGrid>
      <w:tr w:rsidR="00000000" w14:paraId="0B52A3A1" w14:textId="77777777">
        <w:trPr>
          <w:divId w:val="301812866"/>
          <w:tblCellSpacing w:w="15" w:type="dxa"/>
        </w:trPr>
        <w:tc>
          <w:tcPr>
            <w:tcW w:w="0" w:type="auto"/>
            <w:tcBorders>
              <w:bottom w:val="single" w:sz="6" w:space="0" w:color="000000"/>
            </w:tcBorders>
            <w:shd w:val="clear" w:color="auto" w:fill="BBBBBB"/>
            <w:vAlign w:val="center"/>
            <w:hideMark/>
          </w:tcPr>
          <w:p w14:paraId="448F2261"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4226ADCB"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60E61451"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75A663E1"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526D22E6" w14:textId="77777777">
        <w:trPr>
          <w:divId w:val="301812866"/>
          <w:tblCellSpacing w:w="15" w:type="dxa"/>
        </w:trPr>
        <w:tc>
          <w:tcPr>
            <w:tcW w:w="0" w:type="auto"/>
            <w:tcBorders>
              <w:bottom w:val="single" w:sz="6" w:space="0" w:color="CCCCCC"/>
            </w:tcBorders>
            <w:vAlign w:val="center"/>
            <w:hideMark/>
          </w:tcPr>
          <w:p w14:paraId="7C5C18BF" w14:textId="77777777" w:rsidR="00000000" w:rsidRDefault="00C4656D">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742E5F9A" w14:textId="77777777" w:rsidR="00000000" w:rsidRDefault="00C4656D">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32169FD7" w14:textId="77777777" w:rsidR="00000000" w:rsidRDefault="00C4656D">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28FECF8D"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r>
    </w:tbl>
    <w:p w14:paraId="3FE0A0C1" w14:textId="77777777" w:rsidR="00000000" w:rsidRDefault="00C4656D">
      <w:pPr>
        <w:pStyle w:val="Heading2"/>
        <w:divId w:val="301812866"/>
        <w:rPr>
          <w:rFonts w:ascii="Georgia" w:eastAsia="Times New Roman" w:hAnsi="Georgia"/>
          <w:sz w:val="27"/>
          <w:szCs w:val="27"/>
        </w:rPr>
      </w:pPr>
      <w:r>
        <w:rPr>
          <w:rFonts w:ascii="Georgia" w:eastAsia="Times New Roman" w:hAnsi="Georgia"/>
          <w:sz w:val="27"/>
          <w:szCs w:val="27"/>
        </w:rPr>
        <w:t>Plant Specific</w:t>
      </w:r>
    </w:p>
    <w:p w14:paraId="2783E5BB" w14:textId="77777777" w:rsidR="00000000" w:rsidRDefault="00C4656D">
      <w:pPr>
        <w:pStyle w:val="NormalWeb"/>
        <w:divId w:val="301812866"/>
        <w:rPr>
          <w:rFonts w:ascii="Georgia" w:hAnsi="Georgia"/>
        </w:rPr>
      </w:pPr>
      <w:r>
        <w:rPr>
          <w:rStyle w:val="datalabel1"/>
          <w:rFonts w:ascii="Georgia" w:hAnsi="Georgia"/>
        </w:rPr>
        <w:t xml:space="preserve">Wild relative of a crop? </w:t>
      </w:r>
      <w:r>
        <w:rPr>
          <w:rFonts w:ascii="Georgia" w:hAnsi="Georgia"/>
        </w:rPr>
        <w:t>Yes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000000" w14:paraId="4761FFC8" w14:textId="77777777">
        <w:trPr>
          <w:divId w:val="301812866"/>
          <w:tblCellSpacing w:w="15" w:type="dxa"/>
        </w:trPr>
        <w:tc>
          <w:tcPr>
            <w:tcW w:w="0" w:type="auto"/>
            <w:tcBorders>
              <w:bottom w:val="single" w:sz="6" w:space="0" w:color="000000"/>
            </w:tcBorders>
            <w:shd w:val="clear" w:color="auto" w:fill="BBBBBB"/>
            <w:vAlign w:val="center"/>
            <w:hideMark/>
          </w:tcPr>
          <w:p w14:paraId="0A10F3B4"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000000" w14:paraId="7925B0CA" w14:textId="77777777">
        <w:trPr>
          <w:divId w:val="301812866"/>
          <w:tblCellSpacing w:w="15" w:type="dxa"/>
        </w:trPr>
        <w:tc>
          <w:tcPr>
            <w:tcW w:w="0" w:type="auto"/>
            <w:tcBorders>
              <w:bottom w:val="single" w:sz="6" w:space="0" w:color="CCCCCC"/>
            </w:tcBorders>
            <w:vAlign w:val="center"/>
            <w:hideMark/>
          </w:tcPr>
          <w:p w14:paraId="159E68C3" w14:textId="77777777" w:rsidR="00000000" w:rsidRDefault="00C4656D">
            <w:pPr>
              <w:spacing w:after="75"/>
              <w:rPr>
                <w:rFonts w:ascii="Georgia" w:eastAsia="Times New Roman" w:hAnsi="Georgia"/>
                <w:sz w:val="18"/>
                <w:szCs w:val="18"/>
              </w:rPr>
            </w:pPr>
            <w:r>
              <w:rPr>
                <w:rFonts w:ascii="Georgia" w:eastAsia="Times New Roman" w:hAnsi="Georgia"/>
                <w:sz w:val="18"/>
                <w:szCs w:val="18"/>
              </w:rPr>
              <w:t>Tree - small</w:t>
            </w:r>
          </w:p>
        </w:tc>
      </w:tr>
    </w:tbl>
    <w:p w14:paraId="35FC3F2D" w14:textId="77777777" w:rsidR="00000000" w:rsidRDefault="00C4656D">
      <w:pPr>
        <w:pStyle w:val="Heading1"/>
        <w:divId w:val="756944636"/>
        <w:rPr>
          <w:rFonts w:ascii="Georgia" w:eastAsia="Times New Roman" w:hAnsi="Georgia"/>
          <w:sz w:val="29"/>
          <w:szCs w:val="29"/>
        </w:rPr>
      </w:pPr>
      <w:commentRangeStart w:id="19"/>
      <w:r>
        <w:rPr>
          <w:rFonts w:ascii="Georgia" w:eastAsia="Times New Roman" w:hAnsi="Georgia"/>
          <w:sz w:val="29"/>
          <w:szCs w:val="29"/>
        </w:rPr>
        <w:t>Use and Trade</w:t>
      </w:r>
      <w:commentRangeEnd w:id="19"/>
      <w:r w:rsidR="0089497B">
        <w:rPr>
          <w:rStyle w:val="CommentReference"/>
          <w:b w:val="0"/>
          <w:bCs w:val="0"/>
          <w:color w:val="auto"/>
          <w:kern w:val="0"/>
        </w:rPr>
        <w:commentReference w:id="19"/>
      </w:r>
    </w:p>
    <w:p w14:paraId="29107CB0" w14:textId="77777777" w:rsidR="00000000" w:rsidRDefault="00C4656D">
      <w:pPr>
        <w:pStyle w:val="Heading2"/>
        <w:divId w:val="756944636"/>
        <w:rPr>
          <w:rFonts w:ascii="Georgia" w:eastAsia="Times New Roman" w:hAnsi="Georgia"/>
          <w:sz w:val="27"/>
          <w:szCs w:val="27"/>
        </w:rPr>
      </w:pPr>
      <w:r>
        <w:rPr>
          <w:rFonts w:ascii="Georgia" w:eastAsia="Times New Roman" w:hAnsi="Georgia"/>
          <w:sz w:val="27"/>
          <w:szCs w:val="27"/>
        </w:rPr>
        <w:t>General Use and Trade Information</w:t>
      </w:r>
    </w:p>
    <w:p w14:paraId="788C2F85" w14:textId="77777777" w:rsidR="00000000" w:rsidRDefault="00C4656D">
      <w:pPr>
        <w:pStyle w:val="NormalWeb"/>
        <w:divId w:val="756944636"/>
        <w:rPr>
          <w:rFonts w:ascii="Georgia" w:hAnsi="Georgia"/>
        </w:rPr>
      </w:pPr>
      <w:r>
        <w:rPr>
          <w:rStyle w:val="Emphasis"/>
          <w:rFonts w:ascii="Georgia" w:hAnsi="Georgia"/>
        </w:rPr>
        <w:t xml:space="preserve">Areca </w:t>
      </w:r>
      <w:proofErr w:type="spellStart"/>
      <w:r>
        <w:rPr>
          <w:rStyle w:val="Emphasis"/>
          <w:rFonts w:ascii="Georgia" w:hAnsi="Georgia"/>
        </w:rPr>
        <w:t>jokowi</w:t>
      </w:r>
      <w:proofErr w:type="spellEnd"/>
      <w:r>
        <w:rPr>
          <w:rFonts w:ascii="Georgia" w:hAnsi="Georgia"/>
        </w:rPr>
        <w:t xml:space="preserve"> </w:t>
      </w:r>
      <w:r>
        <w:rPr>
          <w:rFonts w:ascii="Georgia" w:hAnsi="Georgia"/>
        </w:rPr>
        <w:t xml:space="preserve">is a close relative of the betel nut, </w:t>
      </w:r>
      <w:r>
        <w:rPr>
          <w:rStyle w:val="Emphasis"/>
          <w:rFonts w:ascii="Georgia" w:hAnsi="Georgia"/>
        </w:rPr>
        <w:t>A</w:t>
      </w:r>
      <w:r>
        <w:rPr>
          <w:rFonts w:ascii="Georgia" w:hAnsi="Georgia"/>
        </w:rPr>
        <w:t xml:space="preserve">. </w:t>
      </w:r>
      <w:r>
        <w:rPr>
          <w:rStyle w:val="Emphasis"/>
          <w:rFonts w:ascii="Georgia" w:hAnsi="Georgia"/>
        </w:rPr>
        <w:t>catechu</w:t>
      </w:r>
      <w:r>
        <w:rPr>
          <w:rFonts w:ascii="Georgia" w:hAnsi="Georgia"/>
        </w:rPr>
        <w:t xml:space="preserve">. </w:t>
      </w:r>
      <w:proofErr w:type="spellStart"/>
      <w:r>
        <w:rPr>
          <w:rFonts w:ascii="Georgia" w:hAnsi="Georgia"/>
        </w:rPr>
        <w:t>Heatubun</w:t>
      </w:r>
      <w:proofErr w:type="spellEnd"/>
      <w:r>
        <w:rPr>
          <w:rFonts w:ascii="Georgia" w:hAnsi="Georgia"/>
        </w:rPr>
        <w:t xml:space="preserve"> (2016) records that the fruits are chewed as a betel nut substitute. </w:t>
      </w:r>
      <w:proofErr w:type="spellStart"/>
      <w:r>
        <w:rPr>
          <w:rFonts w:ascii="Georgia" w:hAnsi="Georgia"/>
        </w:rPr>
        <w:t>Heatubun</w:t>
      </w:r>
      <w:proofErr w:type="spellEnd"/>
      <w:r>
        <w:rPr>
          <w:rFonts w:ascii="Georgia" w:hAnsi="Georgia"/>
        </w:rPr>
        <w:t xml:space="preserve"> also notes that </w:t>
      </w:r>
      <w:r>
        <w:rPr>
          <w:rStyle w:val="Emphasis"/>
          <w:rFonts w:ascii="Georgia" w:hAnsi="Georgia"/>
        </w:rPr>
        <w:t>A</w:t>
      </w:r>
      <w:r>
        <w:rPr>
          <w:rFonts w:ascii="Georgia" w:hAnsi="Georgia"/>
        </w:rPr>
        <w:t xml:space="preserve">. </w:t>
      </w:r>
      <w:proofErr w:type="spellStart"/>
      <w:r>
        <w:rPr>
          <w:rStyle w:val="Emphasis"/>
          <w:rFonts w:ascii="Georgia" w:hAnsi="Georgia"/>
        </w:rPr>
        <w:t>jokowi</w:t>
      </w:r>
      <w:proofErr w:type="spellEnd"/>
      <w:r>
        <w:rPr>
          <w:rStyle w:val="Emphasis"/>
          <w:rFonts w:ascii="Georgia" w:hAnsi="Georgia"/>
        </w:rPr>
        <w:t xml:space="preserve"> </w:t>
      </w:r>
      <w:r>
        <w:rPr>
          <w:rFonts w:ascii="Georgia" w:hAnsi="Georgia"/>
        </w:rPr>
        <w:t>has potential as an ornamental.</w:t>
      </w:r>
    </w:p>
    <w:p w14:paraId="3507FB60" w14:textId="77777777" w:rsidR="00000000" w:rsidRDefault="00C4656D">
      <w:pPr>
        <w:pStyle w:val="Heading1"/>
        <w:divId w:val="1546480028"/>
        <w:rPr>
          <w:rFonts w:ascii="Georgia" w:eastAsia="Times New Roman" w:hAnsi="Georgia"/>
          <w:sz w:val="29"/>
          <w:szCs w:val="29"/>
        </w:rPr>
      </w:pPr>
      <w:r>
        <w:rPr>
          <w:rFonts w:ascii="Georgia" w:eastAsia="Times New Roman" w:hAnsi="Georgia"/>
          <w:sz w:val="29"/>
          <w:szCs w:val="29"/>
        </w:rPr>
        <w:t>Threats</w:t>
      </w:r>
    </w:p>
    <w:p w14:paraId="0E4367AC" w14:textId="77777777" w:rsidR="00000000" w:rsidRDefault="00C4656D">
      <w:pPr>
        <w:pStyle w:val="NormalWeb"/>
        <w:divId w:val="1546480028"/>
        <w:rPr>
          <w:rFonts w:ascii="Georgia" w:hAnsi="Georgia"/>
        </w:rPr>
      </w:pPr>
      <w:commentRangeStart w:id="20"/>
      <w:r>
        <w:rPr>
          <w:rFonts w:ascii="Georgia" w:hAnsi="Georgia"/>
        </w:rPr>
        <w:t xml:space="preserve">The village where </w:t>
      </w:r>
      <w:r>
        <w:rPr>
          <w:rStyle w:val="Emphasis"/>
          <w:rFonts w:ascii="Georgia" w:hAnsi="Georgia"/>
        </w:rPr>
        <w:t xml:space="preserve">Areca </w:t>
      </w:r>
      <w:proofErr w:type="spellStart"/>
      <w:r>
        <w:rPr>
          <w:rStyle w:val="Emphasis"/>
          <w:rFonts w:ascii="Georgia" w:hAnsi="Georgia"/>
        </w:rPr>
        <w:t>jokowi</w:t>
      </w:r>
      <w:proofErr w:type="spellEnd"/>
      <w:r>
        <w:rPr>
          <w:rFonts w:ascii="Georgia" w:hAnsi="Georgia"/>
        </w:rPr>
        <w:t xml:space="preserve"> is being cultivated is</w:t>
      </w:r>
      <w:r>
        <w:rPr>
          <w:rFonts w:ascii="Georgia" w:hAnsi="Georgia"/>
        </w:rPr>
        <w:t xml:space="preserve"> in an area with a large amount of intact forest and is not in a logging concession according to Global Forest Watch. </w:t>
      </w:r>
      <w:commentRangeEnd w:id="20"/>
      <w:r w:rsidR="0089497B">
        <w:rPr>
          <w:rStyle w:val="CommentReference"/>
        </w:rPr>
        <w:commentReference w:id="20"/>
      </w:r>
      <w:r>
        <w:rPr>
          <w:rFonts w:ascii="Georgia" w:hAnsi="Georgia"/>
        </w:rPr>
        <w:t xml:space="preserve">However, the area in the </w:t>
      </w:r>
      <w:proofErr w:type="gramStart"/>
      <w:r>
        <w:rPr>
          <w:rFonts w:ascii="Georgia" w:hAnsi="Georgia"/>
        </w:rPr>
        <w:t>River</w:t>
      </w:r>
      <w:proofErr w:type="gramEnd"/>
      <w:r>
        <w:rPr>
          <w:rFonts w:ascii="Georgia" w:hAnsi="Georgia"/>
        </w:rPr>
        <w:t xml:space="preserve"> Ima headwaters and </w:t>
      </w:r>
      <w:proofErr w:type="spellStart"/>
      <w:r>
        <w:rPr>
          <w:rFonts w:ascii="Georgia" w:hAnsi="Georgia"/>
        </w:rPr>
        <w:lastRenderedPageBreak/>
        <w:t>Gunung</w:t>
      </w:r>
      <w:proofErr w:type="spellEnd"/>
      <w:r>
        <w:rPr>
          <w:rFonts w:ascii="Georgia" w:hAnsi="Georgia"/>
        </w:rPr>
        <w:t xml:space="preserve"> </w:t>
      </w:r>
      <w:proofErr w:type="spellStart"/>
      <w:r>
        <w:rPr>
          <w:rFonts w:ascii="Georgia" w:hAnsi="Georgia"/>
        </w:rPr>
        <w:t>Daweri</w:t>
      </w:r>
      <w:proofErr w:type="spellEnd"/>
      <w:r>
        <w:rPr>
          <w:rFonts w:ascii="Georgia" w:hAnsi="Georgia"/>
        </w:rPr>
        <w:t xml:space="preserve"> where the seeds were collected and where the wild population is presumed t</w:t>
      </w:r>
      <w:r>
        <w:rPr>
          <w:rFonts w:ascii="Georgia" w:hAnsi="Georgia"/>
        </w:rPr>
        <w:t xml:space="preserve">o occur is entirely within the PT </w:t>
      </w:r>
      <w:proofErr w:type="spellStart"/>
      <w:r>
        <w:rPr>
          <w:rFonts w:ascii="Georgia" w:hAnsi="Georgia"/>
        </w:rPr>
        <w:t>Kaltim</w:t>
      </w:r>
      <w:proofErr w:type="spellEnd"/>
      <w:r>
        <w:rPr>
          <w:rFonts w:ascii="Georgia" w:hAnsi="Georgia"/>
        </w:rPr>
        <w:t xml:space="preserve"> </w:t>
      </w:r>
      <w:proofErr w:type="spellStart"/>
      <w:r>
        <w:rPr>
          <w:rFonts w:ascii="Georgia" w:hAnsi="Georgia"/>
        </w:rPr>
        <w:t>Hutama</w:t>
      </w:r>
      <w:proofErr w:type="spellEnd"/>
      <w:r>
        <w:rPr>
          <w:rFonts w:ascii="Georgia" w:hAnsi="Georgia"/>
        </w:rPr>
        <w:t xml:space="preserve"> logging concession. On Google Earth imagery this area is still intact forest, but </w:t>
      </w:r>
      <w:commentRangeStart w:id="21"/>
      <w:r>
        <w:rPr>
          <w:rFonts w:ascii="Georgia" w:hAnsi="Georgia"/>
        </w:rPr>
        <w:t>once the logging concession becomes active</w:t>
      </w:r>
      <w:commentRangeEnd w:id="21"/>
      <w:r w:rsidR="0089497B">
        <w:rPr>
          <w:rStyle w:val="CommentReference"/>
        </w:rPr>
        <w:commentReference w:id="21"/>
      </w:r>
      <w:r>
        <w:rPr>
          <w:rFonts w:ascii="Georgia" w:hAnsi="Georgia"/>
        </w:rPr>
        <w:t xml:space="preserve">, the only population of </w:t>
      </w:r>
      <w:r>
        <w:rPr>
          <w:rStyle w:val="Emphasis"/>
          <w:rFonts w:ascii="Georgia" w:hAnsi="Georgia"/>
        </w:rPr>
        <w:t>A</w:t>
      </w:r>
      <w:r>
        <w:rPr>
          <w:rFonts w:ascii="Georgia" w:hAnsi="Georgia"/>
        </w:rPr>
        <w:t xml:space="preserve">. </w:t>
      </w:r>
      <w:proofErr w:type="spellStart"/>
      <w:r>
        <w:rPr>
          <w:rStyle w:val="Emphasis"/>
          <w:rFonts w:ascii="Georgia" w:hAnsi="Georgia"/>
        </w:rPr>
        <w:t>jokowi</w:t>
      </w:r>
      <w:proofErr w:type="spellEnd"/>
      <w:r>
        <w:rPr>
          <w:rStyle w:val="Emphasis"/>
          <w:rFonts w:ascii="Georgia" w:hAnsi="Georgia"/>
        </w:rPr>
        <w:t xml:space="preserve"> </w:t>
      </w:r>
      <w:r>
        <w:rPr>
          <w:rFonts w:ascii="Georgia" w:hAnsi="Georgia"/>
        </w:rPr>
        <w:t>is likely to be rapidly driven to extinction.</w:t>
      </w:r>
    </w:p>
    <w:p w14:paraId="4AECE423" w14:textId="77777777" w:rsidR="00000000" w:rsidRDefault="00C4656D">
      <w:pPr>
        <w:pStyle w:val="Heading2"/>
        <w:divId w:val="1546480028"/>
        <w:rPr>
          <w:rFonts w:ascii="Georgia" w:eastAsia="Times New Roman" w:hAnsi="Georgia"/>
          <w:sz w:val="27"/>
          <w:szCs w:val="27"/>
        </w:rPr>
      </w:pPr>
      <w:r>
        <w:rPr>
          <w:rFonts w:ascii="Georgia" w:eastAsia="Times New Roman" w:hAnsi="Georgia"/>
          <w:sz w:val="27"/>
          <w:szCs w:val="27"/>
        </w:rPr>
        <w:t>Thr</w:t>
      </w:r>
      <w:r>
        <w:rPr>
          <w:rFonts w:ascii="Georgia" w:eastAsia="Times New Roman" w:hAnsi="Georgia"/>
          <w:sz w:val="27"/>
          <w:szCs w:val="27"/>
        </w:rPr>
        <w:t>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362"/>
        <w:gridCol w:w="1158"/>
        <w:gridCol w:w="609"/>
        <w:gridCol w:w="815"/>
        <w:gridCol w:w="1066"/>
      </w:tblGrid>
      <w:tr w:rsidR="00000000" w14:paraId="1DC8ECD0" w14:textId="77777777">
        <w:trPr>
          <w:divId w:val="1546480028"/>
          <w:tblCellSpacing w:w="15" w:type="dxa"/>
        </w:trPr>
        <w:tc>
          <w:tcPr>
            <w:tcW w:w="0" w:type="auto"/>
            <w:tcBorders>
              <w:bottom w:val="single" w:sz="6" w:space="0" w:color="000000"/>
            </w:tcBorders>
            <w:shd w:val="clear" w:color="auto" w:fill="BBBBBB"/>
            <w:vAlign w:val="center"/>
            <w:hideMark/>
          </w:tcPr>
          <w:p w14:paraId="7CF8E475"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3616339"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7A287252"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7CB6B44A"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082F6882"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01B92B63" w14:textId="77777777">
        <w:trPr>
          <w:divId w:val="1546480028"/>
          <w:tblCellSpacing w:w="15" w:type="dxa"/>
        </w:trPr>
        <w:tc>
          <w:tcPr>
            <w:tcW w:w="0" w:type="auto"/>
            <w:vAlign w:val="center"/>
            <w:hideMark/>
          </w:tcPr>
          <w:p w14:paraId="4031BA22" w14:textId="77777777" w:rsidR="00000000" w:rsidRDefault="00C4656D">
            <w:pPr>
              <w:spacing w:after="75"/>
              <w:rPr>
                <w:rFonts w:ascii="Georgia" w:eastAsia="Times New Roman" w:hAnsi="Georgia"/>
                <w:sz w:val="18"/>
                <w:szCs w:val="18"/>
              </w:rPr>
            </w:pPr>
            <w:r>
              <w:rPr>
                <w:rFonts w:ascii="Georgia" w:eastAsia="Times New Roman" w:hAnsi="Georgia"/>
                <w:sz w:val="18"/>
                <w:szCs w:val="18"/>
              </w:rPr>
              <w:t>5.3.4. Biological resource use -&gt; Logging &amp; wood harvesting -&gt; Unintentional effects: (large scale) [harvest]</w:t>
            </w:r>
          </w:p>
        </w:tc>
        <w:tc>
          <w:tcPr>
            <w:tcW w:w="0" w:type="auto"/>
            <w:vAlign w:val="center"/>
            <w:hideMark/>
          </w:tcPr>
          <w:p w14:paraId="4EBE8AA2" w14:textId="77777777" w:rsidR="00000000" w:rsidRDefault="00C4656D">
            <w:pPr>
              <w:spacing w:after="75"/>
              <w:rPr>
                <w:rFonts w:ascii="Georgia" w:eastAsia="Times New Roman" w:hAnsi="Georgia"/>
                <w:sz w:val="18"/>
                <w:szCs w:val="18"/>
              </w:rPr>
            </w:pPr>
            <w:commentRangeStart w:id="22"/>
            <w:r>
              <w:rPr>
                <w:rFonts w:ascii="Georgia" w:eastAsia="Times New Roman" w:hAnsi="Georgia"/>
                <w:sz w:val="18"/>
                <w:szCs w:val="18"/>
              </w:rPr>
              <w:t>Ongoing</w:t>
            </w:r>
            <w:commentRangeEnd w:id="22"/>
            <w:r w:rsidR="0089497B">
              <w:rPr>
                <w:rStyle w:val="CommentReference"/>
              </w:rPr>
              <w:commentReference w:id="22"/>
            </w:r>
          </w:p>
        </w:tc>
        <w:tc>
          <w:tcPr>
            <w:tcW w:w="0" w:type="auto"/>
            <w:vAlign w:val="center"/>
            <w:hideMark/>
          </w:tcPr>
          <w:p w14:paraId="7ED95259"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23916F1"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13320A13" w14:textId="77777777" w:rsidR="00000000" w:rsidRDefault="00C4656D">
            <w:pPr>
              <w:spacing w:after="75"/>
              <w:rPr>
                <w:rFonts w:ascii="Georgia" w:eastAsia="Times New Roman" w:hAnsi="Georgia"/>
                <w:sz w:val="18"/>
                <w:szCs w:val="18"/>
              </w:rPr>
            </w:pPr>
            <w:r>
              <w:rPr>
                <w:rFonts w:ascii="Georgia" w:eastAsia="Times New Roman" w:hAnsi="Georgia"/>
                <w:sz w:val="18"/>
                <w:szCs w:val="18"/>
              </w:rPr>
              <w:t>Low Impact: 3</w:t>
            </w:r>
          </w:p>
        </w:tc>
      </w:tr>
    </w:tbl>
    <w:p w14:paraId="37C21615" w14:textId="77777777" w:rsidR="00000000" w:rsidRDefault="00C4656D">
      <w:pPr>
        <w:pStyle w:val="Heading1"/>
        <w:divId w:val="1131248094"/>
        <w:rPr>
          <w:rFonts w:ascii="Georgia" w:eastAsia="Times New Roman" w:hAnsi="Georgia"/>
          <w:sz w:val="29"/>
          <w:szCs w:val="29"/>
        </w:rPr>
      </w:pPr>
      <w:r>
        <w:rPr>
          <w:rFonts w:ascii="Georgia" w:eastAsia="Times New Roman" w:hAnsi="Georgia"/>
          <w:sz w:val="29"/>
          <w:szCs w:val="29"/>
        </w:rPr>
        <w:t>Conservation</w:t>
      </w:r>
    </w:p>
    <w:p w14:paraId="2BD60869" w14:textId="6CE84DCB" w:rsidR="00000000" w:rsidRDefault="00C4656D">
      <w:pPr>
        <w:pStyle w:val="NormalWeb"/>
        <w:divId w:val="1131248094"/>
        <w:rPr>
          <w:rFonts w:ascii="Georgia" w:hAnsi="Georgia"/>
        </w:rPr>
      </w:pPr>
      <w:r>
        <w:rPr>
          <w:rFonts w:ascii="Georgia" w:hAnsi="Georgia"/>
        </w:rPr>
        <w:t>There have been recent 'conservation</w:t>
      </w:r>
      <w:r>
        <w:rPr>
          <w:rFonts w:ascii="Georgia" w:hAnsi="Georgia"/>
        </w:rPr>
        <w:t xml:space="preserve"> province' initiatives in West Papua and, on March 21st</w:t>
      </w:r>
      <w:proofErr w:type="gramStart"/>
      <w:r>
        <w:rPr>
          <w:rFonts w:ascii="Georgia" w:hAnsi="Georgia"/>
        </w:rPr>
        <w:t xml:space="preserve"> 2019</w:t>
      </w:r>
      <w:proofErr w:type="gramEnd"/>
      <w:r>
        <w:rPr>
          <w:rFonts w:ascii="Georgia" w:hAnsi="Georgia"/>
        </w:rPr>
        <w:t>, a special provincial regulation was ratified with aims to set aside 70% of the land as conservation areas, review land-based business licences</w:t>
      </w:r>
      <w:ins w:id="23" w:author="Jack Plummer" w:date="2022-05-17T12:26:00Z">
        <w:r w:rsidR="0089497B">
          <w:rPr>
            <w:rFonts w:ascii="Georgia" w:hAnsi="Georgia"/>
          </w:rPr>
          <w:t>,</w:t>
        </w:r>
      </w:ins>
      <w:r>
        <w:rPr>
          <w:rFonts w:ascii="Georgia" w:hAnsi="Georgia"/>
        </w:rPr>
        <w:t xml:space="preserve"> and promote sustainable development with a commitme</w:t>
      </w:r>
      <w:r>
        <w:rPr>
          <w:rFonts w:ascii="Georgia" w:hAnsi="Georgia"/>
        </w:rPr>
        <w:t>nt to preserve biodiversity and maintain ecological balance (INFS 2019). The single site where the wild population is presumed to exist is within a logging concession (</w:t>
      </w:r>
      <w:proofErr w:type="spellStart"/>
      <w:r>
        <w:rPr>
          <w:rFonts w:ascii="Georgia" w:hAnsi="Georgia"/>
        </w:rPr>
        <w:t>Heatubun</w:t>
      </w:r>
      <w:proofErr w:type="spellEnd"/>
      <w:r>
        <w:rPr>
          <w:rFonts w:ascii="Georgia" w:hAnsi="Georgia"/>
        </w:rPr>
        <w:t xml:space="preserve"> 2016). There are no protected areas nearby (JRC 2022).</w:t>
      </w:r>
      <w:r>
        <w:rPr>
          <w:rFonts w:ascii="Georgia" w:hAnsi="Georgia"/>
        </w:rPr>
        <w:br/>
        <w:t>Franky and Morgan (2015)</w:t>
      </w:r>
      <w:r>
        <w:rPr>
          <w:rFonts w:ascii="Georgia" w:hAnsi="Georgia"/>
        </w:rPr>
        <w:t xml:space="preserve"> report that within </w:t>
      </w:r>
      <w:proofErr w:type="spellStart"/>
      <w:r>
        <w:rPr>
          <w:rFonts w:ascii="Georgia" w:hAnsi="Georgia"/>
        </w:rPr>
        <w:t>Kaimana</w:t>
      </w:r>
      <w:proofErr w:type="spellEnd"/>
      <w:r>
        <w:rPr>
          <w:rFonts w:ascii="Georgia" w:hAnsi="Georgia"/>
        </w:rPr>
        <w:t xml:space="preserve"> Regency, two companies applied for permission to release land from the state forest estate for palm oil plantations in 2013, these permissions were not granted and they have no further information about palm oil permits in </w:t>
      </w:r>
      <w:proofErr w:type="spellStart"/>
      <w:r>
        <w:rPr>
          <w:rFonts w:ascii="Georgia" w:hAnsi="Georgia"/>
        </w:rPr>
        <w:t>Kaima</w:t>
      </w:r>
      <w:r>
        <w:rPr>
          <w:rFonts w:ascii="Georgia" w:hAnsi="Georgia"/>
        </w:rPr>
        <w:t>na</w:t>
      </w:r>
      <w:proofErr w:type="spellEnd"/>
      <w:r>
        <w:rPr>
          <w:rFonts w:ascii="Georgia" w:hAnsi="Georgia"/>
        </w:rPr>
        <w:t xml:space="preserve"> Regency.</w:t>
      </w:r>
      <w:r>
        <w:rPr>
          <w:rFonts w:ascii="Georgia" w:hAnsi="Georgia"/>
        </w:rPr>
        <w:br/>
      </w:r>
      <w:r>
        <w:rPr>
          <w:rStyle w:val="Emphasis"/>
          <w:rFonts w:ascii="Georgia" w:hAnsi="Georgia"/>
        </w:rPr>
        <w:t xml:space="preserve">Areca </w:t>
      </w:r>
      <w:proofErr w:type="spellStart"/>
      <w:r>
        <w:rPr>
          <w:rStyle w:val="Emphasis"/>
          <w:rFonts w:ascii="Georgia" w:hAnsi="Georgia"/>
        </w:rPr>
        <w:t>jokowi</w:t>
      </w:r>
      <w:proofErr w:type="spellEnd"/>
      <w:r>
        <w:rPr>
          <w:rFonts w:ascii="Georgia" w:hAnsi="Georgia"/>
        </w:rPr>
        <w:t xml:space="preserve"> is successfully cultivated in </w:t>
      </w:r>
      <w:proofErr w:type="spellStart"/>
      <w:r>
        <w:rPr>
          <w:rFonts w:ascii="Georgia" w:hAnsi="Georgia"/>
        </w:rPr>
        <w:t>Gariau</w:t>
      </w:r>
      <w:proofErr w:type="spellEnd"/>
      <w:r>
        <w:rPr>
          <w:rFonts w:ascii="Georgia" w:hAnsi="Georgia"/>
        </w:rPr>
        <w:t xml:space="preserve"> village c. 33 km away from its natural population, so it can be assumed it is reasonably easy to cultivate and can survive outside its native range. It is not currently in </w:t>
      </w:r>
      <w:r w:rsidRPr="0089497B">
        <w:rPr>
          <w:rFonts w:ascii="Georgia" w:hAnsi="Georgia"/>
          <w:i/>
          <w:iCs/>
          <w:rPrChange w:id="24" w:author="Jack Plummer" w:date="2022-05-17T12:26:00Z">
            <w:rPr>
              <w:rFonts w:ascii="Georgia" w:hAnsi="Georgia"/>
            </w:rPr>
          </w:rPrChange>
        </w:rPr>
        <w:t xml:space="preserve">ex situ </w:t>
      </w:r>
      <w:r>
        <w:rPr>
          <w:rFonts w:ascii="Georgia" w:hAnsi="Georgia"/>
        </w:rPr>
        <w:t>collections (</w:t>
      </w:r>
      <w:commentRangeStart w:id="25"/>
      <w:r>
        <w:rPr>
          <w:rFonts w:ascii="Georgia" w:hAnsi="Georgia"/>
        </w:rPr>
        <w:t>B</w:t>
      </w:r>
      <w:r>
        <w:rPr>
          <w:rFonts w:ascii="Georgia" w:hAnsi="Georgia"/>
        </w:rPr>
        <w:t>GCI 2019</w:t>
      </w:r>
      <w:commentRangeEnd w:id="25"/>
      <w:r w:rsidR="0089497B">
        <w:rPr>
          <w:rStyle w:val="CommentReference"/>
        </w:rPr>
        <w:commentReference w:id="25"/>
      </w:r>
      <w:r>
        <w:rPr>
          <w:rFonts w:ascii="Georgia" w:hAnsi="Georgia"/>
        </w:rPr>
        <w:t>)</w:t>
      </w:r>
      <w:ins w:id="26" w:author="Jack Plummer" w:date="2022-05-17T12:27:00Z">
        <w:r w:rsidR="0089497B">
          <w:rPr>
            <w:rFonts w:ascii="Georgia" w:hAnsi="Georgia"/>
          </w:rPr>
          <w:t>.</w:t>
        </w:r>
      </w:ins>
      <w:r>
        <w:rPr>
          <w:rFonts w:ascii="Georgia" w:hAnsi="Georgia"/>
        </w:rPr>
        <w:t xml:space="preserve"> </w:t>
      </w:r>
      <w:r w:rsidRPr="0089497B">
        <w:rPr>
          <w:rFonts w:ascii="Georgia" w:hAnsi="Georgia"/>
          <w:i/>
          <w:iCs/>
          <w:rPrChange w:id="27" w:author="Jack Plummer" w:date="2022-05-17T12:27:00Z">
            <w:rPr>
              <w:rFonts w:ascii="Georgia" w:hAnsi="Georgia"/>
            </w:rPr>
          </w:rPrChange>
        </w:rPr>
        <w:t>Ex situ</w:t>
      </w:r>
      <w:r>
        <w:rPr>
          <w:rFonts w:ascii="Georgia" w:hAnsi="Georgia"/>
        </w:rPr>
        <w:t xml:space="preserve"> conservation methods could include artificial propagation, but also seed banking and study of the seed storage behaviour of this species. There is also no data currently about the harvesting and use of the seeds as a betel nut substitute,</w:t>
      </w:r>
      <w:r>
        <w:rPr>
          <w:rFonts w:ascii="Georgia" w:hAnsi="Georgia"/>
        </w:rPr>
        <w:t xml:space="preserve"> so the scale of this as a threat to the species cannot currently be quantified.</w:t>
      </w:r>
    </w:p>
    <w:p w14:paraId="4D0D7A63" w14:textId="77777777" w:rsidR="00000000" w:rsidRDefault="00C4656D">
      <w:pPr>
        <w:pStyle w:val="Heading2"/>
        <w:divId w:val="1131248094"/>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6A4287C9" w14:textId="77777777">
        <w:trPr>
          <w:divId w:val="1131248094"/>
          <w:tblCellSpacing w:w="15" w:type="dxa"/>
        </w:trPr>
        <w:tc>
          <w:tcPr>
            <w:tcW w:w="0" w:type="auto"/>
            <w:tcBorders>
              <w:bottom w:val="single" w:sz="6" w:space="0" w:color="000000"/>
            </w:tcBorders>
            <w:shd w:val="clear" w:color="auto" w:fill="BBBBBB"/>
            <w:vAlign w:val="center"/>
            <w:hideMark/>
          </w:tcPr>
          <w:p w14:paraId="191D046E"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093FA8FC"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58890E71" w14:textId="77777777">
        <w:trPr>
          <w:divId w:val="1131248094"/>
          <w:tblCellSpacing w:w="15" w:type="dxa"/>
        </w:trPr>
        <w:tc>
          <w:tcPr>
            <w:tcW w:w="0" w:type="auto"/>
            <w:vAlign w:val="center"/>
            <w:hideMark/>
          </w:tcPr>
          <w:p w14:paraId="15602BB9" w14:textId="77777777" w:rsidR="00000000" w:rsidRDefault="00C4656D">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257A1BCB"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r>
    </w:tbl>
    <w:p w14:paraId="1CFBDAC5" w14:textId="77777777" w:rsidR="00000000" w:rsidRDefault="00C4656D">
      <w:pPr>
        <w:pStyle w:val="Heading2"/>
        <w:divId w:val="1131248094"/>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7517"/>
        <w:gridCol w:w="530"/>
      </w:tblGrid>
      <w:tr w:rsidR="00000000" w14:paraId="5DC17AE6" w14:textId="77777777">
        <w:trPr>
          <w:divId w:val="1131248094"/>
          <w:tblCellSpacing w:w="15" w:type="dxa"/>
        </w:trPr>
        <w:tc>
          <w:tcPr>
            <w:tcW w:w="0" w:type="auto"/>
            <w:tcBorders>
              <w:bottom w:val="single" w:sz="6" w:space="0" w:color="000000"/>
            </w:tcBorders>
            <w:shd w:val="clear" w:color="auto" w:fill="BBBBBB"/>
            <w:vAlign w:val="center"/>
            <w:hideMark/>
          </w:tcPr>
          <w:p w14:paraId="0504899E"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1A2021E8"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083C404" w14:textId="77777777">
        <w:trPr>
          <w:divId w:val="1131248094"/>
          <w:tblCellSpacing w:w="15" w:type="dxa"/>
        </w:trPr>
        <w:tc>
          <w:tcPr>
            <w:tcW w:w="0" w:type="auto"/>
            <w:tcBorders>
              <w:bottom w:val="single" w:sz="6" w:space="0" w:color="CCCCCC"/>
            </w:tcBorders>
            <w:vAlign w:val="center"/>
            <w:hideMark/>
          </w:tcPr>
          <w:p w14:paraId="6294BD8B" w14:textId="77777777" w:rsidR="00000000" w:rsidRDefault="00C4656D">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7F385E3A"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r>
      <w:tr w:rsidR="00000000" w14:paraId="0C916FA4" w14:textId="77777777">
        <w:trPr>
          <w:divId w:val="1131248094"/>
          <w:tblCellSpacing w:w="15" w:type="dxa"/>
        </w:trPr>
        <w:tc>
          <w:tcPr>
            <w:tcW w:w="0" w:type="auto"/>
            <w:tcBorders>
              <w:bottom w:val="single" w:sz="6" w:space="0" w:color="CCCCCC"/>
            </w:tcBorders>
            <w:vAlign w:val="center"/>
            <w:hideMark/>
          </w:tcPr>
          <w:p w14:paraId="4A03AB7D" w14:textId="77777777" w:rsidR="00000000" w:rsidRDefault="00C4656D">
            <w:pPr>
              <w:spacing w:after="75"/>
              <w:rPr>
                <w:rFonts w:ascii="Georgia" w:eastAsia="Times New Roman" w:hAnsi="Georgia"/>
                <w:sz w:val="18"/>
                <w:szCs w:val="18"/>
              </w:rPr>
            </w:pPr>
            <w:r>
              <w:rPr>
                <w:rFonts w:ascii="Georgia" w:eastAsia="Times New Roman" w:hAnsi="Georgia"/>
                <w:sz w:val="18"/>
                <w:szCs w:val="18"/>
              </w:rPr>
              <w:t>3.4.1. Species management -&gt; Ex-situ conservation -&gt; Captive breeding/artificial propagation</w:t>
            </w:r>
          </w:p>
        </w:tc>
        <w:tc>
          <w:tcPr>
            <w:tcW w:w="0" w:type="auto"/>
            <w:tcBorders>
              <w:bottom w:val="single" w:sz="6" w:space="0" w:color="CCCCCC"/>
            </w:tcBorders>
            <w:vAlign w:val="center"/>
            <w:hideMark/>
          </w:tcPr>
          <w:p w14:paraId="09D6B2AE"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r>
      <w:tr w:rsidR="00000000" w14:paraId="27F18C33" w14:textId="77777777">
        <w:trPr>
          <w:divId w:val="1131248094"/>
          <w:tblCellSpacing w:w="15" w:type="dxa"/>
        </w:trPr>
        <w:tc>
          <w:tcPr>
            <w:tcW w:w="0" w:type="auto"/>
            <w:tcBorders>
              <w:bottom w:val="single" w:sz="6" w:space="0" w:color="CCCCCC"/>
            </w:tcBorders>
            <w:vAlign w:val="center"/>
            <w:hideMark/>
          </w:tcPr>
          <w:p w14:paraId="4274A36C" w14:textId="77777777" w:rsidR="00000000" w:rsidRDefault="00C4656D">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0FAE2C98"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r>
    </w:tbl>
    <w:p w14:paraId="789C5737" w14:textId="77777777" w:rsidR="00000000" w:rsidRDefault="00C4656D">
      <w:pPr>
        <w:pStyle w:val="Heading2"/>
        <w:divId w:val="1131248094"/>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30C946EC" w14:textId="77777777">
        <w:trPr>
          <w:divId w:val="1131248094"/>
          <w:tblCellSpacing w:w="15" w:type="dxa"/>
        </w:trPr>
        <w:tc>
          <w:tcPr>
            <w:tcW w:w="0" w:type="auto"/>
            <w:tcBorders>
              <w:bottom w:val="single" w:sz="6" w:space="0" w:color="000000"/>
            </w:tcBorders>
            <w:shd w:val="clear" w:color="auto" w:fill="BBBBBB"/>
            <w:vAlign w:val="center"/>
            <w:hideMark/>
          </w:tcPr>
          <w:p w14:paraId="20CADF41"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21E38746"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25F2B4F1" w14:textId="77777777">
        <w:trPr>
          <w:divId w:val="1131248094"/>
          <w:tblCellSpacing w:w="15" w:type="dxa"/>
        </w:trPr>
        <w:tc>
          <w:tcPr>
            <w:tcW w:w="0" w:type="auto"/>
            <w:tcBorders>
              <w:bottom w:val="single" w:sz="6" w:space="0" w:color="CCCCCC"/>
            </w:tcBorders>
            <w:vAlign w:val="center"/>
            <w:hideMark/>
          </w:tcPr>
          <w:p w14:paraId="34B291F1" w14:textId="77777777" w:rsidR="00000000" w:rsidRDefault="00C4656D">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4195ABF5"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r>
      <w:tr w:rsidR="00000000" w14:paraId="1C98B8AF" w14:textId="77777777">
        <w:trPr>
          <w:divId w:val="1131248094"/>
          <w:tblCellSpacing w:w="15" w:type="dxa"/>
        </w:trPr>
        <w:tc>
          <w:tcPr>
            <w:tcW w:w="0" w:type="auto"/>
            <w:tcBorders>
              <w:bottom w:val="single" w:sz="6" w:space="0" w:color="CCCCCC"/>
            </w:tcBorders>
            <w:vAlign w:val="center"/>
            <w:hideMark/>
          </w:tcPr>
          <w:p w14:paraId="6B143A58" w14:textId="77777777" w:rsidR="00000000" w:rsidRDefault="00C4656D">
            <w:pPr>
              <w:spacing w:after="75"/>
              <w:rPr>
                <w:rFonts w:ascii="Georgia" w:eastAsia="Times New Roman" w:hAnsi="Georgia"/>
                <w:sz w:val="18"/>
                <w:szCs w:val="18"/>
              </w:rPr>
            </w:pPr>
            <w:r>
              <w:rPr>
                <w:rFonts w:ascii="Georgia" w:eastAsia="Times New Roman" w:hAnsi="Georgia"/>
                <w:sz w:val="18"/>
                <w:szCs w:val="18"/>
              </w:rPr>
              <w:t>1.3. Research -&gt; Life history &amp; ecology</w:t>
            </w:r>
          </w:p>
        </w:tc>
        <w:tc>
          <w:tcPr>
            <w:tcW w:w="0" w:type="auto"/>
            <w:tcBorders>
              <w:bottom w:val="single" w:sz="6" w:space="0" w:color="CCCCCC"/>
            </w:tcBorders>
            <w:vAlign w:val="center"/>
            <w:hideMark/>
          </w:tcPr>
          <w:p w14:paraId="020F3609"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r>
      <w:tr w:rsidR="00000000" w14:paraId="42DF8758" w14:textId="77777777">
        <w:trPr>
          <w:divId w:val="1131248094"/>
          <w:tblCellSpacing w:w="15" w:type="dxa"/>
        </w:trPr>
        <w:tc>
          <w:tcPr>
            <w:tcW w:w="0" w:type="auto"/>
            <w:tcBorders>
              <w:bottom w:val="single" w:sz="6" w:space="0" w:color="CCCCCC"/>
            </w:tcBorders>
            <w:vAlign w:val="center"/>
            <w:hideMark/>
          </w:tcPr>
          <w:p w14:paraId="29F1DB02" w14:textId="77777777" w:rsidR="00000000" w:rsidRDefault="00C4656D">
            <w:pPr>
              <w:spacing w:after="75"/>
              <w:rPr>
                <w:rFonts w:ascii="Georgia" w:eastAsia="Times New Roman" w:hAnsi="Georgia"/>
                <w:sz w:val="18"/>
                <w:szCs w:val="18"/>
              </w:rPr>
            </w:pPr>
            <w:r>
              <w:rPr>
                <w:rFonts w:ascii="Georgia" w:eastAsia="Times New Roman" w:hAnsi="Georgia"/>
                <w:sz w:val="18"/>
                <w:szCs w:val="18"/>
              </w:rPr>
              <w:t>1.4. Research -&gt; Harvest, use &amp; livelihoods</w:t>
            </w:r>
          </w:p>
        </w:tc>
        <w:tc>
          <w:tcPr>
            <w:tcW w:w="0" w:type="auto"/>
            <w:tcBorders>
              <w:bottom w:val="single" w:sz="6" w:space="0" w:color="CCCCCC"/>
            </w:tcBorders>
            <w:vAlign w:val="center"/>
            <w:hideMark/>
          </w:tcPr>
          <w:p w14:paraId="3E6BA681"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r>
    </w:tbl>
    <w:p w14:paraId="145804B4" w14:textId="77777777" w:rsidR="00000000" w:rsidRDefault="00C4656D">
      <w:pPr>
        <w:pStyle w:val="Heading1"/>
        <w:divId w:val="780536195"/>
        <w:rPr>
          <w:rFonts w:ascii="Georgia" w:eastAsia="Times New Roman" w:hAnsi="Georgia"/>
          <w:sz w:val="29"/>
          <w:szCs w:val="29"/>
        </w:rPr>
      </w:pPr>
      <w:r>
        <w:rPr>
          <w:rFonts w:ascii="Georgia" w:eastAsia="Times New Roman" w:hAnsi="Georgia"/>
          <w:sz w:val="29"/>
          <w:szCs w:val="29"/>
        </w:rPr>
        <w:t>Ecosystem Services</w:t>
      </w:r>
    </w:p>
    <w:p w14:paraId="0FB916AE" w14:textId="77777777" w:rsidR="00000000" w:rsidRDefault="00C4656D">
      <w:pPr>
        <w:pStyle w:val="Heading2"/>
        <w:divId w:val="780536195"/>
        <w:rPr>
          <w:rFonts w:ascii="Georgia" w:eastAsia="Times New Roman" w:hAnsi="Georgia"/>
          <w:sz w:val="27"/>
          <w:szCs w:val="27"/>
        </w:rPr>
      </w:pPr>
      <w:r>
        <w:rPr>
          <w:rFonts w:ascii="Georgia" w:eastAsia="Times New Roman" w:hAnsi="Georgia"/>
          <w:sz w:val="27"/>
          <w:szCs w:val="27"/>
        </w:rPr>
        <w:lastRenderedPageBreak/>
        <w:t>Ecosystem Services Provided by the Species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63"/>
        <w:gridCol w:w="5947"/>
      </w:tblGrid>
      <w:tr w:rsidR="00000000" w14:paraId="04E7B45D" w14:textId="77777777">
        <w:trPr>
          <w:divId w:val="780536195"/>
          <w:tblCellSpacing w:w="15" w:type="dxa"/>
        </w:trPr>
        <w:tc>
          <w:tcPr>
            <w:tcW w:w="0" w:type="auto"/>
            <w:tcBorders>
              <w:bottom w:val="single" w:sz="6" w:space="0" w:color="000000"/>
            </w:tcBorders>
            <w:shd w:val="clear" w:color="auto" w:fill="BBBBBB"/>
            <w:vAlign w:val="center"/>
            <w:hideMark/>
          </w:tcPr>
          <w:p w14:paraId="4AA7C7E9" w14:textId="77777777" w:rsidR="00000000" w:rsidRDefault="00C4656D">
            <w:pPr>
              <w:spacing w:after="75"/>
              <w:rPr>
                <w:rFonts w:ascii="Georgia" w:eastAsia="Times New Roman" w:hAnsi="Georgia"/>
                <w:b/>
                <w:bCs/>
                <w:sz w:val="18"/>
                <w:szCs w:val="18"/>
              </w:rPr>
            </w:pPr>
            <w:r>
              <w:rPr>
                <w:rFonts w:ascii="Georgia" w:eastAsia="Times New Roman" w:hAnsi="Georgia"/>
                <w:b/>
                <w:bCs/>
                <w:sz w:val="18"/>
                <w:szCs w:val="18"/>
              </w:rPr>
              <w:t>Insufficient Information Available</w:t>
            </w:r>
          </w:p>
        </w:tc>
        <w:tc>
          <w:tcPr>
            <w:tcW w:w="0" w:type="auto"/>
            <w:tcBorders>
              <w:bottom w:val="single" w:sz="6" w:space="0" w:color="000000"/>
            </w:tcBorders>
            <w:shd w:val="clear" w:color="auto" w:fill="BBBBBB"/>
            <w:vAlign w:val="center"/>
            <w:hideMark/>
          </w:tcPr>
          <w:p w14:paraId="21AD000D" w14:textId="77777777" w:rsidR="00000000" w:rsidRDefault="00C4656D">
            <w:pPr>
              <w:spacing w:after="75"/>
              <w:rPr>
                <w:rFonts w:ascii="Georgia" w:eastAsia="Times New Roman" w:hAnsi="Georgia"/>
                <w:b/>
                <w:bCs/>
                <w:sz w:val="18"/>
                <w:szCs w:val="18"/>
              </w:rPr>
            </w:pPr>
            <w:r>
              <w:rPr>
                <w:rStyle w:val="redfont"/>
                <w:rFonts w:ascii="Georgia" w:eastAsia="Times New Roman" w:hAnsi="Georgia"/>
                <w:b/>
                <w:bCs/>
                <w:sz w:val="18"/>
                <w:szCs w:val="18"/>
              </w:rPr>
              <w:t xml:space="preserve">All </w:t>
            </w:r>
            <w:r>
              <w:rPr>
                <w:rStyle w:val="redfont"/>
                <w:rFonts w:ascii="Georgia" w:eastAsia="Times New Roman" w:hAnsi="Georgia"/>
                <w:b/>
                <w:bCs/>
                <w:sz w:val="18"/>
                <w:szCs w:val="18"/>
              </w:rPr>
              <w:t>coded services should have an importance score of 5 - Not Known.</w:t>
            </w:r>
          </w:p>
        </w:tc>
      </w:tr>
      <w:tr w:rsidR="00000000" w14:paraId="37EB88EB" w14:textId="77777777">
        <w:trPr>
          <w:divId w:val="780536195"/>
          <w:tblCellSpacing w:w="15" w:type="dxa"/>
        </w:trPr>
        <w:tc>
          <w:tcPr>
            <w:tcW w:w="0" w:type="auto"/>
            <w:vAlign w:val="center"/>
            <w:hideMark/>
          </w:tcPr>
          <w:p w14:paraId="47FF0BC2" w14:textId="77777777" w:rsidR="00000000" w:rsidRDefault="00C4656D">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E72DF41" w14:textId="77777777" w:rsidR="00000000" w:rsidRDefault="00C4656D">
            <w:pPr>
              <w:spacing w:after="75"/>
              <w:rPr>
                <w:rFonts w:ascii="Georgia" w:eastAsia="Times New Roman" w:hAnsi="Georgia"/>
                <w:sz w:val="18"/>
                <w:szCs w:val="18"/>
              </w:rPr>
            </w:pPr>
            <w:r>
              <w:rPr>
                <w:rFonts w:ascii="Georgia" w:eastAsia="Times New Roman" w:hAnsi="Georgia"/>
                <w:sz w:val="18"/>
                <w:szCs w:val="18"/>
              </w:rPr>
              <w:t>-</w:t>
            </w:r>
          </w:p>
        </w:tc>
      </w:tr>
    </w:tbl>
    <w:p w14:paraId="61F08413" w14:textId="77777777" w:rsidR="00000000" w:rsidRDefault="00C4656D">
      <w:pPr>
        <w:pStyle w:val="Heading1"/>
        <w:rPr>
          <w:rFonts w:ascii="Georgia" w:eastAsia="Times New Roman" w:hAnsi="Georgia"/>
          <w:sz w:val="29"/>
          <w:szCs w:val="29"/>
        </w:rPr>
      </w:pPr>
      <w:r>
        <w:rPr>
          <w:rFonts w:ascii="Georgia" w:eastAsia="Times New Roman" w:hAnsi="Georgia"/>
          <w:sz w:val="29"/>
          <w:szCs w:val="29"/>
        </w:rPr>
        <w:t>Bibliography</w:t>
      </w:r>
    </w:p>
    <w:p w14:paraId="6307AB89" w14:textId="77777777" w:rsidR="00000000" w:rsidRDefault="00C4656D">
      <w:pPr>
        <w:pStyle w:val="NormalWeb"/>
        <w:divId w:val="37046774"/>
        <w:rPr>
          <w:rFonts w:ascii="Georgia" w:hAnsi="Georgia"/>
        </w:rPr>
      </w:pPr>
      <w:r>
        <w:rPr>
          <w:rFonts w:ascii="Georgia" w:hAnsi="Georgia"/>
        </w:rPr>
        <w:t xml:space="preserve">BGCI. 2019. </w:t>
      </w:r>
      <w:proofErr w:type="spellStart"/>
      <w:r>
        <w:rPr>
          <w:rFonts w:ascii="Georgia" w:hAnsi="Georgia"/>
        </w:rPr>
        <w:t>GlobalTreeSearch</w:t>
      </w:r>
      <w:proofErr w:type="spellEnd"/>
      <w:r>
        <w:rPr>
          <w:rFonts w:ascii="Georgia" w:hAnsi="Georgia"/>
        </w:rPr>
        <w:t xml:space="preserve"> online database. Botanic Gardens Conservation International. Richmond, UK Available at: </w:t>
      </w:r>
      <w:hyperlink r:id="rId9" w:history="1">
        <w:r>
          <w:rPr>
            <w:rStyle w:val="Hyperlink"/>
            <w:rFonts w:ascii="Georgia" w:hAnsi="Georgia"/>
          </w:rPr>
          <w:t>https://tools.bgci.org/global_tree_search.php</w:t>
        </w:r>
      </w:hyperlink>
      <w:r>
        <w:rPr>
          <w:rFonts w:ascii="Georgia" w:hAnsi="Georgia"/>
        </w:rPr>
        <w:t xml:space="preserve">. </w:t>
      </w:r>
    </w:p>
    <w:p w14:paraId="384C906B" w14:textId="77777777" w:rsidR="00000000" w:rsidRDefault="00C4656D">
      <w:pPr>
        <w:pStyle w:val="NormalWeb"/>
        <w:divId w:val="37046774"/>
        <w:rPr>
          <w:rFonts w:ascii="Georgia" w:hAnsi="Georgia"/>
        </w:rPr>
      </w:pPr>
      <w:r>
        <w:rPr>
          <w:rFonts w:ascii="Georgia" w:hAnsi="Georgia"/>
        </w:rPr>
        <w:t>Bachman S, Moat J, Hill AW, d</w:t>
      </w:r>
      <w:r>
        <w:rPr>
          <w:rFonts w:ascii="Georgia" w:hAnsi="Georgia"/>
        </w:rPr>
        <w:t xml:space="preserve">e la Torre J, Scott B. 2011. Supporting Red List threat assessments with </w:t>
      </w:r>
      <w:proofErr w:type="spellStart"/>
      <w:r>
        <w:rPr>
          <w:rFonts w:ascii="Georgia" w:hAnsi="Georgia"/>
        </w:rPr>
        <w:t>GeoCAT</w:t>
      </w:r>
      <w:proofErr w:type="spellEnd"/>
      <w:r>
        <w:rPr>
          <w:rFonts w:ascii="Georgia" w:hAnsi="Georgia"/>
        </w:rPr>
        <w:t xml:space="preserve">: geospatial conservation assessment tool. </w:t>
      </w:r>
      <w:proofErr w:type="spellStart"/>
      <w:r>
        <w:rPr>
          <w:rFonts w:ascii="Georgia" w:hAnsi="Georgia"/>
          <w:i/>
          <w:iCs/>
        </w:rPr>
        <w:t>ZooKeys</w:t>
      </w:r>
      <w:proofErr w:type="spellEnd"/>
      <w:r>
        <w:rPr>
          <w:rFonts w:ascii="Georgia" w:hAnsi="Georgia"/>
        </w:rPr>
        <w:t xml:space="preserve"> 150: 117–126.</w:t>
      </w:r>
    </w:p>
    <w:p w14:paraId="6C4D370E" w14:textId="77777777" w:rsidR="00000000" w:rsidRDefault="00C4656D">
      <w:pPr>
        <w:pStyle w:val="NormalWeb"/>
        <w:divId w:val="37046774"/>
        <w:rPr>
          <w:rFonts w:ascii="Georgia" w:hAnsi="Georgia"/>
        </w:rPr>
      </w:pPr>
      <w:r>
        <w:rPr>
          <w:rFonts w:ascii="Georgia" w:hAnsi="Georgia"/>
        </w:rPr>
        <w:t xml:space="preserve">Baker, W.J. and Dransfield, J. 2006. </w:t>
      </w:r>
      <w:r>
        <w:rPr>
          <w:rFonts w:ascii="Georgia" w:hAnsi="Georgia"/>
          <w:i/>
          <w:iCs/>
        </w:rPr>
        <w:t>Field Guide to the Palms of New Guinea</w:t>
      </w:r>
      <w:r>
        <w:rPr>
          <w:rFonts w:ascii="Georgia" w:hAnsi="Georgia"/>
        </w:rPr>
        <w:t>. Kew, London.</w:t>
      </w:r>
    </w:p>
    <w:p w14:paraId="6945FA49" w14:textId="77777777" w:rsidR="00000000" w:rsidRDefault="00C4656D">
      <w:pPr>
        <w:pStyle w:val="NormalWeb"/>
        <w:divId w:val="37046774"/>
        <w:rPr>
          <w:rFonts w:ascii="Georgia" w:hAnsi="Georgia"/>
        </w:rPr>
      </w:pPr>
      <w:r>
        <w:rPr>
          <w:rFonts w:ascii="Georgia" w:hAnsi="Georgia"/>
        </w:rPr>
        <w:t>Franky, Y.L. and Morga</w:t>
      </w:r>
      <w:r>
        <w:rPr>
          <w:rFonts w:ascii="Georgia" w:hAnsi="Georgia"/>
        </w:rPr>
        <w:t xml:space="preserve">n, S. 2015. West Papua Oil Palm Atlas. Jakarta Selatan Available at: </w:t>
      </w:r>
      <w:hyperlink r:id="rId10" w:history="1">
        <w:r>
          <w:rPr>
            <w:rStyle w:val="Hyperlink"/>
            <w:rFonts w:ascii="Georgia" w:hAnsi="Georgia"/>
          </w:rPr>
          <w:t>https://awasmifee.potager.org/uploads/2015/04/atlas-sawit-en.pdf</w:t>
        </w:r>
      </w:hyperlink>
      <w:r>
        <w:rPr>
          <w:rFonts w:ascii="Georgia" w:hAnsi="Georgia"/>
        </w:rPr>
        <w:t xml:space="preserve">. </w:t>
      </w:r>
    </w:p>
    <w:p w14:paraId="3C9FB96E" w14:textId="3BF9861A" w:rsidR="00000000" w:rsidRDefault="00C4656D">
      <w:pPr>
        <w:pStyle w:val="NormalWeb"/>
        <w:divId w:val="37046774"/>
        <w:rPr>
          <w:rFonts w:ascii="Georgia" w:hAnsi="Georgia"/>
        </w:rPr>
      </w:pPr>
      <w:r>
        <w:rPr>
          <w:rFonts w:ascii="Georgia" w:hAnsi="Georgia"/>
        </w:rPr>
        <w:t xml:space="preserve">Global Forest Watch. 2022. Interactive </w:t>
      </w:r>
      <w:r>
        <w:rPr>
          <w:rFonts w:ascii="Georgia" w:hAnsi="Georgia"/>
        </w:rPr>
        <w:t xml:space="preserve">Forest Change Mapping Tool. Available at: </w:t>
      </w:r>
      <w:r>
        <w:rPr>
          <w:rFonts w:ascii="Georgia" w:hAnsi="Georgia"/>
        </w:rPr>
        <w:fldChar w:fldCharType="begin"/>
      </w:r>
      <w:ins w:id="28" w:author="Jack Plummer" w:date="2022-05-17T12:30:00Z">
        <w:r w:rsidR="009B48CE">
          <w:rPr>
            <w:rFonts w:ascii="Georgia" w:hAnsi="Georgia"/>
          </w:rPr>
          <w:instrText>HYPERLINK "C:\\Users\\jpl10kg\\Downloads\\Available at: http:\\www.globalforestwatch.org\\"</w:instrText>
        </w:r>
      </w:ins>
      <w:del w:id="29" w:author="Jack Plummer" w:date="2022-05-17T12:30:00Z">
        <w:r w:rsidDel="009B48CE">
          <w:rPr>
            <w:rFonts w:ascii="Georgia" w:hAnsi="Georgia"/>
          </w:rPr>
          <w:delInstrText xml:space="preserve"> </w:delInstrText>
        </w:r>
        <w:r w:rsidDel="009B48CE">
          <w:rPr>
            <w:rFonts w:ascii="Georgia" w:hAnsi="Georgia"/>
          </w:rPr>
          <w:delInstrText>HYPERLINK "Available at: http://www.globalforestwatch.org/"</w:delInstrText>
        </w:r>
        <w:r w:rsidDel="009B48CE">
          <w:rPr>
            <w:rFonts w:ascii="Georgia" w:hAnsi="Georgia"/>
          </w:rPr>
          <w:delInstrText xml:space="preserve"> </w:delInstrText>
        </w:r>
      </w:del>
      <w:ins w:id="30" w:author="Jack Plummer" w:date="2022-05-17T12:30:00Z">
        <w:r w:rsidR="009B48CE">
          <w:rPr>
            <w:rFonts w:ascii="Georgia" w:hAnsi="Georgia"/>
          </w:rPr>
        </w:r>
      </w:ins>
      <w:r>
        <w:rPr>
          <w:rFonts w:ascii="Georgia" w:hAnsi="Georgia"/>
        </w:rPr>
        <w:fldChar w:fldCharType="separate"/>
      </w:r>
      <w:r>
        <w:rPr>
          <w:rStyle w:val="Hyperlink"/>
          <w:rFonts w:ascii="Georgia" w:hAnsi="Georgia"/>
        </w:rPr>
        <w:t>Available at: http://www.globalforestwatch.org/</w:t>
      </w:r>
      <w:r>
        <w:rPr>
          <w:rFonts w:ascii="Georgia" w:hAnsi="Georgia"/>
        </w:rPr>
        <w:fldChar w:fldCharType="end"/>
      </w:r>
      <w:r>
        <w:rPr>
          <w:rFonts w:ascii="Georgia" w:hAnsi="Georgia"/>
        </w:rPr>
        <w:t xml:space="preserve">. </w:t>
      </w:r>
    </w:p>
    <w:p w14:paraId="569994EA" w14:textId="77777777" w:rsidR="00000000" w:rsidRDefault="00C4656D">
      <w:pPr>
        <w:pStyle w:val="NormalWeb"/>
        <w:divId w:val="37046774"/>
        <w:rPr>
          <w:rFonts w:ascii="Georgia" w:hAnsi="Georgia"/>
        </w:rPr>
      </w:pPr>
      <w:proofErr w:type="spellStart"/>
      <w:r>
        <w:rPr>
          <w:rFonts w:ascii="Georgia" w:hAnsi="Georgia"/>
        </w:rPr>
        <w:t>Heatubun</w:t>
      </w:r>
      <w:proofErr w:type="spellEnd"/>
      <w:r>
        <w:rPr>
          <w:rFonts w:ascii="Georgia" w:hAnsi="Georgia"/>
        </w:rPr>
        <w:t xml:space="preserve">, C.D. 2016. Areca </w:t>
      </w:r>
      <w:proofErr w:type="spellStart"/>
      <w:r>
        <w:rPr>
          <w:rFonts w:ascii="Georgia" w:hAnsi="Georgia"/>
        </w:rPr>
        <w:t>jokowi</w:t>
      </w:r>
      <w:proofErr w:type="spellEnd"/>
      <w:r>
        <w:rPr>
          <w:rFonts w:ascii="Georgia" w:hAnsi="Georgia"/>
        </w:rPr>
        <w:t>: A new species of betel nut palm (</w:t>
      </w:r>
      <w:proofErr w:type="spellStart"/>
      <w:r>
        <w:rPr>
          <w:rFonts w:ascii="Georgia" w:hAnsi="Georgia"/>
        </w:rPr>
        <w:t>Arecaceae</w:t>
      </w:r>
      <w:proofErr w:type="spellEnd"/>
      <w:r>
        <w:rPr>
          <w:rFonts w:ascii="Georgia" w:hAnsi="Georgia"/>
        </w:rPr>
        <w:t>) from Western New Guin</w:t>
      </w:r>
      <w:r>
        <w:rPr>
          <w:rFonts w:ascii="Georgia" w:hAnsi="Georgia"/>
        </w:rPr>
        <w:t xml:space="preserve">ea. </w:t>
      </w:r>
      <w:proofErr w:type="spellStart"/>
      <w:r>
        <w:rPr>
          <w:rFonts w:ascii="Georgia" w:hAnsi="Georgia"/>
          <w:i/>
          <w:iCs/>
        </w:rPr>
        <w:t>Phytotaxa</w:t>
      </w:r>
      <w:proofErr w:type="spellEnd"/>
      <w:r>
        <w:rPr>
          <w:rFonts w:ascii="Georgia" w:hAnsi="Georgia"/>
        </w:rPr>
        <w:t xml:space="preserve"> 288(2): 175-180.</w:t>
      </w:r>
    </w:p>
    <w:p w14:paraId="5CF2BAAF" w14:textId="77777777" w:rsidR="00000000" w:rsidRDefault="00C4656D">
      <w:pPr>
        <w:pStyle w:val="NormalWeb"/>
        <w:divId w:val="37046774"/>
        <w:rPr>
          <w:rFonts w:ascii="Georgia" w:hAnsi="Georgia"/>
        </w:rPr>
      </w:pPr>
      <w:r>
        <w:rPr>
          <w:rFonts w:ascii="Georgia" w:hAnsi="Georgia"/>
        </w:rPr>
        <w:t>INFS (Indonesia Nature Film Society). 2019. West Papua Province Is Now A Conservation Province</w:t>
      </w:r>
      <w:proofErr w:type="gramStart"/>
      <w:r>
        <w:rPr>
          <w:rFonts w:ascii="Georgia" w:hAnsi="Georgia"/>
        </w:rPr>
        <w:t>. .</w:t>
      </w:r>
      <w:proofErr w:type="gramEnd"/>
      <w:r>
        <w:rPr>
          <w:rFonts w:ascii="Georgia" w:hAnsi="Georgia"/>
        </w:rPr>
        <w:t xml:space="preserve"> Available at: </w:t>
      </w:r>
      <w:hyperlink r:id="rId11" w:history="1">
        <w:r>
          <w:rPr>
            <w:rStyle w:val="Hyperlink"/>
            <w:rFonts w:ascii="Georgia" w:hAnsi="Georgia"/>
          </w:rPr>
          <w:t>http://www.</w:t>
        </w:r>
        <w:r>
          <w:rPr>
            <w:rStyle w:val="Hyperlink"/>
            <w:rFonts w:ascii="Georgia" w:hAnsi="Georgia"/>
          </w:rPr>
          <w:t>engagemedia.org/Members/INFIS/videos/west-papua-conservation-province/view</w:t>
        </w:r>
      </w:hyperlink>
      <w:r>
        <w:rPr>
          <w:rFonts w:ascii="Georgia" w:hAnsi="Georgia"/>
        </w:rPr>
        <w:t xml:space="preserve">. </w:t>
      </w:r>
    </w:p>
    <w:p w14:paraId="66F0B811" w14:textId="77777777" w:rsidR="00C4656D" w:rsidRDefault="00C4656D">
      <w:pPr>
        <w:pStyle w:val="NormalWeb"/>
        <w:divId w:val="37046774"/>
        <w:rPr>
          <w:rFonts w:ascii="Georgia" w:hAnsi="Georgia"/>
        </w:rPr>
      </w:pPr>
      <w:r>
        <w:rPr>
          <w:rFonts w:ascii="Georgia" w:hAnsi="Georgia"/>
        </w:rPr>
        <w:t xml:space="preserve">JRC (Joint Research Centre). 2022. Digital Observatory for Protected Areas (DOPA). JRC (Joint Research Centre), European Commission, </w:t>
      </w:r>
      <w:proofErr w:type="spellStart"/>
      <w:proofErr w:type="gramStart"/>
      <w:r>
        <w:rPr>
          <w:rFonts w:ascii="Georgia" w:hAnsi="Georgia"/>
        </w:rPr>
        <w:t>Ispra</w:t>
      </w:r>
      <w:proofErr w:type="spellEnd"/>
      <w:r>
        <w:rPr>
          <w:rFonts w:ascii="Georgia" w:hAnsi="Georgia"/>
        </w:rPr>
        <w:t>..</w:t>
      </w:r>
      <w:proofErr w:type="gramEnd"/>
      <w:r>
        <w:rPr>
          <w:rFonts w:ascii="Georgia" w:hAnsi="Georgia"/>
        </w:rPr>
        <w:t xml:space="preserve"> JRC (Joint Research Centre), European </w:t>
      </w:r>
      <w:r>
        <w:rPr>
          <w:rFonts w:ascii="Georgia" w:hAnsi="Georgia"/>
        </w:rPr>
        <w:t xml:space="preserve">Commission. Available at: </w:t>
      </w:r>
      <w:hyperlink r:id="rId12" w:history="1">
        <w:r>
          <w:rPr>
            <w:rStyle w:val="Hyperlink"/>
            <w:rFonts w:ascii="Georgia" w:hAnsi="Georgia"/>
          </w:rPr>
          <w:t>https://econservation.jrc.ec.europa.eu/</w:t>
        </w:r>
      </w:hyperlink>
      <w:r>
        <w:rPr>
          <w:rFonts w:ascii="Georgia" w:hAnsi="Georgia"/>
        </w:rPr>
        <w:t>. (Accessed: 2022).</w:t>
      </w:r>
    </w:p>
    <w:sectPr w:rsidR="00C4656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05-17T12:10:00Z" w:initials="JP">
    <w:p w14:paraId="0D3E9E22" w14:textId="304BE34A" w:rsidR="00387558" w:rsidRDefault="00387558">
      <w:pPr>
        <w:pStyle w:val="CommentText"/>
      </w:pPr>
      <w:r>
        <w:rPr>
          <w:rStyle w:val="CommentReference"/>
        </w:rPr>
        <w:annotationRef/>
      </w:r>
      <w:r>
        <w:t xml:space="preserve">Tend to avoid inclusion of references in the assessment rationale, though, in this </w:t>
      </w:r>
      <w:proofErr w:type="gramStart"/>
      <w:r>
        <w:t>particular case</w:t>
      </w:r>
      <w:proofErr w:type="gramEnd"/>
      <w:r>
        <w:t>, it might be the best place for them</w:t>
      </w:r>
    </w:p>
  </w:comment>
  <w:comment w:id="1" w:author="Jack Plummer" w:date="2022-05-17T12:28:00Z" w:initials="JP">
    <w:p w14:paraId="06575ED0" w14:textId="5C5C303B" w:rsidR="0089497B" w:rsidRDefault="0089497B">
      <w:pPr>
        <w:pStyle w:val="CommentText"/>
      </w:pPr>
      <w:r>
        <w:rPr>
          <w:rStyle w:val="CommentReference"/>
        </w:rPr>
        <w:annotationRef/>
      </w:r>
      <w:r w:rsidR="009B48CE">
        <w:t xml:space="preserve">To conclude the </w:t>
      </w:r>
      <w:proofErr w:type="gramStart"/>
      <w:r w:rsidR="009B48CE">
        <w:t>rationale</w:t>
      </w:r>
      <w:proofErr w:type="gramEnd"/>
      <w:r w:rsidR="009B48CE">
        <w:t xml:space="preserve"> y</w:t>
      </w:r>
      <w:r>
        <w:t xml:space="preserve">ou want to be quite explicit with which category it falls under, and why. </w:t>
      </w:r>
      <w:proofErr w:type="gramStart"/>
      <w:r>
        <w:t>E.g.</w:t>
      </w:r>
      <w:proofErr w:type="gramEnd"/>
      <w:r>
        <w:t xml:space="preserve"> With a restricted </w:t>
      </w:r>
      <w:r w:rsidR="009B48CE">
        <w:t>AOO</w:t>
      </w:r>
      <w:r>
        <w:t xml:space="preserve">, a single known location, and continuing decline in habitat, this species is assessed as </w:t>
      </w:r>
      <w:r w:rsidR="009B48CE">
        <w:t>Critically Endangered B2ab(iii).</w:t>
      </w:r>
    </w:p>
  </w:comment>
  <w:comment w:id="2" w:author="Jack Plummer" w:date="2022-05-17T12:09:00Z" w:initials="JP">
    <w:p w14:paraId="393DC70A" w14:textId="2DC8D921" w:rsidR="00387558" w:rsidRDefault="00387558">
      <w:pPr>
        <w:pStyle w:val="CommentText"/>
      </w:pPr>
      <w:r>
        <w:rPr>
          <w:rStyle w:val="CommentReference"/>
        </w:rPr>
        <w:annotationRef/>
      </w:r>
      <w:r>
        <w:t>‘and’ – for some reason IUCN don’t like the ampersand</w:t>
      </w:r>
    </w:p>
  </w:comment>
  <w:comment w:id="3" w:author="Jack Plummer" w:date="2022-05-17T12:11:00Z" w:initials="JP">
    <w:p w14:paraId="68CE3DC0" w14:textId="77777777" w:rsidR="00387558" w:rsidRDefault="00387558">
      <w:pPr>
        <w:pStyle w:val="CommentText"/>
      </w:pPr>
      <w:r>
        <w:rPr>
          <w:rStyle w:val="CommentReference"/>
        </w:rPr>
        <w:annotationRef/>
      </w:r>
      <w:r>
        <w:t>For criterion B, we need to show EOO and/or AOO meet thresholds, and then (typically) continuing decline and either small number of locations or severe fragmentation.</w:t>
      </w:r>
    </w:p>
    <w:p w14:paraId="38402A1B" w14:textId="77777777" w:rsidR="00387558" w:rsidRDefault="00387558">
      <w:pPr>
        <w:pStyle w:val="CommentText"/>
      </w:pPr>
    </w:p>
    <w:p w14:paraId="01E891F2" w14:textId="77777777" w:rsidR="00387558" w:rsidRDefault="00387558">
      <w:pPr>
        <w:pStyle w:val="CommentText"/>
      </w:pPr>
      <w:r>
        <w:t xml:space="preserve">The good news for this species is that I think the assessment category is clear. There seems to be sufficient palm data to assume that the species is, at the very </w:t>
      </w:r>
      <w:r w:rsidR="00247EBA">
        <w:t xml:space="preserve">least, highly restricted. The crucial thing is that, while there is a clear plausible threat posed by the logging concession in which it is found, until this becomes operational, I don’t think the single known site is experiencing continuing decline. If no decline, we can’t use criterion B (unless there are extreme fluctuations – but that is very </w:t>
      </w:r>
      <w:proofErr w:type="gramStart"/>
      <w:r w:rsidR="00247EBA">
        <w:t>unusual</w:t>
      </w:r>
      <w:proofErr w:type="gramEnd"/>
      <w:r w:rsidR="00247EBA">
        <w:t xml:space="preserve"> and we don’t have anywhere near the data required to look at that here).</w:t>
      </w:r>
    </w:p>
    <w:p w14:paraId="217E6A48" w14:textId="77777777" w:rsidR="00247EBA" w:rsidRDefault="00247EBA">
      <w:pPr>
        <w:pStyle w:val="CommentText"/>
      </w:pPr>
    </w:p>
    <w:p w14:paraId="3B833CBC" w14:textId="77777777" w:rsidR="00247EBA" w:rsidRDefault="00247EBA">
      <w:pPr>
        <w:pStyle w:val="CommentText"/>
      </w:pPr>
      <w:r>
        <w:t>So, I think this species should be assessed as Vulnerable D2 – highly restricted with a plausible threat that could rapidly cause the species to become CR or even EX.</w:t>
      </w:r>
    </w:p>
    <w:p w14:paraId="6F6A4EF2" w14:textId="77777777" w:rsidR="00247EBA" w:rsidRDefault="00247EBA">
      <w:pPr>
        <w:pStyle w:val="CommentText"/>
      </w:pPr>
    </w:p>
    <w:p w14:paraId="6A5B6B3E" w14:textId="7CC0FF9E" w:rsidR="00247EBA" w:rsidRDefault="00247EBA">
      <w:pPr>
        <w:pStyle w:val="CommentText"/>
      </w:pPr>
      <w:r>
        <w:t xml:space="preserve">You could possibly argue for DD on basis that we don’t know the population size (could qualify for CR under D) and it could occur more widely in less threatened areas (possibly LC). However, I think the DD scenarios, especially LC, are </w:t>
      </w:r>
      <w:proofErr w:type="gramStart"/>
      <w:r>
        <w:t>actually a</w:t>
      </w:r>
      <w:proofErr w:type="gramEnd"/>
      <w:r>
        <w:t xml:space="preserve"> bit improbable/speculative.</w:t>
      </w:r>
    </w:p>
  </w:comment>
  <w:comment w:id="4" w:author="Jack Plummer" w:date="2022-05-17T12:08:00Z" w:initials="JP">
    <w:p w14:paraId="4129BFBF" w14:textId="0F2C802C" w:rsidR="00387558" w:rsidRDefault="00387558">
      <w:pPr>
        <w:pStyle w:val="CommentText"/>
      </w:pPr>
      <w:r>
        <w:rPr>
          <w:rStyle w:val="CommentReference"/>
        </w:rPr>
        <w:annotationRef/>
      </w:r>
      <w:r>
        <w:t>I think use site/locality here rather than ‘location’ – to avoid any confusion with that IUCN concept. Unless that’s what you’re meaning?</w:t>
      </w:r>
    </w:p>
  </w:comment>
  <w:comment w:id="5" w:author="Jack Plummer" w:date="2022-05-17T12:19:00Z" w:initials="JP">
    <w:p w14:paraId="14C201C3" w14:textId="47F541FE" w:rsidR="00A80986" w:rsidRDefault="00A80986">
      <w:pPr>
        <w:pStyle w:val="CommentText"/>
      </w:pPr>
      <w:r>
        <w:rPr>
          <w:rStyle w:val="CommentReference"/>
        </w:rPr>
        <w:annotationRef/>
      </w:r>
      <w:r>
        <w:t>I think detailed enough without the final sentence here. The altitude information (slightly jarringly) is usually included here rather than in habitats and ecology</w:t>
      </w:r>
    </w:p>
  </w:comment>
  <w:comment w:id="6" w:author="Jack Plummer" w:date="2022-05-17T12:20:00Z" w:initials="JP">
    <w:p w14:paraId="26F190A1" w14:textId="02DBBA44" w:rsidR="00A80986" w:rsidRDefault="00A80986">
      <w:pPr>
        <w:pStyle w:val="CommentText"/>
      </w:pPr>
      <w:r>
        <w:rPr>
          <w:rStyle w:val="CommentReference"/>
        </w:rPr>
        <w:annotationRef/>
      </w:r>
      <w:r>
        <w:t>Site/locality</w:t>
      </w:r>
    </w:p>
  </w:comment>
  <w:comment w:id="19" w:author="Jack Plummer" w:date="2022-05-17T12:24:00Z" w:initials="JP">
    <w:p w14:paraId="3B10FF94" w14:textId="471B2D64" w:rsidR="0089497B" w:rsidRDefault="0089497B">
      <w:pPr>
        <w:pStyle w:val="CommentText"/>
      </w:pPr>
      <w:r>
        <w:rPr>
          <w:rStyle w:val="CommentReference"/>
        </w:rPr>
        <w:annotationRef/>
      </w:r>
      <w:r>
        <w:t>Tick the ‘end use’ box in this section</w:t>
      </w:r>
    </w:p>
  </w:comment>
  <w:comment w:id="20" w:author="Jack Plummer" w:date="2022-05-17T12:24:00Z" w:initials="JP">
    <w:p w14:paraId="1FCEE51C" w14:textId="4E7DB79A" w:rsidR="0089497B" w:rsidRDefault="0089497B">
      <w:pPr>
        <w:pStyle w:val="CommentText"/>
      </w:pPr>
      <w:r>
        <w:rPr>
          <w:rStyle w:val="CommentReference"/>
        </w:rPr>
        <w:annotationRef/>
      </w:r>
      <w:r>
        <w:t>I think this can be omitted as not relevant to the wild population</w:t>
      </w:r>
    </w:p>
  </w:comment>
  <w:comment w:id="21" w:author="Jack Plummer" w:date="2022-05-17T12:25:00Z" w:initials="JP">
    <w:p w14:paraId="597B2D89" w14:textId="366DE4CF" w:rsidR="0089497B" w:rsidRDefault="0089497B">
      <w:pPr>
        <w:pStyle w:val="CommentText"/>
      </w:pPr>
      <w:r>
        <w:rPr>
          <w:rStyle w:val="CommentReference"/>
        </w:rPr>
        <w:annotationRef/>
      </w:r>
      <w:r>
        <w:t>Is this guaranteed, or should we be slightly more uncertain in wording</w:t>
      </w:r>
    </w:p>
  </w:comment>
  <w:comment w:id="22" w:author="Jack Plummer" w:date="2022-05-17T12:27:00Z" w:initials="JP">
    <w:p w14:paraId="46707126" w14:textId="716DCB91" w:rsidR="0089497B" w:rsidRDefault="0089497B">
      <w:pPr>
        <w:pStyle w:val="CommentText"/>
      </w:pPr>
      <w:r>
        <w:rPr>
          <w:rStyle w:val="CommentReference"/>
        </w:rPr>
        <w:annotationRef/>
      </w:r>
      <w:r>
        <w:t>Future</w:t>
      </w:r>
    </w:p>
  </w:comment>
  <w:comment w:id="25" w:author="Jack Plummer" w:date="2022-05-17T12:26:00Z" w:initials="JP">
    <w:p w14:paraId="0B6AFDF7" w14:textId="758FE13B" w:rsidR="0089497B" w:rsidRDefault="0089497B">
      <w:pPr>
        <w:pStyle w:val="CommentText"/>
      </w:pPr>
      <w:r>
        <w:rPr>
          <w:rStyle w:val="CommentReference"/>
        </w:rPr>
        <w:annotationRef/>
      </w:r>
      <w:r>
        <w:t>Can ref 2022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D3E9E22" w15:done="0"/>
  <w15:commentEx w15:paraId="06575ED0" w15:done="0"/>
  <w15:commentEx w15:paraId="393DC70A" w15:done="0"/>
  <w15:commentEx w15:paraId="6A5B6B3E" w15:done="0"/>
  <w15:commentEx w15:paraId="4129BFBF" w15:done="0"/>
  <w15:commentEx w15:paraId="14C201C3" w15:done="0"/>
  <w15:commentEx w15:paraId="26F190A1" w15:done="0"/>
  <w15:commentEx w15:paraId="3B10FF94" w15:done="0"/>
  <w15:commentEx w15:paraId="1FCEE51C" w15:done="0"/>
  <w15:commentEx w15:paraId="597B2D89" w15:done="0"/>
  <w15:commentEx w15:paraId="46707126" w15:done="0"/>
  <w15:commentEx w15:paraId="0B6AFD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2E0F2C" w16cex:dateUtc="2022-05-17T11:10:00Z"/>
  <w16cex:commentExtensible w16cex:durableId="262E1368" w16cex:dateUtc="2022-05-17T11:28:00Z"/>
  <w16cex:commentExtensible w16cex:durableId="262E0F06" w16cex:dateUtc="2022-05-17T11:09:00Z"/>
  <w16cex:commentExtensible w16cex:durableId="262E0F5C" w16cex:dateUtc="2022-05-17T11:11:00Z"/>
  <w16cex:commentExtensible w16cex:durableId="262E0ED7" w16cex:dateUtc="2022-05-17T11:08:00Z"/>
  <w16cex:commentExtensible w16cex:durableId="262E115A" w16cex:dateUtc="2022-05-17T11:19:00Z"/>
  <w16cex:commentExtensible w16cex:durableId="262E1196" w16cex:dateUtc="2022-05-17T11:20:00Z"/>
  <w16cex:commentExtensible w16cex:durableId="262E126F" w16cex:dateUtc="2022-05-17T11:24:00Z"/>
  <w16cex:commentExtensible w16cex:durableId="262E128A" w16cex:dateUtc="2022-05-17T11:24:00Z"/>
  <w16cex:commentExtensible w16cex:durableId="262E12C5" w16cex:dateUtc="2022-05-17T11:25:00Z"/>
  <w16cex:commentExtensible w16cex:durableId="262E1340" w16cex:dateUtc="2022-05-17T11:27:00Z"/>
  <w16cex:commentExtensible w16cex:durableId="262E1307" w16cex:dateUtc="2022-05-17T11: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D3E9E22" w16cid:durableId="262E0F2C"/>
  <w16cid:commentId w16cid:paraId="06575ED0" w16cid:durableId="262E1368"/>
  <w16cid:commentId w16cid:paraId="393DC70A" w16cid:durableId="262E0F06"/>
  <w16cid:commentId w16cid:paraId="6A5B6B3E" w16cid:durableId="262E0F5C"/>
  <w16cid:commentId w16cid:paraId="4129BFBF" w16cid:durableId="262E0ED7"/>
  <w16cid:commentId w16cid:paraId="14C201C3" w16cid:durableId="262E115A"/>
  <w16cid:commentId w16cid:paraId="26F190A1" w16cid:durableId="262E1196"/>
  <w16cid:commentId w16cid:paraId="3B10FF94" w16cid:durableId="262E126F"/>
  <w16cid:commentId w16cid:paraId="1FCEE51C" w16cid:durableId="262E128A"/>
  <w16cid:commentId w16cid:paraId="597B2D89" w16cid:durableId="262E12C5"/>
  <w16cid:commentId w16cid:paraId="46707126" w16cid:durableId="262E1340"/>
  <w16cid:commentId w16cid:paraId="0B6AFDF7" w16cid:durableId="262E130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7558"/>
    <w:rsid w:val="00247EBA"/>
    <w:rsid w:val="00387558"/>
    <w:rsid w:val="0089497B"/>
    <w:rsid w:val="00905F61"/>
    <w:rsid w:val="009B48CE"/>
    <w:rsid w:val="00A80986"/>
    <w:rsid w:val="00C465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0A7B1E"/>
  <w15:chartTrackingRefBased/>
  <w15:docId w15:val="{753D608B-E571-4EE0-B792-E8EEB7858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customStyle="1" w:styleId="redfont">
    <w:name w:val="redfont"/>
    <w:basedOn w:val="DefaultParagraphFont"/>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styleId="CommentReference">
    <w:name w:val="annotation reference"/>
    <w:basedOn w:val="DefaultParagraphFont"/>
    <w:uiPriority w:val="99"/>
    <w:semiHidden/>
    <w:unhideWhenUsed/>
    <w:rsid w:val="00387558"/>
    <w:rPr>
      <w:sz w:val="16"/>
      <w:szCs w:val="16"/>
    </w:rPr>
  </w:style>
  <w:style w:type="paragraph" w:styleId="CommentText">
    <w:name w:val="annotation text"/>
    <w:basedOn w:val="Normal"/>
    <w:link w:val="CommentTextChar"/>
    <w:uiPriority w:val="99"/>
    <w:semiHidden/>
    <w:unhideWhenUsed/>
    <w:rsid w:val="00387558"/>
    <w:rPr>
      <w:sz w:val="20"/>
      <w:szCs w:val="20"/>
    </w:rPr>
  </w:style>
  <w:style w:type="character" w:customStyle="1" w:styleId="CommentTextChar">
    <w:name w:val="Comment Text Char"/>
    <w:basedOn w:val="DefaultParagraphFont"/>
    <w:link w:val="CommentText"/>
    <w:uiPriority w:val="99"/>
    <w:semiHidden/>
    <w:rsid w:val="00387558"/>
    <w:rPr>
      <w:rFonts w:eastAsiaTheme="minorEastAsia"/>
    </w:rPr>
  </w:style>
  <w:style w:type="paragraph" w:styleId="CommentSubject">
    <w:name w:val="annotation subject"/>
    <w:basedOn w:val="CommentText"/>
    <w:next w:val="CommentText"/>
    <w:link w:val="CommentSubjectChar"/>
    <w:uiPriority w:val="99"/>
    <w:semiHidden/>
    <w:unhideWhenUsed/>
    <w:rsid w:val="00387558"/>
    <w:rPr>
      <w:b/>
      <w:bCs/>
    </w:rPr>
  </w:style>
  <w:style w:type="character" w:customStyle="1" w:styleId="CommentSubjectChar">
    <w:name w:val="Comment Subject Char"/>
    <w:basedOn w:val="CommentTextChar"/>
    <w:link w:val="CommentSubject"/>
    <w:uiPriority w:val="99"/>
    <w:semiHidden/>
    <w:rsid w:val="00387558"/>
    <w:rPr>
      <w:rFonts w:eastAsiaTheme="minorEastAsia"/>
      <w:b/>
      <w:bCs/>
    </w:rPr>
  </w:style>
  <w:style w:type="paragraph" w:styleId="Revision">
    <w:name w:val="Revision"/>
    <w:hidden/>
    <w:uiPriority w:val="99"/>
    <w:semiHidden/>
    <w:rsid w:val="00A80986"/>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46774">
      <w:marLeft w:val="0"/>
      <w:marRight w:val="0"/>
      <w:marTop w:val="0"/>
      <w:marBottom w:val="0"/>
      <w:divBdr>
        <w:top w:val="none" w:sz="0" w:space="0" w:color="auto"/>
        <w:left w:val="none" w:sz="0" w:space="0" w:color="auto"/>
        <w:bottom w:val="none" w:sz="0" w:space="0" w:color="auto"/>
        <w:right w:val="none" w:sz="0" w:space="0" w:color="auto"/>
      </w:divBdr>
    </w:div>
    <w:div w:id="301812866">
      <w:marLeft w:val="0"/>
      <w:marRight w:val="0"/>
      <w:marTop w:val="0"/>
      <w:marBottom w:val="0"/>
      <w:divBdr>
        <w:top w:val="none" w:sz="0" w:space="0" w:color="auto"/>
        <w:left w:val="none" w:sz="0" w:space="0" w:color="auto"/>
        <w:bottom w:val="none" w:sz="0" w:space="0" w:color="auto"/>
        <w:right w:val="none" w:sz="0" w:space="0" w:color="auto"/>
      </w:divBdr>
    </w:div>
    <w:div w:id="349842488">
      <w:marLeft w:val="0"/>
      <w:marRight w:val="0"/>
      <w:marTop w:val="0"/>
      <w:marBottom w:val="0"/>
      <w:divBdr>
        <w:top w:val="none" w:sz="0" w:space="0" w:color="auto"/>
        <w:left w:val="none" w:sz="0" w:space="0" w:color="auto"/>
        <w:bottom w:val="none" w:sz="0" w:space="0" w:color="auto"/>
        <w:right w:val="none" w:sz="0" w:space="0" w:color="auto"/>
      </w:divBdr>
      <w:divsChild>
        <w:div w:id="1107118623">
          <w:marLeft w:val="0"/>
          <w:marRight w:val="0"/>
          <w:marTop w:val="0"/>
          <w:marBottom w:val="150"/>
          <w:divBdr>
            <w:top w:val="single" w:sz="12" w:space="0" w:color="000000"/>
            <w:left w:val="none" w:sz="0" w:space="0" w:color="auto"/>
            <w:bottom w:val="single" w:sz="12" w:space="0" w:color="000000"/>
            <w:right w:val="none" w:sz="0" w:space="0" w:color="auto"/>
          </w:divBdr>
        </w:div>
      </w:divsChild>
    </w:div>
    <w:div w:id="358093605">
      <w:marLeft w:val="0"/>
      <w:marRight w:val="0"/>
      <w:marTop w:val="0"/>
      <w:marBottom w:val="0"/>
      <w:divBdr>
        <w:top w:val="none" w:sz="0" w:space="0" w:color="auto"/>
        <w:left w:val="none" w:sz="0" w:space="0" w:color="auto"/>
        <w:bottom w:val="none" w:sz="0" w:space="0" w:color="auto"/>
        <w:right w:val="none" w:sz="0" w:space="0" w:color="auto"/>
      </w:divBdr>
    </w:div>
    <w:div w:id="464932413">
      <w:marLeft w:val="0"/>
      <w:marRight w:val="0"/>
      <w:marTop w:val="0"/>
      <w:marBottom w:val="0"/>
      <w:divBdr>
        <w:top w:val="none" w:sz="0" w:space="0" w:color="auto"/>
        <w:left w:val="none" w:sz="0" w:space="0" w:color="auto"/>
        <w:bottom w:val="none" w:sz="0" w:space="0" w:color="auto"/>
        <w:right w:val="none" w:sz="0" w:space="0" w:color="auto"/>
      </w:divBdr>
    </w:div>
    <w:div w:id="756944636">
      <w:marLeft w:val="0"/>
      <w:marRight w:val="0"/>
      <w:marTop w:val="0"/>
      <w:marBottom w:val="0"/>
      <w:divBdr>
        <w:top w:val="none" w:sz="0" w:space="0" w:color="auto"/>
        <w:left w:val="none" w:sz="0" w:space="0" w:color="auto"/>
        <w:bottom w:val="none" w:sz="0" w:space="0" w:color="auto"/>
        <w:right w:val="none" w:sz="0" w:space="0" w:color="auto"/>
      </w:divBdr>
    </w:div>
    <w:div w:id="780536195">
      <w:marLeft w:val="0"/>
      <w:marRight w:val="0"/>
      <w:marTop w:val="0"/>
      <w:marBottom w:val="0"/>
      <w:divBdr>
        <w:top w:val="none" w:sz="0" w:space="0" w:color="auto"/>
        <w:left w:val="none" w:sz="0" w:space="0" w:color="auto"/>
        <w:bottom w:val="none" w:sz="0" w:space="0" w:color="auto"/>
        <w:right w:val="none" w:sz="0" w:space="0" w:color="auto"/>
      </w:divBdr>
    </w:div>
    <w:div w:id="888221691">
      <w:marLeft w:val="0"/>
      <w:marRight w:val="0"/>
      <w:marTop w:val="0"/>
      <w:marBottom w:val="0"/>
      <w:divBdr>
        <w:top w:val="none" w:sz="0" w:space="0" w:color="auto"/>
        <w:left w:val="none" w:sz="0" w:space="0" w:color="auto"/>
        <w:bottom w:val="none" w:sz="0" w:space="0" w:color="auto"/>
        <w:right w:val="none" w:sz="0" w:space="0" w:color="auto"/>
      </w:divBdr>
    </w:div>
    <w:div w:id="1131248094">
      <w:marLeft w:val="0"/>
      <w:marRight w:val="0"/>
      <w:marTop w:val="0"/>
      <w:marBottom w:val="0"/>
      <w:divBdr>
        <w:top w:val="none" w:sz="0" w:space="0" w:color="auto"/>
        <w:left w:val="none" w:sz="0" w:space="0" w:color="auto"/>
        <w:bottom w:val="none" w:sz="0" w:space="0" w:color="auto"/>
        <w:right w:val="none" w:sz="0" w:space="0" w:color="auto"/>
      </w:divBdr>
    </w:div>
    <w:div w:id="1546480028">
      <w:marLeft w:val="0"/>
      <w:marRight w:val="0"/>
      <w:marTop w:val="0"/>
      <w:marBottom w:val="0"/>
      <w:divBdr>
        <w:top w:val="none" w:sz="0" w:space="0" w:color="auto"/>
        <w:left w:val="none" w:sz="0" w:space="0" w:color="auto"/>
        <w:bottom w:val="none" w:sz="0" w:space="0" w:color="auto"/>
        <w:right w:val="none" w:sz="0" w:space="0" w:color="auto"/>
      </w:divBdr>
    </w:div>
    <w:div w:id="1555240983">
      <w:marLeft w:val="0"/>
      <w:marRight w:val="0"/>
      <w:marTop w:val="0"/>
      <w:marBottom w:val="0"/>
      <w:divBdr>
        <w:top w:val="none" w:sz="0" w:space="0" w:color="auto"/>
        <w:left w:val="none" w:sz="0" w:space="0" w:color="auto"/>
        <w:bottom w:val="none" w:sz="0" w:space="0" w:color="auto"/>
        <w:right w:val="none" w:sz="0" w:space="0" w:color="auto"/>
      </w:divBdr>
    </w:div>
    <w:div w:id="1821924972">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hyperlink" Target="https://econservation.jrc.ec.europa.eu/" TargetMode="External"/><Relationship Id="rId2" Type="http://schemas.openxmlformats.org/officeDocument/2006/relationships/settings" Target="settings.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hyperlink" Target="http://www.engagemedia.org/Members/INFIS/videos/west-papua-conservation-province/view" TargetMode="External"/><Relationship Id="rId5" Type="http://schemas.openxmlformats.org/officeDocument/2006/relationships/comments" Target="comments.xml"/><Relationship Id="rId15" Type="http://schemas.openxmlformats.org/officeDocument/2006/relationships/theme" Target="theme/theme1.xml"/><Relationship Id="rId10" Type="http://schemas.openxmlformats.org/officeDocument/2006/relationships/hyperlink" Target="https://awasmifee.potager.org/uploads/2015/04/atlas-sawit-en.pdf" TargetMode="External"/><Relationship Id="rId4" Type="http://schemas.openxmlformats.org/officeDocument/2006/relationships/image" Target="file:///C:\Users\resources\redListLogo.jpg" TargetMode="External"/><Relationship Id="rId9" Type="http://schemas.openxmlformats.org/officeDocument/2006/relationships/hyperlink" Target="https://tools.bgci.org/global_tree_search.php"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1378</Words>
  <Characters>7859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Areca jokowi</vt:lpstr>
    </vt:vector>
  </TitlesOfParts>
  <Company/>
  <LinksUpToDate>false</LinksUpToDate>
  <CharactersWithSpaces>9219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Areca jokowi</dc:title>
  <dc:subject/>
  <dc:creator>Jack Plummer</dc:creator>
  <cp:keywords/>
  <dc:description/>
  <cp:lastModifiedBy>Jack Plummer</cp:lastModifiedBy>
  <cp:revision>2</cp:revision>
  <dcterms:created xsi:type="dcterms:W3CDTF">2022-05-17T11:31:00Z</dcterms:created>
  <dcterms:modified xsi:type="dcterms:W3CDTF">2022-05-17T11:31:00Z</dcterms:modified>
</cp:coreProperties>
</file>