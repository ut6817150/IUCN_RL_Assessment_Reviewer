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B737B" w14:textId="77777777" w:rsidR="00000000" w:rsidRDefault="00BF7EC1">
      <w:pPr>
        <w:jc w:val="center"/>
        <w:divId w:val="934168279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697A1AD6" w14:textId="77777777" w:rsidR="00000000" w:rsidRDefault="00BF7EC1">
      <w:pPr>
        <w:divId w:val="1347173505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6B299EEE" wp14:editId="36C2F039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465D4" w14:textId="77777777" w:rsidR="00000000" w:rsidRDefault="00BF7EC1">
      <w:pPr>
        <w:shd w:val="clear" w:color="auto" w:fill="FFFFFF"/>
        <w:spacing w:before="100" w:beforeAutospacing="1" w:after="100" w:afterAutospacing="1"/>
        <w:jc w:val="right"/>
        <w:outlineLvl w:val="1"/>
        <w:divId w:val="1347173505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Viburnum grandiflorum</w:t>
      </w:r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Wall. ex DC.</w:t>
      </w:r>
    </w:p>
    <w:p w14:paraId="02A32094" w14:textId="77777777" w:rsidR="00000000" w:rsidRDefault="00BF7EC1">
      <w:pPr>
        <w:jc w:val="right"/>
        <w:divId w:val="1347173505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>PLANTAE - TRACHEOPHYTA - MAGNOLIOPSIDA - DIPSACALES - VIBURNACEAE - Viburnum - grandiflorum</w:t>
      </w:r>
    </w:p>
    <w:p w14:paraId="472587D6" w14:textId="77777777" w:rsidR="00000000" w:rsidRDefault="00BF7EC1">
      <w:pPr>
        <w:pStyle w:val="NormalWeb"/>
        <w:divId w:val="823355898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r>
        <w:rPr>
          <w:rFonts w:ascii="Georgia" w:hAnsi="Georgia"/>
        </w:rPr>
        <w:t>Grand Viburnum (English)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proofErr w:type="spellStart"/>
      <w:r>
        <w:rPr>
          <w:rFonts w:ascii="Georgia" w:hAnsi="Georgia"/>
        </w:rPr>
        <w:t>Solenotinus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ne</w:t>
      </w:r>
      <w:r>
        <w:rPr>
          <w:rFonts w:ascii="Georgia" w:hAnsi="Georgia"/>
        </w:rPr>
        <w:t>rvosus</w:t>
      </w:r>
      <w:proofErr w:type="spellEnd"/>
      <w:r>
        <w:rPr>
          <w:rFonts w:ascii="Georgia" w:hAnsi="Georgia"/>
        </w:rPr>
        <w:t xml:space="preserve"> (</w:t>
      </w:r>
      <w:proofErr w:type="spellStart"/>
      <w:del w:id="0" w:author="Jack Plummer" w:date="2022-08-18T16:20:00Z">
        <w:r w:rsidDel="005124E6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Decne</w:t>
      </w:r>
      <w:proofErr w:type="spellEnd"/>
      <w:r>
        <w:rPr>
          <w:rFonts w:ascii="Georgia" w:hAnsi="Georgia"/>
        </w:rPr>
        <w:t>.) O</w:t>
      </w:r>
      <w:proofErr w:type="spellStart"/>
      <w:r>
        <w:rPr>
          <w:rFonts w:ascii="Georgia" w:hAnsi="Georgia"/>
        </w:rPr>
        <w:t>erst</w:t>
      </w:r>
      <w:proofErr w:type="spellEnd"/>
      <w:r>
        <w:rPr>
          <w:rFonts w:ascii="Georgia" w:hAnsi="Georgia"/>
        </w:rPr>
        <w:t xml:space="preserve">.; Viburnum </w:t>
      </w:r>
      <w:proofErr w:type="spellStart"/>
      <w:r>
        <w:rPr>
          <w:rFonts w:ascii="Georgia" w:hAnsi="Georgia"/>
        </w:rPr>
        <w:t>foetens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Decne</w:t>
      </w:r>
      <w:proofErr w:type="spellEnd"/>
      <w:r>
        <w:rPr>
          <w:rFonts w:ascii="Georgia" w:hAnsi="Georgia"/>
        </w:rPr>
        <w:t xml:space="preserve">; Viburnum grandiflorum </w:t>
      </w:r>
      <w:proofErr w:type="spellStart"/>
      <w:proofErr w:type="gramStart"/>
      <w:r>
        <w:rPr>
          <w:rFonts w:ascii="Georgia" w:hAnsi="Georgia"/>
        </w:rPr>
        <w:t>f.foetens</w:t>
      </w:r>
      <w:proofErr w:type="spellEnd"/>
      <w:proofErr w:type="gram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Decne</w:t>
      </w:r>
      <w:proofErr w:type="spellEnd"/>
      <w:r>
        <w:rPr>
          <w:rFonts w:ascii="Georgia" w:hAnsi="Georgia"/>
        </w:rPr>
        <w:t xml:space="preserve">.) N.P. Taylor &amp; </w:t>
      </w:r>
      <w:proofErr w:type="spellStart"/>
      <w:r>
        <w:rPr>
          <w:rFonts w:ascii="Georgia" w:hAnsi="Georgia"/>
        </w:rPr>
        <w:t>Zappi</w:t>
      </w:r>
      <w:proofErr w:type="spellEnd"/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000000" w14:paraId="6E2849EF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5D8EDD2" w14:textId="77777777" w:rsidR="00000000" w:rsidRDefault="00BF7EC1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696DC94B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AA93BF4" w14:textId="77777777" w:rsidR="00000000" w:rsidRDefault="00BF7EC1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LC - Least Concern, (IUCN version 3.1)</w:t>
            </w:r>
          </w:p>
        </w:tc>
      </w:tr>
    </w:tbl>
    <w:p w14:paraId="33D0314A" w14:textId="77777777" w:rsidR="00000000" w:rsidRDefault="00BF7EC1">
      <w:pPr>
        <w:pStyle w:val="Heading1"/>
        <w:divId w:val="44080919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54FFC510" w14:textId="77777777" w:rsidR="00000000" w:rsidRDefault="00BF7EC1">
      <w:pPr>
        <w:pStyle w:val="Heading2"/>
        <w:divId w:val="44080919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7337E734" w14:textId="77777777" w:rsidR="00000000" w:rsidRDefault="00BF7EC1">
      <w:pPr>
        <w:pStyle w:val="NormalWeb"/>
        <w:divId w:val="44080919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2022-06-21</w:t>
      </w:r>
    </w:p>
    <w:p w14:paraId="42ADA16A" w14:textId="77777777" w:rsidR="00000000" w:rsidRDefault="00BF7EC1">
      <w:pPr>
        <w:pStyle w:val="NormalWeb"/>
        <w:divId w:val="44080919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r>
        <w:rPr>
          <w:rFonts w:ascii="Georgia" w:hAnsi="Georgia"/>
        </w:rPr>
        <w:t>Gyeltshen, N.</w:t>
      </w:r>
    </w:p>
    <w:p w14:paraId="1A162C29" w14:textId="77777777" w:rsidR="00000000" w:rsidRDefault="00BF7EC1">
      <w:pPr>
        <w:pStyle w:val="NormalWeb"/>
        <w:divId w:val="440809197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5FA8F3C3" w14:textId="77777777" w:rsidR="00000000" w:rsidRDefault="00BF7EC1">
      <w:pPr>
        <w:pStyle w:val="Heading2"/>
        <w:divId w:val="44080919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6F9C7BFE" w14:textId="7EC52FB1" w:rsidR="00000000" w:rsidRDefault="00BF7EC1">
      <w:pPr>
        <w:pStyle w:val="NormalWeb"/>
        <w:divId w:val="440809197"/>
        <w:rPr>
          <w:rFonts w:ascii="Georgia" w:hAnsi="Georgia"/>
        </w:rPr>
      </w:pPr>
      <w:del w:id="1" w:author="Jack Plummer" w:date="2022-08-18T16:20:00Z">
        <w:r w:rsidDel="005124E6">
          <w:rPr>
            <w:rStyle w:val="Emphasis"/>
            <w:rFonts w:ascii="Georgia" w:hAnsi="Georgia"/>
          </w:rPr>
          <w:delText> </w:delText>
        </w:r>
      </w:del>
      <w:r>
        <w:rPr>
          <w:rStyle w:val="Emphasis"/>
          <w:rFonts w:ascii="Georgia" w:hAnsi="Georgia"/>
        </w:rPr>
        <w:t xml:space="preserve">Viburnum grandiflorum </w:t>
      </w:r>
      <w:r>
        <w:rPr>
          <w:rFonts w:ascii="Georgia" w:hAnsi="Georgia"/>
        </w:rPr>
        <w:t>has a very wide distribution,</w:t>
      </w:r>
      <w:ins w:id="2" w:author="Jack Plummer" w:date="2022-08-18T16:20:00Z">
        <w:r w:rsidR="005124E6">
          <w:rPr>
            <w:rFonts w:ascii="Georgia" w:hAnsi="Georgia"/>
          </w:rPr>
          <w:t xml:space="preserve"> and it is</w:t>
        </w:r>
      </w:ins>
      <w:r>
        <w:rPr>
          <w:rFonts w:ascii="Georgia" w:hAnsi="Georgia"/>
        </w:rPr>
        <w:t xml:space="preserve"> suspected that the global population is large</w:t>
      </w:r>
      <w:ins w:id="3" w:author="Jack Plummer" w:date="2022-08-18T16:21:00Z">
        <w:r w:rsidR="005124E6">
          <w:rPr>
            <w:rFonts w:ascii="Georgia" w:hAnsi="Georgia"/>
          </w:rPr>
          <w:t>. The species is</w:t>
        </w:r>
      </w:ins>
      <w:del w:id="4" w:author="Jack Plummer" w:date="2022-08-18T16:21:00Z">
        <w:r w:rsidDel="005124E6">
          <w:rPr>
            <w:rFonts w:ascii="Georgia" w:hAnsi="Georgia"/>
          </w:rPr>
          <w:delText>,</w:delText>
        </w:r>
      </w:del>
      <w:ins w:id="5" w:author="Jack Plummer" w:date="2022-08-18T16:20:00Z">
        <w:r w:rsidR="005124E6">
          <w:rPr>
            <w:rFonts w:ascii="Georgia" w:hAnsi="Georgia"/>
          </w:rPr>
          <w:t xml:space="preserve"> </w:t>
        </w:r>
      </w:ins>
      <w:del w:id="6" w:author="Jack Plummer" w:date="2022-08-18T16:20:00Z">
        <w:r w:rsidDel="005124E6">
          <w:rPr>
            <w:rFonts w:ascii="Georgia" w:hAnsi="Georgia"/>
          </w:rPr>
          <w:delText xml:space="preserve"> </w:delText>
        </w:r>
        <w:r w:rsidDel="005124E6">
          <w:rPr>
            <w:rFonts w:ascii="Georgia" w:hAnsi="Georgia"/>
          </w:rPr>
          <w:delText xml:space="preserve">is </w:delText>
        </w:r>
      </w:del>
      <w:r>
        <w:rPr>
          <w:rFonts w:ascii="Georgia" w:hAnsi="Georgia"/>
        </w:rPr>
        <w:t>not currently experiencing any direct threats</w:t>
      </w:r>
      <w:ins w:id="7" w:author="Jack Plummer" w:date="2022-08-18T16:20:00Z">
        <w:r w:rsidR="005124E6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and no future significant threats have been</w:t>
      </w:r>
      <w:r>
        <w:rPr>
          <w:rFonts w:ascii="Georgia" w:hAnsi="Georgia"/>
        </w:rPr>
        <w:t xml:space="preserve"> identified. Therefore, this species is assessed as Least concern (LC). Further research into the population size, threats, generation length, and current trend is recommended to better understand its conservation status.</w:t>
      </w:r>
    </w:p>
    <w:p w14:paraId="614DBEA6" w14:textId="77777777" w:rsidR="00000000" w:rsidRDefault="00BF7EC1">
      <w:pPr>
        <w:pStyle w:val="Heading1"/>
        <w:divId w:val="166331770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7E97DE69" w14:textId="77777777" w:rsidR="00000000" w:rsidRDefault="00BF7EC1">
      <w:pPr>
        <w:pStyle w:val="Heading2"/>
        <w:divId w:val="16633177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233C68DE" w14:textId="5EBD812A" w:rsidR="00000000" w:rsidRDefault="00BF7EC1">
      <w:pPr>
        <w:pStyle w:val="NormalWeb"/>
        <w:divId w:val="1663317709"/>
        <w:rPr>
          <w:rFonts w:ascii="Georgia" w:hAnsi="Georgia"/>
        </w:rPr>
      </w:pPr>
      <w:r>
        <w:rPr>
          <w:rFonts w:ascii="Georgia" w:hAnsi="Georgia"/>
        </w:rPr>
        <w:t> </w:t>
      </w:r>
      <w:r>
        <w:rPr>
          <w:rFonts w:ascii="Georgia" w:hAnsi="Georgia"/>
        </w:rPr>
        <w:t xml:space="preserve">This plant species occupies a wide distribution range from </w:t>
      </w:r>
      <w:del w:id="8" w:author="Jack Plummer" w:date="2022-08-18T16:21:00Z">
        <w:r w:rsidDel="005124E6">
          <w:rPr>
            <w:rFonts w:ascii="Georgia" w:hAnsi="Georgia"/>
          </w:rPr>
          <w:delText>E</w:delText>
        </w:r>
      </w:del>
      <w:ins w:id="9" w:author="Jack Plummer" w:date="2022-08-18T16:22:00Z">
        <w:r w:rsidR="005124E6">
          <w:rPr>
            <w:rFonts w:ascii="Georgia" w:hAnsi="Georgia"/>
          </w:rPr>
          <w:t>north</w:t>
        </w:r>
      </w:ins>
      <w:del w:id="10" w:author="Jack Plummer" w:date="2022-08-18T16:21:00Z">
        <w:r w:rsidDel="005124E6">
          <w:rPr>
            <w:rFonts w:ascii="Georgia" w:hAnsi="Georgia"/>
          </w:rPr>
          <w:delText xml:space="preserve">astern Himalaya, </w:delText>
        </w:r>
      </w:del>
      <w:del w:id="11" w:author="Jack Plummer" w:date="2022-08-18T16:22:00Z">
        <w:r w:rsidDel="005124E6">
          <w:rPr>
            <w:rFonts w:ascii="Georgia" w:hAnsi="Georgia"/>
          </w:rPr>
          <w:delText>North</w:delText>
        </w:r>
      </w:del>
      <w:r>
        <w:rPr>
          <w:rFonts w:ascii="Georgia" w:hAnsi="Georgia"/>
        </w:rPr>
        <w:t xml:space="preserve"> Pakistan t</w:t>
      </w:r>
      <w:ins w:id="12" w:author="Jack Plummer" w:date="2022-08-18T16:22:00Z">
        <w:r w:rsidR="005124E6">
          <w:rPr>
            <w:rFonts w:ascii="Georgia" w:hAnsi="Georgia"/>
          </w:rPr>
          <w:t>hrough the Himalaya to</w:t>
        </w:r>
      </w:ins>
      <w:del w:id="13" w:author="Jack Plummer" w:date="2022-08-18T16:22:00Z">
        <w:r w:rsidDel="005124E6">
          <w:rPr>
            <w:rFonts w:ascii="Georgia" w:hAnsi="Georgia"/>
          </w:rPr>
          <w:delText>o </w:delText>
        </w:r>
      </w:del>
      <w:r>
        <w:rPr>
          <w:rFonts w:ascii="Georgia" w:hAnsi="Georgia"/>
        </w:rPr>
        <w:t xml:space="preserve"> Tibet and Assam (POWO 2022). It </w:t>
      </w:r>
      <w:del w:id="14" w:author="Jack Plummer" w:date="2022-08-18T16:22:00Z">
        <w:r w:rsidDel="005124E6">
          <w:rPr>
            <w:rFonts w:ascii="Georgia" w:hAnsi="Georgia"/>
          </w:rPr>
          <w:delText xml:space="preserve">that </w:delText>
        </w:r>
      </w:del>
      <w:r>
        <w:rPr>
          <w:rFonts w:ascii="Georgia" w:hAnsi="Georgia"/>
        </w:rPr>
        <w:t xml:space="preserve">occurs </w:t>
      </w:r>
      <w:r>
        <w:rPr>
          <w:rFonts w:ascii="Georgia" w:hAnsi="Georgia"/>
        </w:rPr>
        <w:t>between 2</w:t>
      </w:r>
      <w:ins w:id="15" w:author="Jack Plummer" w:date="2022-08-18T16:22:00Z">
        <w:r w:rsidR="005124E6">
          <w:rPr>
            <w:rFonts w:ascii="Georgia" w:hAnsi="Georgia"/>
          </w:rPr>
          <w:t>,</w:t>
        </w:r>
      </w:ins>
      <w:r>
        <w:rPr>
          <w:rFonts w:ascii="Georgia" w:hAnsi="Georgia"/>
        </w:rPr>
        <w:t>743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t</w:t>
      </w:r>
      <w:r>
        <w:rPr>
          <w:rFonts w:ascii="Georgia" w:hAnsi="Georgia"/>
        </w:rPr>
        <w:t>o</w:t>
      </w:r>
      <w:r>
        <w:rPr>
          <w:rFonts w:ascii="Georgia" w:hAnsi="Georgia"/>
        </w:rPr>
        <w:t xml:space="preserve"> </w:t>
      </w:r>
      <w:r>
        <w:rPr>
          <w:rFonts w:ascii="Georgia" w:hAnsi="Georgia"/>
        </w:rPr>
        <w:t>3</w:t>
      </w:r>
      <w:ins w:id="16" w:author="Jack Plummer" w:date="2022-08-18T16:22:00Z">
        <w:r w:rsidR="005124E6">
          <w:rPr>
            <w:rFonts w:ascii="Georgia" w:hAnsi="Georgia"/>
          </w:rPr>
          <w:t>,</w:t>
        </w:r>
      </w:ins>
      <w:r>
        <w:rPr>
          <w:rFonts w:ascii="Georgia" w:hAnsi="Georgia"/>
        </w:rPr>
        <w:t>180 m asl (Grierson and Long</w:t>
      </w:r>
      <w:del w:id="17" w:author="Jack Plummer" w:date="2022-08-18T16:23:00Z">
        <w:r w:rsidDel="00001E6D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2001).</w:t>
      </w:r>
    </w:p>
    <w:p w14:paraId="5F8FD6E7" w14:textId="77777777" w:rsidR="00000000" w:rsidRDefault="00BF7EC1">
      <w:pPr>
        <w:pStyle w:val="Heading2"/>
        <w:divId w:val="16633177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545"/>
        <w:gridCol w:w="4178"/>
      </w:tblGrid>
      <w:tr w:rsidR="00000000" w14:paraId="6DFCC8FF" w14:textId="77777777">
        <w:trPr>
          <w:divId w:val="166331770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C3435FC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07C4C2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1439DE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478B4EDF" w14:textId="77777777">
        <w:trPr>
          <w:divId w:val="1663317709"/>
          <w:tblCellSpacing w:w="15" w:type="dxa"/>
        </w:trPr>
        <w:tc>
          <w:tcPr>
            <w:tcW w:w="0" w:type="auto"/>
            <w:vAlign w:val="center"/>
            <w:hideMark/>
          </w:tcPr>
          <w:p w14:paraId="15B7C631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845632</w:t>
            </w:r>
          </w:p>
        </w:tc>
        <w:tc>
          <w:tcPr>
            <w:tcW w:w="0" w:type="auto"/>
            <w:vAlign w:val="center"/>
            <w:hideMark/>
          </w:tcPr>
          <w:p w14:paraId="463AFA7A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5FA7E865" w14:textId="24621DFE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Estimated from a minimum convex polygon for herbarium point data</w:t>
            </w:r>
            <w:ins w:id="18" w:author="Jack Plummer" w:date="2022-08-18T16:23:00Z">
              <w:r w:rsidR="00001E6D">
                <w:rPr>
                  <w:rFonts w:ascii="Georgia" w:eastAsia="Times New Roman" w:hAnsi="Georgia"/>
                  <w:sz w:val="18"/>
                  <w:szCs w:val="18"/>
                </w:rPr>
                <w:t>,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</w:t>
            </w:r>
            <w:ins w:id="19" w:author="Jack Plummer" w:date="2022-08-18T16:23:00Z">
              <w:r w:rsidR="00001E6D">
                <w:rPr>
                  <w:rFonts w:ascii="Georgia" w:eastAsia="Times New Roman" w:hAnsi="Georgia"/>
                  <w:sz w:val="18"/>
                  <w:szCs w:val="18"/>
                </w:rPr>
                <w:t>a</w:t>
              </w:r>
            </w:ins>
            <w:del w:id="20" w:author="Jack Plummer" w:date="2022-08-18T16:23:00Z">
              <w:r w:rsidDel="00001E6D">
                <w:rPr>
                  <w:rFonts w:ascii="Georgia" w:eastAsia="Times New Roman" w:hAnsi="Georgia"/>
                  <w:sz w:val="18"/>
                  <w:szCs w:val="18"/>
                </w:rPr>
                <w:delText>e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chman </w:t>
            </w:r>
            <w:r w:rsidRPr="00001E6D">
              <w:rPr>
                <w:rFonts w:ascii="Georgia" w:eastAsia="Times New Roman" w:hAnsi="Georgia"/>
                <w:i/>
                <w:iCs/>
                <w:sz w:val="18"/>
                <w:szCs w:val="18"/>
                <w:rPrChange w:id="21" w:author="Jack Plummer" w:date="2022-08-18T16:23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et al.</w:t>
            </w:r>
            <w:ins w:id="22" w:author="Jack Plummer" w:date="2022-08-18T16:23:00Z">
              <w:r w:rsidR="00001E6D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2011). </w:t>
            </w:r>
          </w:p>
        </w:tc>
      </w:tr>
    </w:tbl>
    <w:p w14:paraId="465D953B" w14:textId="77777777" w:rsidR="00000000" w:rsidRDefault="00BF7EC1">
      <w:pPr>
        <w:pStyle w:val="Heading2"/>
        <w:divId w:val="16633177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lastRenderedPageBreak/>
        <w:t>Elevation / Depth / Depth Zones</w:t>
      </w:r>
    </w:p>
    <w:p w14:paraId="0F32D892" w14:textId="77777777" w:rsidR="00000000" w:rsidRDefault="00BF7EC1">
      <w:pPr>
        <w:pStyle w:val="NormalWeb"/>
        <w:divId w:val="166331770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</w:t>
      </w:r>
      <w:r>
        <w:rPr>
          <w:rStyle w:val="datalabel1"/>
          <w:rFonts w:ascii="Georgia" w:hAnsi="Georgia"/>
        </w:rPr>
        <w:t xml:space="preserve">metres above sea level): </w:t>
      </w:r>
      <w:r>
        <w:rPr>
          <w:rFonts w:ascii="Georgia" w:hAnsi="Georgia"/>
        </w:rPr>
        <w:t>2743</w:t>
      </w:r>
    </w:p>
    <w:p w14:paraId="2CAB0E3D" w14:textId="77777777" w:rsidR="00000000" w:rsidRDefault="00BF7EC1">
      <w:pPr>
        <w:pStyle w:val="NormalWeb"/>
        <w:divId w:val="166331770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3180</w:t>
      </w:r>
    </w:p>
    <w:p w14:paraId="394E12A7" w14:textId="77777777" w:rsidR="00000000" w:rsidRDefault="00BF7EC1">
      <w:pPr>
        <w:pStyle w:val="Heading2"/>
        <w:divId w:val="16633177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1"/>
        <w:gridCol w:w="1740"/>
        <w:gridCol w:w="984"/>
        <w:gridCol w:w="1003"/>
        <w:gridCol w:w="1228"/>
        <w:gridCol w:w="1146"/>
        <w:gridCol w:w="1091"/>
      </w:tblGrid>
      <w:tr w:rsidR="00000000" w14:paraId="2E4BF466" w14:textId="77777777">
        <w:trPr>
          <w:divId w:val="166331770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2E5801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3F2CED8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F5FBF4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BCF950F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963CFC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FAE75E6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2EDD70A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95F7659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51D573FD" w14:textId="77777777">
        <w:trPr>
          <w:divId w:val="1663317709"/>
          <w:tblCellSpacing w:w="15" w:type="dxa"/>
        </w:trPr>
        <w:tc>
          <w:tcPr>
            <w:tcW w:w="0" w:type="auto"/>
            <w:vAlign w:val="center"/>
            <w:hideMark/>
          </w:tcPr>
          <w:p w14:paraId="32EBAC25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637DF0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741CB4" w14:textId="5220D024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Point data generated from herbarium specimens record, species observation, and living specimens from GBIF (GBIF</w:t>
            </w:r>
            <w:ins w:id="23" w:author="Jack Plummer" w:date="2022-08-18T16:23:00Z">
              <w:r w:rsidR="00001E6D">
                <w:rPr>
                  <w:rFonts w:ascii="Georgia" w:eastAsia="Times New Roman" w:hAnsi="Georgia"/>
                  <w:sz w:val="18"/>
                  <w:szCs w:val="18"/>
                </w:rPr>
                <w:t xml:space="preserve"> </w:t>
              </w:r>
            </w:ins>
            <w:del w:id="24" w:author="Jack Plummer" w:date="2022-08-18T16:23:00Z">
              <w:r w:rsidDel="00001E6D">
                <w:rPr>
                  <w:rFonts w:ascii="Georgia" w:eastAsia="Times New Roman" w:hAnsi="Georgia"/>
                  <w:sz w:val="18"/>
                  <w:szCs w:val="18"/>
                </w:rPr>
                <w:delText>,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2022).</w:t>
            </w:r>
          </w:p>
        </w:tc>
        <w:tc>
          <w:tcPr>
            <w:tcW w:w="0" w:type="auto"/>
            <w:vAlign w:val="center"/>
            <w:hideMark/>
          </w:tcPr>
          <w:p w14:paraId="197E2DB0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AB7C00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C0D54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C2F75C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9853D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4CF87AE" w14:textId="77777777" w:rsidR="00000000" w:rsidRDefault="00BF7EC1">
      <w:pPr>
        <w:pStyle w:val="Heading2"/>
        <w:divId w:val="166331770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2894DEBA" w14:textId="77777777" w:rsidR="00000000" w:rsidRDefault="00BF7EC1">
      <w:pPr>
        <w:pStyle w:val="NormalWeb"/>
        <w:divId w:val="1663317709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7231481B" w14:textId="77777777" w:rsidR="00000000" w:rsidRDefault="00BF7EC1">
      <w:pPr>
        <w:pStyle w:val="Heading1"/>
        <w:divId w:val="206386325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Occurrence</w:t>
      </w:r>
    </w:p>
    <w:p w14:paraId="67A81909" w14:textId="77777777" w:rsidR="00000000" w:rsidRDefault="00BF7EC1">
      <w:pPr>
        <w:pStyle w:val="Heading2"/>
        <w:divId w:val="206386325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901"/>
        <w:gridCol w:w="657"/>
        <w:gridCol w:w="1430"/>
        <w:gridCol w:w="1154"/>
      </w:tblGrid>
      <w:tr w:rsidR="00000000" w14:paraId="124997D8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D55765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1869176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287388E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916D82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E2310D5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382E601F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52F27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52D8805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EC7DCC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6E1B56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F1B5F9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664895E3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2A574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164479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F1A65A8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BAD206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17F616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2FA95592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9AB14E3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China -&gt; Tibet [or Xizang]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4CFFC4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FCB7A1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91D6285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75980A7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5808522C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E447FC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4E6E8E8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81F08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8F5931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195CC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0DD4EB7E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24537B4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Assam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76C670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BA78C8F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5C80393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53DC5AA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6A4BB965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C5B075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Himachal Pradesh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B360BF3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750D3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89E48F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11FE0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21FCF0B6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61449E1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Jammu-Kashmir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363360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1D4733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412507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4364B8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7D487CFF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FAB2817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India -&gt; Sikkim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42E007A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3D5278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35B474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FC96C31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  <w:tr w:rsidR="00000000" w14:paraId="59FA8813" w14:textId="77777777">
        <w:trPr>
          <w:divId w:val="2063863259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0F043B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Pakistan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63824C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08A993F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25AE46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09B899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7B432467" w14:textId="77777777" w:rsidR="00000000" w:rsidRDefault="00BF7EC1">
      <w:pPr>
        <w:pStyle w:val="Heading1"/>
        <w:divId w:val="40711277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59D88C03" w14:textId="559ABA8B" w:rsidR="00000000" w:rsidRDefault="00BF7EC1">
      <w:pPr>
        <w:pStyle w:val="NormalWeb"/>
        <w:divId w:val="407112776"/>
        <w:rPr>
          <w:rFonts w:ascii="Georgia" w:hAnsi="Georgia"/>
        </w:rPr>
      </w:pPr>
      <w:del w:id="25" w:author="Jack Plummer" w:date="2022-08-18T16:23:00Z">
        <w:r w:rsidDel="00001E6D">
          <w:rPr>
            <w:rFonts w:ascii="Georgia" w:hAnsi="Georgia"/>
          </w:rPr>
          <w:delText>This species occurs across a wide distribution and g</w:delText>
        </w:r>
      </w:del>
      <w:ins w:id="26" w:author="Jack Plummer" w:date="2022-08-18T16:23:00Z">
        <w:r w:rsidR="00001E6D">
          <w:rPr>
            <w:rFonts w:ascii="Georgia" w:hAnsi="Georgia"/>
          </w:rPr>
          <w:t>G</w:t>
        </w:r>
      </w:ins>
      <w:r>
        <w:rPr>
          <w:rFonts w:ascii="Georgia" w:hAnsi="Georgia"/>
        </w:rPr>
        <w:t>lobal population information is not available</w:t>
      </w:r>
      <w:ins w:id="27" w:author="Jack Plummer" w:date="2022-08-18T16:23:00Z">
        <w:r w:rsidR="00001E6D">
          <w:rPr>
            <w:rFonts w:ascii="Georgia" w:hAnsi="Georgia"/>
          </w:rPr>
          <w:t xml:space="preserve">, </w:t>
        </w:r>
      </w:ins>
      <w:del w:id="28" w:author="Jack Plummer" w:date="2022-08-18T16:24:00Z">
        <w:r w:rsidDel="00001E6D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but</w:t>
      </w:r>
      <w:ins w:id="29" w:author="Jack Plummer" w:date="2022-08-18T16:24:00Z">
        <w:r w:rsidR="00001E6D">
          <w:rPr>
            <w:rFonts w:ascii="Georgia" w:hAnsi="Georgia"/>
          </w:rPr>
          <w:t xml:space="preserve"> t</w:t>
        </w:r>
        <w:r w:rsidR="00001E6D">
          <w:rPr>
            <w:rFonts w:ascii="Georgia" w:hAnsi="Georgia"/>
          </w:rPr>
          <w:t xml:space="preserve">his species occurs across a wide </w:t>
        </w:r>
      </w:ins>
      <w:ins w:id="30" w:author="Jack Plummer" w:date="2022-08-18T16:29:00Z">
        <w:r w:rsidR="009C3674">
          <w:rPr>
            <w:rFonts w:ascii="Georgia" w:hAnsi="Georgia"/>
          </w:rPr>
          <w:t>distribution,</w:t>
        </w:r>
      </w:ins>
      <w:ins w:id="31" w:author="Jack Plummer" w:date="2022-08-18T16:24:00Z">
        <w:r w:rsidR="00001E6D">
          <w:rPr>
            <w:rFonts w:ascii="Georgia" w:hAnsi="Georgia"/>
          </w:rPr>
          <w:t xml:space="preserve"> and</w:t>
        </w:r>
      </w:ins>
      <w:r>
        <w:rPr>
          <w:rFonts w:ascii="Georgia" w:hAnsi="Georgia"/>
        </w:rPr>
        <w:t xml:space="preserve"> it is suspected that the global population is large. The current population trend is unknown. More study </w:t>
      </w:r>
      <w:ins w:id="32" w:author="Jack Plummer" w:date="2022-08-18T16:24:00Z">
        <w:r w:rsidR="00001E6D">
          <w:rPr>
            <w:rFonts w:ascii="Georgia" w:hAnsi="Georgia"/>
          </w:rPr>
          <w:t>is needed</w:t>
        </w:r>
        <w:r w:rsidR="00001E6D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on </w:t>
      </w:r>
      <w:del w:id="33" w:author="Jack Plummer" w:date="2022-08-18T16:24:00Z">
        <w:r w:rsidDel="00001E6D">
          <w:rPr>
            <w:rFonts w:ascii="Georgia" w:hAnsi="Georgia"/>
          </w:rPr>
          <w:delText>this species about</w:delText>
        </w:r>
      </w:del>
      <w:ins w:id="34" w:author="Jack Plummer" w:date="2022-08-18T16:24:00Z">
        <w:r w:rsidR="00001E6D">
          <w:rPr>
            <w:rFonts w:ascii="Georgia" w:hAnsi="Georgia"/>
          </w:rPr>
          <w:t>the</w:t>
        </w:r>
      </w:ins>
      <w:r>
        <w:rPr>
          <w:rFonts w:ascii="Georgia" w:hAnsi="Georgia"/>
        </w:rPr>
        <w:t xml:space="preserve"> population size, status, an</w:t>
      </w:r>
      <w:r>
        <w:rPr>
          <w:rFonts w:ascii="Georgia" w:hAnsi="Georgia"/>
        </w:rPr>
        <w:t xml:space="preserve">d </w:t>
      </w:r>
      <w:del w:id="35" w:author="Jack Plummer" w:date="2022-08-18T16:24:00Z">
        <w:r w:rsidDel="00001E6D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>trend</w:t>
      </w:r>
      <w:ins w:id="36" w:author="Jack Plummer" w:date="2022-08-18T16:24:00Z">
        <w:r w:rsidR="00001E6D">
          <w:rPr>
            <w:rFonts w:ascii="Georgia" w:hAnsi="Georgia"/>
          </w:rPr>
          <w:t xml:space="preserve"> for </w:t>
        </w:r>
        <w:r w:rsidR="00001E6D">
          <w:rPr>
            <w:rFonts w:ascii="Georgia" w:hAnsi="Georgia"/>
          </w:rPr>
          <w:t>this species</w:t>
        </w:r>
      </w:ins>
      <w:del w:id="37" w:author="Jack Plummer" w:date="2022-08-18T16:24:00Z">
        <w:r w:rsidDel="00001E6D">
          <w:rPr>
            <w:rFonts w:ascii="Georgia" w:hAnsi="Georgia"/>
          </w:rPr>
          <w:delText xml:space="preserve"> is needed</w:delText>
        </w:r>
      </w:del>
      <w:r>
        <w:rPr>
          <w:rFonts w:ascii="Georgia" w:hAnsi="Georgia"/>
        </w:rPr>
        <w:t>.</w:t>
      </w:r>
    </w:p>
    <w:p w14:paraId="63802E06" w14:textId="77777777" w:rsidR="00000000" w:rsidRDefault="00BF7EC1">
      <w:pPr>
        <w:pStyle w:val="Heading2"/>
        <w:divId w:val="40711277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47727B57" w14:textId="77777777" w:rsidR="00000000" w:rsidRDefault="00BF7EC1">
      <w:pPr>
        <w:pStyle w:val="NormalWeb"/>
        <w:divId w:val="407112776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Current Population Trend: </w:t>
      </w:r>
      <w:r>
        <w:rPr>
          <w:rFonts w:ascii="Georgia" w:hAnsi="Georgia"/>
        </w:rPr>
        <w:t>Unknown</w:t>
      </w:r>
    </w:p>
    <w:p w14:paraId="0DF2864F" w14:textId="77777777" w:rsidR="00000000" w:rsidRDefault="00BF7EC1">
      <w:pPr>
        <w:pStyle w:val="Heading1"/>
        <w:divId w:val="1978294622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2C17460A" w14:textId="2A896596" w:rsidR="00000000" w:rsidRDefault="00BF7EC1">
      <w:pPr>
        <w:pStyle w:val="NormalWeb"/>
        <w:divId w:val="1978294622"/>
        <w:rPr>
          <w:rFonts w:ascii="Georgia" w:hAnsi="Georgia"/>
        </w:rPr>
      </w:pPr>
      <w:r>
        <w:rPr>
          <w:rStyle w:val="Emphasis"/>
          <w:rFonts w:ascii="Georgia" w:hAnsi="Georgia"/>
        </w:rPr>
        <w:t>Viburnum grandiflorum</w:t>
      </w:r>
      <w:r>
        <w:rPr>
          <w:rFonts w:ascii="Georgia" w:hAnsi="Georgia"/>
        </w:rPr>
        <w:t xml:space="preserve"> is a </w:t>
      </w:r>
      <w:del w:id="38" w:author="Jack Plummer" w:date="2022-08-18T16:24:00Z">
        <w:r w:rsidDel="00001E6D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deciduous shrub to small tree up to 1.5- 4 m tall. It grows in Conifer</w:t>
      </w:r>
      <w:ins w:id="39" w:author="Jack Plummer" w:date="2022-08-18T16:25:00Z">
        <w:r w:rsidR="00001E6D">
          <w:rPr>
            <w:rFonts w:ascii="Georgia" w:hAnsi="Georgia"/>
          </w:rPr>
          <w:t>-</w:t>
        </w:r>
      </w:ins>
      <w:del w:id="40" w:author="Jack Plummer" w:date="2022-08-18T16:25:00Z">
        <w:r w:rsidDel="00001E6D">
          <w:rPr>
            <w:rFonts w:ascii="Georgia" w:hAnsi="Georgia"/>
          </w:rPr>
          <w:delText>/</w:delText>
        </w:r>
      </w:del>
      <w:proofErr w:type="gramStart"/>
      <w:r>
        <w:rPr>
          <w:rFonts w:ascii="Georgia" w:hAnsi="Georgia"/>
        </w:rPr>
        <w:t>Rhododendron forest</w:t>
      </w:r>
      <w:proofErr w:type="gramEnd"/>
      <w:r>
        <w:rPr>
          <w:rFonts w:ascii="Georgia" w:hAnsi="Georgia"/>
        </w:rPr>
        <w:t xml:space="preserve">, stream banks, and </w:t>
      </w:r>
      <w:ins w:id="41" w:author="Jack Plummer" w:date="2022-08-18T16:25:00Z">
        <w:r w:rsidR="00001E6D">
          <w:rPr>
            <w:rFonts w:ascii="Georgia" w:hAnsi="Georgia"/>
          </w:rPr>
          <w:t xml:space="preserve">on </w:t>
        </w:r>
      </w:ins>
      <w:r>
        <w:rPr>
          <w:rFonts w:ascii="Georgia" w:hAnsi="Georgia"/>
        </w:rPr>
        <w:t xml:space="preserve">damp grassy hill </w:t>
      </w:r>
      <w:r>
        <w:rPr>
          <w:rFonts w:ascii="Georgia" w:hAnsi="Georgia"/>
        </w:rPr>
        <w:t>slopes (Grierson and Long</w:t>
      </w:r>
      <w:del w:id="42" w:author="Jack Plummer" w:date="2022-08-18T16:25:00Z">
        <w:r w:rsidDel="00001E6D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2001). In Nepal, this species is very common in forests and shrubberies. This species is often planted in botanical gardens. </w:t>
      </w:r>
      <w:proofErr w:type="gramStart"/>
      <w:r>
        <w:rPr>
          <w:rFonts w:ascii="Georgia" w:hAnsi="Georgia"/>
        </w:rPr>
        <w:t>It</w:t>
      </w:r>
      <w:proofErr w:type="gramEnd"/>
      <w:r>
        <w:rPr>
          <w:rFonts w:ascii="Georgia" w:hAnsi="Georgia"/>
        </w:rPr>
        <w:t xml:space="preserve"> flowers during </w:t>
      </w:r>
      <w:del w:id="43" w:author="Jack Plummer" w:date="2022-08-18T16:25:00Z">
        <w:r w:rsidDel="00001E6D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March and Ma</w:t>
      </w:r>
      <w:ins w:id="44" w:author="Jack Plummer" w:date="2022-08-18T16:25:00Z">
        <w:r w:rsidR="00001E6D">
          <w:rPr>
            <w:rFonts w:ascii="Georgia" w:hAnsi="Georgia"/>
          </w:rPr>
          <w:t>y</w:t>
        </w:r>
      </w:ins>
      <w:ins w:id="45" w:author="Jack Plummer" w:date="2022-08-18T16:30:00Z">
        <w:r w:rsidR="009C3674">
          <w:rPr>
            <w:rFonts w:ascii="Georgia" w:hAnsi="Georgia"/>
          </w:rPr>
          <w:t>,</w:t>
        </w:r>
      </w:ins>
      <w:del w:id="46" w:author="Jack Plummer" w:date="2022-08-18T16:25:00Z">
        <w:r w:rsidDel="00001E6D">
          <w:rPr>
            <w:rFonts w:ascii="Georgia" w:hAnsi="Georgia"/>
          </w:rPr>
          <w:delText>y</w:delText>
        </w:r>
      </w:del>
      <w:ins w:id="47" w:author="Jack Plummer" w:date="2022-08-18T16:25:00Z">
        <w:r w:rsidR="00001E6D">
          <w:rPr>
            <w:rFonts w:ascii="Georgia" w:hAnsi="Georgia"/>
          </w:rPr>
          <w:t xml:space="preserve"> and bears</w:t>
        </w:r>
      </w:ins>
      <w:del w:id="48" w:author="Jack Plummer" w:date="2022-08-18T16:25:00Z">
        <w:r w:rsidDel="00001E6D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</w:t>
      </w:r>
      <w:del w:id="49" w:author="Jack Plummer" w:date="2022-08-18T16:25:00Z">
        <w:r w:rsidDel="00001E6D">
          <w:rPr>
            <w:rFonts w:ascii="Georgia" w:hAnsi="Georgia"/>
          </w:rPr>
          <w:delText xml:space="preserve">The fruit is </w:delText>
        </w:r>
      </w:del>
      <w:r>
        <w:rPr>
          <w:rFonts w:ascii="Georgia" w:hAnsi="Georgia"/>
        </w:rPr>
        <w:t>edible</w:t>
      </w:r>
      <w:ins w:id="50" w:author="Jack Plummer" w:date="2022-08-18T16:25:00Z">
        <w:r w:rsidR="00001E6D">
          <w:rPr>
            <w:rFonts w:ascii="Georgia" w:hAnsi="Georgia"/>
          </w:rPr>
          <w:t xml:space="preserve"> </w:t>
        </w:r>
        <w:r w:rsidR="00001E6D">
          <w:rPr>
            <w:rFonts w:ascii="Georgia" w:hAnsi="Georgia"/>
          </w:rPr>
          <w:t>fruit</w:t>
        </w:r>
      </w:ins>
      <w:r>
        <w:rPr>
          <w:rFonts w:ascii="Georgia" w:hAnsi="Georgia"/>
        </w:rPr>
        <w:t>.</w:t>
      </w:r>
    </w:p>
    <w:p w14:paraId="13E6B019" w14:textId="77777777" w:rsidR="00000000" w:rsidRDefault="00BF7EC1">
      <w:pPr>
        <w:pStyle w:val="Heading2"/>
        <w:divId w:val="19782946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3"/>
        <w:gridCol w:w="718"/>
        <w:gridCol w:w="1020"/>
        <w:gridCol w:w="1888"/>
      </w:tblGrid>
      <w:tr w:rsidR="00000000" w14:paraId="551BF137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3FE66FB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1C171FE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</w:t>
            </w: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53EE9B4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9985C5C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3DE67CB3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C01A2DF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1.4. Forest -&gt; Forest - Temperate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5D22153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9553E9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4F5E6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5C840AC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4AB798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3721085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9F0910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CF8F47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ACFD4FD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E65B11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Shrubland -&gt; Shrubland - Temperate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E48B34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6135DEC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007157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30F5F1B2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22AEEC9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4.4. Grassland -</w:t>
            </w:r>
            <w:r>
              <w:rPr>
                <w:rFonts w:ascii="Georgia" w:eastAsia="Times New Roman" w:hAnsi="Georgia"/>
                <w:sz w:val="18"/>
                <w:szCs w:val="18"/>
              </w:rPr>
              <w:t>&gt; Grassland - Temperate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4177F0C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71A3AA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6A05BF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66460C02" w14:textId="77777777" w:rsidR="00000000" w:rsidRDefault="00BF7EC1">
      <w:pPr>
        <w:pStyle w:val="Heading2"/>
        <w:divId w:val="19782946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28479A78" w14:textId="77777777" w:rsidR="00000000" w:rsidRDefault="00BF7EC1">
      <w:pPr>
        <w:pStyle w:val="NormalWeb"/>
        <w:divId w:val="197829462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5DFDBD17" w14:textId="77777777" w:rsidR="00000000" w:rsidRDefault="00BF7EC1">
      <w:pPr>
        <w:pStyle w:val="Heading2"/>
        <w:divId w:val="1978294622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6A4C10D7" w14:textId="77777777" w:rsidR="00000000" w:rsidRDefault="00BF7EC1">
      <w:pPr>
        <w:pStyle w:val="NormalWeb"/>
        <w:divId w:val="197829462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3D4A9CC9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2F011E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751520AD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6DB066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Shrub - large</w:t>
            </w:r>
          </w:p>
        </w:tc>
      </w:tr>
      <w:tr w:rsidR="00000000" w14:paraId="26CD6F81" w14:textId="77777777">
        <w:trPr>
          <w:divId w:val="1978294622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6939524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Tree - small</w:t>
            </w:r>
          </w:p>
        </w:tc>
      </w:tr>
    </w:tbl>
    <w:p w14:paraId="323B7125" w14:textId="77777777" w:rsidR="00000000" w:rsidRDefault="00BF7EC1">
      <w:pPr>
        <w:pStyle w:val="Heading1"/>
        <w:divId w:val="170624942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2D7064A5" w14:textId="77777777" w:rsidR="00000000" w:rsidRDefault="00BF7EC1">
      <w:pPr>
        <w:pStyle w:val="Heading2"/>
        <w:divId w:val="170624942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4BD1DD5D" w14:textId="3C9AD3F3" w:rsidR="00000000" w:rsidRDefault="00BF7EC1">
      <w:pPr>
        <w:pStyle w:val="NormalWeb"/>
        <w:divId w:val="1706249424"/>
        <w:rPr>
          <w:rFonts w:ascii="Georgia" w:hAnsi="Georgia"/>
        </w:rPr>
      </w:pPr>
      <w:r>
        <w:rPr>
          <w:rFonts w:ascii="Georgia" w:hAnsi="Georgia"/>
        </w:rPr>
        <w:t>The fruits of this species are eaten raw </w:t>
      </w:r>
      <w:del w:id="51" w:author="Jack Plummer" w:date="2022-08-18T16:25:00Z">
        <w:r w:rsidDel="00001E6D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(Singh</w:t>
      </w:r>
      <w:ins w:id="52" w:author="Jack Plummer" w:date="2022-08-18T16:25:00Z">
        <w:r w:rsidR="00001E6D">
          <w:rPr>
            <w:rFonts w:ascii="Georgia" w:hAnsi="Georgia"/>
          </w:rPr>
          <w:t xml:space="preserve"> </w:t>
        </w:r>
      </w:ins>
      <w:del w:id="53" w:author="Jack Plummer" w:date="2022-08-18T16:25:00Z">
        <w:r w:rsidRPr="00001E6D" w:rsidDel="00001E6D">
          <w:rPr>
            <w:rFonts w:ascii="Georgia" w:hAnsi="Georgia"/>
            <w:i/>
            <w:iCs/>
            <w:rPrChange w:id="54" w:author="Jack Plummer" w:date="2022-08-18T16:25:00Z">
              <w:rPr>
                <w:rFonts w:ascii="Georgia" w:hAnsi="Georgia"/>
              </w:rPr>
            </w:rPrChange>
          </w:rPr>
          <w:delText xml:space="preserve">. K. </w:delText>
        </w:r>
      </w:del>
      <w:r w:rsidRPr="00001E6D">
        <w:rPr>
          <w:rFonts w:ascii="Georgia" w:hAnsi="Georgia"/>
          <w:i/>
          <w:iCs/>
          <w:rPrChange w:id="55" w:author="Jack Plummer" w:date="2022-08-18T16:25:00Z">
            <w:rPr>
              <w:rFonts w:ascii="Georgia" w:hAnsi="Georgia"/>
            </w:rPr>
          </w:rPrChange>
        </w:rPr>
        <w:t>et al.</w:t>
      </w:r>
      <w:r>
        <w:rPr>
          <w:rFonts w:ascii="Georgia" w:hAnsi="Georgia"/>
        </w:rPr>
        <w:t xml:space="preserve"> 2021). This species has many uses in traditional medicine. The leaves and fruits are fed to cattle for constipation </w:t>
      </w:r>
      <w:del w:id="56" w:author="Jack Plummer" w:date="2022-08-18T16:26:00Z">
        <w:r w:rsidDel="00001E6D">
          <w:rPr>
            <w:rFonts w:ascii="Georgia" w:hAnsi="Georgia"/>
          </w:rPr>
          <w:delText>and</w:delText>
        </w:r>
      </w:del>
      <w:ins w:id="57" w:author="Jack Plummer" w:date="2022-08-18T16:26:00Z">
        <w:r w:rsidR="00001E6D">
          <w:rPr>
            <w:rFonts w:ascii="Georgia" w:hAnsi="Georgia"/>
          </w:rPr>
          <w:t>and the</w:t>
        </w:r>
      </w:ins>
      <w:r>
        <w:rPr>
          <w:rFonts w:ascii="Georgia" w:hAnsi="Georgia"/>
        </w:rPr>
        <w:t xml:space="preserve"> bark is used to make ropes</w:t>
      </w:r>
      <w:ins w:id="58" w:author="Jack Plummer" w:date="2022-08-18T16:26:00Z">
        <w:r w:rsidR="00001E6D">
          <w:rPr>
            <w:rFonts w:ascii="Georgia" w:hAnsi="Georgia"/>
          </w:rPr>
          <w:t xml:space="preserve"> </w:t>
        </w:r>
      </w:ins>
      <w:del w:id="59" w:author="Jack Plummer" w:date="2022-08-18T16:26:00Z">
        <w:r w:rsidDel="00001E6D">
          <w:rPr>
            <w:rFonts w:ascii="Georgia" w:hAnsi="Georgia"/>
          </w:rPr>
          <w:delText xml:space="preserve">. </w:delText>
        </w:r>
      </w:del>
      <w:r>
        <w:rPr>
          <w:rFonts w:ascii="Georgia" w:hAnsi="Georgia"/>
        </w:rPr>
        <w:t>(Amjad</w:t>
      </w:r>
      <w:del w:id="60" w:author="Jack Plummer" w:date="2022-08-18T16:26:00Z">
        <w:r w:rsidDel="00001E6D">
          <w:rPr>
            <w:rFonts w:ascii="Georgia" w:hAnsi="Georgia"/>
          </w:rPr>
          <w:delText>. M.S</w:delText>
        </w:r>
      </w:del>
      <w:r>
        <w:rPr>
          <w:rFonts w:ascii="Georgia" w:hAnsi="Georgia"/>
        </w:rPr>
        <w:t xml:space="preserve"> </w:t>
      </w:r>
      <w:r>
        <w:rPr>
          <w:rStyle w:val="Emphasis"/>
          <w:rFonts w:ascii="Georgia" w:hAnsi="Georgia"/>
        </w:rPr>
        <w:t>et al</w:t>
      </w:r>
      <w:r>
        <w:rPr>
          <w:rFonts w:ascii="Georgia" w:hAnsi="Georgia"/>
        </w:rPr>
        <w:t>.</w:t>
      </w:r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>2015). </w:t>
      </w:r>
      <w:del w:id="61" w:author="Jack Plummer" w:date="2022-08-18T16:34:00Z">
        <w:r w:rsidDel="00BF7EC1">
          <w:rPr>
            <w:rFonts w:ascii="Georgia" w:hAnsi="Georgia"/>
          </w:rPr>
          <w:delText xml:space="preserve"> </w:delText>
        </w:r>
      </w:del>
      <w:del w:id="62" w:author="Jack Plummer" w:date="2022-08-18T16:26:00Z">
        <w:r w:rsidDel="00001E6D">
          <w:rPr>
            <w:rFonts w:ascii="Georgia" w:hAnsi="Georgia"/>
          </w:rPr>
          <w:delText>This plant has ethnob</w:delText>
        </w:r>
        <w:r w:rsidDel="00001E6D">
          <w:rPr>
            <w:rFonts w:ascii="Georgia" w:hAnsi="Georgia"/>
          </w:rPr>
          <w:delText xml:space="preserve">otanical uses. </w:delText>
        </w:r>
      </w:del>
      <w:r>
        <w:rPr>
          <w:rFonts w:ascii="Georgia" w:hAnsi="Georgia"/>
        </w:rPr>
        <w:t xml:space="preserve">This species has been used </w:t>
      </w:r>
      <w:proofErr w:type="gramStart"/>
      <w:r>
        <w:rPr>
          <w:rFonts w:ascii="Georgia" w:hAnsi="Georgia"/>
        </w:rPr>
        <w:t>for the production of</w:t>
      </w:r>
      <w:proofErr w:type="gramEnd"/>
      <w:r>
        <w:rPr>
          <w:rFonts w:ascii="Georgia" w:hAnsi="Georgia"/>
        </w:rPr>
        <w:t xml:space="preserve"> </w:t>
      </w:r>
      <w:commentRangeStart w:id="63"/>
      <w:r>
        <w:rPr>
          <w:rFonts w:ascii="Georgia" w:hAnsi="Georgia"/>
        </w:rPr>
        <w:t xml:space="preserve">natural products </w:t>
      </w:r>
      <w:commentRangeEnd w:id="63"/>
      <w:r w:rsidR="00001E6D">
        <w:rPr>
          <w:rStyle w:val="CommentReference"/>
        </w:rPr>
        <w:commentReference w:id="63"/>
      </w:r>
      <w:r>
        <w:rPr>
          <w:rFonts w:ascii="Georgia" w:hAnsi="Georgia"/>
        </w:rPr>
        <w:t xml:space="preserve">and the aerial parts of </w:t>
      </w:r>
      <w:r>
        <w:rPr>
          <w:rStyle w:val="Emphasis"/>
          <w:rFonts w:ascii="Georgia" w:hAnsi="Georgia"/>
        </w:rPr>
        <w:t>Viburnum grandiflorum</w:t>
      </w:r>
      <w:r>
        <w:rPr>
          <w:rFonts w:ascii="Georgia" w:hAnsi="Georgia"/>
        </w:rPr>
        <w:t xml:space="preserve"> </w:t>
      </w:r>
      <w:del w:id="64" w:author="Jack Plummer" w:date="2022-08-18T16:35:00Z">
        <w:r w:rsidDel="00BF7EC1">
          <w:rPr>
            <w:rFonts w:ascii="Georgia" w:hAnsi="Georgia"/>
          </w:rPr>
          <w:delText>can be used as</w:delText>
        </w:r>
      </w:del>
      <w:ins w:id="65" w:author="Jack Plummer" w:date="2022-08-18T16:35:00Z">
        <w:r>
          <w:rPr>
            <w:rFonts w:ascii="Georgia" w:hAnsi="Georgia"/>
          </w:rPr>
          <w:t>have</w:t>
        </w:r>
      </w:ins>
      <w:r>
        <w:rPr>
          <w:rFonts w:ascii="Georgia" w:hAnsi="Georgia"/>
        </w:rPr>
        <w:t xml:space="preserve"> antibacterial and antifungal </w:t>
      </w:r>
      <w:del w:id="66" w:author="Jack Plummer" w:date="2022-08-18T16:35:00Z">
        <w:r w:rsidDel="00BF7EC1">
          <w:rPr>
            <w:rFonts w:ascii="Georgia" w:hAnsi="Georgia"/>
          </w:rPr>
          <w:delText>drugs</w:delText>
        </w:r>
      </w:del>
      <w:ins w:id="67" w:author="Jack Plummer" w:date="2022-08-18T16:35:00Z">
        <w:r>
          <w:rPr>
            <w:rFonts w:ascii="Georgia" w:hAnsi="Georgia"/>
          </w:rPr>
          <w:t>properties</w:t>
        </w:r>
      </w:ins>
      <w:del w:id="68" w:author="Jack Plummer" w:date="2022-08-18T16:34:00Z">
        <w:r w:rsidDel="00BF7EC1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</w:t>
      </w:r>
      <w:del w:id="69" w:author="Jack Plummer" w:date="2022-08-18T16:26:00Z">
        <w:r w:rsidDel="00001E6D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Suleman</w:t>
      </w:r>
      <w:del w:id="70" w:author="Jack Plummer" w:date="2022-08-18T16:27:00Z">
        <w:r w:rsidDel="00001E6D">
          <w:rPr>
            <w:rFonts w:ascii="Georgia" w:hAnsi="Georgia"/>
          </w:rPr>
          <w:delText xml:space="preserve"> M</w:delText>
        </w:r>
        <w:r w:rsidRPr="00001E6D" w:rsidDel="00001E6D">
          <w:rPr>
            <w:rFonts w:ascii="Georgia" w:hAnsi="Georgia"/>
            <w:i/>
            <w:iCs/>
            <w:rPrChange w:id="71" w:author="Jack Plummer" w:date="2022-08-18T16:26:00Z">
              <w:rPr>
                <w:rFonts w:ascii="Georgia" w:hAnsi="Georgia"/>
              </w:rPr>
            </w:rPrChange>
          </w:rPr>
          <w:delText>.,</w:delText>
        </w:r>
      </w:del>
      <w:r w:rsidRPr="00001E6D">
        <w:rPr>
          <w:rFonts w:ascii="Georgia" w:hAnsi="Georgia"/>
          <w:i/>
          <w:iCs/>
          <w:rPrChange w:id="72" w:author="Jack Plummer" w:date="2022-08-18T16:26:00Z">
            <w:rPr>
              <w:rFonts w:ascii="Georgia" w:hAnsi="Georgia"/>
            </w:rPr>
          </w:rPrChange>
        </w:rPr>
        <w:t xml:space="preserve"> </w:t>
      </w:r>
      <w:r w:rsidRPr="00001E6D">
        <w:rPr>
          <w:rStyle w:val="Emphasis"/>
          <w:rFonts w:ascii="Georgia" w:hAnsi="Georgia"/>
          <w:iCs w:val="0"/>
        </w:rPr>
        <w:t xml:space="preserve">et </w:t>
      </w:r>
      <w:r w:rsidRPr="00001E6D">
        <w:rPr>
          <w:rStyle w:val="Emphasis"/>
          <w:rFonts w:ascii="Georgia" w:hAnsi="Georgia"/>
          <w:i w:val="0"/>
          <w:rPrChange w:id="73" w:author="Jack Plummer" w:date="2022-08-18T16:26:00Z">
            <w:rPr>
              <w:rStyle w:val="Emphasis"/>
              <w:rFonts w:ascii="Georgia" w:hAnsi="Georgia"/>
            </w:rPr>
          </w:rPrChange>
        </w:rPr>
        <w:t>a</w:t>
      </w:r>
      <w:r w:rsidRPr="00001E6D">
        <w:rPr>
          <w:rFonts w:ascii="Georgia" w:hAnsi="Georgia"/>
          <w:i/>
          <w:iCs/>
          <w:rPrChange w:id="74" w:author="Jack Plummer" w:date="2022-08-18T16:26:00Z">
            <w:rPr>
              <w:rFonts w:ascii="Georgia" w:hAnsi="Georgia"/>
            </w:rPr>
          </w:rPrChange>
        </w:rPr>
        <w:t>l.</w:t>
      </w:r>
      <w:r>
        <w:rPr>
          <w:rFonts w:ascii="Georgia" w:hAnsi="Georgia"/>
        </w:rPr>
        <w:t xml:space="preserve"> 2017). This plant can </w:t>
      </w:r>
      <w:ins w:id="75" w:author="Jack Plummer" w:date="2022-08-18T16:34:00Z">
        <w:r>
          <w:rPr>
            <w:rFonts w:ascii="Georgia" w:hAnsi="Georgia"/>
          </w:rPr>
          <w:t xml:space="preserve">also </w:t>
        </w:r>
      </w:ins>
      <w:r>
        <w:rPr>
          <w:rFonts w:ascii="Georgia" w:hAnsi="Georgia"/>
        </w:rPr>
        <w:t>be used for landscaping.</w:t>
      </w:r>
    </w:p>
    <w:p w14:paraId="4D26274E" w14:textId="77777777" w:rsidR="00000000" w:rsidRDefault="00BF7EC1">
      <w:pPr>
        <w:pStyle w:val="Heading1"/>
        <w:divId w:val="83068403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4BBEB21A" w14:textId="4D43554D" w:rsidR="00000000" w:rsidRDefault="00BF7EC1">
      <w:pPr>
        <w:pStyle w:val="NormalWeb"/>
        <w:divId w:val="830684037"/>
        <w:rPr>
          <w:rFonts w:ascii="Georgia" w:hAnsi="Georgia"/>
        </w:rPr>
      </w:pPr>
      <w:r>
        <w:rPr>
          <w:rFonts w:ascii="Georgia" w:hAnsi="Georgia"/>
        </w:rPr>
        <w:t>Th</w:t>
      </w:r>
      <w:r>
        <w:rPr>
          <w:rFonts w:ascii="Georgia" w:hAnsi="Georgia"/>
        </w:rPr>
        <w:t xml:space="preserve">is plant species has ethnobotanical uses </w:t>
      </w:r>
      <w:ins w:id="76" w:author="Jack Plummer" w:date="2022-08-18T16:30:00Z">
        <w:r w:rsidR="009C3674">
          <w:rPr>
            <w:rFonts w:ascii="Georgia" w:hAnsi="Georgia"/>
          </w:rPr>
          <w:t xml:space="preserve">but </w:t>
        </w:r>
      </w:ins>
      <w:del w:id="77" w:author="Jack Plummer" w:date="2022-08-18T16:30:00Z">
        <w:r w:rsidDel="009C3674">
          <w:rPr>
            <w:rFonts w:ascii="Georgia" w:hAnsi="Georgia"/>
          </w:rPr>
          <w:delText>and was used to produce natural products. T</w:delText>
        </w:r>
      </w:del>
      <w:ins w:id="78" w:author="Jack Plummer" w:date="2022-08-18T16:30:00Z">
        <w:r w:rsidR="009C3674"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he extent of </w:t>
      </w:r>
      <w:ins w:id="79" w:author="Jack Plummer" w:date="2022-08-18T16:30:00Z">
        <w:r w:rsidR="009C3674">
          <w:rPr>
            <w:rFonts w:ascii="Georgia" w:hAnsi="Georgia"/>
          </w:rPr>
          <w:t xml:space="preserve">its </w:t>
        </w:r>
      </w:ins>
      <w:r>
        <w:rPr>
          <w:rFonts w:ascii="Georgia" w:hAnsi="Georgia"/>
        </w:rPr>
        <w:t xml:space="preserve">usage </w:t>
      </w:r>
      <w:del w:id="80" w:author="Jack Plummer" w:date="2022-08-18T16:30:00Z">
        <w:r w:rsidDel="009C3674">
          <w:rPr>
            <w:rFonts w:ascii="Georgia" w:hAnsi="Georgia"/>
          </w:rPr>
          <w:delText xml:space="preserve">of this species </w:delText>
        </w:r>
      </w:del>
      <w:r>
        <w:rPr>
          <w:rFonts w:ascii="Georgia" w:hAnsi="Georgia"/>
        </w:rPr>
        <w:t xml:space="preserve">is not </w:t>
      </w:r>
      <w:del w:id="81" w:author="Jack Plummer" w:date="2022-08-18T16:30:00Z">
        <w:r w:rsidDel="009C3674">
          <w:rPr>
            <w:rFonts w:ascii="Georgia" w:hAnsi="Georgia"/>
          </w:rPr>
          <w:delText xml:space="preserve">known and </w:delText>
        </w:r>
      </w:del>
      <w:r>
        <w:rPr>
          <w:rFonts w:ascii="Georgia" w:hAnsi="Georgia"/>
        </w:rPr>
        <w:t>well</w:t>
      </w:r>
      <w:ins w:id="82" w:author="Jack Plummer" w:date="2022-08-18T16:31:00Z">
        <w:r w:rsidR="009C3674">
          <w:rPr>
            <w:rFonts w:ascii="Georgia" w:hAnsi="Georgia"/>
          </w:rPr>
          <w:t>-</w:t>
        </w:r>
      </w:ins>
      <w:del w:id="83" w:author="Jack Plummer" w:date="2022-08-18T16:31:00Z">
        <w:r w:rsidDel="009C3674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studied. There are no direct threats to this species</w:t>
      </w:r>
      <w:ins w:id="84" w:author="Jack Plummer" w:date="2022-08-18T16:31:00Z">
        <w:r w:rsidR="009C3674">
          <w:rPr>
            <w:rFonts w:ascii="Georgia" w:hAnsi="Georgia"/>
          </w:rPr>
          <w:t xml:space="preserve">, </w:t>
        </w:r>
        <w:commentRangeStart w:id="85"/>
        <w:r w:rsidR="009C3674">
          <w:rPr>
            <w:rFonts w:ascii="Georgia" w:hAnsi="Georgia"/>
          </w:rPr>
          <w:t xml:space="preserve">but it is likely to have suffered some habitat loss </w:t>
        </w:r>
        <w:proofErr w:type="gramStart"/>
        <w:r w:rsidR="009C3674">
          <w:rPr>
            <w:rFonts w:ascii="Georgia" w:hAnsi="Georgia"/>
          </w:rPr>
          <w:t xml:space="preserve">as a </w:t>
        </w:r>
      </w:ins>
      <w:ins w:id="86" w:author="Jack Plummer" w:date="2022-08-18T16:32:00Z">
        <w:r w:rsidR="009C3674">
          <w:rPr>
            <w:rFonts w:ascii="Georgia" w:hAnsi="Georgia"/>
          </w:rPr>
          <w:t>result of</w:t>
        </w:r>
      </w:ins>
      <w:proofErr w:type="gramEnd"/>
      <w:ins w:id="87" w:author="Jack Plummer" w:date="2022-08-18T16:31:00Z">
        <w:r w:rsidR="009C3674">
          <w:rPr>
            <w:rFonts w:ascii="Georgia" w:hAnsi="Georgia"/>
          </w:rPr>
          <w:t xml:space="preserve"> logging and agricultural expansion</w:t>
        </w:r>
      </w:ins>
      <w:r>
        <w:rPr>
          <w:rFonts w:ascii="Georgia" w:hAnsi="Georgia"/>
        </w:rPr>
        <w:t>.</w:t>
      </w:r>
      <w:commentRangeEnd w:id="85"/>
      <w:r w:rsidR="009C3674">
        <w:rPr>
          <w:rStyle w:val="CommentReference"/>
        </w:rPr>
        <w:commentReference w:id="85"/>
      </w:r>
    </w:p>
    <w:p w14:paraId="6DC37652" w14:textId="77777777" w:rsidR="00000000" w:rsidRDefault="00BF7EC1">
      <w:pPr>
        <w:pStyle w:val="Heading2"/>
        <w:divId w:val="83068403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2"/>
        <w:gridCol w:w="740"/>
        <w:gridCol w:w="609"/>
        <w:gridCol w:w="815"/>
        <w:gridCol w:w="1034"/>
      </w:tblGrid>
      <w:tr w:rsidR="00000000" w14:paraId="33C78B75" w14:textId="77777777">
        <w:trPr>
          <w:divId w:val="83068403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E9F10AF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750152B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48D563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32EE460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8FBED33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51E2144B" w14:textId="77777777">
        <w:trPr>
          <w:divId w:val="830684037"/>
          <w:tblCellSpacing w:w="15" w:type="dxa"/>
        </w:trPr>
        <w:tc>
          <w:tcPr>
            <w:tcW w:w="0" w:type="auto"/>
            <w:vAlign w:val="center"/>
            <w:hideMark/>
          </w:tcPr>
          <w:p w14:paraId="093DCE64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2.3.4. Agriculture &amp; aquaculture -&gt; Livestock farming &amp; ranching -&gt; Scale Unknown/Unrecorded</w:t>
            </w:r>
          </w:p>
        </w:tc>
        <w:tc>
          <w:tcPr>
            <w:tcW w:w="0" w:type="auto"/>
            <w:vAlign w:val="center"/>
            <w:hideMark/>
          </w:tcPr>
          <w:p w14:paraId="23237F5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23D9CCA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8C1F04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8ED730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  <w:tr w:rsidR="00000000" w14:paraId="7D71501B" w14:textId="77777777">
        <w:trPr>
          <w:divId w:val="830684037"/>
          <w:tblCellSpacing w:w="15" w:type="dxa"/>
        </w:trPr>
        <w:tc>
          <w:tcPr>
            <w:tcW w:w="0" w:type="auto"/>
            <w:vAlign w:val="center"/>
            <w:hideMark/>
          </w:tcPr>
          <w:p w14:paraId="69316280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5.3.3. Biological resource use -&gt; Logging &amp; wood harvesting -&gt; Unintentional effects: (subsistence/small scale) [harvest]</w:t>
            </w:r>
          </w:p>
        </w:tc>
        <w:tc>
          <w:tcPr>
            <w:tcW w:w="0" w:type="auto"/>
            <w:vAlign w:val="center"/>
            <w:hideMark/>
          </w:tcPr>
          <w:p w14:paraId="269CBFD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6679425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F2371A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38CF30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Low Impact: 3</w:t>
            </w:r>
          </w:p>
        </w:tc>
      </w:tr>
    </w:tbl>
    <w:p w14:paraId="7F1B1CC2" w14:textId="77777777" w:rsidR="00000000" w:rsidRDefault="00BF7EC1">
      <w:pPr>
        <w:pStyle w:val="Heading1"/>
        <w:divId w:val="150694199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4E2B2F8B" w14:textId="384BEC44" w:rsidR="00000000" w:rsidRDefault="00BF7EC1">
      <w:pPr>
        <w:pStyle w:val="NormalWeb"/>
        <w:divId w:val="1506941991"/>
        <w:rPr>
          <w:rFonts w:ascii="Georgia" w:hAnsi="Georgia"/>
        </w:rPr>
      </w:pPr>
      <w:r>
        <w:rPr>
          <w:rFonts w:ascii="Georgia" w:hAnsi="Georgia"/>
        </w:rPr>
        <w:t xml:space="preserve">This species has been recorded from </w:t>
      </w:r>
      <w:proofErr w:type="spellStart"/>
      <w:r>
        <w:rPr>
          <w:rFonts w:ascii="Georgia" w:hAnsi="Georgia"/>
        </w:rPr>
        <w:t>Machiara</w:t>
      </w:r>
      <w:proofErr w:type="spellEnd"/>
      <w:r>
        <w:rPr>
          <w:rFonts w:ascii="Georgia" w:hAnsi="Georgia"/>
        </w:rPr>
        <w:t xml:space="preserve"> </w:t>
      </w:r>
      <w:del w:id="88" w:author="Jack Plummer" w:date="2022-08-18T16:33:00Z">
        <w:r w:rsidDel="00BF7EC1">
          <w:rPr>
            <w:rFonts w:ascii="Georgia" w:hAnsi="Georgia"/>
          </w:rPr>
          <w:delText>National park</w:delText>
        </w:r>
      </w:del>
      <w:ins w:id="89" w:author="Jack Plummer" w:date="2022-08-18T16:33:00Z">
        <w:r>
          <w:rPr>
            <w:rFonts w:ascii="Georgia" w:hAnsi="Georgia"/>
          </w:rPr>
          <w:t>National Park</w:t>
        </w:r>
      </w:ins>
      <w:r>
        <w:rPr>
          <w:rFonts w:ascii="Georgia" w:hAnsi="Georgia"/>
        </w:rPr>
        <w:t xml:space="preserve"> in Pakistan (</w:t>
      </w:r>
      <w:del w:id="90" w:author="Jack Plummer" w:date="2022-08-18T16:32:00Z">
        <w:r w:rsidDel="009C3674">
          <w:rPr>
            <w:rFonts w:ascii="Georgia" w:hAnsi="Georgia"/>
          </w:rPr>
          <w:delText>U.</w:delText>
        </w:r>
        <w:r w:rsidDel="009C3674">
          <w:rPr>
            <w:rFonts w:ascii="Georgia" w:hAnsi="Georgia"/>
          </w:rPr>
          <w:delText xml:space="preserve">SHAKEEL </w:delText>
        </w:r>
        <w:r w:rsidDel="009C3674">
          <w:rPr>
            <w:rStyle w:val="Emphasis"/>
            <w:rFonts w:ascii="Georgia" w:hAnsi="Georgia"/>
          </w:rPr>
          <w:delText>ET AL,</w:delText>
        </w:r>
      </w:del>
      <w:ins w:id="91" w:author="Jack Plummer" w:date="2022-08-18T16:32:00Z">
        <w:r w:rsidR="009C3674">
          <w:rPr>
            <w:rFonts w:ascii="Georgia" w:hAnsi="Georgia"/>
          </w:rPr>
          <w:t xml:space="preserve">Shakeel </w:t>
        </w:r>
        <w:r w:rsidR="009C3674">
          <w:rPr>
            <w:rFonts w:ascii="Georgia" w:hAnsi="Georgia"/>
            <w:i/>
            <w:iCs/>
          </w:rPr>
          <w:t>et al.</w:t>
        </w:r>
      </w:ins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>2015). I</w:t>
      </w:r>
      <w:ins w:id="92" w:author="Jack Plummer" w:date="2022-08-18T16:32:00Z">
        <w:r w:rsidR="009C3674">
          <w:rPr>
            <w:rFonts w:ascii="Georgia" w:hAnsi="Georgia"/>
          </w:rPr>
          <w:t xml:space="preserve">t </w:t>
        </w:r>
      </w:ins>
      <w:ins w:id="93" w:author="Jack Plummer" w:date="2022-08-18T16:33:00Z">
        <w:r>
          <w:rPr>
            <w:rFonts w:ascii="Georgia" w:hAnsi="Georgia"/>
          </w:rPr>
          <w:t>has</w:t>
        </w:r>
      </w:ins>
      <w:del w:id="94" w:author="Jack Plummer" w:date="2022-08-18T16:33:00Z">
        <w:r w:rsidDel="00BF7EC1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also </w:t>
      </w:r>
      <w:ins w:id="95" w:author="Jack Plummer" w:date="2022-08-18T16:33:00Z">
        <w:r>
          <w:rPr>
            <w:rFonts w:ascii="Georgia" w:hAnsi="Georgia"/>
          </w:rPr>
          <w:t xml:space="preserve">been </w:t>
        </w:r>
      </w:ins>
      <w:r>
        <w:rPr>
          <w:rFonts w:ascii="Georgia" w:hAnsi="Georgia"/>
        </w:rPr>
        <w:t xml:space="preserve">recorded from </w:t>
      </w:r>
      <w:proofErr w:type="spellStart"/>
      <w:r>
        <w:rPr>
          <w:rFonts w:ascii="Georgia" w:hAnsi="Georgia"/>
        </w:rPr>
        <w:t>Limbar</w:t>
      </w:r>
      <w:proofErr w:type="spellEnd"/>
      <w:r>
        <w:rPr>
          <w:rFonts w:ascii="Georgia" w:hAnsi="Georgia"/>
        </w:rPr>
        <w:t xml:space="preserve"> valley wildlife sanctuary in India (</w:t>
      </w:r>
      <w:del w:id="96" w:author="Jack Plummer" w:date="2022-08-18T16:32:00Z">
        <w:r w:rsidDel="009C3674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Birdlife international</w:t>
      </w:r>
      <w:del w:id="97" w:author="Jack Plummer" w:date="2022-08-18T16:33:00Z">
        <w:r w:rsidDel="009C3674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2022). </w:t>
      </w:r>
      <w:del w:id="98" w:author="Jack Plummer" w:date="2022-08-18T16:33:00Z">
        <w:r w:rsidDel="00BF7EC1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This species is known </w:t>
      </w:r>
      <w:r>
        <w:rPr>
          <w:rFonts w:ascii="Georgia" w:hAnsi="Georgia"/>
        </w:rPr>
        <w:t xml:space="preserve">to be represented in </w:t>
      </w:r>
      <w:r>
        <w:rPr>
          <w:rStyle w:val="Emphasis"/>
          <w:rFonts w:ascii="Georgia" w:hAnsi="Georgia"/>
        </w:rPr>
        <w:t>ex</w:t>
      </w:r>
      <w:ins w:id="99" w:author="Jack Plummer" w:date="2022-08-18T16:33:00Z">
        <w:r w:rsidR="009C3674">
          <w:rPr>
            <w:rStyle w:val="Emphasis"/>
            <w:rFonts w:ascii="Georgia" w:hAnsi="Georgia"/>
          </w:rPr>
          <w:t xml:space="preserve"> </w:t>
        </w:r>
      </w:ins>
      <w:del w:id="100" w:author="Jack Plummer" w:date="2022-08-18T16:33:00Z">
        <w:r w:rsidDel="009C3674">
          <w:rPr>
            <w:rStyle w:val="Emphasis"/>
            <w:rFonts w:ascii="Georgia" w:hAnsi="Georgia"/>
          </w:rPr>
          <w:delText>-</w:delText>
        </w:r>
      </w:del>
      <w:r>
        <w:rPr>
          <w:rStyle w:val="Emphasis"/>
          <w:rFonts w:ascii="Georgia" w:hAnsi="Georgia"/>
        </w:rPr>
        <w:t xml:space="preserve">situ </w:t>
      </w:r>
      <w:r>
        <w:rPr>
          <w:rFonts w:ascii="Georgia" w:hAnsi="Georgia"/>
        </w:rPr>
        <w:t xml:space="preserve">conservation in </w:t>
      </w:r>
      <w:ins w:id="101" w:author="Jack Plummer" w:date="2022-08-18T16:34:00Z">
        <w:r>
          <w:rPr>
            <w:rFonts w:ascii="Georgia" w:hAnsi="Georgia"/>
          </w:rPr>
          <w:t xml:space="preserve">at least 18 </w:t>
        </w:r>
      </w:ins>
      <w:r>
        <w:rPr>
          <w:rFonts w:ascii="Georgia" w:hAnsi="Georgia"/>
        </w:rPr>
        <w:t>botanical gardens (</w:t>
      </w:r>
      <w:del w:id="102" w:author="Jack Plummer" w:date="2022-08-18T16:33:00Z">
        <w:r w:rsidDel="009C3674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BGCI 2022).</w:t>
      </w:r>
    </w:p>
    <w:p w14:paraId="69CBC514" w14:textId="77777777" w:rsidR="00000000" w:rsidRDefault="00BF7EC1">
      <w:pPr>
        <w:pStyle w:val="Heading2"/>
        <w:divId w:val="15069419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107"/>
      </w:tblGrid>
      <w:tr w:rsidR="00000000" w14:paraId="1CFCDC6C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548B73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7685EE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118A515F" w14:textId="77777777">
        <w:trPr>
          <w:divId w:val="1506941991"/>
          <w:tblCellSpacing w:w="15" w:type="dxa"/>
        </w:trPr>
        <w:tc>
          <w:tcPr>
            <w:tcW w:w="0" w:type="auto"/>
            <w:vAlign w:val="center"/>
            <w:hideMark/>
          </w:tcPr>
          <w:p w14:paraId="2BA0D05C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662AF1" w14:textId="2B929774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Recorded </w:t>
            </w:r>
            <w:del w:id="103" w:author="Jack Plummer" w:date="2022-08-18T16:33:00Z">
              <w:r w:rsidDel="009C3674">
                <w:rPr>
                  <w:rFonts w:ascii="Georgia" w:eastAsia="Times New Roman" w:hAnsi="Georgia"/>
                  <w:sz w:val="18"/>
                  <w:szCs w:val="18"/>
                </w:rPr>
                <w:delText xml:space="preserve">for </w:delText>
              </w:r>
            </w:del>
            <w:ins w:id="104" w:author="Jack Plummer" w:date="2022-08-18T16:33:00Z">
              <w:r w:rsidR="009C3674">
                <w:rPr>
                  <w:rFonts w:ascii="Georgia" w:eastAsia="Times New Roman" w:hAnsi="Georgia"/>
                  <w:sz w:val="18"/>
                  <w:szCs w:val="18"/>
                </w:rPr>
                <w:t>f</w:t>
              </w:r>
              <w:r w:rsidR="009C3674">
                <w:rPr>
                  <w:rFonts w:ascii="Georgia" w:eastAsia="Times New Roman" w:hAnsi="Georgia"/>
                  <w:sz w:val="18"/>
                  <w:szCs w:val="18"/>
                </w:rPr>
                <w:t>rom</w:t>
              </w:r>
            </w:ins>
            <w:del w:id="105" w:author="Jack Plummer" w:date="2022-08-18T16:33:00Z">
              <w:r w:rsidDel="009C3674">
                <w:rPr>
                  <w:rFonts w:ascii="Georgia" w:eastAsia="Times New Roman" w:hAnsi="Georgia"/>
                  <w:sz w:val="18"/>
                  <w:szCs w:val="18"/>
                </w:rPr>
                <w:delText>P</w:delText>
              </w:r>
            </w:del>
            <w:ins w:id="106" w:author="Jack Plummer" w:date="2022-08-18T16:33:00Z">
              <w:r w:rsidR="009C3674">
                <w:rPr>
                  <w:rFonts w:ascii="Georgia" w:eastAsia="Times New Roman" w:hAnsi="Georgia"/>
                  <w:sz w:val="18"/>
                  <w:szCs w:val="18"/>
                </w:rPr>
                <w:t xml:space="preserve"> p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rotected areas </w:t>
            </w:r>
            <w:ins w:id="107" w:author="Jack Plummer" w:date="2022-08-18T16:33:00Z">
              <w:r w:rsidR="009C3674">
                <w:rPr>
                  <w:rFonts w:ascii="Georgia" w:eastAsia="Times New Roman" w:hAnsi="Georgia"/>
                  <w:sz w:val="18"/>
                  <w:szCs w:val="18"/>
                </w:rPr>
                <w:t>in</w:t>
              </w:r>
            </w:ins>
            <w:del w:id="108" w:author="Jack Plummer" w:date="2022-08-18T16:33:00Z">
              <w:r w:rsidDel="009C3674">
                <w:rPr>
                  <w:rFonts w:ascii="Georgia" w:eastAsia="Times New Roman" w:hAnsi="Georgia"/>
                  <w:sz w:val="18"/>
                  <w:szCs w:val="18"/>
                </w:rPr>
                <w:delText>f</w:delText>
              </w:r>
              <w:r w:rsidDel="009C3674">
                <w:rPr>
                  <w:rFonts w:ascii="Georgia" w:eastAsia="Times New Roman" w:hAnsi="Georgia"/>
                  <w:sz w:val="18"/>
                  <w:szCs w:val="18"/>
                </w:rPr>
                <w:delText>rom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 xml:space="preserve"> India and Pakistan. </w:t>
            </w:r>
          </w:p>
        </w:tc>
      </w:tr>
    </w:tbl>
    <w:p w14:paraId="0260599F" w14:textId="77777777" w:rsidR="00000000" w:rsidRDefault="00BF7EC1">
      <w:pPr>
        <w:divId w:val="1506941991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26"/>
      </w:tblGrid>
      <w:tr w:rsidR="00000000" w14:paraId="16D1B26C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5ACD67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786BB71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0191440" w14:textId="77777777">
        <w:trPr>
          <w:divId w:val="1506941991"/>
          <w:tblCellSpacing w:w="15" w:type="dxa"/>
        </w:trPr>
        <w:tc>
          <w:tcPr>
            <w:tcW w:w="0" w:type="auto"/>
            <w:vAlign w:val="center"/>
            <w:hideMark/>
          </w:tcPr>
          <w:p w14:paraId="05B6A0F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4910DF" w14:textId="65D86A72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proofErr w:type="spellStart"/>
            <w:ins w:id="109" w:author="Jack Plummer" w:date="2022-08-18T16:33:00Z">
              <w:r>
                <w:rPr>
                  <w:rFonts w:ascii="Georgia" w:eastAsia="Times New Roman" w:hAnsi="Georgia"/>
                  <w:sz w:val="18"/>
                  <w:szCs w:val="18"/>
                </w:rPr>
                <w:t>K</w:t>
              </w:r>
            </w:ins>
            <w:del w:id="110" w:author="Jack Plummer" w:date="2022-08-18T16:33:00Z">
              <w:r w:rsidDel="00BF7EC1">
                <w:rPr>
                  <w:rFonts w:ascii="Georgia" w:eastAsia="Times New Roman" w:hAnsi="Georgia"/>
                  <w:sz w:val="18"/>
                  <w:szCs w:val="18"/>
                </w:rPr>
                <w:delText>k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now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to be represented in </w:t>
            </w:r>
            <w:r w:rsidRPr="00BF7EC1">
              <w:rPr>
                <w:rFonts w:ascii="Georgia" w:eastAsia="Times New Roman" w:hAnsi="Georgia"/>
                <w:i/>
                <w:iCs/>
                <w:sz w:val="18"/>
                <w:szCs w:val="18"/>
                <w:rPrChange w:id="111" w:author="Jack Plummer" w:date="2022-08-18T16:33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ex</w:t>
            </w:r>
            <w:ins w:id="112" w:author="Jack Plummer" w:date="2022-08-18T16:33:00Z">
              <w:r w:rsidRPr="00BF7EC1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113" w:author="Jack Plummer" w:date="2022-08-18T16:33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t xml:space="preserve"> </w:t>
              </w:r>
            </w:ins>
            <w:del w:id="114" w:author="Jack Plummer" w:date="2022-08-18T16:33:00Z">
              <w:r w:rsidRPr="00BF7EC1" w:rsidDel="00BF7EC1">
                <w:rPr>
                  <w:rFonts w:ascii="Georgia" w:eastAsia="Times New Roman" w:hAnsi="Georgia"/>
                  <w:i/>
                  <w:iCs/>
                  <w:sz w:val="18"/>
                  <w:szCs w:val="18"/>
                  <w:rPrChange w:id="115" w:author="Jack Plummer" w:date="2022-08-18T16:33:00Z">
                    <w:rPr>
                      <w:rFonts w:ascii="Georgia" w:eastAsia="Times New Roman" w:hAnsi="Georgia"/>
                      <w:sz w:val="18"/>
                      <w:szCs w:val="18"/>
                    </w:rPr>
                  </w:rPrChange>
                </w:rPr>
                <w:delText>-</w:delText>
              </w:r>
            </w:del>
            <w:r w:rsidRPr="00BF7EC1">
              <w:rPr>
                <w:rFonts w:ascii="Georgia" w:eastAsia="Times New Roman" w:hAnsi="Georgia"/>
                <w:i/>
                <w:iCs/>
                <w:sz w:val="18"/>
                <w:szCs w:val="18"/>
                <w:rPrChange w:id="116" w:author="Jack Plummer" w:date="2022-08-18T16:33:00Z">
                  <w:rPr>
                    <w:rFonts w:ascii="Georgia" w:eastAsia="Times New Roman" w:hAnsi="Georgia"/>
                    <w:sz w:val="18"/>
                    <w:szCs w:val="18"/>
                  </w:rPr>
                </w:rPrChange>
              </w:rPr>
              <w:t>situ</w:t>
            </w:r>
            <w:r>
              <w:rPr>
                <w:rFonts w:ascii="Georgia" w:eastAsia="Times New Roman" w:hAnsi="Georgia"/>
                <w:sz w:val="18"/>
                <w:szCs w:val="18"/>
              </w:rPr>
              <w:t xml:space="preserve"> conservation in botanical gardens (BGCI 2022).</w:t>
            </w:r>
          </w:p>
        </w:tc>
      </w:tr>
    </w:tbl>
    <w:p w14:paraId="0D2AC1E8" w14:textId="77777777" w:rsidR="00000000" w:rsidRDefault="00BF7EC1">
      <w:pPr>
        <w:pStyle w:val="Heading2"/>
        <w:divId w:val="15069419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530"/>
      </w:tblGrid>
      <w:tr w:rsidR="00000000" w14:paraId="5BF82381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C5D8F10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4631FA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4703B19B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76E40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17BEE8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73C173A7" w14:textId="77777777" w:rsidR="00000000" w:rsidRDefault="00BF7EC1">
      <w:pPr>
        <w:pStyle w:val="Heading2"/>
        <w:divId w:val="1506941991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</w:t>
      </w:r>
      <w:r>
        <w:rPr>
          <w:rFonts w:ascii="Georgia" w:eastAsia="Times New Roman" w:hAnsi="Georgia"/>
          <w:sz w:val="27"/>
          <w:szCs w:val="27"/>
        </w:rPr>
        <w:t>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35D0134C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F7EC088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CAD0CC8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2108A27B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A811EC2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685AB48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687D4A94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4DFA6F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18D658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D6A801D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9A2FBBD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CA051AE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0E07B6C1" w14:textId="77777777">
        <w:trPr>
          <w:divId w:val="1506941991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C1B4C5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740DA68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58FABE0A" w14:textId="77777777" w:rsidR="00000000" w:rsidRDefault="00BF7EC1">
      <w:pPr>
        <w:pStyle w:val="Heading1"/>
        <w:divId w:val="39578589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26595AC1" w14:textId="77777777" w:rsidR="00000000" w:rsidRDefault="00BF7EC1">
      <w:pPr>
        <w:pStyle w:val="Heading2"/>
        <w:divId w:val="39578589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7575E430" w14:textId="77777777">
        <w:trPr>
          <w:divId w:val="39578589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CFB5EC7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26FC8C4" w14:textId="77777777" w:rsidR="00000000" w:rsidRDefault="00BF7EC1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43E16155" w14:textId="77777777">
        <w:trPr>
          <w:divId w:val="395785898"/>
          <w:tblCellSpacing w:w="15" w:type="dxa"/>
        </w:trPr>
        <w:tc>
          <w:tcPr>
            <w:tcW w:w="0" w:type="auto"/>
            <w:vAlign w:val="center"/>
            <w:hideMark/>
          </w:tcPr>
          <w:p w14:paraId="46BFEF3C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4C49BCEB" w14:textId="77777777" w:rsidR="00000000" w:rsidRDefault="00BF7EC1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385FCB2D" w14:textId="77777777" w:rsidR="00000000" w:rsidRDefault="00BF7EC1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Bibliography</w:t>
      </w:r>
    </w:p>
    <w:p w14:paraId="4E025A42" w14:textId="77777777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 xml:space="preserve">Awan, Z.I., Rehman, H. U., Awan, A.A., Minhas, </w:t>
      </w:r>
      <w:r>
        <w:rPr>
          <w:rFonts w:ascii="Georgia" w:hAnsi="Georgia"/>
        </w:rPr>
        <w:t xml:space="preserve">F.A and Khan, N.K. 2013. </w:t>
      </w:r>
      <w:proofErr w:type="spellStart"/>
      <w:r>
        <w:rPr>
          <w:rFonts w:ascii="Georgia" w:hAnsi="Georgia"/>
        </w:rPr>
        <w:t>Ethnibotanical</w:t>
      </w:r>
      <w:proofErr w:type="spellEnd"/>
      <w:r>
        <w:rPr>
          <w:rFonts w:ascii="Georgia" w:hAnsi="Georgia"/>
        </w:rPr>
        <w:t xml:space="preserve"> Importance of Some Highly Medicinal plants of District Muzaffarabad, Pakistan with special </w:t>
      </w:r>
      <w:proofErr w:type="spellStart"/>
      <w:r>
        <w:rPr>
          <w:rFonts w:ascii="Georgia" w:hAnsi="Georgia"/>
        </w:rPr>
        <w:t>referance</w:t>
      </w:r>
      <w:proofErr w:type="spellEnd"/>
      <w:r>
        <w:rPr>
          <w:rFonts w:ascii="Georgia" w:hAnsi="Georgia"/>
        </w:rPr>
        <w:t xml:space="preserve"> to the Species of the Genus Viburnum. </w:t>
      </w:r>
      <w:r>
        <w:rPr>
          <w:rFonts w:ascii="Georgia" w:hAnsi="Georgia"/>
          <w:i/>
          <w:iCs/>
        </w:rPr>
        <w:t>Journal of Pharmacy and Biological Science</w:t>
      </w:r>
      <w:r>
        <w:rPr>
          <w:rFonts w:ascii="Georgia" w:hAnsi="Georgia"/>
        </w:rPr>
        <w:t>: 53-66.</w:t>
      </w:r>
    </w:p>
    <w:p w14:paraId="4B4D78CE" w14:textId="4D4982E9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>BGCI. 2022. Botanic Garden</w:t>
      </w:r>
      <w:r>
        <w:rPr>
          <w:rFonts w:ascii="Georgia" w:hAnsi="Georgia"/>
        </w:rPr>
        <w:t>s Conservation International (BGCI)-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r>
        <w:rPr>
          <w:rFonts w:ascii="Georgia" w:hAnsi="Georgia"/>
        </w:rPr>
        <w:fldChar w:fldCharType="begin"/>
      </w:r>
      <w:ins w:id="117" w:author="Jack Plummer" w:date="2022-08-18T16:36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reviews/Available at: Https:/tools.bgci.org/plant search.php. (Accessed: 2022)"</w:instrText>
        </w:r>
      </w:ins>
      <w:del w:id="118" w:author="Jack Plummer" w:date="2022-08-18T16:36:00Z">
        <w:r w:rsidDel="00BF7EC1">
          <w:rPr>
            <w:rFonts w:ascii="Georgia" w:hAnsi="Georgia"/>
          </w:rPr>
          <w:delInstrText xml:space="preserve"> </w:delInstrText>
        </w:r>
        <w:r w:rsidDel="00BF7EC1">
          <w:rPr>
            <w:rFonts w:ascii="Georgia" w:hAnsi="Georgia"/>
          </w:rPr>
          <w:delInstrText>HYPERLINK "Available at: Https://tools.bgci.org/plant search.php. (Accessed: 2022)"</w:delInstrText>
        </w:r>
        <w:r w:rsidDel="00BF7EC1">
          <w:rPr>
            <w:rFonts w:ascii="Georgia" w:hAnsi="Georgia"/>
          </w:rPr>
          <w:delInstrText xml:space="preserve"> </w:delInstrText>
        </w:r>
      </w:del>
      <w:ins w:id="119" w:author="Jack Plummer" w:date="2022-08-18T16:36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 xml:space="preserve">Available at: Https://tools.bgci.org/plant </w:t>
      </w:r>
      <w:proofErr w:type="spellStart"/>
      <w:r>
        <w:rPr>
          <w:rStyle w:val="Hyperlink"/>
          <w:rFonts w:ascii="Georgia" w:hAnsi="Georgia"/>
        </w:rPr>
        <w:t>search.php</w:t>
      </w:r>
      <w:proofErr w:type="spellEnd"/>
      <w:r>
        <w:rPr>
          <w:rStyle w:val="Hyperlink"/>
          <w:rFonts w:ascii="Georgia" w:hAnsi="Georgia"/>
        </w:rPr>
        <w:t>. (Accessed: 2022)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76206713" w14:textId="6E383A41" w:rsidR="00000000" w:rsidRDefault="00BF7EC1">
      <w:pPr>
        <w:pStyle w:val="NormalWeb"/>
        <w:divId w:val="931664301"/>
        <w:rPr>
          <w:rFonts w:ascii="Georgia" w:hAnsi="Georgia"/>
        </w:rPr>
      </w:pPr>
      <w:proofErr w:type="spellStart"/>
      <w:r>
        <w:rPr>
          <w:rFonts w:ascii="Georgia" w:hAnsi="Georgia"/>
        </w:rPr>
        <w:t>BirdLife</w:t>
      </w:r>
      <w:proofErr w:type="spellEnd"/>
      <w:r>
        <w:rPr>
          <w:rFonts w:ascii="Georgia" w:hAnsi="Georgia"/>
        </w:rPr>
        <w:t xml:space="preserve"> International. 2022. I</w:t>
      </w:r>
      <w:r>
        <w:rPr>
          <w:rFonts w:ascii="Georgia" w:hAnsi="Georgia"/>
        </w:rPr>
        <w:t xml:space="preserve">mportant Bird Area factsheet: </w:t>
      </w:r>
      <w:proofErr w:type="spellStart"/>
      <w:r>
        <w:rPr>
          <w:rFonts w:ascii="Georgia" w:hAnsi="Georgia"/>
        </w:rPr>
        <w:t>Limbar</w:t>
      </w:r>
      <w:proofErr w:type="spellEnd"/>
      <w:r>
        <w:rPr>
          <w:rFonts w:ascii="Georgia" w:hAnsi="Georgia"/>
        </w:rPr>
        <w:t xml:space="preserve"> Valley Wildlife Sanctuary. Available at: </w:t>
      </w:r>
      <w:r>
        <w:rPr>
          <w:rFonts w:ascii="Georgia" w:hAnsi="Georgia"/>
        </w:rPr>
        <w:fldChar w:fldCharType="begin"/>
      </w:r>
      <w:ins w:id="120" w:author="Jack Plummer" w:date="2022-08-18T16:36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reviews/Available at: http:/www.birdlife.org ( Accessed on 21/06/2022)"</w:instrText>
        </w:r>
      </w:ins>
      <w:del w:id="121" w:author="Jack Plummer" w:date="2022-08-18T16:36:00Z">
        <w:r w:rsidDel="00BF7EC1">
          <w:rPr>
            <w:rFonts w:ascii="Georgia" w:hAnsi="Georgia"/>
          </w:rPr>
          <w:delInstrText xml:space="preserve"> </w:delInstrText>
        </w:r>
        <w:r w:rsidDel="00BF7EC1">
          <w:rPr>
            <w:rFonts w:ascii="Georgia" w:hAnsi="Georgia"/>
          </w:rPr>
          <w:delInstrText>HYPERLINK "Available at: http://www.birdlife.org ( Accessed on 21/06/2022)"</w:delInstrText>
        </w:r>
        <w:r w:rsidDel="00BF7EC1">
          <w:rPr>
            <w:rFonts w:ascii="Georgia" w:hAnsi="Georgia"/>
          </w:rPr>
          <w:delInstrText xml:space="preserve"> </w:delInstrText>
        </w:r>
      </w:del>
      <w:ins w:id="122" w:author="Jack Plummer" w:date="2022-08-18T16:36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Available at: http://www.birdlife.org ( Accessed on 21/06/2022)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541F47DA" w14:textId="77777777" w:rsidR="00000000" w:rsidRDefault="00BF7EC1">
      <w:pPr>
        <w:pStyle w:val="NormalWeb"/>
        <w:divId w:val="931664301"/>
        <w:rPr>
          <w:rFonts w:ascii="Georgia" w:hAnsi="Georgia"/>
        </w:rPr>
      </w:pPr>
      <w:proofErr w:type="gramStart"/>
      <w:r>
        <w:rPr>
          <w:rFonts w:ascii="Georgia" w:hAnsi="Georgia"/>
        </w:rPr>
        <w:t>Grierson ,</w:t>
      </w:r>
      <w:proofErr w:type="gramEnd"/>
      <w:r>
        <w:rPr>
          <w:rFonts w:ascii="Georgia" w:hAnsi="Georgia"/>
        </w:rPr>
        <w:t xml:space="preserve"> A.J.C and Long, D.G. </w:t>
      </w:r>
      <w:r>
        <w:rPr>
          <w:rFonts w:ascii="Georgia" w:hAnsi="Georgia"/>
        </w:rPr>
        <w:t xml:space="preserve">2001. </w:t>
      </w:r>
      <w:r>
        <w:rPr>
          <w:rFonts w:ascii="Georgia" w:hAnsi="Georgia"/>
          <w:i/>
          <w:iCs/>
        </w:rPr>
        <w:t>Flora of Bhutan, Vol. 2, Part 3, Royal Botanical Garden Edinburgh Royal Government of Bhutan</w:t>
      </w:r>
      <w:r>
        <w:rPr>
          <w:rFonts w:ascii="Georgia" w:hAnsi="Georgia"/>
        </w:rPr>
        <w:t>.</w:t>
      </w:r>
    </w:p>
    <w:p w14:paraId="4F144B17" w14:textId="5D9C0593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 xml:space="preserve">POWO. 2020. Plant of the world online. Facilitated by the Royal Botanic Gardens, Kew. Available </w:t>
      </w:r>
      <w:proofErr w:type="spellStart"/>
      <w:proofErr w:type="gramStart"/>
      <w:r>
        <w:rPr>
          <w:rFonts w:ascii="Georgia" w:hAnsi="Georgia"/>
        </w:rPr>
        <w:t>at:http</w:t>
      </w:r>
      <w:proofErr w:type="spellEnd"/>
      <w:r>
        <w:rPr>
          <w:rFonts w:ascii="Georgia" w:hAnsi="Georgia"/>
        </w:rPr>
        <w:t>://powo.science.kew.org/</w:t>
      </w:r>
      <w:proofErr w:type="gramEnd"/>
      <w:r>
        <w:rPr>
          <w:rFonts w:ascii="Georgia" w:hAnsi="Georgia"/>
        </w:rPr>
        <w:t xml:space="preserve"> (Accessed:2022) . Available </w:t>
      </w:r>
      <w:r>
        <w:rPr>
          <w:rFonts w:ascii="Georgia" w:hAnsi="Georgia"/>
        </w:rPr>
        <w:t xml:space="preserve">at: </w:t>
      </w:r>
      <w:r>
        <w:rPr>
          <w:rFonts w:ascii="Georgia" w:hAnsi="Georgia"/>
        </w:rPr>
        <w:fldChar w:fldCharType="begin"/>
      </w:r>
      <w:ins w:id="123" w:author="Jack Plummer" w:date="2022-08-18T16:36:00Z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reviews/Available at: http:/powo.science.kew.org/"</w:instrText>
        </w:r>
      </w:ins>
      <w:del w:id="124" w:author="Jack Plummer" w:date="2022-08-18T16:36:00Z">
        <w:r w:rsidDel="00BF7EC1">
          <w:rPr>
            <w:rFonts w:ascii="Georgia" w:hAnsi="Georgia"/>
          </w:rPr>
          <w:delInstrText xml:space="preserve"> </w:delInstrText>
        </w:r>
        <w:r w:rsidDel="00BF7EC1">
          <w:rPr>
            <w:rFonts w:ascii="Georgia" w:hAnsi="Georgia"/>
          </w:rPr>
          <w:delInstrText>HYPERLINK "Available at: http://powo.science.kew.org/"</w:delInstrText>
        </w:r>
        <w:r w:rsidDel="00BF7EC1">
          <w:rPr>
            <w:rFonts w:ascii="Georgia" w:hAnsi="Georgia"/>
          </w:rPr>
          <w:delInstrText xml:space="preserve"> </w:delInstrText>
        </w:r>
      </w:del>
      <w:ins w:id="125" w:author="Jack Plummer" w:date="2022-08-18T16:36:00Z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Available at: http://powo.science.kew.org/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14:paraId="5891837A" w14:textId="77777777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 xml:space="preserve">Polunin, O and Stainton, A. 1984. </w:t>
      </w:r>
      <w:r>
        <w:rPr>
          <w:rFonts w:ascii="Georgia" w:hAnsi="Georgia"/>
          <w:i/>
          <w:iCs/>
        </w:rPr>
        <w:t>Flowers of the Himalaya</w:t>
      </w:r>
      <w:r>
        <w:rPr>
          <w:rFonts w:ascii="Georgia" w:hAnsi="Georgia"/>
        </w:rPr>
        <w:t>. Oxford University Press, New Delhi.</w:t>
      </w:r>
    </w:p>
    <w:p w14:paraId="616DBC28" w14:textId="77777777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>Rahman, T. U., Arshad, M., Khan, S., Zeb, M.A &amp; Liaqa</w:t>
      </w:r>
      <w:r>
        <w:rPr>
          <w:rFonts w:ascii="Georgia" w:hAnsi="Georgia"/>
        </w:rPr>
        <w:t xml:space="preserve">t. 2019. Phytochemical profile and biological investigation of Viburnum grandiflorum. </w:t>
      </w:r>
      <w:r>
        <w:rPr>
          <w:rFonts w:ascii="Georgia" w:hAnsi="Georgia"/>
          <w:i/>
          <w:iCs/>
        </w:rPr>
        <w:t xml:space="preserve">Letters in Applied </w:t>
      </w:r>
      <w:proofErr w:type="spellStart"/>
      <w:r>
        <w:rPr>
          <w:rFonts w:ascii="Georgia" w:hAnsi="Georgia"/>
          <w:i/>
          <w:iCs/>
        </w:rPr>
        <w:t>NanoBioScience</w:t>
      </w:r>
      <w:proofErr w:type="spellEnd"/>
      <w:r>
        <w:rPr>
          <w:rFonts w:ascii="Georgia" w:hAnsi="Georgia"/>
        </w:rPr>
        <w:t>: 770-733.</w:t>
      </w:r>
    </w:p>
    <w:p w14:paraId="49D82665" w14:textId="77777777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 xml:space="preserve">Singh, K., Kumar, P., Kumar, B., Sharma Y.P and </w:t>
      </w:r>
      <w:proofErr w:type="spellStart"/>
      <w:r>
        <w:rPr>
          <w:rFonts w:ascii="Georgia" w:hAnsi="Georgia"/>
        </w:rPr>
        <w:t>Gairola</w:t>
      </w:r>
      <w:proofErr w:type="spellEnd"/>
      <w:r>
        <w:rPr>
          <w:rFonts w:ascii="Georgia" w:hAnsi="Georgia"/>
        </w:rPr>
        <w:t xml:space="preserve">, S. 2021. Wild Edible Plants of </w:t>
      </w:r>
      <w:proofErr w:type="spellStart"/>
      <w:r>
        <w:rPr>
          <w:rFonts w:ascii="Georgia" w:hAnsi="Georgia"/>
        </w:rPr>
        <w:t>Paddar</w:t>
      </w:r>
      <w:proofErr w:type="spellEnd"/>
      <w:r>
        <w:rPr>
          <w:rFonts w:ascii="Georgia" w:hAnsi="Georgia"/>
        </w:rPr>
        <w:t xml:space="preserve"> Valley, Jammu </w:t>
      </w:r>
      <w:proofErr w:type="spellStart"/>
      <w:r>
        <w:rPr>
          <w:rFonts w:ascii="Georgia" w:hAnsi="Georgia"/>
        </w:rPr>
        <w:t>dividion</w:t>
      </w:r>
      <w:proofErr w:type="spellEnd"/>
      <w:r>
        <w:rPr>
          <w:rFonts w:ascii="Georgia" w:hAnsi="Georgia"/>
        </w:rPr>
        <w:t>, Jammu a</w:t>
      </w:r>
      <w:r>
        <w:rPr>
          <w:rFonts w:ascii="Georgia" w:hAnsi="Georgia"/>
        </w:rPr>
        <w:t xml:space="preserve">nd Kashmir, India. </w:t>
      </w:r>
      <w:r>
        <w:rPr>
          <w:rFonts w:ascii="Georgia" w:hAnsi="Georgia"/>
          <w:i/>
          <w:iCs/>
        </w:rPr>
        <w:t>Ethnobotany Research and Application</w:t>
      </w:r>
      <w:r>
        <w:rPr>
          <w:rFonts w:ascii="Georgia" w:hAnsi="Georgia"/>
        </w:rPr>
        <w:t>: 1-21.</w:t>
      </w:r>
    </w:p>
    <w:p w14:paraId="0445BEB2" w14:textId="77777777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 xml:space="preserve">Uddin, G., </w:t>
      </w:r>
      <w:proofErr w:type="spellStart"/>
      <w:r>
        <w:rPr>
          <w:rFonts w:ascii="Georgia" w:hAnsi="Georgia"/>
        </w:rPr>
        <w:t>Alam</w:t>
      </w:r>
      <w:proofErr w:type="spellEnd"/>
      <w:r>
        <w:rPr>
          <w:rFonts w:ascii="Georgia" w:hAnsi="Georgia"/>
        </w:rPr>
        <w:t xml:space="preserve">, M., Siddiqui, B. S., Rauf, A., Uddin, N., Sadat, A., Khan, A.A and Muhammad N. 2014. </w:t>
      </w:r>
      <w:proofErr w:type="spellStart"/>
      <w:r>
        <w:rPr>
          <w:rFonts w:ascii="Georgia" w:hAnsi="Georgia"/>
        </w:rPr>
        <w:t>Charaterization</w:t>
      </w:r>
      <w:proofErr w:type="spellEnd"/>
      <w:r>
        <w:rPr>
          <w:rFonts w:ascii="Georgia" w:hAnsi="Georgia"/>
        </w:rPr>
        <w:t xml:space="preserve"> and Isolation of a New Flavonoid from Viburnum grandiflorum. </w:t>
      </w:r>
      <w:r>
        <w:rPr>
          <w:rFonts w:ascii="Georgia" w:hAnsi="Georgia"/>
          <w:i/>
          <w:iCs/>
        </w:rPr>
        <w:t>Record of natu</w:t>
      </w:r>
      <w:r>
        <w:rPr>
          <w:rFonts w:ascii="Georgia" w:hAnsi="Georgia"/>
          <w:i/>
          <w:iCs/>
        </w:rPr>
        <w:t>ral product</w:t>
      </w:r>
      <w:r>
        <w:rPr>
          <w:rFonts w:ascii="Georgia" w:hAnsi="Georgia"/>
        </w:rPr>
        <w:t>: 619-622.</w:t>
      </w:r>
    </w:p>
    <w:p w14:paraId="02B16984" w14:textId="77777777" w:rsidR="00000000" w:rsidRDefault="00BF7EC1">
      <w:pPr>
        <w:pStyle w:val="NormalWeb"/>
        <w:divId w:val="931664301"/>
        <w:rPr>
          <w:rFonts w:ascii="Georgia" w:hAnsi="Georgia"/>
        </w:rPr>
      </w:pPr>
      <w:r>
        <w:rPr>
          <w:rFonts w:ascii="Georgia" w:hAnsi="Georgia"/>
        </w:rPr>
        <w:t xml:space="preserve">Uddin, G., </w:t>
      </w:r>
      <w:proofErr w:type="spellStart"/>
      <w:r>
        <w:rPr>
          <w:rFonts w:ascii="Georgia" w:hAnsi="Georgia"/>
        </w:rPr>
        <w:t>Alam</w:t>
      </w:r>
      <w:proofErr w:type="spellEnd"/>
      <w:r>
        <w:rPr>
          <w:rFonts w:ascii="Georgia" w:hAnsi="Georgia"/>
        </w:rPr>
        <w:t xml:space="preserve">, M., Siddiqui, S. B., Rauf, A., </w:t>
      </w:r>
      <w:proofErr w:type="gramStart"/>
      <w:r>
        <w:rPr>
          <w:rFonts w:ascii="Georgia" w:hAnsi="Georgia"/>
        </w:rPr>
        <w:t>Nizamuddin</w:t>
      </w:r>
      <w:proofErr w:type="gramEnd"/>
      <w:r>
        <w:rPr>
          <w:rFonts w:ascii="Georgia" w:hAnsi="Georgia"/>
        </w:rPr>
        <w:t xml:space="preserve"> and Muhammad N. 2013. Preliminary Phytochemical Profile and Antibacterial Evaluation of Viburnum </w:t>
      </w:r>
      <w:proofErr w:type="spellStart"/>
      <w:r>
        <w:rPr>
          <w:rFonts w:ascii="Georgia" w:hAnsi="Georgia"/>
        </w:rPr>
        <w:t>grandiflorrum</w:t>
      </w:r>
      <w:proofErr w:type="spellEnd"/>
      <w:r>
        <w:rPr>
          <w:rFonts w:ascii="Georgia" w:hAnsi="Georgia"/>
        </w:rPr>
        <w:t xml:space="preserve"> Wall. </w:t>
      </w:r>
      <w:r>
        <w:rPr>
          <w:rFonts w:ascii="Georgia" w:hAnsi="Georgia"/>
          <w:i/>
          <w:iCs/>
        </w:rPr>
        <w:t>Global Journal of Pharmacology</w:t>
      </w:r>
      <w:r>
        <w:rPr>
          <w:rFonts w:ascii="Georgia" w:hAnsi="Georgia"/>
        </w:rPr>
        <w:t>: 133-137.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63" w:author="Jack Plummer" w:date="2022-08-18T16:26:00Z" w:initials="JP">
    <w:p w14:paraId="287928CC" w14:textId="77777777" w:rsidR="00001E6D" w:rsidRDefault="00001E6D" w:rsidP="00020BEB">
      <w:pPr>
        <w:pStyle w:val="CommentText"/>
      </w:pPr>
      <w:r>
        <w:rPr>
          <w:rStyle w:val="CommentReference"/>
        </w:rPr>
        <w:annotationRef/>
      </w:r>
      <w:r>
        <w:t>Bit vague</w:t>
      </w:r>
    </w:p>
  </w:comment>
  <w:comment w:id="85" w:author="Jack Plummer" w:date="2022-08-18T16:32:00Z" w:initials="JP">
    <w:p w14:paraId="6C35D52D" w14:textId="77777777" w:rsidR="00BF7EC1" w:rsidRDefault="009C3674" w:rsidP="00536DA9">
      <w:pPr>
        <w:pStyle w:val="CommentText"/>
      </w:pPr>
      <w:r>
        <w:rPr>
          <w:rStyle w:val="CommentReference"/>
        </w:rPr>
        <w:annotationRef/>
      </w:r>
      <w:r w:rsidR="00BF7EC1">
        <w:t>Have added this based on threats table - please make sure that these match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87928CC" w15:done="0"/>
  <w15:commentEx w15:paraId="6C35D52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A8E6C4" w16cex:dateUtc="2022-08-18T15:26:00Z"/>
  <w16cex:commentExtensible w16cex:durableId="26A8E81B" w16cex:dateUtc="2022-08-18T15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87928CC" w16cid:durableId="26A8E6C4"/>
  <w16cid:commentId w16cid:paraId="6C35D52D" w16cid:durableId="26A8E8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4E6"/>
    <w:rsid w:val="00001E6D"/>
    <w:rsid w:val="005124E6"/>
    <w:rsid w:val="009C3674"/>
    <w:rsid w:val="00BF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C61DD"/>
  <w15:chartTrackingRefBased/>
  <w15:docId w15:val="{C1525B1F-A7E3-4220-A4FD-CF44CD71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5124E6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01E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01E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01E6D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E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E6D"/>
    <w:rPr>
      <w:rFonts w:eastAsiaTheme="minorEastAs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85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2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9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5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4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3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8279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506941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7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4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3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CE1F6B-E7E2-404F-BAAC-BBBEDB5779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01D3D9-0538-4166-B156-D46F1766C4B0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D47BE02-225E-4F74-B684-90A43E96204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332C442-A3E4-40C2-BF2C-107A0F148F1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8E4CB43-B69B-4A80-8507-9EA5FD09446A}">
  <ds:schemaRefs>
    <ds:schemaRef ds:uri="150f78d0-e5c4-40ba-9879-1115501c63e5"/>
    <ds:schemaRef ds:uri="http://purl.org/dc/terms/"/>
    <ds:schemaRef ds:uri="3174fa65-5130-4218-be7b-3006b691958f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590658d6-28a4-43df-8461-354b94568f6c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1133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Viburnum grandiflorum</vt:lpstr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Viburnum grandiflorum</dc:title>
  <dc:subject/>
  <dc:creator>Jack Plummer</dc:creator>
  <cp:keywords/>
  <dc:description/>
  <cp:lastModifiedBy>Jack Plummer</cp:lastModifiedBy>
  <cp:revision>2</cp:revision>
  <dcterms:created xsi:type="dcterms:W3CDTF">2022-08-18T15:36:00Z</dcterms:created>
  <dcterms:modified xsi:type="dcterms:W3CDTF">2022-08-18T15:36:00Z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