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8848E" w14:textId="77777777" w:rsidR="008500EF" w:rsidRDefault="008500EF">
      <w:pPr>
        <w:jc w:val="center"/>
        <w:divId w:val="401413765"/>
        <w:rPr>
          <w:rFonts w:ascii="Georgia" w:eastAsia="Times New Roman" w:hAnsi="Georgia"/>
          <w:b/>
          <w:bCs/>
          <w:sz w:val="29"/>
          <w:szCs w:val="29"/>
        </w:rPr>
      </w:pPr>
      <w:r>
        <w:rPr>
          <w:rFonts w:ascii="Georgia" w:eastAsia="Times New Roman" w:hAnsi="Georgia"/>
          <w:b/>
          <w:bCs/>
          <w:sz w:val="29"/>
          <w:szCs w:val="29"/>
        </w:rPr>
        <w:t>Draft</w:t>
      </w:r>
    </w:p>
    <w:p w14:paraId="6EF2141C" w14:textId="77777777" w:rsidR="008500EF" w:rsidRDefault="008500EF">
      <w:pPr>
        <w:divId w:val="75054596"/>
        <w:rPr>
          <w:rFonts w:ascii="Georgia" w:eastAsia="Times New Roman" w:hAnsi="Georgia"/>
          <w:sz w:val="18"/>
          <w:szCs w:val="18"/>
        </w:rPr>
      </w:pPr>
      <w:r>
        <w:rPr>
          <w:rFonts w:ascii="Georgia" w:eastAsia="Times New Roman" w:hAnsi="Georgia"/>
          <w:noProof/>
          <w:sz w:val="18"/>
          <w:szCs w:val="18"/>
        </w:rPr>
        <w:drawing>
          <wp:inline distT="0" distB="0" distL="0" distR="0" wp14:anchorId="313A9477" wp14:editId="2F5E6CB4">
            <wp:extent cx="326390" cy="326390"/>
            <wp:effectExtent l="0" t="0" r="16510" b="1651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p w14:paraId="57FA7A88" w14:textId="77777777" w:rsidR="008500EF" w:rsidRDefault="008500EF">
      <w:pPr>
        <w:shd w:val="clear" w:color="auto" w:fill="FFFFFF"/>
        <w:spacing w:before="100" w:beforeAutospacing="1" w:after="100" w:afterAutospacing="1"/>
        <w:jc w:val="right"/>
        <w:outlineLvl w:val="1"/>
        <w:divId w:val="75054596"/>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Lobelia rhynchopetalum</w:t>
      </w:r>
      <w:r>
        <w:rPr>
          <w:rFonts w:ascii="Georgia" w:eastAsia="Times New Roman" w:hAnsi="Georgia"/>
          <w:b/>
          <w:bCs/>
          <w:color w:val="000000"/>
          <w:kern w:val="36"/>
          <w:sz w:val="29"/>
          <w:szCs w:val="29"/>
        </w:rPr>
        <w:t xml:space="preserve"> - Hemsl.</w:t>
      </w:r>
    </w:p>
    <w:p w14:paraId="3F3B9B7B" w14:textId="77777777" w:rsidR="008500EF" w:rsidRDefault="008500EF">
      <w:pPr>
        <w:jc w:val="right"/>
        <w:divId w:val="75054596"/>
        <w:rPr>
          <w:rFonts w:ascii="Georgia" w:eastAsia="Times New Roman" w:hAnsi="Georgia"/>
          <w:sz w:val="18"/>
          <w:szCs w:val="18"/>
        </w:rPr>
      </w:pPr>
      <w:r>
        <w:rPr>
          <w:rFonts w:ascii="Georgia" w:eastAsia="Times New Roman" w:hAnsi="Georgia"/>
          <w:sz w:val="18"/>
          <w:szCs w:val="18"/>
        </w:rPr>
        <w:t>PLANTAE - TRACHEOPHYTA - MAGNOLIOPSIDA - ASTERALES - CAMPANULACEAE - Lobelia - rhynchopetalum</w:t>
      </w:r>
    </w:p>
    <w:p w14:paraId="6CC8A2FC" w14:textId="77777777" w:rsidR="008500EF" w:rsidRDefault="008500EF">
      <w:pPr>
        <w:pStyle w:val="NormalWeb"/>
        <w:divId w:val="1055589021"/>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Tupa rhynchopetalum Hochst. ex A.Rich.; Dortmanna montana (Fresen.) Kuntze; Lobelia rhynchopetalum E.Wimm ssp. callosomarginata; Rhynchopetalum montanum Fresen; Tupa montana (Fresen.) Vatke</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253"/>
        <w:gridCol w:w="486"/>
      </w:tblGrid>
      <w:tr w:rsidR="00BD629A" w14:paraId="6A40BC6E" w14:textId="77777777">
        <w:trPr>
          <w:tblCellSpacing w:w="15" w:type="dxa"/>
          <w:jc w:val="center"/>
        </w:trPr>
        <w:tc>
          <w:tcPr>
            <w:tcW w:w="0" w:type="auto"/>
            <w:gridSpan w:val="2"/>
            <w:tcBorders>
              <w:bottom w:val="single" w:sz="6" w:space="0" w:color="000000"/>
            </w:tcBorders>
            <w:shd w:val="clear" w:color="auto" w:fill="BBBBBB"/>
            <w:vAlign w:val="center"/>
            <w:hideMark/>
          </w:tcPr>
          <w:p w14:paraId="68218D90" w14:textId="77777777" w:rsidR="008500EF" w:rsidRDefault="008500EF">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BD629A" w14:paraId="4D360E71" w14:textId="77777777">
        <w:trPr>
          <w:tblCellSpacing w:w="15" w:type="dxa"/>
          <w:jc w:val="center"/>
        </w:trPr>
        <w:tc>
          <w:tcPr>
            <w:tcW w:w="0" w:type="auto"/>
            <w:gridSpan w:val="2"/>
            <w:vAlign w:val="center"/>
            <w:hideMark/>
          </w:tcPr>
          <w:p w14:paraId="5089B01C" w14:textId="77777777" w:rsidR="008500EF" w:rsidRDefault="008500EF">
            <w:pPr>
              <w:spacing w:after="75"/>
              <w:rPr>
                <w:rFonts w:ascii="Georgia" w:eastAsia="Times New Roman" w:hAnsi="Georgia"/>
                <w:sz w:val="20"/>
                <w:szCs w:val="20"/>
              </w:rPr>
            </w:pPr>
            <w:r>
              <w:rPr>
                <w:rFonts w:ascii="Georgia" w:eastAsia="Times New Roman" w:hAnsi="Georgia"/>
                <w:sz w:val="20"/>
                <w:szCs w:val="20"/>
              </w:rPr>
              <w:t>CR - Critically Endangered, A3bc (IUCN version 3.1)</w:t>
            </w:r>
          </w:p>
        </w:tc>
      </w:tr>
      <w:tr w:rsidR="00BD629A" w14:paraId="5D2C6355" w14:textId="77777777">
        <w:trPr>
          <w:tblCellSpacing w:w="15" w:type="dxa"/>
          <w:jc w:val="center"/>
        </w:trPr>
        <w:tc>
          <w:tcPr>
            <w:tcW w:w="0" w:type="auto"/>
            <w:gridSpan w:val="2"/>
            <w:vAlign w:val="center"/>
            <w:hideMark/>
          </w:tcPr>
          <w:p w14:paraId="2DD4F0F3" w14:textId="77777777" w:rsidR="008500EF" w:rsidRDefault="008500EF">
            <w:pPr>
              <w:spacing w:after="75"/>
              <w:rPr>
                <w:rFonts w:ascii="Georgia" w:eastAsia="Times New Roman" w:hAnsi="Georgia"/>
                <w:sz w:val="18"/>
                <w:szCs w:val="18"/>
              </w:rPr>
            </w:pPr>
            <w:r>
              <w:rPr>
                <w:rFonts w:ascii="Georgia" w:eastAsia="Times New Roman" w:hAnsi="Georgia"/>
                <w:sz w:val="18"/>
                <w:szCs w:val="18"/>
              </w:rPr>
              <w:t> </w:t>
            </w:r>
          </w:p>
        </w:tc>
      </w:tr>
      <w:tr w:rsidR="00BD629A" w14:paraId="1CB6C2C5" w14:textId="77777777">
        <w:trPr>
          <w:tblCellSpacing w:w="15" w:type="dxa"/>
          <w:jc w:val="center"/>
        </w:trPr>
        <w:tc>
          <w:tcPr>
            <w:tcW w:w="0" w:type="auto"/>
            <w:vAlign w:val="center"/>
            <w:hideMark/>
          </w:tcPr>
          <w:p w14:paraId="0AEB918B" w14:textId="77777777" w:rsidR="008500EF" w:rsidRDefault="008500EF">
            <w:pPr>
              <w:spacing w:after="75"/>
              <w:rPr>
                <w:rFonts w:ascii="Georgia" w:eastAsia="Times New Roman" w:hAnsi="Georgia"/>
                <w:sz w:val="18"/>
                <w:szCs w:val="18"/>
              </w:rPr>
            </w:pPr>
            <w:r>
              <w:rPr>
                <w:rFonts w:ascii="Georgia" w:eastAsia="Times New Roman" w:hAnsi="Georgia"/>
                <w:sz w:val="18"/>
                <w:szCs w:val="18"/>
              </w:rPr>
              <w:t xml:space="preserve">Possibly Extinct: </w:t>
            </w:r>
          </w:p>
        </w:tc>
        <w:tc>
          <w:tcPr>
            <w:tcW w:w="0" w:type="auto"/>
            <w:vAlign w:val="center"/>
            <w:hideMark/>
          </w:tcPr>
          <w:p w14:paraId="0A3B36EC" w14:textId="77777777" w:rsidR="008500EF" w:rsidRDefault="008500EF">
            <w:pPr>
              <w:spacing w:after="75"/>
              <w:rPr>
                <w:rFonts w:ascii="Georgia" w:eastAsia="Times New Roman" w:hAnsi="Georgia"/>
                <w:sz w:val="18"/>
                <w:szCs w:val="18"/>
              </w:rPr>
            </w:pPr>
            <w:r>
              <w:rPr>
                <w:rFonts w:ascii="Georgia" w:eastAsia="Times New Roman" w:hAnsi="Georgia"/>
                <w:sz w:val="18"/>
                <w:szCs w:val="18"/>
              </w:rPr>
              <w:t>No</w:t>
            </w:r>
          </w:p>
        </w:tc>
      </w:tr>
      <w:tr w:rsidR="00BD629A" w14:paraId="6CF09C93" w14:textId="77777777">
        <w:trPr>
          <w:tblCellSpacing w:w="15" w:type="dxa"/>
          <w:jc w:val="center"/>
        </w:trPr>
        <w:tc>
          <w:tcPr>
            <w:tcW w:w="0" w:type="auto"/>
            <w:vAlign w:val="center"/>
            <w:hideMark/>
          </w:tcPr>
          <w:p w14:paraId="2A5ABA89" w14:textId="77777777" w:rsidR="008500EF" w:rsidRDefault="008500EF">
            <w:pPr>
              <w:spacing w:after="75"/>
              <w:rPr>
                <w:rFonts w:ascii="Georgia" w:eastAsia="Times New Roman" w:hAnsi="Georgia"/>
                <w:sz w:val="18"/>
                <w:szCs w:val="18"/>
              </w:rPr>
            </w:pPr>
            <w:r>
              <w:rPr>
                <w:rFonts w:ascii="Georgia" w:eastAsia="Times New Roman" w:hAnsi="Georgia"/>
                <w:sz w:val="18"/>
                <w:szCs w:val="18"/>
              </w:rPr>
              <w:t xml:space="preserve">Possibly Extinct in the Wild: </w:t>
            </w:r>
          </w:p>
        </w:tc>
        <w:tc>
          <w:tcPr>
            <w:tcW w:w="0" w:type="auto"/>
            <w:vAlign w:val="center"/>
            <w:hideMark/>
          </w:tcPr>
          <w:p w14:paraId="75B2F1BB" w14:textId="77777777" w:rsidR="008500EF" w:rsidRDefault="008500EF">
            <w:pPr>
              <w:spacing w:after="75"/>
              <w:rPr>
                <w:rFonts w:ascii="Georgia" w:eastAsia="Times New Roman" w:hAnsi="Georgia"/>
                <w:sz w:val="18"/>
                <w:szCs w:val="18"/>
              </w:rPr>
            </w:pPr>
            <w:r>
              <w:rPr>
                <w:rFonts w:ascii="Georgia" w:eastAsia="Times New Roman" w:hAnsi="Georgia"/>
                <w:sz w:val="18"/>
                <w:szCs w:val="18"/>
              </w:rPr>
              <w:t>No</w:t>
            </w:r>
          </w:p>
        </w:tc>
      </w:tr>
      <w:tr w:rsidR="00BD629A" w14:paraId="61853698" w14:textId="77777777">
        <w:trPr>
          <w:tblCellSpacing w:w="15" w:type="dxa"/>
          <w:jc w:val="center"/>
        </w:trPr>
        <w:tc>
          <w:tcPr>
            <w:tcW w:w="0" w:type="auto"/>
            <w:vAlign w:val="center"/>
            <w:hideMark/>
          </w:tcPr>
          <w:p w14:paraId="65B3A72A" w14:textId="77777777" w:rsidR="008500EF" w:rsidRDefault="008500EF">
            <w:pPr>
              <w:spacing w:after="75"/>
              <w:rPr>
                <w:rFonts w:ascii="Georgia" w:eastAsia="Times New Roman" w:hAnsi="Georgia"/>
                <w:sz w:val="18"/>
                <w:szCs w:val="18"/>
              </w:rPr>
            </w:pPr>
            <w:r>
              <w:rPr>
                <w:rFonts w:ascii="Georgia" w:eastAsia="Times New Roman" w:hAnsi="Georgia"/>
                <w:sz w:val="18"/>
                <w:szCs w:val="18"/>
              </w:rPr>
              <w:t xml:space="preserve">Date Last Recorded (in the wild): </w:t>
            </w:r>
          </w:p>
        </w:tc>
        <w:tc>
          <w:tcPr>
            <w:tcW w:w="0" w:type="auto"/>
            <w:vAlign w:val="center"/>
            <w:hideMark/>
          </w:tcPr>
          <w:p w14:paraId="3820E886" w14:textId="77777777" w:rsidR="008500EF" w:rsidRDefault="008500EF">
            <w:pPr>
              <w:spacing w:after="75"/>
              <w:rPr>
                <w:rFonts w:ascii="Georgia" w:eastAsia="Times New Roman" w:hAnsi="Georgia"/>
                <w:sz w:val="18"/>
                <w:szCs w:val="18"/>
              </w:rPr>
            </w:pPr>
          </w:p>
        </w:tc>
      </w:tr>
    </w:tbl>
    <w:p w14:paraId="4E8C3DDC" w14:textId="77777777" w:rsidR="008500EF" w:rsidRDefault="008500EF">
      <w:pPr>
        <w:pStyle w:val="Heading1"/>
        <w:divId w:val="230771703"/>
        <w:rPr>
          <w:rFonts w:ascii="Georgia" w:eastAsia="Times New Roman" w:hAnsi="Georgia"/>
          <w:sz w:val="29"/>
          <w:szCs w:val="29"/>
        </w:rPr>
      </w:pPr>
      <w:r>
        <w:rPr>
          <w:rFonts w:ascii="Georgia" w:eastAsia="Times New Roman" w:hAnsi="Georgia"/>
          <w:sz w:val="29"/>
          <w:szCs w:val="29"/>
        </w:rPr>
        <w:t>Red List Assessment</w:t>
      </w:r>
    </w:p>
    <w:p w14:paraId="752DF630" w14:textId="77777777" w:rsidR="008500EF" w:rsidRDefault="008500EF">
      <w:pPr>
        <w:pStyle w:val="Heading2"/>
        <w:divId w:val="230771703"/>
        <w:rPr>
          <w:rFonts w:ascii="Georgia" w:eastAsia="Times New Roman" w:hAnsi="Georgia"/>
          <w:sz w:val="27"/>
          <w:szCs w:val="27"/>
        </w:rPr>
      </w:pPr>
      <w:r>
        <w:rPr>
          <w:rFonts w:ascii="Georgia" w:eastAsia="Times New Roman" w:hAnsi="Georgia"/>
          <w:sz w:val="27"/>
          <w:szCs w:val="27"/>
        </w:rPr>
        <w:t>Assessment Information</w:t>
      </w:r>
    </w:p>
    <w:p w14:paraId="7F4A8466" w14:textId="77777777" w:rsidR="008500EF" w:rsidRDefault="008500EF">
      <w:pPr>
        <w:pStyle w:val="NormalWeb"/>
        <w:divId w:val="230771703"/>
        <w:rPr>
          <w:rFonts w:ascii="Georgia" w:hAnsi="Georgia"/>
        </w:rPr>
      </w:pPr>
      <w:r>
        <w:rPr>
          <w:rStyle w:val="datalabel1"/>
          <w:rFonts w:ascii="Georgia" w:hAnsi="Georgia"/>
        </w:rPr>
        <w:t xml:space="preserve">Date of Assessment: </w:t>
      </w:r>
      <w:r>
        <w:rPr>
          <w:rFonts w:ascii="Georgia" w:hAnsi="Georgia"/>
        </w:rPr>
        <w:t>2024-02-26</w:t>
      </w:r>
    </w:p>
    <w:p w14:paraId="68C62BB9" w14:textId="77777777" w:rsidR="008500EF" w:rsidRDefault="008500EF">
      <w:pPr>
        <w:pStyle w:val="NormalWeb"/>
        <w:divId w:val="230771703"/>
        <w:rPr>
          <w:rFonts w:ascii="Georgia" w:hAnsi="Georgia"/>
        </w:rPr>
      </w:pPr>
      <w:r>
        <w:rPr>
          <w:rStyle w:val="datalabel1"/>
          <w:rFonts w:ascii="Georgia" w:hAnsi="Georgia"/>
        </w:rPr>
        <w:t xml:space="preserve">Assessor(s): </w:t>
      </w:r>
      <w:r>
        <w:rPr>
          <w:rFonts w:ascii="Georgia" w:hAnsi="Georgia"/>
        </w:rPr>
        <w:t>Terry, E.</w:t>
      </w:r>
    </w:p>
    <w:p w14:paraId="15883CFD" w14:textId="77777777" w:rsidR="008500EF" w:rsidRDefault="008500EF">
      <w:pPr>
        <w:pStyle w:val="NormalWeb"/>
        <w:divId w:val="230771703"/>
        <w:rPr>
          <w:rFonts w:ascii="Georgia" w:hAnsi="Georgia"/>
        </w:rPr>
      </w:pPr>
      <w:r>
        <w:rPr>
          <w:rStyle w:val="datalabel1"/>
          <w:rFonts w:ascii="Georgia" w:hAnsi="Georgia"/>
        </w:rPr>
        <w:t xml:space="preserve">Institution(s): </w:t>
      </w:r>
      <w:r>
        <w:rPr>
          <w:rFonts w:ascii="Georgia" w:hAnsi="Georgia"/>
        </w:rPr>
        <w:t>Royal Botanic Gardens, Kew</w:t>
      </w:r>
    </w:p>
    <w:p w14:paraId="26987527" w14:textId="77777777" w:rsidR="008500EF" w:rsidRDefault="008500EF">
      <w:pPr>
        <w:pStyle w:val="NormalWeb"/>
        <w:divId w:val="230771703"/>
        <w:rPr>
          <w:rFonts w:ascii="Georgia" w:hAnsi="Georgia"/>
        </w:rPr>
      </w:pPr>
      <w:r>
        <w:rPr>
          <w:rStyle w:val="datalabel1"/>
          <w:rFonts w:ascii="Georgia" w:hAnsi="Georgia"/>
        </w:rPr>
        <w:t xml:space="preserve">Regions: </w:t>
      </w:r>
      <w:r>
        <w:rPr>
          <w:rFonts w:ascii="Georgia" w:hAnsi="Georgia"/>
        </w:rPr>
        <w:t>Global</w:t>
      </w:r>
    </w:p>
    <w:p w14:paraId="41D31855" w14:textId="77777777" w:rsidR="008500EF" w:rsidRDefault="008500EF">
      <w:pPr>
        <w:pStyle w:val="Heading2"/>
        <w:divId w:val="230771703"/>
        <w:rPr>
          <w:rFonts w:ascii="Georgia" w:eastAsia="Times New Roman" w:hAnsi="Georgia"/>
          <w:sz w:val="27"/>
          <w:szCs w:val="27"/>
        </w:rPr>
      </w:pPr>
      <w:r>
        <w:rPr>
          <w:rFonts w:ascii="Georgia" w:eastAsia="Times New Roman" w:hAnsi="Georgia"/>
          <w:sz w:val="27"/>
          <w:szCs w:val="27"/>
        </w:rPr>
        <w:t>Assessment Rationale</w:t>
      </w:r>
    </w:p>
    <w:p w14:paraId="5A595370" w14:textId="6C91D7F2" w:rsidR="008500EF" w:rsidRDefault="008500EF">
      <w:pPr>
        <w:pStyle w:val="NormalWeb"/>
        <w:divId w:val="230771703"/>
        <w:rPr>
          <w:rStyle w:val="ui-provider"/>
        </w:rPr>
      </w:pPr>
      <w:r>
        <w:rPr>
          <w:rStyle w:val="Emphasis"/>
          <w:rFonts w:ascii="Georgia" w:hAnsi="Georgia"/>
        </w:rPr>
        <w:t>Lobelia rhynchopetalum</w:t>
      </w:r>
      <w:r>
        <w:rPr>
          <w:rFonts w:ascii="Georgia" w:hAnsi="Georgia"/>
        </w:rPr>
        <w:t> is a giant rosette plant endemic to the Ethiopian highlands, occurring at elevations of </w:t>
      </w:r>
      <w:del w:id="0" w:author="Jack Plummer" w:date="2024-03-05T12:51:00Z">
        <w:r w:rsidDel="009D50E7">
          <w:rPr>
            <w:rFonts w:ascii="Georgia" w:hAnsi="Georgia"/>
          </w:rPr>
          <w:delText xml:space="preserve"> </w:delText>
        </w:r>
      </w:del>
      <w:r>
        <w:rPr>
          <w:rFonts w:ascii="Georgia" w:hAnsi="Georgia"/>
        </w:rPr>
        <w:t>3</w:t>
      </w:r>
      <w:ins w:id="1" w:author="Jack Plummer" w:date="2024-03-05T12:51:00Z">
        <w:r w:rsidR="009D50E7">
          <w:rPr>
            <w:rFonts w:ascii="Georgia" w:hAnsi="Georgia"/>
          </w:rPr>
          <w:t>,</w:t>
        </w:r>
      </w:ins>
      <w:r>
        <w:rPr>
          <w:rFonts w:ascii="Georgia" w:hAnsi="Georgia"/>
        </w:rPr>
        <w:t>000</w:t>
      </w:r>
      <w:r>
        <w:rPr>
          <w:rStyle w:val="ui-provider"/>
          <w:rFonts w:ascii="Georgia" w:hAnsi="Georgia"/>
        </w:rPr>
        <w:t>–4</w:t>
      </w:r>
      <w:ins w:id="2" w:author="Jack Plummer" w:date="2024-03-05T12:51:00Z">
        <w:r w:rsidR="009D50E7">
          <w:rPr>
            <w:rStyle w:val="ui-provider"/>
            <w:rFonts w:ascii="Georgia" w:hAnsi="Georgia"/>
          </w:rPr>
          <w:t>,</w:t>
        </w:r>
      </w:ins>
      <w:r>
        <w:rPr>
          <w:rStyle w:val="ui-provider"/>
          <w:rFonts w:ascii="Georgia" w:hAnsi="Georgia"/>
        </w:rPr>
        <w:t xml:space="preserve">350 m asl. </w:t>
      </w:r>
      <w:commentRangeStart w:id="3"/>
      <w:r>
        <w:rPr>
          <w:rStyle w:val="ui-provider"/>
          <w:rFonts w:ascii="Georgia" w:hAnsi="Georgia"/>
        </w:rPr>
        <w:t>Known from 48 georeferenced herbarium specimens collected between 1842 and 2019</w:t>
      </w:r>
      <w:commentRangeEnd w:id="3"/>
      <w:r w:rsidR="00933702">
        <w:rPr>
          <w:rStyle w:val="CommentReference"/>
        </w:rPr>
        <w:commentReference w:id="3"/>
      </w:r>
      <w:r>
        <w:rPr>
          <w:rStyle w:val="ui-provider"/>
          <w:rFonts w:ascii="Georgia" w:hAnsi="Georgia"/>
        </w:rPr>
        <w:t>, it is found in the floristic regions of Gondar, Welo Uppland, Gojam, Shewa Uppland, Arsi, Bale and Harerghe. Under current climatic conditions this species is widespread with an EOO of 152,451 km</w:t>
      </w:r>
      <w:r>
        <w:rPr>
          <w:rStyle w:val="ui-provider"/>
          <w:rFonts w:ascii="Georgia" w:hAnsi="Georgia"/>
          <w:vertAlign w:val="superscript"/>
        </w:rPr>
        <w:t>2</w:t>
      </w:r>
      <w:r>
        <w:rPr>
          <w:rStyle w:val="ui-provider"/>
          <w:rFonts w:ascii="Georgia" w:hAnsi="Georgia"/>
        </w:rPr>
        <w:t>, exceeding the threshold values for threatened categories under criteria B1, and an AOO of 144 km</w:t>
      </w:r>
      <w:r>
        <w:rPr>
          <w:rStyle w:val="ui-provider"/>
          <w:rFonts w:ascii="Georgia" w:hAnsi="Georgia"/>
          <w:vertAlign w:val="superscript"/>
        </w:rPr>
        <w:t>2</w:t>
      </w:r>
      <w:r>
        <w:rPr>
          <w:rStyle w:val="ui-provider"/>
          <w:rFonts w:ascii="Georgia" w:hAnsi="Georgia"/>
        </w:rPr>
        <w:t xml:space="preserve">, within the threshold values for the Endangered category under B2. </w:t>
      </w:r>
      <w:commentRangeStart w:id="4"/>
      <w:r>
        <w:rPr>
          <w:rStyle w:val="ui-provider"/>
          <w:rFonts w:ascii="Georgia" w:hAnsi="Georgia"/>
        </w:rPr>
        <w:t xml:space="preserve">Based off significant distance between localities and altitudinal restrictions, this species </w:t>
      </w:r>
      <w:del w:id="5" w:author="Jack Plummer" w:date="2024-03-05T12:51:00Z">
        <w:r w:rsidDel="009D50E7">
          <w:rPr>
            <w:rStyle w:val="ui-provider"/>
            <w:rFonts w:ascii="Georgia" w:hAnsi="Georgia"/>
          </w:rPr>
          <w:delText xml:space="preserve">has </w:delText>
        </w:r>
      </w:del>
      <w:ins w:id="6" w:author="Jack Plummer" w:date="2024-03-05T12:51:00Z">
        <w:r w:rsidR="009D50E7">
          <w:rPr>
            <w:rStyle w:val="ui-provider"/>
            <w:rFonts w:ascii="Georgia" w:hAnsi="Georgia"/>
          </w:rPr>
          <w:t xml:space="preserve">is estimated to have </w:t>
        </w:r>
      </w:ins>
      <w:r>
        <w:rPr>
          <w:rStyle w:val="ui-provider"/>
          <w:rFonts w:ascii="Georgia" w:hAnsi="Georgia"/>
        </w:rPr>
        <w:t xml:space="preserve">17 locations facing different </w:t>
      </w:r>
      <w:del w:id="7" w:author="Jack Plummer" w:date="2024-03-05T12:51:00Z">
        <w:r w:rsidDel="00054E3C">
          <w:rPr>
            <w:rStyle w:val="ui-provider"/>
            <w:rFonts w:ascii="Georgia" w:hAnsi="Georgia"/>
          </w:rPr>
          <w:delText>threatening events</w:delText>
        </w:r>
      </w:del>
      <w:ins w:id="8" w:author="Jack Plummer" w:date="2024-03-05T12:51:00Z">
        <w:r w:rsidR="00054E3C">
          <w:rPr>
            <w:rStyle w:val="ui-provider"/>
            <w:rFonts w:ascii="Georgia" w:hAnsi="Georgia"/>
          </w:rPr>
          <w:t>rates o</w:t>
        </w:r>
      </w:ins>
      <w:ins w:id="9" w:author="Jack Plummer" w:date="2024-03-05T12:52:00Z">
        <w:r w:rsidR="00054E3C">
          <w:rPr>
            <w:rStyle w:val="ui-provider"/>
            <w:rFonts w:ascii="Georgia" w:hAnsi="Georgia"/>
          </w:rPr>
          <w:t xml:space="preserve">f </w:t>
        </w:r>
        <w:r w:rsidR="00BF33FD">
          <w:rPr>
            <w:rStyle w:val="ui-provider"/>
            <w:rFonts w:ascii="Georgia" w:hAnsi="Georgia"/>
          </w:rPr>
          <w:t>decline</w:t>
        </w:r>
      </w:ins>
      <w:r>
        <w:rPr>
          <w:rStyle w:val="ui-provider"/>
          <w:rFonts w:ascii="Georgia" w:hAnsi="Georgia"/>
        </w:rPr>
        <w:t xml:space="preserve"> in the face of climate change. </w:t>
      </w:r>
      <w:commentRangeEnd w:id="4"/>
      <w:r w:rsidR="00F45304">
        <w:rPr>
          <w:rStyle w:val="CommentReference"/>
        </w:rPr>
        <w:commentReference w:id="4"/>
      </w:r>
      <w:commentRangeStart w:id="10"/>
      <w:commentRangeStart w:id="11"/>
      <w:r>
        <w:rPr>
          <w:rStyle w:val="ui-provider"/>
          <w:rFonts w:ascii="Georgia" w:hAnsi="Georgia"/>
        </w:rPr>
        <w:t>The population size is unknown, however using projections of habitat range and genetic diversity loss as proxies, this species will experience at least an 82% reduction in population by 2080, within three generations lengths of this species life cycle, within the threshold values for the Critically Endangered category under criteria A3</w:t>
      </w:r>
      <w:commentRangeEnd w:id="10"/>
      <w:r w:rsidR="00B0213A">
        <w:rPr>
          <w:rStyle w:val="CommentReference"/>
        </w:rPr>
        <w:commentReference w:id="10"/>
      </w:r>
      <w:commentRangeEnd w:id="11"/>
      <w:r w:rsidR="00287396">
        <w:rPr>
          <w:rStyle w:val="CommentReference"/>
        </w:rPr>
        <w:commentReference w:id="11"/>
      </w:r>
      <w:r>
        <w:rPr>
          <w:rStyle w:val="ui-provider"/>
          <w:rFonts w:ascii="Georgia" w:hAnsi="Georgia"/>
        </w:rPr>
        <w:t>. This will see a decline in EOO, AOO, quality of habitat and number of locations. Its current range is somewhat disconnected being confined to alpine areas, but not yet severely fragmented, and it is not subject to extreme fluctuations. Thus, this species is assessed as Critically Endangered under A3bc.</w:t>
      </w:r>
    </w:p>
    <w:p w14:paraId="2FE2D25F" w14:textId="77777777" w:rsidR="008500EF" w:rsidRDefault="008500EF">
      <w:pPr>
        <w:pStyle w:val="Heading1"/>
        <w:divId w:val="314727297"/>
        <w:rPr>
          <w:rFonts w:eastAsia="Times New Roman"/>
          <w:sz w:val="29"/>
          <w:szCs w:val="29"/>
        </w:rPr>
      </w:pPr>
      <w:r>
        <w:rPr>
          <w:rFonts w:ascii="Georgia" w:eastAsia="Times New Roman" w:hAnsi="Georgia"/>
          <w:sz w:val="29"/>
          <w:szCs w:val="29"/>
        </w:rPr>
        <w:t>Distribution</w:t>
      </w:r>
    </w:p>
    <w:p w14:paraId="2BAD4275" w14:textId="77777777" w:rsidR="008500EF" w:rsidRDefault="008500EF">
      <w:pPr>
        <w:pStyle w:val="Heading2"/>
        <w:divId w:val="314727297"/>
        <w:rPr>
          <w:rFonts w:ascii="Georgia" w:eastAsia="Times New Roman" w:hAnsi="Georgia"/>
          <w:sz w:val="27"/>
          <w:szCs w:val="27"/>
        </w:rPr>
      </w:pPr>
      <w:r>
        <w:rPr>
          <w:rFonts w:ascii="Georgia" w:eastAsia="Times New Roman" w:hAnsi="Georgia"/>
          <w:sz w:val="27"/>
          <w:szCs w:val="27"/>
        </w:rPr>
        <w:lastRenderedPageBreak/>
        <w:t>Geographic Range</w:t>
      </w:r>
    </w:p>
    <w:p w14:paraId="30DB41F8" w14:textId="724F972C" w:rsidR="008500EF" w:rsidRDefault="008500EF">
      <w:pPr>
        <w:pStyle w:val="NormalWeb"/>
        <w:divId w:val="314727297"/>
        <w:rPr>
          <w:rStyle w:val="ui-provider"/>
        </w:rPr>
      </w:pPr>
      <w:r>
        <w:rPr>
          <w:rStyle w:val="Emphasis"/>
          <w:rFonts w:ascii="Georgia" w:hAnsi="Georgia"/>
        </w:rPr>
        <w:t>Lobelia rhynchopetalum</w:t>
      </w:r>
      <w:r>
        <w:rPr>
          <w:rFonts w:ascii="Georgia" w:hAnsi="Georgia"/>
        </w:rPr>
        <w:t xml:space="preserve"> is a giant rosette plant endemic to the Ethiopian highlands, occurring at elevations of </w:t>
      </w:r>
      <w:del w:id="12" w:author="Jack Plummer" w:date="2024-03-05T14:13:00Z">
        <w:r w:rsidDel="007B7302">
          <w:rPr>
            <w:rFonts w:ascii="Georgia" w:hAnsi="Georgia"/>
          </w:rPr>
          <w:delText xml:space="preserve"> </w:delText>
        </w:r>
      </w:del>
      <w:r>
        <w:rPr>
          <w:rFonts w:ascii="Georgia" w:hAnsi="Georgia"/>
        </w:rPr>
        <w:t>3</w:t>
      </w:r>
      <w:ins w:id="13" w:author="Jack Plummer" w:date="2024-03-05T14:13:00Z">
        <w:r w:rsidR="007B7302">
          <w:rPr>
            <w:rFonts w:ascii="Georgia" w:hAnsi="Georgia"/>
          </w:rPr>
          <w:t>,</w:t>
        </w:r>
      </w:ins>
      <w:r>
        <w:rPr>
          <w:rFonts w:ascii="Georgia" w:hAnsi="Georgia"/>
        </w:rPr>
        <w:t>000</w:t>
      </w:r>
      <w:r>
        <w:rPr>
          <w:rStyle w:val="ui-provider"/>
          <w:rFonts w:ascii="Georgia" w:hAnsi="Georgia"/>
        </w:rPr>
        <w:t>–4</w:t>
      </w:r>
      <w:ins w:id="14" w:author="Jack Plummer" w:date="2024-03-05T14:13:00Z">
        <w:r w:rsidR="007B7302">
          <w:rPr>
            <w:rStyle w:val="ui-provider"/>
            <w:rFonts w:ascii="Georgia" w:hAnsi="Georgia"/>
          </w:rPr>
          <w:t>,</w:t>
        </w:r>
      </w:ins>
      <w:r>
        <w:rPr>
          <w:rStyle w:val="ui-provider"/>
          <w:rFonts w:ascii="Georgia" w:hAnsi="Georgia"/>
        </w:rPr>
        <w:t xml:space="preserve">350 m asl (Thulin 2006). It is found in the floristic regions of Gondar, Welo Uppland, Gojam, Shewa Uppland, Arsi, Bale and Harerghe. Although widespread with an </w:t>
      </w:r>
      <w:commentRangeStart w:id="15"/>
      <w:commentRangeStart w:id="16"/>
      <w:r>
        <w:rPr>
          <w:rStyle w:val="ui-provider"/>
          <w:rFonts w:ascii="Georgia" w:hAnsi="Georgia"/>
        </w:rPr>
        <w:t>EOO of 152,451 km</w:t>
      </w:r>
      <w:r>
        <w:rPr>
          <w:rStyle w:val="ui-provider"/>
          <w:rFonts w:ascii="Georgia" w:hAnsi="Georgia"/>
          <w:vertAlign w:val="superscript"/>
        </w:rPr>
        <w:t xml:space="preserve">2 </w:t>
      </w:r>
      <w:r>
        <w:rPr>
          <w:rStyle w:val="ui-provider"/>
          <w:rFonts w:ascii="Georgia" w:hAnsi="Georgia"/>
        </w:rPr>
        <w:t>and an AOO of 144 km</w:t>
      </w:r>
      <w:r>
        <w:rPr>
          <w:rStyle w:val="ui-provider"/>
          <w:rFonts w:ascii="Georgia" w:hAnsi="Georgia"/>
          <w:vertAlign w:val="superscript"/>
        </w:rPr>
        <w:t>2</w:t>
      </w:r>
      <w:r>
        <w:rPr>
          <w:rStyle w:val="ui-provider"/>
          <w:rFonts w:ascii="Georgia" w:hAnsi="Georgia"/>
        </w:rPr>
        <w:t xml:space="preserve">, </w:t>
      </w:r>
      <w:commentRangeEnd w:id="15"/>
      <w:r w:rsidR="003944AE">
        <w:rPr>
          <w:rStyle w:val="CommentReference"/>
        </w:rPr>
        <w:commentReference w:id="15"/>
      </w:r>
      <w:commentRangeEnd w:id="16"/>
      <w:r w:rsidR="0013251D">
        <w:rPr>
          <w:rStyle w:val="CommentReference"/>
        </w:rPr>
        <w:commentReference w:id="16"/>
      </w:r>
      <w:r>
        <w:rPr>
          <w:rStyle w:val="ui-provider"/>
          <w:rFonts w:ascii="Georgia" w:hAnsi="Georgia"/>
        </w:rPr>
        <w:t xml:space="preserve">its current range is somewhat disconnected being confined to alpine areas. Based off significant distance between localities and altitudinal restrictions, this species </w:t>
      </w:r>
      <w:del w:id="17" w:author="Jack Plummer" w:date="2024-03-05T14:13:00Z">
        <w:r w:rsidDel="007B7302">
          <w:rPr>
            <w:rStyle w:val="ui-provider"/>
            <w:rFonts w:ascii="Georgia" w:hAnsi="Georgia"/>
          </w:rPr>
          <w:delText>has 17</w:delText>
        </w:r>
      </w:del>
      <w:ins w:id="18" w:author="Jack Plummer" w:date="2024-03-05T14:13:00Z">
        <w:r w:rsidR="007B7302">
          <w:rPr>
            <w:rStyle w:val="ui-provider"/>
            <w:rFonts w:ascii="Georgia" w:hAnsi="Georgia"/>
          </w:rPr>
          <w:t>is estimated to have at least ten</w:t>
        </w:r>
      </w:ins>
      <w:r>
        <w:rPr>
          <w:rStyle w:val="ui-provider"/>
          <w:rFonts w:ascii="Georgia" w:hAnsi="Georgia"/>
        </w:rPr>
        <w:t xml:space="preserve"> locations facing different </w:t>
      </w:r>
      <w:del w:id="19" w:author="Jack Plummer" w:date="2024-03-05T14:13:00Z">
        <w:r w:rsidDel="007B7302">
          <w:rPr>
            <w:rStyle w:val="ui-provider"/>
            <w:rFonts w:ascii="Georgia" w:hAnsi="Georgia"/>
          </w:rPr>
          <w:delText>threatening events</w:delText>
        </w:r>
      </w:del>
      <w:ins w:id="20" w:author="Jack Plummer" w:date="2024-03-05T14:13:00Z">
        <w:r w:rsidR="007B7302">
          <w:rPr>
            <w:rStyle w:val="ui-provider"/>
            <w:rFonts w:ascii="Georgia" w:hAnsi="Georgia"/>
          </w:rPr>
          <w:t>rates of decline</w:t>
        </w:r>
      </w:ins>
      <w:r>
        <w:rPr>
          <w:rStyle w:val="ui-provider"/>
          <w:rFonts w:ascii="Georgia" w:hAnsi="Georgia"/>
        </w:rPr>
        <w:t xml:space="preserve"> in the face of climate change.</w:t>
      </w:r>
    </w:p>
    <w:p w14:paraId="667E9B29" w14:textId="77777777" w:rsidR="008500EF" w:rsidRDefault="008500EF">
      <w:pPr>
        <w:pStyle w:val="Heading2"/>
        <w:divId w:val="314727297"/>
        <w:rPr>
          <w:rFonts w:eastAsia="Times New Roman"/>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91"/>
        <w:gridCol w:w="6219"/>
      </w:tblGrid>
      <w:tr w:rsidR="00BD629A" w14:paraId="1F69F8A8" w14:textId="77777777">
        <w:trPr>
          <w:divId w:val="314727297"/>
          <w:tblCellSpacing w:w="15" w:type="dxa"/>
        </w:trPr>
        <w:tc>
          <w:tcPr>
            <w:tcW w:w="0" w:type="auto"/>
            <w:tcBorders>
              <w:bottom w:val="single" w:sz="6" w:space="0" w:color="000000"/>
            </w:tcBorders>
            <w:shd w:val="clear" w:color="auto" w:fill="BBBBBB"/>
            <w:vAlign w:val="center"/>
            <w:hideMark/>
          </w:tcPr>
          <w:p w14:paraId="22136C75"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5E3481F2"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BD629A" w14:paraId="1BE023B2" w14:textId="77777777">
        <w:trPr>
          <w:divId w:val="314727297"/>
          <w:tblCellSpacing w:w="15" w:type="dxa"/>
        </w:trPr>
        <w:tc>
          <w:tcPr>
            <w:tcW w:w="0" w:type="auto"/>
            <w:vAlign w:val="center"/>
            <w:hideMark/>
          </w:tcPr>
          <w:p w14:paraId="3F751368" w14:textId="77777777" w:rsidR="008500EF" w:rsidRDefault="008500EF">
            <w:pPr>
              <w:spacing w:after="75"/>
              <w:rPr>
                <w:rFonts w:ascii="Georgia" w:eastAsia="Times New Roman" w:hAnsi="Georgia"/>
                <w:sz w:val="18"/>
                <w:szCs w:val="18"/>
              </w:rPr>
            </w:pPr>
            <w:r>
              <w:rPr>
                <w:rFonts w:ascii="Georgia" w:eastAsia="Times New Roman" w:hAnsi="Georgia"/>
                <w:sz w:val="18"/>
                <w:szCs w:val="18"/>
              </w:rPr>
              <w:t>144</w:t>
            </w:r>
          </w:p>
        </w:tc>
        <w:tc>
          <w:tcPr>
            <w:tcW w:w="0" w:type="auto"/>
            <w:vAlign w:val="center"/>
            <w:hideMark/>
          </w:tcPr>
          <w:p w14:paraId="09765679" w14:textId="77777777" w:rsidR="008500EF" w:rsidRDefault="008500EF">
            <w:pPr>
              <w:spacing w:after="75"/>
              <w:rPr>
                <w:rFonts w:ascii="Georgia" w:eastAsia="Times New Roman" w:hAnsi="Georgia"/>
                <w:sz w:val="18"/>
                <w:szCs w:val="18"/>
              </w:rPr>
            </w:pPr>
            <w:r>
              <w:rPr>
                <w:rFonts w:ascii="Georgia" w:eastAsia="Times New Roman" w:hAnsi="Georgia"/>
                <w:sz w:val="18"/>
                <w:szCs w:val="18"/>
              </w:rPr>
              <w:t>AOO calculated using a standard 2x2 km grid cell size and known occurrence data mapped using GeoCAT (Bachman et al. 2011)</w:t>
            </w:r>
          </w:p>
        </w:tc>
      </w:tr>
    </w:tbl>
    <w:p w14:paraId="00C61EF0" w14:textId="77777777" w:rsidR="008500EF" w:rsidRDefault="008500EF">
      <w:pPr>
        <w:divId w:val="314727297"/>
        <w:rPr>
          <w:rStyle w:val="ui-provide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330"/>
        <w:gridCol w:w="894"/>
        <w:gridCol w:w="5786"/>
      </w:tblGrid>
      <w:tr w:rsidR="00BD629A" w14:paraId="7EEBF9C0" w14:textId="77777777">
        <w:trPr>
          <w:divId w:val="314727297"/>
          <w:tblCellSpacing w:w="15" w:type="dxa"/>
        </w:trPr>
        <w:tc>
          <w:tcPr>
            <w:tcW w:w="0" w:type="auto"/>
            <w:tcBorders>
              <w:bottom w:val="single" w:sz="6" w:space="0" w:color="000000"/>
            </w:tcBorders>
            <w:shd w:val="clear" w:color="auto" w:fill="BBBBBB"/>
            <w:vAlign w:val="center"/>
            <w:hideMark/>
          </w:tcPr>
          <w:p w14:paraId="4B9D844D"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Continuing decline in area of occupancy (AOO)</w:t>
            </w:r>
          </w:p>
        </w:tc>
        <w:tc>
          <w:tcPr>
            <w:tcW w:w="0" w:type="auto"/>
            <w:tcBorders>
              <w:bottom w:val="single" w:sz="6" w:space="0" w:color="000000"/>
            </w:tcBorders>
            <w:shd w:val="clear" w:color="auto" w:fill="BBBBBB"/>
            <w:vAlign w:val="center"/>
            <w:hideMark/>
          </w:tcPr>
          <w:p w14:paraId="74E950C4"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35CC6FDB"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BD629A" w14:paraId="2725E118" w14:textId="77777777">
        <w:trPr>
          <w:divId w:val="314727297"/>
          <w:tblCellSpacing w:w="15" w:type="dxa"/>
        </w:trPr>
        <w:tc>
          <w:tcPr>
            <w:tcW w:w="0" w:type="auto"/>
            <w:vAlign w:val="center"/>
            <w:hideMark/>
          </w:tcPr>
          <w:p w14:paraId="3DD928BF" w14:textId="77777777" w:rsidR="008500EF" w:rsidRDefault="008500EF">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4EFCF3BD" w14:textId="77777777" w:rsidR="008500EF" w:rsidRDefault="008500EF">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591F7705" w14:textId="77777777" w:rsidR="008500EF" w:rsidRDefault="008500EF">
            <w:pPr>
              <w:spacing w:after="75"/>
              <w:rPr>
                <w:rFonts w:ascii="Georgia" w:eastAsia="Times New Roman" w:hAnsi="Georgia"/>
                <w:sz w:val="18"/>
                <w:szCs w:val="18"/>
              </w:rPr>
            </w:pPr>
            <w:r>
              <w:rPr>
                <w:rFonts w:ascii="Georgia" w:eastAsia="Times New Roman" w:hAnsi="Georgia"/>
                <w:sz w:val="18"/>
                <w:szCs w:val="18"/>
              </w:rPr>
              <w:t xml:space="preserve">By 2080 only 3.4% of this species' current habitat is predicted to remain suitable, confining its range to four mountain tops (Chala et al. 2016), reducing its AOO drastically. </w:t>
            </w:r>
          </w:p>
        </w:tc>
      </w:tr>
    </w:tbl>
    <w:p w14:paraId="73392D3B" w14:textId="77777777" w:rsidR="008500EF" w:rsidRDefault="008500EF">
      <w:pPr>
        <w:pStyle w:val="Heading2"/>
        <w:divId w:val="314727297"/>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40"/>
        <w:gridCol w:w="2484"/>
        <w:gridCol w:w="4286"/>
      </w:tblGrid>
      <w:tr w:rsidR="00BD629A" w14:paraId="7655E0D7" w14:textId="77777777">
        <w:trPr>
          <w:divId w:val="314727297"/>
          <w:tblCellSpacing w:w="15" w:type="dxa"/>
        </w:trPr>
        <w:tc>
          <w:tcPr>
            <w:tcW w:w="0" w:type="auto"/>
            <w:tcBorders>
              <w:bottom w:val="single" w:sz="6" w:space="0" w:color="000000"/>
            </w:tcBorders>
            <w:shd w:val="clear" w:color="auto" w:fill="BBBBBB"/>
            <w:vAlign w:val="center"/>
            <w:hideMark/>
          </w:tcPr>
          <w:p w14:paraId="738936A1"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7201A49D"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44150B0E"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BD629A" w14:paraId="32422FD6" w14:textId="77777777">
        <w:trPr>
          <w:divId w:val="314727297"/>
          <w:tblCellSpacing w:w="15" w:type="dxa"/>
        </w:trPr>
        <w:tc>
          <w:tcPr>
            <w:tcW w:w="0" w:type="auto"/>
            <w:vAlign w:val="center"/>
            <w:hideMark/>
          </w:tcPr>
          <w:p w14:paraId="579F8041" w14:textId="77777777" w:rsidR="008500EF" w:rsidRDefault="008500EF">
            <w:pPr>
              <w:spacing w:after="75"/>
              <w:rPr>
                <w:rFonts w:ascii="Georgia" w:eastAsia="Times New Roman" w:hAnsi="Georgia"/>
                <w:sz w:val="18"/>
                <w:szCs w:val="18"/>
              </w:rPr>
            </w:pPr>
            <w:r>
              <w:rPr>
                <w:rFonts w:ascii="Georgia" w:eastAsia="Times New Roman" w:hAnsi="Georgia"/>
                <w:sz w:val="18"/>
                <w:szCs w:val="18"/>
              </w:rPr>
              <w:t>152451</w:t>
            </w:r>
          </w:p>
        </w:tc>
        <w:tc>
          <w:tcPr>
            <w:tcW w:w="0" w:type="auto"/>
            <w:vAlign w:val="center"/>
            <w:hideMark/>
          </w:tcPr>
          <w:p w14:paraId="1D082A09" w14:textId="77777777" w:rsidR="008500EF" w:rsidRDefault="008500EF">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5D416EBD" w14:textId="77777777" w:rsidR="008500EF" w:rsidRDefault="008500EF">
            <w:pPr>
              <w:spacing w:after="75"/>
              <w:rPr>
                <w:rFonts w:ascii="Georgia" w:eastAsia="Times New Roman" w:hAnsi="Georgia"/>
                <w:sz w:val="18"/>
                <w:szCs w:val="18"/>
              </w:rPr>
            </w:pPr>
            <w:r>
              <w:rPr>
                <w:rFonts w:ascii="Georgia" w:eastAsia="Times New Roman" w:hAnsi="Georgia"/>
                <w:sz w:val="18"/>
                <w:szCs w:val="18"/>
              </w:rPr>
              <w:t xml:space="preserve">Estimated from a minimum convex polygon for herbarium specimen point data mapped using GeoCAT (Bachman et al. 2011). </w:t>
            </w:r>
          </w:p>
        </w:tc>
      </w:tr>
    </w:tbl>
    <w:p w14:paraId="30320327" w14:textId="77777777" w:rsidR="008500EF" w:rsidRDefault="008500EF">
      <w:pPr>
        <w:divId w:val="314727297"/>
        <w:rPr>
          <w:rStyle w:val="ui-provide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396"/>
        <w:gridCol w:w="894"/>
        <w:gridCol w:w="5720"/>
      </w:tblGrid>
      <w:tr w:rsidR="00BD629A" w14:paraId="40066ADA" w14:textId="77777777">
        <w:trPr>
          <w:divId w:val="314727297"/>
          <w:tblCellSpacing w:w="15" w:type="dxa"/>
        </w:trPr>
        <w:tc>
          <w:tcPr>
            <w:tcW w:w="0" w:type="auto"/>
            <w:tcBorders>
              <w:bottom w:val="single" w:sz="6" w:space="0" w:color="000000"/>
            </w:tcBorders>
            <w:shd w:val="clear" w:color="auto" w:fill="BBBBBB"/>
            <w:vAlign w:val="center"/>
            <w:hideMark/>
          </w:tcPr>
          <w:p w14:paraId="09AFC3EA"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Continuing decline in extent of occurrence (EOO)</w:t>
            </w:r>
          </w:p>
        </w:tc>
        <w:tc>
          <w:tcPr>
            <w:tcW w:w="0" w:type="auto"/>
            <w:tcBorders>
              <w:bottom w:val="single" w:sz="6" w:space="0" w:color="000000"/>
            </w:tcBorders>
            <w:shd w:val="clear" w:color="auto" w:fill="BBBBBB"/>
            <w:vAlign w:val="center"/>
            <w:hideMark/>
          </w:tcPr>
          <w:p w14:paraId="36FBAC32"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7009B8E0"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BD629A" w14:paraId="473959CC" w14:textId="77777777">
        <w:trPr>
          <w:divId w:val="314727297"/>
          <w:tblCellSpacing w:w="15" w:type="dxa"/>
        </w:trPr>
        <w:tc>
          <w:tcPr>
            <w:tcW w:w="0" w:type="auto"/>
            <w:vAlign w:val="center"/>
            <w:hideMark/>
          </w:tcPr>
          <w:p w14:paraId="513E023D" w14:textId="77777777" w:rsidR="008500EF" w:rsidRDefault="008500EF">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52E8BE38" w14:textId="77777777" w:rsidR="008500EF" w:rsidRDefault="008500EF">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45D63EF0" w14:textId="77777777" w:rsidR="008500EF" w:rsidRDefault="008500EF">
            <w:pPr>
              <w:spacing w:after="75"/>
              <w:rPr>
                <w:rFonts w:ascii="Georgia" w:eastAsia="Times New Roman" w:hAnsi="Georgia"/>
                <w:sz w:val="18"/>
                <w:szCs w:val="18"/>
              </w:rPr>
            </w:pPr>
            <w:r>
              <w:rPr>
                <w:rFonts w:ascii="Georgia" w:eastAsia="Times New Roman" w:hAnsi="Georgia"/>
                <w:sz w:val="18"/>
                <w:szCs w:val="18"/>
              </w:rPr>
              <w:t xml:space="preserve">By 2080 only 3.4% of this species' current habitat is predicted to remain suitable, confining its range to four mountain tops (Chala et al. 2016), somewhat reducing its EOO. </w:t>
            </w:r>
          </w:p>
        </w:tc>
      </w:tr>
    </w:tbl>
    <w:p w14:paraId="7E36D46D" w14:textId="77777777" w:rsidR="008500EF" w:rsidRDefault="008500EF">
      <w:pPr>
        <w:pStyle w:val="Heading2"/>
        <w:divId w:val="314727297"/>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609"/>
        <w:gridCol w:w="7401"/>
      </w:tblGrid>
      <w:tr w:rsidR="00BD629A" w14:paraId="59CD0CCE" w14:textId="77777777">
        <w:trPr>
          <w:divId w:val="314727297"/>
          <w:tblCellSpacing w:w="15" w:type="dxa"/>
        </w:trPr>
        <w:tc>
          <w:tcPr>
            <w:tcW w:w="0" w:type="auto"/>
            <w:tcBorders>
              <w:bottom w:val="single" w:sz="6" w:space="0" w:color="000000"/>
            </w:tcBorders>
            <w:shd w:val="clear" w:color="auto" w:fill="BBBBBB"/>
            <w:vAlign w:val="center"/>
            <w:hideMark/>
          </w:tcPr>
          <w:p w14:paraId="18805A54"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0F15FE64"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BD629A" w14:paraId="6C8526DF" w14:textId="77777777">
        <w:trPr>
          <w:divId w:val="314727297"/>
          <w:tblCellSpacing w:w="15" w:type="dxa"/>
        </w:trPr>
        <w:tc>
          <w:tcPr>
            <w:tcW w:w="0" w:type="auto"/>
            <w:vAlign w:val="center"/>
            <w:hideMark/>
          </w:tcPr>
          <w:p w14:paraId="2A7129CE" w14:textId="77777777" w:rsidR="008500EF" w:rsidRDefault="008500EF">
            <w:pPr>
              <w:spacing w:after="75"/>
              <w:rPr>
                <w:rFonts w:ascii="Georgia" w:eastAsia="Times New Roman" w:hAnsi="Georgia"/>
                <w:sz w:val="18"/>
                <w:szCs w:val="18"/>
              </w:rPr>
            </w:pPr>
            <w:commentRangeStart w:id="21"/>
            <w:del w:id="22" w:author="Jack Plummer" w:date="2024-03-05T14:14:00Z">
              <w:r w:rsidDel="00EC06EE">
                <w:rPr>
                  <w:rFonts w:ascii="Georgia" w:eastAsia="Times New Roman" w:hAnsi="Georgia"/>
                  <w:sz w:val="18"/>
                  <w:szCs w:val="18"/>
                </w:rPr>
                <w:delText>17</w:delText>
              </w:r>
            </w:del>
          </w:p>
        </w:tc>
        <w:tc>
          <w:tcPr>
            <w:tcW w:w="0" w:type="auto"/>
            <w:vAlign w:val="center"/>
            <w:hideMark/>
          </w:tcPr>
          <w:p w14:paraId="525D9E0C" w14:textId="048E0FE4" w:rsidR="008500EF" w:rsidRDefault="008500EF">
            <w:pPr>
              <w:spacing w:after="75"/>
              <w:rPr>
                <w:rFonts w:ascii="Georgia" w:eastAsia="Times New Roman" w:hAnsi="Georgia"/>
                <w:sz w:val="18"/>
                <w:szCs w:val="18"/>
              </w:rPr>
            </w:pPr>
            <w:del w:id="23" w:author="Jack Plummer" w:date="2024-03-05T14:14:00Z">
              <w:r w:rsidDel="00EC06EE">
                <w:rPr>
                  <w:rFonts w:ascii="Georgia" w:eastAsia="Times New Roman" w:hAnsi="Georgia"/>
                  <w:sz w:val="18"/>
                  <w:szCs w:val="18"/>
                </w:rPr>
                <w:delText>Each of the 17 locations are significantly separated by distance and altitudinal, facing different threatening events in the face of climate change.</w:delText>
              </w:r>
            </w:del>
            <w:commentRangeEnd w:id="21"/>
            <w:r w:rsidR="008977E9">
              <w:rPr>
                <w:rStyle w:val="CommentReference"/>
              </w:rPr>
              <w:commentReference w:id="21"/>
            </w:r>
          </w:p>
        </w:tc>
      </w:tr>
    </w:tbl>
    <w:p w14:paraId="4B312429" w14:textId="77777777" w:rsidR="008500EF" w:rsidRDefault="008500EF">
      <w:pPr>
        <w:divId w:val="314727297"/>
        <w:rPr>
          <w:rStyle w:val="ui-provide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20"/>
        <w:gridCol w:w="894"/>
        <w:gridCol w:w="5596"/>
      </w:tblGrid>
      <w:tr w:rsidR="00BD629A" w14:paraId="7BF55F64" w14:textId="77777777">
        <w:trPr>
          <w:divId w:val="314727297"/>
          <w:tblCellSpacing w:w="15" w:type="dxa"/>
        </w:trPr>
        <w:tc>
          <w:tcPr>
            <w:tcW w:w="0" w:type="auto"/>
            <w:tcBorders>
              <w:bottom w:val="single" w:sz="6" w:space="0" w:color="000000"/>
            </w:tcBorders>
            <w:shd w:val="clear" w:color="auto" w:fill="BBBBBB"/>
            <w:vAlign w:val="center"/>
            <w:hideMark/>
          </w:tcPr>
          <w:p w14:paraId="37450925"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Continuing decline in number of locations</w:t>
            </w:r>
          </w:p>
        </w:tc>
        <w:tc>
          <w:tcPr>
            <w:tcW w:w="0" w:type="auto"/>
            <w:tcBorders>
              <w:bottom w:val="single" w:sz="6" w:space="0" w:color="000000"/>
            </w:tcBorders>
            <w:shd w:val="clear" w:color="auto" w:fill="BBBBBB"/>
            <w:vAlign w:val="center"/>
            <w:hideMark/>
          </w:tcPr>
          <w:p w14:paraId="6E7C9885"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3CF41C7B"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BD629A" w14:paraId="2C2D1C31" w14:textId="77777777">
        <w:trPr>
          <w:divId w:val="314727297"/>
          <w:tblCellSpacing w:w="15" w:type="dxa"/>
        </w:trPr>
        <w:tc>
          <w:tcPr>
            <w:tcW w:w="0" w:type="auto"/>
            <w:vAlign w:val="center"/>
            <w:hideMark/>
          </w:tcPr>
          <w:p w14:paraId="0F596ED3" w14:textId="77777777" w:rsidR="008500EF" w:rsidRDefault="008500EF">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74FD52EA" w14:textId="77777777" w:rsidR="008500EF" w:rsidRDefault="008500EF">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3562D90A" w14:textId="77777777" w:rsidR="008500EF" w:rsidRDefault="008500EF">
            <w:pPr>
              <w:spacing w:after="75"/>
              <w:rPr>
                <w:rFonts w:ascii="Georgia" w:eastAsia="Times New Roman" w:hAnsi="Georgia"/>
                <w:sz w:val="18"/>
                <w:szCs w:val="18"/>
              </w:rPr>
            </w:pPr>
            <w:r>
              <w:rPr>
                <w:rFonts w:ascii="Georgia" w:eastAsia="Times New Roman" w:hAnsi="Georgia"/>
                <w:sz w:val="18"/>
                <w:szCs w:val="18"/>
              </w:rPr>
              <w:t>As this species responds to the threats of climate change by migrating to higher altitudes, the number of locations will decrease.</w:t>
            </w:r>
          </w:p>
        </w:tc>
      </w:tr>
    </w:tbl>
    <w:p w14:paraId="599F492F" w14:textId="77777777" w:rsidR="008500EF" w:rsidRDefault="008500EF">
      <w:pPr>
        <w:pStyle w:val="Heading2"/>
        <w:divId w:val="314727297"/>
        <w:rPr>
          <w:rFonts w:ascii="Georgia" w:eastAsia="Times New Roman" w:hAnsi="Georgia"/>
          <w:sz w:val="27"/>
          <w:szCs w:val="27"/>
        </w:rPr>
      </w:pPr>
      <w:r>
        <w:rPr>
          <w:rFonts w:ascii="Georgia" w:eastAsia="Times New Roman" w:hAnsi="Georgia"/>
          <w:sz w:val="27"/>
          <w:szCs w:val="27"/>
        </w:rPr>
        <w:lastRenderedPageBreak/>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20"/>
        <w:gridCol w:w="4290"/>
      </w:tblGrid>
      <w:tr w:rsidR="00BD629A" w14:paraId="713CA872" w14:textId="77777777">
        <w:trPr>
          <w:divId w:val="314727297"/>
          <w:tblCellSpacing w:w="15" w:type="dxa"/>
        </w:trPr>
        <w:tc>
          <w:tcPr>
            <w:tcW w:w="0" w:type="auto"/>
            <w:tcBorders>
              <w:bottom w:val="single" w:sz="6" w:space="0" w:color="000000"/>
            </w:tcBorders>
            <w:shd w:val="clear" w:color="auto" w:fill="BBBBBB"/>
            <w:vAlign w:val="center"/>
            <w:hideMark/>
          </w:tcPr>
          <w:p w14:paraId="4EC7718E"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545C3A7D"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BD629A" w14:paraId="7D9142D5" w14:textId="77777777">
        <w:trPr>
          <w:divId w:val="314727297"/>
          <w:tblCellSpacing w:w="15" w:type="dxa"/>
        </w:trPr>
        <w:tc>
          <w:tcPr>
            <w:tcW w:w="0" w:type="auto"/>
            <w:vAlign w:val="center"/>
            <w:hideMark/>
          </w:tcPr>
          <w:p w14:paraId="3F1711DA" w14:textId="77777777" w:rsidR="008500EF" w:rsidRDefault="008500EF">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7314BC86" w14:textId="77777777" w:rsidR="008500EF" w:rsidRDefault="008500EF">
            <w:pPr>
              <w:spacing w:after="75"/>
              <w:rPr>
                <w:rFonts w:ascii="Georgia" w:eastAsia="Times New Roman" w:hAnsi="Georgia"/>
                <w:sz w:val="18"/>
                <w:szCs w:val="18"/>
              </w:rPr>
            </w:pPr>
            <w:r>
              <w:rPr>
                <w:rFonts w:ascii="Georgia" w:eastAsia="Times New Roman" w:hAnsi="Georgia"/>
                <w:sz w:val="18"/>
                <w:szCs w:val="18"/>
              </w:rPr>
              <w:t>This species exceeds the threshold values for Vulnerable under D2.</w:t>
            </w:r>
          </w:p>
        </w:tc>
      </w:tr>
    </w:tbl>
    <w:p w14:paraId="48BDE3C8" w14:textId="77777777" w:rsidR="008500EF" w:rsidRDefault="008500EF">
      <w:pPr>
        <w:pStyle w:val="Heading2"/>
        <w:divId w:val="314727297"/>
        <w:rPr>
          <w:rFonts w:ascii="Georgia" w:eastAsia="Times New Roman" w:hAnsi="Georgia"/>
          <w:sz w:val="27"/>
          <w:szCs w:val="27"/>
        </w:rPr>
      </w:pPr>
      <w:r>
        <w:rPr>
          <w:rFonts w:ascii="Georgia" w:eastAsia="Times New Roman" w:hAnsi="Georgia"/>
          <w:sz w:val="27"/>
          <w:szCs w:val="27"/>
        </w:rPr>
        <w:t>Elevation / Depth / Depth Zones</w:t>
      </w:r>
    </w:p>
    <w:p w14:paraId="37D859FB" w14:textId="77777777" w:rsidR="008500EF" w:rsidRDefault="008500EF">
      <w:pPr>
        <w:pStyle w:val="NormalWeb"/>
        <w:divId w:val="314727297"/>
        <w:rPr>
          <w:rFonts w:ascii="Georgia" w:hAnsi="Georgia"/>
        </w:rPr>
      </w:pPr>
      <w:r>
        <w:rPr>
          <w:rStyle w:val="datalabel1"/>
          <w:rFonts w:ascii="Georgia" w:hAnsi="Georgia"/>
        </w:rPr>
        <w:t xml:space="preserve">Elevation Lower Limit (in metres above sea level): </w:t>
      </w:r>
      <w:r>
        <w:rPr>
          <w:rFonts w:ascii="Georgia" w:hAnsi="Georgia"/>
        </w:rPr>
        <w:t>3000</w:t>
      </w:r>
    </w:p>
    <w:p w14:paraId="0200C25C" w14:textId="77777777" w:rsidR="008500EF" w:rsidRDefault="008500EF">
      <w:pPr>
        <w:pStyle w:val="NormalWeb"/>
        <w:divId w:val="314727297"/>
        <w:rPr>
          <w:rFonts w:ascii="Georgia" w:hAnsi="Georgia"/>
        </w:rPr>
      </w:pPr>
      <w:r>
        <w:rPr>
          <w:rStyle w:val="datalabel1"/>
          <w:rFonts w:ascii="Georgia" w:hAnsi="Georgia"/>
        </w:rPr>
        <w:t xml:space="preserve">Elevation Upper Limit (in metres above sea level): </w:t>
      </w:r>
      <w:r>
        <w:rPr>
          <w:rFonts w:ascii="Georgia" w:hAnsi="Georgia"/>
        </w:rPr>
        <w:t>4350</w:t>
      </w:r>
    </w:p>
    <w:p w14:paraId="722D0488" w14:textId="77777777" w:rsidR="008500EF" w:rsidRDefault="008500EF">
      <w:pPr>
        <w:pStyle w:val="Heading2"/>
        <w:divId w:val="314727297"/>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7"/>
        <w:gridCol w:w="1716"/>
        <w:gridCol w:w="992"/>
        <w:gridCol w:w="1005"/>
        <w:gridCol w:w="1228"/>
        <w:gridCol w:w="1151"/>
        <w:gridCol w:w="1094"/>
      </w:tblGrid>
      <w:tr w:rsidR="00BD629A" w14:paraId="6C2CDDD2" w14:textId="77777777">
        <w:trPr>
          <w:divId w:val="314727297"/>
          <w:tblCellSpacing w:w="15" w:type="dxa"/>
        </w:trPr>
        <w:tc>
          <w:tcPr>
            <w:tcW w:w="0" w:type="auto"/>
            <w:tcBorders>
              <w:bottom w:val="single" w:sz="6" w:space="0" w:color="000000"/>
            </w:tcBorders>
            <w:shd w:val="clear" w:color="auto" w:fill="BBBBBB"/>
            <w:vAlign w:val="center"/>
            <w:hideMark/>
          </w:tcPr>
          <w:p w14:paraId="4413CFB1"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471394A3"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553A1B2A"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3130EDF4"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3D257F5C"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6293BE77"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58FED776"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439CA9DA"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BD629A" w14:paraId="2D62261C" w14:textId="77777777">
        <w:trPr>
          <w:divId w:val="314727297"/>
          <w:tblCellSpacing w:w="15" w:type="dxa"/>
        </w:trPr>
        <w:tc>
          <w:tcPr>
            <w:tcW w:w="0" w:type="auto"/>
            <w:vAlign w:val="center"/>
            <w:hideMark/>
          </w:tcPr>
          <w:p w14:paraId="1046A206" w14:textId="77777777" w:rsidR="008500EF" w:rsidRDefault="008500EF">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00C286D7" w14:textId="77777777" w:rsidR="008500EF" w:rsidRDefault="008500E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1BBA499" w14:textId="77777777" w:rsidR="008500EF" w:rsidRDefault="008500EF">
            <w:pPr>
              <w:spacing w:after="75"/>
              <w:rPr>
                <w:rFonts w:ascii="Georgia" w:eastAsia="Times New Roman" w:hAnsi="Georgia"/>
                <w:sz w:val="18"/>
                <w:szCs w:val="18"/>
              </w:rPr>
            </w:pPr>
            <w:r>
              <w:rPr>
                <w:rFonts w:ascii="Georgia" w:eastAsia="Times New Roman" w:hAnsi="Georgia"/>
                <w:sz w:val="18"/>
                <w:szCs w:val="18"/>
              </w:rPr>
              <w:t>Map created in Excel based on georeferenced herbarium specimens.</w:t>
            </w:r>
          </w:p>
        </w:tc>
        <w:tc>
          <w:tcPr>
            <w:tcW w:w="0" w:type="auto"/>
            <w:vAlign w:val="center"/>
            <w:hideMark/>
          </w:tcPr>
          <w:p w14:paraId="56A647CA" w14:textId="77777777" w:rsidR="008500EF" w:rsidRDefault="008500E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41CFD41" w14:textId="77777777" w:rsidR="008500EF" w:rsidRDefault="008500E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72C7D88" w14:textId="77777777" w:rsidR="008500EF" w:rsidRDefault="008500E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0D898DB" w14:textId="77777777" w:rsidR="008500EF" w:rsidRDefault="008500EF">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06CEA37" w14:textId="77777777" w:rsidR="008500EF" w:rsidRDefault="008500EF">
            <w:pPr>
              <w:spacing w:after="75"/>
              <w:rPr>
                <w:rFonts w:ascii="Georgia" w:eastAsia="Times New Roman" w:hAnsi="Georgia"/>
                <w:sz w:val="18"/>
                <w:szCs w:val="18"/>
              </w:rPr>
            </w:pPr>
            <w:r>
              <w:rPr>
                <w:rFonts w:ascii="Georgia" w:eastAsia="Times New Roman" w:hAnsi="Georgia"/>
                <w:sz w:val="18"/>
                <w:szCs w:val="18"/>
              </w:rPr>
              <w:t>-</w:t>
            </w:r>
          </w:p>
        </w:tc>
      </w:tr>
    </w:tbl>
    <w:p w14:paraId="295CC9C1" w14:textId="77777777" w:rsidR="008500EF" w:rsidRDefault="008500EF">
      <w:pPr>
        <w:pStyle w:val="Heading2"/>
        <w:divId w:val="314727297"/>
        <w:rPr>
          <w:rFonts w:ascii="Georgia" w:eastAsia="Times New Roman" w:hAnsi="Georgia"/>
          <w:sz w:val="27"/>
          <w:szCs w:val="27"/>
        </w:rPr>
      </w:pPr>
      <w:r>
        <w:rPr>
          <w:rFonts w:ascii="Georgia" w:eastAsia="Times New Roman" w:hAnsi="Georgia"/>
          <w:sz w:val="27"/>
          <w:szCs w:val="27"/>
        </w:rPr>
        <w:t>Biogeographic Realms</w:t>
      </w:r>
    </w:p>
    <w:p w14:paraId="67B4B2D3" w14:textId="77777777" w:rsidR="008500EF" w:rsidRDefault="008500EF">
      <w:pPr>
        <w:pStyle w:val="NormalWeb"/>
        <w:divId w:val="314727297"/>
        <w:rPr>
          <w:rFonts w:ascii="Georgia" w:hAnsi="Georgia"/>
        </w:rPr>
      </w:pPr>
      <w:r>
        <w:rPr>
          <w:rStyle w:val="datalabel1"/>
          <w:rFonts w:ascii="Georgia" w:hAnsi="Georgia"/>
        </w:rPr>
        <w:t xml:space="preserve">Biogeographic Realm: </w:t>
      </w:r>
      <w:r>
        <w:rPr>
          <w:rFonts w:ascii="Georgia" w:hAnsi="Georgia"/>
        </w:rPr>
        <w:t>Afrotropical</w:t>
      </w:r>
    </w:p>
    <w:p w14:paraId="1A3D2DF5" w14:textId="77777777" w:rsidR="008500EF" w:rsidRDefault="008500EF">
      <w:pPr>
        <w:pStyle w:val="Heading1"/>
        <w:divId w:val="9114411"/>
        <w:rPr>
          <w:rFonts w:ascii="Georgia" w:eastAsia="Times New Roman" w:hAnsi="Georgia"/>
          <w:sz w:val="29"/>
          <w:szCs w:val="29"/>
        </w:rPr>
      </w:pPr>
      <w:r>
        <w:rPr>
          <w:rFonts w:ascii="Georgia" w:eastAsia="Times New Roman" w:hAnsi="Georgia"/>
          <w:sz w:val="29"/>
          <w:szCs w:val="29"/>
        </w:rPr>
        <w:t>Occurrence</w:t>
      </w:r>
    </w:p>
    <w:p w14:paraId="3818D9A9" w14:textId="77777777" w:rsidR="008500EF" w:rsidRDefault="008500EF">
      <w:pPr>
        <w:pStyle w:val="Heading2"/>
        <w:divId w:val="9114411"/>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BD629A" w14:paraId="27FA1CD9" w14:textId="77777777">
        <w:trPr>
          <w:divId w:val="9114411"/>
          <w:tblCellSpacing w:w="15" w:type="dxa"/>
        </w:trPr>
        <w:tc>
          <w:tcPr>
            <w:tcW w:w="0" w:type="auto"/>
            <w:tcBorders>
              <w:bottom w:val="single" w:sz="6" w:space="0" w:color="000000"/>
            </w:tcBorders>
            <w:shd w:val="clear" w:color="auto" w:fill="BBBBBB"/>
            <w:vAlign w:val="center"/>
            <w:hideMark/>
          </w:tcPr>
          <w:p w14:paraId="2C62F114"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6AC74715"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79FEE105"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420B6857"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4AAE9E42"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BD629A" w14:paraId="4165895E" w14:textId="77777777">
        <w:trPr>
          <w:divId w:val="9114411"/>
          <w:tblCellSpacing w:w="15" w:type="dxa"/>
        </w:trPr>
        <w:tc>
          <w:tcPr>
            <w:tcW w:w="0" w:type="auto"/>
            <w:tcBorders>
              <w:bottom w:val="single" w:sz="6" w:space="0" w:color="CCCCCC"/>
            </w:tcBorders>
            <w:vAlign w:val="center"/>
            <w:hideMark/>
          </w:tcPr>
          <w:p w14:paraId="413186A0" w14:textId="77777777" w:rsidR="008500EF" w:rsidRDefault="008500EF">
            <w:pPr>
              <w:spacing w:after="75"/>
              <w:rPr>
                <w:rFonts w:ascii="Georgia" w:eastAsia="Times New Roman" w:hAnsi="Georgia"/>
                <w:sz w:val="18"/>
                <w:szCs w:val="18"/>
              </w:rPr>
            </w:pPr>
            <w:r>
              <w:rPr>
                <w:rFonts w:ascii="Georgia" w:eastAsia="Times New Roman" w:hAnsi="Georgia"/>
                <w:sz w:val="18"/>
                <w:szCs w:val="18"/>
              </w:rPr>
              <w:t>Ethiopia</w:t>
            </w:r>
          </w:p>
        </w:tc>
        <w:tc>
          <w:tcPr>
            <w:tcW w:w="0" w:type="auto"/>
            <w:tcBorders>
              <w:bottom w:val="single" w:sz="6" w:space="0" w:color="CCCCCC"/>
            </w:tcBorders>
            <w:vAlign w:val="center"/>
            <w:hideMark/>
          </w:tcPr>
          <w:p w14:paraId="24068124" w14:textId="77777777" w:rsidR="008500EF" w:rsidRDefault="008500EF">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89513D4" w14:textId="77777777" w:rsidR="008500EF" w:rsidRDefault="008500EF">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A266602" w14:textId="77777777" w:rsidR="008500EF" w:rsidRDefault="008500EF">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E244B32" w14:textId="77777777" w:rsidR="008500EF" w:rsidRDefault="008500EF">
            <w:pPr>
              <w:spacing w:after="75"/>
              <w:rPr>
                <w:rFonts w:ascii="Georgia" w:eastAsia="Times New Roman" w:hAnsi="Georgia"/>
                <w:sz w:val="18"/>
                <w:szCs w:val="18"/>
              </w:rPr>
            </w:pPr>
            <w:r>
              <w:rPr>
                <w:rFonts w:ascii="Georgia" w:eastAsia="Times New Roman" w:hAnsi="Georgia"/>
                <w:sz w:val="18"/>
                <w:szCs w:val="18"/>
              </w:rPr>
              <w:t>Resident</w:t>
            </w:r>
          </w:p>
        </w:tc>
      </w:tr>
    </w:tbl>
    <w:p w14:paraId="6F53AA92" w14:textId="77777777" w:rsidR="008500EF" w:rsidRDefault="008500EF">
      <w:pPr>
        <w:pStyle w:val="Heading1"/>
        <w:divId w:val="1801143708"/>
        <w:rPr>
          <w:rFonts w:ascii="Georgia" w:eastAsia="Times New Roman" w:hAnsi="Georgia"/>
          <w:sz w:val="29"/>
          <w:szCs w:val="29"/>
        </w:rPr>
      </w:pPr>
      <w:commentRangeStart w:id="24"/>
      <w:commentRangeStart w:id="25"/>
      <w:r>
        <w:rPr>
          <w:rFonts w:ascii="Georgia" w:eastAsia="Times New Roman" w:hAnsi="Georgia"/>
          <w:sz w:val="29"/>
          <w:szCs w:val="29"/>
        </w:rPr>
        <w:t>Population</w:t>
      </w:r>
      <w:commentRangeEnd w:id="24"/>
      <w:r w:rsidR="00170EED">
        <w:rPr>
          <w:rStyle w:val="CommentReference"/>
          <w:b w:val="0"/>
          <w:bCs w:val="0"/>
          <w:color w:val="auto"/>
          <w:kern w:val="0"/>
        </w:rPr>
        <w:commentReference w:id="24"/>
      </w:r>
      <w:commentRangeEnd w:id="25"/>
      <w:r w:rsidR="00D57355">
        <w:rPr>
          <w:rStyle w:val="CommentReference"/>
          <w:b w:val="0"/>
          <w:bCs w:val="0"/>
          <w:color w:val="auto"/>
          <w:kern w:val="0"/>
        </w:rPr>
        <w:commentReference w:id="25"/>
      </w:r>
    </w:p>
    <w:p w14:paraId="77C3918E" w14:textId="02FA7D74" w:rsidR="008500EF" w:rsidRDefault="008500EF">
      <w:pPr>
        <w:pStyle w:val="NormalWeb"/>
        <w:divId w:val="1801143708"/>
        <w:rPr>
          <w:rFonts w:ascii="Georgia" w:hAnsi="Georgia"/>
        </w:rPr>
      </w:pPr>
      <w:r>
        <w:rPr>
          <w:rFonts w:ascii="Georgia" w:hAnsi="Georgia"/>
        </w:rPr>
        <w:t>This species is known from 48 georeferenced herbarium specimens collected between 1842–2019. There are no numerical population estimates available</w:t>
      </w:r>
      <w:ins w:id="26" w:author="Jack Plummer" w:date="2024-03-05T14:17:00Z">
        <w:r w:rsidR="00D57355">
          <w:rPr>
            <w:rFonts w:ascii="Georgia" w:hAnsi="Georgia"/>
          </w:rPr>
          <w:t>,</w:t>
        </w:r>
      </w:ins>
      <w:r>
        <w:rPr>
          <w:rFonts w:ascii="Georgia" w:hAnsi="Georgia"/>
        </w:rPr>
        <w:t xml:space="preserve"> however</w:t>
      </w:r>
      <w:ins w:id="27" w:author="Jack Plummer" w:date="2024-03-05T14:17:00Z">
        <w:r w:rsidR="00D57355">
          <w:rPr>
            <w:rFonts w:ascii="Georgia" w:hAnsi="Georgia"/>
          </w:rPr>
          <w:t>,</w:t>
        </w:r>
      </w:ins>
      <w:r>
        <w:rPr>
          <w:rFonts w:ascii="Georgia" w:hAnsi="Georgia"/>
        </w:rPr>
        <w:t xml:space="preserve"> it has been reported as common on herbarium specimen sheets (</w:t>
      </w:r>
      <w:commentRangeStart w:id="28"/>
      <w:r>
        <w:rPr>
          <w:rFonts w:ascii="Georgia" w:hAnsi="Georgia"/>
        </w:rPr>
        <w:t>de Wilde #6818 (WAG)</w:t>
      </w:r>
      <w:commentRangeEnd w:id="28"/>
      <w:r w:rsidR="00D57355">
        <w:rPr>
          <w:rStyle w:val="CommentReference"/>
        </w:rPr>
        <w:commentReference w:id="28"/>
      </w:r>
      <w:r>
        <w:rPr>
          <w:rFonts w:ascii="Georgia" w:hAnsi="Georgia"/>
        </w:rPr>
        <w:t xml:space="preserve">). </w:t>
      </w:r>
      <w:commentRangeStart w:id="29"/>
      <w:r>
        <w:rPr>
          <w:rFonts w:ascii="Georgia" w:hAnsi="Georgia"/>
        </w:rPr>
        <w:t>Using range and genetic diversity loss as proxies, population trends are projected to decline by at least 82% by </w:t>
      </w:r>
      <w:r>
        <w:rPr>
          <w:rFonts w:ascii="Georgia" w:hAnsi="Georgia"/>
          <w:shd w:val="clear" w:color="auto" w:fill="FFFFFF"/>
        </w:rPr>
        <w:t>2080. The loss in range of habitat is projected as 82.6</w:t>
      </w:r>
      <w:r>
        <w:rPr>
          <w:rFonts w:ascii="Georgia" w:hAnsi="Georgia"/>
        </w:rPr>
        <w:t>–96.6%, with only</w:t>
      </w:r>
      <w:r>
        <w:rPr>
          <w:rFonts w:ascii="Georgia" w:hAnsi="Georgia"/>
          <w:shd w:val="clear" w:color="auto" w:fill="FFFFFF"/>
        </w:rPr>
        <w:t> 3.4% of current habitat projected to remain suitable with high certainty, causing further fragmentation to already somewhat isolated habitats. Consequentially, an 82% average loss in genetic diversity is also projected (Chala </w:t>
      </w:r>
      <w:r>
        <w:rPr>
          <w:rStyle w:val="Emphasis"/>
          <w:rFonts w:ascii="Georgia" w:hAnsi="Georgia"/>
          <w:shd w:val="clear" w:color="auto" w:fill="FFFFFF"/>
        </w:rPr>
        <w:t>et al. </w:t>
      </w:r>
      <w:r>
        <w:rPr>
          <w:rFonts w:ascii="Georgia" w:hAnsi="Georgia"/>
          <w:shd w:val="clear" w:color="auto" w:fill="FFFFFF"/>
        </w:rPr>
        <w:t>2016). </w:t>
      </w:r>
      <w:commentRangeEnd w:id="29"/>
      <w:r w:rsidR="00C02285">
        <w:rPr>
          <w:rStyle w:val="CommentReference"/>
        </w:rPr>
        <w:commentReference w:id="29"/>
      </w:r>
    </w:p>
    <w:p w14:paraId="24B3F1CB" w14:textId="77777777" w:rsidR="008500EF" w:rsidRDefault="008500EF">
      <w:pPr>
        <w:pStyle w:val="Heading2"/>
        <w:divId w:val="1801143708"/>
        <w:rPr>
          <w:rFonts w:ascii="Georgia" w:eastAsia="Times New Roman" w:hAnsi="Georgia"/>
          <w:sz w:val="27"/>
          <w:szCs w:val="27"/>
        </w:rPr>
      </w:pPr>
      <w:r>
        <w:rPr>
          <w:rFonts w:ascii="Georgia" w:eastAsia="Times New Roman" w:hAnsi="Georgia"/>
          <w:sz w:val="27"/>
          <w:szCs w:val="27"/>
        </w:rPr>
        <w:t>Population Information</w:t>
      </w:r>
    </w:p>
    <w:p w14:paraId="264FC04E" w14:textId="77777777" w:rsidR="008500EF" w:rsidRDefault="008500EF">
      <w:pPr>
        <w:pStyle w:val="NormalWeb"/>
        <w:divId w:val="1801143708"/>
        <w:rPr>
          <w:rFonts w:ascii="Georgia" w:hAnsi="Georgia"/>
        </w:rPr>
      </w:pPr>
      <w:r>
        <w:rPr>
          <w:rStyle w:val="datalabel1"/>
          <w:rFonts w:ascii="Georgia" w:hAnsi="Georgia"/>
        </w:rPr>
        <w:lastRenderedPageBreak/>
        <w:t xml:space="preserve">Current Population Trend: </w:t>
      </w:r>
      <w:r>
        <w:rPr>
          <w:rFonts w:ascii="Georgia" w:hAnsi="Georgia"/>
        </w:rPr>
        <w:t>Decreasing</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547"/>
        <w:gridCol w:w="7463"/>
      </w:tblGrid>
      <w:tr w:rsidR="00BD629A" w14:paraId="6727170E" w14:textId="77777777">
        <w:trPr>
          <w:divId w:val="1801143708"/>
          <w:tblCellSpacing w:w="15" w:type="dxa"/>
        </w:trPr>
        <w:tc>
          <w:tcPr>
            <w:tcW w:w="0" w:type="auto"/>
            <w:tcBorders>
              <w:bottom w:val="single" w:sz="6" w:space="0" w:color="000000"/>
            </w:tcBorders>
            <w:shd w:val="clear" w:color="auto" w:fill="BBBBBB"/>
            <w:vAlign w:val="center"/>
            <w:hideMark/>
          </w:tcPr>
          <w:p w14:paraId="5C9135B8"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Severely fragmented?</w:t>
            </w:r>
          </w:p>
        </w:tc>
        <w:tc>
          <w:tcPr>
            <w:tcW w:w="0" w:type="auto"/>
            <w:tcBorders>
              <w:bottom w:val="single" w:sz="6" w:space="0" w:color="000000"/>
            </w:tcBorders>
            <w:shd w:val="clear" w:color="auto" w:fill="BBBBBB"/>
            <w:vAlign w:val="center"/>
            <w:hideMark/>
          </w:tcPr>
          <w:p w14:paraId="49C6B553"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BD629A" w14:paraId="64DF5334" w14:textId="77777777">
        <w:trPr>
          <w:divId w:val="1801143708"/>
          <w:tblCellSpacing w:w="15" w:type="dxa"/>
        </w:trPr>
        <w:tc>
          <w:tcPr>
            <w:tcW w:w="0" w:type="auto"/>
            <w:vAlign w:val="center"/>
            <w:hideMark/>
          </w:tcPr>
          <w:p w14:paraId="61AC4F1F" w14:textId="77777777" w:rsidR="008500EF" w:rsidRDefault="008500EF">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2A644CB4" w14:textId="77777777" w:rsidR="008500EF" w:rsidRDefault="008500EF">
            <w:pPr>
              <w:spacing w:after="75"/>
              <w:rPr>
                <w:rFonts w:ascii="Georgia" w:eastAsia="Times New Roman" w:hAnsi="Georgia"/>
                <w:sz w:val="18"/>
                <w:szCs w:val="18"/>
              </w:rPr>
            </w:pPr>
            <w:r>
              <w:rPr>
                <w:rFonts w:ascii="Georgia" w:eastAsia="Times New Roman" w:hAnsi="Georgia"/>
                <w:sz w:val="18"/>
                <w:szCs w:val="18"/>
              </w:rPr>
              <w:t>Under current climatic conditions this species is not severely fragmented, however projections of loss in genetic diversity by 2080 are as a result of an increase in population isolation as they retreat to the highest peaks of Ethiopia (Chala et al. 2016).</w:t>
            </w:r>
          </w:p>
        </w:tc>
      </w:tr>
    </w:tbl>
    <w:p w14:paraId="6687EC79" w14:textId="77777777" w:rsidR="008500EF" w:rsidRDefault="008500EF">
      <w:pPr>
        <w:pStyle w:val="Heading2"/>
        <w:divId w:val="1801143708"/>
        <w:rPr>
          <w:rFonts w:ascii="Georgia" w:eastAsia="Times New Roman" w:hAnsi="Georgia"/>
          <w:sz w:val="27"/>
          <w:szCs w:val="27"/>
        </w:rPr>
      </w:pPr>
      <w:r>
        <w:rPr>
          <w:rFonts w:ascii="Georgia" w:eastAsia="Times New Roman" w:hAnsi="Georgia"/>
          <w:sz w:val="27"/>
          <w:szCs w:val="27"/>
        </w:rPr>
        <w:t>Population Reduction - Future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062"/>
        <w:gridCol w:w="1193"/>
        <w:gridCol w:w="894"/>
        <w:gridCol w:w="5861"/>
      </w:tblGrid>
      <w:tr w:rsidR="00BD629A" w14:paraId="0D5DFB1D" w14:textId="77777777">
        <w:trPr>
          <w:divId w:val="1801143708"/>
          <w:tblCellSpacing w:w="15" w:type="dxa"/>
        </w:trPr>
        <w:tc>
          <w:tcPr>
            <w:tcW w:w="0" w:type="auto"/>
            <w:tcBorders>
              <w:bottom w:val="single" w:sz="6" w:space="0" w:color="000000"/>
            </w:tcBorders>
            <w:shd w:val="clear" w:color="auto" w:fill="BBBBBB"/>
            <w:vAlign w:val="center"/>
            <w:hideMark/>
          </w:tcPr>
          <w:p w14:paraId="0787BE18"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Percent Change in future</w:t>
            </w:r>
          </w:p>
        </w:tc>
        <w:tc>
          <w:tcPr>
            <w:tcW w:w="0" w:type="auto"/>
            <w:tcBorders>
              <w:bottom w:val="single" w:sz="6" w:space="0" w:color="000000"/>
            </w:tcBorders>
            <w:shd w:val="clear" w:color="auto" w:fill="BBBBBB"/>
            <w:vAlign w:val="center"/>
            <w:hideMark/>
          </w:tcPr>
          <w:p w14:paraId="7D9453EA"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Reduction or Increase</w:t>
            </w:r>
          </w:p>
        </w:tc>
        <w:tc>
          <w:tcPr>
            <w:tcW w:w="0" w:type="auto"/>
            <w:tcBorders>
              <w:bottom w:val="single" w:sz="6" w:space="0" w:color="000000"/>
            </w:tcBorders>
            <w:shd w:val="clear" w:color="auto" w:fill="BBBBBB"/>
            <w:vAlign w:val="center"/>
            <w:hideMark/>
          </w:tcPr>
          <w:p w14:paraId="3E6436DD"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259983B2"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BD629A" w14:paraId="5A7C0B5F" w14:textId="77777777">
        <w:trPr>
          <w:divId w:val="1801143708"/>
          <w:tblCellSpacing w:w="15" w:type="dxa"/>
        </w:trPr>
        <w:tc>
          <w:tcPr>
            <w:tcW w:w="0" w:type="auto"/>
            <w:vAlign w:val="center"/>
            <w:hideMark/>
          </w:tcPr>
          <w:p w14:paraId="69774AE5" w14:textId="77777777" w:rsidR="008500EF" w:rsidRDefault="008500EF">
            <w:pPr>
              <w:spacing w:after="75"/>
              <w:rPr>
                <w:rFonts w:ascii="Georgia" w:eastAsia="Times New Roman" w:hAnsi="Georgia"/>
                <w:sz w:val="18"/>
                <w:szCs w:val="18"/>
              </w:rPr>
            </w:pPr>
            <w:r>
              <w:rPr>
                <w:rFonts w:ascii="Georgia" w:eastAsia="Times New Roman" w:hAnsi="Georgia"/>
                <w:sz w:val="18"/>
                <w:szCs w:val="18"/>
              </w:rPr>
              <w:t>82%</w:t>
            </w:r>
          </w:p>
        </w:tc>
        <w:tc>
          <w:tcPr>
            <w:tcW w:w="0" w:type="auto"/>
            <w:vAlign w:val="center"/>
            <w:hideMark/>
          </w:tcPr>
          <w:p w14:paraId="20811859" w14:textId="77777777" w:rsidR="008500EF" w:rsidRDefault="008500EF">
            <w:pPr>
              <w:spacing w:after="75"/>
              <w:rPr>
                <w:rFonts w:ascii="Georgia" w:eastAsia="Times New Roman" w:hAnsi="Georgia"/>
                <w:sz w:val="18"/>
                <w:szCs w:val="18"/>
              </w:rPr>
            </w:pPr>
            <w:r>
              <w:rPr>
                <w:rFonts w:ascii="Georgia" w:eastAsia="Times New Roman" w:hAnsi="Georgia"/>
                <w:sz w:val="18"/>
                <w:szCs w:val="18"/>
              </w:rPr>
              <w:t>Reduction</w:t>
            </w:r>
          </w:p>
        </w:tc>
        <w:tc>
          <w:tcPr>
            <w:tcW w:w="0" w:type="auto"/>
            <w:vAlign w:val="center"/>
            <w:hideMark/>
          </w:tcPr>
          <w:p w14:paraId="138FCA0E" w14:textId="77777777" w:rsidR="008500EF" w:rsidRDefault="008500EF">
            <w:pPr>
              <w:spacing w:after="75"/>
              <w:rPr>
                <w:rFonts w:ascii="Georgia" w:eastAsia="Times New Roman" w:hAnsi="Georgia"/>
                <w:sz w:val="18"/>
                <w:szCs w:val="18"/>
              </w:rPr>
            </w:pPr>
            <w:r>
              <w:rPr>
                <w:rFonts w:ascii="Georgia" w:eastAsia="Times New Roman" w:hAnsi="Georgia"/>
                <w:sz w:val="18"/>
                <w:szCs w:val="18"/>
              </w:rPr>
              <w:t>Projected</w:t>
            </w:r>
          </w:p>
        </w:tc>
        <w:tc>
          <w:tcPr>
            <w:tcW w:w="0" w:type="auto"/>
            <w:vAlign w:val="center"/>
            <w:hideMark/>
          </w:tcPr>
          <w:p w14:paraId="0E4725A6" w14:textId="77777777" w:rsidR="008500EF" w:rsidRDefault="008500EF">
            <w:pPr>
              <w:spacing w:after="75"/>
              <w:rPr>
                <w:rFonts w:ascii="Georgia" w:eastAsia="Times New Roman" w:hAnsi="Georgia"/>
                <w:sz w:val="18"/>
                <w:szCs w:val="18"/>
              </w:rPr>
            </w:pPr>
            <w:r>
              <w:rPr>
                <w:rFonts w:ascii="Georgia" w:eastAsia="Times New Roman" w:hAnsi="Georgia"/>
                <w:sz w:val="18"/>
                <w:szCs w:val="18"/>
              </w:rPr>
              <w:t>This species' range is projected to decrease by 82.6-96.6% by 2080, within three generation lengths. Genetic diversity is projected to be lost by 82%, within the same time frame, as a consequence of range loss (Chala et al. 2016). Using range and genetic diversity as proxies for population, it is projected there will be at least an 82% reduction in population within three generations.</w:t>
            </w:r>
          </w:p>
        </w:tc>
      </w:tr>
    </w:tbl>
    <w:p w14:paraId="63CD32F2" w14:textId="77777777" w:rsidR="008500EF" w:rsidRDefault="008500EF">
      <w:pPr>
        <w:divId w:val="1801143708"/>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9010"/>
      </w:tblGrid>
      <w:tr w:rsidR="00BD629A" w14:paraId="71692559" w14:textId="77777777">
        <w:trPr>
          <w:divId w:val="1801143708"/>
          <w:tblCellSpacing w:w="15" w:type="dxa"/>
        </w:trPr>
        <w:tc>
          <w:tcPr>
            <w:tcW w:w="0" w:type="auto"/>
            <w:tcBorders>
              <w:bottom w:val="single" w:sz="6" w:space="0" w:color="000000"/>
            </w:tcBorders>
            <w:shd w:val="clear" w:color="auto" w:fill="BBBBBB"/>
            <w:vAlign w:val="center"/>
            <w:hideMark/>
          </w:tcPr>
          <w:p w14:paraId="52285C48"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Basis?</w:t>
            </w:r>
          </w:p>
        </w:tc>
      </w:tr>
      <w:tr w:rsidR="00BD629A" w14:paraId="20C64201" w14:textId="77777777">
        <w:trPr>
          <w:divId w:val="1801143708"/>
          <w:tblCellSpacing w:w="15" w:type="dxa"/>
        </w:trPr>
        <w:tc>
          <w:tcPr>
            <w:tcW w:w="0" w:type="auto"/>
            <w:vAlign w:val="center"/>
            <w:hideMark/>
          </w:tcPr>
          <w:p w14:paraId="69CAB673" w14:textId="77777777" w:rsidR="008500EF" w:rsidRDefault="008500EF">
            <w:pPr>
              <w:spacing w:after="75"/>
              <w:rPr>
                <w:rFonts w:ascii="Georgia" w:eastAsia="Times New Roman" w:hAnsi="Georgia"/>
                <w:sz w:val="18"/>
                <w:szCs w:val="18"/>
              </w:rPr>
            </w:pPr>
            <w:r>
              <w:rPr>
                <w:rFonts w:ascii="Georgia" w:eastAsia="Times New Roman" w:hAnsi="Georgia"/>
                <w:sz w:val="18"/>
                <w:szCs w:val="18"/>
              </w:rPr>
              <w:t>b) an index of abundance appropriate for the taxon, c) a decline in area of occupancy, extent of occurrence and/or quality of habitat</w:t>
            </w:r>
          </w:p>
        </w:tc>
      </w:tr>
    </w:tbl>
    <w:p w14:paraId="70DEED3D" w14:textId="77777777" w:rsidR="008500EF" w:rsidRDefault="008500EF">
      <w:pPr>
        <w:pStyle w:val="Heading1"/>
        <w:divId w:val="443042433"/>
        <w:rPr>
          <w:rFonts w:ascii="Georgia" w:eastAsia="Times New Roman" w:hAnsi="Georgia"/>
          <w:sz w:val="29"/>
          <w:szCs w:val="29"/>
        </w:rPr>
      </w:pPr>
      <w:r>
        <w:rPr>
          <w:rFonts w:ascii="Georgia" w:eastAsia="Times New Roman" w:hAnsi="Georgia"/>
          <w:sz w:val="29"/>
          <w:szCs w:val="29"/>
        </w:rPr>
        <w:t>Habitats and Ecology</w:t>
      </w:r>
    </w:p>
    <w:p w14:paraId="334024F0" w14:textId="77777777" w:rsidR="008500EF" w:rsidRDefault="008500EF">
      <w:pPr>
        <w:pStyle w:val="NormalWeb"/>
        <w:divId w:val="443042433"/>
        <w:rPr>
          <w:rFonts w:ascii="Georgia" w:hAnsi="Georgia"/>
        </w:rPr>
      </w:pPr>
      <w:r>
        <w:rPr>
          <w:rStyle w:val="Emphasis"/>
          <w:rFonts w:ascii="Georgia" w:hAnsi="Georgia"/>
        </w:rPr>
        <w:t>Lobelia rhynchopetalum</w:t>
      </w:r>
      <w:r>
        <w:rPr>
          <w:rFonts w:ascii="Georgia" w:hAnsi="Georgia"/>
        </w:rPr>
        <w:t xml:space="preserve"> is an erect woody plant growing to 7 m in height when in flower. It has a rosette of leaves to around 80 cm long and a several meter long inflorescence. It is found in upland grassland and on rocky mountain sides, often being the only tall woody plant at high altitudes (Thulin 2006). It occurs in the Afroalpine (AA), ericaceous belt (EB) and dry evergreen Afromontane forest and grassland complex (DAF) potential natural vegetation types (Friis </w:t>
      </w:r>
      <w:r>
        <w:rPr>
          <w:rStyle w:val="Emphasis"/>
          <w:rFonts w:ascii="Georgia" w:hAnsi="Georgia"/>
        </w:rPr>
        <w:t xml:space="preserve">et al. </w:t>
      </w:r>
      <w:r>
        <w:rPr>
          <w:rFonts w:ascii="Georgia" w:hAnsi="Georgia"/>
        </w:rPr>
        <w:t>2010).</w:t>
      </w:r>
    </w:p>
    <w:p w14:paraId="3ED5D4B1" w14:textId="77777777" w:rsidR="008500EF" w:rsidRDefault="008500EF">
      <w:pPr>
        <w:pStyle w:val="Heading2"/>
        <w:divId w:val="443042433"/>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242"/>
        <w:gridCol w:w="763"/>
        <w:gridCol w:w="1020"/>
        <w:gridCol w:w="1888"/>
      </w:tblGrid>
      <w:tr w:rsidR="00BD629A" w14:paraId="683F26F4" w14:textId="77777777">
        <w:trPr>
          <w:divId w:val="443042433"/>
          <w:tblCellSpacing w:w="15" w:type="dxa"/>
        </w:trPr>
        <w:tc>
          <w:tcPr>
            <w:tcW w:w="0" w:type="auto"/>
            <w:tcBorders>
              <w:bottom w:val="single" w:sz="6" w:space="0" w:color="000000"/>
            </w:tcBorders>
            <w:shd w:val="clear" w:color="auto" w:fill="BBBBBB"/>
            <w:vAlign w:val="center"/>
            <w:hideMark/>
          </w:tcPr>
          <w:p w14:paraId="2C4D6B69"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311E5E35"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7510E088"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2382B3F9"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BD629A" w14:paraId="0E985747" w14:textId="77777777">
        <w:trPr>
          <w:divId w:val="443042433"/>
          <w:tblCellSpacing w:w="15" w:type="dxa"/>
        </w:trPr>
        <w:tc>
          <w:tcPr>
            <w:tcW w:w="0" w:type="auto"/>
            <w:tcBorders>
              <w:bottom w:val="single" w:sz="6" w:space="0" w:color="CCCCCC"/>
            </w:tcBorders>
            <w:vAlign w:val="center"/>
            <w:hideMark/>
          </w:tcPr>
          <w:p w14:paraId="59C65420" w14:textId="77777777" w:rsidR="008500EF" w:rsidRDefault="008500EF">
            <w:pPr>
              <w:spacing w:after="75"/>
              <w:rPr>
                <w:rFonts w:ascii="Georgia" w:eastAsia="Times New Roman" w:hAnsi="Georgia"/>
                <w:sz w:val="18"/>
                <w:szCs w:val="18"/>
              </w:rPr>
            </w:pPr>
            <w:r>
              <w:rPr>
                <w:rFonts w:ascii="Georgia" w:eastAsia="Times New Roman" w:hAnsi="Georgia"/>
                <w:sz w:val="18"/>
                <w:szCs w:val="18"/>
              </w:rPr>
              <w:t>4.7. Grassland -&gt; Grassland - Subtropical/Tropical High Altitude</w:t>
            </w:r>
          </w:p>
        </w:tc>
        <w:tc>
          <w:tcPr>
            <w:tcW w:w="0" w:type="auto"/>
            <w:tcBorders>
              <w:bottom w:val="single" w:sz="6" w:space="0" w:color="CCCCCC"/>
            </w:tcBorders>
            <w:vAlign w:val="center"/>
            <w:hideMark/>
          </w:tcPr>
          <w:p w14:paraId="289648A3" w14:textId="77777777" w:rsidR="008500EF" w:rsidRDefault="008500EF">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286D561B" w14:textId="77777777" w:rsidR="008500EF" w:rsidRDefault="008500EF">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058D08D4" w14:textId="77777777" w:rsidR="008500EF" w:rsidRDefault="008500EF">
            <w:pPr>
              <w:spacing w:after="75"/>
              <w:rPr>
                <w:rFonts w:ascii="Georgia" w:eastAsia="Times New Roman" w:hAnsi="Georgia"/>
                <w:sz w:val="18"/>
                <w:szCs w:val="18"/>
              </w:rPr>
            </w:pPr>
            <w:r>
              <w:rPr>
                <w:rFonts w:ascii="Georgia" w:eastAsia="Times New Roman" w:hAnsi="Georgia"/>
                <w:sz w:val="18"/>
                <w:szCs w:val="18"/>
              </w:rPr>
              <w:t>Yes</w:t>
            </w:r>
          </w:p>
        </w:tc>
      </w:tr>
    </w:tbl>
    <w:p w14:paraId="0559035B" w14:textId="77777777" w:rsidR="008500EF" w:rsidRDefault="008500EF">
      <w:pPr>
        <w:pStyle w:val="Heading2"/>
        <w:divId w:val="443042433"/>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13"/>
        <w:gridCol w:w="894"/>
        <w:gridCol w:w="5603"/>
      </w:tblGrid>
      <w:tr w:rsidR="00BD629A" w14:paraId="11CBAC2A" w14:textId="77777777">
        <w:trPr>
          <w:divId w:val="443042433"/>
          <w:tblCellSpacing w:w="15" w:type="dxa"/>
        </w:trPr>
        <w:tc>
          <w:tcPr>
            <w:tcW w:w="0" w:type="auto"/>
            <w:tcBorders>
              <w:bottom w:val="single" w:sz="6" w:space="0" w:color="000000"/>
            </w:tcBorders>
            <w:shd w:val="clear" w:color="auto" w:fill="BBBBBB"/>
            <w:vAlign w:val="center"/>
            <w:hideMark/>
          </w:tcPr>
          <w:p w14:paraId="42E27541"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04B90520"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49064D2E"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BD629A" w14:paraId="1F1F03BA" w14:textId="77777777">
        <w:trPr>
          <w:divId w:val="443042433"/>
          <w:tblCellSpacing w:w="15" w:type="dxa"/>
        </w:trPr>
        <w:tc>
          <w:tcPr>
            <w:tcW w:w="0" w:type="auto"/>
            <w:vAlign w:val="center"/>
            <w:hideMark/>
          </w:tcPr>
          <w:p w14:paraId="4D98818D" w14:textId="77777777" w:rsidR="008500EF" w:rsidRDefault="008500EF">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6EAEE433" w14:textId="77777777" w:rsidR="008500EF" w:rsidRDefault="008500EF">
            <w:pPr>
              <w:spacing w:after="75"/>
              <w:rPr>
                <w:rFonts w:ascii="Georgia" w:eastAsia="Times New Roman" w:hAnsi="Georgia"/>
                <w:sz w:val="18"/>
                <w:szCs w:val="18"/>
              </w:rPr>
            </w:pPr>
            <w:r>
              <w:rPr>
                <w:rFonts w:ascii="Georgia" w:eastAsia="Times New Roman" w:hAnsi="Georgia"/>
                <w:sz w:val="18"/>
                <w:szCs w:val="18"/>
              </w:rPr>
              <w:t>Projected</w:t>
            </w:r>
          </w:p>
        </w:tc>
        <w:tc>
          <w:tcPr>
            <w:tcW w:w="0" w:type="auto"/>
            <w:vAlign w:val="center"/>
            <w:hideMark/>
          </w:tcPr>
          <w:p w14:paraId="46755A89" w14:textId="77777777" w:rsidR="008500EF" w:rsidRDefault="008500EF">
            <w:pPr>
              <w:spacing w:after="75"/>
              <w:rPr>
                <w:rFonts w:ascii="Georgia" w:eastAsia="Times New Roman" w:hAnsi="Georgia"/>
                <w:sz w:val="18"/>
                <w:szCs w:val="18"/>
              </w:rPr>
            </w:pPr>
            <w:r>
              <w:rPr>
                <w:rFonts w:ascii="Georgia" w:eastAsia="Times New Roman" w:hAnsi="Georgia"/>
                <w:sz w:val="18"/>
                <w:szCs w:val="18"/>
              </w:rPr>
              <w:t>By 2080 only 3.4% of this species' current habitat is predicted to remain suitable, confining its range to four mountain tops (Chala et al. 2016), reducing the area, extent and quality of its habitat.</w:t>
            </w:r>
          </w:p>
        </w:tc>
      </w:tr>
    </w:tbl>
    <w:p w14:paraId="03DEB4C4" w14:textId="77777777" w:rsidR="008500EF" w:rsidRDefault="008500EF">
      <w:pPr>
        <w:pStyle w:val="Heading2"/>
        <w:divId w:val="443042433"/>
        <w:rPr>
          <w:rFonts w:ascii="Georgia" w:eastAsia="Times New Roman" w:hAnsi="Georgia"/>
          <w:sz w:val="27"/>
          <w:szCs w:val="27"/>
        </w:rPr>
      </w:pPr>
      <w:r>
        <w:rPr>
          <w:rFonts w:ascii="Georgia" w:eastAsia="Times New Roman" w:hAnsi="Georgia"/>
          <w:sz w:val="27"/>
          <w:szCs w:val="27"/>
        </w:rPr>
        <w:t>Life History</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444"/>
        <w:gridCol w:w="6590"/>
        <w:gridCol w:w="976"/>
      </w:tblGrid>
      <w:tr w:rsidR="00BD629A" w14:paraId="7AE04455" w14:textId="77777777">
        <w:trPr>
          <w:divId w:val="443042433"/>
          <w:tblCellSpacing w:w="15" w:type="dxa"/>
        </w:trPr>
        <w:tc>
          <w:tcPr>
            <w:tcW w:w="0" w:type="auto"/>
            <w:tcBorders>
              <w:bottom w:val="single" w:sz="6" w:space="0" w:color="000000"/>
            </w:tcBorders>
            <w:shd w:val="clear" w:color="auto" w:fill="BBBBBB"/>
            <w:vAlign w:val="center"/>
            <w:hideMark/>
          </w:tcPr>
          <w:p w14:paraId="11C96D8A"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Generation Length</w:t>
            </w:r>
          </w:p>
        </w:tc>
        <w:tc>
          <w:tcPr>
            <w:tcW w:w="0" w:type="auto"/>
            <w:tcBorders>
              <w:bottom w:val="single" w:sz="6" w:space="0" w:color="000000"/>
            </w:tcBorders>
            <w:shd w:val="clear" w:color="auto" w:fill="BBBBBB"/>
            <w:vAlign w:val="center"/>
            <w:hideMark/>
          </w:tcPr>
          <w:p w14:paraId="777C12A8"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6DE4BAD4"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Data Quality</w:t>
            </w:r>
          </w:p>
        </w:tc>
      </w:tr>
      <w:tr w:rsidR="00BD629A" w14:paraId="62D1C485" w14:textId="77777777">
        <w:trPr>
          <w:divId w:val="443042433"/>
          <w:tblCellSpacing w:w="15" w:type="dxa"/>
        </w:trPr>
        <w:tc>
          <w:tcPr>
            <w:tcW w:w="0" w:type="auto"/>
            <w:vAlign w:val="center"/>
            <w:hideMark/>
          </w:tcPr>
          <w:p w14:paraId="08AA71AF" w14:textId="77777777" w:rsidR="008500EF" w:rsidRDefault="008500EF">
            <w:pPr>
              <w:spacing w:after="75"/>
              <w:rPr>
                <w:rFonts w:ascii="Georgia" w:eastAsia="Times New Roman" w:hAnsi="Georgia"/>
                <w:sz w:val="18"/>
                <w:szCs w:val="18"/>
              </w:rPr>
            </w:pPr>
            <w:r>
              <w:rPr>
                <w:rFonts w:ascii="Georgia" w:eastAsia="Times New Roman" w:hAnsi="Georgia"/>
                <w:sz w:val="18"/>
                <w:szCs w:val="18"/>
              </w:rPr>
              <w:lastRenderedPageBreak/>
              <w:t>25</w:t>
            </w:r>
          </w:p>
        </w:tc>
        <w:tc>
          <w:tcPr>
            <w:tcW w:w="0" w:type="auto"/>
            <w:vAlign w:val="center"/>
            <w:hideMark/>
          </w:tcPr>
          <w:p w14:paraId="0DD80358" w14:textId="5E9CC37A" w:rsidR="008500EF" w:rsidRDefault="008500EF">
            <w:pPr>
              <w:spacing w:after="75"/>
              <w:rPr>
                <w:rFonts w:ascii="Georgia" w:eastAsia="Times New Roman" w:hAnsi="Georgia"/>
                <w:sz w:val="18"/>
                <w:szCs w:val="18"/>
              </w:rPr>
            </w:pPr>
            <w:r>
              <w:rPr>
                <w:rFonts w:ascii="Georgia" w:eastAsia="Times New Roman" w:hAnsi="Georgia"/>
                <w:sz w:val="18"/>
                <w:szCs w:val="18"/>
              </w:rPr>
              <w:t>25 years is suggested as the minimum generation length for tall and strongly woody species</w:t>
            </w:r>
            <w:ins w:id="30" w:author="Jack Plummer" w:date="2024-03-05T13:20:00Z">
              <w:r w:rsidR="005743E7">
                <w:rPr>
                  <w:rFonts w:ascii="Georgia" w:eastAsia="Times New Roman" w:hAnsi="Georgia"/>
                  <w:sz w:val="18"/>
                  <w:szCs w:val="18"/>
                </w:rPr>
                <w:t xml:space="preserve"> </w:t>
              </w:r>
              <w:r w:rsidR="005743E7">
                <w:rPr>
                  <w:rFonts w:eastAsia="Times New Roman"/>
                  <w:sz w:val="18"/>
                  <w:szCs w:val="18"/>
                </w:rPr>
                <w:t xml:space="preserve">of </w:t>
              </w:r>
            </w:ins>
            <w:ins w:id="31" w:author="Jack Plummer" w:date="2024-03-05T13:21:00Z">
              <w:r w:rsidR="005743E7">
                <w:rPr>
                  <w:rFonts w:eastAsia="Times New Roman"/>
                  <w:sz w:val="18"/>
                  <w:szCs w:val="18"/>
                </w:rPr>
                <w:t>Lobelia</w:t>
              </w:r>
            </w:ins>
            <w:r>
              <w:rPr>
                <w:rFonts w:ascii="Georgia" w:eastAsia="Times New Roman" w:hAnsi="Georgia"/>
                <w:sz w:val="18"/>
                <w:szCs w:val="18"/>
              </w:rPr>
              <w:t xml:space="preserve"> such as L. rhynchop</w:t>
            </w:r>
            <w:ins w:id="32" w:author="Jack Plummer" w:date="2024-03-05T13:21:00Z">
              <w:r w:rsidR="005743E7">
                <w:rPr>
                  <w:rFonts w:ascii="Georgia" w:eastAsia="Times New Roman" w:hAnsi="Georgia"/>
                  <w:sz w:val="18"/>
                  <w:szCs w:val="18"/>
                </w:rPr>
                <w:t>e</w:t>
              </w:r>
            </w:ins>
            <w:del w:id="33" w:author="Jack Plummer" w:date="2024-03-05T13:21:00Z">
              <w:r w:rsidDel="005743E7">
                <w:rPr>
                  <w:rFonts w:ascii="Georgia" w:eastAsia="Times New Roman" w:hAnsi="Georgia"/>
                  <w:sz w:val="18"/>
                  <w:szCs w:val="18"/>
                </w:rPr>
                <w:delText>a</w:delText>
              </w:r>
            </w:del>
            <w:r>
              <w:rPr>
                <w:rFonts w:ascii="Georgia" w:eastAsia="Times New Roman" w:hAnsi="Georgia"/>
                <w:sz w:val="18"/>
                <w:szCs w:val="18"/>
              </w:rPr>
              <w:t>t</w:t>
            </w:r>
            <w:ins w:id="34" w:author="Jack Plummer" w:date="2024-03-05T13:21:00Z">
              <w:r w:rsidR="005743E7">
                <w:rPr>
                  <w:rFonts w:ascii="Georgia" w:eastAsia="Times New Roman" w:hAnsi="Georgia"/>
                  <w:sz w:val="18"/>
                  <w:szCs w:val="18"/>
                </w:rPr>
                <w:t>a</w:t>
              </w:r>
            </w:ins>
            <w:del w:id="35" w:author="Jack Plummer" w:date="2024-03-05T13:21:00Z">
              <w:r w:rsidDel="005743E7">
                <w:rPr>
                  <w:rFonts w:ascii="Georgia" w:eastAsia="Times New Roman" w:hAnsi="Georgia"/>
                  <w:sz w:val="18"/>
                  <w:szCs w:val="18"/>
                </w:rPr>
                <w:delText>e</w:delText>
              </w:r>
            </w:del>
            <w:r>
              <w:rPr>
                <w:rFonts w:ascii="Georgia" w:eastAsia="Times New Roman" w:hAnsi="Georgia"/>
                <w:sz w:val="18"/>
                <w:szCs w:val="18"/>
              </w:rPr>
              <w:t>lum (M. Thulin, pers. comms. 2024).</w:t>
            </w:r>
          </w:p>
        </w:tc>
        <w:tc>
          <w:tcPr>
            <w:tcW w:w="0" w:type="auto"/>
            <w:vAlign w:val="center"/>
            <w:hideMark/>
          </w:tcPr>
          <w:p w14:paraId="3305065C" w14:textId="77777777" w:rsidR="008500EF" w:rsidRDefault="008500EF">
            <w:pPr>
              <w:spacing w:after="75"/>
              <w:rPr>
                <w:rFonts w:ascii="Georgia" w:eastAsia="Times New Roman" w:hAnsi="Georgia"/>
                <w:sz w:val="18"/>
                <w:szCs w:val="18"/>
              </w:rPr>
            </w:pPr>
            <w:r>
              <w:rPr>
                <w:rFonts w:ascii="Georgia" w:eastAsia="Times New Roman" w:hAnsi="Georgia"/>
                <w:sz w:val="18"/>
                <w:szCs w:val="18"/>
              </w:rPr>
              <w:t>medium</w:t>
            </w:r>
          </w:p>
        </w:tc>
      </w:tr>
    </w:tbl>
    <w:p w14:paraId="246D1F00" w14:textId="77777777" w:rsidR="008500EF" w:rsidRDefault="008500EF">
      <w:pPr>
        <w:pStyle w:val="Heading2"/>
        <w:divId w:val="443042433"/>
        <w:rPr>
          <w:rFonts w:ascii="Georgia" w:eastAsia="Times New Roman" w:hAnsi="Georgia"/>
          <w:sz w:val="27"/>
          <w:szCs w:val="27"/>
        </w:rPr>
      </w:pPr>
      <w:r>
        <w:rPr>
          <w:rFonts w:ascii="Georgia" w:eastAsia="Times New Roman" w:hAnsi="Georgia"/>
          <w:sz w:val="27"/>
          <w:szCs w:val="27"/>
        </w:rPr>
        <w:t>Systems</w:t>
      </w:r>
    </w:p>
    <w:p w14:paraId="094B0012" w14:textId="77777777" w:rsidR="008500EF" w:rsidRDefault="008500EF">
      <w:pPr>
        <w:pStyle w:val="NormalWeb"/>
        <w:divId w:val="443042433"/>
        <w:rPr>
          <w:rFonts w:ascii="Georgia" w:hAnsi="Georgia"/>
        </w:rPr>
      </w:pPr>
      <w:r>
        <w:rPr>
          <w:rStyle w:val="datalabel1"/>
          <w:rFonts w:ascii="Georgia" w:hAnsi="Georgia"/>
        </w:rPr>
        <w:t xml:space="preserve">System: </w:t>
      </w:r>
      <w:r>
        <w:rPr>
          <w:rFonts w:ascii="Georgia" w:hAnsi="Georgia"/>
        </w:rPr>
        <w:t>Terrestrial</w:t>
      </w:r>
    </w:p>
    <w:p w14:paraId="1D4E6771" w14:textId="77777777" w:rsidR="008500EF" w:rsidRDefault="008500EF">
      <w:pPr>
        <w:pStyle w:val="Heading2"/>
        <w:divId w:val="443042433"/>
        <w:rPr>
          <w:rFonts w:ascii="Georgia" w:eastAsia="Times New Roman" w:hAnsi="Georgia"/>
          <w:sz w:val="27"/>
          <w:szCs w:val="27"/>
        </w:rPr>
      </w:pPr>
      <w:r>
        <w:rPr>
          <w:rFonts w:ascii="Georgia" w:eastAsia="Times New Roman" w:hAnsi="Georgia"/>
          <w:sz w:val="27"/>
          <w:szCs w:val="27"/>
        </w:rPr>
        <w:t>Plant / Fungi Specific</w:t>
      </w:r>
    </w:p>
    <w:p w14:paraId="63E316AA" w14:textId="77777777" w:rsidR="008500EF" w:rsidRDefault="008500EF">
      <w:pPr>
        <w:pStyle w:val="NormalWeb"/>
        <w:divId w:val="443042433"/>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BD629A" w14:paraId="2C5E4D88" w14:textId="77777777">
        <w:trPr>
          <w:divId w:val="443042433"/>
          <w:tblCellSpacing w:w="15" w:type="dxa"/>
        </w:trPr>
        <w:tc>
          <w:tcPr>
            <w:tcW w:w="0" w:type="auto"/>
            <w:tcBorders>
              <w:bottom w:val="single" w:sz="6" w:space="0" w:color="000000"/>
            </w:tcBorders>
            <w:shd w:val="clear" w:color="auto" w:fill="BBBBBB"/>
            <w:vAlign w:val="center"/>
            <w:hideMark/>
          </w:tcPr>
          <w:p w14:paraId="19E975F1"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BD629A" w14:paraId="4C2A4DEE" w14:textId="77777777">
        <w:trPr>
          <w:divId w:val="443042433"/>
          <w:tblCellSpacing w:w="15" w:type="dxa"/>
        </w:trPr>
        <w:tc>
          <w:tcPr>
            <w:tcW w:w="0" w:type="auto"/>
            <w:tcBorders>
              <w:bottom w:val="single" w:sz="6" w:space="0" w:color="CCCCCC"/>
            </w:tcBorders>
            <w:vAlign w:val="center"/>
            <w:hideMark/>
          </w:tcPr>
          <w:p w14:paraId="38D12FFA" w14:textId="77777777" w:rsidR="008500EF" w:rsidRDefault="008500EF">
            <w:pPr>
              <w:spacing w:after="75"/>
              <w:rPr>
                <w:rFonts w:ascii="Georgia" w:eastAsia="Times New Roman" w:hAnsi="Georgia"/>
                <w:sz w:val="18"/>
                <w:szCs w:val="18"/>
              </w:rPr>
            </w:pPr>
            <w:commentRangeStart w:id="36"/>
            <w:r>
              <w:rPr>
                <w:rFonts w:ascii="Georgia" w:eastAsia="Times New Roman" w:hAnsi="Georgia"/>
                <w:sz w:val="18"/>
                <w:szCs w:val="18"/>
              </w:rPr>
              <w:t>Tree - large</w:t>
            </w:r>
            <w:commentRangeEnd w:id="36"/>
            <w:r w:rsidR="003E3D05">
              <w:rPr>
                <w:rStyle w:val="CommentReference"/>
              </w:rPr>
              <w:commentReference w:id="36"/>
            </w:r>
          </w:p>
        </w:tc>
      </w:tr>
    </w:tbl>
    <w:p w14:paraId="0DFC8193" w14:textId="77777777" w:rsidR="008500EF" w:rsidRDefault="008500EF">
      <w:pPr>
        <w:pStyle w:val="Heading1"/>
        <w:divId w:val="1144204486"/>
        <w:rPr>
          <w:rFonts w:ascii="Georgia" w:eastAsia="Times New Roman" w:hAnsi="Georgia"/>
          <w:sz w:val="29"/>
          <w:szCs w:val="29"/>
        </w:rPr>
      </w:pPr>
      <w:r>
        <w:rPr>
          <w:rFonts w:ascii="Georgia" w:eastAsia="Times New Roman" w:hAnsi="Georgia"/>
          <w:sz w:val="29"/>
          <w:szCs w:val="29"/>
        </w:rPr>
        <w:t>Use and Trade</w:t>
      </w:r>
    </w:p>
    <w:p w14:paraId="2B039D46" w14:textId="77777777" w:rsidR="008500EF" w:rsidRDefault="008500EF">
      <w:pPr>
        <w:pStyle w:val="Heading2"/>
        <w:divId w:val="1144204486"/>
        <w:rPr>
          <w:rFonts w:ascii="Georgia" w:eastAsia="Times New Roman" w:hAnsi="Georgia"/>
          <w:sz w:val="27"/>
          <w:szCs w:val="27"/>
        </w:rPr>
      </w:pPr>
      <w:r>
        <w:rPr>
          <w:rFonts w:ascii="Georgia" w:eastAsia="Times New Roman" w:hAnsi="Georgia"/>
          <w:sz w:val="27"/>
          <w:szCs w:val="27"/>
        </w:rPr>
        <w:t>General Use and Trade Information</w:t>
      </w:r>
    </w:p>
    <w:p w14:paraId="44B55B19" w14:textId="77777777" w:rsidR="008500EF" w:rsidRDefault="008500EF">
      <w:pPr>
        <w:pStyle w:val="NormalWeb"/>
        <w:divId w:val="1144204486"/>
        <w:rPr>
          <w:rFonts w:ascii="Georgia" w:hAnsi="Georgia"/>
        </w:rPr>
      </w:pPr>
      <w:r>
        <w:rPr>
          <w:rFonts w:ascii="Georgia" w:hAnsi="Georgia"/>
        </w:rPr>
        <w:t xml:space="preserve">The stems are used for making fences around houses (Poncet </w:t>
      </w:r>
      <w:r>
        <w:rPr>
          <w:rStyle w:val="Emphasis"/>
          <w:rFonts w:ascii="Georgia" w:hAnsi="Georgia"/>
        </w:rPr>
        <w:t>et al</w:t>
      </w:r>
      <w:r>
        <w:rPr>
          <w:rFonts w:ascii="Georgia" w:hAnsi="Georgia"/>
        </w:rPr>
        <w:t>. 2009).</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147"/>
        <w:gridCol w:w="1161"/>
        <w:gridCol w:w="862"/>
        <w:gridCol w:w="1307"/>
        <w:gridCol w:w="2111"/>
      </w:tblGrid>
      <w:tr w:rsidR="00BD629A" w14:paraId="1302B454" w14:textId="77777777">
        <w:trPr>
          <w:divId w:val="1144204486"/>
          <w:tblCellSpacing w:w="15" w:type="dxa"/>
        </w:trPr>
        <w:tc>
          <w:tcPr>
            <w:tcW w:w="0" w:type="auto"/>
            <w:tcBorders>
              <w:bottom w:val="single" w:sz="6" w:space="0" w:color="000000"/>
            </w:tcBorders>
            <w:shd w:val="clear" w:color="auto" w:fill="BBBBBB"/>
            <w:vAlign w:val="center"/>
            <w:hideMark/>
          </w:tcPr>
          <w:p w14:paraId="7C74B1A9"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End Use</w:t>
            </w:r>
          </w:p>
        </w:tc>
        <w:tc>
          <w:tcPr>
            <w:tcW w:w="0" w:type="auto"/>
            <w:tcBorders>
              <w:bottom w:val="single" w:sz="6" w:space="0" w:color="000000"/>
            </w:tcBorders>
            <w:shd w:val="clear" w:color="auto" w:fill="BBBBBB"/>
            <w:vAlign w:val="center"/>
            <w:hideMark/>
          </w:tcPr>
          <w:p w14:paraId="23D08999"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Subsistence</w:t>
            </w:r>
          </w:p>
        </w:tc>
        <w:tc>
          <w:tcPr>
            <w:tcW w:w="0" w:type="auto"/>
            <w:tcBorders>
              <w:bottom w:val="single" w:sz="6" w:space="0" w:color="000000"/>
            </w:tcBorders>
            <w:shd w:val="clear" w:color="auto" w:fill="BBBBBB"/>
            <w:vAlign w:val="center"/>
            <w:hideMark/>
          </w:tcPr>
          <w:p w14:paraId="123B66F6"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National</w:t>
            </w:r>
          </w:p>
        </w:tc>
        <w:tc>
          <w:tcPr>
            <w:tcW w:w="0" w:type="auto"/>
            <w:tcBorders>
              <w:bottom w:val="single" w:sz="6" w:space="0" w:color="000000"/>
            </w:tcBorders>
            <w:shd w:val="clear" w:color="auto" w:fill="BBBBBB"/>
            <w:vAlign w:val="center"/>
            <w:hideMark/>
          </w:tcPr>
          <w:p w14:paraId="0BE99D93"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International</w:t>
            </w:r>
          </w:p>
        </w:tc>
        <w:tc>
          <w:tcPr>
            <w:tcW w:w="0" w:type="auto"/>
            <w:tcBorders>
              <w:bottom w:val="single" w:sz="6" w:space="0" w:color="000000"/>
            </w:tcBorders>
            <w:shd w:val="clear" w:color="auto" w:fill="BBBBBB"/>
            <w:vAlign w:val="center"/>
            <w:hideMark/>
          </w:tcPr>
          <w:p w14:paraId="1C4EB857"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Other (please specify)</w:t>
            </w:r>
          </w:p>
        </w:tc>
      </w:tr>
      <w:tr w:rsidR="00BD629A" w14:paraId="3B33F178" w14:textId="77777777">
        <w:trPr>
          <w:divId w:val="1144204486"/>
          <w:tblCellSpacing w:w="15" w:type="dxa"/>
        </w:trPr>
        <w:tc>
          <w:tcPr>
            <w:tcW w:w="0" w:type="auto"/>
            <w:tcBorders>
              <w:bottom w:val="single" w:sz="6" w:space="0" w:color="CCCCCC"/>
            </w:tcBorders>
            <w:vAlign w:val="center"/>
            <w:hideMark/>
          </w:tcPr>
          <w:p w14:paraId="69CCC25F" w14:textId="77777777" w:rsidR="008500EF" w:rsidRDefault="008500EF">
            <w:pPr>
              <w:spacing w:after="75"/>
              <w:rPr>
                <w:rFonts w:ascii="Georgia" w:eastAsia="Times New Roman" w:hAnsi="Georgia"/>
                <w:sz w:val="18"/>
                <w:szCs w:val="18"/>
              </w:rPr>
            </w:pPr>
            <w:r>
              <w:rPr>
                <w:rFonts w:ascii="Georgia" w:eastAsia="Times New Roman" w:hAnsi="Georgia"/>
                <w:sz w:val="18"/>
                <w:szCs w:val="18"/>
              </w:rPr>
              <w:t>9. Construction or structural materials</w:t>
            </w:r>
          </w:p>
        </w:tc>
        <w:tc>
          <w:tcPr>
            <w:tcW w:w="0" w:type="auto"/>
            <w:tcBorders>
              <w:bottom w:val="single" w:sz="6" w:space="0" w:color="CCCCCC"/>
            </w:tcBorders>
            <w:vAlign w:val="center"/>
            <w:hideMark/>
          </w:tcPr>
          <w:p w14:paraId="6F4997C4" w14:textId="77777777" w:rsidR="008500EF" w:rsidRDefault="008500EF">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75503190" w14:textId="77777777" w:rsidR="008500EF" w:rsidRDefault="008500EF">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08A48CA" w14:textId="77777777" w:rsidR="008500EF" w:rsidRDefault="008500EF">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4174160" w14:textId="77777777" w:rsidR="008500EF" w:rsidRDefault="008500EF">
            <w:pPr>
              <w:spacing w:after="75"/>
              <w:rPr>
                <w:rFonts w:ascii="Georgia" w:eastAsia="Times New Roman" w:hAnsi="Georgia"/>
                <w:sz w:val="18"/>
                <w:szCs w:val="18"/>
              </w:rPr>
            </w:pPr>
            <w:r>
              <w:rPr>
                <w:rFonts w:ascii="Georgia" w:eastAsia="Times New Roman" w:hAnsi="Georgia"/>
                <w:sz w:val="18"/>
                <w:szCs w:val="18"/>
              </w:rPr>
              <w:t>-</w:t>
            </w:r>
          </w:p>
        </w:tc>
      </w:tr>
    </w:tbl>
    <w:p w14:paraId="52C34A28" w14:textId="77777777" w:rsidR="008500EF" w:rsidRDefault="008500EF">
      <w:pPr>
        <w:pStyle w:val="Heading1"/>
        <w:divId w:val="752975013"/>
        <w:rPr>
          <w:rFonts w:ascii="Georgia" w:eastAsia="Times New Roman" w:hAnsi="Georgia"/>
          <w:sz w:val="29"/>
          <w:szCs w:val="29"/>
        </w:rPr>
      </w:pPr>
      <w:commentRangeStart w:id="37"/>
      <w:r>
        <w:rPr>
          <w:rFonts w:ascii="Georgia" w:eastAsia="Times New Roman" w:hAnsi="Georgia"/>
          <w:sz w:val="29"/>
          <w:szCs w:val="29"/>
        </w:rPr>
        <w:t>Threats</w:t>
      </w:r>
      <w:commentRangeEnd w:id="37"/>
      <w:r w:rsidR="00AC71F3">
        <w:rPr>
          <w:rStyle w:val="CommentReference"/>
          <w:b w:val="0"/>
          <w:bCs w:val="0"/>
          <w:color w:val="auto"/>
          <w:kern w:val="0"/>
        </w:rPr>
        <w:commentReference w:id="37"/>
      </w:r>
    </w:p>
    <w:p w14:paraId="2900B7E6" w14:textId="7C14C8B2" w:rsidR="008500EF" w:rsidRDefault="008500EF">
      <w:pPr>
        <w:pStyle w:val="NormalWeb"/>
        <w:divId w:val="752975013"/>
        <w:rPr>
          <w:rFonts w:ascii="Georgia" w:hAnsi="Georgia"/>
        </w:rPr>
      </w:pPr>
      <w:r>
        <w:rPr>
          <w:rFonts w:ascii="Georgia" w:hAnsi="Georgia"/>
          <w:shd w:val="clear" w:color="auto" w:fill="FFFFFF"/>
        </w:rPr>
        <w:t>Climate change poses the greatest threat to</w:t>
      </w:r>
      <w:r>
        <w:rPr>
          <w:rStyle w:val="Emphasis"/>
          <w:rFonts w:ascii="Georgia" w:hAnsi="Georgia"/>
          <w:shd w:val="clear" w:color="auto" w:fill="FFFFFF"/>
        </w:rPr>
        <w:t xml:space="preserve"> L. rhynchopetalum</w:t>
      </w:r>
      <w:r>
        <w:rPr>
          <w:rFonts w:ascii="Georgia" w:hAnsi="Georgia"/>
          <w:shd w:val="clear" w:color="auto" w:fill="FFFFFF"/>
        </w:rPr>
        <w:t>. Endemism (</w:t>
      </w:r>
      <w:commentRangeStart w:id="38"/>
      <w:ins w:id="39" w:author="Jack Plummer" w:date="2024-03-05T14:20:00Z">
        <w:r w:rsidR="00B159AD">
          <w:rPr>
            <w:rFonts w:ascii="Georgia" w:hAnsi="Georgia"/>
            <w:shd w:val="clear" w:color="auto" w:fill="FFFFFF"/>
          </w:rPr>
          <w:t xml:space="preserve">here defined as </w:t>
        </w:r>
      </w:ins>
      <w:commentRangeEnd w:id="38"/>
      <w:ins w:id="40" w:author="Jack Plummer" w:date="2024-03-05T14:21:00Z">
        <w:r w:rsidR="00B159AD">
          <w:rPr>
            <w:rStyle w:val="CommentReference"/>
          </w:rPr>
          <w:commentReference w:id="38"/>
        </w:r>
      </w:ins>
      <w:r>
        <w:rPr>
          <w:rFonts w:ascii="Georgia" w:hAnsi="Georgia"/>
          <w:shd w:val="clear" w:color="auto" w:fill="FFFFFF"/>
        </w:rPr>
        <w:t>the prevalence of species with narrower environmental tolerances) is thought to increase at lower latitudes and higher elevations (Trew and Maclean 2021). Thus, endemic species living in the Afroalpine potential natural vegetation type, which is small and isolated, are thought to be particularly vulnerable to climatic changes as the upwards migration of plants is limited (Trew and Maclean 2021, Elsen and Tingley 2015). By 2080, this species is projected to experience significant habitat loss causing further fragmentation and confining it to four mountaintops in two mountain ranges northwest of the Rift Valley, the Simien Mountains and the Shewa-Wallo-Guna massif, losing its range at lower latitudes as well as lower altitudes (Chala </w:t>
      </w:r>
      <w:r>
        <w:rPr>
          <w:rStyle w:val="Emphasis"/>
          <w:rFonts w:ascii="Georgia" w:hAnsi="Georgia"/>
          <w:shd w:val="clear" w:color="auto" w:fill="FFFFFF"/>
        </w:rPr>
        <w:t xml:space="preserve">et al. </w:t>
      </w:r>
      <w:r>
        <w:rPr>
          <w:rFonts w:ascii="Georgia" w:hAnsi="Georgia"/>
          <w:shd w:val="clear" w:color="auto" w:fill="FFFFFF"/>
        </w:rPr>
        <w:t xml:space="preserve">2016). Consequentially, loss in genetic diversity is projected to be almost as high as the loss in habitat range (Chala </w:t>
      </w:r>
      <w:r>
        <w:rPr>
          <w:rStyle w:val="Emphasis"/>
          <w:rFonts w:ascii="Georgia" w:hAnsi="Georgia"/>
          <w:shd w:val="clear" w:color="auto" w:fill="FFFFFF"/>
        </w:rPr>
        <w:t xml:space="preserve">et al. </w:t>
      </w:r>
      <w:r>
        <w:rPr>
          <w:rFonts w:ascii="Georgia" w:hAnsi="Georgia"/>
          <w:shd w:val="clear" w:color="auto" w:fill="FFFFFF"/>
        </w:rPr>
        <w:t xml:space="preserve">2016). Furthermore, there is an expected upwards shift of the tree line and invasion of new species from lower vegetation belts, resulting in shrinking of the alpine habitat and increased competition (Chala </w:t>
      </w:r>
      <w:r>
        <w:rPr>
          <w:rStyle w:val="Emphasis"/>
          <w:rFonts w:ascii="Georgia" w:hAnsi="Georgia"/>
          <w:shd w:val="clear" w:color="auto" w:fill="FFFFFF"/>
        </w:rPr>
        <w:t>et al. </w:t>
      </w:r>
      <w:r>
        <w:rPr>
          <w:rFonts w:ascii="Georgia" w:hAnsi="Georgia"/>
          <w:shd w:val="clear" w:color="auto" w:fill="FFFFFF"/>
        </w:rPr>
        <w:t>2016). </w:t>
      </w:r>
      <w:r>
        <w:rPr>
          <w:rFonts w:ascii="Georgia" w:hAnsi="Georgia"/>
        </w:rPr>
        <w:t xml:space="preserve">Providing some level of security, the fine-scale topographic heterogeneity of the Ethiopian highlands could be crucial in the prevalence of </w:t>
      </w:r>
      <w:r>
        <w:rPr>
          <w:rStyle w:val="Emphasis"/>
          <w:rFonts w:ascii="Georgia" w:hAnsi="Georgia"/>
        </w:rPr>
        <w:t>L. rhynchopetalum</w:t>
      </w:r>
      <w:r>
        <w:rPr>
          <w:rFonts w:ascii="Georgia" w:hAnsi="Georgia"/>
        </w:rPr>
        <w:t>. The expectation that the vulnerability of species increases with elevation depends, to some extent, on the assumption that area declines monotonically with elevation (Elsen and Tingley 2015). However, the Ethiopian mountains are not so uniform and areas such as the Sanetti Plateau present an increase in area at higher altitude, potentially acting as a refuge for this species. </w:t>
      </w:r>
      <w:r>
        <w:rPr>
          <w:rFonts w:ascii="Georgia" w:hAnsi="Georgia"/>
          <w:shd w:val="clear" w:color="auto" w:fill="FFFFFF"/>
        </w:rPr>
        <w:br/>
        <w:t>Non-climatic related threats are also prevalent.</w:t>
      </w:r>
      <w:r>
        <w:rPr>
          <w:rFonts w:ascii="Georgia" w:hAnsi="Georgia"/>
        </w:rPr>
        <w:t xml:space="preserve"> With an increase in Ethiopia's human population from 41.2 million in 1985 to 96.6 million in 2015, there are increased anthropogenic pressures on land from settlements and farming (Agumassie 2020). Although agriculture is predominantly seen as a threat at lower altitudes (CEPF 2012), there is some expansion at higher altitudes including in Bale Mountains National Park where 60% of land above 3,200 m asl has been converted into farmland (Temesgen 2015). Meanwhile Simien National Park has at least 1,200 hectares of cultivated land (IUCN World Heritage Outlook 2020). The Ethiopian highlands are also known to be intensively grazed by livestock (CEPF 2012). This is evident with an increase of livestock in Bale Mountains National Park from 10,500 in 1986 to 168,000 in 2004 (Temesgen 2015) whilst 60% of Simien National Park is subject to heavy grazing (IUCN World Heritage Outlook 2020). Although grazing is unlikely to affect this species as a mature plant, it could prevent regrowth (Geleta and Bryngelsson 2009). Fires could be detrimental to this species due to its woody nature (Geleta and Bryngelsson 2009), especially since deliberate but, often uncontrolled, fires are used in Afroalpine vegetation to improve grazing quality and conditions (van Breugel </w:t>
      </w:r>
      <w:r>
        <w:rPr>
          <w:rStyle w:val="Emphasis"/>
          <w:rFonts w:ascii="Georgia" w:hAnsi="Georgia"/>
        </w:rPr>
        <w:lastRenderedPageBreak/>
        <w:t xml:space="preserve">et al. </w:t>
      </w:r>
      <w:r>
        <w:rPr>
          <w:rFonts w:ascii="Georgia" w:hAnsi="Georgia"/>
        </w:rPr>
        <w:t xml:space="preserve">2016). Lastly, the harvesting of this plant to use the stems for subsistence construction materials (Poncet </w:t>
      </w:r>
      <w:r>
        <w:rPr>
          <w:rStyle w:val="Emphasis"/>
          <w:rFonts w:ascii="Georgia" w:hAnsi="Georgia"/>
        </w:rPr>
        <w:t xml:space="preserve">et al. </w:t>
      </w:r>
      <w:r>
        <w:rPr>
          <w:rFonts w:ascii="Georgia" w:hAnsi="Georgia"/>
        </w:rPr>
        <w:t>2009) could be detrimental depending on its ability to regrow.</w:t>
      </w:r>
    </w:p>
    <w:p w14:paraId="1B9BC474" w14:textId="77777777" w:rsidR="008500EF" w:rsidRDefault="008500EF">
      <w:pPr>
        <w:pStyle w:val="Heading2"/>
        <w:divId w:val="752975013"/>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531"/>
        <w:gridCol w:w="740"/>
        <w:gridCol w:w="1172"/>
        <w:gridCol w:w="1567"/>
      </w:tblGrid>
      <w:tr w:rsidR="00BD629A" w14:paraId="6E00A680" w14:textId="77777777">
        <w:trPr>
          <w:divId w:val="752975013"/>
          <w:tblCellSpacing w:w="15" w:type="dxa"/>
        </w:trPr>
        <w:tc>
          <w:tcPr>
            <w:tcW w:w="0" w:type="auto"/>
            <w:tcBorders>
              <w:bottom w:val="single" w:sz="6" w:space="0" w:color="000000"/>
            </w:tcBorders>
            <w:shd w:val="clear" w:color="auto" w:fill="BBBBBB"/>
            <w:vAlign w:val="center"/>
            <w:hideMark/>
          </w:tcPr>
          <w:p w14:paraId="41CC5E12"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5841C0C3"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6D8CEC14"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5249A30A"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Severity</w:t>
            </w:r>
          </w:p>
        </w:tc>
      </w:tr>
      <w:tr w:rsidR="00BD629A" w14:paraId="2EAF2756" w14:textId="77777777">
        <w:trPr>
          <w:divId w:val="752975013"/>
          <w:tblCellSpacing w:w="15" w:type="dxa"/>
        </w:trPr>
        <w:tc>
          <w:tcPr>
            <w:tcW w:w="0" w:type="auto"/>
            <w:vAlign w:val="center"/>
            <w:hideMark/>
          </w:tcPr>
          <w:p w14:paraId="2A005D9C" w14:textId="77777777" w:rsidR="008500EF" w:rsidRDefault="008500EF">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6B13ECBB" w14:textId="77777777" w:rsidR="008500EF" w:rsidRDefault="008500EF">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66DB193" w14:textId="77777777" w:rsidR="008500EF" w:rsidRDefault="008500EF">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6942471E" w14:textId="77777777" w:rsidR="008500EF" w:rsidRDefault="008500EF">
            <w:pPr>
              <w:spacing w:after="75"/>
              <w:rPr>
                <w:rFonts w:ascii="Georgia" w:eastAsia="Times New Roman" w:hAnsi="Georgia"/>
                <w:sz w:val="18"/>
                <w:szCs w:val="18"/>
              </w:rPr>
            </w:pPr>
            <w:r>
              <w:rPr>
                <w:rFonts w:ascii="Georgia" w:eastAsia="Times New Roman" w:hAnsi="Georgia"/>
                <w:sz w:val="18"/>
                <w:szCs w:val="18"/>
              </w:rPr>
              <w:t>Unknown</w:t>
            </w:r>
          </w:p>
        </w:tc>
      </w:tr>
      <w:tr w:rsidR="00BD629A" w14:paraId="0E61627E" w14:textId="77777777">
        <w:trPr>
          <w:divId w:val="752975013"/>
          <w:tblCellSpacing w:w="15" w:type="dxa"/>
        </w:trPr>
        <w:tc>
          <w:tcPr>
            <w:tcW w:w="0" w:type="auto"/>
            <w:vAlign w:val="center"/>
            <w:hideMark/>
          </w:tcPr>
          <w:p w14:paraId="1084D521" w14:textId="77777777" w:rsidR="008500EF" w:rsidRDefault="008500EF">
            <w:pPr>
              <w:spacing w:after="75"/>
              <w:rPr>
                <w:rFonts w:ascii="Georgia" w:eastAsia="Times New Roman" w:hAnsi="Georgia"/>
                <w:sz w:val="18"/>
                <w:szCs w:val="18"/>
              </w:rPr>
            </w:pPr>
            <w:r>
              <w:rPr>
                <w:rFonts w:ascii="Georgia" w:eastAsia="Times New Roman" w:hAnsi="Georgia"/>
                <w:sz w:val="18"/>
                <w:szCs w:val="18"/>
              </w:rPr>
              <w:t>2.1.2. Agriculture &amp; aquaculture -&gt; Annual &amp; perennial non-timber crops -&gt; Small-holder farming</w:t>
            </w:r>
          </w:p>
        </w:tc>
        <w:tc>
          <w:tcPr>
            <w:tcW w:w="0" w:type="auto"/>
            <w:vAlign w:val="center"/>
            <w:hideMark/>
          </w:tcPr>
          <w:p w14:paraId="52F10005" w14:textId="77777777" w:rsidR="008500EF" w:rsidRDefault="008500EF">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29AA007" w14:textId="77777777" w:rsidR="008500EF" w:rsidRDefault="008500EF">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00F9E8B7" w14:textId="77777777" w:rsidR="008500EF" w:rsidRDefault="008500EF">
            <w:pPr>
              <w:spacing w:after="75"/>
              <w:rPr>
                <w:rFonts w:ascii="Georgia" w:eastAsia="Times New Roman" w:hAnsi="Georgia"/>
                <w:sz w:val="18"/>
                <w:szCs w:val="18"/>
              </w:rPr>
            </w:pPr>
            <w:r>
              <w:rPr>
                <w:rFonts w:ascii="Georgia" w:eastAsia="Times New Roman" w:hAnsi="Georgia"/>
                <w:sz w:val="18"/>
                <w:szCs w:val="18"/>
              </w:rPr>
              <w:t>Unknown</w:t>
            </w:r>
          </w:p>
        </w:tc>
      </w:tr>
      <w:tr w:rsidR="00BD629A" w14:paraId="7A3A8BD4" w14:textId="77777777">
        <w:trPr>
          <w:divId w:val="752975013"/>
          <w:tblCellSpacing w:w="15" w:type="dxa"/>
        </w:trPr>
        <w:tc>
          <w:tcPr>
            <w:tcW w:w="0" w:type="auto"/>
            <w:vAlign w:val="center"/>
            <w:hideMark/>
          </w:tcPr>
          <w:p w14:paraId="490C341D" w14:textId="77777777" w:rsidR="008500EF" w:rsidRDefault="008500EF">
            <w:pPr>
              <w:spacing w:after="75"/>
              <w:rPr>
                <w:rFonts w:ascii="Georgia" w:eastAsia="Times New Roman" w:hAnsi="Georgia"/>
                <w:sz w:val="18"/>
                <w:szCs w:val="18"/>
              </w:rPr>
            </w:pPr>
            <w:r>
              <w:rPr>
                <w:rFonts w:ascii="Georgia" w:eastAsia="Times New Roman" w:hAnsi="Georgia"/>
                <w:sz w:val="18"/>
                <w:szCs w:val="18"/>
              </w:rPr>
              <w:t>2.3.1. Agriculture &amp; aquaculture -&gt; Livestock farming &amp; ranching -&gt; Nomadic grazing</w:t>
            </w:r>
          </w:p>
        </w:tc>
        <w:tc>
          <w:tcPr>
            <w:tcW w:w="0" w:type="auto"/>
            <w:vAlign w:val="center"/>
            <w:hideMark/>
          </w:tcPr>
          <w:p w14:paraId="74381A06" w14:textId="77777777" w:rsidR="008500EF" w:rsidRDefault="008500EF">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74B5443" w14:textId="77777777" w:rsidR="008500EF" w:rsidRDefault="008500EF">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0FEC6064" w14:textId="77777777" w:rsidR="008500EF" w:rsidRDefault="008500EF">
            <w:pPr>
              <w:spacing w:after="75"/>
              <w:rPr>
                <w:rFonts w:ascii="Georgia" w:eastAsia="Times New Roman" w:hAnsi="Georgia"/>
                <w:sz w:val="18"/>
                <w:szCs w:val="18"/>
              </w:rPr>
            </w:pPr>
            <w:r>
              <w:rPr>
                <w:rFonts w:ascii="Georgia" w:eastAsia="Times New Roman" w:hAnsi="Georgia"/>
                <w:sz w:val="18"/>
                <w:szCs w:val="18"/>
              </w:rPr>
              <w:t>Unknown</w:t>
            </w:r>
          </w:p>
        </w:tc>
      </w:tr>
      <w:tr w:rsidR="00BD629A" w14:paraId="1952D4F4" w14:textId="77777777">
        <w:trPr>
          <w:divId w:val="752975013"/>
          <w:tblCellSpacing w:w="15" w:type="dxa"/>
        </w:trPr>
        <w:tc>
          <w:tcPr>
            <w:tcW w:w="0" w:type="auto"/>
            <w:vAlign w:val="center"/>
            <w:hideMark/>
          </w:tcPr>
          <w:p w14:paraId="33134A5D" w14:textId="77777777" w:rsidR="008500EF" w:rsidRDefault="008500EF">
            <w:pPr>
              <w:spacing w:after="75"/>
              <w:rPr>
                <w:rFonts w:ascii="Georgia" w:eastAsia="Times New Roman" w:hAnsi="Georgia"/>
                <w:sz w:val="18"/>
                <w:szCs w:val="18"/>
              </w:rPr>
            </w:pPr>
            <w:r>
              <w:rPr>
                <w:rFonts w:ascii="Georgia" w:eastAsia="Times New Roman" w:hAnsi="Georgia"/>
                <w:sz w:val="18"/>
                <w:szCs w:val="18"/>
              </w:rPr>
              <w:t>5.3.1. Biological resource use -&gt; Logging &amp; wood harvesting -&gt; Intentional use: (subsistence/small scale) [harvest]</w:t>
            </w:r>
          </w:p>
        </w:tc>
        <w:tc>
          <w:tcPr>
            <w:tcW w:w="0" w:type="auto"/>
            <w:vAlign w:val="center"/>
            <w:hideMark/>
          </w:tcPr>
          <w:p w14:paraId="06189F7D" w14:textId="77777777" w:rsidR="008500EF" w:rsidRDefault="008500EF">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9AB3FBF" w14:textId="77777777" w:rsidR="008500EF" w:rsidRDefault="008500EF">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39B96B36" w14:textId="77777777" w:rsidR="008500EF" w:rsidRDefault="008500EF">
            <w:pPr>
              <w:spacing w:after="75"/>
              <w:rPr>
                <w:rFonts w:ascii="Georgia" w:eastAsia="Times New Roman" w:hAnsi="Georgia"/>
                <w:sz w:val="18"/>
                <w:szCs w:val="18"/>
              </w:rPr>
            </w:pPr>
            <w:r>
              <w:rPr>
                <w:rFonts w:ascii="Georgia" w:eastAsia="Times New Roman" w:hAnsi="Georgia"/>
                <w:sz w:val="18"/>
                <w:szCs w:val="18"/>
              </w:rPr>
              <w:t>Unknown</w:t>
            </w:r>
          </w:p>
        </w:tc>
      </w:tr>
      <w:tr w:rsidR="00BD629A" w14:paraId="7C9A8BB4" w14:textId="77777777">
        <w:trPr>
          <w:divId w:val="752975013"/>
          <w:tblCellSpacing w:w="15" w:type="dxa"/>
        </w:trPr>
        <w:tc>
          <w:tcPr>
            <w:tcW w:w="0" w:type="auto"/>
            <w:vAlign w:val="center"/>
            <w:hideMark/>
          </w:tcPr>
          <w:p w14:paraId="19C0626B" w14:textId="77777777" w:rsidR="008500EF" w:rsidRDefault="008500EF">
            <w:pPr>
              <w:spacing w:after="75"/>
              <w:rPr>
                <w:rFonts w:ascii="Georgia" w:eastAsia="Times New Roman" w:hAnsi="Georgia"/>
                <w:sz w:val="18"/>
                <w:szCs w:val="18"/>
              </w:rPr>
            </w:pPr>
            <w:r>
              <w:rPr>
                <w:rFonts w:ascii="Georgia" w:eastAsia="Times New Roman" w:hAnsi="Georgia"/>
                <w:sz w:val="18"/>
                <w:szCs w:val="18"/>
              </w:rPr>
              <w:t>7.1.1. Natural system modifications -&gt; Fire &amp; fire suppression -&gt; Increase in fire frequency/intensity</w:t>
            </w:r>
          </w:p>
        </w:tc>
        <w:tc>
          <w:tcPr>
            <w:tcW w:w="0" w:type="auto"/>
            <w:vAlign w:val="center"/>
            <w:hideMark/>
          </w:tcPr>
          <w:p w14:paraId="048C6B2E" w14:textId="77777777" w:rsidR="008500EF" w:rsidRDefault="008500EF">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9F8820E" w14:textId="77777777" w:rsidR="008500EF" w:rsidRDefault="008500EF">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6DA20B5B" w14:textId="77777777" w:rsidR="008500EF" w:rsidRDefault="008500EF">
            <w:pPr>
              <w:spacing w:after="75"/>
              <w:rPr>
                <w:rFonts w:ascii="Georgia" w:eastAsia="Times New Roman" w:hAnsi="Georgia"/>
                <w:sz w:val="18"/>
                <w:szCs w:val="18"/>
              </w:rPr>
            </w:pPr>
            <w:r>
              <w:rPr>
                <w:rFonts w:ascii="Georgia" w:eastAsia="Times New Roman" w:hAnsi="Georgia"/>
                <w:sz w:val="18"/>
                <w:szCs w:val="18"/>
              </w:rPr>
              <w:t>Unknown</w:t>
            </w:r>
          </w:p>
        </w:tc>
      </w:tr>
      <w:tr w:rsidR="00BD629A" w14:paraId="0488B537" w14:textId="77777777">
        <w:trPr>
          <w:divId w:val="752975013"/>
          <w:tblCellSpacing w:w="15" w:type="dxa"/>
        </w:trPr>
        <w:tc>
          <w:tcPr>
            <w:tcW w:w="0" w:type="auto"/>
            <w:vAlign w:val="center"/>
            <w:hideMark/>
          </w:tcPr>
          <w:p w14:paraId="4FEE7D17" w14:textId="77777777" w:rsidR="008500EF" w:rsidRDefault="008500EF">
            <w:pPr>
              <w:spacing w:after="75"/>
              <w:rPr>
                <w:rFonts w:ascii="Georgia" w:eastAsia="Times New Roman" w:hAnsi="Georgia"/>
                <w:sz w:val="18"/>
                <w:szCs w:val="18"/>
              </w:rPr>
            </w:pPr>
            <w:r>
              <w:rPr>
                <w:rFonts w:ascii="Georgia" w:eastAsia="Times New Roman" w:hAnsi="Georgia"/>
                <w:sz w:val="18"/>
                <w:szCs w:val="18"/>
              </w:rPr>
              <w:t>11.1. Climate change &amp; severe weather -&gt; Habitat shifting &amp; alteration</w:t>
            </w:r>
          </w:p>
        </w:tc>
        <w:tc>
          <w:tcPr>
            <w:tcW w:w="0" w:type="auto"/>
            <w:vAlign w:val="center"/>
            <w:hideMark/>
          </w:tcPr>
          <w:p w14:paraId="0B41A936" w14:textId="77777777" w:rsidR="008500EF" w:rsidRDefault="008500EF">
            <w:pPr>
              <w:spacing w:after="75"/>
              <w:rPr>
                <w:rFonts w:ascii="Georgia" w:eastAsia="Times New Roman" w:hAnsi="Georgia"/>
                <w:sz w:val="18"/>
                <w:szCs w:val="18"/>
              </w:rPr>
            </w:pPr>
            <w:r>
              <w:rPr>
                <w:rFonts w:ascii="Georgia" w:eastAsia="Times New Roman" w:hAnsi="Georgia"/>
                <w:sz w:val="18"/>
                <w:szCs w:val="18"/>
              </w:rPr>
              <w:t>Future</w:t>
            </w:r>
          </w:p>
        </w:tc>
        <w:tc>
          <w:tcPr>
            <w:tcW w:w="0" w:type="auto"/>
            <w:vAlign w:val="center"/>
            <w:hideMark/>
          </w:tcPr>
          <w:p w14:paraId="71052586" w14:textId="77777777" w:rsidR="008500EF" w:rsidRDefault="008500EF">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6D7D8CA0" w14:textId="77777777" w:rsidR="008500EF" w:rsidRDefault="008500EF">
            <w:pPr>
              <w:spacing w:after="75"/>
              <w:rPr>
                <w:rFonts w:ascii="Georgia" w:eastAsia="Times New Roman" w:hAnsi="Georgia"/>
                <w:sz w:val="18"/>
                <w:szCs w:val="18"/>
              </w:rPr>
            </w:pPr>
            <w:r>
              <w:rPr>
                <w:rFonts w:ascii="Georgia" w:eastAsia="Times New Roman" w:hAnsi="Georgia"/>
                <w:sz w:val="18"/>
                <w:szCs w:val="18"/>
              </w:rPr>
              <w:t>Slow, Significant Declines</w:t>
            </w:r>
          </w:p>
        </w:tc>
      </w:tr>
    </w:tbl>
    <w:p w14:paraId="0B9C9F6E" w14:textId="77777777" w:rsidR="008500EF" w:rsidRDefault="008500EF">
      <w:pPr>
        <w:pStyle w:val="Heading1"/>
        <w:divId w:val="734594133"/>
        <w:rPr>
          <w:rFonts w:ascii="Georgia" w:eastAsia="Times New Roman" w:hAnsi="Georgia"/>
          <w:sz w:val="29"/>
          <w:szCs w:val="29"/>
        </w:rPr>
      </w:pPr>
      <w:r>
        <w:rPr>
          <w:rFonts w:ascii="Georgia" w:eastAsia="Times New Roman" w:hAnsi="Georgia"/>
          <w:sz w:val="29"/>
          <w:szCs w:val="29"/>
        </w:rPr>
        <w:t>Conservation</w:t>
      </w:r>
    </w:p>
    <w:p w14:paraId="129CE507" w14:textId="24B87514" w:rsidR="008500EF" w:rsidRDefault="008500EF">
      <w:pPr>
        <w:pStyle w:val="NormalWeb"/>
        <w:divId w:val="734594133"/>
        <w:rPr>
          <w:rFonts w:ascii="Georgia" w:hAnsi="Georgia"/>
        </w:rPr>
      </w:pPr>
      <w:r>
        <w:rPr>
          <w:rFonts w:ascii="Georgia" w:hAnsi="Georgia"/>
        </w:rPr>
        <w:t xml:space="preserve">As the only representative giant rosette life form found in high-alpine areas of the Ethiopian mountains, </w:t>
      </w:r>
      <w:r>
        <w:rPr>
          <w:rStyle w:val="Emphasis"/>
          <w:rFonts w:ascii="Georgia" w:hAnsi="Georgia"/>
        </w:rPr>
        <w:t xml:space="preserve">L. rhynchopetalum </w:t>
      </w:r>
      <w:r>
        <w:rPr>
          <w:rFonts w:ascii="Georgia" w:hAnsi="Georgia"/>
        </w:rPr>
        <w:t xml:space="preserve">is a charismatic flagship species. Under the current climate it is widespread and is an attraction for tourists, with not only ecological but also recreational and economic value (Geleta and Bryngelsson 2009).  It currently occurs in a number of protected areas including Simien Mountains National Park, Simien National Park World Heritage Site, Arsi Mountains National Park, Wof-Washa National Forest Priority Areas, Bale Mountains National Park, Aloshie-Batu National Forest Priority Area and Dodola-Adaba-Lajo National Forest Priority Area (UNEP-WCMC and IUCN 2024). It also occurs in </w:t>
      </w:r>
      <w:ins w:id="41" w:author="Jack Plummer" w:date="2024-03-05T14:23:00Z">
        <w:r w:rsidR="00B8271A">
          <w:rPr>
            <w:rFonts w:ascii="Georgia" w:hAnsi="Georgia"/>
          </w:rPr>
          <w:t>five</w:t>
        </w:r>
      </w:ins>
      <w:del w:id="42" w:author="Jack Plummer" w:date="2024-03-05T14:23:00Z">
        <w:r w:rsidDel="00B8271A">
          <w:rPr>
            <w:rFonts w:ascii="Georgia" w:hAnsi="Georgia"/>
          </w:rPr>
          <w:delText>5</w:delText>
        </w:r>
      </w:del>
      <w:r>
        <w:rPr>
          <w:rFonts w:ascii="Georgia" w:hAnsi="Georgia"/>
        </w:rPr>
        <w:t xml:space="preserve"> </w:t>
      </w:r>
      <w:r>
        <w:rPr>
          <w:rStyle w:val="Emphasis"/>
          <w:rFonts w:ascii="Georgia" w:hAnsi="Georgia"/>
        </w:rPr>
        <w:t>ex situ</w:t>
      </w:r>
      <w:r>
        <w:rPr>
          <w:rFonts w:ascii="Georgia" w:hAnsi="Georgia"/>
        </w:rPr>
        <w:t xml:space="preserve"> plant collections (BGCI 2024). Geleta and Bryngelsson (2009) recommend that representative populations from different altitudes and geographic locations should be conserved </w:t>
      </w:r>
      <w:r>
        <w:rPr>
          <w:rStyle w:val="Emphasis"/>
          <w:rFonts w:ascii="Georgia" w:hAnsi="Georgia"/>
        </w:rPr>
        <w:t>ex situ </w:t>
      </w:r>
      <w:r>
        <w:rPr>
          <w:rFonts w:ascii="Georgia" w:hAnsi="Georgia"/>
        </w:rPr>
        <w:t>as it reduces the risk of losing unique genetic variants.</w:t>
      </w:r>
    </w:p>
    <w:p w14:paraId="280AFB83" w14:textId="77777777" w:rsidR="008500EF" w:rsidRDefault="008500EF">
      <w:pPr>
        <w:pStyle w:val="Heading2"/>
        <w:divId w:val="734594133"/>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087"/>
        <w:gridCol w:w="7923"/>
      </w:tblGrid>
      <w:tr w:rsidR="00BD629A" w14:paraId="5B8AB515" w14:textId="77777777">
        <w:trPr>
          <w:divId w:val="734594133"/>
          <w:tblCellSpacing w:w="15" w:type="dxa"/>
        </w:trPr>
        <w:tc>
          <w:tcPr>
            <w:tcW w:w="0" w:type="auto"/>
            <w:tcBorders>
              <w:bottom w:val="single" w:sz="6" w:space="0" w:color="000000"/>
            </w:tcBorders>
            <w:shd w:val="clear" w:color="auto" w:fill="BBBBBB"/>
            <w:vAlign w:val="center"/>
            <w:hideMark/>
          </w:tcPr>
          <w:p w14:paraId="485F8C62"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1499637F"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Note</w:t>
            </w:r>
          </w:p>
        </w:tc>
      </w:tr>
      <w:tr w:rsidR="00BD629A" w14:paraId="7BAAB781" w14:textId="77777777">
        <w:trPr>
          <w:divId w:val="734594133"/>
          <w:tblCellSpacing w:w="15" w:type="dxa"/>
        </w:trPr>
        <w:tc>
          <w:tcPr>
            <w:tcW w:w="0" w:type="auto"/>
            <w:vAlign w:val="center"/>
            <w:hideMark/>
          </w:tcPr>
          <w:p w14:paraId="7351DE70" w14:textId="77777777" w:rsidR="008500EF" w:rsidRDefault="008500EF">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6CF598A" w14:textId="77777777" w:rsidR="008500EF" w:rsidRDefault="008500EF">
            <w:pPr>
              <w:spacing w:after="75"/>
              <w:rPr>
                <w:rFonts w:ascii="Georgia" w:eastAsia="Times New Roman" w:hAnsi="Georgia"/>
                <w:sz w:val="18"/>
                <w:szCs w:val="18"/>
              </w:rPr>
            </w:pPr>
            <w:r>
              <w:rPr>
                <w:rFonts w:ascii="Georgia" w:eastAsia="Times New Roman" w:hAnsi="Georgia"/>
                <w:sz w:val="18"/>
                <w:szCs w:val="18"/>
              </w:rPr>
              <w:t>This species occurs in Simien Mountains National Park, Simien National Park World Heritage Site, Arsi Mountains National Park, Wof-Washa National Forest Priority Areas, Bale Mountains National Park, Aloshie-Batu National Forest Priority Area and Dodola-Adaba-Lajo National Forest Priority Area (UNEP-WCMC and IUCN 2024).</w:t>
            </w:r>
          </w:p>
        </w:tc>
      </w:tr>
    </w:tbl>
    <w:p w14:paraId="5F4ECECA" w14:textId="77777777" w:rsidR="008500EF" w:rsidRDefault="008500EF">
      <w:pPr>
        <w:divId w:val="73459413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33"/>
        <w:gridCol w:w="4973"/>
      </w:tblGrid>
      <w:tr w:rsidR="00BD629A" w14:paraId="33C3146B" w14:textId="77777777">
        <w:trPr>
          <w:divId w:val="734594133"/>
          <w:tblCellSpacing w:w="15" w:type="dxa"/>
        </w:trPr>
        <w:tc>
          <w:tcPr>
            <w:tcW w:w="0" w:type="auto"/>
            <w:tcBorders>
              <w:bottom w:val="single" w:sz="6" w:space="0" w:color="000000"/>
            </w:tcBorders>
            <w:shd w:val="clear" w:color="auto" w:fill="BBBBBB"/>
            <w:vAlign w:val="center"/>
            <w:hideMark/>
          </w:tcPr>
          <w:p w14:paraId="6D601032"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195A2ED3"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Note</w:t>
            </w:r>
          </w:p>
        </w:tc>
      </w:tr>
      <w:tr w:rsidR="00BD629A" w14:paraId="136C8D80" w14:textId="77777777">
        <w:trPr>
          <w:divId w:val="734594133"/>
          <w:tblCellSpacing w:w="15" w:type="dxa"/>
        </w:trPr>
        <w:tc>
          <w:tcPr>
            <w:tcW w:w="0" w:type="auto"/>
            <w:vAlign w:val="center"/>
            <w:hideMark/>
          </w:tcPr>
          <w:p w14:paraId="5DF31673" w14:textId="77777777" w:rsidR="008500EF" w:rsidRDefault="008500EF">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51B121DA" w14:textId="77777777" w:rsidR="008500EF" w:rsidRDefault="008500EF">
            <w:pPr>
              <w:spacing w:after="75"/>
              <w:rPr>
                <w:rFonts w:ascii="Georgia" w:eastAsia="Times New Roman" w:hAnsi="Georgia"/>
                <w:sz w:val="18"/>
                <w:szCs w:val="18"/>
              </w:rPr>
            </w:pPr>
            <w:r>
              <w:rPr>
                <w:rFonts w:ascii="Georgia" w:eastAsia="Times New Roman" w:hAnsi="Georgia"/>
                <w:sz w:val="18"/>
                <w:szCs w:val="18"/>
              </w:rPr>
              <w:t>This species occurs in 5 ex situ plant collections (BGCI 2024).</w:t>
            </w:r>
          </w:p>
        </w:tc>
      </w:tr>
    </w:tbl>
    <w:p w14:paraId="467D3128" w14:textId="77777777" w:rsidR="008500EF" w:rsidRDefault="008500EF">
      <w:pPr>
        <w:pStyle w:val="Heading2"/>
        <w:divId w:val="734594133"/>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128"/>
        <w:gridCol w:w="530"/>
      </w:tblGrid>
      <w:tr w:rsidR="00BD629A" w14:paraId="37FCCE81" w14:textId="77777777">
        <w:trPr>
          <w:divId w:val="734594133"/>
          <w:tblCellSpacing w:w="15" w:type="dxa"/>
        </w:trPr>
        <w:tc>
          <w:tcPr>
            <w:tcW w:w="0" w:type="auto"/>
            <w:tcBorders>
              <w:bottom w:val="single" w:sz="6" w:space="0" w:color="000000"/>
            </w:tcBorders>
            <w:shd w:val="clear" w:color="auto" w:fill="BBBBBB"/>
            <w:vAlign w:val="center"/>
            <w:hideMark/>
          </w:tcPr>
          <w:p w14:paraId="4BD39436"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0EE9BCCD"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Note</w:t>
            </w:r>
          </w:p>
        </w:tc>
      </w:tr>
      <w:tr w:rsidR="00BD629A" w14:paraId="3FD5F887" w14:textId="77777777">
        <w:trPr>
          <w:divId w:val="734594133"/>
          <w:tblCellSpacing w:w="15" w:type="dxa"/>
        </w:trPr>
        <w:tc>
          <w:tcPr>
            <w:tcW w:w="0" w:type="auto"/>
            <w:tcBorders>
              <w:bottom w:val="single" w:sz="6" w:space="0" w:color="CCCCCC"/>
            </w:tcBorders>
            <w:vAlign w:val="center"/>
            <w:hideMark/>
          </w:tcPr>
          <w:p w14:paraId="788AF005" w14:textId="77777777" w:rsidR="008500EF" w:rsidRDefault="008500EF">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0526E2C3" w14:textId="77777777" w:rsidR="008500EF" w:rsidRDefault="008500EF">
            <w:pPr>
              <w:spacing w:after="75"/>
              <w:rPr>
                <w:rFonts w:ascii="Georgia" w:eastAsia="Times New Roman" w:hAnsi="Georgia"/>
                <w:sz w:val="18"/>
                <w:szCs w:val="18"/>
              </w:rPr>
            </w:pPr>
            <w:r>
              <w:rPr>
                <w:rFonts w:ascii="Georgia" w:eastAsia="Times New Roman" w:hAnsi="Georgia"/>
                <w:sz w:val="18"/>
                <w:szCs w:val="18"/>
              </w:rPr>
              <w:t>-</w:t>
            </w:r>
          </w:p>
        </w:tc>
      </w:tr>
      <w:tr w:rsidR="00BD629A" w14:paraId="6C33FDDF" w14:textId="77777777">
        <w:trPr>
          <w:divId w:val="734594133"/>
          <w:tblCellSpacing w:w="15" w:type="dxa"/>
        </w:trPr>
        <w:tc>
          <w:tcPr>
            <w:tcW w:w="0" w:type="auto"/>
            <w:tcBorders>
              <w:bottom w:val="single" w:sz="6" w:space="0" w:color="CCCCCC"/>
            </w:tcBorders>
            <w:vAlign w:val="center"/>
            <w:hideMark/>
          </w:tcPr>
          <w:p w14:paraId="0EAC3AE6" w14:textId="77777777" w:rsidR="008500EF" w:rsidRDefault="008500EF">
            <w:pPr>
              <w:spacing w:after="75"/>
              <w:rPr>
                <w:rFonts w:ascii="Georgia" w:eastAsia="Times New Roman" w:hAnsi="Georgia"/>
                <w:sz w:val="18"/>
                <w:szCs w:val="18"/>
              </w:rPr>
            </w:pPr>
            <w:r>
              <w:rPr>
                <w:rFonts w:ascii="Georgia" w:eastAsia="Times New Roman" w:hAnsi="Georgia"/>
                <w:sz w:val="18"/>
                <w:szCs w:val="18"/>
              </w:rPr>
              <w:t>3.1.1. Species management -&gt; Species management -&gt; Harvest management</w:t>
            </w:r>
          </w:p>
        </w:tc>
        <w:tc>
          <w:tcPr>
            <w:tcW w:w="0" w:type="auto"/>
            <w:tcBorders>
              <w:bottom w:val="single" w:sz="6" w:space="0" w:color="CCCCCC"/>
            </w:tcBorders>
            <w:vAlign w:val="center"/>
            <w:hideMark/>
          </w:tcPr>
          <w:p w14:paraId="005C3398" w14:textId="77777777" w:rsidR="008500EF" w:rsidRDefault="008500EF">
            <w:pPr>
              <w:spacing w:after="75"/>
              <w:rPr>
                <w:rFonts w:ascii="Georgia" w:eastAsia="Times New Roman" w:hAnsi="Georgia"/>
                <w:sz w:val="18"/>
                <w:szCs w:val="18"/>
              </w:rPr>
            </w:pPr>
            <w:r>
              <w:rPr>
                <w:rFonts w:ascii="Georgia" w:eastAsia="Times New Roman" w:hAnsi="Georgia"/>
                <w:sz w:val="18"/>
                <w:szCs w:val="18"/>
              </w:rPr>
              <w:t>-</w:t>
            </w:r>
          </w:p>
        </w:tc>
      </w:tr>
      <w:tr w:rsidR="00BD629A" w14:paraId="2C3120C7" w14:textId="77777777">
        <w:trPr>
          <w:divId w:val="734594133"/>
          <w:tblCellSpacing w:w="15" w:type="dxa"/>
        </w:trPr>
        <w:tc>
          <w:tcPr>
            <w:tcW w:w="0" w:type="auto"/>
            <w:tcBorders>
              <w:bottom w:val="single" w:sz="6" w:space="0" w:color="CCCCCC"/>
            </w:tcBorders>
            <w:vAlign w:val="center"/>
            <w:hideMark/>
          </w:tcPr>
          <w:p w14:paraId="219F41EF" w14:textId="77777777" w:rsidR="008500EF" w:rsidRDefault="008500EF">
            <w:pPr>
              <w:spacing w:after="75"/>
              <w:rPr>
                <w:rFonts w:ascii="Georgia" w:eastAsia="Times New Roman" w:hAnsi="Georgia"/>
                <w:sz w:val="18"/>
                <w:szCs w:val="18"/>
              </w:rPr>
            </w:pPr>
            <w:r>
              <w:rPr>
                <w:rFonts w:ascii="Georgia" w:eastAsia="Times New Roman" w:hAnsi="Georgia"/>
                <w:sz w:val="18"/>
                <w:szCs w:val="18"/>
              </w:rPr>
              <w:lastRenderedPageBreak/>
              <w:t>4.3. Education &amp; awareness -&gt; Awareness &amp; communications</w:t>
            </w:r>
          </w:p>
        </w:tc>
        <w:tc>
          <w:tcPr>
            <w:tcW w:w="0" w:type="auto"/>
            <w:tcBorders>
              <w:bottom w:val="single" w:sz="6" w:space="0" w:color="CCCCCC"/>
            </w:tcBorders>
            <w:vAlign w:val="center"/>
            <w:hideMark/>
          </w:tcPr>
          <w:p w14:paraId="75B141AB" w14:textId="77777777" w:rsidR="008500EF" w:rsidRDefault="008500EF">
            <w:pPr>
              <w:spacing w:after="75"/>
              <w:rPr>
                <w:rFonts w:ascii="Georgia" w:eastAsia="Times New Roman" w:hAnsi="Georgia"/>
                <w:sz w:val="18"/>
                <w:szCs w:val="18"/>
              </w:rPr>
            </w:pPr>
            <w:r>
              <w:rPr>
                <w:rFonts w:ascii="Georgia" w:eastAsia="Times New Roman" w:hAnsi="Georgia"/>
                <w:sz w:val="18"/>
                <w:szCs w:val="18"/>
              </w:rPr>
              <w:t>-</w:t>
            </w:r>
          </w:p>
        </w:tc>
      </w:tr>
    </w:tbl>
    <w:p w14:paraId="73C33C3F" w14:textId="77777777" w:rsidR="008500EF" w:rsidRDefault="008500EF">
      <w:pPr>
        <w:pStyle w:val="Heading2"/>
        <w:divId w:val="734594133"/>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123"/>
        <w:gridCol w:w="530"/>
      </w:tblGrid>
      <w:tr w:rsidR="00BD629A" w14:paraId="49519D05" w14:textId="77777777">
        <w:trPr>
          <w:divId w:val="734594133"/>
          <w:tblCellSpacing w:w="15" w:type="dxa"/>
        </w:trPr>
        <w:tc>
          <w:tcPr>
            <w:tcW w:w="0" w:type="auto"/>
            <w:tcBorders>
              <w:bottom w:val="single" w:sz="6" w:space="0" w:color="000000"/>
            </w:tcBorders>
            <w:shd w:val="clear" w:color="auto" w:fill="BBBBBB"/>
            <w:vAlign w:val="center"/>
            <w:hideMark/>
          </w:tcPr>
          <w:p w14:paraId="23EB2171"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0E6EBCE7" w14:textId="77777777" w:rsidR="008500EF" w:rsidRDefault="008500EF">
            <w:pPr>
              <w:spacing w:after="75"/>
              <w:rPr>
                <w:rFonts w:ascii="Georgia" w:eastAsia="Times New Roman" w:hAnsi="Georgia"/>
                <w:b/>
                <w:bCs/>
                <w:sz w:val="18"/>
                <w:szCs w:val="18"/>
              </w:rPr>
            </w:pPr>
            <w:r>
              <w:rPr>
                <w:rFonts w:ascii="Georgia" w:eastAsia="Times New Roman" w:hAnsi="Georgia"/>
                <w:b/>
                <w:bCs/>
                <w:sz w:val="18"/>
                <w:szCs w:val="18"/>
              </w:rPr>
              <w:t>Note</w:t>
            </w:r>
          </w:p>
        </w:tc>
      </w:tr>
      <w:tr w:rsidR="00BD629A" w14:paraId="6D7DA58E" w14:textId="77777777">
        <w:trPr>
          <w:divId w:val="734594133"/>
          <w:tblCellSpacing w:w="15" w:type="dxa"/>
        </w:trPr>
        <w:tc>
          <w:tcPr>
            <w:tcW w:w="0" w:type="auto"/>
            <w:tcBorders>
              <w:bottom w:val="single" w:sz="6" w:space="0" w:color="CCCCCC"/>
            </w:tcBorders>
            <w:vAlign w:val="center"/>
            <w:hideMark/>
          </w:tcPr>
          <w:p w14:paraId="5B019E02" w14:textId="77777777" w:rsidR="008500EF" w:rsidRDefault="008500EF">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6817A0B8" w14:textId="77777777" w:rsidR="008500EF" w:rsidRDefault="008500EF">
            <w:pPr>
              <w:spacing w:after="75"/>
              <w:rPr>
                <w:rFonts w:ascii="Georgia" w:eastAsia="Times New Roman" w:hAnsi="Georgia"/>
                <w:sz w:val="18"/>
                <w:szCs w:val="18"/>
              </w:rPr>
            </w:pPr>
            <w:r>
              <w:rPr>
                <w:rFonts w:ascii="Georgia" w:eastAsia="Times New Roman" w:hAnsi="Georgia"/>
                <w:sz w:val="18"/>
                <w:szCs w:val="18"/>
              </w:rPr>
              <w:t>-</w:t>
            </w:r>
          </w:p>
        </w:tc>
      </w:tr>
      <w:tr w:rsidR="00BD629A" w14:paraId="7EC47613" w14:textId="77777777">
        <w:trPr>
          <w:divId w:val="734594133"/>
          <w:tblCellSpacing w:w="15" w:type="dxa"/>
        </w:trPr>
        <w:tc>
          <w:tcPr>
            <w:tcW w:w="0" w:type="auto"/>
            <w:tcBorders>
              <w:bottom w:val="single" w:sz="6" w:space="0" w:color="CCCCCC"/>
            </w:tcBorders>
            <w:vAlign w:val="center"/>
            <w:hideMark/>
          </w:tcPr>
          <w:p w14:paraId="08453C50" w14:textId="77777777" w:rsidR="008500EF" w:rsidRDefault="008500EF">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63278920" w14:textId="77777777" w:rsidR="008500EF" w:rsidRDefault="008500EF">
            <w:pPr>
              <w:spacing w:after="75"/>
              <w:rPr>
                <w:rFonts w:ascii="Georgia" w:eastAsia="Times New Roman" w:hAnsi="Georgia"/>
                <w:sz w:val="18"/>
                <w:szCs w:val="18"/>
              </w:rPr>
            </w:pPr>
            <w:r>
              <w:rPr>
                <w:rFonts w:ascii="Georgia" w:eastAsia="Times New Roman" w:hAnsi="Georgia"/>
                <w:sz w:val="18"/>
                <w:szCs w:val="18"/>
              </w:rPr>
              <w:t>-</w:t>
            </w:r>
          </w:p>
        </w:tc>
      </w:tr>
    </w:tbl>
    <w:p w14:paraId="51F2B4DB" w14:textId="77777777" w:rsidR="008500EF" w:rsidRDefault="008500EF">
      <w:pPr>
        <w:pStyle w:val="Heading1"/>
        <w:rPr>
          <w:rFonts w:ascii="Georgia" w:eastAsia="Times New Roman" w:hAnsi="Georgia"/>
          <w:sz w:val="29"/>
          <w:szCs w:val="29"/>
        </w:rPr>
      </w:pPr>
      <w:r>
        <w:rPr>
          <w:rFonts w:ascii="Georgia" w:eastAsia="Times New Roman" w:hAnsi="Georgia"/>
          <w:sz w:val="29"/>
          <w:szCs w:val="29"/>
        </w:rPr>
        <w:t>Bibliography</w:t>
      </w:r>
    </w:p>
    <w:p w14:paraId="67111C6F" w14:textId="77777777" w:rsidR="008500EF" w:rsidRDefault="008500EF">
      <w:pPr>
        <w:pStyle w:val="NormalWeb"/>
        <w:divId w:val="854879299"/>
        <w:rPr>
          <w:rFonts w:ascii="Georgia" w:hAnsi="Georgia"/>
        </w:rPr>
      </w:pPr>
      <w:r>
        <w:rPr>
          <w:rFonts w:ascii="Georgia" w:hAnsi="Georgia"/>
        </w:rPr>
        <w:t xml:space="preserve">Agumassie, G. 2020. Population growth and land use land cover change scenario in Ethiopia. </w:t>
      </w:r>
      <w:r>
        <w:rPr>
          <w:rFonts w:ascii="Georgia" w:hAnsi="Georgia"/>
          <w:i/>
          <w:iCs/>
        </w:rPr>
        <w:t>International Journal of Environmental Protection and Policy</w:t>
      </w:r>
      <w:r>
        <w:rPr>
          <w:rFonts w:ascii="Georgia" w:hAnsi="Georgia"/>
        </w:rPr>
        <w:t xml:space="preserve"> 8(4): 77-85.</w:t>
      </w:r>
    </w:p>
    <w:p w14:paraId="167CB73A" w14:textId="77777777" w:rsidR="008500EF" w:rsidRDefault="008500EF">
      <w:pPr>
        <w:pStyle w:val="NormalWeb"/>
        <w:divId w:val="854879299"/>
        <w:rPr>
          <w:rFonts w:ascii="Georgia" w:hAnsi="Georgia"/>
        </w:rPr>
      </w:pPr>
      <w:r>
        <w:rPr>
          <w:rFonts w:ascii="Georgia" w:hAnsi="Georgia"/>
        </w:rPr>
        <w:t xml:space="preserve">BGCI. 2024. Botanic Gardens Conservation International (BGCI) - PlantSearch. Available at: </w:t>
      </w:r>
      <w:hyperlink r:id="rId9" w:history="1">
        <w:r>
          <w:rPr>
            <w:rStyle w:val="Hyperlink"/>
            <w:rFonts w:ascii="Georgia" w:hAnsi="Georgia"/>
          </w:rPr>
          <w:t>https://tools.bgci.org/plant_search.php</w:t>
        </w:r>
      </w:hyperlink>
      <w:r>
        <w:rPr>
          <w:rFonts w:ascii="Georgia" w:hAnsi="Georgia"/>
        </w:rPr>
        <w:t>. (Accessed: 2024).</w:t>
      </w:r>
    </w:p>
    <w:p w14:paraId="498DEAEF" w14:textId="77777777" w:rsidR="008500EF" w:rsidRDefault="008500EF">
      <w:pPr>
        <w:pStyle w:val="NormalWeb"/>
        <w:divId w:val="854879299"/>
        <w:rPr>
          <w:rFonts w:ascii="Georgia" w:hAnsi="Georgia"/>
        </w:rPr>
      </w:pPr>
      <w:r>
        <w:rPr>
          <w:rFonts w:ascii="Georgia" w:hAnsi="Georgia"/>
        </w:rPr>
        <w:t xml:space="preserve">Bachman, S., Moat, J., Hill, A.W., de la Torre, J. and Scott, B. 2011. Supporting Red List threat assessments with GeoCAT: geospatial conservation assessment tool. </w:t>
      </w:r>
      <w:r>
        <w:rPr>
          <w:rFonts w:ascii="Georgia" w:hAnsi="Georgia"/>
          <w:i/>
          <w:iCs/>
        </w:rPr>
        <w:t>Zookeys</w:t>
      </w:r>
      <w:r>
        <w:rPr>
          <w:rFonts w:ascii="Georgia" w:hAnsi="Georgia"/>
        </w:rPr>
        <w:t xml:space="preserve"> 150: 117–126.</w:t>
      </w:r>
    </w:p>
    <w:p w14:paraId="647ABBDF" w14:textId="77777777" w:rsidR="008500EF" w:rsidRDefault="008500EF">
      <w:pPr>
        <w:pStyle w:val="NormalWeb"/>
        <w:divId w:val="854879299"/>
        <w:rPr>
          <w:rFonts w:ascii="Georgia" w:hAnsi="Georgia"/>
        </w:rPr>
      </w:pPr>
      <w:r>
        <w:rPr>
          <w:rFonts w:ascii="Georgia" w:hAnsi="Georgia"/>
        </w:rPr>
        <w:t>CEPF - Critical Ecosystem Partnerhip Fund. 2012. Ecosystem Profile: Eastern Afromontane. Conservation International.</w:t>
      </w:r>
    </w:p>
    <w:p w14:paraId="53864D2D" w14:textId="77777777" w:rsidR="008500EF" w:rsidRDefault="008500EF">
      <w:pPr>
        <w:pStyle w:val="NormalWeb"/>
        <w:divId w:val="854879299"/>
        <w:rPr>
          <w:rFonts w:ascii="Georgia" w:hAnsi="Georgia"/>
        </w:rPr>
      </w:pPr>
      <w:r>
        <w:rPr>
          <w:rFonts w:ascii="Georgia" w:hAnsi="Georgia"/>
        </w:rPr>
        <w:t xml:space="preserve">Chala, D., Brochmann, C., Psomas, A., Ehrich, D., Gizaw, A., Masao, C., Bakkestuen, V. and Zimmermann, N. 2016. Good-bye to tropical alpine plant giants under warmer climates? Loss of range and genetic diversity in </w:t>
      </w:r>
      <w:r>
        <w:rPr>
          <w:rFonts w:ascii="Georgia" w:hAnsi="Georgia"/>
          <w:i/>
          <w:iCs/>
        </w:rPr>
        <w:t>Lobelia rhynchopetalum</w:t>
      </w:r>
      <w:r>
        <w:rPr>
          <w:rFonts w:ascii="Georgia" w:hAnsi="Georgia"/>
        </w:rPr>
        <w:t xml:space="preserve">. </w:t>
      </w:r>
      <w:r>
        <w:rPr>
          <w:rFonts w:ascii="Georgia" w:hAnsi="Georgia"/>
          <w:i/>
          <w:iCs/>
        </w:rPr>
        <w:t>Ecology and Evolution</w:t>
      </w:r>
      <w:r>
        <w:rPr>
          <w:rFonts w:ascii="Georgia" w:hAnsi="Georgia"/>
        </w:rPr>
        <w:t xml:space="preserve"> 6(24): 8931–8941.</w:t>
      </w:r>
    </w:p>
    <w:p w14:paraId="624B9827" w14:textId="77777777" w:rsidR="008500EF" w:rsidRDefault="008500EF">
      <w:pPr>
        <w:pStyle w:val="NormalWeb"/>
        <w:divId w:val="854879299"/>
        <w:rPr>
          <w:rFonts w:ascii="Georgia" w:hAnsi="Georgia"/>
        </w:rPr>
      </w:pPr>
      <w:r>
        <w:rPr>
          <w:rFonts w:ascii="Georgia" w:hAnsi="Georgia"/>
        </w:rPr>
        <w:t xml:space="preserve">Elsen, P.R. and Tingley, M.W. 2015. Global mountain topography and the fate of montane species under climate change. </w:t>
      </w:r>
      <w:r>
        <w:rPr>
          <w:rFonts w:ascii="Georgia" w:hAnsi="Georgia"/>
          <w:i/>
          <w:iCs/>
        </w:rPr>
        <w:t>Nature Climate Change</w:t>
      </w:r>
      <w:r>
        <w:rPr>
          <w:rFonts w:ascii="Georgia" w:hAnsi="Georgia"/>
        </w:rPr>
        <w:t xml:space="preserve"> 5: 772-776.</w:t>
      </w:r>
    </w:p>
    <w:p w14:paraId="09190416" w14:textId="77777777" w:rsidR="008500EF" w:rsidRDefault="008500EF">
      <w:pPr>
        <w:pStyle w:val="NormalWeb"/>
        <w:divId w:val="854879299"/>
        <w:rPr>
          <w:rFonts w:ascii="Georgia" w:hAnsi="Georgia"/>
        </w:rPr>
      </w:pPr>
      <w:r>
        <w:rPr>
          <w:rFonts w:ascii="Georgia" w:hAnsi="Georgia"/>
        </w:rPr>
        <w:t xml:space="preserve">Friis, I., Sebsebe Demissew and Breugel, P.V. 2010. Atlas of the potential vegetation of Ethiopia. </w:t>
      </w:r>
      <w:r>
        <w:rPr>
          <w:rFonts w:ascii="Georgia" w:hAnsi="Georgia"/>
          <w:i/>
          <w:iCs/>
        </w:rPr>
        <w:t>Det Kongelige Danske Videnskabernes Selskab</w:t>
      </w:r>
      <w:r>
        <w:rPr>
          <w:rFonts w:ascii="Georgia" w:hAnsi="Georgia"/>
        </w:rPr>
        <w:t xml:space="preserve"> 58: 1-307.</w:t>
      </w:r>
    </w:p>
    <w:p w14:paraId="1FBE7365" w14:textId="77777777" w:rsidR="008500EF" w:rsidRDefault="008500EF">
      <w:pPr>
        <w:pStyle w:val="NormalWeb"/>
        <w:divId w:val="854879299"/>
        <w:rPr>
          <w:rFonts w:ascii="Georgia" w:hAnsi="Georgia"/>
        </w:rPr>
      </w:pPr>
      <w:r>
        <w:rPr>
          <w:rFonts w:ascii="Georgia" w:hAnsi="Georgia"/>
        </w:rPr>
        <w:t xml:space="preserve">Geleta, M. and Bryngelsson, T. 2009. Inter simple sequence repeat (ISSR) based analysis of genetic diversity of Lobelia rhynchopetalum (Campanulaceae). </w:t>
      </w:r>
      <w:r>
        <w:rPr>
          <w:rFonts w:ascii="Georgia" w:hAnsi="Georgia"/>
          <w:i/>
          <w:iCs/>
        </w:rPr>
        <w:t>Hereditas</w:t>
      </w:r>
      <w:r>
        <w:rPr>
          <w:rFonts w:ascii="Georgia" w:hAnsi="Georgia"/>
        </w:rPr>
        <w:t xml:space="preserve"> 146(3): 122-130.</w:t>
      </w:r>
    </w:p>
    <w:p w14:paraId="685DB465" w14:textId="77777777" w:rsidR="008500EF" w:rsidRDefault="008500EF">
      <w:pPr>
        <w:pStyle w:val="NormalWeb"/>
        <w:divId w:val="854879299"/>
        <w:rPr>
          <w:rFonts w:ascii="Georgia" w:hAnsi="Georgia"/>
        </w:rPr>
      </w:pPr>
      <w:r>
        <w:rPr>
          <w:rFonts w:ascii="Georgia" w:hAnsi="Georgia"/>
        </w:rPr>
        <w:t xml:space="preserve">IUCN World Heritage Outlook. 2020. Simien National Park - 2020 Conservation Outlook Assessment. Available at: </w:t>
      </w:r>
      <w:hyperlink r:id="rId10" w:history="1">
        <w:r>
          <w:rPr>
            <w:rStyle w:val="Hyperlink"/>
            <w:rFonts w:ascii="Georgia" w:hAnsi="Georgia"/>
          </w:rPr>
          <w:t>https://worldheritageoutlook.iucn.org/</w:t>
        </w:r>
      </w:hyperlink>
      <w:r>
        <w:rPr>
          <w:rFonts w:ascii="Georgia" w:hAnsi="Georgia"/>
        </w:rPr>
        <w:t xml:space="preserve">. </w:t>
      </w:r>
    </w:p>
    <w:p w14:paraId="6DDE6433" w14:textId="77777777" w:rsidR="008500EF" w:rsidRDefault="008500EF">
      <w:pPr>
        <w:pStyle w:val="NormalWeb"/>
        <w:divId w:val="854879299"/>
        <w:rPr>
          <w:rFonts w:ascii="Georgia" w:hAnsi="Georgia"/>
        </w:rPr>
      </w:pPr>
      <w:r>
        <w:rPr>
          <w:rFonts w:ascii="Georgia" w:hAnsi="Georgia"/>
        </w:rPr>
        <w:t xml:space="preserve">Poncet, A., Hedberg, I., Melander, M. and Persson, E. 2009. Useful plants in the Flora of Ethiopia and Eritrea area according to Volumes 1-7. In: Hedberg, I., Friis, I. and Persson, E. (eds), </w:t>
      </w:r>
      <w:r>
        <w:rPr>
          <w:rFonts w:ascii="Georgia" w:hAnsi="Georgia"/>
          <w:i/>
          <w:iCs/>
        </w:rPr>
        <w:t>Flora of Ethiopia and Eritrea: General Part and Index to Vols 1-7</w:t>
      </w:r>
      <w:r>
        <w:rPr>
          <w:rFonts w:ascii="Georgia" w:hAnsi="Georgia"/>
        </w:rPr>
        <w:t>, pp. 39-95. Addis Ababa University and Uppsala University, Addis Ababa and Uppsala.</w:t>
      </w:r>
    </w:p>
    <w:p w14:paraId="07B6ECBF" w14:textId="77777777" w:rsidR="008500EF" w:rsidRDefault="008500EF">
      <w:pPr>
        <w:pStyle w:val="NormalWeb"/>
        <w:divId w:val="854879299"/>
        <w:rPr>
          <w:rFonts w:ascii="Georgia" w:hAnsi="Georgia"/>
        </w:rPr>
      </w:pPr>
      <w:r>
        <w:rPr>
          <w:rFonts w:ascii="Georgia" w:hAnsi="Georgia"/>
        </w:rPr>
        <w:t xml:space="preserve">Temesgen, G. 2015. Threats of Bale Mountains National Park and solutions, Ethiopia. </w:t>
      </w:r>
      <w:r>
        <w:rPr>
          <w:rFonts w:ascii="Georgia" w:hAnsi="Georgia"/>
          <w:i/>
          <w:iCs/>
        </w:rPr>
        <w:t>Journal of Physical Science and Environmental Studies</w:t>
      </w:r>
      <w:r>
        <w:rPr>
          <w:rFonts w:ascii="Georgia" w:hAnsi="Georgia"/>
        </w:rPr>
        <w:t xml:space="preserve"> 1(2): 10–16.</w:t>
      </w:r>
    </w:p>
    <w:p w14:paraId="0FA50460" w14:textId="77777777" w:rsidR="008500EF" w:rsidRDefault="008500EF">
      <w:pPr>
        <w:pStyle w:val="NormalWeb"/>
        <w:divId w:val="854879299"/>
        <w:rPr>
          <w:rFonts w:ascii="Georgia" w:hAnsi="Georgia"/>
        </w:rPr>
      </w:pPr>
      <w:r>
        <w:rPr>
          <w:rFonts w:ascii="Georgia" w:hAnsi="Georgia"/>
        </w:rPr>
        <w:t xml:space="preserve">Thulin, M. 2006. Lobeliaceae. In: Hedberg, I., Ensermu, K., Edwards, S., Sebsebe and Persson, E. (eds), </w:t>
      </w:r>
      <w:r>
        <w:rPr>
          <w:rFonts w:ascii="Georgia" w:hAnsi="Georgia"/>
          <w:i/>
          <w:iCs/>
        </w:rPr>
        <w:t>Flora of Ethiopia and Eritrea Volume 5</w:t>
      </w:r>
      <w:r>
        <w:rPr>
          <w:rFonts w:ascii="Georgia" w:hAnsi="Georgia"/>
        </w:rPr>
        <w:t>, pp. 39-48. The National Herbarium, Addis Ababa University and Uppsala University, Sweden, Addis Ababa, Ethiopia and Uppsala, Sweden.</w:t>
      </w:r>
    </w:p>
    <w:p w14:paraId="48A59810" w14:textId="77777777" w:rsidR="008500EF" w:rsidRDefault="008500EF">
      <w:pPr>
        <w:pStyle w:val="NormalWeb"/>
        <w:divId w:val="854879299"/>
        <w:rPr>
          <w:rFonts w:ascii="Georgia" w:hAnsi="Georgia"/>
        </w:rPr>
      </w:pPr>
      <w:r>
        <w:rPr>
          <w:rFonts w:ascii="Georgia" w:hAnsi="Georgia"/>
        </w:rPr>
        <w:t xml:space="preserve">Trew, B. T. and Maclean, I. M. D. 2021. Vulnerability of global biodiversity hotspots to climate change. </w:t>
      </w:r>
      <w:r>
        <w:rPr>
          <w:rFonts w:ascii="Georgia" w:hAnsi="Georgia"/>
          <w:i/>
          <w:iCs/>
        </w:rPr>
        <w:t>Global Ecology and Biogeography</w:t>
      </w:r>
      <w:r>
        <w:rPr>
          <w:rFonts w:ascii="Georgia" w:hAnsi="Georgia"/>
        </w:rPr>
        <w:t xml:space="preserve"> 30(4): 768-783.</w:t>
      </w:r>
    </w:p>
    <w:p w14:paraId="13C778B4" w14:textId="77777777" w:rsidR="008500EF" w:rsidRDefault="008500EF">
      <w:pPr>
        <w:pStyle w:val="NormalWeb"/>
        <w:divId w:val="854879299"/>
        <w:rPr>
          <w:rFonts w:ascii="Georgia" w:hAnsi="Georgia"/>
        </w:rPr>
      </w:pPr>
      <w:r>
        <w:rPr>
          <w:rFonts w:ascii="Georgia" w:hAnsi="Georgia"/>
        </w:rPr>
        <w:t xml:space="preserve">UNEP-WCMC and IUCN. 2024. Protected Planet: The World Database on Protected Areas (WDPA) and World Database on Other Effective Area-based Conservation Measures (WD-OECM) [Online]. Cambridge, UK. UNEP-WCMC and IUCN. Available at: </w:t>
      </w:r>
      <w:hyperlink r:id="rId11" w:history="1">
        <w:r>
          <w:rPr>
            <w:rStyle w:val="Hyperlink"/>
            <w:rFonts w:ascii="Georgia" w:hAnsi="Georgia"/>
          </w:rPr>
          <w:t>https://www.protectedplanet.net</w:t>
        </w:r>
      </w:hyperlink>
      <w:r>
        <w:rPr>
          <w:rFonts w:ascii="Georgia" w:hAnsi="Georgia"/>
        </w:rPr>
        <w:t>. (Accessed: 2024).</w:t>
      </w:r>
    </w:p>
    <w:p w14:paraId="666E5187" w14:textId="77777777" w:rsidR="008500EF" w:rsidRDefault="008500EF">
      <w:pPr>
        <w:pStyle w:val="NormalWeb"/>
        <w:divId w:val="854879299"/>
        <w:rPr>
          <w:rFonts w:ascii="Georgia" w:hAnsi="Georgia"/>
        </w:rPr>
      </w:pPr>
      <w:r>
        <w:rPr>
          <w:rFonts w:ascii="Georgia" w:hAnsi="Georgia"/>
        </w:rPr>
        <w:lastRenderedPageBreak/>
        <w:t xml:space="preserve">van Breugel, P., Friis, I., Sebsebe, D., Barnekow Lillesø, JP. and Kindt, R. 2016. Current and Future Fire Regimes and Their Influence on Natural Vegetation in Ethiopia. </w:t>
      </w:r>
      <w:r>
        <w:rPr>
          <w:rFonts w:ascii="Georgia" w:hAnsi="Georgia"/>
          <w:i/>
          <w:iCs/>
        </w:rPr>
        <w:t>Ecosystems</w:t>
      </w:r>
      <w:r>
        <w:rPr>
          <w:rFonts w:ascii="Georgia" w:hAnsi="Georgia"/>
        </w:rPr>
        <w:t xml:space="preserve"> 19: 369–386.</w:t>
      </w:r>
    </w:p>
    <w:sectPr w:rsidR="008500E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Jack Plummer" w:date="2024-03-05T13:54:00Z" w:initials="JP">
    <w:p w14:paraId="4701AFD9" w14:textId="77777777" w:rsidR="00933702" w:rsidRDefault="00933702" w:rsidP="00933702">
      <w:pPr>
        <w:pStyle w:val="CommentText"/>
      </w:pPr>
      <w:r>
        <w:rPr>
          <w:rStyle w:val="CommentReference"/>
        </w:rPr>
        <w:annotationRef/>
      </w:r>
      <w:r>
        <w:t>There are so many observations of this species, I do wonder whether it’s misleading to include this statement...</w:t>
      </w:r>
    </w:p>
  </w:comment>
  <w:comment w:id="4" w:author="Jack Plummer" w:date="2024-03-05T13:56:00Z" w:initials="JP">
    <w:p w14:paraId="177CD2BB" w14:textId="77777777" w:rsidR="00F45304" w:rsidRDefault="00F45304" w:rsidP="00F45304">
      <w:pPr>
        <w:pStyle w:val="CommentText"/>
      </w:pPr>
      <w:r>
        <w:rPr>
          <w:rStyle w:val="CommentReference"/>
        </w:rPr>
        <w:annotationRef/>
      </w:r>
      <w:r>
        <w:t>I think for locations we might be best not to try and quantify exactly. I think this is a case where we should say ‘is estimated to exceed ten’ and then not add an exact number in the locations box - in this way we cover it but don’t need to be precise, and demonstrate that it won’t affect assessment</w:t>
      </w:r>
    </w:p>
  </w:comment>
  <w:comment w:id="10" w:author="Jack Plummer" w:date="2024-03-05T14:00:00Z" w:initials="JP">
    <w:p w14:paraId="5775E490" w14:textId="77777777" w:rsidR="00B0213A" w:rsidRDefault="00B0213A" w:rsidP="00B0213A">
      <w:pPr>
        <w:pStyle w:val="CommentText"/>
      </w:pPr>
      <w:r>
        <w:rPr>
          <w:rStyle w:val="CommentReference"/>
        </w:rPr>
        <w:annotationRef/>
      </w:r>
      <w:r>
        <w:t xml:space="preserve">Suggest slightly reframing the logic here. E.g. The population size is unknown, however projections of habitat range and genetic diversity indicate overall reductions of at least 82% by 2080 and it is suspected that there will be at least an equivalent reduction in the population size for this species over the next three generations (75 years). </w:t>
      </w:r>
    </w:p>
  </w:comment>
  <w:comment w:id="11" w:author="Jack Plummer" w:date="2024-03-05T14:02:00Z" w:initials="JP">
    <w:p w14:paraId="0653AEB1" w14:textId="77777777" w:rsidR="00287396" w:rsidRDefault="00287396" w:rsidP="00287396">
      <w:pPr>
        <w:pStyle w:val="CommentText"/>
      </w:pPr>
      <w:r>
        <w:rPr>
          <w:rStyle w:val="CommentReference"/>
        </w:rPr>
        <w:annotationRef/>
      </w:r>
      <w:r>
        <w:t>It may also be worth reiterating here that: this is a conservative estimate based on the most optimistic scenario for future habitat suitability, and a minimal estimate for generation length, which future research could reveal to be much higher.</w:t>
      </w:r>
    </w:p>
  </w:comment>
  <w:comment w:id="15" w:author="Jack Plummer" w:date="2024-03-05T13:18:00Z" w:initials="JP">
    <w:p w14:paraId="034F7866" w14:textId="1A3A4719" w:rsidR="003944AE" w:rsidRDefault="003944AE" w:rsidP="003944AE">
      <w:pPr>
        <w:pStyle w:val="CommentText"/>
      </w:pPr>
      <w:r>
        <w:rPr>
          <w:rStyle w:val="CommentReference"/>
        </w:rPr>
        <w:annotationRef/>
      </w:r>
      <w:r>
        <w:t>The tricky thing we need to calibrate is whether the EOO/AOO we are presenting here are suitably consistent with the maps in Chala et al.</w:t>
      </w:r>
    </w:p>
  </w:comment>
  <w:comment w:id="16" w:author="Jack Plummer" w:date="2024-03-05T13:20:00Z" w:initials="JP">
    <w:p w14:paraId="72725790" w14:textId="77777777" w:rsidR="0013251D" w:rsidRDefault="0013251D" w:rsidP="0013251D">
      <w:pPr>
        <w:pStyle w:val="CommentText"/>
      </w:pPr>
      <w:r>
        <w:rPr>
          <w:rStyle w:val="CommentReference"/>
        </w:rPr>
        <w:annotationRef/>
      </w:r>
      <w:r>
        <w:t>I think it’s ok if they are close but we might need to range based on lower bound for EOO/AOO following georeferenced specs, and upper bounds for EOO/AOO following AOH map in paper</w:t>
      </w:r>
    </w:p>
  </w:comment>
  <w:comment w:id="21" w:author="Jack Plummer" w:date="2024-03-05T14:17:00Z" w:initials="JP">
    <w:p w14:paraId="37BBD952" w14:textId="77777777" w:rsidR="008977E9" w:rsidRDefault="008977E9" w:rsidP="008977E9">
      <w:pPr>
        <w:pStyle w:val="CommentText"/>
      </w:pPr>
      <w:r>
        <w:rPr>
          <w:rStyle w:val="CommentReference"/>
        </w:rPr>
        <w:annotationRef/>
      </w:r>
      <w:r>
        <w:t>Remove specific figure I think - fine to keep the continuing decline</w:t>
      </w:r>
    </w:p>
  </w:comment>
  <w:comment w:id="24" w:author="Jack Plummer" w:date="2024-03-05T13:17:00Z" w:initials="JP">
    <w:p w14:paraId="46251B99" w14:textId="77777777" w:rsidR="00AC71F3" w:rsidRDefault="00170EED" w:rsidP="00AC71F3">
      <w:pPr>
        <w:pStyle w:val="CommentText"/>
      </w:pPr>
      <w:r>
        <w:rPr>
          <w:rStyle w:val="CommentReference"/>
        </w:rPr>
        <w:annotationRef/>
      </w:r>
      <w:r w:rsidR="00AC71F3">
        <w:t>Looking through the guidelines, things I think we need to detail here are:</w:t>
      </w:r>
    </w:p>
    <w:p w14:paraId="18A08471" w14:textId="77777777" w:rsidR="00AC71F3" w:rsidRDefault="00AC71F3" w:rsidP="00AC71F3">
      <w:pPr>
        <w:pStyle w:val="CommentText"/>
        <w:ind w:left="300"/>
      </w:pPr>
      <w:r>
        <w:t>Model coverage i.e. full species range</w:t>
      </w:r>
    </w:p>
    <w:p w14:paraId="61059DF1" w14:textId="77777777" w:rsidR="00AC71F3" w:rsidRDefault="00AC71F3" w:rsidP="00AC71F3">
      <w:pPr>
        <w:pStyle w:val="CommentText"/>
        <w:ind w:left="300"/>
      </w:pPr>
      <w:r>
        <w:t>How is range being lost i.e. upwards shifting of available habitat</w:t>
      </w:r>
    </w:p>
    <w:p w14:paraId="2F891DEA" w14:textId="77777777" w:rsidR="00AC71F3" w:rsidRDefault="00AC71F3" w:rsidP="00AC71F3">
      <w:pPr>
        <w:pStyle w:val="CommentText"/>
        <w:ind w:left="300"/>
      </w:pPr>
      <w:r>
        <w:t>Use of multiple (3) modelling techniques and climate change scenarios</w:t>
      </w:r>
    </w:p>
    <w:p w14:paraId="3A4D5B0C" w14:textId="77777777" w:rsidR="00AC71F3" w:rsidRDefault="00AC71F3" w:rsidP="00AC71F3">
      <w:pPr>
        <w:pStyle w:val="CommentText"/>
        <w:ind w:left="300"/>
      </w:pPr>
      <w:r>
        <w:t>Conservative estimate - taking the lowest projected range of change and a minimum estimate for generation length i.e. reality is likely to be even worse</w:t>
      </w:r>
    </w:p>
    <w:p w14:paraId="44AAA850" w14:textId="77777777" w:rsidR="00AC71F3" w:rsidRDefault="00AC71F3" w:rsidP="00AC71F3">
      <w:pPr>
        <w:pStyle w:val="CommentText"/>
      </w:pPr>
    </w:p>
    <w:p w14:paraId="6207CD71" w14:textId="77777777" w:rsidR="00AC71F3" w:rsidRDefault="00AC71F3" w:rsidP="00AC71F3">
      <w:pPr>
        <w:pStyle w:val="CommentText"/>
      </w:pPr>
      <w:r>
        <w:t xml:space="preserve">I think we should also be explicit about the study we are using, rather than just referencing. I.e. based on bioclimatic modelling presented in Chala </w:t>
      </w:r>
      <w:r>
        <w:rPr>
          <w:i/>
          <w:iCs/>
        </w:rPr>
        <w:t xml:space="preserve"> et al.</w:t>
      </w:r>
      <w:r>
        <w:t xml:space="preserve"> (2016), it is estimated that etc. etc.</w:t>
      </w:r>
    </w:p>
    <w:p w14:paraId="606153B9" w14:textId="77777777" w:rsidR="00AC71F3" w:rsidRDefault="00AC71F3" w:rsidP="00AC71F3">
      <w:pPr>
        <w:pStyle w:val="CommentText"/>
      </w:pPr>
    </w:p>
    <w:p w14:paraId="5A5979A7" w14:textId="77777777" w:rsidR="00AC71F3" w:rsidRDefault="00AC71F3" w:rsidP="00AC71F3">
      <w:pPr>
        <w:pStyle w:val="CommentText"/>
      </w:pPr>
      <w:r>
        <w:t>Would definitely be good to have Chala or colleagues review/co-author this I think</w:t>
      </w:r>
    </w:p>
  </w:comment>
  <w:comment w:id="25" w:author="Jack Plummer" w:date="2024-03-05T14:17:00Z" w:initials="JP">
    <w:p w14:paraId="4CC735D5" w14:textId="72690EDD" w:rsidR="00D57355" w:rsidRDefault="00D57355" w:rsidP="00D57355">
      <w:pPr>
        <w:pStyle w:val="CommentText"/>
      </w:pPr>
      <w:r>
        <w:rPr>
          <w:rStyle w:val="CommentReference"/>
        </w:rPr>
        <w:annotationRef/>
      </w:r>
      <w:r>
        <w:t>Can see now that some of this info is in threats. Anything relating to the modelling can go in here, anything discussing the specifics of the climate change threat i.e. upwards shifting can go into threats, though I think may be helpful to include here too</w:t>
      </w:r>
    </w:p>
  </w:comment>
  <w:comment w:id="28" w:author="Jack Plummer" w:date="2024-03-05T14:18:00Z" w:initials="JP">
    <w:p w14:paraId="59A2A7DD" w14:textId="77777777" w:rsidR="00D57355" w:rsidRDefault="00D57355" w:rsidP="00D57355">
      <w:pPr>
        <w:pStyle w:val="CommentText"/>
      </w:pPr>
      <w:r>
        <w:rPr>
          <w:rStyle w:val="CommentReference"/>
        </w:rPr>
        <w:annotationRef/>
      </w:r>
      <w:r>
        <w:t>Any other specs to ref here?</w:t>
      </w:r>
    </w:p>
  </w:comment>
  <w:comment w:id="29" w:author="Jack Plummer" w:date="2024-03-05T14:19:00Z" w:initials="JP">
    <w:p w14:paraId="0530678C" w14:textId="77777777" w:rsidR="00C02285" w:rsidRDefault="00C02285" w:rsidP="00C02285">
      <w:pPr>
        <w:pStyle w:val="CommentText"/>
      </w:pPr>
      <w:r>
        <w:rPr>
          <w:rStyle w:val="CommentReference"/>
        </w:rPr>
        <w:annotationRef/>
      </w:r>
      <w:r>
        <w:t>Like in rationale, I think we take the figures that we know as reported i.e. habitat availability and genetic diversity loss, and then say that these are being used to extrapolate an equivalent pop reduction</w:t>
      </w:r>
    </w:p>
  </w:comment>
  <w:comment w:id="36" w:author="Jack Plummer" w:date="2024-03-05T14:20:00Z" w:initials="JP">
    <w:p w14:paraId="3652B839" w14:textId="77777777" w:rsidR="003E3D05" w:rsidRDefault="003E3D05" w:rsidP="003E3D05">
      <w:pPr>
        <w:pStyle w:val="CommentText"/>
      </w:pPr>
      <w:r>
        <w:rPr>
          <w:rStyle w:val="CommentReference"/>
        </w:rPr>
        <w:annotationRef/>
      </w:r>
      <w:r>
        <w:t>I think it should be ticked as a herb too?</w:t>
      </w:r>
    </w:p>
  </w:comment>
  <w:comment w:id="37" w:author="Jack Plummer" w:date="2024-03-05T14:51:00Z" w:initials="JP">
    <w:p w14:paraId="36136CDE" w14:textId="77777777" w:rsidR="00AC71F3" w:rsidRDefault="00AC71F3" w:rsidP="00AC71F3">
      <w:pPr>
        <w:pStyle w:val="CommentText"/>
      </w:pPr>
      <w:r>
        <w:rPr>
          <w:rStyle w:val="CommentReference"/>
        </w:rPr>
        <w:annotationRef/>
      </w:r>
      <w:r>
        <w:t>Great, I think can emphasise even further that the non-climate change threats are minor at higher altitudes. Could either mention in text, or indicate in threat coding.</w:t>
      </w:r>
    </w:p>
  </w:comment>
  <w:comment w:id="38" w:author="Jack Plummer" w:date="2024-03-05T14:21:00Z" w:initials="JP">
    <w:p w14:paraId="4F6C53A2" w14:textId="210F2E88" w:rsidR="00B159AD" w:rsidRDefault="00B159AD" w:rsidP="00B159AD">
      <w:pPr>
        <w:pStyle w:val="CommentText"/>
      </w:pPr>
      <w:r>
        <w:rPr>
          <w:rStyle w:val="CommentReference"/>
        </w:rPr>
        <w:annotationRef/>
      </w:r>
      <w:r>
        <w:t>Think we need this to distinguish from national endemics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01AFD9" w15:done="0"/>
  <w15:commentEx w15:paraId="177CD2BB" w15:done="0"/>
  <w15:commentEx w15:paraId="5775E490" w15:done="0"/>
  <w15:commentEx w15:paraId="0653AEB1" w15:paraIdParent="5775E490" w15:done="0"/>
  <w15:commentEx w15:paraId="034F7866" w15:done="0"/>
  <w15:commentEx w15:paraId="72725790" w15:paraIdParent="034F7866" w15:done="0"/>
  <w15:commentEx w15:paraId="37BBD952" w15:done="0"/>
  <w15:commentEx w15:paraId="5A5979A7" w15:done="0"/>
  <w15:commentEx w15:paraId="4CC735D5" w15:paraIdParent="5A5979A7" w15:done="0"/>
  <w15:commentEx w15:paraId="59A2A7DD" w15:done="0"/>
  <w15:commentEx w15:paraId="0530678C" w15:done="0"/>
  <w15:commentEx w15:paraId="3652B839" w15:done="0"/>
  <w15:commentEx w15:paraId="36136CDE" w15:done="0"/>
  <w15:commentEx w15:paraId="4F6C53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AEBF789" w16cex:dateUtc="2024-03-05T13:54:00Z"/>
  <w16cex:commentExtensible w16cex:durableId="5A6E55BC" w16cex:dateUtc="2024-03-05T13:56:00Z"/>
  <w16cex:commentExtensible w16cex:durableId="0C5FC117" w16cex:dateUtc="2024-03-05T14:00:00Z"/>
  <w16cex:commentExtensible w16cex:durableId="07ACED37" w16cex:dateUtc="2024-03-05T14:02:00Z"/>
  <w16cex:commentExtensible w16cex:durableId="6CF275AC" w16cex:dateUtc="2024-03-05T13:18:00Z"/>
  <w16cex:commentExtensible w16cex:durableId="4173E3CB" w16cex:dateUtc="2024-03-05T13:20:00Z"/>
  <w16cex:commentExtensible w16cex:durableId="629DFDCA" w16cex:dateUtc="2024-03-05T14:17:00Z"/>
  <w16cex:commentExtensible w16cex:durableId="246F532C" w16cex:dateUtc="2024-03-05T13:17:00Z"/>
  <w16cex:commentExtensible w16cex:durableId="61DEDE2E" w16cex:dateUtc="2024-03-05T14:17:00Z"/>
  <w16cex:commentExtensible w16cex:durableId="7E4D3FAF" w16cex:dateUtc="2024-03-05T14:18:00Z"/>
  <w16cex:commentExtensible w16cex:durableId="1017E26F" w16cex:dateUtc="2024-03-05T14:19:00Z"/>
  <w16cex:commentExtensible w16cex:durableId="6A6AF95F" w16cex:dateUtc="2024-03-05T14:20:00Z"/>
  <w16cex:commentExtensible w16cex:durableId="6F371AA5" w16cex:dateUtc="2024-03-05T14:51:00Z"/>
  <w16cex:commentExtensible w16cex:durableId="375769EE" w16cex:dateUtc="2024-03-05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01AFD9" w16cid:durableId="1AEBF789"/>
  <w16cid:commentId w16cid:paraId="177CD2BB" w16cid:durableId="5A6E55BC"/>
  <w16cid:commentId w16cid:paraId="5775E490" w16cid:durableId="0C5FC117"/>
  <w16cid:commentId w16cid:paraId="0653AEB1" w16cid:durableId="07ACED37"/>
  <w16cid:commentId w16cid:paraId="034F7866" w16cid:durableId="6CF275AC"/>
  <w16cid:commentId w16cid:paraId="72725790" w16cid:durableId="4173E3CB"/>
  <w16cid:commentId w16cid:paraId="37BBD952" w16cid:durableId="629DFDCA"/>
  <w16cid:commentId w16cid:paraId="5A5979A7" w16cid:durableId="246F532C"/>
  <w16cid:commentId w16cid:paraId="4CC735D5" w16cid:durableId="61DEDE2E"/>
  <w16cid:commentId w16cid:paraId="59A2A7DD" w16cid:durableId="7E4D3FAF"/>
  <w16cid:commentId w16cid:paraId="0530678C" w16cid:durableId="1017E26F"/>
  <w16cid:commentId w16cid:paraId="3652B839" w16cid:durableId="6A6AF95F"/>
  <w16cid:commentId w16cid:paraId="36136CDE" w16cid:durableId="6F371AA5"/>
  <w16cid:commentId w16cid:paraId="4F6C53A2" w16cid:durableId="375769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0EF"/>
    <w:rsid w:val="00054E3C"/>
    <w:rsid w:val="0013251D"/>
    <w:rsid w:val="00170EED"/>
    <w:rsid w:val="00287396"/>
    <w:rsid w:val="0036061E"/>
    <w:rsid w:val="003944AE"/>
    <w:rsid w:val="003E3D05"/>
    <w:rsid w:val="005743E7"/>
    <w:rsid w:val="007B7302"/>
    <w:rsid w:val="007D275B"/>
    <w:rsid w:val="008500EF"/>
    <w:rsid w:val="008977E9"/>
    <w:rsid w:val="00933702"/>
    <w:rsid w:val="009B49B4"/>
    <w:rsid w:val="009D50E7"/>
    <w:rsid w:val="00AC71F3"/>
    <w:rsid w:val="00B0213A"/>
    <w:rsid w:val="00B159AD"/>
    <w:rsid w:val="00B8271A"/>
    <w:rsid w:val="00BD629A"/>
    <w:rsid w:val="00BF33FD"/>
    <w:rsid w:val="00C02285"/>
    <w:rsid w:val="00CC3FDE"/>
    <w:rsid w:val="00D57355"/>
    <w:rsid w:val="00EC06EE"/>
    <w:rsid w:val="00F453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6AE9B8"/>
  <w15:chartTrackingRefBased/>
  <w15:docId w15:val="{B78F33C4-87DA-42E2-B167-D795CCD79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ui-provider">
    <w:name w:val="ui-provider"/>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9B49B4"/>
    <w:rPr>
      <w:rFonts w:eastAsiaTheme="minorEastAsia"/>
      <w:sz w:val="24"/>
      <w:szCs w:val="24"/>
    </w:rPr>
  </w:style>
  <w:style w:type="character" w:styleId="CommentReference">
    <w:name w:val="annotation reference"/>
    <w:basedOn w:val="DefaultParagraphFont"/>
    <w:uiPriority w:val="99"/>
    <w:semiHidden/>
    <w:unhideWhenUsed/>
    <w:rsid w:val="00170EED"/>
    <w:rPr>
      <w:sz w:val="16"/>
      <w:szCs w:val="16"/>
    </w:rPr>
  </w:style>
  <w:style w:type="paragraph" w:styleId="CommentText">
    <w:name w:val="annotation text"/>
    <w:basedOn w:val="Normal"/>
    <w:link w:val="CommentTextChar"/>
    <w:uiPriority w:val="99"/>
    <w:unhideWhenUsed/>
    <w:rsid w:val="00170EED"/>
    <w:rPr>
      <w:sz w:val="20"/>
      <w:szCs w:val="20"/>
    </w:rPr>
  </w:style>
  <w:style w:type="character" w:customStyle="1" w:styleId="CommentTextChar">
    <w:name w:val="Comment Text Char"/>
    <w:basedOn w:val="DefaultParagraphFont"/>
    <w:link w:val="CommentText"/>
    <w:uiPriority w:val="99"/>
    <w:rsid w:val="00170EED"/>
    <w:rPr>
      <w:rFonts w:eastAsiaTheme="minorEastAsia"/>
    </w:rPr>
  </w:style>
  <w:style w:type="paragraph" w:styleId="CommentSubject">
    <w:name w:val="annotation subject"/>
    <w:basedOn w:val="CommentText"/>
    <w:next w:val="CommentText"/>
    <w:link w:val="CommentSubjectChar"/>
    <w:uiPriority w:val="99"/>
    <w:semiHidden/>
    <w:unhideWhenUsed/>
    <w:rsid w:val="00170EED"/>
    <w:rPr>
      <w:b/>
      <w:bCs/>
    </w:rPr>
  </w:style>
  <w:style w:type="character" w:customStyle="1" w:styleId="CommentSubjectChar">
    <w:name w:val="Comment Subject Char"/>
    <w:basedOn w:val="CommentTextChar"/>
    <w:link w:val="CommentSubject"/>
    <w:uiPriority w:val="99"/>
    <w:semiHidden/>
    <w:rsid w:val="00170EED"/>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4411">
      <w:marLeft w:val="0"/>
      <w:marRight w:val="0"/>
      <w:marTop w:val="0"/>
      <w:marBottom w:val="0"/>
      <w:divBdr>
        <w:top w:val="none" w:sz="0" w:space="0" w:color="auto"/>
        <w:left w:val="none" w:sz="0" w:space="0" w:color="auto"/>
        <w:bottom w:val="none" w:sz="0" w:space="0" w:color="auto"/>
        <w:right w:val="none" w:sz="0" w:space="0" w:color="auto"/>
      </w:divBdr>
    </w:div>
    <w:div w:id="75054596">
      <w:marLeft w:val="0"/>
      <w:marRight w:val="0"/>
      <w:marTop w:val="0"/>
      <w:marBottom w:val="0"/>
      <w:divBdr>
        <w:top w:val="none" w:sz="0" w:space="0" w:color="auto"/>
        <w:left w:val="none" w:sz="0" w:space="0" w:color="auto"/>
        <w:bottom w:val="none" w:sz="0" w:space="0" w:color="auto"/>
        <w:right w:val="none" w:sz="0" w:space="0" w:color="auto"/>
      </w:divBdr>
      <w:divsChild>
        <w:div w:id="401413765">
          <w:marLeft w:val="0"/>
          <w:marRight w:val="0"/>
          <w:marTop w:val="0"/>
          <w:marBottom w:val="150"/>
          <w:divBdr>
            <w:top w:val="single" w:sz="12" w:space="0" w:color="000000"/>
            <w:left w:val="none" w:sz="0" w:space="0" w:color="auto"/>
            <w:bottom w:val="single" w:sz="12" w:space="0" w:color="000000"/>
            <w:right w:val="none" w:sz="0" w:space="0" w:color="auto"/>
          </w:divBdr>
        </w:div>
      </w:divsChild>
    </w:div>
    <w:div w:id="230771703">
      <w:marLeft w:val="0"/>
      <w:marRight w:val="0"/>
      <w:marTop w:val="0"/>
      <w:marBottom w:val="0"/>
      <w:divBdr>
        <w:top w:val="none" w:sz="0" w:space="0" w:color="auto"/>
        <w:left w:val="none" w:sz="0" w:space="0" w:color="auto"/>
        <w:bottom w:val="none" w:sz="0" w:space="0" w:color="auto"/>
        <w:right w:val="none" w:sz="0" w:space="0" w:color="auto"/>
      </w:divBdr>
    </w:div>
    <w:div w:id="314727297">
      <w:marLeft w:val="0"/>
      <w:marRight w:val="0"/>
      <w:marTop w:val="0"/>
      <w:marBottom w:val="0"/>
      <w:divBdr>
        <w:top w:val="none" w:sz="0" w:space="0" w:color="auto"/>
        <w:left w:val="none" w:sz="0" w:space="0" w:color="auto"/>
        <w:bottom w:val="none" w:sz="0" w:space="0" w:color="auto"/>
        <w:right w:val="none" w:sz="0" w:space="0" w:color="auto"/>
      </w:divBdr>
    </w:div>
    <w:div w:id="443042433">
      <w:marLeft w:val="0"/>
      <w:marRight w:val="0"/>
      <w:marTop w:val="0"/>
      <w:marBottom w:val="0"/>
      <w:divBdr>
        <w:top w:val="none" w:sz="0" w:space="0" w:color="auto"/>
        <w:left w:val="none" w:sz="0" w:space="0" w:color="auto"/>
        <w:bottom w:val="none" w:sz="0" w:space="0" w:color="auto"/>
        <w:right w:val="none" w:sz="0" w:space="0" w:color="auto"/>
      </w:divBdr>
    </w:div>
    <w:div w:id="734594133">
      <w:marLeft w:val="0"/>
      <w:marRight w:val="0"/>
      <w:marTop w:val="0"/>
      <w:marBottom w:val="0"/>
      <w:divBdr>
        <w:top w:val="none" w:sz="0" w:space="0" w:color="auto"/>
        <w:left w:val="none" w:sz="0" w:space="0" w:color="auto"/>
        <w:bottom w:val="none" w:sz="0" w:space="0" w:color="auto"/>
        <w:right w:val="none" w:sz="0" w:space="0" w:color="auto"/>
      </w:divBdr>
    </w:div>
    <w:div w:id="752975013">
      <w:marLeft w:val="0"/>
      <w:marRight w:val="0"/>
      <w:marTop w:val="0"/>
      <w:marBottom w:val="0"/>
      <w:divBdr>
        <w:top w:val="none" w:sz="0" w:space="0" w:color="auto"/>
        <w:left w:val="none" w:sz="0" w:space="0" w:color="auto"/>
        <w:bottom w:val="none" w:sz="0" w:space="0" w:color="auto"/>
        <w:right w:val="none" w:sz="0" w:space="0" w:color="auto"/>
      </w:divBdr>
    </w:div>
    <w:div w:id="854879299">
      <w:marLeft w:val="0"/>
      <w:marRight w:val="0"/>
      <w:marTop w:val="0"/>
      <w:marBottom w:val="0"/>
      <w:divBdr>
        <w:top w:val="none" w:sz="0" w:space="0" w:color="auto"/>
        <w:left w:val="none" w:sz="0" w:space="0" w:color="auto"/>
        <w:bottom w:val="none" w:sz="0" w:space="0" w:color="auto"/>
        <w:right w:val="none" w:sz="0" w:space="0" w:color="auto"/>
      </w:divBdr>
    </w:div>
    <w:div w:id="1055589021">
      <w:marLeft w:val="0"/>
      <w:marRight w:val="0"/>
      <w:marTop w:val="0"/>
      <w:marBottom w:val="0"/>
      <w:divBdr>
        <w:top w:val="none" w:sz="0" w:space="0" w:color="auto"/>
        <w:left w:val="none" w:sz="0" w:space="0" w:color="auto"/>
        <w:bottom w:val="none" w:sz="0" w:space="0" w:color="auto"/>
        <w:right w:val="none" w:sz="0" w:space="0" w:color="auto"/>
      </w:divBdr>
    </w:div>
    <w:div w:id="1144204486">
      <w:marLeft w:val="0"/>
      <w:marRight w:val="0"/>
      <w:marTop w:val="0"/>
      <w:marBottom w:val="0"/>
      <w:divBdr>
        <w:top w:val="none" w:sz="0" w:space="0" w:color="auto"/>
        <w:left w:val="none" w:sz="0" w:space="0" w:color="auto"/>
        <w:bottom w:val="none" w:sz="0" w:space="0" w:color="auto"/>
        <w:right w:val="none" w:sz="0" w:space="0" w:color="auto"/>
      </w:divBdr>
    </w:div>
    <w:div w:id="180114370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hyperlink" Target="https://www.protectedplanet.net" TargetMode="External"/><Relationship Id="rId5" Type="http://schemas.openxmlformats.org/officeDocument/2006/relationships/comments" Target="comments.xml"/><Relationship Id="rId10" Type="http://schemas.openxmlformats.org/officeDocument/2006/relationships/hyperlink" Target="https://worldheritageoutlook.iucn.org/" TargetMode="External"/><Relationship Id="rId4" Type="http://schemas.openxmlformats.org/officeDocument/2006/relationships/image" Target="file:///C:\Users\resources\redListLogo.jpg" TargetMode="External"/><Relationship Id="rId9" Type="http://schemas.openxmlformats.org/officeDocument/2006/relationships/hyperlink" Target="https://tools.bgci.org/plant_search.ph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8</Pages>
  <Words>2516</Words>
  <Characters>14881</Characters>
  <Application>Microsoft Office Word</Application>
  <DocSecurity>0</DocSecurity>
  <Lines>124</Lines>
  <Paragraphs>34</Paragraphs>
  <ScaleCrop>false</ScaleCrop>
  <Company/>
  <LinksUpToDate>false</LinksUpToDate>
  <CharactersWithSpaces>17363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Lobelia rhynchopetalum</dc:title>
  <dc:subject/>
  <dc:creator>Emily Terry</dc:creator>
  <cp:keywords/>
  <dc:description/>
  <cp:lastModifiedBy>Jack Plummer</cp:lastModifiedBy>
  <cp:revision>25</cp:revision>
  <dcterms:created xsi:type="dcterms:W3CDTF">2024-03-05T12:50:00Z</dcterms:created>
  <dcterms:modified xsi:type="dcterms:W3CDTF">2024-03-05T14:53:00Z</dcterms:modified>
</cp:coreProperties>
</file>