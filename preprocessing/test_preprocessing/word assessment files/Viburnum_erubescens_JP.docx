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2D2C" w14:textId="77777777" w:rsidR="00000000" w:rsidRDefault="00C809A4">
      <w:pPr>
        <w:jc w:val="center"/>
        <w:divId w:val="219750141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2219D46B" w14:textId="77777777" w:rsidR="00000000" w:rsidRDefault="00C809A4">
      <w:pPr>
        <w:divId w:val="162333805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5F701EE4" wp14:editId="6B5DFB26">
            <wp:extent cx="326390" cy="326390"/>
            <wp:effectExtent l="0" t="0" r="16510" b="1651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6C1D8" w14:textId="77777777" w:rsidR="00000000" w:rsidRDefault="00C809A4">
      <w:pPr>
        <w:shd w:val="clear" w:color="auto" w:fill="FFFFFF"/>
        <w:spacing w:before="100" w:beforeAutospacing="1" w:after="100" w:afterAutospacing="1"/>
        <w:jc w:val="right"/>
        <w:outlineLvl w:val="1"/>
        <w:divId w:val="1623338050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Viburnum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erubescens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Wall. ex DC.</w:t>
      </w:r>
    </w:p>
    <w:p w14:paraId="3C77656B" w14:textId="77777777" w:rsidR="00000000" w:rsidRDefault="00C809A4">
      <w:pPr>
        <w:jc w:val="right"/>
        <w:divId w:val="162333805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DIPSACALES - VIBURNACEAE - Viburnum - </w:t>
      </w:r>
      <w:proofErr w:type="spellStart"/>
      <w:r>
        <w:rPr>
          <w:rFonts w:ascii="Georgia" w:eastAsia="Times New Roman" w:hAnsi="Georgia"/>
          <w:sz w:val="18"/>
          <w:szCs w:val="18"/>
        </w:rPr>
        <w:t>erubescens</w:t>
      </w:r>
      <w:proofErr w:type="spellEnd"/>
    </w:p>
    <w:p w14:paraId="4B7A8D91" w14:textId="77777777" w:rsidR="00000000" w:rsidRDefault="00C809A4">
      <w:pPr>
        <w:pStyle w:val="NormalWeb"/>
        <w:divId w:val="192244726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Reddish Viburnum (English)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Solenotinus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erub</w:t>
      </w:r>
      <w:r>
        <w:rPr>
          <w:rFonts w:ascii="Georgia" w:hAnsi="Georgia"/>
        </w:rPr>
        <w:t>escens</w:t>
      </w:r>
      <w:proofErr w:type="spellEnd"/>
      <w:r>
        <w:rPr>
          <w:rFonts w:ascii="Georgia" w:hAnsi="Georgia"/>
        </w:rPr>
        <w:t xml:space="preserve"> (Wall.) </w:t>
      </w:r>
      <w:proofErr w:type="spellStart"/>
      <w:r>
        <w:rPr>
          <w:rFonts w:ascii="Georgia" w:hAnsi="Georgia"/>
        </w:rPr>
        <w:t>Oerst</w:t>
      </w:r>
      <w:proofErr w:type="spellEnd"/>
      <w:r>
        <w:rPr>
          <w:rFonts w:ascii="Georgia" w:hAnsi="Georgia"/>
        </w:rPr>
        <w:t xml:space="preserve">.; Viburnum </w:t>
      </w:r>
      <w:proofErr w:type="spellStart"/>
      <w:r>
        <w:rPr>
          <w:rFonts w:ascii="Georgia" w:hAnsi="Georgia"/>
        </w:rPr>
        <w:t>thibeticum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C.</w:t>
      </w:r>
      <w:proofErr w:type="gramStart"/>
      <w:r>
        <w:rPr>
          <w:rFonts w:ascii="Georgia" w:hAnsi="Georgia"/>
        </w:rPr>
        <w:t>Y.Wu</w:t>
      </w:r>
      <w:proofErr w:type="spellEnd"/>
      <w:proofErr w:type="gramEnd"/>
      <w:r>
        <w:rPr>
          <w:rFonts w:ascii="Georgia" w:hAnsi="Georgia"/>
        </w:rPr>
        <w:t xml:space="preserve"> &amp; </w:t>
      </w:r>
      <w:proofErr w:type="spellStart"/>
      <w:r>
        <w:rPr>
          <w:rFonts w:ascii="Georgia" w:hAnsi="Georgia"/>
        </w:rPr>
        <w:t>Y.F.Huang</w:t>
      </w:r>
      <w:proofErr w:type="spellEnd"/>
      <w:r>
        <w:rPr>
          <w:rFonts w:ascii="Georgia" w:hAnsi="Georgia"/>
        </w:rPr>
        <w:t xml:space="preserve">; Viburnum </w:t>
      </w:r>
      <w:proofErr w:type="spellStart"/>
      <w:r>
        <w:rPr>
          <w:rFonts w:ascii="Georgia" w:hAnsi="Georgia"/>
        </w:rPr>
        <w:t>wightianum</w:t>
      </w:r>
      <w:proofErr w:type="spellEnd"/>
      <w:r>
        <w:rPr>
          <w:rFonts w:ascii="Georgia" w:hAnsi="Georgia"/>
        </w:rPr>
        <w:t xml:space="preserve"> Wall.; Viburnum </w:t>
      </w:r>
      <w:proofErr w:type="spellStart"/>
      <w:r>
        <w:rPr>
          <w:rFonts w:ascii="Georgia" w:hAnsi="Georgia"/>
        </w:rPr>
        <w:t>erubescens</w:t>
      </w:r>
      <w:proofErr w:type="spellEnd"/>
      <w:r>
        <w:rPr>
          <w:rFonts w:ascii="Georgia" w:hAnsi="Georgia"/>
        </w:rPr>
        <w:t xml:space="preserve"> var. </w:t>
      </w:r>
      <w:proofErr w:type="spellStart"/>
      <w:r>
        <w:rPr>
          <w:rFonts w:ascii="Georgia" w:hAnsi="Georgia"/>
        </w:rPr>
        <w:t>gracilipes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Rehder</w:t>
      </w:r>
      <w:proofErr w:type="spellEnd"/>
      <w:r>
        <w:rPr>
          <w:rFonts w:ascii="Georgia" w:hAnsi="Georgia"/>
        </w:rPr>
        <w:t xml:space="preserve">; Viburnum </w:t>
      </w:r>
      <w:proofErr w:type="spellStart"/>
      <w:r>
        <w:rPr>
          <w:rFonts w:ascii="Georgia" w:hAnsi="Georgia"/>
        </w:rPr>
        <w:t>erubescens</w:t>
      </w:r>
      <w:proofErr w:type="spellEnd"/>
      <w:r>
        <w:rPr>
          <w:rFonts w:ascii="Georgia" w:hAnsi="Georgia"/>
        </w:rPr>
        <w:t xml:space="preserve"> var. parvum </w:t>
      </w:r>
      <w:proofErr w:type="spellStart"/>
      <w:r>
        <w:rPr>
          <w:rFonts w:ascii="Georgia" w:hAnsi="Georgia"/>
        </w:rPr>
        <w:t>P.S.Hsu</w:t>
      </w:r>
      <w:proofErr w:type="spellEnd"/>
      <w:r>
        <w:rPr>
          <w:rFonts w:ascii="Georgia" w:hAnsi="Georgia"/>
        </w:rPr>
        <w:t xml:space="preserve"> &amp; </w:t>
      </w:r>
      <w:proofErr w:type="spellStart"/>
      <w:r>
        <w:rPr>
          <w:rFonts w:ascii="Georgia" w:hAnsi="Georgia"/>
        </w:rPr>
        <w:t>S.C.Hsu</w:t>
      </w:r>
      <w:proofErr w:type="spellEnd"/>
      <w:r>
        <w:rPr>
          <w:rFonts w:ascii="Georgia" w:hAnsi="Georgia"/>
        </w:rPr>
        <w:t xml:space="preserve">; Viburnum </w:t>
      </w:r>
      <w:proofErr w:type="spellStart"/>
      <w:r>
        <w:rPr>
          <w:rFonts w:ascii="Georgia" w:hAnsi="Georgia"/>
        </w:rPr>
        <w:t>prattii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Graebn</w:t>
      </w:r>
      <w:proofErr w:type="spellEnd"/>
      <w:r>
        <w:rPr>
          <w:rFonts w:ascii="Georgia" w:hAnsi="Georgia"/>
        </w:rPr>
        <w:t xml:space="preserve">.; Viburnum </w:t>
      </w:r>
      <w:proofErr w:type="spellStart"/>
      <w:r>
        <w:rPr>
          <w:rFonts w:ascii="Georgia" w:hAnsi="Georgia"/>
        </w:rPr>
        <w:t>pubigerum</w:t>
      </w:r>
      <w:proofErr w:type="spellEnd"/>
      <w:r>
        <w:rPr>
          <w:rFonts w:ascii="Georgia" w:hAnsi="Georgia"/>
        </w:rPr>
        <w:t xml:space="preserve"> Wight &amp; </w:t>
      </w:r>
      <w:proofErr w:type="spellStart"/>
      <w:r>
        <w:rPr>
          <w:rFonts w:ascii="Georgia" w:hAnsi="Georgia"/>
        </w:rPr>
        <w:t>Arn</w:t>
      </w:r>
      <w:proofErr w:type="spellEnd"/>
      <w:r>
        <w:rPr>
          <w:rFonts w:ascii="Georgia" w:hAnsi="Georgia"/>
        </w:rPr>
        <w:t xml:space="preserve">.; Viburnum </w:t>
      </w:r>
      <w:proofErr w:type="spellStart"/>
      <w:r>
        <w:rPr>
          <w:rFonts w:ascii="Georgia" w:hAnsi="Georgia"/>
        </w:rPr>
        <w:t>bur</w:t>
      </w:r>
      <w:r>
        <w:rPr>
          <w:rFonts w:ascii="Georgia" w:hAnsi="Georgia"/>
        </w:rPr>
        <w:t>manicum</w:t>
      </w:r>
      <w:proofErr w:type="spellEnd"/>
      <w:r>
        <w:rPr>
          <w:rFonts w:ascii="Georgia" w:hAnsi="Georgia"/>
        </w:rPr>
        <w:t xml:space="preserve"> var. </w:t>
      </w:r>
      <w:proofErr w:type="spellStart"/>
      <w:r>
        <w:rPr>
          <w:rFonts w:ascii="Georgia" w:hAnsi="Georgia"/>
        </w:rPr>
        <w:t>motoense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P.S.Hsu</w:t>
      </w:r>
      <w:proofErr w:type="spellEnd"/>
      <w:r>
        <w:rPr>
          <w:rFonts w:ascii="Georgia" w:hAnsi="Georgia"/>
        </w:rPr>
        <w:t xml:space="preserve">; Viburnum </w:t>
      </w:r>
      <w:proofErr w:type="spellStart"/>
      <w:r>
        <w:rPr>
          <w:rFonts w:ascii="Georgia" w:hAnsi="Georgia"/>
        </w:rPr>
        <w:t>botryoideum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H.Lév</w:t>
      </w:r>
      <w:proofErr w:type="spellEnd"/>
      <w:r>
        <w:rPr>
          <w:rFonts w:ascii="Georgia" w:hAnsi="Georgia"/>
        </w:rPr>
        <w:t xml:space="preserve">.; Viburnum </w:t>
      </w:r>
      <w:proofErr w:type="spellStart"/>
      <w:r>
        <w:rPr>
          <w:rFonts w:ascii="Georgia" w:hAnsi="Georgia"/>
        </w:rPr>
        <w:t>burmanicum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Rehder</w:t>
      </w:r>
      <w:proofErr w:type="spellEnd"/>
      <w:r>
        <w:rPr>
          <w:rFonts w:ascii="Georgia" w:hAnsi="Georgia"/>
        </w:rPr>
        <w:t xml:space="preserve">) </w:t>
      </w:r>
      <w:proofErr w:type="spellStart"/>
      <w:r>
        <w:rPr>
          <w:rFonts w:ascii="Georgia" w:hAnsi="Georgia"/>
        </w:rPr>
        <w:t>C.Y.Wu</w:t>
      </w:r>
      <w:proofErr w:type="spellEnd"/>
      <w:r>
        <w:rPr>
          <w:rFonts w:ascii="Georgia" w:hAnsi="Georgia"/>
        </w:rPr>
        <w:t xml:space="preserve"> ex </w:t>
      </w:r>
      <w:proofErr w:type="spellStart"/>
      <w:r>
        <w:rPr>
          <w:rFonts w:ascii="Georgia" w:hAnsi="Georgia"/>
        </w:rPr>
        <w:t>P.S.Hsu</w:t>
      </w:r>
      <w:proofErr w:type="spellEnd"/>
    </w:p>
    <w:p w14:paraId="3795C965" w14:textId="171561E2" w:rsidR="00000000" w:rsidRDefault="00C809A4">
      <w:pPr>
        <w:pStyle w:val="NormalWeb"/>
        <w:spacing w:after="240" w:afterAutospacing="0"/>
        <w:divId w:val="192244726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Taxonomic Note: </w:t>
      </w:r>
      <w:r>
        <w:rPr>
          <w:rFonts w:ascii="Georgia" w:hAnsi="Georgia"/>
        </w:rPr>
        <w:br/>
        <w:t xml:space="preserve">This taxon shows a complex variation pattern. The number of flowers and number of lateral veins has been used to recognize separate </w:t>
      </w:r>
      <w:r>
        <w:rPr>
          <w:rFonts w:ascii="Georgia" w:hAnsi="Georgia"/>
        </w:rPr>
        <w:t xml:space="preserve">taxa such as </w:t>
      </w:r>
      <w:r>
        <w:rPr>
          <w:rStyle w:val="Emphasis"/>
          <w:rFonts w:ascii="Georgia" w:hAnsi="Georgia"/>
        </w:rPr>
        <w:t xml:space="preserve">Viburnum </w:t>
      </w:r>
      <w:proofErr w:type="spellStart"/>
      <w:r>
        <w:rPr>
          <w:rStyle w:val="Emphasis"/>
          <w:rFonts w:ascii="Georgia" w:hAnsi="Georgia"/>
        </w:rPr>
        <w:t>burmanicum</w:t>
      </w:r>
      <w:proofErr w:type="spellEnd"/>
      <w:r>
        <w:rPr>
          <w:rFonts w:ascii="Georgia" w:hAnsi="Georgia"/>
        </w:rPr>
        <w:t xml:space="preserve">, </w:t>
      </w:r>
      <w:r>
        <w:rPr>
          <w:rStyle w:val="Emphasis"/>
          <w:rFonts w:ascii="Georgia" w:hAnsi="Georgia"/>
        </w:rPr>
        <w:t>V</w:t>
      </w:r>
      <w:r>
        <w:rPr>
          <w:rFonts w:ascii="Georgia" w:hAnsi="Georgia"/>
        </w:rPr>
        <w:t xml:space="preserve">. </w:t>
      </w:r>
      <w:proofErr w:type="spellStart"/>
      <w:r>
        <w:rPr>
          <w:rStyle w:val="Emphasis"/>
          <w:rFonts w:ascii="Georgia" w:hAnsi="Georgia"/>
        </w:rPr>
        <w:t>erubescens</w:t>
      </w:r>
      <w:proofErr w:type="spellEnd"/>
      <w:r>
        <w:rPr>
          <w:rFonts w:ascii="Georgia" w:hAnsi="Georgia"/>
        </w:rPr>
        <w:t xml:space="preserve"> var.</w:t>
      </w:r>
      <w:r>
        <w:rPr>
          <w:rStyle w:val="Emphasis"/>
          <w:rFonts w:ascii="Georgia" w:hAnsi="Georgia"/>
        </w:rPr>
        <w:t xml:space="preserve"> parvum</w:t>
      </w:r>
      <w:r>
        <w:rPr>
          <w:rFonts w:ascii="Georgia" w:hAnsi="Georgia"/>
        </w:rPr>
        <w:t xml:space="preserve"> and </w:t>
      </w:r>
      <w:r>
        <w:rPr>
          <w:rStyle w:val="Emphasis"/>
          <w:rFonts w:ascii="Georgia" w:hAnsi="Georgia"/>
        </w:rPr>
        <w:t xml:space="preserve">V. </w:t>
      </w:r>
      <w:proofErr w:type="spellStart"/>
      <w:r>
        <w:rPr>
          <w:rStyle w:val="Emphasis"/>
          <w:rFonts w:ascii="Georgia" w:hAnsi="Georgia"/>
        </w:rPr>
        <w:t>prattii</w:t>
      </w:r>
      <w:proofErr w:type="spellEnd"/>
      <w:r>
        <w:rPr>
          <w:rStyle w:val="Emphasis"/>
          <w:rFonts w:ascii="Georgia" w:hAnsi="Georgia"/>
        </w:rPr>
        <w:t xml:space="preserve"> </w:t>
      </w:r>
      <w:del w:id="0" w:author="Jack Plummer" w:date="2022-08-18T16:00:00Z">
        <w:r w:rsidDel="0018423B">
          <w:rPr>
            <w:rFonts w:ascii="Georgia" w:hAnsi="Georgia"/>
          </w:rPr>
          <w:delText xml:space="preserve">veins. </w:delText>
        </w:r>
      </w:del>
      <w:r>
        <w:rPr>
          <w:rFonts w:ascii="Georgia" w:hAnsi="Georgia"/>
        </w:rPr>
        <w:t>(</w:t>
      </w:r>
      <w:del w:id="1" w:author="Jack Plummer" w:date="2022-08-18T16:00:00Z">
        <w:r w:rsidDel="0018423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Wu </w:t>
      </w:r>
      <w:r>
        <w:rPr>
          <w:rStyle w:val="Emphasis"/>
          <w:rFonts w:ascii="Georgia" w:hAnsi="Georgia"/>
        </w:rPr>
        <w:t>et al</w:t>
      </w:r>
      <w:r>
        <w:rPr>
          <w:rFonts w:ascii="Georgia" w:hAnsi="Georgia"/>
        </w:rPr>
        <w:t>. 2011</w:t>
      </w:r>
      <w:ins w:id="2" w:author="Jack Plummer" w:date="2022-08-18T16:00:00Z">
        <w:r w:rsidR="0018423B">
          <w:rPr>
            <w:rFonts w:ascii="Georgia" w:hAnsi="Georgia"/>
          </w:rPr>
          <w:t>).</w:t>
        </w:r>
      </w:ins>
      <w:del w:id="3" w:author="Jack Plummer" w:date="2022-08-18T16:00:00Z">
        <w:r w:rsidDel="0018423B">
          <w:rPr>
            <w:rFonts w:ascii="Georgia" w:hAnsi="Georgia"/>
          </w:rPr>
          <w:delText>. Flora of China. Vol. 19))</w:delText>
        </w:r>
      </w:del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000000" w14:paraId="4B889D87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5BF9BE" w14:textId="77777777" w:rsidR="00000000" w:rsidRDefault="00C809A4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2D42EE2C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02406" w14:textId="77777777" w:rsidR="00000000" w:rsidRDefault="00C809A4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LC - Least Concern, (IUCN version 3.1)</w:t>
            </w:r>
          </w:p>
        </w:tc>
      </w:tr>
    </w:tbl>
    <w:p w14:paraId="7BB7C85A" w14:textId="77777777" w:rsidR="00000000" w:rsidRDefault="00C809A4">
      <w:pPr>
        <w:pStyle w:val="Heading1"/>
        <w:divId w:val="131016175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548E11A4" w14:textId="77777777" w:rsidR="00000000" w:rsidRDefault="00C809A4">
      <w:pPr>
        <w:pStyle w:val="Heading2"/>
        <w:divId w:val="131016175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69479E9C" w14:textId="77777777" w:rsidR="00000000" w:rsidRDefault="00C809A4">
      <w:pPr>
        <w:pStyle w:val="NormalWeb"/>
        <w:divId w:val="131016175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2022-06-02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05"/>
        <w:gridCol w:w="708"/>
        <w:gridCol w:w="2155"/>
        <w:gridCol w:w="2269"/>
      </w:tblGrid>
      <w:tr w:rsidR="00000000" w14:paraId="0EB5658D" w14:textId="77777777">
        <w:trPr>
          <w:divId w:val="131016175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9CC54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Reviewed?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49F3C3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of Review: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19631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FC699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Reasons for Rejection: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6B8AB7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Improvements Needed:</w:t>
            </w:r>
          </w:p>
        </w:tc>
      </w:tr>
      <w:tr w:rsidR="00000000" w14:paraId="40E7128A" w14:textId="77777777">
        <w:trPr>
          <w:divId w:val="1310161753"/>
          <w:tblCellSpacing w:w="15" w:type="dxa"/>
        </w:trPr>
        <w:tc>
          <w:tcPr>
            <w:tcW w:w="0" w:type="auto"/>
            <w:vAlign w:val="center"/>
            <w:hideMark/>
          </w:tcPr>
          <w:p w14:paraId="6005883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F48B14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C6BDB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6856F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DE156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BBF0BF9" w14:textId="77777777" w:rsidR="00000000" w:rsidRDefault="00C809A4">
      <w:pPr>
        <w:pStyle w:val="NormalWeb"/>
        <w:divId w:val="131016175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Gyeltshen, N.</w:t>
      </w:r>
    </w:p>
    <w:p w14:paraId="6B3B5979" w14:textId="77777777" w:rsidR="00000000" w:rsidRDefault="00C809A4">
      <w:pPr>
        <w:pStyle w:val="NormalWeb"/>
        <w:divId w:val="131016175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5EE46746" w14:textId="77777777" w:rsidR="00000000" w:rsidRDefault="00C809A4">
      <w:pPr>
        <w:pStyle w:val="Heading2"/>
        <w:divId w:val="131016175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B5ACD0E" w14:textId="4B280089" w:rsidR="00000000" w:rsidRDefault="00C809A4">
      <w:pPr>
        <w:pStyle w:val="NormalWeb"/>
        <w:divId w:val="1310161753"/>
        <w:rPr>
          <w:rFonts w:ascii="Georgia" w:hAnsi="Georgia"/>
        </w:rPr>
      </w:pPr>
      <w:r>
        <w:rPr>
          <w:rFonts w:ascii="Georgia" w:hAnsi="Georgia"/>
        </w:rPr>
        <w:t xml:space="preserve">This plant species occupies </w:t>
      </w:r>
      <w:ins w:id="4" w:author="Jack Plummer" w:date="2022-08-18T16:00:00Z">
        <w:r w:rsidR="0018423B">
          <w:rPr>
            <w:rFonts w:ascii="Georgia" w:hAnsi="Georgia"/>
          </w:rPr>
          <w:t xml:space="preserve">a </w:t>
        </w:r>
      </w:ins>
      <w:r>
        <w:rPr>
          <w:rFonts w:ascii="Georgia" w:hAnsi="Georgia"/>
        </w:rPr>
        <w:t xml:space="preserve">widespread distribution from the Himalayas to </w:t>
      </w:r>
      <w:ins w:id="5" w:author="Jack Plummer" w:date="2022-08-18T16:01:00Z">
        <w:r w:rsidR="0018423B">
          <w:rPr>
            <w:rFonts w:ascii="Georgia" w:hAnsi="Georgia"/>
          </w:rPr>
          <w:t>c</w:t>
        </w:r>
      </w:ins>
      <w:del w:id="6" w:author="Jack Plummer" w:date="2022-08-18T16:01:00Z">
        <w:r w:rsidDel="0018423B">
          <w:rPr>
            <w:rFonts w:ascii="Georgia" w:hAnsi="Georgia"/>
          </w:rPr>
          <w:delText>C</w:delText>
        </w:r>
      </w:del>
      <w:r>
        <w:rPr>
          <w:rFonts w:ascii="Georgia" w:hAnsi="Georgia"/>
        </w:rPr>
        <w:t>entral China</w:t>
      </w:r>
      <w:proofErr w:type="gramStart"/>
      <w:r>
        <w:rPr>
          <w:rFonts w:ascii="Georgia" w:hAnsi="Georgia"/>
        </w:rPr>
        <w:t xml:space="preserve">, </w:t>
      </w:r>
      <w:ins w:id="7" w:author="Jack Plummer" w:date="2022-08-18T16:07:00Z">
        <w:r w:rsidR="005747C1">
          <w:rPr>
            <w:rFonts w:ascii="Georgia" w:hAnsi="Georgia"/>
          </w:rPr>
          <w:t>,</w:t>
        </w:r>
        <w:proofErr w:type="gramEnd"/>
        <w:r w:rsidR="005747C1">
          <w:rPr>
            <w:rFonts w:ascii="Georgia" w:hAnsi="Georgia"/>
          </w:rPr>
          <w:t xml:space="preserve"> Viet Nam, </w:t>
        </w:r>
      </w:ins>
      <w:r>
        <w:rPr>
          <w:rFonts w:ascii="Georgia" w:hAnsi="Georgia"/>
        </w:rPr>
        <w:t>India, and Sri Lanka. It has a large extent of occurrence (EOO) of 6,606,089 km</w:t>
      </w:r>
      <w:proofErr w:type="gramStart"/>
      <w:r>
        <w:rPr>
          <w:rFonts w:ascii="Georgia" w:hAnsi="Georgia"/>
          <w:vertAlign w:val="superscript"/>
        </w:rPr>
        <w:t xml:space="preserve">2 </w:t>
      </w:r>
      <w:r>
        <w:rPr>
          <w:rFonts w:ascii="Georgia" w:hAnsi="Georgia"/>
          <w:vertAlign w:val="subscript"/>
        </w:rPr>
        <w:t>,</w:t>
      </w:r>
      <w:proofErr w:type="gramEnd"/>
      <w:r>
        <w:rPr>
          <w:rFonts w:ascii="Georgia" w:hAnsi="Georgia"/>
          <w:vertAlign w:val="superscript"/>
        </w:rPr>
        <w:t> </w:t>
      </w:r>
      <w:r>
        <w:rPr>
          <w:rFonts w:ascii="Georgia" w:hAnsi="Georgia"/>
        </w:rPr>
        <w:t>which exceeds the threshold value for threatened categories. There is limited popula</w:t>
      </w:r>
      <w:r>
        <w:rPr>
          <w:rFonts w:ascii="Georgia" w:hAnsi="Georgia"/>
        </w:rPr>
        <w:t>tion information</w:t>
      </w:r>
      <w:ins w:id="8" w:author="Jack Plummer" w:date="2022-08-18T16:01:00Z">
        <w:r w:rsidR="0018423B">
          <w:rPr>
            <w:rFonts w:ascii="Georgia" w:hAnsi="Georgia"/>
          </w:rPr>
          <w:t xml:space="preserve"> available</w:t>
        </w:r>
      </w:ins>
      <w:del w:id="9" w:author="Jack Plummer" w:date="2022-08-18T16:01:00Z">
        <w:r w:rsidDel="0018423B">
          <w:rPr>
            <w:rFonts w:ascii="Georgia" w:hAnsi="Georgia"/>
          </w:rPr>
          <w:delText xml:space="preserve"> and the population trend is unknown</w:delText>
        </w:r>
      </w:del>
      <w:r>
        <w:rPr>
          <w:rFonts w:ascii="Georgia" w:hAnsi="Georgia"/>
        </w:rPr>
        <w:t xml:space="preserve">. Given its large native range, it is suspected that the global population is large and stable. The population is not known to be severely </w:t>
      </w:r>
      <w:del w:id="10" w:author="Jack Plummer" w:date="2022-08-18T16:01:00Z">
        <w:r w:rsidDel="0018423B">
          <w:rPr>
            <w:rFonts w:ascii="Georgia" w:hAnsi="Georgia"/>
          </w:rPr>
          <w:delText>fragmented</w:delText>
        </w:r>
      </w:del>
      <w:ins w:id="11" w:author="Jack Plummer" w:date="2022-08-18T16:01:00Z">
        <w:r w:rsidR="0018423B">
          <w:rPr>
            <w:rFonts w:ascii="Georgia" w:hAnsi="Georgia"/>
          </w:rPr>
          <w:t>fragmented,</w:t>
        </w:r>
      </w:ins>
      <w:r>
        <w:rPr>
          <w:rFonts w:ascii="Georgia" w:hAnsi="Georgia"/>
        </w:rPr>
        <w:t xml:space="preserve"> and it is not known to be subject</w:t>
      </w:r>
      <w:del w:id="12" w:author="Jack Plummer" w:date="2022-08-18T16:01:00Z">
        <w:r w:rsidDel="0018423B">
          <w:rPr>
            <w:rFonts w:ascii="Georgia" w:hAnsi="Georgia"/>
          </w:rPr>
          <w:delText>ed</w:delText>
        </w:r>
      </w:del>
      <w:r>
        <w:rPr>
          <w:rFonts w:ascii="Georgia" w:hAnsi="Georgia"/>
        </w:rPr>
        <w:t xml:space="preserve"> to extreme fluctua</w:t>
      </w:r>
      <w:r>
        <w:rPr>
          <w:rFonts w:ascii="Georgia" w:hAnsi="Georgia"/>
        </w:rPr>
        <w:t>tions. It is therefore assessed as Least Concern (LC). More research is needed on population status and trends, and the severity of threats to this plant in the future.</w:t>
      </w:r>
    </w:p>
    <w:p w14:paraId="6579901D" w14:textId="77777777" w:rsidR="00000000" w:rsidRDefault="00C809A4">
      <w:pPr>
        <w:pStyle w:val="Heading1"/>
        <w:divId w:val="14476983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039A9675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5C8ACBE3" w14:textId="78ACBDEF" w:rsidR="00000000" w:rsidRDefault="00C809A4">
      <w:pPr>
        <w:pStyle w:val="NormalWeb"/>
        <w:divId w:val="1447698389"/>
        <w:rPr>
          <w:rFonts w:ascii="Georgia" w:hAnsi="Georgia"/>
        </w:rPr>
      </w:pPr>
      <w:r>
        <w:rPr>
          <w:rFonts w:ascii="Georgia" w:hAnsi="Georgia"/>
        </w:rPr>
        <w:t xml:space="preserve">This plant </w:t>
      </w:r>
      <w:ins w:id="13" w:author="Jack Plummer" w:date="2022-08-18T16:02:00Z">
        <w:r w:rsidR="0018423B">
          <w:rPr>
            <w:rFonts w:ascii="Georgia" w:hAnsi="Georgia"/>
          </w:rPr>
          <w:t>occupies a widespread distribution from the</w:t>
        </w:r>
        <w:r w:rsidR="0018423B" w:rsidDel="0018423B">
          <w:rPr>
            <w:rFonts w:ascii="Georgia" w:hAnsi="Georgia"/>
          </w:rPr>
          <w:t xml:space="preserve"> </w:t>
        </w:r>
      </w:ins>
      <w:del w:id="14" w:author="Jack Plummer" w:date="2022-08-18T16:02:00Z">
        <w:r w:rsidDel="0018423B">
          <w:rPr>
            <w:rFonts w:ascii="Georgia" w:hAnsi="Georgia"/>
          </w:rPr>
          <w:delText>is found in many regions of </w:delText>
        </w:r>
      </w:del>
      <w:del w:id="15" w:author="Jack Plummer" w:date="2022-08-18T16:01:00Z">
        <w:r w:rsidDel="0018423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Himalaya</w:t>
      </w:r>
      <w:ins w:id="16" w:author="Jack Plummer" w:date="2022-08-18T16:03:00Z">
        <w:r w:rsidR="0018423B">
          <w:rPr>
            <w:rFonts w:ascii="Georgia" w:hAnsi="Georgia"/>
          </w:rPr>
          <w:t xml:space="preserve"> </w:t>
        </w:r>
      </w:ins>
      <w:del w:id="17" w:author="Jack Plummer" w:date="2022-08-18T16:03:00Z">
        <w:r w:rsidDel="0018423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to </w:t>
      </w:r>
      <w:ins w:id="18" w:author="Jack Plummer" w:date="2022-08-18T16:02:00Z">
        <w:r w:rsidR="0018423B">
          <w:rPr>
            <w:rFonts w:ascii="Georgia" w:hAnsi="Georgia"/>
          </w:rPr>
          <w:t>c</w:t>
        </w:r>
      </w:ins>
      <w:del w:id="19" w:author="Jack Plummer" w:date="2022-08-18T16:02:00Z">
        <w:r w:rsidDel="0018423B">
          <w:rPr>
            <w:rFonts w:ascii="Georgia" w:hAnsi="Georgia"/>
          </w:rPr>
          <w:delText>C</w:delText>
        </w:r>
      </w:del>
      <w:r>
        <w:rPr>
          <w:rFonts w:ascii="Georgia" w:hAnsi="Georgia"/>
        </w:rPr>
        <w:t>entr</w:t>
      </w:r>
      <w:r>
        <w:rPr>
          <w:rFonts w:ascii="Georgia" w:hAnsi="Georgia"/>
        </w:rPr>
        <w:t xml:space="preserve">al China, </w:t>
      </w:r>
      <w:ins w:id="20" w:author="Jack Plummer" w:date="2022-08-18T16:07:00Z">
        <w:r w:rsidR="005747C1">
          <w:rPr>
            <w:rFonts w:ascii="Georgia" w:hAnsi="Georgia"/>
          </w:rPr>
          <w:t xml:space="preserve">Viet Nam, </w:t>
        </w:r>
      </w:ins>
      <w:ins w:id="21" w:author="Jack Plummer" w:date="2022-08-18T16:02:00Z">
        <w:r w:rsidR="0018423B">
          <w:rPr>
            <w:rFonts w:ascii="Georgia" w:hAnsi="Georgia"/>
          </w:rPr>
          <w:t>s</w:t>
        </w:r>
      </w:ins>
      <w:del w:id="22" w:author="Jack Plummer" w:date="2022-08-18T16:02:00Z">
        <w:r w:rsidDel="0018423B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>outh India, and Sri Lanka (</w:t>
      </w:r>
      <w:del w:id="23" w:author="Jack Plummer" w:date="2022-08-18T16:02:00Z">
        <w:r w:rsidDel="0018423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P</w:t>
      </w:r>
      <w:ins w:id="24" w:author="Jack Plummer" w:date="2022-08-18T16:03:00Z">
        <w:r w:rsidR="0018423B">
          <w:rPr>
            <w:rFonts w:ascii="Georgia" w:hAnsi="Georgia"/>
          </w:rPr>
          <w:t>OWO</w:t>
        </w:r>
      </w:ins>
      <w:del w:id="25" w:author="Jack Plummer" w:date="2022-08-18T16:02:00Z">
        <w:r w:rsidDel="0018423B">
          <w:rPr>
            <w:rFonts w:ascii="Georgia" w:hAnsi="Georgia"/>
          </w:rPr>
          <w:delText>owo</w:delText>
        </w:r>
      </w:del>
      <w:r>
        <w:rPr>
          <w:rFonts w:ascii="Georgia" w:hAnsi="Georgia"/>
        </w:rPr>
        <w:t xml:space="preserve"> 2022). This species usually grows at elevations </w:t>
      </w:r>
      <w:del w:id="26" w:author="Jack Plummer" w:date="2022-08-18T16:03:00Z">
        <w:r w:rsidDel="0018423B">
          <w:rPr>
            <w:rFonts w:ascii="Georgia" w:hAnsi="Georgia"/>
          </w:rPr>
          <w:delText xml:space="preserve">of </w:delText>
        </w:r>
      </w:del>
      <w:ins w:id="27" w:author="Jack Plummer" w:date="2022-08-18T16:03:00Z">
        <w:r w:rsidR="0018423B">
          <w:rPr>
            <w:rFonts w:ascii="Georgia" w:hAnsi="Georgia"/>
          </w:rPr>
          <w:t>between</w:t>
        </w:r>
        <w:r w:rsidR="0018423B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1,402-3,962 m </w:t>
      </w:r>
      <w:commentRangeStart w:id="28"/>
      <w:r>
        <w:rPr>
          <w:rFonts w:ascii="Georgia" w:hAnsi="Georgia"/>
        </w:rPr>
        <w:t>asl</w:t>
      </w:r>
      <w:commentRangeEnd w:id="28"/>
      <w:r w:rsidR="0018423B">
        <w:rPr>
          <w:rStyle w:val="CommentReference"/>
        </w:rPr>
        <w:commentReference w:id="28"/>
      </w:r>
      <w:r>
        <w:rPr>
          <w:rFonts w:ascii="Georgia" w:hAnsi="Georgia"/>
        </w:rPr>
        <w:t>.</w:t>
      </w:r>
    </w:p>
    <w:p w14:paraId="53BCA4F2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266"/>
        <w:gridCol w:w="4667"/>
      </w:tblGrid>
      <w:tr w:rsidR="00000000" w14:paraId="2570ED04" w14:textId="77777777">
        <w:trPr>
          <w:divId w:val="14476983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10BDD2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4ED5F7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7332C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6D16210" w14:textId="77777777">
        <w:trPr>
          <w:divId w:val="1447698389"/>
          <w:tblCellSpacing w:w="15" w:type="dxa"/>
        </w:trPr>
        <w:tc>
          <w:tcPr>
            <w:tcW w:w="0" w:type="auto"/>
            <w:vAlign w:val="center"/>
            <w:hideMark/>
          </w:tcPr>
          <w:p w14:paraId="784186B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660</w:t>
            </w:r>
            <w:r>
              <w:rPr>
                <w:rFonts w:ascii="Georgia" w:eastAsia="Times New Roman" w:hAnsi="Georgia"/>
                <w:sz w:val="18"/>
                <w:szCs w:val="18"/>
              </w:rPr>
              <w:t>6089</w:t>
            </w:r>
          </w:p>
        </w:tc>
        <w:tc>
          <w:tcPr>
            <w:tcW w:w="0" w:type="auto"/>
            <w:vAlign w:val="center"/>
            <w:hideMark/>
          </w:tcPr>
          <w:p w14:paraId="04DB347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87976D9" w14:textId="692AFA58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29" w:author="Jack Plummer" w:date="2022-08-18T16:03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>minimium</w:delText>
              </w:r>
            </w:del>
            <w:ins w:id="30" w:author="Jack Plummer" w:date="2022-08-18T16:03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minimum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convex polygon for herbarium specimen point data</w:t>
            </w:r>
            <w:ins w:id="31" w:author="Jack Plummer" w:date="2022-08-18T16:03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del w:id="32" w:author="Jack Plummer" w:date="2022-08-18T16:03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mapping </w:delText>
              </w:r>
            </w:del>
            <w:ins w:id="33" w:author="Jack Plummer" w:date="2022-08-18T16:03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mapp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ed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ins w:id="34" w:author="Jack Plummer" w:date="2022-08-18T16:03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(</w:t>
            </w:r>
            <w:del w:id="35" w:author="Jack Plummer" w:date="2022-08-18T16:04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Bachman </w:t>
            </w:r>
            <w:r w:rsidRPr="0018423B">
              <w:rPr>
                <w:rFonts w:ascii="Georgia" w:eastAsia="Times New Roman" w:hAnsi="Georgia"/>
                <w:i/>
                <w:iCs/>
                <w:sz w:val="18"/>
                <w:szCs w:val="18"/>
                <w:rPrChange w:id="36" w:author="Jack Plummer" w:date="2022-08-18T16:04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et al.</w:t>
            </w:r>
            <w:ins w:id="37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2011</w:t>
            </w:r>
            <w:ins w:id="38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).</w:t>
              </w:r>
            </w:ins>
          </w:p>
        </w:tc>
      </w:tr>
    </w:tbl>
    <w:p w14:paraId="79ABC39F" w14:textId="77777777" w:rsidR="00000000" w:rsidRDefault="00C809A4">
      <w:pPr>
        <w:divId w:val="1447698389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9"/>
        <w:gridCol w:w="1258"/>
      </w:tblGrid>
      <w:tr w:rsidR="00000000" w14:paraId="6793D83F" w14:textId="77777777">
        <w:trPr>
          <w:divId w:val="14476983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7C935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Extreme fluctuations in extent of occurrence (EOO)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2E2024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C614C24" w14:textId="77777777">
        <w:trPr>
          <w:divId w:val="1447698389"/>
          <w:tblCellSpacing w:w="15" w:type="dxa"/>
        </w:trPr>
        <w:tc>
          <w:tcPr>
            <w:tcW w:w="0" w:type="auto"/>
            <w:vAlign w:val="center"/>
            <w:hideMark/>
          </w:tcPr>
          <w:p w14:paraId="2DDBDA8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5C421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BB2F9B7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000000" w14:paraId="5775B14F" w14:textId="77777777">
        <w:trPr>
          <w:divId w:val="14476983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22A60A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48AF31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D5D5E7C" w14:textId="77777777">
        <w:trPr>
          <w:divId w:val="1447698389"/>
          <w:tblCellSpacing w:w="15" w:type="dxa"/>
        </w:trPr>
        <w:tc>
          <w:tcPr>
            <w:tcW w:w="0" w:type="auto"/>
            <w:vAlign w:val="center"/>
            <w:hideMark/>
          </w:tcPr>
          <w:p w14:paraId="591FFA9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DE4DD9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1FEC764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2634030C" w14:textId="77777777" w:rsidR="00000000" w:rsidRDefault="00C809A4">
      <w:pPr>
        <w:pStyle w:val="NormalWeb"/>
        <w:divId w:val="14476983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1402</w:t>
      </w:r>
    </w:p>
    <w:p w14:paraId="3465B449" w14:textId="77777777" w:rsidR="00000000" w:rsidRDefault="00C809A4">
      <w:pPr>
        <w:pStyle w:val="NormalWeb"/>
        <w:divId w:val="14476983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3962</w:t>
      </w:r>
    </w:p>
    <w:p w14:paraId="3CC22598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37"/>
        <w:gridCol w:w="1759"/>
        <w:gridCol w:w="978"/>
        <w:gridCol w:w="1002"/>
        <w:gridCol w:w="1228"/>
        <w:gridCol w:w="1142"/>
        <w:gridCol w:w="1088"/>
      </w:tblGrid>
      <w:tr w:rsidR="00000000" w14:paraId="7187DE11" w14:textId="77777777">
        <w:trPr>
          <w:divId w:val="14476983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290039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FA79E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235BA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80BDA2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F7DC1F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C47D3D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0536E5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17CFB4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76F0A282" w14:textId="77777777">
        <w:trPr>
          <w:divId w:val="1447698389"/>
          <w:tblCellSpacing w:w="15" w:type="dxa"/>
        </w:trPr>
        <w:tc>
          <w:tcPr>
            <w:tcW w:w="0" w:type="auto"/>
            <w:vAlign w:val="center"/>
            <w:hideMark/>
          </w:tcPr>
          <w:p w14:paraId="045F1C6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FD24AF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9245CF" w14:textId="0E18696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</w:t>
            </w:r>
            <w:del w:id="39" w:author="Jack Plummer" w:date="2022-08-18T16:04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form </w:delText>
              </w:r>
            </w:del>
            <w:ins w:id="40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f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ro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m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the georeferenced herbarium specimen taken from GBIF</w:t>
            </w:r>
            <w:ins w:id="41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(GBIF.org.2022) </w:t>
            </w:r>
            <w:del w:id="42" w:author="Jack Plummer" w:date="2022-08-18T16:04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from </w:delText>
              </w:r>
            </w:del>
            <w:ins w:id="43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across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ins w:id="44" w:author="Jack Plummer" w:date="2022-08-18T16:05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its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present occurrence and di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stribution range </w:t>
            </w:r>
            <w:del w:id="45" w:author="Jack Plummer" w:date="2022-08-18T16:05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from </w:delText>
              </w:r>
            </w:del>
            <w:ins w:id="46" w:author="Jack Plummer" w:date="2022-08-18T16:05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according to</w:t>
              </w:r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COL</w:t>
            </w:r>
            <w:ins w:id="47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(2022)</w:t>
            </w:r>
            <w:ins w:id="48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</w:ins>
            <w:del w:id="49" w:author="Jack Plummer" w:date="2022-08-18T16:04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</w:p>
        </w:tc>
        <w:tc>
          <w:tcPr>
            <w:tcW w:w="0" w:type="auto"/>
            <w:vAlign w:val="center"/>
            <w:hideMark/>
          </w:tcPr>
          <w:p w14:paraId="738D07DD" w14:textId="349C2405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50" w:author="Jack Plummer" w:date="2022-08-18T16:04:00Z">
              <w:r w:rsidDel="0018423B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  <w:ins w:id="51" w:author="Jack Plummer" w:date="2022-08-18T16:04:00Z">
              <w:r w:rsidR="0018423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</w:p>
        </w:tc>
        <w:tc>
          <w:tcPr>
            <w:tcW w:w="0" w:type="auto"/>
            <w:vAlign w:val="center"/>
            <w:hideMark/>
          </w:tcPr>
          <w:p w14:paraId="0473982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A1EFF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7F5C4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03D43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8974A58" w14:textId="77777777" w:rsidR="00000000" w:rsidRDefault="00C809A4">
      <w:pPr>
        <w:pStyle w:val="Heading2"/>
        <w:divId w:val="14476983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2F0BC1D9" w14:textId="77777777" w:rsidR="00000000" w:rsidRDefault="00C809A4">
      <w:pPr>
        <w:pStyle w:val="NormalWeb"/>
        <w:divId w:val="14476983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71187E4A" w14:textId="77777777" w:rsidR="00000000" w:rsidRDefault="00C809A4">
      <w:pPr>
        <w:pStyle w:val="Heading1"/>
        <w:divId w:val="9951851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53B1E2A1" w14:textId="77777777" w:rsidR="00000000" w:rsidRDefault="00C809A4">
      <w:pPr>
        <w:pStyle w:val="Heading2"/>
        <w:divId w:val="9951851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901"/>
        <w:gridCol w:w="657"/>
        <w:gridCol w:w="1430"/>
        <w:gridCol w:w="1154"/>
      </w:tblGrid>
      <w:tr w:rsidR="00000000" w14:paraId="1CA74DBC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501D2B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7BDCE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D755E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08392B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85F8D1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37E78301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5DD6A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01793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94596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3661C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5271E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37598BDC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99950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F71B5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DFA9D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84B9B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D6467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FDB0958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5747D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Gansu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6C155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7C803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4F340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8CC12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68785AF9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1021CB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Guizhou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149ED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71DF8A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D88C4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8B9FA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A1AC484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47011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Hubei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0181C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DCB8F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AF9C9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1718A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AA761DE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F1FF26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Shaanxi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D6571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D87BD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143A4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0BA43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4E6974F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62489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Sichuan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883CA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8C6E9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7AB9F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3C49C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F938315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47608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Tibet [or Xizang]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4F0909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1A90F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38F0E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7EDA8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3797054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187C0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Yunnan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5A98E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A945C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E6343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6EDF4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13BBCB9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D731E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2"/>
            <w:r>
              <w:rPr>
                <w:rFonts w:ascii="Georgia" w:eastAsia="Times New Roman" w:hAnsi="Georgia"/>
                <w:sz w:val="18"/>
                <w:szCs w:val="18"/>
              </w:rPr>
              <w:t>India</w:t>
            </w:r>
            <w:commentRangeEnd w:id="52"/>
            <w:r w:rsidR="005747C1">
              <w:rPr>
                <w:rStyle w:val="CommentReference"/>
              </w:rPr>
              <w:commentReference w:id="52"/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A1B68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E4CD9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B0AEB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2B828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2F3BEC0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C4082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Arunachal Pradesh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7ABA0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13F9F4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CDF62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691912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457A915C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BE9A536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Assam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74042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D0FA0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A15BE7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3954E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E1362DD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A274AC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India -&gt;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Darjiling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6D157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DCD67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1C461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BA6076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281C5DF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C4838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Sikkim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F6208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4A3F5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6BFEA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166DD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FA85FCB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90EF4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Myanmar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37522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585FC9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5FA14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B9D83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94E507E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6FAFD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Sri Lanka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BA5ED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D548B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53F39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B5CB8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7DD89E3" w14:textId="77777777">
        <w:trPr>
          <w:divId w:val="9951851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729FD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Viet Nam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6B633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CAC3F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CDE75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30454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58FF7094" w14:textId="77777777" w:rsidR="00000000" w:rsidRDefault="00C809A4">
      <w:pPr>
        <w:pStyle w:val="Heading1"/>
        <w:divId w:val="185973567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5A8EB08F" w14:textId="3AF62049" w:rsidR="00000000" w:rsidRDefault="00C809A4">
      <w:pPr>
        <w:pStyle w:val="NormalWeb"/>
        <w:divId w:val="1859735676"/>
        <w:rPr>
          <w:rFonts w:ascii="Georgia" w:hAnsi="Georgia"/>
        </w:rPr>
      </w:pPr>
      <w:r>
        <w:rPr>
          <w:rFonts w:ascii="Georgia" w:hAnsi="Georgia"/>
        </w:rPr>
        <w:t>The global population</w:t>
      </w:r>
      <w:ins w:id="53" w:author="Jack Plummer" w:date="2022-08-18T16:06:00Z">
        <w:r w:rsidR="005747C1">
          <w:rPr>
            <w:rFonts w:ascii="Georgia" w:hAnsi="Georgia"/>
          </w:rPr>
          <w:t xml:space="preserve"> size</w:t>
        </w:r>
      </w:ins>
      <w:r>
        <w:rPr>
          <w:rFonts w:ascii="Georgia" w:hAnsi="Georgia"/>
        </w:rPr>
        <w:t xml:space="preserve"> of this species is not known</w:t>
      </w:r>
      <w:ins w:id="54" w:author="Jack Plummer" w:date="2022-08-18T16:06:00Z">
        <w:r w:rsidR="005747C1">
          <w:rPr>
            <w:rFonts w:ascii="Georgia" w:hAnsi="Georgia"/>
          </w:rPr>
          <w:t xml:space="preserve"> but, as it is very widespread,</w:t>
        </w:r>
      </w:ins>
      <w:del w:id="55" w:author="Jack Plummer" w:date="2022-08-18T16:06:00Z">
        <w:r w:rsidDel="005747C1">
          <w:rPr>
            <w:rFonts w:ascii="Georgia" w:hAnsi="Georgia"/>
          </w:rPr>
          <w:delText xml:space="preserve"> and</w:delText>
        </w:r>
      </w:del>
      <w:r>
        <w:rPr>
          <w:rFonts w:ascii="Georgia" w:hAnsi="Georgia"/>
        </w:rPr>
        <w:t xml:space="preserve"> it is assumed that the global population is large. Due to a lack of identified threats to this species, it is suspected that the global population trend is stable. Further research is needed to confirm</w:t>
      </w:r>
      <w:r>
        <w:rPr>
          <w:rFonts w:ascii="Georgia" w:hAnsi="Georgia"/>
        </w:rPr>
        <w:t xml:space="preserve"> the population status and trend.</w:t>
      </w:r>
    </w:p>
    <w:p w14:paraId="2F185323" w14:textId="77777777" w:rsidR="00000000" w:rsidRDefault="00C809A4">
      <w:pPr>
        <w:pStyle w:val="Heading2"/>
        <w:divId w:val="18597356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533A42DA" w14:textId="77777777" w:rsidR="00000000" w:rsidRDefault="00C809A4">
      <w:pPr>
        <w:pStyle w:val="NormalWeb"/>
        <w:divId w:val="18597356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Stable</w:t>
      </w:r>
    </w:p>
    <w:p w14:paraId="7D237690" w14:textId="77777777" w:rsidR="00000000" w:rsidRDefault="00C809A4">
      <w:pPr>
        <w:pStyle w:val="Heading1"/>
        <w:divId w:val="209061875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54887C8E" w14:textId="2657AA02" w:rsidR="00000000" w:rsidRDefault="005747C1">
      <w:pPr>
        <w:pStyle w:val="NormalWeb"/>
        <w:divId w:val="2090618757"/>
        <w:rPr>
          <w:rFonts w:ascii="Georgia" w:hAnsi="Georgia"/>
        </w:rPr>
      </w:pPr>
      <w:ins w:id="56" w:author="Jack Plummer" w:date="2022-08-18T16:07:00Z">
        <w:r>
          <w:rPr>
            <w:rFonts w:ascii="Georgia" w:hAnsi="Georgia"/>
          </w:rPr>
          <w:t>This species i</w:t>
        </w:r>
      </w:ins>
      <w:ins w:id="57" w:author="Jack Plummer" w:date="2022-08-18T16:08:00Z">
        <w:r>
          <w:rPr>
            <w:rFonts w:ascii="Georgia" w:hAnsi="Georgia"/>
          </w:rPr>
          <w:t xml:space="preserve">s </w:t>
        </w:r>
      </w:ins>
      <w:del w:id="58" w:author="Jack Plummer" w:date="2022-08-18T16:08:00Z">
        <w:r w:rsidR="00C809A4" w:rsidDel="005747C1">
          <w:rPr>
            <w:rFonts w:ascii="Georgia" w:hAnsi="Georgia"/>
          </w:rPr>
          <w:delText>A</w:delText>
        </w:r>
      </w:del>
      <w:ins w:id="59" w:author="Jack Plummer" w:date="2022-08-18T16:08:00Z">
        <w:r>
          <w:rPr>
            <w:rFonts w:ascii="Georgia" w:hAnsi="Georgia"/>
          </w:rPr>
          <w:t>a</w:t>
        </w:r>
      </w:ins>
      <w:r w:rsidR="00C809A4">
        <w:rPr>
          <w:rFonts w:ascii="Georgia" w:hAnsi="Georgia"/>
        </w:rPr>
        <w:t xml:space="preserve"> deciduous shrub or small tree up to 1.5-6 m, distinguished by inflorescence</w:t>
      </w:r>
      <w:ins w:id="60" w:author="Jack Plummer" w:date="2022-08-18T16:08:00Z">
        <w:r>
          <w:rPr>
            <w:rFonts w:ascii="Georgia" w:hAnsi="Georgia"/>
          </w:rPr>
          <w:t>s</w:t>
        </w:r>
      </w:ins>
      <w:r w:rsidR="00C809A4">
        <w:rPr>
          <w:rFonts w:ascii="Georgia" w:hAnsi="Georgia"/>
        </w:rPr>
        <w:t xml:space="preserve"> in drooping panicles. It is found in</w:t>
      </w:r>
      <w:ins w:id="61" w:author="Jack Plummer" w:date="2022-08-18T16:09:00Z">
        <w:r>
          <w:rPr>
            <w:rFonts w:ascii="Georgia" w:hAnsi="Georgia"/>
          </w:rPr>
          <w:t xml:space="preserve"> </w:t>
        </w:r>
        <w:r>
          <w:rPr>
            <w:rFonts w:ascii="Georgia" w:hAnsi="Georgia"/>
          </w:rPr>
          <w:t xml:space="preserve">occurs in forests and shrubberies (Polunin </w:t>
        </w:r>
        <w:r>
          <w:rPr>
            <w:rStyle w:val="Emphasis"/>
            <w:rFonts w:ascii="Georgia" w:hAnsi="Georgia"/>
          </w:rPr>
          <w:t>et al</w:t>
        </w:r>
        <w:r>
          <w:rPr>
            <w:rFonts w:ascii="Georgia" w:hAnsi="Georgia"/>
          </w:rPr>
          <w:t>. 1984)</w:t>
        </w:r>
        <w:r>
          <w:rPr>
            <w:rFonts w:ascii="Georgia" w:hAnsi="Georgia"/>
          </w:rPr>
          <w:t>, particularly</w:t>
        </w:r>
      </w:ins>
      <w:r w:rsidR="00C809A4">
        <w:rPr>
          <w:rFonts w:ascii="Georgia" w:hAnsi="Georgia"/>
        </w:rPr>
        <w:t xml:space="preserve"> broad-leaved conifer</w:t>
      </w:r>
      <w:ins w:id="62" w:author="Jack Plummer" w:date="2022-08-18T16:08:00Z">
        <w:r>
          <w:rPr>
            <w:rFonts w:ascii="Georgia" w:hAnsi="Georgia"/>
          </w:rPr>
          <w:t>-</w:t>
        </w:r>
      </w:ins>
      <w:del w:id="63" w:author="Jack Plummer" w:date="2022-08-18T16:08:00Z">
        <w:r w:rsidR="00C809A4" w:rsidDel="005747C1">
          <w:rPr>
            <w:rFonts w:ascii="Georgia" w:hAnsi="Georgia"/>
          </w:rPr>
          <w:delText>/</w:delText>
        </w:r>
      </w:del>
      <w:r w:rsidR="00C809A4">
        <w:rPr>
          <w:rFonts w:ascii="Georgia" w:hAnsi="Georgia"/>
        </w:rPr>
        <w:t>rhododend</w:t>
      </w:r>
      <w:r w:rsidR="00C809A4">
        <w:rPr>
          <w:rFonts w:ascii="Georgia" w:hAnsi="Georgia"/>
        </w:rPr>
        <w:t>ron and evergreen oak forest</w:t>
      </w:r>
      <w:ins w:id="64" w:author="Jack Plummer" w:date="2022-08-18T16:08:00Z">
        <w:r>
          <w:rPr>
            <w:rFonts w:ascii="Georgia" w:hAnsi="Georgia"/>
          </w:rPr>
          <w:t>,</w:t>
        </w:r>
      </w:ins>
      <w:r w:rsidR="00C809A4">
        <w:rPr>
          <w:rFonts w:ascii="Georgia" w:hAnsi="Georgia"/>
        </w:rPr>
        <w:t xml:space="preserve"> and sometimes in disturbed areas</w:t>
      </w:r>
      <w:ins w:id="65" w:author="Jack Plummer" w:date="2022-08-18T16:08:00Z">
        <w:r>
          <w:rPr>
            <w:rFonts w:ascii="Georgia" w:hAnsi="Georgia"/>
          </w:rPr>
          <w:t xml:space="preserve"> </w:t>
        </w:r>
      </w:ins>
      <w:del w:id="66" w:author="Jack Plummer" w:date="2022-08-18T16:08:00Z">
        <w:r w:rsidR="00C809A4" w:rsidDel="005747C1">
          <w:rPr>
            <w:rFonts w:ascii="Georgia" w:hAnsi="Georgia"/>
          </w:rPr>
          <w:delText xml:space="preserve">. </w:delText>
        </w:r>
      </w:del>
      <w:r w:rsidR="00C809A4">
        <w:rPr>
          <w:rFonts w:ascii="Georgia" w:hAnsi="Georgia"/>
        </w:rPr>
        <w:t>(</w:t>
      </w:r>
      <w:del w:id="67" w:author="Jack Plummer" w:date="2022-08-18T16:08:00Z">
        <w:r w:rsidR="00C809A4" w:rsidDel="005747C1">
          <w:rPr>
            <w:rFonts w:ascii="Georgia" w:hAnsi="Georgia"/>
          </w:rPr>
          <w:delText xml:space="preserve"> </w:delText>
        </w:r>
      </w:del>
      <w:r w:rsidR="00C809A4">
        <w:rPr>
          <w:rFonts w:ascii="Georgia" w:hAnsi="Georgia"/>
        </w:rPr>
        <w:t>Grierson and Long</w:t>
      </w:r>
      <w:del w:id="68" w:author="Jack Plummer" w:date="2022-08-18T16:08:00Z">
        <w:r w:rsidR="00C809A4" w:rsidDel="005747C1">
          <w:rPr>
            <w:rFonts w:ascii="Georgia" w:hAnsi="Georgia"/>
          </w:rPr>
          <w:delText>,</w:delText>
        </w:r>
      </w:del>
      <w:r w:rsidR="00C809A4">
        <w:rPr>
          <w:rFonts w:ascii="Georgia" w:hAnsi="Georgia"/>
        </w:rPr>
        <w:t xml:space="preserve"> 2001</w:t>
      </w:r>
      <w:del w:id="69" w:author="Jack Plummer" w:date="2022-08-18T16:09:00Z">
        <w:r w:rsidR="00C809A4" w:rsidDel="005747C1">
          <w:rPr>
            <w:rFonts w:ascii="Georgia" w:hAnsi="Georgia"/>
          </w:rPr>
          <w:delText>)</w:delText>
        </w:r>
      </w:del>
      <w:r w:rsidR="00C809A4">
        <w:rPr>
          <w:rFonts w:ascii="Georgia" w:hAnsi="Georgia"/>
        </w:rPr>
        <w:t>,</w:t>
      </w:r>
      <w:del w:id="70" w:author="Jack Plummer" w:date="2022-08-18T16:09:00Z">
        <w:r w:rsidR="00C809A4" w:rsidDel="005747C1">
          <w:rPr>
            <w:rFonts w:ascii="Georgia" w:hAnsi="Georgia"/>
          </w:rPr>
          <w:delText xml:space="preserve"> occurs in forests, and shrubberies (Polunin </w:delText>
        </w:r>
        <w:r w:rsidR="00C809A4" w:rsidDel="005747C1">
          <w:rPr>
            <w:rStyle w:val="Emphasis"/>
            <w:rFonts w:ascii="Georgia" w:hAnsi="Georgia"/>
          </w:rPr>
          <w:delText>et al</w:delText>
        </w:r>
        <w:r w:rsidR="00C809A4" w:rsidDel="005747C1">
          <w:rPr>
            <w:rFonts w:ascii="Georgia" w:hAnsi="Georgia"/>
          </w:rPr>
          <w:delText>. 1984)</w:delText>
        </w:r>
      </w:del>
      <w:r w:rsidR="00C809A4">
        <w:rPr>
          <w:rFonts w:ascii="Georgia" w:hAnsi="Georgia"/>
        </w:rPr>
        <w:t>. It is reported to flower from April to May.</w:t>
      </w:r>
    </w:p>
    <w:p w14:paraId="131F3260" w14:textId="77777777" w:rsidR="00000000" w:rsidRDefault="00C809A4">
      <w:pPr>
        <w:pStyle w:val="Heading2"/>
        <w:divId w:val="209061875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763"/>
        <w:gridCol w:w="1020"/>
        <w:gridCol w:w="1888"/>
      </w:tblGrid>
      <w:tr w:rsidR="00000000" w14:paraId="2E084ED1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DC37B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52FD3D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C9F41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A6C60B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13EC589A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C471F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1.4. Forest -&gt; Forest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548929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1EDCD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70AC9C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08A0961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0FB5F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Shrubland -&gt; Shrubland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C5343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E70767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7CDF2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7A26926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968DD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4.4. Grassland -&gt; Grassland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CCC63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DC8E5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4C493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CA8B570" w14:textId="77777777" w:rsidR="00000000" w:rsidRDefault="00C809A4">
      <w:pPr>
        <w:pStyle w:val="Heading2"/>
        <w:divId w:val="209061875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Systems</w:t>
      </w:r>
    </w:p>
    <w:p w14:paraId="4F457356" w14:textId="77777777" w:rsidR="00000000" w:rsidRDefault="00C809A4">
      <w:pPr>
        <w:pStyle w:val="NormalWeb"/>
        <w:divId w:val="209061875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3666886E" w14:textId="77777777" w:rsidR="00000000" w:rsidRDefault="00C809A4">
      <w:pPr>
        <w:pStyle w:val="Heading2"/>
        <w:divId w:val="209061875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Plant / Fungi </w:t>
      </w:r>
      <w:r>
        <w:rPr>
          <w:rFonts w:ascii="Georgia" w:eastAsia="Times New Roman" w:hAnsi="Georgia"/>
          <w:sz w:val="27"/>
          <w:szCs w:val="27"/>
        </w:rPr>
        <w:t>Specific</w:t>
      </w:r>
    </w:p>
    <w:p w14:paraId="168CA3CD" w14:textId="77777777" w:rsidR="00000000" w:rsidRDefault="00C809A4">
      <w:pPr>
        <w:pStyle w:val="NormalWeb"/>
        <w:divId w:val="209061875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15F763C6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74C00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05B4D106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BB623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Shrub - large</w:t>
            </w:r>
          </w:p>
        </w:tc>
      </w:tr>
      <w:tr w:rsidR="00000000" w14:paraId="5C28ABAB" w14:textId="77777777">
        <w:trPr>
          <w:divId w:val="20906187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C38742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small</w:t>
            </w:r>
          </w:p>
        </w:tc>
      </w:tr>
    </w:tbl>
    <w:p w14:paraId="1F4E9DE8" w14:textId="77777777" w:rsidR="00000000" w:rsidRDefault="00C809A4">
      <w:pPr>
        <w:pStyle w:val="Heading1"/>
        <w:divId w:val="100926026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260C9E81" w14:textId="77777777" w:rsidR="00000000" w:rsidRDefault="00C809A4">
      <w:pPr>
        <w:pStyle w:val="Heading2"/>
        <w:divId w:val="100926026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4D2990CE" w14:textId="7EB2EAD9" w:rsidR="00000000" w:rsidRDefault="00C809A4">
      <w:pPr>
        <w:pStyle w:val="NormalWeb"/>
        <w:divId w:val="1009260262"/>
        <w:rPr>
          <w:rFonts w:ascii="Georgia" w:hAnsi="Georgia"/>
        </w:rPr>
      </w:pPr>
      <w:r>
        <w:rPr>
          <w:rFonts w:ascii="Georgia" w:hAnsi="Georgia"/>
        </w:rPr>
        <w:t>In some parts of India, the leave of this species is used as an insecticide</w:t>
      </w:r>
      <w:ins w:id="71" w:author="Jack Plummer" w:date="2022-08-18T16:10:00Z">
        <w:r w:rsidR="00A35B6B">
          <w:rPr>
            <w:rFonts w:ascii="Georgia" w:hAnsi="Georgia"/>
          </w:rPr>
          <w:t xml:space="preserve"> </w:t>
        </w:r>
      </w:ins>
      <w:del w:id="72" w:author="Jack Plummer" w:date="2022-08-18T16:10:00Z">
        <w:r w:rsidDel="00A35B6B">
          <w:rPr>
            <w:rFonts w:ascii="Georgia" w:hAnsi="Georgia"/>
          </w:rPr>
          <w:delText xml:space="preserve">. </w:delText>
        </w:r>
      </w:del>
      <w:r>
        <w:rPr>
          <w:rFonts w:ascii="Georgia" w:hAnsi="Georgia"/>
        </w:rPr>
        <w:t xml:space="preserve">(Singh </w:t>
      </w:r>
      <w:r w:rsidRPr="005747C1">
        <w:rPr>
          <w:rFonts w:ascii="Georgia" w:hAnsi="Georgia"/>
          <w:i/>
          <w:iCs/>
          <w:rPrChange w:id="73" w:author="Jack Plummer" w:date="2022-08-18T16:09:00Z">
            <w:rPr>
              <w:rFonts w:ascii="Georgia" w:hAnsi="Georgia"/>
            </w:rPr>
          </w:rPrChange>
        </w:rPr>
        <w:t>et al.</w:t>
      </w:r>
      <w:ins w:id="74" w:author="Jack Plummer" w:date="2022-08-18T16:09:00Z">
        <w:r w:rsidR="005747C1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2019</w:t>
      </w:r>
      <w:ins w:id="75" w:author="Jack Plummer" w:date="2022-08-18T16:11:00Z">
        <w:r w:rsidR="00A35B6B">
          <w:rPr>
            <w:rFonts w:ascii="Georgia" w:hAnsi="Georgia"/>
          </w:rPr>
          <w:t xml:space="preserve">, </w:t>
        </w:r>
        <w:r w:rsidR="00A35B6B">
          <w:rPr>
            <w:rFonts w:ascii="Georgia" w:hAnsi="Georgia"/>
          </w:rPr>
          <w:t xml:space="preserve">Rad </w:t>
        </w:r>
        <w:r w:rsidR="00A35B6B" w:rsidRPr="00A35B6B">
          <w:rPr>
            <w:rFonts w:ascii="Georgia" w:hAnsi="Georgia"/>
            <w:i/>
            <w:iCs/>
            <w:rPrChange w:id="76" w:author="Jack Plummer" w:date="2022-08-18T16:11:00Z">
              <w:rPr>
                <w:rFonts w:ascii="Georgia" w:hAnsi="Georgia"/>
              </w:rPr>
            </w:rPrChange>
          </w:rPr>
          <w:t>et al.</w:t>
        </w:r>
        <w:r w:rsidR="00A35B6B">
          <w:rPr>
            <w:rFonts w:ascii="Georgia" w:hAnsi="Georgia"/>
          </w:rPr>
          <w:t xml:space="preserve"> 2021</w:t>
        </w:r>
      </w:ins>
      <w:r>
        <w:rPr>
          <w:rFonts w:ascii="Georgia" w:hAnsi="Georgia"/>
        </w:rPr>
        <w:t xml:space="preserve">). The leaves and stems of the species have been used for </w:t>
      </w:r>
      <w:proofErr w:type="spellStart"/>
      <w:r>
        <w:rPr>
          <w:rFonts w:ascii="Georgia" w:hAnsi="Georgia"/>
        </w:rPr>
        <w:t>pharmacognostic</w:t>
      </w:r>
      <w:proofErr w:type="spellEnd"/>
      <w:r>
        <w:rPr>
          <w:rFonts w:ascii="Georgia" w:hAnsi="Georgia"/>
        </w:rPr>
        <w:t xml:space="preserve"> investigation with isolated compounds </w:t>
      </w:r>
      <w:r>
        <w:rPr>
          <w:rFonts w:ascii="Georgia" w:hAnsi="Georgia"/>
        </w:rPr>
        <w:t>including phytosterols, glycosides, and phenolic c</w:t>
      </w:r>
      <w:r>
        <w:rPr>
          <w:rFonts w:ascii="Georgia" w:hAnsi="Georgia"/>
        </w:rPr>
        <w:t>ompounds such as flavonoids and procyanidins</w:t>
      </w:r>
      <w:del w:id="77" w:author="Jack Plummer" w:date="2022-08-18T16:10:00Z">
        <w:r w:rsidDel="005747C1">
          <w:rPr>
            <w:rFonts w:ascii="Georgia" w:hAnsi="Georgia"/>
          </w:rPr>
          <w:delText xml:space="preserve"> from stems and leaves</w:delText>
        </w:r>
      </w:del>
      <w:r>
        <w:rPr>
          <w:rFonts w:ascii="Georgia" w:hAnsi="Georgia"/>
        </w:rPr>
        <w:t>.</w:t>
      </w:r>
      <w:ins w:id="78" w:author="Jack Plummer" w:date="2022-08-18T16:10:00Z">
        <w:r w:rsidR="005747C1">
          <w:rPr>
            <w:rFonts w:ascii="Georgia" w:hAnsi="Georgia"/>
          </w:rPr>
          <w:t xml:space="preserve"> </w:t>
        </w:r>
      </w:ins>
      <w:del w:id="79" w:author="Jack Plummer" w:date="2022-08-18T16:10:00Z">
        <w:r w:rsidDel="005747C1">
          <w:rPr>
            <w:rFonts w:ascii="Georgia" w:hAnsi="Georgia"/>
          </w:rPr>
          <w:delText xml:space="preserve">. </w:delText>
        </w:r>
      </w:del>
      <w:r>
        <w:rPr>
          <w:rFonts w:ascii="Georgia" w:hAnsi="Georgia"/>
        </w:rPr>
        <w:t xml:space="preserve">(Prabhu </w:t>
      </w:r>
      <w:r w:rsidRPr="005747C1">
        <w:rPr>
          <w:rFonts w:ascii="Georgia" w:hAnsi="Georgia"/>
          <w:i/>
          <w:iCs/>
          <w:rPrChange w:id="80" w:author="Jack Plummer" w:date="2022-08-18T16:10:00Z">
            <w:rPr>
              <w:rFonts w:ascii="Georgia" w:hAnsi="Georgia"/>
            </w:rPr>
          </w:rPrChange>
        </w:rPr>
        <w:t>et al.</w:t>
      </w:r>
      <w:ins w:id="81" w:author="Jack Plummer" w:date="2022-08-18T16:10:00Z">
        <w:r w:rsidR="005747C1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2009). The roots, stems, and leaves of this species are</w:t>
      </w:r>
      <w:ins w:id="82" w:author="Jack Plummer" w:date="2022-08-18T16:10:00Z">
        <w:r w:rsidR="00A35B6B">
          <w:rPr>
            <w:rFonts w:ascii="Georgia" w:hAnsi="Georgia"/>
          </w:rPr>
          <w:t xml:space="preserve"> also</w:t>
        </w:r>
      </w:ins>
      <w:r>
        <w:rPr>
          <w:rFonts w:ascii="Georgia" w:hAnsi="Georgia"/>
        </w:rPr>
        <w:t xml:space="preserve"> used for cough treatment</w:t>
      </w:r>
      <w:ins w:id="83" w:author="Jack Plummer" w:date="2022-08-18T16:10:00Z">
        <w:r w:rsidR="00A35B6B">
          <w:rPr>
            <w:rFonts w:ascii="Georgia" w:hAnsi="Georgia"/>
          </w:rPr>
          <w:t xml:space="preserve"> </w:t>
        </w:r>
      </w:ins>
      <w:del w:id="84" w:author="Jack Plummer" w:date="2022-08-18T16:10:00Z">
        <w:r w:rsidDel="00A35B6B">
          <w:rPr>
            <w:rFonts w:ascii="Georgia" w:hAnsi="Georgia"/>
          </w:rPr>
          <w:delText xml:space="preserve"> and as an insecticide</w:delText>
        </w:r>
        <w:r w:rsidDel="00A35B6B">
          <w:rPr>
            <w:rFonts w:ascii="Georgia" w:hAnsi="Georgia"/>
          </w:rPr>
          <w:delText xml:space="preserve">. </w:delText>
        </w:r>
      </w:del>
      <w:r>
        <w:rPr>
          <w:rFonts w:ascii="Georgia" w:hAnsi="Georgia"/>
        </w:rPr>
        <w:t>(Rad et al.</w:t>
      </w:r>
      <w:ins w:id="85" w:author="Jack Plummer" w:date="2022-08-18T16:10:00Z">
        <w:r w:rsidR="00A35B6B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2021). This plant can be used as fuel wood and for landsca</w:t>
      </w:r>
      <w:r>
        <w:rPr>
          <w:rFonts w:ascii="Georgia" w:hAnsi="Georgia"/>
        </w:rPr>
        <w:t>ping purposes.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161"/>
        <w:gridCol w:w="862"/>
        <w:gridCol w:w="1307"/>
        <w:gridCol w:w="2111"/>
      </w:tblGrid>
      <w:tr w:rsidR="00000000" w14:paraId="2F01C5CB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A515C9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End Use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41AFE4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Subsistence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057893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EF627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International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A13882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Other (please specify)</w:t>
            </w:r>
          </w:p>
        </w:tc>
      </w:tr>
      <w:tr w:rsidR="00000000" w14:paraId="417BC228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0DCC2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 Food - human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5E7C2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CD47E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4CF036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A852C2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FED3E8F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3D43EA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 Medicine - human &amp; veterinary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74DA32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E3933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93AA2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F2853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571D3EB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85DAE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 Fuels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2BB06D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1C1DA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A9E07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14FE7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259DA52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DBD84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13. Pets/display animals, horticulture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050A0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5DF65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C0855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C7CEE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79361F4" w14:textId="77777777">
        <w:trPr>
          <w:divId w:val="100926026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196A89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14. Research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18CF1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CD0CC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70185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61B61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C21A00F" w14:textId="77777777" w:rsidR="00000000" w:rsidRDefault="00C809A4">
      <w:pPr>
        <w:pStyle w:val="Heading1"/>
        <w:divId w:val="64743638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31065829" w14:textId="54844BA4" w:rsidR="00000000" w:rsidRDefault="00C809A4">
      <w:pPr>
        <w:pStyle w:val="NormalWeb"/>
        <w:divId w:val="647436382"/>
        <w:rPr>
          <w:rFonts w:ascii="Georgia" w:hAnsi="Georgia"/>
        </w:rPr>
      </w:pPr>
      <w:r>
        <w:rPr>
          <w:rFonts w:ascii="Georgia" w:hAnsi="Georgia"/>
        </w:rPr>
        <w:t xml:space="preserve">This plant species had ethno-medicinal importance and </w:t>
      </w:r>
      <w:del w:id="86" w:author="Jack Plummer" w:date="2022-08-18T16:11:00Z">
        <w:r w:rsidDel="00A35B6B">
          <w:rPr>
            <w:rFonts w:ascii="Georgia" w:hAnsi="Georgia"/>
          </w:rPr>
          <w:delText xml:space="preserve">was </w:delText>
        </w:r>
      </w:del>
      <w:ins w:id="87" w:author="Jack Plummer" w:date="2022-08-18T16:11:00Z">
        <w:r w:rsidR="00A35B6B">
          <w:rPr>
            <w:rFonts w:ascii="Georgia" w:hAnsi="Georgia"/>
          </w:rPr>
          <w:t>has been</w:t>
        </w:r>
        <w:r w:rsidR="00A35B6B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used for </w:t>
      </w:r>
      <w:proofErr w:type="spellStart"/>
      <w:r>
        <w:rPr>
          <w:rFonts w:ascii="Georgia" w:hAnsi="Georgia"/>
        </w:rPr>
        <w:t>pharmacognostic</w:t>
      </w:r>
      <w:proofErr w:type="spellEnd"/>
      <w:r>
        <w:rPr>
          <w:rFonts w:ascii="Georgia" w:hAnsi="Georgia"/>
        </w:rPr>
        <w:t xml:space="preserve"> investigation</w:t>
      </w:r>
      <w:del w:id="88" w:author="Jack Plummer" w:date="2022-08-18T16:11:00Z">
        <w:r w:rsidDel="00A35B6B">
          <w:rPr>
            <w:rFonts w:ascii="Georgia" w:hAnsi="Georgia"/>
          </w:rPr>
          <w:delText xml:space="preserve"> purposes</w:delText>
        </w:r>
      </w:del>
      <w:r>
        <w:rPr>
          <w:rFonts w:ascii="Georgia" w:hAnsi="Georgia"/>
        </w:rPr>
        <w:t>,</w:t>
      </w:r>
      <w:ins w:id="89" w:author="Jack Plummer" w:date="2022-08-18T16:11:00Z">
        <w:r w:rsidR="00A35B6B">
          <w:rPr>
            <w:rFonts w:ascii="Georgia" w:hAnsi="Georgia"/>
          </w:rPr>
          <w:t xml:space="preserve"> ho</w:t>
        </w:r>
      </w:ins>
      <w:ins w:id="90" w:author="Jack Plummer" w:date="2022-08-18T16:12:00Z">
        <w:r w:rsidR="00A35B6B">
          <w:rPr>
            <w:rFonts w:ascii="Georgia" w:hAnsi="Georgia"/>
          </w:rPr>
          <w:t>wever,</w:t>
        </w:r>
      </w:ins>
      <w:r>
        <w:rPr>
          <w:rFonts w:ascii="Georgia" w:hAnsi="Georgia"/>
        </w:rPr>
        <w:t xml:space="preserve"> the extent of its usage and impact on the population of the species is currently unknown</w:t>
      </w:r>
      <w:del w:id="91" w:author="Jack Plummer" w:date="2022-08-18T16:12:00Z">
        <w:r w:rsidDel="00A35B6B">
          <w:rPr>
            <w:rFonts w:ascii="Georgia" w:hAnsi="Georgia"/>
          </w:rPr>
          <w:delText>. In general, the parts of the plant's usage might be a threa</w:delText>
        </w:r>
        <w:r w:rsidDel="00A35B6B">
          <w:rPr>
            <w:rFonts w:ascii="Georgia" w:hAnsi="Georgia"/>
          </w:rPr>
          <w:delText>t to the species.</w:delText>
        </w:r>
      </w:del>
      <w:ins w:id="92" w:author="Jack Plummer" w:date="2022-08-18T16:12:00Z">
        <w:r w:rsidR="00A35B6B">
          <w:rPr>
            <w:rFonts w:ascii="Georgia" w:hAnsi="Georgia"/>
          </w:rPr>
          <w:t xml:space="preserve">. Overexploitation of the species for these purposes may </w:t>
        </w:r>
      </w:ins>
      <w:ins w:id="93" w:author="Jack Plummer" w:date="2022-08-18T16:13:00Z">
        <w:r w:rsidR="00A35B6B">
          <w:rPr>
            <w:rFonts w:ascii="Georgia" w:hAnsi="Georgia"/>
          </w:rPr>
          <w:t>represent a minor threat to the species currently, while</w:t>
        </w:r>
      </w:ins>
      <w:del w:id="94" w:author="Jack Plummer" w:date="2022-08-18T16:13:00Z">
        <w:r w:rsidDel="00A35B6B">
          <w:rPr>
            <w:rFonts w:ascii="Georgia" w:hAnsi="Georgia"/>
          </w:rPr>
          <w:delText xml:space="preserve"> O</w:delText>
        </w:r>
      </w:del>
      <w:ins w:id="95" w:author="Jack Plummer" w:date="2022-08-18T16:13:00Z">
        <w:r w:rsidR="00A35B6B">
          <w:rPr>
            <w:rFonts w:ascii="Georgia" w:hAnsi="Georgia"/>
          </w:rPr>
          <w:t xml:space="preserve"> o</w:t>
        </w:r>
      </w:ins>
      <w:r>
        <w:rPr>
          <w:rFonts w:ascii="Georgia" w:hAnsi="Georgia"/>
        </w:rPr>
        <w:t>ver</w:t>
      </w:r>
      <w:del w:id="96" w:author="Jack Plummer" w:date="2022-08-18T16:13:00Z">
        <w:r w:rsidDel="00A35B6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collection of </w:t>
      </w:r>
      <w:del w:id="97" w:author="Jack Plummer" w:date="2022-08-18T16:13:00Z">
        <w:r w:rsidDel="00A35B6B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>plants for landscaping</w:t>
      </w:r>
      <w:del w:id="98" w:author="Jack Plummer" w:date="2022-08-18T16:13:00Z">
        <w:r w:rsidDel="00A35B6B">
          <w:rPr>
            <w:rFonts w:ascii="Georgia" w:hAnsi="Georgia"/>
          </w:rPr>
          <w:delText>  purpose</w:delText>
        </w:r>
      </w:del>
      <w:r>
        <w:rPr>
          <w:rFonts w:ascii="Georgia" w:hAnsi="Georgia"/>
        </w:rPr>
        <w:t xml:space="preserve"> might </w:t>
      </w:r>
      <w:del w:id="99" w:author="Jack Plummer" w:date="2022-08-18T16:13:00Z">
        <w:r w:rsidDel="00A35B6B">
          <w:rPr>
            <w:rFonts w:ascii="Georgia" w:hAnsi="Georgia"/>
          </w:rPr>
          <w:delText xml:space="preserve">be </w:delText>
        </w:r>
      </w:del>
      <w:ins w:id="100" w:author="Jack Plummer" w:date="2022-08-18T16:13:00Z">
        <w:r w:rsidR="00A35B6B">
          <w:rPr>
            <w:rFonts w:ascii="Georgia" w:hAnsi="Georgia"/>
          </w:rPr>
          <w:t>pose</w:t>
        </w:r>
        <w:r w:rsidR="00A35B6B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a threat to the species in future.</w:t>
      </w:r>
    </w:p>
    <w:p w14:paraId="5B70E859" w14:textId="77777777" w:rsidR="00000000" w:rsidRDefault="00C809A4">
      <w:pPr>
        <w:pStyle w:val="Heading2"/>
        <w:divId w:val="6474363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740"/>
        <w:gridCol w:w="609"/>
        <w:gridCol w:w="815"/>
        <w:gridCol w:w="1126"/>
      </w:tblGrid>
      <w:tr w:rsidR="00000000" w14:paraId="126FC2F4" w14:textId="77777777">
        <w:trPr>
          <w:divId w:val="6474363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8E74CD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23A77B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DCC658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B1DB5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384304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0C202A70" w14:textId="77777777">
        <w:trPr>
          <w:divId w:val="647436382"/>
          <w:tblCellSpacing w:w="15" w:type="dxa"/>
        </w:trPr>
        <w:tc>
          <w:tcPr>
            <w:tcW w:w="0" w:type="auto"/>
            <w:vAlign w:val="center"/>
            <w:hideMark/>
          </w:tcPr>
          <w:p w14:paraId="6496BD9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5.2.1. Biological resource use -&gt; Gathering terrestrial plants -&gt; </w:t>
            </w:r>
            <w:r>
              <w:rPr>
                <w:rFonts w:ascii="Georgia" w:eastAsia="Times New Roman" w:hAnsi="Georgia"/>
                <w:sz w:val="18"/>
                <w:szCs w:val="18"/>
              </w:rPr>
              <w:t>Intentional use (species is the target)</w:t>
            </w:r>
          </w:p>
        </w:tc>
        <w:tc>
          <w:tcPr>
            <w:tcW w:w="0" w:type="auto"/>
            <w:vAlign w:val="center"/>
            <w:hideMark/>
          </w:tcPr>
          <w:p w14:paraId="05F4377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501133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4A30C5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3DB39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  <w:tr w:rsidR="00000000" w14:paraId="684E8E56" w14:textId="77777777">
        <w:trPr>
          <w:divId w:val="647436382"/>
          <w:tblCellSpacing w:w="15" w:type="dxa"/>
        </w:trPr>
        <w:tc>
          <w:tcPr>
            <w:tcW w:w="0" w:type="auto"/>
            <w:vAlign w:val="center"/>
            <w:hideMark/>
          </w:tcPr>
          <w:p w14:paraId="4908B81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6.1. Human intrusions &amp; disturbance -&gt; Recreational activities</w:t>
            </w:r>
          </w:p>
        </w:tc>
        <w:tc>
          <w:tcPr>
            <w:tcW w:w="0" w:type="auto"/>
            <w:vAlign w:val="center"/>
            <w:hideMark/>
          </w:tcPr>
          <w:p w14:paraId="6E8B4D6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1255CB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6261F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56502C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</w:tbl>
    <w:p w14:paraId="28B757E1" w14:textId="77777777" w:rsidR="00000000" w:rsidRDefault="00C809A4">
      <w:pPr>
        <w:pStyle w:val="Heading1"/>
        <w:divId w:val="151672252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1CB31607" w14:textId="32630C93" w:rsidR="00000000" w:rsidRDefault="00C809A4">
      <w:pPr>
        <w:pStyle w:val="NormalWeb"/>
        <w:divId w:val="1516722522"/>
        <w:rPr>
          <w:rFonts w:ascii="Georgia" w:hAnsi="Georgia"/>
        </w:rPr>
      </w:pPr>
      <w:r>
        <w:rPr>
          <w:rFonts w:ascii="Georgia" w:hAnsi="Georgia"/>
        </w:rPr>
        <w:lastRenderedPageBreak/>
        <w:t>This plant species is known to be represented in</w:t>
      </w:r>
      <w:r>
        <w:rPr>
          <w:rStyle w:val="Emphasis"/>
          <w:rFonts w:ascii="Georgia" w:hAnsi="Georgia"/>
        </w:rPr>
        <w:t xml:space="preserve"> ex situ</w:t>
      </w:r>
      <w:r>
        <w:rPr>
          <w:rFonts w:ascii="Georgia" w:hAnsi="Georgia"/>
        </w:rPr>
        <w:t xml:space="preserve"> conservation in botanical gardens (</w:t>
      </w:r>
      <w:del w:id="101" w:author="Jack Plummer" w:date="2022-08-18T16:13:00Z">
        <w:r w:rsidDel="00A35B6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BGCI 2022). This species is found and recorded in Bhutan within the </w:t>
      </w:r>
      <w:ins w:id="102" w:author="Jack Plummer" w:date="2022-08-18T16:13:00Z">
        <w:r w:rsidR="00A35B6B">
          <w:rPr>
            <w:rFonts w:ascii="Georgia" w:hAnsi="Georgia"/>
          </w:rPr>
          <w:t>p</w:t>
        </w:r>
      </w:ins>
      <w:del w:id="103" w:author="Jack Plummer" w:date="2022-08-18T16:13:00Z">
        <w:r w:rsidDel="00A35B6B">
          <w:rPr>
            <w:rFonts w:ascii="Georgia" w:hAnsi="Georgia"/>
          </w:rPr>
          <w:delText>P</w:delText>
        </w:r>
      </w:del>
      <w:r>
        <w:rPr>
          <w:rFonts w:ascii="Georgia" w:hAnsi="Georgia"/>
        </w:rPr>
        <w:t xml:space="preserve">rotected areas and </w:t>
      </w:r>
      <w:ins w:id="104" w:author="Jack Plummer" w:date="2022-08-18T16:13:00Z">
        <w:r w:rsidR="00A35B6B">
          <w:rPr>
            <w:rFonts w:ascii="Georgia" w:hAnsi="Georgia"/>
          </w:rPr>
          <w:t>n</w:t>
        </w:r>
      </w:ins>
      <w:del w:id="105" w:author="Jack Plummer" w:date="2022-08-18T16:13:00Z">
        <w:r w:rsidDel="00A35B6B">
          <w:rPr>
            <w:rFonts w:ascii="Georgia" w:hAnsi="Georgia"/>
          </w:rPr>
          <w:delText>N</w:delText>
        </w:r>
      </w:del>
      <w:r>
        <w:rPr>
          <w:rFonts w:ascii="Georgia" w:hAnsi="Georgia"/>
        </w:rPr>
        <w:t xml:space="preserve">ature </w:t>
      </w:r>
      <w:ins w:id="106" w:author="Jack Plummer" w:date="2022-08-18T16:14:00Z">
        <w:r w:rsidR="00A35B6B">
          <w:rPr>
            <w:rFonts w:ascii="Georgia" w:hAnsi="Georgia"/>
          </w:rPr>
          <w:t>r</w:t>
        </w:r>
      </w:ins>
      <w:del w:id="107" w:author="Jack Plummer" w:date="2022-08-18T16:14:00Z">
        <w:r w:rsidDel="00A35B6B">
          <w:rPr>
            <w:rFonts w:ascii="Georgia" w:hAnsi="Georgia"/>
          </w:rPr>
          <w:delText>R</w:delText>
        </w:r>
      </w:del>
      <w:r>
        <w:rPr>
          <w:rFonts w:ascii="Georgia" w:hAnsi="Georgia"/>
        </w:rPr>
        <w:t>eserves. In some plants of </w:t>
      </w:r>
      <w:del w:id="108" w:author="Jack Plummer" w:date="2022-08-18T16:14:00Z">
        <w:r w:rsidDel="00A35B6B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India, this species </w:t>
      </w:r>
      <w:del w:id="109" w:author="Jack Plummer" w:date="2022-08-18T16:14:00Z">
        <w:r w:rsidDel="00A35B6B">
          <w:rPr>
            <w:rFonts w:ascii="Georgia" w:hAnsi="Georgia"/>
          </w:rPr>
          <w:delText>is found</w:delText>
        </w:r>
      </w:del>
      <w:ins w:id="110" w:author="Jack Plummer" w:date="2022-08-18T16:14:00Z">
        <w:r w:rsidR="00A35B6B">
          <w:rPr>
            <w:rFonts w:ascii="Georgia" w:hAnsi="Georgia"/>
          </w:rPr>
          <w:t>occurs</w:t>
        </w:r>
      </w:ins>
      <w:r>
        <w:rPr>
          <w:rFonts w:ascii="Georgia" w:hAnsi="Georgia"/>
        </w:rPr>
        <w:t xml:space="preserve"> in </w:t>
      </w:r>
      <w:del w:id="111" w:author="Jack Plummer" w:date="2022-08-18T16:14:00Z">
        <w:r w:rsidDel="00A35B6B">
          <w:rPr>
            <w:rFonts w:ascii="Georgia" w:hAnsi="Georgia"/>
          </w:rPr>
          <w:delText xml:space="preserve">a </w:delText>
        </w:r>
      </w:del>
      <w:r>
        <w:rPr>
          <w:rFonts w:ascii="Georgia" w:hAnsi="Georgia"/>
        </w:rPr>
        <w:t>sacre</w:t>
      </w:r>
      <w:r>
        <w:rPr>
          <w:rFonts w:ascii="Georgia" w:hAnsi="Georgia"/>
        </w:rPr>
        <w:t>d forest</w:t>
      </w:r>
      <w:ins w:id="112" w:author="Jack Plummer" w:date="2022-08-18T16:14:00Z">
        <w:r w:rsidR="00A35B6B">
          <w:rPr>
            <w:rFonts w:ascii="Georgia" w:hAnsi="Georgia"/>
          </w:rPr>
          <w:t>s</w:t>
        </w:r>
      </w:ins>
      <w:r>
        <w:rPr>
          <w:rFonts w:ascii="Georgia" w:hAnsi="Georgia"/>
        </w:rPr>
        <w:t>.</w:t>
      </w:r>
    </w:p>
    <w:p w14:paraId="1D60C25E" w14:textId="77777777" w:rsidR="00000000" w:rsidRDefault="00C809A4">
      <w:pPr>
        <w:pStyle w:val="Heading2"/>
        <w:divId w:val="15167225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006"/>
      </w:tblGrid>
      <w:tr w:rsidR="00000000" w14:paraId="16EE0576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0D4FFD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C26D7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BF62FB1" w14:textId="77777777">
        <w:trPr>
          <w:divId w:val="1516722522"/>
          <w:tblCellSpacing w:w="15" w:type="dxa"/>
        </w:trPr>
        <w:tc>
          <w:tcPr>
            <w:tcW w:w="0" w:type="auto"/>
            <w:vAlign w:val="center"/>
            <w:hideMark/>
          </w:tcPr>
          <w:p w14:paraId="44543F2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08B434" w14:textId="67571D9E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Recorded from protected areas and </w:t>
            </w:r>
            <w:ins w:id="113" w:author="Jack Plummer" w:date="2022-08-18T16:15:00Z">
              <w:r w:rsidR="00A35B6B">
                <w:rPr>
                  <w:rFonts w:ascii="Georgia" w:eastAsia="Times New Roman" w:hAnsi="Georgia"/>
                  <w:sz w:val="18"/>
                  <w:szCs w:val="18"/>
                </w:rPr>
                <w:t>n</w:t>
              </w:r>
            </w:ins>
            <w:del w:id="114" w:author="Jack Plummer" w:date="2022-08-18T16:15:00Z">
              <w:r w:rsidDel="00A35B6B">
                <w:rPr>
                  <w:rFonts w:ascii="Georgia" w:eastAsia="Times New Roman" w:hAnsi="Georgia"/>
                  <w:sz w:val="18"/>
                  <w:szCs w:val="18"/>
                </w:rPr>
                <w:delText>N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ature </w:t>
            </w:r>
            <w:ins w:id="115" w:author="Jack Plummer" w:date="2022-08-18T16:15:00Z">
              <w:r w:rsidR="00A35B6B">
                <w:rPr>
                  <w:rFonts w:ascii="Georgia" w:eastAsia="Times New Roman" w:hAnsi="Georgia"/>
                  <w:sz w:val="18"/>
                  <w:szCs w:val="18"/>
                </w:rPr>
                <w:t>r</w:t>
              </w:r>
            </w:ins>
            <w:del w:id="116" w:author="Jack Plummer" w:date="2022-08-18T16:15:00Z">
              <w:r w:rsidDel="00A35B6B">
                <w:rPr>
                  <w:rFonts w:ascii="Georgia" w:eastAsia="Times New Roman" w:hAnsi="Georgia"/>
                  <w:sz w:val="18"/>
                  <w:szCs w:val="18"/>
                </w:rPr>
                <w:delText>R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eserves in Bhutan and from </w:t>
            </w:r>
            <w:del w:id="117" w:author="Jack Plummer" w:date="2022-08-18T16:15:00Z">
              <w:r w:rsidDel="00A35B6B">
                <w:rPr>
                  <w:rFonts w:ascii="Georgia" w:eastAsia="Times New Roman" w:hAnsi="Georgia"/>
                  <w:sz w:val="18"/>
                  <w:szCs w:val="18"/>
                </w:rPr>
                <w:delText>the s</w:delText>
              </w:r>
            </w:del>
            <w:ins w:id="118" w:author="Jack Plummer" w:date="2022-08-18T16:15:00Z">
              <w:r w:rsidR="00A35B6B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acred forest</w:t>
            </w:r>
            <w:ins w:id="119" w:author="Jack Plummer" w:date="2022-08-18T16:15:00Z">
              <w:r w:rsidR="00A35B6B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in India.</w:t>
            </w:r>
          </w:p>
        </w:tc>
      </w:tr>
    </w:tbl>
    <w:p w14:paraId="6E907C6E" w14:textId="77777777" w:rsidR="00000000" w:rsidRDefault="00C809A4">
      <w:pPr>
        <w:divId w:val="1516722522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196"/>
      </w:tblGrid>
      <w:tr w:rsidR="00000000" w14:paraId="089C3431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026DB7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37D2BB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27E48A8" w14:textId="77777777">
        <w:trPr>
          <w:divId w:val="1516722522"/>
          <w:tblCellSpacing w:w="15" w:type="dxa"/>
        </w:trPr>
        <w:tc>
          <w:tcPr>
            <w:tcW w:w="0" w:type="auto"/>
            <w:vAlign w:val="center"/>
            <w:hideMark/>
          </w:tcPr>
          <w:p w14:paraId="6B8AF09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3E0623" w14:textId="35F5C1FE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Know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to be represented in </w:t>
            </w:r>
            <w:r w:rsidRPr="00C809A4">
              <w:rPr>
                <w:rFonts w:ascii="Georgia" w:eastAsia="Times New Roman" w:hAnsi="Georgia"/>
                <w:i/>
                <w:iCs/>
                <w:sz w:val="18"/>
                <w:szCs w:val="18"/>
                <w:rPrChange w:id="120" w:author="Jack Plummer" w:date="2022-08-18T16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ex</w:t>
            </w:r>
            <w:ins w:id="121" w:author="Jack Plummer" w:date="2022-08-18T16:15:00Z">
              <w:r w:rsidR="00A35B6B" w:rsidRPr="00C809A4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122" w:author="Jack Plummer" w:date="2022-08-18T16:16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t xml:space="preserve"> </w:t>
              </w:r>
            </w:ins>
            <w:del w:id="123" w:author="Jack Plummer" w:date="2022-08-18T16:15:00Z">
              <w:r w:rsidRPr="00C809A4" w:rsidDel="00A35B6B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124" w:author="Jack Plummer" w:date="2022-08-18T16:16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delText>-</w:delText>
              </w:r>
            </w:del>
            <w:r w:rsidRPr="00C809A4">
              <w:rPr>
                <w:rFonts w:ascii="Georgia" w:eastAsia="Times New Roman" w:hAnsi="Georgia"/>
                <w:i/>
                <w:iCs/>
                <w:sz w:val="18"/>
                <w:szCs w:val="18"/>
                <w:rPrChange w:id="125" w:author="Jack Plummer" w:date="2022-08-18T16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situ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 conse</w:t>
            </w:r>
            <w:r>
              <w:rPr>
                <w:rFonts w:ascii="Georgia" w:eastAsia="Times New Roman" w:hAnsi="Georgia"/>
                <w:sz w:val="18"/>
                <w:szCs w:val="18"/>
              </w:rPr>
              <w:t>rvation in botanical gardens (BGCI 2022)</w:t>
            </w:r>
          </w:p>
        </w:tc>
      </w:tr>
    </w:tbl>
    <w:p w14:paraId="41B603A3" w14:textId="77777777" w:rsidR="00000000" w:rsidRDefault="00C809A4">
      <w:pPr>
        <w:pStyle w:val="Heading2"/>
        <w:divId w:val="15167225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530"/>
      </w:tblGrid>
      <w:tr w:rsidR="00000000" w14:paraId="1D991155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B65D4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26690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6F74963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3ABC27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50E89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7C729B7" w14:textId="77777777" w:rsidR="00000000" w:rsidRDefault="00C809A4">
      <w:pPr>
        <w:pStyle w:val="Heading2"/>
        <w:divId w:val="15167225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3FDD59E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9827A6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35E0CC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8357980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F8CA4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74718F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24E80A9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831BC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Research -&gt; Life history &amp; ecology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CCCFD8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7A035CE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8AAC283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F503D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D717659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83CE140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9A1DAE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386F2AA" w14:textId="77777777">
        <w:trPr>
          <w:divId w:val="15167225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D621E1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DE7DA4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B1847CA" w14:textId="77777777" w:rsidR="00000000" w:rsidRDefault="00C809A4">
      <w:pPr>
        <w:pStyle w:val="Heading1"/>
        <w:divId w:val="10304421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0D86D6BE" w14:textId="77777777" w:rsidR="00000000" w:rsidRDefault="00C809A4">
      <w:pPr>
        <w:pStyle w:val="Heading2"/>
        <w:divId w:val="10304421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Ecosystem Services </w:t>
      </w:r>
      <w:r>
        <w:rPr>
          <w:rFonts w:ascii="Georgia" w:eastAsia="Times New Roman" w:hAnsi="Georgia"/>
          <w:sz w:val="27"/>
          <w:szCs w:val="27"/>
        </w:rPr>
        <w:t>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6045E1FE" w14:textId="77777777">
        <w:trPr>
          <w:divId w:val="10304421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E90002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B1FD0E" w14:textId="77777777" w:rsidR="00000000" w:rsidRDefault="00C809A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36D80FCE" w14:textId="77777777">
        <w:trPr>
          <w:divId w:val="103044218"/>
          <w:tblCellSpacing w:w="15" w:type="dxa"/>
        </w:trPr>
        <w:tc>
          <w:tcPr>
            <w:tcW w:w="0" w:type="auto"/>
            <w:vAlign w:val="center"/>
            <w:hideMark/>
          </w:tcPr>
          <w:p w14:paraId="73FBBA4B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B26B41A" w14:textId="77777777" w:rsidR="00000000" w:rsidRDefault="00C809A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9E31AD2" w14:textId="77777777" w:rsidR="00000000" w:rsidRDefault="00C809A4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38889A9E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BGCI. 2022. Botanical Garden Conservation </w:t>
      </w:r>
      <w:r>
        <w:rPr>
          <w:rFonts w:ascii="Georgia" w:hAnsi="Georgia"/>
        </w:rPr>
        <w:t xml:space="preserve">International (BGCI).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>. Available at: https://tools.bgci.org/plant_search.php.</w:t>
      </w:r>
    </w:p>
    <w:p w14:paraId="6BA07F4E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GBIF.org. 2022. Global Biodiversity Information Facility data </w:t>
      </w:r>
      <w:proofErr w:type="spellStart"/>
      <w:proofErr w:type="gramStart"/>
      <w:r>
        <w:rPr>
          <w:rFonts w:ascii="Georgia" w:hAnsi="Georgia"/>
        </w:rPr>
        <w:t>portal.Collection</w:t>
      </w:r>
      <w:proofErr w:type="spellEnd"/>
      <w:proofErr w:type="gramEnd"/>
      <w:r>
        <w:rPr>
          <w:rFonts w:ascii="Georgia" w:hAnsi="Georgia"/>
        </w:rPr>
        <w:t xml:space="preserve"> of online herbarium specimens.</w:t>
      </w:r>
    </w:p>
    <w:p w14:paraId="0740C05C" w14:textId="0E2237A9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lastRenderedPageBreak/>
        <w:t>GBIF.org. GBIF Occurrence Download. 2022. Available at: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fldChar w:fldCharType="begin"/>
      </w:r>
      <w:ins w:id="126" w:author="Jack Plummer" w:date="2022-08-18T16:16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reviews/Available at: https:/doi.org/10.15468/dl.57hbr7 ( Accesses: 3 June 2022)"</w:instrText>
        </w:r>
      </w:ins>
      <w:del w:id="127" w:author="Jack Plummer" w:date="2022-08-18T16:16:00Z">
        <w:r w:rsidDel="00C809A4">
          <w:rPr>
            <w:rFonts w:ascii="Georgia" w:hAnsi="Georgia"/>
          </w:rPr>
          <w:delInstrText xml:space="preserve"> </w:delInstrText>
        </w:r>
        <w:r w:rsidDel="00C809A4">
          <w:rPr>
            <w:rFonts w:ascii="Georgia" w:hAnsi="Georgia"/>
          </w:rPr>
          <w:delInstrText>HYPERLINK " Available at: https://doi.org/10.15468/dl.57hbr7 ( Accesses: 3 June 2022)"</w:delInstrText>
        </w:r>
        <w:r w:rsidDel="00C809A4">
          <w:rPr>
            <w:rFonts w:ascii="Georgia" w:hAnsi="Georgia"/>
          </w:rPr>
          <w:delInstrText xml:space="preserve"> </w:delInstrText>
        </w:r>
      </w:del>
      <w:ins w:id="128" w:author="Jack Plummer" w:date="2022-08-18T16:16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Available at: https://doi.org/10.15468/dl.57hbr7 ( Accesses: 3 June 2022)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5A2047FC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Grierson, A.J.C and Long, D.G. 2001. </w:t>
      </w:r>
      <w:r>
        <w:rPr>
          <w:rFonts w:ascii="Georgia" w:hAnsi="Georgia"/>
          <w:i/>
          <w:iCs/>
        </w:rPr>
        <w:t>Flora of Bhutan Vol.2, Part 3</w:t>
      </w:r>
      <w:r>
        <w:rPr>
          <w:rFonts w:ascii="Georgia" w:hAnsi="Georgia"/>
        </w:rPr>
        <w:t>. Royal Botanical Gard</w:t>
      </w:r>
      <w:r>
        <w:rPr>
          <w:rFonts w:ascii="Georgia" w:hAnsi="Georgia"/>
        </w:rPr>
        <w:t xml:space="preserve">en Edinburgh, Royal Government </w:t>
      </w:r>
      <w:proofErr w:type="gramStart"/>
      <w:r>
        <w:rPr>
          <w:rFonts w:ascii="Georgia" w:hAnsi="Georgia"/>
        </w:rPr>
        <w:t>Of</w:t>
      </w:r>
      <w:proofErr w:type="gramEnd"/>
      <w:r>
        <w:rPr>
          <w:rFonts w:ascii="Georgia" w:hAnsi="Georgia"/>
        </w:rPr>
        <w:t xml:space="preserve"> Bhutan.</w:t>
      </w:r>
    </w:p>
    <w:p w14:paraId="23768217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14696348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Polunin, O and Stainton, A. 1984. </w:t>
      </w:r>
      <w:r>
        <w:rPr>
          <w:rFonts w:ascii="Georgia" w:hAnsi="Georgia"/>
          <w:i/>
          <w:iCs/>
        </w:rPr>
        <w:t>Flowers of the Himalaya</w:t>
      </w:r>
      <w:r>
        <w:rPr>
          <w:rFonts w:ascii="Georgia" w:hAnsi="Georgia"/>
        </w:rPr>
        <w:t xml:space="preserve">. Oxford University </w:t>
      </w:r>
      <w:proofErr w:type="gramStart"/>
      <w:r>
        <w:rPr>
          <w:rFonts w:ascii="Georgia" w:hAnsi="Georgia"/>
        </w:rPr>
        <w:t>Press ,</w:t>
      </w:r>
      <w:proofErr w:type="gramEnd"/>
      <w:r>
        <w:rPr>
          <w:rFonts w:ascii="Georgia" w:hAnsi="Georgia"/>
        </w:rPr>
        <w:t xml:space="preserve"> New Delhi.</w:t>
      </w:r>
    </w:p>
    <w:p w14:paraId="2A127A1A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Polunin, O and Stainton, A. 1987. </w:t>
      </w:r>
      <w:r>
        <w:rPr>
          <w:rFonts w:ascii="Georgia" w:hAnsi="Georgia"/>
          <w:i/>
          <w:iCs/>
        </w:rPr>
        <w:t>Concise Flowers of the Himalaya</w:t>
      </w:r>
      <w:r>
        <w:rPr>
          <w:rFonts w:ascii="Georgia" w:hAnsi="Georgia"/>
        </w:rPr>
        <w:t>. Oxford University Press, New Delhi.</w:t>
      </w:r>
    </w:p>
    <w:p w14:paraId="21E31316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Prabhu, K., </w:t>
      </w:r>
      <w:proofErr w:type="spellStart"/>
      <w:r>
        <w:rPr>
          <w:rFonts w:ascii="Georgia" w:hAnsi="Georgia"/>
        </w:rPr>
        <w:t>Karar</w:t>
      </w:r>
      <w:proofErr w:type="spellEnd"/>
      <w:r>
        <w:rPr>
          <w:rFonts w:ascii="Georgia" w:hAnsi="Georgia"/>
        </w:rPr>
        <w:t xml:space="preserve">, PK., </w:t>
      </w:r>
      <w:proofErr w:type="spellStart"/>
      <w:r>
        <w:rPr>
          <w:rFonts w:ascii="Georgia" w:hAnsi="Georgia"/>
        </w:rPr>
        <w:t>Ponnudurai</w:t>
      </w:r>
      <w:proofErr w:type="spellEnd"/>
      <w:r>
        <w:rPr>
          <w:rFonts w:ascii="Georgia" w:hAnsi="Georgia"/>
        </w:rPr>
        <w:t xml:space="preserve">, K and </w:t>
      </w:r>
      <w:proofErr w:type="spellStart"/>
      <w:r>
        <w:rPr>
          <w:rFonts w:ascii="Georgia" w:hAnsi="Georgia"/>
        </w:rPr>
        <w:t>Hemalatha</w:t>
      </w:r>
      <w:proofErr w:type="spellEnd"/>
      <w:r>
        <w:rPr>
          <w:rFonts w:ascii="Georgia" w:hAnsi="Georgia"/>
        </w:rPr>
        <w:t>, S. 2</w:t>
      </w:r>
      <w:r>
        <w:rPr>
          <w:rFonts w:ascii="Georgia" w:hAnsi="Georgia"/>
        </w:rPr>
        <w:t xml:space="preserve">009. </w:t>
      </w:r>
      <w:proofErr w:type="spellStart"/>
      <w:r>
        <w:rPr>
          <w:rFonts w:ascii="Georgia" w:hAnsi="Georgia"/>
        </w:rPr>
        <w:t>Pharmocognostic</w:t>
      </w:r>
      <w:proofErr w:type="spellEnd"/>
      <w:r>
        <w:rPr>
          <w:rFonts w:ascii="Georgia" w:hAnsi="Georgia"/>
        </w:rPr>
        <w:t xml:space="preserve"> Investigation of the Leaves and Stems of Viburnum </w:t>
      </w:r>
      <w:proofErr w:type="spellStart"/>
      <w:r>
        <w:rPr>
          <w:rFonts w:ascii="Georgia" w:hAnsi="Georgia"/>
        </w:rPr>
        <w:t>erubescens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Wall.ex</w:t>
      </w:r>
      <w:proofErr w:type="spellEnd"/>
      <w:r>
        <w:rPr>
          <w:rFonts w:ascii="Georgia" w:hAnsi="Georgia"/>
        </w:rPr>
        <w:t xml:space="preserve"> DC. </w:t>
      </w:r>
      <w:r>
        <w:rPr>
          <w:rFonts w:ascii="Georgia" w:hAnsi="Georgia"/>
          <w:i/>
          <w:iCs/>
        </w:rPr>
        <w:t>Tropical Journal of Pharmaceutical Research</w:t>
      </w:r>
      <w:r>
        <w:rPr>
          <w:rFonts w:ascii="Georgia" w:hAnsi="Georgia"/>
        </w:rPr>
        <w:t xml:space="preserve"> 8(6): 557.</w:t>
      </w:r>
    </w:p>
    <w:p w14:paraId="1F5FEC17" w14:textId="77777777" w:rsidR="00000000" w:rsidRDefault="00C809A4">
      <w:pPr>
        <w:pStyle w:val="NormalWeb"/>
        <w:divId w:val="1548839258"/>
        <w:rPr>
          <w:rFonts w:ascii="Georgia" w:hAnsi="Georgia"/>
        </w:rPr>
      </w:pPr>
      <w:r>
        <w:rPr>
          <w:rFonts w:ascii="Georgia" w:hAnsi="Georgia"/>
        </w:rPr>
        <w:t xml:space="preserve">Rad, J.S., </w:t>
      </w:r>
      <w:proofErr w:type="spellStart"/>
      <w:r>
        <w:rPr>
          <w:rFonts w:ascii="Georgia" w:hAnsi="Georgia"/>
        </w:rPr>
        <w:t>Quispe</w:t>
      </w:r>
      <w:proofErr w:type="spellEnd"/>
      <w:r>
        <w:rPr>
          <w:rFonts w:ascii="Georgia" w:hAnsi="Georgia"/>
        </w:rPr>
        <w:t xml:space="preserve">, C., Vergara, C.V., </w:t>
      </w:r>
      <w:proofErr w:type="spellStart"/>
      <w:r>
        <w:rPr>
          <w:rFonts w:ascii="Georgia" w:hAnsi="Georgia"/>
        </w:rPr>
        <w:t>Kitic</w:t>
      </w:r>
      <w:proofErr w:type="spellEnd"/>
      <w:r>
        <w:rPr>
          <w:rFonts w:ascii="Georgia" w:hAnsi="Georgia"/>
        </w:rPr>
        <w:t xml:space="preserve">, D., </w:t>
      </w:r>
      <w:proofErr w:type="spellStart"/>
      <w:r>
        <w:rPr>
          <w:rFonts w:ascii="Georgia" w:hAnsi="Georgia"/>
        </w:rPr>
        <w:t>Kostic</w:t>
      </w:r>
      <w:proofErr w:type="spellEnd"/>
      <w:r>
        <w:rPr>
          <w:rFonts w:ascii="Georgia" w:hAnsi="Georgia"/>
        </w:rPr>
        <w:t xml:space="preserve">, M., Armstrong, L., </w:t>
      </w:r>
      <w:proofErr w:type="spellStart"/>
      <w:r>
        <w:rPr>
          <w:rFonts w:ascii="Georgia" w:hAnsi="Georgia"/>
        </w:rPr>
        <w:t>Shinwari</w:t>
      </w:r>
      <w:proofErr w:type="spellEnd"/>
      <w:r>
        <w:rPr>
          <w:rFonts w:ascii="Georgia" w:hAnsi="Georgia"/>
        </w:rPr>
        <w:t xml:space="preserve">, Z.K., Khali, A.T., </w:t>
      </w:r>
      <w:proofErr w:type="spellStart"/>
      <w:r>
        <w:rPr>
          <w:rFonts w:ascii="Georgia" w:hAnsi="Georgia"/>
        </w:rPr>
        <w:t>Jo</w:t>
      </w:r>
      <w:r>
        <w:rPr>
          <w:rFonts w:ascii="Georgia" w:hAnsi="Georgia"/>
        </w:rPr>
        <w:t>kanovic</w:t>
      </w:r>
      <w:proofErr w:type="spellEnd"/>
      <w:r>
        <w:rPr>
          <w:rFonts w:ascii="Georgia" w:hAnsi="Georgia"/>
        </w:rPr>
        <w:t xml:space="preserve">, M.B., </w:t>
      </w:r>
      <w:proofErr w:type="spellStart"/>
      <w:r>
        <w:rPr>
          <w:rFonts w:ascii="Georgia" w:hAnsi="Georgia"/>
        </w:rPr>
        <w:t>Masic</w:t>
      </w:r>
      <w:proofErr w:type="spellEnd"/>
      <w:r>
        <w:rPr>
          <w:rFonts w:ascii="Georgia" w:hAnsi="Georgia"/>
        </w:rPr>
        <w:t xml:space="preserve">, B.L., </w:t>
      </w:r>
      <w:proofErr w:type="spellStart"/>
      <w:r>
        <w:rPr>
          <w:rFonts w:ascii="Georgia" w:hAnsi="Georgia"/>
        </w:rPr>
        <w:t>Varonii</w:t>
      </w:r>
      <w:proofErr w:type="spellEnd"/>
      <w:r>
        <w:rPr>
          <w:rFonts w:ascii="Georgia" w:hAnsi="Georgia"/>
        </w:rPr>
        <w:t xml:space="preserve">, E.M., </w:t>
      </w:r>
      <w:proofErr w:type="spellStart"/>
      <w:r>
        <w:rPr>
          <w:rFonts w:ascii="Georgia" w:hAnsi="Georgia"/>
        </w:rPr>
        <w:t>Iriti</w:t>
      </w:r>
      <w:proofErr w:type="spellEnd"/>
      <w:r>
        <w:rPr>
          <w:rFonts w:ascii="Georgia" w:hAnsi="Georgia"/>
        </w:rPr>
        <w:t xml:space="preserve">, M., Gomez, G.L., Bravo, J.H., Salazar, L.A and Cho, W.C. 2021. Genus Viburnum: Therapeutic Potentialities and </w:t>
      </w:r>
      <w:proofErr w:type="spellStart"/>
      <w:r>
        <w:rPr>
          <w:rFonts w:ascii="Georgia" w:hAnsi="Georgia"/>
        </w:rPr>
        <w:t>Agro</w:t>
      </w:r>
      <w:proofErr w:type="spellEnd"/>
      <w:r>
        <w:rPr>
          <w:rFonts w:ascii="Georgia" w:hAnsi="Georgia"/>
        </w:rPr>
        <w:t xml:space="preserve">-Food-Pharma Application. </w:t>
      </w:r>
      <w:r>
        <w:rPr>
          <w:rFonts w:ascii="Georgia" w:hAnsi="Georgia"/>
          <w:i/>
          <w:iCs/>
        </w:rPr>
        <w:t>Oxidative Medicine and Cellular Longevity</w:t>
      </w:r>
      <w:r>
        <w:rPr>
          <w:rFonts w:ascii="Georgia" w:hAnsi="Georgia"/>
        </w:rPr>
        <w:t xml:space="preserve"> 2021: 26.</w:t>
      </w:r>
    </w:p>
    <w:p w14:paraId="3DF0F191" w14:textId="77777777" w:rsidR="00000000" w:rsidRDefault="00C809A4">
      <w:pPr>
        <w:pStyle w:val="NormalWeb"/>
        <w:divId w:val="1548839258"/>
        <w:rPr>
          <w:rFonts w:ascii="Georgia" w:hAnsi="Georgia"/>
        </w:rPr>
      </w:pPr>
      <w:proofErr w:type="spellStart"/>
      <w:r>
        <w:rPr>
          <w:rFonts w:ascii="Georgia" w:hAnsi="Georgia"/>
        </w:rPr>
        <w:t>Sighh</w:t>
      </w:r>
      <w:proofErr w:type="spellEnd"/>
      <w:r>
        <w:rPr>
          <w:rFonts w:ascii="Georgia" w:hAnsi="Georgia"/>
        </w:rPr>
        <w:t>, S., Bha</w:t>
      </w:r>
      <w:r>
        <w:rPr>
          <w:rFonts w:ascii="Georgia" w:hAnsi="Georgia"/>
        </w:rPr>
        <w:t>t, J.A., Malik, Z.A., Youssouf, M., Bussmann, R.W and Kunwar, R.M. 2019. Sacred Groves in Western Himalaya, India: Community-Managed Nature Refuges for Conservation of Biodiversity and Culture. 18: 1-21.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8" w:author="Jack Plummer" w:date="2022-08-18T16:03:00Z" w:initials="JP">
    <w:p w14:paraId="01B42240" w14:textId="77777777" w:rsidR="0018423B" w:rsidRDefault="0018423B" w:rsidP="00A618FA">
      <w:pPr>
        <w:pStyle w:val="CommentText"/>
      </w:pPr>
      <w:r>
        <w:rPr>
          <w:rStyle w:val="CommentReference"/>
        </w:rPr>
        <w:annotationRef/>
      </w:r>
      <w:r>
        <w:t>Reference?</w:t>
      </w:r>
    </w:p>
  </w:comment>
  <w:comment w:id="52" w:author="Jack Plummer" w:date="2022-08-18T16:05:00Z" w:initials="JP">
    <w:p w14:paraId="38409713" w14:textId="77777777" w:rsidR="005747C1" w:rsidRDefault="005747C1" w:rsidP="009D273D">
      <w:pPr>
        <w:pStyle w:val="CommentText"/>
      </w:pPr>
      <w:r>
        <w:rPr>
          <w:rStyle w:val="CommentReference"/>
        </w:rPr>
        <w:annotationRef/>
      </w:r>
      <w:r>
        <w:t>Also South Indian states?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B42240" w15:done="0"/>
  <w15:commentEx w15:paraId="384097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8E152" w16cex:dateUtc="2022-08-18T15:03:00Z"/>
  <w16cex:commentExtensible w16cex:durableId="26A8E1E7" w16cex:dateUtc="2022-08-18T15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B42240" w16cid:durableId="26A8E152"/>
  <w16cid:commentId w16cid:paraId="38409713" w16cid:durableId="26A8E1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3B"/>
    <w:rsid w:val="0018423B"/>
    <w:rsid w:val="005747C1"/>
    <w:rsid w:val="00A35B6B"/>
    <w:rsid w:val="00C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A0C3C"/>
  <w15:chartTrackingRefBased/>
  <w15:docId w15:val="{C1525B1F-A7E3-4220-A4FD-CF44CD7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18423B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84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23B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423B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0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0141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85973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8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992676-5223-402C-A080-66475A47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BC383B-90DF-4CD1-B69F-ECE9D5853A7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282BAC7-AF04-40BB-84C7-70543FA93FF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2A8BE93-2D01-48E9-A32B-AA0EE1D1C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9704704-6BBB-4F65-83E6-4603029062ED}">
  <ds:schemaRefs>
    <ds:schemaRef ds:uri="http://purl.org/dc/elements/1.1/"/>
    <ds:schemaRef ds:uri="http://schemas.microsoft.com/office/2006/metadata/properties"/>
    <ds:schemaRef ds:uri="3174fa65-5130-4218-be7b-3006b691958f"/>
    <ds:schemaRef ds:uri="http://schemas.microsoft.com/office/infopath/2007/PartnerControls"/>
    <ds:schemaRef ds:uri="150f78d0-e5c4-40ba-9879-1115501c63e5"/>
    <ds:schemaRef ds:uri="http://purl.org/dc/terms/"/>
    <ds:schemaRef ds:uri="590658d6-28a4-43df-8461-354b94568f6c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1398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Viburnum erubescens</vt:lpstr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Viburnum erubescens</dc:title>
  <dc:subject/>
  <dc:creator>Jack Plummer</dc:creator>
  <cp:keywords/>
  <dc:description/>
  <cp:lastModifiedBy>Jack Plummer</cp:lastModifiedBy>
  <cp:revision>2</cp:revision>
  <dcterms:created xsi:type="dcterms:W3CDTF">2022-08-18T15:16:00Z</dcterms:created>
  <dcterms:modified xsi:type="dcterms:W3CDTF">2022-08-18T15:16:00Z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