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6BA52" w14:textId="77777777" w:rsidR="002A3F0D" w:rsidRDefault="002A3F0D">
      <w:pPr>
        <w:jc w:val="center"/>
        <w:divId w:val="629745764"/>
        <w:rPr>
          <w:rFonts w:ascii="Georgia" w:eastAsia="Times New Roman" w:hAnsi="Georgia"/>
          <w:b/>
          <w:bCs/>
          <w:sz w:val="29"/>
          <w:szCs w:val="29"/>
        </w:rPr>
      </w:pPr>
      <w:r>
        <w:rPr>
          <w:rFonts w:ascii="Georgia" w:eastAsia="Times New Roman" w:hAnsi="Georgia"/>
          <w:b/>
          <w:bCs/>
          <w:sz w:val="29"/>
          <w:szCs w:val="29"/>
        </w:rPr>
        <w:t>Draft</w:t>
      </w:r>
    </w:p>
    <w:p w14:paraId="78A69E52" w14:textId="77777777" w:rsidR="002A3F0D" w:rsidRDefault="002A3F0D">
      <w:pPr>
        <w:divId w:val="93943953"/>
        <w:rPr>
          <w:rFonts w:ascii="Georgia" w:eastAsia="Times New Roman" w:hAnsi="Georgia"/>
          <w:sz w:val="18"/>
          <w:szCs w:val="18"/>
        </w:rPr>
      </w:pPr>
      <w:r>
        <w:rPr>
          <w:rFonts w:ascii="Georgia" w:eastAsia="Times New Roman" w:hAnsi="Georgia"/>
          <w:noProof/>
          <w:sz w:val="18"/>
          <w:szCs w:val="18"/>
        </w:rPr>
        <w:drawing>
          <wp:inline distT="0" distB="0" distL="0" distR="0" wp14:anchorId="77FEBF3C" wp14:editId="02FB5BE8">
            <wp:extent cx="326390" cy="32639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2B14BB62" w14:textId="77777777" w:rsidR="002A3F0D" w:rsidRDefault="002A3F0D">
      <w:pPr>
        <w:shd w:val="clear" w:color="auto" w:fill="FFFFFF"/>
        <w:spacing w:before="100" w:beforeAutospacing="1" w:after="100" w:afterAutospacing="1"/>
        <w:jc w:val="right"/>
        <w:outlineLvl w:val="1"/>
        <w:divId w:val="93943953"/>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Alangium</w:t>
      </w:r>
      <w:proofErr w:type="spellEnd"/>
      <w:r>
        <w:rPr>
          <w:rStyle w:val="Emphasis"/>
          <w:rFonts w:ascii="Georgia" w:eastAsia="Times New Roman" w:hAnsi="Georgia"/>
          <w:b/>
          <w:bCs/>
          <w:color w:val="000000"/>
          <w:kern w:val="36"/>
          <w:sz w:val="29"/>
          <w:szCs w:val="29"/>
        </w:rPr>
        <w:t xml:space="preserve"> sempervirens</w:t>
      </w:r>
      <w:r>
        <w:rPr>
          <w:rFonts w:ascii="Georgia" w:eastAsia="Times New Roman" w:hAnsi="Georgia"/>
          <w:b/>
          <w:bCs/>
          <w:color w:val="000000"/>
          <w:kern w:val="36"/>
          <w:sz w:val="29"/>
          <w:szCs w:val="29"/>
        </w:rPr>
        <w:t xml:space="preserve"> - W.J.de Wilde &amp; </w:t>
      </w:r>
      <w:proofErr w:type="spellStart"/>
      <w:r>
        <w:rPr>
          <w:rFonts w:ascii="Georgia" w:eastAsia="Times New Roman" w:hAnsi="Georgia"/>
          <w:b/>
          <w:bCs/>
          <w:color w:val="000000"/>
          <w:kern w:val="36"/>
          <w:sz w:val="29"/>
          <w:szCs w:val="29"/>
        </w:rPr>
        <w:t>Duyfjes</w:t>
      </w:r>
      <w:proofErr w:type="spellEnd"/>
    </w:p>
    <w:p w14:paraId="5565615D" w14:textId="77777777" w:rsidR="002A3F0D" w:rsidRDefault="002A3F0D">
      <w:pPr>
        <w:jc w:val="right"/>
        <w:divId w:val="93943953"/>
        <w:rPr>
          <w:rFonts w:ascii="Georgia" w:eastAsia="Times New Roman" w:hAnsi="Georgia"/>
          <w:sz w:val="18"/>
          <w:szCs w:val="18"/>
        </w:rPr>
      </w:pPr>
      <w:r>
        <w:rPr>
          <w:rFonts w:ascii="Georgia" w:eastAsia="Times New Roman" w:hAnsi="Georgia"/>
          <w:sz w:val="18"/>
          <w:szCs w:val="18"/>
        </w:rPr>
        <w:t xml:space="preserve">PLANTAE - TRACHEOPHYTA - MAGNOLIOPSIDA - CORNALES - CORNACEAE - </w:t>
      </w:r>
      <w:proofErr w:type="spellStart"/>
      <w:r>
        <w:rPr>
          <w:rFonts w:ascii="Georgia" w:eastAsia="Times New Roman" w:hAnsi="Georgia"/>
          <w:sz w:val="18"/>
          <w:szCs w:val="18"/>
        </w:rPr>
        <w:t>Alangium</w:t>
      </w:r>
      <w:proofErr w:type="spellEnd"/>
      <w:r>
        <w:rPr>
          <w:rFonts w:ascii="Georgia" w:eastAsia="Times New Roman" w:hAnsi="Georgia"/>
          <w:sz w:val="18"/>
          <w:szCs w:val="18"/>
        </w:rPr>
        <w:t xml:space="preserve"> - sempervirens</w:t>
      </w:r>
    </w:p>
    <w:p w14:paraId="2D55008E" w14:textId="77777777" w:rsidR="002A3F0D" w:rsidRDefault="002A3F0D">
      <w:pPr>
        <w:pStyle w:val="NormalWeb"/>
        <w:divId w:val="186674768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83"/>
        <w:gridCol w:w="458"/>
      </w:tblGrid>
      <w:tr w:rsidR="000E0C89" w14:paraId="60935F5A" w14:textId="77777777">
        <w:trPr>
          <w:tblCellSpacing w:w="15" w:type="dxa"/>
          <w:jc w:val="center"/>
        </w:trPr>
        <w:tc>
          <w:tcPr>
            <w:tcW w:w="0" w:type="auto"/>
            <w:gridSpan w:val="2"/>
            <w:tcBorders>
              <w:bottom w:val="single" w:sz="6" w:space="0" w:color="000000"/>
            </w:tcBorders>
            <w:shd w:val="clear" w:color="auto" w:fill="BBBBBB"/>
            <w:vAlign w:val="center"/>
            <w:hideMark/>
          </w:tcPr>
          <w:p w14:paraId="31032446" w14:textId="77777777" w:rsidR="002A3F0D" w:rsidRDefault="002A3F0D">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E0C89" w14:paraId="6384F26F" w14:textId="77777777">
        <w:trPr>
          <w:tblCellSpacing w:w="15" w:type="dxa"/>
          <w:jc w:val="center"/>
        </w:trPr>
        <w:tc>
          <w:tcPr>
            <w:tcW w:w="0" w:type="auto"/>
            <w:gridSpan w:val="2"/>
            <w:vAlign w:val="center"/>
            <w:hideMark/>
          </w:tcPr>
          <w:p w14:paraId="10BDFC4E" w14:textId="77777777" w:rsidR="002A3F0D" w:rsidRDefault="002A3F0D">
            <w:pPr>
              <w:spacing w:after="75"/>
              <w:rPr>
                <w:rFonts w:ascii="Georgia" w:eastAsia="Times New Roman" w:hAnsi="Georgia"/>
                <w:sz w:val="20"/>
                <w:szCs w:val="20"/>
              </w:rPr>
            </w:pPr>
            <w:r>
              <w:rPr>
                <w:rFonts w:ascii="Georgia" w:eastAsia="Times New Roman" w:hAnsi="Georgia"/>
                <w:sz w:val="20"/>
                <w:szCs w:val="20"/>
              </w:rPr>
              <w:t>CR - Critically Endangered, D (IUCN version 3.1)</w:t>
            </w:r>
          </w:p>
        </w:tc>
      </w:tr>
      <w:tr w:rsidR="000E0C89" w14:paraId="2E11E15C" w14:textId="77777777">
        <w:trPr>
          <w:tblCellSpacing w:w="15" w:type="dxa"/>
          <w:jc w:val="center"/>
        </w:trPr>
        <w:tc>
          <w:tcPr>
            <w:tcW w:w="0" w:type="auto"/>
            <w:gridSpan w:val="2"/>
            <w:vAlign w:val="center"/>
            <w:hideMark/>
          </w:tcPr>
          <w:p w14:paraId="7E556BB4" w14:textId="77777777" w:rsidR="002A3F0D" w:rsidRDefault="002A3F0D">
            <w:pPr>
              <w:spacing w:after="75"/>
              <w:rPr>
                <w:rFonts w:ascii="Georgia" w:eastAsia="Times New Roman" w:hAnsi="Georgia"/>
                <w:sz w:val="18"/>
                <w:szCs w:val="18"/>
              </w:rPr>
            </w:pPr>
            <w:r>
              <w:rPr>
                <w:rFonts w:ascii="Georgia" w:eastAsia="Times New Roman" w:hAnsi="Georgia"/>
                <w:sz w:val="18"/>
                <w:szCs w:val="18"/>
              </w:rPr>
              <w:t> </w:t>
            </w:r>
          </w:p>
        </w:tc>
      </w:tr>
      <w:tr w:rsidR="000E0C89" w14:paraId="54E5DE71" w14:textId="77777777">
        <w:trPr>
          <w:tblCellSpacing w:w="15" w:type="dxa"/>
          <w:jc w:val="center"/>
        </w:trPr>
        <w:tc>
          <w:tcPr>
            <w:tcW w:w="0" w:type="auto"/>
            <w:vAlign w:val="center"/>
            <w:hideMark/>
          </w:tcPr>
          <w:p w14:paraId="7EFF61C2" w14:textId="77777777" w:rsidR="002A3F0D" w:rsidRDefault="002A3F0D">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2656396D" w14:textId="77777777" w:rsidR="002A3F0D" w:rsidRDefault="002A3F0D">
            <w:pPr>
              <w:spacing w:after="75"/>
              <w:rPr>
                <w:rFonts w:ascii="Georgia" w:eastAsia="Times New Roman" w:hAnsi="Georgia"/>
                <w:sz w:val="18"/>
                <w:szCs w:val="18"/>
              </w:rPr>
            </w:pPr>
            <w:r>
              <w:rPr>
                <w:rFonts w:ascii="Georgia" w:eastAsia="Times New Roman" w:hAnsi="Georgia"/>
                <w:sz w:val="18"/>
                <w:szCs w:val="18"/>
              </w:rPr>
              <w:t>No</w:t>
            </w:r>
          </w:p>
        </w:tc>
      </w:tr>
      <w:tr w:rsidR="000E0C89" w14:paraId="19992192" w14:textId="77777777">
        <w:trPr>
          <w:tblCellSpacing w:w="15" w:type="dxa"/>
          <w:jc w:val="center"/>
        </w:trPr>
        <w:tc>
          <w:tcPr>
            <w:tcW w:w="0" w:type="auto"/>
            <w:vAlign w:val="center"/>
            <w:hideMark/>
          </w:tcPr>
          <w:p w14:paraId="119378B5" w14:textId="77777777" w:rsidR="002A3F0D" w:rsidRDefault="002A3F0D">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618A818E" w14:textId="77777777" w:rsidR="002A3F0D" w:rsidRDefault="002A3F0D">
            <w:pPr>
              <w:spacing w:after="75"/>
              <w:rPr>
                <w:rFonts w:ascii="Georgia" w:eastAsia="Times New Roman" w:hAnsi="Georgia"/>
                <w:sz w:val="18"/>
                <w:szCs w:val="18"/>
              </w:rPr>
            </w:pPr>
            <w:r>
              <w:rPr>
                <w:rFonts w:ascii="Georgia" w:eastAsia="Times New Roman" w:hAnsi="Georgia"/>
                <w:sz w:val="18"/>
                <w:szCs w:val="18"/>
              </w:rPr>
              <w:t>No</w:t>
            </w:r>
          </w:p>
        </w:tc>
      </w:tr>
      <w:tr w:rsidR="000E0C89" w14:paraId="37954AD4" w14:textId="77777777">
        <w:trPr>
          <w:tblCellSpacing w:w="15" w:type="dxa"/>
          <w:jc w:val="center"/>
        </w:trPr>
        <w:tc>
          <w:tcPr>
            <w:tcW w:w="0" w:type="auto"/>
            <w:vAlign w:val="center"/>
            <w:hideMark/>
          </w:tcPr>
          <w:p w14:paraId="22A9909E" w14:textId="77777777" w:rsidR="002A3F0D" w:rsidRDefault="002A3F0D">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5E1DC82D" w14:textId="77777777" w:rsidR="002A3F0D" w:rsidRDefault="002A3F0D">
            <w:pPr>
              <w:spacing w:after="75"/>
              <w:rPr>
                <w:rFonts w:ascii="Georgia" w:eastAsia="Times New Roman" w:hAnsi="Georgia"/>
                <w:sz w:val="18"/>
                <w:szCs w:val="18"/>
              </w:rPr>
            </w:pPr>
          </w:p>
        </w:tc>
      </w:tr>
    </w:tbl>
    <w:p w14:paraId="756470BE" w14:textId="77777777" w:rsidR="002A3F0D" w:rsidRDefault="002A3F0D">
      <w:pPr>
        <w:pStyle w:val="Heading1"/>
        <w:divId w:val="1295328981"/>
        <w:rPr>
          <w:rFonts w:ascii="Georgia" w:eastAsia="Times New Roman" w:hAnsi="Georgia"/>
          <w:sz w:val="29"/>
          <w:szCs w:val="29"/>
        </w:rPr>
      </w:pPr>
      <w:r>
        <w:rPr>
          <w:rFonts w:ascii="Georgia" w:eastAsia="Times New Roman" w:hAnsi="Georgia"/>
          <w:sz w:val="29"/>
          <w:szCs w:val="29"/>
        </w:rPr>
        <w:t>Red List Assessment</w:t>
      </w:r>
    </w:p>
    <w:p w14:paraId="29461F0A" w14:textId="77777777" w:rsidR="002A3F0D" w:rsidRDefault="002A3F0D">
      <w:pPr>
        <w:pStyle w:val="Heading2"/>
        <w:divId w:val="1295328981"/>
        <w:rPr>
          <w:rFonts w:ascii="Georgia" w:eastAsia="Times New Roman" w:hAnsi="Georgia"/>
          <w:sz w:val="27"/>
          <w:szCs w:val="27"/>
        </w:rPr>
      </w:pPr>
      <w:r>
        <w:rPr>
          <w:rFonts w:ascii="Georgia" w:eastAsia="Times New Roman" w:hAnsi="Georgia"/>
          <w:sz w:val="27"/>
          <w:szCs w:val="27"/>
        </w:rPr>
        <w:t>Assessment Information</w:t>
      </w:r>
    </w:p>
    <w:p w14:paraId="02217969" w14:textId="77777777" w:rsidR="002A3F0D" w:rsidRDefault="002A3F0D">
      <w:pPr>
        <w:pStyle w:val="NormalWeb"/>
        <w:divId w:val="1295328981"/>
        <w:rPr>
          <w:rFonts w:ascii="Georgia" w:hAnsi="Georgia"/>
        </w:rPr>
      </w:pPr>
      <w:r>
        <w:rPr>
          <w:rStyle w:val="datalabel1"/>
          <w:rFonts w:ascii="Georgia" w:hAnsi="Georgia"/>
        </w:rPr>
        <w:t xml:space="preserve">Date of Assessment: </w:t>
      </w:r>
      <w:r>
        <w:rPr>
          <w:rFonts w:ascii="Georgia" w:hAnsi="Georgia"/>
        </w:rPr>
        <w:t>2023-12-17</w:t>
      </w:r>
    </w:p>
    <w:p w14:paraId="593B5C27" w14:textId="77777777" w:rsidR="002A3F0D" w:rsidRDefault="002A3F0D">
      <w:pPr>
        <w:pStyle w:val="NormalWeb"/>
        <w:divId w:val="1295328981"/>
        <w:rPr>
          <w:rFonts w:ascii="Georgia" w:hAnsi="Georgia"/>
        </w:rPr>
      </w:pPr>
      <w:r>
        <w:rPr>
          <w:rStyle w:val="datalabel1"/>
          <w:rFonts w:ascii="Georgia" w:hAnsi="Georgia"/>
        </w:rPr>
        <w:t xml:space="preserve">Assessor(s): </w:t>
      </w:r>
      <w:r>
        <w:rPr>
          <w:rFonts w:ascii="Georgia" w:hAnsi="Georgia"/>
        </w:rPr>
        <w:t>Williamson, L.A.</w:t>
      </w:r>
    </w:p>
    <w:p w14:paraId="554B280C" w14:textId="77777777" w:rsidR="002A3F0D" w:rsidRDefault="002A3F0D">
      <w:pPr>
        <w:pStyle w:val="NormalWeb"/>
        <w:divId w:val="1295328981"/>
        <w:rPr>
          <w:rFonts w:ascii="Georgia" w:hAnsi="Georgia"/>
        </w:rPr>
      </w:pPr>
      <w:r>
        <w:rPr>
          <w:rStyle w:val="datalabel1"/>
          <w:rFonts w:ascii="Georgia" w:hAnsi="Georgia"/>
        </w:rPr>
        <w:t xml:space="preserve">Institution(s): </w:t>
      </w:r>
      <w:r>
        <w:rPr>
          <w:rFonts w:ascii="Georgia" w:hAnsi="Georgia"/>
        </w:rPr>
        <w:t>Royal Botanic Gardens, Kew</w:t>
      </w:r>
    </w:p>
    <w:p w14:paraId="3F4C4A12" w14:textId="77777777" w:rsidR="002A3F0D" w:rsidRDefault="002A3F0D">
      <w:pPr>
        <w:pStyle w:val="NormalWeb"/>
        <w:divId w:val="1295328981"/>
        <w:rPr>
          <w:rFonts w:ascii="Georgia" w:hAnsi="Georgia"/>
        </w:rPr>
      </w:pPr>
      <w:r>
        <w:rPr>
          <w:rStyle w:val="datalabel1"/>
          <w:rFonts w:ascii="Georgia" w:hAnsi="Georgia"/>
        </w:rPr>
        <w:t xml:space="preserve">Regions: </w:t>
      </w:r>
      <w:r>
        <w:rPr>
          <w:rFonts w:ascii="Georgia" w:hAnsi="Georgia"/>
        </w:rPr>
        <w:t>Global</w:t>
      </w:r>
    </w:p>
    <w:p w14:paraId="6CC27C16" w14:textId="77777777" w:rsidR="002A3F0D" w:rsidRDefault="002A3F0D">
      <w:pPr>
        <w:pStyle w:val="Heading2"/>
        <w:divId w:val="1295328981"/>
        <w:rPr>
          <w:rFonts w:ascii="Georgia" w:eastAsia="Times New Roman" w:hAnsi="Georgia"/>
          <w:sz w:val="27"/>
          <w:szCs w:val="27"/>
        </w:rPr>
      </w:pPr>
      <w:r>
        <w:rPr>
          <w:rFonts w:ascii="Georgia" w:eastAsia="Times New Roman" w:hAnsi="Georgia"/>
          <w:sz w:val="27"/>
          <w:szCs w:val="27"/>
        </w:rPr>
        <w:t>Assessment Rationale</w:t>
      </w:r>
    </w:p>
    <w:p w14:paraId="7C1F593D" w14:textId="5AA1F9F7" w:rsidR="002A3F0D" w:rsidRDefault="002A3F0D">
      <w:pPr>
        <w:pStyle w:val="NormalWeb"/>
        <w:divId w:val="1295328981"/>
        <w:rPr>
          <w:rFonts w:ascii="Georgia" w:hAnsi="Georgia"/>
        </w:rPr>
      </w:pPr>
      <w:commentRangeStart w:id="0"/>
      <w:proofErr w:type="spellStart"/>
      <w:r>
        <w:rPr>
          <w:rStyle w:val="Emphasis"/>
          <w:rFonts w:ascii="Georgia" w:hAnsi="Georgia"/>
        </w:rPr>
        <w:t>Alangium</w:t>
      </w:r>
      <w:proofErr w:type="spellEnd"/>
      <w:r>
        <w:rPr>
          <w:rStyle w:val="Emphasis"/>
          <w:rFonts w:ascii="Georgia" w:hAnsi="Georgia"/>
        </w:rPr>
        <w:t xml:space="preserve"> sempervirens </w:t>
      </w:r>
      <w:r>
        <w:rPr>
          <w:rFonts w:ascii="Georgia" w:hAnsi="Georgia"/>
        </w:rPr>
        <w:t>is endemic to Thailand</w:t>
      </w:r>
      <w:r>
        <w:rPr>
          <w:rStyle w:val="Emphasis"/>
          <w:rFonts w:ascii="Georgia" w:hAnsi="Georgia"/>
        </w:rPr>
        <w:t>.</w:t>
      </w:r>
      <w:r>
        <w:rPr>
          <w:rFonts w:ascii="Georgia" w:hAnsi="Georgia"/>
        </w:rPr>
        <w:t xml:space="preserve"> The species has only been identified at one site, in the garden of the Faculty of Pharmaceutical Sciences, Chulalongkorn University, Bangkok, where a few individuals are thought to remain as part of remnant vegetation. As the flora in and surrounding the Bangkok area has been well documented, there is little to suggest there are any other </w:t>
      </w:r>
      <w:commentRangeStart w:id="1"/>
      <w:del w:id="2" w:author="Jack Plummer" w:date="2024-03-21T09:48:00Z">
        <w:r w:rsidDel="001502CE">
          <w:rPr>
            <w:rFonts w:ascii="Georgia" w:hAnsi="Georgia"/>
          </w:rPr>
          <w:delText xml:space="preserve">locations </w:delText>
        </w:r>
      </w:del>
      <w:ins w:id="3" w:author="Jack Plummer" w:date="2024-03-21T09:48:00Z">
        <w:r w:rsidR="001502CE">
          <w:rPr>
            <w:rFonts w:ascii="Georgia" w:hAnsi="Georgia"/>
          </w:rPr>
          <w:t xml:space="preserve">localities </w:t>
        </w:r>
      </w:ins>
      <w:commentRangeEnd w:id="1"/>
      <w:ins w:id="4" w:author="Jack Plummer" w:date="2024-03-21T09:50:00Z">
        <w:r w:rsidR="001502CE">
          <w:rPr>
            <w:rStyle w:val="CommentReference"/>
          </w:rPr>
          <w:commentReference w:id="1"/>
        </w:r>
      </w:ins>
      <w:r>
        <w:rPr>
          <w:rFonts w:ascii="Georgia" w:hAnsi="Georgia"/>
        </w:rPr>
        <w:t xml:space="preserve">where the species occurs. The population of </w:t>
      </w:r>
      <w:commentRangeStart w:id="5"/>
      <w:del w:id="6" w:author="Jack Plummer" w:date="2024-03-21T09:50:00Z">
        <w:r w:rsidDel="001502CE">
          <w:rPr>
            <w:rStyle w:val="Emphasis"/>
            <w:rFonts w:ascii="Georgia" w:hAnsi="Georgia"/>
          </w:rPr>
          <w:delText>A. sempervirens</w:delText>
        </w:r>
      </w:del>
      <w:ins w:id="7" w:author="Jack Plummer" w:date="2024-03-21T09:50:00Z">
        <w:r w:rsidR="001502CE">
          <w:rPr>
            <w:rStyle w:val="Emphasis"/>
            <w:rFonts w:ascii="Georgia" w:hAnsi="Georgia"/>
            <w:i w:val="0"/>
            <w:iCs w:val="0"/>
          </w:rPr>
          <w:t>the species</w:t>
        </w:r>
      </w:ins>
      <w:r>
        <w:rPr>
          <w:rFonts w:ascii="Georgia" w:hAnsi="Georgia"/>
        </w:rPr>
        <w:t xml:space="preserve"> </w:t>
      </w:r>
      <w:commentRangeEnd w:id="5"/>
      <w:r w:rsidR="001502CE">
        <w:rPr>
          <w:rStyle w:val="CommentReference"/>
        </w:rPr>
        <w:commentReference w:id="5"/>
      </w:r>
      <w:r>
        <w:rPr>
          <w:rFonts w:ascii="Georgia" w:hAnsi="Georgia"/>
        </w:rPr>
        <w:t>is therefore estimated to be below 50, and for this reason it has been assessed as Critically Endangered.</w:t>
      </w:r>
      <w:commentRangeEnd w:id="0"/>
      <w:r>
        <w:rPr>
          <w:rStyle w:val="CommentReference"/>
        </w:rPr>
        <w:commentReference w:id="0"/>
      </w:r>
    </w:p>
    <w:p w14:paraId="59AF8619" w14:textId="77777777" w:rsidR="002A3F0D" w:rsidRDefault="002A3F0D">
      <w:pPr>
        <w:pStyle w:val="Heading1"/>
        <w:divId w:val="1497648568"/>
        <w:rPr>
          <w:rFonts w:ascii="Georgia" w:eastAsia="Times New Roman" w:hAnsi="Georgia"/>
          <w:sz w:val="29"/>
          <w:szCs w:val="29"/>
        </w:rPr>
      </w:pPr>
      <w:r>
        <w:rPr>
          <w:rFonts w:ascii="Georgia" w:eastAsia="Times New Roman" w:hAnsi="Georgia"/>
          <w:sz w:val="29"/>
          <w:szCs w:val="29"/>
        </w:rPr>
        <w:t>Distribution</w:t>
      </w:r>
    </w:p>
    <w:p w14:paraId="3DB8608C"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Geographic Range</w:t>
      </w:r>
    </w:p>
    <w:p w14:paraId="655CB12D" w14:textId="69241321" w:rsidR="002A3F0D" w:rsidRDefault="002A3F0D">
      <w:pPr>
        <w:pStyle w:val="NormalWeb"/>
        <w:divId w:val="1497648568"/>
        <w:rPr>
          <w:rFonts w:ascii="Georgia" w:hAnsi="Georgia"/>
        </w:rPr>
      </w:pPr>
      <w:r>
        <w:rPr>
          <w:rFonts w:ascii="Georgia" w:hAnsi="Georgia"/>
          <w:i/>
          <w:iCs/>
        </w:rPr>
        <w:br/>
      </w:r>
      <w:proofErr w:type="spellStart"/>
      <w:r>
        <w:rPr>
          <w:rStyle w:val="Emphasis"/>
          <w:rFonts w:ascii="Georgia" w:hAnsi="Georgia"/>
        </w:rPr>
        <w:t>A</w:t>
      </w:r>
      <w:del w:id="8" w:author="Jack Plummer" w:date="2024-03-21T09:52:00Z">
        <w:r w:rsidDel="001502CE">
          <w:rPr>
            <w:rStyle w:val="Emphasis"/>
            <w:rFonts w:ascii="Georgia" w:hAnsi="Georgia"/>
          </w:rPr>
          <w:delText>.</w:delText>
        </w:r>
      </w:del>
      <w:ins w:id="9" w:author="Jack Plummer" w:date="2024-03-21T09:52:00Z">
        <w:r w:rsidR="001502CE">
          <w:rPr>
            <w:rStyle w:val="Emphasis"/>
            <w:rFonts w:ascii="Georgia" w:hAnsi="Georgia"/>
          </w:rPr>
          <w:t>langium</w:t>
        </w:r>
      </w:ins>
      <w:proofErr w:type="spellEnd"/>
      <w:r>
        <w:rPr>
          <w:rStyle w:val="Emphasis"/>
          <w:rFonts w:ascii="Georgia" w:hAnsi="Georgia"/>
        </w:rPr>
        <w:t xml:space="preserve"> sempervirens</w:t>
      </w:r>
      <w:r>
        <w:rPr>
          <w:rFonts w:ascii="Georgia" w:hAnsi="Georgia"/>
        </w:rPr>
        <w:t xml:space="preserve"> is endemic to Thailand and has only been identified at one site, within the garden of the Faculty of Pharmaceutical Sciences, Chulalongkorn University, Bangkok, where it is believed to be remnant vegetation (de Wilde and </w:t>
      </w:r>
      <w:proofErr w:type="spellStart"/>
      <w:r>
        <w:rPr>
          <w:rFonts w:ascii="Georgia" w:hAnsi="Georgia"/>
        </w:rPr>
        <w:t>Duyfjes</w:t>
      </w:r>
      <w:proofErr w:type="spellEnd"/>
      <w:r>
        <w:rPr>
          <w:rFonts w:ascii="Georgia" w:hAnsi="Georgia"/>
        </w:rPr>
        <w:t xml:space="preserve"> 2016). The species</w:t>
      </w:r>
      <w:r>
        <w:rPr>
          <w:rStyle w:val="Emphasis"/>
          <w:rFonts w:ascii="Georgia" w:hAnsi="Georgia"/>
        </w:rPr>
        <w:t> </w:t>
      </w:r>
      <w:r>
        <w:rPr>
          <w:rFonts w:ascii="Georgia" w:hAnsi="Georgia"/>
        </w:rPr>
        <w:t xml:space="preserve">therefore has a </w:t>
      </w:r>
      <w:proofErr w:type="gramStart"/>
      <w:r>
        <w:rPr>
          <w:rFonts w:ascii="Georgia" w:hAnsi="Georgia"/>
        </w:rPr>
        <w:t>small estimated</w:t>
      </w:r>
      <w:proofErr w:type="gramEnd"/>
      <w:r>
        <w:rPr>
          <w:rFonts w:ascii="Georgia" w:hAnsi="Georgia"/>
        </w:rPr>
        <w:t xml:space="preserve"> area of occupancy (AOO) of 4km</w:t>
      </w:r>
      <w:r>
        <w:rPr>
          <w:rFonts w:ascii="Georgia" w:hAnsi="Georgia"/>
          <w:vertAlign w:val="superscript"/>
        </w:rPr>
        <w:t>2</w:t>
      </w:r>
      <w:r>
        <w:rPr>
          <w:rFonts w:ascii="Georgia" w:hAnsi="Georgia"/>
        </w:rPr>
        <w:t xml:space="preserve">. </w:t>
      </w:r>
      <w:ins w:id="10" w:author="Jack Plummer" w:date="2024-03-21T10:44:00Z">
        <w:r w:rsidR="00C14520">
          <w:rPr>
            <w:rFonts w:ascii="Georgia" w:hAnsi="Georgia"/>
          </w:rPr>
          <w:t xml:space="preserve">The </w:t>
        </w:r>
      </w:ins>
      <w:del w:id="11" w:author="Jack Plummer" w:date="2024-03-21T10:44:00Z">
        <w:r w:rsidDel="00C14520">
          <w:rPr>
            <w:rFonts w:ascii="Georgia" w:hAnsi="Georgia"/>
          </w:rPr>
          <w:delText>E</w:delText>
        </w:r>
      </w:del>
      <w:ins w:id="12" w:author="Jack Plummer" w:date="2024-03-21T10:44:00Z">
        <w:r w:rsidR="00C14520">
          <w:rPr>
            <w:rFonts w:ascii="Georgia" w:hAnsi="Georgia"/>
          </w:rPr>
          <w:t>e</w:t>
        </w:r>
      </w:ins>
      <w:r>
        <w:rPr>
          <w:rFonts w:ascii="Georgia" w:hAnsi="Georgia"/>
        </w:rPr>
        <w:t>xtent of occu</w:t>
      </w:r>
      <w:ins w:id="13" w:author="Jack Plummer" w:date="2024-03-21T10:44:00Z">
        <w:r w:rsidR="00C14520">
          <w:rPr>
            <w:rFonts w:ascii="Georgia" w:hAnsi="Georgia"/>
          </w:rPr>
          <w:t>rrence</w:t>
        </w:r>
      </w:ins>
      <w:del w:id="14" w:author="Jack Plummer" w:date="2024-03-21T10:44:00Z">
        <w:r w:rsidDel="00C14520">
          <w:rPr>
            <w:rFonts w:ascii="Georgia" w:hAnsi="Georgia"/>
          </w:rPr>
          <w:delText>pancy</w:delText>
        </w:r>
      </w:del>
      <w:r>
        <w:rPr>
          <w:rFonts w:ascii="Georgia" w:hAnsi="Georgia"/>
        </w:rPr>
        <w:t xml:space="preserve"> (EOO) </w:t>
      </w:r>
      <w:del w:id="15" w:author="Jack Plummer" w:date="2024-03-21T10:46:00Z">
        <w:r w:rsidDel="00C14520">
          <w:rPr>
            <w:rFonts w:ascii="Georgia" w:hAnsi="Georgia"/>
          </w:rPr>
          <w:delText>is also estimated to be</w:delText>
        </w:r>
      </w:del>
      <w:ins w:id="16" w:author="Jack Plummer" w:date="2024-03-21T10:46:00Z">
        <w:r w:rsidR="00C14520">
          <w:rPr>
            <w:rFonts w:ascii="Georgia" w:hAnsi="Georgia"/>
          </w:rPr>
          <w:t>has been equated to the min</w:t>
        </w:r>
      </w:ins>
      <w:ins w:id="17" w:author="Jack Plummer" w:date="2024-03-21T10:47:00Z">
        <w:r w:rsidR="00C14520">
          <w:rPr>
            <w:rFonts w:ascii="Georgia" w:hAnsi="Georgia"/>
          </w:rPr>
          <w:t>imal AOO value of</w:t>
        </w:r>
      </w:ins>
      <w:r>
        <w:rPr>
          <w:rFonts w:ascii="Georgia" w:hAnsi="Georgia"/>
        </w:rPr>
        <w:t xml:space="preserve"> 4</w:t>
      </w:r>
      <w:ins w:id="18" w:author="Jack Plummer" w:date="2024-03-21T10:44:00Z">
        <w:r w:rsidR="00C14520">
          <w:rPr>
            <w:rFonts w:ascii="Georgia" w:hAnsi="Georgia"/>
          </w:rPr>
          <w:t xml:space="preserve"> </w:t>
        </w:r>
      </w:ins>
      <w:r>
        <w:rPr>
          <w:rFonts w:ascii="Georgia" w:hAnsi="Georgia"/>
        </w:rPr>
        <w:t>km</w:t>
      </w:r>
      <w:r>
        <w:rPr>
          <w:rFonts w:ascii="Georgia" w:hAnsi="Georgia"/>
          <w:vertAlign w:val="superscript"/>
        </w:rPr>
        <w:t>2</w:t>
      </w:r>
      <w:r>
        <w:rPr>
          <w:rFonts w:ascii="Georgia" w:hAnsi="Georgia"/>
        </w:rPr>
        <w:t>. </w:t>
      </w:r>
      <w:commentRangeStart w:id="19"/>
      <w:r>
        <w:rPr>
          <w:rFonts w:ascii="Georgia" w:hAnsi="Georgia"/>
        </w:rPr>
        <w:t>The estimated values of AOO and EOO both meet the Critically Endangered threshold for criterion B, however because it is not possible to accurately predict if the distribution of </w:t>
      </w:r>
      <w:del w:id="20" w:author="Jack Plummer" w:date="2024-03-21T10:44:00Z">
        <w:r w:rsidDel="00C14520">
          <w:rPr>
            <w:rFonts w:ascii="Georgia" w:hAnsi="Georgia"/>
          </w:rPr>
          <w:delText xml:space="preserve"> </w:delText>
        </w:r>
      </w:del>
      <w:r>
        <w:rPr>
          <w:rFonts w:ascii="Georgia" w:hAnsi="Georgia"/>
        </w:rPr>
        <w:t xml:space="preserve">the species is currently experiencing </w:t>
      </w:r>
      <w:r>
        <w:rPr>
          <w:rFonts w:ascii="Georgia" w:hAnsi="Georgia"/>
        </w:rPr>
        <w:lastRenderedPageBreak/>
        <w:t xml:space="preserve">or will undergo continuing decline, it does not qualify for this criterion. As the species is part of the original vegetation it has presumably been maintained in the garden area for many decades, but if Chulalongkorn University were to decide to change the land-use or planting in the garden, it would lose its only known locality. It is not possible to accurately quantify these factors. It is therefore important to recognise that due to the species' very limited distribution, </w:t>
      </w:r>
      <w:r>
        <w:rPr>
          <w:rStyle w:val="Emphasis"/>
          <w:rFonts w:ascii="Georgia" w:hAnsi="Georgia"/>
        </w:rPr>
        <w:t>A. sempervirens</w:t>
      </w:r>
      <w:r>
        <w:rPr>
          <w:rFonts w:ascii="Georgia" w:hAnsi="Georgia"/>
        </w:rPr>
        <w:t xml:space="preserve"> is susceptible and any further reduction in its distribution would likely be detrimental.</w:t>
      </w:r>
      <w:commentRangeEnd w:id="19"/>
      <w:r w:rsidR="00AC4EAE">
        <w:rPr>
          <w:rStyle w:val="CommentReference"/>
        </w:rPr>
        <w:commentReference w:id="19"/>
      </w:r>
    </w:p>
    <w:p w14:paraId="3005EEC7"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85"/>
        <w:gridCol w:w="7325"/>
      </w:tblGrid>
      <w:tr w:rsidR="000E0C89" w14:paraId="2E104F91" w14:textId="77777777">
        <w:trPr>
          <w:divId w:val="1497648568"/>
          <w:tblCellSpacing w:w="15" w:type="dxa"/>
        </w:trPr>
        <w:tc>
          <w:tcPr>
            <w:tcW w:w="0" w:type="auto"/>
            <w:tcBorders>
              <w:bottom w:val="single" w:sz="6" w:space="0" w:color="000000"/>
            </w:tcBorders>
            <w:shd w:val="clear" w:color="auto" w:fill="BBBBBB"/>
            <w:vAlign w:val="center"/>
            <w:hideMark/>
          </w:tcPr>
          <w:p w14:paraId="6EA6238E"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76AEE190"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748037CB" w14:textId="77777777">
        <w:trPr>
          <w:divId w:val="1497648568"/>
          <w:tblCellSpacing w:w="15" w:type="dxa"/>
        </w:trPr>
        <w:tc>
          <w:tcPr>
            <w:tcW w:w="0" w:type="auto"/>
            <w:vAlign w:val="center"/>
            <w:hideMark/>
          </w:tcPr>
          <w:p w14:paraId="42C94A10" w14:textId="77777777" w:rsidR="002A3F0D" w:rsidRDefault="002A3F0D">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3F2B203A" w14:textId="76B44592" w:rsidR="002A3F0D" w:rsidRDefault="002A3F0D">
            <w:pPr>
              <w:spacing w:after="75"/>
              <w:rPr>
                <w:rFonts w:ascii="Georgia" w:eastAsia="Times New Roman" w:hAnsi="Georgia"/>
                <w:sz w:val="18"/>
                <w:szCs w:val="18"/>
              </w:rPr>
            </w:pPr>
            <w:r>
              <w:rPr>
                <w:rFonts w:ascii="Georgia" w:eastAsia="Times New Roman" w:hAnsi="Georgia"/>
                <w:sz w:val="18"/>
                <w:szCs w:val="18"/>
              </w:rPr>
              <w:t xml:space="preserve">AOO was estimated using the </w:t>
            </w:r>
            <w:del w:id="21" w:author="Jack Plummer" w:date="2024-03-21T10:45:00Z">
              <w:r w:rsidDel="00C14520">
                <w:rPr>
                  <w:rFonts w:ascii="Georgia" w:eastAsia="Times New Roman" w:hAnsi="Georgia"/>
                  <w:sz w:val="18"/>
                  <w:szCs w:val="18"/>
                </w:rPr>
                <w:delText xml:space="preserve">x2 </w:delText>
              </w:r>
            </w:del>
            <w:ins w:id="22" w:author="Jack Plummer" w:date="2024-03-21T10:45:00Z">
              <w:r w:rsidR="00C14520">
                <w:rPr>
                  <w:rFonts w:ascii="Georgia" w:eastAsia="Times New Roman" w:hAnsi="Georgia"/>
                  <w:sz w:val="18"/>
                  <w:szCs w:val="18"/>
                </w:rPr>
                <w:t xml:space="preserve">two </w:t>
              </w:r>
            </w:ins>
            <w:r>
              <w:rPr>
                <w:rFonts w:ascii="Georgia" w:eastAsia="Times New Roman" w:hAnsi="Georgia"/>
                <w:sz w:val="18"/>
                <w:szCs w:val="18"/>
              </w:rPr>
              <w:t>occurrence points available from GBIF and plotted on GeoCAT (Bachman et al., 2011) with a 2x2</w:t>
            </w:r>
            <w:ins w:id="23" w:author="Jack Plummer" w:date="2024-03-21T10:45:00Z">
              <w:r w:rsidR="00C14520">
                <w:rPr>
                  <w:rFonts w:ascii="Georgia" w:eastAsia="Times New Roman" w:hAnsi="Georgia"/>
                  <w:sz w:val="18"/>
                  <w:szCs w:val="18"/>
                </w:rPr>
                <w:t xml:space="preserve"> </w:t>
              </w:r>
            </w:ins>
            <w:r>
              <w:rPr>
                <w:rFonts w:ascii="Georgia" w:eastAsia="Times New Roman" w:hAnsi="Georgia"/>
                <w:sz w:val="18"/>
                <w:szCs w:val="18"/>
              </w:rPr>
              <w:t xml:space="preserve">km spatial scale. As both occurrence points were at the same site the AOO has therefore been estimated based on the minimum spatial resolution of the GeoCAT map. </w:t>
            </w:r>
            <w:proofErr w:type="gramStart"/>
            <w:r>
              <w:rPr>
                <w:rFonts w:ascii="Georgia" w:eastAsia="Times New Roman" w:hAnsi="Georgia"/>
                <w:sz w:val="18"/>
                <w:szCs w:val="18"/>
              </w:rPr>
              <w:t>However</w:t>
            </w:r>
            <w:proofErr w:type="gramEnd"/>
            <w:r>
              <w:rPr>
                <w:rFonts w:ascii="Georgia" w:eastAsia="Times New Roman" w:hAnsi="Georgia"/>
                <w:sz w:val="18"/>
                <w:szCs w:val="18"/>
              </w:rPr>
              <w:t xml:space="preserve"> the garden is small and in an urban centre (sum of all areas containing trees surrounding faculty building on Google Earth Pro = 1.65km2).</w:t>
            </w:r>
          </w:p>
        </w:tc>
      </w:tr>
    </w:tbl>
    <w:p w14:paraId="75E96812" w14:textId="77777777" w:rsidR="002A3F0D" w:rsidRDefault="002A3F0D">
      <w:pPr>
        <w:divId w:val="149764856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67"/>
        <w:gridCol w:w="894"/>
        <w:gridCol w:w="6349"/>
      </w:tblGrid>
      <w:tr w:rsidR="00C14520" w14:paraId="4478C8EA" w14:textId="77777777">
        <w:trPr>
          <w:divId w:val="1497648568"/>
          <w:tblCellSpacing w:w="15" w:type="dxa"/>
        </w:trPr>
        <w:tc>
          <w:tcPr>
            <w:tcW w:w="0" w:type="auto"/>
            <w:tcBorders>
              <w:bottom w:val="single" w:sz="6" w:space="0" w:color="000000"/>
            </w:tcBorders>
            <w:shd w:val="clear" w:color="auto" w:fill="BBBBBB"/>
            <w:vAlign w:val="center"/>
            <w:hideMark/>
          </w:tcPr>
          <w:p w14:paraId="164A6829"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3F8ABCD8"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87B7D0A"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C14520" w14:paraId="3AD21C38" w14:textId="77777777">
        <w:trPr>
          <w:divId w:val="1497648568"/>
          <w:tblCellSpacing w:w="15" w:type="dxa"/>
        </w:trPr>
        <w:tc>
          <w:tcPr>
            <w:tcW w:w="0" w:type="auto"/>
            <w:vAlign w:val="center"/>
            <w:hideMark/>
          </w:tcPr>
          <w:p w14:paraId="68C0A281"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127257A"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D58167" w14:textId="121B743C" w:rsidR="002A3F0D" w:rsidRDefault="002A3F0D">
            <w:pPr>
              <w:spacing w:after="75"/>
              <w:rPr>
                <w:rFonts w:ascii="Georgia" w:eastAsia="Times New Roman" w:hAnsi="Georgia"/>
                <w:sz w:val="18"/>
                <w:szCs w:val="18"/>
              </w:rPr>
            </w:pPr>
            <w:r>
              <w:rPr>
                <w:rFonts w:ascii="Georgia" w:eastAsia="Times New Roman" w:hAnsi="Georgia"/>
                <w:sz w:val="18"/>
                <w:szCs w:val="18"/>
              </w:rPr>
              <w:t>It is not possible to determine whether the AOO will continue to decline. Taxa are part of original vegetation and have presumably been maintained in garden area for many decades but if land owners decided to change land-use</w:t>
            </w:r>
            <w:ins w:id="24" w:author="Jack Plummer" w:date="2024-03-21T10:45:00Z">
              <w:r w:rsidR="00C14520">
                <w:rPr>
                  <w:rFonts w:ascii="Georgia" w:eastAsia="Times New Roman" w:hAnsi="Georgia"/>
                  <w:sz w:val="18"/>
                  <w:szCs w:val="18"/>
                </w:rPr>
                <w:t>, there could be an immediate decline</w:t>
              </w:r>
            </w:ins>
            <w:del w:id="25" w:author="Jack Plummer" w:date="2024-03-21T10:45:00Z">
              <w:r w:rsidDel="00C14520">
                <w:rPr>
                  <w:rFonts w:ascii="Georgia" w:eastAsia="Times New Roman" w:hAnsi="Georgia"/>
                  <w:sz w:val="18"/>
                  <w:szCs w:val="18"/>
                </w:rPr>
                <w:delText xml:space="preserve"> or what is planted in garden then taxa would lose only remaining geographical site</w:delText>
              </w:r>
            </w:del>
            <w:r>
              <w:rPr>
                <w:rFonts w:ascii="Georgia" w:eastAsia="Times New Roman" w:hAnsi="Georgia"/>
                <w:sz w:val="18"/>
                <w:szCs w:val="18"/>
              </w:rPr>
              <w:t>.</w:t>
            </w:r>
          </w:p>
        </w:tc>
      </w:tr>
    </w:tbl>
    <w:p w14:paraId="299154FB" w14:textId="77777777" w:rsidR="002A3F0D" w:rsidRDefault="002A3F0D">
      <w:pPr>
        <w:divId w:val="149764856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24"/>
        <w:gridCol w:w="5586"/>
      </w:tblGrid>
      <w:tr w:rsidR="000E0C89" w14:paraId="54595D22" w14:textId="77777777">
        <w:trPr>
          <w:divId w:val="1497648568"/>
          <w:tblCellSpacing w:w="15" w:type="dxa"/>
        </w:trPr>
        <w:tc>
          <w:tcPr>
            <w:tcW w:w="0" w:type="auto"/>
            <w:tcBorders>
              <w:bottom w:val="single" w:sz="6" w:space="0" w:color="000000"/>
            </w:tcBorders>
            <w:shd w:val="clear" w:color="auto" w:fill="BBBBBB"/>
            <w:vAlign w:val="center"/>
            <w:hideMark/>
          </w:tcPr>
          <w:p w14:paraId="4775E358"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109F8FB9"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6FC72B1F" w14:textId="77777777">
        <w:trPr>
          <w:divId w:val="1497648568"/>
          <w:tblCellSpacing w:w="15" w:type="dxa"/>
        </w:trPr>
        <w:tc>
          <w:tcPr>
            <w:tcW w:w="0" w:type="auto"/>
            <w:vAlign w:val="center"/>
            <w:hideMark/>
          </w:tcPr>
          <w:p w14:paraId="0356D2A6" w14:textId="77777777" w:rsidR="002A3F0D" w:rsidRDefault="002A3F0D">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4DBCFFF" w14:textId="715EFDD6" w:rsidR="002A3F0D" w:rsidRDefault="002A3F0D">
            <w:pPr>
              <w:spacing w:after="75"/>
              <w:rPr>
                <w:rFonts w:ascii="Georgia" w:eastAsia="Times New Roman" w:hAnsi="Georgia"/>
                <w:sz w:val="18"/>
                <w:szCs w:val="18"/>
              </w:rPr>
            </w:pPr>
            <w:r>
              <w:rPr>
                <w:rFonts w:ascii="Georgia" w:eastAsia="Times New Roman" w:hAnsi="Georgia"/>
                <w:sz w:val="18"/>
                <w:szCs w:val="18"/>
              </w:rPr>
              <w:t xml:space="preserve">Very unlikely as only known </w:t>
            </w:r>
            <w:del w:id="26" w:author="Jack Plummer" w:date="2024-03-21T10:56:00Z">
              <w:r w:rsidDel="00AC4EAE">
                <w:rPr>
                  <w:rFonts w:ascii="Georgia" w:eastAsia="Times New Roman" w:hAnsi="Georgia"/>
                  <w:sz w:val="18"/>
                  <w:szCs w:val="18"/>
                </w:rPr>
                <w:delText xml:space="preserve">location </w:delText>
              </w:r>
            </w:del>
            <w:ins w:id="27" w:author="Jack Plummer" w:date="2024-03-21T10:56:00Z">
              <w:r w:rsidR="00AC4EAE">
                <w:rPr>
                  <w:rFonts w:ascii="Georgia" w:eastAsia="Times New Roman" w:hAnsi="Georgia"/>
                  <w:sz w:val="18"/>
                  <w:szCs w:val="18"/>
                </w:rPr>
                <w:t xml:space="preserve">site </w:t>
              </w:r>
            </w:ins>
            <w:r>
              <w:rPr>
                <w:rFonts w:ascii="Georgia" w:eastAsia="Times New Roman" w:hAnsi="Georgia"/>
                <w:sz w:val="18"/>
                <w:szCs w:val="18"/>
              </w:rPr>
              <w:t>is a maintained garden and tax</w:t>
            </w:r>
            <w:ins w:id="28" w:author="Jack Plummer" w:date="2024-03-21T10:55:00Z">
              <w:r w:rsidR="00AC4EAE">
                <w:rPr>
                  <w:rFonts w:ascii="Georgia" w:eastAsia="Times New Roman" w:hAnsi="Georgia"/>
                  <w:sz w:val="18"/>
                  <w:szCs w:val="18"/>
                </w:rPr>
                <w:t>on is</w:t>
              </w:r>
            </w:ins>
            <w:del w:id="29" w:author="Jack Plummer" w:date="2024-03-21T10:55:00Z">
              <w:r w:rsidDel="00AC4EAE">
                <w:rPr>
                  <w:rFonts w:ascii="Georgia" w:eastAsia="Times New Roman" w:hAnsi="Georgia"/>
                  <w:sz w:val="18"/>
                  <w:szCs w:val="18"/>
                </w:rPr>
                <w:delText>a are</w:delText>
              </w:r>
            </w:del>
            <w:r>
              <w:rPr>
                <w:rFonts w:ascii="Georgia" w:eastAsia="Times New Roman" w:hAnsi="Georgia"/>
                <w:sz w:val="18"/>
                <w:szCs w:val="18"/>
              </w:rPr>
              <w:t xml:space="preserve"> a species of tree.</w:t>
            </w:r>
          </w:p>
        </w:tc>
      </w:tr>
    </w:tbl>
    <w:p w14:paraId="46CE3B06"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03"/>
        <w:gridCol w:w="2435"/>
        <w:gridCol w:w="4372"/>
      </w:tblGrid>
      <w:tr w:rsidR="000E0C89" w14:paraId="1EC86490" w14:textId="77777777">
        <w:trPr>
          <w:divId w:val="1497648568"/>
          <w:tblCellSpacing w:w="15" w:type="dxa"/>
        </w:trPr>
        <w:tc>
          <w:tcPr>
            <w:tcW w:w="0" w:type="auto"/>
            <w:tcBorders>
              <w:bottom w:val="single" w:sz="6" w:space="0" w:color="000000"/>
            </w:tcBorders>
            <w:shd w:val="clear" w:color="auto" w:fill="BBBBBB"/>
            <w:vAlign w:val="center"/>
            <w:hideMark/>
          </w:tcPr>
          <w:p w14:paraId="70BB2B45"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5777EAF4"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2E7D7A45"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033DCDAA" w14:textId="77777777">
        <w:trPr>
          <w:divId w:val="1497648568"/>
          <w:tblCellSpacing w:w="15" w:type="dxa"/>
        </w:trPr>
        <w:tc>
          <w:tcPr>
            <w:tcW w:w="0" w:type="auto"/>
            <w:vAlign w:val="center"/>
            <w:hideMark/>
          </w:tcPr>
          <w:p w14:paraId="08C6A455" w14:textId="77777777" w:rsidR="002A3F0D" w:rsidRDefault="002A3F0D">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79B1750"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3DA2803" w14:textId="67EBB27B" w:rsidR="002A3F0D" w:rsidRDefault="002A3F0D">
            <w:pPr>
              <w:spacing w:after="75"/>
              <w:rPr>
                <w:rFonts w:ascii="Georgia" w:eastAsia="Times New Roman" w:hAnsi="Georgia"/>
                <w:sz w:val="18"/>
                <w:szCs w:val="18"/>
              </w:rPr>
            </w:pPr>
            <w:r>
              <w:rPr>
                <w:rFonts w:ascii="Georgia" w:eastAsia="Times New Roman" w:hAnsi="Georgia"/>
                <w:sz w:val="18"/>
                <w:szCs w:val="18"/>
              </w:rPr>
              <w:t>A value of 4km2 has been estimated as this is the minimum spatial resolution of the AOO and the tax</w:t>
            </w:r>
            <w:ins w:id="30" w:author="Jack Plummer" w:date="2024-03-21T10:55:00Z">
              <w:r w:rsidR="00AC4EAE">
                <w:rPr>
                  <w:rFonts w:ascii="Georgia" w:eastAsia="Times New Roman" w:hAnsi="Georgia"/>
                  <w:sz w:val="18"/>
                  <w:szCs w:val="18"/>
                </w:rPr>
                <w:t>on</w:t>
              </w:r>
            </w:ins>
            <w:del w:id="31" w:author="Jack Plummer" w:date="2024-03-21T10:55:00Z">
              <w:r w:rsidDel="00AC4EAE">
                <w:rPr>
                  <w:rFonts w:ascii="Georgia" w:eastAsia="Times New Roman" w:hAnsi="Georgia"/>
                  <w:sz w:val="18"/>
                  <w:szCs w:val="18"/>
                </w:rPr>
                <w:delText>a</w:delText>
              </w:r>
            </w:del>
            <w:r>
              <w:rPr>
                <w:rFonts w:ascii="Georgia" w:eastAsia="Times New Roman" w:hAnsi="Georgia"/>
                <w:sz w:val="18"/>
                <w:szCs w:val="18"/>
              </w:rPr>
              <w:t xml:space="preserve"> is only present </w:t>
            </w:r>
            <w:ins w:id="32" w:author="Jack Plummer" w:date="2024-03-21T10:55:00Z">
              <w:r w:rsidR="00AC4EAE">
                <w:rPr>
                  <w:rFonts w:ascii="Georgia" w:eastAsia="Times New Roman" w:hAnsi="Georgia"/>
                  <w:sz w:val="18"/>
                  <w:szCs w:val="18"/>
                </w:rPr>
                <w:t>at</w:t>
              </w:r>
            </w:ins>
            <w:del w:id="33" w:author="Jack Plummer" w:date="2024-03-21T10:55:00Z">
              <w:r w:rsidDel="00AC4EAE">
                <w:rPr>
                  <w:rFonts w:ascii="Georgia" w:eastAsia="Times New Roman" w:hAnsi="Georgia"/>
                  <w:sz w:val="18"/>
                  <w:szCs w:val="18"/>
                </w:rPr>
                <w:delText>in</w:delText>
              </w:r>
            </w:del>
            <w:r>
              <w:rPr>
                <w:rFonts w:ascii="Georgia" w:eastAsia="Times New Roman" w:hAnsi="Georgia"/>
                <w:sz w:val="18"/>
                <w:szCs w:val="18"/>
              </w:rPr>
              <w:t xml:space="preserve"> one site.</w:t>
            </w:r>
          </w:p>
        </w:tc>
      </w:tr>
    </w:tbl>
    <w:p w14:paraId="7507ACAD" w14:textId="77777777" w:rsidR="002A3F0D" w:rsidRDefault="002A3F0D">
      <w:pPr>
        <w:divId w:val="149764856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01"/>
        <w:gridCol w:w="894"/>
        <w:gridCol w:w="5015"/>
      </w:tblGrid>
      <w:tr w:rsidR="000E0C89" w14:paraId="2BB4E9BE" w14:textId="77777777">
        <w:trPr>
          <w:divId w:val="1497648568"/>
          <w:tblCellSpacing w:w="15" w:type="dxa"/>
        </w:trPr>
        <w:tc>
          <w:tcPr>
            <w:tcW w:w="0" w:type="auto"/>
            <w:tcBorders>
              <w:bottom w:val="single" w:sz="6" w:space="0" w:color="000000"/>
            </w:tcBorders>
            <w:shd w:val="clear" w:color="auto" w:fill="BBBBBB"/>
            <w:vAlign w:val="center"/>
            <w:hideMark/>
          </w:tcPr>
          <w:p w14:paraId="42785259"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1CFC07A9"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BBEA462"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4F255258" w14:textId="77777777">
        <w:trPr>
          <w:divId w:val="1497648568"/>
          <w:tblCellSpacing w:w="15" w:type="dxa"/>
        </w:trPr>
        <w:tc>
          <w:tcPr>
            <w:tcW w:w="0" w:type="auto"/>
            <w:vAlign w:val="center"/>
            <w:hideMark/>
          </w:tcPr>
          <w:p w14:paraId="5677E2F5"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04AAF0A"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C29EAE6"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Unable to accurately project as EOO value is estimated from AOO, and EOO already very restricted.</w:t>
            </w:r>
          </w:p>
        </w:tc>
      </w:tr>
    </w:tbl>
    <w:p w14:paraId="65D4DD2C" w14:textId="77777777" w:rsidR="002A3F0D" w:rsidRDefault="002A3F0D">
      <w:pPr>
        <w:divId w:val="149764856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00"/>
        <w:gridCol w:w="4510"/>
      </w:tblGrid>
      <w:tr w:rsidR="000E0C89" w14:paraId="7CAF3FFC" w14:textId="77777777">
        <w:trPr>
          <w:divId w:val="1497648568"/>
          <w:tblCellSpacing w:w="15" w:type="dxa"/>
        </w:trPr>
        <w:tc>
          <w:tcPr>
            <w:tcW w:w="0" w:type="auto"/>
            <w:tcBorders>
              <w:bottom w:val="single" w:sz="6" w:space="0" w:color="000000"/>
            </w:tcBorders>
            <w:shd w:val="clear" w:color="auto" w:fill="BBBBBB"/>
            <w:vAlign w:val="center"/>
            <w:hideMark/>
          </w:tcPr>
          <w:p w14:paraId="3235CDB5"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552161BC"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2160BAC5" w14:textId="77777777">
        <w:trPr>
          <w:divId w:val="1497648568"/>
          <w:tblCellSpacing w:w="15" w:type="dxa"/>
        </w:trPr>
        <w:tc>
          <w:tcPr>
            <w:tcW w:w="0" w:type="auto"/>
            <w:vAlign w:val="center"/>
            <w:hideMark/>
          </w:tcPr>
          <w:p w14:paraId="6A36ACD1" w14:textId="77777777" w:rsidR="002A3F0D" w:rsidRDefault="002A3F0D">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E90BAF2" w14:textId="1A941555" w:rsidR="002A3F0D" w:rsidRDefault="002A3F0D">
            <w:pPr>
              <w:spacing w:after="75"/>
              <w:rPr>
                <w:rFonts w:ascii="Georgia" w:eastAsia="Times New Roman" w:hAnsi="Georgia"/>
                <w:sz w:val="18"/>
                <w:szCs w:val="18"/>
              </w:rPr>
            </w:pPr>
            <w:r>
              <w:rPr>
                <w:rFonts w:ascii="Georgia" w:eastAsia="Times New Roman" w:hAnsi="Georgia"/>
                <w:sz w:val="18"/>
                <w:szCs w:val="18"/>
              </w:rPr>
              <w:t xml:space="preserve">Unlikely as only </w:t>
            </w:r>
            <w:del w:id="34" w:author="Jack Plummer" w:date="2024-03-21T10:55:00Z">
              <w:r w:rsidDel="00AC4EAE">
                <w:rPr>
                  <w:rFonts w:ascii="Georgia" w:eastAsia="Times New Roman" w:hAnsi="Georgia"/>
                  <w:sz w:val="18"/>
                  <w:szCs w:val="18"/>
                </w:rPr>
                <w:delText xml:space="preserve">location </w:delText>
              </w:r>
            </w:del>
            <w:ins w:id="35" w:author="Jack Plummer" w:date="2024-03-21T10:55:00Z">
              <w:r w:rsidR="00AC4EAE">
                <w:rPr>
                  <w:rFonts w:ascii="Georgia" w:eastAsia="Times New Roman" w:hAnsi="Georgia"/>
                  <w:sz w:val="18"/>
                  <w:szCs w:val="18"/>
                </w:rPr>
                <w:t xml:space="preserve">known site </w:t>
              </w:r>
            </w:ins>
            <w:r>
              <w:rPr>
                <w:rFonts w:ascii="Georgia" w:eastAsia="Times New Roman" w:hAnsi="Georgia"/>
                <w:sz w:val="18"/>
                <w:szCs w:val="18"/>
              </w:rPr>
              <w:t>is a maintained garden.</w:t>
            </w:r>
          </w:p>
        </w:tc>
      </w:tr>
    </w:tbl>
    <w:p w14:paraId="16E9DDC7"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20"/>
        <w:gridCol w:w="7390"/>
      </w:tblGrid>
      <w:tr w:rsidR="000E0C89" w14:paraId="05F61D83" w14:textId="77777777">
        <w:trPr>
          <w:divId w:val="1497648568"/>
          <w:tblCellSpacing w:w="15" w:type="dxa"/>
        </w:trPr>
        <w:tc>
          <w:tcPr>
            <w:tcW w:w="0" w:type="auto"/>
            <w:tcBorders>
              <w:bottom w:val="single" w:sz="6" w:space="0" w:color="000000"/>
            </w:tcBorders>
            <w:shd w:val="clear" w:color="auto" w:fill="BBBBBB"/>
            <w:vAlign w:val="center"/>
            <w:hideMark/>
          </w:tcPr>
          <w:p w14:paraId="24EDD657"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lastRenderedPageBreak/>
              <w:t>Number of Locations</w:t>
            </w:r>
          </w:p>
        </w:tc>
        <w:tc>
          <w:tcPr>
            <w:tcW w:w="0" w:type="auto"/>
            <w:tcBorders>
              <w:bottom w:val="single" w:sz="6" w:space="0" w:color="000000"/>
            </w:tcBorders>
            <w:shd w:val="clear" w:color="auto" w:fill="BBBBBB"/>
            <w:vAlign w:val="center"/>
            <w:hideMark/>
          </w:tcPr>
          <w:p w14:paraId="5344802D"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509B72EF" w14:textId="77777777">
        <w:trPr>
          <w:divId w:val="1497648568"/>
          <w:tblCellSpacing w:w="15" w:type="dxa"/>
        </w:trPr>
        <w:tc>
          <w:tcPr>
            <w:tcW w:w="0" w:type="auto"/>
            <w:vAlign w:val="center"/>
            <w:hideMark/>
          </w:tcPr>
          <w:p w14:paraId="4DD6D1ED" w14:textId="77777777" w:rsidR="002A3F0D" w:rsidRDefault="002A3F0D">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454058CC" w14:textId="77777777" w:rsidR="002A3F0D" w:rsidRDefault="002A3F0D">
            <w:pPr>
              <w:spacing w:after="75"/>
              <w:rPr>
                <w:rFonts w:ascii="Georgia" w:eastAsia="Times New Roman" w:hAnsi="Georgia"/>
                <w:sz w:val="18"/>
                <w:szCs w:val="18"/>
              </w:rPr>
            </w:pPr>
            <w:r>
              <w:rPr>
                <w:rFonts w:ascii="Georgia" w:eastAsia="Times New Roman" w:hAnsi="Georgia"/>
                <w:sz w:val="18"/>
                <w:szCs w:val="18"/>
              </w:rPr>
              <w:t xml:space="preserve">Data obtained from protologue (de Wilde and </w:t>
            </w:r>
            <w:proofErr w:type="spellStart"/>
            <w:r>
              <w:rPr>
                <w:rFonts w:ascii="Georgia" w:eastAsia="Times New Roman" w:hAnsi="Georgia"/>
                <w:sz w:val="18"/>
                <w:szCs w:val="18"/>
              </w:rPr>
              <w:t>Duyfjes</w:t>
            </w:r>
            <w:proofErr w:type="spellEnd"/>
            <w:r>
              <w:rPr>
                <w:rFonts w:ascii="Georgia" w:eastAsia="Times New Roman" w:hAnsi="Georgia"/>
                <w:sz w:val="18"/>
                <w:szCs w:val="18"/>
              </w:rPr>
              <w:t xml:space="preserve"> 2016) and GBIF occurrence points (https://doi.org/10.15468/dl.aedmar). </w:t>
            </w:r>
          </w:p>
        </w:tc>
      </w:tr>
    </w:tbl>
    <w:p w14:paraId="76951915" w14:textId="77777777" w:rsidR="002A3F0D" w:rsidRDefault="002A3F0D">
      <w:pPr>
        <w:divId w:val="149764856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47"/>
        <w:gridCol w:w="894"/>
        <w:gridCol w:w="6169"/>
      </w:tblGrid>
      <w:tr w:rsidR="000E0C89" w14:paraId="3AF2A026" w14:textId="77777777">
        <w:trPr>
          <w:divId w:val="1497648568"/>
          <w:tblCellSpacing w:w="15" w:type="dxa"/>
        </w:trPr>
        <w:tc>
          <w:tcPr>
            <w:tcW w:w="0" w:type="auto"/>
            <w:tcBorders>
              <w:bottom w:val="single" w:sz="6" w:space="0" w:color="000000"/>
            </w:tcBorders>
            <w:shd w:val="clear" w:color="auto" w:fill="BBBBBB"/>
            <w:vAlign w:val="center"/>
            <w:hideMark/>
          </w:tcPr>
          <w:p w14:paraId="50F027CC"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2833AFFA"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1F2CEC1"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28D3E991" w14:textId="77777777">
        <w:trPr>
          <w:divId w:val="1497648568"/>
          <w:tblCellSpacing w:w="15" w:type="dxa"/>
        </w:trPr>
        <w:tc>
          <w:tcPr>
            <w:tcW w:w="0" w:type="auto"/>
            <w:vAlign w:val="center"/>
            <w:hideMark/>
          </w:tcPr>
          <w:p w14:paraId="08F6AA13"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9E74D53"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98E72B9" w14:textId="14747E20" w:rsidR="002A3F0D" w:rsidRDefault="002A3F0D">
            <w:pPr>
              <w:spacing w:after="75"/>
              <w:rPr>
                <w:rFonts w:ascii="Georgia" w:eastAsia="Times New Roman" w:hAnsi="Georgia"/>
                <w:sz w:val="18"/>
                <w:szCs w:val="18"/>
              </w:rPr>
            </w:pPr>
            <w:r>
              <w:rPr>
                <w:rFonts w:ascii="Georgia" w:eastAsia="Times New Roman" w:hAnsi="Georgia"/>
                <w:sz w:val="18"/>
                <w:szCs w:val="18"/>
              </w:rPr>
              <w:t xml:space="preserve">It is not possible to determine whether the </w:t>
            </w:r>
            <w:del w:id="36" w:author="Jack Plummer" w:date="2024-03-21T10:56:00Z">
              <w:r w:rsidDel="00AC4EAE">
                <w:rPr>
                  <w:rFonts w:ascii="Georgia" w:eastAsia="Times New Roman" w:hAnsi="Georgia"/>
                  <w:sz w:val="18"/>
                  <w:szCs w:val="18"/>
                </w:rPr>
                <w:delText xml:space="preserve">the </w:delText>
              </w:r>
            </w:del>
            <w:r>
              <w:rPr>
                <w:rFonts w:ascii="Georgia" w:eastAsia="Times New Roman" w:hAnsi="Georgia"/>
                <w:sz w:val="18"/>
                <w:szCs w:val="18"/>
              </w:rPr>
              <w:t>number of locations will continue to decline. As there is only one known location and it is in a densely urban centre, the location could</w:t>
            </w:r>
            <w:del w:id="37" w:author="Jack Plummer" w:date="2024-03-21T10:56:00Z">
              <w:r w:rsidDel="00AC4EAE">
                <w:rPr>
                  <w:rFonts w:ascii="Georgia" w:eastAsia="Times New Roman" w:hAnsi="Georgia"/>
                  <w:sz w:val="18"/>
                  <w:szCs w:val="18"/>
                </w:rPr>
                <w:delText xml:space="preserve"> be</w:delText>
              </w:r>
            </w:del>
            <w:r>
              <w:rPr>
                <w:rFonts w:ascii="Georgia" w:eastAsia="Times New Roman" w:hAnsi="Georgia"/>
                <w:sz w:val="18"/>
                <w:szCs w:val="18"/>
              </w:rPr>
              <w:t xml:space="preserve"> potentially be at risk from further development. </w:t>
            </w:r>
          </w:p>
        </w:tc>
      </w:tr>
    </w:tbl>
    <w:p w14:paraId="64B428A7" w14:textId="77777777" w:rsidR="002A3F0D" w:rsidRDefault="002A3F0D">
      <w:pPr>
        <w:divId w:val="149764856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66"/>
        <w:gridCol w:w="6344"/>
      </w:tblGrid>
      <w:tr w:rsidR="000E0C89" w14:paraId="4C5AFD8E" w14:textId="77777777">
        <w:trPr>
          <w:divId w:val="1497648568"/>
          <w:tblCellSpacing w:w="15" w:type="dxa"/>
        </w:trPr>
        <w:tc>
          <w:tcPr>
            <w:tcW w:w="0" w:type="auto"/>
            <w:tcBorders>
              <w:bottom w:val="single" w:sz="6" w:space="0" w:color="000000"/>
            </w:tcBorders>
            <w:shd w:val="clear" w:color="auto" w:fill="BBBBBB"/>
            <w:vAlign w:val="center"/>
            <w:hideMark/>
          </w:tcPr>
          <w:p w14:paraId="6E888BB9"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Extreme fluctuations in the number of locations</w:t>
            </w:r>
          </w:p>
        </w:tc>
        <w:tc>
          <w:tcPr>
            <w:tcW w:w="0" w:type="auto"/>
            <w:tcBorders>
              <w:bottom w:val="single" w:sz="6" w:space="0" w:color="000000"/>
            </w:tcBorders>
            <w:shd w:val="clear" w:color="auto" w:fill="BBBBBB"/>
            <w:vAlign w:val="center"/>
            <w:hideMark/>
          </w:tcPr>
          <w:p w14:paraId="0765181E"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547F0362" w14:textId="77777777">
        <w:trPr>
          <w:divId w:val="1497648568"/>
          <w:tblCellSpacing w:w="15" w:type="dxa"/>
        </w:trPr>
        <w:tc>
          <w:tcPr>
            <w:tcW w:w="0" w:type="auto"/>
            <w:vAlign w:val="center"/>
            <w:hideMark/>
          </w:tcPr>
          <w:p w14:paraId="59BE1570" w14:textId="77777777" w:rsidR="002A3F0D" w:rsidRDefault="002A3F0D">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C495642" w14:textId="54B0CA6F" w:rsidR="002A3F0D" w:rsidRDefault="002A3F0D">
            <w:pPr>
              <w:spacing w:after="75"/>
              <w:rPr>
                <w:rFonts w:ascii="Georgia" w:eastAsia="Times New Roman" w:hAnsi="Georgia"/>
                <w:sz w:val="18"/>
                <w:szCs w:val="18"/>
              </w:rPr>
            </w:pPr>
            <w:r>
              <w:rPr>
                <w:rFonts w:ascii="Georgia" w:eastAsia="Times New Roman" w:hAnsi="Georgia"/>
                <w:sz w:val="18"/>
                <w:szCs w:val="18"/>
              </w:rPr>
              <w:t>Tax</w:t>
            </w:r>
            <w:ins w:id="38" w:author="Jack Plummer" w:date="2024-03-21T10:56:00Z">
              <w:r w:rsidR="00AC4EAE">
                <w:rPr>
                  <w:rFonts w:ascii="Georgia" w:eastAsia="Times New Roman" w:hAnsi="Georgia"/>
                  <w:sz w:val="18"/>
                  <w:szCs w:val="18"/>
                </w:rPr>
                <w:t>on</w:t>
              </w:r>
            </w:ins>
            <w:del w:id="39" w:author="Jack Plummer" w:date="2024-03-21T10:56:00Z">
              <w:r w:rsidDel="00AC4EAE">
                <w:rPr>
                  <w:rFonts w:ascii="Georgia" w:eastAsia="Times New Roman" w:hAnsi="Georgia"/>
                  <w:sz w:val="18"/>
                  <w:szCs w:val="18"/>
                </w:rPr>
                <w:delText>a</w:delText>
              </w:r>
            </w:del>
            <w:r>
              <w:rPr>
                <w:rFonts w:ascii="Georgia" w:eastAsia="Times New Roman" w:hAnsi="Georgia"/>
                <w:sz w:val="18"/>
                <w:szCs w:val="18"/>
              </w:rPr>
              <w:t xml:space="preserve"> has presumably only been present in this one location for several decades as </w:t>
            </w:r>
            <w:ins w:id="40" w:author="Jack Plummer" w:date="2024-03-21T10:56:00Z">
              <w:r w:rsidR="00AC4EAE">
                <w:rPr>
                  <w:rFonts w:ascii="Georgia" w:eastAsia="Times New Roman" w:hAnsi="Georgia"/>
                  <w:sz w:val="18"/>
                  <w:szCs w:val="18"/>
                </w:rPr>
                <w:t xml:space="preserve">it </w:t>
              </w:r>
            </w:ins>
            <w:r>
              <w:rPr>
                <w:rFonts w:ascii="Georgia" w:eastAsia="Times New Roman" w:hAnsi="Georgia"/>
                <w:sz w:val="18"/>
                <w:szCs w:val="18"/>
              </w:rPr>
              <w:t>has not been observed in any botanical surveys</w:t>
            </w:r>
            <w:del w:id="41" w:author="Jack Plummer" w:date="2024-03-21T10:56:00Z">
              <w:r w:rsidDel="00AC4EAE">
                <w:rPr>
                  <w:rFonts w:ascii="Georgia" w:eastAsia="Times New Roman" w:hAnsi="Georgia"/>
                  <w:sz w:val="18"/>
                  <w:szCs w:val="18"/>
                </w:rPr>
                <w:delText>, except species protologue</w:delText>
              </w:r>
            </w:del>
            <w:r>
              <w:rPr>
                <w:rFonts w:ascii="Georgia" w:eastAsia="Times New Roman" w:hAnsi="Georgia"/>
                <w:sz w:val="18"/>
                <w:szCs w:val="18"/>
              </w:rPr>
              <w:t>.</w:t>
            </w:r>
          </w:p>
        </w:tc>
      </w:tr>
    </w:tbl>
    <w:p w14:paraId="27B1A58A"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43"/>
        <w:gridCol w:w="5467"/>
      </w:tblGrid>
      <w:tr w:rsidR="00AC4EAE" w14:paraId="4B65F398" w14:textId="77777777">
        <w:trPr>
          <w:divId w:val="1497648568"/>
          <w:tblCellSpacing w:w="15" w:type="dxa"/>
        </w:trPr>
        <w:tc>
          <w:tcPr>
            <w:tcW w:w="0" w:type="auto"/>
            <w:tcBorders>
              <w:bottom w:val="single" w:sz="6" w:space="0" w:color="000000"/>
            </w:tcBorders>
            <w:shd w:val="clear" w:color="auto" w:fill="BBBBBB"/>
            <w:vAlign w:val="center"/>
            <w:hideMark/>
          </w:tcPr>
          <w:p w14:paraId="652857ED"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7C21329"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C4EAE" w14:paraId="76BF8DC8" w14:textId="77777777">
        <w:trPr>
          <w:divId w:val="1497648568"/>
          <w:tblCellSpacing w:w="15" w:type="dxa"/>
        </w:trPr>
        <w:tc>
          <w:tcPr>
            <w:tcW w:w="0" w:type="auto"/>
            <w:vAlign w:val="center"/>
            <w:hideMark/>
          </w:tcPr>
          <w:p w14:paraId="213EF70C" w14:textId="77777777" w:rsidR="002A3F0D" w:rsidRDefault="002A3F0D">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7983F42" w14:textId="4E804BF9" w:rsidR="002A3F0D" w:rsidRDefault="002A3F0D">
            <w:pPr>
              <w:spacing w:after="75"/>
              <w:rPr>
                <w:rFonts w:ascii="Georgia" w:eastAsia="Times New Roman" w:hAnsi="Georgia"/>
                <w:sz w:val="18"/>
                <w:szCs w:val="18"/>
              </w:rPr>
            </w:pPr>
            <w:r>
              <w:rPr>
                <w:rFonts w:ascii="Georgia" w:eastAsia="Times New Roman" w:hAnsi="Georgia"/>
                <w:sz w:val="18"/>
                <w:szCs w:val="18"/>
              </w:rPr>
              <w:t>Tax</w:t>
            </w:r>
            <w:ins w:id="42" w:author="Jack Plummer" w:date="2024-03-21T10:56:00Z">
              <w:r w:rsidR="00AC4EAE">
                <w:rPr>
                  <w:rFonts w:ascii="Georgia" w:eastAsia="Times New Roman" w:hAnsi="Georgia"/>
                  <w:sz w:val="18"/>
                  <w:szCs w:val="18"/>
                </w:rPr>
                <w:t>on</w:t>
              </w:r>
            </w:ins>
            <w:del w:id="43" w:author="Jack Plummer" w:date="2024-03-21T10:56:00Z">
              <w:r w:rsidDel="00AC4EAE">
                <w:rPr>
                  <w:rFonts w:ascii="Georgia" w:eastAsia="Times New Roman" w:hAnsi="Georgia"/>
                  <w:sz w:val="18"/>
                  <w:szCs w:val="18"/>
                </w:rPr>
                <w:delText>a</w:delText>
              </w:r>
            </w:del>
            <w:r>
              <w:rPr>
                <w:rFonts w:ascii="Georgia" w:eastAsia="Times New Roman" w:hAnsi="Georgia"/>
                <w:sz w:val="18"/>
                <w:szCs w:val="18"/>
              </w:rPr>
              <w:t xml:space="preserve"> has only ever been recorded in one location</w:t>
            </w:r>
            <w:ins w:id="44" w:author="Jack Plummer" w:date="2024-03-21T10:56:00Z">
              <w:r w:rsidR="00AC4EAE">
                <w:rPr>
                  <w:rFonts w:ascii="Georgia" w:eastAsia="Times New Roman" w:hAnsi="Georgia"/>
                  <w:sz w:val="18"/>
                  <w:szCs w:val="18"/>
                </w:rPr>
                <w:t xml:space="preserve"> </w:t>
              </w:r>
              <w:commentRangeStart w:id="45"/>
              <w:r w:rsidR="00AC4EAE">
                <w:rPr>
                  <w:rFonts w:ascii="Georgia" w:eastAsia="Times New Roman" w:hAnsi="Georgia"/>
                  <w:sz w:val="18"/>
                  <w:szCs w:val="18"/>
                </w:rPr>
                <w:t xml:space="preserve">and </w:t>
              </w:r>
            </w:ins>
            <w:ins w:id="46" w:author="Jack Plummer" w:date="2024-03-21T10:57:00Z">
              <w:r w:rsidR="00AC4EAE">
                <w:rPr>
                  <w:rFonts w:ascii="Georgia" w:eastAsia="Times New Roman" w:hAnsi="Georgia"/>
                  <w:sz w:val="18"/>
                  <w:szCs w:val="18"/>
                </w:rPr>
                <w:t>any change in land use could rapidly result in its extinction.</w:t>
              </w:r>
            </w:ins>
            <w:del w:id="47" w:author="Jack Plummer" w:date="2024-03-21T10:56:00Z">
              <w:r w:rsidDel="00AC4EAE">
                <w:rPr>
                  <w:rFonts w:ascii="Georgia" w:eastAsia="Times New Roman" w:hAnsi="Georgia"/>
                  <w:sz w:val="18"/>
                  <w:szCs w:val="18"/>
                </w:rPr>
                <w:delText>.</w:delText>
              </w:r>
            </w:del>
            <w:commentRangeEnd w:id="45"/>
            <w:r w:rsidR="00AC4EAE">
              <w:rPr>
                <w:rStyle w:val="CommentReference"/>
              </w:rPr>
              <w:commentReference w:id="45"/>
            </w:r>
          </w:p>
        </w:tc>
      </w:tr>
    </w:tbl>
    <w:p w14:paraId="2DAF2473"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Elevation / Depth / Depth Zones</w:t>
      </w:r>
    </w:p>
    <w:p w14:paraId="33160DBF" w14:textId="77777777" w:rsidR="002A3F0D" w:rsidRDefault="002A3F0D">
      <w:pPr>
        <w:pStyle w:val="NormalWeb"/>
        <w:divId w:val="1497648568"/>
        <w:rPr>
          <w:rFonts w:ascii="Georgia" w:hAnsi="Georgia"/>
        </w:rPr>
      </w:pPr>
      <w:r>
        <w:rPr>
          <w:rStyle w:val="datalabel1"/>
          <w:rFonts w:ascii="Georgia" w:hAnsi="Georgia"/>
        </w:rPr>
        <w:t xml:space="preserve">Elevation Lower Limit (in metres above sea level): </w:t>
      </w:r>
      <w:r>
        <w:rPr>
          <w:rFonts w:ascii="Georgia" w:hAnsi="Georgia"/>
        </w:rPr>
        <w:t>3</w:t>
      </w:r>
    </w:p>
    <w:p w14:paraId="701A142D" w14:textId="77777777" w:rsidR="002A3F0D" w:rsidRDefault="002A3F0D">
      <w:pPr>
        <w:pStyle w:val="NormalWeb"/>
        <w:divId w:val="1497648568"/>
        <w:rPr>
          <w:rFonts w:ascii="Georgia" w:hAnsi="Georgia"/>
        </w:rPr>
      </w:pPr>
      <w:r>
        <w:rPr>
          <w:rStyle w:val="datalabel1"/>
          <w:rFonts w:ascii="Georgia" w:hAnsi="Georgia"/>
        </w:rPr>
        <w:t xml:space="preserve">Elevation Upper Limit (in metres above sea level): </w:t>
      </w:r>
      <w:r>
        <w:rPr>
          <w:rFonts w:ascii="Georgia" w:hAnsi="Georgia"/>
        </w:rPr>
        <w:t>3</w:t>
      </w:r>
    </w:p>
    <w:p w14:paraId="3385009A"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4"/>
        <w:gridCol w:w="1130"/>
        <w:gridCol w:w="1788"/>
        <w:gridCol w:w="969"/>
        <w:gridCol w:w="1001"/>
        <w:gridCol w:w="1228"/>
        <w:gridCol w:w="1136"/>
        <w:gridCol w:w="1084"/>
      </w:tblGrid>
      <w:tr w:rsidR="000E0C89" w14:paraId="651A19C1" w14:textId="77777777">
        <w:trPr>
          <w:divId w:val="1497648568"/>
          <w:tblCellSpacing w:w="15" w:type="dxa"/>
        </w:trPr>
        <w:tc>
          <w:tcPr>
            <w:tcW w:w="0" w:type="auto"/>
            <w:tcBorders>
              <w:bottom w:val="single" w:sz="6" w:space="0" w:color="000000"/>
            </w:tcBorders>
            <w:shd w:val="clear" w:color="auto" w:fill="BBBBBB"/>
            <w:vAlign w:val="center"/>
            <w:hideMark/>
          </w:tcPr>
          <w:p w14:paraId="1074F056"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134C54B"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081B4FA"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B088F7E"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275C936"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2BB500CC"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9EC6667"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5D216485"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E0C89" w14:paraId="4CD444FE" w14:textId="77777777">
        <w:trPr>
          <w:divId w:val="1497648568"/>
          <w:tblCellSpacing w:w="15" w:type="dxa"/>
        </w:trPr>
        <w:tc>
          <w:tcPr>
            <w:tcW w:w="0" w:type="auto"/>
            <w:vAlign w:val="center"/>
            <w:hideMark/>
          </w:tcPr>
          <w:p w14:paraId="355B005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F28F3C6"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11D01E4" w14:textId="77777777" w:rsidR="002A3F0D" w:rsidRDefault="002A3F0D">
            <w:pPr>
              <w:spacing w:after="75"/>
              <w:rPr>
                <w:rFonts w:ascii="Georgia" w:eastAsia="Times New Roman" w:hAnsi="Georgia"/>
                <w:sz w:val="18"/>
                <w:szCs w:val="18"/>
              </w:rPr>
            </w:pPr>
            <w:r>
              <w:rPr>
                <w:rFonts w:ascii="Georgia" w:eastAsia="Times New Roman" w:hAnsi="Georgia"/>
                <w:sz w:val="18"/>
                <w:szCs w:val="18"/>
              </w:rPr>
              <w:t xml:space="preserve">Map was created using occurrence data from GBIF. Coordinates were adjusted as originally gave points in Bangkok Hospital but protologue and photographs of the x2 herbarium samples confirm the Faculty of Pharmaceutical Sciences garden is correct location. </w:t>
            </w:r>
            <w:r>
              <w:rPr>
                <w:rFonts w:ascii="Georgia" w:eastAsia="Times New Roman" w:hAnsi="Georgia"/>
                <w:sz w:val="18"/>
                <w:szCs w:val="18"/>
              </w:rPr>
              <w:lastRenderedPageBreak/>
              <w:t xml:space="preserve">Precise coordinates were obtained from </w:t>
            </w:r>
            <w:proofErr w:type="spellStart"/>
            <w:r>
              <w:rPr>
                <w:rFonts w:ascii="Georgia" w:eastAsia="Times New Roman" w:hAnsi="Georgia"/>
                <w:sz w:val="18"/>
                <w:szCs w:val="18"/>
              </w:rPr>
              <w:t>GoogleEarth</w:t>
            </w:r>
            <w:proofErr w:type="spellEnd"/>
            <w:r>
              <w:rPr>
                <w:rFonts w:ascii="Georgia" w:eastAsia="Times New Roman" w:hAnsi="Georgia"/>
                <w:sz w:val="18"/>
                <w:szCs w:val="18"/>
              </w:rPr>
              <w:t xml:space="preserve"> Pro. Data was then uploaded to GeoCAT as a csv file and then distribution map data downloaded in SIS format (Bachman et al., 2011).</w:t>
            </w:r>
          </w:p>
        </w:tc>
        <w:tc>
          <w:tcPr>
            <w:tcW w:w="0" w:type="auto"/>
            <w:vAlign w:val="center"/>
            <w:hideMark/>
          </w:tcPr>
          <w:p w14:paraId="30DE778C" w14:textId="77777777" w:rsidR="002A3F0D" w:rsidRDefault="002A3F0D">
            <w:pPr>
              <w:spacing w:after="75"/>
              <w:rPr>
                <w:rFonts w:ascii="Georgia" w:eastAsia="Times New Roman" w:hAnsi="Georgia"/>
                <w:sz w:val="18"/>
                <w:szCs w:val="18"/>
              </w:rPr>
            </w:pPr>
            <w:r>
              <w:rPr>
                <w:rFonts w:ascii="Georgia" w:eastAsia="Times New Roman" w:hAnsi="Georgia"/>
                <w:sz w:val="18"/>
                <w:szCs w:val="18"/>
              </w:rPr>
              <w:lastRenderedPageBreak/>
              <w:t>-</w:t>
            </w:r>
          </w:p>
        </w:tc>
        <w:tc>
          <w:tcPr>
            <w:tcW w:w="0" w:type="auto"/>
            <w:vAlign w:val="center"/>
            <w:hideMark/>
          </w:tcPr>
          <w:p w14:paraId="619D0907"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0704335"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CF3726"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83800D"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bl>
    <w:p w14:paraId="0667AF0D" w14:textId="77777777" w:rsidR="002A3F0D" w:rsidRDefault="002A3F0D">
      <w:pPr>
        <w:pStyle w:val="Heading2"/>
        <w:divId w:val="1497648568"/>
        <w:rPr>
          <w:rFonts w:ascii="Georgia" w:eastAsia="Times New Roman" w:hAnsi="Georgia"/>
          <w:sz w:val="27"/>
          <w:szCs w:val="27"/>
        </w:rPr>
      </w:pPr>
      <w:r>
        <w:rPr>
          <w:rFonts w:ascii="Georgia" w:eastAsia="Times New Roman" w:hAnsi="Georgia"/>
          <w:sz w:val="27"/>
          <w:szCs w:val="27"/>
        </w:rPr>
        <w:t>Biogeographic Realms</w:t>
      </w:r>
    </w:p>
    <w:p w14:paraId="52B332FB" w14:textId="77777777" w:rsidR="002A3F0D" w:rsidRDefault="002A3F0D">
      <w:pPr>
        <w:pStyle w:val="NormalWeb"/>
        <w:divId w:val="149764856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3FB795EF" w14:textId="77777777" w:rsidR="002A3F0D" w:rsidRDefault="002A3F0D">
      <w:pPr>
        <w:pStyle w:val="Heading1"/>
        <w:divId w:val="2025746654"/>
        <w:rPr>
          <w:rFonts w:ascii="Georgia" w:eastAsia="Times New Roman" w:hAnsi="Georgia"/>
          <w:sz w:val="29"/>
          <w:szCs w:val="29"/>
        </w:rPr>
      </w:pPr>
      <w:r>
        <w:rPr>
          <w:rFonts w:ascii="Georgia" w:eastAsia="Times New Roman" w:hAnsi="Georgia"/>
          <w:sz w:val="29"/>
          <w:szCs w:val="29"/>
        </w:rPr>
        <w:t>Occurrence</w:t>
      </w:r>
    </w:p>
    <w:p w14:paraId="00FFC7FF" w14:textId="77777777" w:rsidR="002A3F0D" w:rsidRDefault="002A3F0D">
      <w:pPr>
        <w:pStyle w:val="Heading2"/>
        <w:divId w:val="202574665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E0C89" w14:paraId="4E898381" w14:textId="77777777">
        <w:trPr>
          <w:divId w:val="2025746654"/>
          <w:tblCellSpacing w:w="15" w:type="dxa"/>
        </w:trPr>
        <w:tc>
          <w:tcPr>
            <w:tcW w:w="0" w:type="auto"/>
            <w:tcBorders>
              <w:bottom w:val="single" w:sz="6" w:space="0" w:color="000000"/>
            </w:tcBorders>
            <w:shd w:val="clear" w:color="auto" w:fill="BBBBBB"/>
            <w:vAlign w:val="center"/>
            <w:hideMark/>
          </w:tcPr>
          <w:p w14:paraId="6FA830C4"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263B2B6"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65CBB786"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34C6D7D"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36113E23"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E0C89" w14:paraId="1F99EC5B" w14:textId="77777777">
        <w:trPr>
          <w:divId w:val="2025746654"/>
          <w:tblCellSpacing w:w="15" w:type="dxa"/>
        </w:trPr>
        <w:tc>
          <w:tcPr>
            <w:tcW w:w="0" w:type="auto"/>
            <w:tcBorders>
              <w:bottom w:val="single" w:sz="6" w:space="0" w:color="CCCCCC"/>
            </w:tcBorders>
            <w:vAlign w:val="center"/>
            <w:hideMark/>
          </w:tcPr>
          <w:p w14:paraId="0C86CDF3" w14:textId="77777777" w:rsidR="002A3F0D" w:rsidRDefault="002A3F0D">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A978DD7" w14:textId="77777777" w:rsidR="002A3F0D" w:rsidRDefault="002A3F0D">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292B2E" w14:textId="77777777" w:rsidR="002A3F0D" w:rsidRDefault="002A3F0D">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D6A2E6C"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D83AD3D" w14:textId="77777777" w:rsidR="002A3F0D" w:rsidRDefault="002A3F0D">
            <w:pPr>
              <w:spacing w:after="75"/>
              <w:rPr>
                <w:rFonts w:ascii="Georgia" w:eastAsia="Times New Roman" w:hAnsi="Georgia"/>
                <w:sz w:val="18"/>
                <w:szCs w:val="18"/>
              </w:rPr>
            </w:pPr>
            <w:r>
              <w:rPr>
                <w:rFonts w:ascii="Georgia" w:eastAsia="Times New Roman" w:hAnsi="Georgia"/>
                <w:sz w:val="18"/>
                <w:szCs w:val="18"/>
              </w:rPr>
              <w:t>Resident</w:t>
            </w:r>
          </w:p>
        </w:tc>
      </w:tr>
    </w:tbl>
    <w:p w14:paraId="6F0D27D0" w14:textId="77777777" w:rsidR="002A3F0D" w:rsidRDefault="002A3F0D">
      <w:pPr>
        <w:pStyle w:val="Heading1"/>
        <w:divId w:val="514155887"/>
        <w:rPr>
          <w:rFonts w:ascii="Georgia" w:eastAsia="Times New Roman" w:hAnsi="Georgia"/>
          <w:sz w:val="29"/>
          <w:szCs w:val="29"/>
        </w:rPr>
      </w:pPr>
      <w:r>
        <w:rPr>
          <w:rFonts w:ascii="Georgia" w:eastAsia="Times New Roman" w:hAnsi="Georgia"/>
          <w:sz w:val="29"/>
          <w:szCs w:val="29"/>
        </w:rPr>
        <w:t>Population</w:t>
      </w:r>
    </w:p>
    <w:p w14:paraId="66BD3EB6" w14:textId="52B778AD" w:rsidR="002A3F0D" w:rsidRDefault="002A3F0D">
      <w:pPr>
        <w:pStyle w:val="NormalWeb"/>
        <w:divId w:val="514155887"/>
        <w:rPr>
          <w:rFonts w:ascii="Georgia" w:hAnsi="Georgia"/>
        </w:rPr>
      </w:pPr>
      <w:r>
        <w:rPr>
          <w:rFonts w:ascii="Georgia" w:hAnsi="Georgia"/>
        </w:rPr>
        <w:t>In its only documented observation</w:t>
      </w:r>
      <w:ins w:id="48" w:author="Jack Plummer" w:date="2024-03-21T10:58:00Z">
        <w:r w:rsidR="00AC4EAE">
          <w:rPr>
            <w:rFonts w:ascii="Georgia" w:hAnsi="Georgia"/>
          </w:rPr>
          <w:t>,</w:t>
        </w:r>
      </w:ins>
      <w:r>
        <w:rPr>
          <w:rFonts w:ascii="Georgia" w:hAnsi="Georgia"/>
        </w:rPr>
        <w:t> </w:t>
      </w:r>
      <w:r>
        <w:rPr>
          <w:rStyle w:val="Emphasis"/>
          <w:rFonts w:ascii="Georgia" w:hAnsi="Georgia"/>
        </w:rPr>
        <w:t>A. sempervirens</w:t>
      </w:r>
      <w:r>
        <w:rPr>
          <w:rFonts w:ascii="Georgia" w:hAnsi="Georgia"/>
        </w:rPr>
        <w:t xml:space="preserve"> was described </w:t>
      </w:r>
      <w:ins w:id="49" w:author="Jack Plummer" w:date="2024-03-21T10:59:00Z">
        <w:r w:rsidR="00AC4EAE">
          <w:rPr>
            <w:rFonts w:ascii="Georgia" w:hAnsi="Georgia"/>
          </w:rPr>
          <w:t>from</w:t>
        </w:r>
      </w:ins>
      <w:del w:id="50" w:author="Jack Plummer" w:date="2024-03-21T10:59:00Z">
        <w:r w:rsidDel="00AC4EAE">
          <w:rPr>
            <w:rFonts w:ascii="Georgia" w:hAnsi="Georgia"/>
          </w:rPr>
          <w:delText>as</w:delText>
        </w:r>
      </w:del>
      <w:r>
        <w:rPr>
          <w:rFonts w:ascii="Georgia" w:hAnsi="Georgia"/>
        </w:rPr>
        <w:t xml:space="preserve"> "only a few trees in the garden of Faculty of Pharmacy" (de Wilde and </w:t>
      </w:r>
      <w:proofErr w:type="spellStart"/>
      <w:r>
        <w:rPr>
          <w:rFonts w:ascii="Georgia" w:hAnsi="Georgia"/>
        </w:rPr>
        <w:t>Duyfjes</w:t>
      </w:r>
      <w:proofErr w:type="spellEnd"/>
      <w:r>
        <w:rPr>
          <w:rFonts w:ascii="Georgia" w:hAnsi="Georgia"/>
        </w:rPr>
        <w:t xml:space="preserve"> 2016). Although the exact number of trees was not specified, it </w:t>
      </w:r>
      <w:del w:id="51" w:author="Jack Plummer" w:date="2024-03-21T10:59:00Z">
        <w:r w:rsidDel="00AC4EAE">
          <w:rPr>
            <w:rFonts w:ascii="Georgia" w:hAnsi="Georgia"/>
          </w:rPr>
          <w:delText>can be reasoned</w:delText>
        </w:r>
      </w:del>
      <w:ins w:id="52" w:author="Jack Plummer" w:date="2024-03-21T10:59:00Z">
        <w:r w:rsidR="00AC4EAE">
          <w:rPr>
            <w:rFonts w:ascii="Georgia" w:hAnsi="Georgia"/>
          </w:rPr>
          <w:t>is almost certain</w:t>
        </w:r>
      </w:ins>
      <w:r>
        <w:rPr>
          <w:rFonts w:ascii="Georgia" w:hAnsi="Georgia"/>
        </w:rPr>
        <w:t xml:space="preserve"> that the </w:t>
      </w:r>
      <w:commentRangeStart w:id="53"/>
      <w:del w:id="54" w:author="Jack Plummer" w:date="2024-03-21T11:00:00Z">
        <w:r w:rsidDel="00AC4EAE">
          <w:rPr>
            <w:rFonts w:ascii="Georgia" w:hAnsi="Georgia"/>
          </w:rPr>
          <w:delText>species' population size</w:delText>
        </w:r>
      </w:del>
      <w:ins w:id="55" w:author="Jack Plummer" w:date="2024-03-21T11:00:00Z">
        <w:r w:rsidR="00AC4EAE">
          <w:rPr>
            <w:rFonts w:ascii="Georgia" w:hAnsi="Georgia"/>
          </w:rPr>
          <w:t>number of mature individuals</w:t>
        </w:r>
      </w:ins>
      <w:r>
        <w:rPr>
          <w:rFonts w:ascii="Georgia" w:hAnsi="Georgia"/>
        </w:rPr>
        <w:t xml:space="preserve"> </w:t>
      </w:r>
      <w:commentRangeEnd w:id="53"/>
      <w:r w:rsidR="00AC4EAE">
        <w:rPr>
          <w:rStyle w:val="CommentReference"/>
        </w:rPr>
        <w:commentReference w:id="53"/>
      </w:r>
      <w:r>
        <w:rPr>
          <w:rFonts w:ascii="Georgia" w:hAnsi="Georgia"/>
        </w:rPr>
        <w:t xml:space="preserve">will </w:t>
      </w:r>
      <w:del w:id="56" w:author="Jack Plummer" w:date="2024-03-21T11:00:00Z">
        <w:r w:rsidDel="00AC4EAE">
          <w:rPr>
            <w:rFonts w:ascii="Georgia" w:hAnsi="Georgia"/>
          </w:rPr>
          <w:delText xml:space="preserve">be </w:delText>
        </w:r>
      </w:del>
      <w:ins w:id="57" w:author="Jack Plummer" w:date="2024-03-21T11:00:00Z">
        <w:r w:rsidR="00AC4EAE">
          <w:rPr>
            <w:rFonts w:ascii="Georgia" w:hAnsi="Georgia"/>
          </w:rPr>
          <w:t xml:space="preserve">fall </w:t>
        </w:r>
      </w:ins>
      <w:r>
        <w:rPr>
          <w:rFonts w:ascii="Georgia" w:hAnsi="Georgia"/>
        </w:rPr>
        <w:t>within the Critically Endangered threshold for criterion D</w:t>
      </w:r>
      <w:ins w:id="58" w:author="Jack Plummer" w:date="2024-03-21T11:01:00Z">
        <w:r w:rsidR="00AC4EAE">
          <w:rPr>
            <w:rFonts w:ascii="Georgia" w:hAnsi="Georgia"/>
          </w:rPr>
          <w:t>, that is, totalling fewer than 50</w:t>
        </w:r>
      </w:ins>
      <w:r>
        <w:rPr>
          <w:rFonts w:ascii="Georgia" w:hAnsi="Georgia"/>
        </w:rPr>
        <w:t xml:space="preserve">. The primary botanical institutes of Thailand </w:t>
      </w:r>
      <w:proofErr w:type="gramStart"/>
      <w:r>
        <w:rPr>
          <w:rFonts w:ascii="Georgia" w:hAnsi="Georgia"/>
        </w:rPr>
        <w:t>are located in</w:t>
      </w:r>
      <w:proofErr w:type="gramEnd"/>
      <w:r>
        <w:rPr>
          <w:rFonts w:ascii="Georgia" w:hAnsi="Georgia"/>
        </w:rPr>
        <w:t xml:space="preserve"> Bangkok and the flora in and surrounding the city are consequently well documented, therefore there is little to suggest that additional </w:t>
      </w:r>
      <w:ins w:id="59" w:author="Jack Plummer" w:date="2024-03-21T11:00:00Z">
        <w:r w:rsidR="00AC4EAE">
          <w:rPr>
            <w:rFonts w:ascii="Georgia" w:hAnsi="Georgia"/>
          </w:rPr>
          <w:t>sub</w:t>
        </w:r>
      </w:ins>
      <w:r>
        <w:rPr>
          <w:rFonts w:ascii="Georgia" w:hAnsi="Georgia"/>
        </w:rPr>
        <w:t xml:space="preserve">populations of </w:t>
      </w:r>
      <w:r>
        <w:rPr>
          <w:rStyle w:val="Emphasis"/>
          <w:rFonts w:ascii="Georgia" w:hAnsi="Georgia"/>
        </w:rPr>
        <w:t>A. sempervirens</w:t>
      </w:r>
      <w:r>
        <w:rPr>
          <w:rFonts w:ascii="Georgia" w:hAnsi="Georgia"/>
        </w:rPr>
        <w:t xml:space="preserve"> are present and have not yet been recorded. </w:t>
      </w:r>
      <w:commentRangeStart w:id="60"/>
      <w:r>
        <w:rPr>
          <w:rFonts w:ascii="Georgia" w:hAnsi="Georgia"/>
        </w:rPr>
        <w:t>A conservative population size estimate of 49 has therefore been given, although this is likely much lower.</w:t>
      </w:r>
      <w:commentRangeEnd w:id="60"/>
      <w:r w:rsidR="00AC4EAE">
        <w:rPr>
          <w:rStyle w:val="CommentReference"/>
        </w:rPr>
        <w:commentReference w:id="60"/>
      </w:r>
      <w:r>
        <w:rPr>
          <w:rFonts w:ascii="Georgia" w:hAnsi="Georgia"/>
        </w:rPr>
        <w:t xml:space="preserve"> As there is no information available on generation length or the lifecycle stage of remaining individuals, there is uncertainty surrounding the reproductive capabilities of the species and the population </w:t>
      </w:r>
      <w:del w:id="61" w:author="Jack Plummer" w:date="2024-03-21T11:02:00Z">
        <w:r w:rsidDel="00AC4EAE">
          <w:rPr>
            <w:rFonts w:ascii="Georgia" w:hAnsi="Georgia"/>
          </w:rPr>
          <w:delText xml:space="preserve">size </w:delText>
        </w:r>
      </w:del>
      <w:commentRangeStart w:id="62"/>
      <w:r>
        <w:rPr>
          <w:rFonts w:ascii="Georgia" w:hAnsi="Georgia"/>
        </w:rPr>
        <w:t>trend</w:t>
      </w:r>
      <w:commentRangeEnd w:id="62"/>
      <w:r w:rsidR="00E04BB1">
        <w:rPr>
          <w:rStyle w:val="CommentReference"/>
        </w:rPr>
        <w:commentReference w:id="62"/>
      </w:r>
      <w:r>
        <w:rPr>
          <w:rFonts w:ascii="Georgia" w:hAnsi="Georgia"/>
        </w:rPr>
        <w:t>.</w:t>
      </w:r>
      <w:ins w:id="63" w:author="Jack Plummer" w:date="2024-03-21T17:25:00Z">
        <w:r w:rsidR="00E04BB1">
          <w:rPr>
            <w:rFonts w:ascii="Georgia" w:hAnsi="Georgia"/>
          </w:rPr>
          <w:t xml:space="preserve"> </w:t>
        </w:r>
      </w:ins>
    </w:p>
    <w:p w14:paraId="051BB88B" w14:textId="77777777" w:rsidR="002A3F0D" w:rsidRDefault="002A3F0D">
      <w:pPr>
        <w:pStyle w:val="Heading2"/>
        <w:divId w:val="514155887"/>
        <w:rPr>
          <w:rFonts w:ascii="Georgia" w:eastAsia="Times New Roman" w:hAnsi="Georgia"/>
          <w:sz w:val="27"/>
          <w:szCs w:val="27"/>
        </w:rPr>
      </w:pPr>
      <w:r>
        <w:rPr>
          <w:rFonts w:ascii="Georgia" w:eastAsia="Times New Roman" w:hAnsi="Georgia"/>
          <w:sz w:val="27"/>
          <w:szCs w:val="27"/>
        </w:rPr>
        <w:t>Population Information</w:t>
      </w:r>
    </w:p>
    <w:p w14:paraId="1383599B" w14:textId="77777777" w:rsidR="002A3F0D" w:rsidRDefault="002A3F0D">
      <w:pPr>
        <w:pStyle w:val="NormalWeb"/>
        <w:divId w:val="514155887"/>
        <w:rPr>
          <w:rFonts w:ascii="Georgia" w:hAnsi="Georgia"/>
        </w:rPr>
      </w:pPr>
      <w:r>
        <w:rPr>
          <w:rStyle w:val="datalabel1"/>
          <w:rFonts w:ascii="Georgia" w:hAnsi="Georgia"/>
        </w:rPr>
        <w:t xml:space="preserve">Current Population Trend: </w:t>
      </w:r>
      <w:r>
        <w:rPr>
          <w:rFonts w:ascii="Georgia" w:hAnsi="Georgia"/>
        </w:rPr>
        <w:t>Unknown</w:t>
      </w:r>
    </w:p>
    <w:p w14:paraId="3111501F" w14:textId="31E2195A" w:rsidR="002A3F0D" w:rsidRDefault="002A3F0D">
      <w:pPr>
        <w:pStyle w:val="NormalWeb"/>
        <w:divId w:val="514155887"/>
        <w:rPr>
          <w:rFonts w:ascii="Georgia" w:hAnsi="Georgia"/>
        </w:rPr>
      </w:pPr>
      <w:r>
        <w:rPr>
          <w:rStyle w:val="datalabel1"/>
          <w:rFonts w:ascii="Georgia" w:hAnsi="Georgia"/>
        </w:rPr>
        <w:t xml:space="preserve">Number of mature individuals (=population size): </w:t>
      </w:r>
      <w:ins w:id="64" w:author="Jack Plummer" w:date="2024-03-21T17:27:00Z">
        <w:r w:rsidR="00E04BB1">
          <w:rPr>
            <w:rStyle w:val="datalabel1"/>
            <w:rFonts w:ascii="Georgia" w:hAnsi="Georgia"/>
          </w:rPr>
          <w:t>1-</w:t>
        </w:r>
      </w:ins>
      <w:r>
        <w:rPr>
          <w:rFonts w:ascii="Georgia" w:hAnsi="Georgia"/>
        </w:rPr>
        <w:t>49</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51"/>
        <w:gridCol w:w="6659"/>
      </w:tblGrid>
      <w:tr w:rsidR="000E0C89" w14:paraId="0A6B55A0" w14:textId="77777777">
        <w:trPr>
          <w:divId w:val="514155887"/>
          <w:tblCellSpacing w:w="15" w:type="dxa"/>
        </w:trPr>
        <w:tc>
          <w:tcPr>
            <w:tcW w:w="0" w:type="auto"/>
            <w:tcBorders>
              <w:bottom w:val="single" w:sz="6" w:space="0" w:color="000000"/>
            </w:tcBorders>
            <w:shd w:val="clear" w:color="auto" w:fill="BBBBBB"/>
            <w:vAlign w:val="center"/>
            <w:hideMark/>
          </w:tcPr>
          <w:p w14:paraId="003B93AD"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Extreme fluctuations? (in # of mature individuals)</w:t>
            </w:r>
          </w:p>
        </w:tc>
        <w:tc>
          <w:tcPr>
            <w:tcW w:w="0" w:type="auto"/>
            <w:tcBorders>
              <w:bottom w:val="single" w:sz="6" w:space="0" w:color="000000"/>
            </w:tcBorders>
            <w:shd w:val="clear" w:color="auto" w:fill="BBBBBB"/>
            <w:vAlign w:val="center"/>
            <w:hideMark/>
          </w:tcPr>
          <w:p w14:paraId="089D023B"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16A71727" w14:textId="77777777">
        <w:trPr>
          <w:divId w:val="514155887"/>
          <w:tblCellSpacing w:w="15" w:type="dxa"/>
        </w:trPr>
        <w:tc>
          <w:tcPr>
            <w:tcW w:w="0" w:type="auto"/>
            <w:vAlign w:val="center"/>
            <w:hideMark/>
          </w:tcPr>
          <w:p w14:paraId="52C081DA" w14:textId="77777777" w:rsidR="002A3F0D" w:rsidRDefault="002A3F0D">
            <w:pPr>
              <w:spacing w:after="75"/>
              <w:rPr>
                <w:rFonts w:ascii="Georgia" w:eastAsia="Times New Roman" w:hAnsi="Georgia"/>
                <w:sz w:val="18"/>
                <w:szCs w:val="18"/>
              </w:rPr>
            </w:pPr>
            <w:commentRangeStart w:id="65"/>
            <w:r>
              <w:rPr>
                <w:rFonts w:ascii="Georgia" w:eastAsia="Times New Roman" w:hAnsi="Georgia"/>
                <w:sz w:val="18"/>
                <w:szCs w:val="18"/>
              </w:rPr>
              <w:t>No</w:t>
            </w:r>
          </w:p>
        </w:tc>
        <w:tc>
          <w:tcPr>
            <w:tcW w:w="0" w:type="auto"/>
            <w:vAlign w:val="center"/>
            <w:hideMark/>
          </w:tcPr>
          <w:p w14:paraId="3E42759F" w14:textId="67C75876" w:rsidR="002A3F0D" w:rsidRDefault="002A3F0D">
            <w:pPr>
              <w:spacing w:after="75"/>
              <w:rPr>
                <w:rFonts w:ascii="Georgia" w:eastAsia="Times New Roman" w:hAnsi="Georgia"/>
                <w:sz w:val="18"/>
                <w:szCs w:val="18"/>
              </w:rPr>
            </w:pPr>
            <w:r>
              <w:rPr>
                <w:rFonts w:ascii="Georgia" w:eastAsia="Times New Roman" w:hAnsi="Georgia"/>
                <w:sz w:val="18"/>
                <w:szCs w:val="18"/>
              </w:rPr>
              <w:t>Although an exact population size has not been recorded, given that the tax</w:t>
            </w:r>
            <w:ins w:id="66" w:author="Jack Plummer" w:date="2024-03-21T17:27:00Z">
              <w:r w:rsidR="00E04BB1">
                <w:rPr>
                  <w:rFonts w:ascii="Georgia" w:eastAsia="Times New Roman" w:hAnsi="Georgia"/>
                  <w:sz w:val="18"/>
                  <w:szCs w:val="18"/>
                </w:rPr>
                <w:t>on</w:t>
              </w:r>
            </w:ins>
            <w:del w:id="67" w:author="Jack Plummer" w:date="2024-03-21T17:27:00Z">
              <w:r w:rsidDel="00E04BB1">
                <w:rPr>
                  <w:rFonts w:ascii="Georgia" w:eastAsia="Times New Roman" w:hAnsi="Georgia"/>
                  <w:sz w:val="18"/>
                  <w:szCs w:val="18"/>
                </w:rPr>
                <w:delText>a</w:delText>
              </w:r>
            </w:del>
            <w:r>
              <w:rPr>
                <w:rFonts w:ascii="Georgia" w:eastAsia="Times New Roman" w:hAnsi="Georgia"/>
                <w:sz w:val="18"/>
                <w:szCs w:val="18"/>
              </w:rPr>
              <w:t xml:space="preserve"> is a tree and only found </w:t>
            </w:r>
            <w:ins w:id="68" w:author="Jack Plummer" w:date="2024-03-21T17:27:00Z">
              <w:r w:rsidR="00E04BB1">
                <w:rPr>
                  <w:rFonts w:ascii="Georgia" w:eastAsia="Times New Roman" w:hAnsi="Georgia"/>
                  <w:sz w:val="18"/>
                  <w:szCs w:val="18"/>
                </w:rPr>
                <w:t>at</w:t>
              </w:r>
            </w:ins>
            <w:del w:id="69" w:author="Jack Plummer" w:date="2024-03-21T17:27:00Z">
              <w:r w:rsidDel="00E04BB1">
                <w:rPr>
                  <w:rFonts w:ascii="Georgia" w:eastAsia="Times New Roman" w:hAnsi="Georgia"/>
                  <w:sz w:val="18"/>
                  <w:szCs w:val="18"/>
                </w:rPr>
                <w:delText>in</w:delText>
              </w:r>
            </w:del>
            <w:r>
              <w:rPr>
                <w:rFonts w:ascii="Georgia" w:eastAsia="Times New Roman" w:hAnsi="Georgia"/>
                <w:sz w:val="18"/>
                <w:szCs w:val="18"/>
              </w:rPr>
              <w:t xml:space="preserve"> one </w:t>
            </w:r>
            <w:ins w:id="70" w:author="Jack Plummer" w:date="2024-03-21T17:27:00Z">
              <w:r w:rsidR="00E04BB1">
                <w:rPr>
                  <w:rFonts w:ascii="Georgia" w:eastAsia="Times New Roman" w:hAnsi="Georgia"/>
                  <w:sz w:val="18"/>
                  <w:szCs w:val="18"/>
                </w:rPr>
                <w:t>site</w:t>
              </w:r>
            </w:ins>
            <w:del w:id="71" w:author="Jack Plummer" w:date="2024-03-21T17:27:00Z">
              <w:r w:rsidDel="00E04BB1">
                <w:rPr>
                  <w:rFonts w:ascii="Georgia" w:eastAsia="Times New Roman" w:hAnsi="Georgia"/>
                  <w:sz w:val="18"/>
                  <w:szCs w:val="18"/>
                </w:rPr>
                <w:delText>location</w:delText>
              </w:r>
            </w:del>
            <w:r>
              <w:rPr>
                <w:rFonts w:ascii="Georgia" w:eastAsia="Times New Roman" w:hAnsi="Georgia"/>
                <w:sz w:val="18"/>
                <w:szCs w:val="18"/>
              </w:rPr>
              <w:t xml:space="preserve"> with a small AOO, it can be assumed there are no extreme fluctuations in the number of mature individuals.</w:t>
            </w:r>
            <w:commentRangeEnd w:id="65"/>
            <w:r w:rsidR="00E04BB1">
              <w:rPr>
                <w:rStyle w:val="CommentReference"/>
              </w:rPr>
              <w:commentReference w:id="65"/>
            </w:r>
          </w:p>
        </w:tc>
      </w:tr>
    </w:tbl>
    <w:p w14:paraId="232FE419" w14:textId="77777777" w:rsidR="002A3F0D" w:rsidRDefault="002A3F0D">
      <w:pPr>
        <w:divId w:val="51415588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88"/>
        <w:gridCol w:w="7322"/>
      </w:tblGrid>
      <w:tr w:rsidR="00E04BB1" w14:paraId="5829FE01" w14:textId="77777777">
        <w:trPr>
          <w:divId w:val="514155887"/>
          <w:tblCellSpacing w:w="15" w:type="dxa"/>
        </w:trPr>
        <w:tc>
          <w:tcPr>
            <w:tcW w:w="0" w:type="auto"/>
            <w:tcBorders>
              <w:bottom w:val="single" w:sz="6" w:space="0" w:color="000000"/>
            </w:tcBorders>
            <w:shd w:val="clear" w:color="auto" w:fill="BBBBBB"/>
            <w:vAlign w:val="center"/>
            <w:hideMark/>
          </w:tcPr>
          <w:p w14:paraId="7F4E5E02"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Severely fragmented?</w:t>
            </w:r>
          </w:p>
        </w:tc>
        <w:tc>
          <w:tcPr>
            <w:tcW w:w="0" w:type="auto"/>
            <w:tcBorders>
              <w:bottom w:val="single" w:sz="6" w:space="0" w:color="000000"/>
            </w:tcBorders>
            <w:shd w:val="clear" w:color="auto" w:fill="BBBBBB"/>
            <w:vAlign w:val="center"/>
            <w:hideMark/>
          </w:tcPr>
          <w:p w14:paraId="7C796524"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E04BB1" w14:paraId="6F70D333" w14:textId="77777777">
        <w:trPr>
          <w:divId w:val="514155887"/>
          <w:tblCellSpacing w:w="15" w:type="dxa"/>
        </w:trPr>
        <w:tc>
          <w:tcPr>
            <w:tcW w:w="0" w:type="auto"/>
            <w:vAlign w:val="center"/>
            <w:hideMark/>
          </w:tcPr>
          <w:p w14:paraId="5E0243CE" w14:textId="77777777" w:rsidR="002A3F0D" w:rsidRDefault="002A3F0D">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7F00EB4" w14:textId="737917E3" w:rsidR="002A3F0D" w:rsidRDefault="002A3F0D">
            <w:pPr>
              <w:spacing w:after="75"/>
              <w:rPr>
                <w:rFonts w:ascii="Georgia" w:eastAsia="Times New Roman" w:hAnsi="Georgia"/>
                <w:sz w:val="18"/>
                <w:szCs w:val="18"/>
              </w:rPr>
            </w:pPr>
            <w:r>
              <w:rPr>
                <w:rFonts w:ascii="Georgia" w:eastAsia="Times New Roman" w:hAnsi="Georgia"/>
                <w:sz w:val="18"/>
                <w:szCs w:val="18"/>
              </w:rPr>
              <w:t xml:space="preserve">As only </w:t>
            </w:r>
            <w:ins w:id="72" w:author="Jack Plummer" w:date="2024-03-21T17:28:00Z">
              <w:r w:rsidR="00E04BB1">
                <w:rPr>
                  <w:rFonts w:ascii="Georgia" w:eastAsia="Times New Roman" w:hAnsi="Georgia"/>
                  <w:sz w:val="18"/>
                  <w:szCs w:val="18"/>
                </w:rPr>
                <w:t xml:space="preserve">known from </w:t>
              </w:r>
            </w:ins>
            <w:r>
              <w:rPr>
                <w:rFonts w:ascii="Georgia" w:eastAsia="Times New Roman" w:hAnsi="Georgia"/>
                <w:sz w:val="18"/>
                <w:szCs w:val="18"/>
              </w:rPr>
              <w:t xml:space="preserve">one </w:t>
            </w:r>
            <w:del w:id="73" w:author="Jack Plummer" w:date="2024-03-21T17:28:00Z">
              <w:r w:rsidDel="00E04BB1">
                <w:rPr>
                  <w:rFonts w:ascii="Georgia" w:eastAsia="Times New Roman" w:hAnsi="Georgia"/>
                  <w:sz w:val="18"/>
                  <w:szCs w:val="18"/>
                </w:rPr>
                <w:delText>occurrence location identified</w:delText>
              </w:r>
            </w:del>
            <w:ins w:id="74" w:author="Jack Plummer" w:date="2024-03-21T17:28:00Z">
              <w:r w:rsidR="00E04BB1">
                <w:rPr>
                  <w:rFonts w:ascii="Georgia" w:eastAsia="Times New Roman" w:hAnsi="Georgia"/>
                  <w:sz w:val="18"/>
                  <w:szCs w:val="18"/>
                </w:rPr>
                <w:t>site</w:t>
              </w:r>
            </w:ins>
            <w:r>
              <w:rPr>
                <w:rFonts w:ascii="Georgia" w:eastAsia="Times New Roman" w:hAnsi="Georgia"/>
                <w:sz w:val="18"/>
                <w:szCs w:val="18"/>
              </w:rPr>
              <w:t xml:space="preserve">, it is </w:t>
            </w:r>
            <w:del w:id="75" w:author="Jack Plummer" w:date="2024-03-21T17:29:00Z">
              <w:r w:rsidDel="00E04BB1">
                <w:rPr>
                  <w:rFonts w:ascii="Georgia" w:eastAsia="Times New Roman" w:hAnsi="Georgia"/>
                  <w:sz w:val="18"/>
                  <w:szCs w:val="18"/>
                </w:rPr>
                <w:delText>likely</w:delText>
              </w:r>
            </w:del>
            <w:ins w:id="76" w:author="Jack Plummer" w:date="2024-03-21T17:29:00Z">
              <w:r w:rsidR="00E04BB1">
                <w:rPr>
                  <w:rFonts w:ascii="Georgia" w:eastAsia="Times New Roman" w:hAnsi="Georgia"/>
                  <w:sz w:val="18"/>
                  <w:szCs w:val="18"/>
                </w:rPr>
                <w:t>inferred</w:t>
              </w:r>
            </w:ins>
            <w:r>
              <w:rPr>
                <w:rFonts w:ascii="Georgia" w:eastAsia="Times New Roman" w:hAnsi="Georgia"/>
                <w:sz w:val="18"/>
                <w:szCs w:val="18"/>
              </w:rPr>
              <w:t xml:space="preserve"> that the</w:t>
            </w:r>
            <w:ins w:id="77" w:author="Jack Plummer" w:date="2024-03-21T17:28:00Z">
              <w:r w:rsidR="00E04BB1">
                <w:rPr>
                  <w:rFonts w:ascii="Georgia" w:eastAsia="Times New Roman" w:hAnsi="Georgia"/>
                  <w:sz w:val="18"/>
                  <w:szCs w:val="18"/>
                </w:rPr>
                <w:t xml:space="preserve"> single</w:t>
              </w:r>
            </w:ins>
            <w:r>
              <w:rPr>
                <w:rFonts w:ascii="Georgia" w:eastAsia="Times New Roman" w:hAnsi="Georgia"/>
                <w:sz w:val="18"/>
                <w:szCs w:val="18"/>
              </w:rPr>
              <w:t xml:space="preserve"> </w:t>
            </w:r>
            <w:ins w:id="78" w:author="Jack Plummer" w:date="2024-03-21T17:28:00Z">
              <w:r w:rsidR="00E04BB1">
                <w:rPr>
                  <w:rFonts w:ascii="Georgia" w:eastAsia="Times New Roman" w:hAnsi="Georgia"/>
                  <w:sz w:val="18"/>
                  <w:szCs w:val="18"/>
                </w:rPr>
                <w:t>sub</w:t>
              </w:r>
            </w:ins>
            <w:r>
              <w:rPr>
                <w:rFonts w:ascii="Georgia" w:eastAsia="Times New Roman" w:hAnsi="Georgia"/>
                <w:sz w:val="18"/>
                <w:szCs w:val="18"/>
              </w:rPr>
              <w:t xml:space="preserve">population is </w:t>
            </w:r>
            <w:ins w:id="79" w:author="Jack Plummer" w:date="2024-03-21T17:28:00Z">
              <w:r w:rsidR="00E04BB1">
                <w:rPr>
                  <w:rFonts w:ascii="Georgia" w:eastAsia="Times New Roman" w:hAnsi="Georgia"/>
                  <w:sz w:val="18"/>
                  <w:szCs w:val="18"/>
                </w:rPr>
                <w:t xml:space="preserve">small and </w:t>
              </w:r>
            </w:ins>
            <w:ins w:id="80" w:author="Jack Plummer" w:date="2024-03-21T17:29:00Z">
              <w:r w:rsidR="00E04BB1">
                <w:rPr>
                  <w:rFonts w:ascii="Georgia" w:eastAsia="Times New Roman" w:hAnsi="Georgia"/>
                  <w:sz w:val="18"/>
                  <w:szCs w:val="18"/>
                </w:rPr>
                <w:t xml:space="preserve">genetically </w:t>
              </w:r>
            </w:ins>
            <w:r>
              <w:rPr>
                <w:rFonts w:ascii="Georgia" w:eastAsia="Times New Roman" w:hAnsi="Georgia"/>
                <w:sz w:val="18"/>
                <w:szCs w:val="18"/>
              </w:rPr>
              <w:t>isolated and potentially not viable.</w:t>
            </w:r>
          </w:p>
        </w:tc>
      </w:tr>
    </w:tbl>
    <w:p w14:paraId="56633420" w14:textId="77777777" w:rsidR="002A3F0D" w:rsidRDefault="002A3F0D">
      <w:pPr>
        <w:divId w:val="51415588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1"/>
        <w:gridCol w:w="894"/>
        <w:gridCol w:w="5715"/>
      </w:tblGrid>
      <w:tr w:rsidR="000E0C89" w14:paraId="4FD45E35" w14:textId="77777777">
        <w:trPr>
          <w:divId w:val="514155887"/>
          <w:tblCellSpacing w:w="15" w:type="dxa"/>
        </w:trPr>
        <w:tc>
          <w:tcPr>
            <w:tcW w:w="0" w:type="auto"/>
            <w:tcBorders>
              <w:bottom w:val="single" w:sz="6" w:space="0" w:color="000000"/>
            </w:tcBorders>
            <w:shd w:val="clear" w:color="auto" w:fill="BBBBBB"/>
            <w:vAlign w:val="center"/>
            <w:hideMark/>
          </w:tcPr>
          <w:p w14:paraId="36D39F58"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Continuing decline in mature individuals?</w:t>
            </w:r>
          </w:p>
        </w:tc>
        <w:tc>
          <w:tcPr>
            <w:tcW w:w="0" w:type="auto"/>
            <w:tcBorders>
              <w:bottom w:val="single" w:sz="6" w:space="0" w:color="000000"/>
            </w:tcBorders>
            <w:shd w:val="clear" w:color="auto" w:fill="BBBBBB"/>
            <w:vAlign w:val="center"/>
            <w:hideMark/>
          </w:tcPr>
          <w:p w14:paraId="6F94C623"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9821E62"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0FB84216" w14:textId="77777777">
        <w:trPr>
          <w:divId w:val="514155887"/>
          <w:tblCellSpacing w:w="15" w:type="dxa"/>
        </w:trPr>
        <w:tc>
          <w:tcPr>
            <w:tcW w:w="0" w:type="auto"/>
            <w:vAlign w:val="center"/>
            <w:hideMark/>
          </w:tcPr>
          <w:p w14:paraId="212EF17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0F256BF"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BF6A22D" w14:textId="00AED2A8" w:rsidR="002A3F0D" w:rsidRDefault="002A3F0D">
            <w:pPr>
              <w:spacing w:after="75"/>
              <w:rPr>
                <w:rFonts w:ascii="Georgia" w:eastAsia="Times New Roman" w:hAnsi="Georgia"/>
                <w:sz w:val="18"/>
                <w:szCs w:val="18"/>
              </w:rPr>
            </w:pPr>
            <w:r>
              <w:rPr>
                <w:rFonts w:ascii="Georgia" w:eastAsia="Times New Roman" w:hAnsi="Georgia"/>
                <w:sz w:val="18"/>
                <w:szCs w:val="18"/>
              </w:rPr>
              <w:t xml:space="preserve">The exact number of mature individuals in the current population is unknown and therefore it is not possible to </w:t>
            </w:r>
            <w:del w:id="81" w:author="Jack Plummer" w:date="2024-03-21T17:29:00Z">
              <w:r w:rsidDel="00E04BB1">
                <w:rPr>
                  <w:rFonts w:ascii="Georgia" w:eastAsia="Times New Roman" w:hAnsi="Georgia"/>
                  <w:sz w:val="18"/>
                  <w:szCs w:val="18"/>
                </w:rPr>
                <w:delText xml:space="preserve">predict </w:delText>
              </w:r>
            </w:del>
            <w:ins w:id="82" w:author="Jack Plummer" w:date="2024-03-21T17:29:00Z">
              <w:r w:rsidR="00E04BB1">
                <w:rPr>
                  <w:rFonts w:ascii="Georgia" w:eastAsia="Times New Roman" w:hAnsi="Georgia"/>
                  <w:sz w:val="18"/>
                  <w:szCs w:val="18"/>
                </w:rPr>
                <w:t xml:space="preserve">estimate </w:t>
              </w:r>
            </w:ins>
            <w:r>
              <w:rPr>
                <w:rFonts w:ascii="Georgia" w:eastAsia="Times New Roman" w:hAnsi="Georgia"/>
                <w:sz w:val="18"/>
                <w:szCs w:val="18"/>
              </w:rPr>
              <w:t>if this is declining.</w:t>
            </w:r>
          </w:p>
        </w:tc>
      </w:tr>
    </w:tbl>
    <w:p w14:paraId="2ACC0023" w14:textId="77777777" w:rsidR="002A3F0D" w:rsidRDefault="002A3F0D">
      <w:pPr>
        <w:pStyle w:val="Heading2"/>
        <w:divId w:val="514155887"/>
        <w:rPr>
          <w:rFonts w:ascii="Georgia" w:eastAsia="Times New Roman" w:hAnsi="Georgia"/>
          <w:sz w:val="27"/>
          <w:szCs w:val="27"/>
        </w:rPr>
      </w:pPr>
      <w:r>
        <w:rPr>
          <w:rFonts w:ascii="Georgia" w:eastAsia="Times New Roman" w:hAnsi="Georgia"/>
          <w:sz w:val="27"/>
          <w:szCs w:val="27"/>
        </w:rPr>
        <w:t>Population Reduction - Past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0E0C89" w14:paraId="562BD45C" w14:textId="77777777">
        <w:trPr>
          <w:divId w:val="514155887"/>
          <w:tblCellSpacing w:w="15" w:type="dxa"/>
        </w:trPr>
        <w:tc>
          <w:tcPr>
            <w:tcW w:w="0" w:type="auto"/>
            <w:tcBorders>
              <w:bottom w:val="single" w:sz="6" w:space="0" w:color="000000"/>
            </w:tcBorders>
            <w:shd w:val="clear" w:color="auto" w:fill="BBBBBB"/>
            <w:vAlign w:val="center"/>
            <w:hideMark/>
          </w:tcPr>
          <w:p w14:paraId="6F2E16C1"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Reversible?</w:t>
            </w:r>
          </w:p>
        </w:tc>
      </w:tr>
      <w:tr w:rsidR="000E0C89" w14:paraId="1B2AE140" w14:textId="77777777">
        <w:trPr>
          <w:divId w:val="514155887"/>
          <w:tblCellSpacing w:w="15" w:type="dxa"/>
        </w:trPr>
        <w:tc>
          <w:tcPr>
            <w:tcW w:w="0" w:type="auto"/>
            <w:vAlign w:val="center"/>
            <w:hideMark/>
          </w:tcPr>
          <w:p w14:paraId="6A7EBD23" w14:textId="77777777" w:rsidR="002A3F0D" w:rsidRDefault="002A3F0D">
            <w:pPr>
              <w:spacing w:after="75"/>
              <w:rPr>
                <w:rFonts w:ascii="Georgia" w:eastAsia="Times New Roman" w:hAnsi="Georgia"/>
                <w:sz w:val="18"/>
                <w:szCs w:val="18"/>
              </w:rPr>
            </w:pPr>
            <w:r>
              <w:rPr>
                <w:rFonts w:ascii="Georgia" w:eastAsia="Times New Roman" w:hAnsi="Georgia"/>
                <w:sz w:val="18"/>
                <w:szCs w:val="18"/>
              </w:rPr>
              <w:t>No</w:t>
            </w:r>
          </w:p>
        </w:tc>
      </w:tr>
    </w:tbl>
    <w:p w14:paraId="57101F8D" w14:textId="77777777" w:rsidR="002A3F0D" w:rsidRDefault="002A3F0D">
      <w:pPr>
        <w:divId w:val="51415588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1"/>
      </w:tblGrid>
      <w:tr w:rsidR="000E0C89" w14:paraId="685C7924" w14:textId="77777777">
        <w:trPr>
          <w:divId w:val="514155887"/>
          <w:tblCellSpacing w:w="15" w:type="dxa"/>
        </w:trPr>
        <w:tc>
          <w:tcPr>
            <w:tcW w:w="0" w:type="auto"/>
            <w:tcBorders>
              <w:bottom w:val="single" w:sz="6" w:space="0" w:color="000000"/>
            </w:tcBorders>
            <w:shd w:val="clear" w:color="auto" w:fill="BBBBBB"/>
            <w:vAlign w:val="center"/>
            <w:hideMark/>
          </w:tcPr>
          <w:p w14:paraId="2097531E"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Understood?</w:t>
            </w:r>
          </w:p>
        </w:tc>
      </w:tr>
      <w:tr w:rsidR="000E0C89" w14:paraId="2791FAE4" w14:textId="77777777">
        <w:trPr>
          <w:divId w:val="514155887"/>
          <w:tblCellSpacing w:w="15" w:type="dxa"/>
        </w:trPr>
        <w:tc>
          <w:tcPr>
            <w:tcW w:w="0" w:type="auto"/>
            <w:vAlign w:val="center"/>
            <w:hideMark/>
          </w:tcPr>
          <w:p w14:paraId="3EA052B7" w14:textId="77777777" w:rsidR="002A3F0D" w:rsidRDefault="002A3F0D">
            <w:pPr>
              <w:spacing w:after="75"/>
              <w:rPr>
                <w:rFonts w:ascii="Georgia" w:eastAsia="Times New Roman" w:hAnsi="Georgia"/>
                <w:sz w:val="18"/>
                <w:szCs w:val="18"/>
              </w:rPr>
            </w:pPr>
            <w:r>
              <w:rPr>
                <w:rFonts w:ascii="Georgia" w:eastAsia="Times New Roman" w:hAnsi="Georgia"/>
                <w:sz w:val="18"/>
                <w:szCs w:val="18"/>
              </w:rPr>
              <w:t>Yes</w:t>
            </w:r>
          </w:p>
        </w:tc>
      </w:tr>
    </w:tbl>
    <w:p w14:paraId="2652D073" w14:textId="77777777" w:rsidR="002A3F0D" w:rsidRDefault="002A3F0D">
      <w:pPr>
        <w:divId w:val="51415588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2"/>
      </w:tblGrid>
      <w:tr w:rsidR="000E0C89" w14:paraId="551C0336" w14:textId="77777777">
        <w:trPr>
          <w:divId w:val="514155887"/>
          <w:tblCellSpacing w:w="15" w:type="dxa"/>
        </w:trPr>
        <w:tc>
          <w:tcPr>
            <w:tcW w:w="0" w:type="auto"/>
            <w:tcBorders>
              <w:bottom w:val="single" w:sz="6" w:space="0" w:color="000000"/>
            </w:tcBorders>
            <w:shd w:val="clear" w:color="auto" w:fill="BBBBBB"/>
            <w:vAlign w:val="center"/>
            <w:hideMark/>
          </w:tcPr>
          <w:p w14:paraId="52139A87"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Ceased?</w:t>
            </w:r>
          </w:p>
        </w:tc>
      </w:tr>
      <w:tr w:rsidR="000E0C89" w14:paraId="4B0E89AD" w14:textId="77777777">
        <w:trPr>
          <w:divId w:val="514155887"/>
          <w:tblCellSpacing w:w="15" w:type="dxa"/>
        </w:trPr>
        <w:tc>
          <w:tcPr>
            <w:tcW w:w="0" w:type="auto"/>
            <w:vAlign w:val="center"/>
            <w:hideMark/>
          </w:tcPr>
          <w:p w14:paraId="2EB4041D"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r>
    </w:tbl>
    <w:p w14:paraId="07C49415" w14:textId="77777777" w:rsidR="002A3F0D" w:rsidRDefault="002A3F0D">
      <w:pPr>
        <w:pStyle w:val="Heading1"/>
        <w:divId w:val="418646660"/>
        <w:rPr>
          <w:rFonts w:ascii="Georgia" w:eastAsia="Times New Roman" w:hAnsi="Georgia"/>
          <w:sz w:val="29"/>
          <w:szCs w:val="29"/>
        </w:rPr>
      </w:pPr>
      <w:r>
        <w:rPr>
          <w:rFonts w:ascii="Georgia" w:eastAsia="Times New Roman" w:hAnsi="Georgia"/>
          <w:sz w:val="29"/>
          <w:szCs w:val="29"/>
        </w:rPr>
        <w:t>Habitats and Ecology</w:t>
      </w:r>
    </w:p>
    <w:p w14:paraId="1B71A221" w14:textId="2D1EA394" w:rsidR="002A3F0D" w:rsidRDefault="002A3F0D">
      <w:pPr>
        <w:pStyle w:val="NormalWeb"/>
        <w:divId w:val="418646660"/>
        <w:rPr>
          <w:rFonts w:ascii="Georgia" w:hAnsi="Georgia"/>
        </w:rPr>
      </w:pPr>
      <w:r>
        <w:rPr>
          <w:rFonts w:ascii="Georgia" w:hAnsi="Georgia"/>
        </w:rPr>
        <w:t>It is difficult to determine the original habitat where </w:t>
      </w:r>
      <w:r>
        <w:rPr>
          <w:rStyle w:val="Emphasis"/>
          <w:rFonts w:ascii="Georgia" w:hAnsi="Georgia"/>
        </w:rPr>
        <w:t xml:space="preserve">A. sempervirens </w:t>
      </w:r>
      <w:r>
        <w:rPr>
          <w:rFonts w:ascii="Georgia" w:hAnsi="Georgia"/>
        </w:rPr>
        <w:t>would have been found. Accounts describe the area east of the river Chao Phraya, where the city of Bangkok was built on in 1782, as agricultural fields (</w:t>
      </w:r>
      <w:proofErr w:type="spellStart"/>
      <w:r>
        <w:rPr>
          <w:rFonts w:ascii="Georgia" w:hAnsi="Georgia"/>
        </w:rPr>
        <w:t>Kulachol</w:t>
      </w:r>
      <w:proofErr w:type="spellEnd"/>
      <w:r>
        <w:rPr>
          <w:rFonts w:ascii="Georgia" w:hAnsi="Georgia"/>
        </w:rPr>
        <w:t xml:space="preserve"> 2003) and it is possible that the species' habitat has therefore been disrupted by human activity </w:t>
      </w:r>
      <w:del w:id="83" w:author="Jack Plummer" w:date="2024-03-21T17:30:00Z">
        <w:r w:rsidDel="00E04BB1">
          <w:rPr>
            <w:rFonts w:ascii="Georgia" w:hAnsi="Georgia"/>
          </w:rPr>
          <w:delText>since before even then</w:delText>
        </w:r>
      </w:del>
      <w:ins w:id="84" w:author="Jack Plummer" w:date="2024-03-21T17:30:00Z">
        <w:r w:rsidR="00E04BB1">
          <w:rPr>
            <w:rFonts w:ascii="Georgia" w:hAnsi="Georgia"/>
          </w:rPr>
          <w:t>for centuries</w:t>
        </w:r>
      </w:ins>
      <w:r>
        <w:rPr>
          <w:rFonts w:ascii="Georgia" w:hAnsi="Georgia"/>
        </w:rPr>
        <w:t>. The underlying geology of the Bangkok basin is a 15-20</w:t>
      </w:r>
      <w:ins w:id="85" w:author="Jack Plummer" w:date="2024-03-21T17:30:00Z">
        <w:r w:rsidR="00E04BB1">
          <w:rPr>
            <w:rFonts w:ascii="Georgia" w:hAnsi="Georgia"/>
          </w:rPr>
          <w:t xml:space="preserve"> </w:t>
        </w:r>
      </w:ins>
      <w:r>
        <w:rPr>
          <w:rFonts w:ascii="Georgia" w:hAnsi="Georgia"/>
        </w:rPr>
        <w:t>m deep layer of soft marine clay (</w:t>
      </w:r>
      <w:proofErr w:type="spellStart"/>
      <w:r>
        <w:rPr>
          <w:rFonts w:ascii="Georgia" w:hAnsi="Georgia"/>
        </w:rPr>
        <w:t>Teerachaikulpanich</w:t>
      </w:r>
      <w:proofErr w:type="spellEnd"/>
      <w:r>
        <w:rPr>
          <w:rFonts w:ascii="Georgia" w:hAnsi="Georgia"/>
        </w:rPr>
        <w:t xml:space="preserve"> and </w:t>
      </w:r>
      <w:proofErr w:type="spellStart"/>
      <w:r>
        <w:rPr>
          <w:rFonts w:ascii="Georgia" w:hAnsi="Georgia"/>
        </w:rPr>
        <w:t>Phupat</w:t>
      </w:r>
      <w:proofErr w:type="spellEnd"/>
      <w:r>
        <w:rPr>
          <w:rFonts w:ascii="Georgia" w:hAnsi="Georgia"/>
        </w:rPr>
        <w:t xml:space="preserve"> 2003), which is the soil type </w:t>
      </w:r>
      <w:r>
        <w:rPr>
          <w:rStyle w:val="Emphasis"/>
          <w:rFonts w:ascii="Georgia" w:hAnsi="Georgia"/>
        </w:rPr>
        <w:t>A. sempervirens</w:t>
      </w:r>
      <w:r>
        <w:rPr>
          <w:rFonts w:ascii="Georgia" w:hAnsi="Georgia"/>
        </w:rPr>
        <w:t xml:space="preserve"> is likely adapted to. The garden of the Faculty of Pharmaceutical Sciences, Chulalongkorn University, is within the Siam Square area of Bangkok. This is a very central, urban area and it is likely that the habitat quality for the species has deteriorated as the population of Bangkok has increased. Population and industrial growth in Bangkok have increased seasonal air pollution levels to eight-times the annual air quality recommendation by the World Health Organisation (WHO) (Nguyen </w:t>
      </w:r>
      <w:r>
        <w:rPr>
          <w:rStyle w:val="Emphasis"/>
          <w:rFonts w:ascii="Georgia" w:hAnsi="Georgia"/>
        </w:rPr>
        <w:t>et al.</w:t>
      </w:r>
      <w:r>
        <w:rPr>
          <w:rFonts w:ascii="Georgia" w:hAnsi="Georgia"/>
        </w:rPr>
        <w:t xml:space="preserve"> 2023) and noise pollution from traffic also exceeds WHO standards (</w:t>
      </w:r>
      <w:proofErr w:type="spellStart"/>
      <w:r>
        <w:rPr>
          <w:rFonts w:ascii="Georgia" w:hAnsi="Georgia"/>
        </w:rPr>
        <w:t>Vattanaprateep</w:t>
      </w:r>
      <w:proofErr w:type="spellEnd"/>
      <w:r>
        <w:rPr>
          <w:rFonts w:ascii="Georgia" w:hAnsi="Georgia"/>
        </w:rPr>
        <w:t xml:space="preserve"> 2020). If the population of Bangkok increases in future, there is potential that the habitat quality of </w:t>
      </w:r>
      <w:r>
        <w:rPr>
          <w:rStyle w:val="Emphasis"/>
          <w:rFonts w:ascii="Georgia" w:hAnsi="Georgia"/>
        </w:rPr>
        <w:t>A. sempervirens</w:t>
      </w:r>
      <w:r>
        <w:rPr>
          <w:rFonts w:ascii="Georgia" w:hAnsi="Georgia"/>
        </w:rPr>
        <w:t xml:space="preserve"> will deteriorate further but this cannot be quantified.</w:t>
      </w:r>
    </w:p>
    <w:p w14:paraId="71657DD0" w14:textId="77777777" w:rsidR="002A3F0D" w:rsidRDefault="002A3F0D">
      <w:pPr>
        <w:pStyle w:val="Heading2"/>
        <w:divId w:val="418646660"/>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177"/>
        <w:gridCol w:w="718"/>
        <w:gridCol w:w="1020"/>
        <w:gridCol w:w="1888"/>
      </w:tblGrid>
      <w:tr w:rsidR="000E0C89" w14:paraId="03069A3C" w14:textId="77777777">
        <w:trPr>
          <w:divId w:val="418646660"/>
          <w:tblCellSpacing w:w="15" w:type="dxa"/>
        </w:trPr>
        <w:tc>
          <w:tcPr>
            <w:tcW w:w="0" w:type="auto"/>
            <w:tcBorders>
              <w:bottom w:val="single" w:sz="6" w:space="0" w:color="000000"/>
            </w:tcBorders>
            <w:shd w:val="clear" w:color="auto" w:fill="BBBBBB"/>
            <w:vAlign w:val="center"/>
            <w:hideMark/>
          </w:tcPr>
          <w:p w14:paraId="5D988CBF"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05C62B7"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3343CC77"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B07BDBB"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E0C89" w14:paraId="56F1DDF1" w14:textId="77777777">
        <w:trPr>
          <w:divId w:val="418646660"/>
          <w:tblCellSpacing w:w="15" w:type="dxa"/>
        </w:trPr>
        <w:tc>
          <w:tcPr>
            <w:tcW w:w="0" w:type="auto"/>
            <w:tcBorders>
              <w:bottom w:val="single" w:sz="6" w:space="0" w:color="CCCCCC"/>
            </w:tcBorders>
            <w:vAlign w:val="center"/>
            <w:hideMark/>
          </w:tcPr>
          <w:p w14:paraId="2F57A778" w14:textId="77777777" w:rsidR="002A3F0D" w:rsidRDefault="002A3F0D">
            <w:pPr>
              <w:spacing w:after="75"/>
              <w:rPr>
                <w:rFonts w:ascii="Georgia" w:eastAsia="Times New Roman" w:hAnsi="Georgia"/>
                <w:sz w:val="18"/>
                <w:szCs w:val="18"/>
              </w:rPr>
            </w:pPr>
            <w:commentRangeStart w:id="86"/>
            <w:r>
              <w:rPr>
                <w:rFonts w:ascii="Georgia" w:eastAsia="Times New Roman" w:hAnsi="Georgia"/>
                <w:sz w:val="18"/>
                <w:szCs w:val="18"/>
              </w:rPr>
              <w:t>14.5. Artificial/Terrestrial -&gt; Artificial/Terrestrial - Urban Areas</w:t>
            </w:r>
          </w:p>
        </w:tc>
        <w:tc>
          <w:tcPr>
            <w:tcW w:w="0" w:type="auto"/>
            <w:tcBorders>
              <w:bottom w:val="single" w:sz="6" w:space="0" w:color="CCCCCC"/>
            </w:tcBorders>
            <w:vAlign w:val="center"/>
            <w:hideMark/>
          </w:tcPr>
          <w:p w14:paraId="50C07EDC"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3CFADB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1481F9E"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commentRangeEnd w:id="86"/>
            <w:r w:rsidR="00E04BB1">
              <w:rPr>
                <w:rStyle w:val="CommentReference"/>
              </w:rPr>
              <w:commentReference w:id="86"/>
            </w:r>
          </w:p>
        </w:tc>
      </w:tr>
    </w:tbl>
    <w:p w14:paraId="17DC55D2" w14:textId="77777777" w:rsidR="002A3F0D" w:rsidRDefault="002A3F0D">
      <w:pPr>
        <w:pStyle w:val="Heading2"/>
        <w:divId w:val="418646660"/>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0"/>
        <w:gridCol w:w="894"/>
        <w:gridCol w:w="6076"/>
      </w:tblGrid>
      <w:tr w:rsidR="000E0C89" w14:paraId="3F4097BE" w14:textId="77777777">
        <w:trPr>
          <w:divId w:val="418646660"/>
          <w:tblCellSpacing w:w="15" w:type="dxa"/>
        </w:trPr>
        <w:tc>
          <w:tcPr>
            <w:tcW w:w="0" w:type="auto"/>
            <w:tcBorders>
              <w:bottom w:val="single" w:sz="6" w:space="0" w:color="000000"/>
            </w:tcBorders>
            <w:shd w:val="clear" w:color="auto" w:fill="BBBBBB"/>
            <w:vAlign w:val="center"/>
            <w:hideMark/>
          </w:tcPr>
          <w:p w14:paraId="7AD52902"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5E933C1E"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176379E"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E0C89" w14:paraId="44D6A066" w14:textId="77777777">
        <w:trPr>
          <w:divId w:val="418646660"/>
          <w:tblCellSpacing w:w="15" w:type="dxa"/>
        </w:trPr>
        <w:tc>
          <w:tcPr>
            <w:tcW w:w="0" w:type="auto"/>
            <w:vAlign w:val="center"/>
            <w:hideMark/>
          </w:tcPr>
          <w:p w14:paraId="2C0A2AB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D158E64"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F0458FC" w14:textId="076AC287" w:rsidR="002A3F0D" w:rsidRDefault="002A3F0D">
            <w:pPr>
              <w:spacing w:after="75"/>
              <w:rPr>
                <w:rFonts w:ascii="Georgia" w:eastAsia="Times New Roman" w:hAnsi="Georgia"/>
                <w:sz w:val="18"/>
                <w:szCs w:val="18"/>
              </w:rPr>
            </w:pPr>
            <w:commentRangeStart w:id="87"/>
            <w:del w:id="88" w:author="Jack Plummer" w:date="2024-03-21T17:32:00Z">
              <w:r w:rsidDel="00E04BB1">
                <w:rPr>
                  <w:rFonts w:ascii="Georgia" w:eastAsia="Times New Roman" w:hAnsi="Georgia"/>
                  <w:sz w:val="18"/>
                  <w:szCs w:val="18"/>
                </w:rPr>
                <w:delText xml:space="preserve">As previously discussed </w:delText>
              </w:r>
            </w:del>
            <w:commentRangeEnd w:id="87"/>
            <w:r w:rsidR="00E04BB1">
              <w:rPr>
                <w:rStyle w:val="CommentReference"/>
              </w:rPr>
              <w:commentReference w:id="87"/>
            </w:r>
            <w:del w:id="89" w:author="Jack Plummer" w:date="2024-03-21T17:32:00Z">
              <w:r w:rsidDel="00E04BB1">
                <w:rPr>
                  <w:rFonts w:ascii="Georgia" w:eastAsia="Times New Roman" w:hAnsi="Georgia"/>
                  <w:sz w:val="18"/>
                  <w:szCs w:val="18"/>
                </w:rPr>
                <w:delText>it is not possible to quantify any further loss in AOO or EOO.</w:delText>
              </w:r>
            </w:del>
            <w:r>
              <w:rPr>
                <w:rFonts w:ascii="Georgia" w:eastAsia="Times New Roman" w:hAnsi="Georgia"/>
                <w:sz w:val="18"/>
                <w:szCs w:val="18"/>
              </w:rPr>
              <w:t xml:space="preserve"> </w:t>
            </w:r>
            <w:commentRangeStart w:id="90"/>
            <w:r>
              <w:rPr>
                <w:rFonts w:ascii="Georgia" w:eastAsia="Times New Roman" w:hAnsi="Georgia"/>
                <w:sz w:val="18"/>
                <w:szCs w:val="18"/>
              </w:rPr>
              <w:t>Due to the limited and urban distribution of the species, continuing decline in habitat quality would likely be linked to increasing population within Bangkok but this relationship cannot be quantified - only suspected.</w:t>
            </w:r>
            <w:commentRangeEnd w:id="90"/>
            <w:r w:rsidR="00E04BB1">
              <w:rPr>
                <w:rStyle w:val="CommentReference"/>
              </w:rPr>
              <w:commentReference w:id="90"/>
            </w:r>
          </w:p>
        </w:tc>
      </w:tr>
    </w:tbl>
    <w:p w14:paraId="78D4559F" w14:textId="77777777" w:rsidR="002A3F0D" w:rsidRDefault="002A3F0D">
      <w:pPr>
        <w:pStyle w:val="Heading2"/>
        <w:divId w:val="418646660"/>
        <w:rPr>
          <w:rFonts w:ascii="Georgia" w:eastAsia="Times New Roman" w:hAnsi="Georgia"/>
          <w:sz w:val="27"/>
          <w:szCs w:val="27"/>
        </w:rPr>
      </w:pPr>
      <w:r>
        <w:rPr>
          <w:rFonts w:ascii="Georgia" w:eastAsia="Times New Roman" w:hAnsi="Georgia"/>
          <w:sz w:val="27"/>
          <w:szCs w:val="27"/>
        </w:rPr>
        <w:lastRenderedPageBreak/>
        <w:t>Systems</w:t>
      </w:r>
    </w:p>
    <w:p w14:paraId="04E5BC89" w14:textId="77777777" w:rsidR="002A3F0D" w:rsidRDefault="002A3F0D">
      <w:pPr>
        <w:pStyle w:val="NormalWeb"/>
        <w:divId w:val="418646660"/>
        <w:rPr>
          <w:rFonts w:ascii="Georgia" w:hAnsi="Georgia"/>
        </w:rPr>
      </w:pPr>
      <w:r>
        <w:rPr>
          <w:rStyle w:val="datalabel1"/>
          <w:rFonts w:ascii="Georgia" w:hAnsi="Georgia"/>
        </w:rPr>
        <w:t xml:space="preserve">System: </w:t>
      </w:r>
      <w:r>
        <w:rPr>
          <w:rFonts w:ascii="Georgia" w:hAnsi="Georgia"/>
        </w:rPr>
        <w:t>Terrestrial</w:t>
      </w:r>
    </w:p>
    <w:p w14:paraId="7C7E8C56" w14:textId="77777777" w:rsidR="002A3F0D" w:rsidRDefault="002A3F0D">
      <w:pPr>
        <w:pStyle w:val="Heading2"/>
        <w:divId w:val="418646660"/>
        <w:rPr>
          <w:rFonts w:ascii="Georgia" w:eastAsia="Times New Roman" w:hAnsi="Georgia"/>
          <w:sz w:val="27"/>
          <w:szCs w:val="27"/>
        </w:rPr>
      </w:pPr>
      <w:r>
        <w:rPr>
          <w:rFonts w:ascii="Georgia" w:eastAsia="Times New Roman" w:hAnsi="Georgia"/>
          <w:sz w:val="27"/>
          <w:szCs w:val="27"/>
        </w:rPr>
        <w:t>Plant / Fungi Specific</w:t>
      </w:r>
    </w:p>
    <w:p w14:paraId="1DDAC4C4" w14:textId="77777777" w:rsidR="002A3F0D" w:rsidRDefault="002A3F0D">
      <w:pPr>
        <w:pStyle w:val="NormalWeb"/>
        <w:divId w:val="418646660"/>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E0C89" w14:paraId="6B87255C" w14:textId="77777777">
        <w:trPr>
          <w:divId w:val="418646660"/>
          <w:tblCellSpacing w:w="15" w:type="dxa"/>
        </w:trPr>
        <w:tc>
          <w:tcPr>
            <w:tcW w:w="0" w:type="auto"/>
            <w:tcBorders>
              <w:bottom w:val="single" w:sz="6" w:space="0" w:color="000000"/>
            </w:tcBorders>
            <w:shd w:val="clear" w:color="auto" w:fill="BBBBBB"/>
            <w:vAlign w:val="center"/>
            <w:hideMark/>
          </w:tcPr>
          <w:p w14:paraId="6CBB610D"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E0C89" w14:paraId="376B9431" w14:textId="77777777">
        <w:trPr>
          <w:divId w:val="418646660"/>
          <w:tblCellSpacing w:w="15" w:type="dxa"/>
        </w:trPr>
        <w:tc>
          <w:tcPr>
            <w:tcW w:w="0" w:type="auto"/>
            <w:tcBorders>
              <w:bottom w:val="single" w:sz="6" w:space="0" w:color="CCCCCC"/>
            </w:tcBorders>
            <w:vAlign w:val="center"/>
            <w:hideMark/>
          </w:tcPr>
          <w:p w14:paraId="3AB11B2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Tree - large</w:t>
            </w:r>
          </w:p>
        </w:tc>
      </w:tr>
    </w:tbl>
    <w:p w14:paraId="3520DA4B" w14:textId="77777777" w:rsidR="002A3F0D" w:rsidRDefault="002A3F0D">
      <w:pPr>
        <w:pStyle w:val="Heading1"/>
        <w:divId w:val="101996428"/>
        <w:rPr>
          <w:rFonts w:ascii="Georgia" w:eastAsia="Times New Roman" w:hAnsi="Georgia"/>
          <w:sz w:val="29"/>
          <w:szCs w:val="29"/>
        </w:rPr>
      </w:pPr>
      <w:r>
        <w:rPr>
          <w:rFonts w:ascii="Georgia" w:eastAsia="Times New Roman" w:hAnsi="Georgia"/>
          <w:sz w:val="29"/>
          <w:szCs w:val="29"/>
        </w:rPr>
        <w:t>Use and Trade</w:t>
      </w:r>
    </w:p>
    <w:p w14:paraId="48633574" w14:textId="77777777" w:rsidR="002A3F0D" w:rsidRDefault="002A3F0D">
      <w:pPr>
        <w:pStyle w:val="Heading2"/>
        <w:divId w:val="101996428"/>
        <w:rPr>
          <w:rFonts w:ascii="Georgia" w:eastAsia="Times New Roman" w:hAnsi="Georgia"/>
          <w:sz w:val="27"/>
          <w:szCs w:val="27"/>
        </w:rPr>
      </w:pPr>
      <w:r>
        <w:rPr>
          <w:rFonts w:ascii="Georgia" w:eastAsia="Times New Roman" w:hAnsi="Georgia"/>
          <w:sz w:val="27"/>
          <w:szCs w:val="27"/>
        </w:rPr>
        <w:t>General Use and Trade Information</w:t>
      </w:r>
    </w:p>
    <w:p w14:paraId="2106848D" w14:textId="77777777" w:rsidR="002A3F0D" w:rsidRDefault="002A3F0D">
      <w:pPr>
        <w:pStyle w:val="NormalWeb"/>
        <w:divId w:val="101996428"/>
        <w:rPr>
          <w:rFonts w:ascii="Georgia" w:hAnsi="Georgia"/>
        </w:rPr>
      </w:pPr>
      <w:r>
        <w:rPr>
          <w:rStyle w:val="datalabel1"/>
          <w:rFonts w:ascii="Georgia" w:hAnsi="Georgia"/>
        </w:rPr>
        <w:t xml:space="preserve">No use/trade information for this species: </w:t>
      </w:r>
      <w:r>
        <w:rPr>
          <w:rFonts w:ascii="Georgia" w:hAnsi="Georgia"/>
        </w:rPr>
        <w:t>true</w:t>
      </w:r>
    </w:p>
    <w:p w14:paraId="1217CDCC" w14:textId="77777777" w:rsidR="002A3F0D" w:rsidRDefault="002A3F0D">
      <w:pPr>
        <w:pStyle w:val="NormalWeb"/>
        <w:divId w:val="101996428"/>
        <w:rPr>
          <w:rFonts w:ascii="Georgia" w:hAnsi="Georgia"/>
        </w:rPr>
      </w:pPr>
      <w:r>
        <w:rPr>
          <w:rFonts w:ascii="Georgia" w:hAnsi="Georgia"/>
        </w:rPr>
        <w:t xml:space="preserve">There is no information available on the use or trade of </w:t>
      </w:r>
      <w:r>
        <w:rPr>
          <w:rStyle w:val="Emphasis"/>
          <w:rFonts w:ascii="Georgia" w:hAnsi="Georgia"/>
        </w:rPr>
        <w:t>A. sempervirens</w:t>
      </w:r>
      <w:r>
        <w:rPr>
          <w:rFonts w:ascii="Georgia" w:hAnsi="Georgia"/>
        </w:rPr>
        <w:t>, and it is unlikely that the species is currently exploited due to its geographic distribution.</w:t>
      </w:r>
    </w:p>
    <w:p w14:paraId="363EC3E8" w14:textId="77777777" w:rsidR="002A3F0D" w:rsidRDefault="002A3F0D">
      <w:pPr>
        <w:pStyle w:val="Heading1"/>
        <w:divId w:val="871723129"/>
        <w:rPr>
          <w:rFonts w:ascii="Georgia" w:eastAsia="Times New Roman" w:hAnsi="Georgia"/>
          <w:sz w:val="29"/>
          <w:szCs w:val="29"/>
        </w:rPr>
      </w:pPr>
      <w:r>
        <w:rPr>
          <w:rFonts w:ascii="Georgia" w:eastAsia="Times New Roman" w:hAnsi="Georgia"/>
          <w:sz w:val="29"/>
          <w:szCs w:val="29"/>
        </w:rPr>
        <w:t>Threats</w:t>
      </w:r>
    </w:p>
    <w:p w14:paraId="20EE68FC" w14:textId="12B2CE56" w:rsidR="002A3F0D" w:rsidRDefault="002A3F0D">
      <w:pPr>
        <w:pStyle w:val="NormalWeb"/>
        <w:divId w:val="871723129"/>
        <w:rPr>
          <w:rFonts w:ascii="Georgia" w:hAnsi="Georgia"/>
        </w:rPr>
      </w:pPr>
      <w:r>
        <w:rPr>
          <w:rFonts w:ascii="Georgia" w:hAnsi="Georgia"/>
        </w:rPr>
        <w:t>Air and noise pollution threaten habitat quality for the species and historically the species will have experienced clearing and habitat degradation during the construction of Bangkok city. Due to it</w:t>
      </w:r>
      <w:del w:id="91" w:author="Jack Plummer" w:date="2024-03-21T17:34:00Z">
        <w:r w:rsidDel="00E04BB1">
          <w:rPr>
            <w:rFonts w:ascii="Georgia" w:hAnsi="Georgia"/>
          </w:rPr>
          <w:delText>'</w:delText>
        </w:r>
      </w:del>
      <w:r>
        <w:rPr>
          <w:rFonts w:ascii="Georgia" w:hAnsi="Georgia"/>
        </w:rPr>
        <w:t>s low-lying position on the delta of the Chao Phraya River, and subsidence and human activity impacting water flow, Bangkok is an area at risk of flooding (</w:t>
      </w:r>
      <w:r>
        <w:rPr>
          <w:rStyle w:val="Emphasis"/>
          <w:rFonts w:ascii="Georgia" w:hAnsi="Georgia"/>
        </w:rPr>
        <w:t>Terry et al.</w:t>
      </w:r>
      <w:r>
        <w:rPr>
          <w:rFonts w:ascii="Georgia" w:hAnsi="Georgia"/>
        </w:rPr>
        <w:t xml:space="preserve"> 2020). The city is also vulnerable to marine flooding if sea levels continue to increase with climate change. A significant future flood could threaten </w:t>
      </w:r>
      <w:del w:id="92" w:author="Jack Plummer" w:date="2024-03-21T17:34:00Z">
        <w:r w:rsidDel="00E04BB1">
          <w:rPr>
            <w:rStyle w:val="Emphasis"/>
            <w:rFonts w:ascii="Georgia" w:hAnsi="Georgia"/>
          </w:rPr>
          <w:delText>A. sempervirens'</w:delText>
        </w:r>
      </w:del>
      <w:ins w:id="93" w:author="Jack Plummer" w:date="2024-03-21T17:34:00Z">
        <w:r w:rsidR="00E04BB1">
          <w:rPr>
            <w:rStyle w:val="Emphasis"/>
            <w:rFonts w:ascii="Georgia" w:hAnsi="Georgia"/>
            <w:i w:val="0"/>
            <w:iCs w:val="0"/>
          </w:rPr>
          <w:t>the</w:t>
        </w:r>
      </w:ins>
      <w:r>
        <w:rPr>
          <w:rStyle w:val="Emphasis"/>
          <w:rFonts w:ascii="Georgia" w:hAnsi="Georgia"/>
        </w:rPr>
        <w:t> </w:t>
      </w:r>
      <w:r>
        <w:rPr>
          <w:rFonts w:ascii="Georgia" w:hAnsi="Georgia"/>
        </w:rPr>
        <w:t>only known habitat</w:t>
      </w:r>
      <w:ins w:id="94" w:author="Jack Plummer" w:date="2024-03-21T17:34:00Z">
        <w:r w:rsidR="00E04BB1">
          <w:rPr>
            <w:rFonts w:ascii="Georgia" w:hAnsi="Georgia"/>
          </w:rPr>
          <w:t xml:space="preserve"> for this species</w:t>
        </w:r>
      </w:ins>
      <w:r>
        <w:rPr>
          <w:rFonts w:ascii="Georgia" w:hAnsi="Georgia"/>
        </w:rPr>
        <w:t>.</w:t>
      </w:r>
    </w:p>
    <w:p w14:paraId="753E4CE2" w14:textId="77777777" w:rsidR="002A3F0D" w:rsidRDefault="002A3F0D">
      <w:pPr>
        <w:pStyle w:val="Heading2"/>
        <w:divId w:val="871723129"/>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46"/>
        <w:gridCol w:w="1699"/>
        <w:gridCol w:w="1145"/>
        <w:gridCol w:w="1520"/>
      </w:tblGrid>
      <w:tr w:rsidR="000E0C89" w14:paraId="3DD1C958" w14:textId="77777777">
        <w:trPr>
          <w:divId w:val="871723129"/>
          <w:tblCellSpacing w:w="15" w:type="dxa"/>
        </w:trPr>
        <w:tc>
          <w:tcPr>
            <w:tcW w:w="0" w:type="auto"/>
            <w:tcBorders>
              <w:bottom w:val="single" w:sz="6" w:space="0" w:color="000000"/>
            </w:tcBorders>
            <w:shd w:val="clear" w:color="auto" w:fill="BBBBBB"/>
            <w:vAlign w:val="center"/>
            <w:hideMark/>
          </w:tcPr>
          <w:p w14:paraId="721862EC"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C97FC6F"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DBBFC2C"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0FC619A0"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Severity</w:t>
            </w:r>
          </w:p>
        </w:tc>
      </w:tr>
      <w:tr w:rsidR="000E0C89" w14:paraId="7615BB27" w14:textId="77777777">
        <w:trPr>
          <w:divId w:val="871723129"/>
          <w:tblCellSpacing w:w="15" w:type="dxa"/>
        </w:trPr>
        <w:tc>
          <w:tcPr>
            <w:tcW w:w="0" w:type="auto"/>
            <w:vAlign w:val="center"/>
            <w:hideMark/>
          </w:tcPr>
          <w:p w14:paraId="342613FB" w14:textId="77777777" w:rsidR="002A3F0D" w:rsidRDefault="002A3F0D">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33D943F3" w14:textId="77777777" w:rsidR="002A3F0D" w:rsidRDefault="002A3F0D">
            <w:pPr>
              <w:spacing w:after="75"/>
              <w:rPr>
                <w:rFonts w:ascii="Georgia" w:eastAsia="Times New Roman" w:hAnsi="Georgia"/>
                <w:sz w:val="18"/>
                <w:szCs w:val="18"/>
              </w:rPr>
            </w:pPr>
            <w:r>
              <w:rPr>
                <w:rFonts w:ascii="Georgia" w:eastAsia="Times New Roman" w:hAnsi="Georgia"/>
                <w:sz w:val="18"/>
                <w:szCs w:val="18"/>
              </w:rPr>
              <w:t>Past, Unlikely to Return</w:t>
            </w:r>
          </w:p>
        </w:tc>
        <w:tc>
          <w:tcPr>
            <w:tcW w:w="0" w:type="auto"/>
            <w:vAlign w:val="center"/>
            <w:hideMark/>
          </w:tcPr>
          <w:p w14:paraId="31108ADC"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2ABDBA2"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r>
      <w:tr w:rsidR="000E0C89" w14:paraId="402DFBC2" w14:textId="77777777">
        <w:trPr>
          <w:divId w:val="871723129"/>
          <w:tblCellSpacing w:w="15" w:type="dxa"/>
        </w:trPr>
        <w:tc>
          <w:tcPr>
            <w:tcW w:w="0" w:type="auto"/>
            <w:vAlign w:val="center"/>
            <w:hideMark/>
          </w:tcPr>
          <w:p w14:paraId="3AB9B730" w14:textId="77777777" w:rsidR="002A3F0D" w:rsidRDefault="002A3F0D">
            <w:pPr>
              <w:spacing w:after="75"/>
              <w:rPr>
                <w:rFonts w:ascii="Georgia" w:eastAsia="Times New Roman" w:hAnsi="Georgia"/>
                <w:sz w:val="18"/>
                <w:szCs w:val="18"/>
              </w:rPr>
            </w:pPr>
            <w:r>
              <w:rPr>
                <w:rFonts w:ascii="Georgia" w:eastAsia="Times New Roman" w:hAnsi="Georgia"/>
                <w:sz w:val="18"/>
                <w:szCs w:val="18"/>
              </w:rPr>
              <w:t>6.1. Human intrusions &amp; disturbance -&gt; Recreational activities</w:t>
            </w:r>
          </w:p>
        </w:tc>
        <w:tc>
          <w:tcPr>
            <w:tcW w:w="0" w:type="auto"/>
            <w:vAlign w:val="center"/>
            <w:hideMark/>
          </w:tcPr>
          <w:p w14:paraId="01B57532" w14:textId="77777777" w:rsidR="002A3F0D" w:rsidRDefault="002A3F0D">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95DC0F4"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CC0168E"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r>
      <w:tr w:rsidR="000E0C89" w14:paraId="1214B174" w14:textId="77777777">
        <w:trPr>
          <w:divId w:val="871723129"/>
          <w:tblCellSpacing w:w="15" w:type="dxa"/>
        </w:trPr>
        <w:tc>
          <w:tcPr>
            <w:tcW w:w="0" w:type="auto"/>
            <w:vAlign w:val="center"/>
            <w:hideMark/>
          </w:tcPr>
          <w:p w14:paraId="3F2027D4" w14:textId="77777777" w:rsidR="002A3F0D" w:rsidRDefault="002A3F0D">
            <w:pPr>
              <w:spacing w:after="75"/>
              <w:rPr>
                <w:rFonts w:ascii="Georgia" w:eastAsia="Times New Roman" w:hAnsi="Georgia"/>
                <w:sz w:val="18"/>
                <w:szCs w:val="18"/>
              </w:rPr>
            </w:pPr>
            <w:r>
              <w:rPr>
                <w:rFonts w:ascii="Georgia" w:eastAsia="Times New Roman" w:hAnsi="Georgia"/>
                <w:sz w:val="18"/>
                <w:szCs w:val="18"/>
              </w:rPr>
              <w:t>9.5.2. Pollution -&gt; Air-borne pollutants -&gt; Smog</w:t>
            </w:r>
          </w:p>
        </w:tc>
        <w:tc>
          <w:tcPr>
            <w:tcW w:w="0" w:type="auto"/>
            <w:vAlign w:val="center"/>
            <w:hideMark/>
          </w:tcPr>
          <w:p w14:paraId="4FA4CE80" w14:textId="77777777" w:rsidR="002A3F0D" w:rsidRDefault="002A3F0D">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092E037"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DB05E0C"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r>
      <w:tr w:rsidR="000E0C89" w14:paraId="69EF14D0" w14:textId="77777777">
        <w:trPr>
          <w:divId w:val="871723129"/>
          <w:tblCellSpacing w:w="15" w:type="dxa"/>
        </w:trPr>
        <w:tc>
          <w:tcPr>
            <w:tcW w:w="0" w:type="auto"/>
            <w:vAlign w:val="center"/>
            <w:hideMark/>
          </w:tcPr>
          <w:p w14:paraId="3EE86BDF" w14:textId="77777777" w:rsidR="002A3F0D" w:rsidRDefault="002A3F0D">
            <w:pPr>
              <w:spacing w:after="75"/>
              <w:rPr>
                <w:rFonts w:ascii="Georgia" w:eastAsia="Times New Roman" w:hAnsi="Georgia"/>
                <w:sz w:val="18"/>
                <w:szCs w:val="18"/>
              </w:rPr>
            </w:pPr>
            <w:r>
              <w:rPr>
                <w:rFonts w:ascii="Georgia" w:eastAsia="Times New Roman" w:hAnsi="Georgia"/>
                <w:sz w:val="18"/>
                <w:szCs w:val="18"/>
              </w:rPr>
              <w:t>9</w:t>
            </w:r>
            <w:commentRangeStart w:id="95"/>
            <w:r>
              <w:rPr>
                <w:rFonts w:ascii="Georgia" w:eastAsia="Times New Roman" w:hAnsi="Georgia"/>
                <w:sz w:val="18"/>
                <w:szCs w:val="18"/>
              </w:rPr>
              <w:t>.6.3. Pollution -&gt; Excess energy -&gt; Noise pollution</w:t>
            </w:r>
            <w:commentRangeEnd w:id="95"/>
            <w:r w:rsidR="00E04BB1">
              <w:rPr>
                <w:rStyle w:val="CommentReference"/>
              </w:rPr>
              <w:commentReference w:id="95"/>
            </w:r>
          </w:p>
        </w:tc>
        <w:tc>
          <w:tcPr>
            <w:tcW w:w="0" w:type="auto"/>
            <w:vAlign w:val="center"/>
            <w:hideMark/>
          </w:tcPr>
          <w:p w14:paraId="757F191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7F2B664"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54BD9CB" w14:textId="77777777" w:rsidR="002A3F0D" w:rsidRDefault="002A3F0D">
            <w:pPr>
              <w:spacing w:after="75"/>
              <w:rPr>
                <w:rFonts w:ascii="Georgia" w:eastAsia="Times New Roman" w:hAnsi="Georgia"/>
                <w:sz w:val="18"/>
                <w:szCs w:val="18"/>
              </w:rPr>
            </w:pPr>
            <w:r>
              <w:rPr>
                <w:rFonts w:ascii="Georgia" w:eastAsia="Times New Roman" w:hAnsi="Georgia"/>
                <w:sz w:val="18"/>
                <w:szCs w:val="18"/>
              </w:rPr>
              <w:t>Unknown</w:t>
            </w:r>
          </w:p>
        </w:tc>
      </w:tr>
      <w:tr w:rsidR="000E0C89" w14:paraId="686F9A13" w14:textId="77777777">
        <w:trPr>
          <w:divId w:val="871723129"/>
          <w:tblCellSpacing w:w="15" w:type="dxa"/>
        </w:trPr>
        <w:tc>
          <w:tcPr>
            <w:tcW w:w="0" w:type="auto"/>
            <w:vAlign w:val="center"/>
            <w:hideMark/>
          </w:tcPr>
          <w:p w14:paraId="13FE6820" w14:textId="77777777" w:rsidR="002A3F0D" w:rsidRDefault="002A3F0D">
            <w:pPr>
              <w:spacing w:after="75"/>
              <w:rPr>
                <w:rFonts w:ascii="Georgia" w:eastAsia="Times New Roman" w:hAnsi="Georgia"/>
                <w:sz w:val="18"/>
                <w:szCs w:val="18"/>
              </w:rPr>
            </w:pPr>
            <w:r>
              <w:rPr>
                <w:rFonts w:ascii="Georgia" w:eastAsia="Times New Roman" w:hAnsi="Georgia"/>
                <w:sz w:val="18"/>
                <w:szCs w:val="18"/>
              </w:rPr>
              <w:t>11.4. Climate change &amp; severe weather -&gt; Storms &amp; flooding</w:t>
            </w:r>
          </w:p>
        </w:tc>
        <w:tc>
          <w:tcPr>
            <w:tcW w:w="0" w:type="auto"/>
            <w:vAlign w:val="center"/>
            <w:hideMark/>
          </w:tcPr>
          <w:p w14:paraId="21ED5112" w14:textId="77777777" w:rsidR="002A3F0D" w:rsidRDefault="002A3F0D">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284BD0EB"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Whole (&gt;90%)</w:t>
            </w:r>
          </w:p>
        </w:tc>
        <w:tc>
          <w:tcPr>
            <w:tcW w:w="0" w:type="auto"/>
            <w:vAlign w:val="center"/>
            <w:hideMark/>
          </w:tcPr>
          <w:p w14:paraId="7F9A95BE" w14:textId="77777777" w:rsidR="002A3F0D" w:rsidRDefault="002A3F0D">
            <w:pPr>
              <w:spacing w:after="75"/>
              <w:rPr>
                <w:rFonts w:ascii="Georgia" w:eastAsia="Times New Roman" w:hAnsi="Georgia"/>
                <w:sz w:val="18"/>
                <w:szCs w:val="18"/>
              </w:rPr>
            </w:pPr>
            <w:r>
              <w:rPr>
                <w:rFonts w:ascii="Georgia" w:eastAsia="Times New Roman" w:hAnsi="Georgia"/>
                <w:sz w:val="18"/>
                <w:szCs w:val="18"/>
              </w:rPr>
              <w:t>Very Rapid Declines</w:t>
            </w:r>
          </w:p>
        </w:tc>
      </w:tr>
    </w:tbl>
    <w:p w14:paraId="1C76B514" w14:textId="77777777" w:rsidR="002A3F0D" w:rsidRDefault="002A3F0D">
      <w:pPr>
        <w:pStyle w:val="Heading1"/>
        <w:divId w:val="1674257051"/>
        <w:rPr>
          <w:rFonts w:ascii="Georgia" w:eastAsia="Times New Roman" w:hAnsi="Georgia"/>
          <w:sz w:val="29"/>
          <w:szCs w:val="29"/>
        </w:rPr>
      </w:pPr>
      <w:r>
        <w:rPr>
          <w:rFonts w:ascii="Georgia" w:eastAsia="Times New Roman" w:hAnsi="Georgia"/>
          <w:sz w:val="29"/>
          <w:szCs w:val="29"/>
        </w:rPr>
        <w:t>Conservation</w:t>
      </w:r>
    </w:p>
    <w:p w14:paraId="110D8281" w14:textId="460FC7F1" w:rsidR="002A3F0D" w:rsidRDefault="002A3F0D">
      <w:pPr>
        <w:pStyle w:val="NormalWeb"/>
        <w:divId w:val="1674257051"/>
        <w:rPr>
          <w:rFonts w:ascii="Georgia" w:hAnsi="Georgia"/>
        </w:rPr>
      </w:pPr>
      <w:r>
        <w:rPr>
          <w:rFonts w:ascii="Georgia" w:hAnsi="Georgia"/>
        </w:rPr>
        <w:t xml:space="preserve">There is no information about conservation actions for the species </w:t>
      </w:r>
      <w:del w:id="96" w:author="Jack Plummer" w:date="2024-03-21T17:35:00Z">
        <w:r w:rsidDel="00E04BB1">
          <w:rPr>
            <w:rFonts w:ascii="Georgia" w:hAnsi="Georgia"/>
          </w:rPr>
          <w:delText>up till now</w:delText>
        </w:r>
      </w:del>
      <w:ins w:id="97" w:author="Jack Plummer" w:date="2024-03-21T17:35:00Z">
        <w:r w:rsidR="00E04BB1">
          <w:rPr>
            <w:rFonts w:ascii="Georgia" w:hAnsi="Georgia"/>
          </w:rPr>
          <w:t>to date</w:t>
        </w:r>
      </w:ins>
      <w:r>
        <w:rPr>
          <w:rFonts w:ascii="Georgia" w:hAnsi="Georgia"/>
        </w:rPr>
        <w:t xml:space="preserve">. The species protologue estimated </w:t>
      </w:r>
      <w:del w:id="98" w:author="Jack Plummer" w:date="2024-03-21T17:35:00Z">
        <w:r w:rsidDel="00E04BB1">
          <w:rPr>
            <w:rStyle w:val="Emphasis"/>
            <w:rFonts w:ascii="Georgia" w:hAnsi="Georgia"/>
          </w:rPr>
          <w:delText>A. sempervirens</w:delText>
        </w:r>
      </w:del>
      <w:ins w:id="99" w:author="Jack Plummer" w:date="2024-03-21T17:35:00Z">
        <w:r w:rsidR="00E04BB1">
          <w:rPr>
            <w:rStyle w:val="Emphasis"/>
            <w:rFonts w:ascii="Georgia" w:hAnsi="Georgia"/>
            <w:i w:val="0"/>
            <w:iCs w:val="0"/>
          </w:rPr>
          <w:t>the</w:t>
        </w:r>
      </w:ins>
      <w:r>
        <w:rPr>
          <w:rFonts w:ascii="Georgia" w:hAnsi="Georgia"/>
        </w:rPr>
        <w:t xml:space="preserve"> conservation status to be data deficient (de Wilde and </w:t>
      </w:r>
      <w:proofErr w:type="spellStart"/>
      <w:r>
        <w:rPr>
          <w:rFonts w:ascii="Georgia" w:hAnsi="Georgia"/>
        </w:rPr>
        <w:t>Duyfjes</w:t>
      </w:r>
      <w:proofErr w:type="spellEnd"/>
      <w:r>
        <w:rPr>
          <w:rFonts w:ascii="Georgia" w:hAnsi="Georgia"/>
        </w:rPr>
        <w:t xml:space="preserve"> 2016), although this was not form</w:t>
      </w:r>
      <w:ins w:id="100" w:author="Jack Plummer" w:date="2024-03-21T17:35:00Z">
        <w:r w:rsidR="00E04BB1">
          <w:rPr>
            <w:rFonts w:ascii="Georgia" w:hAnsi="Georgia"/>
          </w:rPr>
          <w:t>all</w:t>
        </w:r>
      </w:ins>
      <w:del w:id="101" w:author="Jack Plummer" w:date="2024-03-21T17:35:00Z">
        <w:r w:rsidDel="00E04BB1">
          <w:rPr>
            <w:rFonts w:ascii="Georgia" w:hAnsi="Georgia"/>
          </w:rPr>
          <w:delText>erl</w:delText>
        </w:r>
      </w:del>
      <w:r>
        <w:rPr>
          <w:rFonts w:ascii="Georgia" w:hAnsi="Georgia"/>
        </w:rPr>
        <w:t xml:space="preserve">y assessed. Due to the species' very limited geographic distribution, the first conservation priority should be to protect its only known </w:t>
      </w:r>
      <w:del w:id="102" w:author="Jack Plummer" w:date="2024-03-21T17:35:00Z">
        <w:r w:rsidDel="002A3F0D">
          <w:rPr>
            <w:rFonts w:ascii="Georgia" w:hAnsi="Georgia"/>
          </w:rPr>
          <w:delText>location</w:delText>
        </w:r>
      </w:del>
      <w:ins w:id="103" w:author="Jack Plummer" w:date="2024-03-21T17:35:00Z">
        <w:r>
          <w:rPr>
            <w:rFonts w:ascii="Georgia" w:hAnsi="Georgia"/>
          </w:rPr>
          <w:t>site</w:t>
        </w:r>
      </w:ins>
      <w:r>
        <w:rPr>
          <w:rFonts w:ascii="Georgia" w:hAnsi="Georgia"/>
        </w:rPr>
        <w:t>. Further research into</w:t>
      </w:r>
      <w:r>
        <w:rPr>
          <w:rStyle w:val="Emphasis"/>
          <w:rFonts w:ascii="Georgia" w:hAnsi="Georgia"/>
        </w:rPr>
        <w:t xml:space="preserve"> </w:t>
      </w:r>
      <w:del w:id="104" w:author="Jack Plummer" w:date="2024-03-21T17:36:00Z">
        <w:r w:rsidRPr="002A3F0D" w:rsidDel="002A3F0D">
          <w:rPr>
            <w:rStyle w:val="Emphasis"/>
            <w:rFonts w:ascii="Georgia" w:hAnsi="Georgia"/>
            <w:i w:val="0"/>
            <w:iCs w:val="0"/>
            <w:rPrChange w:id="105" w:author="Jack Plummer" w:date="2024-03-21T17:36:00Z">
              <w:rPr>
                <w:rStyle w:val="Emphasis"/>
                <w:rFonts w:ascii="Georgia" w:hAnsi="Georgia"/>
              </w:rPr>
            </w:rPrChange>
          </w:rPr>
          <w:delText>A. sempervirens'</w:delText>
        </w:r>
      </w:del>
      <w:ins w:id="106" w:author="Jack Plummer" w:date="2024-03-21T17:36:00Z">
        <w:r>
          <w:rPr>
            <w:rStyle w:val="Emphasis"/>
            <w:rFonts w:ascii="Georgia" w:hAnsi="Georgia"/>
            <w:i w:val="0"/>
            <w:iCs w:val="0"/>
          </w:rPr>
          <w:t>the</w:t>
        </w:r>
      </w:ins>
      <w:r>
        <w:rPr>
          <w:rStyle w:val="Emphasis"/>
          <w:rFonts w:ascii="Georgia" w:hAnsi="Georgia"/>
        </w:rPr>
        <w:t> </w:t>
      </w:r>
      <w:r>
        <w:rPr>
          <w:rFonts w:ascii="Georgia" w:hAnsi="Georgia"/>
        </w:rPr>
        <w:t xml:space="preserve">remaining </w:t>
      </w:r>
      <w:proofErr w:type="spellStart"/>
      <w:proofErr w:type="gramStart"/>
      <w:r>
        <w:rPr>
          <w:rFonts w:ascii="Georgia" w:hAnsi="Georgia"/>
        </w:rPr>
        <w:t>population,</w:t>
      </w:r>
      <w:ins w:id="107" w:author="Jack Plummer" w:date="2024-03-21T17:36:00Z">
        <w:r>
          <w:rPr>
            <w:rFonts w:ascii="Georgia" w:hAnsi="Georgia"/>
          </w:rPr>
          <w:t>and</w:t>
        </w:r>
        <w:proofErr w:type="spellEnd"/>
        <w:proofErr w:type="gramEnd"/>
        <w:r>
          <w:rPr>
            <w:rFonts w:ascii="Georgia" w:hAnsi="Georgia"/>
          </w:rPr>
          <w:t xml:space="preserve"> its</w:t>
        </w:r>
      </w:ins>
      <w:r>
        <w:rPr>
          <w:rFonts w:ascii="Georgia" w:hAnsi="Georgia"/>
        </w:rPr>
        <w:t xml:space="preserve"> life history and ecology is then needed to establish more specific conservation actions. Future </w:t>
      </w:r>
      <w:r>
        <w:rPr>
          <w:rFonts w:ascii="Georgia" w:hAnsi="Georgia"/>
        </w:rPr>
        <w:lastRenderedPageBreak/>
        <w:t>conservation will likely involve facilitating species recovery through propagation programmes and introduction of the species to new areas of suitable habitat.</w:t>
      </w:r>
    </w:p>
    <w:p w14:paraId="4E545838" w14:textId="77777777" w:rsidR="002A3F0D" w:rsidRDefault="002A3F0D">
      <w:pPr>
        <w:pStyle w:val="Heading2"/>
        <w:divId w:val="1674257051"/>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E0C89" w14:paraId="3666FA82" w14:textId="77777777">
        <w:trPr>
          <w:divId w:val="1674257051"/>
          <w:tblCellSpacing w:w="15" w:type="dxa"/>
        </w:trPr>
        <w:tc>
          <w:tcPr>
            <w:tcW w:w="0" w:type="auto"/>
            <w:tcBorders>
              <w:bottom w:val="single" w:sz="6" w:space="0" w:color="000000"/>
            </w:tcBorders>
            <w:shd w:val="clear" w:color="auto" w:fill="BBBBBB"/>
            <w:vAlign w:val="center"/>
            <w:hideMark/>
          </w:tcPr>
          <w:p w14:paraId="14C92F84"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530A643"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Note</w:t>
            </w:r>
          </w:p>
        </w:tc>
      </w:tr>
      <w:tr w:rsidR="000E0C89" w14:paraId="76D25FD7" w14:textId="77777777">
        <w:trPr>
          <w:divId w:val="1674257051"/>
          <w:tblCellSpacing w:w="15" w:type="dxa"/>
        </w:trPr>
        <w:tc>
          <w:tcPr>
            <w:tcW w:w="0" w:type="auto"/>
            <w:tcBorders>
              <w:bottom w:val="single" w:sz="6" w:space="0" w:color="CCCCCC"/>
            </w:tcBorders>
            <w:vAlign w:val="center"/>
            <w:hideMark/>
          </w:tcPr>
          <w:p w14:paraId="27A52079" w14:textId="77777777" w:rsidR="002A3F0D" w:rsidRDefault="002A3F0D">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4DB943B"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r w:rsidR="000E0C89" w14:paraId="55589C0D" w14:textId="77777777">
        <w:trPr>
          <w:divId w:val="1674257051"/>
          <w:tblCellSpacing w:w="15" w:type="dxa"/>
        </w:trPr>
        <w:tc>
          <w:tcPr>
            <w:tcW w:w="0" w:type="auto"/>
            <w:tcBorders>
              <w:bottom w:val="single" w:sz="6" w:space="0" w:color="CCCCCC"/>
            </w:tcBorders>
            <w:vAlign w:val="center"/>
            <w:hideMark/>
          </w:tcPr>
          <w:p w14:paraId="7FB3B516" w14:textId="77777777" w:rsidR="002A3F0D" w:rsidRDefault="002A3F0D">
            <w:pPr>
              <w:spacing w:after="75"/>
              <w:rPr>
                <w:rFonts w:ascii="Georgia" w:eastAsia="Times New Roman" w:hAnsi="Georgia"/>
                <w:sz w:val="18"/>
                <w:szCs w:val="18"/>
              </w:rPr>
            </w:pPr>
            <w:r>
              <w:rPr>
                <w:rFonts w:ascii="Georgia" w:eastAsia="Times New Roman" w:hAnsi="Georgia"/>
                <w:sz w:val="18"/>
                <w:szCs w:val="18"/>
              </w:rPr>
              <w:t>3.2. Species management -&gt; Species recovery</w:t>
            </w:r>
          </w:p>
        </w:tc>
        <w:tc>
          <w:tcPr>
            <w:tcW w:w="0" w:type="auto"/>
            <w:tcBorders>
              <w:bottom w:val="single" w:sz="6" w:space="0" w:color="CCCCCC"/>
            </w:tcBorders>
            <w:vAlign w:val="center"/>
            <w:hideMark/>
          </w:tcPr>
          <w:p w14:paraId="2C37021B"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r w:rsidR="000E0C89" w14:paraId="7D25001B" w14:textId="77777777">
        <w:trPr>
          <w:divId w:val="1674257051"/>
          <w:tblCellSpacing w:w="15" w:type="dxa"/>
        </w:trPr>
        <w:tc>
          <w:tcPr>
            <w:tcW w:w="0" w:type="auto"/>
            <w:tcBorders>
              <w:bottom w:val="single" w:sz="6" w:space="0" w:color="CCCCCC"/>
            </w:tcBorders>
            <w:vAlign w:val="center"/>
            <w:hideMark/>
          </w:tcPr>
          <w:p w14:paraId="43677B2F" w14:textId="77777777" w:rsidR="002A3F0D" w:rsidRDefault="002A3F0D">
            <w:pPr>
              <w:spacing w:after="75"/>
              <w:rPr>
                <w:rFonts w:ascii="Georgia" w:eastAsia="Times New Roman" w:hAnsi="Georgia"/>
                <w:sz w:val="18"/>
                <w:szCs w:val="18"/>
              </w:rPr>
            </w:pPr>
            <w:r>
              <w:rPr>
                <w:rFonts w:ascii="Georgia" w:eastAsia="Times New Roman" w:hAnsi="Georgia"/>
                <w:sz w:val="18"/>
                <w:szCs w:val="18"/>
              </w:rPr>
              <w:t>3.3.2. Species management -&gt; Species re-introduction -&gt; Benign introduction</w:t>
            </w:r>
          </w:p>
        </w:tc>
        <w:tc>
          <w:tcPr>
            <w:tcW w:w="0" w:type="auto"/>
            <w:tcBorders>
              <w:bottom w:val="single" w:sz="6" w:space="0" w:color="CCCCCC"/>
            </w:tcBorders>
            <w:vAlign w:val="center"/>
            <w:hideMark/>
          </w:tcPr>
          <w:p w14:paraId="73ED9975"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r w:rsidR="000E0C89" w14:paraId="288E57EA" w14:textId="77777777">
        <w:trPr>
          <w:divId w:val="1674257051"/>
          <w:tblCellSpacing w:w="15" w:type="dxa"/>
        </w:trPr>
        <w:tc>
          <w:tcPr>
            <w:tcW w:w="0" w:type="auto"/>
            <w:tcBorders>
              <w:bottom w:val="single" w:sz="6" w:space="0" w:color="CCCCCC"/>
            </w:tcBorders>
            <w:vAlign w:val="center"/>
            <w:hideMark/>
          </w:tcPr>
          <w:p w14:paraId="0F820D83" w14:textId="77777777" w:rsidR="002A3F0D" w:rsidRDefault="002A3F0D">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0B4D1E41"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bl>
    <w:p w14:paraId="77CF7D9A" w14:textId="77777777" w:rsidR="002A3F0D" w:rsidRDefault="002A3F0D">
      <w:pPr>
        <w:pStyle w:val="Heading2"/>
        <w:divId w:val="1674257051"/>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5"/>
        <w:gridCol w:w="530"/>
      </w:tblGrid>
      <w:tr w:rsidR="000E0C89" w14:paraId="60DCEA9B" w14:textId="77777777">
        <w:trPr>
          <w:divId w:val="1674257051"/>
          <w:tblCellSpacing w:w="15" w:type="dxa"/>
        </w:trPr>
        <w:tc>
          <w:tcPr>
            <w:tcW w:w="0" w:type="auto"/>
            <w:tcBorders>
              <w:bottom w:val="single" w:sz="6" w:space="0" w:color="000000"/>
            </w:tcBorders>
            <w:shd w:val="clear" w:color="auto" w:fill="BBBBBB"/>
            <w:vAlign w:val="center"/>
            <w:hideMark/>
          </w:tcPr>
          <w:p w14:paraId="6E1275BA"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53B5947" w14:textId="77777777" w:rsidR="002A3F0D" w:rsidRDefault="002A3F0D">
            <w:pPr>
              <w:spacing w:after="75"/>
              <w:rPr>
                <w:rFonts w:ascii="Georgia" w:eastAsia="Times New Roman" w:hAnsi="Georgia"/>
                <w:b/>
                <w:bCs/>
                <w:sz w:val="18"/>
                <w:szCs w:val="18"/>
              </w:rPr>
            </w:pPr>
            <w:r>
              <w:rPr>
                <w:rFonts w:ascii="Georgia" w:eastAsia="Times New Roman" w:hAnsi="Georgia"/>
                <w:b/>
                <w:bCs/>
                <w:sz w:val="18"/>
                <w:szCs w:val="18"/>
              </w:rPr>
              <w:t>Note</w:t>
            </w:r>
          </w:p>
        </w:tc>
      </w:tr>
      <w:tr w:rsidR="000E0C89" w14:paraId="11F629A7" w14:textId="77777777">
        <w:trPr>
          <w:divId w:val="1674257051"/>
          <w:tblCellSpacing w:w="15" w:type="dxa"/>
        </w:trPr>
        <w:tc>
          <w:tcPr>
            <w:tcW w:w="0" w:type="auto"/>
            <w:tcBorders>
              <w:bottom w:val="single" w:sz="6" w:space="0" w:color="CCCCCC"/>
            </w:tcBorders>
            <w:vAlign w:val="center"/>
            <w:hideMark/>
          </w:tcPr>
          <w:p w14:paraId="16213924" w14:textId="77777777" w:rsidR="002A3F0D" w:rsidRDefault="002A3F0D">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1399E516"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r w:rsidR="000E0C89" w14:paraId="6CA16B7D" w14:textId="77777777">
        <w:trPr>
          <w:divId w:val="1674257051"/>
          <w:tblCellSpacing w:w="15" w:type="dxa"/>
        </w:trPr>
        <w:tc>
          <w:tcPr>
            <w:tcW w:w="0" w:type="auto"/>
            <w:tcBorders>
              <w:bottom w:val="single" w:sz="6" w:space="0" w:color="CCCCCC"/>
            </w:tcBorders>
            <w:vAlign w:val="center"/>
            <w:hideMark/>
          </w:tcPr>
          <w:p w14:paraId="2BA8A909" w14:textId="77777777" w:rsidR="002A3F0D" w:rsidRDefault="002A3F0D">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00698F0C"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r w:rsidR="000E0C89" w14:paraId="045EDD15" w14:textId="77777777">
        <w:trPr>
          <w:divId w:val="1674257051"/>
          <w:tblCellSpacing w:w="15" w:type="dxa"/>
        </w:trPr>
        <w:tc>
          <w:tcPr>
            <w:tcW w:w="0" w:type="auto"/>
            <w:tcBorders>
              <w:bottom w:val="single" w:sz="6" w:space="0" w:color="CCCCCC"/>
            </w:tcBorders>
            <w:vAlign w:val="center"/>
            <w:hideMark/>
          </w:tcPr>
          <w:p w14:paraId="07A59A1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771539FF"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r w:rsidR="000E0C89" w14:paraId="5D4FEAA2" w14:textId="77777777">
        <w:trPr>
          <w:divId w:val="1674257051"/>
          <w:tblCellSpacing w:w="15" w:type="dxa"/>
        </w:trPr>
        <w:tc>
          <w:tcPr>
            <w:tcW w:w="0" w:type="auto"/>
            <w:tcBorders>
              <w:bottom w:val="single" w:sz="6" w:space="0" w:color="CCCCCC"/>
            </w:tcBorders>
            <w:vAlign w:val="center"/>
            <w:hideMark/>
          </w:tcPr>
          <w:p w14:paraId="46542268" w14:textId="77777777" w:rsidR="002A3F0D" w:rsidRDefault="002A3F0D">
            <w:pPr>
              <w:spacing w:after="75"/>
              <w:rPr>
                <w:rFonts w:ascii="Georgia" w:eastAsia="Times New Roman" w:hAnsi="Georgia"/>
                <w:sz w:val="18"/>
                <w:szCs w:val="18"/>
              </w:rPr>
            </w:pPr>
            <w:r>
              <w:rPr>
                <w:rFonts w:ascii="Georgia" w:eastAsia="Times New Roman" w:hAnsi="Georgia"/>
                <w:sz w:val="18"/>
                <w:szCs w:val="18"/>
              </w:rPr>
              <w:t>2.1. Conservation Planning -&gt; Species Action/Recovery Plan</w:t>
            </w:r>
          </w:p>
        </w:tc>
        <w:tc>
          <w:tcPr>
            <w:tcW w:w="0" w:type="auto"/>
            <w:tcBorders>
              <w:bottom w:val="single" w:sz="6" w:space="0" w:color="CCCCCC"/>
            </w:tcBorders>
            <w:vAlign w:val="center"/>
            <w:hideMark/>
          </w:tcPr>
          <w:p w14:paraId="24B8B6F7" w14:textId="77777777" w:rsidR="002A3F0D" w:rsidRDefault="002A3F0D">
            <w:pPr>
              <w:spacing w:after="75"/>
              <w:rPr>
                <w:rFonts w:ascii="Georgia" w:eastAsia="Times New Roman" w:hAnsi="Georgia"/>
                <w:sz w:val="18"/>
                <w:szCs w:val="18"/>
              </w:rPr>
            </w:pPr>
            <w:r>
              <w:rPr>
                <w:rFonts w:ascii="Georgia" w:eastAsia="Times New Roman" w:hAnsi="Georgia"/>
                <w:sz w:val="18"/>
                <w:szCs w:val="18"/>
              </w:rPr>
              <w:t>-</w:t>
            </w:r>
          </w:p>
        </w:tc>
      </w:tr>
    </w:tbl>
    <w:p w14:paraId="5DE93EF0" w14:textId="77777777" w:rsidR="002A3F0D" w:rsidRDefault="002A3F0D">
      <w:pPr>
        <w:pStyle w:val="Heading1"/>
        <w:rPr>
          <w:rFonts w:ascii="Georgia" w:eastAsia="Times New Roman" w:hAnsi="Georgia"/>
          <w:sz w:val="29"/>
          <w:szCs w:val="29"/>
        </w:rPr>
      </w:pPr>
      <w:r>
        <w:rPr>
          <w:rFonts w:ascii="Georgia" w:eastAsia="Times New Roman" w:hAnsi="Georgia"/>
          <w:sz w:val="29"/>
          <w:szCs w:val="29"/>
        </w:rPr>
        <w:t>Bibliography</w:t>
      </w:r>
    </w:p>
    <w:p w14:paraId="58206137" w14:textId="77777777" w:rsidR="002A3F0D" w:rsidRDefault="002A3F0D">
      <w:pPr>
        <w:pStyle w:val="NormalWeb"/>
        <w:divId w:val="708533342"/>
        <w:rPr>
          <w:rFonts w:ascii="Georgia" w:hAnsi="Georgia"/>
        </w:rPr>
      </w:pPr>
      <w:r>
        <w:rPr>
          <w:rFonts w:ascii="Georgia" w:hAnsi="Georgia"/>
        </w:rPr>
        <w:t xml:space="preserve">Bachman, S., Moat, J., Hill, A.W., de la Torre, J. and Scott, B. 2011. Supporting Red List threat assessments with GeoCAT: geospatial conservation assessment tool. </w:t>
      </w:r>
      <w:proofErr w:type="spellStart"/>
      <w:r>
        <w:rPr>
          <w:rFonts w:ascii="Georgia" w:hAnsi="Georgia"/>
          <w:i/>
          <w:iCs/>
        </w:rPr>
        <w:t>ZooKeys</w:t>
      </w:r>
      <w:proofErr w:type="spellEnd"/>
      <w:r>
        <w:rPr>
          <w:rFonts w:ascii="Georgia" w:hAnsi="Georgia"/>
        </w:rPr>
        <w:t xml:space="preserve"> 150: 117-126.</w:t>
      </w:r>
    </w:p>
    <w:p w14:paraId="6D3E67A0" w14:textId="77777777" w:rsidR="002A3F0D" w:rsidRDefault="002A3F0D">
      <w:pPr>
        <w:pStyle w:val="NormalWeb"/>
        <w:divId w:val="708533342"/>
        <w:rPr>
          <w:rFonts w:ascii="Georgia" w:hAnsi="Georgia"/>
        </w:rPr>
      </w:pPr>
      <w:r>
        <w:rPr>
          <w:rFonts w:ascii="Georgia" w:hAnsi="Georgia"/>
        </w:rPr>
        <w:t xml:space="preserve">Global Biodiversity Information Facility. 2023. GBIF Occurrence Download https://doi.org/10.15468/dl.aedmar. </w:t>
      </w:r>
      <w:proofErr w:type="spellStart"/>
      <w:r>
        <w:rPr>
          <w:rFonts w:ascii="Georgia" w:hAnsi="Georgia"/>
        </w:rPr>
        <w:t>Coppenhagen</w:t>
      </w:r>
      <w:proofErr w:type="spellEnd"/>
      <w:r>
        <w:rPr>
          <w:rFonts w:ascii="Georgia" w:hAnsi="Georgia"/>
        </w:rPr>
        <w:t xml:space="preserve">. GBIF. Available at: </w:t>
      </w:r>
      <w:hyperlink r:id="rId14" w:history="1">
        <w:r>
          <w:rPr>
            <w:rStyle w:val="Hyperlink"/>
            <w:rFonts w:ascii="Georgia" w:hAnsi="Georgia"/>
          </w:rPr>
          <w:t>https://doi.org/10.15468/dl.aedmar</w:t>
        </w:r>
      </w:hyperlink>
      <w:r>
        <w:rPr>
          <w:rFonts w:ascii="Georgia" w:hAnsi="Georgia"/>
        </w:rPr>
        <w:t xml:space="preserve">. (Accessed: 11 </w:t>
      </w:r>
      <w:proofErr w:type="gramStart"/>
      <w:r>
        <w:rPr>
          <w:rFonts w:ascii="Georgia" w:hAnsi="Georgia"/>
        </w:rPr>
        <w:t>December,</w:t>
      </w:r>
      <w:proofErr w:type="gramEnd"/>
      <w:r>
        <w:rPr>
          <w:rFonts w:ascii="Georgia" w:hAnsi="Georgia"/>
        </w:rPr>
        <w:t xml:space="preserve"> 2023).</w:t>
      </w:r>
    </w:p>
    <w:p w14:paraId="0E1A4D81" w14:textId="77777777" w:rsidR="002A3F0D" w:rsidRDefault="002A3F0D">
      <w:pPr>
        <w:pStyle w:val="NormalWeb"/>
        <w:divId w:val="708533342"/>
        <w:rPr>
          <w:rFonts w:ascii="Georgia" w:hAnsi="Georgia"/>
        </w:rPr>
      </w:pPr>
      <w:proofErr w:type="spellStart"/>
      <w:r>
        <w:rPr>
          <w:rFonts w:ascii="Georgia" w:hAnsi="Georgia"/>
        </w:rPr>
        <w:t>Kulachol</w:t>
      </w:r>
      <w:proofErr w:type="spellEnd"/>
      <w:r>
        <w:rPr>
          <w:rFonts w:ascii="Georgia" w:hAnsi="Georgia"/>
        </w:rPr>
        <w:t xml:space="preserve">, K. 2003. Bangkok Morphology and its Old Settlements: an Overview. </w:t>
      </w:r>
      <w:proofErr w:type="spellStart"/>
      <w:r>
        <w:rPr>
          <w:rFonts w:ascii="Georgia" w:hAnsi="Georgia"/>
          <w:i/>
          <w:iCs/>
        </w:rPr>
        <w:t>Manusya</w:t>
      </w:r>
      <w:proofErr w:type="spellEnd"/>
      <w:r>
        <w:rPr>
          <w:rFonts w:ascii="Georgia" w:hAnsi="Georgia"/>
          <w:i/>
          <w:iCs/>
        </w:rPr>
        <w:t xml:space="preserve"> Journal of Humanities</w:t>
      </w:r>
      <w:r>
        <w:rPr>
          <w:rFonts w:ascii="Georgia" w:hAnsi="Georgia"/>
        </w:rPr>
        <w:t xml:space="preserve"> 6(2): 81-110.</w:t>
      </w:r>
    </w:p>
    <w:p w14:paraId="221C0264" w14:textId="77777777" w:rsidR="002A3F0D" w:rsidRDefault="002A3F0D">
      <w:pPr>
        <w:pStyle w:val="NormalWeb"/>
        <w:divId w:val="708533342"/>
        <w:rPr>
          <w:rFonts w:ascii="Georgia" w:hAnsi="Georgia"/>
        </w:rPr>
      </w:pPr>
      <w:r>
        <w:rPr>
          <w:rFonts w:ascii="Georgia" w:hAnsi="Georgia"/>
        </w:rPr>
        <w:t xml:space="preserve">Nguyen, T.P.L., </w:t>
      </w:r>
      <w:proofErr w:type="spellStart"/>
      <w:r>
        <w:rPr>
          <w:rFonts w:ascii="Georgia" w:hAnsi="Georgia"/>
        </w:rPr>
        <w:t>Winjikul</w:t>
      </w:r>
      <w:proofErr w:type="spellEnd"/>
      <w:r>
        <w:rPr>
          <w:rFonts w:ascii="Georgia" w:hAnsi="Georgia"/>
        </w:rPr>
        <w:t>, E., and Virdis, S.G.P. 2023. Air pollution in Bangkok: addressing unequal exposure and enhancing public understanding of the risks. SEI Policy Brief. Stockholm Environment Institute, Stockholm.</w:t>
      </w:r>
    </w:p>
    <w:p w14:paraId="27947678" w14:textId="77777777" w:rsidR="002A3F0D" w:rsidRDefault="002A3F0D">
      <w:pPr>
        <w:pStyle w:val="NormalWeb"/>
        <w:divId w:val="708533342"/>
        <w:rPr>
          <w:rFonts w:ascii="Georgia" w:hAnsi="Georgia"/>
        </w:rPr>
      </w:pPr>
      <w:proofErr w:type="spellStart"/>
      <w:r>
        <w:rPr>
          <w:rFonts w:ascii="Georgia" w:hAnsi="Georgia"/>
        </w:rPr>
        <w:t>Teerachaikulpanich</w:t>
      </w:r>
      <w:proofErr w:type="spellEnd"/>
      <w:r>
        <w:rPr>
          <w:rFonts w:ascii="Georgia" w:hAnsi="Georgia"/>
        </w:rPr>
        <w:t xml:space="preserve">, N. and </w:t>
      </w:r>
      <w:proofErr w:type="spellStart"/>
      <w:r>
        <w:rPr>
          <w:rFonts w:ascii="Georgia" w:hAnsi="Georgia"/>
        </w:rPr>
        <w:t>Phupat</w:t>
      </w:r>
      <w:proofErr w:type="spellEnd"/>
      <w:r>
        <w:rPr>
          <w:rFonts w:ascii="Georgia" w:hAnsi="Georgia"/>
        </w:rPr>
        <w:t xml:space="preserve">, N. 2003. Geological and Geotechnical Properties of Bangkok Clay. </w:t>
      </w:r>
      <w:r>
        <w:rPr>
          <w:rFonts w:ascii="Georgia" w:hAnsi="Georgia"/>
          <w:i/>
          <w:iCs/>
        </w:rPr>
        <w:t>Proceedings of the Japan National Conference on Geotechnical Engineering</w:t>
      </w:r>
      <w:r>
        <w:rPr>
          <w:rFonts w:ascii="Georgia" w:hAnsi="Georgia"/>
        </w:rPr>
        <w:t xml:space="preserve"> JGS38: 143-144.</w:t>
      </w:r>
    </w:p>
    <w:p w14:paraId="05919FA8" w14:textId="77777777" w:rsidR="002A3F0D" w:rsidRDefault="002A3F0D">
      <w:pPr>
        <w:pStyle w:val="NormalWeb"/>
        <w:divId w:val="708533342"/>
        <w:rPr>
          <w:rFonts w:ascii="Georgia" w:hAnsi="Georgia"/>
        </w:rPr>
      </w:pPr>
      <w:r>
        <w:rPr>
          <w:rFonts w:ascii="Georgia" w:hAnsi="Georgia"/>
        </w:rPr>
        <w:t xml:space="preserve">Terry, J.P., Winspear, N. and Goff, J. 2021. Is Bangkok at risk of marine flooding? Evidence relating to the historical floods of AD 1785 and 1983. </w:t>
      </w:r>
      <w:r>
        <w:rPr>
          <w:rFonts w:ascii="Georgia" w:hAnsi="Georgia"/>
          <w:i/>
          <w:iCs/>
        </w:rPr>
        <w:t>Natural Hazards</w:t>
      </w:r>
      <w:r>
        <w:rPr>
          <w:rFonts w:ascii="Georgia" w:hAnsi="Georgia"/>
        </w:rPr>
        <w:t xml:space="preserve"> 105(2021): 1013-1030.</w:t>
      </w:r>
    </w:p>
    <w:p w14:paraId="3EA69D23" w14:textId="77777777" w:rsidR="002A3F0D" w:rsidRDefault="002A3F0D">
      <w:pPr>
        <w:pStyle w:val="NormalWeb"/>
        <w:divId w:val="708533342"/>
        <w:rPr>
          <w:rFonts w:ascii="Georgia" w:hAnsi="Georgia"/>
        </w:rPr>
      </w:pPr>
      <w:proofErr w:type="spellStart"/>
      <w:r>
        <w:rPr>
          <w:rFonts w:ascii="Georgia" w:hAnsi="Georgia"/>
        </w:rPr>
        <w:t>Vattanaprateep</w:t>
      </w:r>
      <w:proofErr w:type="spellEnd"/>
      <w:r>
        <w:rPr>
          <w:rFonts w:ascii="Georgia" w:hAnsi="Georgia"/>
        </w:rPr>
        <w:t xml:space="preserve">, N. 2020. Noise pollution and human health: A case study in Bangkok City, </w:t>
      </w:r>
      <w:proofErr w:type="gramStart"/>
      <w:r>
        <w:rPr>
          <w:rFonts w:ascii="Georgia" w:hAnsi="Georgia"/>
        </w:rPr>
        <w:t>Thailand .</w:t>
      </w:r>
      <w:proofErr w:type="gramEnd"/>
      <w:r>
        <w:rPr>
          <w:rFonts w:ascii="Georgia" w:hAnsi="Georgia"/>
        </w:rPr>
        <w:t xml:space="preserve"> </w:t>
      </w:r>
      <w:r>
        <w:rPr>
          <w:rFonts w:ascii="Georgia" w:hAnsi="Georgia"/>
          <w:i/>
          <w:iCs/>
        </w:rPr>
        <w:t>Ecology, Environment and Conservation</w:t>
      </w:r>
      <w:r>
        <w:rPr>
          <w:rFonts w:ascii="Georgia" w:hAnsi="Georgia"/>
        </w:rPr>
        <w:t xml:space="preserve"> 26(3): 1239-1243.</w:t>
      </w:r>
    </w:p>
    <w:p w14:paraId="18E72EE5" w14:textId="77777777" w:rsidR="002A3F0D" w:rsidRDefault="002A3F0D">
      <w:pPr>
        <w:pStyle w:val="NormalWeb"/>
        <w:divId w:val="708533342"/>
        <w:rPr>
          <w:rFonts w:ascii="Georgia" w:hAnsi="Georgia"/>
        </w:rPr>
      </w:pPr>
      <w:r>
        <w:rPr>
          <w:rFonts w:ascii="Georgia" w:hAnsi="Georgia"/>
        </w:rPr>
        <w:t xml:space="preserve">de Wilde, W.J. and </w:t>
      </w:r>
      <w:proofErr w:type="spellStart"/>
      <w:r>
        <w:rPr>
          <w:rFonts w:ascii="Georgia" w:hAnsi="Georgia"/>
        </w:rPr>
        <w:t>Duyfjes</w:t>
      </w:r>
      <w:proofErr w:type="spellEnd"/>
      <w:r>
        <w:rPr>
          <w:rFonts w:ascii="Georgia" w:hAnsi="Georgia"/>
        </w:rPr>
        <w:t xml:space="preserve">, B.E. 2016. A conspectus of </w:t>
      </w:r>
      <w:proofErr w:type="spellStart"/>
      <w:r>
        <w:rPr>
          <w:rFonts w:ascii="Georgia" w:hAnsi="Georgia"/>
          <w:i/>
          <w:iCs/>
        </w:rPr>
        <w:t>Alangium</w:t>
      </w:r>
      <w:proofErr w:type="spellEnd"/>
      <w:r>
        <w:rPr>
          <w:rFonts w:ascii="Georgia" w:hAnsi="Georgia"/>
        </w:rPr>
        <w:t xml:space="preserve"> sect. </w:t>
      </w:r>
      <w:proofErr w:type="spellStart"/>
      <w:r>
        <w:rPr>
          <w:rFonts w:ascii="Georgia" w:hAnsi="Georgia"/>
          <w:i/>
          <w:iCs/>
        </w:rPr>
        <w:t>Alangium</w:t>
      </w:r>
      <w:proofErr w:type="spellEnd"/>
      <w:r>
        <w:rPr>
          <w:rFonts w:ascii="Georgia" w:hAnsi="Georgia"/>
        </w:rPr>
        <w:t xml:space="preserve"> (</w:t>
      </w:r>
      <w:proofErr w:type="spellStart"/>
      <w:r>
        <w:rPr>
          <w:rFonts w:ascii="Georgia" w:hAnsi="Georgia"/>
        </w:rPr>
        <w:t>Alangiaceae</w:t>
      </w:r>
      <w:proofErr w:type="spellEnd"/>
      <w:r>
        <w:rPr>
          <w:rFonts w:ascii="Georgia" w:hAnsi="Georgia"/>
        </w:rPr>
        <w:t xml:space="preserve">). </w:t>
      </w:r>
      <w:r>
        <w:rPr>
          <w:rFonts w:ascii="Georgia" w:hAnsi="Georgia"/>
          <w:i/>
          <w:iCs/>
        </w:rPr>
        <w:t>Thai Forest Bulletin (Botany)</w:t>
      </w:r>
      <w:r>
        <w:rPr>
          <w:rFonts w:ascii="Georgia" w:hAnsi="Georgia"/>
        </w:rPr>
        <w:t xml:space="preserve"> 44(1): 74-87.</w:t>
      </w:r>
    </w:p>
    <w:sectPr w:rsidR="002A3F0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Jack Plummer" w:date="2024-03-21T09:50:00Z" w:initials="JP">
    <w:p w14:paraId="1A24EAA6" w14:textId="77777777" w:rsidR="001502CE" w:rsidRDefault="001502CE" w:rsidP="001502CE">
      <w:pPr>
        <w:pStyle w:val="CommentText"/>
      </w:pPr>
      <w:r>
        <w:rPr>
          <w:rStyle w:val="CommentReference"/>
        </w:rPr>
        <w:annotationRef/>
      </w:r>
      <w:r>
        <w:t>As this is in relation to geographical sites, best to use ‘locality’ rather than ‘location’ to avoid any confusion with threat-defined area a la IUCN</w:t>
      </w:r>
    </w:p>
  </w:comment>
  <w:comment w:id="5" w:author="Jack Plummer" w:date="2024-03-21T09:52:00Z" w:initials="JP">
    <w:p w14:paraId="016BF77D" w14:textId="77777777" w:rsidR="001502CE" w:rsidRDefault="001502CE" w:rsidP="001502CE">
      <w:pPr>
        <w:pStyle w:val="CommentText"/>
      </w:pPr>
      <w:r>
        <w:rPr>
          <w:rStyle w:val="CommentReference"/>
        </w:rPr>
        <w:annotationRef/>
      </w:r>
      <w:r>
        <w:t>Two notes on use of taxon name: use full genus name at start of sentence; actually try to limit use throughout. Reason for this is that if there is any change in nomenclature, the assessment can be updated much more easily - so an IUCN practicality rather than anything else!</w:t>
      </w:r>
    </w:p>
  </w:comment>
  <w:comment w:id="0" w:author="Jack Plummer" w:date="2024-03-21T17:42:00Z" w:initials="JP">
    <w:p w14:paraId="2DAA3247" w14:textId="77777777" w:rsidR="002A3F0D" w:rsidRDefault="002A3F0D" w:rsidP="002A3F0D">
      <w:pPr>
        <w:pStyle w:val="CommentText"/>
      </w:pPr>
      <w:r>
        <w:rPr>
          <w:rStyle w:val="CommentReference"/>
        </w:rPr>
        <w:annotationRef/>
      </w:r>
      <w:r>
        <w:t>I would add a sentence to the rationale to indicate that the species has a very restricted distribution and population but both are presumed to be stable as garden of university maintained. Without this caveat, it would seem like the species should also be assessed as CR under criteria B and C.</w:t>
      </w:r>
    </w:p>
  </w:comment>
  <w:comment w:id="19" w:author="Jack Plummer" w:date="2024-03-21T10:55:00Z" w:initials="JP">
    <w:p w14:paraId="348C20BA" w14:textId="76420114" w:rsidR="00AC4EAE" w:rsidRDefault="00AC4EAE" w:rsidP="00AC4EAE">
      <w:pPr>
        <w:pStyle w:val="CommentText"/>
      </w:pPr>
      <w:r>
        <w:rPr>
          <w:rStyle w:val="CommentReference"/>
        </w:rPr>
        <w:annotationRef/>
      </w:r>
      <w:r>
        <w:t xml:space="preserve">I wonder if this can be streamlined a little e.g. “While the species has a highly restricted distribution, its distribution is not declining and is suspected to have remained stable for many years through maintenance of the garden at Chulalongkorn University. However, if the University were to change the land use or planting in the garden, it would lose its only known locality.” </w:t>
      </w:r>
    </w:p>
    <w:p w14:paraId="7ED05F8D" w14:textId="77777777" w:rsidR="00AC4EAE" w:rsidRDefault="00AC4EAE" w:rsidP="00AC4EAE">
      <w:pPr>
        <w:pStyle w:val="CommentText"/>
      </w:pPr>
    </w:p>
    <w:p w14:paraId="1AEE9837" w14:textId="77777777" w:rsidR="00AC4EAE" w:rsidRDefault="00AC4EAE" w:rsidP="00AC4EAE">
      <w:pPr>
        <w:pStyle w:val="CommentText"/>
      </w:pPr>
    </w:p>
    <w:p w14:paraId="3AA707AE" w14:textId="77777777" w:rsidR="00AC4EAE" w:rsidRDefault="00AC4EAE" w:rsidP="00AC4EAE">
      <w:pPr>
        <w:pStyle w:val="CommentText"/>
      </w:pPr>
      <w:r>
        <w:t>We don’t necessarily need to spell out how to apply the criteria, more the factors that would affect their application. So, in the above, as soon as it is stated that the distribution is stable, criterion B is ruled out.</w:t>
      </w:r>
    </w:p>
  </w:comment>
  <w:comment w:id="45" w:author="Jack Plummer" w:date="2024-03-21T10:58:00Z" w:initials="JP">
    <w:p w14:paraId="2BC3E8A1" w14:textId="77777777" w:rsidR="00AC4EAE" w:rsidRDefault="00AC4EAE" w:rsidP="00AC4EAE">
      <w:pPr>
        <w:pStyle w:val="CommentText"/>
      </w:pPr>
      <w:r>
        <w:rPr>
          <w:rStyle w:val="CommentReference"/>
        </w:rPr>
        <w:annotationRef/>
      </w:r>
      <w:r>
        <w:t>This box relates to application of VU D2, where a future plausible threat is an aspect of the criteria - so just adding a qualifier.</w:t>
      </w:r>
    </w:p>
  </w:comment>
  <w:comment w:id="53" w:author="Jack Plummer" w:date="2024-03-21T11:00:00Z" w:initials="JP">
    <w:p w14:paraId="6DD4E323" w14:textId="77777777" w:rsidR="00AC4EAE" w:rsidRDefault="00AC4EAE" w:rsidP="00AC4EAE">
      <w:pPr>
        <w:pStyle w:val="CommentText"/>
      </w:pPr>
      <w:r>
        <w:rPr>
          <w:rStyle w:val="CommentReference"/>
        </w:rPr>
        <w:annotationRef/>
      </w:r>
      <w:r>
        <w:t>Technically, it’s the number of mature individuals, rather than the population size that qualifies, so would swap this in</w:t>
      </w:r>
    </w:p>
  </w:comment>
  <w:comment w:id="60" w:author="Jack Plummer" w:date="2024-03-21T11:02:00Z" w:initials="JP">
    <w:p w14:paraId="1A10EAEC" w14:textId="77777777" w:rsidR="00AC4EAE" w:rsidRDefault="00AC4EAE" w:rsidP="00AC4EAE">
      <w:pPr>
        <w:pStyle w:val="CommentText"/>
      </w:pPr>
      <w:r>
        <w:rPr>
          <w:rStyle w:val="CommentReference"/>
        </w:rPr>
        <w:annotationRef/>
      </w:r>
      <w:r>
        <w:t>I think remove this as the upper estimate of 49 is slightly arbitrary - just a function of the criteria thresholds. Have added fewer than 50 higher in para so this is implied.</w:t>
      </w:r>
    </w:p>
  </w:comment>
  <w:comment w:id="62" w:author="Jack Plummer" w:date="2024-03-21T17:27:00Z" w:initials="JP">
    <w:p w14:paraId="521B2E67" w14:textId="77777777" w:rsidR="00E04BB1" w:rsidRDefault="00E04BB1" w:rsidP="00E04BB1">
      <w:pPr>
        <w:pStyle w:val="CommentText"/>
      </w:pPr>
      <w:r>
        <w:rPr>
          <w:rStyle w:val="CommentReference"/>
        </w:rPr>
        <w:annotationRef/>
      </w:r>
      <w:r>
        <w:t>I would add a final sentence here to summarise that population is severely fragmented (small, genetically isolated subpopulation) and not known to be subject to extreme fluctuations.</w:t>
      </w:r>
    </w:p>
  </w:comment>
  <w:comment w:id="65" w:author="Jack Plummer" w:date="2024-03-21T17:28:00Z" w:initials="JP">
    <w:p w14:paraId="743AAE05" w14:textId="77777777" w:rsidR="002A3F0D" w:rsidRDefault="00E04BB1" w:rsidP="002A3F0D">
      <w:pPr>
        <w:pStyle w:val="CommentText"/>
      </w:pPr>
      <w:r>
        <w:rPr>
          <w:rStyle w:val="CommentReference"/>
        </w:rPr>
        <w:annotationRef/>
      </w:r>
      <w:r w:rsidR="002A3F0D">
        <w:t>I would be tempted to go with unknown on this and the ‘extreme fluctuation’ boxes for the distribution section. To even start to evaluate we would need population data at two timepoints, which we don’t have</w:t>
      </w:r>
    </w:p>
  </w:comment>
  <w:comment w:id="86" w:author="Jack Plummer" w:date="2024-03-21T17:32:00Z" w:initials="JP">
    <w:p w14:paraId="4D8F19EA" w14:textId="77777777" w:rsidR="006E7D4F" w:rsidRDefault="00E04BB1" w:rsidP="006E7D4F">
      <w:pPr>
        <w:pStyle w:val="CommentText"/>
      </w:pPr>
      <w:r>
        <w:rPr>
          <w:rStyle w:val="CommentReference"/>
        </w:rPr>
        <w:annotationRef/>
      </w:r>
      <w:r w:rsidR="006E7D4F">
        <w:t>I’d maybe also code the prevailing forest type for Bangkok area, as proposed to be a remnant of this - subtropical dry</w:t>
      </w:r>
    </w:p>
  </w:comment>
  <w:comment w:id="87" w:author="Jack Plummer" w:date="2024-03-21T17:32:00Z" w:initials="JP">
    <w:p w14:paraId="0B3FD816" w14:textId="6157D407" w:rsidR="00E04BB1" w:rsidRDefault="00E04BB1" w:rsidP="00E04BB1">
      <w:pPr>
        <w:pStyle w:val="CommentText"/>
      </w:pPr>
      <w:r>
        <w:rPr>
          <w:rStyle w:val="CommentReference"/>
        </w:rPr>
        <w:annotationRef/>
      </w:r>
      <w:r>
        <w:t>Best to avoid any ‘self’ in assessment</w:t>
      </w:r>
    </w:p>
  </w:comment>
  <w:comment w:id="90" w:author="Jack Plummer" w:date="2024-03-21T17:34:00Z" w:initials="JP">
    <w:p w14:paraId="5266C5C6" w14:textId="77777777" w:rsidR="002A3F0D" w:rsidRDefault="00E04BB1" w:rsidP="002A3F0D">
      <w:pPr>
        <w:pStyle w:val="CommentText"/>
      </w:pPr>
      <w:r>
        <w:rPr>
          <w:rStyle w:val="CommentReference"/>
        </w:rPr>
        <w:annotationRef/>
      </w:r>
      <w:r w:rsidR="002A3F0D">
        <w:t>I thiiink I would go down the lines of - it almost certainly has declined in the past but now single known population is maintained in a stable environment so unclear if decline currently ongoing.</w:t>
      </w:r>
    </w:p>
  </w:comment>
  <w:comment w:id="95" w:author="Jack Plummer" w:date="2024-03-21T17:35:00Z" w:initials="JP">
    <w:p w14:paraId="05FBDC47" w14:textId="77777777" w:rsidR="002A3F0D" w:rsidRDefault="00E04BB1" w:rsidP="002A3F0D">
      <w:pPr>
        <w:pStyle w:val="CommentText"/>
      </w:pPr>
      <w:r>
        <w:rPr>
          <w:rStyle w:val="CommentReference"/>
        </w:rPr>
        <w:annotationRef/>
      </w:r>
      <w:r w:rsidR="002A3F0D">
        <w:t>I’m not sure if this is a legit threat to plants, but I might be wrong!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A24EAA6" w15:done="0"/>
  <w15:commentEx w15:paraId="016BF77D" w15:done="0"/>
  <w15:commentEx w15:paraId="2DAA3247" w15:done="0"/>
  <w15:commentEx w15:paraId="3AA707AE" w15:done="0"/>
  <w15:commentEx w15:paraId="2BC3E8A1" w15:done="0"/>
  <w15:commentEx w15:paraId="6DD4E323" w15:done="0"/>
  <w15:commentEx w15:paraId="1A10EAEC" w15:done="0"/>
  <w15:commentEx w15:paraId="521B2E67" w15:done="0"/>
  <w15:commentEx w15:paraId="743AAE05" w15:done="0"/>
  <w15:commentEx w15:paraId="4D8F19EA" w15:done="0"/>
  <w15:commentEx w15:paraId="0B3FD816" w15:done="0"/>
  <w15:commentEx w15:paraId="5266C5C6" w15:done="0"/>
  <w15:commentEx w15:paraId="05FBD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E912B4" w16cex:dateUtc="2024-03-21T09:50:00Z"/>
  <w16cex:commentExtensible w16cex:durableId="4E8FEEFB" w16cex:dateUtc="2024-03-21T09:52:00Z"/>
  <w16cex:commentExtensible w16cex:durableId="30A57B05" w16cex:dateUtc="2024-03-21T17:42:00Z"/>
  <w16cex:commentExtensible w16cex:durableId="4EE8E2D7" w16cex:dateUtc="2024-03-21T10:55:00Z"/>
  <w16cex:commentExtensible w16cex:durableId="028EA042" w16cex:dateUtc="2024-03-21T10:58:00Z"/>
  <w16cex:commentExtensible w16cex:durableId="5DDF8AC8" w16cex:dateUtc="2024-03-21T11:00:00Z"/>
  <w16cex:commentExtensible w16cex:durableId="69E708B5" w16cex:dateUtc="2024-03-21T11:02:00Z"/>
  <w16cex:commentExtensible w16cex:durableId="6316ED71" w16cex:dateUtc="2024-03-21T17:27:00Z"/>
  <w16cex:commentExtensible w16cex:durableId="0D97FE36" w16cex:dateUtc="2024-03-21T17:28:00Z"/>
  <w16cex:commentExtensible w16cex:durableId="26562967" w16cex:dateUtc="2024-03-21T17:32:00Z"/>
  <w16cex:commentExtensible w16cex:durableId="7D305FE9" w16cex:dateUtc="2024-03-21T17:32:00Z"/>
  <w16cex:commentExtensible w16cex:durableId="77F58642" w16cex:dateUtc="2024-03-21T17:34:00Z"/>
  <w16cex:commentExtensible w16cex:durableId="67D64C49" w16cex:dateUtc="2024-03-21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A24EAA6" w16cid:durableId="18E912B4"/>
  <w16cid:commentId w16cid:paraId="016BF77D" w16cid:durableId="4E8FEEFB"/>
  <w16cid:commentId w16cid:paraId="2DAA3247" w16cid:durableId="30A57B05"/>
  <w16cid:commentId w16cid:paraId="3AA707AE" w16cid:durableId="4EE8E2D7"/>
  <w16cid:commentId w16cid:paraId="2BC3E8A1" w16cid:durableId="028EA042"/>
  <w16cid:commentId w16cid:paraId="6DD4E323" w16cid:durableId="5DDF8AC8"/>
  <w16cid:commentId w16cid:paraId="1A10EAEC" w16cid:durableId="69E708B5"/>
  <w16cid:commentId w16cid:paraId="521B2E67" w16cid:durableId="6316ED71"/>
  <w16cid:commentId w16cid:paraId="743AAE05" w16cid:durableId="0D97FE36"/>
  <w16cid:commentId w16cid:paraId="4D8F19EA" w16cid:durableId="26562967"/>
  <w16cid:commentId w16cid:paraId="0B3FD816" w16cid:durableId="7D305FE9"/>
  <w16cid:commentId w16cid:paraId="5266C5C6" w16cid:durableId="77F58642"/>
  <w16cid:commentId w16cid:paraId="05FBDC47" w16cid:durableId="67D64C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CE"/>
    <w:rsid w:val="000E0C89"/>
    <w:rsid w:val="001502CE"/>
    <w:rsid w:val="002A3F0D"/>
    <w:rsid w:val="006E7D4F"/>
    <w:rsid w:val="00AC4EAE"/>
    <w:rsid w:val="00C14520"/>
    <w:rsid w:val="00E04B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F53B3"/>
  <w15:chartTrackingRefBased/>
  <w15:docId w15:val="{75DA2547-EA6A-4D5D-9B90-B2A0B17D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1502CE"/>
    <w:rPr>
      <w:rFonts w:eastAsiaTheme="minorEastAsia"/>
      <w:sz w:val="24"/>
      <w:szCs w:val="24"/>
    </w:rPr>
  </w:style>
  <w:style w:type="character" w:styleId="CommentReference">
    <w:name w:val="annotation reference"/>
    <w:basedOn w:val="DefaultParagraphFont"/>
    <w:uiPriority w:val="99"/>
    <w:semiHidden/>
    <w:unhideWhenUsed/>
    <w:rsid w:val="001502CE"/>
    <w:rPr>
      <w:sz w:val="16"/>
      <w:szCs w:val="16"/>
    </w:rPr>
  </w:style>
  <w:style w:type="paragraph" w:styleId="CommentText">
    <w:name w:val="annotation text"/>
    <w:basedOn w:val="Normal"/>
    <w:link w:val="CommentTextChar"/>
    <w:uiPriority w:val="99"/>
    <w:unhideWhenUsed/>
    <w:rsid w:val="001502CE"/>
    <w:rPr>
      <w:sz w:val="20"/>
      <w:szCs w:val="20"/>
    </w:rPr>
  </w:style>
  <w:style w:type="character" w:customStyle="1" w:styleId="CommentTextChar">
    <w:name w:val="Comment Text Char"/>
    <w:basedOn w:val="DefaultParagraphFont"/>
    <w:link w:val="CommentText"/>
    <w:uiPriority w:val="99"/>
    <w:rsid w:val="001502CE"/>
    <w:rPr>
      <w:rFonts w:eastAsiaTheme="minorEastAsia"/>
    </w:rPr>
  </w:style>
  <w:style w:type="paragraph" w:styleId="CommentSubject">
    <w:name w:val="annotation subject"/>
    <w:basedOn w:val="CommentText"/>
    <w:next w:val="CommentText"/>
    <w:link w:val="CommentSubjectChar"/>
    <w:uiPriority w:val="99"/>
    <w:semiHidden/>
    <w:unhideWhenUsed/>
    <w:rsid w:val="001502CE"/>
    <w:rPr>
      <w:b/>
      <w:bCs/>
    </w:rPr>
  </w:style>
  <w:style w:type="character" w:customStyle="1" w:styleId="CommentSubjectChar">
    <w:name w:val="Comment Subject Char"/>
    <w:basedOn w:val="CommentTextChar"/>
    <w:link w:val="CommentSubject"/>
    <w:uiPriority w:val="99"/>
    <w:semiHidden/>
    <w:rsid w:val="001502CE"/>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43953">
      <w:marLeft w:val="0"/>
      <w:marRight w:val="0"/>
      <w:marTop w:val="0"/>
      <w:marBottom w:val="0"/>
      <w:divBdr>
        <w:top w:val="none" w:sz="0" w:space="0" w:color="auto"/>
        <w:left w:val="none" w:sz="0" w:space="0" w:color="auto"/>
        <w:bottom w:val="none" w:sz="0" w:space="0" w:color="auto"/>
        <w:right w:val="none" w:sz="0" w:space="0" w:color="auto"/>
      </w:divBdr>
      <w:divsChild>
        <w:div w:id="62974576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01996428">
      <w:marLeft w:val="0"/>
      <w:marRight w:val="0"/>
      <w:marTop w:val="0"/>
      <w:marBottom w:val="0"/>
      <w:divBdr>
        <w:top w:val="none" w:sz="0" w:space="0" w:color="auto"/>
        <w:left w:val="none" w:sz="0" w:space="0" w:color="auto"/>
        <w:bottom w:val="none" w:sz="0" w:space="0" w:color="auto"/>
        <w:right w:val="none" w:sz="0" w:space="0" w:color="auto"/>
      </w:divBdr>
    </w:div>
    <w:div w:id="418646660">
      <w:marLeft w:val="0"/>
      <w:marRight w:val="0"/>
      <w:marTop w:val="0"/>
      <w:marBottom w:val="0"/>
      <w:divBdr>
        <w:top w:val="none" w:sz="0" w:space="0" w:color="auto"/>
        <w:left w:val="none" w:sz="0" w:space="0" w:color="auto"/>
        <w:bottom w:val="none" w:sz="0" w:space="0" w:color="auto"/>
        <w:right w:val="none" w:sz="0" w:space="0" w:color="auto"/>
      </w:divBdr>
    </w:div>
    <w:div w:id="514155887">
      <w:marLeft w:val="0"/>
      <w:marRight w:val="0"/>
      <w:marTop w:val="0"/>
      <w:marBottom w:val="0"/>
      <w:divBdr>
        <w:top w:val="none" w:sz="0" w:space="0" w:color="auto"/>
        <w:left w:val="none" w:sz="0" w:space="0" w:color="auto"/>
        <w:bottom w:val="none" w:sz="0" w:space="0" w:color="auto"/>
        <w:right w:val="none" w:sz="0" w:space="0" w:color="auto"/>
      </w:divBdr>
    </w:div>
    <w:div w:id="708533342">
      <w:marLeft w:val="0"/>
      <w:marRight w:val="0"/>
      <w:marTop w:val="0"/>
      <w:marBottom w:val="0"/>
      <w:divBdr>
        <w:top w:val="none" w:sz="0" w:space="0" w:color="auto"/>
        <w:left w:val="none" w:sz="0" w:space="0" w:color="auto"/>
        <w:bottom w:val="none" w:sz="0" w:space="0" w:color="auto"/>
        <w:right w:val="none" w:sz="0" w:space="0" w:color="auto"/>
      </w:divBdr>
    </w:div>
    <w:div w:id="871723129">
      <w:marLeft w:val="0"/>
      <w:marRight w:val="0"/>
      <w:marTop w:val="0"/>
      <w:marBottom w:val="0"/>
      <w:divBdr>
        <w:top w:val="none" w:sz="0" w:space="0" w:color="auto"/>
        <w:left w:val="none" w:sz="0" w:space="0" w:color="auto"/>
        <w:bottom w:val="none" w:sz="0" w:space="0" w:color="auto"/>
        <w:right w:val="none" w:sz="0" w:space="0" w:color="auto"/>
      </w:divBdr>
    </w:div>
    <w:div w:id="1295328981">
      <w:marLeft w:val="0"/>
      <w:marRight w:val="0"/>
      <w:marTop w:val="0"/>
      <w:marBottom w:val="0"/>
      <w:divBdr>
        <w:top w:val="none" w:sz="0" w:space="0" w:color="auto"/>
        <w:left w:val="none" w:sz="0" w:space="0" w:color="auto"/>
        <w:bottom w:val="none" w:sz="0" w:space="0" w:color="auto"/>
        <w:right w:val="none" w:sz="0" w:space="0" w:color="auto"/>
      </w:divBdr>
    </w:div>
    <w:div w:id="1497648568">
      <w:marLeft w:val="0"/>
      <w:marRight w:val="0"/>
      <w:marTop w:val="0"/>
      <w:marBottom w:val="0"/>
      <w:divBdr>
        <w:top w:val="none" w:sz="0" w:space="0" w:color="auto"/>
        <w:left w:val="none" w:sz="0" w:space="0" w:color="auto"/>
        <w:bottom w:val="none" w:sz="0" w:space="0" w:color="auto"/>
        <w:right w:val="none" w:sz="0" w:space="0" w:color="auto"/>
      </w:divBdr>
    </w:div>
    <w:div w:id="1674257051">
      <w:marLeft w:val="0"/>
      <w:marRight w:val="0"/>
      <w:marTop w:val="0"/>
      <w:marBottom w:val="0"/>
      <w:divBdr>
        <w:top w:val="none" w:sz="0" w:space="0" w:color="auto"/>
        <w:left w:val="none" w:sz="0" w:space="0" w:color="auto"/>
        <w:bottom w:val="none" w:sz="0" w:space="0" w:color="auto"/>
        <w:right w:val="none" w:sz="0" w:space="0" w:color="auto"/>
      </w:divBdr>
    </w:div>
    <w:div w:id="1866747686">
      <w:marLeft w:val="0"/>
      <w:marRight w:val="0"/>
      <w:marTop w:val="0"/>
      <w:marBottom w:val="0"/>
      <w:divBdr>
        <w:top w:val="none" w:sz="0" w:space="0" w:color="auto"/>
        <w:left w:val="none" w:sz="0" w:space="0" w:color="auto"/>
        <w:bottom w:val="none" w:sz="0" w:space="0" w:color="auto"/>
        <w:right w:val="none" w:sz="0" w:space="0" w:color="auto"/>
      </w:divBdr>
    </w:div>
    <w:div w:id="202574665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s://doi.org/10.15468/dl.aed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4874f941-1732-4aa1-804a-4f99632a5909"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2" ma:contentTypeDescription="Create a new document." ma:contentTypeScope="" ma:versionID="05e1b73f559f84b2b16942172439698c">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c273ad91e43b92aac4df4d8e8ff6824a"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0C7222-ADBB-47FB-9909-1115AA391682}">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2.xml><?xml version="1.0" encoding="utf-8"?>
<ds:datastoreItem xmlns:ds="http://schemas.openxmlformats.org/officeDocument/2006/customXml" ds:itemID="{6C2C82B6-FCA6-440A-9D68-4778EC198A8D}">
  <ds:schemaRefs>
    <ds:schemaRef ds:uri="http://schemas.microsoft.com/sharepoint/v3/contenttype/forms"/>
  </ds:schemaRefs>
</ds:datastoreItem>
</file>

<file path=customXml/itemProps3.xml><?xml version="1.0" encoding="utf-8"?>
<ds:datastoreItem xmlns:ds="http://schemas.openxmlformats.org/officeDocument/2006/customXml" ds:itemID="{507521C2-61C4-42A8-BA56-7AF3400C35B3}">
  <ds:schemaRefs>
    <ds:schemaRef ds:uri="http://schemas.microsoft.com/sharepoint/events"/>
  </ds:schemaRefs>
</ds:datastoreItem>
</file>

<file path=customXml/itemProps4.xml><?xml version="1.0" encoding="utf-8"?>
<ds:datastoreItem xmlns:ds="http://schemas.openxmlformats.org/officeDocument/2006/customXml" ds:itemID="{5676EBA6-1093-4A18-A8BA-031159CA2D89}">
  <ds:schemaRefs>
    <ds:schemaRef ds:uri="Microsoft.SharePoint.Taxonomy.ContentTypeSync"/>
  </ds:schemaRefs>
</ds:datastoreItem>
</file>

<file path=customXml/itemProps5.xml><?xml version="1.0" encoding="utf-8"?>
<ds:datastoreItem xmlns:ds="http://schemas.openxmlformats.org/officeDocument/2006/customXml" ds:itemID="{043C89AF-39D5-48EB-A1C9-122C82653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2071</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Alangium sempervirens</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Alangium sempervirens</dc:title>
  <dc:subject/>
  <dc:creator>Jack Plummer</dc:creator>
  <cp:keywords/>
  <dc:description/>
  <cp:lastModifiedBy>Jack Plummer</cp:lastModifiedBy>
  <cp:revision>3</cp:revision>
  <dcterms:created xsi:type="dcterms:W3CDTF">2024-03-21T17:46:00Z</dcterms:created>
  <dcterms:modified xsi:type="dcterms:W3CDTF">2024-03-22T12:26:00Z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