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4.xml" ContentType="application/vnd.openxmlformats-officedocument.customXml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5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7BCCE0" w14:textId="77777777" w:rsidR="00000000" w:rsidRDefault="00000000">
      <w:pPr>
        <w:jc w:val="center"/>
        <w:divId w:val="2087140591"/>
        <w:rPr>
          <w:rFonts w:ascii="Georgia" w:eastAsia="Times New Roman" w:hAnsi="Georgia"/>
          <w:b/>
          <w:bCs/>
          <w:sz w:val="29"/>
          <w:szCs w:val="29"/>
        </w:rPr>
      </w:pPr>
      <w:r>
        <w:rPr>
          <w:rFonts w:ascii="Georgia" w:eastAsia="Times New Roman" w:hAnsi="Georgia"/>
          <w:b/>
          <w:bCs/>
          <w:sz w:val="29"/>
          <w:szCs w:val="29"/>
        </w:rPr>
        <w:t>Draft</w:t>
      </w:r>
    </w:p>
    <w:p w14:paraId="746F808B" w14:textId="77777777" w:rsidR="00000000" w:rsidRDefault="00000000">
      <w:pPr>
        <w:divId w:val="609817451"/>
        <w:rPr>
          <w:rFonts w:ascii="Georgia" w:eastAsia="Times New Roman" w:hAnsi="Georgia"/>
          <w:sz w:val="18"/>
          <w:szCs w:val="18"/>
        </w:rPr>
      </w:pPr>
      <w:r>
        <w:rPr>
          <w:rFonts w:ascii="Georgia" w:eastAsia="Times New Roman" w:hAnsi="Georgia"/>
          <w:noProof/>
          <w:sz w:val="18"/>
          <w:szCs w:val="18"/>
        </w:rPr>
        <w:drawing>
          <wp:inline distT="0" distB="0" distL="0" distR="0" wp14:anchorId="3A2E5D1E" wp14:editId="1FB72975">
            <wp:extent cx="304800" cy="304800"/>
            <wp:effectExtent l="0" t="0" r="0" b="0"/>
            <wp:docPr id="1" name="Picture 1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"/>
                    <pic:cNvPicPr>
                      <a:picLocks noChangeAspect="1" noChangeArrowheads="1"/>
                    </pic:cNvPicPr>
                  </pic:nvPicPr>
                  <pic:blipFill>
                    <a:blip r:link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A34629" w14:textId="77777777" w:rsidR="00000000" w:rsidRDefault="00000000">
      <w:pPr>
        <w:shd w:val="clear" w:color="auto" w:fill="FFFFFF"/>
        <w:spacing w:before="100" w:beforeAutospacing="1" w:after="100" w:afterAutospacing="1"/>
        <w:jc w:val="right"/>
        <w:outlineLvl w:val="1"/>
        <w:divId w:val="609817451"/>
        <w:rPr>
          <w:rFonts w:ascii="Georgia" w:eastAsia="Times New Roman" w:hAnsi="Georgia"/>
          <w:b/>
          <w:bCs/>
          <w:color w:val="000000"/>
          <w:kern w:val="36"/>
          <w:sz w:val="29"/>
          <w:szCs w:val="29"/>
        </w:rPr>
      </w:pPr>
      <w:r>
        <w:rPr>
          <w:rStyle w:val="Emphasis"/>
          <w:rFonts w:ascii="Georgia" w:eastAsia="Times New Roman" w:hAnsi="Georgia"/>
          <w:b/>
          <w:bCs/>
          <w:color w:val="000000"/>
          <w:kern w:val="36"/>
          <w:sz w:val="29"/>
          <w:szCs w:val="29"/>
        </w:rPr>
        <w:t>Microchirita elphinstonia</w:t>
      </w:r>
      <w:r>
        <w:rPr>
          <w:rFonts w:ascii="Georgia" w:eastAsia="Times New Roman" w:hAnsi="Georgia"/>
          <w:b/>
          <w:bCs/>
          <w:color w:val="000000"/>
          <w:kern w:val="36"/>
          <w:sz w:val="29"/>
          <w:szCs w:val="29"/>
        </w:rPr>
        <w:t xml:space="preserve"> - (Craib) A.Weber &amp; D.J.Middleton</w:t>
      </w:r>
    </w:p>
    <w:p w14:paraId="36C781DD" w14:textId="77777777" w:rsidR="00000000" w:rsidRDefault="00000000">
      <w:pPr>
        <w:jc w:val="right"/>
        <w:divId w:val="609817451"/>
        <w:rPr>
          <w:rFonts w:ascii="Georgia" w:eastAsia="Times New Roman" w:hAnsi="Georgia"/>
          <w:sz w:val="18"/>
          <w:szCs w:val="18"/>
        </w:rPr>
      </w:pPr>
      <w:r>
        <w:rPr>
          <w:rFonts w:ascii="Georgia" w:eastAsia="Times New Roman" w:hAnsi="Georgia"/>
          <w:sz w:val="18"/>
          <w:szCs w:val="18"/>
        </w:rPr>
        <w:t>PLANTAE - TRACHEOPHYTA - MAGNOLIOPSIDA - LAMIALES - GESNERIACEAE - Microchirita - elphinstonia</w:t>
      </w:r>
    </w:p>
    <w:p w14:paraId="1ECDD593" w14:textId="77777777" w:rsidR="00000000" w:rsidRDefault="00000000">
      <w:pPr>
        <w:pStyle w:val="NormalWeb"/>
        <w:divId w:val="1997302414"/>
        <w:rPr>
          <w:rFonts w:ascii="Georgia" w:hAnsi="Georgia"/>
        </w:rPr>
      </w:pPr>
      <w:r>
        <w:rPr>
          <w:rStyle w:val="Strong"/>
          <w:rFonts w:ascii="Georgia" w:hAnsi="Georgia"/>
        </w:rPr>
        <w:t xml:space="preserve">Common Names: </w:t>
      </w:r>
      <w:r>
        <w:rPr>
          <w:rFonts w:ascii="Georgia" w:hAnsi="Georgia"/>
        </w:rPr>
        <w:t>No Common Names</w:t>
      </w:r>
      <w:r>
        <w:rPr>
          <w:rFonts w:ascii="Georgia" w:hAnsi="Georgia"/>
        </w:rPr>
        <w:br/>
      </w:r>
      <w:r>
        <w:rPr>
          <w:rStyle w:val="Strong"/>
          <w:rFonts w:ascii="Georgia" w:hAnsi="Georgia"/>
        </w:rPr>
        <w:t xml:space="preserve">Synonyms: </w:t>
      </w:r>
      <w:r>
        <w:rPr>
          <w:rFonts w:ascii="Georgia" w:hAnsi="Georgia"/>
        </w:rPr>
        <w:t>Chirita elphinstonia Craib</w:t>
      </w:r>
    </w:p>
    <w:tbl>
      <w:tblPr>
        <w:tblW w:w="0" w:type="auto"/>
        <w:jc w:val="center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76"/>
      </w:tblGrid>
      <w:tr w:rsidR="00000000" w14:paraId="344FFE58" w14:textId="77777777">
        <w:trPr>
          <w:tblCellSpacing w:w="15" w:type="dxa"/>
          <w:jc w:val="center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59873D85" w14:textId="77777777" w:rsidR="00000000" w:rsidRDefault="00000000">
            <w:pPr>
              <w:spacing w:after="75"/>
              <w:jc w:val="center"/>
              <w:rPr>
                <w:rFonts w:ascii="Georgia" w:eastAsia="Times New Roman" w:hAnsi="Georgia"/>
                <w:b/>
                <w:bCs/>
                <w:sz w:val="20"/>
                <w:szCs w:val="20"/>
              </w:rPr>
            </w:pPr>
            <w:r>
              <w:rPr>
                <w:rFonts w:ascii="Georgia" w:eastAsia="Times New Roman" w:hAnsi="Georgia"/>
                <w:b/>
                <w:bCs/>
                <w:sz w:val="20"/>
                <w:szCs w:val="20"/>
              </w:rPr>
              <w:t>Red List Status</w:t>
            </w:r>
          </w:p>
        </w:tc>
      </w:tr>
      <w:tr w:rsidR="00000000" w14:paraId="72E43A09" w14:textId="7777777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BDD4670" w14:textId="77777777" w:rsidR="00000000" w:rsidRDefault="00000000">
            <w:pPr>
              <w:spacing w:after="75"/>
              <w:rPr>
                <w:rFonts w:ascii="Georgia" w:eastAsia="Times New Roman" w:hAnsi="Georgia"/>
                <w:sz w:val="20"/>
                <w:szCs w:val="20"/>
              </w:rPr>
            </w:pPr>
            <w:commentRangeStart w:id="0"/>
            <w:r>
              <w:rPr>
                <w:rFonts w:ascii="Georgia" w:eastAsia="Times New Roman" w:hAnsi="Georgia"/>
                <w:sz w:val="20"/>
                <w:szCs w:val="20"/>
              </w:rPr>
              <w:t>EN - Endangered, B2ab(iii) (IUCN version 3.1)</w:t>
            </w:r>
            <w:commentRangeEnd w:id="0"/>
            <w:r w:rsidR="002D4FC3">
              <w:rPr>
                <w:rStyle w:val="CommentReference"/>
              </w:rPr>
              <w:commentReference w:id="0"/>
            </w:r>
          </w:p>
        </w:tc>
      </w:tr>
    </w:tbl>
    <w:p w14:paraId="38935525" w14:textId="77777777" w:rsidR="00000000" w:rsidRDefault="00000000">
      <w:pPr>
        <w:pStyle w:val="Heading1"/>
        <w:divId w:val="103112592"/>
        <w:rPr>
          <w:rFonts w:ascii="Georgia" w:eastAsia="Times New Roman" w:hAnsi="Georgia"/>
          <w:sz w:val="29"/>
          <w:szCs w:val="29"/>
        </w:rPr>
      </w:pPr>
      <w:r>
        <w:rPr>
          <w:rFonts w:ascii="Georgia" w:eastAsia="Times New Roman" w:hAnsi="Georgia"/>
          <w:sz w:val="29"/>
          <w:szCs w:val="29"/>
        </w:rPr>
        <w:t>Red List Assessment</w:t>
      </w:r>
    </w:p>
    <w:p w14:paraId="0736393F" w14:textId="77777777" w:rsidR="00000000" w:rsidRDefault="00000000">
      <w:pPr>
        <w:pStyle w:val="Heading2"/>
        <w:divId w:val="103112592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Assessment Information</w:t>
      </w:r>
    </w:p>
    <w:p w14:paraId="463EE055" w14:textId="77777777" w:rsidR="00000000" w:rsidRDefault="00000000">
      <w:pPr>
        <w:pStyle w:val="NormalWeb"/>
        <w:divId w:val="103112592"/>
        <w:rPr>
          <w:rFonts w:ascii="Georgia" w:hAnsi="Georgia"/>
        </w:rPr>
      </w:pPr>
      <w:r>
        <w:rPr>
          <w:rStyle w:val="datalabel1"/>
          <w:rFonts w:ascii="Georgia" w:hAnsi="Georgia"/>
        </w:rPr>
        <w:t xml:space="preserve">Date of Assessment: </w:t>
      </w:r>
      <w:r>
        <w:rPr>
          <w:rFonts w:ascii="Georgia" w:hAnsi="Georgia"/>
        </w:rPr>
        <w:t>2022-08-17</w:t>
      </w:r>
    </w:p>
    <w:p w14:paraId="7530EA6D" w14:textId="77777777" w:rsidR="00000000" w:rsidRDefault="00000000">
      <w:pPr>
        <w:pStyle w:val="NormalWeb"/>
        <w:divId w:val="103112592"/>
        <w:rPr>
          <w:rFonts w:ascii="Georgia" w:hAnsi="Georgia"/>
        </w:rPr>
      </w:pPr>
      <w:r>
        <w:rPr>
          <w:rStyle w:val="datalabel1"/>
          <w:rFonts w:ascii="Georgia" w:hAnsi="Georgia"/>
        </w:rPr>
        <w:t xml:space="preserve">Assessor(s): </w:t>
      </w:r>
      <w:r>
        <w:rPr>
          <w:rFonts w:ascii="Georgia" w:hAnsi="Georgia"/>
        </w:rPr>
        <w:t>Triboun, P. &amp; Khorngton, S.</w:t>
      </w:r>
    </w:p>
    <w:p w14:paraId="709E57B9" w14:textId="77777777" w:rsidR="00000000" w:rsidRDefault="00000000">
      <w:pPr>
        <w:pStyle w:val="NormalWeb"/>
        <w:divId w:val="103112592"/>
        <w:rPr>
          <w:rFonts w:ascii="Georgia" w:hAnsi="Georgia"/>
        </w:rPr>
      </w:pPr>
      <w:r>
        <w:rPr>
          <w:rStyle w:val="datalabel1"/>
          <w:rFonts w:ascii="Georgia" w:hAnsi="Georgia"/>
        </w:rPr>
        <w:t xml:space="preserve">Regions: </w:t>
      </w:r>
      <w:r>
        <w:rPr>
          <w:rFonts w:ascii="Georgia" w:hAnsi="Georgia"/>
        </w:rPr>
        <w:t>Global</w:t>
      </w:r>
    </w:p>
    <w:p w14:paraId="0598456D" w14:textId="77777777" w:rsidR="00000000" w:rsidRDefault="00000000">
      <w:pPr>
        <w:pStyle w:val="Heading2"/>
        <w:divId w:val="103112592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Assessment Rationale</w:t>
      </w:r>
    </w:p>
    <w:p w14:paraId="3DAC2BC2" w14:textId="22F6D3BA" w:rsidR="00000000" w:rsidRDefault="00000000">
      <w:pPr>
        <w:pStyle w:val="NormalWeb"/>
        <w:divId w:val="103112592"/>
        <w:rPr>
          <w:rFonts w:ascii="Georgia" w:hAnsi="Georgia"/>
        </w:rPr>
      </w:pPr>
      <w:r>
        <w:rPr>
          <w:rStyle w:val="Emphasis"/>
          <w:rFonts w:ascii="Georgia" w:hAnsi="Georgia"/>
        </w:rPr>
        <w:t>Microchirita elphinstonia</w:t>
      </w:r>
      <w:r>
        <w:rPr>
          <w:rFonts w:ascii="Georgia" w:hAnsi="Georgia"/>
        </w:rPr>
        <w:t xml:space="preserve"> is listed as </w:t>
      </w:r>
      <w:commentRangeStart w:id="1"/>
      <w:del w:id="2" w:author="Jack Plummer" w:date="2022-09-24T06:58:00Z">
        <w:r w:rsidDel="002D4FC3">
          <w:rPr>
            <w:rFonts w:ascii="Georgia" w:hAnsi="Georgia"/>
          </w:rPr>
          <w:delText xml:space="preserve">Endangered </w:delText>
        </w:r>
      </w:del>
      <w:ins w:id="3" w:author="Jack Plummer" w:date="2022-09-24T06:58:00Z">
        <w:r w:rsidR="002D4FC3">
          <w:rPr>
            <w:rFonts w:ascii="Georgia" w:hAnsi="Georgia"/>
          </w:rPr>
          <w:t>Vulnerable</w:t>
        </w:r>
        <w:r w:rsidR="002D4FC3">
          <w:rPr>
            <w:rFonts w:ascii="Georgia" w:hAnsi="Georgia"/>
          </w:rPr>
          <w:t xml:space="preserve"> </w:t>
        </w:r>
      </w:ins>
      <w:r>
        <w:rPr>
          <w:rFonts w:ascii="Georgia" w:hAnsi="Georgia"/>
        </w:rPr>
        <w:t>(</w:t>
      </w:r>
      <w:ins w:id="4" w:author="Jack Plummer" w:date="2022-09-24T06:58:00Z">
        <w:r w:rsidR="002D4FC3">
          <w:rPr>
            <w:rFonts w:ascii="Georgia" w:hAnsi="Georgia"/>
          </w:rPr>
          <w:t>VU</w:t>
        </w:r>
      </w:ins>
      <w:del w:id="5" w:author="Jack Plummer" w:date="2022-09-24T06:58:00Z">
        <w:r w:rsidDel="002D4FC3">
          <w:rPr>
            <w:rFonts w:ascii="Georgia" w:hAnsi="Georgia"/>
          </w:rPr>
          <w:delText>EN</w:delText>
        </w:r>
      </w:del>
      <w:r>
        <w:rPr>
          <w:rFonts w:ascii="Georgia" w:hAnsi="Georgia"/>
        </w:rPr>
        <w:t xml:space="preserve">). </w:t>
      </w:r>
      <w:commentRangeEnd w:id="1"/>
      <w:r w:rsidR="003908E2">
        <w:rPr>
          <w:rStyle w:val="CommentReference"/>
        </w:rPr>
        <w:commentReference w:id="1"/>
      </w:r>
      <w:r>
        <w:rPr>
          <w:rFonts w:ascii="Georgia" w:hAnsi="Georgia"/>
        </w:rPr>
        <w:t xml:space="preserve">This species has a large </w:t>
      </w:r>
      <w:del w:id="6" w:author="Jack Plummer" w:date="2022-09-24T06:55:00Z">
        <w:r w:rsidDel="002D4FC3">
          <w:rPr>
            <w:rFonts w:ascii="Georgia" w:hAnsi="Georgia"/>
          </w:rPr>
          <w:delText xml:space="preserve">EOO </w:delText>
        </w:r>
      </w:del>
      <w:ins w:id="7" w:author="Jack Plummer" w:date="2022-09-24T06:55:00Z">
        <w:r w:rsidR="002D4FC3">
          <w:rPr>
            <w:rFonts w:ascii="Georgia" w:hAnsi="Georgia"/>
          </w:rPr>
          <w:t>extent of occurrence</w:t>
        </w:r>
      </w:ins>
      <w:ins w:id="8" w:author="Jack Plummer" w:date="2022-09-24T06:56:00Z">
        <w:r w:rsidR="002D4FC3">
          <w:rPr>
            <w:rFonts w:ascii="Georgia" w:hAnsi="Georgia"/>
          </w:rPr>
          <w:t xml:space="preserve"> (EOO)</w:t>
        </w:r>
      </w:ins>
      <w:ins w:id="9" w:author="Jack Plummer" w:date="2022-09-24T06:55:00Z">
        <w:r w:rsidR="002D4FC3">
          <w:rPr>
            <w:rFonts w:ascii="Georgia" w:hAnsi="Georgia"/>
          </w:rPr>
          <w:t xml:space="preserve"> of</w:t>
        </w:r>
        <w:r w:rsidR="002D4FC3">
          <w:rPr>
            <w:rFonts w:ascii="Georgia" w:hAnsi="Georgia"/>
          </w:rPr>
          <w:t xml:space="preserve"> </w:t>
        </w:r>
      </w:ins>
      <w:ins w:id="10" w:author="Jack Plummer" w:date="2022-09-24T06:56:00Z">
        <w:r w:rsidR="002D4FC3">
          <w:rPr>
            <w:rStyle w:val="fontstyle01"/>
            <w:rFonts w:ascii="Georgia" w:hAnsi="Georgia"/>
          </w:rPr>
          <w:t xml:space="preserve">106,878 </w:t>
        </w:r>
      </w:ins>
      <w:del w:id="11" w:author="Jack Plummer" w:date="2022-09-24T06:56:00Z">
        <w:r w:rsidDel="002D4FC3">
          <w:rPr>
            <w:rFonts w:ascii="Georgia" w:hAnsi="Georgia"/>
          </w:rPr>
          <w:delText xml:space="preserve">(&gt;100,000 </w:delText>
        </w:r>
      </w:del>
      <w:r>
        <w:rPr>
          <w:rFonts w:ascii="Georgia" w:hAnsi="Georgia"/>
        </w:rPr>
        <w:t>km</w:t>
      </w:r>
      <w:r>
        <w:rPr>
          <w:rFonts w:ascii="Georgia" w:hAnsi="Georgia"/>
          <w:vertAlign w:val="superscript"/>
        </w:rPr>
        <w:t>2</w:t>
      </w:r>
      <w:del w:id="12" w:author="Jack Plummer" w:date="2022-09-24T06:56:00Z">
        <w:r w:rsidDel="002D4FC3">
          <w:rPr>
            <w:rFonts w:ascii="Georgia" w:hAnsi="Georgia"/>
          </w:rPr>
          <w:delText>)</w:delText>
        </w:r>
      </w:del>
      <w:r>
        <w:rPr>
          <w:rFonts w:ascii="Georgia" w:hAnsi="Georgia"/>
        </w:rPr>
        <w:t xml:space="preserve">, but </w:t>
      </w:r>
      <w:ins w:id="13" w:author="Jack Plummer" w:date="2022-09-24T06:56:00Z">
        <w:r w:rsidR="002D4FC3">
          <w:rPr>
            <w:rFonts w:ascii="Georgia" w:hAnsi="Georgia"/>
          </w:rPr>
          <w:t>the area of occupancy (</w:t>
        </w:r>
      </w:ins>
      <w:del w:id="14" w:author="Jack Plummer" w:date="2022-09-24T06:56:00Z">
        <w:r w:rsidDel="002D4FC3">
          <w:rPr>
            <w:rFonts w:ascii="Georgia" w:hAnsi="Georgia"/>
          </w:rPr>
          <w:delText>A</w:delText>
        </w:r>
      </w:del>
      <w:ins w:id="15" w:author="Jack Plummer" w:date="2022-09-24T06:56:00Z">
        <w:r w:rsidR="002D4FC3">
          <w:rPr>
            <w:rFonts w:ascii="Georgia" w:hAnsi="Georgia"/>
          </w:rPr>
          <w:t>A</w:t>
        </w:r>
      </w:ins>
      <w:r>
        <w:rPr>
          <w:rFonts w:ascii="Georgia" w:hAnsi="Georgia"/>
        </w:rPr>
        <w:t>OO</w:t>
      </w:r>
      <w:ins w:id="16" w:author="Jack Plummer" w:date="2022-09-24T06:56:00Z">
        <w:r w:rsidR="002D4FC3">
          <w:rPr>
            <w:rFonts w:ascii="Georgia" w:hAnsi="Georgia"/>
          </w:rPr>
          <w:t>)</w:t>
        </w:r>
      </w:ins>
      <w:r>
        <w:rPr>
          <w:rFonts w:ascii="Georgia" w:hAnsi="Georgia"/>
        </w:rPr>
        <w:t xml:space="preserve"> is </w:t>
      </w:r>
      <w:del w:id="17" w:author="Jack Plummer" w:date="2022-09-24T06:56:00Z">
        <w:r w:rsidDel="002D4FC3">
          <w:rPr>
            <w:rFonts w:ascii="Georgia" w:hAnsi="Georgia"/>
          </w:rPr>
          <w:delText>low (</w:delText>
        </w:r>
      </w:del>
      <w:ins w:id="18" w:author="Jack Plummer" w:date="2022-09-24T06:56:00Z">
        <w:r w:rsidR="002D4FC3">
          <w:rPr>
            <w:rFonts w:ascii="Georgia" w:hAnsi="Georgia"/>
          </w:rPr>
          <w:t xml:space="preserve"> </w:t>
        </w:r>
      </w:ins>
      <w:r>
        <w:rPr>
          <w:rFonts w:ascii="Georgia" w:hAnsi="Georgia"/>
        </w:rPr>
        <w:t>24 km</w:t>
      </w:r>
      <w:r>
        <w:rPr>
          <w:rFonts w:ascii="Georgia" w:hAnsi="Georgia"/>
          <w:vertAlign w:val="superscript"/>
        </w:rPr>
        <w:t>2</w:t>
      </w:r>
      <w:ins w:id="19" w:author="Jack Plummer" w:date="2022-09-24T06:56:00Z">
        <w:r w:rsidR="002D4FC3">
          <w:rPr>
            <w:rFonts w:ascii="Georgia" w:hAnsi="Georgia"/>
          </w:rPr>
          <w:t>, lying within the threshold values for the Endanger</w:t>
        </w:r>
      </w:ins>
      <w:ins w:id="20" w:author="Jack Plummer" w:date="2022-09-24T06:57:00Z">
        <w:r w:rsidR="002D4FC3">
          <w:rPr>
            <w:rFonts w:ascii="Georgia" w:hAnsi="Georgia"/>
          </w:rPr>
          <w:t>ed category under criterion B2</w:t>
        </w:r>
      </w:ins>
      <w:del w:id="21" w:author="Jack Plummer" w:date="2022-09-24T06:56:00Z">
        <w:r w:rsidDel="002D4FC3">
          <w:rPr>
            <w:rFonts w:ascii="Georgia" w:hAnsi="Georgia"/>
          </w:rPr>
          <w:delText>)</w:delText>
        </w:r>
      </w:del>
      <w:r>
        <w:rPr>
          <w:rFonts w:ascii="Georgia" w:hAnsi="Georgia"/>
        </w:rPr>
        <w:t>. Only six documented collection records</w:t>
      </w:r>
      <w:ins w:id="22" w:author="Jack Plummer" w:date="2022-09-24T06:58:00Z">
        <w:r w:rsidR="002D4FC3">
          <w:rPr>
            <w:rFonts w:ascii="Georgia" w:hAnsi="Georgia"/>
          </w:rPr>
          <w:t xml:space="preserve"> and each of these is considered a location</w:t>
        </w:r>
      </w:ins>
      <w:r>
        <w:rPr>
          <w:rFonts w:ascii="Georgia" w:hAnsi="Georgia"/>
        </w:rPr>
        <w:t xml:space="preserve">. This species has </w:t>
      </w:r>
      <w:ins w:id="23" w:author="Jack Plummer" w:date="2022-09-24T06:58:00Z">
        <w:r w:rsidR="002D4FC3">
          <w:rPr>
            <w:rFonts w:ascii="Georgia" w:hAnsi="Georgia"/>
          </w:rPr>
          <w:t xml:space="preserve">predominantly </w:t>
        </w:r>
      </w:ins>
      <w:r>
        <w:rPr>
          <w:rFonts w:ascii="Georgia" w:hAnsi="Georgia"/>
        </w:rPr>
        <w:t>been recorded outside protected areas. Mining for cement, trampling by tourism, religious sites, fire, construction of temple, and land use change</w:t>
      </w:r>
      <w:ins w:id="24" w:author="Jack Plummer" w:date="2022-09-24T06:58:00Z">
        <w:r w:rsidR="002D4FC3">
          <w:rPr>
            <w:rFonts w:ascii="Georgia" w:hAnsi="Georgia"/>
          </w:rPr>
          <w:t xml:space="preserve"> </w:t>
        </w:r>
      </w:ins>
      <w:del w:id="25" w:author="Jack Plummer" w:date="2022-09-24T06:58:00Z">
        <w:r w:rsidDel="002D4FC3">
          <w:rPr>
            <w:rFonts w:ascii="Georgia" w:hAnsi="Georgia"/>
          </w:rPr>
          <w:delText xml:space="preserve">s </w:delText>
        </w:r>
      </w:del>
      <w:r>
        <w:rPr>
          <w:rFonts w:ascii="Georgia" w:hAnsi="Georgia"/>
        </w:rPr>
        <w:t xml:space="preserve">are </w:t>
      </w:r>
      <w:del w:id="26" w:author="Jack Plummer" w:date="2022-09-24T06:58:00Z">
        <w:r w:rsidDel="002D4FC3">
          <w:rPr>
            <w:rFonts w:ascii="Georgia" w:hAnsi="Georgia"/>
          </w:rPr>
          <w:delText xml:space="preserve">potential </w:delText>
        </w:r>
      </w:del>
      <w:r>
        <w:rPr>
          <w:rFonts w:ascii="Georgia" w:hAnsi="Georgia"/>
        </w:rPr>
        <w:t xml:space="preserve">threats </w:t>
      </w:r>
      <w:ins w:id="27" w:author="Jack Plummer" w:date="2022-09-24T06:59:00Z">
        <w:r w:rsidR="002D4FC3">
          <w:rPr>
            <w:rFonts w:ascii="Georgia" w:hAnsi="Georgia"/>
          </w:rPr>
          <w:t xml:space="preserve">contributing </w:t>
        </w:r>
      </w:ins>
      <w:r>
        <w:rPr>
          <w:rFonts w:ascii="Georgia" w:hAnsi="Georgia"/>
        </w:rPr>
        <w:t>to</w:t>
      </w:r>
      <w:ins w:id="28" w:author="Jack Plummer" w:date="2022-09-24T06:59:00Z">
        <w:r w:rsidR="002D4FC3">
          <w:rPr>
            <w:rFonts w:ascii="Georgia" w:hAnsi="Georgia"/>
          </w:rPr>
          <w:t xml:space="preserve"> an ongoing decline in area, extent and quality of</w:t>
        </w:r>
      </w:ins>
      <w:r>
        <w:rPr>
          <w:rFonts w:ascii="Georgia" w:hAnsi="Georgia"/>
        </w:rPr>
        <w:t xml:space="preserve"> its habitat.</w:t>
      </w:r>
      <w:del w:id="29" w:author="Jack Plummer" w:date="2022-09-24T06:59:00Z">
        <w:r w:rsidDel="002D4FC3">
          <w:rPr>
            <w:rFonts w:ascii="Georgia" w:hAnsi="Georgia"/>
          </w:rPr>
          <w:delText xml:space="preserve"> It is therefore assessed as Endangered (EN).</w:delText>
        </w:r>
      </w:del>
    </w:p>
    <w:p w14:paraId="11177E0E" w14:textId="77777777" w:rsidR="00000000" w:rsidRDefault="00000000">
      <w:pPr>
        <w:pStyle w:val="Heading1"/>
        <w:divId w:val="1406802170"/>
        <w:rPr>
          <w:rFonts w:ascii="Georgia" w:eastAsia="Times New Roman" w:hAnsi="Georgia"/>
          <w:sz w:val="29"/>
          <w:szCs w:val="29"/>
        </w:rPr>
      </w:pPr>
      <w:r>
        <w:rPr>
          <w:rFonts w:ascii="Georgia" w:eastAsia="Times New Roman" w:hAnsi="Georgia"/>
          <w:sz w:val="29"/>
          <w:szCs w:val="29"/>
        </w:rPr>
        <w:t>Distribution</w:t>
      </w:r>
    </w:p>
    <w:p w14:paraId="4D4BAAFD" w14:textId="77777777" w:rsidR="00000000" w:rsidRDefault="00000000">
      <w:pPr>
        <w:pStyle w:val="Heading2"/>
        <w:divId w:val="1406802170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Geographic Range</w:t>
      </w:r>
    </w:p>
    <w:p w14:paraId="6AEB85D2" w14:textId="670B7D0F" w:rsidR="00000000" w:rsidRDefault="00000000">
      <w:pPr>
        <w:pStyle w:val="NormalWeb"/>
        <w:divId w:val="1406802170"/>
        <w:rPr>
          <w:rStyle w:val="fontstyle01"/>
        </w:rPr>
      </w:pPr>
      <w:r>
        <w:rPr>
          <w:rFonts w:ascii="Georgia" w:hAnsi="Georgia"/>
        </w:rPr>
        <w:t xml:space="preserve">This species is known from </w:t>
      </w:r>
      <w:ins w:id="30" w:author="Jack Plummer" w:date="2022-09-24T07:01:00Z">
        <w:r w:rsidR="003908E2">
          <w:rPr>
            <w:rFonts w:ascii="Georgia" w:hAnsi="Georgia"/>
          </w:rPr>
          <w:t>n</w:t>
        </w:r>
      </w:ins>
      <w:del w:id="31" w:author="Jack Plummer" w:date="2022-09-24T07:01:00Z">
        <w:r w:rsidDel="003908E2">
          <w:rPr>
            <w:rFonts w:ascii="Georgia" w:hAnsi="Georgia"/>
          </w:rPr>
          <w:delText>N</w:delText>
        </w:r>
      </w:del>
      <w:r>
        <w:rPr>
          <w:rFonts w:ascii="Georgia" w:hAnsi="Georgia"/>
        </w:rPr>
        <w:t>ortheast</w:t>
      </w:r>
      <w:del w:id="32" w:author="Jack Plummer" w:date="2022-09-24T07:01:00Z">
        <w:r w:rsidDel="003908E2">
          <w:rPr>
            <w:rFonts w:ascii="Georgia" w:hAnsi="Georgia"/>
          </w:rPr>
          <w:delText>ern</w:delText>
        </w:r>
      </w:del>
      <w:r>
        <w:rPr>
          <w:rFonts w:ascii="Georgia" w:hAnsi="Georgia"/>
        </w:rPr>
        <w:t xml:space="preserve"> and </w:t>
      </w:r>
      <w:del w:id="33" w:author="Jack Plummer" w:date="2022-09-24T07:01:00Z">
        <w:r w:rsidDel="003908E2">
          <w:rPr>
            <w:rFonts w:ascii="Georgia" w:hAnsi="Georgia"/>
          </w:rPr>
          <w:delText>S</w:delText>
        </w:r>
      </w:del>
      <w:ins w:id="34" w:author="Jack Plummer" w:date="2022-09-24T07:01:00Z">
        <w:r w:rsidR="003908E2">
          <w:rPr>
            <w:rFonts w:ascii="Georgia" w:hAnsi="Georgia"/>
          </w:rPr>
          <w:t>s</w:t>
        </w:r>
      </w:ins>
      <w:r>
        <w:rPr>
          <w:rFonts w:ascii="Georgia" w:hAnsi="Georgia"/>
        </w:rPr>
        <w:t>outheast</w:t>
      </w:r>
      <w:del w:id="35" w:author="Jack Plummer" w:date="2022-09-24T07:01:00Z">
        <w:r w:rsidDel="003908E2">
          <w:rPr>
            <w:rFonts w:ascii="Georgia" w:hAnsi="Georgia"/>
          </w:rPr>
          <w:delText>ern</w:delText>
        </w:r>
      </w:del>
      <w:r>
        <w:rPr>
          <w:rFonts w:ascii="Georgia" w:hAnsi="Georgia"/>
        </w:rPr>
        <w:t xml:space="preserve"> Thailand and Cambodia</w:t>
      </w:r>
      <w:del w:id="36" w:author="Jack Plummer" w:date="2022-09-24T07:01:00Z">
        <w:r w:rsidDel="003908E2">
          <w:rPr>
            <w:rFonts w:ascii="Georgia" w:hAnsi="Georgia"/>
          </w:rPr>
          <w:delText xml:space="preserve"> with a few collections</w:delText>
        </w:r>
      </w:del>
      <w:r>
        <w:rPr>
          <w:rFonts w:ascii="Georgia" w:hAnsi="Georgia"/>
        </w:rPr>
        <w:t xml:space="preserve">. The extent of occurrence is estimated to be </w:t>
      </w:r>
      <w:r>
        <w:rPr>
          <w:rStyle w:val="fontstyle01"/>
          <w:rFonts w:ascii="Georgia" w:hAnsi="Georgia"/>
        </w:rPr>
        <w:t>106,878 km</w:t>
      </w:r>
      <w:r>
        <w:rPr>
          <w:rStyle w:val="fontstyle01"/>
          <w:rFonts w:ascii="Georgia" w:hAnsi="Georgia"/>
          <w:vertAlign w:val="superscript"/>
        </w:rPr>
        <w:t>2</w:t>
      </w:r>
      <w:r>
        <w:rPr>
          <w:rStyle w:val="fontstyle01"/>
          <w:rFonts w:ascii="Georgia" w:hAnsi="Georgia"/>
        </w:rPr>
        <w:t xml:space="preserve"> and the area of occupancy is estimated to be 24 km</w:t>
      </w:r>
      <w:r>
        <w:rPr>
          <w:rStyle w:val="fontstyle01"/>
          <w:rFonts w:ascii="Georgia" w:hAnsi="Georgia"/>
          <w:vertAlign w:val="superscript"/>
        </w:rPr>
        <w:t>2</w:t>
      </w:r>
      <w:r>
        <w:rPr>
          <w:rStyle w:val="fontstyle01"/>
          <w:rFonts w:ascii="Georgia" w:hAnsi="Georgia"/>
        </w:rPr>
        <w:t xml:space="preserve">. </w:t>
      </w:r>
      <w:bookmarkStart w:id="37" w:name="_Hlk94454956"/>
      <w:r>
        <w:rPr>
          <w:rStyle w:val="fontstyle01"/>
          <w:rFonts w:ascii="Georgia" w:hAnsi="Georgia"/>
        </w:rPr>
        <w:t>It has a wide altitudinal range occurring between 50 to 1,015 m</w:t>
      </w:r>
      <w:ins w:id="38" w:author="Jack Plummer" w:date="2022-09-24T07:01:00Z">
        <w:r w:rsidR="003908E2">
          <w:rPr>
            <w:rStyle w:val="fontstyle01"/>
            <w:rFonts w:ascii="Georgia" w:hAnsi="Georgia"/>
          </w:rPr>
          <w:t xml:space="preserve"> asl</w:t>
        </w:r>
      </w:ins>
      <w:r>
        <w:rPr>
          <w:rStyle w:val="fontstyle01"/>
          <w:rFonts w:ascii="Georgia" w:hAnsi="Georgia"/>
        </w:rPr>
        <w:t>.</w:t>
      </w:r>
      <w:bookmarkEnd w:id="37"/>
    </w:p>
    <w:p w14:paraId="6879C84A" w14:textId="77777777" w:rsidR="00000000" w:rsidRDefault="00000000">
      <w:pPr>
        <w:pStyle w:val="Heading2"/>
        <w:divId w:val="1406802170"/>
        <w:rPr>
          <w:rFonts w:eastAsia="Times New Roman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Area of Occupancy (AOO)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4"/>
        <w:gridCol w:w="6576"/>
      </w:tblGrid>
      <w:tr w:rsidR="00000000" w14:paraId="3A5401B5" w14:textId="77777777">
        <w:trPr>
          <w:divId w:val="1406802170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2305BA97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Estimated area of occupancy (AOO) - in km2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2DD4086D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Justification</w:t>
            </w:r>
          </w:p>
        </w:tc>
      </w:tr>
      <w:tr w:rsidR="00000000" w14:paraId="00FE55FD" w14:textId="77777777">
        <w:trPr>
          <w:divId w:val="1406802170"/>
          <w:tblCellSpacing w:w="15" w:type="dxa"/>
        </w:trPr>
        <w:tc>
          <w:tcPr>
            <w:tcW w:w="0" w:type="auto"/>
            <w:vAlign w:val="center"/>
            <w:hideMark/>
          </w:tcPr>
          <w:p w14:paraId="43D25ADD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lastRenderedPageBreak/>
              <w:t>24</w:t>
            </w:r>
          </w:p>
        </w:tc>
        <w:tc>
          <w:tcPr>
            <w:tcW w:w="0" w:type="auto"/>
            <w:vAlign w:val="center"/>
            <w:hideMark/>
          </w:tcPr>
          <w:p w14:paraId="77F4AF84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 xml:space="preserve">Estimated from a 2 x 2 km grid cell for herbarium specimen point data mapped using GeoCAT (Bachman et al. 2011). Based on point data for six documented localities. </w:t>
            </w:r>
          </w:p>
        </w:tc>
      </w:tr>
    </w:tbl>
    <w:p w14:paraId="38358847" w14:textId="77777777" w:rsidR="00000000" w:rsidRDefault="00000000">
      <w:pPr>
        <w:pStyle w:val="Heading2"/>
        <w:divId w:val="1406802170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Extent of Occurrence (EOO)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0"/>
        <w:gridCol w:w="2551"/>
        <w:gridCol w:w="4169"/>
      </w:tblGrid>
      <w:tr w:rsidR="00000000" w14:paraId="22C4683F" w14:textId="77777777">
        <w:trPr>
          <w:divId w:val="1406802170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78B9DC90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Estimated extent of occurrence (EOO)- in km2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0D4F84A4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EOO estimate calculated from Minimum Convex Polygon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3EA032AA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Justification</w:t>
            </w:r>
          </w:p>
        </w:tc>
      </w:tr>
      <w:tr w:rsidR="00000000" w14:paraId="07D7A373" w14:textId="77777777">
        <w:trPr>
          <w:divId w:val="1406802170"/>
          <w:tblCellSpacing w:w="15" w:type="dxa"/>
        </w:trPr>
        <w:tc>
          <w:tcPr>
            <w:tcW w:w="0" w:type="auto"/>
            <w:vAlign w:val="center"/>
            <w:hideMark/>
          </w:tcPr>
          <w:p w14:paraId="63DFED1C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107491</w:t>
            </w:r>
          </w:p>
        </w:tc>
        <w:tc>
          <w:tcPr>
            <w:tcW w:w="0" w:type="auto"/>
            <w:vAlign w:val="center"/>
            <w:hideMark/>
          </w:tcPr>
          <w:p w14:paraId="20983C2A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14:paraId="0B48EDCE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Estimated from a 2 x 2 km grid cell for herbarium specimen point data mapped using GeoCAT (Bachman et al. 2011).</w:t>
            </w:r>
          </w:p>
        </w:tc>
      </w:tr>
    </w:tbl>
    <w:p w14:paraId="76A61B4F" w14:textId="77777777" w:rsidR="00000000" w:rsidRDefault="00000000">
      <w:pPr>
        <w:pStyle w:val="Heading2"/>
        <w:divId w:val="1406802170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Locations Information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4"/>
        <w:gridCol w:w="7566"/>
      </w:tblGrid>
      <w:tr w:rsidR="00000000" w14:paraId="275C0545" w14:textId="77777777">
        <w:trPr>
          <w:divId w:val="1406802170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5D72B02A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Number of Locations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13DD2EE0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Justification</w:t>
            </w:r>
          </w:p>
        </w:tc>
      </w:tr>
      <w:tr w:rsidR="00000000" w14:paraId="3B10FE0B" w14:textId="77777777">
        <w:trPr>
          <w:divId w:val="1406802170"/>
          <w:tblCellSpacing w:w="15" w:type="dxa"/>
        </w:trPr>
        <w:tc>
          <w:tcPr>
            <w:tcW w:w="0" w:type="auto"/>
            <w:vAlign w:val="center"/>
            <w:hideMark/>
          </w:tcPr>
          <w:p w14:paraId="1042DCE5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020F2D6" w14:textId="5350C88D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 xml:space="preserve">Collection localities occur in six localities from Thailand and Cambodia </w:t>
            </w:r>
            <w:commentRangeStart w:id="39"/>
            <w:r>
              <w:rPr>
                <w:rFonts w:ascii="Georgia" w:eastAsia="Times New Roman" w:hAnsi="Georgia"/>
                <w:sz w:val="18"/>
                <w:szCs w:val="18"/>
              </w:rPr>
              <w:t xml:space="preserve">(possibly). </w:t>
            </w:r>
            <w:commentRangeEnd w:id="39"/>
            <w:r w:rsidR="003908E2">
              <w:rPr>
                <w:rStyle w:val="CommentReference"/>
              </w:rPr>
              <w:commentReference w:id="39"/>
            </w:r>
            <w:r>
              <w:rPr>
                <w:rFonts w:ascii="Georgia" w:eastAsia="Times New Roman" w:hAnsi="Georgia"/>
                <w:sz w:val="18"/>
                <w:szCs w:val="18"/>
              </w:rPr>
              <w:t>The species does not occur in protected areas, and it is therefore vulnerable to extensive shifting agriculture</w:t>
            </w:r>
            <w:del w:id="40" w:author="Jack Plummer" w:date="2022-09-24T07:01:00Z">
              <w:r w:rsidDel="003908E2">
                <w:rPr>
                  <w:rFonts w:ascii="Georgia" w:eastAsia="Times New Roman" w:hAnsi="Georgia"/>
                  <w:sz w:val="18"/>
                  <w:szCs w:val="18"/>
                </w:rPr>
                <w:delText xml:space="preserve"> lands</w:delText>
              </w:r>
            </w:del>
            <w:r>
              <w:rPr>
                <w:rFonts w:ascii="Georgia" w:eastAsia="Times New Roman" w:hAnsi="Georgia"/>
                <w:sz w:val="18"/>
                <w:szCs w:val="18"/>
              </w:rPr>
              <w:t>.</w:t>
            </w:r>
          </w:p>
        </w:tc>
      </w:tr>
    </w:tbl>
    <w:p w14:paraId="15EEC10B" w14:textId="77777777" w:rsidR="00000000" w:rsidRDefault="00000000">
      <w:pPr>
        <w:pStyle w:val="Heading2"/>
        <w:divId w:val="1406802170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Elevation / Depth / Depth Zones</w:t>
      </w:r>
    </w:p>
    <w:p w14:paraId="03707CB2" w14:textId="77777777" w:rsidR="00000000" w:rsidRDefault="00000000">
      <w:pPr>
        <w:pStyle w:val="NormalWeb"/>
        <w:divId w:val="1406802170"/>
        <w:rPr>
          <w:rFonts w:ascii="Georgia" w:hAnsi="Georgia"/>
        </w:rPr>
      </w:pPr>
      <w:r>
        <w:rPr>
          <w:rStyle w:val="datalabel1"/>
          <w:rFonts w:ascii="Georgia" w:hAnsi="Georgia"/>
        </w:rPr>
        <w:t xml:space="preserve">Elevation Lower Limit (in metres above sea level): </w:t>
      </w:r>
      <w:r>
        <w:rPr>
          <w:rFonts w:ascii="Georgia" w:hAnsi="Georgia"/>
        </w:rPr>
        <w:t>50</w:t>
      </w:r>
    </w:p>
    <w:p w14:paraId="0D6C66E6" w14:textId="77777777" w:rsidR="00000000" w:rsidRDefault="00000000">
      <w:pPr>
        <w:pStyle w:val="NormalWeb"/>
        <w:divId w:val="1406802170"/>
        <w:rPr>
          <w:rFonts w:ascii="Georgia" w:hAnsi="Georgia"/>
        </w:rPr>
      </w:pPr>
      <w:r>
        <w:rPr>
          <w:rStyle w:val="datalabel1"/>
          <w:rFonts w:ascii="Georgia" w:hAnsi="Georgia"/>
        </w:rPr>
        <w:t xml:space="preserve">Elevation Upper Limit (in metres above sea level): </w:t>
      </w:r>
      <w:r>
        <w:rPr>
          <w:rFonts w:ascii="Georgia" w:hAnsi="Georgia"/>
        </w:rPr>
        <w:t>1015</w:t>
      </w:r>
    </w:p>
    <w:p w14:paraId="12B43BCE" w14:textId="77777777" w:rsidR="00000000" w:rsidRDefault="00000000">
      <w:pPr>
        <w:pStyle w:val="Heading2"/>
        <w:divId w:val="1406802170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Map Status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7"/>
        <w:gridCol w:w="1142"/>
        <w:gridCol w:w="1735"/>
        <w:gridCol w:w="986"/>
        <w:gridCol w:w="1004"/>
        <w:gridCol w:w="1228"/>
        <w:gridCol w:w="1147"/>
        <w:gridCol w:w="1091"/>
      </w:tblGrid>
      <w:tr w:rsidR="00000000" w14:paraId="02177B2D" w14:textId="77777777">
        <w:trPr>
          <w:divId w:val="1406802170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276714CB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Map Status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38958A1C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Use map from previous assessment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5BE03042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How the map was created, including data sources/methods used: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42A836E2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Please state reason for map not available: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4A4E4CF3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Data Sensitive?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38EADFBE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Justification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25965138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Geographic range this applies to: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12B698FA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Date restriction imposed:</w:t>
            </w:r>
          </w:p>
        </w:tc>
      </w:tr>
      <w:tr w:rsidR="00000000" w14:paraId="07B60011" w14:textId="77777777">
        <w:trPr>
          <w:divId w:val="1406802170"/>
          <w:tblCellSpacing w:w="15" w:type="dxa"/>
        </w:trPr>
        <w:tc>
          <w:tcPr>
            <w:tcW w:w="0" w:type="auto"/>
            <w:vAlign w:val="center"/>
            <w:hideMark/>
          </w:tcPr>
          <w:p w14:paraId="59DD2458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Done</w:t>
            </w:r>
          </w:p>
        </w:tc>
        <w:tc>
          <w:tcPr>
            <w:tcW w:w="0" w:type="auto"/>
            <w:vAlign w:val="center"/>
            <w:hideMark/>
          </w:tcPr>
          <w:p w14:paraId="13C82A40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0109A169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Map created in GeoCAT (Bachman et al. 2011) using point data from georeferenced herbarium specimen records.</w:t>
            </w:r>
          </w:p>
        </w:tc>
        <w:tc>
          <w:tcPr>
            <w:tcW w:w="0" w:type="auto"/>
            <w:vAlign w:val="center"/>
            <w:hideMark/>
          </w:tcPr>
          <w:p w14:paraId="6981E98C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7E986BD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14E2CEAA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5C1F069B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2D4D40A7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</w:tbl>
    <w:p w14:paraId="6C2D44E5" w14:textId="77777777" w:rsidR="00000000" w:rsidRDefault="00000000">
      <w:pPr>
        <w:pStyle w:val="Heading2"/>
        <w:divId w:val="1406802170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Biogeographic Realms</w:t>
      </w:r>
    </w:p>
    <w:p w14:paraId="1FB8F24A" w14:textId="77777777" w:rsidR="00000000" w:rsidRDefault="00000000">
      <w:pPr>
        <w:pStyle w:val="NormalWeb"/>
        <w:divId w:val="1406802170"/>
        <w:rPr>
          <w:rFonts w:ascii="Georgia" w:hAnsi="Georgia"/>
        </w:rPr>
      </w:pPr>
      <w:r>
        <w:rPr>
          <w:rStyle w:val="datalabel1"/>
          <w:rFonts w:ascii="Georgia" w:hAnsi="Georgia"/>
        </w:rPr>
        <w:t xml:space="preserve">Biogeographic Realm: </w:t>
      </w:r>
      <w:r>
        <w:rPr>
          <w:rFonts w:ascii="Georgia" w:hAnsi="Georgia"/>
        </w:rPr>
        <w:t>Indomalayan</w:t>
      </w:r>
    </w:p>
    <w:p w14:paraId="1533C658" w14:textId="77777777" w:rsidR="00000000" w:rsidRDefault="00000000">
      <w:pPr>
        <w:pStyle w:val="Heading1"/>
        <w:divId w:val="1440637663"/>
        <w:rPr>
          <w:rFonts w:ascii="Georgia" w:eastAsia="Times New Roman" w:hAnsi="Georgia"/>
          <w:sz w:val="29"/>
          <w:szCs w:val="29"/>
        </w:rPr>
      </w:pPr>
      <w:r>
        <w:rPr>
          <w:rFonts w:ascii="Georgia" w:eastAsia="Times New Roman" w:hAnsi="Georgia"/>
          <w:sz w:val="29"/>
          <w:szCs w:val="29"/>
        </w:rPr>
        <w:t>Occurrence</w:t>
      </w:r>
    </w:p>
    <w:p w14:paraId="7E4CE00D" w14:textId="77777777" w:rsidR="00000000" w:rsidRDefault="00000000">
      <w:pPr>
        <w:pStyle w:val="Heading2"/>
        <w:divId w:val="1440637663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Countries of Occurrence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"/>
        <w:gridCol w:w="901"/>
        <w:gridCol w:w="657"/>
        <w:gridCol w:w="1430"/>
        <w:gridCol w:w="1154"/>
      </w:tblGrid>
      <w:tr w:rsidR="00000000" w14:paraId="5B2951DD" w14:textId="77777777">
        <w:trPr>
          <w:divId w:val="1440637663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663C5ADE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lastRenderedPageBreak/>
              <w:t>Country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3476D223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Presence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4D685A3D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Origin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375AA19D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Formerly Bred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2AF6DA81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Seasonality</w:t>
            </w:r>
          </w:p>
        </w:tc>
      </w:tr>
      <w:tr w:rsidR="00000000" w14:paraId="2CE71B3E" w14:textId="77777777">
        <w:trPr>
          <w:divId w:val="1440637663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5B3684AB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Cambodia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558C77DA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Extant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08DEB6F9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Native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631E1A97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14EEEC2C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Resident</w:t>
            </w:r>
          </w:p>
        </w:tc>
      </w:tr>
      <w:tr w:rsidR="00000000" w14:paraId="1A26CB8C" w14:textId="77777777">
        <w:trPr>
          <w:divId w:val="1440637663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390CE966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Thailand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3F62B9A8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Extant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4979466F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Native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4C8FF973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4A61848C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Resident</w:t>
            </w:r>
          </w:p>
        </w:tc>
      </w:tr>
    </w:tbl>
    <w:p w14:paraId="5D5B87C9" w14:textId="77777777" w:rsidR="00000000" w:rsidRDefault="00000000">
      <w:pPr>
        <w:pStyle w:val="Heading1"/>
        <w:divId w:val="967515737"/>
        <w:rPr>
          <w:rFonts w:ascii="Georgia" w:eastAsia="Times New Roman" w:hAnsi="Georgia"/>
          <w:sz w:val="29"/>
          <w:szCs w:val="29"/>
        </w:rPr>
      </w:pPr>
      <w:r>
        <w:rPr>
          <w:rFonts w:ascii="Georgia" w:eastAsia="Times New Roman" w:hAnsi="Georgia"/>
          <w:sz w:val="29"/>
          <w:szCs w:val="29"/>
        </w:rPr>
        <w:t>Population</w:t>
      </w:r>
    </w:p>
    <w:p w14:paraId="1B750044" w14:textId="67BDCACE" w:rsidR="00000000" w:rsidRPr="003908E2" w:rsidRDefault="00000000">
      <w:pPr>
        <w:pStyle w:val="NormalWeb"/>
        <w:divId w:val="967515737"/>
        <w:rPr>
          <w:rStyle w:val="fontstyle01"/>
        </w:rPr>
      </w:pPr>
      <w:r>
        <w:rPr>
          <w:rStyle w:val="fontstyle01"/>
          <w:rFonts w:ascii="Georgia" w:hAnsi="Georgia"/>
        </w:rPr>
        <w:t xml:space="preserve">This species is </w:t>
      </w:r>
      <w:ins w:id="41" w:author="Jack Plummer" w:date="2022-09-24T07:02:00Z">
        <w:r w:rsidR="003908E2">
          <w:rPr>
            <w:rStyle w:val="fontstyle01"/>
            <w:rFonts w:ascii="Georgia" w:hAnsi="Georgia"/>
          </w:rPr>
          <w:t xml:space="preserve">known from </w:t>
        </w:r>
      </w:ins>
      <w:r>
        <w:rPr>
          <w:rStyle w:val="fontstyle01"/>
          <w:rFonts w:ascii="Georgia" w:hAnsi="Georgia"/>
        </w:rPr>
        <w:t xml:space="preserve">very small and restricted </w:t>
      </w:r>
      <w:ins w:id="42" w:author="Jack Plummer" w:date="2022-09-24T07:02:00Z">
        <w:r w:rsidR="003908E2">
          <w:rPr>
            <w:rStyle w:val="fontstyle01"/>
            <w:rFonts w:ascii="Georgia" w:hAnsi="Georgia"/>
          </w:rPr>
          <w:t>sub</w:t>
        </w:r>
      </w:ins>
      <w:r>
        <w:rPr>
          <w:rStyle w:val="fontstyle01"/>
          <w:rFonts w:ascii="Georgia" w:hAnsi="Georgia"/>
        </w:rPr>
        <w:t xml:space="preserve">populations. The known localities of this species are outside protected areas and </w:t>
      </w:r>
      <w:ins w:id="43" w:author="Jack Plummer" w:date="2022-09-24T07:02:00Z">
        <w:r w:rsidR="003908E2">
          <w:rPr>
            <w:rStyle w:val="fontstyle01"/>
            <w:rFonts w:ascii="Georgia" w:hAnsi="Georgia"/>
          </w:rPr>
          <w:t xml:space="preserve">are </w:t>
        </w:r>
      </w:ins>
      <w:r>
        <w:rPr>
          <w:rStyle w:val="fontstyle01"/>
          <w:rFonts w:ascii="Georgia" w:hAnsi="Georgia"/>
        </w:rPr>
        <w:t xml:space="preserve">subject to disturbance from visitors, and monkeys at the religious sites. </w:t>
      </w:r>
      <w:commentRangeStart w:id="44"/>
      <w:r w:rsidRPr="003908E2">
        <w:rPr>
          <w:rStyle w:val="fontstyle01"/>
          <w:rFonts w:ascii="Georgia" w:hAnsi="Georgia"/>
          <w:strike/>
          <w:rPrChange w:id="45" w:author="Jack Plummer" w:date="2022-09-24T07:02:00Z">
            <w:rPr>
              <w:rStyle w:val="fontstyle01"/>
              <w:rFonts w:ascii="Georgia" w:hAnsi="Georgia"/>
            </w:rPr>
          </w:rPrChange>
        </w:rPr>
        <w:t>Rock collapse is another potential threat to its habitats.</w:t>
      </w:r>
      <w:commentRangeEnd w:id="44"/>
      <w:r w:rsidR="003908E2">
        <w:rPr>
          <w:rStyle w:val="CommentReference"/>
        </w:rPr>
        <w:commentReference w:id="44"/>
      </w:r>
      <w:ins w:id="46" w:author="Jack Plummer" w:date="2022-09-24T07:04:00Z">
        <w:r w:rsidR="003908E2">
          <w:rPr>
            <w:rStyle w:val="fontstyle01"/>
            <w:rFonts w:ascii="Georgia" w:hAnsi="Georgia"/>
          </w:rPr>
          <w:t>It is suspected that these activities are contributing to a decreasing population trend.</w:t>
        </w:r>
      </w:ins>
    </w:p>
    <w:p w14:paraId="7297E6CC" w14:textId="77777777" w:rsidR="00000000" w:rsidRDefault="00000000">
      <w:pPr>
        <w:pStyle w:val="Heading2"/>
        <w:divId w:val="967515737"/>
        <w:rPr>
          <w:rFonts w:eastAsia="Times New Roman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Population Information</w:t>
      </w:r>
    </w:p>
    <w:p w14:paraId="487E25DB" w14:textId="77777777" w:rsidR="00000000" w:rsidRDefault="00000000">
      <w:pPr>
        <w:pStyle w:val="NormalWeb"/>
        <w:divId w:val="967515737"/>
        <w:rPr>
          <w:rFonts w:ascii="Georgia" w:hAnsi="Georgia"/>
        </w:rPr>
      </w:pPr>
      <w:r>
        <w:rPr>
          <w:rStyle w:val="datalabel1"/>
          <w:rFonts w:ascii="Georgia" w:hAnsi="Georgia"/>
        </w:rPr>
        <w:t xml:space="preserve">Current Population Trend: </w:t>
      </w:r>
      <w:r>
        <w:rPr>
          <w:rFonts w:ascii="Georgia" w:hAnsi="Georgia"/>
        </w:rPr>
        <w:t>Decreasing</w:t>
      </w:r>
    </w:p>
    <w:p w14:paraId="2A7F253E" w14:textId="77777777" w:rsidR="00000000" w:rsidRDefault="00000000">
      <w:pPr>
        <w:pStyle w:val="Heading1"/>
        <w:divId w:val="384990271"/>
        <w:rPr>
          <w:rFonts w:ascii="Georgia" w:eastAsia="Times New Roman" w:hAnsi="Georgia"/>
          <w:sz w:val="29"/>
          <w:szCs w:val="29"/>
        </w:rPr>
      </w:pPr>
      <w:r>
        <w:rPr>
          <w:rFonts w:ascii="Georgia" w:eastAsia="Times New Roman" w:hAnsi="Georgia"/>
          <w:sz w:val="29"/>
          <w:szCs w:val="29"/>
        </w:rPr>
        <w:t>Habitats and Ecology</w:t>
      </w:r>
    </w:p>
    <w:p w14:paraId="6AC47777" w14:textId="77777777" w:rsidR="00000000" w:rsidRDefault="00000000">
      <w:pPr>
        <w:pStyle w:val="NormalWeb"/>
        <w:divId w:val="384990271"/>
        <w:rPr>
          <w:rFonts w:ascii="Georgia" w:hAnsi="Georgia"/>
        </w:rPr>
      </w:pPr>
      <w:commentRangeStart w:id="47"/>
      <w:r>
        <w:rPr>
          <w:rFonts w:ascii="Georgia" w:hAnsi="Georgia"/>
        </w:rPr>
        <w:t xml:space="preserve">This species </w:t>
      </w:r>
      <w:commentRangeEnd w:id="47"/>
      <w:r w:rsidR="00821116">
        <w:rPr>
          <w:rStyle w:val="CommentReference"/>
        </w:rPr>
        <w:commentReference w:id="47"/>
      </w:r>
      <w:r>
        <w:rPr>
          <w:rFonts w:ascii="Georgia" w:hAnsi="Georgia"/>
        </w:rPr>
        <w:t>is found on limestone in evergreen forest.</w:t>
      </w:r>
    </w:p>
    <w:p w14:paraId="0E27F610" w14:textId="77777777" w:rsidR="00000000" w:rsidRDefault="00000000">
      <w:pPr>
        <w:pStyle w:val="Heading2"/>
        <w:divId w:val="384990271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IUCN Habitats Classification Scheme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43"/>
        <w:gridCol w:w="763"/>
        <w:gridCol w:w="1020"/>
        <w:gridCol w:w="1888"/>
      </w:tblGrid>
      <w:tr w:rsidR="00000000" w14:paraId="38FB8812" w14:textId="77777777">
        <w:trPr>
          <w:divId w:val="384990271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2E177198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Habitat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546DAD62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Season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0EA1684A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Suitability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612A90A2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Major Importance?</w:t>
            </w:r>
          </w:p>
        </w:tc>
      </w:tr>
      <w:tr w:rsidR="00000000" w14:paraId="0AD4CFAE" w14:textId="77777777">
        <w:trPr>
          <w:divId w:val="384990271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249FDFA0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1.6. Forest -&gt; Forest - Subtropical/Tropical Moist Lowland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2452C2BC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Resident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16057653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Suitable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6A990153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</w:tbl>
    <w:p w14:paraId="213009B9" w14:textId="77777777" w:rsidR="00000000" w:rsidRDefault="00000000">
      <w:pPr>
        <w:pStyle w:val="Heading2"/>
        <w:divId w:val="384990271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Continuing Decline in Habitat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1"/>
        <w:gridCol w:w="1403"/>
        <w:gridCol w:w="5196"/>
      </w:tblGrid>
      <w:tr w:rsidR="00821116" w14:paraId="1E69005A" w14:textId="77777777">
        <w:trPr>
          <w:divId w:val="384990271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4AF1CAEF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Continuing decline in area, extent and/or quality of habitat?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39030CAA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Qualifier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4509A76E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Justification</w:t>
            </w:r>
          </w:p>
        </w:tc>
      </w:tr>
      <w:tr w:rsidR="00821116" w14:paraId="43BB64D9" w14:textId="77777777">
        <w:trPr>
          <w:divId w:val="384990271"/>
          <w:tblCellSpacing w:w="15" w:type="dxa"/>
        </w:trPr>
        <w:tc>
          <w:tcPr>
            <w:tcW w:w="0" w:type="auto"/>
            <w:vAlign w:val="center"/>
            <w:hideMark/>
          </w:tcPr>
          <w:p w14:paraId="3D3F4AEC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02A0B7D" w14:textId="2AE99941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del w:id="48" w:author="Jack Plummer" w:date="2022-09-24T07:05:00Z">
              <w:r w:rsidDel="00821116">
                <w:rPr>
                  <w:rFonts w:ascii="Georgia" w:eastAsia="Times New Roman" w:hAnsi="Georgia"/>
                  <w:sz w:val="18"/>
                  <w:szCs w:val="18"/>
                </w:rPr>
                <w:delText>Observed</w:delText>
              </w:r>
            </w:del>
            <w:ins w:id="49" w:author="Jack Plummer" w:date="2022-09-24T07:05:00Z">
              <w:r w:rsidR="00821116">
                <w:rPr>
                  <w:rFonts w:ascii="Georgia" w:eastAsia="Times New Roman" w:hAnsi="Georgia"/>
                  <w:sz w:val="18"/>
                  <w:szCs w:val="18"/>
                </w:rPr>
                <w:t>I</w:t>
              </w:r>
              <w:r w:rsidR="00821116">
                <w:rPr>
                  <w:rFonts w:eastAsia="Times New Roman"/>
                  <w:sz w:val="18"/>
                  <w:szCs w:val="18"/>
                </w:rPr>
                <w:t>nferred</w:t>
              </w:r>
            </w:ins>
          </w:p>
        </w:tc>
        <w:tc>
          <w:tcPr>
            <w:tcW w:w="0" w:type="auto"/>
            <w:vAlign w:val="center"/>
            <w:hideMark/>
          </w:tcPr>
          <w:p w14:paraId="6F23F51D" w14:textId="32B35BC8" w:rsidR="00821116" w:rsidRDefault="00821116" w:rsidP="00821116">
            <w:pPr>
              <w:pStyle w:val="NormalWeb"/>
              <w:rPr>
                <w:ins w:id="50" w:author="Jack Plummer" w:date="2022-09-24T07:08:00Z"/>
                <w:rFonts w:ascii="Georgia" w:hAnsi="Georgia"/>
              </w:rPr>
            </w:pPr>
            <w:ins w:id="51" w:author="Jack Plummer" w:date="2022-09-24T07:08:00Z">
              <w:r>
                <w:rPr>
                  <w:rFonts w:ascii="Georgia" w:eastAsia="Times New Roman" w:hAnsi="Georgia"/>
                </w:rPr>
                <w:t xml:space="preserve">E.g. </w:t>
              </w:r>
              <w:r>
                <w:rPr>
                  <w:rFonts w:ascii="Georgia" w:hAnsi="Georgia"/>
                </w:rPr>
                <w:t xml:space="preserve">The construction of temples in the vicinity of collection sites, mining, tourism, and </w:t>
              </w:r>
            </w:ins>
            <w:ins w:id="52" w:author="Jack Plummer" w:date="2022-09-24T07:09:00Z">
              <w:r>
                <w:rPr>
                  <w:rFonts w:ascii="Georgia" w:hAnsi="Georgia"/>
                </w:rPr>
                <w:t>shifting agriculture</w:t>
              </w:r>
            </w:ins>
            <w:ins w:id="53" w:author="Jack Plummer" w:date="2022-09-24T07:08:00Z">
              <w:r>
                <w:rPr>
                  <w:rFonts w:ascii="Georgia" w:hAnsi="Georgia"/>
                </w:rPr>
                <w:t xml:space="preserve"> are </w:t>
              </w:r>
            </w:ins>
            <w:ins w:id="54" w:author="Jack Plummer" w:date="2022-09-24T07:09:00Z">
              <w:r>
                <w:rPr>
                  <w:rFonts w:ascii="Georgia" w:hAnsi="Georgia"/>
                </w:rPr>
                <w:t xml:space="preserve">contributing to an ongoing decline in the area, extent and quality of </w:t>
              </w:r>
            </w:ins>
            <w:ins w:id="55" w:author="Jack Plummer" w:date="2022-09-24T07:08:00Z">
              <w:r>
                <w:rPr>
                  <w:rFonts w:ascii="Georgia" w:hAnsi="Georgia"/>
                </w:rPr>
                <w:t>its habitat.</w:t>
              </w:r>
            </w:ins>
          </w:p>
          <w:p w14:paraId="28078664" w14:textId="517F5C96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del w:id="56" w:author="Jack Plummer" w:date="2022-09-24T07:08:00Z">
              <w:r w:rsidDel="00821116">
                <w:rPr>
                  <w:rFonts w:ascii="Georgia" w:eastAsia="Times New Roman" w:hAnsi="Georgia"/>
                  <w:sz w:val="18"/>
                  <w:szCs w:val="18"/>
                </w:rPr>
                <w:delText>-</w:delText>
              </w:r>
            </w:del>
          </w:p>
        </w:tc>
      </w:tr>
    </w:tbl>
    <w:p w14:paraId="0718AD5B" w14:textId="77777777" w:rsidR="00000000" w:rsidRDefault="00000000">
      <w:pPr>
        <w:pStyle w:val="Heading2"/>
        <w:divId w:val="384990271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Systems</w:t>
      </w:r>
    </w:p>
    <w:p w14:paraId="58BF2B56" w14:textId="77777777" w:rsidR="00000000" w:rsidRDefault="00000000">
      <w:pPr>
        <w:pStyle w:val="NormalWeb"/>
        <w:divId w:val="384990271"/>
        <w:rPr>
          <w:rFonts w:ascii="Georgia" w:hAnsi="Georgia"/>
        </w:rPr>
      </w:pPr>
      <w:r>
        <w:rPr>
          <w:rStyle w:val="datalabel1"/>
          <w:rFonts w:ascii="Georgia" w:hAnsi="Georgia"/>
        </w:rPr>
        <w:t xml:space="preserve">System: </w:t>
      </w:r>
      <w:r>
        <w:rPr>
          <w:rFonts w:ascii="Georgia" w:hAnsi="Georgia"/>
        </w:rPr>
        <w:t>Terrestrial</w:t>
      </w:r>
    </w:p>
    <w:p w14:paraId="38EE73AF" w14:textId="77777777" w:rsidR="00000000" w:rsidRDefault="00000000">
      <w:pPr>
        <w:pStyle w:val="Heading2"/>
        <w:divId w:val="384990271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Plant / Fungi Specific</w:t>
      </w:r>
    </w:p>
    <w:p w14:paraId="2ED8DA91" w14:textId="77777777" w:rsidR="00000000" w:rsidRDefault="00000000">
      <w:pPr>
        <w:pStyle w:val="NormalWeb"/>
        <w:divId w:val="384990271"/>
        <w:rPr>
          <w:rFonts w:ascii="Georgia" w:hAnsi="Georgia"/>
        </w:rPr>
      </w:pPr>
      <w:r>
        <w:rPr>
          <w:rStyle w:val="datalabel1"/>
          <w:rFonts w:ascii="Georgia" w:hAnsi="Georgia"/>
        </w:rPr>
        <w:t xml:space="preserve">Wild relative of a crop? </w:t>
      </w:r>
      <w:r>
        <w:rPr>
          <w:rFonts w:ascii="Georgia" w:hAnsi="Georgia"/>
        </w:rPr>
        <w:t>No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2"/>
      </w:tblGrid>
      <w:tr w:rsidR="00000000" w14:paraId="1AFB1FE2" w14:textId="77777777">
        <w:trPr>
          <w:divId w:val="384990271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5045A5EC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Plant and Fungal Growth Forms</w:t>
            </w:r>
          </w:p>
        </w:tc>
      </w:tr>
      <w:tr w:rsidR="00000000" w14:paraId="1EC0F3FA" w14:textId="77777777">
        <w:trPr>
          <w:divId w:val="384990271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2F02F014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Annual</w:t>
            </w:r>
          </w:p>
        </w:tc>
      </w:tr>
      <w:tr w:rsidR="00000000" w14:paraId="57B1FCE8" w14:textId="77777777">
        <w:trPr>
          <w:divId w:val="384990271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6B5C86F3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Forb or Herb</w:t>
            </w:r>
          </w:p>
        </w:tc>
      </w:tr>
    </w:tbl>
    <w:p w14:paraId="62402805" w14:textId="77777777" w:rsidR="00000000" w:rsidRDefault="00000000">
      <w:pPr>
        <w:pStyle w:val="Heading1"/>
        <w:divId w:val="436798212"/>
        <w:rPr>
          <w:rFonts w:ascii="Georgia" w:eastAsia="Times New Roman" w:hAnsi="Georgia"/>
          <w:sz w:val="29"/>
          <w:szCs w:val="29"/>
        </w:rPr>
      </w:pPr>
      <w:r>
        <w:rPr>
          <w:rFonts w:ascii="Georgia" w:eastAsia="Times New Roman" w:hAnsi="Georgia"/>
          <w:sz w:val="29"/>
          <w:szCs w:val="29"/>
        </w:rPr>
        <w:lastRenderedPageBreak/>
        <w:t>Use and Trade</w:t>
      </w:r>
    </w:p>
    <w:p w14:paraId="524C3C8E" w14:textId="77777777" w:rsidR="00000000" w:rsidRDefault="00000000">
      <w:pPr>
        <w:pStyle w:val="Heading2"/>
        <w:divId w:val="436798212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General Use and Trade Information</w:t>
      </w:r>
    </w:p>
    <w:p w14:paraId="51BBED46" w14:textId="03870728" w:rsidR="00000000" w:rsidRDefault="00000000">
      <w:pPr>
        <w:pStyle w:val="NormalWeb"/>
        <w:divId w:val="436798212"/>
        <w:rPr>
          <w:ins w:id="57" w:author="Jack Plummer" w:date="2022-09-24T07:06:00Z"/>
          <w:rFonts w:ascii="Georgia" w:hAnsi="Georgia"/>
        </w:rPr>
      </w:pPr>
      <w:r>
        <w:rPr>
          <w:rStyle w:val="datalabel1"/>
          <w:rFonts w:ascii="Georgia" w:hAnsi="Georgia"/>
        </w:rPr>
        <w:t xml:space="preserve">Species not utilized: </w:t>
      </w:r>
      <w:r>
        <w:rPr>
          <w:rFonts w:ascii="Georgia" w:hAnsi="Georgia"/>
        </w:rPr>
        <w:t>true</w:t>
      </w:r>
    </w:p>
    <w:p w14:paraId="6E2A4DA3" w14:textId="0656AA04" w:rsidR="00821116" w:rsidRDefault="00821116">
      <w:pPr>
        <w:pStyle w:val="NormalWeb"/>
        <w:divId w:val="436798212"/>
        <w:rPr>
          <w:rFonts w:ascii="Georgia" w:hAnsi="Georgia"/>
        </w:rPr>
      </w:pPr>
      <w:ins w:id="58" w:author="Jack Plummer" w:date="2022-09-24T07:06:00Z">
        <w:r>
          <w:rPr>
            <w:rFonts w:ascii="Georgia" w:hAnsi="Georgia"/>
          </w:rPr>
          <w:t>Thi</w:t>
        </w:r>
      </w:ins>
      <w:ins w:id="59" w:author="Jack Plummer" w:date="2022-09-24T07:07:00Z">
        <w:r>
          <w:rPr>
            <w:rFonts w:ascii="Georgia" w:hAnsi="Georgia"/>
          </w:rPr>
          <w:t>s species is not known to be utilised.</w:t>
        </w:r>
      </w:ins>
    </w:p>
    <w:p w14:paraId="318A8088" w14:textId="77777777" w:rsidR="00000000" w:rsidRDefault="00000000">
      <w:pPr>
        <w:pStyle w:val="Heading2"/>
        <w:divId w:val="436798212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Non- Consumptive Use</w:t>
      </w:r>
    </w:p>
    <w:p w14:paraId="29719CAD" w14:textId="77777777" w:rsidR="00000000" w:rsidRDefault="00000000">
      <w:pPr>
        <w:pStyle w:val="NormalWeb"/>
        <w:divId w:val="436798212"/>
        <w:rPr>
          <w:rFonts w:ascii="Georgia" w:hAnsi="Georgia"/>
        </w:rPr>
      </w:pPr>
      <w:r>
        <w:rPr>
          <w:rStyle w:val="datalabel1"/>
          <w:rFonts w:ascii="Georgia" w:hAnsi="Georgia"/>
        </w:rPr>
        <w:t xml:space="preserve">Non-consumptive use of the species? </w:t>
      </w:r>
      <w:r>
        <w:rPr>
          <w:rFonts w:ascii="Georgia" w:hAnsi="Georgia"/>
        </w:rPr>
        <w:t>true</w:t>
      </w:r>
    </w:p>
    <w:p w14:paraId="06946654" w14:textId="77777777" w:rsidR="00000000" w:rsidRDefault="00000000">
      <w:pPr>
        <w:pStyle w:val="Heading1"/>
        <w:divId w:val="1359429080"/>
        <w:rPr>
          <w:rFonts w:ascii="Georgia" w:eastAsia="Times New Roman" w:hAnsi="Georgia"/>
          <w:sz w:val="29"/>
          <w:szCs w:val="29"/>
        </w:rPr>
      </w:pPr>
      <w:commentRangeStart w:id="60"/>
      <w:r>
        <w:rPr>
          <w:rFonts w:ascii="Georgia" w:eastAsia="Times New Roman" w:hAnsi="Georgia"/>
          <w:sz w:val="29"/>
          <w:szCs w:val="29"/>
        </w:rPr>
        <w:t>Threats</w:t>
      </w:r>
      <w:commentRangeEnd w:id="60"/>
      <w:r w:rsidR="00821116">
        <w:rPr>
          <w:rStyle w:val="CommentReference"/>
          <w:b w:val="0"/>
          <w:bCs w:val="0"/>
          <w:color w:val="auto"/>
          <w:kern w:val="0"/>
        </w:rPr>
        <w:commentReference w:id="60"/>
      </w:r>
    </w:p>
    <w:p w14:paraId="062650F4" w14:textId="78D5096D" w:rsidR="00000000" w:rsidRDefault="00000000">
      <w:pPr>
        <w:pStyle w:val="NormalWeb"/>
        <w:divId w:val="1359429080"/>
        <w:rPr>
          <w:rFonts w:ascii="Georgia" w:hAnsi="Georgia"/>
        </w:rPr>
      </w:pPr>
      <w:r>
        <w:rPr>
          <w:rFonts w:ascii="Georgia" w:hAnsi="Georgia"/>
        </w:rPr>
        <w:t>The construction of temple</w:t>
      </w:r>
      <w:ins w:id="61" w:author="Jack Plummer" w:date="2022-09-24T07:05:00Z">
        <w:r w:rsidR="00821116">
          <w:rPr>
            <w:rFonts w:ascii="Georgia" w:hAnsi="Georgia"/>
          </w:rPr>
          <w:t>s</w:t>
        </w:r>
      </w:ins>
      <w:r>
        <w:rPr>
          <w:rFonts w:ascii="Georgia" w:hAnsi="Georgia"/>
        </w:rPr>
        <w:t xml:space="preserve"> </w:t>
      </w:r>
      <w:del w:id="62" w:author="Jack Plummer" w:date="2022-09-24T07:05:00Z">
        <w:r w:rsidDel="00821116">
          <w:rPr>
            <w:rFonts w:ascii="Georgia" w:hAnsi="Georgia"/>
          </w:rPr>
          <w:delText>in</w:delText>
        </w:r>
      </w:del>
      <w:ins w:id="63" w:author="Jack Plummer" w:date="2022-09-24T07:05:00Z">
        <w:r w:rsidR="00821116">
          <w:rPr>
            <w:rFonts w:ascii="Georgia" w:hAnsi="Georgia"/>
          </w:rPr>
          <w:t>in the</w:t>
        </w:r>
      </w:ins>
      <w:r>
        <w:rPr>
          <w:rFonts w:ascii="Georgia" w:hAnsi="Georgia"/>
        </w:rPr>
        <w:t xml:space="preserve"> vicinity</w:t>
      </w:r>
      <w:ins w:id="64" w:author="Jack Plummer" w:date="2022-09-24T07:05:00Z">
        <w:r w:rsidR="00821116">
          <w:rPr>
            <w:rFonts w:ascii="Georgia" w:hAnsi="Georgia"/>
          </w:rPr>
          <w:t xml:space="preserve"> of collection sites</w:t>
        </w:r>
      </w:ins>
      <w:r>
        <w:rPr>
          <w:rFonts w:ascii="Georgia" w:hAnsi="Georgia"/>
        </w:rPr>
        <w:t xml:space="preserve">, mining, </w:t>
      </w:r>
      <w:r w:rsidRPr="00821116">
        <w:rPr>
          <w:rFonts w:ascii="Georgia" w:hAnsi="Georgia"/>
          <w:strike/>
          <w:rPrChange w:id="65" w:author="Jack Plummer" w:date="2022-09-24T07:05:00Z">
            <w:rPr>
              <w:rFonts w:ascii="Georgia" w:hAnsi="Georgia"/>
            </w:rPr>
          </w:rPrChange>
        </w:rPr>
        <w:t>animals</w:t>
      </w:r>
      <w:r>
        <w:rPr>
          <w:rFonts w:ascii="Georgia" w:hAnsi="Georgia"/>
        </w:rPr>
        <w:t xml:space="preserve">, tourism, and land use changes are </w:t>
      </w:r>
      <w:r w:rsidRPr="00821116">
        <w:rPr>
          <w:rFonts w:ascii="Georgia" w:hAnsi="Georgia"/>
          <w:dstrike/>
          <w:rPrChange w:id="66" w:author="Jack Plummer" w:date="2022-09-24T07:05:00Z">
            <w:rPr>
              <w:rFonts w:ascii="Georgia" w:hAnsi="Georgia"/>
            </w:rPr>
          </w:rPrChange>
        </w:rPr>
        <w:t>potential</w:t>
      </w:r>
      <w:r>
        <w:rPr>
          <w:rFonts w:ascii="Georgia" w:hAnsi="Georgia"/>
        </w:rPr>
        <w:t xml:space="preserve"> threat to its habitat.</w:t>
      </w:r>
    </w:p>
    <w:p w14:paraId="06FC491B" w14:textId="77777777" w:rsidR="00000000" w:rsidRDefault="00000000">
      <w:pPr>
        <w:pStyle w:val="Heading2"/>
        <w:divId w:val="1359429080"/>
        <w:rPr>
          <w:rFonts w:ascii="Georgia" w:eastAsia="Times New Roman" w:hAnsi="Georgia"/>
          <w:sz w:val="27"/>
          <w:szCs w:val="27"/>
        </w:rPr>
      </w:pPr>
      <w:commentRangeStart w:id="67"/>
      <w:r>
        <w:rPr>
          <w:rFonts w:ascii="Georgia" w:eastAsia="Times New Roman" w:hAnsi="Georgia"/>
          <w:sz w:val="27"/>
          <w:szCs w:val="27"/>
        </w:rPr>
        <w:t>Threats Classification Scheme</w:t>
      </w:r>
      <w:commentRangeEnd w:id="67"/>
      <w:r w:rsidR="00821116">
        <w:rPr>
          <w:rStyle w:val="CommentReference"/>
          <w:b w:val="0"/>
          <w:bCs w:val="0"/>
        </w:rPr>
        <w:commentReference w:id="67"/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1"/>
        <w:gridCol w:w="740"/>
        <w:gridCol w:w="842"/>
        <w:gridCol w:w="842"/>
        <w:gridCol w:w="1065"/>
      </w:tblGrid>
      <w:tr w:rsidR="00000000" w14:paraId="4D7B488B" w14:textId="77777777">
        <w:trPr>
          <w:divId w:val="1359429080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178D4795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Threat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21FFF081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Timing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72BA4260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Scope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6E9161F2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Severity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5A677188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Impact Score</w:t>
            </w:r>
          </w:p>
        </w:tc>
      </w:tr>
      <w:tr w:rsidR="00000000" w14:paraId="109E4705" w14:textId="77777777">
        <w:trPr>
          <w:divId w:val="1359429080"/>
          <w:tblCellSpacing w:w="15" w:type="dxa"/>
        </w:trPr>
        <w:tc>
          <w:tcPr>
            <w:tcW w:w="0" w:type="auto"/>
            <w:vAlign w:val="center"/>
            <w:hideMark/>
          </w:tcPr>
          <w:p w14:paraId="0D9AEA0B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1.3. Residential &amp; commercial development -&gt; Tourism &amp; recreation areas</w:t>
            </w:r>
          </w:p>
        </w:tc>
        <w:tc>
          <w:tcPr>
            <w:tcW w:w="0" w:type="auto"/>
            <w:vAlign w:val="center"/>
            <w:hideMark/>
          </w:tcPr>
          <w:p w14:paraId="0B1170E8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Ongoing</w:t>
            </w:r>
          </w:p>
        </w:tc>
        <w:tc>
          <w:tcPr>
            <w:tcW w:w="0" w:type="auto"/>
            <w:vAlign w:val="center"/>
            <w:hideMark/>
          </w:tcPr>
          <w:p w14:paraId="37251DA4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  <w:tc>
          <w:tcPr>
            <w:tcW w:w="0" w:type="auto"/>
            <w:vAlign w:val="center"/>
            <w:hideMark/>
          </w:tcPr>
          <w:p w14:paraId="25EF009C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  <w:tc>
          <w:tcPr>
            <w:tcW w:w="0" w:type="auto"/>
            <w:vAlign w:val="center"/>
            <w:hideMark/>
          </w:tcPr>
          <w:p w14:paraId="5CF726F4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</w:tr>
      <w:tr w:rsidR="00000000" w14:paraId="7ACB1A38" w14:textId="77777777">
        <w:trPr>
          <w:divId w:val="1359429080"/>
          <w:tblCellSpacing w:w="15" w:type="dxa"/>
        </w:trPr>
        <w:tc>
          <w:tcPr>
            <w:tcW w:w="0" w:type="auto"/>
            <w:vAlign w:val="center"/>
            <w:hideMark/>
          </w:tcPr>
          <w:p w14:paraId="23173F45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2.1.1. Agriculture &amp; aquaculture -&gt; Annual &amp; perennial non-timber crops -&gt; Shifting agriculture</w:t>
            </w:r>
          </w:p>
        </w:tc>
        <w:tc>
          <w:tcPr>
            <w:tcW w:w="0" w:type="auto"/>
            <w:vAlign w:val="center"/>
            <w:hideMark/>
          </w:tcPr>
          <w:p w14:paraId="4DE2F33C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Ongoing</w:t>
            </w:r>
          </w:p>
        </w:tc>
        <w:tc>
          <w:tcPr>
            <w:tcW w:w="0" w:type="auto"/>
            <w:vAlign w:val="center"/>
            <w:hideMark/>
          </w:tcPr>
          <w:p w14:paraId="169A3558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  <w:tc>
          <w:tcPr>
            <w:tcW w:w="0" w:type="auto"/>
            <w:vAlign w:val="center"/>
            <w:hideMark/>
          </w:tcPr>
          <w:p w14:paraId="34FD1DB4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  <w:tc>
          <w:tcPr>
            <w:tcW w:w="0" w:type="auto"/>
            <w:vAlign w:val="center"/>
            <w:hideMark/>
          </w:tcPr>
          <w:p w14:paraId="6D6946B9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</w:tr>
      <w:tr w:rsidR="00000000" w14:paraId="0FFF3098" w14:textId="77777777">
        <w:trPr>
          <w:divId w:val="1359429080"/>
          <w:tblCellSpacing w:w="15" w:type="dxa"/>
        </w:trPr>
        <w:tc>
          <w:tcPr>
            <w:tcW w:w="0" w:type="auto"/>
            <w:vAlign w:val="center"/>
            <w:hideMark/>
          </w:tcPr>
          <w:p w14:paraId="5CB9CFA7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2.1.2. Agriculture &amp; aquaculture -&gt; Annual &amp; perennial non-timber crops -&gt; Small-holder farming</w:t>
            </w:r>
          </w:p>
        </w:tc>
        <w:tc>
          <w:tcPr>
            <w:tcW w:w="0" w:type="auto"/>
            <w:vAlign w:val="center"/>
            <w:hideMark/>
          </w:tcPr>
          <w:p w14:paraId="5F601681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Ongoing</w:t>
            </w:r>
          </w:p>
        </w:tc>
        <w:tc>
          <w:tcPr>
            <w:tcW w:w="0" w:type="auto"/>
            <w:vAlign w:val="center"/>
            <w:hideMark/>
          </w:tcPr>
          <w:p w14:paraId="044C2EBB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  <w:tc>
          <w:tcPr>
            <w:tcW w:w="0" w:type="auto"/>
            <w:vAlign w:val="center"/>
            <w:hideMark/>
          </w:tcPr>
          <w:p w14:paraId="79A96391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  <w:tc>
          <w:tcPr>
            <w:tcW w:w="0" w:type="auto"/>
            <w:vAlign w:val="center"/>
            <w:hideMark/>
          </w:tcPr>
          <w:p w14:paraId="725DB53F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</w:tr>
      <w:tr w:rsidR="00000000" w14:paraId="1C9E549C" w14:textId="77777777">
        <w:trPr>
          <w:divId w:val="1359429080"/>
          <w:tblCellSpacing w:w="15" w:type="dxa"/>
        </w:trPr>
        <w:tc>
          <w:tcPr>
            <w:tcW w:w="0" w:type="auto"/>
            <w:vAlign w:val="center"/>
            <w:hideMark/>
          </w:tcPr>
          <w:p w14:paraId="4BF7F0B0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3.2. Energy production &amp; mining -&gt; Mining &amp; quarrying</w:t>
            </w:r>
          </w:p>
        </w:tc>
        <w:tc>
          <w:tcPr>
            <w:tcW w:w="0" w:type="auto"/>
            <w:vAlign w:val="center"/>
            <w:hideMark/>
          </w:tcPr>
          <w:p w14:paraId="01D975FE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Ongoing</w:t>
            </w:r>
          </w:p>
        </w:tc>
        <w:tc>
          <w:tcPr>
            <w:tcW w:w="0" w:type="auto"/>
            <w:vAlign w:val="center"/>
            <w:hideMark/>
          </w:tcPr>
          <w:p w14:paraId="0E9053E3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  <w:tc>
          <w:tcPr>
            <w:tcW w:w="0" w:type="auto"/>
            <w:vAlign w:val="center"/>
            <w:hideMark/>
          </w:tcPr>
          <w:p w14:paraId="51EEF14D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  <w:tc>
          <w:tcPr>
            <w:tcW w:w="0" w:type="auto"/>
            <w:vAlign w:val="center"/>
            <w:hideMark/>
          </w:tcPr>
          <w:p w14:paraId="56ABEC8A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</w:tr>
      <w:tr w:rsidR="00000000" w14:paraId="6EF2E71F" w14:textId="77777777">
        <w:trPr>
          <w:divId w:val="1359429080"/>
          <w:tblCellSpacing w:w="15" w:type="dxa"/>
        </w:trPr>
        <w:tc>
          <w:tcPr>
            <w:tcW w:w="0" w:type="auto"/>
            <w:vAlign w:val="center"/>
            <w:hideMark/>
          </w:tcPr>
          <w:p w14:paraId="01209C6C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6.3. Human intrusions &amp; disturbance -&gt; Work &amp; other activities</w:t>
            </w:r>
          </w:p>
        </w:tc>
        <w:tc>
          <w:tcPr>
            <w:tcW w:w="0" w:type="auto"/>
            <w:vAlign w:val="center"/>
            <w:hideMark/>
          </w:tcPr>
          <w:p w14:paraId="5B1D941B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Ongoing</w:t>
            </w:r>
          </w:p>
        </w:tc>
        <w:tc>
          <w:tcPr>
            <w:tcW w:w="0" w:type="auto"/>
            <w:vAlign w:val="center"/>
            <w:hideMark/>
          </w:tcPr>
          <w:p w14:paraId="18C7A47B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  <w:tc>
          <w:tcPr>
            <w:tcW w:w="0" w:type="auto"/>
            <w:vAlign w:val="center"/>
            <w:hideMark/>
          </w:tcPr>
          <w:p w14:paraId="3DFDCB5D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  <w:tc>
          <w:tcPr>
            <w:tcW w:w="0" w:type="auto"/>
            <w:vAlign w:val="center"/>
            <w:hideMark/>
          </w:tcPr>
          <w:p w14:paraId="4C6F8FF7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</w:tr>
      <w:tr w:rsidR="00000000" w14:paraId="402D1C91" w14:textId="77777777">
        <w:trPr>
          <w:divId w:val="1359429080"/>
          <w:tblCellSpacing w:w="15" w:type="dxa"/>
        </w:trPr>
        <w:tc>
          <w:tcPr>
            <w:tcW w:w="0" w:type="auto"/>
            <w:vAlign w:val="center"/>
            <w:hideMark/>
          </w:tcPr>
          <w:p w14:paraId="77997BC8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7.1.1. Natural system modifications -&gt; Fire &amp; fire suppression -&gt; Increase in fire frequency/intensity</w:t>
            </w:r>
          </w:p>
        </w:tc>
        <w:tc>
          <w:tcPr>
            <w:tcW w:w="0" w:type="auto"/>
            <w:vAlign w:val="center"/>
            <w:hideMark/>
          </w:tcPr>
          <w:p w14:paraId="562E9AAC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Ongoing</w:t>
            </w:r>
          </w:p>
        </w:tc>
        <w:tc>
          <w:tcPr>
            <w:tcW w:w="0" w:type="auto"/>
            <w:vAlign w:val="center"/>
            <w:hideMark/>
          </w:tcPr>
          <w:p w14:paraId="54F08B6E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  <w:tc>
          <w:tcPr>
            <w:tcW w:w="0" w:type="auto"/>
            <w:vAlign w:val="center"/>
            <w:hideMark/>
          </w:tcPr>
          <w:p w14:paraId="2B21D7B9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  <w:tc>
          <w:tcPr>
            <w:tcW w:w="0" w:type="auto"/>
            <w:vAlign w:val="center"/>
            <w:hideMark/>
          </w:tcPr>
          <w:p w14:paraId="4C5DA91A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</w:tr>
      <w:tr w:rsidR="00000000" w14:paraId="1E4A9378" w14:textId="77777777">
        <w:trPr>
          <w:divId w:val="1359429080"/>
          <w:tblCellSpacing w:w="15" w:type="dxa"/>
        </w:trPr>
        <w:tc>
          <w:tcPr>
            <w:tcW w:w="0" w:type="auto"/>
            <w:vAlign w:val="center"/>
            <w:hideMark/>
          </w:tcPr>
          <w:p w14:paraId="1DADC384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8.1.1. Invasive and other problematic species, genes &amp; diseases -&gt; Invasive non-native/alien species/diseases -&gt; Unspecified species</w:t>
            </w:r>
          </w:p>
        </w:tc>
        <w:tc>
          <w:tcPr>
            <w:tcW w:w="0" w:type="auto"/>
            <w:vAlign w:val="center"/>
            <w:hideMark/>
          </w:tcPr>
          <w:p w14:paraId="2E325474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Ongoing</w:t>
            </w:r>
          </w:p>
        </w:tc>
        <w:tc>
          <w:tcPr>
            <w:tcW w:w="0" w:type="auto"/>
            <w:vAlign w:val="center"/>
            <w:hideMark/>
          </w:tcPr>
          <w:p w14:paraId="5BDEB424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  <w:tc>
          <w:tcPr>
            <w:tcW w:w="0" w:type="auto"/>
            <w:vAlign w:val="center"/>
            <w:hideMark/>
          </w:tcPr>
          <w:p w14:paraId="09B1A64B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  <w:tc>
          <w:tcPr>
            <w:tcW w:w="0" w:type="auto"/>
            <w:vAlign w:val="center"/>
            <w:hideMark/>
          </w:tcPr>
          <w:p w14:paraId="7F453D38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</w:tr>
    </w:tbl>
    <w:p w14:paraId="2E081B77" w14:textId="77777777" w:rsidR="00000000" w:rsidRDefault="00000000">
      <w:pPr>
        <w:pStyle w:val="Heading1"/>
        <w:divId w:val="1914076271"/>
        <w:rPr>
          <w:rFonts w:ascii="Georgia" w:eastAsia="Times New Roman" w:hAnsi="Georgia"/>
          <w:sz w:val="29"/>
          <w:szCs w:val="29"/>
        </w:rPr>
      </w:pPr>
      <w:r>
        <w:rPr>
          <w:rFonts w:ascii="Georgia" w:eastAsia="Times New Roman" w:hAnsi="Georgia"/>
          <w:sz w:val="29"/>
          <w:szCs w:val="29"/>
        </w:rPr>
        <w:t>Conservation</w:t>
      </w:r>
    </w:p>
    <w:p w14:paraId="081278E7" w14:textId="77777777" w:rsidR="00000000" w:rsidRDefault="00000000">
      <w:pPr>
        <w:pStyle w:val="NormalWeb"/>
        <w:divId w:val="1914076271"/>
        <w:rPr>
          <w:rFonts w:ascii="Georgia" w:hAnsi="Georgia"/>
        </w:rPr>
      </w:pPr>
      <w:r>
        <w:rPr>
          <w:rFonts w:ascii="Georgia" w:hAnsi="Georgia"/>
        </w:rPr>
        <w:t xml:space="preserve">This species is not found in any protected areas except the collection by Lakoet was </w:t>
      </w:r>
      <w:commentRangeStart w:id="68"/>
      <w:r>
        <w:rPr>
          <w:rFonts w:ascii="Georgia" w:hAnsi="Georgia"/>
        </w:rPr>
        <w:t>collected from protected area</w:t>
      </w:r>
      <w:commentRangeEnd w:id="68"/>
      <w:r w:rsidR="00821116">
        <w:rPr>
          <w:rStyle w:val="CommentReference"/>
        </w:rPr>
        <w:commentReference w:id="68"/>
      </w:r>
      <w:r>
        <w:rPr>
          <w:rFonts w:ascii="Georgia" w:hAnsi="Georgia"/>
        </w:rPr>
        <w:t>.</w:t>
      </w:r>
    </w:p>
    <w:p w14:paraId="47B4F322" w14:textId="77777777" w:rsidR="00000000" w:rsidRDefault="00000000">
      <w:pPr>
        <w:pStyle w:val="Heading2"/>
        <w:divId w:val="1914076271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Conservation Actions In- Place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0"/>
        <w:gridCol w:w="530"/>
      </w:tblGrid>
      <w:tr w:rsidR="00000000" w14:paraId="5A0C6CEE" w14:textId="77777777">
        <w:trPr>
          <w:divId w:val="1914076271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03E0488E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Occur in at least one PA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4E4C23F6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Note</w:t>
            </w:r>
          </w:p>
        </w:tc>
      </w:tr>
      <w:tr w:rsidR="00000000" w14:paraId="68227730" w14:textId="77777777">
        <w:trPr>
          <w:divId w:val="1914076271"/>
          <w:tblCellSpacing w:w="15" w:type="dxa"/>
        </w:trPr>
        <w:tc>
          <w:tcPr>
            <w:tcW w:w="0" w:type="auto"/>
            <w:vAlign w:val="center"/>
            <w:hideMark/>
          </w:tcPr>
          <w:p w14:paraId="29BBDB20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6D22D59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</w:tbl>
    <w:p w14:paraId="0D434DB3" w14:textId="77777777" w:rsidR="00000000" w:rsidRDefault="00000000">
      <w:pPr>
        <w:pStyle w:val="Heading2"/>
        <w:divId w:val="1914076271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Important Conservation Actions Needed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17"/>
        <w:gridCol w:w="530"/>
      </w:tblGrid>
      <w:tr w:rsidR="00000000" w14:paraId="2E6D1710" w14:textId="77777777">
        <w:trPr>
          <w:divId w:val="1914076271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6A0876A9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Conservation Actions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61BD18CB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Note</w:t>
            </w:r>
          </w:p>
        </w:tc>
      </w:tr>
      <w:tr w:rsidR="00000000" w14:paraId="5067E478" w14:textId="77777777">
        <w:trPr>
          <w:divId w:val="1914076271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2A1A8932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lastRenderedPageBreak/>
              <w:t>1.2. Land/water protection -&gt; Resource &amp; habitat protection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570E0879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  <w:tr w:rsidR="00000000" w14:paraId="00FEE06A" w14:textId="77777777">
        <w:trPr>
          <w:divId w:val="1914076271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3CB4B99E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2.1. Land/water management -&gt; Site/area management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7C41BD0F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  <w:tr w:rsidR="00000000" w14:paraId="1A0B3DEA" w14:textId="77777777">
        <w:trPr>
          <w:divId w:val="1914076271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4CF3EEA4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2.3. Land/water management -&gt; Habitat &amp; natural process restoration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4516E2E5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  <w:tr w:rsidR="00000000" w14:paraId="329A117F" w14:textId="77777777">
        <w:trPr>
          <w:divId w:val="1914076271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3C5301DD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3.4.1. Species management -&gt; Ex-situ conservation -&gt; Captive breeding/artificial propagation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577B5C8A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</w:tbl>
    <w:p w14:paraId="5B9DF62C" w14:textId="77777777" w:rsidR="00000000" w:rsidRDefault="00000000">
      <w:pPr>
        <w:pStyle w:val="Heading2"/>
        <w:divId w:val="1914076271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Research Needed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65"/>
        <w:gridCol w:w="530"/>
      </w:tblGrid>
      <w:tr w:rsidR="00000000" w14:paraId="6859235D" w14:textId="77777777">
        <w:trPr>
          <w:divId w:val="1914076271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55F9E94C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Research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6F77F75A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Note</w:t>
            </w:r>
          </w:p>
        </w:tc>
      </w:tr>
      <w:tr w:rsidR="00000000" w14:paraId="54C1956D" w14:textId="77777777">
        <w:trPr>
          <w:divId w:val="1914076271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3EAEA7BD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1.2. Research -&gt; Population size, distribution &amp; trends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4D65C84A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  <w:tr w:rsidR="00000000" w14:paraId="38A2F64B" w14:textId="77777777">
        <w:trPr>
          <w:divId w:val="1914076271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218E4892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1.5. Research -&gt; Threats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6A82D7F0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  <w:tr w:rsidR="00000000" w14:paraId="5B5D3B84" w14:textId="77777777">
        <w:trPr>
          <w:divId w:val="1914076271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5ECF687F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1.6. Research -&gt; Actions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55E8B464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  <w:tr w:rsidR="00000000" w14:paraId="253F9A17" w14:textId="77777777">
        <w:trPr>
          <w:divId w:val="1914076271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22C112F8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2.1. Conservation Planning -&gt; Species Action/Recovery Plan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640169AA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  <w:tr w:rsidR="00000000" w14:paraId="7AFD2939" w14:textId="77777777">
        <w:trPr>
          <w:divId w:val="1914076271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14073D73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3.1. Monitoring -&gt; Population trends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74CD1720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  <w:tr w:rsidR="00000000" w14:paraId="4C03EDFD" w14:textId="77777777">
        <w:trPr>
          <w:divId w:val="1914076271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5D23609F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3.4. Monitoring -&gt; Habitat trends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313EA9C6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</w:tbl>
    <w:p w14:paraId="4DCDF3AD" w14:textId="77777777" w:rsidR="00000000" w:rsidRDefault="00000000">
      <w:pPr>
        <w:pStyle w:val="Heading1"/>
        <w:divId w:val="1764257889"/>
        <w:rPr>
          <w:rFonts w:ascii="Georgia" w:eastAsia="Times New Roman" w:hAnsi="Georgia"/>
          <w:sz w:val="29"/>
          <w:szCs w:val="29"/>
        </w:rPr>
      </w:pPr>
      <w:r>
        <w:rPr>
          <w:rFonts w:ascii="Georgia" w:eastAsia="Times New Roman" w:hAnsi="Georgia"/>
          <w:sz w:val="29"/>
          <w:szCs w:val="29"/>
        </w:rPr>
        <w:t>Ecosystem Services</w:t>
      </w:r>
    </w:p>
    <w:p w14:paraId="710A1BD8" w14:textId="77777777" w:rsidR="00000000" w:rsidRDefault="00000000">
      <w:pPr>
        <w:pStyle w:val="Heading2"/>
        <w:divId w:val="1764257889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Ecosystem Services Provided by the Species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3"/>
        <w:gridCol w:w="5947"/>
      </w:tblGrid>
      <w:tr w:rsidR="00000000" w14:paraId="5D7B163B" w14:textId="77777777">
        <w:trPr>
          <w:divId w:val="1764257889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2BDB322B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Insufficient Information Available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1320697A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Style w:val="redfont"/>
                <w:rFonts w:ascii="Georgia" w:eastAsia="Times New Roman" w:hAnsi="Georgia"/>
                <w:b/>
                <w:bCs/>
                <w:sz w:val="18"/>
                <w:szCs w:val="18"/>
              </w:rPr>
              <w:t>All coded services should have an importance score of 5 - Not Known.</w:t>
            </w:r>
          </w:p>
        </w:tc>
      </w:tr>
      <w:tr w:rsidR="00000000" w14:paraId="225012FF" w14:textId="77777777">
        <w:trPr>
          <w:divId w:val="1764257889"/>
          <w:tblCellSpacing w:w="15" w:type="dxa"/>
        </w:trPr>
        <w:tc>
          <w:tcPr>
            <w:tcW w:w="0" w:type="auto"/>
            <w:vAlign w:val="center"/>
            <w:hideMark/>
          </w:tcPr>
          <w:p w14:paraId="5610B604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14:paraId="5A239676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</w:tbl>
    <w:p w14:paraId="74F58A37" w14:textId="77777777" w:rsidR="00000000" w:rsidRDefault="00000000">
      <w:pPr>
        <w:pStyle w:val="Heading1"/>
        <w:rPr>
          <w:rFonts w:ascii="Georgia" w:eastAsia="Times New Roman" w:hAnsi="Georgia"/>
          <w:sz w:val="29"/>
          <w:szCs w:val="29"/>
        </w:rPr>
      </w:pPr>
      <w:r>
        <w:rPr>
          <w:rFonts w:ascii="Georgia" w:eastAsia="Times New Roman" w:hAnsi="Georgia"/>
          <w:sz w:val="29"/>
          <w:szCs w:val="29"/>
        </w:rPr>
        <w:t>Bibliography</w:t>
      </w:r>
    </w:p>
    <w:p w14:paraId="0AC4480F" w14:textId="77777777" w:rsidR="00000000" w:rsidRDefault="00000000">
      <w:pPr>
        <w:pStyle w:val="NormalWeb"/>
        <w:divId w:val="1870602834"/>
        <w:rPr>
          <w:rFonts w:ascii="Georgia" w:hAnsi="Georgia"/>
        </w:rPr>
      </w:pPr>
      <w:r>
        <w:rPr>
          <w:rFonts w:ascii="Georgia" w:hAnsi="Georgia"/>
        </w:rPr>
        <w:t xml:space="preserve">Bachman S, Moat J, Hill AW, de la Torre J, Scott B. 2011. Supporting Red List threat assessments with GeoCAT: geospatial conservation assessment tool. </w:t>
      </w:r>
      <w:r>
        <w:rPr>
          <w:rFonts w:ascii="Georgia" w:hAnsi="Georgia"/>
          <w:i/>
          <w:iCs/>
        </w:rPr>
        <w:t>ZooKeys</w:t>
      </w:r>
      <w:r>
        <w:rPr>
          <w:rFonts w:ascii="Georgia" w:hAnsi="Georgia"/>
        </w:rPr>
        <w:t xml:space="preserve"> 150: 117–126.</w:t>
      </w:r>
    </w:p>
    <w:p w14:paraId="270D2677" w14:textId="77777777" w:rsidR="00000000" w:rsidRDefault="00000000">
      <w:pPr>
        <w:pStyle w:val="NormalWeb"/>
        <w:divId w:val="1870602834"/>
        <w:rPr>
          <w:rFonts w:ascii="Georgia" w:hAnsi="Georgia"/>
        </w:rPr>
      </w:pPr>
      <w:commentRangeStart w:id="69"/>
      <w:r>
        <w:rPr>
          <w:rFonts w:ascii="Georgia" w:hAnsi="Georgia"/>
        </w:rPr>
        <w:t>POWO. 2022. Plants of the World Online. Facilitated by the Royal Botanic Gardens, Kew. Available at: http://powo.science.kew.org/. (Accessed: 2022).</w:t>
      </w:r>
    </w:p>
    <w:p w14:paraId="3E8973DB" w14:textId="77777777" w:rsidR="00E86309" w:rsidRDefault="00000000">
      <w:pPr>
        <w:pStyle w:val="NormalWeb"/>
        <w:divId w:val="1870602834"/>
        <w:rPr>
          <w:rFonts w:ascii="Georgia" w:hAnsi="Georgia"/>
        </w:rPr>
      </w:pPr>
      <w:r>
        <w:rPr>
          <w:rFonts w:ascii="Georgia" w:hAnsi="Georgia"/>
        </w:rPr>
        <w:t xml:space="preserve">Puglisi, C. and Middleton, D.J. 2017. A revision of Microchirita (Gesneriaceae) in Thailand. </w:t>
      </w:r>
      <w:r>
        <w:rPr>
          <w:rFonts w:ascii="Georgia" w:hAnsi="Georgia"/>
          <w:i/>
          <w:iCs/>
        </w:rPr>
        <w:t>Gardens' Bulletin Singapore</w:t>
      </w:r>
      <w:r>
        <w:rPr>
          <w:rFonts w:ascii="Georgia" w:hAnsi="Georgia"/>
        </w:rPr>
        <w:t xml:space="preserve"> 69(2): 211–284.</w:t>
      </w:r>
      <w:commentRangeEnd w:id="69"/>
      <w:r w:rsidR="00821116">
        <w:rPr>
          <w:rStyle w:val="CommentReference"/>
        </w:rPr>
        <w:commentReference w:id="69"/>
      </w:r>
    </w:p>
    <w:sectPr w:rsidR="00E863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Jack Plummer" w:date="2022-09-24T06:58:00Z" w:initials="JP">
    <w:p w14:paraId="424E4FAE" w14:textId="77777777" w:rsidR="002D4FC3" w:rsidRDefault="002D4FC3" w:rsidP="002F0AF0">
      <w:pPr>
        <w:pStyle w:val="CommentText"/>
      </w:pPr>
      <w:r>
        <w:rPr>
          <w:rStyle w:val="CommentReference"/>
        </w:rPr>
        <w:annotationRef/>
      </w:r>
      <w:r>
        <w:t>If six locations, this species qualifies as Vulnerable B2ab(iii), not Endangered.</w:t>
      </w:r>
    </w:p>
  </w:comment>
  <w:comment w:id="1" w:author="Jack Plummer" w:date="2022-09-24T07:00:00Z" w:initials="JP">
    <w:p w14:paraId="7FD5B956" w14:textId="77777777" w:rsidR="003908E2" w:rsidRDefault="003908E2" w:rsidP="00916E61">
      <w:pPr>
        <w:pStyle w:val="CommentText"/>
      </w:pPr>
      <w:r>
        <w:rPr>
          <w:rStyle w:val="CommentReference"/>
        </w:rPr>
        <w:annotationRef/>
      </w:r>
      <w:r>
        <w:t>If EOO = 24 km2 (EN), but number of locs = 6 (VU), species qualifies as Vulnerable.</w:t>
      </w:r>
    </w:p>
  </w:comment>
  <w:comment w:id="39" w:author="Jack Plummer" w:date="2022-09-24T07:02:00Z" w:initials="JP">
    <w:p w14:paraId="73ED601C" w14:textId="77777777" w:rsidR="003908E2" w:rsidRDefault="003908E2" w:rsidP="001C13E6">
      <w:pPr>
        <w:pStyle w:val="CommentText"/>
      </w:pPr>
      <w:r>
        <w:rPr>
          <w:rStyle w:val="CommentReference"/>
        </w:rPr>
        <w:annotationRef/>
      </w:r>
      <w:r>
        <w:t>Why possibly?</w:t>
      </w:r>
    </w:p>
  </w:comment>
  <w:comment w:id="44" w:author="Jack Plummer" w:date="2022-09-24T07:03:00Z" w:initials="JP">
    <w:p w14:paraId="1BA04898" w14:textId="77777777" w:rsidR="003908E2" w:rsidRDefault="003908E2" w:rsidP="00AF7011">
      <w:pPr>
        <w:pStyle w:val="CommentText"/>
      </w:pPr>
      <w:r>
        <w:rPr>
          <w:rStyle w:val="CommentReference"/>
        </w:rPr>
        <w:annotationRef/>
      </w:r>
      <w:r>
        <w:t>To me, this seems minor compared to mining/shifting agriculture? In any case, should probably be documented in threats.</w:t>
      </w:r>
    </w:p>
  </w:comment>
  <w:comment w:id="47" w:author="Jack Plummer" w:date="2022-09-24T07:04:00Z" w:initials="JP">
    <w:p w14:paraId="13129A06" w14:textId="77777777" w:rsidR="00821116" w:rsidRDefault="00821116" w:rsidP="00761808">
      <w:pPr>
        <w:pStyle w:val="CommentText"/>
      </w:pPr>
      <w:r>
        <w:rPr>
          <w:rStyle w:val="CommentReference"/>
        </w:rPr>
        <w:annotationRef/>
      </w:r>
      <w:r>
        <w:t>Mention habit</w:t>
      </w:r>
    </w:p>
  </w:comment>
  <w:comment w:id="60" w:author="Jack Plummer" w:date="2022-09-24T07:06:00Z" w:initials="JP">
    <w:p w14:paraId="53FA54A8" w14:textId="77777777" w:rsidR="00821116" w:rsidRDefault="00821116" w:rsidP="00F80A89">
      <w:pPr>
        <w:pStyle w:val="CommentText"/>
      </w:pPr>
      <w:r>
        <w:rPr>
          <w:rStyle w:val="CommentReference"/>
        </w:rPr>
        <w:annotationRef/>
      </w:r>
      <w:r>
        <w:t>This is where we want the extra detail on the types of land use change (i.e. shifting agriculture), disturbance by monkeys, rock collapse etc.</w:t>
      </w:r>
    </w:p>
  </w:comment>
  <w:comment w:id="67" w:author="Jack Plummer" w:date="2022-09-24T07:07:00Z" w:initials="JP">
    <w:p w14:paraId="3D4B1B2C" w14:textId="77777777" w:rsidR="00821116" w:rsidRDefault="00821116" w:rsidP="00B16410">
      <w:pPr>
        <w:pStyle w:val="CommentText"/>
      </w:pPr>
      <w:r>
        <w:rPr>
          <w:rStyle w:val="CommentReference"/>
        </w:rPr>
        <w:annotationRef/>
      </w:r>
      <w:r>
        <w:t>All of these should be mentioned in threats documentation.</w:t>
      </w:r>
    </w:p>
  </w:comment>
  <w:comment w:id="68" w:author="Jack Plummer" w:date="2022-09-24T07:08:00Z" w:initials="JP">
    <w:p w14:paraId="2A016484" w14:textId="77777777" w:rsidR="00821116" w:rsidRDefault="00821116" w:rsidP="00C12A9E">
      <w:pPr>
        <w:pStyle w:val="CommentText"/>
      </w:pPr>
      <w:r>
        <w:rPr>
          <w:rStyle w:val="CommentReference"/>
        </w:rPr>
        <w:annotationRef/>
      </w:r>
      <w:r>
        <w:t>Which protected area? Any ex situ conservation?</w:t>
      </w:r>
    </w:p>
  </w:comment>
  <w:comment w:id="69" w:author="Jack Plummer" w:date="2022-09-24T07:08:00Z" w:initials="JP">
    <w:p w14:paraId="2C771ACC" w14:textId="77777777" w:rsidR="00821116" w:rsidRDefault="00821116" w:rsidP="00001333">
      <w:pPr>
        <w:pStyle w:val="CommentText"/>
      </w:pPr>
      <w:r>
        <w:rPr>
          <w:rStyle w:val="CommentReference"/>
        </w:rPr>
        <w:annotationRef/>
      </w:r>
      <w:r>
        <w:t>Cite in assessment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424E4FAE" w15:done="0"/>
  <w15:commentEx w15:paraId="7FD5B956" w15:done="0"/>
  <w15:commentEx w15:paraId="73ED601C" w15:done="0"/>
  <w15:commentEx w15:paraId="1BA04898" w15:done="0"/>
  <w15:commentEx w15:paraId="13129A06" w15:done="0"/>
  <w15:commentEx w15:paraId="53FA54A8" w15:done="0"/>
  <w15:commentEx w15:paraId="3D4B1B2C" w15:done="0"/>
  <w15:commentEx w15:paraId="2A016484" w15:done="0"/>
  <w15:commentEx w15:paraId="2C771ACC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6D928FA" w16cex:dateUtc="2022-09-24T05:58:00Z"/>
  <w16cex:commentExtensible w16cex:durableId="26D929A2" w16cex:dateUtc="2022-09-24T06:00:00Z"/>
  <w16cex:commentExtensible w16cex:durableId="26D929F6" w16cex:dateUtc="2022-09-24T06:02:00Z"/>
  <w16cex:commentExtensible w16cex:durableId="26D92A36" w16cex:dateUtc="2022-09-24T06:03:00Z"/>
  <w16cex:commentExtensible w16cex:durableId="26D92A9B" w16cex:dateUtc="2022-09-24T06:04:00Z"/>
  <w16cex:commentExtensible w16cex:durableId="26D92B10" w16cex:dateUtc="2022-09-24T06:06:00Z"/>
  <w16cex:commentExtensible w16cex:durableId="26D92B3C" w16cex:dateUtc="2022-09-24T06:07:00Z"/>
  <w16cex:commentExtensible w16cex:durableId="26D92B51" w16cex:dateUtc="2022-09-24T06:08:00Z"/>
  <w16cex:commentExtensible w16cex:durableId="26D92B66" w16cex:dateUtc="2022-09-24T06:0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424E4FAE" w16cid:durableId="26D928FA"/>
  <w16cid:commentId w16cid:paraId="7FD5B956" w16cid:durableId="26D929A2"/>
  <w16cid:commentId w16cid:paraId="73ED601C" w16cid:durableId="26D929F6"/>
  <w16cid:commentId w16cid:paraId="1BA04898" w16cid:durableId="26D92A36"/>
  <w16cid:commentId w16cid:paraId="13129A06" w16cid:durableId="26D92A9B"/>
  <w16cid:commentId w16cid:paraId="53FA54A8" w16cid:durableId="26D92B10"/>
  <w16cid:commentId w16cid:paraId="3D4B1B2C" w16cid:durableId="26D92B3C"/>
  <w16cid:commentId w16cid:paraId="2A016484" w16cid:durableId="26D92B51"/>
  <w16cid:commentId w16cid:paraId="2C771ACC" w16cid:durableId="26D92B66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Jack Plummer">
    <w15:presenceInfo w15:providerId="AD" w15:userId="S::j.plummer@kew.org::a7ccb40d-b5f1-45e6-963c-3f9b10b74b0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3AF2"/>
    <w:rsid w:val="00033AF2"/>
    <w:rsid w:val="002D4FC3"/>
    <w:rsid w:val="003838DF"/>
    <w:rsid w:val="003908E2"/>
    <w:rsid w:val="00821116"/>
    <w:rsid w:val="00E863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BDE2E02"/>
  <w15:chartTrackingRefBased/>
  <w15:docId w15:val="{2219FE53-9B93-4871-B6A7-4B70DA2FA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top w:val="single" w:sz="12" w:space="4" w:color="000000"/>
        <w:bottom w:val="single" w:sz="12" w:space="4" w:color="000000"/>
      </w:pBdr>
      <w:shd w:val="clear" w:color="auto" w:fill="CCCCCC"/>
      <w:spacing w:before="100" w:beforeAutospacing="1" w:after="100" w:afterAutospacing="1"/>
      <w:jc w:val="right"/>
      <w:outlineLvl w:val="0"/>
    </w:pPr>
    <w:rPr>
      <w:b/>
      <w:bCs/>
      <w:color w:val="000000"/>
      <w:kern w:val="36"/>
      <w:sz w:val="38"/>
      <w:szCs w:val="38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6" w:space="0" w:color="808080"/>
      </w:pBd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31"/>
      <w:szCs w:val="31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/>
      <w:outlineLvl w:val="3"/>
    </w:pPr>
    <w:rPr>
      <w:b/>
      <w:bCs/>
      <w:sz w:val="29"/>
      <w:szCs w:val="29"/>
    </w:rPr>
  </w:style>
  <w:style w:type="paragraph" w:styleId="Heading5">
    <w:name w:val="heading 5"/>
    <w:basedOn w:val="Normal"/>
    <w:link w:val="Heading5Char"/>
    <w:uiPriority w:val="9"/>
    <w:qFormat/>
    <w:pPr>
      <w:spacing w:before="100" w:beforeAutospacing="1" w:after="100" w:afterAutospacing="1"/>
      <w:outlineLvl w:val="4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  <w:rPr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  <w:rPr>
      <w:sz w:val="18"/>
      <w:szCs w:val="18"/>
    </w:rPr>
  </w:style>
  <w:style w:type="paragraph" w:customStyle="1" w:styleId="databorder">
    <w:name w:val="databorder"/>
    <w:basedOn w:val="Normal"/>
    <w:pPr>
      <w:pBdr>
        <w:bottom w:val="single" w:sz="6" w:space="0" w:color="CCCCCC"/>
      </w:pBdr>
      <w:spacing w:before="100" w:beforeAutospacing="1" w:after="100" w:afterAutospacing="1"/>
    </w:pPr>
  </w:style>
  <w:style w:type="paragraph" w:customStyle="1" w:styleId="datalabel">
    <w:name w:val="datalabel"/>
    <w:basedOn w:val="Normal"/>
    <w:pPr>
      <w:spacing w:before="100" w:beforeAutospacing="1" w:after="100" w:afterAutospacing="1"/>
    </w:pPr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datalabel1">
    <w:name w:val="datalabel1"/>
    <w:basedOn w:val="DefaultParagraphFont"/>
    <w:rPr>
      <w:b/>
      <w:bCs/>
    </w:rPr>
  </w:style>
  <w:style w:type="character" w:customStyle="1" w:styleId="fontstyle01">
    <w:name w:val="fontstyle01"/>
    <w:basedOn w:val="DefaultParagraphFont"/>
  </w:style>
  <w:style w:type="character" w:customStyle="1" w:styleId="redfont">
    <w:name w:val="redfont"/>
    <w:basedOn w:val="DefaultParagraphFont"/>
  </w:style>
  <w:style w:type="paragraph" w:styleId="Revision">
    <w:name w:val="Revision"/>
    <w:hidden/>
    <w:uiPriority w:val="99"/>
    <w:semiHidden/>
    <w:rsid w:val="002D4FC3"/>
    <w:rPr>
      <w:rFonts w:eastAsiaTheme="minorEastAsia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2D4FC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D4FC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D4FC3"/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D4FC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D4FC3"/>
    <w:rPr>
      <w:rFonts w:eastAsiaTheme="minorEastAsia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1125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9902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7982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174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140591">
          <w:marLeft w:val="0"/>
          <w:marRight w:val="0"/>
          <w:marTop w:val="0"/>
          <w:marBottom w:val="150"/>
          <w:divBdr>
            <w:top w:val="single" w:sz="12" w:space="0" w:color="000000"/>
            <w:left w:val="none" w:sz="0" w:space="0" w:color="auto"/>
            <w:bottom w:val="single" w:sz="12" w:space="0" w:color="000000"/>
            <w:right w:val="none" w:sz="0" w:space="0" w:color="auto"/>
          </w:divBdr>
        </w:div>
      </w:divsChild>
    </w:div>
    <w:div w:id="9675157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4290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8021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376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2578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028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0762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3024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13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microsoft.com/office/2016/09/relationships/commentsIds" Target="commentsIds.xml"/><Relationship Id="rId12" Type="http://schemas.openxmlformats.org/officeDocument/2006/relationships/customXml" Target="../customXml/item1.xml"/><Relationship Id="rId2" Type="http://schemas.openxmlformats.org/officeDocument/2006/relationships/settings" Target="settings.xml"/><Relationship Id="rId16" Type="http://schemas.openxmlformats.org/officeDocument/2006/relationships/customXml" Target="../customXml/item5.xml"/><Relationship Id="rId1" Type="http://schemas.openxmlformats.org/officeDocument/2006/relationships/styles" Target="styles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5" Type="http://schemas.openxmlformats.org/officeDocument/2006/relationships/customXml" Target="../customXml/item4.xml"/><Relationship Id="rId10" Type="http://schemas.microsoft.com/office/2011/relationships/people" Target="people.xml"/><Relationship Id="rId4" Type="http://schemas.openxmlformats.org/officeDocument/2006/relationships/image" Target="file:///C:\Users\jpl10kg\Downloads\resources\redListLogo.jpg" TargetMode="External"/><Relationship Id="rId9" Type="http://schemas.openxmlformats.org/officeDocument/2006/relationships/fontTable" Target="fontTable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1DB2FC3823E56459E6430ADD130773C" ma:contentTypeVersion="18" ma:contentTypeDescription="Create a new document." ma:contentTypeScope="" ma:versionID="c66b068e8ecb950d6d3b301a7d5dec76">
  <xsd:schema xmlns:xsd="http://www.w3.org/2001/XMLSchema" xmlns:xs="http://www.w3.org/2001/XMLSchema" xmlns:p="http://schemas.microsoft.com/office/2006/metadata/properties" xmlns:ns2="150f78d0-e5c4-40ba-9879-1115501c63e5" xmlns:ns3="590658d6-28a4-43df-8461-354b94568f6c" xmlns:ns4="3174fa65-5130-4218-be7b-3006b691958f" targetNamespace="http://schemas.microsoft.com/office/2006/metadata/properties" ma:root="true" ma:fieldsID="842de796646282b1ee4d11e1617248ee" ns2:_="" ns3:_="" ns4:_="">
    <xsd:import namespace="150f78d0-e5c4-40ba-9879-1115501c63e5"/>
    <xsd:import namespace="590658d6-28a4-43df-8461-354b94568f6c"/>
    <xsd:import namespace="3174fa65-5130-4218-be7b-3006b691958f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lcf76f155ced4ddcb4097134ff3c332f" minOccurs="0"/>
                <xsd:element ref="ns4:TaxCatchAll" minOccurs="0"/>
                <xsd:element ref="ns3:MediaServiceDateTake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0f78d0-e5c4-40ba-9879-1115501c63e5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0658d6-28a4-43df-8461-354b94568f6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4874f941-1732-4aa1-804a-4f99632a590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2" nillable="true" ma:displayName="Location" ma:internalName="MediaServiceLocatio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74fa65-5130-4218-be7b-3006b691958f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e7f1f8cb-e9ca-4f89-a220-5d9d266a2a9f}" ma:internalName="TaxCatchAll" ma:showField="CatchAllData" ma:web="3174fa65-5130-4218-be7b-3006b691958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haredContentType xmlns="Microsoft.SharePoint.Taxonomy.ContentTypeSync" SourceId="4874f941-1732-4aa1-804a-4f99632a5909" ContentTypeId="0x0101" PreviousValue="false"/>
</file>

<file path=customXml/item3.xml><?xml version="1.0" encoding="utf-8"?>
<?mso-contentType ?>
<spe:Receivers xmlns:spe="http://schemas.microsoft.com/sharepoint/events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174fa65-5130-4218-be7b-3006b691958f" xsi:nil="true"/>
    <lcf76f155ced4ddcb4097134ff3c332f xmlns="590658d6-28a4-43df-8461-354b94568f6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78A4ACB-AC49-4DEA-9A4E-C7B57A5773A3}"/>
</file>

<file path=customXml/itemProps2.xml><?xml version="1.0" encoding="utf-8"?>
<ds:datastoreItem xmlns:ds="http://schemas.openxmlformats.org/officeDocument/2006/customXml" ds:itemID="{2B97F5AD-5E43-4086-B36C-31D0E3A69EA3}"/>
</file>

<file path=customXml/itemProps3.xml><?xml version="1.0" encoding="utf-8"?>
<ds:datastoreItem xmlns:ds="http://schemas.openxmlformats.org/officeDocument/2006/customXml" ds:itemID="{1C703AA9-E801-4DE7-8303-350C24A0217C}"/>
</file>

<file path=customXml/itemProps4.xml><?xml version="1.0" encoding="utf-8"?>
<ds:datastoreItem xmlns:ds="http://schemas.openxmlformats.org/officeDocument/2006/customXml" ds:itemID="{C3AF6C85-48A3-42F1-A49E-9E2B5967A1B7}"/>
</file>

<file path=customXml/itemProps5.xml><?xml version="1.0" encoding="utf-8"?>
<ds:datastoreItem xmlns:ds="http://schemas.openxmlformats.org/officeDocument/2006/customXml" ds:itemID="{B0471C76-B91D-4FBA-916E-BD3987DF20F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5</Pages>
  <Words>1022</Words>
  <Characters>5832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Microchirita elphinstonia</vt:lpstr>
    </vt:vector>
  </TitlesOfParts>
  <Company/>
  <LinksUpToDate>false</LinksUpToDate>
  <CharactersWithSpaces>6841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Microchirita elphinstonia</dc:title>
  <dc:subject/>
  <dc:creator>Jack Plummer</dc:creator>
  <cp:keywords/>
  <dc:description/>
  <cp:lastModifiedBy>Jack Plummer</cp:lastModifiedBy>
  <cp:revision>3</cp:revision>
  <dcterms:created xsi:type="dcterms:W3CDTF">2022-09-24T05:44:00Z</dcterms:created>
  <dcterms:modified xsi:type="dcterms:W3CDTF">2022-09-24T06:10:00Z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0x01010051DB2FC3823E56459E6430ADD130773C</vt:lpwstr>
  </property>
</Properties>
</file>