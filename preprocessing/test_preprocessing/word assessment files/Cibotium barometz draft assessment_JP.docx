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8E5C3" w14:textId="77777777" w:rsidR="00345450" w:rsidRDefault="00345450">
      <w:pPr>
        <w:jc w:val="center"/>
        <w:divId w:val="48656359"/>
        <w:rPr>
          <w:rFonts w:ascii="Georgia" w:eastAsia="Times New Roman" w:hAnsi="Georgia"/>
          <w:b/>
          <w:bCs/>
          <w:sz w:val="29"/>
          <w:szCs w:val="29"/>
        </w:rPr>
      </w:pPr>
      <w:r>
        <w:rPr>
          <w:rFonts w:ascii="Georgia" w:eastAsia="Times New Roman" w:hAnsi="Georgia"/>
          <w:b/>
          <w:bCs/>
          <w:sz w:val="29"/>
          <w:szCs w:val="29"/>
        </w:rPr>
        <w:t>Draft</w:t>
      </w:r>
    </w:p>
    <w:p w14:paraId="713351B0" w14:textId="77777777" w:rsidR="00345450" w:rsidRDefault="00345450">
      <w:pPr>
        <w:divId w:val="617101097"/>
        <w:rPr>
          <w:rFonts w:ascii="Georgia" w:eastAsia="Times New Roman" w:hAnsi="Georgia"/>
          <w:sz w:val="18"/>
          <w:szCs w:val="18"/>
        </w:rPr>
      </w:pPr>
      <w:r>
        <w:rPr>
          <w:rFonts w:ascii="Georgia" w:eastAsia="Times New Roman" w:hAnsi="Georgia"/>
          <w:noProof/>
          <w:sz w:val="18"/>
          <w:szCs w:val="18"/>
        </w:rPr>
        <w:drawing>
          <wp:inline distT="0" distB="0" distL="0" distR="0" wp14:anchorId="70DC2FF9" wp14:editId="4A2948AF">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8D1C3B3" w14:textId="77777777" w:rsidR="00345450" w:rsidRDefault="00345450">
      <w:pPr>
        <w:shd w:val="clear" w:color="auto" w:fill="FFFFFF"/>
        <w:spacing w:before="100" w:beforeAutospacing="1" w:after="100" w:afterAutospacing="1"/>
        <w:jc w:val="right"/>
        <w:outlineLvl w:val="1"/>
        <w:divId w:val="617101097"/>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Cibotium</w:t>
      </w:r>
      <w:proofErr w:type="spellEnd"/>
      <w:r>
        <w:rPr>
          <w:rStyle w:val="Emphasis"/>
          <w:rFonts w:ascii="Georgia" w:eastAsia="Times New Roman" w:hAnsi="Georgia"/>
          <w:b/>
          <w:bCs/>
          <w:color w:val="000000"/>
          <w:kern w:val="36"/>
          <w:sz w:val="29"/>
          <w:szCs w:val="29"/>
        </w:rPr>
        <w:t xml:space="preserve"> barometz</w:t>
      </w:r>
      <w:r>
        <w:rPr>
          <w:rFonts w:ascii="Georgia" w:eastAsia="Times New Roman" w:hAnsi="Georgia"/>
          <w:b/>
          <w:bCs/>
          <w:color w:val="000000"/>
          <w:kern w:val="36"/>
          <w:sz w:val="29"/>
          <w:szCs w:val="29"/>
        </w:rPr>
        <w:t xml:space="preserve"> - (L.) </w:t>
      </w:r>
      <w:proofErr w:type="spellStart"/>
      <w:r>
        <w:rPr>
          <w:rFonts w:ascii="Georgia" w:eastAsia="Times New Roman" w:hAnsi="Georgia"/>
          <w:b/>
          <w:bCs/>
          <w:color w:val="000000"/>
          <w:kern w:val="36"/>
          <w:sz w:val="29"/>
          <w:szCs w:val="29"/>
        </w:rPr>
        <w:t>J.Sm</w:t>
      </w:r>
      <w:proofErr w:type="spellEnd"/>
      <w:r>
        <w:rPr>
          <w:rFonts w:ascii="Georgia" w:eastAsia="Times New Roman" w:hAnsi="Georgia"/>
          <w:b/>
          <w:bCs/>
          <w:color w:val="000000"/>
          <w:kern w:val="36"/>
          <w:sz w:val="29"/>
          <w:szCs w:val="29"/>
        </w:rPr>
        <w:t>.</w:t>
      </w:r>
    </w:p>
    <w:p w14:paraId="024D8020" w14:textId="77777777" w:rsidR="00345450" w:rsidRDefault="00345450">
      <w:pPr>
        <w:jc w:val="right"/>
        <w:divId w:val="617101097"/>
        <w:rPr>
          <w:rFonts w:ascii="Georgia" w:eastAsia="Times New Roman" w:hAnsi="Georgia"/>
          <w:sz w:val="18"/>
          <w:szCs w:val="18"/>
        </w:rPr>
      </w:pPr>
      <w:r>
        <w:rPr>
          <w:rFonts w:ascii="Georgia" w:eastAsia="Times New Roman" w:hAnsi="Georgia"/>
          <w:sz w:val="18"/>
          <w:szCs w:val="18"/>
        </w:rPr>
        <w:t xml:space="preserve">PLANTAE - TRACHEOPHYTA - POLYPODIOPSIDA - CYATHEALES - CIBOTIACEAE - </w:t>
      </w:r>
      <w:proofErr w:type="spellStart"/>
      <w:r>
        <w:rPr>
          <w:rFonts w:ascii="Georgia" w:eastAsia="Times New Roman" w:hAnsi="Georgia"/>
          <w:sz w:val="18"/>
          <w:szCs w:val="18"/>
        </w:rPr>
        <w:t>Cibotium</w:t>
      </w:r>
      <w:proofErr w:type="spellEnd"/>
      <w:r>
        <w:rPr>
          <w:rFonts w:ascii="Georgia" w:eastAsia="Times New Roman" w:hAnsi="Georgia"/>
          <w:sz w:val="18"/>
          <w:szCs w:val="18"/>
        </w:rPr>
        <w:t xml:space="preserve"> - barometz</w:t>
      </w:r>
    </w:p>
    <w:p w14:paraId="7238F3C9" w14:textId="77777777" w:rsidR="00345450" w:rsidRDefault="00345450">
      <w:pPr>
        <w:pStyle w:val="NormalWeb"/>
        <w:divId w:val="1060053369"/>
        <w:rPr>
          <w:rFonts w:ascii="Georgia" w:hAnsi="Georgia"/>
        </w:rPr>
      </w:pPr>
      <w:r>
        <w:rPr>
          <w:rStyle w:val="Strong"/>
          <w:rFonts w:ascii="Georgia" w:hAnsi="Georgia"/>
        </w:rPr>
        <w:t xml:space="preserve">Common Names: </w:t>
      </w:r>
      <w:r>
        <w:rPr>
          <w:rFonts w:ascii="Georgia" w:hAnsi="Georgia"/>
        </w:rPr>
        <w:t>Lamb of Tartary (English)</w:t>
      </w:r>
      <w:r>
        <w:rPr>
          <w:rFonts w:ascii="Georgia" w:hAnsi="Georgia"/>
        </w:rPr>
        <w:br/>
      </w:r>
      <w:r>
        <w:rPr>
          <w:rStyle w:val="Strong"/>
          <w:rFonts w:ascii="Georgia" w:hAnsi="Georgia"/>
        </w:rPr>
        <w:t xml:space="preserve">Synonyms: </w:t>
      </w:r>
      <w:r>
        <w:rPr>
          <w:rFonts w:ascii="Georgia" w:hAnsi="Georgia"/>
        </w:rPr>
        <w:t>Polypodium barometz L.</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38"/>
      </w:tblGrid>
      <w:tr w:rsidR="00836EA7" w14:paraId="63C8ABCD" w14:textId="77777777">
        <w:trPr>
          <w:tblCellSpacing w:w="15" w:type="dxa"/>
          <w:jc w:val="center"/>
        </w:trPr>
        <w:tc>
          <w:tcPr>
            <w:tcW w:w="0" w:type="auto"/>
            <w:tcBorders>
              <w:bottom w:val="single" w:sz="6" w:space="0" w:color="000000"/>
            </w:tcBorders>
            <w:shd w:val="clear" w:color="auto" w:fill="BBBBBB"/>
            <w:vAlign w:val="center"/>
            <w:hideMark/>
          </w:tcPr>
          <w:p w14:paraId="0DED4DA7" w14:textId="77777777" w:rsidR="00345450" w:rsidRDefault="0034545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836EA7" w14:paraId="0551FCA5" w14:textId="77777777">
        <w:trPr>
          <w:tblCellSpacing w:w="15" w:type="dxa"/>
          <w:jc w:val="center"/>
        </w:trPr>
        <w:tc>
          <w:tcPr>
            <w:tcW w:w="0" w:type="auto"/>
            <w:vAlign w:val="center"/>
            <w:hideMark/>
          </w:tcPr>
          <w:p w14:paraId="2473B0CA" w14:textId="77777777" w:rsidR="00345450" w:rsidRDefault="00345450">
            <w:pPr>
              <w:spacing w:after="75"/>
              <w:rPr>
                <w:rFonts w:ascii="Georgia" w:eastAsia="Times New Roman" w:hAnsi="Georgia"/>
                <w:sz w:val="20"/>
                <w:szCs w:val="20"/>
              </w:rPr>
            </w:pPr>
            <w:r>
              <w:rPr>
                <w:rFonts w:ascii="Georgia" w:eastAsia="Times New Roman" w:hAnsi="Georgia"/>
                <w:sz w:val="20"/>
                <w:szCs w:val="20"/>
              </w:rPr>
              <w:t>NT, B2b(</w:t>
            </w:r>
            <w:proofErr w:type="spellStart"/>
            <w:proofErr w:type="gramStart"/>
            <w:r>
              <w:rPr>
                <w:rFonts w:ascii="Georgia" w:eastAsia="Times New Roman" w:hAnsi="Georgia"/>
                <w:sz w:val="20"/>
                <w:szCs w:val="20"/>
              </w:rPr>
              <w:t>iii,v</w:t>
            </w:r>
            <w:proofErr w:type="spellEnd"/>
            <w:proofErr w:type="gramEnd"/>
            <w:r>
              <w:rPr>
                <w:rFonts w:ascii="Georgia" w:eastAsia="Times New Roman" w:hAnsi="Georgia"/>
                <w:sz w:val="20"/>
                <w:szCs w:val="20"/>
              </w:rPr>
              <w:t>) (IUCN version 3.1)</w:t>
            </w:r>
          </w:p>
        </w:tc>
      </w:tr>
    </w:tbl>
    <w:p w14:paraId="3555EF74" w14:textId="77777777" w:rsidR="00345450" w:rsidRDefault="00345450">
      <w:pPr>
        <w:pStyle w:val="Heading1"/>
        <w:divId w:val="714043511"/>
        <w:rPr>
          <w:rFonts w:ascii="Georgia" w:eastAsia="Times New Roman" w:hAnsi="Georgia"/>
          <w:sz w:val="29"/>
          <w:szCs w:val="29"/>
        </w:rPr>
      </w:pPr>
      <w:r>
        <w:rPr>
          <w:rFonts w:ascii="Georgia" w:eastAsia="Times New Roman" w:hAnsi="Georgia"/>
          <w:sz w:val="29"/>
          <w:szCs w:val="29"/>
        </w:rPr>
        <w:t>Red List Assessment</w:t>
      </w:r>
    </w:p>
    <w:p w14:paraId="3CD000BE" w14:textId="77777777" w:rsidR="00345450" w:rsidRDefault="00345450">
      <w:pPr>
        <w:pStyle w:val="Heading2"/>
        <w:divId w:val="714043511"/>
        <w:rPr>
          <w:rFonts w:ascii="Georgia" w:eastAsia="Times New Roman" w:hAnsi="Georgia"/>
          <w:sz w:val="27"/>
          <w:szCs w:val="27"/>
        </w:rPr>
      </w:pPr>
      <w:r>
        <w:rPr>
          <w:rFonts w:ascii="Georgia" w:eastAsia="Times New Roman" w:hAnsi="Georgia"/>
          <w:sz w:val="27"/>
          <w:szCs w:val="27"/>
        </w:rPr>
        <w:t>Assessment Information</w:t>
      </w:r>
    </w:p>
    <w:p w14:paraId="12B95D6E" w14:textId="77777777" w:rsidR="00345450" w:rsidRDefault="00345450">
      <w:pPr>
        <w:pStyle w:val="NormalWeb"/>
        <w:divId w:val="714043511"/>
        <w:rPr>
          <w:rFonts w:ascii="Georgia" w:hAnsi="Georgia"/>
        </w:rPr>
      </w:pPr>
      <w:r>
        <w:rPr>
          <w:rStyle w:val="datalabel1"/>
          <w:rFonts w:ascii="Georgia" w:hAnsi="Georgia"/>
        </w:rPr>
        <w:t xml:space="preserve">Date of Assessment: </w:t>
      </w:r>
      <w:r>
        <w:rPr>
          <w:rFonts w:ascii="Georgia" w:hAnsi="Georgia"/>
        </w:rPr>
        <w:t>2023-10-06</w:t>
      </w:r>
    </w:p>
    <w:p w14:paraId="6C4207B8" w14:textId="77777777" w:rsidR="00345450" w:rsidRDefault="00345450">
      <w:pPr>
        <w:pStyle w:val="NormalWeb"/>
        <w:divId w:val="714043511"/>
        <w:rPr>
          <w:rFonts w:ascii="Georgia" w:hAnsi="Georgia"/>
        </w:rPr>
      </w:pPr>
      <w:r>
        <w:rPr>
          <w:rStyle w:val="datalabel1"/>
          <w:rFonts w:ascii="Georgia" w:hAnsi="Georgia"/>
        </w:rPr>
        <w:t xml:space="preserve">Assessor(s): </w:t>
      </w:r>
      <w:r>
        <w:rPr>
          <w:rFonts w:ascii="Georgia" w:hAnsi="Georgia"/>
        </w:rPr>
        <w:t>Bevan, H.</w:t>
      </w:r>
    </w:p>
    <w:p w14:paraId="3C2F17FA" w14:textId="77777777" w:rsidR="00345450" w:rsidRDefault="00345450">
      <w:pPr>
        <w:pStyle w:val="NormalWeb"/>
        <w:divId w:val="714043511"/>
        <w:rPr>
          <w:rFonts w:ascii="Georgia" w:hAnsi="Georgia"/>
        </w:rPr>
      </w:pPr>
      <w:r>
        <w:rPr>
          <w:rStyle w:val="datalabel1"/>
          <w:rFonts w:ascii="Georgia" w:hAnsi="Georgia"/>
        </w:rPr>
        <w:t xml:space="preserve">Institution(s): </w:t>
      </w:r>
      <w:r>
        <w:rPr>
          <w:rFonts w:ascii="Georgia" w:hAnsi="Georgia"/>
        </w:rPr>
        <w:t>Royal Botanic Gardens, Kew</w:t>
      </w:r>
    </w:p>
    <w:p w14:paraId="75B7AEA7" w14:textId="77777777" w:rsidR="00345450" w:rsidRDefault="00345450">
      <w:pPr>
        <w:pStyle w:val="NormalWeb"/>
        <w:divId w:val="714043511"/>
        <w:rPr>
          <w:rFonts w:ascii="Georgia" w:hAnsi="Georgia"/>
        </w:rPr>
      </w:pPr>
      <w:r>
        <w:rPr>
          <w:rStyle w:val="datalabel1"/>
          <w:rFonts w:ascii="Georgia" w:hAnsi="Georgia"/>
        </w:rPr>
        <w:t xml:space="preserve">Regions: </w:t>
      </w:r>
      <w:r>
        <w:rPr>
          <w:rFonts w:ascii="Georgia" w:hAnsi="Georgia"/>
        </w:rPr>
        <w:t>Global</w:t>
      </w:r>
    </w:p>
    <w:p w14:paraId="22B43EE5" w14:textId="77777777" w:rsidR="00345450" w:rsidRDefault="00345450">
      <w:pPr>
        <w:pStyle w:val="Heading2"/>
        <w:divId w:val="714043511"/>
        <w:rPr>
          <w:rFonts w:ascii="Georgia" w:eastAsia="Times New Roman" w:hAnsi="Georgia"/>
          <w:sz w:val="27"/>
          <w:szCs w:val="27"/>
        </w:rPr>
      </w:pPr>
      <w:r>
        <w:rPr>
          <w:rFonts w:ascii="Georgia" w:eastAsia="Times New Roman" w:hAnsi="Georgia"/>
          <w:sz w:val="27"/>
          <w:szCs w:val="27"/>
        </w:rPr>
        <w:t>Assessment Rationale</w:t>
      </w:r>
    </w:p>
    <w:p w14:paraId="77DDA557" w14:textId="2CD94C06" w:rsidR="00345450" w:rsidRDefault="00345450">
      <w:pPr>
        <w:pStyle w:val="NormalWeb"/>
        <w:divId w:val="714043511"/>
        <w:rPr>
          <w:rFonts w:ascii="Georgia" w:hAnsi="Georgia"/>
        </w:rPr>
      </w:pPr>
      <w:proofErr w:type="spellStart"/>
      <w:r>
        <w:rPr>
          <w:rStyle w:val="Emphasis"/>
          <w:rFonts w:ascii="Georgia" w:hAnsi="Georgia"/>
        </w:rPr>
        <w:t>Cibotium</w:t>
      </w:r>
      <w:proofErr w:type="spellEnd"/>
      <w:r>
        <w:rPr>
          <w:rStyle w:val="Emphasis"/>
          <w:rFonts w:ascii="Georgia" w:hAnsi="Georgia"/>
        </w:rPr>
        <w:t xml:space="preserve"> barometz</w:t>
      </w:r>
      <w:r>
        <w:rPr>
          <w:rFonts w:ascii="Georgia" w:hAnsi="Georgia"/>
        </w:rPr>
        <w:t xml:space="preserve"> is a perennial tree fern that grows primarily in wet tropical biomes and is widely distributed across central and southern Asia. The species has an </w:t>
      </w:r>
      <w:ins w:id="0" w:author="Jack Plummer" w:date="2023-11-07T13:34:00Z">
        <w:r w:rsidR="00F073D6">
          <w:rPr>
            <w:rFonts w:ascii="Georgia" w:hAnsi="Georgia"/>
          </w:rPr>
          <w:t>e</w:t>
        </w:r>
      </w:ins>
      <w:del w:id="1" w:author="Jack Plummer" w:date="2023-11-07T13:34:00Z">
        <w:r w:rsidDel="00F073D6">
          <w:rPr>
            <w:rFonts w:ascii="Georgia" w:hAnsi="Georgia"/>
          </w:rPr>
          <w:delText>E</w:delText>
        </w:r>
      </w:del>
      <w:r>
        <w:rPr>
          <w:rFonts w:ascii="Georgia" w:hAnsi="Georgia"/>
        </w:rPr>
        <w:t xml:space="preserve">xtent of </w:t>
      </w:r>
      <w:ins w:id="2" w:author="Jack Plummer" w:date="2023-11-07T13:34:00Z">
        <w:r w:rsidR="00F073D6">
          <w:rPr>
            <w:rFonts w:ascii="Georgia" w:hAnsi="Georgia"/>
          </w:rPr>
          <w:t>o</w:t>
        </w:r>
      </w:ins>
      <w:del w:id="3" w:author="Jack Plummer" w:date="2023-11-07T13:34:00Z">
        <w:r w:rsidDel="00F073D6">
          <w:rPr>
            <w:rFonts w:ascii="Georgia" w:hAnsi="Georgia"/>
          </w:rPr>
          <w:delText>O</w:delText>
        </w:r>
      </w:del>
      <w:r>
        <w:rPr>
          <w:rFonts w:ascii="Georgia" w:hAnsi="Georgia"/>
        </w:rPr>
        <w:t>ccurrence (EOO) of 2,624,539 km</w:t>
      </w:r>
      <w:r>
        <w:rPr>
          <w:rFonts w:ascii="Georgia" w:hAnsi="Georgia"/>
          <w:vertAlign w:val="superscript"/>
        </w:rPr>
        <w:t>2</w:t>
      </w:r>
      <w:r>
        <w:rPr>
          <w:rFonts w:ascii="Georgia" w:hAnsi="Georgia"/>
        </w:rPr>
        <w:t xml:space="preserve">, which far exceeds the thresholds to be assessed as threatened under criterion B1. </w:t>
      </w:r>
      <w:commentRangeStart w:id="4"/>
      <w:r>
        <w:rPr>
          <w:rStyle w:val="Emphasis"/>
          <w:rFonts w:ascii="Georgia" w:hAnsi="Georgia"/>
        </w:rPr>
        <w:t>C. barometz</w:t>
      </w:r>
      <w:commentRangeEnd w:id="4"/>
      <w:r w:rsidR="00F073D6">
        <w:rPr>
          <w:rStyle w:val="CommentReference"/>
        </w:rPr>
        <w:commentReference w:id="4"/>
      </w:r>
      <w:r>
        <w:rPr>
          <w:rStyle w:val="Emphasis"/>
          <w:rFonts w:ascii="Georgia" w:hAnsi="Georgia"/>
        </w:rPr>
        <w:t xml:space="preserve"> </w:t>
      </w:r>
      <w:r>
        <w:rPr>
          <w:rFonts w:ascii="Georgia" w:hAnsi="Georgia"/>
        </w:rPr>
        <w:t xml:space="preserve">has an Area of Occupancy (AOO) </w:t>
      </w:r>
      <w:commentRangeStart w:id="5"/>
      <w:commentRangeStart w:id="6"/>
      <w:r>
        <w:rPr>
          <w:rFonts w:ascii="Georgia" w:hAnsi="Georgia"/>
        </w:rPr>
        <w:t>of 1,364 km</w:t>
      </w:r>
      <w:r>
        <w:rPr>
          <w:rFonts w:ascii="Georgia" w:hAnsi="Georgia"/>
          <w:vertAlign w:val="superscript"/>
        </w:rPr>
        <w:t>2</w:t>
      </w:r>
      <w:r>
        <w:rPr>
          <w:rFonts w:ascii="Georgia" w:hAnsi="Georgia"/>
        </w:rPr>
        <w:t xml:space="preserve">. </w:t>
      </w:r>
      <w:commentRangeEnd w:id="5"/>
      <w:r w:rsidR="00F073D6">
        <w:rPr>
          <w:rStyle w:val="CommentReference"/>
        </w:rPr>
        <w:commentReference w:id="5"/>
      </w:r>
      <w:commentRangeEnd w:id="6"/>
      <w:r w:rsidR="00F073D6">
        <w:rPr>
          <w:rStyle w:val="CommentReference"/>
        </w:rPr>
        <w:commentReference w:id="6"/>
      </w:r>
      <w:r>
        <w:rPr>
          <w:rFonts w:ascii="Georgia" w:hAnsi="Georgia"/>
        </w:rPr>
        <w:t xml:space="preserve">As this AOO was calculated from all known herbarium records and human observations currently available, </w:t>
      </w:r>
      <w:commentRangeStart w:id="7"/>
      <w:r>
        <w:rPr>
          <w:rFonts w:ascii="Georgia" w:hAnsi="Georgia"/>
        </w:rPr>
        <w:t xml:space="preserve">we can </w:t>
      </w:r>
      <w:commentRangeEnd w:id="7"/>
      <w:r w:rsidR="00F073D6">
        <w:rPr>
          <w:rStyle w:val="CommentReference"/>
        </w:rPr>
        <w:commentReference w:id="7"/>
      </w:r>
      <w:r>
        <w:rPr>
          <w:rFonts w:ascii="Georgia" w:hAnsi="Georgia"/>
        </w:rPr>
        <w:t>assume that this is a good estimate of the actual AOO for this species and that the species is likely to fall under the vulnerable threshold for criterion B2. However, the species is not severely fragmented and occurs in many locations.</w:t>
      </w:r>
    </w:p>
    <w:p w14:paraId="0D1CE5C2" w14:textId="6CC10A79" w:rsidR="00345450" w:rsidRDefault="00345450">
      <w:pPr>
        <w:pStyle w:val="NormalWeb"/>
        <w:divId w:val="714043511"/>
        <w:rPr>
          <w:rFonts w:ascii="Georgia" w:hAnsi="Georgia"/>
        </w:rPr>
      </w:pPr>
      <w:commentRangeStart w:id="8"/>
      <w:r>
        <w:rPr>
          <w:rFonts w:ascii="Georgia" w:hAnsi="Georgia"/>
        </w:rPr>
        <w:t xml:space="preserve">The species has important value in traditional medicinal practices, as the plant is believed to aid with kidney and liver problems, strengthen bones, ease </w:t>
      </w:r>
      <w:proofErr w:type="gramStart"/>
      <w:r>
        <w:rPr>
          <w:rFonts w:ascii="Georgia" w:hAnsi="Georgia"/>
        </w:rPr>
        <w:t>joints</w:t>
      </w:r>
      <w:proofErr w:type="gramEnd"/>
      <w:r>
        <w:rPr>
          <w:rFonts w:ascii="Georgia" w:hAnsi="Georgia"/>
        </w:rPr>
        <w:t xml:space="preserve"> and relieve aches and stiffness, and has more recently been used to combat COVID-19. The rhizomes of this plant are also used as a styptic for bleeding wounds, but also for upholstery. </w:t>
      </w:r>
      <w:commentRangeEnd w:id="8"/>
      <w:r w:rsidR="00F073D6">
        <w:rPr>
          <w:rStyle w:val="CommentReference"/>
        </w:rPr>
        <w:commentReference w:id="8"/>
      </w:r>
      <w:r>
        <w:rPr>
          <w:rFonts w:ascii="Georgia" w:hAnsi="Georgia"/>
        </w:rPr>
        <w:t xml:space="preserve">The CITES trade database indicates that although exports of wild specimens have been largely reduced, some international trade is still ongoing. Undocumented local and national trade, as well as illegal trade, is still of concern, particularly due to the remoteness of many </w:t>
      </w:r>
      <w:ins w:id="9" w:author="Jack Plummer" w:date="2023-11-07T13:39:00Z">
        <w:r w:rsidR="00F073D6">
          <w:rPr>
            <w:rFonts w:ascii="Georgia" w:hAnsi="Georgia"/>
          </w:rPr>
          <w:t>sub</w:t>
        </w:r>
      </w:ins>
      <w:r>
        <w:rPr>
          <w:rFonts w:ascii="Georgia" w:hAnsi="Georgia"/>
        </w:rPr>
        <w:t>populations making active monitoring very difficult to implement. Commercial cultivation of the species is very rare, and most exports and local trade still rely heavily on wild sources. </w:t>
      </w:r>
    </w:p>
    <w:p w14:paraId="28A6ED5D" w14:textId="2154B5A2" w:rsidR="00345450" w:rsidRDefault="00345450">
      <w:pPr>
        <w:pStyle w:val="NormalWeb"/>
        <w:divId w:val="714043511"/>
        <w:rPr>
          <w:rFonts w:ascii="Georgia" w:hAnsi="Georgia"/>
        </w:rPr>
      </w:pPr>
      <w:r>
        <w:rPr>
          <w:rFonts w:ascii="Georgia" w:hAnsi="Georgia"/>
        </w:rPr>
        <w:t xml:space="preserve">It is generally understood the species is in decline, largely due to over-harvest for </w:t>
      </w:r>
      <w:del w:id="10" w:author="Jack Plummer" w:date="2023-11-07T13:42:00Z">
        <w:r w:rsidDel="00F073D6">
          <w:rPr>
            <w:rFonts w:ascii="Georgia" w:hAnsi="Georgia"/>
          </w:rPr>
          <w:delText xml:space="preserve">their </w:delText>
        </w:r>
      </w:del>
      <w:ins w:id="11" w:author="Jack Plummer" w:date="2023-11-07T13:42:00Z">
        <w:r w:rsidR="00F073D6">
          <w:rPr>
            <w:rFonts w:ascii="Georgia" w:hAnsi="Georgia"/>
          </w:rPr>
          <w:t>its</w:t>
        </w:r>
        <w:r w:rsidR="00F073D6">
          <w:rPr>
            <w:rFonts w:ascii="Georgia" w:hAnsi="Georgia"/>
          </w:rPr>
          <w:t xml:space="preserve"> </w:t>
        </w:r>
      </w:ins>
      <w:r>
        <w:rPr>
          <w:rFonts w:ascii="Georgia" w:hAnsi="Georgia"/>
        </w:rPr>
        <w:t xml:space="preserve">medicinal properties, but also due to land conversion that reduces suitability of </w:t>
      </w:r>
      <w:del w:id="12" w:author="Jack Plummer" w:date="2023-11-07T13:44:00Z">
        <w:r w:rsidDel="00F073D6">
          <w:rPr>
            <w:rFonts w:ascii="Georgia" w:hAnsi="Georgia"/>
          </w:rPr>
          <w:delText xml:space="preserve">the </w:delText>
        </w:r>
      </w:del>
      <w:r>
        <w:rPr>
          <w:rFonts w:ascii="Georgia" w:hAnsi="Georgia"/>
        </w:rPr>
        <w:t xml:space="preserve">habitat. In Sumatra, population inventories during field studies in the northern province of Riau indicated that </w:t>
      </w:r>
      <w:ins w:id="13" w:author="Jack Plummer" w:date="2023-11-07T13:42:00Z">
        <w:r w:rsidR="00F073D6">
          <w:rPr>
            <w:rFonts w:ascii="Georgia" w:hAnsi="Georgia"/>
          </w:rPr>
          <w:t>sub</w:t>
        </w:r>
      </w:ins>
      <w:r>
        <w:rPr>
          <w:rFonts w:ascii="Georgia" w:hAnsi="Georgia"/>
        </w:rPr>
        <w:t xml:space="preserve">populations in regions subject to land conversion have experienced </w:t>
      </w:r>
      <w:commentRangeStart w:id="14"/>
      <w:r>
        <w:rPr>
          <w:rFonts w:ascii="Georgia" w:hAnsi="Georgia"/>
        </w:rPr>
        <w:t>strong</w:t>
      </w:r>
      <w:commentRangeEnd w:id="14"/>
      <w:r w:rsidR="00F073D6">
        <w:rPr>
          <w:rStyle w:val="CommentReference"/>
        </w:rPr>
        <w:commentReference w:id="14"/>
      </w:r>
      <w:r>
        <w:rPr>
          <w:rFonts w:ascii="Georgia" w:hAnsi="Georgia"/>
        </w:rPr>
        <w:t xml:space="preserve"> declines in the number of adult plants. It is also well</w:t>
      </w:r>
      <w:ins w:id="15" w:author="Jack Plummer" w:date="2023-11-07T13:43:00Z">
        <w:r w:rsidR="00F073D6">
          <w:rPr>
            <w:rFonts w:ascii="Georgia" w:hAnsi="Georgia"/>
          </w:rPr>
          <w:t xml:space="preserve"> </w:t>
        </w:r>
      </w:ins>
      <w:del w:id="16" w:author="Jack Plummer" w:date="2023-11-07T13:43:00Z">
        <w:r w:rsidDel="00F073D6">
          <w:rPr>
            <w:rFonts w:ascii="Georgia" w:hAnsi="Georgia"/>
          </w:rPr>
          <w:delText>-</w:delText>
        </w:r>
      </w:del>
      <w:r>
        <w:rPr>
          <w:rFonts w:ascii="Georgia" w:hAnsi="Georgia"/>
        </w:rPr>
        <w:t xml:space="preserve">known in China that subpopulations have been declining due to over-exploitation for many years, although there is a lack of quantitative population trend and size data to support this. However, </w:t>
      </w:r>
      <w:proofErr w:type="spellStart"/>
      <w:r>
        <w:rPr>
          <w:rFonts w:ascii="Georgia" w:hAnsi="Georgia"/>
        </w:rPr>
        <w:t>other</w:t>
      </w:r>
      <w:del w:id="17" w:author="Jack Plummer" w:date="2023-11-07T13:44:00Z">
        <w:r w:rsidDel="00594934">
          <w:rPr>
            <w:rFonts w:ascii="Georgia" w:hAnsi="Georgia"/>
          </w:rPr>
          <w:delText xml:space="preserve"> subpopulation </w:delText>
        </w:r>
      </w:del>
      <w:r>
        <w:rPr>
          <w:rFonts w:ascii="Georgia" w:hAnsi="Georgia"/>
        </w:rPr>
        <w:t>data</w:t>
      </w:r>
      <w:proofErr w:type="spellEnd"/>
      <w:r>
        <w:rPr>
          <w:rFonts w:ascii="Georgia" w:hAnsi="Georgia"/>
        </w:rPr>
        <w:t xml:space="preserve"> from Sumatra, China and Viet Nam suggests that this species does form large, dense subpopulations in many regions, with some subpopulations exceeding 9,000 individuals. Therefore, the global population size, even if unknown, will not meet threatened thresholds for criterion C or D. Further research is needed to be able to quantify the extent of population declines occurring and to gain a better understanding of the global population size and the generation </w:t>
      </w:r>
      <w:r>
        <w:rPr>
          <w:rFonts w:ascii="Georgia" w:hAnsi="Georgia"/>
        </w:rPr>
        <w:lastRenderedPageBreak/>
        <w:t xml:space="preserve">length for this species, so that it can be accurately assessed under criterion A and C. With the information available, </w:t>
      </w:r>
      <w:r>
        <w:rPr>
          <w:rStyle w:val="Emphasis"/>
          <w:rFonts w:ascii="Georgia" w:hAnsi="Georgia"/>
        </w:rPr>
        <w:t>C. barometz</w:t>
      </w:r>
      <w:r>
        <w:rPr>
          <w:rFonts w:ascii="Georgia" w:hAnsi="Georgia"/>
        </w:rPr>
        <w:t xml:space="preserve"> is assessed as Near Threatened</w:t>
      </w:r>
      <w:ins w:id="18" w:author="Jack Plummer" w:date="2023-11-07T13:43:00Z">
        <w:r w:rsidR="00F073D6">
          <w:rPr>
            <w:rFonts w:ascii="Georgia" w:hAnsi="Georgia"/>
          </w:rPr>
          <w:t xml:space="preserve"> </w:t>
        </w:r>
      </w:ins>
      <w:del w:id="19" w:author="Jack Plummer" w:date="2023-11-07T13:43:00Z">
        <w:r w:rsidDel="00F073D6">
          <w:rPr>
            <w:rFonts w:ascii="Georgia" w:hAnsi="Georgia"/>
          </w:rPr>
          <w:delText xml:space="preserve"> under Criterion </w:delText>
        </w:r>
      </w:del>
      <w:r>
        <w:rPr>
          <w:rFonts w:ascii="Georgia" w:hAnsi="Georgia"/>
        </w:rPr>
        <w:t>B2b(</w:t>
      </w:r>
      <w:proofErr w:type="spellStart"/>
      <w:r>
        <w:rPr>
          <w:rFonts w:ascii="Georgia" w:hAnsi="Georgia"/>
        </w:rPr>
        <w:t>iii,</w:t>
      </w:r>
      <w:del w:id="20" w:author="Jack Plummer" w:date="2023-11-07T13:43:00Z">
        <w:r w:rsidDel="00F073D6">
          <w:rPr>
            <w:rFonts w:ascii="Georgia" w:hAnsi="Georgia"/>
          </w:rPr>
          <w:delText xml:space="preserve"> i</w:delText>
        </w:r>
      </w:del>
      <w:r>
        <w:rPr>
          <w:rFonts w:ascii="Georgia" w:hAnsi="Georgia"/>
        </w:rPr>
        <w:t>v</w:t>
      </w:r>
      <w:proofErr w:type="spellEnd"/>
      <w:r>
        <w:rPr>
          <w:rFonts w:ascii="Georgia" w:hAnsi="Georgia"/>
        </w:rPr>
        <w:t>).</w:t>
      </w:r>
    </w:p>
    <w:p w14:paraId="26ECD0DE" w14:textId="77777777" w:rsidR="00345450" w:rsidRDefault="00345450">
      <w:pPr>
        <w:pStyle w:val="Heading1"/>
        <w:divId w:val="1966039254"/>
        <w:rPr>
          <w:rFonts w:ascii="Georgia" w:eastAsia="Times New Roman" w:hAnsi="Georgia"/>
          <w:sz w:val="29"/>
          <w:szCs w:val="29"/>
        </w:rPr>
      </w:pPr>
      <w:r>
        <w:rPr>
          <w:rFonts w:ascii="Georgia" w:eastAsia="Times New Roman" w:hAnsi="Georgia"/>
          <w:sz w:val="29"/>
          <w:szCs w:val="29"/>
        </w:rPr>
        <w:t>Distribution</w:t>
      </w:r>
    </w:p>
    <w:p w14:paraId="6615A472" w14:textId="77777777" w:rsidR="00345450" w:rsidRDefault="00345450">
      <w:pPr>
        <w:pStyle w:val="Heading2"/>
        <w:divId w:val="1966039254"/>
        <w:rPr>
          <w:rFonts w:ascii="Georgia" w:eastAsia="Times New Roman" w:hAnsi="Georgia"/>
          <w:sz w:val="27"/>
          <w:szCs w:val="27"/>
        </w:rPr>
      </w:pPr>
      <w:commentRangeStart w:id="21"/>
      <w:r>
        <w:rPr>
          <w:rFonts w:ascii="Georgia" w:eastAsia="Times New Roman" w:hAnsi="Georgia"/>
          <w:sz w:val="27"/>
          <w:szCs w:val="27"/>
        </w:rPr>
        <w:t>Geographic Range</w:t>
      </w:r>
      <w:commentRangeEnd w:id="21"/>
      <w:r w:rsidR="00594934">
        <w:rPr>
          <w:rStyle w:val="CommentReference"/>
          <w:b w:val="0"/>
          <w:bCs w:val="0"/>
        </w:rPr>
        <w:commentReference w:id="21"/>
      </w:r>
    </w:p>
    <w:p w14:paraId="67529469" w14:textId="28A3A083" w:rsidR="00345450" w:rsidRDefault="00345450">
      <w:pPr>
        <w:pStyle w:val="NormalWeb"/>
        <w:divId w:val="1966039254"/>
        <w:rPr>
          <w:rFonts w:ascii="Georgia" w:hAnsi="Georgia"/>
        </w:rPr>
      </w:pPr>
      <w:proofErr w:type="spellStart"/>
      <w:r>
        <w:rPr>
          <w:rStyle w:val="Emphasis"/>
          <w:rFonts w:ascii="Georgia" w:hAnsi="Georgia"/>
        </w:rPr>
        <w:t>Cibotium</w:t>
      </w:r>
      <w:proofErr w:type="spellEnd"/>
      <w:r>
        <w:rPr>
          <w:rStyle w:val="Emphasis"/>
          <w:rFonts w:ascii="Georgia" w:hAnsi="Georgia"/>
        </w:rPr>
        <w:t xml:space="preserve"> barometz </w:t>
      </w:r>
      <w:r>
        <w:rPr>
          <w:rFonts w:ascii="Georgia" w:hAnsi="Georgia"/>
        </w:rPr>
        <w:t xml:space="preserve">is a widely distributed species across tropical and subtropical Asia. </w:t>
      </w:r>
      <w:commentRangeStart w:id="22"/>
      <w:r>
        <w:rPr>
          <w:rFonts w:ascii="Georgia" w:hAnsi="Georgia"/>
        </w:rPr>
        <w:t xml:space="preserve">It can be found in </w:t>
      </w:r>
      <w:ins w:id="23" w:author="Jack Plummer" w:date="2023-11-07T13:45:00Z">
        <w:r w:rsidR="00594934">
          <w:rPr>
            <w:rFonts w:ascii="Georgia" w:hAnsi="Georgia"/>
          </w:rPr>
          <w:t>n</w:t>
        </w:r>
      </w:ins>
      <w:del w:id="24" w:author="Jack Plummer" w:date="2023-11-07T13:45:00Z">
        <w:r w:rsidDel="00594934">
          <w:rPr>
            <w:rFonts w:ascii="Georgia" w:hAnsi="Georgia"/>
          </w:rPr>
          <w:delText>N</w:delText>
        </w:r>
      </w:del>
      <w:r>
        <w:rPr>
          <w:rFonts w:ascii="Georgia" w:hAnsi="Georgia"/>
        </w:rPr>
        <w:t>ortheast India, China, Indonesia (from Jawa to Sumatera), Malaysia, Cambodia, Papua New Guinea, Myanmar, Laos, Philippines, Vietnam, Thailand, Taiwan and Japan.</w:t>
      </w:r>
      <w:commentRangeEnd w:id="22"/>
      <w:r w:rsidR="00594934">
        <w:rPr>
          <w:rStyle w:val="CommentReference"/>
        </w:rPr>
        <w:commentReference w:id="22"/>
      </w:r>
      <w:r>
        <w:rPr>
          <w:rFonts w:ascii="Georgia" w:hAnsi="Georgia"/>
        </w:rPr>
        <w:br/>
      </w:r>
      <w:commentRangeStart w:id="25"/>
      <w:r>
        <w:rPr>
          <w:rFonts w:ascii="Georgia" w:hAnsi="Georgia"/>
        </w:rPr>
        <w:t xml:space="preserve">In Viet Nam the species is widely but unevenly distributed across mountainous provinces in the North, including Cao Bang, Lang Son, Son La and Thai Nguyen, but can also be found in some high mountainous regions in the south, such as Kon Tum (Tap </w:t>
      </w:r>
      <w:r w:rsidRPr="00594934">
        <w:rPr>
          <w:rFonts w:ascii="Georgia" w:hAnsi="Georgia"/>
          <w:i/>
          <w:iCs/>
          <w:rPrChange w:id="26" w:author="Jack Plummer" w:date="2023-11-07T13:45:00Z">
            <w:rPr>
              <w:rFonts w:ascii="Georgia" w:hAnsi="Georgia"/>
            </w:rPr>
          </w:rPrChange>
        </w:rPr>
        <w:t xml:space="preserve">et al. </w:t>
      </w:r>
      <w:r>
        <w:rPr>
          <w:rFonts w:ascii="Georgia" w:hAnsi="Georgia"/>
        </w:rPr>
        <w:t>2009).</w:t>
      </w:r>
      <w:r>
        <w:rPr>
          <w:rFonts w:ascii="Georgia" w:hAnsi="Georgia"/>
        </w:rPr>
        <w:br/>
        <w:t xml:space="preserve">In China, the species is largely distributed across the south of the country, in provinces Guangxi, Guizhou, Yunnan, Sichuan, Chongqing, Hainan, Xizang, Hunan, Zhejiang and Jiangxi (Zhang </w:t>
      </w:r>
      <w:r w:rsidRPr="00594934">
        <w:rPr>
          <w:rFonts w:ascii="Georgia" w:hAnsi="Georgia"/>
          <w:i/>
          <w:iCs/>
          <w:rPrChange w:id="27" w:author="Jack Plummer" w:date="2023-11-07T13:45:00Z">
            <w:rPr>
              <w:rFonts w:ascii="Georgia" w:hAnsi="Georgia"/>
            </w:rPr>
          </w:rPrChange>
        </w:rPr>
        <w:t>et al.</w:t>
      </w:r>
      <w:r>
        <w:rPr>
          <w:rFonts w:ascii="Georgia" w:hAnsi="Georgia"/>
        </w:rPr>
        <w:t xml:space="preserve"> 2008).</w:t>
      </w:r>
      <w:commentRangeEnd w:id="25"/>
      <w:r w:rsidR="00594934">
        <w:rPr>
          <w:rStyle w:val="CommentReference"/>
        </w:rPr>
        <w:commentReference w:id="25"/>
      </w:r>
    </w:p>
    <w:p w14:paraId="661468AB" w14:textId="77777777" w:rsidR="00345450" w:rsidRDefault="00345450">
      <w:pPr>
        <w:pStyle w:val="Heading2"/>
        <w:divId w:val="1966039254"/>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603"/>
        <w:gridCol w:w="6407"/>
      </w:tblGrid>
      <w:tr w:rsidR="00836EA7" w14:paraId="3C014544" w14:textId="77777777">
        <w:trPr>
          <w:divId w:val="1966039254"/>
          <w:tblCellSpacing w:w="15" w:type="dxa"/>
        </w:trPr>
        <w:tc>
          <w:tcPr>
            <w:tcW w:w="0" w:type="auto"/>
            <w:tcBorders>
              <w:bottom w:val="single" w:sz="6" w:space="0" w:color="000000"/>
            </w:tcBorders>
            <w:shd w:val="clear" w:color="auto" w:fill="BBBBBB"/>
            <w:vAlign w:val="center"/>
            <w:hideMark/>
          </w:tcPr>
          <w:p w14:paraId="380050DF"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7F2B524D"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836EA7" w14:paraId="78BBB020" w14:textId="77777777">
        <w:trPr>
          <w:divId w:val="1966039254"/>
          <w:tblCellSpacing w:w="15" w:type="dxa"/>
        </w:trPr>
        <w:tc>
          <w:tcPr>
            <w:tcW w:w="0" w:type="auto"/>
            <w:vAlign w:val="center"/>
            <w:hideMark/>
          </w:tcPr>
          <w:p w14:paraId="17CB0DC2" w14:textId="77777777" w:rsidR="00345450" w:rsidRDefault="00345450">
            <w:pPr>
              <w:spacing w:after="75"/>
              <w:rPr>
                <w:rFonts w:ascii="Georgia" w:eastAsia="Times New Roman" w:hAnsi="Georgia"/>
                <w:sz w:val="18"/>
                <w:szCs w:val="18"/>
              </w:rPr>
            </w:pPr>
            <w:r>
              <w:rPr>
                <w:rFonts w:ascii="Georgia" w:eastAsia="Times New Roman" w:hAnsi="Georgia"/>
                <w:sz w:val="18"/>
                <w:szCs w:val="18"/>
              </w:rPr>
              <w:t>1364</w:t>
            </w:r>
          </w:p>
        </w:tc>
        <w:tc>
          <w:tcPr>
            <w:tcW w:w="0" w:type="auto"/>
            <w:vAlign w:val="center"/>
            <w:hideMark/>
          </w:tcPr>
          <w:p w14:paraId="63DB8CF6" w14:textId="77777777" w:rsidR="00345450" w:rsidRDefault="00345450">
            <w:pPr>
              <w:spacing w:after="75"/>
              <w:rPr>
                <w:rFonts w:ascii="Georgia" w:eastAsia="Times New Roman" w:hAnsi="Georgia"/>
                <w:sz w:val="18"/>
                <w:szCs w:val="18"/>
              </w:rPr>
            </w:pPr>
            <w:r>
              <w:rPr>
                <w:rFonts w:ascii="Georgia" w:eastAsia="Times New Roman" w:hAnsi="Georgia"/>
                <w:sz w:val="18"/>
                <w:szCs w:val="18"/>
              </w:rPr>
              <w:t>AOO calculated from a combination of georeferenced herbarium specimens and human observation records using a 2x2km^2 grid cell in GeoCAT.</w:t>
            </w:r>
          </w:p>
        </w:tc>
      </w:tr>
    </w:tbl>
    <w:p w14:paraId="5360B801" w14:textId="77777777" w:rsidR="00345450" w:rsidRDefault="00345450">
      <w:pPr>
        <w:pStyle w:val="Heading2"/>
        <w:divId w:val="1966039254"/>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316"/>
        <w:gridCol w:w="2585"/>
        <w:gridCol w:w="4109"/>
      </w:tblGrid>
      <w:tr w:rsidR="00836EA7" w14:paraId="10550AF6" w14:textId="77777777">
        <w:trPr>
          <w:divId w:val="1966039254"/>
          <w:tblCellSpacing w:w="15" w:type="dxa"/>
        </w:trPr>
        <w:tc>
          <w:tcPr>
            <w:tcW w:w="0" w:type="auto"/>
            <w:tcBorders>
              <w:bottom w:val="single" w:sz="6" w:space="0" w:color="000000"/>
            </w:tcBorders>
            <w:shd w:val="clear" w:color="auto" w:fill="BBBBBB"/>
            <w:vAlign w:val="center"/>
            <w:hideMark/>
          </w:tcPr>
          <w:p w14:paraId="407FEC49"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069871E8"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21568C67"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836EA7" w14:paraId="1A8DFD11" w14:textId="77777777">
        <w:trPr>
          <w:divId w:val="1966039254"/>
          <w:tblCellSpacing w:w="15" w:type="dxa"/>
        </w:trPr>
        <w:tc>
          <w:tcPr>
            <w:tcW w:w="0" w:type="auto"/>
            <w:vAlign w:val="center"/>
            <w:hideMark/>
          </w:tcPr>
          <w:p w14:paraId="2992340B" w14:textId="77777777" w:rsidR="00345450" w:rsidRDefault="00345450">
            <w:pPr>
              <w:spacing w:after="75"/>
              <w:rPr>
                <w:rFonts w:ascii="Georgia" w:eastAsia="Times New Roman" w:hAnsi="Georgia"/>
                <w:sz w:val="18"/>
                <w:szCs w:val="18"/>
              </w:rPr>
            </w:pPr>
            <w:r>
              <w:rPr>
                <w:rFonts w:ascii="Georgia" w:eastAsia="Times New Roman" w:hAnsi="Georgia"/>
                <w:sz w:val="18"/>
                <w:szCs w:val="18"/>
              </w:rPr>
              <w:t>26242539</w:t>
            </w:r>
          </w:p>
        </w:tc>
        <w:tc>
          <w:tcPr>
            <w:tcW w:w="0" w:type="auto"/>
            <w:vAlign w:val="center"/>
            <w:hideMark/>
          </w:tcPr>
          <w:p w14:paraId="68E35812" w14:textId="6BD26A1A" w:rsidR="00345450" w:rsidRDefault="00345450">
            <w:pPr>
              <w:spacing w:after="75"/>
              <w:rPr>
                <w:rFonts w:ascii="Georgia" w:eastAsia="Times New Roman" w:hAnsi="Georgia"/>
                <w:sz w:val="18"/>
                <w:szCs w:val="18"/>
              </w:rPr>
            </w:pPr>
            <w:commentRangeStart w:id="28"/>
            <w:del w:id="29" w:author="Jack Plummer" w:date="2023-11-07T13:50:00Z">
              <w:r w:rsidDel="00594934">
                <w:rPr>
                  <w:rFonts w:ascii="Georgia" w:eastAsia="Times New Roman" w:hAnsi="Georgia"/>
                  <w:sz w:val="18"/>
                  <w:szCs w:val="18"/>
                </w:rPr>
                <w:delText>-</w:delText>
              </w:r>
            </w:del>
            <w:ins w:id="30" w:author="Jack Plummer" w:date="2023-11-07T13:50:00Z">
              <w:r w:rsidR="00594934">
                <w:rPr>
                  <w:rFonts w:ascii="Georgia" w:eastAsia="Times New Roman" w:hAnsi="Georgia"/>
                  <w:sz w:val="18"/>
                  <w:szCs w:val="18"/>
                </w:rPr>
                <w:t>True</w:t>
              </w:r>
              <w:commentRangeEnd w:id="28"/>
              <w:r w:rsidR="00594934">
                <w:rPr>
                  <w:rStyle w:val="CommentReference"/>
                </w:rPr>
                <w:commentReference w:id="28"/>
              </w:r>
            </w:ins>
          </w:p>
        </w:tc>
        <w:tc>
          <w:tcPr>
            <w:tcW w:w="0" w:type="auto"/>
            <w:vAlign w:val="center"/>
            <w:hideMark/>
          </w:tcPr>
          <w:p w14:paraId="74B68EB7" w14:textId="77777777" w:rsidR="00345450" w:rsidRDefault="00345450">
            <w:pPr>
              <w:spacing w:after="75"/>
              <w:rPr>
                <w:rFonts w:ascii="Georgia" w:eastAsia="Times New Roman" w:hAnsi="Georgia"/>
                <w:sz w:val="18"/>
                <w:szCs w:val="18"/>
              </w:rPr>
            </w:pPr>
            <w:r>
              <w:rPr>
                <w:rFonts w:ascii="Georgia" w:eastAsia="Times New Roman" w:hAnsi="Georgia"/>
                <w:sz w:val="18"/>
                <w:szCs w:val="18"/>
              </w:rPr>
              <w:t xml:space="preserve">EOO calculated from a combination of human observations and georeferenced herbarium specimens in GeoCAT. </w:t>
            </w:r>
          </w:p>
        </w:tc>
      </w:tr>
    </w:tbl>
    <w:p w14:paraId="54322EF2" w14:textId="77777777" w:rsidR="00345450" w:rsidRDefault="00345450">
      <w:pPr>
        <w:pStyle w:val="Heading2"/>
        <w:divId w:val="1966039254"/>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42"/>
        <w:gridCol w:w="1258"/>
      </w:tblGrid>
      <w:tr w:rsidR="00836EA7" w14:paraId="1599CFE6" w14:textId="77777777">
        <w:trPr>
          <w:divId w:val="1966039254"/>
          <w:tblCellSpacing w:w="15" w:type="dxa"/>
        </w:trPr>
        <w:tc>
          <w:tcPr>
            <w:tcW w:w="0" w:type="auto"/>
            <w:tcBorders>
              <w:bottom w:val="single" w:sz="6" w:space="0" w:color="000000"/>
            </w:tcBorders>
            <w:shd w:val="clear" w:color="auto" w:fill="BBBBBB"/>
            <w:vAlign w:val="center"/>
            <w:hideMark/>
          </w:tcPr>
          <w:p w14:paraId="243FD57A"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3FED81D0"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836EA7" w14:paraId="3B52BD87" w14:textId="77777777">
        <w:trPr>
          <w:divId w:val="1966039254"/>
          <w:tblCellSpacing w:w="15" w:type="dxa"/>
        </w:trPr>
        <w:tc>
          <w:tcPr>
            <w:tcW w:w="0" w:type="auto"/>
            <w:vAlign w:val="center"/>
            <w:hideMark/>
          </w:tcPr>
          <w:p w14:paraId="48C95B08" w14:textId="77777777" w:rsidR="00345450" w:rsidRDefault="00345450">
            <w:pPr>
              <w:spacing w:after="75"/>
              <w:rPr>
                <w:rFonts w:ascii="Georgia" w:eastAsia="Times New Roman" w:hAnsi="Georgia"/>
                <w:sz w:val="18"/>
                <w:szCs w:val="18"/>
              </w:rPr>
            </w:pPr>
            <w:commentRangeStart w:id="31"/>
            <w:r>
              <w:rPr>
                <w:rFonts w:ascii="Georgia" w:eastAsia="Times New Roman" w:hAnsi="Georgia"/>
                <w:sz w:val="18"/>
                <w:szCs w:val="18"/>
              </w:rPr>
              <w:t>240-260</w:t>
            </w:r>
            <w:commentRangeEnd w:id="31"/>
            <w:r w:rsidR="00594934">
              <w:rPr>
                <w:rStyle w:val="CommentReference"/>
              </w:rPr>
              <w:commentReference w:id="31"/>
            </w:r>
          </w:p>
        </w:tc>
        <w:tc>
          <w:tcPr>
            <w:tcW w:w="0" w:type="auto"/>
            <w:vAlign w:val="center"/>
            <w:hideMark/>
          </w:tcPr>
          <w:p w14:paraId="6FB62FC0"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r>
    </w:tbl>
    <w:p w14:paraId="703DC9B8" w14:textId="77777777" w:rsidR="00345450" w:rsidRDefault="00345450">
      <w:pPr>
        <w:pStyle w:val="Heading2"/>
        <w:divId w:val="1966039254"/>
        <w:rPr>
          <w:rFonts w:ascii="Georgia" w:eastAsia="Times New Roman" w:hAnsi="Georgia"/>
          <w:sz w:val="27"/>
          <w:szCs w:val="27"/>
        </w:rPr>
      </w:pPr>
      <w:r>
        <w:rPr>
          <w:rFonts w:ascii="Georgia" w:eastAsia="Times New Roman" w:hAnsi="Georgia"/>
          <w:sz w:val="27"/>
          <w:szCs w:val="27"/>
        </w:rPr>
        <w:t>Elevation / Depth / Depth Zones</w:t>
      </w:r>
    </w:p>
    <w:p w14:paraId="0D708458" w14:textId="77777777" w:rsidR="00345450" w:rsidRDefault="00345450">
      <w:pPr>
        <w:pStyle w:val="NormalWeb"/>
        <w:divId w:val="1966039254"/>
        <w:rPr>
          <w:rFonts w:ascii="Georgia" w:hAnsi="Georgia"/>
        </w:rPr>
      </w:pPr>
      <w:r>
        <w:rPr>
          <w:rStyle w:val="datalabel1"/>
          <w:rFonts w:ascii="Georgia" w:hAnsi="Georgia"/>
        </w:rPr>
        <w:t xml:space="preserve">Elevation Lower Limit (in metres above sea level): </w:t>
      </w:r>
      <w:r>
        <w:rPr>
          <w:rFonts w:ascii="Georgia" w:hAnsi="Georgia"/>
        </w:rPr>
        <w:t>0</w:t>
      </w:r>
    </w:p>
    <w:p w14:paraId="3091D80C" w14:textId="77777777" w:rsidR="00345450" w:rsidRDefault="00345450">
      <w:pPr>
        <w:pStyle w:val="NormalWeb"/>
        <w:divId w:val="1966039254"/>
        <w:rPr>
          <w:rFonts w:ascii="Georgia" w:hAnsi="Georgia"/>
        </w:rPr>
      </w:pPr>
      <w:r>
        <w:rPr>
          <w:rStyle w:val="datalabel1"/>
          <w:rFonts w:ascii="Georgia" w:hAnsi="Georgia"/>
        </w:rPr>
        <w:t xml:space="preserve">Elevation Upper Limit (in metres above sea level): </w:t>
      </w:r>
      <w:r>
        <w:rPr>
          <w:rFonts w:ascii="Georgia" w:hAnsi="Georgia"/>
        </w:rPr>
        <w:t>1600</w:t>
      </w:r>
    </w:p>
    <w:p w14:paraId="661A010D" w14:textId="77777777" w:rsidR="00345450" w:rsidRDefault="00345450">
      <w:pPr>
        <w:pStyle w:val="Heading2"/>
        <w:divId w:val="1966039254"/>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3"/>
        <w:gridCol w:w="1126"/>
        <w:gridCol w:w="1689"/>
        <w:gridCol w:w="963"/>
        <w:gridCol w:w="1000"/>
        <w:gridCol w:w="1346"/>
        <w:gridCol w:w="1132"/>
        <w:gridCol w:w="1081"/>
      </w:tblGrid>
      <w:tr w:rsidR="00836EA7" w14:paraId="1582BDC6" w14:textId="77777777">
        <w:trPr>
          <w:divId w:val="1966039254"/>
          <w:tblCellSpacing w:w="15" w:type="dxa"/>
        </w:trPr>
        <w:tc>
          <w:tcPr>
            <w:tcW w:w="0" w:type="auto"/>
            <w:tcBorders>
              <w:bottom w:val="single" w:sz="6" w:space="0" w:color="000000"/>
            </w:tcBorders>
            <w:shd w:val="clear" w:color="auto" w:fill="BBBBBB"/>
            <w:vAlign w:val="center"/>
            <w:hideMark/>
          </w:tcPr>
          <w:p w14:paraId="0EA72E83"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3EB00273"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015ACBB9"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134638CC"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07FDB39E"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2AE07AA5"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00CDDDA8"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74BD195B"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836EA7" w14:paraId="7BCA144C" w14:textId="77777777">
        <w:trPr>
          <w:divId w:val="1966039254"/>
          <w:tblCellSpacing w:w="15" w:type="dxa"/>
        </w:trPr>
        <w:tc>
          <w:tcPr>
            <w:tcW w:w="0" w:type="auto"/>
            <w:vAlign w:val="center"/>
            <w:hideMark/>
          </w:tcPr>
          <w:p w14:paraId="53B70602" w14:textId="77777777" w:rsidR="00345450" w:rsidRDefault="00345450">
            <w:pPr>
              <w:spacing w:after="75"/>
              <w:rPr>
                <w:rFonts w:ascii="Georgia" w:eastAsia="Times New Roman" w:hAnsi="Georgia"/>
                <w:sz w:val="18"/>
                <w:szCs w:val="18"/>
              </w:rPr>
            </w:pPr>
            <w:r>
              <w:rPr>
                <w:rFonts w:ascii="Georgia" w:eastAsia="Times New Roman" w:hAnsi="Georgia"/>
                <w:sz w:val="18"/>
                <w:szCs w:val="18"/>
              </w:rPr>
              <w:lastRenderedPageBreak/>
              <w:t>Done</w:t>
            </w:r>
          </w:p>
        </w:tc>
        <w:tc>
          <w:tcPr>
            <w:tcW w:w="0" w:type="auto"/>
            <w:vAlign w:val="center"/>
            <w:hideMark/>
          </w:tcPr>
          <w:p w14:paraId="2F6E5398"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689B208" w14:textId="77777777" w:rsidR="00345450" w:rsidRDefault="00345450">
            <w:pPr>
              <w:spacing w:after="75"/>
              <w:rPr>
                <w:rFonts w:ascii="Georgia" w:eastAsia="Times New Roman" w:hAnsi="Georgia"/>
                <w:sz w:val="18"/>
                <w:szCs w:val="18"/>
              </w:rPr>
            </w:pPr>
            <w:r>
              <w:rPr>
                <w:rFonts w:ascii="Georgia" w:eastAsia="Times New Roman" w:hAnsi="Georgia"/>
                <w:sz w:val="18"/>
                <w:szCs w:val="18"/>
              </w:rPr>
              <w:t xml:space="preserve">Map created using georeferenced herbarium specimens and research grade human observation sourced from </w:t>
            </w:r>
            <w:proofErr w:type="gramStart"/>
            <w:r>
              <w:rPr>
                <w:rFonts w:ascii="Georgia" w:eastAsia="Times New Roman" w:hAnsi="Georgia"/>
                <w:sz w:val="18"/>
                <w:szCs w:val="18"/>
              </w:rPr>
              <w:t>GBIF, and</w:t>
            </w:r>
            <w:proofErr w:type="gramEnd"/>
            <w:r>
              <w:rPr>
                <w:rFonts w:ascii="Georgia" w:eastAsia="Times New Roman" w:hAnsi="Georgia"/>
                <w:sz w:val="18"/>
                <w:szCs w:val="18"/>
              </w:rPr>
              <w:t xml:space="preserve"> supplemented by field study identifications.</w:t>
            </w:r>
          </w:p>
        </w:tc>
        <w:tc>
          <w:tcPr>
            <w:tcW w:w="0" w:type="auto"/>
            <w:vAlign w:val="center"/>
            <w:hideMark/>
          </w:tcPr>
          <w:p w14:paraId="5B7F9F24"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A0917CC" w14:textId="77777777" w:rsidR="00345450" w:rsidRDefault="0034545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9E2C047" w14:textId="42C4053C" w:rsidR="00345450" w:rsidRDefault="00345450">
            <w:pPr>
              <w:spacing w:after="75"/>
              <w:rPr>
                <w:rFonts w:ascii="Georgia" w:eastAsia="Times New Roman" w:hAnsi="Georgia"/>
                <w:sz w:val="18"/>
                <w:szCs w:val="18"/>
              </w:rPr>
            </w:pPr>
            <w:r>
              <w:rPr>
                <w:rFonts w:ascii="Georgia" w:eastAsia="Times New Roman" w:hAnsi="Georgia"/>
                <w:sz w:val="18"/>
                <w:szCs w:val="18"/>
              </w:rPr>
              <w:t xml:space="preserve">This species has been over-harvested in the past and populations are still known to be declining due to the value of this plant in traditional medical practices. Therefore, exposing known </w:t>
            </w:r>
            <w:del w:id="32" w:author="Jack Plummer" w:date="2023-11-07T13:51:00Z">
              <w:r w:rsidDel="00594934">
                <w:rPr>
                  <w:rFonts w:ascii="Georgia" w:eastAsia="Times New Roman" w:hAnsi="Georgia"/>
                  <w:sz w:val="18"/>
                  <w:szCs w:val="18"/>
                </w:rPr>
                <w:delText xml:space="preserve">locations </w:delText>
              </w:r>
            </w:del>
            <w:ins w:id="33" w:author="Jack Plummer" w:date="2023-11-07T13:51:00Z">
              <w:r w:rsidR="00594934">
                <w:rPr>
                  <w:rFonts w:ascii="Georgia" w:eastAsia="Times New Roman" w:hAnsi="Georgia"/>
                  <w:sz w:val="18"/>
                  <w:szCs w:val="18"/>
                </w:rPr>
                <w:t>loca</w:t>
              </w:r>
              <w:r w:rsidR="00594934">
                <w:rPr>
                  <w:rFonts w:ascii="Georgia" w:eastAsia="Times New Roman" w:hAnsi="Georgia"/>
                  <w:sz w:val="18"/>
                  <w:szCs w:val="18"/>
                </w:rPr>
                <w:t>lities</w:t>
              </w:r>
              <w:r w:rsidR="00594934">
                <w:rPr>
                  <w:rFonts w:ascii="Georgia" w:eastAsia="Times New Roman" w:hAnsi="Georgia"/>
                  <w:sz w:val="18"/>
                  <w:szCs w:val="18"/>
                </w:rPr>
                <w:t xml:space="preserve"> </w:t>
              </w:r>
            </w:ins>
            <w:r>
              <w:rPr>
                <w:rFonts w:ascii="Georgia" w:eastAsia="Times New Roman" w:hAnsi="Georgia"/>
                <w:sz w:val="18"/>
                <w:szCs w:val="18"/>
              </w:rPr>
              <w:t xml:space="preserve">of the species could put some </w:t>
            </w:r>
            <w:ins w:id="34" w:author="Jack Plummer" w:date="2023-11-07T13:52:00Z">
              <w:r w:rsidR="00594934">
                <w:rPr>
                  <w:rFonts w:ascii="Georgia" w:eastAsia="Times New Roman" w:hAnsi="Georgia"/>
                  <w:sz w:val="18"/>
                  <w:szCs w:val="18"/>
                </w:rPr>
                <w:t>sub</w:t>
              </w:r>
            </w:ins>
            <w:r>
              <w:rPr>
                <w:rFonts w:ascii="Georgia" w:eastAsia="Times New Roman" w:hAnsi="Georgia"/>
                <w:sz w:val="18"/>
                <w:szCs w:val="18"/>
              </w:rPr>
              <w:t>populations at a high risk of exploitation at a local and national level, which could increase their extinction risk further.</w:t>
            </w:r>
          </w:p>
        </w:tc>
        <w:tc>
          <w:tcPr>
            <w:tcW w:w="0" w:type="auto"/>
            <w:vAlign w:val="center"/>
            <w:hideMark/>
          </w:tcPr>
          <w:p w14:paraId="6AF75575"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Whole range</w:t>
            </w:r>
          </w:p>
        </w:tc>
        <w:tc>
          <w:tcPr>
            <w:tcW w:w="0" w:type="auto"/>
            <w:vAlign w:val="center"/>
            <w:hideMark/>
          </w:tcPr>
          <w:p w14:paraId="2D965866" w14:textId="77777777" w:rsidR="00345450" w:rsidRDefault="00345450">
            <w:pPr>
              <w:spacing w:after="75"/>
              <w:rPr>
                <w:rFonts w:ascii="Georgia" w:eastAsia="Times New Roman" w:hAnsi="Georgia"/>
                <w:sz w:val="18"/>
                <w:szCs w:val="18"/>
              </w:rPr>
            </w:pPr>
            <w:r>
              <w:rPr>
                <w:rFonts w:ascii="Georgia" w:eastAsia="Times New Roman" w:hAnsi="Georgia"/>
                <w:sz w:val="18"/>
                <w:szCs w:val="18"/>
              </w:rPr>
              <w:t>2023-10-06</w:t>
            </w:r>
          </w:p>
        </w:tc>
      </w:tr>
    </w:tbl>
    <w:p w14:paraId="1279A03F" w14:textId="77777777" w:rsidR="00345450" w:rsidRDefault="00345450">
      <w:pPr>
        <w:pStyle w:val="Heading2"/>
        <w:divId w:val="1966039254"/>
        <w:rPr>
          <w:rFonts w:ascii="Georgia" w:eastAsia="Times New Roman" w:hAnsi="Georgia"/>
          <w:sz w:val="27"/>
          <w:szCs w:val="27"/>
        </w:rPr>
      </w:pPr>
      <w:r>
        <w:rPr>
          <w:rFonts w:ascii="Georgia" w:eastAsia="Times New Roman" w:hAnsi="Georgia"/>
          <w:sz w:val="27"/>
          <w:szCs w:val="27"/>
        </w:rPr>
        <w:t>Biogeographic Realms</w:t>
      </w:r>
    </w:p>
    <w:p w14:paraId="5F055572" w14:textId="77777777" w:rsidR="00345450" w:rsidRDefault="00345450">
      <w:pPr>
        <w:pStyle w:val="NormalWeb"/>
        <w:divId w:val="1966039254"/>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r>
        <w:rPr>
          <w:rFonts w:ascii="Georgia" w:hAnsi="Georgia"/>
        </w:rPr>
        <w:t>, Palearctic</w:t>
      </w:r>
    </w:p>
    <w:p w14:paraId="6AABD7F8" w14:textId="77777777" w:rsidR="00345450" w:rsidRDefault="00345450">
      <w:pPr>
        <w:pStyle w:val="Heading1"/>
        <w:divId w:val="1447502594"/>
        <w:rPr>
          <w:rFonts w:ascii="Georgia" w:eastAsia="Times New Roman" w:hAnsi="Georgia"/>
          <w:sz w:val="29"/>
          <w:szCs w:val="29"/>
        </w:rPr>
      </w:pPr>
      <w:r>
        <w:rPr>
          <w:rFonts w:ascii="Georgia" w:eastAsia="Times New Roman" w:hAnsi="Georgia"/>
          <w:sz w:val="29"/>
          <w:szCs w:val="29"/>
        </w:rPr>
        <w:t>Occurrence</w:t>
      </w:r>
    </w:p>
    <w:p w14:paraId="5D8931F7" w14:textId="77777777" w:rsidR="00345450" w:rsidRDefault="00345450">
      <w:pPr>
        <w:pStyle w:val="Heading2"/>
        <w:divId w:val="1447502594"/>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96"/>
        <w:gridCol w:w="901"/>
        <w:gridCol w:w="657"/>
        <w:gridCol w:w="1430"/>
        <w:gridCol w:w="1154"/>
      </w:tblGrid>
      <w:tr w:rsidR="00836EA7" w14:paraId="5F673518" w14:textId="77777777">
        <w:trPr>
          <w:divId w:val="1447502594"/>
          <w:tblCellSpacing w:w="15" w:type="dxa"/>
        </w:trPr>
        <w:tc>
          <w:tcPr>
            <w:tcW w:w="0" w:type="auto"/>
            <w:tcBorders>
              <w:bottom w:val="single" w:sz="6" w:space="0" w:color="000000"/>
            </w:tcBorders>
            <w:shd w:val="clear" w:color="auto" w:fill="BBBBBB"/>
            <w:vAlign w:val="center"/>
            <w:hideMark/>
          </w:tcPr>
          <w:p w14:paraId="734EA7A5"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2B8259C2"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2BA21D9"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79B14869"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2133E865"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836EA7" w14:paraId="548C99B5" w14:textId="77777777">
        <w:trPr>
          <w:divId w:val="1447502594"/>
          <w:tblCellSpacing w:w="15" w:type="dxa"/>
        </w:trPr>
        <w:tc>
          <w:tcPr>
            <w:tcW w:w="0" w:type="auto"/>
            <w:tcBorders>
              <w:bottom w:val="single" w:sz="6" w:space="0" w:color="CCCCCC"/>
            </w:tcBorders>
            <w:vAlign w:val="center"/>
            <w:hideMark/>
          </w:tcPr>
          <w:p w14:paraId="156CC1B9" w14:textId="77777777" w:rsidR="00345450" w:rsidRDefault="00345450">
            <w:pPr>
              <w:spacing w:after="75"/>
              <w:rPr>
                <w:rFonts w:ascii="Georgia" w:eastAsia="Times New Roman" w:hAnsi="Georgia"/>
                <w:sz w:val="18"/>
                <w:szCs w:val="18"/>
              </w:rPr>
            </w:pPr>
            <w:r>
              <w:rPr>
                <w:rFonts w:ascii="Georgia" w:eastAsia="Times New Roman" w:hAnsi="Georgia"/>
                <w:sz w:val="18"/>
                <w:szCs w:val="18"/>
              </w:rPr>
              <w:t>Brunei Darussalam</w:t>
            </w:r>
          </w:p>
        </w:tc>
        <w:tc>
          <w:tcPr>
            <w:tcW w:w="0" w:type="auto"/>
            <w:tcBorders>
              <w:bottom w:val="single" w:sz="6" w:space="0" w:color="CCCCCC"/>
            </w:tcBorders>
            <w:vAlign w:val="center"/>
            <w:hideMark/>
          </w:tcPr>
          <w:p w14:paraId="08508E2F"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56B487D"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FC8ABB7"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070702F"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414DBCFC" w14:textId="77777777">
        <w:trPr>
          <w:divId w:val="1447502594"/>
          <w:tblCellSpacing w:w="15" w:type="dxa"/>
        </w:trPr>
        <w:tc>
          <w:tcPr>
            <w:tcW w:w="0" w:type="auto"/>
            <w:tcBorders>
              <w:bottom w:val="single" w:sz="6" w:space="0" w:color="CCCCCC"/>
            </w:tcBorders>
            <w:vAlign w:val="center"/>
            <w:hideMark/>
          </w:tcPr>
          <w:p w14:paraId="30F19E67" w14:textId="77777777" w:rsidR="00345450" w:rsidRDefault="00345450">
            <w:pPr>
              <w:spacing w:after="75"/>
              <w:rPr>
                <w:rFonts w:ascii="Georgia" w:eastAsia="Times New Roman" w:hAnsi="Georgia"/>
                <w:sz w:val="18"/>
                <w:szCs w:val="18"/>
              </w:rPr>
            </w:pPr>
            <w:r>
              <w:rPr>
                <w:rFonts w:ascii="Georgia" w:eastAsia="Times New Roman" w:hAnsi="Georgia"/>
                <w:sz w:val="18"/>
                <w:szCs w:val="18"/>
              </w:rPr>
              <w:t>Cambodia</w:t>
            </w:r>
          </w:p>
        </w:tc>
        <w:tc>
          <w:tcPr>
            <w:tcW w:w="0" w:type="auto"/>
            <w:tcBorders>
              <w:bottom w:val="single" w:sz="6" w:space="0" w:color="CCCCCC"/>
            </w:tcBorders>
            <w:vAlign w:val="center"/>
            <w:hideMark/>
          </w:tcPr>
          <w:p w14:paraId="4056B39A"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9350125"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179DF5A"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B7A63A7"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275EFD44" w14:textId="77777777">
        <w:trPr>
          <w:divId w:val="1447502594"/>
          <w:tblCellSpacing w:w="15" w:type="dxa"/>
        </w:trPr>
        <w:tc>
          <w:tcPr>
            <w:tcW w:w="0" w:type="auto"/>
            <w:tcBorders>
              <w:bottom w:val="single" w:sz="6" w:space="0" w:color="CCCCCC"/>
            </w:tcBorders>
            <w:vAlign w:val="center"/>
            <w:hideMark/>
          </w:tcPr>
          <w:p w14:paraId="5E57D5AE" w14:textId="77777777" w:rsidR="00345450" w:rsidRDefault="00345450">
            <w:pPr>
              <w:spacing w:after="75"/>
              <w:rPr>
                <w:rFonts w:ascii="Georgia" w:eastAsia="Times New Roman" w:hAnsi="Georgia"/>
                <w:sz w:val="18"/>
                <w:szCs w:val="18"/>
              </w:rPr>
            </w:pPr>
            <w:commentRangeStart w:id="35"/>
            <w:r>
              <w:rPr>
                <w:rFonts w:ascii="Georgia" w:eastAsia="Times New Roman" w:hAnsi="Georgia"/>
                <w:sz w:val="18"/>
                <w:szCs w:val="18"/>
              </w:rPr>
              <w:t>China</w:t>
            </w:r>
            <w:commentRangeEnd w:id="35"/>
            <w:r w:rsidR="00C10814">
              <w:rPr>
                <w:rStyle w:val="CommentReference"/>
              </w:rPr>
              <w:commentReference w:id="35"/>
            </w:r>
          </w:p>
        </w:tc>
        <w:tc>
          <w:tcPr>
            <w:tcW w:w="0" w:type="auto"/>
            <w:tcBorders>
              <w:bottom w:val="single" w:sz="6" w:space="0" w:color="CCCCCC"/>
            </w:tcBorders>
            <w:vAlign w:val="center"/>
            <w:hideMark/>
          </w:tcPr>
          <w:p w14:paraId="6AAD4EA6"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5AF195D"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96CBD34"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BA36B7A"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399269A7" w14:textId="77777777">
        <w:trPr>
          <w:divId w:val="1447502594"/>
          <w:tblCellSpacing w:w="15" w:type="dxa"/>
        </w:trPr>
        <w:tc>
          <w:tcPr>
            <w:tcW w:w="0" w:type="auto"/>
            <w:tcBorders>
              <w:bottom w:val="single" w:sz="6" w:space="0" w:color="CCCCCC"/>
            </w:tcBorders>
            <w:vAlign w:val="center"/>
            <w:hideMark/>
          </w:tcPr>
          <w:p w14:paraId="0226DA4C" w14:textId="77777777" w:rsidR="00345450" w:rsidRDefault="00345450">
            <w:pPr>
              <w:spacing w:after="75"/>
              <w:rPr>
                <w:rFonts w:ascii="Georgia" w:eastAsia="Times New Roman" w:hAnsi="Georgia"/>
                <w:sz w:val="18"/>
                <w:szCs w:val="18"/>
              </w:rPr>
            </w:pPr>
            <w:r>
              <w:rPr>
                <w:rFonts w:ascii="Georgia" w:eastAsia="Times New Roman" w:hAnsi="Georgia"/>
                <w:sz w:val="18"/>
                <w:szCs w:val="18"/>
              </w:rPr>
              <w:t>India</w:t>
            </w:r>
          </w:p>
        </w:tc>
        <w:tc>
          <w:tcPr>
            <w:tcW w:w="0" w:type="auto"/>
            <w:tcBorders>
              <w:bottom w:val="single" w:sz="6" w:space="0" w:color="CCCCCC"/>
            </w:tcBorders>
            <w:vAlign w:val="center"/>
            <w:hideMark/>
          </w:tcPr>
          <w:p w14:paraId="279138C1"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93AFEDD"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75017FD"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6B50520"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7457EF74" w14:textId="77777777">
        <w:trPr>
          <w:divId w:val="1447502594"/>
          <w:tblCellSpacing w:w="15" w:type="dxa"/>
        </w:trPr>
        <w:tc>
          <w:tcPr>
            <w:tcW w:w="0" w:type="auto"/>
            <w:tcBorders>
              <w:bottom w:val="single" w:sz="6" w:space="0" w:color="CCCCCC"/>
            </w:tcBorders>
            <w:vAlign w:val="center"/>
            <w:hideMark/>
          </w:tcPr>
          <w:p w14:paraId="40EBFB04" w14:textId="77777777" w:rsidR="00345450" w:rsidRDefault="00345450">
            <w:pPr>
              <w:spacing w:after="75"/>
              <w:rPr>
                <w:rFonts w:ascii="Georgia" w:eastAsia="Times New Roman" w:hAnsi="Georgia"/>
                <w:sz w:val="18"/>
                <w:szCs w:val="18"/>
              </w:rPr>
            </w:pPr>
            <w:r>
              <w:rPr>
                <w:rFonts w:ascii="Georgia" w:eastAsia="Times New Roman" w:hAnsi="Georgia"/>
                <w:sz w:val="18"/>
                <w:szCs w:val="18"/>
              </w:rPr>
              <w:t>India -&gt; Assam</w:t>
            </w:r>
          </w:p>
        </w:tc>
        <w:tc>
          <w:tcPr>
            <w:tcW w:w="0" w:type="auto"/>
            <w:tcBorders>
              <w:bottom w:val="single" w:sz="6" w:space="0" w:color="CCCCCC"/>
            </w:tcBorders>
            <w:vAlign w:val="center"/>
            <w:hideMark/>
          </w:tcPr>
          <w:p w14:paraId="3809B001"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6B1F140"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3810AC0"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886542D"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06CDD44C" w14:textId="77777777">
        <w:trPr>
          <w:divId w:val="1447502594"/>
          <w:tblCellSpacing w:w="15" w:type="dxa"/>
        </w:trPr>
        <w:tc>
          <w:tcPr>
            <w:tcW w:w="0" w:type="auto"/>
            <w:tcBorders>
              <w:bottom w:val="single" w:sz="6" w:space="0" w:color="CCCCCC"/>
            </w:tcBorders>
            <w:vAlign w:val="center"/>
            <w:hideMark/>
          </w:tcPr>
          <w:p w14:paraId="6C8A1C51" w14:textId="77777777" w:rsidR="00345450" w:rsidRDefault="00345450">
            <w:pPr>
              <w:spacing w:after="75"/>
              <w:rPr>
                <w:rFonts w:ascii="Georgia" w:eastAsia="Times New Roman" w:hAnsi="Georgia"/>
                <w:sz w:val="18"/>
                <w:szCs w:val="18"/>
              </w:rPr>
            </w:pPr>
            <w:commentRangeStart w:id="36"/>
            <w:r>
              <w:rPr>
                <w:rFonts w:ascii="Georgia" w:eastAsia="Times New Roman" w:hAnsi="Georgia"/>
                <w:sz w:val="18"/>
                <w:szCs w:val="18"/>
              </w:rPr>
              <w:t>Indonesia -&gt; Jawa</w:t>
            </w:r>
            <w:commentRangeEnd w:id="36"/>
            <w:r w:rsidR="00C10814">
              <w:rPr>
                <w:rStyle w:val="CommentReference"/>
              </w:rPr>
              <w:commentReference w:id="36"/>
            </w:r>
          </w:p>
        </w:tc>
        <w:tc>
          <w:tcPr>
            <w:tcW w:w="0" w:type="auto"/>
            <w:tcBorders>
              <w:bottom w:val="single" w:sz="6" w:space="0" w:color="CCCCCC"/>
            </w:tcBorders>
            <w:vAlign w:val="center"/>
            <w:hideMark/>
          </w:tcPr>
          <w:p w14:paraId="096D2DEA"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C871F6F"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6CDAC5C"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B5A0064"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18FACAAB" w14:textId="77777777">
        <w:trPr>
          <w:divId w:val="1447502594"/>
          <w:tblCellSpacing w:w="15" w:type="dxa"/>
        </w:trPr>
        <w:tc>
          <w:tcPr>
            <w:tcW w:w="0" w:type="auto"/>
            <w:tcBorders>
              <w:bottom w:val="single" w:sz="6" w:space="0" w:color="CCCCCC"/>
            </w:tcBorders>
            <w:vAlign w:val="center"/>
            <w:hideMark/>
          </w:tcPr>
          <w:p w14:paraId="21562487" w14:textId="77777777" w:rsidR="00345450" w:rsidRDefault="00345450">
            <w:pPr>
              <w:spacing w:after="75"/>
              <w:rPr>
                <w:rFonts w:ascii="Georgia" w:eastAsia="Times New Roman" w:hAnsi="Georgia"/>
                <w:sz w:val="18"/>
                <w:szCs w:val="18"/>
              </w:rPr>
            </w:pPr>
            <w:r>
              <w:rPr>
                <w:rFonts w:ascii="Georgia" w:eastAsia="Times New Roman" w:hAnsi="Georgia"/>
                <w:sz w:val="18"/>
                <w:szCs w:val="18"/>
              </w:rPr>
              <w:t>Indonesia -&gt; Sumatera</w:t>
            </w:r>
          </w:p>
        </w:tc>
        <w:tc>
          <w:tcPr>
            <w:tcW w:w="0" w:type="auto"/>
            <w:tcBorders>
              <w:bottom w:val="single" w:sz="6" w:space="0" w:color="CCCCCC"/>
            </w:tcBorders>
            <w:vAlign w:val="center"/>
            <w:hideMark/>
          </w:tcPr>
          <w:p w14:paraId="00C41C60"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E812D5E"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CB66C95"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D7051B1"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49058BAA" w14:textId="77777777">
        <w:trPr>
          <w:divId w:val="1447502594"/>
          <w:tblCellSpacing w:w="15" w:type="dxa"/>
        </w:trPr>
        <w:tc>
          <w:tcPr>
            <w:tcW w:w="0" w:type="auto"/>
            <w:tcBorders>
              <w:bottom w:val="single" w:sz="6" w:space="0" w:color="CCCCCC"/>
            </w:tcBorders>
            <w:vAlign w:val="center"/>
            <w:hideMark/>
          </w:tcPr>
          <w:p w14:paraId="683DD404" w14:textId="77777777" w:rsidR="00345450" w:rsidRDefault="00345450">
            <w:pPr>
              <w:spacing w:after="75"/>
              <w:rPr>
                <w:rFonts w:ascii="Georgia" w:eastAsia="Times New Roman" w:hAnsi="Georgia"/>
                <w:sz w:val="18"/>
                <w:szCs w:val="18"/>
              </w:rPr>
            </w:pPr>
            <w:r>
              <w:rPr>
                <w:rFonts w:ascii="Georgia" w:eastAsia="Times New Roman" w:hAnsi="Georgia"/>
                <w:sz w:val="18"/>
                <w:szCs w:val="18"/>
              </w:rPr>
              <w:t>Japan</w:t>
            </w:r>
          </w:p>
        </w:tc>
        <w:tc>
          <w:tcPr>
            <w:tcW w:w="0" w:type="auto"/>
            <w:tcBorders>
              <w:bottom w:val="single" w:sz="6" w:space="0" w:color="CCCCCC"/>
            </w:tcBorders>
            <w:vAlign w:val="center"/>
            <w:hideMark/>
          </w:tcPr>
          <w:p w14:paraId="26FB8BC0"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B2D069D"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96381EA"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97BAF6B"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51E5F4AE" w14:textId="77777777">
        <w:trPr>
          <w:divId w:val="1447502594"/>
          <w:tblCellSpacing w:w="15" w:type="dxa"/>
        </w:trPr>
        <w:tc>
          <w:tcPr>
            <w:tcW w:w="0" w:type="auto"/>
            <w:tcBorders>
              <w:bottom w:val="single" w:sz="6" w:space="0" w:color="CCCCCC"/>
            </w:tcBorders>
            <w:vAlign w:val="center"/>
            <w:hideMark/>
          </w:tcPr>
          <w:p w14:paraId="74CBD2E5" w14:textId="77777777" w:rsidR="00345450" w:rsidRDefault="00345450">
            <w:pPr>
              <w:spacing w:after="75"/>
              <w:rPr>
                <w:rFonts w:ascii="Georgia" w:eastAsia="Times New Roman" w:hAnsi="Georgia"/>
                <w:sz w:val="18"/>
                <w:szCs w:val="18"/>
              </w:rPr>
            </w:pPr>
            <w:r>
              <w:rPr>
                <w:rFonts w:ascii="Georgia" w:eastAsia="Times New Roman" w:hAnsi="Georgia"/>
                <w:sz w:val="18"/>
                <w:szCs w:val="18"/>
              </w:rPr>
              <w:t>Lao People's Democratic Republic</w:t>
            </w:r>
          </w:p>
        </w:tc>
        <w:tc>
          <w:tcPr>
            <w:tcW w:w="0" w:type="auto"/>
            <w:tcBorders>
              <w:bottom w:val="single" w:sz="6" w:space="0" w:color="CCCCCC"/>
            </w:tcBorders>
            <w:vAlign w:val="center"/>
            <w:hideMark/>
          </w:tcPr>
          <w:p w14:paraId="4A6688BC"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A9883B7"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801E125"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B26FDDD"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6A964CE7" w14:textId="77777777">
        <w:trPr>
          <w:divId w:val="1447502594"/>
          <w:tblCellSpacing w:w="15" w:type="dxa"/>
        </w:trPr>
        <w:tc>
          <w:tcPr>
            <w:tcW w:w="0" w:type="auto"/>
            <w:tcBorders>
              <w:bottom w:val="single" w:sz="6" w:space="0" w:color="CCCCCC"/>
            </w:tcBorders>
            <w:vAlign w:val="center"/>
            <w:hideMark/>
          </w:tcPr>
          <w:p w14:paraId="7DE8988A" w14:textId="77777777" w:rsidR="00345450" w:rsidRDefault="00345450">
            <w:pPr>
              <w:spacing w:after="75"/>
              <w:rPr>
                <w:rFonts w:ascii="Georgia" w:eastAsia="Times New Roman" w:hAnsi="Georgia"/>
                <w:sz w:val="18"/>
                <w:szCs w:val="18"/>
              </w:rPr>
            </w:pPr>
            <w:commentRangeStart w:id="37"/>
            <w:r>
              <w:rPr>
                <w:rFonts w:ascii="Georgia" w:eastAsia="Times New Roman" w:hAnsi="Georgia"/>
                <w:sz w:val="18"/>
                <w:szCs w:val="18"/>
              </w:rPr>
              <w:t>Malaysia</w:t>
            </w:r>
            <w:commentRangeEnd w:id="37"/>
            <w:r w:rsidR="00C10814">
              <w:rPr>
                <w:rStyle w:val="CommentReference"/>
              </w:rPr>
              <w:commentReference w:id="37"/>
            </w:r>
          </w:p>
        </w:tc>
        <w:tc>
          <w:tcPr>
            <w:tcW w:w="0" w:type="auto"/>
            <w:tcBorders>
              <w:bottom w:val="single" w:sz="6" w:space="0" w:color="CCCCCC"/>
            </w:tcBorders>
            <w:vAlign w:val="center"/>
            <w:hideMark/>
          </w:tcPr>
          <w:p w14:paraId="5F30E476"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1B9664B"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0964CDF"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10FEA24"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144D67E9" w14:textId="77777777">
        <w:trPr>
          <w:divId w:val="1447502594"/>
          <w:tblCellSpacing w:w="15" w:type="dxa"/>
        </w:trPr>
        <w:tc>
          <w:tcPr>
            <w:tcW w:w="0" w:type="auto"/>
            <w:tcBorders>
              <w:bottom w:val="single" w:sz="6" w:space="0" w:color="CCCCCC"/>
            </w:tcBorders>
            <w:vAlign w:val="center"/>
            <w:hideMark/>
          </w:tcPr>
          <w:p w14:paraId="2311345A" w14:textId="77777777" w:rsidR="00345450" w:rsidRDefault="00345450">
            <w:pPr>
              <w:spacing w:after="75"/>
              <w:rPr>
                <w:rFonts w:ascii="Georgia" w:eastAsia="Times New Roman" w:hAnsi="Georgia"/>
                <w:sz w:val="18"/>
                <w:szCs w:val="18"/>
              </w:rPr>
            </w:pPr>
            <w:r>
              <w:rPr>
                <w:rFonts w:ascii="Georgia" w:eastAsia="Times New Roman" w:hAnsi="Georgia"/>
                <w:sz w:val="18"/>
                <w:szCs w:val="18"/>
              </w:rPr>
              <w:t>Myanmar</w:t>
            </w:r>
          </w:p>
        </w:tc>
        <w:tc>
          <w:tcPr>
            <w:tcW w:w="0" w:type="auto"/>
            <w:tcBorders>
              <w:bottom w:val="single" w:sz="6" w:space="0" w:color="CCCCCC"/>
            </w:tcBorders>
            <w:vAlign w:val="center"/>
            <w:hideMark/>
          </w:tcPr>
          <w:p w14:paraId="661232E4"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33738A1"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8847697"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CC67397"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503C8E33" w14:textId="77777777">
        <w:trPr>
          <w:divId w:val="1447502594"/>
          <w:tblCellSpacing w:w="15" w:type="dxa"/>
        </w:trPr>
        <w:tc>
          <w:tcPr>
            <w:tcW w:w="0" w:type="auto"/>
            <w:tcBorders>
              <w:bottom w:val="single" w:sz="6" w:space="0" w:color="CCCCCC"/>
            </w:tcBorders>
            <w:vAlign w:val="center"/>
            <w:hideMark/>
          </w:tcPr>
          <w:p w14:paraId="78981974" w14:textId="77777777" w:rsidR="00345450" w:rsidRDefault="00345450">
            <w:pPr>
              <w:spacing w:after="75"/>
              <w:rPr>
                <w:rFonts w:ascii="Georgia" w:eastAsia="Times New Roman" w:hAnsi="Georgia"/>
                <w:sz w:val="18"/>
                <w:szCs w:val="18"/>
              </w:rPr>
            </w:pPr>
            <w:r>
              <w:rPr>
                <w:rFonts w:ascii="Georgia" w:eastAsia="Times New Roman" w:hAnsi="Georgia"/>
                <w:sz w:val="18"/>
                <w:szCs w:val="18"/>
              </w:rPr>
              <w:t>Papua New Guinea</w:t>
            </w:r>
          </w:p>
        </w:tc>
        <w:tc>
          <w:tcPr>
            <w:tcW w:w="0" w:type="auto"/>
            <w:tcBorders>
              <w:bottom w:val="single" w:sz="6" w:space="0" w:color="CCCCCC"/>
            </w:tcBorders>
            <w:vAlign w:val="center"/>
            <w:hideMark/>
          </w:tcPr>
          <w:p w14:paraId="7E155FBD"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506C562"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FCEED7C"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0798053"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0A48DE41" w14:textId="77777777">
        <w:trPr>
          <w:divId w:val="1447502594"/>
          <w:tblCellSpacing w:w="15" w:type="dxa"/>
        </w:trPr>
        <w:tc>
          <w:tcPr>
            <w:tcW w:w="0" w:type="auto"/>
            <w:tcBorders>
              <w:bottom w:val="single" w:sz="6" w:space="0" w:color="CCCCCC"/>
            </w:tcBorders>
            <w:vAlign w:val="center"/>
            <w:hideMark/>
          </w:tcPr>
          <w:p w14:paraId="3E280E26" w14:textId="77777777" w:rsidR="00345450" w:rsidRDefault="00345450">
            <w:pPr>
              <w:spacing w:after="75"/>
              <w:rPr>
                <w:rFonts w:ascii="Georgia" w:eastAsia="Times New Roman" w:hAnsi="Georgia"/>
                <w:sz w:val="18"/>
                <w:szCs w:val="18"/>
              </w:rPr>
            </w:pPr>
            <w:r>
              <w:rPr>
                <w:rFonts w:ascii="Georgia" w:eastAsia="Times New Roman" w:hAnsi="Georgia"/>
                <w:sz w:val="18"/>
                <w:szCs w:val="18"/>
              </w:rPr>
              <w:t>Philippines</w:t>
            </w:r>
          </w:p>
        </w:tc>
        <w:tc>
          <w:tcPr>
            <w:tcW w:w="0" w:type="auto"/>
            <w:tcBorders>
              <w:bottom w:val="single" w:sz="6" w:space="0" w:color="CCCCCC"/>
            </w:tcBorders>
            <w:vAlign w:val="center"/>
            <w:hideMark/>
          </w:tcPr>
          <w:p w14:paraId="21B3A205"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35B67F8"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4B059E0"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C74DCD6"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62B8F38B" w14:textId="77777777">
        <w:trPr>
          <w:divId w:val="1447502594"/>
          <w:tblCellSpacing w:w="15" w:type="dxa"/>
        </w:trPr>
        <w:tc>
          <w:tcPr>
            <w:tcW w:w="0" w:type="auto"/>
            <w:tcBorders>
              <w:bottom w:val="single" w:sz="6" w:space="0" w:color="CCCCCC"/>
            </w:tcBorders>
            <w:vAlign w:val="center"/>
            <w:hideMark/>
          </w:tcPr>
          <w:p w14:paraId="2883154B" w14:textId="77777777" w:rsidR="00345450" w:rsidRDefault="00345450">
            <w:pPr>
              <w:spacing w:after="75"/>
              <w:rPr>
                <w:rFonts w:ascii="Georgia" w:eastAsia="Times New Roman" w:hAnsi="Georgia"/>
                <w:sz w:val="18"/>
                <w:szCs w:val="18"/>
              </w:rPr>
            </w:pPr>
            <w:r>
              <w:rPr>
                <w:rFonts w:ascii="Georgia" w:eastAsia="Times New Roman" w:hAnsi="Georgia"/>
                <w:sz w:val="18"/>
                <w:szCs w:val="18"/>
              </w:rPr>
              <w:lastRenderedPageBreak/>
              <w:t>Taiwan, Province of China</w:t>
            </w:r>
          </w:p>
        </w:tc>
        <w:tc>
          <w:tcPr>
            <w:tcW w:w="0" w:type="auto"/>
            <w:tcBorders>
              <w:bottom w:val="single" w:sz="6" w:space="0" w:color="CCCCCC"/>
            </w:tcBorders>
            <w:vAlign w:val="center"/>
            <w:hideMark/>
          </w:tcPr>
          <w:p w14:paraId="47D4A222"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35CBB8E"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794222F"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8F0389E"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66EACF0F" w14:textId="77777777">
        <w:trPr>
          <w:divId w:val="1447502594"/>
          <w:tblCellSpacing w:w="15" w:type="dxa"/>
        </w:trPr>
        <w:tc>
          <w:tcPr>
            <w:tcW w:w="0" w:type="auto"/>
            <w:tcBorders>
              <w:bottom w:val="single" w:sz="6" w:space="0" w:color="CCCCCC"/>
            </w:tcBorders>
            <w:vAlign w:val="center"/>
            <w:hideMark/>
          </w:tcPr>
          <w:p w14:paraId="6C63F5C8" w14:textId="77777777" w:rsidR="00345450" w:rsidRDefault="0034545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51D8F523"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B4126BF"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D78177F"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32A401F"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r w:rsidR="00836EA7" w14:paraId="5CCAB2C2" w14:textId="77777777">
        <w:trPr>
          <w:divId w:val="1447502594"/>
          <w:tblCellSpacing w:w="15" w:type="dxa"/>
        </w:trPr>
        <w:tc>
          <w:tcPr>
            <w:tcW w:w="0" w:type="auto"/>
            <w:tcBorders>
              <w:bottom w:val="single" w:sz="6" w:space="0" w:color="CCCCCC"/>
            </w:tcBorders>
            <w:vAlign w:val="center"/>
            <w:hideMark/>
          </w:tcPr>
          <w:p w14:paraId="59165E92" w14:textId="77777777" w:rsidR="00345450" w:rsidRDefault="00345450">
            <w:pPr>
              <w:spacing w:after="75"/>
              <w:rPr>
                <w:rFonts w:ascii="Georgia" w:eastAsia="Times New Roman" w:hAnsi="Georgia"/>
                <w:sz w:val="18"/>
                <w:szCs w:val="18"/>
              </w:rPr>
            </w:pPr>
            <w:r>
              <w:rPr>
                <w:rFonts w:ascii="Georgia" w:eastAsia="Times New Roman" w:hAnsi="Georgia"/>
                <w:sz w:val="18"/>
                <w:szCs w:val="18"/>
              </w:rPr>
              <w:t>Viet Nam</w:t>
            </w:r>
          </w:p>
        </w:tc>
        <w:tc>
          <w:tcPr>
            <w:tcW w:w="0" w:type="auto"/>
            <w:tcBorders>
              <w:bottom w:val="single" w:sz="6" w:space="0" w:color="CCCCCC"/>
            </w:tcBorders>
            <w:vAlign w:val="center"/>
            <w:hideMark/>
          </w:tcPr>
          <w:p w14:paraId="4A36E500" w14:textId="77777777" w:rsidR="00345450" w:rsidRDefault="0034545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6FC024C" w14:textId="77777777" w:rsidR="00345450" w:rsidRDefault="0034545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CF0FA84"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3C7A326"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r>
    </w:tbl>
    <w:p w14:paraId="6738A107" w14:textId="77777777" w:rsidR="00345450" w:rsidRDefault="00345450">
      <w:pPr>
        <w:pStyle w:val="Heading1"/>
        <w:divId w:val="896282511"/>
        <w:rPr>
          <w:rFonts w:ascii="Georgia" w:eastAsia="Times New Roman" w:hAnsi="Georgia"/>
          <w:sz w:val="29"/>
          <w:szCs w:val="29"/>
        </w:rPr>
      </w:pPr>
      <w:r>
        <w:rPr>
          <w:rFonts w:ascii="Georgia" w:eastAsia="Times New Roman" w:hAnsi="Georgia"/>
          <w:sz w:val="29"/>
          <w:szCs w:val="29"/>
        </w:rPr>
        <w:t>Population</w:t>
      </w:r>
    </w:p>
    <w:p w14:paraId="0286809C" w14:textId="4E1EA955" w:rsidR="00345450" w:rsidRDefault="00345450">
      <w:pPr>
        <w:pStyle w:val="NormalWeb"/>
        <w:divId w:val="896282511"/>
        <w:rPr>
          <w:rFonts w:ascii="Georgia" w:hAnsi="Georgia"/>
        </w:rPr>
      </w:pPr>
      <w:proofErr w:type="spellStart"/>
      <w:r>
        <w:rPr>
          <w:rStyle w:val="Emphasis"/>
          <w:rFonts w:ascii="Georgia" w:hAnsi="Georgia"/>
        </w:rPr>
        <w:t>Cibotium</w:t>
      </w:r>
      <w:proofErr w:type="spellEnd"/>
      <w:r>
        <w:rPr>
          <w:rStyle w:val="Emphasis"/>
          <w:rFonts w:ascii="Georgia" w:hAnsi="Georgia"/>
        </w:rPr>
        <w:t xml:space="preserve"> barometz</w:t>
      </w:r>
      <w:r>
        <w:rPr>
          <w:rFonts w:ascii="Georgia" w:hAnsi="Georgia"/>
        </w:rPr>
        <w:t xml:space="preserve"> is known to form large </w:t>
      </w:r>
      <w:ins w:id="38" w:author="Jack Plummer" w:date="2023-11-07T13:52:00Z">
        <w:r w:rsidR="00594934">
          <w:rPr>
            <w:rFonts w:ascii="Georgia" w:hAnsi="Georgia"/>
          </w:rPr>
          <w:t>sub</w:t>
        </w:r>
      </w:ins>
      <w:r>
        <w:rPr>
          <w:rFonts w:ascii="Georgia" w:hAnsi="Georgia"/>
        </w:rPr>
        <w:t>populations due to its ability to reproduce sexually and propagate asexually. The species produces a large quantity of spores for sexual propagation, and large, old rhizomes can produce lateral buds that grow into a large rhizome, allowing asexual propagation. This asexual propagation allows for population size to increase quickly and the combination of this with</w:t>
      </w:r>
      <w:del w:id="39" w:author="Jack Plummer" w:date="2023-11-07T13:56:00Z">
        <w:r w:rsidDel="00441C0F">
          <w:rPr>
            <w:rFonts w:ascii="Georgia" w:hAnsi="Georgia"/>
          </w:rPr>
          <w:delText xml:space="preserve"> the</w:delText>
        </w:r>
      </w:del>
      <w:r>
        <w:rPr>
          <w:rFonts w:ascii="Georgia" w:hAnsi="Georgia"/>
        </w:rPr>
        <w:t xml:space="preserve"> large spore production means subpopulations are often very large and dense (Zhang </w:t>
      </w:r>
      <w:r w:rsidRPr="00594934">
        <w:rPr>
          <w:rFonts w:ascii="Georgia" w:hAnsi="Georgia"/>
          <w:i/>
          <w:iCs/>
          <w:rPrChange w:id="40" w:author="Jack Plummer" w:date="2023-11-07T13:52:00Z">
            <w:rPr>
              <w:rFonts w:ascii="Georgia" w:hAnsi="Georgia"/>
            </w:rPr>
          </w:rPrChange>
        </w:rPr>
        <w:t>et al.</w:t>
      </w:r>
      <w:r>
        <w:rPr>
          <w:rFonts w:ascii="Georgia" w:hAnsi="Georgia"/>
        </w:rPr>
        <w:t xml:space="preserve"> 2008).</w:t>
      </w:r>
      <w:r>
        <w:rPr>
          <w:rFonts w:ascii="Georgia" w:hAnsi="Georgia"/>
        </w:rPr>
        <w:br/>
        <w:t xml:space="preserve">The overall global population size is unknown. The global population is generally considered to be declining, particularly due to over-harvesting of </w:t>
      </w:r>
      <w:ins w:id="41" w:author="Jack Plummer" w:date="2023-11-07T13:53:00Z">
        <w:r w:rsidR="00594934">
          <w:rPr>
            <w:rFonts w:ascii="Georgia" w:hAnsi="Georgia"/>
          </w:rPr>
          <w:t xml:space="preserve">the </w:t>
        </w:r>
      </w:ins>
      <w:r>
        <w:rPr>
          <w:rFonts w:ascii="Georgia" w:hAnsi="Georgia"/>
        </w:rPr>
        <w:t>wild population</w:t>
      </w:r>
      <w:del w:id="42" w:author="Jack Plummer" w:date="2023-11-07T13:53:00Z">
        <w:r w:rsidDel="00594934">
          <w:rPr>
            <w:rFonts w:ascii="Georgia" w:hAnsi="Georgia"/>
          </w:rPr>
          <w:delText>s</w:delText>
        </w:r>
      </w:del>
      <w:r>
        <w:rPr>
          <w:rFonts w:ascii="Georgia" w:hAnsi="Georgia"/>
        </w:rPr>
        <w:t xml:space="preserve"> in China. Subpopulations in </w:t>
      </w:r>
      <w:proofErr w:type="spellStart"/>
      <w:r>
        <w:rPr>
          <w:rFonts w:ascii="Georgia" w:hAnsi="Georgia"/>
        </w:rPr>
        <w:t>Xinning</w:t>
      </w:r>
      <w:proofErr w:type="spellEnd"/>
      <w:r>
        <w:rPr>
          <w:rFonts w:ascii="Georgia" w:hAnsi="Georgia"/>
        </w:rPr>
        <w:t xml:space="preserve">, </w:t>
      </w:r>
      <w:proofErr w:type="spellStart"/>
      <w:r>
        <w:rPr>
          <w:rFonts w:ascii="Georgia" w:hAnsi="Georgia"/>
        </w:rPr>
        <w:t>Jianghua</w:t>
      </w:r>
      <w:proofErr w:type="spellEnd"/>
      <w:r>
        <w:rPr>
          <w:rFonts w:ascii="Georgia" w:hAnsi="Georgia"/>
        </w:rPr>
        <w:t xml:space="preserve">, </w:t>
      </w:r>
      <w:proofErr w:type="spellStart"/>
      <w:r>
        <w:rPr>
          <w:rFonts w:ascii="Georgia" w:hAnsi="Georgia"/>
        </w:rPr>
        <w:t>Taishun</w:t>
      </w:r>
      <w:proofErr w:type="spellEnd"/>
      <w:r>
        <w:rPr>
          <w:rFonts w:ascii="Georgia" w:hAnsi="Georgia"/>
        </w:rPr>
        <w:t xml:space="preserve"> and </w:t>
      </w:r>
      <w:proofErr w:type="spellStart"/>
      <w:r>
        <w:rPr>
          <w:rFonts w:ascii="Georgia" w:hAnsi="Georgia"/>
        </w:rPr>
        <w:t>Pingyang</w:t>
      </w:r>
      <w:proofErr w:type="spellEnd"/>
      <w:r>
        <w:rPr>
          <w:rFonts w:ascii="Georgia" w:hAnsi="Georgia"/>
        </w:rPr>
        <w:t xml:space="preserve"> counties of China are considered small, while in western Guangdong, northern Guangxi and southern Yunnan</w:t>
      </w:r>
      <w:ins w:id="43" w:author="Jack Plummer" w:date="2023-11-07T13:53:00Z">
        <w:r w:rsidR="00594934">
          <w:rPr>
            <w:rFonts w:ascii="Georgia" w:hAnsi="Georgia"/>
          </w:rPr>
          <w:t>,</w:t>
        </w:r>
      </w:ins>
      <w:r>
        <w:rPr>
          <w:rFonts w:ascii="Georgia" w:hAnsi="Georgia"/>
        </w:rPr>
        <w:t xml:space="preserve"> subpopulations </w:t>
      </w:r>
      <w:proofErr w:type="gramStart"/>
      <w:r>
        <w:rPr>
          <w:rFonts w:ascii="Georgia" w:hAnsi="Georgia"/>
        </w:rPr>
        <w:t>are considered to be</w:t>
      </w:r>
      <w:proofErr w:type="gramEnd"/>
      <w:r>
        <w:rPr>
          <w:rFonts w:ascii="Georgia" w:hAnsi="Georgia"/>
        </w:rPr>
        <w:t xml:space="preserve"> large (Zhang </w:t>
      </w:r>
      <w:r w:rsidRPr="00594934">
        <w:rPr>
          <w:rFonts w:ascii="Georgia" w:hAnsi="Georgia"/>
          <w:i/>
          <w:iCs/>
          <w:rPrChange w:id="44" w:author="Jack Plummer" w:date="2023-11-07T13:54:00Z">
            <w:rPr>
              <w:rFonts w:ascii="Georgia" w:hAnsi="Georgia"/>
            </w:rPr>
          </w:rPrChange>
        </w:rPr>
        <w:t>et al.</w:t>
      </w:r>
      <w:r>
        <w:rPr>
          <w:rFonts w:ascii="Georgia" w:hAnsi="Georgia"/>
        </w:rPr>
        <w:t xml:space="preserve"> 2008). However, these observations are based on very limited field surveys, and so more extensive surveys are needed to understand the extent of decline in exploited subpopulations and to gain a better understanding of the global population size.</w:t>
      </w:r>
      <w:r>
        <w:rPr>
          <w:rFonts w:ascii="Georgia" w:hAnsi="Georgia"/>
        </w:rPr>
        <w:br/>
        <w:t xml:space="preserve">In Viet Nam, the species has been found in large quantities, reaching </w:t>
      </w:r>
      <w:commentRangeStart w:id="45"/>
      <w:r>
        <w:rPr>
          <w:rFonts w:ascii="Georgia" w:hAnsi="Georgia"/>
        </w:rPr>
        <w:t xml:space="preserve">thousands of tons </w:t>
      </w:r>
      <w:commentRangeEnd w:id="45"/>
      <w:r w:rsidR="00441C0F">
        <w:rPr>
          <w:rStyle w:val="CommentReference"/>
        </w:rPr>
        <w:commentReference w:id="45"/>
      </w:r>
      <w:r>
        <w:rPr>
          <w:rFonts w:ascii="Georgia" w:hAnsi="Georgia"/>
        </w:rPr>
        <w:t xml:space="preserve">in Son La, Dien Bien and Kon Tum, which were deemed sufficient for this species to not be included in recent publications of the Red Data Book of Viet Nam (Tap </w:t>
      </w:r>
      <w:r w:rsidRPr="00594934">
        <w:rPr>
          <w:rFonts w:ascii="Georgia" w:hAnsi="Georgia"/>
          <w:i/>
          <w:iCs/>
          <w:rPrChange w:id="46" w:author="Jack Plummer" w:date="2023-11-07T13:54:00Z">
            <w:rPr>
              <w:rFonts w:ascii="Georgia" w:hAnsi="Georgia"/>
            </w:rPr>
          </w:rPrChange>
        </w:rPr>
        <w:t xml:space="preserve">et al. </w:t>
      </w:r>
      <w:r>
        <w:rPr>
          <w:rFonts w:ascii="Georgia" w:hAnsi="Georgia"/>
        </w:rPr>
        <w:t>2009)</w:t>
      </w:r>
      <w:r>
        <w:rPr>
          <w:rFonts w:ascii="Georgia" w:hAnsi="Georgia"/>
        </w:rPr>
        <w:br/>
        <w:t xml:space="preserve">Multiple field studies have been undertaken in Sumatra to gain an understanding of population size. A study in the Riau province of Sumatra in 2017 conducted subpopulation inventories in 8 localities. Here it was found that subpopulations ranged from 5-25 plants in </w:t>
      </w:r>
      <w:proofErr w:type="spellStart"/>
      <w:r>
        <w:rPr>
          <w:rFonts w:ascii="Georgia" w:hAnsi="Georgia"/>
        </w:rPr>
        <w:t>Bangkinang</w:t>
      </w:r>
      <w:proofErr w:type="spellEnd"/>
      <w:r>
        <w:rPr>
          <w:rFonts w:ascii="Georgia" w:hAnsi="Georgia"/>
        </w:rPr>
        <w:t xml:space="preserve"> Subdistrict to between 612-9,405 plants in the Kampar Kiri Subdistrict (</w:t>
      </w:r>
      <w:proofErr w:type="spellStart"/>
      <w:r>
        <w:rPr>
          <w:rFonts w:ascii="Georgia" w:hAnsi="Georgia"/>
        </w:rPr>
        <w:t>Praptosuwiryo</w:t>
      </w:r>
      <w:proofErr w:type="spellEnd"/>
      <w:r>
        <w:rPr>
          <w:rFonts w:ascii="Georgia" w:hAnsi="Georgia"/>
        </w:rPr>
        <w:t xml:space="preserve"> </w:t>
      </w:r>
      <w:r w:rsidRPr="00441C0F">
        <w:rPr>
          <w:rFonts w:ascii="Georgia" w:hAnsi="Georgia"/>
          <w:i/>
          <w:iCs/>
          <w:rPrChange w:id="47" w:author="Jack Plummer" w:date="2023-11-07T13:55:00Z">
            <w:rPr>
              <w:rFonts w:ascii="Georgia" w:hAnsi="Georgia"/>
            </w:rPr>
          </w:rPrChange>
        </w:rPr>
        <w:t>et al.</w:t>
      </w:r>
      <w:r>
        <w:rPr>
          <w:rFonts w:ascii="Georgia" w:hAnsi="Georgia"/>
        </w:rPr>
        <w:t xml:space="preserve"> 2017). Where subpopulation sizes were low, this was attributed to recent land use change, where young rubber plantations had reduced canopy cover creating less suitable habitat for </w:t>
      </w:r>
      <w:r>
        <w:rPr>
          <w:rStyle w:val="Emphasis"/>
          <w:rFonts w:ascii="Georgia" w:hAnsi="Georgia"/>
        </w:rPr>
        <w:t>C. barometz </w:t>
      </w:r>
      <w:r>
        <w:rPr>
          <w:rFonts w:ascii="Georgia" w:hAnsi="Georgia"/>
        </w:rPr>
        <w:t>(</w:t>
      </w:r>
      <w:proofErr w:type="spellStart"/>
      <w:r>
        <w:rPr>
          <w:rFonts w:ascii="Georgia" w:hAnsi="Georgia"/>
        </w:rPr>
        <w:t>Praptosuwiryo</w:t>
      </w:r>
      <w:proofErr w:type="spellEnd"/>
      <w:r>
        <w:rPr>
          <w:rFonts w:ascii="Georgia" w:hAnsi="Georgia"/>
        </w:rPr>
        <w:t xml:space="preserve"> </w:t>
      </w:r>
      <w:r w:rsidRPr="00441C0F">
        <w:rPr>
          <w:rFonts w:ascii="Georgia" w:hAnsi="Georgia"/>
          <w:i/>
          <w:iCs/>
          <w:rPrChange w:id="48" w:author="Jack Plummer" w:date="2023-11-07T13:55:00Z">
            <w:rPr>
              <w:rFonts w:ascii="Georgia" w:hAnsi="Georgia"/>
            </w:rPr>
          </w:rPrChange>
        </w:rPr>
        <w:t>et al.</w:t>
      </w:r>
      <w:r>
        <w:rPr>
          <w:rFonts w:ascii="Georgia" w:hAnsi="Georgia"/>
        </w:rPr>
        <w:t xml:space="preserve"> 2017). Older rubber plantations where canopy cover had increased over time had much higher subpopulation sizes (Bukit </w:t>
      </w:r>
      <w:proofErr w:type="spellStart"/>
      <w:r>
        <w:rPr>
          <w:rFonts w:ascii="Georgia" w:hAnsi="Georgia"/>
        </w:rPr>
        <w:t>Pungung</w:t>
      </w:r>
      <w:proofErr w:type="spellEnd"/>
      <w:r>
        <w:rPr>
          <w:rFonts w:ascii="Georgia" w:hAnsi="Georgia"/>
        </w:rPr>
        <w:t xml:space="preserve"> Lading I had a subpopulation of 7,725 plants), demonstrating the ability of </w:t>
      </w:r>
      <w:r>
        <w:rPr>
          <w:rStyle w:val="Emphasis"/>
          <w:rFonts w:ascii="Georgia" w:hAnsi="Georgia"/>
        </w:rPr>
        <w:t>C. barometz</w:t>
      </w:r>
      <w:r>
        <w:rPr>
          <w:rFonts w:ascii="Georgia" w:hAnsi="Georgia"/>
        </w:rPr>
        <w:t xml:space="preserve"> plants to recover from disturbance from land use change, if canopy cover is dense (</w:t>
      </w:r>
      <w:proofErr w:type="spellStart"/>
      <w:r>
        <w:rPr>
          <w:rFonts w:ascii="Georgia" w:hAnsi="Georgia"/>
        </w:rPr>
        <w:t>Praptosuwiryo</w:t>
      </w:r>
      <w:proofErr w:type="spellEnd"/>
      <w:r>
        <w:rPr>
          <w:rFonts w:ascii="Georgia" w:hAnsi="Georgia"/>
        </w:rPr>
        <w:t xml:space="preserve"> </w:t>
      </w:r>
      <w:r w:rsidRPr="00441C0F">
        <w:rPr>
          <w:rFonts w:ascii="Georgia" w:hAnsi="Georgia"/>
          <w:i/>
          <w:iCs/>
          <w:rPrChange w:id="49" w:author="Jack Plummer" w:date="2023-11-07T13:55:00Z">
            <w:rPr>
              <w:rFonts w:ascii="Georgia" w:hAnsi="Georgia"/>
            </w:rPr>
          </w:rPrChange>
        </w:rPr>
        <w:t>et al.</w:t>
      </w:r>
      <w:r>
        <w:rPr>
          <w:rFonts w:ascii="Georgia" w:hAnsi="Georgia"/>
        </w:rPr>
        <w:t xml:space="preserve"> 2017). Another study in north Sumatra found that subpopulation sizes in the secondary forest of Bukit Butar and </w:t>
      </w:r>
      <w:proofErr w:type="spellStart"/>
      <w:r>
        <w:rPr>
          <w:rFonts w:ascii="Georgia" w:hAnsi="Georgia"/>
        </w:rPr>
        <w:t>Kataruman</w:t>
      </w:r>
      <w:proofErr w:type="spellEnd"/>
      <w:r>
        <w:rPr>
          <w:rFonts w:ascii="Georgia" w:hAnsi="Georgia"/>
        </w:rPr>
        <w:t xml:space="preserve"> Forest were over 1</w:t>
      </w:r>
      <w:ins w:id="50" w:author="Jack Plummer" w:date="2023-11-07T13:55:00Z">
        <w:r w:rsidR="00441C0F">
          <w:rPr>
            <w:rFonts w:ascii="Georgia" w:hAnsi="Georgia"/>
          </w:rPr>
          <w:t>,</w:t>
        </w:r>
      </w:ins>
      <w:r>
        <w:rPr>
          <w:rFonts w:ascii="Georgia" w:hAnsi="Georgia"/>
        </w:rPr>
        <w:t xml:space="preserve">000 </w:t>
      </w:r>
      <w:commentRangeStart w:id="51"/>
      <w:r>
        <w:rPr>
          <w:rFonts w:ascii="Georgia" w:hAnsi="Georgia"/>
        </w:rPr>
        <w:t xml:space="preserve">adult plants </w:t>
      </w:r>
      <w:commentRangeEnd w:id="51"/>
      <w:r w:rsidR="00441C0F">
        <w:rPr>
          <w:rStyle w:val="CommentReference"/>
        </w:rPr>
        <w:commentReference w:id="51"/>
      </w:r>
      <w:r>
        <w:rPr>
          <w:rFonts w:ascii="Georgia" w:hAnsi="Georgia"/>
        </w:rPr>
        <w:t xml:space="preserve">in </w:t>
      </w:r>
      <w:proofErr w:type="gramStart"/>
      <w:r>
        <w:rPr>
          <w:rFonts w:ascii="Georgia" w:hAnsi="Georgia"/>
        </w:rPr>
        <w:t>one hectare</w:t>
      </w:r>
      <w:proofErr w:type="gramEnd"/>
      <w:r>
        <w:rPr>
          <w:rFonts w:ascii="Georgia" w:hAnsi="Georgia"/>
        </w:rPr>
        <w:t xml:space="preserve"> areas (</w:t>
      </w:r>
      <w:proofErr w:type="spellStart"/>
      <w:r>
        <w:rPr>
          <w:rFonts w:ascii="Georgia" w:hAnsi="Georgia"/>
        </w:rPr>
        <w:t>Praptosuwiryo</w:t>
      </w:r>
      <w:proofErr w:type="spellEnd"/>
      <w:r>
        <w:rPr>
          <w:rFonts w:ascii="Georgia" w:hAnsi="Georgia"/>
        </w:rPr>
        <w:t xml:space="preserve"> </w:t>
      </w:r>
      <w:r w:rsidRPr="00441C0F">
        <w:rPr>
          <w:rFonts w:ascii="Georgia" w:hAnsi="Georgia"/>
          <w:i/>
          <w:iCs/>
          <w:rPrChange w:id="52" w:author="Jack Plummer" w:date="2023-11-07T13:56:00Z">
            <w:rPr>
              <w:rFonts w:ascii="Georgia" w:hAnsi="Georgia"/>
            </w:rPr>
          </w:rPrChange>
        </w:rPr>
        <w:t xml:space="preserve">et al. </w:t>
      </w:r>
      <w:r>
        <w:rPr>
          <w:rFonts w:ascii="Georgia" w:hAnsi="Georgia"/>
        </w:rPr>
        <w:t xml:space="preserve">2011). Therefore, we can infer that the global population size is likely to be sufficiently large that the species is unlikely to be under any immediate threat of </w:t>
      </w:r>
      <w:proofErr w:type="gramStart"/>
      <w:r>
        <w:rPr>
          <w:rFonts w:ascii="Georgia" w:hAnsi="Georgia"/>
        </w:rPr>
        <w:t>extinction, but</w:t>
      </w:r>
      <w:proofErr w:type="gramEnd"/>
      <w:r>
        <w:rPr>
          <w:rFonts w:ascii="Georgia" w:hAnsi="Georgia"/>
        </w:rPr>
        <w:t xml:space="preserve"> should be monitored carefully in future in light of the known declines occurring.</w:t>
      </w:r>
    </w:p>
    <w:p w14:paraId="7D0085D5" w14:textId="77777777" w:rsidR="00345450" w:rsidRDefault="00345450">
      <w:pPr>
        <w:pStyle w:val="Heading2"/>
        <w:divId w:val="896282511"/>
        <w:rPr>
          <w:rFonts w:ascii="Georgia" w:eastAsia="Times New Roman" w:hAnsi="Georgia"/>
          <w:sz w:val="27"/>
          <w:szCs w:val="27"/>
        </w:rPr>
      </w:pPr>
      <w:r>
        <w:rPr>
          <w:rFonts w:ascii="Georgia" w:eastAsia="Times New Roman" w:hAnsi="Georgia"/>
          <w:sz w:val="27"/>
          <w:szCs w:val="27"/>
        </w:rPr>
        <w:t>Population Information</w:t>
      </w:r>
    </w:p>
    <w:p w14:paraId="181B402F" w14:textId="77777777" w:rsidR="00345450" w:rsidRDefault="00345450">
      <w:pPr>
        <w:pStyle w:val="NormalWeb"/>
        <w:divId w:val="896282511"/>
        <w:rPr>
          <w:rFonts w:ascii="Georgia" w:hAnsi="Georgia"/>
        </w:rPr>
      </w:pPr>
      <w:r>
        <w:rPr>
          <w:rStyle w:val="datalabel1"/>
          <w:rFonts w:ascii="Georgia" w:hAnsi="Georgia"/>
        </w:rPr>
        <w:t xml:space="preserve">Current Population Trend: </w:t>
      </w:r>
      <w:r>
        <w:rPr>
          <w:rFonts w:ascii="Georgia" w:hAnsi="Georgia"/>
        </w:rPr>
        <w:t>Decreasing</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41"/>
        <w:gridCol w:w="894"/>
        <w:gridCol w:w="6375"/>
      </w:tblGrid>
      <w:tr w:rsidR="00836EA7" w14:paraId="4BBD474E" w14:textId="77777777">
        <w:trPr>
          <w:divId w:val="896282511"/>
          <w:tblCellSpacing w:w="15" w:type="dxa"/>
        </w:trPr>
        <w:tc>
          <w:tcPr>
            <w:tcW w:w="0" w:type="auto"/>
            <w:tcBorders>
              <w:bottom w:val="single" w:sz="6" w:space="0" w:color="000000"/>
            </w:tcBorders>
            <w:shd w:val="clear" w:color="auto" w:fill="BBBBBB"/>
            <w:vAlign w:val="center"/>
            <w:hideMark/>
          </w:tcPr>
          <w:p w14:paraId="687A0298"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Continuing decline in mature individuals?</w:t>
            </w:r>
          </w:p>
        </w:tc>
        <w:tc>
          <w:tcPr>
            <w:tcW w:w="0" w:type="auto"/>
            <w:tcBorders>
              <w:bottom w:val="single" w:sz="6" w:space="0" w:color="000000"/>
            </w:tcBorders>
            <w:shd w:val="clear" w:color="auto" w:fill="BBBBBB"/>
            <w:vAlign w:val="center"/>
            <w:hideMark/>
          </w:tcPr>
          <w:p w14:paraId="2BC271EA"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5D98D8AD"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836EA7" w14:paraId="424E0BD2" w14:textId="77777777">
        <w:trPr>
          <w:divId w:val="896282511"/>
          <w:tblCellSpacing w:w="15" w:type="dxa"/>
        </w:trPr>
        <w:tc>
          <w:tcPr>
            <w:tcW w:w="0" w:type="auto"/>
            <w:vAlign w:val="center"/>
            <w:hideMark/>
          </w:tcPr>
          <w:p w14:paraId="376548BD" w14:textId="77777777" w:rsidR="00345450" w:rsidRDefault="0034545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3A4467D" w14:textId="77777777" w:rsidR="00345450" w:rsidRDefault="0034545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1030FC5C"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Reductions in the number of mature plants in populations have been documented in Sumatra. There are records of ongoing harvest of this species for their rhizomes, which take time to grow and are likely suitable for harvest mostly in mature individuals. Therefore, it can be inferred that the number of mature individuals is declining in line with ongoing harvest.</w:t>
            </w:r>
          </w:p>
        </w:tc>
      </w:tr>
    </w:tbl>
    <w:p w14:paraId="47284C2F" w14:textId="77777777" w:rsidR="00345450" w:rsidRDefault="00345450">
      <w:pPr>
        <w:pStyle w:val="Heading1"/>
        <w:divId w:val="2111922852"/>
        <w:rPr>
          <w:rFonts w:ascii="Georgia" w:eastAsia="Times New Roman" w:hAnsi="Georgia"/>
          <w:sz w:val="29"/>
          <w:szCs w:val="29"/>
        </w:rPr>
      </w:pPr>
      <w:r>
        <w:rPr>
          <w:rFonts w:ascii="Georgia" w:eastAsia="Times New Roman" w:hAnsi="Georgia"/>
          <w:sz w:val="29"/>
          <w:szCs w:val="29"/>
        </w:rPr>
        <w:t>Habitats and Ecology</w:t>
      </w:r>
    </w:p>
    <w:p w14:paraId="6FFF7931" w14:textId="2726DC2F" w:rsidR="00345450" w:rsidRDefault="00345450">
      <w:pPr>
        <w:pStyle w:val="NormalWeb"/>
        <w:divId w:val="2111922852"/>
        <w:rPr>
          <w:rFonts w:ascii="Georgia" w:hAnsi="Georgia"/>
        </w:rPr>
      </w:pPr>
      <w:commentRangeStart w:id="53"/>
      <w:proofErr w:type="spellStart"/>
      <w:r>
        <w:rPr>
          <w:rStyle w:val="Emphasis"/>
          <w:rFonts w:ascii="Georgia" w:hAnsi="Georgia"/>
        </w:rPr>
        <w:t>Cibotium</w:t>
      </w:r>
      <w:proofErr w:type="spellEnd"/>
      <w:r>
        <w:rPr>
          <w:rStyle w:val="Emphasis"/>
          <w:rFonts w:ascii="Georgia" w:hAnsi="Georgia"/>
        </w:rPr>
        <w:t xml:space="preserve"> barometz</w:t>
      </w:r>
      <w:r>
        <w:rPr>
          <w:rFonts w:ascii="Georgia" w:hAnsi="Georgia"/>
        </w:rPr>
        <w:t xml:space="preserve"> is a perennial plant growing primarily in the wet tropical biome. It is a large terrestrial tree fern which grows to around 1</w:t>
      </w:r>
      <w:ins w:id="54" w:author="Jack Plummer" w:date="2023-11-07T13:57:00Z">
        <w:r w:rsidR="00441C0F">
          <w:rPr>
            <w:rFonts w:ascii="Georgia" w:hAnsi="Georgia"/>
          </w:rPr>
          <w:t xml:space="preserve"> </w:t>
        </w:r>
      </w:ins>
      <w:r>
        <w:rPr>
          <w:rFonts w:ascii="Georgia" w:hAnsi="Georgia"/>
        </w:rPr>
        <w:t>m tall, with leaves over 2</w:t>
      </w:r>
      <w:ins w:id="55" w:author="Jack Plummer" w:date="2023-11-07T13:57:00Z">
        <w:r w:rsidR="00441C0F">
          <w:rPr>
            <w:rFonts w:ascii="Georgia" w:hAnsi="Georgia"/>
          </w:rPr>
          <w:t xml:space="preserve"> </w:t>
        </w:r>
      </w:ins>
      <w:r>
        <w:rPr>
          <w:rFonts w:ascii="Georgia" w:hAnsi="Georgia"/>
        </w:rPr>
        <w:t>m long and a stump like rhizome about 5</w:t>
      </w:r>
      <w:commentRangeStart w:id="56"/>
      <w:r>
        <w:rPr>
          <w:rFonts w:ascii="Georgia" w:hAnsi="Georgia"/>
        </w:rPr>
        <w:t>-</w:t>
      </w:r>
      <w:commentRangeEnd w:id="56"/>
      <w:r w:rsidR="00441C0F">
        <w:rPr>
          <w:rStyle w:val="CommentReference"/>
        </w:rPr>
        <w:commentReference w:id="56"/>
      </w:r>
      <w:r>
        <w:rPr>
          <w:rFonts w:ascii="Georgia" w:hAnsi="Georgia"/>
        </w:rPr>
        <w:t>8</w:t>
      </w:r>
      <w:ins w:id="57" w:author="Jack Plummer" w:date="2023-11-07T13:57:00Z">
        <w:r w:rsidR="00441C0F">
          <w:rPr>
            <w:rFonts w:ascii="Georgia" w:hAnsi="Georgia"/>
          </w:rPr>
          <w:t xml:space="preserve"> </w:t>
        </w:r>
      </w:ins>
      <w:r>
        <w:rPr>
          <w:rFonts w:ascii="Georgia" w:hAnsi="Georgia"/>
        </w:rPr>
        <w:t xml:space="preserve">cm in diameter with shining brown hairs near its apex. The species takes </w:t>
      </w:r>
      <w:ins w:id="58" w:author="Jack Plummer" w:date="2023-11-07T13:58:00Z">
        <w:r w:rsidR="00441C0F">
          <w:rPr>
            <w:rFonts w:ascii="Georgia" w:hAnsi="Georgia"/>
          </w:rPr>
          <w:t>four</w:t>
        </w:r>
      </w:ins>
      <w:del w:id="59" w:author="Jack Plummer" w:date="2023-11-07T13:58:00Z">
        <w:r w:rsidDel="00441C0F">
          <w:rPr>
            <w:rFonts w:ascii="Georgia" w:hAnsi="Georgia"/>
          </w:rPr>
          <w:delText>4</w:delText>
        </w:r>
      </w:del>
      <w:r>
        <w:rPr>
          <w:rFonts w:ascii="Georgia" w:hAnsi="Georgia"/>
        </w:rPr>
        <w:t xml:space="preserve"> years to mature, after which it produces a large quantity of spores annually.</w:t>
      </w:r>
      <w:r>
        <w:rPr>
          <w:rFonts w:ascii="Georgia" w:hAnsi="Georgia"/>
        </w:rPr>
        <w:br/>
      </w:r>
      <w:proofErr w:type="spellStart"/>
      <w:r>
        <w:rPr>
          <w:rFonts w:ascii="Georgia" w:hAnsi="Georgia"/>
        </w:rPr>
        <w:t>It</w:t>
      </w:r>
      <w:del w:id="60" w:author="Jack Plummer" w:date="2023-11-07T13:58:00Z">
        <w:r w:rsidDel="00441C0F">
          <w:rPr>
            <w:rFonts w:ascii="Georgia" w:hAnsi="Georgia"/>
          </w:rPr>
          <w:delText xml:space="preserve"> is </w:delText>
        </w:r>
      </w:del>
      <w:r>
        <w:rPr>
          <w:rFonts w:ascii="Georgia" w:hAnsi="Georgia"/>
        </w:rPr>
        <w:t>commonly</w:t>
      </w:r>
      <w:proofErr w:type="spellEnd"/>
      <w:r>
        <w:rPr>
          <w:rFonts w:ascii="Georgia" w:hAnsi="Georgia"/>
        </w:rPr>
        <w:t xml:space="preserve"> </w:t>
      </w:r>
      <w:del w:id="61" w:author="Jack Plummer" w:date="2023-11-07T13:58:00Z">
        <w:r w:rsidDel="00441C0F">
          <w:rPr>
            <w:rFonts w:ascii="Georgia" w:hAnsi="Georgia"/>
          </w:rPr>
          <w:delText xml:space="preserve">seen growing </w:delText>
        </w:r>
      </w:del>
      <w:ins w:id="62" w:author="Jack Plummer" w:date="2023-11-07T13:58:00Z">
        <w:r w:rsidR="00441C0F">
          <w:rPr>
            <w:rFonts w:ascii="Georgia" w:hAnsi="Georgia"/>
          </w:rPr>
          <w:t>grow</w:t>
        </w:r>
        <w:r w:rsidR="00441C0F">
          <w:rPr>
            <w:rFonts w:ascii="Georgia" w:hAnsi="Georgia"/>
          </w:rPr>
          <w:t>s</w:t>
        </w:r>
        <w:r w:rsidR="00441C0F">
          <w:rPr>
            <w:rFonts w:ascii="Georgia" w:hAnsi="Georgia"/>
          </w:rPr>
          <w:t xml:space="preserve"> </w:t>
        </w:r>
      </w:ins>
      <w:r>
        <w:rPr>
          <w:rFonts w:ascii="Georgia" w:hAnsi="Georgia"/>
        </w:rPr>
        <w:t xml:space="preserve">amongst non-calcareous rocks and on steep ground in mountain forest. However, it can also be </w:t>
      </w:r>
      <w:ins w:id="63" w:author="Jack Plummer" w:date="2023-11-07T13:58:00Z">
        <w:r w:rsidR="00441C0F">
          <w:rPr>
            <w:rFonts w:ascii="Georgia" w:hAnsi="Georgia"/>
          </w:rPr>
          <w:t>found</w:t>
        </w:r>
      </w:ins>
      <w:del w:id="64" w:author="Jack Plummer" w:date="2023-11-07T13:58:00Z">
        <w:r w:rsidDel="00441C0F">
          <w:rPr>
            <w:rFonts w:ascii="Georgia" w:hAnsi="Georgia"/>
          </w:rPr>
          <w:delText>seen</w:delText>
        </w:r>
      </w:del>
      <w:r>
        <w:rPr>
          <w:rFonts w:ascii="Georgia" w:hAnsi="Georgia"/>
        </w:rPr>
        <w:t xml:space="preserve"> growing on bare earth in open places in disturbed areas, and so potentially spreads by establishment on land slide areas.</w:t>
      </w:r>
      <w:commentRangeEnd w:id="53"/>
      <w:r w:rsidR="00441C0F">
        <w:rPr>
          <w:rStyle w:val="CommentReference"/>
        </w:rPr>
        <w:commentReference w:id="53"/>
      </w:r>
      <w:r>
        <w:rPr>
          <w:rFonts w:ascii="Georgia" w:hAnsi="Georgia"/>
        </w:rPr>
        <w:br/>
        <w:t xml:space="preserve">In China, </w:t>
      </w:r>
      <w:r>
        <w:rPr>
          <w:rStyle w:val="Emphasis"/>
          <w:rFonts w:ascii="Georgia" w:hAnsi="Georgia"/>
        </w:rPr>
        <w:t>C. barometz</w:t>
      </w:r>
      <w:r>
        <w:rPr>
          <w:rFonts w:ascii="Georgia" w:hAnsi="Georgia"/>
        </w:rPr>
        <w:t xml:space="preserve"> grows in warm humid environments, often in valleys, forest edges and open places where </w:t>
      </w:r>
      <w:r>
        <w:rPr>
          <w:rFonts w:ascii="Georgia" w:hAnsi="Georgia"/>
        </w:rPr>
        <w:lastRenderedPageBreak/>
        <w:t>the soil is acidic (</w:t>
      </w:r>
      <w:commentRangeStart w:id="65"/>
      <w:r>
        <w:rPr>
          <w:rFonts w:ascii="Georgia" w:hAnsi="Georgia"/>
        </w:rPr>
        <w:t xml:space="preserve">Zhang </w:t>
      </w:r>
      <w:r w:rsidRPr="00441C0F">
        <w:rPr>
          <w:rFonts w:ascii="Georgia" w:hAnsi="Georgia"/>
          <w:i/>
          <w:iCs/>
          <w:rPrChange w:id="66" w:author="Jack Plummer" w:date="2023-11-07T13:58:00Z">
            <w:rPr>
              <w:rFonts w:ascii="Georgia" w:hAnsi="Georgia"/>
            </w:rPr>
          </w:rPrChange>
        </w:rPr>
        <w:t>et al.</w:t>
      </w:r>
      <w:r>
        <w:rPr>
          <w:rFonts w:ascii="Georgia" w:hAnsi="Georgia"/>
        </w:rPr>
        <w:t xml:space="preserve"> 2008</w:t>
      </w:r>
      <w:commentRangeEnd w:id="65"/>
      <w:r w:rsidR="00C10814">
        <w:rPr>
          <w:rStyle w:val="CommentReference"/>
        </w:rPr>
        <w:commentReference w:id="65"/>
      </w:r>
      <w:r>
        <w:rPr>
          <w:rFonts w:ascii="Georgia" w:hAnsi="Georgia"/>
        </w:rPr>
        <w:t>). Observations in Sumatra have shown that the species grows best and forms dense subpopulations in habitats where the canopy coverage and relative humidity are between 50-70% (</w:t>
      </w:r>
      <w:proofErr w:type="spellStart"/>
      <w:r>
        <w:rPr>
          <w:rFonts w:ascii="Georgia" w:hAnsi="Georgia"/>
        </w:rPr>
        <w:t>Praptosuwiryo</w:t>
      </w:r>
      <w:proofErr w:type="spellEnd"/>
      <w:r>
        <w:rPr>
          <w:rFonts w:ascii="Georgia" w:hAnsi="Georgia"/>
        </w:rPr>
        <w:t xml:space="preserve"> </w:t>
      </w:r>
      <w:r w:rsidRPr="00441C0F">
        <w:rPr>
          <w:rFonts w:ascii="Georgia" w:hAnsi="Georgia"/>
          <w:i/>
          <w:iCs/>
          <w:rPrChange w:id="67" w:author="Jack Plummer" w:date="2023-11-07T13:58:00Z">
            <w:rPr>
              <w:rFonts w:ascii="Georgia" w:hAnsi="Georgia"/>
            </w:rPr>
          </w:rPrChange>
        </w:rPr>
        <w:t>et al.</w:t>
      </w:r>
      <w:r>
        <w:rPr>
          <w:rFonts w:ascii="Georgia" w:hAnsi="Georgia"/>
        </w:rPr>
        <w:t xml:space="preserve"> 2017).</w:t>
      </w:r>
    </w:p>
    <w:p w14:paraId="36D95000" w14:textId="77777777" w:rsidR="00345450" w:rsidRDefault="00345450">
      <w:pPr>
        <w:pStyle w:val="Heading2"/>
        <w:divId w:val="2111922852"/>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69"/>
        <w:gridCol w:w="763"/>
        <w:gridCol w:w="1020"/>
        <w:gridCol w:w="1888"/>
      </w:tblGrid>
      <w:tr w:rsidR="00836EA7" w14:paraId="275E468F" w14:textId="77777777">
        <w:trPr>
          <w:divId w:val="2111922852"/>
          <w:tblCellSpacing w:w="15" w:type="dxa"/>
        </w:trPr>
        <w:tc>
          <w:tcPr>
            <w:tcW w:w="0" w:type="auto"/>
            <w:tcBorders>
              <w:bottom w:val="single" w:sz="6" w:space="0" w:color="000000"/>
            </w:tcBorders>
            <w:shd w:val="clear" w:color="auto" w:fill="BBBBBB"/>
            <w:vAlign w:val="center"/>
            <w:hideMark/>
          </w:tcPr>
          <w:p w14:paraId="49DEEBF0"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080E2B29"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229A76A0"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1AC58A7B"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836EA7" w14:paraId="535587F8" w14:textId="77777777">
        <w:trPr>
          <w:divId w:val="2111922852"/>
          <w:tblCellSpacing w:w="15" w:type="dxa"/>
        </w:trPr>
        <w:tc>
          <w:tcPr>
            <w:tcW w:w="0" w:type="auto"/>
            <w:tcBorders>
              <w:bottom w:val="single" w:sz="6" w:space="0" w:color="CCCCCC"/>
            </w:tcBorders>
            <w:vAlign w:val="center"/>
            <w:hideMark/>
          </w:tcPr>
          <w:p w14:paraId="66C5A66D" w14:textId="77777777" w:rsidR="00345450" w:rsidRDefault="0034545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478E9291"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3999EE4" w14:textId="77777777" w:rsidR="00345450" w:rsidRDefault="0034545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7715EFA" w14:textId="77777777" w:rsidR="00345450" w:rsidRDefault="00345450">
            <w:pPr>
              <w:spacing w:after="75"/>
              <w:rPr>
                <w:rFonts w:ascii="Georgia" w:eastAsia="Times New Roman" w:hAnsi="Georgia"/>
                <w:sz w:val="18"/>
                <w:szCs w:val="18"/>
              </w:rPr>
            </w:pPr>
            <w:r>
              <w:rPr>
                <w:rFonts w:ascii="Georgia" w:eastAsia="Times New Roman" w:hAnsi="Georgia"/>
                <w:sz w:val="18"/>
                <w:szCs w:val="18"/>
              </w:rPr>
              <w:t>Yes</w:t>
            </w:r>
          </w:p>
        </w:tc>
      </w:tr>
      <w:tr w:rsidR="00836EA7" w14:paraId="3804F997" w14:textId="77777777">
        <w:trPr>
          <w:divId w:val="2111922852"/>
          <w:tblCellSpacing w:w="15" w:type="dxa"/>
        </w:trPr>
        <w:tc>
          <w:tcPr>
            <w:tcW w:w="0" w:type="auto"/>
            <w:tcBorders>
              <w:bottom w:val="single" w:sz="6" w:space="0" w:color="CCCCCC"/>
            </w:tcBorders>
            <w:vAlign w:val="center"/>
            <w:hideMark/>
          </w:tcPr>
          <w:p w14:paraId="134E0558" w14:textId="77777777" w:rsidR="00345450" w:rsidRDefault="00345450">
            <w:pPr>
              <w:spacing w:after="75"/>
              <w:rPr>
                <w:rFonts w:ascii="Georgia" w:eastAsia="Times New Roman" w:hAnsi="Georgia"/>
                <w:sz w:val="18"/>
                <w:szCs w:val="18"/>
              </w:rPr>
            </w:pPr>
            <w:r>
              <w:rPr>
                <w:rFonts w:ascii="Georgia" w:eastAsia="Times New Roman" w:hAnsi="Georgia"/>
                <w:sz w:val="18"/>
                <w:szCs w:val="18"/>
              </w:rPr>
              <w:t>1.9. Forest -&gt; Forest - Subtropical/Tropical Moist Montane</w:t>
            </w:r>
          </w:p>
        </w:tc>
        <w:tc>
          <w:tcPr>
            <w:tcW w:w="0" w:type="auto"/>
            <w:tcBorders>
              <w:bottom w:val="single" w:sz="6" w:space="0" w:color="CCCCCC"/>
            </w:tcBorders>
            <w:vAlign w:val="center"/>
            <w:hideMark/>
          </w:tcPr>
          <w:p w14:paraId="332FC90D" w14:textId="77777777" w:rsidR="00345450" w:rsidRDefault="0034545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B40C785" w14:textId="77777777" w:rsidR="00345450" w:rsidRDefault="0034545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0F332451" w14:textId="77777777" w:rsidR="00345450" w:rsidRDefault="00345450">
            <w:pPr>
              <w:spacing w:after="75"/>
              <w:rPr>
                <w:rFonts w:ascii="Georgia" w:eastAsia="Times New Roman" w:hAnsi="Georgia"/>
                <w:sz w:val="18"/>
                <w:szCs w:val="18"/>
              </w:rPr>
            </w:pPr>
            <w:r>
              <w:rPr>
                <w:rFonts w:ascii="Georgia" w:eastAsia="Times New Roman" w:hAnsi="Georgia"/>
                <w:sz w:val="18"/>
                <w:szCs w:val="18"/>
              </w:rPr>
              <w:t>Yes</w:t>
            </w:r>
          </w:p>
        </w:tc>
      </w:tr>
    </w:tbl>
    <w:p w14:paraId="31E7D83E" w14:textId="77777777" w:rsidR="00345450" w:rsidRDefault="00345450">
      <w:pPr>
        <w:pStyle w:val="Heading2"/>
        <w:divId w:val="2111922852"/>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34"/>
        <w:gridCol w:w="894"/>
        <w:gridCol w:w="6282"/>
      </w:tblGrid>
      <w:tr w:rsidR="00836EA7" w14:paraId="14B84A87" w14:textId="77777777">
        <w:trPr>
          <w:divId w:val="2111922852"/>
          <w:tblCellSpacing w:w="15" w:type="dxa"/>
        </w:trPr>
        <w:tc>
          <w:tcPr>
            <w:tcW w:w="0" w:type="auto"/>
            <w:tcBorders>
              <w:bottom w:val="single" w:sz="6" w:space="0" w:color="000000"/>
            </w:tcBorders>
            <w:shd w:val="clear" w:color="auto" w:fill="BBBBBB"/>
            <w:vAlign w:val="center"/>
            <w:hideMark/>
          </w:tcPr>
          <w:p w14:paraId="265F99D1"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3C9CB1DB"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625FEA9C"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836EA7" w14:paraId="1C73BCA7" w14:textId="77777777">
        <w:trPr>
          <w:divId w:val="2111922852"/>
          <w:tblCellSpacing w:w="15" w:type="dxa"/>
        </w:trPr>
        <w:tc>
          <w:tcPr>
            <w:tcW w:w="0" w:type="auto"/>
            <w:vAlign w:val="center"/>
            <w:hideMark/>
          </w:tcPr>
          <w:p w14:paraId="7D0FC713" w14:textId="77777777" w:rsidR="00345450" w:rsidRDefault="0034545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1552048" w14:textId="77777777" w:rsidR="00345450" w:rsidRDefault="0034545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19C45814" w14:textId="40E17ECD" w:rsidR="00345450" w:rsidRDefault="00345450">
            <w:pPr>
              <w:spacing w:after="75"/>
              <w:rPr>
                <w:rFonts w:ascii="Georgia" w:eastAsia="Times New Roman" w:hAnsi="Georgia"/>
                <w:sz w:val="18"/>
                <w:szCs w:val="18"/>
              </w:rPr>
            </w:pPr>
            <w:r>
              <w:rPr>
                <w:rFonts w:ascii="Georgia" w:eastAsia="Times New Roman" w:hAnsi="Georgia"/>
                <w:sz w:val="18"/>
                <w:szCs w:val="18"/>
              </w:rPr>
              <w:t xml:space="preserve">There are examples in Sumatra of conversion of secondary forest into rubber plantations driving an associated decline in </w:t>
            </w:r>
            <w:del w:id="68" w:author="Jack Plummer" w:date="2023-11-07T13:59:00Z">
              <w:r w:rsidDel="00441C0F">
                <w:rPr>
                  <w:rFonts w:ascii="Georgia" w:eastAsia="Times New Roman" w:hAnsi="Georgia"/>
                  <w:sz w:val="18"/>
                  <w:szCs w:val="18"/>
                </w:rPr>
                <w:delText>C. barometz populations</w:delText>
              </w:r>
            </w:del>
            <w:ins w:id="69" w:author="Jack Plummer" w:date="2023-11-07T13:59:00Z">
              <w:r w:rsidR="00441C0F">
                <w:rPr>
                  <w:rFonts w:ascii="Georgia" w:eastAsia="Times New Roman" w:hAnsi="Georgia"/>
                  <w:sz w:val="18"/>
                  <w:szCs w:val="18"/>
                </w:rPr>
                <w:t>number of mature individuals</w:t>
              </w:r>
            </w:ins>
            <w:r>
              <w:rPr>
                <w:rFonts w:ascii="Georgia" w:eastAsia="Times New Roman" w:hAnsi="Georgia"/>
                <w:sz w:val="18"/>
                <w:szCs w:val="18"/>
              </w:rPr>
              <w:t>. In Viet Nam, an important habitat for this species was converted into a reservoir for a hydroelectric project. Therefore, it can be inferred the quality and area of habitat is declining in various parts of the species</w:t>
            </w:r>
            <w:ins w:id="70" w:author="Jack Plummer" w:date="2023-11-07T14:00:00Z">
              <w:r w:rsidR="00441C0F">
                <w:rPr>
                  <w:rFonts w:ascii="Georgia" w:eastAsia="Times New Roman" w:hAnsi="Georgia"/>
                  <w:sz w:val="18"/>
                  <w:szCs w:val="18"/>
                </w:rPr>
                <w:t>’</w:t>
              </w:r>
            </w:ins>
            <w:r>
              <w:rPr>
                <w:rFonts w:ascii="Georgia" w:eastAsia="Times New Roman" w:hAnsi="Georgia"/>
                <w:sz w:val="18"/>
                <w:szCs w:val="18"/>
              </w:rPr>
              <w:t xml:space="preserve"> range. </w:t>
            </w:r>
          </w:p>
        </w:tc>
      </w:tr>
    </w:tbl>
    <w:p w14:paraId="1F190DCA" w14:textId="77777777" w:rsidR="00345450" w:rsidRDefault="00345450">
      <w:pPr>
        <w:pStyle w:val="Heading2"/>
        <w:divId w:val="2111922852"/>
        <w:rPr>
          <w:rFonts w:ascii="Georgia" w:eastAsia="Times New Roman" w:hAnsi="Georgia"/>
          <w:sz w:val="27"/>
          <w:szCs w:val="27"/>
        </w:rPr>
      </w:pPr>
      <w:r>
        <w:rPr>
          <w:rFonts w:ascii="Georgia" w:eastAsia="Times New Roman" w:hAnsi="Georgia"/>
          <w:sz w:val="27"/>
          <w:szCs w:val="27"/>
        </w:rPr>
        <w:t>Systems</w:t>
      </w:r>
    </w:p>
    <w:p w14:paraId="1F32BDED" w14:textId="77777777" w:rsidR="00345450" w:rsidRDefault="00345450">
      <w:pPr>
        <w:pStyle w:val="NormalWeb"/>
        <w:divId w:val="2111922852"/>
        <w:rPr>
          <w:rFonts w:ascii="Georgia" w:hAnsi="Georgia"/>
        </w:rPr>
      </w:pPr>
      <w:r>
        <w:rPr>
          <w:rStyle w:val="datalabel1"/>
          <w:rFonts w:ascii="Georgia" w:hAnsi="Georgia"/>
        </w:rPr>
        <w:t xml:space="preserve">System: </w:t>
      </w:r>
      <w:r>
        <w:rPr>
          <w:rFonts w:ascii="Georgia" w:hAnsi="Georgia"/>
        </w:rPr>
        <w:t>Terrestrial</w:t>
      </w:r>
    </w:p>
    <w:p w14:paraId="78ACE1C5" w14:textId="77777777" w:rsidR="00345450" w:rsidRDefault="00345450">
      <w:pPr>
        <w:pStyle w:val="Heading2"/>
        <w:divId w:val="2111922852"/>
        <w:rPr>
          <w:rFonts w:ascii="Georgia" w:eastAsia="Times New Roman" w:hAnsi="Georgia"/>
          <w:sz w:val="27"/>
          <w:szCs w:val="27"/>
        </w:rPr>
      </w:pPr>
      <w:r>
        <w:rPr>
          <w:rFonts w:ascii="Georgia" w:eastAsia="Times New Roman" w:hAnsi="Georgia"/>
          <w:sz w:val="27"/>
          <w:szCs w:val="27"/>
        </w:rPr>
        <w:t>Plant / Fungi Specific</w:t>
      </w:r>
    </w:p>
    <w:p w14:paraId="1B5E3702" w14:textId="77777777" w:rsidR="00345450" w:rsidRDefault="00345450">
      <w:pPr>
        <w:pStyle w:val="NormalWeb"/>
        <w:divId w:val="2111922852"/>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836EA7" w14:paraId="72F43974" w14:textId="77777777">
        <w:trPr>
          <w:divId w:val="2111922852"/>
          <w:tblCellSpacing w:w="15" w:type="dxa"/>
        </w:trPr>
        <w:tc>
          <w:tcPr>
            <w:tcW w:w="0" w:type="auto"/>
            <w:tcBorders>
              <w:bottom w:val="single" w:sz="6" w:space="0" w:color="000000"/>
            </w:tcBorders>
            <w:shd w:val="clear" w:color="auto" w:fill="BBBBBB"/>
            <w:vAlign w:val="center"/>
            <w:hideMark/>
          </w:tcPr>
          <w:p w14:paraId="087105B2"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836EA7" w14:paraId="0E3AA015" w14:textId="77777777">
        <w:trPr>
          <w:divId w:val="2111922852"/>
          <w:tblCellSpacing w:w="15" w:type="dxa"/>
        </w:trPr>
        <w:tc>
          <w:tcPr>
            <w:tcW w:w="0" w:type="auto"/>
            <w:tcBorders>
              <w:bottom w:val="single" w:sz="6" w:space="0" w:color="CCCCCC"/>
            </w:tcBorders>
            <w:vAlign w:val="center"/>
            <w:hideMark/>
          </w:tcPr>
          <w:p w14:paraId="1E4D1566" w14:textId="77777777" w:rsidR="00345450" w:rsidRDefault="00345450">
            <w:pPr>
              <w:spacing w:after="75"/>
              <w:rPr>
                <w:rFonts w:ascii="Georgia" w:eastAsia="Times New Roman" w:hAnsi="Georgia"/>
                <w:sz w:val="18"/>
                <w:szCs w:val="18"/>
              </w:rPr>
            </w:pPr>
            <w:r>
              <w:rPr>
                <w:rFonts w:ascii="Georgia" w:eastAsia="Times New Roman" w:hAnsi="Georgia"/>
                <w:sz w:val="18"/>
                <w:szCs w:val="18"/>
              </w:rPr>
              <w:t>Fern</w:t>
            </w:r>
          </w:p>
        </w:tc>
      </w:tr>
    </w:tbl>
    <w:p w14:paraId="7A1BF7AE" w14:textId="77777777" w:rsidR="00345450" w:rsidRDefault="00345450">
      <w:pPr>
        <w:pStyle w:val="Heading1"/>
        <w:divId w:val="1632973413"/>
        <w:rPr>
          <w:rFonts w:ascii="Georgia" w:eastAsia="Times New Roman" w:hAnsi="Georgia"/>
          <w:sz w:val="29"/>
          <w:szCs w:val="29"/>
        </w:rPr>
      </w:pPr>
      <w:r>
        <w:rPr>
          <w:rFonts w:ascii="Georgia" w:eastAsia="Times New Roman" w:hAnsi="Georgia"/>
          <w:sz w:val="29"/>
          <w:szCs w:val="29"/>
        </w:rPr>
        <w:t>Use and Trade</w:t>
      </w:r>
    </w:p>
    <w:p w14:paraId="1DF9B4F1" w14:textId="77777777" w:rsidR="00345450" w:rsidRDefault="00345450">
      <w:pPr>
        <w:pStyle w:val="Heading2"/>
        <w:divId w:val="1632973413"/>
        <w:rPr>
          <w:rFonts w:ascii="Georgia" w:eastAsia="Times New Roman" w:hAnsi="Georgia"/>
          <w:sz w:val="27"/>
          <w:szCs w:val="27"/>
        </w:rPr>
      </w:pPr>
      <w:r>
        <w:rPr>
          <w:rFonts w:ascii="Georgia" w:eastAsia="Times New Roman" w:hAnsi="Georgia"/>
          <w:sz w:val="27"/>
          <w:szCs w:val="27"/>
        </w:rPr>
        <w:t>General Use and Trade Information</w:t>
      </w:r>
    </w:p>
    <w:p w14:paraId="0F9F363B" w14:textId="77777777" w:rsidR="00345450" w:rsidRDefault="00345450">
      <w:pPr>
        <w:pStyle w:val="NormalWeb"/>
        <w:divId w:val="1632973413"/>
        <w:rPr>
          <w:rStyle w:val="normaltextrun"/>
        </w:rPr>
      </w:pPr>
      <w:proofErr w:type="spellStart"/>
      <w:r>
        <w:rPr>
          <w:rStyle w:val="Emphasis"/>
          <w:rFonts w:ascii="Georgia" w:hAnsi="Georgia"/>
        </w:rPr>
        <w:t>Cibotium</w:t>
      </w:r>
      <w:proofErr w:type="spellEnd"/>
      <w:r>
        <w:rPr>
          <w:rStyle w:val="Emphasis"/>
          <w:rFonts w:ascii="Georgia" w:hAnsi="Georgia"/>
        </w:rPr>
        <w:t xml:space="preserve"> barometz </w:t>
      </w:r>
      <w:r>
        <w:rPr>
          <w:rStyle w:val="normaltextrun"/>
          <w:rFonts w:ascii="Georgia" w:hAnsi="Georgia"/>
        </w:rPr>
        <w:t xml:space="preserve">is highly valued as a medicinal herb. The plant is believed to replenish liver and kidneys, strengthen bones, ease joints and aid deficiencies of liver, kidney, chronic rheumatism, backache, legs stiffness and frequent enuresis </w:t>
      </w:r>
      <w:commentRangeStart w:id="71"/>
      <w:r>
        <w:rPr>
          <w:rStyle w:val="normaltextrun"/>
          <w:rFonts w:ascii="Georgia" w:hAnsi="Georgia"/>
        </w:rPr>
        <w:t>(4)</w:t>
      </w:r>
      <w:r>
        <w:rPr>
          <w:rStyle w:val="eop"/>
          <w:rFonts w:ascii="Georgia" w:hAnsi="Georgia"/>
        </w:rPr>
        <w:t xml:space="preserve">. </w:t>
      </w:r>
      <w:commentRangeEnd w:id="71"/>
      <w:r w:rsidR="00441C0F">
        <w:rPr>
          <w:rStyle w:val="CommentReference"/>
        </w:rPr>
        <w:commentReference w:id="71"/>
      </w:r>
      <w:r>
        <w:rPr>
          <w:rStyle w:val="eop"/>
          <w:rFonts w:ascii="Georgia" w:hAnsi="Georgia"/>
        </w:rPr>
        <w:t xml:space="preserve">It was also part of a traditional Chinese medicine approach to cope with COVID-19, so harvesting of wild plants is likely to still be occurring at the national level (TRAFFIC 2020). The hairy rhizome of this species also has a long history of use in China as a styptic for bleeding </w:t>
      </w:r>
      <w:proofErr w:type="gramStart"/>
      <w:r>
        <w:rPr>
          <w:rStyle w:val="eop"/>
          <w:rFonts w:ascii="Georgia" w:hAnsi="Georgia"/>
        </w:rPr>
        <w:t>wounds, and</w:t>
      </w:r>
      <w:proofErr w:type="gramEnd"/>
      <w:r>
        <w:rPr>
          <w:rStyle w:val="eop"/>
          <w:rFonts w:ascii="Georgia" w:hAnsi="Georgia"/>
        </w:rPr>
        <w:t xml:space="preserve"> is also used in Malaysia. These hairs are also used for stuffing cushions and upholstery. </w:t>
      </w:r>
      <w:r>
        <w:rPr>
          <w:rFonts w:ascii="Georgia" w:hAnsi="Georgia"/>
        </w:rPr>
        <w:br/>
      </w:r>
      <w:r>
        <w:rPr>
          <w:rStyle w:val="eop"/>
          <w:rFonts w:ascii="Georgia" w:hAnsi="Georgia"/>
        </w:rPr>
        <w:t>Between 1993 and 2020, over 2.5 million kilograms of this species were exported, along with over 10,000 bottles, 10,000 boxes and 5,000 cartons. Most of these exports were of wild origin, with those of cultivated origin fluctuating throughout this period.</w:t>
      </w:r>
      <w:r>
        <w:rPr>
          <w:rFonts w:ascii="Georgia" w:hAnsi="Georgia"/>
        </w:rPr>
        <w:br/>
      </w:r>
      <w:r>
        <w:rPr>
          <w:rStyle w:val="eop"/>
          <w:rFonts w:ascii="Georgia" w:hAnsi="Georgia"/>
        </w:rPr>
        <w:t>China was the principal exporter from 1993 to 1997, and there were no cultivation sites so wild subpopulations declined greatly. Since 1997, export is limited to a quota of 130 tonnes annually from China, with the quota declining gradually every year. In Viet Nam, however, the export quota in 2009 and 2010 was at 250 tonnes of dry weight. Therefore, there is still ongoing trade of this species in international markets.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57"/>
        <w:gridCol w:w="4016"/>
        <w:gridCol w:w="1381"/>
        <w:gridCol w:w="2356"/>
      </w:tblGrid>
      <w:tr w:rsidR="00836EA7" w14:paraId="16D75EFE" w14:textId="77777777">
        <w:trPr>
          <w:divId w:val="1632973413"/>
          <w:tblCellSpacing w:w="15" w:type="dxa"/>
        </w:trPr>
        <w:tc>
          <w:tcPr>
            <w:tcW w:w="0" w:type="auto"/>
            <w:tcBorders>
              <w:bottom w:val="single" w:sz="6" w:space="0" w:color="000000"/>
            </w:tcBorders>
            <w:shd w:val="clear" w:color="auto" w:fill="BBBBBB"/>
            <w:vAlign w:val="center"/>
            <w:hideMark/>
          </w:tcPr>
          <w:p w14:paraId="69F01D25" w14:textId="77777777" w:rsidR="00345450" w:rsidRDefault="00345450">
            <w:pPr>
              <w:spacing w:after="75"/>
              <w:rPr>
                <w:rFonts w:eastAsia="Times New Roman"/>
                <w:b/>
                <w:bCs/>
                <w:sz w:val="18"/>
                <w:szCs w:val="18"/>
              </w:rPr>
            </w:pPr>
            <w:r>
              <w:rPr>
                <w:rFonts w:ascii="Georgia" w:eastAsia="Times New Roman" w:hAnsi="Georgia"/>
                <w:b/>
                <w:bCs/>
                <w:sz w:val="18"/>
                <w:szCs w:val="18"/>
              </w:rPr>
              <w:lastRenderedPageBreak/>
              <w:t>Subsistence:</w:t>
            </w:r>
          </w:p>
        </w:tc>
        <w:tc>
          <w:tcPr>
            <w:tcW w:w="0" w:type="auto"/>
            <w:tcBorders>
              <w:bottom w:val="single" w:sz="6" w:space="0" w:color="000000"/>
            </w:tcBorders>
            <w:shd w:val="clear" w:color="auto" w:fill="BBBBBB"/>
            <w:vAlign w:val="center"/>
            <w:hideMark/>
          </w:tcPr>
          <w:p w14:paraId="3B9AF89F"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Rationale:</w:t>
            </w:r>
          </w:p>
        </w:tc>
        <w:tc>
          <w:tcPr>
            <w:tcW w:w="0" w:type="auto"/>
            <w:tcBorders>
              <w:bottom w:val="single" w:sz="6" w:space="0" w:color="000000"/>
            </w:tcBorders>
            <w:shd w:val="clear" w:color="auto" w:fill="BBBBBB"/>
            <w:vAlign w:val="center"/>
            <w:hideMark/>
          </w:tcPr>
          <w:p w14:paraId="4340BFFB"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Local Commercial:</w:t>
            </w:r>
          </w:p>
        </w:tc>
        <w:tc>
          <w:tcPr>
            <w:tcW w:w="0" w:type="auto"/>
            <w:tcBorders>
              <w:bottom w:val="single" w:sz="6" w:space="0" w:color="000000"/>
            </w:tcBorders>
            <w:shd w:val="clear" w:color="auto" w:fill="BBBBBB"/>
            <w:vAlign w:val="center"/>
            <w:hideMark/>
          </w:tcPr>
          <w:p w14:paraId="2611E052"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Further detail including information on economic value if available:</w:t>
            </w:r>
          </w:p>
        </w:tc>
      </w:tr>
      <w:tr w:rsidR="00836EA7" w14:paraId="54A33FCE" w14:textId="77777777">
        <w:trPr>
          <w:divId w:val="1632973413"/>
          <w:tblCellSpacing w:w="15" w:type="dxa"/>
        </w:trPr>
        <w:tc>
          <w:tcPr>
            <w:tcW w:w="0" w:type="auto"/>
            <w:vAlign w:val="center"/>
            <w:hideMark/>
          </w:tcPr>
          <w:p w14:paraId="5F63E866" w14:textId="77777777" w:rsidR="00345450" w:rsidRDefault="00345450">
            <w:pPr>
              <w:spacing w:after="75"/>
              <w:rPr>
                <w:rFonts w:ascii="Georgia" w:eastAsia="Times New Roman" w:hAnsi="Georgia"/>
                <w:sz w:val="18"/>
                <w:szCs w:val="18"/>
              </w:rPr>
            </w:pPr>
            <w:commentRangeStart w:id="72"/>
            <w:r>
              <w:rPr>
                <w:rFonts w:ascii="Georgia" w:eastAsia="Times New Roman" w:hAnsi="Georgia"/>
                <w:sz w:val="18"/>
                <w:szCs w:val="18"/>
              </w:rPr>
              <w:t>Yes</w:t>
            </w:r>
          </w:p>
        </w:tc>
        <w:tc>
          <w:tcPr>
            <w:tcW w:w="0" w:type="auto"/>
            <w:vAlign w:val="center"/>
            <w:hideMark/>
          </w:tcPr>
          <w:p w14:paraId="16D77EC1" w14:textId="77777777" w:rsidR="00345450" w:rsidRDefault="00345450">
            <w:pPr>
              <w:spacing w:after="75"/>
              <w:rPr>
                <w:rFonts w:ascii="Georgia" w:eastAsia="Times New Roman" w:hAnsi="Georgia"/>
                <w:sz w:val="18"/>
                <w:szCs w:val="18"/>
              </w:rPr>
            </w:pPr>
            <w:r>
              <w:rPr>
                <w:rFonts w:ascii="Georgia" w:eastAsia="Times New Roman" w:hAnsi="Georgia"/>
                <w:sz w:val="18"/>
                <w:szCs w:val="18"/>
              </w:rPr>
              <w:t>This species is an important medicinal herb in traditional medical practices and is therefore important for local livelihoods involved in the national medicinal herb markets.</w:t>
            </w:r>
            <w:commentRangeEnd w:id="72"/>
            <w:r w:rsidR="00441C0F">
              <w:rPr>
                <w:rStyle w:val="CommentReference"/>
              </w:rPr>
              <w:commentReference w:id="72"/>
            </w:r>
          </w:p>
        </w:tc>
        <w:tc>
          <w:tcPr>
            <w:tcW w:w="0" w:type="auto"/>
            <w:vAlign w:val="center"/>
            <w:hideMark/>
          </w:tcPr>
          <w:p w14:paraId="64266297"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FA128B4"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r>
    </w:tbl>
    <w:p w14:paraId="15D3A771" w14:textId="77777777" w:rsidR="00345450" w:rsidRDefault="00345450">
      <w:pPr>
        <w:pStyle w:val="Heading1"/>
        <w:divId w:val="1569456323"/>
        <w:rPr>
          <w:rFonts w:ascii="Georgia" w:eastAsia="Times New Roman" w:hAnsi="Georgia"/>
          <w:sz w:val="29"/>
          <w:szCs w:val="29"/>
        </w:rPr>
      </w:pPr>
      <w:r>
        <w:rPr>
          <w:rFonts w:ascii="Georgia" w:eastAsia="Times New Roman" w:hAnsi="Georgia"/>
          <w:sz w:val="29"/>
          <w:szCs w:val="29"/>
        </w:rPr>
        <w:t>Threats</w:t>
      </w:r>
    </w:p>
    <w:p w14:paraId="73CB5936" w14:textId="77777777" w:rsidR="00345450" w:rsidRDefault="00345450">
      <w:pPr>
        <w:pStyle w:val="NormalWeb"/>
        <w:divId w:val="1569456323"/>
        <w:rPr>
          <w:rFonts w:ascii="Georgia" w:hAnsi="Georgia"/>
        </w:rPr>
      </w:pPr>
      <w:r>
        <w:rPr>
          <w:rFonts w:ascii="Georgia" w:hAnsi="Georgia"/>
        </w:rPr>
        <w:t>As there is currently very little to no cultivation of this species occurring, trade for medicinal purposes is relying solely on extraction from the wild population, which poses a major threat to subpopulations, particularly in China. Although exports of this species are declining, their continuation is still a concern for these already declining wild subpopulations. Moreover, TRAFFIC reports in 2020 indicate that this species was one of the primary ones suggested as a remedy for COVID-19, and so national herbal markets are likely to have been harvesting wild plants quite heavily still in the last few years. Local harvesting and trade will not be reached by the international policies put in place by CITES, and is unlikely to be monitored, especially due to the presence of the species in remote and not easily accessible locations.</w:t>
      </w:r>
    </w:p>
    <w:p w14:paraId="5B2A718A" w14:textId="0CC7543A" w:rsidR="00345450" w:rsidRDefault="00345450">
      <w:pPr>
        <w:pStyle w:val="NormalWeb"/>
        <w:divId w:val="1569456323"/>
        <w:rPr>
          <w:rFonts w:ascii="Georgia" w:hAnsi="Georgia"/>
        </w:rPr>
      </w:pPr>
      <w:r>
        <w:rPr>
          <w:rFonts w:ascii="Georgia" w:hAnsi="Georgia"/>
        </w:rPr>
        <w:t>Land use change is also a potential threat to this species, particularly that which removes large amounts of the canopy layer. A study in Sumatra found that the smallest subpopulation sizes</w:t>
      </w:r>
      <w:ins w:id="73" w:author="Jack Plummer" w:date="2023-11-07T14:04:00Z">
        <w:r w:rsidR="00441C0F">
          <w:rPr>
            <w:rFonts w:ascii="Georgia" w:hAnsi="Georgia"/>
          </w:rPr>
          <w:t xml:space="preserve"> </w:t>
        </w:r>
      </w:ins>
      <w:del w:id="74" w:author="Jack Plummer" w:date="2023-11-07T14:03:00Z">
        <w:r w:rsidDel="00441C0F">
          <w:rPr>
            <w:rFonts w:ascii="Georgia" w:hAnsi="Georgia"/>
          </w:rPr>
          <w:delText xml:space="preserve"> of </w:delText>
        </w:r>
        <w:r w:rsidDel="00441C0F">
          <w:rPr>
            <w:rStyle w:val="Emphasis"/>
            <w:rFonts w:ascii="Georgia" w:hAnsi="Georgia"/>
          </w:rPr>
          <w:delText>C. barometz</w:delText>
        </w:r>
        <w:r w:rsidDel="00441C0F">
          <w:rPr>
            <w:rFonts w:ascii="Georgia" w:hAnsi="Georgia"/>
          </w:rPr>
          <w:delText xml:space="preserve"> </w:delText>
        </w:r>
      </w:del>
      <w:r>
        <w:rPr>
          <w:rFonts w:ascii="Georgia" w:hAnsi="Georgia"/>
        </w:rPr>
        <w:t>were</w:t>
      </w:r>
      <w:ins w:id="75" w:author="Jack Plummer" w:date="2023-11-07T14:03:00Z">
        <w:r w:rsidR="00441C0F">
          <w:rPr>
            <w:rFonts w:ascii="Georgia" w:hAnsi="Georgia"/>
          </w:rPr>
          <w:t xml:space="preserve"> observed at sites</w:t>
        </w:r>
      </w:ins>
      <w:r>
        <w:rPr>
          <w:rFonts w:ascii="Georgia" w:hAnsi="Georgia"/>
        </w:rPr>
        <w:t xml:space="preserve"> </w:t>
      </w:r>
      <w:del w:id="76" w:author="Jack Plummer" w:date="2023-11-07T14:03:00Z">
        <w:r w:rsidDel="00441C0F">
          <w:rPr>
            <w:rFonts w:ascii="Georgia" w:hAnsi="Georgia"/>
          </w:rPr>
          <w:delText>in locations that</w:delText>
        </w:r>
      </w:del>
      <w:ins w:id="77" w:author="Jack Plummer" w:date="2023-11-07T14:03:00Z">
        <w:r w:rsidR="00441C0F">
          <w:rPr>
            <w:rFonts w:ascii="Georgia" w:hAnsi="Georgia"/>
          </w:rPr>
          <w:t>adjacent to</w:t>
        </w:r>
      </w:ins>
      <w:del w:id="78" w:author="Jack Plummer" w:date="2023-11-07T14:03:00Z">
        <w:r w:rsidDel="00441C0F">
          <w:rPr>
            <w:rFonts w:ascii="Georgia" w:hAnsi="Georgia"/>
          </w:rPr>
          <w:delText xml:space="preserve"> had</w:delText>
        </w:r>
      </w:del>
      <w:r>
        <w:rPr>
          <w:rFonts w:ascii="Georgia" w:hAnsi="Georgia"/>
        </w:rPr>
        <w:t xml:space="preserve"> young rubber plantations, </w:t>
      </w:r>
      <w:del w:id="79" w:author="Jack Plummer" w:date="2023-11-07T14:04:00Z">
        <w:r w:rsidDel="00441C0F">
          <w:rPr>
            <w:rFonts w:ascii="Georgia" w:hAnsi="Georgia"/>
          </w:rPr>
          <w:delText xml:space="preserve">and were </w:delText>
        </w:r>
      </w:del>
      <w:r>
        <w:rPr>
          <w:rFonts w:ascii="Georgia" w:hAnsi="Georgia"/>
        </w:rPr>
        <w:t>typically associated with large declines in the percentage canopy cover (</w:t>
      </w:r>
      <w:proofErr w:type="spellStart"/>
      <w:r>
        <w:rPr>
          <w:rFonts w:ascii="Georgia" w:hAnsi="Georgia"/>
        </w:rPr>
        <w:t>Praptosuwiryo</w:t>
      </w:r>
      <w:proofErr w:type="spellEnd"/>
      <w:r>
        <w:rPr>
          <w:rFonts w:ascii="Georgia" w:hAnsi="Georgia"/>
        </w:rPr>
        <w:t xml:space="preserve"> </w:t>
      </w:r>
      <w:r w:rsidRPr="00441C0F">
        <w:rPr>
          <w:rFonts w:ascii="Georgia" w:hAnsi="Georgia"/>
          <w:i/>
          <w:iCs/>
          <w:rPrChange w:id="80" w:author="Jack Plummer" w:date="2023-11-07T14:02:00Z">
            <w:rPr>
              <w:rFonts w:ascii="Georgia" w:hAnsi="Georgia"/>
            </w:rPr>
          </w:rPrChange>
        </w:rPr>
        <w:t>et al.</w:t>
      </w:r>
      <w:r>
        <w:rPr>
          <w:rFonts w:ascii="Georgia" w:hAnsi="Georgia"/>
        </w:rPr>
        <w:t xml:space="preserve"> 2017). This same study also indicated that the species </w:t>
      </w:r>
      <w:proofErr w:type="gramStart"/>
      <w:r>
        <w:rPr>
          <w:rFonts w:ascii="Georgia" w:hAnsi="Georgia"/>
        </w:rPr>
        <w:t>is able to</w:t>
      </w:r>
      <w:proofErr w:type="gramEnd"/>
      <w:r>
        <w:rPr>
          <w:rFonts w:ascii="Georgia" w:hAnsi="Georgia"/>
        </w:rPr>
        <w:t xml:space="preserve"> recover from such declines if canopy cover is restored, as </w:t>
      </w:r>
      <w:del w:id="81" w:author="Jack Plummer" w:date="2023-11-07T14:04:00Z">
        <w:r w:rsidDel="00441C0F">
          <w:rPr>
            <w:rFonts w:ascii="Georgia" w:hAnsi="Georgia"/>
          </w:rPr>
          <w:delText>was the case in</w:delText>
        </w:r>
      </w:del>
      <w:ins w:id="82" w:author="Jack Plummer" w:date="2023-11-07T14:04:00Z">
        <w:r w:rsidR="00441C0F">
          <w:rPr>
            <w:rFonts w:ascii="Georgia" w:hAnsi="Georgia"/>
          </w:rPr>
          <w:t>observed in</w:t>
        </w:r>
      </w:ins>
      <w:r>
        <w:rPr>
          <w:rFonts w:ascii="Georgia" w:hAnsi="Georgia"/>
        </w:rPr>
        <w:t xml:space="preserve"> older rubber plantations (</w:t>
      </w:r>
      <w:proofErr w:type="spellStart"/>
      <w:r>
        <w:rPr>
          <w:rFonts w:ascii="Georgia" w:hAnsi="Georgia"/>
        </w:rPr>
        <w:t>Praptosuwiryo</w:t>
      </w:r>
      <w:proofErr w:type="spellEnd"/>
      <w:r>
        <w:rPr>
          <w:rFonts w:ascii="Georgia" w:hAnsi="Georgia"/>
        </w:rPr>
        <w:t xml:space="preserve"> </w:t>
      </w:r>
      <w:r w:rsidRPr="00441C0F">
        <w:rPr>
          <w:rFonts w:ascii="Georgia" w:hAnsi="Georgia"/>
          <w:i/>
          <w:iCs/>
          <w:rPrChange w:id="83" w:author="Jack Plummer" w:date="2023-11-07T14:02:00Z">
            <w:rPr>
              <w:rFonts w:ascii="Georgia" w:hAnsi="Georgia"/>
            </w:rPr>
          </w:rPrChange>
        </w:rPr>
        <w:t>et al.</w:t>
      </w:r>
      <w:r>
        <w:rPr>
          <w:rFonts w:ascii="Georgia" w:hAnsi="Georgia"/>
        </w:rPr>
        <w:t xml:space="preserve"> 2017).</w:t>
      </w:r>
    </w:p>
    <w:p w14:paraId="06529DF8" w14:textId="77777777" w:rsidR="00345450" w:rsidRDefault="00345450">
      <w:pPr>
        <w:divId w:val="1569456323"/>
        <w:rPr>
          <w:rFonts w:ascii="Georgia" w:eastAsia="Times New Roman" w:hAnsi="Georgia"/>
          <w:sz w:val="18"/>
          <w:szCs w:val="18"/>
        </w:rPr>
      </w:pPr>
    </w:p>
    <w:p w14:paraId="2A82D69D" w14:textId="77777777" w:rsidR="00345450" w:rsidRDefault="00345450">
      <w:pPr>
        <w:pStyle w:val="Heading2"/>
        <w:divId w:val="1569456323"/>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054"/>
        <w:gridCol w:w="740"/>
        <w:gridCol w:w="1171"/>
        <w:gridCol w:w="2045"/>
      </w:tblGrid>
      <w:tr w:rsidR="00836EA7" w14:paraId="6607D6F7" w14:textId="77777777">
        <w:trPr>
          <w:divId w:val="1569456323"/>
          <w:tblCellSpacing w:w="15" w:type="dxa"/>
        </w:trPr>
        <w:tc>
          <w:tcPr>
            <w:tcW w:w="0" w:type="auto"/>
            <w:tcBorders>
              <w:bottom w:val="single" w:sz="6" w:space="0" w:color="000000"/>
            </w:tcBorders>
            <w:shd w:val="clear" w:color="auto" w:fill="BBBBBB"/>
            <w:vAlign w:val="center"/>
            <w:hideMark/>
          </w:tcPr>
          <w:p w14:paraId="786FFC41"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B2D44CB"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12B51144"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4764185F"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Severity</w:t>
            </w:r>
          </w:p>
        </w:tc>
      </w:tr>
      <w:tr w:rsidR="00836EA7" w14:paraId="2F3F0470" w14:textId="77777777">
        <w:trPr>
          <w:divId w:val="1569456323"/>
          <w:tblCellSpacing w:w="15" w:type="dxa"/>
        </w:trPr>
        <w:tc>
          <w:tcPr>
            <w:tcW w:w="0" w:type="auto"/>
            <w:vAlign w:val="center"/>
            <w:hideMark/>
          </w:tcPr>
          <w:p w14:paraId="55CEB57E" w14:textId="77777777" w:rsidR="00345450" w:rsidRDefault="00345450">
            <w:pPr>
              <w:spacing w:after="75"/>
              <w:rPr>
                <w:rFonts w:ascii="Georgia" w:eastAsia="Times New Roman" w:hAnsi="Georgia"/>
                <w:sz w:val="18"/>
                <w:szCs w:val="18"/>
              </w:rPr>
            </w:pPr>
            <w:r>
              <w:rPr>
                <w:rFonts w:ascii="Georgia" w:eastAsia="Times New Roman" w:hAnsi="Georgia"/>
                <w:sz w:val="18"/>
                <w:szCs w:val="18"/>
              </w:rPr>
              <w:t>2.2.3. Agriculture &amp; aquaculture -&gt; Wood &amp; pulp plantations -&gt; Scale Unknown/Unrecorded</w:t>
            </w:r>
          </w:p>
        </w:tc>
        <w:tc>
          <w:tcPr>
            <w:tcW w:w="0" w:type="auto"/>
            <w:vAlign w:val="center"/>
            <w:hideMark/>
          </w:tcPr>
          <w:p w14:paraId="761594F6" w14:textId="77777777" w:rsidR="00345450" w:rsidRDefault="0034545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5009AAD" w14:textId="77777777" w:rsidR="00345450" w:rsidRDefault="0034545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733ABBAE" w14:textId="77777777" w:rsidR="00345450" w:rsidRDefault="00345450">
            <w:pPr>
              <w:spacing w:after="75"/>
              <w:rPr>
                <w:rFonts w:ascii="Georgia" w:eastAsia="Times New Roman" w:hAnsi="Georgia"/>
                <w:sz w:val="18"/>
                <w:szCs w:val="18"/>
              </w:rPr>
            </w:pPr>
            <w:r>
              <w:rPr>
                <w:rFonts w:ascii="Georgia" w:eastAsia="Times New Roman" w:hAnsi="Georgia"/>
                <w:sz w:val="18"/>
                <w:szCs w:val="18"/>
              </w:rPr>
              <w:t>Causing/Could cause fluctuations</w:t>
            </w:r>
          </w:p>
        </w:tc>
      </w:tr>
      <w:tr w:rsidR="00836EA7" w14:paraId="1E90A639" w14:textId="77777777">
        <w:trPr>
          <w:divId w:val="1569456323"/>
          <w:tblCellSpacing w:w="15" w:type="dxa"/>
        </w:trPr>
        <w:tc>
          <w:tcPr>
            <w:tcW w:w="0" w:type="auto"/>
            <w:vAlign w:val="center"/>
            <w:hideMark/>
          </w:tcPr>
          <w:p w14:paraId="1F9A0AD7" w14:textId="77777777" w:rsidR="00345450" w:rsidRDefault="00345450">
            <w:pPr>
              <w:spacing w:after="75"/>
              <w:rPr>
                <w:rFonts w:ascii="Georgia" w:eastAsia="Times New Roman" w:hAnsi="Georgia"/>
                <w:sz w:val="18"/>
                <w:szCs w:val="18"/>
              </w:rPr>
            </w:pPr>
            <w:r>
              <w:rPr>
                <w:rFonts w:ascii="Georgia" w:eastAsia="Times New Roman" w:hAnsi="Georgia"/>
                <w:sz w:val="18"/>
                <w:szCs w:val="18"/>
              </w:rPr>
              <w:t>5.2.1. Biological resource use -&gt; Gathering terrestrial plants -&gt; Intentional use (species is the target)</w:t>
            </w:r>
          </w:p>
        </w:tc>
        <w:tc>
          <w:tcPr>
            <w:tcW w:w="0" w:type="auto"/>
            <w:vAlign w:val="center"/>
            <w:hideMark/>
          </w:tcPr>
          <w:p w14:paraId="739E9EE3" w14:textId="77777777" w:rsidR="00345450" w:rsidRDefault="0034545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74260EE" w14:textId="77777777" w:rsidR="00345450" w:rsidRDefault="00345450">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388D44AE" w14:textId="77777777" w:rsidR="00345450" w:rsidRDefault="00345450">
            <w:pPr>
              <w:spacing w:after="75"/>
              <w:rPr>
                <w:rFonts w:ascii="Georgia" w:eastAsia="Times New Roman" w:hAnsi="Georgia"/>
                <w:sz w:val="18"/>
                <w:szCs w:val="18"/>
              </w:rPr>
            </w:pPr>
            <w:r>
              <w:rPr>
                <w:rFonts w:ascii="Georgia" w:eastAsia="Times New Roman" w:hAnsi="Georgia"/>
                <w:sz w:val="18"/>
                <w:szCs w:val="18"/>
              </w:rPr>
              <w:t>Slow, Significant Declines</w:t>
            </w:r>
          </w:p>
        </w:tc>
      </w:tr>
    </w:tbl>
    <w:p w14:paraId="2E459879" w14:textId="77777777" w:rsidR="00345450" w:rsidRDefault="00345450">
      <w:pPr>
        <w:pStyle w:val="Heading1"/>
        <w:divId w:val="885333332"/>
        <w:rPr>
          <w:rFonts w:ascii="Georgia" w:eastAsia="Times New Roman" w:hAnsi="Georgia"/>
          <w:sz w:val="29"/>
          <w:szCs w:val="29"/>
        </w:rPr>
      </w:pPr>
      <w:r>
        <w:rPr>
          <w:rFonts w:ascii="Georgia" w:eastAsia="Times New Roman" w:hAnsi="Georgia"/>
          <w:sz w:val="29"/>
          <w:szCs w:val="29"/>
        </w:rPr>
        <w:t>Conservation</w:t>
      </w:r>
    </w:p>
    <w:p w14:paraId="3EF72389" w14:textId="77777777" w:rsidR="00345450" w:rsidRDefault="00345450">
      <w:pPr>
        <w:pStyle w:val="NormalWeb"/>
        <w:divId w:val="885333332"/>
        <w:rPr>
          <w:rFonts w:ascii="Georgia" w:hAnsi="Georgia"/>
        </w:rPr>
      </w:pPr>
      <w:proofErr w:type="spellStart"/>
      <w:r>
        <w:rPr>
          <w:rStyle w:val="Emphasis"/>
          <w:rFonts w:ascii="Georgia" w:hAnsi="Georgia"/>
        </w:rPr>
        <w:t>Cibotium</w:t>
      </w:r>
      <w:proofErr w:type="spellEnd"/>
      <w:r>
        <w:rPr>
          <w:rStyle w:val="Emphasis"/>
          <w:rFonts w:ascii="Georgia" w:hAnsi="Georgia"/>
        </w:rPr>
        <w:t xml:space="preserve"> barometz</w:t>
      </w:r>
      <w:r>
        <w:rPr>
          <w:rFonts w:ascii="Georgia" w:hAnsi="Georgia"/>
        </w:rPr>
        <w:t xml:space="preserve"> has been listed on CITES Appendix II since 1976, which means that no export of the species is allowed without issue of a prior permit from the CITES committee (</w:t>
      </w:r>
      <w:commentRangeStart w:id="84"/>
      <w:proofErr w:type="spellStart"/>
      <w:r>
        <w:rPr>
          <w:rFonts w:ascii="Georgia" w:hAnsi="Georgia"/>
        </w:rPr>
        <w:t>Praptosuwiryo</w:t>
      </w:r>
      <w:proofErr w:type="spellEnd"/>
      <w:r>
        <w:rPr>
          <w:rFonts w:ascii="Georgia" w:hAnsi="Georgia"/>
        </w:rPr>
        <w:t xml:space="preserve"> 2003).</w:t>
      </w:r>
      <w:commentRangeEnd w:id="84"/>
      <w:r w:rsidR="00C10814">
        <w:rPr>
          <w:rStyle w:val="CommentReference"/>
        </w:rPr>
        <w:commentReference w:id="84"/>
      </w:r>
      <w:r>
        <w:rPr>
          <w:rFonts w:ascii="Georgia" w:hAnsi="Georgia"/>
        </w:rPr>
        <w:br/>
      </w:r>
      <w:r>
        <w:rPr>
          <w:rFonts w:ascii="Georgia" w:hAnsi="Georgia"/>
        </w:rPr>
        <w:br/>
        <w:t xml:space="preserve">The species is found in 25 ex-situ conservation sites (BGCI 2023). It is also found in many protected areas across its range. </w:t>
      </w:r>
      <w:commentRangeStart w:id="85"/>
      <w:r>
        <w:rPr>
          <w:rFonts w:ascii="Georgia" w:hAnsi="Georgia"/>
        </w:rPr>
        <w:t xml:space="preserve">In Thailand, </w:t>
      </w:r>
      <w:r>
        <w:rPr>
          <w:rStyle w:val="Emphasis"/>
          <w:rFonts w:ascii="Georgia" w:hAnsi="Georgia"/>
        </w:rPr>
        <w:t>C. barometz</w:t>
      </w:r>
      <w:r>
        <w:rPr>
          <w:rFonts w:ascii="Georgia" w:hAnsi="Georgia"/>
        </w:rPr>
        <w:t xml:space="preserve"> can be found in Mae Phang, Kuhn Chae, </w:t>
      </w:r>
      <w:proofErr w:type="spellStart"/>
      <w:r>
        <w:rPr>
          <w:rFonts w:ascii="Georgia" w:hAnsi="Georgia"/>
        </w:rPr>
        <w:t>Nunthaburi</w:t>
      </w:r>
      <w:proofErr w:type="spellEnd"/>
      <w:r>
        <w:rPr>
          <w:rFonts w:ascii="Georgia" w:hAnsi="Georgia"/>
        </w:rPr>
        <w:t xml:space="preserve">, Thung </w:t>
      </w:r>
      <w:proofErr w:type="spellStart"/>
      <w:r>
        <w:rPr>
          <w:rFonts w:ascii="Georgia" w:hAnsi="Georgia"/>
        </w:rPr>
        <w:t>Salaeng</w:t>
      </w:r>
      <w:proofErr w:type="spellEnd"/>
      <w:r>
        <w:rPr>
          <w:rFonts w:ascii="Georgia" w:hAnsi="Georgia"/>
        </w:rPr>
        <w:t xml:space="preserve"> Luang and Phu </w:t>
      </w:r>
      <w:proofErr w:type="spellStart"/>
      <w:r>
        <w:rPr>
          <w:rFonts w:ascii="Georgia" w:hAnsi="Georgia"/>
        </w:rPr>
        <w:t>Kradueng</w:t>
      </w:r>
      <w:proofErr w:type="spellEnd"/>
      <w:r>
        <w:rPr>
          <w:rFonts w:ascii="Georgia" w:hAnsi="Georgia"/>
        </w:rPr>
        <w:t xml:space="preserve"> national parks, in Chiang Dao and </w:t>
      </w:r>
      <w:proofErr w:type="spellStart"/>
      <w:r>
        <w:rPr>
          <w:rFonts w:ascii="Georgia" w:hAnsi="Georgia"/>
        </w:rPr>
        <w:t>Tungraya</w:t>
      </w:r>
      <w:proofErr w:type="spellEnd"/>
      <w:r>
        <w:rPr>
          <w:rFonts w:ascii="Georgia" w:hAnsi="Georgia"/>
        </w:rPr>
        <w:t xml:space="preserve">-Nasak wildlife sanctuaries, and in Dong </w:t>
      </w:r>
      <w:proofErr w:type="spellStart"/>
      <w:r>
        <w:rPr>
          <w:rFonts w:ascii="Georgia" w:hAnsi="Georgia"/>
        </w:rPr>
        <w:t>Phayayen</w:t>
      </w:r>
      <w:proofErr w:type="spellEnd"/>
      <w:r>
        <w:rPr>
          <w:rFonts w:ascii="Georgia" w:hAnsi="Georgia"/>
        </w:rPr>
        <w:t xml:space="preserve">-Khao Yai Forest Complex. In Malaysia, the species can be found in Bukit Kanta and Selangor </w:t>
      </w:r>
      <w:proofErr w:type="gramStart"/>
      <w:r>
        <w:rPr>
          <w:rFonts w:ascii="Georgia" w:hAnsi="Georgia"/>
        </w:rPr>
        <w:t>State Park forest</w:t>
      </w:r>
      <w:proofErr w:type="gramEnd"/>
      <w:r>
        <w:rPr>
          <w:rFonts w:ascii="Georgia" w:hAnsi="Georgia"/>
        </w:rPr>
        <w:t xml:space="preserve"> reserves. </w:t>
      </w:r>
      <w:r>
        <w:rPr>
          <w:rStyle w:val="Emphasis"/>
          <w:rFonts w:ascii="Georgia" w:hAnsi="Georgia"/>
        </w:rPr>
        <w:t>C. barometz</w:t>
      </w:r>
      <w:r>
        <w:rPr>
          <w:rFonts w:ascii="Georgia" w:hAnsi="Georgia"/>
        </w:rPr>
        <w:t xml:space="preserve"> is present in </w:t>
      </w:r>
      <w:proofErr w:type="gramStart"/>
      <w:r>
        <w:rPr>
          <w:rFonts w:ascii="Georgia" w:hAnsi="Georgia"/>
        </w:rPr>
        <w:t>Talavera Watershed forest</w:t>
      </w:r>
      <w:proofErr w:type="gramEnd"/>
      <w:r>
        <w:rPr>
          <w:rFonts w:ascii="Georgia" w:hAnsi="Georgia"/>
        </w:rPr>
        <w:t xml:space="preserve"> reserve in the Philippines and in Yushan and Yangmingshan national parks in </w:t>
      </w:r>
      <w:proofErr w:type="spellStart"/>
      <w:r>
        <w:rPr>
          <w:rFonts w:ascii="Georgia" w:hAnsi="Georgia"/>
        </w:rPr>
        <w:t>Taiwain</w:t>
      </w:r>
      <w:proofErr w:type="spellEnd"/>
      <w:r>
        <w:rPr>
          <w:rFonts w:ascii="Georgia" w:hAnsi="Georgia"/>
        </w:rPr>
        <w:t xml:space="preserve">. In Japan, the species is found in multiple protected areas, including </w:t>
      </w:r>
      <w:proofErr w:type="spellStart"/>
      <w:r>
        <w:rPr>
          <w:rFonts w:ascii="Georgia" w:hAnsi="Georgia"/>
        </w:rPr>
        <w:t>Iriomote</w:t>
      </w:r>
      <w:proofErr w:type="spellEnd"/>
      <w:r>
        <w:rPr>
          <w:rFonts w:ascii="Georgia" w:hAnsi="Georgia"/>
        </w:rPr>
        <w:t xml:space="preserve"> </w:t>
      </w:r>
      <w:proofErr w:type="spellStart"/>
      <w:r>
        <w:rPr>
          <w:rFonts w:ascii="Georgia" w:hAnsi="Georgia"/>
        </w:rPr>
        <w:t>Ishigake</w:t>
      </w:r>
      <w:proofErr w:type="spellEnd"/>
      <w:r>
        <w:rPr>
          <w:rFonts w:ascii="Georgia" w:hAnsi="Georgia"/>
        </w:rPr>
        <w:t xml:space="preserve"> and </w:t>
      </w:r>
      <w:proofErr w:type="spellStart"/>
      <w:r>
        <w:rPr>
          <w:rFonts w:ascii="Georgia" w:hAnsi="Georgia"/>
        </w:rPr>
        <w:t>Yambaru</w:t>
      </w:r>
      <w:proofErr w:type="spellEnd"/>
      <w:r>
        <w:rPr>
          <w:rFonts w:ascii="Georgia" w:hAnsi="Georgia"/>
        </w:rPr>
        <w:t xml:space="preserve"> national parks. In China, </w:t>
      </w:r>
      <w:r>
        <w:rPr>
          <w:rStyle w:val="Emphasis"/>
          <w:rFonts w:ascii="Georgia" w:hAnsi="Georgia"/>
        </w:rPr>
        <w:t>C. barometz</w:t>
      </w:r>
      <w:r>
        <w:rPr>
          <w:rFonts w:ascii="Georgia" w:hAnsi="Georgia"/>
        </w:rPr>
        <w:t xml:space="preserve"> is found in Xishuangbanna UNESCO-MAB biosphere reserve and China Danxia World Heritage Site.</w:t>
      </w:r>
      <w:commentRangeEnd w:id="85"/>
      <w:r w:rsidR="00441C0F">
        <w:rPr>
          <w:rStyle w:val="CommentReference"/>
        </w:rPr>
        <w:commentReference w:id="85"/>
      </w:r>
    </w:p>
    <w:p w14:paraId="2A1B26D9" w14:textId="77777777" w:rsidR="00345450" w:rsidRDefault="00345450">
      <w:pPr>
        <w:pStyle w:val="Heading2"/>
        <w:divId w:val="885333332"/>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80"/>
        <w:gridCol w:w="7130"/>
      </w:tblGrid>
      <w:tr w:rsidR="00836EA7" w14:paraId="5F261D3F" w14:textId="77777777">
        <w:trPr>
          <w:divId w:val="885333332"/>
          <w:tblCellSpacing w:w="15" w:type="dxa"/>
        </w:trPr>
        <w:tc>
          <w:tcPr>
            <w:tcW w:w="0" w:type="auto"/>
            <w:tcBorders>
              <w:bottom w:val="single" w:sz="6" w:space="0" w:color="000000"/>
            </w:tcBorders>
            <w:shd w:val="clear" w:color="auto" w:fill="BBBBBB"/>
            <w:vAlign w:val="center"/>
            <w:hideMark/>
          </w:tcPr>
          <w:p w14:paraId="6EAE11C5"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lastRenderedPageBreak/>
              <w:t>Conservation sites identified</w:t>
            </w:r>
          </w:p>
        </w:tc>
        <w:tc>
          <w:tcPr>
            <w:tcW w:w="0" w:type="auto"/>
            <w:tcBorders>
              <w:bottom w:val="single" w:sz="6" w:space="0" w:color="000000"/>
            </w:tcBorders>
            <w:shd w:val="clear" w:color="auto" w:fill="BBBBBB"/>
            <w:vAlign w:val="center"/>
            <w:hideMark/>
          </w:tcPr>
          <w:p w14:paraId="26ECA296"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Note</w:t>
            </w:r>
          </w:p>
        </w:tc>
      </w:tr>
      <w:tr w:rsidR="00836EA7" w14:paraId="42361D08" w14:textId="77777777">
        <w:trPr>
          <w:divId w:val="885333332"/>
          <w:tblCellSpacing w:w="15" w:type="dxa"/>
        </w:trPr>
        <w:tc>
          <w:tcPr>
            <w:tcW w:w="0" w:type="auto"/>
            <w:vAlign w:val="center"/>
            <w:hideMark/>
          </w:tcPr>
          <w:p w14:paraId="543CE209" w14:textId="77777777" w:rsidR="00345450" w:rsidRDefault="00345450">
            <w:pPr>
              <w:spacing w:after="75"/>
              <w:rPr>
                <w:rFonts w:ascii="Georgia" w:eastAsia="Times New Roman" w:hAnsi="Georgia"/>
                <w:sz w:val="18"/>
                <w:szCs w:val="18"/>
              </w:rPr>
            </w:pPr>
            <w:r>
              <w:rPr>
                <w:rFonts w:ascii="Georgia" w:eastAsia="Times New Roman" w:hAnsi="Georgia"/>
                <w:sz w:val="18"/>
                <w:szCs w:val="18"/>
              </w:rPr>
              <w:t>Yes, over part of range</w:t>
            </w:r>
          </w:p>
        </w:tc>
        <w:tc>
          <w:tcPr>
            <w:tcW w:w="0" w:type="auto"/>
            <w:vAlign w:val="center"/>
            <w:hideMark/>
          </w:tcPr>
          <w:p w14:paraId="3EB85F8B" w14:textId="70DA6746" w:rsidR="00345450" w:rsidRDefault="00345450">
            <w:pPr>
              <w:spacing w:after="75"/>
              <w:rPr>
                <w:rFonts w:ascii="Georgia" w:eastAsia="Times New Roman" w:hAnsi="Georgia"/>
                <w:sz w:val="18"/>
                <w:szCs w:val="18"/>
              </w:rPr>
            </w:pPr>
            <w:r>
              <w:rPr>
                <w:rFonts w:ascii="Georgia" w:eastAsia="Times New Roman" w:hAnsi="Georgia"/>
                <w:sz w:val="18"/>
                <w:szCs w:val="18"/>
              </w:rPr>
              <w:t>This species can be found in 25 ex-situ conservation sites (BGCI 2023). It is also found in many different protected areas across its range, ranging from national parks to wildlife sanctuaries and forest reserves.</w:t>
            </w:r>
          </w:p>
        </w:tc>
      </w:tr>
    </w:tbl>
    <w:p w14:paraId="310484F6" w14:textId="77777777" w:rsidR="00345450" w:rsidRDefault="00345450">
      <w:pPr>
        <w:divId w:val="885333332"/>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450"/>
        <w:gridCol w:w="7560"/>
      </w:tblGrid>
      <w:tr w:rsidR="00836EA7" w14:paraId="5DE832E9" w14:textId="77777777">
        <w:trPr>
          <w:divId w:val="885333332"/>
          <w:tblCellSpacing w:w="15" w:type="dxa"/>
        </w:trPr>
        <w:tc>
          <w:tcPr>
            <w:tcW w:w="0" w:type="auto"/>
            <w:tcBorders>
              <w:bottom w:val="single" w:sz="6" w:space="0" w:color="000000"/>
            </w:tcBorders>
            <w:shd w:val="clear" w:color="auto" w:fill="BBBBBB"/>
            <w:vAlign w:val="center"/>
            <w:hideMark/>
          </w:tcPr>
          <w:p w14:paraId="156DAF08"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2BE07B55"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Note</w:t>
            </w:r>
          </w:p>
        </w:tc>
      </w:tr>
      <w:tr w:rsidR="00836EA7" w14:paraId="7D03B54C" w14:textId="77777777">
        <w:trPr>
          <w:divId w:val="885333332"/>
          <w:tblCellSpacing w:w="15" w:type="dxa"/>
        </w:trPr>
        <w:tc>
          <w:tcPr>
            <w:tcW w:w="0" w:type="auto"/>
            <w:vAlign w:val="center"/>
            <w:hideMark/>
          </w:tcPr>
          <w:p w14:paraId="2FF5F5FA" w14:textId="77777777" w:rsidR="00345450" w:rsidRDefault="0034545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9EA4FCA" w14:textId="77777777" w:rsidR="00345450" w:rsidRDefault="00345450">
            <w:pPr>
              <w:spacing w:after="75"/>
              <w:rPr>
                <w:rFonts w:ascii="Georgia" w:eastAsia="Times New Roman" w:hAnsi="Georgia"/>
                <w:sz w:val="18"/>
                <w:szCs w:val="18"/>
              </w:rPr>
            </w:pPr>
            <w:r>
              <w:rPr>
                <w:rFonts w:ascii="Georgia" w:eastAsia="Times New Roman" w:hAnsi="Georgia"/>
                <w:sz w:val="18"/>
                <w:szCs w:val="18"/>
              </w:rPr>
              <w:t xml:space="preserve">This species is found in many different protected areas across its range, including in national parks, wildlife sanctuaries and forest reserves in China, Japan, </w:t>
            </w:r>
            <w:proofErr w:type="gramStart"/>
            <w:r>
              <w:rPr>
                <w:rFonts w:ascii="Georgia" w:eastAsia="Times New Roman" w:hAnsi="Georgia"/>
                <w:sz w:val="18"/>
                <w:szCs w:val="18"/>
              </w:rPr>
              <w:t>Thailand</w:t>
            </w:r>
            <w:proofErr w:type="gramEnd"/>
            <w:r>
              <w:rPr>
                <w:rFonts w:ascii="Georgia" w:eastAsia="Times New Roman" w:hAnsi="Georgia"/>
                <w:sz w:val="18"/>
                <w:szCs w:val="18"/>
              </w:rPr>
              <w:t xml:space="preserve"> and Malaysia.</w:t>
            </w:r>
          </w:p>
        </w:tc>
      </w:tr>
    </w:tbl>
    <w:p w14:paraId="124F184D" w14:textId="77777777" w:rsidR="00345450" w:rsidRDefault="00345450">
      <w:pPr>
        <w:divId w:val="885333332"/>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298"/>
      </w:tblGrid>
      <w:tr w:rsidR="00836EA7" w14:paraId="772321F3" w14:textId="77777777">
        <w:trPr>
          <w:divId w:val="885333332"/>
          <w:tblCellSpacing w:w="15" w:type="dxa"/>
        </w:trPr>
        <w:tc>
          <w:tcPr>
            <w:tcW w:w="0" w:type="auto"/>
            <w:tcBorders>
              <w:bottom w:val="single" w:sz="6" w:space="0" w:color="000000"/>
            </w:tcBorders>
            <w:shd w:val="clear" w:color="auto" w:fill="BBBBBB"/>
            <w:vAlign w:val="center"/>
            <w:hideMark/>
          </w:tcPr>
          <w:p w14:paraId="7F6406D4"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3B66F072"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Note</w:t>
            </w:r>
          </w:p>
        </w:tc>
      </w:tr>
      <w:tr w:rsidR="00836EA7" w14:paraId="5F9BA6E9" w14:textId="77777777">
        <w:trPr>
          <w:divId w:val="885333332"/>
          <w:tblCellSpacing w:w="15" w:type="dxa"/>
        </w:trPr>
        <w:tc>
          <w:tcPr>
            <w:tcW w:w="0" w:type="auto"/>
            <w:vAlign w:val="center"/>
            <w:hideMark/>
          </w:tcPr>
          <w:p w14:paraId="19DA4DA2" w14:textId="77777777" w:rsidR="00345450" w:rsidRDefault="0034545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6E0F81F" w14:textId="05B8E497" w:rsidR="00345450" w:rsidRDefault="00345450">
            <w:pPr>
              <w:spacing w:after="75"/>
              <w:rPr>
                <w:rFonts w:ascii="Georgia" w:eastAsia="Times New Roman" w:hAnsi="Georgia"/>
                <w:sz w:val="18"/>
                <w:szCs w:val="18"/>
              </w:rPr>
            </w:pPr>
            <w:r>
              <w:rPr>
                <w:rFonts w:ascii="Georgia" w:eastAsia="Times New Roman" w:hAnsi="Georgia"/>
                <w:sz w:val="18"/>
                <w:szCs w:val="18"/>
              </w:rPr>
              <w:t>The species is found in 25 ex-situ conservation sites (BGCI 2023).</w:t>
            </w:r>
          </w:p>
        </w:tc>
      </w:tr>
    </w:tbl>
    <w:p w14:paraId="715F16D4" w14:textId="77777777" w:rsidR="00345450" w:rsidRDefault="00345450">
      <w:pPr>
        <w:divId w:val="885333332"/>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224"/>
        <w:gridCol w:w="5786"/>
      </w:tblGrid>
      <w:tr w:rsidR="00836EA7" w14:paraId="1EF7A3C9" w14:textId="77777777">
        <w:trPr>
          <w:divId w:val="885333332"/>
          <w:tblCellSpacing w:w="15" w:type="dxa"/>
        </w:trPr>
        <w:tc>
          <w:tcPr>
            <w:tcW w:w="0" w:type="auto"/>
            <w:tcBorders>
              <w:bottom w:val="single" w:sz="6" w:space="0" w:color="000000"/>
            </w:tcBorders>
            <w:shd w:val="clear" w:color="auto" w:fill="BBBBBB"/>
            <w:vAlign w:val="center"/>
            <w:hideMark/>
          </w:tcPr>
          <w:p w14:paraId="67FBA937"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Subject to any international management/trade controls</w:t>
            </w:r>
          </w:p>
        </w:tc>
        <w:tc>
          <w:tcPr>
            <w:tcW w:w="0" w:type="auto"/>
            <w:tcBorders>
              <w:bottom w:val="single" w:sz="6" w:space="0" w:color="000000"/>
            </w:tcBorders>
            <w:shd w:val="clear" w:color="auto" w:fill="BBBBBB"/>
            <w:vAlign w:val="center"/>
            <w:hideMark/>
          </w:tcPr>
          <w:p w14:paraId="3C9799E4"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Note</w:t>
            </w:r>
          </w:p>
        </w:tc>
      </w:tr>
      <w:tr w:rsidR="00836EA7" w14:paraId="4A401F50" w14:textId="77777777">
        <w:trPr>
          <w:divId w:val="885333332"/>
          <w:tblCellSpacing w:w="15" w:type="dxa"/>
        </w:trPr>
        <w:tc>
          <w:tcPr>
            <w:tcW w:w="0" w:type="auto"/>
            <w:vAlign w:val="center"/>
            <w:hideMark/>
          </w:tcPr>
          <w:p w14:paraId="1D531556" w14:textId="77777777" w:rsidR="00345450" w:rsidRDefault="0034545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17664A61" w14:textId="77777777" w:rsidR="00345450" w:rsidRDefault="00345450">
            <w:pPr>
              <w:spacing w:after="75"/>
              <w:rPr>
                <w:rFonts w:ascii="Georgia" w:eastAsia="Times New Roman" w:hAnsi="Georgia"/>
                <w:sz w:val="18"/>
                <w:szCs w:val="18"/>
              </w:rPr>
            </w:pPr>
            <w:r>
              <w:rPr>
                <w:rFonts w:ascii="Georgia" w:eastAsia="Times New Roman" w:hAnsi="Georgia"/>
                <w:sz w:val="18"/>
                <w:szCs w:val="18"/>
              </w:rPr>
              <w:t>This species is listed in CITES Appendix II, so no export of the plant is allowed without prior permit from the CITES committee, and export quotas are strictly limited.</w:t>
            </w:r>
          </w:p>
        </w:tc>
      </w:tr>
    </w:tbl>
    <w:p w14:paraId="18FE231F" w14:textId="77777777" w:rsidR="00345450" w:rsidRDefault="00345450">
      <w:pPr>
        <w:pStyle w:val="Heading2"/>
        <w:divId w:val="885333332"/>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836EA7" w14:paraId="1A6FBE0E" w14:textId="77777777">
        <w:trPr>
          <w:divId w:val="885333332"/>
          <w:tblCellSpacing w:w="15" w:type="dxa"/>
        </w:trPr>
        <w:tc>
          <w:tcPr>
            <w:tcW w:w="0" w:type="auto"/>
            <w:tcBorders>
              <w:bottom w:val="single" w:sz="6" w:space="0" w:color="000000"/>
            </w:tcBorders>
            <w:shd w:val="clear" w:color="auto" w:fill="BBBBBB"/>
            <w:vAlign w:val="center"/>
            <w:hideMark/>
          </w:tcPr>
          <w:p w14:paraId="689614AE"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60A44ECB" w14:textId="77777777" w:rsidR="00345450" w:rsidRDefault="00345450">
            <w:pPr>
              <w:spacing w:after="75"/>
              <w:rPr>
                <w:rFonts w:ascii="Georgia" w:eastAsia="Times New Roman" w:hAnsi="Georgia"/>
                <w:b/>
                <w:bCs/>
                <w:sz w:val="18"/>
                <w:szCs w:val="18"/>
              </w:rPr>
            </w:pPr>
            <w:r>
              <w:rPr>
                <w:rFonts w:ascii="Georgia" w:eastAsia="Times New Roman" w:hAnsi="Georgia"/>
                <w:b/>
                <w:bCs/>
                <w:sz w:val="18"/>
                <w:szCs w:val="18"/>
              </w:rPr>
              <w:t>Note</w:t>
            </w:r>
          </w:p>
        </w:tc>
      </w:tr>
      <w:tr w:rsidR="00836EA7" w14:paraId="3DAA92CE" w14:textId="77777777">
        <w:trPr>
          <w:divId w:val="885333332"/>
          <w:tblCellSpacing w:w="15" w:type="dxa"/>
        </w:trPr>
        <w:tc>
          <w:tcPr>
            <w:tcW w:w="0" w:type="auto"/>
            <w:tcBorders>
              <w:bottom w:val="single" w:sz="6" w:space="0" w:color="CCCCCC"/>
            </w:tcBorders>
            <w:vAlign w:val="center"/>
            <w:hideMark/>
          </w:tcPr>
          <w:p w14:paraId="4BDADFAC" w14:textId="77777777" w:rsidR="00345450" w:rsidRDefault="0034545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26C3B95B" w14:textId="77777777" w:rsidR="00345450" w:rsidRDefault="00345450">
            <w:pPr>
              <w:spacing w:after="75"/>
              <w:rPr>
                <w:rFonts w:ascii="Georgia" w:eastAsia="Times New Roman" w:hAnsi="Georgia"/>
                <w:sz w:val="18"/>
                <w:szCs w:val="18"/>
              </w:rPr>
            </w:pPr>
            <w:r>
              <w:rPr>
                <w:rFonts w:ascii="Georgia" w:eastAsia="Times New Roman" w:hAnsi="Georgia"/>
                <w:sz w:val="18"/>
                <w:szCs w:val="18"/>
              </w:rPr>
              <w:t>-</w:t>
            </w:r>
          </w:p>
        </w:tc>
      </w:tr>
    </w:tbl>
    <w:p w14:paraId="53CEABE5" w14:textId="77777777" w:rsidR="00345450" w:rsidRDefault="00345450">
      <w:pPr>
        <w:pStyle w:val="Heading1"/>
        <w:rPr>
          <w:rFonts w:ascii="Georgia" w:eastAsia="Times New Roman" w:hAnsi="Georgia"/>
          <w:sz w:val="29"/>
          <w:szCs w:val="29"/>
        </w:rPr>
      </w:pPr>
      <w:r>
        <w:rPr>
          <w:rFonts w:ascii="Georgia" w:eastAsia="Times New Roman" w:hAnsi="Georgia"/>
          <w:sz w:val="29"/>
          <w:szCs w:val="29"/>
        </w:rPr>
        <w:t>Bibliography</w:t>
      </w:r>
    </w:p>
    <w:p w14:paraId="3AA55FD6" w14:textId="77777777" w:rsidR="00345450" w:rsidRDefault="00345450">
      <w:pPr>
        <w:pStyle w:val="NormalWeb"/>
        <w:divId w:val="777914714"/>
        <w:rPr>
          <w:rFonts w:ascii="Georgia" w:hAnsi="Georgia"/>
        </w:rPr>
      </w:pPr>
      <w:commentRangeStart w:id="86"/>
      <w:r>
        <w:rPr>
          <w:rFonts w:ascii="Georgia" w:hAnsi="Georgia"/>
        </w:rPr>
        <w:t xml:space="preserve">BGCI. 2023. </w:t>
      </w:r>
      <w:proofErr w:type="spellStart"/>
      <w:r>
        <w:rPr>
          <w:rFonts w:ascii="Georgia" w:hAnsi="Georgia"/>
        </w:rPr>
        <w:t>PlantSearch</w:t>
      </w:r>
      <w:proofErr w:type="spellEnd"/>
      <w:r>
        <w:rPr>
          <w:rFonts w:ascii="Georgia" w:hAnsi="Georgia"/>
        </w:rPr>
        <w:t xml:space="preserve">: </w:t>
      </w:r>
      <w:proofErr w:type="spellStart"/>
      <w:r>
        <w:rPr>
          <w:rFonts w:ascii="Georgia" w:hAnsi="Georgia"/>
          <w:i/>
          <w:iCs/>
        </w:rPr>
        <w:t>Cibotium</w:t>
      </w:r>
      <w:proofErr w:type="spellEnd"/>
      <w:r>
        <w:rPr>
          <w:rFonts w:ascii="Georgia" w:hAnsi="Georgia"/>
          <w:i/>
          <w:iCs/>
        </w:rPr>
        <w:t xml:space="preserve"> </w:t>
      </w:r>
      <w:proofErr w:type="gramStart"/>
      <w:r>
        <w:rPr>
          <w:rFonts w:ascii="Georgia" w:hAnsi="Georgia"/>
          <w:i/>
          <w:iCs/>
        </w:rPr>
        <w:t xml:space="preserve">barometz </w:t>
      </w:r>
      <w:r>
        <w:rPr>
          <w:rFonts w:ascii="Georgia" w:hAnsi="Georgia"/>
        </w:rPr>
        <w:t>.</w:t>
      </w:r>
      <w:proofErr w:type="gramEnd"/>
      <w:r>
        <w:rPr>
          <w:rFonts w:ascii="Georgia" w:hAnsi="Georgia"/>
        </w:rPr>
        <w:t xml:space="preserve"> Richmond, London. Botanic Gardens Conservation International.</w:t>
      </w:r>
      <w:commentRangeEnd w:id="86"/>
      <w:r w:rsidR="00C10814">
        <w:rPr>
          <w:rStyle w:val="CommentReference"/>
        </w:rPr>
        <w:commentReference w:id="86"/>
      </w:r>
    </w:p>
    <w:p w14:paraId="755A60F1" w14:textId="77777777" w:rsidR="00345450" w:rsidRDefault="00345450">
      <w:pPr>
        <w:pStyle w:val="NormalWeb"/>
        <w:divId w:val="777914714"/>
        <w:rPr>
          <w:rFonts w:ascii="Georgia" w:hAnsi="Georgia"/>
        </w:rPr>
      </w:pPr>
      <w:proofErr w:type="spellStart"/>
      <w:r>
        <w:rPr>
          <w:rFonts w:ascii="Georgia" w:hAnsi="Georgia"/>
        </w:rPr>
        <w:t>Praptosuwiryo</w:t>
      </w:r>
      <w:proofErr w:type="spellEnd"/>
      <w:r>
        <w:rPr>
          <w:rFonts w:ascii="Georgia" w:hAnsi="Georgia"/>
        </w:rPr>
        <w:t xml:space="preserve">, T.N. 2003. </w:t>
      </w:r>
      <w:proofErr w:type="spellStart"/>
      <w:r>
        <w:rPr>
          <w:rFonts w:ascii="Georgia" w:hAnsi="Georgia"/>
          <w:i/>
          <w:iCs/>
        </w:rPr>
        <w:t>Cibotium</w:t>
      </w:r>
      <w:proofErr w:type="spellEnd"/>
      <w:r>
        <w:rPr>
          <w:rFonts w:ascii="Georgia" w:hAnsi="Georgia"/>
          <w:i/>
          <w:iCs/>
        </w:rPr>
        <w:t xml:space="preserve"> barometz</w:t>
      </w:r>
      <w:r>
        <w:rPr>
          <w:rFonts w:ascii="Georgia" w:hAnsi="Georgia"/>
        </w:rPr>
        <w:t xml:space="preserve"> (L.) J. Smith. In: de Winter, W.P and Amoroso, V.B. (eds), </w:t>
      </w:r>
      <w:r>
        <w:rPr>
          <w:rFonts w:ascii="Georgia" w:hAnsi="Georgia"/>
          <w:i/>
          <w:iCs/>
        </w:rPr>
        <w:t>Cryptograms: Ferns and fern allies</w:t>
      </w:r>
      <w:r>
        <w:rPr>
          <w:rFonts w:ascii="Georgia" w:hAnsi="Georgia"/>
        </w:rPr>
        <w:t xml:space="preserve">, </w:t>
      </w:r>
      <w:proofErr w:type="spellStart"/>
      <w:r>
        <w:rPr>
          <w:rFonts w:ascii="Georgia" w:hAnsi="Georgia"/>
        </w:rPr>
        <w:t>Backhuys</w:t>
      </w:r>
      <w:proofErr w:type="spellEnd"/>
      <w:r>
        <w:rPr>
          <w:rFonts w:ascii="Georgia" w:hAnsi="Georgia"/>
        </w:rPr>
        <w:t xml:space="preserve"> Publishers, Leiden.</w:t>
      </w:r>
    </w:p>
    <w:p w14:paraId="2745F357" w14:textId="77777777" w:rsidR="00345450" w:rsidRDefault="00345450">
      <w:pPr>
        <w:pStyle w:val="NormalWeb"/>
        <w:divId w:val="777914714"/>
        <w:rPr>
          <w:rFonts w:ascii="Georgia" w:hAnsi="Georgia"/>
        </w:rPr>
      </w:pPr>
      <w:proofErr w:type="spellStart"/>
      <w:r>
        <w:rPr>
          <w:rFonts w:ascii="Georgia" w:hAnsi="Georgia"/>
        </w:rPr>
        <w:t>Praptosuwiryo</w:t>
      </w:r>
      <w:proofErr w:type="spellEnd"/>
      <w:r>
        <w:rPr>
          <w:rFonts w:ascii="Georgia" w:hAnsi="Georgia"/>
        </w:rPr>
        <w:t xml:space="preserve">, T.N., </w:t>
      </w:r>
      <w:proofErr w:type="spellStart"/>
      <w:r>
        <w:rPr>
          <w:rFonts w:ascii="Georgia" w:hAnsi="Georgia"/>
        </w:rPr>
        <w:t>Pribadi</w:t>
      </w:r>
      <w:proofErr w:type="spellEnd"/>
      <w:r>
        <w:rPr>
          <w:rFonts w:ascii="Georgia" w:hAnsi="Georgia"/>
        </w:rPr>
        <w:t xml:space="preserve">, D.O., </w:t>
      </w:r>
      <w:proofErr w:type="spellStart"/>
      <w:r>
        <w:rPr>
          <w:rFonts w:ascii="Georgia" w:hAnsi="Georgia"/>
        </w:rPr>
        <w:t>Puspitaningtyas</w:t>
      </w:r>
      <w:proofErr w:type="spellEnd"/>
      <w:r>
        <w:rPr>
          <w:rFonts w:ascii="Georgia" w:hAnsi="Georgia"/>
        </w:rPr>
        <w:t xml:space="preserve">, D.M. and </w:t>
      </w:r>
      <w:proofErr w:type="spellStart"/>
      <w:r>
        <w:rPr>
          <w:rFonts w:ascii="Georgia" w:hAnsi="Georgia"/>
        </w:rPr>
        <w:t>Hartini</w:t>
      </w:r>
      <w:proofErr w:type="spellEnd"/>
      <w:r>
        <w:rPr>
          <w:rFonts w:ascii="Georgia" w:hAnsi="Georgia"/>
        </w:rPr>
        <w:t xml:space="preserve">, S. 2011. Inventorying the tree fern Genus </w:t>
      </w:r>
      <w:proofErr w:type="spellStart"/>
      <w:r>
        <w:rPr>
          <w:rFonts w:ascii="Georgia" w:hAnsi="Georgia"/>
          <w:i/>
          <w:iCs/>
        </w:rPr>
        <w:t>Cibotium</w:t>
      </w:r>
      <w:proofErr w:type="spellEnd"/>
      <w:r>
        <w:rPr>
          <w:rFonts w:ascii="Georgia" w:hAnsi="Georgia"/>
          <w:i/>
          <w:iCs/>
        </w:rPr>
        <w:t xml:space="preserve"> </w:t>
      </w:r>
      <w:r>
        <w:rPr>
          <w:rFonts w:ascii="Georgia" w:hAnsi="Georgia"/>
        </w:rPr>
        <w:t xml:space="preserve">of Sumatra: Ecology, population size and distribution in North Sumatra. </w:t>
      </w:r>
      <w:proofErr w:type="spellStart"/>
      <w:r>
        <w:rPr>
          <w:rFonts w:ascii="Georgia" w:hAnsi="Georgia"/>
          <w:i/>
          <w:iCs/>
        </w:rPr>
        <w:t>Biodiversitas</w:t>
      </w:r>
      <w:proofErr w:type="spellEnd"/>
      <w:r>
        <w:rPr>
          <w:rFonts w:ascii="Georgia" w:hAnsi="Georgia"/>
        </w:rPr>
        <w:t xml:space="preserve"> 12(4): 204-211.</w:t>
      </w:r>
    </w:p>
    <w:p w14:paraId="419518C3" w14:textId="77777777" w:rsidR="00345450" w:rsidRDefault="00345450">
      <w:pPr>
        <w:pStyle w:val="NormalWeb"/>
        <w:divId w:val="777914714"/>
        <w:rPr>
          <w:rFonts w:ascii="Georgia" w:hAnsi="Georgia"/>
        </w:rPr>
      </w:pPr>
      <w:proofErr w:type="spellStart"/>
      <w:r>
        <w:rPr>
          <w:rFonts w:ascii="Georgia" w:hAnsi="Georgia"/>
        </w:rPr>
        <w:t>Praptosuwiryo</w:t>
      </w:r>
      <w:proofErr w:type="spellEnd"/>
      <w:r>
        <w:rPr>
          <w:rFonts w:ascii="Georgia" w:hAnsi="Georgia"/>
        </w:rPr>
        <w:t xml:space="preserve">, T.N., </w:t>
      </w:r>
      <w:proofErr w:type="spellStart"/>
      <w:r>
        <w:rPr>
          <w:rFonts w:ascii="Georgia" w:hAnsi="Georgia"/>
        </w:rPr>
        <w:t>Puspitaningtyas</w:t>
      </w:r>
      <w:proofErr w:type="spellEnd"/>
      <w:r>
        <w:rPr>
          <w:rFonts w:ascii="Georgia" w:hAnsi="Georgia"/>
        </w:rPr>
        <w:t xml:space="preserve">, D.M., </w:t>
      </w:r>
      <w:proofErr w:type="spellStart"/>
      <w:r>
        <w:rPr>
          <w:rFonts w:ascii="Georgia" w:hAnsi="Georgia"/>
        </w:rPr>
        <w:t>Pribadi</w:t>
      </w:r>
      <w:proofErr w:type="spellEnd"/>
      <w:r>
        <w:rPr>
          <w:rFonts w:ascii="Georgia" w:hAnsi="Georgia"/>
        </w:rPr>
        <w:t xml:space="preserve">, D.O. and </w:t>
      </w:r>
      <w:proofErr w:type="spellStart"/>
      <w:r>
        <w:rPr>
          <w:rFonts w:ascii="Georgia" w:hAnsi="Georgia"/>
        </w:rPr>
        <w:t>Rugayah</w:t>
      </w:r>
      <w:proofErr w:type="spellEnd"/>
      <w:r>
        <w:rPr>
          <w:rFonts w:ascii="Georgia" w:hAnsi="Georgia"/>
        </w:rPr>
        <w:t>. 2017. Population Study of the Golden Chicken Fern (</w:t>
      </w:r>
      <w:proofErr w:type="spellStart"/>
      <w:r>
        <w:rPr>
          <w:rFonts w:ascii="Georgia" w:hAnsi="Georgia"/>
          <w:i/>
          <w:iCs/>
        </w:rPr>
        <w:t>Cibotium</w:t>
      </w:r>
      <w:proofErr w:type="spellEnd"/>
      <w:r>
        <w:rPr>
          <w:rFonts w:ascii="Georgia" w:hAnsi="Georgia"/>
          <w:i/>
          <w:iCs/>
        </w:rPr>
        <w:t xml:space="preserve"> barometz</w:t>
      </w:r>
      <w:r>
        <w:rPr>
          <w:rFonts w:ascii="Georgia" w:hAnsi="Georgia"/>
        </w:rPr>
        <w:t xml:space="preserve"> (L.) J. Sm.) in Riau Province, Sumatra. </w:t>
      </w:r>
      <w:r>
        <w:rPr>
          <w:rFonts w:ascii="Georgia" w:hAnsi="Georgia"/>
          <w:i/>
          <w:iCs/>
        </w:rPr>
        <w:t>The Journal of Tropical Life Science</w:t>
      </w:r>
      <w:r>
        <w:rPr>
          <w:rFonts w:ascii="Georgia" w:hAnsi="Georgia"/>
        </w:rPr>
        <w:t xml:space="preserve"> 7(2): 167-176.</w:t>
      </w:r>
    </w:p>
    <w:p w14:paraId="0FE3C79C" w14:textId="77777777" w:rsidR="00345450" w:rsidRDefault="00345450">
      <w:pPr>
        <w:pStyle w:val="NormalWeb"/>
        <w:divId w:val="777914714"/>
        <w:rPr>
          <w:rFonts w:ascii="Georgia" w:hAnsi="Georgia"/>
        </w:rPr>
      </w:pPr>
      <w:r>
        <w:rPr>
          <w:rFonts w:ascii="Georgia" w:hAnsi="Georgia"/>
        </w:rPr>
        <w:t xml:space="preserve">Tap, N., Son, L.T., Phuong, N.D., Nga, N.Q., Huyen, P.T., and Hiep, N.T. 2009. Non-detriment finding for </w:t>
      </w:r>
      <w:proofErr w:type="spellStart"/>
      <w:r>
        <w:rPr>
          <w:rFonts w:ascii="Georgia" w:hAnsi="Georgia"/>
          <w:i/>
          <w:iCs/>
        </w:rPr>
        <w:t>Cibotium</w:t>
      </w:r>
      <w:proofErr w:type="spellEnd"/>
      <w:r>
        <w:rPr>
          <w:rFonts w:ascii="Georgia" w:hAnsi="Georgia"/>
          <w:i/>
          <w:iCs/>
        </w:rPr>
        <w:t xml:space="preserve"> barometz</w:t>
      </w:r>
      <w:r>
        <w:rPr>
          <w:rFonts w:ascii="Georgia" w:hAnsi="Georgia"/>
        </w:rPr>
        <w:t xml:space="preserve"> in Viet Nam. Standing Committee 58. CITES, Geneva.</w:t>
      </w:r>
    </w:p>
    <w:p w14:paraId="306D6C30" w14:textId="26DD5BA9" w:rsidR="00345450" w:rsidRDefault="00345450">
      <w:pPr>
        <w:pStyle w:val="NormalWeb"/>
        <w:divId w:val="777914714"/>
        <w:rPr>
          <w:rFonts w:ascii="Georgia" w:hAnsi="Georgia"/>
        </w:rPr>
      </w:pPr>
      <w:r>
        <w:rPr>
          <w:rFonts w:ascii="Georgia" w:hAnsi="Georgia"/>
        </w:rPr>
        <w:t>Zhang, X., Jia, J., and</w:t>
      </w:r>
      <w:ins w:id="87" w:author="Jack Plummer" w:date="2023-11-07T14:08:00Z">
        <w:r w:rsidR="00C10814">
          <w:rPr>
            <w:rFonts w:ascii="Georgia" w:hAnsi="Georgia"/>
          </w:rPr>
          <w:t xml:space="preserve"> </w:t>
        </w:r>
      </w:ins>
      <w:r>
        <w:rPr>
          <w:rFonts w:ascii="Georgia" w:hAnsi="Georgia"/>
        </w:rPr>
        <w:t xml:space="preserve">Zhang, G. 2008. Non-detriment finding for </w:t>
      </w:r>
      <w:proofErr w:type="spellStart"/>
      <w:r>
        <w:rPr>
          <w:rFonts w:ascii="Georgia" w:hAnsi="Georgia"/>
          <w:i/>
          <w:iCs/>
        </w:rPr>
        <w:t>Cibotium</w:t>
      </w:r>
      <w:proofErr w:type="spellEnd"/>
      <w:r>
        <w:rPr>
          <w:rFonts w:ascii="Georgia" w:hAnsi="Georgia"/>
          <w:i/>
          <w:iCs/>
        </w:rPr>
        <w:t xml:space="preserve"> barometz </w:t>
      </w:r>
      <w:r>
        <w:rPr>
          <w:rFonts w:ascii="Georgia" w:hAnsi="Georgia"/>
        </w:rPr>
        <w:t>in China. NDF Workshop Case Studies. CITES.</w:t>
      </w:r>
    </w:p>
    <w:sectPr w:rsidR="0034545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Jack Plummer" w:date="2023-11-07T13:37:00Z" w:initials="JP">
    <w:p w14:paraId="08FAED45" w14:textId="77777777" w:rsidR="00F073D6" w:rsidRDefault="00F073D6" w:rsidP="00BD1737">
      <w:pPr>
        <w:pStyle w:val="CommentText"/>
      </w:pPr>
      <w:r>
        <w:rPr>
          <w:rStyle w:val="CommentReference"/>
        </w:rPr>
        <w:annotationRef/>
      </w:r>
      <w:r>
        <w:t xml:space="preserve">We're advised to only use the species name very sparingly. Reason being if taxonomy is updated, it's much easier to update assessment if species name doesn't need to be used throughout. Also, we shouldn't start a sentence with abbreviation, so </w:t>
      </w:r>
      <w:r>
        <w:rPr>
          <w:i/>
          <w:iCs/>
        </w:rPr>
        <w:t>Cibotium</w:t>
      </w:r>
      <w:r>
        <w:t xml:space="preserve"> should be written in full. Former point is a bit more stylistic, latter is a more definite rule.</w:t>
      </w:r>
    </w:p>
  </w:comment>
  <w:comment w:id="5" w:author="Jack Plummer" w:date="2023-11-07T13:37:00Z" w:initials="JP">
    <w:p w14:paraId="63FFB621" w14:textId="77777777" w:rsidR="00F073D6" w:rsidRDefault="00F073D6" w:rsidP="00C763C5">
      <w:pPr>
        <w:pStyle w:val="CommentText"/>
      </w:pPr>
      <w:r>
        <w:rPr>
          <w:rStyle w:val="CommentReference"/>
        </w:rPr>
        <w:annotationRef/>
      </w:r>
      <w:r>
        <w:t>This is a very high AOO for a plant! Ok with NT, but it's possible reviewer would push for LC.</w:t>
      </w:r>
    </w:p>
  </w:comment>
  <w:comment w:id="6" w:author="Jack Plummer" w:date="2023-11-07T13:39:00Z" w:initials="JP">
    <w:p w14:paraId="3E871CA9" w14:textId="77777777" w:rsidR="00F073D6" w:rsidRDefault="00F073D6" w:rsidP="00FC6043">
      <w:pPr>
        <w:pStyle w:val="CommentText"/>
      </w:pPr>
      <w:r>
        <w:rPr>
          <w:rStyle w:val="CommentReference"/>
        </w:rPr>
        <w:annotationRef/>
      </w:r>
      <w:r>
        <w:t>Clear evidence for pop decline though, so I think ok</w:t>
      </w:r>
    </w:p>
  </w:comment>
  <w:comment w:id="7" w:author="Jack Plummer" w:date="2023-11-07T13:38:00Z" w:initials="JP">
    <w:p w14:paraId="6D22E5C0" w14:textId="00D3E792" w:rsidR="00F073D6" w:rsidRDefault="00F073D6" w:rsidP="00BC09D2">
      <w:pPr>
        <w:pStyle w:val="CommentText"/>
      </w:pPr>
      <w:r>
        <w:rPr>
          <w:rStyle w:val="CommentReference"/>
        </w:rPr>
        <w:annotationRef/>
      </w:r>
      <w:r>
        <w:t>Avoid personalisation e.g. it can be assumed that this is a good estimate of the actual AOO...</w:t>
      </w:r>
    </w:p>
  </w:comment>
  <w:comment w:id="8" w:author="Jack Plummer" w:date="2023-11-07T13:40:00Z" w:initials="JP">
    <w:p w14:paraId="3605CBB5" w14:textId="77777777" w:rsidR="00F073D6" w:rsidRDefault="00F073D6" w:rsidP="00294868">
      <w:pPr>
        <w:pStyle w:val="CommentText"/>
      </w:pPr>
      <w:r>
        <w:rPr>
          <w:rStyle w:val="CommentReference"/>
        </w:rPr>
        <w:annotationRef/>
      </w:r>
      <w:r>
        <w:t>Can perhaps condense this in rationale, as outlined fully in use and trade section. Perhaps even restricting to '...traditional medicinal practices'. Don't have to change, though - more for future ref</w:t>
      </w:r>
    </w:p>
  </w:comment>
  <w:comment w:id="14" w:author="Jack Plummer" w:date="2023-11-07T13:44:00Z" w:initials="JP">
    <w:p w14:paraId="1A745FF6" w14:textId="77777777" w:rsidR="00F073D6" w:rsidRDefault="00F073D6" w:rsidP="0047614D">
      <w:pPr>
        <w:pStyle w:val="CommentText"/>
      </w:pPr>
      <w:r>
        <w:rPr>
          <w:rStyle w:val="CommentReference"/>
        </w:rPr>
        <w:annotationRef/>
      </w:r>
      <w:r>
        <w:t>Significant/considerable?</w:t>
      </w:r>
    </w:p>
  </w:comment>
  <w:comment w:id="21" w:author="Jack Plummer" w:date="2023-11-07T13:51:00Z" w:initials="JP">
    <w:p w14:paraId="250367D1" w14:textId="77777777" w:rsidR="00594934" w:rsidRDefault="00594934" w:rsidP="00CC181A">
      <w:pPr>
        <w:pStyle w:val="CommentText"/>
      </w:pPr>
      <w:r>
        <w:rPr>
          <w:rStyle w:val="CommentReference"/>
        </w:rPr>
        <w:annotationRef/>
      </w:r>
      <w:r>
        <w:t>Mention the elevational range in this section</w:t>
      </w:r>
    </w:p>
  </w:comment>
  <w:comment w:id="22" w:author="Jack Plummer" w:date="2023-11-07T13:48:00Z" w:initials="JP">
    <w:p w14:paraId="0AAE2956" w14:textId="1D2CEB76" w:rsidR="00594934" w:rsidRDefault="00594934" w:rsidP="00B33BB5">
      <w:pPr>
        <w:pStyle w:val="CommentText"/>
      </w:pPr>
      <w:r>
        <w:rPr>
          <w:rStyle w:val="CommentReference"/>
        </w:rPr>
        <w:annotationRef/>
      </w:r>
      <w:r>
        <w:t>For widespread species, it's not necessary to list all countries in which it occurs as the COO section does this. Good to give an overall description and limits of range e.g. widely distributed across tropical and subtropical Asia spanning from the Indian subcontinent to Japan and Papua New Guinea.</w:t>
      </w:r>
    </w:p>
  </w:comment>
  <w:comment w:id="25" w:author="Jack Plummer" w:date="2023-11-07T13:49:00Z" w:initials="JP">
    <w:p w14:paraId="00C0BD15" w14:textId="77777777" w:rsidR="00594934" w:rsidRDefault="00594934" w:rsidP="008E34A2">
      <w:pPr>
        <w:pStyle w:val="CommentText"/>
      </w:pPr>
      <w:r>
        <w:rPr>
          <w:rStyle w:val="CommentReference"/>
        </w:rPr>
        <w:annotationRef/>
      </w:r>
      <w:r>
        <w:t>Also perhaps not necessary to give in-country breakdowns if species widespread (obvs important if more restricted)</w:t>
      </w:r>
    </w:p>
  </w:comment>
  <w:comment w:id="28" w:author="Jack Plummer" w:date="2023-11-07T13:50:00Z" w:initials="JP">
    <w:p w14:paraId="7782EB9B" w14:textId="77777777" w:rsidR="00594934" w:rsidRDefault="00594934" w:rsidP="0051116E">
      <w:pPr>
        <w:pStyle w:val="CommentText"/>
      </w:pPr>
      <w:r>
        <w:rPr>
          <w:rStyle w:val="CommentReference"/>
        </w:rPr>
        <w:annotationRef/>
      </w:r>
      <w:r>
        <w:t>There's a checkbox to tick for this - geocat based on Minimum Convex Polygon</w:t>
      </w:r>
    </w:p>
  </w:comment>
  <w:comment w:id="31" w:author="Jack Plummer" w:date="2023-11-07T13:50:00Z" w:initials="JP">
    <w:p w14:paraId="56B2046C" w14:textId="569C98E7" w:rsidR="00594934" w:rsidRDefault="00594934" w:rsidP="00B540B4">
      <w:pPr>
        <w:pStyle w:val="CommentText"/>
      </w:pPr>
      <w:r>
        <w:rPr>
          <w:rStyle w:val="CommentReference"/>
        </w:rPr>
        <w:annotationRef/>
      </w:r>
      <w:r>
        <w:t>Would remove this - probably not really calculable when this large</w:t>
      </w:r>
    </w:p>
  </w:comment>
  <w:comment w:id="35" w:author="Jack Plummer" w:date="2023-11-07T14:11:00Z" w:initials="JP">
    <w:p w14:paraId="64B0DB6D" w14:textId="77777777" w:rsidR="00C10814" w:rsidRDefault="00C10814" w:rsidP="00462AFA">
      <w:pPr>
        <w:pStyle w:val="CommentText"/>
      </w:pPr>
      <w:r>
        <w:rPr>
          <w:rStyle w:val="CommentReference"/>
        </w:rPr>
        <w:annotationRef/>
      </w:r>
      <w:r>
        <w:t>Maybe code out if limited to southern provinces</w:t>
      </w:r>
    </w:p>
  </w:comment>
  <w:comment w:id="36" w:author="Jack Plummer" w:date="2023-11-07T14:12:00Z" w:initials="JP">
    <w:p w14:paraId="726D4337" w14:textId="77777777" w:rsidR="00C10814" w:rsidRDefault="00C10814" w:rsidP="00B868B7">
      <w:pPr>
        <w:pStyle w:val="CommentText"/>
      </w:pPr>
      <w:r>
        <w:rPr>
          <w:rStyle w:val="CommentReference"/>
        </w:rPr>
        <w:annotationRef/>
      </w:r>
      <w:r>
        <w:t>Code out country-level for Indonesia. Are there any other regions? Presumably Papua? Borneo?</w:t>
      </w:r>
    </w:p>
  </w:comment>
  <w:comment w:id="37" w:author="Jack Plummer" w:date="2023-11-07T14:12:00Z" w:initials="JP">
    <w:p w14:paraId="74262E75" w14:textId="77777777" w:rsidR="00C10814" w:rsidRDefault="00C10814" w:rsidP="00813383">
      <w:pPr>
        <w:pStyle w:val="CommentText"/>
      </w:pPr>
      <w:r>
        <w:rPr>
          <w:rStyle w:val="CommentReference"/>
        </w:rPr>
        <w:annotationRef/>
      </w:r>
      <w:r>
        <w:t>Code out Peninsular/Sarawak/Sabah</w:t>
      </w:r>
    </w:p>
  </w:comment>
  <w:comment w:id="45" w:author="Jack Plummer" w:date="2023-11-07T13:54:00Z" w:initials="JP">
    <w:p w14:paraId="139F56DC" w14:textId="0359B15A" w:rsidR="00441C0F" w:rsidRDefault="00441C0F" w:rsidP="00452AF1">
      <w:pPr>
        <w:pStyle w:val="CommentText"/>
      </w:pPr>
      <w:r>
        <w:rPr>
          <w:rStyle w:val="CommentReference"/>
        </w:rPr>
        <w:annotationRef/>
      </w:r>
      <w:r>
        <w:t>Strange metric - does this not relate to traded material?</w:t>
      </w:r>
    </w:p>
  </w:comment>
  <w:comment w:id="51" w:author="Jack Plummer" w:date="2023-11-07T13:56:00Z" w:initials="JP">
    <w:p w14:paraId="48F76379" w14:textId="77777777" w:rsidR="00441C0F" w:rsidRDefault="00441C0F" w:rsidP="006A5DF0">
      <w:pPr>
        <w:pStyle w:val="CommentText"/>
      </w:pPr>
      <w:r>
        <w:rPr>
          <w:rStyle w:val="CommentReference"/>
        </w:rPr>
        <w:annotationRef/>
      </w:r>
      <w:r>
        <w:t>Mature individuals? To conform to IUCN terminology</w:t>
      </w:r>
    </w:p>
  </w:comment>
  <w:comment w:id="56" w:author="Jack Plummer" w:date="2023-11-07T13:57:00Z" w:initials="JP">
    <w:p w14:paraId="56B840A4" w14:textId="77777777" w:rsidR="00441C0F" w:rsidRDefault="00441C0F" w:rsidP="00C50691">
      <w:pPr>
        <w:pStyle w:val="CommentText"/>
      </w:pPr>
      <w:r>
        <w:rPr>
          <w:rStyle w:val="CommentReference"/>
        </w:rPr>
        <w:annotationRef/>
      </w:r>
      <w:r>
        <w:t>Very pedantic but 'en dash' preferred to hyphen when connecting numerical values</w:t>
      </w:r>
    </w:p>
  </w:comment>
  <w:comment w:id="53" w:author="Jack Plummer" w:date="2023-11-07T13:59:00Z" w:initials="JP">
    <w:p w14:paraId="56381A56" w14:textId="77777777" w:rsidR="00441C0F" w:rsidRDefault="00441C0F" w:rsidP="006C489F">
      <w:pPr>
        <w:pStyle w:val="CommentText"/>
      </w:pPr>
      <w:r>
        <w:rPr>
          <w:rStyle w:val="CommentReference"/>
        </w:rPr>
        <w:annotationRef/>
      </w:r>
      <w:r>
        <w:t>Any references for this bit?</w:t>
      </w:r>
    </w:p>
  </w:comment>
  <w:comment w:id="65" w:author="Jack Plummer" w:date="2023-11-07T14:13:00Z" w:initials="JP">
    <w:p w14:paraId="0B542165" w14:textId="77777777" w:rsidR="00C10814" w:rsidRDefault="00C10814" w:rsidP="00FC342B">
      <w:pPr>
        <w:pStyle w:val="CommentText"/>
      </w:pPr>
      <w:r>
        <w:rPr>
          <w:rStyle w:val="CommentReference"/>
        </w:rPr>
        <w:annotationRef/>
      </w:r>
      <w:r>
        <w:t xml:space="preserve">Italicise the </w:t>
      </w:r>
      <w:r>
        <w:rPr>
          <w:i/>
          <w:iCs/>
        </w:rPr>
        <w:t>et al.</w:t>
      </w:r>
    </w:p>
  </w:comment>
  <w:comment w:id="71" w:author="Jack Plummer" w:date="2023-11-07T14:00:00Z" w:initials="JP">
    <w:p w14:paraId="177DA5E4" w14:textId="637D67A4" w:rsidR="00441C0F" w:rsidRDefault="00441C0F" w:rsidP="00E808A8">
      <w:pPr>
        <w:pStyle w:val="CommentText"/>
      </w:pPr>
      <w:r>
        <w:rPr>
          <w:rStyle w:val="CommentReference"/>
        </w:rPr>
        <w:annotationRef/>
      </w:r>
      <w:r>
        <w:t>?</w:t>
      </w:r>
    </w:p>
  </w:comment>
  <w:comment w:id="72" w:author="Jack Plummer" w:date="2023-11-07T14:01:00Z" w:initials="JP">
    <w:p w14:paraId="766799AC" w14:textId="77777777" w:rsidR="00441C0F" w:rsidRDefault="00441C0F" w:rsidP="007743B2">
      <w:pPr>
        <w:pStyle w:val="CommentText"/>
      </w:pPr>
      <w:r>
        <w:rPr>
          <w:rStyle w:val="CommentReference"/>
        </w:rPr>
        <w:annotationRef/>
      </w:r>
      <w:r>
        <w:t>I think this is local commercial? Rather than subsistence? May also need to fill out a couple of the other boxes in this section, as we know a bit about harvest/trade</w:t>
      </w:r>
    </w:p>
  </w:comment>
  <w:comment w:id="84" w:author="Jack Plummer" w:date="2023-11-07T14:06:00Z" w:initials="JP">
    <w:p w14:paraId="193F0028" w14:textId="77777777" w:rsidR="00C10814" w:rsidRDefault="00C10814" w:rsidP="00CC2395">
      <w:pPr>
        <w:pStyle w:val="CommentText"/>
      </w:pPr>
      <w:r>
        <w:rPr>
          <w:rStyle w:val="CommentReference"/>
        </w:rPr>
        <w:annotationRef/>
      </w:r>
      <w:r>
        <w:t>Could maybe put a bit of information on country-specific quotas here</w:t>
      </w:r>
    </w:p>
  </w:comment>
  <w:comment w:id="85" w:author="Jack Plummer" w:date="2023-11-07T14:05:00Z" w:initials="JP">
    <w:p w14:paraId="07297F82" w14:textId="19D76C3D" w:rsidR="00441C0F" w:rsidRDefault="00441C0F" w:rsidP="008C0D5D">
      <w:pPr>
        <w:pStyle w:val="CommentText"/>
      </w:pPr>
      <w:r>
        <w:rPr>
          <w:rStyle w:val="CommentReference"/>
        </w:rPr>
        <w:annotationRef/>
      </w:r>
      <w:r>
        <w:t>Can perhaps condense to: 'multiple protected areas across its range including X, Y, Z' but fine to keep as is.</w:t>
      </w:r>
    </w:p>
  </w:comment>
  <w:comment w:id="86" w:author="Jack Plummer" w:date="2023-11-07T14:08:00Z" w:initials="JP">
    <w:p w14:paraId="749867B1" w14:textId="77777777" w:rsidR="00C10814" w:rsidRDefault="00C10814" w:rsidP="00CD6DEE">
      <w:pPr>
        <w:pStyle w:val="CommentText"/>
      </w:pPr>
      <w:r>
        <w:rPr>
          <w:rStyle w:val="CommentReference"/>
        </w:rPr>
        <w:annotationRef/>
      </w:r>
      <w:r>
        <w:t>Will show you which reference to use in SIS. If you search for BGCI in 2023, there is one PlantSearch reference with thousands of citations.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FAED45" w15:done="0"/>
  <w15:commentEx w15:paraId="63FFB621" w15:done="0"/>
  <w15:commentEx w15:paraId="3E871CA9" w15:paraIdParent="63FFB621" w15:done="0"/>
  <w15:commentEx w15:paraId="6D22E5C0" w15:done="0"/>
  <w15:commentEx w15:paraId="3605CBB5" w15:done="0"/>
  <w15:commentEx w15:paraId="1A745FF6" w15:done="0"/>
  <w15:commentEx w15:paraId="250367D1" w15:done="0"/>
  <w15:commentEx w15:paraId="0AAE2956" w15:done="0"/>
  <w15:commentEx w15:paraId="00C0BD15" w15:done="0"/>
  <w15:commentEx w15:paraId="7782EB9B" w15:done="0"/>
  <w15:commentEx w15:paraId="56B2046C" w15:done="0"/>
  <w15:commentEx w15:paraId="64B0DB6D" w15:done="0"/>
  <w15:commentEx w15:paraId="726D4337" w15:done="0"/>
  <w15:commentEx w15:paraId="74262E75" w15:done="0"/>
  <w15:commentEx w15:paraId="139F56DC" w15:done="0"/>
  <w15:commentEx w15:paraId="48F76379" w15:done="0"/>
  <w15:commentEx w15:paraId="56B840A4" w15:done="0"/>
  <w15:commentEx w15:paraId="56381A56" w15:done="0"/>
  <w15:commentEx w15:paraId="0B542165" w15:done="0"/>
  <w15:commentEx w15:paraId="177DA5E4" w15:done="0"/>
  <w15:commentEx w15:paraId="766799AC" w15:done="0"/>
  <w15:commentEx w15:paraId="193F0028" w15:done="0"/>
  <w15:commentEx w15:paraId="07297F82" w15:done="0"/>
  <w15:commentEx w15:paraId="749867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3BF46BA" w16cex:dateUtc="2023-11-07T13:37:00Z"/>
  <w16cex:commentExtensible w16cex:durableId="00797509" w16cex:dateUtc="2023-11-07T13:37:00Z"/>
  <w16cex:commentExtensible w16cex:durableId="6EC5F5F3" w16cex:dateUtc="2023-11-07T13:39:00Z"/>
  <w16cex:commentExtensible w16cex:durableId="57EA110F" w16cex:dateUtc="2023-11-07T13:38:00Z"/>
  <w16cex:commentExtensible w16cex:durableId="0AF2DA68" w16cex:dateUtc="2023-11-07T13:40:00Z"/>
  <w16cex:commentExtensible w16cex:durableId="34D9DE6C" w16cex:dateUtc="2023-11-07T13:44:00Z"/>
  <w16cex:commentExtensible w16cex:durableId="4B5F67F8" w16cex:dateUtc="2023-11-07T13:51:00Z"/>
  <w16cex:commentExtensible w16cex:durableId="770D0466" w16cex:dateUtc="2023-11-07T13:48:00Z"/>
  <w16cex:commentExtensible w16cex:durableId="715EBB06" w16cex:dateUtc="2023-11-07T13:49:00Z"/>
  <w16cex:commentExtensible w16cex:durableId="05B90B03" w16cex:dateUtc="2023-11-07T13:50:00Z"/>
  <w16cex:commentExtensible w16cex:durableId="40678263" w16cex:dateUtc="2023-11-07T13:50:00Z"/>
  <w16cex:commentExtensible w16cex:durableId="3900579E" w16cex:dateUtc="2023-11-07T14:11:00Z"/>
  <w16cex:commentExtensible w16cex:durableId="1C416A78" w16cex:dateUtc="2023-11-07T14:12:00Z"/>
  <w16cex:commentExtensible w16cex:durableId="70610D93" w16cex:dateUtc="2023-11-07T14:12:00Z"/>
  <w16cex:commentExtensible w16cex:durableId="51D3BD22" w16cex:dateUtc="2023-11-07T13:54:00Z"/>
  <w16cex:commentExtensible w16cex:durableId="6DD11FEA" w16cex:dateUtc="2023-11-07T13:56:00Z"/>
  <w16cex:commentExtensible w16cex:durableId="136DB295" w16cex:dateUtc="2023-11-07T13:57:00Z"/>
  <w16cex:commentExtensible w16cex:durableId="3BDDAD2A" w16cex:dateUtc="2023-11-07T13:59:00Z"/>
  <w16cex:commentExtensible w16cex:durableId="158DEEE2" w16cex:dateUtc="2023-11-07T14:13:00Z"/>
  <w16cex:commentExtensible w16cex:durableId="79658163" w16cex:dateUtc="2023-11-07T14:00:00Z"/>
  <w16cex:commentExtensible w16cex:durableId="139913D3" w16cex:dateUtc="2023-11-07T14:01:00Z"/>
  <w16cex:commentExtensible w16cex:durableId="7C124CE9" w16cex:dateUtc="2023-11-07T14:06:00Z"/>
  <w16cex:commentExtensible w16cex:durableId="7FED4510" w16cex:dateUtc="2023-11-07T14:05:00Z"/>
  <w16cex:commentExtensible w16cex:durableId="7E65F527" w16cex:dateUtc="2023-11-07T14: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FAED45" w16cid:durableId="73BF46BA"/>
  <w16cid:commentId w16cid:paraId="63FFB621" w16cid:durableId="00797509"/>
  <w16cid:commentId w16cid:paraId="3E871CA9" w16cid:durableId="6EC5F5F3"/>
  <w16cid:commentId w16cid:paraId="6D22E5C0" w16cid:durableId="57EA110F"/>
  <w16cid:commentId w16cid:paraId="3605CBB5" w16cid:durableId="0AF2DA68"/>
  <w16cid:commentId w16cid:paraId="1A745FF6" w16cid:durableId="34D9DE6C"/>
  <w16cid:commentId w16cid:paraId="250367D1" w16cid:durableId="4B5F67F8"/>
  <w16cid:commentId w16cid:paraId="0AAE2956" w16cid:durableId="770D0466"/>
  <w16cid:commentId w16cid:paraId="00C0BD15" w16cid:durableId="715EBB06"/>
  <w16cid:commentId w16cid:paraId="7782EB9B" w16cid:durableId="05B90B03"/>
  <w16cid:commentId w16cid:paraId="56B2046C" w16cid:durableId="40678263"/>
  <w16cid:commentId w16cid:paraId="64B0DB6D" w16cid:durableId="3900579E"/>
  <w16cid:commentId w16cid:paraId="726D4337" w16cid:durableId="1C416A78"/>
  <w16cid:commentId w16cid:paraId="74262E75" w16cid:durableId="70610D93"/>
  <w16cid:commentId w16cid:paraId="139F56DC" w16cid:durableId="51D3BD22"/>
  <w16cid:commentId w16cid:paraId="48F76379" w16cid:durableId="6DD11FEA"/>
  <w16cid:commentId w16cid:paraId="56B840A4" w16cid:durableId="136DB295"/>
  <w16cid:commentId w16cid:paraId="56381A56" w16cid:durableId="3BDDAD2A"/>
  <w16cid:commentId w16cid:paraId="0B542165" w16cid:durableId="158DEEE2"/>
  <w16cid:commentId w16cid:paraId="177DA5E4" w16cid:durableId="79658163"/>
  <w16cid:commentId w16cid:paraId="766799AC" w16cid:durableId="139913D3"/>
  <w16cid:commentId w16cid:paraId="193F0028" w16cid:durableId="7C124CE9"/>
  <w16cid:commentId w16cid:paraId="07297F82" w16cid:durableId="7FED4510"/>
  <w16cid:commentId w16cid:paraId="749867B1" w16cid:durableId="7E65F5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339"/>
    <w:rsid w:val="0027777D"/>
    <w:rsid w:val="00345450"/>
    <w:rsid w:val="00441C0F"/>
    <w:rsid w:val="00591339"/>
    <w:rsid w:val="00594934"/>
    <w:rsid w:val="00836EA7"/>
    <w:rsid w:val="00C10814"/>
    <w:rsid w:val="00F073D6"/>
    <w:rsid w:val="00FA39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C88CC"/>
  <w15:chartTrackingRefBased/>
  <w15:docId w15:val="{AAC5E0E5-D91B-40AA-8E4D-94DE8CA4D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normaltextrun">
    <w:name w:val="normaltextrun"/>
    <w:basedOn w:val="DefaultParagraphFont"/>
  </w:style>
  <w:style w:type="character" w:customStyle="1" w:styleId="eop">
    <w:name w:val="eop"/>
    <w:basedOn w:val="DefaultParagraphFont"/>
  </w:style>
  <w:style w:type="paragraph" w:styleId="Revision">
    <w:name w:val="Revision"/>
    <w:hidden/>
    <w:uiPriority w:val="99"/>
    <w:semiHidden/>
    <w:rsid w:val="00F073D6"/>
    <w:rPr>
      <w:rFonts w:eastAsiaTheme="minorEastAsia"/>
      <w:sz w:val="24"/>
      <w:szCs w:val="24"/>
    </w:rPr>
  </w:style>
  <w:style w:type="character" w:styleId="CommentReference">
    <w:name w:val="annotation reference"/>
    <w:basedOn w:val="DefaultParagraphFont"/>
    <w:uiPriority w:val="99"/>
    <w:semiHidden/>
    <w:unhideWhenUsed/>
    <w:rsid w:val="00F073D6"/>
    <w:rPr>
      <w:sz w:val="16"/>
      <w:szCs w:val="16"/>
    </w:rPr>
  </w:style>
  <w:style w:type="paragraph" w:styleId="CommentText">
    <w:name w:val="annotation text"/>
    <w:basedOn w:val="Normal"/>
    <w:link w:val="CommentTextChar"/>
    <w:uiPriority w:val="99"/>
    <w:unhideWhenUsed/>
    <w:rsid w:val="00F073D6"/>
    <w:rPr>
      <w:sz w:val="20"/>
      <w:szCs w:val="20"/>
    </w:rPr>
  </w:style>
  <w:style w:type="character" w:customStyle="1" w:styleId="CommentTextChar">
    <w:name w:val="Comment Text Char"/>
    <w:basedOn w:val="DefaultParagraphFont"/>
    <w:link w:val="CommentText"/>
    <w:uiPriority w:val="99"/>
    <w:rsid w:val="00F073D6"/>
    <w:rPr>
      <w:rFonts w:eastAsiaTheme="minorEastAsia"/>
    </w:rPr>
  </w:style>
  <w:style w:type="paragraph" w:styleId="CommentSubject">
    <w:name w:val="annotation subject"/>
    <w:basedOn w:val="CommentText"/>
    <w:next w:val="CommentText"/>
    <w:link w:val="CommentSubjectChar"/>
    <w:uiPriority w:val="99"/>
    <w:semiHidden/>
    <w:unhideWhenUsed/>
    <w:rsid w:val="00F073D6"/>
    <w:rPr>
      <w:b/>
      <w:bCs/>
    </w:rPr>
  </w:style>
  <w:style w:type="character" w:customStyle="1" w:styleId="CommentSubjectChar">
    <w:name w:val="Comment Subject Char"/>
    <w:basedOn w:val="CommentTextChar"/>
    <w:link w:val="CommentSubject"/>
    <w:uiPriority w:val="99"/>
    <w:semiHidden/>
    <w:rsid w:val="00F073D6"/>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101097">
      <w:marLeft w:val="0"/>
      <w:marRight w:val="0"/>
      <w:marTop w:val="0"/>
      <w:marBottom w:val="0"/>
      <w:divBdr>
        <w:top w:val="none" w:sz="0" w:space="0" w:color="auto"/>
        <w:left w:val="none" w:sz="0" w:space="0" w:color="auto"/>
        <w:bottom w:val="none" w:sz="0" w:space="0" w:color="auto"/>
        <w:right w:val="none" w:sz="0" w:space="0" w:color="auto"/>
      </w:divBdr>
      <w:divsChild>
        <w:div w:id="48656359">
          <w:marLeft w:val="0"/>
          <w:marRight w:val="0"/>
          <w:marTop w:val="0"/>
          <w:marBottom w:val="150"/>
          <w:divBdr>
            <w:top w:val="single" w:sz="12" w:space="0" w:color="000000"/>
            <w:left w:val="none" w:sz="0" w:space="0" w:color="auto"/>
            <w:bottom w:val="single" w:sz="12" w:space="0" w:color="000000"/>
            <w:right w:val="none" w:sz="0" w:space="0" w:color="auto"/>
          </w:divBdr>
        </w:div>
      </w:divsChild>
    </w:div>
    <w:div w:id="714043511">
      <w:marLeft w:val="0"/>
      <w:marRight w:val="0"/>
      <w:marTop w:val="0"/>
      <w:marBottom w:val="0"/>
      <w:divBdr>
        <w:top w:val="none" w:sz="0" w:space="0" w:color="auto"/>
        <w:left w:val="none" w:sz="0" w:space="0" w:color="auto"/>
        <w:bottom w:val="none" w:sz="0" w:space="0" w:color="auto"/>
        <w:right w:val="none" w:sz="0" w:space="0" w:color="auto"/>
      </w:divBdr>
    </w:div>
    <w:div w:id="777914714">
      <w:marLeft w:val="0"/>
      <w:marRight w:val="0"/>
      <w:marTop w:val="0"/>
      <w:marBottom w:val="0"/>
      <w:divBdr>
        <w:top w:val="none" w:sz="0" w:space="0" w:color="auto"/>
        <w:left w:val="none" w:sz="0" w:space="0" w:color="auto"/>
        <w:bottom w:val="none" w:sz="0" w:space="0" w:color="auto"/>
        <w:right w:val="none" w:sz="0" w:space="0" w:color="auto"/>
      </w:divBdr>
    </w:div>
    <w:div w:id="885333332">
      <w:marLeft w:val="0"/>
      <w:marRight w:val="0"/>
      <w:marTop w:val="0"/>
      <w:marBottom w:val="0"/>
      <w:divBdr>
        <w:top w:val="none" w:sz="0" w:space="0" w:color="auto"/>
        <w:left w:val="none" w:sz="0" w:space="0" w:color="auto"/>
        <w:bottom w:val="none" w:sz="0" w:space="0" w:color="auto"/>
        <w:right w:val="none" w:sz="0" w:space="0" w:color="auto"/>
      </w:divBdr>
    </w:div>
    <w:div w:id="896282511">
      <w:marLeft w:val="0"/>
      <w:marRight w:val="0"/>
      <w:marTop w:val="0"/>
      <w:marBottom w:val="0"/>
      <w:divBdr>
        <w:top w:val="none" w:sz="0" w:space="0" w:color="auto"/>
        <w:left w:val="none" w:sz="0" w:space="0" w:color="auto"/>
        <w:bottom w:val="none" w:sz="0" w:space="0" w:color="auto"/>
        <w:right w:val="none" w:sz="0" w:space="0" w:color="auto"/>
      </w:divBdr>
    </w:div>
    <w:div w:id="1060053369">
      <w:marLeft w:val="0"/>
      <w:marRight w:val="0"/>
      <w:marTop w:val="0"/>
      <w:marBottom w:val="0"/>
      <w:divBdr>
        <w:top w:val="none" w:sz="0" w:space="0" w:color="auto"/>
        <w:left w:val="none" w:sz="0" w:space="0" w:color="auto"/>
        <w:bottom w:val="none" w:sz="0" w:space="0" w:color="auto"/>
        <w:right w:val="none" w:sz="0" w:space="0" w:color="auto"/>
      </w:divBdr>
    </w:div>
    <w:div w:id="1447502594">
      <w:marLeft w:val="0"/>
      <w:marRight w:val="0"/>
      <w:marTop w:val="0"/>
      <w:marBottom w:val="0"/>
      <w:divBdr>
        <w:top w:val="none" w:sz="0" w:space="0" w:color="auto"/>
        <w:left w:val="none" w:sz="0" w:space="0" w:color="auto"/>
        <w:bottom w:val="none" w:sz="0" w:space="0" w:color="auto"/>
        <w:right w:val="none" w:sz="0" w:space="0" w:color="auto"/>
      </w:divBdr>
    </w:div>
    <w:div w:id="1569456323">
      <w:marLeft w:val="0"/>
      <w:marRight w:val="0"/>
      <w:marTop w:val="0"/>
      <w:marBottom w:val="0"/>
      <w:divBdr>
        <w:top w:val="none" w:sz="0" w:space="0" w:color="auto"/>
        <w:left w:val="none" w:sz="0" w:space="0" w:color="auto"/>
        <w:bottom w:val="none" w:sz="0" w:space="0" w:color="auto"/>
        <w:right w:val="none" w:sz="0" w:space="0" w:color="auto"/>
      </w:divBdr>
    </w:div>
    <w:div w:id="1632973413">
      <w:marLeft w:val="0"/>
      <w:marRight w:val="0"/>
      <w:marTop w:val="0"/>
      <w:marBottom w:val="0"/>
      <w:divBdr>
        <w:top w:val="none" w:sz="0" w:space="0" w:color="auto"/>
        <w:left w:val="none" w:sz="0" w:space="0" w:color="auto"/>
        <w:bottom w:val="none" w:sz="0" w:space="0" w:color="auto"/>
        <w:right w:val="none" w:sz="0" w:space="0" w:color="auto"/>
      </w:divBdr>
    </w:div>
    <w:div w:id="1966039254">
      <w:marLeft w:val="0"/>
      <w:marRight w:val="0"/>
      <w:marTop w:val="0"/>
      <w:marBottom w:val="0"/>
      <w:divBdr>
        <w:top w:val="none" w:sz="0" w:space="0" w:color="auto"/>
        <w:left w:val="none" w:sz="0" w:space="0" w:color="auto"/>
        <w:bottom w:val="none" w:sz="0" w:space="0" w:color="auto"/>
        <w:right w:val="none" w:sz="0" w:space="0" w:color="auto"/>
      </w:divBdr>
    </w:div>
    <w:div w:id="211192285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174fa65-5130-4218-be7b-3006b691958f"/>
    <lcf76f155ced4ddcb4097134ff3c332f xmlns="590658d6-28a4-43df-8461-354b94568f6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1" ma:contentTypeDescription="Create a new document." ma:contentTypeScope="" ma:versionID="a174c64d5e61a3eb02190a7d1046e278">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739662c53ce53c799fbb84414a44c56"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4874f941-1732-4aa1-804a-4f99632a5909" ContentTypeId="0x0101" PreviousValue="false"/>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C98C6060-1905-4D9D-A005-1D818D32151F}">
  <ds:schemaRefs>
    <ds:schemaRef ds:uri="http://schemas.microsoft.com/office/2006/documentManagement/types"/>
    <ds:schemaRef ds:uri="http://purl.org/dc/elements/1.1/"/>
    <ds:schemaRef ds:uri="http://schemas.microsoft.com/office/2006/metadata/properties"/>
    <ds:schemaRef ds:uri="590658d6-28a4-43df-8461-354b94568f6c"/>
    <ds:schemaRef ds:uri="3174fa65-5130-4218-be7b-3006b691958f"/>
    <ds:schemaRef ds:uri="http://schemas.microsoft.com/office/infopath/2007/PartnerControls"/>
    <ds:schemaRef ds:uri="http://purl.org/dc/terms/"/>
    <ds:schemaRef ds:uri="http://schemas.openxmlformats.org/package/2006/metadata/core-properties"/>
    <ds:schemaRef ds:uri="150f78d0-e5c4-40ba-9879-1115501c63e5"/>
    <ds:schemaRef ds:uri="http://www.w3.org/XML/1998/namespace"/>
    <ds:schemaRef ds:uri="http://purl.org/dc/dcmitype/"/>
  </ds:schemaRefs>
</ds:datastoreItem>
</file>

<file path=customXml/itemProps2.xml><?xml version="1.0" encoding="utf-8"?>
<ds:datastoreItem xmlns:ds="http://schemas.openxmlformats.org/officeDocument/2006/customXml" ds:itemID="{97CC8608-CAC0-4D40-807F-612B84B49040}">
  <ds:schemaRefs>
    <ds:schemaRef ds:uri="http://schemas.microsoft.com/sharepoint/v3/contenttype/forms"/>
  </ds:schemaRefs>
</ds:datastoreItem>
</file>

<file path=customXml/itemProps3.xml><?xml version="1.0" encoding="utf-8"?>
<ds:datastoreItem xmlns:ds="http://schemas.openxmlformats.org/officeDocument/2006/customXml" ds:itemID="{5381C538-7A99-45EA-A2D8-95E19179D9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1DD810-6449-44C1-9EE3-EFF4DD1EFCE5}">
  <ds:schemaRefs>
    <ds:schemaRef ds:uri="Microsoft.SharePoint.Taxonomy.ContentTypeSync"/>
  </ds:schemaRefs>
</ds:datastoreItem>
</file>

<file path=customXml/itemProps5.xml><?xml version="1.0" encoding="utf-8"?>
<ds:datastoreItem xmlns:ds="http://schemas.openxmlformats.org/officeDocument/2006/customXml" ds:itemID="{0875D75A-6CD5-4E2B-B6AE-4AF0086CC2C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2733</Words>
  <Characters>15306</Characters>
  <Application>Microsoft Office Word</Application>
  <DocSecurity>4</DocSecurity>
  <Lines>127</Lines>
  <Paragraphs>36</Paragraphs>
  <ScaleCrop>false</ScaleCrop>
  <HeadingPairs>
    <vt:vector size="2" baseType="variant">
      <vt:variant>
        <vt:lpstr>Title</vt:lpstr>
      </vt:variant>
      <vt:variant>
        <vt:i4>1</vt:i4>
      </vt:variant>
    </vt:vector>
  </HeadingPairs>
  <TitlesOfParts>
    <vt:vector size="1" baseType="lpstr">
      <vt:lpstr>Cibotium barometz</vt:lpstr>
    </vt:vector>
  </TitlesOfParts>
  <Company/>
  <LinksUpToDate>false</LinksUpToDate>
  <CharactersWithSpaces>18003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Cibotium barometz</dc:title>
  <dc:subject/>
  <dc:creator>Hannah Bevan</dc:creator>
  <cp:keywords/>
  <dc:description/>
  <cp:lastModifiedBy>Jack Plummer</cp:lastModifiedBy>
  <cp:revision>2</cp:revision>
  <dcterms:created xsi:type="dcterms:W3CDTF">2023-11-07T14:13:00Z</dcterms:created>
  <dcterms:modified xsi:type="dcterms:W3CDTF">2023-11-07T14:13:00Z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