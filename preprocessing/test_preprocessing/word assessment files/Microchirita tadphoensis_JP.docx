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7A53B" w14:textId="77777777" w:rsidR="00000000" w:rsidRDefault="00000000">
      <w:pPr>
        <w:jc w:val="center"/>
        <w:divId w:val="701051801"/>
        <w:rPr>
          <w:rFonts w:ascii="Georgia" w:eastAsia="Times New Roman" w:hAnsi="Georgia"/>
          <w:b/>
          <w:bCs/>
          <w:sz w:val="29"/>
          <w:szCs w:val="29"/>
        </w:rPr>
      </w:pPr>
      <w:r>
        <w:rPr>
          <w:rFonts w:ascii="Georgia" w:eastAsia="Times New Roman" w:hAnsi="Georgia"/>
          <w:b/>
          <w:bCs/>
          <w:sz w:val="29"/>
          <w:szCs w:val="29"/>
        </w:rPr>
        <w:t>Draft</w:t>
      </w:r>
    </w:p>
    <w:p w14:paraId="516AA02D" w14:textId="77777777" w:rsidR="00000000" w:rsidRDefault="00000000">
      <w:pPr>
        <w:divId w:val="176121424"/>
        <w:rPr>
          <w:rFonts w:ascii="Georgia" w:eastAsia="Times New Roman" w:hAnsi="Georgia"/>
          <w:sz w:val="18"/>
          <w:szCs w:val="18"/>
        </w:rPr>
      </w:pPr>
      <w:r>
        <w:rPr>
          <w:rFonts w:ascii="Georgia" w:eastAsia="Times New Roman" w:hAnsi="Georgia"/>
          <w:noProof/>
          <w:sz w:val="18"/>
          <w:szCs w:val="18"/>
        </w:rPr>
        <w:drawing>
          <wp:inline distT="0" distB="0" distL="0" distR="0" wp14:anchorId="69F760F1" wp14:editId="524EFF7A">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8FACBA" w14:textId="77777777" w:rsidR="00000000" w:rsidRDefault="00000000">
      <w:pPr>
        <w:shd w:val="clear" w:color="auto" w:fill="FFFFFF"/>
        <w:spacing w:before="100" w:beforeAutospacing="1" w:after="100" w:afterAutospacing="1"/>
        <w:jc w:val="right"/>
        <w:outlineLvl w:val="1"/>
        <w:divId w:val="176121424"/>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tadphoensis</w:t>
      </w:r>
      <w:proofErr w:type="spellEnd"/>
      <w:r>
        <w:rPr>
          <w:rFonts w:ascii="Georgia" w:eastAsia="Times New Roman" w:hAnsi="Georgia"/>
          <w:b/>
          <w:bCs/>
          <w:color w:val="000000"/>
          <w:kern w:val="36"/>
          <w:sz w:val="29"/>
          <w:szCs w:val="29"/>
        </w:rPr>
        <w:t xml:space="preserve"> - </w:t>
      </w:r>
      <w:proofErr w:type="spellStart"/>
      <w:proofErr w:type="gramStart"/>
      <w:r>
        <w:rPr>
          <w:rFonts w:ascii="Georgia" w:eastAsia="Times New Roman" w:hAnsi="Georgia"/>
          <w:b/>
          <w:bCs/>
          <w:color w:val="000000"/>
          <w:kern w:val="36"/>
          <w:sz w:val="29"/>
          <w:szCs w:val="29"/>
        </w:rPr>
        <w:t>C.Puglisi</w:t>
      </w:r>
      <w:proofErr w:type="spellEnd"/>
      <w:proofErr w:type="gramEnd"/>
    </w:p>
    <w:p w14:paraId="5CE20EE5" w14:textId="77777777" w:rsidR="00000000" w:rsidRDefault="00000000">
      <w:pPr>
        <w:jc w:val="right"/>
        <w:divId w:val="176121424"/>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tadphoensis</w:t>
      </w:r>
      <w:proofErr w:type="spellEnd"/>
    </w:p>
    <w:p w14:paraId="6762514A" w14:textId="77777777" w:rsidR="00000000" w:rsidRDefault="00000000">
      <w:pPr>
        <w:pStyle w:val="NormalWeb"/>
        <w:divId w:val="67569380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60"/>
      </w:tblGrid>
      <w:tr w:rsidR="00000000" w14:paraId="3616BEBA" w14:textId="77777777">
        <w:trPr>
          <w:tblCellSpacing w:w="15" w:type="dxa"/>
          <w:jc w:val="center"/>
        </w:trPr>
        <w:tc>
          <w:tcPr>
            <w:tcW w:w="0" w:type="auto"/>
            <w:tcBorders>
              <w:bottom w:val="single" w:sz="6" w:space="0" w:color="000000"/>
            </w:tcBorders>
            <w:shd w:val="clear" w:color="auto" w:fill="BBBBBB"/>
            <w:vAlign w:val="center"/>
            <w:hideMark/>
          </w:tcPr>
          <w:p w14:paraId="41D57C84"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07905B8E" w14:textId="77777777">
        <w:trPr>
          <w:tblCellSpacing w:w="15" w:type="dxa"/>
          <w:jc w:val="center"/>
        </w:trPr>
        <w:tc>
          <w:tcPr>
            <w:tcW w:w="0" w:type="auto"/>
            <w:vAlign w:val="center"/>
            <w:hideMark/>
          </w:tcPr>
          <w:p w14:paraId="219FB931" w14:textId="77777777" w:rsidR="00000000" w:rsidRDefault="00000000">
            <w:pPr>
              <w:spacing w:after="75"/>
              <w:rPr>
                <w:rFonts w:ascii="Georgia" w:eastAsia="Times New Roman" w:hAnsi="Georgia"/>
                <w:sz w:val="20"/>
                <w:szCs w:val="20"/>
              </w:rPr>
            </w:pPr>
            <w:commentRangeStart w:id="0"/>
            <w:r>
              <w:rPr>
                <w:rFonts w:ascii="Georgia" w:eastAsia="Times New Roman" w:hAnsi="Georgia"/>
                <w:sz w:val="20"/>
                <w:szCs w:val="20"/>
              </w:rPr>
              <w:t>DD - Data Deficient, (IUCN version 3.1)</w:t>
            </w:r>
            <w:commentRangeEnd w:id="0"/>
            <w:r w:rsidR="00447EFE">
              <w:rPr>
                <w:rStyle w:val="CommentReference"/>
              </w:rPr>
              <w:commentReference w:id="0"/>
            </w:r>
          </w:p>
        </w:tc>
      </w:tr>
    </w:tbl>
    <w:p w14:paraId="48150664" w14:textId="77777777" w:rsidR="00000000" w:rsidRDefault="00000000">
      <w:pPr>
        <w:pStyle w:val="Heading1"/>
        <w:divId w:val="1918319921"/>
        <w:rPr>
          <w:rFonts w:ascii="Georgia" w:eastAsia="Times New Roman" w:hAnsi="Georgia"/>
          <w:sz w:val="29"/>
          <w:szCs w:val="29"/>
        </w:rPr>
      </w:pPr>
      <w:r>
        <w:rPr>
          <w:rFonts w:ascii="Georgia" w:eastAsia="Times New Roman" w:hAnsi="Georgia"/>
          <w:sz w:val="29"/>
          <w:szCs w:val="29"/>
        </w:rPr>
        <w:t>Red List Assessment</w:t>
      </w:r>
    </w:p>
    <w:p w14:paraId="69A2FFD2" w14:textId="77777777" w:rsidR="00000000" w:rsidRDefault="00000000">
      <w:pPr>
        <w:pStyle w:val="Heading2"/>
        <w:divId w:val="1918319921"/>
        <w:rPr>
          <w:rFonts w:ascii="Georgia" w:eastAsia="Times New Roman" w:hAnsi="Georgia"/>
          <w:sz w:val="27"/>
          <w:szCs w:val="27"/>
        </w:rPr>
      </w:pPr>
      <w:r>
        <w:rPr>
          <w:rFonts w:ascii="Georgia" w:eastAsia="Times New Roman" w:hAnsi="Georgia"/>
          <w:sz w:val="27"/>
          <w:szCs w:val="27"/>
        </w:rPr>
        <w:t>Assessment Information</w:t>
      </w:r>
    </w:p>
    <w:p w14:paraId="2D3CFECC" w14:textId="77777777" w:rsidR="00000000" w:rsidRDefault="00000000">
      <w:pPr>
        <w:pStyle w:val="NormalWeb"/>
        <w:divId w:val="1918319921"/>
        <w:rPr>
          <w:rFonts w:ascii="Georgia" w:hAnsi="Georgia"/>
        </w:rPr>
      </w:pPr>
      <w:r>
        <w:rPr>
          <w:rStyle w:val="datalabel1"/>
          <w:rFonts w:ascii="Georgia" w:hAnsi="Georgia"/>
        </w:rPr>
        <w:t xml:space="preserve">Date of Assessment: </w:t>
      </w:r>
      <w:r>
        <w:rPr>
          <w:rFonts w:ascii="Georgia" w:hAnsi="Georgia"/>
        </w:rPr>
        <w:t>2022-09-06</w:t>
      </w:r>
    </w:p>
    <w:p w14:paraId="180793FB" w14:textId="77777777" w:rsidR="00000000" w:rsidRDefault="00000000">
      <w:pPr>
        <w:pStyle w:val="NormalWeb"/>
        <w:divId w:val="1918319921"/>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75C4BCAD" w14:textId="77777777" w:rsidR="00000000" w:rsidRDefault="00000000">
      <w:pPr>
        <w:pStyle w:val="NormalWeb"/>
        <w:divId w:val="1918319921"/>
        <w:rPr>
          <w:rFonts w:ascii="Georgia" w:hAnsi="Georgia"/>
        </w:rPr>
      </w:pPr>
      <w:r>
        <w:rPr>
          <w:rStyle w:val="datalabel1"/>
          <w:rFonts w:ascii="Georgia" w:hAnsi="Georgia"/>
        </w:rPr>
        <w:t xml:space="preserve">Regions: </w:t>
      </w:r>
      <w:r>
        <w:rPr>
          <w:rFonts w:ascii="Georgia" w:hAnsi="Georgia"/>
        </w:rPr>
        <w:t>Global</w:t>
      </w:r>
    </w:p>
    <w:p w14:paraId="17873768" w14:textId="77777777" w:rsidR="00000000" w:rsidRDefault="00000000">
      <w:pPr>
        <w:pStyle w:val="Heading2"/>
        <w:divId w:val="1918319921"/>
        <w:rPr>
          <w:rFonts w:ascii="Georgia" w:eastAsia="Times New Roman" w:hAnsi="Georgia"/>
          <w:sz w:val="27"/>
          <w:szCs w:val="27"/>
        </w:rPr>
      </w:pPr>
      <w:r>
        <w:rPr>
          <w:rFonts w:ascii="Georgia" w:eastAsia="Times New Roman" w:hAnsi="Georgia"/>
          <w:sz w:val="27"/>
          <w:szCs w:val="27"/>
        </w:rPr>
        <w:t>Assessment Rationale</w:t>
      </w:r>
    </w:p>
    <w:p w14:paraId="39653C51" w14:textId="4BDDCF17" w:rsidR="00000000" w:rsidRDefault="00000000">
      <w:pPr>
        <w:pStyle w:val="NormalWeb"/>
        <w:divId w:val="1918319921"/>
        <w:rPr>
          <w:rFonts w:ascii="Georgia" w:hAnsi="Georgia"/>
        </w:rPr>
      </w:pPr>
      <w:proofErr w:type="spellStart"/>
      <w:r>
        <w:rPr>
          <w:rStyle w:val="Emphasis"/>
          <w:rFonts w:ascii="Georgia" w:hAnsi="Georgia"/>
        </w:rPr>
        <w:t>Microchirita</w:t>
      </w:r>
      <w:proofErr w:type="spellEnd"/>
      <w:r>
        <w:rPr>
          <w:rStyle w:val="Emphasis"/>
          <w:rFonts w:ascii="Georgia" w:hAnsi="Georgia"/>
        </w:rPr>
        <w:t xml:space="preserve"> </w:t>
      </w:r>
      <w:proofErr w:type="spellStart"/>
      <w:r>
        <w:rPr>
          <w:rStyle w:val="Emphasis"/>
          <w:rFonts w:ascii="Georgia" w:hAnsi="Georgia"/>
        </w:rPr>
        <w:t>taphoensis</w:t>
      </w:r>
      <w:proofErr w:type="spellEnd"/>
      <w:r>
        <w:rPr>
          <w:rStyle w:val="Emphasis"/>
          <w:rFonts w:ascii="Georgia" w:hAnsi="Georgia"/>
        </w:rPr>
        <w:t xml:space="preserve"> </w:t>
      </w:r>
      <w:r>
        <w:rPr>
          <w:rFonts w:ascii="Georgia" w:hAnsi="Georgia"/>
        </w:rPr>
        <w:t xml:space="preserve">is listed as Data Deficient (DD). This species is endemic to Thailand. It is only known from Tad Pho Waterfall, </w:t>
      </w:r>
      <w:proofErr w:type="spellStart"/>
      <w:r>
        <w:rPr>
          <w:rFonts w:ascii="Georgia" w:hAnsi="Georgia"/>
        </w:rPr>
        <w:t>Phu</w:t>
      </w:r>
      <w:proofErr w:type="spellEnd"/>
      <w:r>
        <w:rPr>
          <w:rFonts w:ascii="Georgia" w:hAnsi="Georgia"/>
        </w:rPr>
        <w:t xml:space="preserve"> </w:t>
      </w:r>
      <w:proofErr w:type="spellStart"/>
      <w:r>
        <w:rPr>
          <w:rFonts w:ascii="Georgia" w:hAnsi="Georgia"/>
        </w:rPr>
        <w:t>Langka</w:t>
      </w:r>
      <w:proofErr w:type="spellEnd"/>
      <w:r>
        <w:rPr>
          <w:rFonts w:ascii="Georgia" w:hAnsi="Georgia"/>
        </w:rPr>
        <w:t xml:space="preserve"> National Park, Nakhon </w:t>
      </w:r>
      <w:proofErr w:type="spellStart"/>
      <w:r>
        <w:rPr>
          <w:rFonts w:ascii="Georgia" w:hAnsi="Georgia"/>
        </w:rPr>
        <w:t>Phanom</w:t>
      </w:r>
      <w:proofErr w:type="spellEnd"/>
      <w:r>
        <w:rPr>
          <w:rFonts w:ascii="Georgia" w:hAnsi="Georgia"/>
        </w:rPr>
        <w:t xml:space="preserve"> (type locality). The population trends and threats </w:t>
      </w:r>
      <w:ins w:id="1" w:author="Jack Plummer" w:date="2022-10-20T18:48:00Z">
        <w:r w:rsidR="00447EFE">
          <w:rPr>
            <w:rFonts w:ascii="Georgia" w:hAnsi="Georgia"/>
          </w:rPr>
          <w:t>to</w:t>
        </w:r>
      </w:ins>
      <w:del w:id="2" w:author="Jack Plummer" w:date="2022-10-20T18:48:00Z">
        <w:r w:rsidDel="00447EFE">
          <w:rPr>
            <w:rFonts w:ascii="Georgia" w:hAnsi="Georgia"/>
          </w:rPr>
          <w:delText>of</w:delText>
        </w:r>
      </w:del>
      <w:r>
        <w:rPr>
          <w:rFonts w:ascii="Georgia" w:hAnsi="Georgia"/>
        </w:rPr>
        <w:t xml:space="preserve"> this species </w:t>
      </w:r>
      <w:proofErr w:type="gramStart"/>
      <w:r>
        <w:rPr>
          <w:rFonts w:ascii="Georgia" w:hAnsi="Georgia"/>
        </w:rPr>
        <w:t>are</w:t>
      </w:r>
      <w:proofErr w:type="gramEnd"/>
      <w:r>
        <w:rPr>
          <w:rFonts w:ascii="Georgia" w:hAnsi="Georgia"/>
        </w:rPr>
        <w:t xml:space="preserve"> unknown.</w:t>
      </w:r>
      <w:ins w:id="3" w:author="Jack Plummer" w:date="2022-10-20T18:49:00Z">
        <w:r w:rsidR="00447EFE">
          <w:rPr>
            <w:rFonts w:ascii="Georgia" w:hAnsi="Georgia"/>
          </w:rPr>
          <w:t xml:space="preserve"> </w:t>
        </w:r>
        <w:commentRangeStart w:id="4"/>
        <w:r w:rsidR="00447EFE">
          <w:rPr>
            <w:rStyle w:val="fontstyle01"/>
            <w:rFonts w:ascii="Georgia" w:hAnsi="Georgia"/>
            <w:lang w:bidi="th-TH"/>
          </w:rPr>
          <w:t xml:space="preserve">It is possible that the </w:t>
        </w:r>
      </w:ins>
      <w:ins w:id="5" w:author="Jack Plummer" w:date="2022-10-20T18:50:00Z">
        <w:r w:rsidR="00447EFE">
          <w:rPr>
            <w:rStyle w:val="fontstyle01"/>
            <w:rFonts w:ascii="Georgia" w:hAnsi="Georgia"/>
            <w:lang w:bidi="th-TH"/>
          </w:rPr>
          <w:t>species</w:t>
        </w:r>
      </w:ins>
      <w:ins w:id="6" w:author="Jack Plummer" w:date="2022-10-20T18:49:00Z">
        <w:r w:rsidR="00447EFE">
          <w:rPr>
            <w:rStyle w:val="fontstyle01"/>
            <w:rFonts w:ascii="Georgia" w:hAnsi="Georgia"/>
            <w:lang w:bidi="th-TH"/>
          </w:rPr>
          <w:t xml:space="preserve"> has a very small population or is threatened at its only locality </w:t>
        </w:r>
        <w:r w:rsidR="00447EFE">
          <w:rPr>
            <w:rStyle w:val="fontstyle01"/>
            <w:rFonts w:ascii="Georgia" w:hAnsi="Georgia"/>
            <w:lang w:bidi="th-TH"/>
          </w:rPr>
          <w:t>at Tad Pho Waterfall</w:t>
        </w:r>
        <w:r w:rsidR="00447EFE">
          <w:rPr>
            <w:rStyle w:val="fontstyle01"/>
            <w:rFonts w:ascii="Georgia" w:hAnsi="Georgia"/>
            <w:lang w:bidi="th-TH"/>
          </w:rPr>
          <w:t xml:space="preserve">, such that it qualifies as Critically Endangered. Conversely, it may grow widely in </w:t>
        </w:r>
        <w:r w:rsidR="00447EFE">
          <w:rPr>
            <w:rStyle w:val="fontstyle01"/>
            <w:rFonts w:ascii="Georgia" w:hAnsi="Georgia"/>
            <w:lang w:bidi="th-TH"/>
          </w:rPr>
          <w:t>other water</w:t>
        </w:r>
      </w:ins>
      <w:ins w:id="7" w:author="Jack Plummer" w:date="2022-10-20T18:50:00Z">
        <w:r w:rsidR="00447EFE">
          <w:rPr>
            <w:rStyle w:val="fontstyle01"/>
            <w:rFonts w:ascii="Georgia" w:hAnsi="Georgia"/>
            <w:lang w:bidi="th-TH"/>
          </w:rPr>
          <w:t>falls</w:t>
        </w:r>
      </w:ins>
      <w:ins w:id="8" w:author="Jack Plummer" w:date="2022-10-20T18:49:00Z">
        <w:r w:rsidR="00447EFE">
          <w:rPr>
            <w:rStyle w:val="fontstyle01"/>
            <w:rFonts w:ascii="Georgia" w:hAnsi="Georgia"/>
            <w:lang w:bidi="th-TH"/>
          </w:rPr>
          <w:t xml:space="preserve">, or face minimal threat in these </w:t>
        </w:r>
      </w:ins>
      <w:ins w:id="9" w:author="Jack Plummer" w:date="2022-10-20T18:50:00Z">
        <w:r w:rsidR="00447EFE">
          <w:rPr>
            <w:rStyle w:val="fontstyle01"/>
            <w:rFonts w:ascii="Georgia" w:hAnsi="Georgia"/>
            <w:lang w:bidi="th-TH"/>
          </w:rPr>
          <w:t xml:space="preserve">less </w:t>
        </w:r>
      </w:ins>
      <w:ins w:id="10" w:author="Jack Plummer" w:date="2022-10-20T18:49:00Z">
        <w:r w:rsidR="00447EFE">
          <w:rPr>
            <w:rStyle w:val="fontstyle01"/>
            <w:rFonts w:ascii="Georgia" w:hAnsi="Georgia"/>
            <w:lang w:bidi="th-TH"/>
          </w:rPr>
          <w:t xml:space="preserve">accessible ecosystems, such that it could be considered Least Concern. Owing to this significant uncertainty, the </w:t>
        </w:r>
      </w:ins>
      <w:ins w:id="11" w:author="Jack Plummer" w:date="2022-10-20T18:50:00Z">
        <w:r w:rsidR="00447EFE">
          <w:rPr>
            <w:rStyle w:val="fontstyle01"/>
            <w:rFonts w:ascii="Georgia" w:hAnsi="Georgia"/>
            <w:lang w:bidi="th-TH"/>
          </w:rPr>
          <w:t>species</w:t>
        </w:r>
      </w:ins>
      <w:ins w:id="12" w:author="Jack Plummer" w:date="2022-10-20T18:49:00Z">
        <w:r w:rsidR="00447EFE">
          <w:rPr>
            <w:rStyle w:val="fontstyle01"/>
            <w:rFonts w:ascii="Georgia" w:hAnsi="Georgia"/>
            <w:lang w:bidi="th-TH"/>
          </w:rPr>
          <w:t xml:space="preserve"> is currently assessed as Data Deficient.</w:t>
        </w:r>
        <w:commentRangeEnd w:id="4"/>
        <w:r w:rsidR="00447EFE">
          <w:rPr>
            <w:rStyle w:val="CommentReference"/>
          </w:rPr>
          <w:commentReference w:id="4"/>
        </w:r>
      </w:ins>
      <w:r>
        <w:rPr>
          <w:rFonts w:ascii="Georgia" w:hAnsi="Georgia"/>
        </w:rPr>
        <w:t xml:space="preserve"> Further research into distribution, population size, population status, population trends and threats of this species are needed.</w:t>
      </w:r>
    </w:p>
    <w:p w14:paraId="7BC7B75B" w14:textId="77777777" w:rsidR="00000000" w:rsidRDefault="00000000">
      <w:pPr>
        <w:pStyle w:val="Heading1"/>
        <w:divId w:val="376704068"/>
        <w:rPr>
          <w:rFonts w:ascii="Georgia" w:eastAsia="Times New Roman" w:hAnsi="Georgia"/>
          <w:sz w:val="29"/>
          <w:szCs w:val="29"/>
        </w:rPr>
      </w:pPr>
      <w:r>
        <w:rPr>
          <w:rFonts w:ascii="Georgia" w:eastAsia="Times New Roman" w:hAnsi="Georgia"/>
          <w:sz w:val="29"/>
          <w:szCs w:val="29"/>
        </w:rPr>
        <w:t>Distribution</w:t>
      </w:r>
    </w:p>
    <w:p w14:paraId="37D20649" w14:textId="77777777" w:rsidR="00000000" w:rsidRDefault="00000000">
      <w:pPr>
        <w:pStyle w:val="Heading2"/>
        <w:divId w:val="376704068"/>
        <w:rPr>
          <w:rFonts w:ascii="Georgia" w:eastAsia="Times New Roman" w:hAnsi="Georgia"/>
          <w:sz w:val="27"/>
          <w:szCs w:val="27"/>
        </w:rPr>
      </w:pPr>
      <w:r>
        <w:rPr>
          <w:rFonts w:ascii="Georgia" w:eastAsia="Times New Roman" w:hAnsi="Georgia"/>
          <w:sz w:val="27"/>
          <w:szCs w:val="27"/>
        </w:rPr>
        <w:t>Geographic Range</w:t>
      </w:r>
    </w:p>
    <w:p w14:paraId="0F47EB79" w14:textId="18A7E36B" w:rsidR="00000000" w:rsidRDefault="00000000">
      <w:pPr>
        <w:pStyle w:val="NormalWeb"/>
        <w:divId w:val="376704068"/>
        <w:rPr>
          <w:rFonts w:ascii="Georgia" w:hAnsi="Georgia"/>
          <w:lang w:bidi="th-TH"/>
        </w:rPr>
      </w:pPr>
      <w:r>
        <w:rPr>
          <w:rFonts w:ascii="Georgia" w:hAnsi="Georgia"/>
        </w:rPr>
        <w:t xml:space="preserve">This species is only known from </w:t>
      </w:r>
      <w:del w:id="13" w:author="Jack Plummer" w:date="2022-10-20T18:50:00Z">
        <w:r w:rsidDel="00447EFE">
          <w:rPr>
            <w:rFonts w:ascii="Georgia" w:hAnsi="Georgia"/>
          </w:rPr>
          <w:delText>one from</w:delText>
        </w:r>
        <w:r w:rsidDel="00447EFE">
          <w:rPr>
            <w:rFonts w:ascii="Georgia" w:hAnsi="Georgia" w:cs="Angsana New" w:hint="cs"/>
            <w:cs/>
            <w:lang w:bidi="th-TH"/>
          </w:rPr>
          <w:delText xml:space="preserve"> </w:delText>
        </w:r>
      </w:del>
      <w:r>
        <w:rPr>
          <w:rFonts w:ascii="Georgia" w:hAnsi="Georgia" w:hint="cs"/>
          <w:lang w:bidi="th-TH"/>
        </w:rPr>
        <w:t xml:space="preserve">Tad Pho Waterfall, </w:t>
      </w:r>
      <w:proofErr w:type="spellStart"/>
      <w:r>
        <w:rPr>
          <w:rFonts w:ascii="Georgia" w:hAnsi="Georgia" w:hint="cs"/>
          <w:lang w:bidi="th-TH"/>
        </w:rPr>
        <w:t>Phu</w:t>
      </w:r>
      <w:proofErr w:type="spellEnd"/>
      <w:r>
        <w:rPr>
          <w:rFonts w:ascii="Georgia" w:hAnsi="Georgia" w:hint="cs"/>
          <w:lang w:bidi="th-TH"/>
        </w:rPr>
        <w:t xml:space="preserve"> </w:t>
      </w:r>
      <w:proofErr w:type="spellStart"/>
      <w:r>
        <w:rPr>
          <w:rFonts w:ascii="Georgia" w:hAnsi="Georgia" w:hint="cs"/>
          <w:lang w:bidi="th-TH"/>
        </w:rPr>
        <w:t>Langka</w:t>
      </w:r>
      <w:proofErr w:type="spellEnd"/>
      <w:r>
        <w:rPr>
          <w:rFonts w:ascii="Georgia" w:hAnsi="Georgia" w:hint="cs"/>
          <w:lang w:bidi="th-TH"/>
        </w:rPr>
        <w:t xml:space="preserve"> National Park, Nakhon </w:t>
      </w:r>
      <w:proofErr w:type="spellStart"/>
      <w:r>
        <w:rPr>
          <w:rFonts w:ascii="Georgia" w:hAnsi="Georgia" w:hint="cs"/>
          <w:lang w:bidi="th-TH"/>
        </w:rPr>
        <w:t>Phanom</w:t>
      </w:r>
      <w:proofErr w:type="spellEnd"/>
      <w:r>
        <w:rPr>
          <w:rFonts w:ascii="Georgia" w:hAnsi="Georgia" w:hint="cs"/>
          <w:lang w:bidi="th-TH"/>
        </w:rPr>
        <w:t xml:space="preserve"> province. </w:t>
      </w:r>
      <w:ins w:id="14" w:author="Jack Plummer" w:date="2022-10-20T18:50:00Z">
        <w:r w:rsidR="00447EFE">
          <w:rPr>
            <w:rFonts w:ascii="Georgia" w:hAnsi="Georgia"/>
            <w:lang w:bidi="th-TH"/>
          </w:rPr>
          <w:t xml:space="preserve">It </w:t>
        </w:r>
      </w:ins>
      <w:del w:id="15" w:author="Jack Plummer" w:date="2022-10-20T18:50:00Z">
        <w:r w:rsidDel="00447EFE">
          <w:rPr>
            <w:rFonts w:ascii="Georgia" w:hAnsi="Georgia" w:hint="cs"/>
            <w:lang w:bidi="th-TH"/>
          </w:rPr>
          <w:delText>O</w:delText>
        </w:r>
      </w:del>
      <w:ins w:id="16" w:author="Jack Plummer" w:date="2022-10-20T18:50:00Z">
        <w:r w:rsidR="00447EFE">
          <w:rPr>
            <w:rFonts w:ascii="Georgia" w:hAnsi="Georgia"/>
            <w:lang w:bidi="th-TH"/>
          </w:rPr>
          <w:t>o</w:t>
        </w:r>
      </w:ins>
      <w:r>
        <w:rPr>
          <w:rFonts w:ascii="Georgia" w:hAnsi="Georgia" w:hint="cs"/>
          <w:lang w:bidi="th-TH"/>
        </w:rPr>
        <w:t xml:space="preserve">ccurs at </w:t>
      </w:r>
      <w:r>
        <w:rPr>
          <w:rFonts w:ascii="Georgia" w:hAnsi="Georgia" w:cs="Angsana New" w:hint="cs"/>
          <w:cs/>
          <w:lang w:bidi="th-TH"/>
        </w:rPr>
        <w:t xml:space="preserve">224 </w:t>
      </w:r>
      <w:r>
        <w:rPr>
          <w:rFonts w:ascii="Georgia" w:hAnsi="Georgia" w:hint="cs"/>
          <w:lang w:bidi="th-TH"/>
        </w:rPr>
        <w:t>m a</w:t>
      </w:r>
      <w:del w:id="17" w:author="Jack Plummer" w:date="2022-10-20T18:50:00Z">
        <w:r w:rsidDel="00447EFE">
          <w:rPr>
            <w:rFonts w:ascii="Georgia" w:hAnsi="Georgia" w:hint="cs"/>
            <w:lang w:bidi="th-TH"/>
          </w:rPr>
          <w:delText>bove the sea level</w:delText>
        </w:r>
      </w:del>
      <w:ins w:id="18" w:author="Jack Plummer" w:date="2022-10-20T18:50:00Z">
        <w:r w:rsidR="00447EFE">
          <w:rPr>
            <w:rFonts w:ascii="Georgia" w:hAnsi="Georgia"/>
            <w:lang w:bidi="th-TH"/>
          </w:rPr>
          <w:t>sl</w:t>
        </w:r>
      </w:ins>
      <w:r>
        <w:rPr>
          <w:rFonts w:ascii="Georgia" w:hAnsi="Georgia" w:hint="cs"/>
          <w:lang w:bidi="th-TH"/>
        </w:rPr>
        <w:t>.</w:t>
      </w:r>
    </w:p>
    <w:p w14:paraId="55214956" w14:textId="77777777" w:rsidR="00000000" w:rsidRDefault="00000000">
      <w:pPr>
        <w:pStyle w:val="Heading2"/>
        <w:divId w:val="376704068"/>
        <w:rPr>
          <w:rFonts w:ascii="Georgia" w:eastAsia="Times New Roman" w:hAnsi="Georgia" w:hint="cs"/>
          <w:sz w:val="27"/>
          <w:szCs w:val="27"/>
          <w:cs/>
          <w:lang w:bidi="th-TH"/>
        </w:rPr>
      </w:pPr>
      <w:r>
        <w:rPr>
          <w:rFonts w:ascii="Georgia" w:eastAsia="Times New Roman" w:hAnsi="Georgia" w:hint="cs"/>
          <w:sz w:val="27"/>
          <w:szCs w:val="27"/>
          <w:lang w:bidi="th-TH"/>
        </w:rPr>
        <w:t>Area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21"/>
        <w:gridCol w:w="6089"/>
      </w:tblGrid>
      <w:tr w:rsidR="00000000" w14:paraId="74726256" w14:textId="77777777">
        <w:trPr>
          <w:divId w:val="376704068"/>
          <w:tblCellSpacing w:w="15" w:type="dxa"/>
        </w:trPr>
        <w:tc>
          <w:tcPr>
            <w:tcW w:w="0" w:type="auto"/>
            <w:tcBorders>
              <w:bottom w:val="single" w:sz="6" w:space="0" w:color="000000"/>
            </w:tcBorders>
            <w:shd w:val="clear" w:color="auto" w:fill="BBBBBB"/>
            <w:vAlign w:val="center"/>
            <w:hideMark/>
          </w:tcPr>
          <w:p w14:paraId="790753E9"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292B128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BF981EB" w14:textId="77777777">
        <w:trPr>
          <w:divId w:val="376704068"/>
          <w:tblCellSpacing w:w="15" w:type="dxa"/>
        </w:trPr>
        <w:tc>
          <w:tcPr>
            <w:tcW w:w="0" w:type="auto"/>
            <w:vAlign w:val="center"/>
            <w:hideMark/>
          </w:tcPr>
          <w:p w14:paraId="63337E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97FEE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w:t>
            </w:r>
          </w:p>
        </w:tc>
      </w:tr>
    </w:tbl>
    <w:p w14:paraId="3DFA04D7" w14:textId="77777777" w:rsidR="00000000" w:rsidRDefault="00000000">
      <w:pPr>
        <w:pStyle w:val="Heading2"/>
        <w:divId w:val="376704068"/>
        <w:rPr>
          <w:rFonts w:ascii="Georgia" w:eastAsia="Times New Roman" w:hAnsi="Georgia"/>
          <w:sz w:val="27"/>
          <w:szCs w:val="27"/>
          <w:lang w:bidi="th-TH"/>
        </w:rPr>
      </w:pPr>
      <w:r>
        <w:rPr>
          <w:rFonts w:ascii="Georgia" w:eastAsia="Times New Roman" w:hAnsi="Georgia" w:hint="cs"/>
          <w:sz w:val="27"/>
          <w:szCs w:val="27"/>
          <w:lang w:bidi="th-TH"/>
        </w:rPr>
        <w:lastRenderedPageBreak/>
        <w:t>Extent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0BB59439" w14:textId="77777777">
        <w:trPr>
          <w:divId w:val="376704068"/>
          <w:tblCellSpacing w:w="15" w:type="dxa"/>
        </w:trPr>
        <w:tc>
          <w:tcPr>
            <w:tcW w:w="0" w:type="auto"/>
            <w:tcBorders>
              <w:bottom w:val="single" w:sz="6" w:space="0" w:color="000000"/>
            </w:tcBorders>
            <w:shd w:val="clear" w:color="auto" w:fill="BBBBBB"/>
            <w:vAlign w:val="center"/>
            <w:hideMark/>
          </w:tcPr>
          <w:p w14:paraId="3B98783C"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63495E4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10B1AFE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1943B54" w14:textId="77777777">
        <w:trPr>
          <w:divId w:val="376704068"/>
          <w:tblCellSpacing w:w="15" w:type="dxa"/>
        </w:trPr>
        <w:tc>
          <w:tcPr>
            <w:tcW w:w="0" w:type="auto"/>
            <w:vAlign w:val="center"/>
            <w:hideMark/>
          </w:tcPr>
          <w:p w14:paraId="500412B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74FDA2A" w14:textId="7B1B4224" w:rsidR="00000000" w:rsidRDefault="00000000">
            <w:pPr>
              <w:spacing w:after="75"/>
              <w:rPr>
                <w:rFonts w:ascii="Georgia" w:eastAsia="Times New Roman" w:hAnsi="Georgia"/>
                <w:sz w:val="18"/>
                <w:szCs w:val="18"/>
              </w:rPr>
            </w:pPr>
            <w:del w:id="19" w:author="Jack Plummer" w:date="2022-10-20T18:50:00Z">
              <w:r w:rsidDel="00447EFE">
                <w:rPr>
                  <w:rFonts w:ascii="Georgia" w:eastAsia="Times New Roman" w:hAnsi="Georgia"/>
                  <w:sz w:val="18"/>
                  <w:szCs w:val="18"/>
                </w:rPr>
                <w:delText>true</w:delText>
              </w:r>
            </w:del>
            <w:ins w:id="20" w:author="Jack Plummer" w:date="2022-10-20T18:50:00Z">
              <w:r w:rsidR="00447EFE">
                <w:rPr>
                  <w:rFonts w:ascii="Georgia" w:eastAsia="Times New Roman" w:hAnsi="Georgia"/>
                  <w:sz w:val="18"/>
                  <w:szCs w:val="18"/>
                </w:rPr>
                <w:t>false</w:t>
              </w:r>
            </w:ins>
          </w:p>
        </w:tc>
        <w:tc>
          <w:tcPr>
            <w:tcW w:w="0" w:type="auto"/>
            <w:vAlign w:val="center"/>
            <w:hideMark/>
          </w:tcPr>
          <w:p w14:paraId="5D71609C" w14:textId="1D58B507" w:rsidR="00000000" w:rsidRDefault="00000000">
            <w:pPr>
              <w:spacing w:after="75"/>
              <w:rPr>
                <w:rFonts w:ascii="Georgia" w:eastAsia="Times New Roman" w:hAnsi="Georgia"/>
                <w:sz w:val="18"/>
                <w:szCs w:val="18"/>
              </w:rPr>
            </w:pPr>
            <w:del w:id="21" w:author="Jack Plummer" w:date="2022-10-20T18:50:00Z">
              <w:r w:rsidDel="00447EFE">
                <w:rPr>
                  <w:rFonts w:ascii="Georgia" w:eastAsia="Times New Roman" w:hAnsi="Georgia"/>
                  <w:sz w:val="18"/>
                  <w:szCs w:val="18"/>
                </w:rPr>
                <w:delText>Estimated from a 2 x 2 km grid cell for herbarium specimen point data mapped using GeoCAT (Bachman et al. 2011).</w:delText>
              </w:r>
            </w:del>
            <w:ins w:id="22" w:author="Jack Plummer" w:date="2022-10-20T18:50:00Z">
              <w:r w:rsidR="00447EFE">
                <w:rPr>
                  <w:rFonts w:ascii="Georgia" w:eastAsia="Times New Roman" w:hAnsi="Georgia"/>
                  <w:sz w:val="18"/>
                  <w:szCs w:val="18"/>
                </w:rPr>
                <w:t>Equated to minimal AO</w:t>
              </w:r>
            </w:ins>
            <w:ins w:id="23" w:author="Jack Plummer" w:date="2022-10-20T18:51:00Z">
              <w:r w:rsidR="00447EFE">
                <w:rPr>
                  <w:rFonts w:ascii="Georgia" w:eastAsia="Times New Roman" w:hAnsi="Georgia"/>
                  <w:sz w:val="18"/>
                  <w:szCs w:val="18"/>
                </w:rPr>
                <w:t>O.</w:t>
              </w:r>
            </w:ins>
            <w:r>
              <w:rPr>
                <w:rFonts w:ascii="Georgia" w:eastAsia="Times New Roman" w:hAnsi="Georgia"/>
                <w:sz w:val="18"/>
                <w:szCs w:val="18"/>
              </w:rPr>
              <w:t xml:space="preserve"> </w:t>
            </w:r>
          </w:p>
        </w:tc>
      </w:tr>
    </w:tbl>
    <w:p w14:paraId="0EB4EC9F" w14:textId="77777777" w:rsidR="00000000" w:rsidRDefault="00000000">
      <w:pPr>
        <w:pStyle w:val="Heading2"/>
        <w:divId w:val="376704068"/>
        <w:rPr>
          <w:rFonts w:ascii="Georgia" w:eastAsia="Times New Roman" w:hAnsi="Georgia"/>
          <w:sz w:val="27"/>
          <w:szCs w:val="27"/>
          <w:lang w:bidi="th-TH"/>
        </w:rPr>
      </w:pPr>
      <w:r>
        <w:rPr>
          <w:rFonts w:ascii="Georgia" w:eastAsia="Times New Roman" w:hAnsi="Georgia" w:hint="cs"/>
          <w:sz w:val="27"/>
          <w:szCs w:val="27"/>
          <w:lang w:bidi="th-TH"/>
        </w:rPr>
        <w:t>Locations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89"/>
        <w:gridCol w:w="7321"/>
      </w:tblGrid>
      <w:tr w:rsidR="00000000" w14:paraId="11F92445" w14:textId="77777777">
        <w:trPr>
          <w:divId w:val="376704068"/>
          <w:tblCellSpacing w:w="15" w:type="dxa"/>
        </w:trPr>
        <w:tc>
          <w:tcPr>
            <w:tcW w:w="0" w:type="auto"/>
            <w:tcBorders>
              <w:bottom w:val="single" w:sz="6" w:space="0" w:color="000000"/>
            </w:tcBorders>
            <w:shd w:val="clear" w:color="auto" w:fill="BBBBBB"/>
            <w:vAlign w:val="center"/>
            <w:hideMark/>
          </w:tcPr>
          <w:p w14:paraId="4DE640D7"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55250F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896A379" w14:textId="77777777">
        <w:trPr>
          <w:divId w:val="376704068"/>
          <w:tblCellSpacing w:w="15" w:type="dxa"/>
        </w:trPr>
        <w:tc>
          <w:tcPr>
            <w:tcW w:w="0" w:type="auto"/>
            <w:vAlign w:val="center"/>
            <w:hideMark/>
          </w:tcPr>
          <w:p w14:paraId="1DF12D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4863D2B1" w14:textId="1B2AB9F9" w:rsidR="00000000" w:rsidRDefault="00447EFE">
            <w:pPr>
              <w:spacing w:after="75"/>
              <w:rPr>
                <w:rFonts w:ascii="Georgia" w:eastAsia="Times New Roman" w:hAnsi="Georgia"/>
                <w:sz w:val="18"/>
                <w:szCs w:val="18"/>
              </w:rPr>
            </w:pPr>
            <w:ins w:id="24" w:author="Jack Plummer" w:date="2022-10-20T18:53:00Z">
              <w:r>
                <w:rPr>
                  <w:rFonts w:ascii="Georgia" w:eastAsia="Times New Roman" w:hAnsi="Georgia"/>
                  <w:sz w:val="18"/>
                  <w:szCs w:val="18"/>
                </w:rPr>
                <w:t>Only known from type locality (</w:t>
              </w:r>
            </w:ins>
            <w:ins w:id="25" w:author="Jack Plummer" w:date="2022-10-20T18:54:00Z">
              <w:r>
                <w:rPr>
                  <w:rFonts w:ascii="Georgia" w:eastAsia="Times New Roman" w:hAnsi="Georgia"/>
                  <w:sz w:val="18"/>
                  <w:szCs w:val="18"/>
                </w:rPr>
                <w:t>Tad Pho Waterfall</w:t>
              </w:r>
            </w:ins>
            <w:ins w:id="26" w:author="Jack Plummer" w:date="2022-10-20T18:53:00Z">
              <w:r>
                <w:rPr>
                  <w:rFonts w:ascii="Georgia" w:eastAsia="Times New Roman" w:hAnsi="Georgia"/>
                  <w:sz w:val="18"/>
                  <w:szCs w:val="18"/>
                </w:rPr>
                <w:t>) but threats here are unknown.</w:t>
              </w:r>
            </w:ins>
            <w:del w:id="27" w:author="Jack Plummer" w:date="2022-10-20T18:53:00Z">
              <w:r w:rsidR="00000000" w:rsidDel="00447EFE">
                <w:rPr>
                  <w:rFonts w:ascii="Georgia" w:eastAsia="Times New Roman" w:hAnsi="Georgia"/>
                  <w:sz w:val="18"/>
                  <w:szCs w:val="18"/>
                </w:rPr>
                <w:delText>Collection locality occurs in only one location.</w:delText>
              </w:r>
            </w:del>
          </w:p>
        </w:tc>
      </w:tr>
    </w:tbl>
    <w:p w14:paraId="060A2444" w14:textId="77777777" w:rsidR="00000000" w:rsidRDefault="00000000">
      <w:pPr>
        <w:pStyle w:val="Heading2"/>
        <w:divId w:val="376704068"/>
        <w:rPr>
          <w:rFonts w:ascii="Georgia" w:eastAsia="Times New Roman" w:hAnsi="Georgia"/>
          <w:sz w:val="27"/>
          <w:szCs w:val="27"/>
          <w:lang w:bidi="th-TH"/>
        </w:rPr>
      </w:pPr>
      <w:r>
        <w:rPr>
          <w:rFonts w:ascii="Georgia" w:eastAsia="Times New Roman" w:hAnsi="Georgia" w:hint="cs"/>
          <w:sz w:val="27"/>
          <w:szCs w:val="27"/>
          <w:lang w:bidi="th-TH"/>
        </w:rPr>
        <w:t>Very restricted AOO or number of locations (triggers VU D</w:t>
      </w:r>
      <w:r>
        <w:rPr>
          <w:rFonts w:ascii="Georgia" w:eastAsia="Times New Roman" w:hAnsi="Georgia" w:cs="Angsana New" w:hint="cs"/>
          <w:sz w:val="27"/>
          <w:szCs w:val="27"/>
          <w:cs/>
          <w:lang w:bidi="th-TH"/>
        </w:rPr>
        <w:t>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000000" w14:paraId="5A5ED23F" w14:textId="77777777">
        <w:trPr>
          <w:divId w:val="376704068"/>
          <w:tblCellSpacing w:w="15" w:type="dxa"/>
        </w:trPr>
        <w:tc>
          <w:tcPr>
            <w:tcW w:w="0" w:type="auto"/>
            <w:tcBorders>
              <w:bottom w:val="single" w:sz="6" w:space="0" w:color="000000"/>
            </w:tcBorders>
            <w:shd w:val="clear" w:color="auto" w:fill="BBBBBB"/>
            <w:vAlign w:val="center"/>
            <w:hideMark/>
          </w:tcPr>
          <w:p w14:paraId="4E1DE6DF"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6C2ECC4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6E6F3FD" w14:textId="77777777">
        <w:trPr>
          <w:divId w:val="376704068"/>
          <w:tblCellSpacing w:w="15" w:type="dxa"/>
        </w:trPr>
        <w:tc>
          <w:tcPr>
            <w:tcW w:w="0" w:type="auto"/>
            <w:vAlign w:val="center"/>
            <w:hideMark/>
          </w:tcPr>
          <w:p w14:paraId="02B4A5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749D7C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52AF878" w14:textId="77777777" w:rsidR="00000000" w:rsidRDefault="00000000">
      <w:pPr>
        <w:pStyle w:val="Heading2"/>
        <w:divId w:val="376704068"/>
        <w:rPr>
          <w:rFonts w:ascii="Georgia" w:eastAsia="Times New Roman" w:hAnsi="Georgia"/>
          <w:sz w:val="27"/>
          <w:szCs w:val="27"/>
          <w:lang w:bidi="th-TH"/>
        </w:rPr>
      </w:pPr>
      <w:r>
        <w:rPr>
          <w:rFonts w:ascii="Georgia" w:eastAsia="Times New Roman" w:hAnsi="Georgia" w:hint="cs"/>
          <w:sz w:val="27"/>
          <w:szCs w:val="27"/>
          <w:lang w:bidi="th-TH"/>
        </w:rPr>
        <w:t>Elevation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Depth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Depth</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Zones</w:t>
      </w:r>
    </w:p>
    <w:p w14:paraId="4C8AD8FA" w14:textId="77777777" w:rsidR="00000000" w:rsidRDefault="00000000">
      <w:pPr>
        <w:pStyle w:val="NormalWeb"/>
        <w:divId w:val="376704068"/>
        <w:rPr>
          <w:rFonts w:ascii="Georgia" w:hAnsi="Georgia" w:hint="cs"/>
          <w:cs/>
          <w:lang w:bidi="th-TH"/>
        </w:rPr>
      </w:pPr>
      <w:r>
        <w:rPr>
          <w:rStyle w:val="datalabel1"/>
          <w:rFonts w:ascii="Georgia" w:hAnsi="Georgia" w:hint="cs"/>
          <w:lang w:bidi="th-TH"/>
        </w:rPr>
        <w:t>Elevation Lower Limit (in metres above sea level):</w:t>
      </w:r>
      <w:r>
        <w:rPr>
          <w:rStyle w:val="datalabel1"/>
          <w:rFonts w:ascii="Georgia" w:hAnsi="Georgia" w:cs="Angsana New" w:hint="cs"/>
          <w:cs/>
          <w:lang w:bidi="th-TH"/>
        </w:rPr>
        <w:t xml:space="preserve"> </w:t>
      </w:r>
      <w:r>
        <w:rPr>
          <w:rFonts w:ascii="Georgia" w:hAnsi="Georgia" w:cs="Angsana New" w:hint="cs"/>
          <w:cs/>
          <w:lang w:bidi="th-TH"/>
        </w:rPr>
        <w:t>224</w:t>
      </w:r>
    </w:p>
    <w:p w14:paraId="05B2D04E" w14:textId="77777777" w:rsidR="00000000" w:rsidRDefault="00000000">
      <w:pPr>
        <w:pStyle w:val="NormalWeb"/>
        <w:divId w:val="376704068"/>
        <w:rPr>
          <w:rFonts w:ascii="Georgia" w:hAnsi="Georgia" w:hint="cs"/>
          <w:cs/>
          <w:lang w:bidi="th-TH"/>
        </w:rPr>
      </w:pPr>
      <w:r>
        <w:rPr>
          <w:rStyle w:val="datalabel1"/>
          <w:rFonts w:ascii="Georgia" w:hAnsi="Georgia" w:hint="cs"/>
          <w:lang w:bidi="th-TH"/>
        </w:rPr>
        <w:t>Elevation Upper Limit (in metres above sea level):</w:t>
      </w:r>
      <w:r>
        <w:rPr>
          <w:rStyle w:val="datalabel1"/>
          <w:rFonts w:ascii="Georgia" w:hAnsi="Georgia" w:cs="Angsana New" w:hint="cs"/>
          <w:cs/>
          <w:lang w:bidi="th-TH"/>
        </w:rPr>
        <w:t xml:space="preserve"> </w:t>
      </w:r>
      <w:r>
        <w:rPr>
          <w:rFonts w:ascii="Georgia" w:hAnsi="Georgia" w:cs="Angsana New" w:hint="cs"/>
          <w:cs/>
          <w:lang w:bidi="th-TH"/>
        </w:rPr>
        <w:t>224</w:t>
      </w:r>
    </w:p>
    <w:p w14:paraId="37EDFFE0" w14:textId="77777777" w:rsidR="00000000" w:rsidRDefault="00000000">
      <w:pPr>
        <w:pStyle w:val="Heading2"/>
        <w:divId w:val="376704068"/>
        <w:rPr>
          <w:rFonts w:ascii="Georgia" w:eastAsia="Times New Roman" w:hAnsi="Georgia" w:hint="cs"/>
          <w:sz w:val="27"/>
          <w:szCs w:val="27"/>
          <w:cs/>
          <w:lang w:bidi="th-TH"/>
        </w:rPr>
      </w:pPr>
      <w:r>
        <w:rPr>
          <w:rFonts w:ascii="Georgia" w:eastAsia="Times New Roman" w:hAnsi="Georgia" w:hint="cs"/>
          <w:sz w:val="27"/>
          <w:szCs w:val="27"/>
          <w:lang w:bidi="th-TH"/>
        </w:rPr>
        <w:t>Map</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55CA4D8F" w14:textId="77777777">
        <w:trPr>
          <w:divId w:val="376704068"/>
          <w:tblCellSpacing w:w="15" w:type="dxa"/>
        </w:trPr>
        <w:tc>
          <w:tcPr>
            <w:tcW w:w="0" w:type="auto"/>
            <w:tcBorders>
              <w:bottom w:val="single" w:sz="6" w:space="0" w:color="000000"/>
            </w:tcBorders>
            <w:shd w:val="clear" w:color="auto" w:fill="BBBBBB"/>
            <w:vAlign w:val="center"/>
            <w:hideMark/>
          </w:tcPr>
          <w:p w14:paraId="407E0F6A"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F22239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BBBEF5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13D87DE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363808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4B45B06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4B8E1E3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62ADF6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4A0B70D5" w14:textId="77777777">
        <w:trPr>
          <w:divId w:val="376704068"/>
          <w:tblCellSpacing w:w="15" w:type="dxa"/>
        </w:trPr>
        <w:tc>
          <w:tcPr>
            <w:tcW w:w="0" w:type="auto"/>
            <w:vAlign w:val="center"/>
            <w:hideMark/>
          </w:tcPr>
          <w:p w14:paraId="4D0E55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9F4933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C1213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w:t>
            </w:r>
          </w:p>
        </w:tc>
        <w:tc>
          <w:tcPr>
            <w:tcW w:w="0" w:type="auto"/>
            <w:vAlign w:val="center"/>
            <w:hideMark/>
          </w:tcPr>
          <w:p w14:paraId="6A2317B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F5182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5178CF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387D0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C5C3FE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3F469E8" w14:textId="77777777" w:rsidR="00000000" w:rsidRDefault="00000000">
      <w:pPr>
        <w:pStyle w:val="Heading2"/>
        <w:divId w:val="376704068"/>
        <w:rPr>
          <w:rFonts w:ascii="Georgia" w:eastAsia="Times New Roman" w:hAnsi="Georgia"/>
          <w:sz w:val="27"/>
          <w:szCs w:val="27"/>
          <w:lang w:bidi="th-TH"/>
        </w:rPr>
      </w:pPr>
      <w:r>
        <w:rPr>
          <w:rFonts w:ascii="Georgia" w:eastAsia="Times New Roman" w:hAnsi="Georgia" w:hint="cs"/>
          <w:sz w:val="27"/>
          <w:szCs w:val="27"/>
          <w:lang w:bidi="th-TH"/>
        </w:rPr>
        <w:t>Biogeographic</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Realms</w:t>
      </w:r>
    </w:p>
    <w:p w14:paraId="428FAA8B" w14:textId="77777777" w:rsidR="00000000" w:rsidRDefault="00000000">
      <w:pPr>
        <w:pStyle w:val="NormalWeb"/>
        <w:divId w:val="376704068"/>
        <w:rPr>
          <w:rFonts w:ascii="Georgia" w:hAnsi="Georgia" w:hint="cs"/>
          <w:cs/>
          <w:lang w:bidi="th-TH"/>
        </w:rPr>
      </w:pPr>
      <w:r>
        <w:rPr>
          <w:rStyle w:val="datalabel1"/>
          <w:rFonts w:ascii="Georgia" w:hAnsi="Georgia" w:hint="cs"/>
          <w:lang w:bidi="th-TH"/>
        </w:rPr>
        <w:t>Biogeographic Realm:</w:t>
      </w:r>
      <w:r>
        <w:rPr>
          <w:rStyle w:val="datalabel1"/>
          <w:rFonts w:ascii="Georgia" w:hAnsi="Georgia" w:cs="Angsana New" w:hint="cs"/>
          <w:cs/>
          <w:lang w:bidi="th-TH"/>
        </w:rPr>
        <w:t xml:space="preserve"> </w:t>
      </w:r>
      <w:proofErr w:type="spellStart"/>
      <w:r>
        <w:rPr>
          <w:rFonts w:ascii="Georgia" w:hAnsi="Georgia" w:hint="cs"/>
          <w:lang w:bidi="th-TH"/>
        </w:rPr>
        <w:t>Indomalayan</w:t>
      </w:r>
      <w:proofErr w:type="spellEnd"/>
    </w:p>
    <w:p w14:paraId="1C8E785B" w14:textId="77777777" w:rsidR="00000000" w:rsidRDefault="00000000">
      <w:pPr>
        <w:pStyle w:val="Heading1"/>
        <w:divId w:val="644820557"/>
        <w:rPr>
          <w:rFonts w:ascii="Georgia" w:eastAsia="Times New Roman" w:hAnsi="Georgia" w:hint="cs"/>
          <w:sz w:val="29"/>
          <w:szCs w:val="29"/>
          <w:cs/>
          <w:lang w:bidi="th-TH"/>
        </w:rPr>
      </w:pPr>
      <w:r>
        <w:rPr>
          <w:rFonts w:ascii="Georgia" w:eastAsia="Times New Roman" w:hAnsi="Georgia" w:hint="cs"/>
          <w:sz w:val="29"/>
          <w:szCs w:val="29"/>
          <w:lang w:bidi="th-TH"/>
        </w:rPr>
        <w:t>Occurrence</w:t>
      </w:r>
    </w:p>
    <w:p w14:paraId="20ABF714" w14:textId="77777777" w:rsidR="00000000" w:rsidRDefault="00000000">
      <w:pPr>
        <w:pStyle w:val="Heading2"/>
        <w:divId w:val="644820557"/>
        <w:rPr>
          <w:rFonts w:ascii="Georgia" w:eastAsia="Times New Roman" w:hAnsi="Georgia" w:hint="cs"/>
          <w:sz w:val="27"/>
          <w:szCs w:val="27"/>
          <w:cs/>
          <w:lang w:bidi="th-TH"/>
        </w:rPr>
      </w:pPr>
      <w:r>
        <w:rPr>
          <w:rFonts w:ascii="Georgia" w:eastAsia="Times New Roman" w:hAnsi="Georgia" w:hint="cs"/>
          <w:sz w:val="27"/>
          <w:szCs w:val="27"/>
          <w:lang w:bidi="th-TH"/>
        </w:rPr>
        <w:t>Countries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2BA6A03E" w14:textId="77777777">
        <w:trPr>
          <w:divId w:val="644820557"/>
          <w:tblCellSpacing w:w="15" w:type="dxa"/>
        </w:trPr>
        <w:tc>
          <w:tcPr>
            <w:tcW w:w="0" w:type="auto"/>
            <w:tcBorders>
              <w:bottom w:val="single" w:sz="6" w:space="0" w:color="000000"/>
            </w:tcBorders>
            <w:shd w:val="clear" w:color="auto" w:fill="BBBBBB"/>
            <w:vAlign w:val="center"/>
            <w:hideMark/>
          </w:tcPr>
          <w:p w14:paraId="003280B4"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2C8022F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ACAA36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AEB21F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0984185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2CCEE044" w14:textId="77777777">
        <w:trPr>
          <w:divId w:val="644820557"/>
          <w:tblCellSpacing w:w="15" w:type="dxa"/>
        </w:trPr>
        <w:tc>
          <w:tcPr>
            <w:tcW w:w="0" w:type="auto"/>
            <w:tcBorders>
              <w:bottom w:val="single" w:sz="6" w:space="0" w:color="CCCCCC"/>
            </w:tcBorders>
            <w:vAlign w:val="center"/>
            <w:hideMark/>
          </w:tcPr>
          <w:p w14:paraId="325E2D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62103C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3E961C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B59EC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3CE4F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177E56D7" w14:textId="77777777" w:rsidR="00000000" w:rsidRDefault="00000000">
      <w:pPr>
        <w:pStyle w:val="Heading1"/>
        <w:divId w:val="1684355757"/>
        <w:rPr>
          <w:rFonts w:ascii="Georgia" w:eastAsia="Times New Roman" w:hAnsi="Georgia"/>
          <w:sz w:val="29"/>
          <w:szCs w:val="29"/>
          <w:lang w:bidi="th-TH"/>
        </w:rPr>
      </w:pPr>
      <w:r>
        <w:rPr>
          <w:rFonts w:ascii="Georgia" w:eastAsia="Times New Roman" w:hAnsi="Georgia" w:hint="cs"/>
          <w:sz w:val="29"/>
          <w:szCs w:val="29"/>
          <w:lang w:bidi="th-TH"/>
        </w:rPr>
        <w:t>Population</w:t>
      </w:r>
    </w:p>
    <w:p w14:paraId="64D62A2E" w14:textId="77777777" w:rsidR="00000000" w:rsidRDefault="00000000">
      <w:pPr>
        <w:pStyle w:val="NormalWeb"/>
        <w:divId w:val="1684355757"/>
        <w:rPr>
          <w:rFonts w:ascii="Georgia" w:hAnsi="Georgia" w:hint="cs"/>
          <w:cs/>
          <w:lang w:bidi="th-TH"/>
        </w:rPr>
      </w:pPr>
      <w:r>
        <w:rPr>
          <w:rFonts w:ascii="Georgia" w:hAnsi="Georgia" w:hint="cs"/>
          <w:lang w:bidi="th-TH"/>
        </w:rPr>
        <w:t>There is no information on the current population size and trend.</w:t>
      </w:r>
    </w:p>
    <w:p w14:paraId="071D09C5" w14:textId="77777777" w:rsidR="00000000" w:rsidRDefault="00000000">
      <w:pPr>
        <w:pStyle w:val="Heading2"/>
        <w:divId w:val="1684355757"/>
        <w:rPr>
          <w:rFonts w:ascii="Georgia" w:eastAsia="Times New Roman" w:hAnsi="Georgia" w:hint="cs"/>
          <w:sz w:val="27"/>
          <w:szCs w:val="27"/>
          <w:cs/>
          <w:lang w:bidi="th-TH"/>
        </w:rPr>
      </w:pPr>
      <w:r>
        <w:rPr>
          <w:rFonts w:ascii="Georgia" w:eastAsia="Times New Roman" w:hAnsi="Georgia" w:hint="cs"/>
          <w:sz w:val="27"/>
          <w:szCs w:val="27"/>
          <w:lang w:bidi="th-TH"/>
        </w:rPr>
        <w:t>Population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p w14:paraId="000C82FE" w14:textId="77777777" w:rsidR="00000000" w:rsidRDefault="00000000">
      <w:pPr>
        <w:pStyle w:val="NormalWeb"/>
        <w:divId w:val="1684355757"/>
        <w:rPr>
          <w:rFonts w:ascii="Georgia" w:hAnsi="Georgia" w:hint="cs"/>
          <w:cs/>
          <w:lang w:bidi="th-TH"/>
        </w:rPr>
      </w:pPr>
      <w:r>
        <w:rPr>
          <w:rStyle w:val="datalabel1"/>
          <w:rFonts w:ascii="Georgia" w:hAnsi="Georgia" w:hint="cs"/>
          <w:lang w:bidi="th-TH"/>
        </w:rPr>
        <w:t>Current Population Trend:</w:t>
      </w:r>
      <w:r>
        <w:rPr>
          <w:rStyle w:val="datalabel1"/>
          <w:rFonts w:ascii="Georgia" w:hAnsi="Georgia" w:cs="Angsana New" w:hint="cs"/>
          <w:cs/>
          <w:lang w:bidi="th-TH"/>
        </w:rPr>
        <w:t xml:space="preserve"> </w:t>
      </w:r>
      <w:r>
        <w:rPr>
          <w:rFonts w:ascii="Georgia" w:hAnsi="Georgia" w:hint="cs"/>
          <w:lang w:bidi="th-TH"/>
        </w:rPr>
        <w:t>Unknown</w:t>
      </w:r>
    </w:p>
    <w:p w14:paraId="7B09F521" w14:textId="77777777" w:rsidR="00000000" w:rsidRDefault="00000000">
      <w:pPr>
        <w:pStyle w:val="Heading1"/>
        <w:divId w:val="231089632"/>
        <w:rPr>
          <w:rFonts w:ascii="Georgia" w:eastAsia="Times New Roman" w:hAnsi="Georgia" w:hint="cs"/>
          <w:sz w:val="29"/>
          <w:szCs w:val="29"/>
          <w:cs/>
          <w:lang w:bidi="th-TH"/>
        </w:rPr>
      </w:pPr>
      <w:r>
        <w:rPr>
          <w:rFonts w:ascii="Georgia" w:eastAsia="Times New Roman" w:hAnsi="Georgia" w:hint="cs"/>
          <w:sz w:val="29"/>
          <w:szCs w:val="29"/>
          <w:lang w:bidi="th-TH"/>
        </w:rPr>
        <w:t>Habitats and Ecology</w:t>
      </w:r>
    </w:p>
    <w:p w14:paraId="480DEF4C" w14:textId="77777777" w:rsidR="00000000" w:rsidRDefault="00000000">
      <w:pPr>
        <w:pStyle w:val="NormalWeb"/>
        <w:divId w:val="231089632"/>
        <w:rPr>
          <w:rFonts w:ascii="Georgia" w:hAnsi="Georgia" w:hint="cs"/>
          <w:cs/>
          <w:lang w:bidi="th-TH"/>
        </w:rPr>
      </w:pPr>
      <w:commentRangeStart w:id="28"/>
      <w:r>
        <w:rPr>
          <w:rFonts w:ascii="Georgia" w:hAnsi="Georgia" w:hint="cs"/>
          <w:lang w:bidi="th-TH"/>
        </w:rPr>
        <w:t xml:space="preserve">This species </w:t>
      </w:r>
      <w:commentRangeEnd w:id="28"/>
      <w:r w:rsidR="00447EFE">
        <w:rPr>
          <w:rStyle w:val="CommentReference"/>
        </w:rPr>
        <w:commentReference w:id="28"/>
      </w:r>
      <w:r>
        <w:rPr>
          <w:rFonts w:ascii="Georgia" w:hAnsi="Georgia" w:hint="cs"/>
          <w:lang w:bidi="th-TH"/>
        </w:rPr>
        <w:t>is found on limestone in dry evergreen forest.</w:t>
      </w:r>
    </w:p>
    <w:p w14:paraId="59A204E8" w14:textId="77777777" w:rsidR="00000000" w:rsidRDefault="00000000">
      <w:pPr>
        <w:pStyle w:val="Heading2"/>
        <w:divId w:val="231089632"/>
        <w:rPr>
          <w:rFonts w:ascii="Georgia" w:eastAsia="Times New Roman" w:hAnsi="Georgia" w:hint="cs"/>
          <w:sz w:val="27"/>
          <w:szCs w:val="27"/>
          <w:cs/>
          <w:lang w:bidi="th-TH"/>
        </w:rPr>
      </w:pPr>
      <w:r>
        <w:rPr>
          <w:rFonts w:ascii="Georgia" w:eastAsia="Times New Roman" w:hAnsi="Georgia" w:hint="cs"/>
          <w:sz w:val="27"/>
          <w:szCs w:val="27"/>
          <w:lang w:bidi="th-TH"/>
        </w:rPr>
        <w:t>IUCN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Habitats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Classification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301F63E1" w14:textId="77777777">
        <w:trPr>
          <w:divId w:val="231089632"/>
          <w:tblCellSpacing w:w="15" w:type="dxa"/>
        </w:trPr>
        <w:tc>
          <w:tcPr>
            <w:tcW w:w="0" w:type="auto"/>
            <w:tcBorders>
              <w:bottom w:val="single" w:sz="6" w:space="0" w:color="000000"/>
            </w:tcBorders>
            <w:shd w:val="clear" w:color="auto" w:fill="BBBBBB"/>
            <w:vAlign w:val="center"/>
            <w:hideMark/>
          </w:tcPr>
          <w:p w14:paraId="37A3315E"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AA9AB0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A12269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156072C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5A1DA80F" w14:textId="77777777">
        <w:trPr>
          <w:divId w:val="231089632"/>
          <w:tblCellSpacing w:w="15" w:type="dxa"/>
        </w:trPr>
        <w:tc>
          <w:tcPr>
            <w:tcW w:w="0" w:type="auto"/>
            <w:tcBorders>
              <w:bottom w:val="single" w:sz="6" w:space="0" w:color="CCCCCC"/>
            </w:tcBorders>
            <w:vAlign w:val="center"/>
            <w:hideMark/>
          </w:tcPr>
          <w:p w14:paraId="3F477BB1" w14:textId="77777777" w:rsidR="00000000" w:rsidRDefault="00000000">
            <w:pPr>
              <w:spacing w:after="75"/>
              <w:rPr>
                <w:rFonts w:ascii="Georgia" w:eastAsia="Times New Roman" w:hAnsi="Georgia"/>
                <w:sz w:val="18"/>
                <w:szCs w:val="18"/>
              </w:rPr>
            </w:pPr>
            <w:commentRangeStart w:id="29"/>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460FD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7F0E7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FFCA39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commentRangeEnd w:id="29"/>
            <w:r w:rsidR="00447EFE">
              <w:rPr>
                <w:rStyle w:val="CommentReference"/>
              </w:rPr>
              <w:commentReference w:id="29"/>
            </w:r>
          </w:p>
        </w:tc>
      </w:tr>
    </w:tbl>
    <w:p w14:paraId="3EC5221D" w14:textId="77777777" w:rsidR="00000000" w:rsidRDefault="00000000">
      <w:pPr>
        <w:pStyle w:val="Heading2"/>
        <w:divId w:val="231089632"/>
        <w:rPr>
          <w:rFonts w:ascii="Georgia" w:eastAsia="Times New Roman" w:hAnsi="Georgia"/>
          <w:sz w:val="27"/>
          <w:szCs w:val="27"/>
          <w:lang w:bidi="th-TH"/>
        </w:rPr>
      </w:pPr>
      <w:r>
        <w:rPr>
          <w:rFonts w:ascii="Georgia" w:eastAsia="Times New Roman" w:hAnsi="Georgia" w:hint="cs"/>
          <w:sz w:val="27"/>
          <w:szCs w:val="27"/>
          <w:lang w:bidi="th-TH"/>
        </w:rPr>
        <w:t>Continuing</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Decline in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894"/>
        <w:gridCol w:w="1258"/>
      </w:tblGrid>
      <w:tr w:rsidR="00000000" w14:paraId="36D2832C" w14:textId="77777777">
        <w:trPr>
          <w:divId w:val="231089632"/>
          <w:tblCellSpacing w:w="15" w:type="dxa"/>
        </w:trPr>
        <w:tc>
          <w:tcPr>
            <w:tcW w:w="0" w:type="auto"/>
            <w:tcBorders>
              <w:bottom w:val="single" w:sz="6" w:space="0" w:color="000000"/>
            </w:tcBorders>
            <w:shd w:val="clear" w:color="auto" w:fill="BBBBBB"/>
            <w:vAlign w:val="center"/>
            <w:hideMark/>
          </w:tcPr>
          <w:p w14:paraId="2BBA8422"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2D6BDEC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E4E244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0D303BD" w14:textId="77777777">
        <w:trPr>
          <w:divId w:val="231089632"/>
          <w:tblCellSpacing w:w="15" w:type="dxa"/>
        </w:trPr>
        <w:tc>
          <w:tcPr>
            <w:tcW w:w="0" w:type="auto"/>
            <w:vAlign w:val="center"/>
            <w:hideMark/>
          </w:tcPr>
          <w:p w14:paraId="44FEFE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575AA2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E0E2CA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A434F0A" w14:textId="77777777" w:rsidR="00000000" w:rsidRDefault="00000000">
      <w:pPr>
        <w:pStyle w:val="Heading2"/>
        <w:divId w:val="231089632"/>
        <w:rPr>
          <w:rFonts w:ascii="Georgia" w:eastAsia="Times New Roman" w:hAnsi="Georgia"/>
          <w:sz w:val="27"/>
          <w:szCs w:val="27"/>
          <w:lang w:bidi="th-TH"/>
        </w:rPr>
      </w:pPr>
      <w:r>
        <w:rPr>
          <w:rFonts w:ascii="Georgia" w:eastAsia="Times New Roman" w:hAnsi="Georgia" w:hint="cs"/>
          <w:sz w:val="27"/>
          <w:szCs w:val="27"/>
          <w:lang w:bidi="th-TH"/>
        </w:rPr>
        <w:t>Systems</w:t>
      </w:r>
    </w:p>
    <w:p w14:paraId="133C0342" w14:textId="77777777" w:rsidR="00000000" w:rsidRDefault="00000000">
      <w:pPr>
        <w:pStyle w:val="NormalWeb"/>
        <w:divId w:val="231089632"/>
        <w:rPr>
          <w:rFonts w:ascii="Georgia" w:hAnsi="Georgia" w:hint="cs"/>
          <w:cs/>
          <w:lang w:bidi="th-TH"/>
        </w:rPr>
      </w:pPr>
      <w:r>
        <w:rPr>
          <w:rStyle w:val="datalabel1"/>
          <w:rFonts w:ascii="Georgia" w:hAnsi="Georgia" w:hint="cs"/>
          <w:lang w:bidi="th-TH"/>
        </w:rPr>
        <w:t>System:</w:t>
      </w:r>
      <w:r>
        <w:rPr>
          <w:rStyle w:val="datalabel1"/>
          <w:rFonts w:ascii="Georgia" w:hAnsi="Georgia" w:cs="Angsana New" w:hint="cs"/>
          <w:cs/>
          <w:lang w:bidi="th-TH"/>
        </w:rPr>
        <w:t xml:space="preserve"> </w:t>
      </w:r>
      <w:r>
        <w:rPr>
          <w:rFonts w:ascii="Georgia" w:hAnsi="Georgia" w:hint="cs"/>
          <w:lang w:bidi="th-TH"/>
        </w:rPr>
        <w:t>Terrestrial</w:t>
      </w:r>
    </w:p>
    <w:p w14:paraId="0055BF8A" w14:textId="77777777" w:rsidR="00000000" w:rsidRDefault="00000000">
      <w:pPr>
        <w:pStyle w:val="Heading2"/>
        <w:divId w:val="231089632"/>
        <w:rPr>
          <w:rFonts w:ascii="Georgia" w:eastAsia="Times New Roman" w:hAnsi="Georgia" w:hint="cs"/>
          <w:sz w:val="27"/>
          <w:szCs w:val="27"/>
          <w:cs/>
          <w:lang w:bidi="th-TH"/>
        </w:rPr>
      </w:pPr>
      <w:r>
        <w:rPr>
          <w:rFonts w:ascii="Georgia" w:eastAsia="Times New Roman" w:hAnsi="Georgia" w:hint="cs"/>
          <w:sz w:val="27"/>
          <w:szCs w:val="27"/>
          <w:lang w:bidi="th-TH"/>
        </w:rPr>
        <w:t>Plant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Fungi</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Specific</w:t>
      </w:r>
    </w:p>
    <w:p w14:paraId="74A1CC53" w14:textId="77777777" w:rsidR="00000000" w:rsidRDefault="00000000">
      <w:pPr>
        <w:pStyle w:val="NormalWeb"/>
        <w:divId w:val="231089632"/>
        <w:rPr>
          <w:rFonts w:ascii="Georgia" w:hAnsi="Georgia" w:hint="cs"/>
          <w:cs/>
          <w:lang w:bidi="th-TH"/>
        </w:rPr>
      </w:pPr>
      <w:r>
        <w:rPr>
          <w:rStyle w:val="datalabel1"/>
          <w:rFonts w:ascii="Georgia" w:hAnsi="Georgia" w:hint="cs"/>
          <w:lang w:bidi="th-TH"/>
        </w:rPr>
        <w:t>Wild relative of a crop?</w:t>
      </w:r>
      <w:r>
        <w:rPr>
          <w:rStyle w:val="datalabel1"/>
          <w:rFonts w:ascii="Georgia" w:hAnsi="Georgia" w:cs="Angsana New" w:hint="cs"/>
          <w:cs/>
          <w:lang w:bidi="th-TH"/>
        </w:rPr>
        <w:t xml:space="preserve"> </w:t>
      </w:r>
      <w:r>
        <w:rPr>
          <w:rFonts w:ascii="Georgia" w:hAnsi="Georgia" w:hint="cs"/>
          <w:lang w:bidi="th-TH"/>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71B7C08E" w14:textId="77777777">
        <w:trPr>
          <w:divId w:val="231089632"/>
          <w:tblCellSpacing w:w="15" w:type="dxa"/>
        </w:trPr>
        <w:tc>
          <w:tcPr>
            <w:tcW w:w="0" w:type="auto"/>
            <w:tcBorders>
              <w:bottom w:val="single" w:sz="6" w:space="0" w:color="000000"/>
            </w:tcBorders>
            <w:shd w:val="clear" w:color="auto" w:fill="BBBBBB"/>
            <w:vAlign w:val="center"/>
            <w:hideMark/>
          </w:tcPr>
          <w:p w14:paraId="7E287905"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Plant and Fungal Growth Forms</w:t>
            </w:r>
          </w:p>
        </w:tc>
      </w:tr>
      <w:tr w:rsidR="00000000" w14:paraId="3DCFF1E8" w14:textId="77777777">
        <w:trPr>
          <w:divId w:val="231089632"/>
          <w:tblCellSpacing w:w="15" w:type="dxa"/>
        </w:trPr>
        <w:tc>
          <w:tcPr>
            <w:tcW w:w="0" w:type="auto"/>
            <w:tcBorders>
              <w:bottom w:val="single" w:sz="6" w:space="0" w:color="CCCCCC"/>
            </w:tcBorders>
            <w:vAlign w:val="center"/>
            <w:hideMark/>
          </w:tcPr>
          <w:p w14:paraId="3162FE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6D8035AF" w14:textId="77777777" w:rsidR="00000000" w:rsidRDefault="00000000">
      <w:pPr>
        <w:pStyle w:val="Heading1"/>
        <w:divId w:val="56780687"/>
        <w:rPr>
          <w:rFonts w:ascii="Georgia" w:eastAsia="Times New Roman" w:hAnsi="Georgia"/>
          <w:sz w:val="29"/>
          <w:szCs w:val="29"/>
          <w:lang w:bidi="th-TH"/>
        </w:rPr>
      </w:pPr>
      <w:r>
        <w:rPr>
          <w:rFonts w:ascii="Georgia" w:eastAsia="Times New Roman" w:hAnsi="Georgia" w:hint="cs"/>
          <w:sz w:val="29"/>
          <w:szCs w:val="29"/>
          <w:lang w:bidi="th-TH"/>
        </w:rPr>
        <w:t>Use and Trade</w:t>
      </w:r>
    </w:p>
    <w:p w14:paraId="6A9863B2" w14:textId="77777777" w:rsidR="00000000" w:rsidRDefault="00000000">
      <w:pPr>
        <w:pStyle w:val="Heading2"/>
        <w:divId w:val="56780687"/>
        <w:rPr>
          <w:rFonts w:ascii="Georgia" w:eastAsia="Times New Roman" w:hAnsi="Georgia" w:hint="cs"/>
          <w:sz w:val="27"/>
          <w:szCs w:val="27"/>
          <w:cs/>
          <w:lang w:bidi="th-TH"/>
        </w:rPr>
      </w:pPr>
      <w:r>
        <w:rPr>
          <w:rFonts w:ascii="Georgia" w:eastAsia="Times New Roman" w:hAnsi="Georgia" w:hint="cs"/>
          <w:sz w:val="27"/>
          <w:szCs w:val="27"/>
          <w:lang w:bidi="th-TH"/>
        </w:rPr>
        <w:t>General</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Use and</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Trade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p w14:paraId="73359DDF" w14:textId="559C97AF" w:rsidR="00000000" w:rsidRDefault="00000000">
      <w:pPr>
        <w:pStyle w:val="NormalWeb"/>
        <w:divId w:val="56780687"/>
        <w:rPr>
          <w:ins w:id="30" w:author="Jack Plummer" w:date="2022-10-20T18:51:00Z"/>
          <w:rFonts w:ascii="Georgia" w:hAnsi="Georgia"/>
          <w:lang w:bidi="th-TH"/>
        </w:rPr>
      </w:pPr>
      <w:r>
        <w:rPr>
          <w:rStyle w:val="datalabel1"/>
          <w:rFonts w:ascii="Georgia" w:hAnsi="Georgia" w:hint="cs"/>
          <w:lang w:bidi="th-TH"/>
        </w:rPr>
        <w:t>Species not utilized:</w:t>
      </w:r>
      <w:r>
        <w:rPr>
          <w:rStyle w:val="datalabel1"/>
          <w:rFonts w:ascii="Georgia" w:hAnsi="Georgia" w:cs="Angsana New" w:hint="cs"/>
          <w:cs/>
          <w:lang w:bidi="th-TH"/>
        </w:rPr>
        <w:t xml:space="preserve"> </w:t>
      </w:r>
      <w:r>
        <w:rPr>
          <w:rFonts w:ascii="Georgia" w:hAnsi="Georgia" w:hint="cs"/>
          <w:lang w:bidi="th-TH"/>
        </w:rPr>
        <w:t>true</w:t>
      </w:r>
    </w:p>
    <w:p w14:paraId="7373EDF6" w14:textId="2B5C58F5" w:rsidR="00447EFE" w:rsidRDefault="00447EFE">
      <w:pPr>
        <w:pStyle w:val="NormalWeb"/>
        <w:divId w:val="56780687"/>
        <w:rPr>
          <w:rFonts w:ascii="Georgia" w:hAnsi="Georgia" w:hint="cs"/>
          <w:cs/>
          <w:lang w:bidi="th-TH"/>
        </w:rPr>
      </w:pPr>
      <w:ins w:id="31" w:author="Jack Plummer" w:date="2022-10-20T18:51:00Z">
        <w:r>
          <w:rPr>
            <w:rFonts w:ascii="Georgia" w:hAnsi="Georgia"/>
            <w:lang w:bidi="th-TH"/>
          </w:rPr>
          <w:t xml:space="preserve">This species is not known to be </w:t>
        </w:r>
      </w:ins>
      <w:ins w:id="32" w:author="Jack Plummer" w:date="2022-10-20T18:52:00Z">
        <w:r>
          <w:rPr>
            <w:rFonts w:ascii="Georgia" w:hAnsi="Georgia"/>
            <w:lang w:bidi="th-TH"/>
          </w:rPr>
          <w:t>utilised.</w:t>
        </w:r>
      </w:ins>
    </w:p>
    <w:p w14:paraId="6AF657AA" w14:textId="77777777" w:rsidR="00000000" w:rsidRDefault="00000000">
      <w:pPr>
        <w:pStyle w:val="Heading2"/>
        <w:divId w:val="56780687"/>
        <w:rPr>
          <w:rFonts w:ascii="Georgia" w:eastAsia="Times New Roman" w:hAnsi="Georgia" w:hint="cs"/>
          <w:sz w:val="27"/>
          <w:szCs w:val="27"/>
          <w:cs/>
          <w:lang w:bidi="th-TH"/>
        </w:rPr>
      </w:pPr>
      <w:r>
        <w:rPr>
          <w:rFonts w:ascii="Georgia" w:eastAsia="Times New Roman" w:hAnsi="Georgia" w:hint="cs"/>
          <w:sz w:val="27"/>
          <w:szCs w:val="27"/>
          <w:lang w:bidi="th-TH"/>
        </w:rPr>
        <w:lastRenderedPageBreak/>
        <w:t>Non- Consumptive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Use</w:t>
      </w:r>
    </w:p>
    <w:p w14:paraId="078E0514" w14:textId="77777777" w:rsidR="00000000" w:rsidRDefault="00000000">
      <w:pPr>
        <w:pStyle w:val="NormalWeb"/>
        <w:divId w:val="56780687"/>
        <w:rPr>
          <w:rFonts w:ascii="Georgia" w:hAnsi="Georgia" w:hint="cs"/>
          <w:cs/>
          <w:lang w:bidi="th-TH"/>
        </w:rPr>
      </w:pPr>
      <w:commentRangeStart w:id="33"/>
      <w:r>
        <w:rPr>
          <w:rStyle w:val="datalabel1"/>
          <w:rFonts w:ascii="Georgia" w:hAnsi="Georgia" w:hint="cs"/>
          <w:lang w:bidi="th-TH"/>
        </w:rPr>
        <w:t>Non-consumptive use of the species?</w:t>
      </w:r>
      <w:r>
        <w:rPr>
          <w:rStyle w:val="datalabel1"/>
          <w:rFonts w:ascii="Georgia" w:hAnsi="Georgia" w:cs="Angsana New" w:hint="cs"/>
          <w:cs/>
          <w:lang w:bidi="th-TH"/>
        </w:rPr>
        <w:t xml:space="preserve"> </w:t>
      </w:r>
      <w:r>
        <w:rPr>
          <w:rFonts w:ascii="Georgia" w:hAnsi="Georgia" w:hint="cs"/>
          <w:lang w:bidi="th-TH"/>
        </w:rPr>
        <w:t>true</w:t>
      </w:r>
      <w:commentRangeEnd w:id="33"/>
      <w:r w:rsidR="00447EFE">
        <w:rPr>
          <w:rStyle w:val="CommentReference"/>
        </w:rPr>
        <w:commentReference w:id="33"/>
      </w:r>
    </w:p>
    <w:p w14:paraId="6E658E87" w14:textId="77777777" w:rsidR="00000000" w:rsidRDefault="00000000">
      <w:pPr>
        <w:pStyle w:val="Heading1"/>
        <w:divId w:val="77287304"/>
        <w:rPr>
          <w:rFonts w:ascii="Georgia" w:eastAsia="Times New Roman" w:hAnsi="Georgia" w:hint="cs"/>
          <w:sz w:val="29"/>
          <w:szCs w:val="29"/>
          <w:cs/>
          <w:lang w:bidi="th-TH"/>
        </w:rPr>
      </w:pPr>
      <w:r>
        <w:rPr>
          <w:rFonts w:ascii="Georgia" w:eastAsia="Times New Roman" w:hAnsi="Georgia" w:hint="cs"/>
          <w:sz w:val="29"/>
          <w:szCs w:val="29"/>
          <w:lang w:bidi="th-TH"/>
        </w:rPr>
        <w:t>Threats</w:t>
      </w:r>
    </w:p>
    <w:p w14:paraId="4919CF12" w14:textId="77777777" w:rsidR="00000000" w:rsidRDefault="00000000">
      <w:pPr>
        <w:pStyle w:val="NormalWeb"/>
        <w:divId w:val="77287304"/>
        <w:rPr>
          <w:rFonts w:ascii="Georgia" w:hAnsi="Georgia" w:hint="cs"/>
          <w:cs/>
          <w:lang w:bidi="th-TH"/>
        </w:rPr>
      </w:pPr>
      <w:r>
        <w:rPr>
          <w:rFonts w:ascii="Georgia" w:hAnsi="Georgia" w:hint="cs"/>
          <w:lang w:bidi="th-TH"/>
        </w:rPr>
        <w:t>The threats to this species are unknown.</w:t>
      </w:r>
    </w:p>
    <w:p w14:paraId="7E29D375" w14:textId="77777777" w:rsidR="00000000" w:rsidRDefault="00000000">
      <w:pPr>
        <w:pStyle w:val="Heading2"/>
        <w:divId w:val="77287304"/>
        <w:rPr>
          <w:rFonts w:ascii="Georgia" w:eastAsia="Times New Roman" w:hAnsi="Georgia" w:hint="cs"/>
          <w:sz w:val="27"/>
          <w:szCs w:val="27"/>
          <w:cs/>
          <w:lang w:bidi="th-TH"/>
        </w:rPr>
      </w:pPr>
      <w:r>
        <w:rPr>
          <w:rFonts w:ascii="Georgia" w:eastAsia="Times New Roman" w:hAnsi="Georgia" w:hint="cs"/>
          <w:sz w:val="27"/>
          <w:szCs w:val="27"/>
          <w:lang w:bidi="th-TH"/>
        </w:rPr>
        <w:t>Threats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Classification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Scheme</w:t>
      </w:r>
    </w:p>
    <w:p w14:paraId="25A21B41" w14:textId="77777777" w:rsidR="00000000" w:rsidRDefault="00000000">
      <w:pPr>
        <w:pStyle w:val="NormalWeb"/>
        <w:divId w:val="77287304"/>
        <w:rPr>
          <w:rFonts w:ascii="Georgia" w:hAnsi="Georgia" w:hint="cs"/>
          <w:cs/>
          <w:lang w:bidi="th-TH"/>
        </w:rPr>
      </w:pPr>
      <w:r>
        <w:rPr>
          <w:rStyle w:val="datalabel1"/>
          <w:rFonts w:ascii="Georgia" w:hAnsi="Georgia" w:hint="cs"/>
          <w:lang w:bidi="th-TH"/>
        </w:rPr>
        <w:t>The threats to this species are unknown.</w:t>
      </w:r>
      <w:r>
        <w:rPr>
          <w:rStyle w:val="datalabel1"/>
          <w:rFonts w:ascii="Georgia" w:hAnsi="Georgia" w:cs="Angsana New" w:hint="cs"/>
          <w:cs/>
          <w:lang w:bidi="th-TH"/>
        </w:rPr>
        <w:t xml:space="preserve"> </w:t>
      </w:r>
      <w:r>
        <w:rPr>
          <w:rFonts w:ascii="Georgia" w:hAnsi="Georgia" w:hint="cs"/>
          <w:lang w:bidi="th-TH"/>
        </w:rPr>
        <w:t>true</w:t>
      </w:r>
    </w:p>
    <w:p w14:paraId="56FC47E1" w14:textId="77777777" w:rsidR="00000000" w:rsidRDefault="00000000">
      <w:pPr>
        <w:pStyle w:val="Heading1"/>
        <w:divId w:val="233055322"/>
        <w:rPr>
          <w:rFonts w:ascii="Georgia" w:eastAsia="Times New Roman" w:hAnsi="Georgia" w:hint="cs"/>
          <w:sz w:val="29"/>
          <w:szCs w:val="29"/>
          <w:cs/>
          <w:lang w:bidi="th-TH"/>
        </w:rPr>
      </w:pPr>
      <w:r>
        <w:rPr>
          <w:rFonts w:ascii="Georgia" w:eastAsia="Times New Roman" w:hAnsi="Georgia" w:hint="cs"/>
          <w:sz w:val="29"/>
          <w:szCs w:val="29"/>
          <w:lang w:bidi="th-TH"/>
        </w:rPr>
        <w:t>Conservation</w:t>
      </w:r>
    </w:p>
    <w:p w14:paraId="275E7694" w14:textId="11960186" w:rsidR="00000000" w:rsidRDefault="00000000">
      <w:pPr>
        <w:pStyle w:val="NormalWeb"/>
        <w:divId w:val="233055322"/>
        <w:rPr>
          <w:rFonts w:ascii="Georgia" w:hAnsi="Georgia" w:hint="cs"/>
          <w:cs/>
          <w:lang w:bidi="th-TH"/>
        </w:rPr>
      </w:pPr>
      <w:r>
        <w:rPr>
          <w:rFonts w:ascii="Georgia" w:hAnsi="Georgia" w:hint="cs"/>
          <w:lang w:bidi="th-TH"/>
        </w:rPr>
        <w:t>This species is not known to be represented in</w:t>
      </w:r>
      <w:r>
        <w:rPr>
          <w:rFonts w:ascii="Georgia" w:hAnsi="Georgia" w:cs="Angsana New" w:hint="cs"/>
          <w:cs/>
          <w:lang w:bidi="th-TH"/>
        </w:rPr>
        <w:t xml:space="preserve"> </w:t>
      </w:r>
      <w:r>
        <w:rPr>
          <w:rStyle w:val="Emphasis"/>
          <w:rFonts w:ascii="Georgia" w:hAnsi="Georgia" w:hint="cs"/>
          <w:lang w:bidi="th-TH"/>
        </w:rPr>
        <w:t>ex situ</w:t>
      </w:r>
      <w:r>
        <w:rPr>
          <w:rStyle w:val="Emphasis"/>
          <w:rFonts w:ascii="Georgia" w:hAnsi="Georgia" w:cs="Angsana New" w:hint="cs"/>
          <w:cs/>
          <w:lang w:bidi="th-TH"/>
        </w:rPr>
        <w:t xml:space="preserve"> </w:t>
      </w:r>
      <w:r>
        <w:rPr>
          <w:rFonts w:ascii="Georgia" w:hAnsi="Georgia" w:hint="cs"/>
          <w:lang w:bidi="th-TH"/>
        </w:rPr>
        <w:t>conservation in botanic gardens or gene bank</w:t>
      </w:r>
      <w:ins w:id="34" w:author="Jack Plummer" w:date="2022-10-20T18:52:00Z">
        <w:r w:rsidR="00447EFE">
          <w:rPr>
            <w:rFonts w:ascii="Georgia" w:hAnsi="Georgia"/>
            <w:lang w:bidi="th-TH"/>
          </w:rPr>
          <w:t>s</w:t>
        </w:r>
      </w:ins>
      <w:del w:id="35" w:author="Jack Plummer" w:date="2022-10-20T18:52:00Z">
        <w:r w:rsidDel="00447EFE">
          <w:rPr>
            <w:rFonts w:ascii="Georgia" w:hAnsi="Georgia" w:hint="cs"/>
            <w:lang w:bidi="th-TH"/>
          </w:rPr>
          <w:delText>.</w:delText>
        </w:r>
      </w:del>
      <w:r>
        <w:rPr>
          <w:rFonts w:ascii="Georgia" w:hAnsi="Georgia" w:hint="cs"/>
          <w:lang w:bidi="th-TH"/>
        </w:rPr>
        <w:t xml:space="preserve"> (BGCI </w:t>
      </w:r>
      <w:r>
        <w:rPr>
          <w:rFonts w:ascii="Georgia" w:hAnsi="Georgia" w:cs="Angsana New" w:hint="cs"/>
          <w:cs/>
          <w:lang w:bidi="th-TH"/>
        </w:rPr>
        <w:t>2022</w:t>
      </w:r>
      <w:r>
        <w:rPr>
          <w:rFonts w:ascii="Georgia" w:hAnsi="Georgia" w:hint="cs"/>
          <w:lang w:bidi="th-TH"/>
        </w:rPr>
        <w:t xml:space="preserve">, </w:t>
      </w:r>
      <w:proofErr w:type="spellStart"/>
      <w:r>
        <w:rPr>
          <w:rFonts w:ascii="Georgia" w:hAnsi="Georgia" w:hint="cs"/>
          <w:lang w:bidi="th-TH"/>
        </w:rPr>
        <w:t>Genesys</w:t>
      </w:r>
      <w:proofErr w:type="spellEnd"/>
      <w:r>
        <w:rPr>
          <w:rFonts w:ascii="Georgia" w:hAnsi="Georgia" w:hint="cs"/>
          <w:lang w:bidi="th-TH"/>
        </w:rPr>
        <w:t xml:space="preserve"> </w:t>
      </w:r>
      <w:r>
        <w:rPr>
          <w:rFonts w:ascii="Georgia" w:hAnsi="Georgia" w:cs="Angsana New" w:hint="cs"/>
          <w:cs/>
          <w:lang w:bidi="th-TH"/>
        </w:rPr>
        <w:t xml:space="preserve">2022). </w:t>
      </w:r>
      <w:r>
        <w:rPr>
          <w:rFonts w:ascii="Georgia" w:hAnsi="Georgia" w:hint="cs"/>
          <w:lang w:bidi="th-TH"/>
        </w:rPr>
        <w:t xml:space="preserve">This species has </w:t>
      </w:r>
      <w:ins w:id="36" w:author="Jack Plummer" w:date="2022-10-20T18:52:00Z">
        <w:r w:rsidR="00447EFE">
          <w:rPr>
            <w:rFonts w:ascii="Georgia" w:hAnsi="Georgia"/>
            <w:lang w:bidi="th-TH"/>
          </w:rPr>
          <w:t xml:space="preserve">only </w:t>
        </w:r>
      </w:ins>
      <w:r>
        <w:rPr>
          <w:rFonts w:ascii="Georgia" w:hAnsi="Georgia" w:hint="cs"/>
          <w:lang w:bidi="th-TH"/>
        </w:rPr>
        <w:t xml:space="preserve">been recorded from </w:t>
      </w:r>
      <w:del w:id="37" w:author="Jack Plummer" w:date="2022-10-20T18:52:00Z">
        <w:r w:rsidDel="00447EFE">
          <w:rPr>
            <w:rFonts w:ascii="Georgia" w:hAnsi="Georgia" w:hint="cs"/>
            <w:lang w:bidi="th-TH"/>
          </w:rPr>
          <w:delText>protected area across its range</w:delText>
        </w:r>
      </w:del>
      <w:proofErr w:type="spellStart"/>
      <w:ins w:id="38" w:author="Jack Plummer" w:date="2022-10-20T18:52:00Z">
        <w:r w:rsidR="00447EFE">
          <w:rPr>
            <w:rFonts w:ascii="Georgia" w:hAnsi="Georgia"/>
            <w:lang w:bidi="th-TH"/>
          </w:rPr>
          <w:t>Phu</w:t>
        </w:r>
        <w:proofErr w:type="spellEnd"/>
        <w:r w:rsidR="00447EFE">
          <w:rPr>
            <w:rFonts w:ascii="Georgia" w:hAnsi="Georgia"/>
            <w:lang w:bidi="th-TH"/>
          </w:rPr>
          <w:t xml:space="preserve"> </w:t>
        </w:r>
        <w:proofErr w:type="spellStart"/>
        <w:r w:rsidR="00447EFE">
          <w:rPr>
            <w:rFonts w:ascii="Georgia" w:hAnsi="Georgia"/>
            <w:lang w:bidi="th-TH"/>
          </w:rPr>
          <w:t>Langka</w:t>
        </w:r>
        <w:proofErr w:type="spellEnd"/>
        <w:r w:rsidR="00447EFE">
          <w:rPr>
            <w:rFonts w:ascii="Georgia" w:hAnsi="Georgia"/>
            <w:lang w:bidi="th-TH"/>
          </w:rPr>
          <w:t xml:space="preserve"> National Park</w:t>
        </w:r>
      </w:ins>
      <w:r>
        <w:rPr>
          <w:rFonts w:ascii="Georgia" w:hAnsi="Georgia" w:hint="cs"/>
          <w:lang w:bidi="th-TH"/>
        </w:rPr>
        <w:t>. As the species is not known to be represented in</w:t>
      </w:r>
      <w:r>
        <w:rPr>
          <w:rFonts w:ascii="Georgia" w:hAnsi="Georgia" w:cs="Angsana New" w:hint="cs"/>
          <w:cs/>
          <w:lang w:bidi="th-TH"/>
        </w:rPr>
        <w:t xml:space="preserve"> </w:t>
      </w:r>
      <w:r>
        <w:rPr>
          <w:rStyle w:val="Emphasis"/>
          <w:rFonts w:ascii="Georgia" w:hAnsi="Georgia" w:hint="cs"/>
          <w:lang w:bidi="th-TH"/>
        </w:rPr>
        <w:t>ex situ</w:t>
      </w:r>
      <w:r>
        <w:rPr>
          <w:rStyle w:val="Emphasis"/>
          <w:rFonts w:ascii="Georgia" w:hAnsi="Georgia" w:cs="Angsana New" w:hint="cs"/>
          <w:cs/>
          <w:lang w:bidi="th-TH"/>
        </w:rPr>
        <w:t xml:space="preserve"> </w:t>
      </w:r>
      <w:r>
        <w:rPr>
          <w:rFonts w:ascii="Georgia" w:hAnsi="Georgia" w:hint="cs"/>
          <w:lang w:bidi="th-TH"/>
        </w:rPr>
        <w:t>conservation, collection of germplasm from wild plants is recommended.</w:t>
      </w:r>
    </w:p>
    <w:p w14:paraId="6DF7DE8F" w14:textId="77777777" w:rsidR="00000000" w:rsidRDefault="00000000">
      <w:pPr>
        <w:pStyle w:val="Heading2"/>
        <w:divId w:val="233055322"/>
        <w:rPr>
          <w:rFonts w:ascii="Georgia" w:eastAsia="Times New Roman" w:hAnsi="Georgia" w:hint="cs"/>
          <w:sz w:val="27"/>
          <w:szCs w:val="27"/>
          <w:cs/>
          <w:lang w:bidi="th-TH"/>
        </w:rPr>
      </w:pPr>
      <w:r>
        <w:rPr>
          <w:rFonts w:ascii="Georgia" w:eastAsia="Times New Roman" w:hAnsi="Georgia" w:hint="cs"/>
          <w:sz w:val="27"/>
          <w:szCs w:val="27"/>
          <w:lang w:bidi="th-TH"/>
        </w:rPr>
        <w:t>Conservation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Actions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14"/>
        <w:gridCol w:w="6896"/>
      </w:tblGrid>
      <w:tr w:rsidR="00000000" w14:paraId="74215C91" w14:textId="77777777">
        <w:trPr>
          <w:divId w:val="233055322"/>
          <w:tblCellSpacing w:w="15" w:type="dxa"/>
        </w:trPr>
        <w:tc>
          <w:tcPr>
            <w:tcW w:w="0" w:type="auto"/>
            <w:tcBorders>
              <w:bottom w:val="single" w:sz="6" w:space="0" w:color="000000"/>
            </w:tcBorders>
            <w:shd w:val="clear" w:color="auto" w:fill="BBBBBB"/>
            <w:vAlign w:val="center"/>
            <w:hideMark/>
          </w:tcPr>
          <w:p w14:paraId="59220923"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9C560D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F81B5BB" w14:textId="77777777">
        <w:trPr>
          <w:divId w:val="233055322"/>
          <w:tblCellSpacing w:w="15" w:type="dxa"/>
        </w:trPr>
        <w:tc>
          <w:tcPr>
            <w:tcW w:w="0" w:type="auto"/>
            <w:vAlign w:val="center"/>
            <w:hideMark/>
          </w:tcPr>
          <w:p w14:paraId="3EE90A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D46C860" w14:textId="7D6CBBC6" w:rsidR="00000000" w:rsidRDefault="00447EFE">
            <w:pPr>
              <w:spacing w:after="75"/>
              <w:rPr>
                <w:rFonts w:ascii="Georgia" w:eastAsia="Times New Roman" w:hAnsi="Georgia"/>
                <w:sz w:val="18"/>
                <w:szCs w:val="18"/>
              </w:rPr>
            </w:pPr>
            <w:ins w:id="39" w:author="Jack Plummer" w:date="2022-10-20T18:52:00Z">
              <w:r>
                <w:rPr>
                  <w:rFonts w:ascii="Georgia" w:eastAsia="Times New Roman" w:hAnsi="Georgia"/>
                  <w:sz w:val="18"/>
                  <w:szCs w:val="18"/>
                </w:rPr>
                <w:t>O</w:t>
              </w:r>
              <w:r w:rsidRPr="00447EFE">
                <w:rPr>
                  <w:rFonts w:ascii="Georgia" w:eastAsia="Times New Roman" w:hAnsi="Georgia"/>
                  <w:sz w:val="18"/>
                  <w:szCs w:val="18"/>
                </w:rPr>
                <w:t xml:space="preserve">nly recorded from </w:t>
              </w:r>
              <w:proofErr w:type="spellStart"/>
              <w:r w:rsidRPr="00447EFE">
                <w:rPr>
                  <w:rFonts w:ascii="Georgia" w:eastAsia="Times New Roman" w:hAnsi="Georgia"/>
                  <w:sz w:val="18"/>
                  <w:szCs w:val="18"/>
                </w:rPr>
                <w:t>Phu</w:t>
              </w:r>
              <w:proofErr w:type="spellEnd"/>
              <w:r w:rsidRPr="00447EFE">
                <w:rPr>
                  <w:rFonts w:ascii="Georgia" w:eastAsia="Times New Roman" w:hAnsi="Georgia"/>
                  <w:sz w:val="18"/>
                  <w:szCs w:val="18"/>
                </w:rPr>
                <w:t xml:space="preserve"> </w:t>
              </w:r>
              <w:proofErr w:type="spellStart"/>
              <w:r w:rsidRPr="00447EFE">
                <w:rPr>
                  <w:rFonts w:ascii="Georgia" w:eastAsia="Times New Roman" w:hAnsi="Georgia"/>
                  <w:sz w:val="18"/>
                  <w:szCs w:val="18"/>
                </w:rPr>
                <w:t>Langka</w:t>
              </w:r>
              <w:proofErr w:type="spellEnd"/>
              <w:r w:rsidRPr="00447EFE">
                <w:rPr>
                  <w:rFonts w:ascii="Georgia" w:eastAsia="Times New Roman" w:hAnsi="Georgia"/>
                  <w:sz w:val="18"/>
                  <w:szCs w:val="18"/>
                </w:rPr>
                <w:t xml:space="preserve"> National Park</w:t>
              </w:r>
              <w:r>
                <w:rPr>
                  <w:rFonts w:ascii="Georgia" w:eastAsia="Times New Roman" w:hAnsi="Georgia"/>
                  <w:sz w:val="18"/>
                  <w:szCs w:val="18"/>
                </w:rPr>
                <w:t>.</w:t>
              </w:r>
            </w:ins>
            <w:del w:id="40" w:author="Jack Plummer" w:date="2022-10-20T18:52:00Z">
              <w:r w:rsidR="00000000" w:rsidDel="00447EFE">
                <w:rPr>
                  <w:rFonts w:ascii="Georgia" w:eastAsia="Times New Roman" w:hAnsi="Georgia"/>
                  <w:sz w:val="18"/>
                  <w:szCs w:val="18"/>
                </w:rPr>
                <w:delText>Recorded from protected area across its range.</w:delText>
              </w:r>
            </w:del>
          </w:p>
        </w:tc>
      </w:tr>
    </w:tbl>
    <w:p w14:paraId="5E25C33D" w14:textId="77777777" w:rsidR="00000000" w:rsidRDefault="00000000">
      <w:pPr>
        <w:divId w:val="233055322"/>
        <w:rPr>
          <w:rFonts w:ascii="Georgia" w:eastAsia="Times New Roman" w:hAnsi="Georgia"/>
          <w:vanish/>
          <w:sz w:val="18"/>
          <w:szCs w:val="18"/>
          <w:cs/>
          <w:lang w:bidi="th-TH"/>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1"/>
        <w:gridCol w:w="6609"/>
      </w:tblGrid>
      <w:tr w:rsidR="00000000" w14:paraId="391C96A2" w14:textId="77777777">
        <w:trPr>
          <w:divId w:val="233055322"/>
          <w:tblCellSpacing w:w="15" w:type="dxa"/>
        </w:trPr>
        <w:tc>
          <w:tcPr>
            <w:tcW w:w="0" w:type="auto"/>
            <w:tcBorders>
              <w:bottom w:val="single" w:sz="6" w:space="0" w:color="000000"/>
            </w:tcBorders>
            <w:shd w:val="clear" w:color="auto" w:fill="BBBBBB"/>
            <w:vAlign w:val="center"/>
            <w:hideMark/>
          </w:tcPr>
          <w:p w14:paraId="69BFE22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01551BE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265F1C1" w14:textId="77777777">
        <w:trPr>
          <w:divId w:val="233055322"/>
          <w:tblCellSpacing w:w="15" w:type="dxa"/>
        </w:trPr>
        <w:tc>
          <w:tcPr>
            <w:tcW w:w="0" w:type="auto"/>
            <w:vAlign w:val="center"/>
            <w:hideMark/>
          </w:tcPr>
          <w:p w14:paraId="18CB884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5338501B" w14:textId="4F471A70" w:rsidR="00000000" w:rsidRDefault="00000000">
            <w:pPr>
              <w:spacing w:after="75"/>
              <w:rPr>
                <w:rFonts w:ascii="Georgia" w:eastAsia="Times New Roman" w:hAnsi="Georgia"/>
                <w:sz w:val="18"/>
                <w:szCs w:val="18"/>
              </w:rPr>
            </w:pPr>
            <w:r>
              <w:rPr>
                <w:rFonts w:ascii="Georgia" w:eastAsia="Times New Roman" w:hAnsi="Georgia"/>
                <w:sz w:val="18"/>
                <w:szCs w:val="18"/>
              </w:rPr>
              <w:t>Not known to be represented in ex situ conservation in botanic gardens or gene bank</w:t>
            </w:r>
            <w:ins w:id="41" w:author="Jack Plummer" w:date="2022-10-20T18:53:00Z">
              <w:r w:rsidR="00447EFE">
                <w:rPr>
                  <w:rFonts w:ascii="Georgia" w:eastAsia="Times New Roman" w:hAnsi="Georgia"/>
                  <w:sz w:val="18"/>
                  <w:szCs w:val="18"/>
                </w:rPr>
                <w:t>s</w:t>
              </w:r>
            </w:ins>
            <w:r>
              <w:rPr>
                <w:rFonts w:ascii="Georgia" w:eastAsia="Times New Roman" w:hAnsi="Georgia"/>
                <w:sz w:val="18"/>
                <w:szCs w:val="18"/>
              </w:rPr>
              <w:t xml:space="preserve"> (BGCI 2022, </w:t>
            </w:r>
            <w:proofErr w:type="spellStart"/>
            <w:r>
              <w:rPr>
                <w:rFonts w:ascii="Georgia" w:eastAsia="Times New Roman" w:hAnsi="Georgia"/>
                <w:sz w:val="18"/>
                <w:szCs w:val="18"/>
              </w:rPr>
              <w:t>Genes</w:t>
            </w:r>
            <w:ins w:id="42" w:author="Jack Plummer" w:date="2022-10-20T18:53:00Z">
              <w:r w:rsidR="00447EFE">
                <w:rPr>
                  <w:rFonts w:ascii="Georgia" w:eastAsia="Times New Roman" w:hAnsi="Georgia"/>
                  <w:sz w:val="18"/>
                  <w:szCs w:val="18"/>
                </w:rPr>
                <w:t>y</w:t>
              </w:r>
            </w:ins>
            <w:del w:id="43" w:author="Jack Plummer" w:date="2022-10-20T18:53:00Z">
              <w:r w:rsidDel="00447EFE">
                <w:rPr>
                  <w:rFonts w:ascii="Georgia" w:eastAsia="Times New Roman" w:hAnsi="Georgia"/>
                  <w:sz w:val="18"/>
                  <w:szCs w:val="18"/>
                </w:rPr>
                <w:delText>t</w:delText>
              </w:r>
            </w:del>
            <w:r>
              <w:rPr>
                <w:rFonts w:ascii="Georgia" w:eastAsia="Times New Roman" w:hAnsi="Georgia"/>
                <w:sz w:val="18"/>
                <w:szCs w:val="18"/>
              </w:rPr>
              <w:t>s</w:t>
            </w:r>
            <w:proofErr w:type="spellEnd"/>
            <w:r>
              <w:rPr>
                <w:rFonts w:ascii="Georgia" w:eastAsia="Times New Roman" w:hAnsi="Georgia"/>
                <w:sz w:val="18"/>
                <w:szCs w:val="18"/>
              </w:rPr>
              <w:t xml:space="preserve"> 2022).</w:t>
            </w:r>
          </w:p>
        </w:tc>
      </w:tr>
    </w:tbl>
    <w:p w14:paraId="0BF839B4" w14:textId="77777777" w:rsidR="00000000" w:rsidRDefault="00000000">
      <w:pPr>
        <w:pStyle w:val="Heading2"/>
        <w:divId w:val="233055322"/>
        <w:rPr>
          <w:rFonts w:ascii="Georgia" w:eastAsia="Times New Roman" w:hAnsi="Georgia"/>
          <w:sz w:val="27"/>
          <w:szCs w:val="27"/>
          <w:lang w:bidi="th-TH"/>
        </w:rPr>
      </w:pPr>
      <w:r>
        <w:rPr>
          <w:rFonts w:ascii="Georgia" w:eastAsia="Times New Roman" w:hAnsi="Georgia" w:hint="cs"/>
          <w:sz w:val="27"/>
          <w:szCs w:val="27"/>
          <w:lang w:bidi="th-TH"/>
        </w:rPr>
        <w:t>Important</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Conservation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Actions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0A7BE609" w14:textId="77777777">
        <w:trPr>
          <w:divId w:val="233055322"/>
          <w:tblCellSpacing w:w="15" w:type="dxa"/>
        </w:trPr>
        <w:tc>
          <w:tcPr>
            <w:tcW w:w="0" w:type="auto"/>
            <w:tcBorders>
              <w:bottom w:val="single" w:sz="6" w:space="0" w:color="000000"/>
            </w:tcBorders>
            <w:shd w:val="clear" w:color="auto" w:fill="BBBBBB"/>
            <w:vAlign w:val="center"/>
            <w:hideMark/>
          </w:tcPr>
          <w:p w14:paraId="4CCA77E5"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E666D4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CEC6E06" w14:textId="77777777">
        <w:trPr>
          <w:divId w:val="233055322"/>
          <w:tblCellSpacing w:w="15" w:type="dxa"/>
        </w:trPr>
        <w:tc>
          <w:tcPr>
            <w:tcW w:w="0" w:type="auto"/>
            <w:tcBorders>
              <w:bottom w:val="single" w:sz="6" w:space="0" w:color="CCCCCC"/>
            </w:tcBorders>
            <w:vAlign w:val="center"/>
            <w:hideMark/>
          </w:tcPr>
          <w:p w14:paraId="4E34B08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5665DD6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EC3899A" w14:textId="77777777">
        <w:trPr>
          <w:divId w:val="233055322"/>
          <w:tblCellSpacing w:w="15" w:type="dxa"/>
        </w:trPr>
        <w:tc>
          <w:tcPr>
            <w:tcW w:w="0" w:type="auto"/>
            <w:tcBorders>
              <w:bottom w:val="single" w:sz="6" w:space="0" w:color="CCCCCC"/>
            </w:tcBorders>
            <w:vAlign w:val="center"/>
            <w:hideMark/>
          </w:tcPr>
          <w:p w14:paraId="3545A45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4BBE4E0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EB175B7" w14:textId="77777777">
        <w:trPr>
          <w:divId w:val="233055322"/>
          <w:tblCellSpacing w:w="15" w:type="dxa"/>
        </w:trPr>
        <w:tc>
          <w:tcPr>
            <w:tcW w:w="0" w:type="auto"/>
            <w:tcBorders>
              <w:bottom w:val="single" w:sz="6" w:space="0" w:color="CCCCCC"/>
            </w:tcBorders>
            <w:vAlign w:val="center"/>
            <w:hideMark/>
          </w:tcPr>
          <w:p w14:paraId="0E82C1D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495360B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D8F9D48" w14:textId="77777777">
        <w:trPr>
          <w:divId w:val="233055322"/>
          <w:tblCellSpacing w:w="15" w:type="dxa"/>
        </w:trPr>
        <w:tc>
          <w:tcPr>
            <w:tcW w:w="0" w:type="auto"/>
            <w:tcBorders>
              <w:bottom w:val="single" w:sz="6" w:space="0" w:color="CCCCCC"/>
            </w:tcBorders>
            <w:vAlign w:val="center"/>
            <w:hideMark/>
          </w:tcPr>
          <w:p w14:paraId="18FDBA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58E03C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991ACEB" w14:textId="77777777" w:rsidR="00000000" w:rsidRDefault="00000000">
      <w:pPr>
        <w:pStyle w:val="Heading2"/>
        <w:divId w:val="233055322"/>
        <w:rPr>
          <w:rFonts w:ascii="Georgia" w:eastAsia="Times New Roman" w:hAnsi="Georgia"/>
          <w:sz w:val="27"/>
          <w:szCs w:val="27"/>
          <w:lang w:bidi="th-TH"/>
        </w:rPr>
      </w:pPr>
      <w:r>
        <w:rPr>
          <w:rFonts w:ascii="Georgia" w:eastAsia="Times New Roman" w:hAnsi="Georgia" w:hint="cs"/>
          <w:sz w:val="27"/>
          <w:szCs w:val="27"/>
          <w:lang w:bidi="th-TH"/>
        </w:rPr>
        <w:t>Research</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0C106441" w14:textId="77777777">
        <w:trPr>
          <w:divId w:val="233055322"/>
          <w:tblCellSpacing w:w="15" w:type="dxa"/>
        </w:trPr>
        <w:tc>
          <w:tcPr>
            <w:tcW w:w="0" w:type="auto"/>
            <w:tcBorders>
              <w:bottom w:val="single" w:sz="6" w:space="0" w:color="000000"/>
            </w:tcBorders>
            <w:shd w:val="clear" w:color="auto" w:fill="BBBBBB"/>
            <w:vAlign w:val="center"/>
            <w:hideMark/>
          </w:tcPr>
          <w:p w14:paraId="64A3A470"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74E83A4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7A33484" w14:textId="77777777">
        <w:trPr>
          <w:divId w:val="233055322"/>
          <w:tblCellSpacing w:w="15" w:type="dxa"/>
        </w:trPr>
        <w:tc>
          <w:tcPr>
            <w:tcW w:w="0" w:type="auto"/>
            <w:tcBorders>
              <w:bottom w:val="single" w:sz="6" w:space="0" w:color="CCCCCC"/>
            </w:tcBorders>
            <w:vAlign w:val="center"/>
            <w:hideMark/>
          </w:tcPr>
          <w:p w14:paraId="6BE2B66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37C6E5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A3F1FEF" w14:textId="77777777">
        <w:trPr>
          <w:divId w:val="233055322"/>
          <w:tblCellSpacing w:w="15" w:type="dxa"/>
        </w:trPr>
        <w:tc>
          <w:tcPr>
            <w:tcW w:w="0" w:type="auto"/>
            <w:tcBorders>
              <w:bottom w:val="single" w:sz="6" w:space="0" w:color="CCCCCC"/>
            </w:tcBorders>
            <w:vAlign w:val="center"/>
            <w:hideMark/>
          </w:tcPr>
          <w:p w14:paraId="1B22652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118E46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362F2BD" w14:textId="77777777">
        <w:trPr>
          <w:divId w:val="233055322"/>
          <w:tblCellSpacing w:w="15" w:type="dxa"/>
        </w:trPr>
        <w:tc>
          <w:tcPr>
            <w:tcW w:w="0" w:type="auto"/>
            <w:tcBorders>
              <w:bottom w:val="single" w:sz="6" w:space="0" w:color="CCCCCC"/>
            </w:tcBorders>
            <w:vAlign w:val="center"/>
            <w:hideMark/>
          </w:tcPr>
          <w:p w14:paraId="02B8D82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0849698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AA8006F" w14:textId="77777777">
        <w:trPr>
          <w:divId w:val="233055322"/>
          <w:tblCellSpacing w:w="15" w:type="dxa"/>
        </w:trPr>
        <w:tc>
          <w:tcPr>
            <w:tcW w:w="0" w:type="auto"/>
            <w:tcBorders>
              <w:bottom w:val="single" w:sz="6" w:space="0" w:color="CCCCCC"/>
            </w:tcBorders>
            <w:vAlign w:val="center"/>
            <w:hideMark/>
          </w:tcPr>
          <w:p w14:paraId="0606DCB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504E65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A2595B7" w14:textId="77777777" w:rsidR="00000000" w:rsidRDefault="00000000">
      <w:pPr>
        <w:pStyle w:val="Heading1"/>
        <w:divId w:val="580874672"/>
        <w:rPr>
          <w:rFonts w:ascii="Georgia" w:eastAsia="Times New Roman" w:hAnsi="Georgia"/>
          <w:sz w:val="29"/>
          <w:szCs w:val="29"/>
          <w:lang w:bidi="th-TH"/>
        </w:rPr>
      </w:pPr>
      <w:r>
        <w:rPr>
          <w:rFonts w:ascii="Georgia" w:eastAsia="Times New Roman" w:hAnsi="Georgia" w:hint="cs"/>
          <w:sz w:val="29"/>
          <w:szCs w:val="29"/>
          <w:lang w:bidi="th-TH"/>
        </w:rPr>
        <w:lastRenderedPageBreak/>
        <w:t>Ecosystem Services</w:t>
      </w:r>
    </w:p>
    <w:p w14:paraId="1EED5CD5" w14:textId="77777777" w:rsidR="00000000" w:rsidRDefault="00000000">
      <w:pPr>
        <w:pStyle w:val="Heading2"/>
        <w:divId w:val="580874672"/>
        <w:rPr>
          <w:rFonts w:ascii="Georgia" w:eastAsia="Times New Roman" w:hAnsi="Georgia" w:hint="cs"/>
          <w:sz w:val="27"/>
          <w:szCs w:val="27"/>
          <w:cs/>
          <w:lang w:bidi="th-TH"/>
        </w:rPr>
      </w:pPr>
      <w:r>
        <w:rPr>
          <w:rFonts w:ascii="Georgia" w:eastAsia="Times New Roman" w:hAnsi="Georgia" w:hint="cs"/>
          <w:sz w:val="27"/>
          <w:szCs w:val="27"/>
          <w:lang w:bidi="th-TH"/>
        </w:rPr>
        <w:t>Ecosystem</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Services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Provided by the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1C6273D1" w14:textId="77777777">
        <w:trPr>
          <w:divId w:val="580874672"/>
          <w:tblCellSpacing w:w="15" w:type="dxa"/>
        </w:trPr>
        <w:tc>
          <w:tcPr>
            <w:tcW w:w="0" w:type="auto"/>
            <w:tcBorders>
              <w:bottom w:val="single" w:sz="6" w:space="0" w:color="000000"/>
            </w:tcBorders>
            <w:shd w:val="clear" w:color="auto" w:fill="BBBBBB"/>
            <w:vAlign w:val="center"/>
            <w:hideMark/>
          </w:tcPr>
          <w:p w14:paraId="130F1892"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452E4D90"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4B35A9A1" w14:textId="77777777">
        <w:trPr>
          <w:divId w:val="580874672"/>
          <w:tblCellSpacing w:w="15" w:type="dxa"/>
        </w:trPr>
        <w:tc>
          <w:tcPr>
            <w:tcW w:w="0" w:type="auto"/>
            <w:vAlign w:val="center"/>
            <w:hideMark/>
          </w:tcPr>
          <w:p w14:paraId="0801DEF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AD43D0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4B963E5" w14:textId="77777777" w:rsidR="00000000" w:rsidRDefault="00000000">
      <w:pPr>
        <w:pStyle w:val="Heading1"/>
        <w:rPr>
          <w:rFonts w:ascii="Georgia" w:eastAsia="Times New Roman" w:hAnsi="Georgia"/>
          <w:sz w:val="29"/>
          <w:szCs w:val="29"/>
          <w:lang w:bidi="th-TH"/>
        </w:rPr>
      </w:pPr>
      <w:r>
        <w:rPr>
          <w:rFonts w:ascii="Georgia" w:eastAsia="Times New Roman" w:hAnsi="Georgia" w:hint="cs"/>
          <w:sz w:val="29"/>
          <w:szCs w:val="29"/>
          <w:lang w:bidi="th-TH"/>
        </w:rPr>
        <w:t>Bibliography</w:t>
      </w:r>
    </w:p>
    <w:p w14:paraId="373A434D" w14:textId="77777777" w:rsidR="00000000" w:rsidRDefault="00000000">
      <w:pPr>
        <w:pStyle w:val="NormalWeb"/>
        <w:divId w:val="149563258"/>
        <w:rPr>
          <w:rFonts w:ascii="Georgia" w:hAnsi="Georgia" w:hint="cs"/>
          <w:cs/>
          <w:lang w:bidi="th-TH"/>
        </w:rPr>
      </w:pPr>
      <w:r>
        <w:rPr>
          <w:rFonts w:ascii="Georgia" w:hAnsi="Georgia" w:hint="cs"/>
          <w:lang w:bidi="th-TH"/>
        </w:rPr>
        <w:t xml:space="preserve">BGCI. </w:t>
      </w:r>
      <w:r>
        <w:rPr>
          <w:rFonts w:ascii="Georgia" w:hAnsi="Georgia" w:cs="Angsana New" w:hint="cs"/>
          <w:cs/>
          <w:lang w:bidi="th-TH"/>
        </w:rPr>
        <w:t xml:space="preserve">2022. </w:t>
      </w:r>
      <w:r>
        <w:rPr>
          <w:rFonts w:ascii="Georgia" w:hAnsi="Georgia" w:hint="cs"/>
          <w:lang w:bidi="th-TH"/>
        </w:rPr>
        <w:t xml:space="preserve">Botanic Gardens Conservation International (BGCI) - </w:t>
      </w:r>
      <w:proofErr w:type="spellStart"/>
      <w:r>
        <w:rPr>
          <w:rFonts w:ascii="Georgia" w:hAnsi="Georgia" w:hint="cs"/>
          <w:lang w:bidi="th-TH"/>
        </w:rPr>
        <w:t>PlantSearch</w:t>
      </w:r>
      <w:proofErr w:type="spellEnd"/>
      <w:r>
        <w:rPr>
          <w:rFonts w:ascii="Georgia" w:hAnsi="Georgia" w:hint="cs"/>
          <w:lang w:bidi="th-TH"/>
        </w:rPr>
        <w:t>. Available at:</w:t>
      </w:r>
      <w:r>
        <w:rPr>
          <w:rFonts w:ascii="Georgia" w:hAnsi="Georgia" w:cs="Angsana New" w:hint="cs"/>
          <w:cs/>
          <w:lang w:bidi="th-TH"/>
        </w:rPr>
        <w:t xml:space="preserve"> </w:t>
      </w:r>
      <w:hyperlink r:id="rId9" w:history="1">
        <w:r>
          <w:rPr>
            <w:rStyle w:val="Hyperlink"/>
            <w:rFonts w:ascii="Georgia" w:hAnsi="Georgia" w:hint="cs"/>
            <w:lang w:bidi="th-TH"/>
          </w:rPr>
          <w:t>https://tools.bgci.org/plant_search.php</w:t>
        </w:r>
      </w:hyperlink>
      <w:r>
        <w:rPr>
          <w:rFonts w:ascii="Georgia" w:hAnsi="Georgia" w:cs="Angsana New" w:hint="cs"/>
          <w:cs/>
          <w:lang w:bidi="th-TH"/>
        </w:rPr>
        <w:t xml:space="preserve">. </w:t>
      </w:r>
    </w:p>
    <w:p w14:paraId="5134A528" w14:textId="77777777" w:rsidR="00000000" w:rsidRDefault="00000000">
      <w:pPr>
        <w:pStyle w:val="NormalWeb"/>
        <w:divId w:val="149563258"/>
        <w:rPr>
          <w:rFonts w:ascii="Georgia" w:hAnsi="Georgia" w:hint="cs"/>
          <w:cs/>
          <w:lang w:bidi="th-TH"/>
        </w:rPr>
      </w:pPr>
      <w:r>
        <w:rPr>
          <w:rFonts w:ascii="Georgia" w:hAnsi="Georgia" w:hint="cs"/>
          <w:lang w:bidi="th-TH"/>
        </w:rPr>
        <w:t xml:space="preserve">Bachman, S., Moat, J., Hill, A., de la Torre, J. and Scot, B. </w:t>
      </w:r>
      <w:r>
        <w:rPr>
          <w:rFonts w:ascii="Georgia" w:hAnsi="Georgia" w:cs="Angsana New" w:hint="cs"/>
          <w:cs/>
          <w:lang w:bidi="th-TH"/>
        </w:rPr>
        <w:t xml:space="preserve">2011. </w:t>
      </w:r>
      <w:r>
        <w:rPr>
          <w:rFonts w:ascii="Georgia" w:hAnsi="Georgia" w:hint="cs"/>
          <w:lang w:bidi="th-TH"/>
        </w:rPr>
        <w:t xml:space="preserve">Supporting Red List threat assessments with </w:t>
      </w:r>
      <w:proofErr w:type="spellStart"/>
      <w:r>
        <w:rPr>
          <w:rFonts w:ascii="Georgia" w:hAnsi="Georgia" w:hint="cs"/>
          <w:lang w:bidi="th-TH"/>
        </w:rPr>
        <w:t>GeoCAT</w:t>
      </w:r>
      <w:proofErr w:type="spellEnd"/>
      <w:r>
        <w:rPr>
          <w:rFonts w:ascii="Georgia" w:hAnsi="Georgia" w:hint="cs"/>
          <w:lang w:bidi="th-TH"/>
        </w:rPr>
        <w:t>: Geospatial Conservation Assessment Tool.</w:t>
      </w:r>
      <w:r>
        <w:rPr>
          <w:rFonts w:ascii="Georgia" w:hAnsi="Georgia" w:cs="Angsana New" w:hint="cs"/>
          <w:cs/>
          <w:lang w:bidi="th-TH"/>
        </w:rPr>
        <w:t xml:space="preserve"> </w:t>
      </w:r>
      <w:proofErr w:type="spellStart"/>
      <w:r>
        <w:rPr>
          <w:rFonts w:ascii="Georgia" w:hAnsi="Georgia" w:hint="cs"/>
          <w:i/>
          <w:iCs/>
          <w:lang w:bidi="th-TH"/>
        </w:rPr>
        <w:t>ZooKeys</w:t>
      </w:r>
      <w:proofErr w:type="spellEnd"/>
      <w:r>
        <w:rPr>
          <w:rFonts w:ascii="Georgia" w:hAnsi="Georgia" w:cs="Angsana New" w:hint="cs"/>
          <w:cs/>
          <w:lang w:bidi="th-TH"/>
        </w:rPr>
        <w:t xml:space="preserve"> 150: 117-126.</w:t>
      </w:r>
    </w:p>
    <w:p w14:paraId="6BB0D49B" w14:textId="77777777" w:rsidR="00000000" w:rsidRDefault="00000000">
      <w:pPr>
        <w:pStyle w:val="NormalWeb"/>
        <w:divId w:val="149563258"/>
        <w:rPr>
          <w:rFonts w:ascii="Georgia" w:hAnsi="Georgia" w:hint="cs"/>
          <w:cs/>
          <w:lang w:bidi="th-TH"/>
        </w:rPr>
      </w:pPr>
      <w:proofErr w:type="spellStart"/>
      <w:r>
        <w:rPr>
          <w:rFonts w:ascii="Georgia" w:hAnsi="Georgia" w:hint="cs"/>
          <w:lang w:bidi="th-TH"/>
        </w:rPr>
        <w:t>Genesys</w:t>
      </w:r>
      <w:proofErr w:type="spellEnd"/>
      <w:r>
        <w:rPr>
          <w:rFonts w:ascii="Georgia" w:hAnsi="Georgia" w:hint="cs"/>
          <w:lang w:bidi="th-TH"/>
        </w:rPr>
        <w:t xml:space="preserve">. </w:t>
      </w:r>
      <w:r>
        <w:rPr>
          <w:rFonts w:ascii="Georgia" w:hAnsi="Georgia" w:cs="Angsana New" w:hint="cs"/>
          <w:cs/>
          <w:lang w:bidi="th-TH"/>
        </w:rPr>
        <w:t xml:space="preserve">2022. </w:t>
      </w:r>
      <w:proofErr w:type="spellStart"/>
      <w:r>
        <w:rPr>
          <w:rFonts w:ascii="Georgia" w:hAnsi="Georgia" w:hint="cs"/>
          <w:lang w:bidi="th-TH"/>
        </w:rPr>
        <w:t>Genesys</w:t>
      </w:r>
      <w:proofErr w:type="spellEnd"/>
      <w:r>
        <w:rPr>
          <w:rFonts w:ascii="Georgia" w:hAnsi="Georgia" w:hint="cs"/>
          <w:lang w:bidi="th-TH"/>
        </w:rPr>
        <w:t xml:space="preserve"> Global Portal on Plant Genetic Resources. Available at:</w:t>
      </w:r>
      <w:r>
        <w:rPr>
          <w:rFonts w:ascii="Georgia" w:hAnsi="Georgia" w:cs="Angsana New" w:hint="cs"/>
          <w:cs/>
          <w:lang w:bidi="th-TH"/>
        </w:rPr>
        <w:t xml:space="preserve"> </w:t>
      </w:r>
      <w:hyperlink r:id="rId10" w:history="1">
        <w:r>
          <w:rPr>
            <w:rStyle w:val="Hyperlink"/>
            <w:rFonts w:ascii="Georgia" w:hAnsi="Georgia" w:hint="cs"/>
            <w:lang w:bidi="th-TH"/>
          </w:rPr>
          <w:t>https://www.genesys-pgr.org/</w:t>
        </w:r>
      </w:hyperlink>
      <w:r>
        <w:rPr>
          <w:rFonts w:ascii="Georgia" w:hAnsi="Georgia" w:cs="Angsana New" w:hint="cs"/>
          <w:cs/>
          <w:lang w:bidi="th-TH"/>
        </w:rPr>
        <w:t xml:space="preserve">. </w:t>
      </w:r>
    </w:p>
    <w:p w14:paraId="79D93FC8" w14:textId="77777777" w:rsidR="00000000" w:rsidRDefault="00000000">
      <w:pPr>
        <w:pStyle w:val="NormalWeb"/>
        <w:divId w:val="149563258"/>
        <w:rPr>
          <w:rFonts w:ascii="Georgia" w:hAnsi="Georgia" w:hint="cs"/>
          <w:cs/>
          <w:lang w:bidi="th-TH"/>
        </w:rPr>
      </w:pPr>
      <w:commentRangeStart w:id="44"/>
      <w:r>
        <w:rPr>
          <w:rFonts w:ascii="Georgia" w:hAnsi="Georgia" w:hint="cs"/>
          <w:lang w:bidi="th-TH"/>
        </w:rPr>
        <w:t xml:space="preserve">POWO. </w:t>
      </w:r>
      <w:r>
        <w:rPr>
          <w:rFonts w:ascii="Georgia" w:hAnsi="Georgia" w:cs="Angsana New" w:hint="cs"/>
          <w:cs/>
          <w:lang w:bidi="th-TH"/>
        </w:rPr>
        <w:t xml:space="preserve">2022. </w:t>
      </w:r>
      <w:r>
        <w:rPr>
          <w:rFonts w:ascii="Georgia" w:hAnsi="Georgia" w:hint="cs"/>
          <w:lang w:bidi="th-TH"/>
        </w:rPr>
        <w:t xml:space="preserve">Plants of the World Online. Facilitated by the Royal Botanic Gardens, Kew. Available at: http://powo.science.kew.org/. (Accessed: </w:t>
      </w:r>
      <w:r>
        <w:rPr>
          <w:rFonts w:ascii="Georgia" w:hAnsi="Georgia" w:cs="Angsana New" w:hint="cs"/>
          <w:cs/>
          <w:lang w:bidi="th-TH"/>
        </w:rPr>
        <w:t>2022).</w:t>
      </w:r>
    </w:p>
    <w:p w14:paraId="1E70D711" w14:textId="77777777" w:rsidR="00B373EA" w:rsidRDefault="00000000">
      <w:pPr>
        <w:pStyle w:val="NormalWeb"/>
        <w:divId w:val="149563258"/>
        <w:rPr>
          <w:rFonts w:ascii="Georgia" w:hAnsi="Georgia" w:hint="cs"/>
          <w:cs/>
          <w:lang w:bidi="th-TH"/>
        </w:rPr>
      </w:pPr>
      <w:r>
        <w:rPr>
          <w:rFonts w:ascii="Georgia" w:hAnsi="Georgia" w:hint="cs"/>
          <w:lang w:bidi="th-TH"/>
        </w:rPr>
        <w:t xml:space="preserve">Puglisi, </w:t>
      </w:r>
      <w:proofErr w:type="gramStart"/>
      <w:r>
        <w:rPr>
          <w:rFonts w:ascii="Georgia" w:hAnsi="Georgia" w:hint="cs"/>
          <w:lang w:bidi="th-TH"/>
        </w:rPr>
        <w:t>C.</w:t>
      </w:r>
      <w:proofErr w:type="gramEnd"/>
      <w:r>
        <w:rPr>
          <w:rFonts w:ascii="Georgia" w:hAnsi="Georgia" w:hint="cs"/>
          <w:lang w:bidi="th-TH"/>
        </w:rPr>
        <w:t xml:space="preserve"> and Middleton, D.J. </w:t>
      </w:r>
      <w:r>
        <w:rPr>
          <w:rFonts w:ascii="Georgia" w:hAnsi="Georgia" w:cs="Angsana New" w:hint="cs"/>
          <w:cs/>
          <w:lang w:bidi="th-TH"/>
        </w:rPr>
        <w:t xml:space="preserve">2017. </w:t>
      </w:r>
      <w:r>
        <w:rPr>
          <w:rFonts w:ascii="Georgia" w:hAnsi="Georgia" w:hint="cs"/>
          <w:lang w:bidi="th-TH"/>
        </w:rPr>
        <w:t xml:space="preserve">A revision of </w:t>
      </w:r>
      <w:proofErr w:type="spellStart"/>
      <w:r>
        <w:rPr>
          <w:rFonts w:ascii="Georgia" w:hAnsi="Georgia" w:hint="cs"/>
          <w:lang w:bidi="th-TH"/>
        </w:rPr>
        <w:t>Microchirita</w:t>
      </w:r>
      <w:proofErr w:type="spellEnd"/>
      <w:r>
        <w:rPr>
          <w:rFonts w:ascii="Georgia" w:hAnsi="Georgia" w:hint="cs"/>
          <w:lang w:bidi="th-TH"/>
        </w:rPr>
        <w:t xml:space="preserve"> (</w:t>
      </w:r>
      <w:proofErr w:type="spellStart"/>
      <w:r>
        <w:rPr>
          <w:rFonts w:ascii="Georgia" w:hAnsi="Georgia" w:hint="cs"/>
          <w:lang w:bidi="th-TH"/>
        </w:rPr>
        <w:t>Gesneriaceae</w:t>
      </w:r>
      <w:proofErr w:type="spellEnd"/>
      <w:r>
        <w:rPr>
          <w:rFonts w:ascii="Georgia" w:hAnsi="Georgia" w:hint="cs"/>
          <w:lang w:bidi="th-TH"/>
        </w:rPr>
        <w:t>) in Thailand.</w:t>
      </w:r>
      <w:r>
        <w:rPr>
          <w:rFonts w:ascii="Georgia" w:hAnsi="Georgia" w:cs="Angsana New" w:hint="cs"/>
          <w:cs/>
          <w:lang w:bidi="th-TH"/>
        </w:rPr>
        <w:t xml:space="preserve"> </w:t>
      </w:r>
      <w:r>
        <w:rPr>
          <w:rFonts w:ascii="Georgia" w:hAnsi="Georgia" w:hint="cs"/>
          <w:i/>
          <w:iCs/>
          <w:lang w:bidi="th-TH"/>
        </w:rPr>
        <w:t>Gardens' Bulletin Singapore</w:t>
      </w:r>
      <w:r>
        <w:rPr>
          <w:rFonts w:ascii="Georgia" w:hAnsi="Georgia" w:cs="Angsana New" w:hint="cs"/>
          <w:cs/>
          <w:lang w:bidi="th-TH"/>
        </w:rPr>
        <w:t xml:space="preserve"> 69(2): 211–284.</w:t>
      </w:r>
      <w:commentRangeEnd w:id="44"/>
      <w:r w:rsidR="00447EFE">
        <w:rPr>
          <w:rStyle w:val="CommentReference"/>
        </w:rPr>
        <w:commentReference w:id="44"/>
      </w:r>
    </w:p>
    <w:sectPr w:rsidR="00B373E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10-20T18:47:00Z" w:initials="JP">
    <w:p w14:paraId="2EFE6E19" w14:textId="77777777" w:rsidR="00447EFE" w:rsidRDefault="00447EFE" w:rsidP="00023806">
      <w:pPr>
        <w:pStyle w:val="CommentText"/>
      </w:pPr>
      <w:r>
        <w:rPr>
          <w:rStyle w:val="CommentReference"/>
        </w:rPr>
        <w:annotationRef/>
      </w:r>
      <w:r>
        <w:t>As with Microchirita involucrata var. capitata, I don't necessarily disagree with DD, but I wonder if there are other species we know very little about that perhaps we should also think about DD - especially cases where we are relying on older collections. This is a comparatively recent collection from a very distinct locality. Do we not know anything about the waterfall/NP?</w:t>
      </w:r>
    </w:p>
  </w:comment>
  <w:comment w:id="4" w:author="Jack Plummer" w:date="2022-10-20T18:05:00Z" w:initials="JP">
    <w:p w14:paraId="74E2A785" w14:textId="77777777" w:rsidR="00447EFE" w:rsidRDefault="00447EFE" w:rsidP="00447EFE">
      <w:pPr>
        <w:pStyle w:val="CommentText"/>
      </w:pPr>
      <w:r>
        <w:rPr>
          <w:rStyle w:val="CommentReference"/>
        </w:rPr>
        <w:annotationRef/>
      </w:r>
      <w:r>
        <w:t>If we are not assessing as Data Deficient on the basis of unknown provenance/uncertain taxonomy, we need to assess as Data Deficient on the basis of uncertainty. This text explains that it could plausibly be assessed as either LC or CR (this is the level of uncertainty required to justify use of DD rather than trying to assign a category).</w:t>
      </w:r>
    </w:p>
  </w:comment>
  <w:comment w:id="28" w:author="Jack Plummer" w:date="2022-10-20T18:51:00Z" w:initials="JP">
    <w:p w14:paraId="0A50ED29" w14:textId="77777777" w:rsidR="00447EFE" w:rsidRDefault="00447EFE" w:rsidP="004977BB">
      <w:pPr>
        <w:pStyle w:val="CommentText"/>
      </w:pPr>
      <w:r>
        <w:rPr>
          <w:rStyle w:val="CommentReference"/>
        </w:rPr>
        <w:annotationRef/>
      </w:r>
      <w:r>
        <w:t>Mention habitat</w:t>
      </w:r>
    </w:p>
  </w:comment>
  <w:comment w:id="29" w:author="Jack Plummer" w:date="2022-10-20T18:51:00Z" w:initials="JP">
    <w:p w14:paraId="208D1E55" w14:textId="77777777" w:rsidR="00447EFE" w:rsidRDefault="00447EFE" w:rsidP="003914D4">
      <w:pPr>
        <w:pStyle w:val="CommentText"/>
      </w:pPr>
      <w:r>
        <w:rPr>
          <w:rStyle w:val="CommentReference"/>
        </w:rPr>
        <w:annotationRef/>
      </w:r>
      <w:r>
        <w:t>Is this a freshwater plant/does it grow in rock faces? May want to code additional habitat types?</w:t>
      </w:r>
    </w:p>
  </w:comment>
  <w:comment w:id="33" w:author="Jack Plummer" w:date="2022-10-20T18:53:00Z" w:initials="JP">
    <w:p w14:paraId="583AB85B" w14:textId="77777777" w:rsidR="00447EFE" w:rsidRDefault="00447EFE" w:rsidP="00C20FF9">
      <w:pPr>
        <w:pStyle w:val="CommentText"/>
      </w:pPr>
      <w:r>
        <w:rPr>
          <w:rStyle w:val="CommentReference"/>
        </w:rPr>
        <w:annotationRef/>
      </w:r>
      <w:r>
        <w:t>Remove</w:t>
      </w:r>
    </w:p>
  </w:comment>
  <w:comment w:id="44" w:author="Jack Plummer" w:date="2022-10-20T18:53:00Z" w:initials="JP">
    <w:p w14:paraId="156A4ED4" w14:textId="77777777" w:rsidR="00447EFE" w:rsidRDefault="00447EFE" w:rsidP="0052733A">
      <w:pPr>
        <w:pStyle w:val="CommentText"/>
      </w:pPr>
      <w:r>
        <w:rPr>
          <w:rStyle w:val="CommentReference"/>
        </w:rPr>
        <w:annotationRef/>
      </w:r>
      <w:r>
        <w:t>Cite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FE6E19" w15:done="0"/>
  <w15:commentEx w15:paraId="74E2A785" w15:done="0"/>
  <w15:commentEx w15:paraId="0A50ED29" w15:done="0"/>
  <w15:commentEx w15:paraId="208D1E55" w15:done="0"/>
  <w15:commentEx w15:paraId="583AB85B" w15:done="0"/>
  <w15:commentEx w15:paraId="156A4E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1654" w16cex:dateUtc="2022-10-20T17:47:00Z"/>
  <w16cex:commentExtensible w16cex:durableId="26FC0C62" w16cex:dateUtc="2022-10-20T17:05:00Z"/>
  <w16cex:commentExtensible w16cex:durableId="26FC1728" w16cex:dateUtc="2022-10-20T17:51:00Z"/>
  <w16cex:commentExtensible w16cex:durableId="26FC1745" w16cex:dateUtc="2022-10-20T17:51:00Z"/>
  <w16cex:commentExtensible w16cex:durableId="26FC1799" w16cex:dateUtc="2022-10-20T17:53:00Z"/>
  <w16cex:commentExtensible w16cex:durableId="26FC17A4" w16cex:dateUtc="2022-10-20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FE6E19" w16cid:durableId="26FC1654"/>
  <w16cid:commentId w16cid:paraId="74E2A785" w16cid:durableId="26FC0C62"/>
  <w16cid:commentId w16cid:paraId="0A50ED29" w16cid:durableId="26FC1728"/>
  <w16cid:commentId w16cid:paraId="208D1E55" w16cid:durableId="26FC1745"/>
  <w16cid:commentId w16cid:paraId="583AB85B" w16cid:durableId="26FC1799"/>
  <w16cid:commentId w16cid:paraId="156A4ED4" w16cid:durableId="26FC17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applyBreakingRules/>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7EFE"/>
    <w:rsid w:val="00447EFE"/>
    <w:rsid w:val="00B373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3C9E5"/>
  <w15:chartTrackingRefBased/>
  <w15:docId w15:val="{8E62089D-BFE4-48A1-8A59-B4DB0370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447EFE"/>
    <w:rPr>
      <w:rFonts w:eastAsiaTheme="minorEastAsia"/>
      <w:sz w:val="24"/>
      <w:szCs w:val="24"/>
    </w:rPr>
  </w:style>
  <w:style w:type="character" w:styleId="CommentReference">
    <w:name w:val="annotation reference"/>
    <w:basedOn w:val="DefaultParagraphFont"/>
    <w:uiPriority w:val="99"/>
    <w:semiHidden/>
    <w:unhideWhenUsed/>
    <w:rsid w:val="00447EFE"/>
    <w:rPr>
      <w:sz w:val="16"/>
      <w:szCs w:val="16"/>
    </w:rPr>
  </w:style>
  <w:style w:type="paragraph" w:styleId="CommentText">
    <w:name w:val="annotation text"/>
    <w:basedOn w:val="Normal"/>
    <w:link w:val="CommentTextChar"/>
    <w:uiPriority w:val="99"/>
    <w:unhideWhenUsed/>
    <w:rsid w:val="00447EFE"/>
    <w:rPr>
      <w:sz w:val="20"/>
      <w:szCs w:val="20"/>
    </w:rPr>
  </w:style>
  <w:style w:type="character" w:customStyle="1" w:styleId="CommentTextChar">
    <w:name w:val="Comment Text Char"/>
    <w:basedOn w:val="DefaultParagraphFont"/>
    <w:link w:val="CommentText"/>
    <w:uiPriority w:val="99"/>
    <w:rsid w:val="00447EFE"/>
    <w:rPr>
      <w:rFonts w:eastAsiaTheme="minorEastAsia"/>
    </w:rPr>
  </w:style>
  <w:style w:type="paragraph" w:styleId="CommentSubject">
    <w:name w:val="annotation subject"/>
    <w:basedOn w:val="CommentText"/>
    <w:next w:val="CommentText"/>
    <w:link w:val="CommentSubjectChar"/>
    <w:uiPriority w:val="99"/>
    <w:semiHidden/>
    <w:unhideWhenUsed/>
    <w:rsid w:val="00447EFE"/>
    <w:rPr>
      <w:b/>
      <w:bCs/>
    </w:rPr>
  </w:style>
  <w:style w:type="character" w:customStyle="1" w:styleId="CommentSubjectChar">
    <w:name w:val="Comment Subject Char"/>
    <w:basedOn w:val="CommentTextChar"/>
    <w:link w:val="CommentSubject"/>
    <w:uiPriority w:val="99"/>
    <w:semiHidden/>
    <w:rsid w:val="00447EFE"/>
    <w:rPr>
      <w:rFonts w:eastAsiaTheme="minorEastAsia"/>
      <w:b/>
      <w:bCs/>
    </w:rPr>
  </w:style>
  <w:style w:type="character" w:customStyle="1" w:styleId="fontstyle01">
    <w:name w:val="fontstyle01"/>
    <w:basedOn w:val="DefaultParagraphFont"/>
    <w:rsid w:val="00447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0687">
      <w:marLeft w:val="0"/>
      <w:marRight w:val="0"/>
      <w:marTop w:val="0"/>
      <w:marBottom w:val="0"/>
      <w:divBdr>
        <w:top w:val="none" w:sz="0" w:space="0" w:color="auto"/>
        <w:left w:val="none" w:sz="0" w:space="0" w:color="auto"/>
        <w:bottom w:val="none" w:sz="0" w:space="0" w:color="auto"/>
        <w:right w:val="none" w:sz="0" w:space="0" w:color="auto"/>
      </w:divBdr>
    </w:div>
    <w:div w:id="77287304">
      <w:marLeft w:val="0"/>
      <w:marRight w:val="0"/>
      <w:marTop w:val="0"/>
      <w:marBottom w:val="0"/>
      <w:divBdr>
        <w:top w:val="none" w:sz="0" w:space="0" w:color="auto"/>
        <w:left w:val="none" w:sz="0" w:space="0" w:color="auto"/>
        <w:bottom w:val="none" w:sz="0" w:space="0" w:color="auto"/>
        <w:right w:val="none" w:sz="0" w:space="0" w:color="auto"/>
      </w:divBdr>
    </w:div>
    <w:div w:id="149563258">
      <w:marLeft w:val="0"/>
      <w:marRight w:val="0"/>
      <w:marTop w:val="0"/>
      <w:marBottom w:val="0"/>
      <w:divBdr>
        <w:top w:val="none" w:sz="0" w:space="0" w:color="auto"/>
        <w:left w:val="none" w:sz="0" w:space="0" w:color="auto"/>
        <w:bottom w:val="none" w:sz="0" w:space="0" w:color="auto"/>
        <w:right w:val="none" w:sz="0" w:space="0" w:color="auto"/>
      </w:divBdr>
    </w:div>
    <w:div w:id="176121424">
      <w:marLeft w:val="0"/>
      <w:marRight w:val="0"/>
      <w:marTop w:val="0"/>
      <w:marBottom w:val="0"/>
      <w:divBdr>
        <w:top w:val="none" w:sz="0" w:space="0" w:color="auto"/>
        <w:left w:val="none" w:sz="0" w:space="0" w:color="auto"/>
        <w:bottom w:val="none" w:sz="0" w:space="0" w:color="auto"/>
        <w:right w:val="none" w:sz="0" w:space="0" w:color="auto"/>
      </w:divBdr>
      <w:divsChild>
        <w:div w:id="701051801">
          <w:marLeft w:val="0"/>
          <w:marRight w:val="0"/>
          <w:marTop w:val="0"/>
          <w:marBottom w:val="150"/>
          <w:divBdr>
            <w:top w:val="single" w:sz="12" w:space="0" w:color="000000"/>
            <w:left w:val="none" w:sz="0" w:space="0" w:color="auto"/>
            <w:bottom w:val="single" w:sz="12" w:space="0" w:color="000000"/>
            <w:right w:val="none" w:sz="0" w:space="0" w:color="auto"/>
          </w:divBdr>
        </w:div>
      </w:divsChild>
    </w:div>
    <w:div w:id="231089632">
      <w:marLeft w:val="0"/>
      <w:marRight w:val="0"/>
      <w:marTop w:val="0"/>
      <w:marBottom w:val="0"/>
      <w:divBdr>
        <w:top w:val="none" w:sz="0" w:space="0" w:color="auto"/>
        <w:left w:val="none" w:sz="0" w:space="0" w:color="auto"/>
        <w:bottom w:val="none" w:sz="0" w:space="0" w:color="auto"/>
        <w:right w:val="none" w:sz="0" w:space="0" w:color="auto"/>
      </w:divBdr>
    </w:div>
    <w:div w:id="233055322">
      <w:marLeft w:val="0"/>
      <w:marRight w:val="0"/>
      <w:marTop w:val="0"/>
      <w:marBottom w:val="0"/>
      <w:divBdr>
        <w:top w:val="none" w:sz="0" w:space="0" w:color="auto"/>
        <w:left w:val="none" w:sz="0" w:space="0" w:color="auto"/>
        <w:bottom w:val="none" w:sz="0" w:space="0" w:color="auto"/>
        <w:right w:val="none" w:sz="0" w:space="0" w:color="auto"/>
      </w:divBdr>
    </w:div>
    <w:div w:id="376704068">
      <w:marLeft w:val="0"/>
      <w:marRight w:val="0"/>
      <w:marTop w:val="0"/>
      <w:marBottom w:val="0"/>
      <w:divBdr>
        <w:top w:val="none" w:sz="0" w:space="0" w:color="auto"/>
        <w:left w:val="none" w:sz="0" w:space="0" w:color="auto"/>
        <w:bottom w:val="none" w:sz="0" w:space="0" w:color="auto"/>
        <w:right w:val="none" w:sz="0" w:space="0" w:color="auto"/>
      </w:divBdr>
    </w:div>
    <w:div w:id="580874672">
      <w:marLeft w:val="0"/>
      <w:marRight w:val="0"/>
      <w:marTop w:val="0"/>
      <w:marBottom w:val="0"/>
      <w:divBdr>
        <w:top w:val="none" w:sz="0" w:space="0" w:color="auto"/>
        <w:left w:val="none" w:sz="0" w:space="0" w:color="auto"/>
        <w:bottom w:val="none" w:sz="0" w:space="0" w:color="auto"/>
        <w:right w:val="none" w:sz="0" w:space="0" w:color="auto"/>
      </w:divBdr>
    </w:div>
    <w:div w:id="644820557">
      <w:marLeft w:val="0"/>
      <w:marRight w:val="0"/>
      <w:marTop w:val="0"/>
      <w:marBottom w:val="0"/>
      <w:divBdr>
        <w:top w:val="none" w:sz="0" w:space="0" w:color="auto"/>
        <w:left w:val="none" w:sz="0" w:space="0" w:color="auto"/>
        <w:bottom w:val="none" w:sz="0" w:space="0" w:color="auto"/>
        <w:right w:val="none" w:sz="0" w:space="0" w:color="auto"/>
      </w:divBdr>
    </w:div>
    <w:div w:id="675693807">
      <w:marLeft w:val="0"/>
      <w:marRight w:val="0"/>
      <w:marTop w:val="0"/>
      <w:marBottom w:val="0"/>
      <w:divBdr>
        <w:top w:val="none" w:sz="0" w:space="0" w:color="auto"/>
        <w:left w:val="none" w:sz="0" w:space="0" w:color="auto"/>
        <w:bottom w:val="none" w:sz="0" w:space="0" w:color="auto"/>
        <w:right w:val="none" w:sz="0" w:space="0" w:color="auto"/>
      </w:divBdr>
    </w:div>
    <w:div w:id="1684355757">
      <w:marLeft w:val="0"/>
      <w:marRight w:val="0"/>
      <w:marTop w:val="0"/>
      <w:marBottom w:val="0"/>
      <w:divBdr>
        <w:top w:val="none" w:sz="0" w:space="0" w:color="auto"/>
        <w:left w:val="none" w:sz="0" w:space="0" w:color="auto"/>
        <w:bottom w:val="none" w:sz="0" w:space="0" w:color="auto"/>
        <w:right w:val="none" w:sz="0" w:space="0" w:color="auto"/>
      </w:divBdr>
    </w:div>
    <w:div w:id="191831992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NBT_Batch3\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397CF4-68DA-4C14-945A-8650B4A45302}"/>
</file>

<file path=customXml/itemProps2.xml><?xml version="1.0" encoding="utf-8"?>
<ds:datastoreItem xmlns:ds="http://schemas.openxmlformats.org/officeDocument/2006/customXml" ds:itemID="{C8279A98-235C-437A-87EA-47DA770AE770}"/>
</file>

<file path=customXml/itemProps3.xml><?xml version="1.0" encoding="utf-8"?>
<ds:datastoreItem xmlns:ds="http://schemas.openxmlformats.org/officeDocument/2006/customXml" ds:itemID="{0CED1045-899F-4909-8F4B-4BE0848A0306}"/>
</file>

<file path=customXml/itemProps4.xml><?xml version="1.0" encoding="utf-8"?>
<ds:datastoreItem xmlns:ds="http://schemas.openxmlformats.org/officeDocument/2006/customXml" ds:itemID="{AC37E856-1EC7-4174-A75C-966F6F872D4E}"/>
</file>

<file path=customXml/itemProps5.xml><?xml version="1.0" encoding="utf-8"?>
<ds:datastoreItem xmlns:ds="http://schemas.openxmlformats.org/officeDocument/2006/customXml" ds:itemID="{45BBCF8D-1C5F-466C-9AD4-C5A99F9B2258}"/>
</file>

<file path=docProps/app.xml><?xml version="1.0" encoding="utf-8"?>
<Properties xmlns="http://schemas.openxmlformats.org/officeDocument/2006/extended-properties" xmlns:vt="http://schemas.openxmlformats.org/officeDocument/2006/docPropsVTypes">
  <Template>Normal</Template>
  <TotalTime>3</TotalTime>
  <Pages>5</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tadphoensis</dc:title>
  <dc:subject/>
  <dc:creator>Jack Plummer</dc:creator>
  <cp:keywords/>
  <dc:description/>
  <cp:lastModifiedBy>Jack Plummer</cp:lastModifiedBy>
  <cp:revision>2</cp:revision>
  <dcterms:created xsi:type="dcterms:W3CDTF">2022-10-20T17:56:00Z</dcterms:created>
  <dcterms:modified xsi:type="dcterms:W3CDTF">2022-10-20T17:56:00Z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