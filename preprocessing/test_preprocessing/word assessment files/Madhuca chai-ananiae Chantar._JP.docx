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45ECC" w14:textId="77777777" w:rsidR="00000000" w:rsidRDefault="00431B54">
      <w:pPr>
        <w:jc w:val="center"/>
        <w:divId w:val="1648051031"/>
        <w:rPr>
          <w:rFonts w:ascii="Georgia" w:eastAsia="Times New Roman" w:hAnsi="Georgia"/>
          <w:b/>
          <w:bCs/>
          <w:sz w:val="29"/>
          <w:szCs w:val="29"/>
        </w:rPr>
      </w:pPr>
      <w:r>
        <w:rPr>
          <w:rFonts w:ascii="Georgia" w:eastAsia="Times New Roman" w:hAnsi="Georgia"/>
          <w:b/>
          <w:bCs/>
          <w:sz w:val="29"/>
          <w:szCs w:val="29"/>
        </w:rPr>
        <w:t>Draft</w:t>
      </w:r>
    </w:p>
    <w:p w14:paraId="35E57879" w14:textId="77777777" w:rsidR="00000000" w:rsidRDefault="00431B54">
      <w:pPr>
        <w:divId w:val="2142725412"/>
        <w:rPr>
          <w:rFonts w:ascii="Georgia" w:eastAsia="Times New Roman" w:hAnsi="Georgia"/>
          <w:sz w:val="18"/>
          <w:szCs w:val="18"/>
        </w:rPr>
      </w:pPr>
      <w:r>
        <w:rPr>
          <w:rFonts w:ascii="Georgia" w:eastAsia="Times New Roman" w:hAnsi="Georgia"/>
          <w:noProof/>
          <w:sz w:val="18"/>
          <w:szCs w:val="18"/>
        </w:rPr>
        <w:drawing>
          <wp:inline distT="0" distB="0" distL="0" distR="0" wp14:anchorId="18C09B74" wp14:editId="30187E05">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3F4B94EC" w14:textId="77777777" w:rsidR="00000000" w:rsidRDefault="00431B54">
      <w:pPr>
        <w:shd w:val="clear" w:color="auto" w:fill="FFFFFF"/>
        <w:spacing w:before="100" w:beforeAutospacing="1" w:after="100" w:afterAutospacing="1"/>
        <w:jc w:val="right"/>
        <w:outlineLvl w:val="1"/>
        <w:divId w:val="2142725412"/>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Madhuca</w:t>
      </w:r>
      <w:proofErr w:type="spellEnd"/>
      <w:r>
        <w:rPr>
          <w:rStyle w:val="Emphasis"/>
          <w:rFonts w:ascii="Georgia" w:eastAsia="Times New Roman" w:hAnsi="Georgia"/>
          <w:b/>
          <w:bCs/>
          <w:color w:val="000000"/>
          <w:kern w:val="36"/>
          <w:sz w:val="29"/>
          <w:szCs w:val="29"/>
        </w:rPr>
        <w:t xml:space="preserve"> chai-</w:t>
      </w:r>
      <w:proofErr w:type="spellStart"/>
      <w:r>
        <w:rPr>
          <w:rStyle w:val="Emphasis"/>
          <w:rFonts w:ascii="Georgia" w:eastAsia="Times New Roman" w:hAnsi="Georgia"/>
          <w:b/>
          <w:bCs/>
          <w:color w:val="000000"/>
          <w:kern w:val="36"/>
          <w:sz w:val="29"/>
          <w:szCs w:val="29"/>
        </w:rPr>
        <w:t>ananii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Chantar</w:t>
      </w:r>
      <w:proofErr w:type="spellEnd"/>
      <w:r>
        <w:rPr>
          <w:rFonts w:ascii="Georgia" w:eastAsia="Times New Roman" w:hAnsi="Georgia"/>
          <w:b/>
          <w:bCs/>
          <w:color w:val="000000"/>
          <w:kern w:val="36"/>
          <w:sz w:val="29"/>
          <w:szCs w:val="29"/>
        </w:rPr>
        <w:t>.</w:t>
      </w:r>
    </w:p>
    <w:p w14:paraId="519CE8D7" w14:textId="77777777" w:rsidR="00000000" w:rsidRDefault="00431B54">
      <w:pPr>
        <w:jc w:val="right"/>
        <w:divId w:val="2142725412"/>
        <w:rPr>
          <w:rFonts w:ascii="Georgia" w:eastAsia="Times New Roman" w:hAnsi="Georgia"/>
          <w:sz w:val="18"/>
          <w:szCs w:val="18"/>
        </w:rPr>
      </w:pPr>
      <w:r>
        <w:rPr>
          <w:rFonts w:ascii="Georgia" w:eastAsia="Times New Roman" w:hAnsi="Georgia"/>
          <w:sz w:val="18"/>
          <w:szCs w:val="18"/>
        </w:rPr>
        <w:t xml:space="preserve">PLANTAE - TRACHEOPHYTA - MAGNOLIOPSIDA - ERICALES - SAPOTACEAE - </w:t>
      </w:r>
      <w:proofErr w:type="spellStart"/>
      <w:r>
        <w:rPr>
          <w:rFonts w:ascii="Georgia" w:eastAsia="Times New Roman" w:hAnsi="Georgia"/>
          <w:sz w:val="18"/>
          <w:szCs w:val="18"/>
        </w:rPr>
        <w:t>Madhuca</w:t>
      </w:r>
      <w:proofErr w:type="spellEnd"/>
      <w:r>
        <w:rPr>
          <w:rFonts w:ascii="Georgia" w:eastAsia="Times New Roman" w:hAnsi="Georgia"/>
          <w:sz w:val="18"/>
          <w:szCs w:val="18"/>
        </w:rPr>
        <w:t xml:space="preserve"> - chai-</w:t>
      </w:r>
      <w:proofErr w:type="spellStart"/>
      <w:r>
        <w:rPr>
          <w:rFonts w:ascii="Georgia" w:eastAsia="Times New Roman" w:hAnsi="Georgia"/>
          <w:sz w:val="18"/>
          <w:szCs w:val="18"/>
        </w:rPr>
        <w:t>ananii</w:t>
      </w:r>
      <w:proofErr w:type="spellEnd"/>
    </w:p>
    <w:p w14:paraId="0B9D6869" w14:textId="77777777" w:rsidR="00000000" w:rsidRDefault="00431B54">
      <w:pPr>
        <w:pStyle w:val="NormalWeb"/>
        <w:divId w:val="1172911894"/>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000000" w14:paraId="186BAAC8" w14:textId="77777777">
        <w:trPr>
          <w:tblCellSpacing w:w="15" w:type="dxa"/>
          <w:jc w:val="center"/>
        </w:trPr>
        <w:tc>
          <w:tcPr>
            <w:tcW w:w="0" w:type="auto"/>
            <w:tcBorders>
              <w:bottom w:val="single" w:sz="6" w:space="0" w:color="000000"/>
            </w:tcBorders>
            <w:shd w:val="clear" w:color="auto" w:fill="BBBBBB"/>
            <w:vAlign w:val="center"/>
            <w:hideMark/>
          </w:tcPr>
          <w:p w14:paraId="30BB31A1" w14:textId="77777777" w:rsidR="00000000" w:rsidRDefault="00431B54">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517D797C" w14:textId="77777777">
        <w:trPr>
          <w:tblCellSpacing w:w="15" w:type="dxa"/>
          <w:jc w:val="center"/>
        </w:trPr>
        <w:tc>
          <w:tcPr>
            <w:tcW w:w="0" w:type="auto"/>
            <w:vAlign w:val="center"/>
            <w:hideMark/>
          </w:tcPr>
          <w:p w14:paraId="75838475" w14:textId="77777777" w:rsidR="00000000" w:rsidRDefault="00431B54">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55AA62FC" w14:textId="77777777" w:rsidR="00000000" w:rsidRDefault="00431B54">
      <w:pPr>
        <w:pStyle w:val="Heading1"/>
        <w:divId w:val="1998460301"/>
        <w:rPr>
          <w:rFonts w:ascii="Georgia" w:eastAsia="Times New Roman" w:hAnsi="Georgia"/>
          <w:sz w:val="29"/>
          <w:szCs w:val="29"/>
        </w:rPr>
      </w:pPr>
      <w:r>
        <w:rPr>
          <w:rFonts w:ascii="Georgia" w:eastAsia="Times New Roman" w:hAnsi="Georgia"/>
          <w:sz w:val="29"/>
          <w:szCs w:val="29"/>
        </w:rPr>
        <w:t>Red List Assessment</w:t>
      </w:r>
    </w:p>
    <w:p w14:paraId="04A44EB1" w14:textId="77777777" w:rsidR="00000000" w:rsidRDefault="00431B54">
      <w:pPr>
        <w:pStyle w:val="Heading2"/>
        <w:divId w:val="1998460301"/>
        <w:rPr>
          <w:rFonts w:ascii="Georgia" w:eastAsia="Times New Roman" w:hAnsi="Georgia"/>
          <w:sz w:val="27"/>
          <w:szCs w:val="27"/>
        </w:rPr>
      </w:pPr>
      <w:r>
        <w:rPr>
          <w:rFonts w:ascii="Georgia" w:eastAsia="Times New Roman" w:hAnsi="Georgia"/>
          <w:sz w:val="27"/>
          <w:szCs w:val="27"/>
        </w:rPr>
        <w:t>Assessment Information</w:t>
      </w:r>
    </w:p>
    <w:p w14:paraId="2E6B9A6B" w14:textId="77777777" w:rsidR="00000000" w:rsidRDefault="00431B54">
      <w:pPr>
        <w:pStyle w:val="NormalWeb"/>
        <w:divId w:val="1998460301"/>
        <w:rPr>
          <w:rFonts w:ascii="Georgia" w:hAnsi="Georgia"/>
        </w:rPr>
      </w:pPr>
      <w:r>
        <w:rPr>
          <w:rStyle w:val="datalabel1"/>
          <w:rFonts w:ascii="Georgia" w:hAnsi="Georgia"/>
        </w:rPr>
        <w:t xml:space="preserve">Date of Assessment: </w:t>
      </w:r>
      <w:r>
        <w:rPr>
          <w:rFonts w:ascii="Georgia" w:hAnsi="Georgia"/>
        </w:rPr>
        <w:t>2022-05-16</w:t>
      </w:r>
    </w:p>
    <w:p w14:paraId="710FC499" w14:textId="77777777" w:rsidR="00000000" w:rsidRDefault="00431B54">
      <w:pPr>
        <w:pStyle w:val="NormalWeb"/>
        <w:divId w:val="1998460301"/>
        <w:rPr>
          <w:rFonts w:ascii="Georgia" w:hAnsi="Georgia"/>
        </w:rPr>
      </w:pPr>
      <w:r>
        <w:rPr>
          <w:rStyle w:val="datalabel1"/>
          <w:rFonts w:ascii="Georgia" w:hAnsi="Georgia"/>
        </w:rPr>
        <w:t xml:space="preserve">Assessor(s): </w:t>
      </w:r>
      <w:r>
        <w:rPr>
          <w:rFonts w:ascii="Georgia" w:hAnsi="Georgia"/>
        </w:rPr>
        <w:t>Pakkad, G.</w:t>
      </w:r>
    </w:p>
    <w:p w14:paraId="04F61799" w14:textId="77777777" w:rsidR="00000000" w:rsidRDefault="00431B54">
      <w:pPr>
        <w:pStyle w:val="NormalWeb"/>
        <w:divId w:val="1998460301"/>
        <w:rPr>
          <w:rFonts w:ascii="Georgia" w:hAnsi="Georgia"/>
        </w:rPr>
      </w:pPr>
      <w:r>
        <w:rPr>
          <w:rStyle w:val="datalabel1"/>
          <w:rFonts w:ascii="Georgia" w:hAnsi="Georgia"/>
        </w:rPr>
        <w:t xml:space="preserve">Regions: </w:t>
      </w:r>
      <w:r>
        <w:rPr>
          <w:rFonts w:ascii="Georgia" w:hAnsi="Georgia"/>
        </w:rPr>
        <w:t>Global</w:t>
      </w:r>
    </w:p>
    <w:p w14:paraId="6FF3FF5A" w14:textId="77777777" w:rsidR="00000000" w:rsidRDefault="00431B54">
      <w:pPr>
        <w:pStyle w:val="Heading2"/>
        <w:divId w:val="1998460301"/>
        <w:rPr>
          <w:rFonts w:ascii="Georgia" w:eastAsia="Times New Roman" w:hAnsi="Georgia"/>
          <w:sz w:val="27"/>
          <w:szCs w:val="27"/>
        </w:rPr>
      </w:pPr>
      <w:r>
        <w:rPr>
          <w:rFonts w:ascii="Georgia" w:eastAsia="Times New Roman" w:hAnsi="Georgia"/>
          <w:sz w:val="27"/>
          <w:szCs w:val="27"/>
        </w:rPr>
        <w:t>Assessment Rationale</w:t>
      </w:r>
    </w:p>
    <w:p w14:paraId="7E98176D" w14:textId="36A71561" w:rsidR="00000000" w:rsidRDefault="00CB4660">
      <w:pPr>
        <w:pStyle w:val="NormalWeb"/>
        <w:divId w:val="1998460301"/>
        <w:rPr>
          <w:rFonts w:ascii="Georgia" w:hAnsi="Georgia"/>
        </w:rPr>
      </w:pPr>
      <w:ins w:id="0" w:author="Jack Plummer" w:date="2022-08-19T17:10:00Z">
        <w:r>
          <w:rPr>
            <w:rFonts w:ascii="Georgia" w:hAnsi="Georgia"/>
          </w:rPr>
          <w:t xml:space="preserve">This </w:t>
        </w:r>
      </w:ins>
      <w:del w:id="1" w:author="Jack Plummer" w:date="2022-08-19T17:10:00Z">
        <w:r w:rsidR="00431B54" w:rsidDel="00CB4660">
          <w:rPr>
            <w:rFonts w:ascii="Georgia" w:hAnsi="Georgia"/>
          </w:rPr>
          <w:delText>S</w:delText>
        </w:r>
      </w:del>
      <w:ins w:id="2" w:author="Jack Plummer" w:date="2022-08-19T17:10:00Z">
        <w:r>
          <w:rPr>
            <w:rFonts w:ascii="Georgia" w:hAnsi="Georgia"/>
          </w:rPr>
          <w:t>s</w:t>
        </w:r>
      </w:ins>
      <w:r w:rsidR="00431B54">
        <w:rPr>
          <w:rFonts w:ascii="Georgia" w:hAnsi="Georgia"/>
        </w:rPr>
        <w:t>pecies</w:t>
      </w:r>
      <w:ins w:id="3" w:author="Jack Plummer" w:date="2022-08-19T17:10:00Z">
        <w:r>
          <w:rPr>
            <w:rFonts w:ascii="Georgia" w:hAnsi="Georgia"/>
          </w:rPr>
          <w:t>, endemic to Thailand,</w:t>
        </w:r>
      </w:ins>
      <w:r w:rsidR="00431B54">
        <w:rPr>
          <w:rFonts w:ascii="Georgia" w:hAnsi="Georgia"/>
        </w:rPr>
        <w:t xml:space="preserve"> is known from three collection sites within a</w:t>
      </w:r>
      <w:ins w:id="4" w:author="Jack Plummer" w:date="2022-08-19T17:10:00Z">
        <w:r>
          <w:rPr>
            <w:rFonts w:ascii="Georgia" w:hAnsi="Georgia"/>
          </w:rPr>
          <w:t xml:space="preserve">n estimated </w:t>
        </w:r>
      </w:ins>
      <w:del w:id="5" w:author="Jack Plummer" w:date="2022-08-19T17:10:00Z">
        <w:r w:rsidR="00431B54" w:rsidDel="00CB4660">
          <w:rPr>
            <w:rFonts w:ascii="Georgia" w:hAnsi="Georgia"/>
          </w:rPr>
          <w:delText xml:space="preserve"> </w:delText>
        </w:r>
        <w:r w:rsidR="00431B54" w:rsidDel="00CB4660">
          <w:rPr>
            <w:rFonts w:ascii="Georgia" w:hAnsi="Georgia"/>
          </w:rPr>
          <w:delText xml:space="preserve">small area. Its </w:delText>
        </w:r>
      </w:del>
      <w:r w:rsidR="00431B54">
        <w:rPr>
          <w:rFonts w:ascii="Georgia" w:hAnsi="Georgia"/>
        </w:rPr>
        <w:t>exten</w:t>
      </w:r>
      <w:del w:id="6" w:author="Jack Plummer" w:date="2022-08-19T17:10:00Z">
        <w:r w:rsidR="00431B54" w:rsidDel="00CB4660">
          <w:rPr>
            <w:rFonts w:ascii="Georgia" w:hAnsi="Georgia"/>
          </w:rPr>
          <w:delText>d</w:delText>
        </w:r>
      </w:del>
      <w:ins w:id="7" w:author="Jack Plummer" w:date="2022-08-19T17:10:00Z">
        <w:r>
          <w:rPr>
            <w:rFonts w:ascii="Georgia" w:hAnsi="Georgia"/>
          </w:rPr>
          <w:t>t</w:t>
        </w:r>
      </w:ins>
      <w:r w:rsidR="00431B54">
        <w:rPr>
          <w:rFonts w:ascii="Georgia" w:hAnsi="Georgia"/>
        </w:rPr>
        <w:t xml:space="preserve"> of occurrence (EOO) of</w:t>
      </w:r>
      <w:del w:id="8" w:author="Jack Plummer" w:date="2022-08-19T17:11:00Z">
        <w:r w:rsidR="00431B54" w:rsidDel="00CB4660">
          <w:rPr>
            <w:rFonts w:ascii="Georgia" w:hAnsi="Georgia"/>
          </w:rPr>
          <w:delText> </w:delText>
        </w:r>
      </w:del>
      <w:r w:rsidR="00431B54">
        <w:rPr>
          <w:rFonts w:ascii="Georgia" w:hAnsi="Georgia"/>
        </w:rPr>
        <w:t xml:space="preserve"> </w:t>
      </w:r>
      <w:ins w:id="9" w:author="Jack Plummer" w:date="2022-08-19T17:10:00Z">
        <w:r>
          <w:rPr>
            <w:rFonts w:ascii="Georgia" w:hAnsi="Georgia"/>
          </w:rPr>
          <w:t>4</w:t>
        </w:r>
      </w:ins>
      <w:del w:id="10" w:author="Jack Plummer" w:date="2022-08-19T17:10:00Z">
        <w:r w:rsidR="00431B54" w:rsidDel="00CB4660">
          <w:rPr>
            <w:rFonts w:ascii="Georgia" w:hAnsi="Georgia"/>
          </w:rPr>
          <w:delText>5</w:delText>
        </w:r>
      </w:del>
      <w:r w:rsidR="00431B54">
        <w:rPr>
          <w:rFonts w:ascii="Georgia" w:hAnsi="Georgia"/>
        </w:rPr>
        <w:t>,</w:t>
      </w:r>
      <w:del w:id="11" w:author="Jack Plummer" w:date="2022-08-19T17:11:00Z">
        <w:r w:rsidR="00431B54" w:rsidDel="00CB4660">
          <w:rPr>
            <w:rFonts w:ascii="Georgia" w:hAnsi="Georgia"/>
          </w:rPr>
          <w:delText>000</w:delText>
        </w:r>
      </w:del>
      <w:ins w:id="12" w:author="Jack Plummer" w:date="2022-08-19T17:11:00Z">
        <w:r>
          <w:rPr>
            <w:rFonts w:ascii="Georgia" w:hAnsi="Georgia"/>
          </w:rPr>
          <w:t>330</w:t>
        </w:r>
      </w:ins>
      <w:r w:rsidR="00431B54">
        <w:rPr>
          <w:rFonts w:ascii="Georgia" w:hAnsi="Georgia"/>
        </w:rPr>
        <w:t xml:space="preserve"> km2. There are areas of suitable habitat that have not been comprehensively surveyed, but urbanization is causing sharp declines i</w:t>
      </w:r>
      <w:del w:id="13" w:author="Jack Plummer" w:date="2022-08-19T17:11:00Z">
        <w:r w:rsidR="00431B54" w:rsidDel="00CB4660">
          <w:rPr>
            <w:rFonts w:ascii="Georgia" w:hAnsi="Georgia"/>
          </w:rPr>
          <w:delText>t</w:delText>
        </w:r>
      </w:del>
      <w:ins w:id="14" w:author="Jack Plummer" w:date="2022-08-19T17:11:00Z">
        <w:r>
          <w:rPr>
            <w:rFonts w:ascii="Georgia" w:hAnsi="Georgia"/>
          </w:rPr>
          <w:t>n</w:t>
        </w:r>
      </w:ins>
      <w:r w:rsidR="00431B54">
        <w:rPr>
          <w:rFonts w:ascii="Georgia" w:hAnsi="Georgia"/>
        </w:rPr>
        <w:t xml:space="preserve"> i</w:t>
      </w:r>
      <w:ins w:id="15" w:author="Jack Plummer" w:date="2022-08-19T17:11:00Z">
        <w:r>
          <w:rPr>
            <w:rFonts w:ascii="Georgia" w:hAnsi="Georgia"/>
          </w:rPr>
          <w:t>t</w:t>
        </w:r>
      </w:ins>
      <w:r w:rsidR="00431B54">
        <w:rPr>
          <w:rFonts w:ascii="Georgia" w:hAnsi="Georgia"/>
        </w:rPr>
        <w:t xml:space="preserve">s availability. </w:t>
      </w:r>
      <w:r w:rsidR="00431B54">
        <w:rPr>
          <w:rFonts w:ascii="Georgia" w:hAnsi="Georgia"/>
        </w:rPr>
        <w:t xml:space="preserve">Its </w:t>
      </w:r>
      <w:del w:id="16" w:author="Jack Plummer" w:date="2022-08-19T17:11:00Z">
        <w:r w:rsidR="00431B54" w:rsidDel="00CB4660">
          <w:rPr>
            <w:rFonts w:ascii="Georgia" w:hAnsi="Georgia"/>
          </w:rPr>
          <w:delText>estimated extent of occurrence (</w:delText>
        </w:r>
      </w:del>
      <w:r w:rsidR="00431B54">
        <w:rPr>
          <w:rFonts w:ascii="Georgia" w:hAnsi="Georgia"/>
        </w:rPr>
        <w:t>EOO</w:t>
      </w:r>
      <w:del w:id="17" w:author="Jack Plummer" w:date="2022-08-19T17:11:00Z">
        <w:r w:rsidR="00431B54" w:rsidDel="00CB4660">
          <w:rPr>
            <w:rFonts w:ascii="Georgia" w:hAnsi="Georgia"/>
          </w:rPr>
          <w:delText>)</w:delText>
        </w:r>
      </w:del>
      <w:r w:rsidR="00431B54">
        <w:rPr>
          <w:rFonts w:ascii="Georgia" w:hAnsi="Georgia"/>
        </w:rPr>
        <w:t xml:space="preserve"> falls within the threshold values for the Endangered category under criterion B1. Based on georeferenced herbarium specimens, the area of occupancy is estimated as 12 km</w:t>
      </w:r>
      <w:r w:rsidR="00431B54">
        <w:rPr>
          <w:rFonts w:ascii="Georgia" w:hAnsi="Georgia"/>
          <w:vertAlign w:val="superscript"/>
        </w:rPr>
        <w:t>2</w:t>
      </w:r>
      <w:r w:rsidR="00431B54">
        <w:rPr>
          <w:rFonts w:ascii="Georgia" w:hAnsi="Georgia"/>
        </w:rPr>
        <w:t>, falling within the threshold values for the</w:t>
      </w:r>
      <w:r w:rsidR="00431B54">
        <w:rPr>
          <w:rFonts w:ascii="Georgia" w:hAnsi="Georgia"/>
        </w:rPr>
        <w:t xml:space="preserve"> Endangered category under criterion B2. While this is likely to be an underestimate as botanical inventory is incomplete across its distribution, it is considered unlikely that the true value exceeds the Endangered threshold of 500 km</w:t>
      </w:r>
      <w:r w:rsidR="00431B54">
        <w:rPr>
          <w:rFonts w:ascii="Georgia" w:hAnsi="Georgia"/>
          <w:vertAlign w:val="superscript"/>
        </w:rPr>
        <w:t>2</w:t>
      </w:r>
      <w:r w:rsidR="00431B54">
        <w:rPr>
          <w:rFonts w:ascii="Georgia" w:hAnsi="Georgia"/>
        </w:rPr>
        <w:t>. The major threat t</w:t>
      </w:r>
      <w:r w:rsidR="00431B54">
        <w:rPr>
          <w:rFonts w:ascii="Georgia" w:hAnsi="Georgia"/>
        </w:rPr>
        <w:t xml:space="preserve">o the species is urbanization across its range, which is inferred to be contributing to a continuing decline in habitat area, extent, and quality. The species </w:t>
      </w:r>
      <w:proofErr w:type="gramStart"/>
      <w:r w:rsidR="00431B54">
        <w:rPr>
          <w:rFonts w:ascii="Georgia" w:hAnsi="Georgia"/>
        </w:rPr>
        <w:t>is considered to be</w:t>
      </w:r>
      <w:proofErr w:type="gramEnd"/>
      <w:r w:rsidR="00431B54">
        <w:rPr>
          <w:rFonts w:ascii="Georgia" w:hAnsi="Georgia"/>
        </w:rPr>
        <w:t xml:space="preserve"> restricted to three locations. Although this number could be higher if the sp</w:t>
      </w:r>
      <w:r w:rsidR="00431B54">
        <w:rPr>
          <w:rFonts w:ascii="Georgia" w:hAnsi="Georgia"/>
        </w:rPr>
        <w:t>ecies is confirmed to occur elsewhere within the EOO, the number of locations may still total five or fewer. There is limited population information available, but the population trend is suspected to be decreasing. It is not clear whether the population i</w:t>
      </w:r>
      <w:r w:rsidR="00431B54">
        <w:rPr>
          <w:rFonts w:ascii="Georgia" w:hAnsi="Georgia"/>
        </w:rPr>
        <w:t>s severely fragmented or subject to extreme fluctuations. Taking a precautionary approach, the species is assessed as Endangered B1ab(iii)</w:t>
      </w:r>
      <w:del w:id="18" w:author="Jack Plummer" w:date="2022-08-19T17:11:00Z">
        <w:r w:rsidR="00431B54" w:rsidDel="00CB4660">
          <w:rPr>
            <w:rFonts w:ascii="Georgia" w:hAnsi="Georgia"/>
          </w:rPr>
          <w:delText xml:space="preserve"> </w:delText>
        </w:r>
      </w:del>
      <w:r w:rsidR="00431B54">
        <w:rPr>
          <w:rFonts w:ascii="Georgia" w:hAnsi="Georgia"/>
        </w:rPr>
        <w:t>+</w:t>
      </w:r>
      <w:del w:id="19" w:author="Jack Plummer" w:date="2022-08-19T17:11:00Z">
        <w:r w:rsidR="00431B54" w:rsidDel="00CB4660">
          <w:rPr>
            <w:rFonts w:ascii="Georgia" w:hAnsi="Georgia"/>
          </w:rPr>
          <w:delText xml:space="preserve"> </w:delText>
        </w:r>
      </w:del>
      <w:r w:rsidR="00431B54">
        <w:rPr>
          <w:rFonts w:ascii="Georgia" w:hAnsi="Georgia"/>
        </w:rPr>
        <w:t>2ab(iii) owing to its restricted EOO, AOO, limited number of locations, and continuing habitat decline. As the spec</w:t>
      </w:r>
      <w:r w:rsidR="00431B54">
        <w:rPr>
          <w:rFonts w:ascii="Georgia" w:hAnsi="Georgia"/>
        </w:rPr>
        <w:t>ies is poorly studied, and suspected to be under-collected, further research into its distribution and population status will be necessary to validate this assessment of extinction risk.</w:t>
      </w:r>
    </w:p>
    <w:p w14:paraId="2BC7BAFE" w14:textId="77777777" w:rsidR="00000000" w:rsidRDefault="00431B54">
      <w:pPr>
        <w:pStyle w:val="Heading1"/>
        <w:divId w:val="1461848633"/>
        <w:rPr>
          <w:rFonts w:ascii="Georgia" w:eastAsia="Times New Roman" w:hAnsi="Georgia"/>
          <w:sz w:val="29"/>
          <w:szCs w:val="29"/>
        </w:rPr>
      </w:pPr>
      <w:r>
        <w:rPr>
          <w:rFonts w:ascii="Georgia" w:eastAsia="Times New Roman" w:hAnsi="Georgia"/>
          <w:sz w:val="29"/>
          <w:szCs w:val="29"/>
        </w:rPr>
        <w:t>Distribution</w:t>
      </w:r>
    </w:p>
    <w:p w14:paraId="285D68A2"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Geographic Range</w:t>
      </w:r>
    </w:p>
    <w:p w14:paraId="2283D7D5" w14:textId="77777777" w:rsidR="00000000" w:rsidRDefault="00431B54">
      <w:pPr>
        <w:pStyle w:val="NormalWeb"/>
        <w:divId w:val="1461848633"/>
        <w:rPr>
          <w:rFonts w:ascii="Georgia" w:hAnsi="Georgia"/>
        </w:rPr>
      </w:pPr>
      <w:r>
        <w:rPr>
          <w:rFonts w:ascii="Georgia" w:hAnsi="Georgia"/>
        </w:rPr>
        <w:t xml:space="preserve">The species is endemic to Peninsular Thailand. It has been documented from the provinces of Surat Thani (Khao </w:t>
      </w:r>
      <w:proofErr w:type="spellStart"/>
      <w:r>
        <w:rPr>
          <w:rFonts w:ascii="Georgia" w:hAnsi="Georgia"/>
        </w:rPr>
        <w:t>Phra</w:t>
      </w:r>
      <w:proofErr w:type="spellEnd"/>
      <w:r>
        <w:rPr>
          <w:rFonts w:ascii="Georgia" w:hAnsi="Georgia"/>
        </w:rPr>
        <w:t xml:space="preserve"> Rahu), </w:t>
      </w:r>
      <w:proofErr w:type="spellStart"/>
      <w:r>
        <w:rPr>
          <w:rFonts w:ascii="Georgia" w:hAnsi="Georgia"/>
        </w:rPr>
        <w:t>Hala-Bala</w:t>
      </w:r>
      <w:proofErr w:type="spellEnd"/>
      <w:r>
        <w:rPr>
          <w:rFonts w:ascii="Georgia" w:hAnsi="Georgia"/>
        </w:rPr>
        <w:t xml:space="preserve"> Wildlife Sanctuary and </w:t>
      </w:r>
      <w:del w:id="20" w:author="Jack Plummer" w:date="2022-08-19T17:12:00Z">
        <w:r w:rsidDel="00CB4660">
          <w:rPr>
            <w:rFonts w:ascii="Georgia" w:hAnsi="Georgia"/>
          </w:rPr>
          <w:delText> </w:delText>
        </w:r>
      </w:del>
      <w:r>
        <w:rPr>
          <w:rFonts w:ascii="Georgia" w:hAnsi="Georgia"/>
        </w:rPr>
        <w:t xml:space="preserve">Klong </w:t>
      </w:r>
      <w:proofErr w:type="spellStart"/>
      <w:r>
        <w:rPr>
          <w:rFonts w:ascii="Georgia" w:hAnsi="Georgia"/>
        </w:rPr>
        <w:t>Saeng</w:t>
      </w:r>
      <w:proofErr w:type="spellEnd"/>
      <w:r>
        <w:rPr>
          <w:rFonts w:ascii="Georgia" w:hAnsi="Georgia"/>
        </w:rPr>
        <w:t xml:space="preserve"> - Khao </w:t>
      </w:r>
      <w:proofErr w:type="spellStart"/>
      <w:r>
        <w:rPr>
          <w:rFonts w:ascii="Georgia" w:hAnsi="Georgia"/>
        </w:rPr>
        <w:t>Sok</w:t>
      </w:r>
      <w:proofErr w:type="spellEnd"/>
      <w:r>
        <w:rPr>
          <w:rFonts w:ascii="Georgia" w:hAnsi="Georgia"/>
        </w:rPr>
        <w:t xml:space="preserve"> Forest complex. The species occurs up to 200 m asl. Survey work is recommende</w:t>
      </w:r>
      <w:r>
        <w:rPr>
          <w:rFonts w:ascii="Georgia" w:hAnsi="Georgia"/>
        </w:rPr>
        <w:t>d to identify whether any further subpopulations occur in Thailand. </w:t>
      </w:r>
    </w:p>
    <w:p w14:paraId="36FBDD12"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13E73441" w14:textId="77777777">
        <w:trPr>
          <w:divId w:val="1461848633"/>
          <w:tblCellSpacing w:w="15" w:type="dxa"/>
        </w:trPr>
        <w:tc>
          <w:tcPr>
            <w:tcW w:w="0" w:type="auto"/>
            <w:tcBorders>
              <w:bottom w:val="single" w:sz="6" w:space="0" w:color="000000"/>
            </w:tcBorders>
            <w:shd w:val="clear" w:color="auto" w:fill="BBBBBB"/>
            <w:vAlign w:val="center"/>
            <w:hideMark/>
          </w:tcPr>
          <w:p w14:paraId="775CDB72"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405B916F"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F96376F" w14:textId="77777777">
        <w:trPr>
          <w:divId w:val="1461848633"/>
          <w:tblCellSpacing w:w="15" w:type="dxa"/>
        </w:trPr>
        <w:tc>
          <w:tcPr>
            <w:tcW w:w="0" w:type="auto"/>
            <w:vAlign w:val="center"/>
            <w:hideMark/>
          </w:tcPr>
          <w:p w14:paraId="27CC6EC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68C318A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w:t>
            </w:r>
            <w:r>
              <w:rPr>
                <w:rFonts w:ascii="Georgia" w:eastAsia="Times New Roman" w:hAnsi="Georgia"/>
                <w:sz w:val="18"/>
                <w:szCs w:val="18"/>
              </w:rPr>
              <w:t>al. 2011, GBIF.org 2022).</w:t>
            </w:r>
          </w:p>
        </w:tc>
      </w:tr>
    </w:tbl>
    <w:p w14:paraId="60D95299"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CB4660" w14:paraId="7875F1EA" w14:textId="77777777">
        <w:trPr>
          <w:divId w:val="1461848633"/>
          <w:tblCellSpacing w:w="15" w:type="dxa"/>
        </w:trPr>
        <w:tc>
          <w:tcPr>
            <w:tcW w:w="0" w:type="auto"/>
            <w:tcBorders>
              <w:bottom w:val="single" w:sz="6" w:space="0" w:color="000000"/>
            </w:tcBorders>
            <w:shd w:val="clear" w:color="auto" w:fill="BBBBBB"/>
            <w:vAlign w:val="center"/>
            <w:hideMark/>
          </w:tcPr>
          <w:p w14:paraId="0C42970B"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71A94434"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5AA7C79"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26AEC48" w14:textId="77777777">
        <w:trPr>
          <w:divId w:val="1461848633"/>
          <w:tblCellSpacing w:w="15" w:type="dxa"/>
        </w:trPr>
        <w:tc>
          <w:tcPr>
            <w:tcW w:w="0" w:type="auto"/>
            <w:vAlign w:val="center"/>
            <w:hideMark/>
          </w:tcPr>
          <w:p w14:paraId="5FCE948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4330</w:t>
            </w:r>
          </w:p>
        </w:tc>
        <w:tc>
          <w:tcPr>
            <w:tcW w:w="0" w:type="auto"/>
            <w:vAlign w:val="center"/>
            <w:hideMark/>
          </w:tcPr>
          <w:p w14:paraId="13258020" w14:textId="77777777" w:rsidR="00000000" w:rsidRDefault="00431B5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0B1071F" w14:textId="28C1288B" w:rsidR="00000000" w:rsidRDefault="00431B54">
            <w:pPr>
              <w:spacing w:after="75"/>
              <w:rPr>
                <w:rFonts w:ascii="Georgia" w:eastAsia="Times New Roman" w:hAnsi="Georgia"/>
                <w:sz w:val="18"/>
                <w:szCs w:val="18"/>
              </w:rPr>
            </w:pPr>
            <w:r>
              <w:rPr>
                <w:rFonts w:ascii="Georgia" w:eastAsia="Times New Roman" w:hAnsi="Georgia"/>
                <w:sz w:val="18"/>
                <w:szCs w:val="18"/>
              </w:rPr>
              <w:t xml:space="preserve">Estimated from a </w:t>
            </w:r>
            <w:del w:id="21" w:author="Jack Plummer" w:date="2022-08-19T17:12:00Z">
              <w:r w:rsidDel="00CB4660">
                <w:rPr>
                  <w:rFonts w:ascii="Georgia" w:eastAsia="Times New Roman" w:hAnsi="Georgia"/>
                  <w:sz w:val="18"/>
                  <w:szCs w:val="18"/>
                </w:rPr>
                <w:delText>2 x 2 km grid cell</w:delText>
              </w:r>
            </w:del>
            <w:ins w:id="22" w:author="Jack Plummer" w:date="2022-08-19T17:12:00Z">
              <w:r w:rsidR="00CB4660">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w:t>
            </w:r>
            <w:r>
              <w:rPr>
                <w:rFonts w:ascii="Georgia" w:eastAsia="Times New Roman" w:hAnsi="Georgia"/>
                <w:sz w:val="18"/>
                <w:szCs w:val="18"/>
              </w:rPr>
              <w:t xml:space="preserve">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1AF74C97"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0"/>
        <w:gridCol w:w="7690"/>
      </w:tblGrid>
      <w:tr w:rsidR="00000000" w14:paraId="5CF92F10" w14:textId="77777777">
        <w:trPr>
          <w:divId w:val="1461848633"/>
          <w:tblCellSpacing w:w="15" w:type="dxa"/>
        </w:trPr>
        <w:tc>
          <w:tcPr>
            <w:tcW w:w="0" w:type="auto"/>
            <w:tcBorders>
              <w:bottom w:val="single" w:sz="6" w:space="0" w:color="000000"/>
            </w:tcBorders>
            <w:shd w:val="clear" w:color="auto" w:fill="BBBBBB"/>
            <w:vAlign w:val="center"/>
            <w:hideMark/>
          </w:tcPr>
          <w:p w14:paraId="1C420CCE"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CF20D69"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9773024" w14:textId="77777777">
        <w:trPr>
          <w:divId w:val="1461848633"/>
          <w:tblCellSpacing w:w="15" w:type="dxa"/>
        </w:trPr>
        <w:tc>
          <w:tcPr>
            <w:tcW w:w="0" w:type="auto"/>
            <w:vAlign w:val="center"/>
            <w:hideMark/>
          </w:tcPr>
          <w:p w14:paraId="5E8F624F" w14:textId="77777777" w:rsidR="00000000" w:rsidRDefault="00431B54">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3DBB6750" w14:textId="74942923" w:rsidR="00000000" w:rsidRDefault="00431B54">
            <w:pPr>
              <w:spacing w:after="75"/>
              <w:rPr>
                <w:rFonts w:ascii="Georgia" w:eastAsia="Times New Roman" w:hAnsi="Georgia"/>
                <w:sz w:val="18"/>
                <w:szCs w:val="18"/>
              </w:rPr>
            </w:pPr>
            <w:r>
              <w:rPr>
                <w:rFonts w:ascii="Georgia" w:eastAsia="Times New Roman" w:hAnsi="Georgia"/>
                <w:sz w:val="18"/>
                <w:szCs w:val="18"/>
              </w:rPr>
              <w:t xml:space="preserve">The species is considered to be restricted to three locations: Surat Thani (Khao </w:t>
            </w:r>
            <w:proofErr w:type="spellStart"/>
            <w:r>
              <w:rPr>
                <w:rFonts w:ascii="Georgia" w:eastAsia="Times New Roman" w:hAnsi="Georgia"/>
                <w:sz w:val="18"/>
                <w:szCs w:val="18"/>
              </w:rPr>
              <w:t>Phra</w:t>
            </w:r>
            <w:proofErr w:type="spellEnd"/>
            <w:r>
              <w:rPr>
                <w:rFonts w:ascii="Georgia" w:eastAsia="Times New Roman" w:hAnsi="Georgia"/>
                <w:sz w:val="18"/>
                <w:szCs w:val="18"/>
              </w:rPr>
              <w:t xml:space="preserve"> Rahu), </w:t>
            </w:r>
            <w:proofErr w:type="spellStart"/>
            <w:r>
              <w:rPr>
                <w:rFonts w:ascii="Georgia" w:eastAsia="Times New Roman" w:hAnsi="Georgia"/>
                <w:sz w:val="18"/>
                <w:szCs w:val="18"/>
              </w:rPr>
              <w:t>Hala-Bala</w:t>
            </w:r>
            <w:proofErr w:type="spellEnd"/>
            <w:r>
              <w:rPr>
                <w:rFonts w:ascii="Georgia" w:eastAsia="Times New Roman" w:hAnsi="Georgia"/>
                <w:sz w:val="18"/>
                <w:szCs w:val="18"/>
              </w:rPr>
              <w:t xml:space="preserve"> Wildlife Sanctuary and Klong </w:t>
            </w:r>
            <w:proofErr w:type="spellStart"/>
            <w:r>
              <w:rPr>
                <w:rFonts w:ascii="Georgia" w:eastAsia="Times New Roman" w:hAnsi="Georgia"/>
                <w:sz w:val="18"/>
                <w:szCs w:val="18"/>
              </w:rPr>
              <w:t>Saeng</w:t>
            </w:r>
            <w:proofErr w:type="spellEnd"/>
            <w:r>
              <w:rPr>
                <w:rFonts w:ascii="Georgia" w:eastAsia="Times New Roman" w:hAnsi="Georgia"/>
                <w:sz w:val="18"/>
                <w:szCs w:val="18"/>
              </w:rPr>
              <w:t xml:space="preserve"> – Khao </w:t>
            </w:r>
            <w:proofErr w:type="spellStart"/>
            <w:r>
              <w:rPr>
                <w:rFonts w:ascii="Georgia" w:eastAsia="Times New Roman" w:hAnsi="Georgia"/>
                <w:sz w:val="18"/>
                <w:szCs w:val="18"/>
              </w:rPr>
              <w:t>Sok</w:t>
            </w:r>
            <w:proofErr w:type="spellEnd"/>
            <w:r>
              <w:rPr>
                <w:rFonts w:ascii="Georgia" w:eastAsia="Times New Roman" w:hAnsi="Georgia"/>
                <w:sz w:val="18"/>
                <w:szCs w:val="18"/>
              </w:rPr>
              <w:t xml:space="preserve"> Forest </w:t>
            </w:r>
            <w:commentRangeStart w:id="23"/>
            <w:r>
              <w:rPr>
                <w:rFonts w:ascii="Georgia" w:eastAsia="Times New Roman" w:hAnsi="Georgia"/>
                <w:sz w:val="18"/>
                <w:szCs w:val="18"/>
              </w:rPr>
              <w:t>complex</w:t>
            </w:r>
            <w:commentRangeEnd w:id="23"/>
            <w:r w:rsidR="00CB4660">
              <w:rPr>
                <w:rStyle w:val="CommentReference"/>
              </w:rPr>
              <w:commentReference w:id="23"/>
            </w:r>
            <w:ins w:id="24" w:author="Jack Plummer" w:date="2022-08-19T17:12:00Z">
              <w:r w:rsidR="00CB4660">
                <w:rPr>
                  <w:rFonts w:ascii="Georgia" w:eastAsia="Times New Roman" w:hAnsi="Georgia"/>
                  <w:sz w:val="18"/>
                  <w:szCs w:val="18"/>
                </w:rPr>
                <w:t>.</w:t>
              </w:r>
            </w:ins>
            <w:del w:id="25" w:author="Jack Plummer" w:date="2022-08-19T17:12:00Z">
              <w:r w:rsidDel="00CB4660">
                <w:rPr>
                  <w:rFonts w:ascii="Georgia" w:eastAsia="Times New Roman" w:hAnsi="Georgia"/>
                  <w:sz w:val="18"/>
                  <w:szCs w:val="18"/>
                </w:rPr>
                <w:delText xml:space="preserve">. </w:delText>
              </w:r>
              <w:r w:rsidDel="00CB4660">
                <w:rPr>
                  <w:rFonts w:ascii="Georgia" w:eastAsia="Times New Roman" w:hAnsi="Georgia"/>
                  <w:sz w:val="18"/>
                  <w:szCs w:val="18"/>
                </w:rPr>
                <w:delText>There is limited population information available, but the population trend is suspected to</w:delText>
              </w:r>
              <w:r w:rsidDel="00CB4660">
                <w:rPr>
                  <w:rFonts w:ascii="Georgia" w:eastAsia="Times New Roman" w:hAnsi="Georgia"/>
                  <w:sz w:val="18"/>
                  <w:szCs w:val="18"/>
                </w:rPr>
                <w:delText xml:space="preserve"> be decreasing.</w:delText>
              </w:r>
            </w:del>
          </w:p>
        </w:tc>
      </w:tr>
    </w:tbl>
    <w:p w14:paraId="4C7ECB3D"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Elevation / Depth / Depth Zones</w:t>
      </w:r>
    </w:p>
    <w:p w14:paraId="3747CE29" w14:textId="77777777" w:rsidR="00000000" w:rsidRDefault="00431B54">
      <w:pPr>
        <w:pStyle w:val="NormalWeb"/>
        <w:divId w:val="1461848633"/>
        <w:rPr>
          <w:rFonts w:ascii="Georgia" w:hAnsi="Georgia"/>
        </w:rPr>
      </w:pPr>
      <w:r>
        <w:rPr>
          <w:rStyle w:val="datalabel1"/>
          <w:rFonts w:ascii="Georgia" w:hAnsi="Georgia"/>
        </w:rPr>
        <w:t xml:space="preserve">Elevation Lower Limit (in metres above sea level): </w:t>
      </w:r>
      <w:r>
        <w:rPr>
          <w:rFonts w:ascii="Georgia" w:hAnsi="Georgia"/>
        </w:rPr>
        <w:t>0</w:t>
      </w:r>
    </w:p>
    <w:p w14:paraId="58BCBD0E" w14:textId="77777777" w:rsidR="00000000" w:rsidRDefault="00431B54">
      <w:pPr>
        <w:pStyle w:val="NormalWeb"/>
        <w:divId w:val="1461848633"/>
        <w:rPr>
          <w:rFonts w:ascii="Georgia" w:hAnsi="Georgia"/>
        </w:rPr>
      </w:pPr>
      <w:r>
        <w:rPr>
          <w:rStyle w:val="datalabel1"/>
          <w:rFonts w:ascii="Georgia" w:hAnsi="Georgia"/>
        </w:rPr>
        <w:t xml:space="preserve">Elevation Upper Limit (in metres above sea level): </w:t>
      </w:r>
      <w:r>
        <w:rPr>
          <w:rFonts w:ascii="Georgia" w:hAnsi="Georgia"/>
        </w:rPr>
        <w:t>200</w:t>
      </w:r>
    </w:p>
    <w:p w14:paraId="5BADAAD6"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000000" w14:paraId="5D84D0BE" w14:textId="77777777">
        <w:trPr>
          <w:divId w:val="1461848633"/>
          <w:tblCellSpacing w:w="15" w:type="dxa"/>
        </w:trPr>
        <w:tc>
          <w:tcPr>
            <w:tcW w:w="0" w:type="auto"/>
            <w:tcBorders>
              <w:bottom w:val="single" w:sz="6" w:space="0" w:color="000000"/>
            </w:tcBorders>
            <w:shd w:val="clear" w:color="auto" w:fill="BBBBBB"/>
            <w:vAlign w:val="center"/>
            <w:hideMark/>
          </w:tcPr>
          <w:p w14:paraId="307FAB09"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CD14333"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730BC794"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w:t>
            </w:r>
            <w:r>
              <w:rPr>
                <w:rFonts w:ascii="Georgia" w:eastAsia="Times New Roman" w:hAnsi="Georgia"/>
                <w:b/>
                <w:bCs/>
                <w:sz w:val="18"/>
                <w:szCs w:val="18"/>
              </w:rPr>
              <w:t>ces/methods used:</w:t>
            </w:r>
          </w:p>
        </w:tc>
        <w:tc>
          <w:tcPr>
            <w:tcW w:w="0" w:type="auto"/>
            <w:tcBorders>
              <w:bottom w:val="single" w:sz="6" w:space="0" w:color="000000"/>
            </w:tcBorders>
            <w:shd w:val="clear" w:color="auto" w:fill="BBBBBB"/>
            <w:vAlign w:val="center"/>
            <w:hideMark/>
          </w:tcPr>
          <w:p w14:paraId="25F4609E"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2B2B5DF3"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9BFF0DE"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3885A54"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0FE0EA5"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35231837" w14:textId="77777777">
        <w:trPr>
          <w:divId w:val="1461848633"/>
          <w:tblCellSpacing w:w="15" w:type="dxa"/>
        </w:trPr>
        <w:tc>
          <w:tcPr>
            <w:tcW w:w="0" w:type="auto"/>
            <w:vAlign w:val="center"/>
            <w:hideMark/>
          </w:tcPr>
          <w:p w14:paraId="4B48EC27" w14:textId="77777777" w:rsidR="00000000" w:rsidRDefault="00431B54">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79879EC"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8A1FD6" w14:textId="77777777" w:rsidR="00000000" w:rsidRDefault="00431B54">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p>
        </w:tc>
        <w:tc>
          <w:tcPr>
            <w:tcW w:w="0" w:type="auto"/>
            <w:vAlign w:val="center"/>
            <w:hideMark/>
          </w:tcPr>
          <w:p w14:paraId="30F42B10"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224C1E2"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72EAFFF"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22D2F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04BF13"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bl>
    <w:p w14:paraId="1E64C76E" w14:textId="77777777" w:rsidR="00000000" w:rsidRDefault="00431B54">
      <w:pPr>
        <w:pStyle w:val="Heading2"/>
        <w:divId w:val="1461848633"/>
        <w:rPr>
          <w:rFonts w:ascii="Georgia" w:eastAsia="Times New Roman" w:hAnsi="Georgia"/>
          <w:sz w:val="27"/>
          <w:szCs w:val="27"/>
        </w:rPr>
      </w:pPr>
      <w:r>
        <w:rPr>
          <w:rFonts w:ascii="Georgia" w:eastAsia="Times New Roman" w:hAnsi="Georgia"/>
          <w:sz w:val="27"/>
          <w:szCs w:val="27"/>
        </w:rPr>
        <w:t>Biogeographic Realms</w:t>
      </w:r>
    </w:p>
    <w:p w14:paraId="1B438B73" w14:textId="77777777" w:rsidR="00000000" w:rsidRDefault="00431B54">
      <w:pPr>
        <w:pStyle w:val="NormalWeb"/>
        <w:divId w:val="1461848633"/>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09496F02" w14:textId="77777777" w:rsidR="00000000" w:rsidRDefault="00431B54">
      <w:pPr>
        <w:pStyle w:val="Heading1"/>
        <w:divId w:val="1878466177"/>
        <w:rPr>
          <w:rFonts w:ascii="Georgia" w:eastAsia="Times New Roman" w:hAnsi="Georgia"/>
          <w:sz w:val="29"/>
          <w:szCs w:val="29"/>
        </w:rPr>
      </w:pPr>
      <w:r>
        <w:rPr>
          <w:rFonts w:ascii="Georgia" w:eastAsia="Times New Roman" w:hAnsi="Georgia"/>
          <w:sz w:val="29"/>
          <w:szCs w:val="29"/>
        </w:rPr>
        <w:t>Occurrence</w:t>
      </w:r>
    </w:p>
    <w:p w14:paraId="613443FD" w14:textId="77777777" w:rsidR="00000000" w:rsidRDefault="00431B54">
      <w:pPr>
        <w:pStyle w:val="Heading2"/>
        <w:divId w:val="187846617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2C5F72DC" w14:textId="77777777">
        <w:trPr>
          <w:divId w:val="1878466177"/>
          <w:tblCellSpacing w:w="15" w:type="dxa"/>
        </w:trPr>
        <w:tc>
          <w:tcPr>
            <w:tcW w:w="0" w:type="auto"/>
            <w:tcBorders>
              <w:bottom w:val="single" w:sz="6" w:space="0" w:color="000000"/>
            </w:tcBorders>
            <w:shd w:val="clear" w:color="auto" w:fill="BBBBBB"/>
            <w:vAlign w:val="center"/>
            <w:hideMark/>
          </w:tcPr>
          <w:p w14:paraId="2D213DD1"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6F4D4CE5"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38BE275"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87B6052"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202AFE03"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F7E7F61" w14:textId="77777777">
        <w:trPr>
          <w:divId w:val="1878466177"/>
          <w:tblCellSpacing w:w="15" w:type="dxa"/>
        </w:trPr>
        <w:tc>
          <w:tcPr>
            <w:tcW w:w="0" w:type="auto"/>
            <w:tcBorders>
              <w:bottom w:val="single" w:sz="6" w:space="0" w:color="CCCCCC"/>
            </w:tcBorders>
            <w:vAlign w:val="center"/>
            <w:hideMark/>
          </w:tcPr>
          <w:p w14:paraId="64C63D7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431968A" w14:textId="77777777" w:rsidR="00000000" w:rsidRDefault="00431B5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D68F378" w14:textId="77777777" w:rsidR="00000000" w:rsidRDefault="00431B5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E50F312" w14:textId="77777777" w:rsidR="00000000" w:rsidRDefault="00431B54">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289E762" w14:textId="77777777" w:rsidR="00000000" w:rsidRDefault="00431B54">
            <w:pPr>
              <w:spacing w:after="75"/>
              <w:rPr>
                <w:rFonts w:ascii="Georgia" w:eastAsia="Times New Roman" w:hAnsi="Georgia"/>
                <w:sz w:val="18"/>
                <w:szCs w:val="18"/>
              </w:rPr>
            </w:pPr>
            <w:r>
              <w:rPr>
                <w:rFonts w:ascii="Georgia" w:eastAsia="Times New Roman" w:hAnsi="Georgia"/>
                <w:sz w:val="18"/>
                <w:szCs w:val="18"/>
              </w:rPr>
              <w:t>Resident</w:t>
            </w:r>
          </w:p>
        </w:tc>
      </w:tr>
    </w:tbl>
    <w:p w14:paraId="12E991D8" w14:textId="77777777" w:rsidR="00000000" w:rsidRDefault="00431B54">
      <w:pPr>
        <w:pStyle w:val="Heading1"/>
        <w:divId w:val="1197814473"/>
        <w:rPr>
          <w:rFonts w:ascii="Georgia" w:eastAsia="Times New Roman" w:hAnsi="Georgia"/>
          <w:sz w:val="29"/>
          <w:szCs w:val="29"/>
        </w:rPr>
      </w:pPr>
      <w:r>
        <w:rPr>
          <w:rFonts w:ascii="Georgia" w:eastAsia="Times New Roman" w:hAnsi="Georgia"/>
          <w:sz w:val="29"/>
          <w:szCs w:val="29"/>
        </w:rPr>
        <w:t>Population</w:t>
      </w:r>
    </w:p>
    <w:p w14:paraId="234B7706" w14:textId="29DC08BD" w:rsidR="00773F83" w:rsidDel="00773F83" w:rsidRDefault="00773F83" w:rsidP="00773F83">
      <w:pPr>
        <w:pStyle w:val="NormalWeb"/>
        <w:divId w:val="1197814473"/>
        <w:rPr>
          <w:del w:id="26" w:author="Jack Plummer" w:date="2022-08-19T17:15:00Z"/>
          <w:moveTo w:id="27" w:author="Jack Plummer" w:date="2022-08-19T17:15:00Z"/>
          <w:rFonts w:ascii="Georgia" w:hAnsi="Georgia"/>
        </w:rPr>
      </w:pPr>
      <w:ins w:id="28" w:author="Jack Plummer" w:date="2022-08-19T17:15:00Z">
        <w:r>
          <w:rPr>
            <w:rFonts w:ascii="Georgia" w:hAnsi="Georgia"/>
          </w:rPr>
          <w:t xml:space="preserve">The species is considered </w:t>
        </w:r>
      </w:ins>
      <w:moveToRangeStart w:id="29" w:author="Jack Plummer" w:date="2022-08-19T17:15:00Z" w:name="move111821736"/>
      <w:moveTo w:id="30" w:author="Jack Plummer" w:date="2022-08-19T17:15:00Z">
        <w:del w:id="31" w:author="Jack Plummer" w:date="2022-08-19T17:15:00Z">
          <w:r w:rsidDel="00773F83">
            <w:rPr>
              <w:rFonts w:ascii="Georgia" w:hAnsi="Georgia"/>
            </w:rPr>
            <w:delText>R</w:delText>
          </w:r>
        </w:del>
      </w:moveTo>
      <w:ins w:id="32" w:author="Jack Plummer" w:date="2022-08-19T17:15:00Z">
        <w:r>
          <w:rPr>
            <w:rFonts w:ascii="Georgia" w:hAnsi="Georgia"/>
          </w:rPr>
          <w:t>r</w:t>
        </w:r>
      </w:ins>
      <w:moveTo w:id="33" w:author="Jack Plummer" w:date="2022-08-19T17:15:00Z">
        <w:r>
          <w:rPr>
            <w:rFonts w:ascii="Georgia" w:hAnsi="Georgia"/>
          </w:rPr>
          <w:t>are (</w:t>
        </w:r>
        <w:proofErr w:type="spellStart"/>
        <w:r>
          <w:rPr>
            <w:rFonts w:ascii="Georgia" w:hAnsi="Georgia"/>
          </w:rPr>
          <w:t>Varadol</w:t>
        </w:r>
        <w:proofErr w:type="spellEnd"/>
        <w:r>
          <w:rPr>
            <w:rFonts w:ascii="Georgia" w:hAnsi="Georgia"/>
          </w:rPr>
          <w:t> </w:t>
        </w:r>
        <w:r>
          <w:rPr>
            <w:rStyle w:val="Emphasis"/>
            <w:rFonts w:ascii="Georgia" w:hAnsi="Georgia"/>
          </w:rPr>
          <w:t>et al.</w:t>
        </w:r>
        <w:r>
          <w:rPr>
            <w:rFonts w:ascii="Georgia" w:hAnsi="Georgia"/>
          </w:rPr>
          <w:t> 2017).</w:t>
        </w:r>
      </w:moveTo>
      <w:ins w:id="34" w:author="Jack Plummer" w:date="2022-08-19T17:15:00Z">
        <w:r>
          <w:rPr>
            <w:rFonts w:ascii="Georgia" w:hAnsi="Georgia"/>
          </w:rPr>
          <w:t xml:space="preserve"> </w:t>
        </w:r>
      </w:ins>
    </w:p>
    <w:moveToRangeEnd w:id="29"/>
    <w:p w14:paraId="258CCAA3" w14:textId="5D3D7824" w:rsidR="00000000" w:rsidRDefault="00431B54" w:rsidP="00773F83">
      <w:pPr>
        <w:pStyle w:val="NormalWeb"/>
        <w:divId w:val="1197814473"/>
        <w:rPr>
          <w:rFonts w:ascii="Georgia" w:hAnsi="Georgia"/>
        </w:rPr>
      </w:pPr>
      <w:del w:id="35" w:author="Jack Plummer" w:date="2022-08-19T17:15:00Z">
        <w:r w:rsidDel="00773F83">
          <w:rPr>
            <w:rFonts w:ascii="Georgia" w:hAnsi="Georgia"/>
          </w:rPr>
          <w:delText>This species</w:delText>
        </w:r>
      </w:del>
      <w:ins w:id="36" w:author="Jack Plummer" w:date="2022-08-19T17:15:00Z">
        <w:r w:rsidR="00773F83">
          <w:rPr>
            <w:rFonts w:ascii="Georgia" w:hAnsi="Georgia"/>
          </w:rPr>
          <w:t>It</w:t>
        </w:r>
      </w:ins>
      <w:r>
        <w:rPr>
          <w:rFonts w:ascii="Georgia" w:hAnsi="Georgia"/>
        </w:rPr>
        <w:t xml:space="preserve"> is known from </w:t>
      </w:r>
      <w:ins w:id="37" w:author="Jack Plummer" w:date="2022-08-19T17:13:00Z">
        <w:r w:rsidR="00773F83">
          <w:rPr>
            <w:rFonts w:ascii="Georgia" w:hAnsi="Georgia"/>
          </w:rPr>
          <w:t>three</w:t>
        </w:r>
      </w:ins>
      <w:del w:id="38" w:author="Jack Plummer" w:date="2022-08-19T17:13:00Z">
        <w:r w:rsidDel="00773F83">
          <w:rPr>
            <w:rFonts w:ascii="Georgia" w:hAnsi="Georgia"/>
          </w:rPr>
          <w:delText>3</w:delText>
        </w:r>
      </w:del>
      <w:r>
        <w:rPr>
          <w:rFonts w:ascii="Georgia" w:hAnsi="Georgia"/>
        </w:rPr>
        <w:t xml:space="preserve"> subpopulations, </w:t>
      </w:r>
      <w:del w:id="39" w:author="Jack Plummer" w:date="2022-08-19T17:13:00Z">
        <w:r w:rsidDel="00773F83">
          <w:rPr>
            <w:rFonts w:ascii="Georgia" w:hAnsi="Georgia"/>
          </w:rPr>
          <w:delText xml:space="preserve">and </w:delText>
        </w:r>
      </w:del>
      <w:ins w:id="40" w:author="Jack Plummer" w:date="2022-08-19T17:13:00Z">
        <w:r w:rsidR="00773F83">
          <w:rPr>
            <w:rFonts w:ascii="Georgia" w:hAnsi="Georgia"/>
          </w:rPr>
          <w:t xml:space="preserve">but the </w:t>
        </w:r>
      </w:ins>
      <w:r>
        <w:rPr>
          <w:rFonts w:ascii="Georgia" w:hAnsi="Georgia"/>
        </w:rPr>
        <w:t>number of mature individual</w:t>
      </w:r>
      <w:ins w:id="41" w:author="Jack Plummer" w:date="2022-08-19T17:13:00Z">
        <w:r w:rsidR="00773F83">
          <w:rPr>
            <w:rFonts w:ascii="Georgia" w:hAnsi="Georgia"/>
          </w:rPr>
          <w:t>s</w:t>
        </w:r>
      </w:ins>
      <w:r>
        <w:rPr>
          <w:rFonts w:ascii="Georgia" w:hAnsi="Georgia"/>
        </w:rPr>
        <w:t xml:space="preserve"> is unknown. Based on habitat loss at known sites, the population trend is suspected to be decreasing. No information is available around the size and status of specific subpopulat</w:t>
      </w:r>
      <w:r>
        <w:rPr>
          <w:rFonts w:ascii="Georgia" w:hAnsi="Georgia"/>
        </w:rPr>
        <w:t>ions</w:t>
      </w:r>
      <w:del w:id="42" w:author="Jack Plummer" w:date="2022-08-19T17:13:00Z">
        <w:r w:rsidDel="00773F83">
          <w:rPr>
            <w:rFonts w:ascii="Georgia" w:hAnsi="Georgia"/>
          </w:rPr>
          <w:delText xml:space="preserve"> and the current population trend is unknown</w:delText>
        </w:r>
      </w:del>
      <w:r>
        <w:rPr>
          <w:rFonts w:ascii="Georgia" w:hAnsi="Georgia"/>
        </w:rPr>
        <w:t xml:space="preserve">. Further research into population status and trends is required to </w:t>
      </w:r>
      <w:ins w:id="43" w:author="Jack Plummer" w:date="2022-08-19T17:13:00Z">
        <w:r w:rsidR="00773F83">
          <w:rPr>
            <w:rFonts w:ascii="Georgia" w:hAnsi="Georgia"/>
          </w:rPr>
          <w:t xml:space="preserve">establish a population size and </w:t>
        </w:r>
      </w:ins>
      <w:r>
        <w:rPr>
          <w:rFonts w:ascii="Georgia" w:hAnsi="Georgia"/>
        </w:rPr>
        <w:t>confirm</w:t>
      </w:r>
      <w:del w:id="44" w:author="Jack Plummer" w:date="2022-08-19T17:13:00Z">
        <w:r w:rsidDel="00773F83">
          <w:rPr>
            <w:rFonts w:ascii="Georgia" w:hAnsi="Georgia"/>
          </w:rPr>
          <w:delText>e</w:delText>
        </w:r>
        <w:r w:rsidDel="00773F83">
          <w:rPr>
            <w:rFonts w:ascii="Georgia" w:hAnsi="Georgia"/>
          </w:rPr>
          <w:delText>d</w:delText>
        </w:r>
      </w:del>
      <w:ins w:id="45" w:author="Jack Plummer" w:date="2022-08-19T17:13:00Z">
        <w:r w:rsidR="00773F83">
          <w:rPr>
            <w:rFonts w:ascii="Georgia" w:hAnsi="Georgia"/>
          </w:rPr>
          <w:t xml:space="preserve"> </w:t>
        </w:r>
      </w:ins>
      <w:del w:id="46" w:author="Jack Plummer" w:date="2022-08-19T17:13:00Z">
        <w:r w:rsidDel="00773F83">
          <w:rPr>
            <w:rFonts w:ascii="Georgia" w:hAnsi="Georgia"/>
          </w:rPr>
          <w:delText xml:space="preserve"> </w:delText>
        </w:r>
      </w:del>
      <w:r>
        <w:rPr>
          <w:rFonts w:ascii="Georgia" w:hAnsi="Georgia"/>
        </w:rPr>
        <w:t>whether a decline is apparent and ongoing.</w:t>
      </w:r>
    </w:p>
    <w:p w14:paraId="2546876A" w14:textId="77777777" w:rsidR="00000000" w:rsidRDefault="00431B54">
      <w:pPr>
        <w:pStyle w:val="Heading2"/>
        <w:divId w:val="1197814473"/>
        <w:rPr>
          <w:rFonts w:ascii="Georgia" w:eastAsia="Times New Roman" w:hAnsi="Georgia"/>
          <w:sz w:val="27"/>
          <w:szCs w:val="27"/>
        </w:rPr>
      </w:pPr>
      <w:r>
        <w:rPr>
          <w:rFonts w:ascii="Georgia" w:eastAsia="Times New Roman" w:hAnsi="Georgia"/>
          <w:sz w:val="27"/>
          <w:szCs w:val="27"/>
        </w:rPr>
        <w:t>Population Information</w:t>
      </w:r>
    </w:p>
    <w:p w14:paraId="1DC5A9D4" w14:textId="77777777" w:rsidR="00000000" w:rsidRDefault="00431B54">
      <w:pPr>
        <w:pStyle w:val="NormalWeb"/>
        <w:divId w:val="1197814473"/>
        <w:rPr>
          <w:rFonts w:ascii="Georgia" w:hAnsi="Georgia"/>
        </w:rPr>
      </w:pPr>
      <w:r>
        <w:rPr>
          <w:rStyle w:val="datalabel1"/>
          <w:rFonts w:ascii="Georgia" w:hAnsi="Georgia"/>
        </w:rPr>
        <w:t xml:space="preserve">Current Population Trend: </w:t>
      </w:r>
      <w:r>
        <w:rPr>
          <w:rFonts w:ascii="Georgia" w:hAnsi="Georgia"/>
        </w:rPr>
        <w:t>Decreasing</w:t>
      </w:r>
    </w:p>
    <w:p w14:paraId="4310E5F5" w14:textId="77777777" w:rsidR="00000000" w:rsidRDefault="00431B54">
      <w:pPr>
        <w:pStyle w:val="Heading1"/>
        <w:divId w:val="1200357417"/>
        <w:rPr>
          <w:rFonts w:ascii="Georgia" w:eastAsia="Times New Roman" w:hAnsi="Georgia"/>
          <w:sz w:val="29"/>
          <w:szCs w:val="29"/>
        </w:rPr>
      </w:pPr>
      <w:r>
        <w:rPr>
          <w:rFonts w:ascii="Georgia" w:eastAsia="Times New Roman" w:hAnsi="Georgia"/>
          <w:sz w:val="29"/>
          <w:szCs w:val="29"/>
        </w:rPr>
        <w:t>Habitats and Ecology</w:t>
      </w:r>
    </w:p>
    <w:p w14:paraId="7A52CDD4" w14:textId="4EE342AC" w:rsidR="00000000" w:rsidRDefault="00431B54">
      <w:pPr>
        <w:pStyle w:val="NormalWeb"/>
        <w:divId w:val="1200357417"/>
        <w:rPr>
          <w:rFonts w:ascii="Georgia" w:hAnsi="Georgia"/>
        </w:rPr>
      </w:pPr>
      <w:r>
        <w:rPr>
          <w:rFonts w:ascii="Georgia" w:hAnsi="Georgia"/>
        </w:rPr>
        <w:t>This s</w:t>
      </w:r>
      <w:r>
        <w:rPr>
          <w:rFonts w:ascii="Georgia" w:hAnsi="Georgia"/>
        </w:rPr>
        <w:t>pecies is a tree up to</w:t>
      </w:r>
      <w:del w:id="47" w:author="Jack Plummer" w:date="2022-08-19T17:13:00Z">
        <w:r w:rsidDel="00773F83">
          <w:rPr>
            <w:rFonts w:ascii="Georgia" w:hAnsi="Georgia"/>
          </w:rPr>
          <w:delText xml:space="preserve"> to</w:delText>
        </w:r>
      </w:del>
      <w:r>
        <w:rPr>
          <w:rFonts w:ascii="Georgia" w:hAnsi="Georgia"/>
        </w:rPr>
        <w:t xml:space="preserve"> 20 m high in tropical low land evergreen forest. It occurs on limestone mountain</w:t>
      </w:r>
      <w:ins w:id="48" w:author="Jack Plummer" w:date="2022-08-19T17:14:00Z">
        <w:r w:rsidR="00773F83">
          <w:rPr>
            <w:rFonts w:ascii="Georgia" w:hAnsi="Georgia"/>
          </w:rPr>
          <w:t>s</w:t>
        </w:r>
      </w:ins>
      <w:del w:id="49" w:author="Jack Plummer" w:date="2022-08-19T17:14:00Z">
        <w:r w:rsidDel="00773F83">
          <w:rPr>
            <w:rFonts w:ascii="Georgia" w:hAnsi="Georgia"/>
          </w:rPr>
          <w:delText xml:space="preserve"> </w:delText>
        </w:r>
        <w:r w:rsidDel="00773F83">
          <w:rPr>
            <w:rFonts w:ascii="Georgia" w:hAnsi="Georgia"/>
          </w:rPr>
          <w:delText>up to 200 m asl</w:delText>
        </w:r>
      </w:del>
      <w:r>
        <w:rPr>
          <w:rFonts w:ascii="Georgia" w:hAnsi="Georgia"/>
        </w:rPr>
        <w:t>. </w:t>
      </w:r>
    </w:p>
    <w:p w14:paraId="55AF3873" w14:textId="77777777" w:rsidR="00000000" w:rsidRDefault="00431B54">
      <w:pPr>
        <w:pStyle w:val="Heading2"/>
        <w:divId w:val="1200357417"/>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81"/>
        <w:gridCol w:w="718"/>
        <w:gridCol w:w="1020"/>
        <w:gridCol w:w="1888"/>
      </w:tblGrid>
      <w:tr w:rsidR="00000000" w14:paraId="2AD93DCB" w14:textId="77777777">
        <w:trPr>
          <w:divId w:val="1200357417"/>
          <w:tblCellSpacing w:w="15" w:type="dxa"/>
        </w:trPr>
        <w:tc>
          <w:tcPr>
            <w:tcW w:w="0" w:type="auto"/>
            <w:tcBorders>
              <w:bottom w:val="single" w:sz="6" w:space="0" w:color="000000"/>
            </w:tcBorders>
            <w:shd w:val="clear" w:color="auto" w:fill="BBBBBB"/>
            <w:vAlign w:val="center"/>
            <w:hideMark/>
          </w:tcPr>
          <w:p w14:paraId="3E156620"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5FBA500"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31F5E6DD"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1A67B69"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3E62150C" w14:textId="77777777">
        <w:trPr>
          <w:divId w:val="1200357417"/>
          <w:tblCellSpacing w:w="15" w:type="dxa"/>
        </w:trPr>
        <w:tc>
          <w:tcPr>
            <w:tcW w:w="0" w:type="auto"/>
            <w:tcBorders>
              <w:bottom w:val="single" w:sz="6" w:space="0" w:color="CCCCCC"/>
            </w:tcBorders>
            <w:vAlign w:val="center"/>
            <w:hideMark/>
          </w:tcPr>
          <w:p w14:paraId="6B2455A2" w14:textId="77777777" w:rsidR="00000000" w:rsidRDefault="00431B54">
            <w:pPr>
              <w:spacing w:after="75"/>
              <w:rPr>
                <w:rFonts w:ascii="Georgia" w:eastAsia="Times New Roman" w:hAnsi="Georgia"/>
                <w:sz w:val="18"/>
                <w:szCs w:val="18"/>
              </w:rPr>
            </w:pPr>
            <w:r>
              <w:rPr>
                <w:rFonts w:ascii="Georgia" w:eastAsia="Times New Roman" w:hAnsi="Georgia"/>
                <w:sz w:val="18"/>
                <w:szCs w:val="18"/>
              </w:rPr>
              <w:t>1.5. Forest -&gt; Forest - Subtropical/</w:t>
            </w:r>
            <w:commentRangeStart w:id="50"/>
            <w:r>
              <w:rPr>
                <w:rFonts w:ascii="Georgia" w:eastAsia="Times New Roman" w:hAnsi="Georgia"/>
                <w:sz w:val="18"/>
                <w:szCs w:val="18"/>
              </w:rPr>
              <w:t>Tropical Dry</w:t>
            </w:r>
            <w:commentRangeEnd w:id="50"/>
            <w:r w:rsidR="00773F83">
              <w:rPr>
                <w:rStyle w:val="CommentReference"/>
              </w:rPr>
              <w:commentReference w:id="50"/>
            </w:r>
          </w:p>
        </w:tc>
        <w:tc>
          <w:tcPr>
            <w:tcW w:w="0" w:type="auto"/>
            <w:tcBorders>
              <w:bottom w:val="single" w:sz="6" w:space="0" w:color="CCCCCC"/>
            </w:tcBorders>
            <w:vAlign w:val="center"/>
            <w:hideMark/>
          </w:tcPr>
          <w:p w14:paraId="6BF60D3A"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9666121" w14:textId="77777777" w:rsidR="00000000" w:rsidRDefault="00431B5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7A920F4"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bl>
    <w:p w14:paraId="53CE301F" w14:textId="77777777" w:rsidR="00000000" w:rsidRDefault="00431B54">
      <w:pPr>
        <w:pStyle w:val="Heading2"/>
        <w:divId w:val="1200357417"/>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76"/>
        <w:gridCol w:w="894"/>
        <w:gridCol w:w="6240"/>
      </w:tblGrid>
      <w:tr w:rsidR="00000000" w14:paraId="58BED6AF" w14:textId="77777777">
        <w:trPr>
          <w:divId w:val="1200357417"/>
          <w:tblCellSpacing w:w="15" w:type="dxa"/>
        </w:trPr>
        <w:tc>
          <w:tcPr>
            <w:tcW w:w="0" w:type="auto"/>
            <w:tcBorders>
              <w:bottom w:val="single" w:sz="6" w:space="0" w:color="000000"/>
            </w:tcBorders>
            <w:shd w:val="clear" w:color="auto" w:fill="BBBBBB"/>
            <w:vAlign w:val="center"/>
            <w:hideMark/>
          </w:tcPr>
          <w:p w14:paraId="2818E909"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EB0B497"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C0CF925"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CCF19C5" w14:textId="77777777">
        <w:trPr>
          <w:divId w:val="1200357417"/>
          <w:tblCellSpacing w:w="15" w:type="dxa"/>
        </w:trPr>
        <w:tc>
          <w:tcPr>
            <w:tcW w:w="0" w:type="auto"/>
            <w:vAlign w:val="center"/>
            <w:hideMark/>
          </w:tcPr>
          <w:p w14:paraId="2C3ED40A" w14:textId="77777777" w:rsidR="00000000" w:rsidRDefault="00431B5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1593CA8" w14:textId="77777777" w:rsidR="00000000" w:rsidRDefault="00431B54">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778B546" w14:textId="4AEFCB76" w:rsidR="00000000" w:rsidRDefault="00431B54">
            <w:pPr>
              <w:spacing w:after="75"/>
              <w:rPr>
                <w:rFonts w:ascii="Georgia" w:eastAsia="Times New Roman" w:hAnsi="Georgia"/>
                <w:sz w:val="18"/>
                <w:szCs w:val="18"/>
              </w:rPr>
            </w:pPr>
            <w:r>
              <w:rPr>
                <w:rFonts w:ascii="Georgia" w:eastAsia="Times New Roman" w:hAnsi="Georgia"/>
                <w:sz w:val="18"/>
                <w:szCs w:val="18"/>
              </w:rPr>
              <w:t>The major threat to the species is urbanisation, which is inferred to be contributing to a continuing decline in quality and habitat area. From 2002 to 2021, Surat Thani lost 12.2kha of humid primary forest, making up 3.8% of its total tree cover loss in t</w:t>
            </w:r>
            <w:r>
              <w:rPr>
                <w:rFonts w:ascii="Georgia" w:eastAsia="Times New Roman" w:hAnsi="Georgia"/>
                <w:sz w:val="18"/>
                <w:szCs w:val="18"/>
              </w:rPr>
              <w:t xml:space="preserve">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51" w:author="Jack Plummer" w:date="2022-08-19T17:14:00Z">
              <w:r w:rsidR="00773F83">
                <w:rPr>
                  <w:rFonts w:ascii="Georgia" w:eastAsia="Times New Roman" w:hAnsi="Georgia"/>
                  <w:sz w:val="18"/>
                  <w:szCs w:val="18"/>
                </w:rPr>
                <w:t xml:space="preserve">The </w:t>
              </w:r>
            </w:ins>
            <w:del w:id="52" w:author="Jack Plummer" w:date="2022-08-19T17:14:00Z">
              <w:r w:rsidDel="00773F83">
                <w:rPr>
                  <w:rFonts w:ascii="Georgia" w:eastAsia="Times New Roman" w:hAnsi="Georgia"/>
                  <w:sz w:val="18"/>
                  <w:szCs w:val="18"/>
                </w:rPr>
                <w:delText>T</w:delText>
              </w:r>
            </w:del>
            <w:ins w:id="53" w:author="Jack Plummer" w:date="2022-08-19T17:14:00Z">
              <w:r w:rsidR="00773F83">
                <w:rPr>
                  <w:rFonts w:ascii="Georgia" w:eastAsia="Times New Roman" w:hAnsi="Georgia"/>
                  <w:sz w:val="18"/>
                  <w:szCs w:val="18"/>
                </w:rPr>
                <w:t>t</w:t>
              </w:r>
            </w:ins>
            <w:r>
              <w:rPr>
                <w:rFonts w:ascii="Georgia" w:eastAsia="Times New Roman" w:hAnsi="Georgia"/>
                <w:sz w:val="18"/>
                <w:szCs w:val="18"/>
              </w:rPr>
              <w:t xml:space="preserve">otal area of humid primary forest in Surat Thani decreased by 3.5% in this </w:t>
            </w:r>
            <w:proofErr w:type="gramStart"/>
            <w:r>
              <w:rPr>
                <w:rFonts w:ascii="Georgia" w:eastAsia="Times New Roman" w:hAnsi="Georgia"/>
                <w:sz w:val="18"/>
                <w:szCs w:val="18"/>
              </w:rPr>
              <w:t>time period</w:t>
            </w:r>
            <w:proofErr w:type="gramEnd"/>
            <w:ins w:id="54" w:author="Jack Plummer" w:date="2022-08-19T17:14:00Z">
              <w:r w:rsidR="00773F83">
                <w:rPr>
                  <w:rFonts w:ascii="Georgia" w:eastAsia="Times New Roman" w:hAnsi="Georgia"/>
                  <w:sz w:val="18"/>
                  <w:szCs w:val="18"/>
                </w:rPr>
                <w:t xml:space="preserve"> </w:t>
              </w:r>
            </w:ins>
            <w:r>
              <w:rPr>
                <w:rFonts w:ascii="Georgia" w:eastAsia="Times New Roman" w:hAnsi="Georgia"/>
                <w:sz w:val="18"/>
                <w:szCs w:val="18"/>
              </w:rPr>
              <w:t>(Global Forest Watch</w:t>
            </w:r>
            <w:del w:id="55" w:author="Jack Plummer" w:date="2022-08-19T17:14:00Z">
              <w:r w:rsidDel="00773F83">
                <w:rPr>
                  <w:rFonts w:ascii="Georgia" w:eastAsia="Times New Roman" w:hAnsi="Georgia"/>
                  <w:sz w:val="18"/>
                  <w:szCs w:val="18"/>
                </w:rPr>
                <w:delText>.</w:delText>
              </w:r>
            </w:del>
            <w:r>
              <w:rPr>
                <w:rFonts w:ascii="Georgia" w:eastAsia="Times New Roman" w:hAnsi="Georgia"/>
                <w:sz w:val="18"/>
                <w:szCs w:val="18"/>
              </w:rPr>
              <w:t xml:space="preserve"> 2022).</w:t>
            </w:r>
          </w:p>
        </w:tc>
      </w:tr>
    </w:tbl>
    <w:p w14:paraId="401C699E" w14:textId="77777777" w:rsidR="00000000" w:rsidRDefault="00431B54">
      <w:pPr>
        <w:pStyle w:val="Heading2"/>
        <w:divId w:val="1200357417"/>
        <w:rPr>
          <w:rFonts w:ascii="Georgia" w:eastAsia="Times New Roman" w:hAnsi="Georgia"/>
          <w:sz w:val="27"/>
          <w:szCs w:val="27"/>
        </w:rPr>
      </w:pPr>
      <w:r>
        <w:rPr>
          <w:rFonts w:ascii="Georgia" w:eastAsia="Times New Roman" w:hAnsi="Georgia"/>
          <w:sz w:val="27"/>
          <w:szCs w:val="27"/>
        </w:rPr>
        <w:t>Systems</w:t>
      </w:r>
    </w:p>
    <w:p w14:paraId="1D0C9E14" w14:textId="77777777" w:rsidR="00000000" w:rsidRDefault="00431B54">
      <w:pPr>
        <w:pStyle w:val="NormalWeb"/>
        <w:divId w:val="1200357417"/>
        <w:rPr>
          <w:rFonts w:ascii="Georgia" w:hAnsi="Georgia"/>
        </w:rPr>
      </w:pPr>
      <w:r>
        <w:rPr>
          <w:rStyle w:val="datalabel1"/>
          <w:rFonts w:ascii="Georgia" w:hAnsi="Georgia"/>
        </w:rPr>
        <w:t xml:space="preserve">System: </w:t>
      </w:r>
      <w:r>
        <w:rPr>
          <w:rFonts w:ascii="Georgia" w:hAnsi="Georgia"/>
        </w:rPr>
        <w:t>Terrestrial</w:t>
      </w:r>
    </w:p>
    <w:p w14:paraId="08192A47" w14:textId="77777777" w:rsidR="00000000" w:rsidRDefault="00431B54">
      <w:pPr>
        <w:pStyle w:val="Heading2"/>
        <w:divId w:val="1200357417"/>
        <w:rPr>
          <w:rFonts w:ascii="Georgia" w:eastAsia="Times New Roman" w:hAnsi="Georgia"/>
          <w:sz w:val="27"/>
          <w:szCs w:val="27"/>
        </w:rPr>
      </w:pPr>
      <w:r>
        <w:rPr>
          <w:rFonts w:ascii="Georgia" w:eastAsia="Times New Roman" w:hAnsi="Georgia"/>
          <w:sz w:val="27"/>
          <w:szCs w:val="27"/>
        </w:rPr>
        <w:t>Plant Specific</w:t>
      </w:r>
    </w:p>
    <w:p w14:paraId="4877A46F" w14:textId="77777777" w:rsidR="00000000" w:rsidRDefault="00431B54">
      <w:pPr>
        <w:pStyle w:val="NormalWeb"/>
        <w:divId w:val="120035741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6A5A76C2" w14:textId="77777777">
        <w:trPr>
          <w:divId w:val="1200357417"/>
          <w:tblCellSpacing w:w="15" w:type="dxa"/>
        </w:trPr>
        <w:tc>
          <w:tcPr>
            <w:tcW w:w="0" w:type="auto"/>
            <w:tcBorders>
              <w:bottom w:val="single" w:sz="6" w:space="0" w:color="000000"/>
            </w:tcBorders>
            <w:shd w:val="clear" w:color="auto" w:fill="BBBBBB"/>
            <w:vAlign w:val="center"/>
            <w:hideMark/>
          </w:tcPr>
          <w:p w14:paraId="30EC0A78"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07608D04" w14:textId="77777777">
        <w:trPr>
          <w:divId w:val="1200357417"/>
          <w:tblCellSpacing w:w="15" w:type="dxa"/>
        </w:trPr>
        <w:tc>
          <w:tcPr>
            <w:tcW w:w="0" w:type="auto"/>
            <w:tcBorders>
              <w:bottom w:val="single" w:sz="6" w:space="0" w:color="CCCCCC"/>
            </w:tcBorders>
            <w:vAlign w:val="center"/>
            <w:hideMark/>
          </w:tcPr>
          <w:p w14:paraId="2B8AD029" w14:textId="77777777" w:rsidR="00000000" w:rsidRDefault="00431B54">
            <w:pPr>
              <w:spacing w:after="75"/>
              <w:rPr>
                <w:rFonts w:ascii="Georgia" w:eastAsia="Times New Roman" w:hAnsi="Georgia"/>
                <w:sz w:val="18"/>
                <w:szCs w:val="18"/>
              </w:rPr>
            </w:pPr>
            <w:r>
              <w:rPr>
                <w:rFonts w:ascii="Georgia" w:eastAsia="Times New Roman" w:hAnsi="Georgia"/>
                <w:sz w:val="18"/>
                <w:szCs w:val="18"/>
              </w:rPr>
              <w:t>Tree - large</w:t>
            </w:r>
          </w:p>
        </w:tc>
      </w:tr>
    </w:tbl>
    <w:p w14:paraId="1E0E76F2" w14:textId="77777777" w:rsidR="00000000" w:rsidRDefault="00431B54">
      <w:pPr>
        <w:pStyle w:val="Heading1"/>
        <w:divId w:val="993099316"/>
        <w:rPr>
          <w:rFonts w:ascii="Georgia" w:eastAsia="Times New Roman" w:hAnsi="Georgia"/>
          <w:sz w:val="29"/>
          <w:szCs w:val="29"/>
        </w:rPr>
      </w:pPr>
      <w:r>
        <w:rPr>
          <w:rFonts w:ascii="Georgia" w:eastAsia="Times New Roman" w:hAnsi="Georgia"/>
          <w:sz w:val="29"/>
          <w:szCs w:val="29"/>
        </w:rPr>
        <w:lastRenderedPageBreak/>
        <w:t>Use and Trade</w:t>
      </w:r>
    </w:p>
    <w:p w14:paraId="2BF5E700" w14:textId="77777777" w:rsidR="00000000" w:rsidRDefault="00431B54">
      <w:pPr>
        <w:pStyle w:val="Heading2"/>
        <w:divId w:val="993099316"/>
        <w:rPr>
          <w:rFonts w:ascii="Georgia" w:eastAsia="Times New Roman" w:hAnsi="Georgia"/>
          <w:sz w:val="27"/>
          <w:szCs w:val="27"/>
        </w:rPr>
      </w:pPr>
      <w:r>
        <w:rPr>
          <w:rFonts w:ascii="Georgia" w:eastAsia="Times New Roman" w:hAnsi="Georgia"/>
          <w:sz w:val="27"/>
          <w:szCs w:val="27"/>
        </w:rPr>
        <w:t>General Use and Trade Information</w:t>
      </w:r>
    </w:p>
    <w:p w14:paraId="13ABB09D" w14:textId="77777777" w:rsidR="00000000" w:rsidRDefault="00431B54">
      <w:pPr>
        <w:pStyle w:val="NormalWeb"/>
        <w:divId w:val="993099316"/>
        <w:rPr>
          <w:rFonts w:ascii="Georgia" w:hAnsi="Georgia"/>
        </w:rPr>
      </w:pPr>
      <w:r>
        <w:rPr>
          <w:rStyle w:val="datalabel1"/>
          <w:rFonts w:ascii="Georgia" w:hAnsi="Georgia"/>
        </w:rPr>
        <w:t xml:space="preserve">No use/trade information for this species: </w:t>
      </w:r>
      <w:r>
        <w:rPr>
          <w:rFonts w:ascii="Georgia" w:hAnsi="Georgia"/>
        </w:rPr>
        <w:t>true</w:t>
      </w:r>
    </w:p>
    <w:p w14:paraId="3CA320B2" w14:textId="77777777" w:rsidR="00000000" w:rsidRDefault="00431B54">
      <w:pPr>
        <w:pStyle w:val="NormalWeb"/>
        <w:divId w:val="993099316"/>
        <w:rPr>
          <w:rFonts w:ascii="Georgia" w:hAnsi="Georgia"/>
        </w:rPr>
      </w:pPr>
      <w:r>
        <w:rPr>
          <w:rFonts w:ascii="Georgia" w:hAnsi="Georgia"/>
        </w:rPr>
        <w:t>No information is available for this species.</w:t>
      </w:r>
    </w:p>
    <w:p w14:paraId="592A2634" w14:textId="77777777" w:rsidR="00000000" w:rsidRDefault="00431B54">
      <w:pPr>
        <w:pStyle w:val="Heading2"/>
        <w:divId w:val="993099316"/>
        <w:rPr>
          <w:rFonts w:ascii="Georgia" w:eastAsia="Times New Roman" w:hAnsi="Georgia"/>
          <w:sz w:val="27"/>
          <w:szCs w:val="27"/>
        </w:rPr>
      </w:pPr>
      <w:r>
        <w:rPr>
          <w:rFonts w:ascii="Georgia" w:eastAsia="Times New Roman" w:hAnsi="Georgia"/>
          <w:sz w:val="27"/>
          <w:szCs w:val="27"/>
        </w:rPr>
        <w:t>Non- Consumptive Use</w:t>
      </w:r>
    </w:p>
    <w:p w14:paraId="4108750D" w14:textId="77777777" w:rsidR="00000000" w:rsidRDefault="00431B54">
      <w:pPr>
        <w:pStyle w:val="NormalWeb"/>
        <w:divId w:val="993099316"/>
        <w:rPr>
          <w:rFonts w:ascii="Georgia" w:hAnsi="Georgia"/>
        </w:rPr>
      </w:pPr>
      <w:r>
        <w:rPr>
          <w:rStyle w:val="datalabel1"/>
          <w:rFonts w:ascii="Georgia" w:hAnsi="Georgia"/>
        </w:rPr>
        <w:t xml:space="preserve">Non-consumptive use of the species? </w:t>
      </w:r>
      <w:r>
        <w:rPr>
          <w:rFonts w:ascii="Georgia" w:hAnsi="Georgia"/>
        </w:rPr>
        <w:t>true</w:t>
      </w:r>
    </w:p>
    <w:p w14:paraId="7C7F5D98" w14:textId="77777777" w:rsidR="00000000" w:rsidRDefault="00431B54">
      <w:pPr>
        <w:pStyle w:val="Heading1"/>
        <w:divId w:val="569772708"/>
        <w:rPr>
          <w:rFonts w:ascii="Georgia" w:eastAsia="Times New Roman" w:hAnsi="Georgia"/>
          <w:sz w:val="29"/>
          <w:szCs w:val="29"/>
        </w:rPr>
      </w:pPr>
      <w:commentRangeStart w:id="56"/>
      <w:r>
        <w:rPr>
          <w:rFonts w:ascii="Georgia" w:eastAsia="Times New Roman" w:hAnsi="Georgia"/>
          <w:sz w:val="29"/>
          <w:szCs w:val="29"/>
        </w:rPr>
        <w:t>Threats</w:t>
      </w:r>
      <w:commentRangeEnd w:id="56"/>
      <w:r w:rsidR="00773F83">
        <w:rPr>
          <w:rStyle w:val="CommentReference"/>
          <w:b w:val="0"/>
          <w:bCs w:val="0"/>
          <w:color w:val="auto"/>
          <w:kern w:val="0"/>
        </w:rPr>
        <w:commentReference w:id="56"/>
      </w:r>
    </w:p>
    <w:p w14:paraId="3D36834F" w14:textId="44C34623" w:rsidR="00000000" w:rsidRDefault="00431B54">
      <w:pPr>
        <w:pStyle w:val="NormalWeb"/>
        <w:divId w:val="569772708"/>
        <w:rPr>
          <w:rFonts w:ascii="Georgia" w:hAnsi="Georgia"/>
        </w:rPr>
      </w:pPr>
      <w:r>
        <w:rPr>
          <w:rFonts w:ascii="Georgia" w:hAnsi="Georgia"/>
        </w:rPr>
        <w:t xml:space="preserve">The </w:t>
      </w:r>
      <w:ins w:id="57" w:author="Jack Plummer" w:date="2022-08-19T17:16:00Z">
        <w:r w:rsidR="00773F83">
          <w:rPr>
            <w:rFonts w:ascii="Georgia" w:hAnsi="Georgia"/>
          </w:rPr>
          <w:t xml:space="preserve">major </w:t>
        </w:r>
      </w:ins>
      <w:r>
        <w:rPr>
          <w:rFonts w:ascii="Georgia" w:hAnsi="Georgia"/>
        </w:rPr>
        <w:t xml:space="preserve">threat to this species is </w:t>
      </w:r>
      <w:del w:id="58" w:author="Jack Plummer" w:date="2022-08-19T17:16:00Z">
        <w:r w:rsidDel="00773F83">
          <w:rPr>
            <w:rFonts w:ascii="Georgia" w:hAnsi="Georgia"/>
          </w:rPr>
          <w:delText xml:space="preserve">the </w:delText>
        </w:r>
      </w:del>
      <w:r>
        <w:rPr>
          <w:rFonts w:ascii="Georgia" w:hAnsi="Georgia"/>
        </w:rPr>
        <w:t>continued deforestation throughout Thailand</w:t>
      </w:r>
      <w:del w:id="59" w:author="Jack Plummer" w:date="2022-08-19T17:16:00Z">
        <w:r w:rsidDel="00773F83">
          <w:rPr>
            <w:rFonts w:ascii="Georgia" w:hAnsi="Georgia"/>
          </w:rPr>
          <w:delText>,</w:delText>
        </w:r>
        <w:r w:rsidDel="00773F83">
          <w:rPr>
            <w:rFonts w:ascii="Georgia" w:hAnsi="Georgia"/>
          </w:rPr>
          <w:delText xml:space="preserve"> which b</w:delText>
        </w:r>
      </w:del>
      <w:ins w:id="60" w:author="Jack Plummer" w:date="2022-08-19T17:16:00Z">
        <w:r w:rsidR="00773F83">
          <w:rPr>
            <w:rFonts w:ascii="Georgia" w:hAnsi="Georgia"/>
          </w:rPr>
          <w:t>. B</w:t>
        </w:r>
      </w:ins>
      <w:r>
        <w:rPr>
          <w:rFonts w:ascii="Georgia" w:hAnsi="Georgia"/>
        </w:rPr>
        <w:t xml:space="preserve">etween 2002 and 2021, </w:t>
      </w:r>
      <w:del w:id="61" w:author="Jack Plummer" w:date="2022-08-19T17:16:00Z">
        <w:r w:rsidDel="00773F83">
          <w:rPr>
            <w:rFonts w:ascii="Georgia" w:hAnsi="Georgia"/>
          </w:rPr>
          <w:delText xml:space="preserve">forest cover in </w:delText>
        </w:r>
      </w:del>
      <w:r>
        <w:rPr>
          <w:rFonts w:ascii="Georgia" w:hAnsi="Georgia"/>
        </w:rPr>
        <w:t>Surat Thani lost 6.12 kha of humid primary forest</w:t>
      </w:r>
      <w:del w:id="62" w:author="Jack Plummer" w:date="2022-08-19T17:17:00Z">
        <w:r w:rsidDel="00773F83">
          <w:rPr>
            <w:rFonts w:ascii="Georgia" w:hAnsi="Georgia"/>
          </w:rPr>
          <w:delText xml:space="preserve"> respectively</w:delText>
        </w:r>
      </w:del>
      <w:r>
        <w:rPr>
          <w:rFonts w:ascii="Georgia" w:hAnsi="Georgia"/>
        </w:rPr>
        <w:t xml:space="preserve">, making up 3.8% of its total tree cover loss in the same </w:t>
      </w:r>
      <w:proofErr w:type="gramStart"/>
      <w:r>
        <w:rPr>
          <w:rFonts w:ascii="Georgia" w:hAnsi="Georgia"/>
        </w:rPr>
        <w:t>time period</w:t>
      </w:r>
      <w:proofErr w:type="gramEnd"/>
      <w:r>
        <w:rPr>
          <w:rFonts w:ascii="Georgia" w:hAnsi="Georgia"/>
        </w:rPr>
        <w:t>.</w:t>
      </w:r>
      <w:r>
        <w:rPr>
          <w:rFonts w:ascii="Georgia" w:hAnsi="Georgia"/>
        </w:rPr>
        <w:t xml:space="preserve"> </w:t>
      </w:r>
      <w:ins w:id="63" w:author="Jack Plummer" w:date="2022-08-19T17:17:00Z">
        <w:r w:rsidR="00773F83">
          <w:rPr>
            <w:rFonts w:ascii="Georgia" w:hAnsi="Georgia"/>
          </w:rPr>
          <w:t xml:space="preserve">The </w:t>
        </w:r>
      </w:ins>
      <w:del w:id="64" w:author="Jack Plummer" w:date="2022-08-19T17:17:00Z">
        <w:r w:rsidDel="00773F83">
          <w:rPr>
            <w:rFonts w:ascii="Georgia" w:hAnsi="Georgia"/>
          </w:rPr>
          <w:delText>T</w:delText>
        </w:r>
      </w:del>
      <w:ins w:id="65" w:author="Jack Plummer" w:date="2022-08-19T17:17:00Z">
        <w:r w:rsidR="00773F83">
          <w:rPr>
            <w:rFonts w:ascii="Georgia" w:hAnsi="Georgia"/>
          </w:rPr>
          <w:t>t</w:t>
        </w:r>
      </w:ins>
      <w:r>
        <w:rPr>
          <w:rFonts w:ascii="Georgia" w:hAnsi="Georgia"/>
        </w:rPr>
        <w:t xml:space="preserve">otal area of humid primary forest decreased by 3.5% in this </w:t>
      </w:r>
      <w:proofErr w:type="gramStart"/>
      <w:r>
        <w:rPr>
          <w:rFonts w:ascii="Georgia" w:hAnsi="Georgia"/>
        </w:rPr>
        <w:t>time period</w:t>
      </w:r>
      <w:proofErr w:type="gramEnd"/>
      <w:r>
        <w:rPr>
          <w:rFonts w:ascii="Georgia" w:hAnsi="Georgia"/>
        </w:rPr>
        <w:t xml:space="preserve"> (Global Forest Watch</w:t>
      </w:r>
      <w:ins w:id="66" w:author="Jack Plummer" w:date="2022-08-19T17:17:00Z">
        <w:r w:rsidR="00773F83">
          <w:rPr>
            <w:rFonts w:ascii="Georgia" w:hAnsi="Georgia"/>
          </w:rPr>
          <w:t xml:space="preserve"> </w:t>
        </w:r>
      </w:ins>
      <w:del w:id="67" w:author="Jack Plummer" w:date="2022-08-19T17:17:00Z">
        <w:r w:rsidDel="00773F83">
          <w:rPr>
            <w:rFonts w:ascii="Georgia" w:hAnsi="Georgia"/>
          </w:rPr>
          <w:delText xml:space="preserve">. </w:delText>
        </w:r>
      </w:del>
      <w:r>
        <w:rPr>
          <w:rFonts w:ascii="Georgia" w:hAnsi="Georgia"/>
        </w:rPr>
        <w:t>2022). </w:t>
      </w:r>
    </w:p>
    <w:p w14:paraId="6F584789" w14:textId="77777777" w:rsidR="00000000" w:rsidRDefault="00431B54">
      <w:pPr>
        <w:divId w:val="569772708"/>
        <w:rPr>
          <w:rFonts w:ascii="Georgia" w:eastAsia="Times New Roman" w:hAnsi="Georgia"/>
          <w:sz w:val="18"/>
          <w:szCs w:val="18"/>
        </w:rPr>
      </w:pPr>
    </w:p>
    <w:p w14:paraId="28BD4ACE" w14:textId="77777777" w:rsidR="00000000" w:rsidRDefault="00431B54">
      <w:pPr>
        <w:pStyle w:val="Heading2"/>
        <w:divId w:val="569772708"/>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122370D0" w14:textId="77777777">
        <w:trPr>
          <w:divId w:val="569772708"/>
          <w:tblCellSpacing w:w="15" w:type="dxa"/>
        </w:trPr>
        <w:tc>
          <w:tcPr>
            <w:tcW w:w="0" w:type="auto"/>
            <w:tcBorders>
              <w:bottom w:val="single" w:sz="6" w:space="0" w:color="000000"/>
            </w:tcBorders>
            <w:shd w:val="clear" w:color="auto" w:fill="BBBBBB"/>
            <w:vAlign w:val="center"/>
            <w:hideMark/>
          </w:tcPr>
          <w:p w14:paraId="00EB9A61"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698E3109"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EFC1026"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70433A1"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73D9FAC"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37F6945B" w14:textId="77777777">
        <w:trPr>
          <w:divId w:val="569772708"/>
          <w:tblCellSpacing w:w="15" w:type="dxa"/>
        </w:trPr>
        <w:tc>
          <w:tcPr>
            <w:tcW w:w="0" w:type="auto"/>
            <w:vAlign w:val="center"/>
            <w:hideMark/>
          </w:tcPr>
          <w:p w14:paraId="74ABA19E" w14:textId="77777777" w:rsidR="00000000" w:rsidRDefault="00431B54">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764243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7CED2C2"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7848E6"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5917307" w14:textId="77777777" w:rsidR="00000000" w:rsidRDefault="00431B54">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26A0E33B" w14:textId="77777777">
        <w:trPr>
          <w:divId w:val="569772708"/>
          <w:tblCellSpacing w:w="15" w:type="dxa"/>
        </w:trPr>
        <w:tc>
          <w:tcPr>
            <w:tcW w:w="0" w:type="auto"/>
            <w:vAlign w:val="center"/>
            <w:hideMark/>
          </w:tcPr>
          <w:p w14:paraId="09A64579" w14:textId="77777777" w:rsidR="00000000" w:rsidRDefault="00431B54">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4AC3E156" w14:textId="77777777" w:rsidR="00000000" w:rsidRDefault="00431B5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7A88ACA"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7E14C75"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93F25FC" w14:textId="77777777" w:rsidR="00000000" w:rsidRDefault="00431B54">
            <w:pPr>
              <w:spacing w:after="75"/>
              <w:rPr>
                <w:rFonts w:ascii="Georgia" w:eastAsia="Times New Roman" w:hAnsi="Georgia"/>
                <w:sz w:val="18"/>
                <w:szCs w:val="18"/>
              </w:rPr>
            </w:pPr>
            <w:r>
              <w:rPr>
                <w:rFonts w:ascii="Georgia" w:eastAsia="Times New Roman" w:hAnsi="Georgia"/>
                <w:sz w:val="18"/>
                <w:szCs w:val="18"/>
              </w:rPr>
              <w:t>Low Impact: 3</w:t>
            </w:r>
          </w:p>
        </w:tc>
      </w:tr>
    </w:tbl>
    <w:p w14:paraId="053A0822" w14:textId="77777777" w:rsidR="00000000" w:rsidRDefault="00431B54">
      <w:pPr>
        <w:pStyle w:val="Heading1"/>
        <w:divId w:val="1389567667"/>
        <w:rPr>
          <w:rFonts w:ascii="Georgia" w:eastAsia="Times New Roman" w:hAnsi="Georgia"/>
          <w:sz w:val="29"/>
          <w:szCs w:val="29"/>
        </w:rPr>
      </w:pPr>
      <w:r>
        <w:rPr>
          <w:rFonts w:ascii="Georgia" w:eastAsia="Times New Roman" w:hAnsi="Georgia"/>
          <w:sz w:val="29"/>
          <w:szCs w:val="29"/>
        </w:rPr>
        <w:t>Conservation</w:t>
      </w:r>
    </w:p>
    <w:p w14:paraId="1E56AE96" w14:textId="4CA6869F" w:rsidR="00000000" w:rsidRDefault="00431B54">
      <w:pPr>
        <w:pStyle w:val="NormalWeb"/>
        <w:divId w:val="1389567667"/>
        <w:rPr>
          <w:rFonts w:ascii="Georgia" w:hAnsi="Georgia"/>
        </w:rPr>
      </w:pPr>
      <w:r>
        <w:rPr>
          <w:rFonts w:ascii="Georgia" w:hAnsi="Georgia"/>
        </w:rPr>
        <w:t xml:space="preserve">The species has been recorded </w:t>
      </w:r>
      <w:r>
        <w:rPr>
          <w:rFonts w:ascii="Georgia" w:hAnsi="Georgia"/>
        </w:rPr>
        <w:t xml:space="preserve">from </w:t>
      </w:r>
      <w:del w:id="68" w:author="Jack Plummer" w:date="2022-08-19T17:18:00Z">
        <w:r w:rsidDel="00431B54">
          <w:rPr>
            <w:rFonts w:ascii="Georgia" w:hAnsi="Georgia"/>
          </w:rPr>
          <w:delText xml:space="preserve">protected areas in Surat Thani province, </w:delText>
        </w:r>
        <w:r w:rsidDel="00431B54">
          <w:rPr>
            <w:rStyle w:val="Emphasis"/>
            <w:rFonts w:ascii="Georgia" w:hAnsi="Georgia"/>
          </w:rPr>
          <w:delText>i. e. </w:delText>
        </w:r>
        <w:r w:rsidDel="00431B54">
          <w:rPr>
            <w:rFonts w:ascii="Georgia" w:hAnsi="Georgia"/>
          </w:rPr>
          <w:delText>Surat Thani (</w:delText>
        </w:r>
      </w:del>
      <w:r>
        <w:rPr>
          <w:rFonts w:ascii="Georgia" w:hAnsi="Georgia"/>
        </w:rPr>
        <w:t xml:space="preserve">Khao </w:t>
      </w:r>
      <w:proofErr w:type="spellStart"/>
      <w:r>
        <w:rPr>
          <w:rFonts w:ascii="Georgia" w:hAnsi="Georgia"/>
        </w:rPr>
        <w:t>Phra</w:t>
      </w:r>
      <w:proofErr w:type="spellEnd"/>
      <w:r>
        <w:rPr>
          <w:rFonts w:ascii="Georgia" w:hAnsi="Georgia"/>
        </w:rPr>
        <w:t xml:space="preserve"> Rahu</w:t>
      </w:r>
      <w:del w:id="69" w:author="Jack Plummer" w:date="2022-08-19T17:19:00Z">
        <w:r w:rsidDel="00431B54">
          <w:rPr>
            <w:rFonts w:ascii="Georgia" w:hAnsi="Georgia"/>
          </w:rPr>
          <w:delText>)</w:delText>
        </w:r>
      </w:del>
      <w:r>
        <w:rPr>
          <w:rFonts w:ascii="Georgia" w:hAnsi="Georgia"/>
        </w:rPr>
        <w:t xml:space="preserve">, </w:t>
      </w:r>
      <w:proofErr w:type="spellStart"/>
      <w:r>
        <w:rPr>
          <w:rFonts w:ascii="Georgia" w:hAnsi="Georgia"/>
        </w:rPr>
        <w:t>Hala-Bala</w:t>
      </w:r>
      <w:proofErr w:type="spellEnd"/>
      <w:r>
        <w:rPr>
          <w:rFonts w:ascii="Georgia" w:hAnsi="Georgia"/>
        </w:rPr>
        <w:t xml:space="preserve"> Wildlife Sanctuary and Klong </w:t>
      </w:r>
      <w:proofErr w:type="spellStart"/>
      <w:r>
        <w:rPr>
          <w:rFonts w:ascii="Georgia" w:hAnsi="Georgia"/>
        </w:rPr>
        <w:t>Saeng</w:t>
      </w:r>
      <w:proofErr w:type="spellEnd"/>
      <w:del w:id="70" w:author="Jack Plummer" w:date="2022-08-19T17:19:00Z">
        <w:r w:rsidDel="00431B54">
          <w:rPr>
            <w:rFonts w:ascii="Georgia" w:hAnsi="Georgia"/>
          </w:rPr>
          <w:delText xml:space="preserve"> </w:delText>
        </w:r>
      </w:del>
      <w:r>
        <w:rPr>
          <w:rFonts w:ascii="Georgia" w:hAnsi="Georgia"/>
        </w:rPr>
        <w:t>–</w:t>
      </w:r>
      <w:del w:id="71" w:author="Jack Plummer" w:date="2022-08-19T17:19:00Z">
        <w:r w:rsidDel="00431B54">
          <w:rPr>
            <w:rFonts w:ascii="Georgia" w:hAnsi="Georgia"/>
          </w:rPr>
          <w:delText xml:space="preserve"> </w:delText>
        </w:r>
      </w:del>
      <w:r>
        <w:rPr>
          <w:rFonts w:ascii="Georgia" w:hAnsi="Georgia"/>
        </w:rPr>
        <w:t xml:space="preserve">Khao </w:t>
      </w:r>
      <w:proofErr w:type="spellStart"/>
      <w:r>
        <w:rPr>
          <w:rFonts w:ascii="Georgia" w:hAnsi="Georgia"/>
        </w:rPr>
        <w:t>Sok</w:t>
      </w:r>
      <w:proofErr w:type="spellEnd"/>
      <w:r>
        <w:rPr>
          <w:rFonts w:ascii="Georgia" w:hAnsi="Georgia"/>
        </w:rPr>
        <w:t xml:space="preserve"> Forest complex. The species is not </w:t>
      </w:r>
      <w:del w:id="72" w:author="Jack Plummer" w:date="2022-08-19T17:19:00Z">
        <w:r w:rsidDel="00431B54">
          <w:rPr>
            <w:rFonts w:ascii="Georgia" w:hAnsi="Georgia"/>
          </w:rPr>
          <w:delText xml:space="preserve"> </w:delText>
        </w:r>
      </w:del>
      <w:r>
        <w:rPr>
          <w:rFonts w:ascii="Georgia" w:hAnsi="Georgia"/>
        </w:rPr>
        <w:t>known to be represented in </w:t>
      </w:r>
      <w:r>
        <w:rPr>
          <w:rStyle w:val="Emphasis"/>
          <w:rFonts w:ascii="Georgia" w:hAnsi="Georgia"/>
        </w:rPr>
        <w:t>ex situ</w:t>
      </w:r>
      <w:r>
        <w:rPr>
          <w:rFonts w:ascii="Georgia" w:hAnsi="Georgia"/>
        </w:rPr>
        <w:t> conservation in b</w:t>
      </w:r>
      <w:r>
        <w:rPr>
          <w:rFonts w:ascii="Georgia" w:hAnsi="Georgia"/>
        </w:rPr>
        <w:t>otanic gardens (BGCI 2021).</w:t>
      </w:r>
    </w:p>
    <w:p w14:paraId="7E7466BD" w14:textId="051379BB" w:rsidR="00000000" w:rsidDel="00773F83" w:rsidRDefault="00431B54">
      <w:pPr>
        <w:pStyle w:val="NormalWeb"/>
        <w:divId w:val="1389567667"/>
        <w:rPr>
          <w:moveFrom w:id="73" w:author="Jack Plummer" w:date="2022-08-19T17:15:00Z"/>
          <w:rFonts w:ascii="Georgia" w:hAnsi="Georgia"/>
        </w:rPr>
      </w:pPr>
      <w:moveFromRangeStart w:id="74" w:author="Jack Plummer" w:date="2022-08-19T17:15:00Z" w:name="move111821736"/>
      <w:moveFrom w:id="75" w:author="Jack Plummer" w:date="2022-08-19T17:15:00Z">
        <w:r w:rsidDel="00773F83">
          <w:rPr>
            <w:rFonts w:ascii="Georgia" w:hAnsi="Georgia"/>
          </w:rPr>
          <w:t>Rare (Varadol </w:t>
        </w:r>
        <w:r w:rsidDel="00773F83">
          <w:rPr>
            <w:rStyle w:val="Emphasis"/>
            <w:rFonts w:ascii="Georgia" w:hAnsi="Georgia"/>
          </w:rPr>
          <w:t>et al.</w:t>
        </w:r>
        <w:r w:rsidDel="00773F83">
          <w:rPr>
            <w:rFonts w:ascii="Georgia" w:hAnsi="Georgia"/>
          </w:rPr>
          <w:t> 2017).</w:t>
        </w:r>
      </w:moveFrom>
    </w:p>
    <w:moveFromRangeEnd w:id="74"/>
    <w:p w14:paraId="52964DFB" w14:textId="77777777" w:rsidR="00000000" w:rsidRDefault="00431B54">
      <w:pPr>
        <w:pStyle w:val="Heading2"/>
        <w:divId w:val="1389567667"/>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97"/>
        <w:gridCol w:w="7613"/>
      </w:tblGrid>
      <w:tr w:rsidR="00000000" w14:paraId="50183EDC" w14:textId="77777777">
        <w:trPr>
          <w:divId w:val="1389567667"/>
          <w:tblCellSpacing w:w="15" w:type="dxa"/>
        </w:trPr>
        <w:tc>
          <w:tcPr>
            <w:tcW w:w="0" w:type="auto"/>
            <w:tcBorders>
              <w:bottom w:val="single" w:sz="6" w:space="0" w:color="000000"/>
            </w:tcBorders>
            <w:shd w:val="clear" w:color="auto" w:fill="BBBBBB"/>
            <w:vAlign w:val="center"/>
            <w:hideMark/>
          </w:tcPr>
          <w:p w14:paraId="6B3A709F"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3BFF66D1"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098CA38" w14:textId="77777777">
        <w:trPr>
          <w:divId w:val="1389567667"/>
          <w:tblCellSpacing w:w="15" w:type="dxa"/>
        </w:trPr>
        <w:tc>
          <w:tcPr>
            <w:tcW w:w="0" w:type="auto"/>
            <w:vAlign w:val="center"/>
            <w:hideMark/>
          </w:tcPr>
          <w:p w14:paraId="4D305D15" w14:textId="77777777" w:rsidR="00000000" w:rsidRDefault="00431B5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36FBC54" w14:textId="64F49B77" w:rsidR="00000000" w:rsidRDefault="00431B54">
            <w:pPr>
              <w:spacing w:after="75"/>
              <w:rPr>
                <w:rFonts w:ascii="Georgia" w:eastAsia="Times New Roman" w:hAnsi="Georgia"/>
                <w:sz w:val="18"/>
                <w:szCs w:val="18"/>
              </w:rPr>
            </w:pPr>
            <w:r>
              <w:rPr>
                <w:rFonts w:ascii="Georgia" w:eastAsia="Times New Roman" w:hAnsi="Georgia"/>
                <w:sz w:val="18"/>
                <w:szCs w:val="18"/>
              </w:rPr>
              <w:t>The species has been recorded from protected areas in Surat Thani province</w:t>
            </w:r>
            <w:ins w:id="76" w:author="Jack Plummer" w:date="2022-08-19T17:19:00Z">
              <w:r>
                <w:rPr>
                  <w:rFonts w:ascii="Georgia" w:eastAsia="Times New Roman" w:hAnsi="Georgia"/>
                  <w:sz w:val="18"/>
                  <w:szCs w:val="18"/>
                </w:rPr>
                <w:t>:</w:t>
              </w:r>
            </w:ins>
            <w:del w:id="77" w:author="Jack Plummer" w:date="2022-08-19T17:19:00Z">
              <w:r w:rsidDel="00431B54">
                <w:rPr>
                  <w:rFonts w:ascii="Georgia" w:eastAsia="Times New Roman" w:hAnsi="Georgia"/>
                  <w:sz w:val="18"/>
                  <w:szCs w:val="18"/>
                </w:rPr>
                <w:delText>,</w:delText>
              </w:r>
            </w:del>
            <w:r>
              <w:rPr>
                <w:rFonts w:ascii="Georgia" w:eastAsia="Times New Roman" w:hAnsi="Georgia"/>
                <w:sz w:val="18"/>
                <w:szCs w:val="18"/>
              </w:rPr>
              <w:t xml:space="preserve"> </w:t>
            </w:r>
            <w:del w:id="78" w:author="Jack Plummer" w:date="2022-08-19T17:19:00Z">
              <w:r w:rsidDel="00431B54">
                <w:rPr>
                  <w:rFonts w:ascii="Georgia" w:eastAsia="Times New Roman" w:hAnsi="Georgia"/>
                  <w:sz w:val="18"/>
                  <w:szCs w:val="18"/>
                </w:rPr>
                <w:delText>i. e. Surat Thani (</w:delText>
              </w:r>
            </w:del>
            <w:r>
              <w:rPr>
                <w:rFonts w:ascii="Georgia" w:eastAsia="Times New Roman" w:hAnsi="Georgia"/>
                <w:sz w:val="18"/>
                <w:szCs w:val="18"/>
              </w:rPr>
              <w:t xml:space="preserve">Khao </w:t>
            </w:r>
            <w:proofErr w:type="spellStart"/>
            <w:r>
              <w:rPr>
                <w:rFonts w:ascii="Georgia" w:eastAsia="Times New Roman" w:hAnsi="Georgia"/>
                <w:sz w:val="18"/>
                <w:szCs w:val="18"/>
              </w:rPr>
              <w:t>Phra</w:t>
            </w:r>
            <w:proofErr w:type="spellEnd"/>
            <w:r>
              <w:rPr>
                <w:rFonts w:ascii="Georgia" w:eastAsia="Times New Roman" w:hAnsi="Georgia"/>
                <w:sz w:val="18"/>
                <w:szCs w:val="18"/>
              </w:rPr>
              <w:t xml:space="preserve"> Rahu</w:t>
            </w:r>
            <w:del w:id="79" w:author="Jack Plummer" w:date="2022-08-19T17:19:00Z">
              <w:r w:rsidDel="00431B54">
                <w:rPr>
                  <w:rFonts w:ascii="Georgia" w:eastAsia="Times New Roman" w:hAnsi="Georgia"/>
                  <w:sz w:val="18"/>
                  <w:szCs w:val="18"/>
                </w:rPr>
                <w:delText>)</w:delText>
              </w:r>
            </w:del>
            <w:r>
              <w:rPr>
                <w:rFonts w:ascii="Georgia" w:eastAsia="Times New Roman" w:hAnsi="Georgia"/>
                <w:sz w:val="18"/>
                <w:szCs w:val="18"/>
              </w:rPr>
              <w:t xml:space="preserve">, </w:t>
            </w:r>
            <w:proofErr w:type="spellStart"/>
            <w:r>
              <w:rPr>
                <w:rFonts w:ascii="Georgia" w:eastAsia="Times New Roman" w:hAnsi="Georgia"/>
                <w:sz w:val="18"/>
                <w:szCs w:val="18"/>
              </w:rPr>
              <w:t>Hala-Bala</w:t>
            </w:r>
            <w:proofErr w:type="spellEnd"/>
            <w:r>
              <w:rPr>
                <w:rFonts w:ascii="Georgia" w:eastAsia="Times New Roman" w:hAnsi="Georgia"/>
                <w:sz w:val="18"/>
                <w:szCs w:val="18"/>
              </w:rPr>
              <w:t xml:space="preserve"> Wildlife San</w:t>
            </w:r>
            <w:r>
              <w:rPr>
                <w:rFonts w:ascii="Georgia" w:eastAsia="Times New Roman" w:hAnsi="Georgia"/>
                <w:sz w:val="18"/>
                <w:szCs w:val="18"/>
              </w:rPr>
              <w:t>ctuary</w:t>
            </w:r>
            <w:ins w:id="80" w:author="Jack Plummer" w:date="2022-08-19T17:19:00Z">
              <w:r>
                <w:rPr>
                  <w:rFonts w:ascii="Georgia" w:eastAsia="Times New Roman" w:hAnsi="Georgia"/>
                  <w:sz w:val="18"/>
                  <w:szCs w:val="18"/>
                </w:rPr>
                <w:t>, and</w:t>
              </w:r>
            </w:ins>
            <w:r>
              <w:rPr>
                <w:rFonts w:ascii="Georgia" w:eastAsia="Times New Roman" w:hAnsi="Georgia"/>
                <w:sz w:val="18"/>
                <w:szCs w:val="18"/>
              </w:rPr>
              <w:t xml:space="preserve"> </w:t>
            </w:r>
            <w:proofErr w:type="spellStart"/>
            <w:r>
              <w:rPr>
                <w:rFonts w:ascii="Georgia" w:eastAsia="Times New Roman" w:hAnsi="Georgia"/>
                <w:sz w:val="18"/>
                <w:szCs w:val="18"/>
              </w:rPr>
              <w:t>and</w:t>
            </w:r>
            <w:proofErr w:type="spellEnd"/>
            <w:r>
              <w:rPr>
                <w:rFonts w:ascii="Georgia" w:eastAsia="Times New Roman" w:hAnsi="Georgia"/>
                <w:sz w:val="18"/>
                <w:szCs w:val="18"/>
              </w:rPr>
              <w:t xml:space="preserve"> Klong </w:t>
            </w:r>
            <w:proofErr w:type="spellStart"/>
            <w:r>
              <w:rPr>
                <w:rFonts w:ascii="Georgia" w:eastAsia="Times New Roman" w:hAnsi="Georgia"/>
                <w:sz w:val="18"/>
                <w:szCs w:val="18"/>
              </w:rPr>
              <w:t>Saen</w:t>
            </w:r>
            <w:r>
              <w:rPr>
                <w:rFonts w:ascii="Georgia" w:eastAsia="Times New Roman" w:hAnsi="Georgia"/>
                <w:sz w:val="18"/>
                <w:szCs w:val="18"/>
              </w:rPr>
              <w:t>g</w:t>
            </w:r>
            <w:proofErr w:type="spellEnd"/>
            <w:del w:id="81" w:author="Jack Plummer" w:date="2022-08-19T17:19:00Z">
              <w:r w:rsidDel="00431B54">
                <w:rPr>
                  <w:rFonts w:ascii="Georgia" w:eastAsia="Times New Roman" w:hAnsi="Georgia"/>
                  <w:sz w:val="18"/>
                  <w:szCs w:val="18"/>
                </w:rPr>
                <w:delText xml:space="preserve"> </w:delText>
              </w:r>
            </w:del>
            <w:r>
              <w:rPr>
                <w:rFonts w:ascii="Georgia" w:eastAsia="Times New Roman" w:hAnsi="Georgia"/>
                <w:sz w:val="18"/>
                <w:szCs w:val="18"/>
              </w:rPr>
              <w:t>–</w:t>
            </w:r>
            <w:del w:id="82" w:author="Jack Plummer" w:date="2022-08-19T17:19:00Z">
              <w:r w:rsidDel="00431B54">
                <w:rPr>
                  <w:rFonts w:ascii="Georgia" w:eastAsia="Times New Roman" w:hAnsi="Georgia"/>
                  <w:sz w:val="18"/>
                  <w:szCs w:val="18"/>
                </w:rPr>
                <w:delText xml:space="preserve"> </w:delText>
              </w:r>
            </w:del>
            <w:r>
              <w:rPr>
                <w:rFonts w:ascii="Georgia" w:eastAsia="Times New Roman" w:hAnsi="Georgia"/>
                <w:sz w:val="18"/>
                <w:szCs w:val="18"/>
              </w:rPr>
              <w:t xml:space="preserve">Khao </w:t>
            </w:r>
            <w:proofErr w:type="spellStart"/>
            <w:r>
              <w:rPr>
                <w:rFonts w:ascii="Georgia" w:eastAsia="Times New Roman" w:hAnsi="Georgia"/>
                <w:sz w:val="18"/>
                <w:szCs w:val="18"/>
              </w:rPr>
              <w:t>Sok</w:t>
            </w:r>
            <w:proofErr w:type="spellEnd"/>
            <w:r>
              <w:rPr>
                <w:rFonts w:ascii="Georgia" w:eastAsia="Times New Roman" w:hAnsi="Georgia"/>
                <w:sz w:val="18"/>
                <w:szCs w:val="18"/>
              </w:rPr>
              <w:t xml:space="preserve"> Forest complex.</w:t>
            </w:r>
          </w:p>
        </w:tc>
      </w:tr>
    </w:tbl>
    <w:p w14:paraId="009288CF" w14:textId="77777777" w:rsidR="00000000" w:rsidRDefault="00431B54">
      <w:pPr>
        <w:pStyle w:val="Heading2"/>
        <w:divId w:val="1389567667"/>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1DA37A67" w14:textId="77777777">
        <w:trPr>
          <w:divId w:val="1389567667"/>
          <w:tblCellSpacing w:w="15" w:type="dxa"/>
        </w:trPr>
        <w:tc>
          <w:tcPr>
            <w:tcW w:w="0" w:type="auto"/>
            <w:tcBorders>
              <w:bottom w:val="single" w:sz="6" w:space="0" w:color="000000"/>
            </w:tcBorders>
            <w:shd w:val="clear" w:color="auto" w:fill="BBBBBB"/>
            <w:vAlign w:val="center"/>
            <w:hideMark/>
          </w:tcPr>
          <w:p w14:paraId="1097251A"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1770264"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C58A18A" w14:textId="77777777">
        <w:trPr>
          <w:divId w:val="1389567667"/>
          <w:tblCellSpacing w:w="15" w:type="dxa"/>
        </w:trPr>
        <w:tc>
          <w:tcPr>
            <w:tcW w:w="0" w:type="auto"/>
            <w:tcBorders>
              <w:bottom w:val="single" w:sz="6" w:space="0" w:color="CCCCCC"/>
            </w:tcBorders>
            <w:vAlign w:val="center"/>
            <w:hideMark/>
          </w:tcPr>
          <w:p w14:paraId="239B88DD" w14:textId="77777777" w:rsidR="00000000" w:rsidRDefault="00431B54">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20DE5466"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r w:rsidR="00000000" w14:paraId="7539FF89" w14:textId="77777777">
        <w:trPr>
          <w:divId w:val="1389567667"/>
          <w:tblCellSpacing w:w="15" w:type="dxa"/>
        </w:trPr>
        <w:tc>
          <w:tcPr>
            <w:tcW w:w="0" w:type="auto"/>
            <w:tcBorders>
              <w:bottom w:val="single" w:sz="6" w:space="0" w:color="CCCCCC"/>
            </w:tcBorders>
            <w:vAlign w:val="center"/>
            <w:hideMark/>
          </w:tcPr>
          <w:p w14:paraId="3F39EA1C" w14:textId="77777777" w:rsidR="00000000" w:rsidRDefault="00431B54">
            <w:pPr>
              <w:spacing w:after="75"/>
              <w:rPr>
                <w:rFonts w:ascii="Georgia" w:eastAsia="Times New Roman" w:hAnsi="Georgia"/>
                <w:sz w:val="18"/>
                <w:szCs w:val="18"/>
              </w:rPr>
            </w:pPr>
            <w:r>
              <w:rPr>
                <w:rFonts w:ascii="Georgia" w:eastAsia="Times New Roman" w:hAnsi="Georgia"/>
                <w:sz w:val="18"/>
                <w:szCs w:val="18"/>
              </w:rPr>
              <w:t xml:space="preserve">2.3. Land/water management -&gt; Habitat &amp; </w:t>
            </w:r>
            <w:r>
              <w:rPr>
                <w:rFonts w:ascii="Georgia" w:eastAsia="Times New Roman" w:hAnsi="Georgia"/>
                <w:sz w:val="18"/>
                <w:szCs w:val="18"/>
              </w:rPr>
              <w:t>natural process restoration</w:t>
            </w:r>
          </w:p>
        </w:tc>
        <w:tc>
          <w:tcPr>
            <w:tcW w:w="0" w:type="auto"/>
            <w:tcBorders>
              <w:bottom w:val="single" w:sz="6" w:space="0" w:color="CCCCCC"/>
            </w:tcBorders>
            <w:vAlign w:val="center"/>
            <w:hideMark/>
          </w:tcPr>
          <w:p w14:paraId="2BD7147E"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bl>
    <w:p w14:paraId="4D0D1BD6" w14:textId="77777777" w:rsidR="00000000" w:rsidRDefault="00431B54">
      <w:pPr>
        <w:pStyle w:val="Heading2"/>
        <w:divId w:val="1389567667"/>
        <w:rPr>
          <w:rFonts w:ascii="Georgia" w:eastAsia="Times New Roman" w:hAnsi="Georgia"/>
          <w:sz w:val="27"/>
          <w:szCs w:val="27"/>
        </w:rPr>
      </w:pPr>
      <w:r>
        <w:rPr>
          <w:rFonts w:ascii="Georgia" w:eastAsia="Times New Roman" w:hAnsi="Georgia"/>
          <w:sz w:val="27"/>
          <w:szCs w:val="27"/>
        </w:rPr>
        <w:lastRenderedPageBreak/>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0C4BBB66" w14:textId="77777777">
        <w:trPr>
          <w:divId w:val="1389567667"/>
          <w:tblCellSpacing w:w="15" w:type="dxa"/>
        </w:trPr>
        <w:tc>
          <w:tcPr>
            <w:tcW w:w="0" w:type="auto"/>
            <w:tcBorders>
              <w:bottom w:val="single" w:sz="6" w:space="0" w:color="000000"/>
            </w:tcBorders>
            <w:shd w:val="clear" w:color="auto" w:fill="BBBBBB"/>
            <w:vAlign w:val="center"/>
            <w:hideMark/>
          </w:tcPr>
          <w:p w14:paraId="0AF1BE55"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71F7155"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CB09829" w14:textId="77777777">
        <w:trPr>
          <w:divId w:val="1389567667"/>
          <w:tblCellSpacing w:w="15" w:type="dxa"/>
        </w:trPr>
        <w:tc>
          <w:tcPr>
            <w:tcW w:w="0" w:type="auto"/>
            <w:tcBorders>
              <w:bottom w:val="single" w:sz="6" w:space="0" w:color="CCCCCC"/>
            </w:tcBorders>
            <w:vAlign w:val="center"/>
            <w:hideMark/>
          </w:tcPr>
          <w:p w14:paraId="5060F2B9" w14:textId="77777777" w:rsidR="00000000" w:rsidRDefault="00431B54">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324C85AA"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r w:rsidR="00000000" w14:paraId="38D6F8EE" w14:textId="77777777">
        <w:trPr>
          <w:divId w:val="1389567667"/>
          <w:tblCellSpacing w:w="15" w:type="dxa"/>
        </w:trPr>
        <w:tc>
          <w:tcPr>
            <w:tcW w:w="0" w:type="auto"/>
            <w:tcBorders>
              <w:bottom w:val="single" w:sz="6" w:space="0" w:color="CCCCCC"/>
            </w:tcBorders>
            <w:vAlign w:val="center"/>
            <w:hideMark/>
          </w:tcPr>
          <w:p w14:paraId="5DCA28B8" w14:textId="77777777" w:rsidR="00000000" w:rsidRDefault="00431B54">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F891427"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bl>
    <w:p w14:paraId="2A18975B" w14:textId="77777777" w:rsidR="00000000" w:rsidRDefault="00431B54">
      <w:pPr>
        <w:pStyle w:val="Heading1"/>
        <w:divId w:val="580868847"/>
        <w:rPr>
          <w:rFonts w:ascii="Georgia" w:eastAsia="Times New Roman" w:hAnsi="Georgia"/>
          <w:sz w:val="29"/>
          <w:szCs w:val="29"/>
        </w:rPr>
      </w:pPr>
      <w:r>
        <w:rPr>
          <w:rFonts w:ascii="Georgia" w:eastAsia="Times New Roman" w:hAnsi="Georgia"/>
          <w:sz w:val="29"/>
          <w:szCs w:val="29"/>
        </w:rPr>
        <w:t>Ecosystem Services</w:t>
      </w:r>
    </w:p>
    <w:p w14:paraId="0C73502F" w14:textId="77777777" w:rsidR="00000000" w:rsidRDefault="00431B54">
      <w:pPr>
        <w:pStyle w:val="Heading2"/>
        <w:divId w:val="580868847"/>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17F75E36" w14:textId="77777777">
        <w:trPr>
          <w:divId w:val="580868847"/>
          <w:tblCellSpacing w:w="15" w:type="dxa"/>
        </w:trPr>
        <w:tc>
          <w:tcPr>
            <w:tcW w:w="0" w:type="auto"/>
            <w:tcBorders>
              <w:bottom w:val="single" w:sz="6" w:space="0" w:color="000000"/>
            </w:tcBorders>
            <w:shd w:val="clear" w:color="auto" w:fill="BBBBBB"/>
            <w:vAlign w:val="center"/>
            <w:hideMark/>
          </w:tcPr>
          <w:p w14:paraId="3ED7D18C" w14:textId="77777777" w:rsidR="00000000" w:rsidRDefault="00431B54">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88EC3B8" w14:textId="77777777" w:rsidR="00000000" w:rsidRDefault="00431B54">
            <w:pPr>
              <w:spacing w:after="75"/>
              <w:rPr>
                <w:rFonts w:ascii="Georgia" w:eastAsia="Times New Roman" w:hAnsi="Georgia"/>
                <w:b/>
                <w:bCs/>
                <w:sz w:val="18"/>
                <w:szCs w:val="18"/>
              </w:rPr>
            </w:pPr>
            <w:r>
              <w:rPr>
                <w:rStyle w:val="redfont"/>
                <w:rFonts w:ascii="Georgia" w:eastAsia="Times New Roman" w:hAnsi="Georgia"/>
                <w:b/>
                <w:bCs/>
                <w:sz w:val="18"/>
                <w:szCs w:val="18"/>
              </w:rPr>
              <w:t xml:space="preserve">All coded </w:t>
            </w:r>
            <w:r>
              <w:rPr>
                <w:rStyle w:val="redfont"/>
                <w:rFonts w:ascii="Georgia" w:eastAsia="Times New Roman" w:hAnsi="Georgia"/>
                <w:b/>
                <w:bCs/>
                <w:sz w:val="18"/>
                <w:szCs w:val="18"/>
              </w:rPr>
              <w:t>services should have an importance score of 5 - Not Known.</w:t>
            </w:r>
          </w:p>
        </w:tc>
      </w:tr>
      <w:tr w:rsidR="00000000" w14:paraId="75EC97AF" w14:textId="77777777">
        <w:trPr>
          <w:divId w:val="580868847"/>
          <w:tblCellSpacing w:w="15" w:type="dxa"/>
        </w:trPr>
        <w:tc>
          <w:tcPr>
            <w:tcW w:w="0" w:type="auto"/>
            <w:vAlign w:val="center"/>
            <w:hideMark/>
          </w:tcPr>
          <w:p w14:paraId="07E5F48B" w14:textId="77777777" w:rsidR="00000000" w:rsidRDefault="00431B5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BE33172" w14:textId="77777777" w:rsidR="00000000" w:rsidRDefault="00431B54">
            <w:pPr>
              <w:spacing w:after="75"/>
              <w:rPr>
                <w:rFonts w:ascii="Georgia" w:eastAsia="Times New Roman" w:hAnsi="Georgia"/>
                <w:sz w:val="18"/>
                <w:szCs w:val="18"/>
              </w:rPr>
            </w:pPr>
            <w:r>
              <w:rPr>
                <w:rFonts w:ascii="Georgia" w:eastAsia="Times New Roman" w:hAnsi="Georgia"/>
                <w:sz w:val="18"/>
                <w:szCs w:val="18"/>
              </w:rPr>
              <w:t>-</w:t>
            </w:r>
          </w:p>
        </w:tc>
      </w:tr>
    </w:tbl>
    <w:p w14:paraId="10841A66" w14:textId="77777777" w:rsidR="00000000" w:rsidRDefault="00431B54">
      <w:pPr>
        <w:pStyle w:val="Heading1"/>
        <w:rPr>
          <w:rFonts w:ascii="Georgia" w:eastAsia="Times New Roman" w:hAnsi="Georgia"/>
          <w:sz w:val="29"/>
          <w:szCs w:val="29"/>
        </w:rPr>
      </w:pPr>
      <w:r>
        <w:rPr>
          <w:rFonts w:ascii="Georgia" w:eastAsia="Times New Roman" w:hAnsi="Georgia"/>
          <w:sz w:val="29"/>
          <w:szCs w:val="29"/>
        </w:rPr>
        <w:t>Bibliography</w:t>
      </w:r>
    </w:p>
    <w:p w14:paraId="36F57E6B" w14:textId="77777777" w:rsidR="00000000" w:rsidRDefault="00431B54">
      <w:pPr>
        <w:pStyle w:val="NormalWeb"/>
        <w:divId w:val="812330069"/>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02FF8DAA" w14:textId="77777777" w:rsidR="00000000" w:rsidRDefault="00431B54">
      <w:pPr>
        <w:pStyle w:val="NormalWeb"/>
        <w:divId w:val="812330069"/>
        <w:rPr>
          <w:rFonts w:ascii="Georgia" w:hAnsi="Georgia"/>
        </w:rPr>
      </w:pPr>
      <w:proofErr w:type="spellStart"/>
      <w:r>
        <w:rPr>
          <w:rFonts w:ascii="Georgia" w:hAnsi="Georgia"/>
        </w:rPr>
        <w:t>Chantaranotha</w:t>
      </w:r>
      <w:proofErr w:type="spellEnd"/>
      <w:r>
        <w:rPr>
          <w:rFonts w:ascii="Georgia" w:hAnsi="Georgia"/>
        </w:rPr>
        <w:t xml:space="preserve">, P. 1998. Four new species of </w:t>
      </w:r>
      <w:proofErr w:type="spellStart"/>
      <w:r>
        <w:rPr>
          <w:rFonts w:ascii="Georgia" w:hAnsi="Georgia"/>
        </w:rPr>
        <w:t>Madhuca</w:t>
      </w:r>
      <w:proofErr w:type="spellEnd"/>
      <w:r>
        <w:rPr>
          <w:rFonts w:ascii="Georgia" w:hAnsi="Georgia"/>
        </w:rPr>
        <w:t xml:space="preserve"> (</w:t>
      </w:r>
      <w:proofErr w:type="spellStart"/>
      <w:r>
        <w:rPr>
          <w:rFonts w:ascii="Georgia" w:hAnsi="Georgia"/>
        </w:rPr>
        <w:t>Sapotaceae</w:t>
      </w:r>
      <w:proofErr w:type="spellEnd"/>
      <w:r>
        <w:rPr>
          <w:rFonts w:ascii="Georgia" w:hAnsi="Georgia"/>
        </w:rPr>
        <w:t xml:space="preserve">) from Thailand. </w:t>
      </w:r>
      <w:r>
        <w:rPr>
          <w:rFonts w:ascii="Georgia" w:hAnsi="Georgia"/>
          <w:i/>
          <w:iCs/>
        </w:rPr>
        <w:t>Nordic Journal of Botany</w:t>
      </w:r>
      <w:r>
        <w:rPr>
          <w:rFonts w:ascii="Georgia" w:hAnsi="Georgia"/>
        </w:rPr>
        <w:t xml:space="preserve"> 18(3): 493-497.</w:t>
      </w:r>
    </w:p>
    <w:p w14:paraId="20EA6E7A" w14:textId="77777777" w:rsidR="00000000" w:rsidRDefault="00431B54">
      <w:pPr>
        <w:pStyle w:val="NormalWeb"/>
        <w:divId w:val="812330069"/>
        <w:rPr>
          <w:rFonts w:ascii="Georgia" w:hAnsi="Georgia"/>
        </w:rPr>
      </w:pPr>
      <w:proofErr w:type="spellStart"/>
      <w:r>
        <w:rPr>
          <w:rFonts w:ascii="Georgia" w:hAnsi="Georgia"/>
        </w:rPr>
        <w:t>Chantaranothai</w:t>
      </w:r>
      <w:proofErr w:type="spellEnd"/>
      <w:r>
        <w:rPr>
          <w:rFonts w:ascii="Georgia" w:hAnsi="Georgia"/>
        </w:rPr>
        <w:t xml:space="preserve">, P. 1999. The </w:t>
      </w:r>
      <w:proofErr w:type="spellStart"/>
      <w:r>
        <w:rPr>
          <w:rFonts w:ascii="Georgia" w:hAnsi="Georgia"/>
        </w:rPr>
        <w:t>sapotaceae</w:t>
      </w:r>
      <w:proofErr w:type="spellEnd"/>
      <w:r>
        <w:rPr>
          <w:rFonts w:ascii="Georgia" w:hAnsi="Georgia"/>
        </w:rPr>
        <w:t xml:space="preserve"> of Thailand. In: </w:t>
      </w:r>
      <w:proofErr w:type="spellStart"/>
      <w:r>
        <w:rPr>
          <w:rFonts w:ascii="Georgia" w:hAnsi="Georgia"/>
        </w:rPr>
        <w:t>Santisuk</w:t>
      </w:r>
      <w:proofErr w:type="spellEnd"/>
      <w:r>
        <w:rPr>
          <w:rFonts w:ascii="Georgia" w:hAnsi="Georgia"/>
        </w:rPr>
        <w:t xml:space="preserve">, T. (ed.), </w:t>
      </w:r>
      <w:r>
        <w:rPr>
          <w:rFonts w:ascii="Georgia" w:hAnsi="Georgia"/>
          <w:i/>
          <w:iCs/>
        </w:rPr>
        <w:t>Thai Forest Bulletin (Botany)</w:t>
      </w:r>
      <w:r>
        <w:rPr>
          <w:rFonts w:ascii="Georgia" w:hAnsi="Georgia"/>
        </w:rPr>
        <w:t xml:space="preserve">, pp. 139-166. </w:t>
      </w:r>
      <w:proofErr w:type="spellStart"/>
      <w:r>
        <w:rPr>
          <w:rFonts w:ascii="Georgia" w:hAnsi="Georgia"/>
        </w:rPr>
        <w:t>Ghailand</w:t>
      </w:r>
      <w:proofErr w:type="spellEnd"/>
      <w:r>
        <w:rPr>
          <w:rFonts w:ascii="Georgia" w:hAnsi="Georgia"/>
        </w:rPr>
        <w:t>.</w:t>
      </w:r>
    </w:p>
    <w:p w14:paraId="5C9D0F3E" w14:textId="77777777" w:rsidR="00000000" w:rsidRDefault="00431B54">
      <w:pPr>
        <w:pStyle w:val="NormalWeb"/>
        <w:divId w:val="812330069"/>
        <w:rPr>
          <w:rFonts w:ascii="Georgia" w:hAnsi="Georgia"/>
        </w:rPr>
      </w:pPr>
      <w:r>
        <w:rPr>
          <w:rFonts w:ascii="Georgia" w:hAnsi="Georgia"/>
        </w:rPr>
        <w:t>GBIF</w:t>
      </w:r>
      <w:r>
        <w:rPr>
          <w:rFonts w:ascii="Georgia" w:hAnsi="Georgia"/>
        </w:rPr>
        <w:t xml:space="preserve">.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105EB4F6" w14:textId="77777777" w:rsidR="00000000" w:rsidRDefault="00431B54">
      <w:pPr>
        <w:pStyle w:val="NormalWeb"/>
        <w:divId w:val="812330069"/>
        <w:rPr>
          <w:rFonts w:ascii="Georgia" w:hAnsi="Georgia"/>
        </w:rPr>
      </w:pPr>
      <w:r>
        <w:rPr>
          <w:rFonts w:ascii="Georgia" w:hAnsi="Georgia"/>
        </w:rPr>
        <w:t xml:space="preserve">Global Forest Watch. 2022. Thailand Deforestation Rates &amp; Statistics. Available at: </w:t>
      </w:r>
      <w:hyperlink r:id="rId15" w:history="1">
        <w:r>
          <w:rPr>
            <w:rStyle w:val="Hyperlink"/>
            <w:rFonts w:ascii="Georgia" w:hAnsi="Georgia"/>
          </w:rPr>
          <w:t>https://www.globalforestwatch.org/dashboards/country/THA/?category=summary&amp;location=WyJjb3VudHJ5IiwiVEhBIl0%3D&amp;map=eyJjYW5Cb3VuZC</w:t>
        </w:r>
        <w:r>
          <w:rPr>
            <w:rStyle w:val="Hyperlink"/>
            <w:rFonts w:ascii="Georgia" w:hAnsi="Georgia"/>
          </w:rPr>
          <w:t>I6ZmFsc2UsImRhdGFzZXRzIjpbeyJkYXRhc2V0IjoicG9saXRpY2FsLWJvdW5kYXJpZXMiLCJsYXllcnMiOlsiZGlzcHV0ZWQtcG9saXRpY2FsLWJvdW5kYXJpZXMiLCJwb2xpdGljYWwtYm91bmRhcmllcyJdLCJib3VuZGFyeSI6dHJ1ZSwib3BhY2l0eSI6MSwidmlzaWJpbGl0eSI6dHJ1ZX0seyJkYXRhc2V0IjoidHJlZS1jb3Zlci1sb3</w:t>
        </w:r>
        <w:r>
          <w:rPr>
            <w:rStyle w:val="Hyperlink"/>
            <w:rFonts w:ascii="Georgia" w:hAnsi="Georgia"/>
          </w:rPr>
          <w:t>NzIiwibGF5ZXJzIjpbInRyZWUtY292ZXItbG9zcyJdLCJvcGFjaXR5IjoxLCJ2aXNpYmlsaXR5Ijp0cnVlLCJ0aW1lbGluZVBhcmFtcyI6eyJzdGFydERhdGUiOiIyMDAxLTAxLTAxIiwiZW5kRGF0ZSI6IjIwMjEtMTItMzEiLCJ0cmltRW5kRGF0ZSI6IjIwMjEtMTItMzEifSwicGFyYW1zIjp7InRocmVzaG9sZCI6MzAsInZpc2liaWxpdH</w:t>
        </w:r>
        <w:r>
          <w:rPr>
            <w:rStyle w:val="Hyperlink"/>
            <w:rFonts w:ascii="Georgia" w:hAnsi="Georgia"/>
          </w:rPr>
          <w:t>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1C510960" w14:textId="77777777" w:rsidR="00000000" w:rsidRDefault="00431B54">
      <w:pPr>
        <w:pStyle w:val="NormalWeb"/>
        <w:divId w:val="812330069"/>
        <w:rPr>
          <w:rFonts w:ascii="Georgia" w:hAnsi="Georgia"/>
        </w:rPr>
      </w:pPr>
      <w:proofErr w:type="spellStart"/>
      <w:r>
        <w:rPr>
          <w:rFonts w:ascii="Georgia" w:hAnsi="Georgia"/>
        </w:rPr>
        <w:t>Stibig</w:t>
      </w:r>
      <w:proofErr w:type="spellEnd"/>
      <w:r>
        <w:rPr>
          <w:rFonts w:ascii="Georgia" w:hAnsi="Georgia"/>
        </w:rPr>
        <w:t xml:space="preserve">, H.-J., </w:t>
      </w:r>
      <w:proofErr w:type="spellStart"/>
      <w:r>
        <w:rPr>
          <w:rFonts w:ascii="Georgia" w:hAnsi="Georgia"/>
        </w:rPr>
        <w:t>Achard</w:t>
      </w:r>
      <w:proofErr w:type="spellEnd"/>
      <w:r>
        <w:rPr>
          <w:rFonts w:ascii="Georgia" w:hAnsi="Georgia"/>
        </w:rPr>
        <w:t xml:space="preserve">, F., </w:t>
      </w:r>
      <w:proofErr w:type="spellStart"/>
      <w:r>
        <w:rPr>
          <w:rFonts w:ascii="Georgia" w:hAnsi="Georgia"/>
        </w:rPr>
        <w:t>Carboni</w:t>
      </w:r>
      <w:proofErr w:type="spellEnd"/>
      <w:r>
        <w:rPr>
          <w:rFonts w:ascii="Georgia" w:hAnsi="Georgia"/>
        </w:rPr>
        <w:t xml:space="preserve">, S., </w:t>
      </w:r>
      <w:proofErr w:type="spellStart"/>
      <w:r>
        <w:rPr>
          <w:rFonts w:ascii="Georgia" w:hAnsi="Georgia"/>
        </w:rPr>
        <w:t>Raši</w:t>
      </w:r>
      <w:proofErr w:type="spellEnd"/>
      <w:r>
        <w:rPr>
          <w:rFonts w:ascii="Georgia" w:hAnsi="Georgia"/>
        </w:rPr>
        <w:t xml:space="preserve">, R. and Miettinen, J. 2013. Change in tropical forest cover of Southeast Asia from 1990 to 2010. </w:t>
      </w:r>
      <w:proofErr w:type="spellStart"/>
      <w:r>
        <w:rPr>
          <w:rFonts w:ascii="Georgia" w:hAnsi="Georgia"/>
          <w:i/>
          <w:iCs/>
        </w:rPr>
        <w:t>Biogeosciences</w:t>
      </w:r>
      <w:proofErr w:type="spellEnd"/>
      <w:r>
        <w:rPr>
          <w:rFonts w:ascii="Georgia" w:hAnsi="Georgia"/>
          <w:i/>
          <w:iCs/>
        </w:rPr>
        <w:t xml:space="preserve"> Discussions</w:t>
      </w:r>
      <w:r>
        <w:rPr>
          <w:rFonts w:ascii="Georgia" w:hAnsi="Georgia"/>
        </w:rPr>
        <w:t xml:space="preserve"> 10(8): 12625–12653.</w:t>
      </w:r>
    </w:p>
    <w:p w14:paraId="6BE170B4" w14:textId="77777777" w:rsidR="00000000" w:rsidRDefault="00431B54">
      <w:pPr>
        <w:pStyle w:val="NormalWeb"/>
        <w:divId w:val="812330069"/>
        <w:rPr>
          <w:rFonts w:ascii="Georgia" w:hAnsi="Georgia"/>
        </w:rPr>
      </w:pPr>
      <w:proofErr w:type="spellStart"/>
      <w:r>
        <w:rPr>
          <w:rFonts w:ascii="Georgia" w:hAnsi="Georgia"/>
        </w:rPr>
        <w:t>Suksawang</w:t>
      </w:r>
      <w:proofErr w:type="spellEnd"/>
      <w:r>
        <w:rPr>
          <w:rFonts w:ascii="Georgia" w:hAnsi="Georgia"/>
        </w:rPr>
        <w:t>, T</w:t>
      </w:r>
      <w:r>
        <w:rPr>
          <w:rFonts w:ascii="Georgia" w:hAnsi="Georgia"/>
        </w:rPr>
        <w:t xml:space="preserve">., and </w:t>
      </w:r>
      <w:proofErr w:type="spellStart"/>
      <w:r>
        <w:rPr>
          <w:rFonts w:ascii="Georgia" w:hAnsi="Georgia"/>
        </w:rPr>
        <w:t>Temchai</w:t>
      </w:r>
      <w:proofErr w:type="spellEnd"/>
      <w:r>
        <w:rPr>
          <w:rFonts w:ascii="Georgia" w:hAnsi="Georgia"/>
        </w:rPr>
        <w:t>, T. 2018. Ecological corridor in Thailand. Department of National Parks, Wildlife and Plant Conservation, Thailand.</w:t>
      </w:r>
    </w:p>
    <w:p w14:paraId="42AD9882" w14:textId="77777777" w:rsidR="00000000" w:rsidRDefault="00431B54">
      <w:pPr>
        <w:pStyle w:val="NormalWeb"/>
        <w:divId w:val="812330069"/>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w:t>
      </w:r>
      <w:r>
        <w:rPr>
          <w:rFonts w:ascii="Georgia" w:hAnsi="Georgia"/>
        </w:rPr>
        <w:t>rest Herbarium, Forest and Plant Conservation Research Office, Bangkok.</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Jack Plummer" w:date="2022-08-19T17:12:00Z" w:initials="JP">
    <w:p w14:paraId="0E46F933" w14:textId="77777777" w:rsidR="00CB4660" w:rsidRDefault="00CB4660" w:rsidP="00D06CA3">
      <w:pPr>
        <w:pStyle w:val="CommentText"/>
      </w:pPr>
      <w:r>
        <w:rPr>
          <w:rStyle w:val="CommentReference"/>
        </w:rPr>
        <w:annotationRef/>
      </w:r>
      <w:r>
        <w:t>What is the major threat at each of these?</w:t>
      </w:r>
    </w:p>
  </w:comment>
  <w:comment w:id="50" w:author="Jack Plummer" w:date="2022-08-19T17:14:00Z" w:initials="JP">
    <w:p w14:paraId="1950C741" w14:textId="77777777" w:rsidR="00773F83" w:rsidRDefault="00773F83" w:rsidP="00A91BE7">
      <w:pPr>
        <w:pStyle w:val="CommentText"/>
      </w:pPr>
      <w:r>
        <w:rPr>
          <w:rStyle w:val="CommentReference"/>
        </w:rPr>
        <w:annotationRef/>
      </w:r>
      <w:r>
        <w:t>Probably 1.6 instead</w:t>
      </w:r>
    </w:p>
  </w:comment>
  <w:comment w:id="56" w:author="Jack Plummer" w:date="2022-08-19T17:17:00Z" w:initials="JP">
    <w:p w14:paraId="1F8755F2" w14:textId="77777777" w:rsidR="00773F83" w:rsidRDefault="00773F83" w:rsidP="007D7CD3">
      <w:pPr>
        <w:pStyle w:val="CommentText"/>
      </w:pPr>
      <w:r>
        <w:rPr>
          <w:rStyle w:val="CommentReference"/>
        </w:rPr>
        <w:annotationRef/>
      </w:r>
      <w:r>
        <w:t>As with other assessments, we need to mention urbanisation and agriculture, and would be good to be more specific as just three collection sites.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46F933" w15:done="0"/>
  <w15:commentEx w15:paraId="1950C741" w15:done="0"/>
  <w15:commentEx w15:paraId="1F875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4313" w16cex:dateUtc="2022-08-19T16:12:00Z"/>
  <w16cex:commentExtensible w16cex:durableId="26AA4377" w16cex:dateUtc="2022-08-19T16:14:00Z"/>
  <w16cex:commentExtensible w16cex:durableId="26AA4441" w16cex:dateUtc="2022-08-19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46F933" w16cid:durableId="26AA4313"/>
  <w16cid:commentId w16cid:paraId="1950C741" w16cid:durableId="26AA4377"/>
  <w16cid:commentId w16cid:paraId="1F8755F2" w16cid:durableId="26AA44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4660"/>
    <w:rsid w:val="00431B54"/>
    <w:rsid w:val="00773F83"/>
    <w:rsid w:val="00CB4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46BDD"/>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CB4660"/>
    <w:rPr>
      <w:rFonts w:eastAsiaTheme="minorEastAsia"/>
      <w:sz w:val="24"/>
      <w:szCs w:val="24"/>
    </w:rPr>
  </w:style>
  <w:style w:type="character" w:styleId="CommentReference">
    <w:name w:val="annotation reference"/>
    <w:basedOn w:val="DefaultParagraphFont"/>
    <w:uiPriority w:val="99"/>
    <w:semiHidden/>
    <w:unhideWhenUsed/>
    <w:rsid w:val="00CB4660"/>
    <w:rPr>
      <w:sz w:val="16"/>
      <w:szCs w:val="16"/>
    </w:rPr>
  </w:style>
  <w:style w:type="paragraph" w:styleId="CommentText">
    <w:name w:val="annotation text"/>
    <w:basedOn w:val="Normal"/>
    <w:link w:val="CommentTextChar"/>
    <w:uiPriority w:val="99"/>
    <w:unhideWhenUsed/>
    <w:rsid w:val="00CB4660"/>
    <w:rPr>
      <w:sz w:val="20"/>
      <w:szCs w:val="20"/>
    </w:rPr>
  </w:style>
  <w:style w:type="character" w:customStyle="1" w:styleId="CommentTextChar">
    <w:name w:val="Comment Text Char"/>
    <w:basedOn w:val="DefaultParagraphFont"/>
    <w:link w:val="CommentText"/>
    <w:uiPriority w:val="99"/>
    <w:rsid w:val="00CB4660"/>
    <w:rPr>
      <w:rFonts w:eastAsiaTheme="minorEastAsia"/>
    </w:rPr>
  </w:style>
  <w:style w:type="paragraph" w:styleId="CommentSubject">
    <w:name w:val="annotation subject"/>
    <w:basedOn w:val="CommentText"/>
    <w:next w:val="CommentText"/>
    <w:link w:val="CommentSubjectChar"/>
    <w:uiPriority w:val="99"/>
    <w:semiHidden/>
    <w:unhideWhenUsed/>
    <w:rsid w:val="00CB4660"/>
    <w:rPr>
      <w:b/>
      <w:bCs/>
    </w:rPr>
  </w:style>
  <w:style w:type="character" w:customStyle="1" w:styleId="CommentSubjectChar">
    <w:name w:val="Comment Subject Char"/>
    <w:basedOn w:val="CommentTextChar"/>
    <w:link w:val="CommentSubject"/>
    <w:uiPriority w:val="99"/>
    <w:semiHidden/>
    <w:rsid w:val="00CB466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72708">
      <w:marLeft w:val="0"/>
      <w:marRight w:val="0"/>
      <w:marTop w:val="0"/>
      <w:marBottom w:val="0"/>
      <w:divBdr>
        <w:top w:val="none" w:sz="0" w:space="0" w:color="auto"/>
        <w:left w:val="none" w:sz="0" w:space="0" w:color="auto"/>
        <w:bottom w:val="none" w:sz="0" w:space="0" w:color="auto"/>
        <w:right w:val="none" w:sz="0" w:space="0" w:color="auto"/>
      </w:divBdr>
    </w:div>
    <w:div w:id="580868847">
      <w:marLeft w:val="0"/>
      <w:marRight w:val="0"/>
      <w:marTop w:val="0"/>
      <w:marBottom w:val="0"/>
      <w:divBdr>
        <w:top w:val="none" w:sz="0" w:space="0" w:color="auto"/>
        <w:left w:val="none" w:sz="0" w:space="0" w:color="auto"/>
        <w:bottom w:val="none" w:sz="0" w:space="0" w:color="auto"/>
        <w:right w:val="none" w:sz="0" w:space="0" w:color="auto"/>
      </w:divBdr>
    </w:div>
    <w:div w:id="812330069">
      <w:marLeft w:val="0"/>
      <w:marRight w:val="0"/>
      <w:marTop w:val="0"/>
      <w:marBottom w:val="0"/>
      <w:divBdr>
        <w:top w:val="none" w:sz="0" w:space="0" w:color="auto"/>
        <w:left w:val="none" w:sz="0" w:space="0" w:color="auto"/>
        <w:bottom w:val="none" w:sz="0" w:space="0" w:color="auto"/>
        <w:right w:val="none" w:sz="0" w:space="0" w:color="auto"/>
      </w:divBdr>
    </w:div>
    <w:div w:id="993099316">
      <w:marLeft w:val="0"/>
      <w:marRight w:val="0"/>
      <w:marTop w:val="0"/>
      <w:marBottom w:val="0"/>
      <w:divBdr>
        <w:top w:val="none" w:sz="0" w:space="0" w:color="auto"/>
        <w:left w:val="none" w:sz="0" w:space="0" w:color="auto"/>
        <w:bottom w:val="none" w:sz="0" w:space="0" w:color="auto"/>
        <w:right w:val="none" w:sz="0" w:space="0" w:color="auto"/>
      </w:divBdr>
    </w:div>
    <w:div w:id="1172911894">
      <w:marLeft w:val="0"/>
      <w:marRight w:val="0"/>
      <w:marTop w:val="0"/>
      <w:marBottom w:val="0"/>
      <w:divBdr>
        <w:top w:val="none" w:sz="0" w:space="0" w:color="auto"/>
        <w:left w:val="none" w:sz="0" w:space="0" w:color="auto"/>
        <w:bottom w:val="none" w:sz="0" w:space="0" w:color="auto"/>
        <w:right w:val="none" w:sz="0" w:space="0" w:color="auto"/>
      </w:divBdr>
    </w:div>
    <w:div w:id="1197814473">
      <w:marLeft w:val="0"/>
      <w:marRight w:val="0"/>
      <w:marTop w:val="0"/>
      <w:marBottom w:val="0"/>
      <w:divBdr>
        <w:top w:val="none" w:sz="0" w:space="0" w:color="auto"/>
        <w:left w:val="none" w:sz="0" w:space="0" w:color="auto"/>
        <w:bottom w:val="none" w:sz="0" w:space="0" w:color="auto"/>
        <w:right w:val="none" w:sz="0" w:space="0" w:color="auto"/>
      </w:divBdr>
    </w:div>
    <w:div w:id="1200357417">
      <w:marLeft w:val="0"/>
      <w:marRight w:val="0"/>
      <w:marTop w:val="0"/>
      <w:marBottom w:val="0"/>
      <w:divBdr>
        <w:top w:val="none" w:sz="0" w:space="0" w:color="auto"/>
        <w:left w:val="none" w:sz="0" w:space="0" w:color="auto"/>
        <w:bottom w:val="none" w:sz="0" w:space="0" w:color="auto"/>
        <w:right w:val="none" w:sz="0" w:space="0" w:color="auto"/>
      </w:divBdr>
    </w:div>
    <w:div w:id="1389567667">
      <w:marLeft w:val="0"/>
      <w:marRight w:val="0"/>
      <w:marTop w:val="0"/>
      <w:marBottom w:val="0"/>
      <w:divBdr>
        <w:top w:val="none" w:sz="0" w:space="0" w:color="auto"/>
        <w:left w:val="none" w:sz="0" w:space="0" w:color="auto"/>
        <w:bottom w:val="none" w:sz="0" w:space="0" w:color="auto"/>
        <w:right w:val="none" w:sz="0" w:space="0" w:color="auto"/>
      </w:divBdr>
    </w:div>
    <w:div w:id="1461848633">
      <w:marLeft w:val="0"/>
      <w:marRight w:val="0"/>
      <w:marTop w:val="0"/>
      <w:marBottom w:val="0"/>
      <w:divBdr>
        <w:top w:val="none" w:sz="0" w:space="0" w:color="auto"/>
        <w:left w:val="none" w:sz="0" w:space="0" w:color="auto"/>
        <w:bottom w:val="none" w:sz="0" w:space="0" w:color="auto"/>
        <w:right w:val="none" w:sz="0" w:space="0" w:color="auto"/>
      </w:divBdr>
    </w:div>
    <w:div w:id="1878466177">
      <w:marLeft w:val="0"/>
      <w:marRight w:val="0"/>
      <w:marTop w:val="0"/>
      <w:marBottom w:val="0"/>
      <w:divBdr>
        <w:top w:val="none" w:sz="0" w:space="0" w:color="auto"/>
        <w:left w:val="none" w:sz="0" w:space="0" w:color="auto"/>
        <w:bottom w:val="none" w:sz="0" w:space="0" w:color="auto"/>
        <w:right w:val="none" w:sz="0" w:space="0" w:color="auto"/>
      </w:divBdr>
    </w:div>
    <w:div w:id="1998460301">
      <w:marLeft w:val="0"/>
      <w:marRight w:val="0"/>
      <w:marTop w:val="0"/>
      <w:marBottom w:val="0"/>
      <w:divBdr>
        <w:top w:val="none" w:sz="0" w:space="0" w:color="auto"/>
        <w:left w:val="none" w:sz="0" w:space="0" w:color="auto"/>
        <w:bottom w:val="none" w:sz="0" w:space="0" w:color="auto"/>
        <w:right w:val="none" w:sz="0" w:space="0" w:color="auto"/>
      </w:divBdr>
    </w:div>
    <w:div w:id="2142725412">
      <w:marLeft w:val="0"/>
      <w:marRight w:val="0"/>
      <w:marTop w:val="0"/>
      <w:marBottom w:val="0"/>
      <w:divBdr>
        <w:top w:val="none" w:sz="0" w:space="0" w:color="auto"/>
        <w:left w:val="none" w:sz="0" w:space="0" w:color="auto"/>
        <w:bottom w:val="none" w:sz="0" w:space="0" w:color="auto"/>
        <w:right w:val="none" w:sz="0" w:space="0" w:color="auto"/>
      </w:divBdr>
      <w:divsChild>
        <w:div w:id="1648051031">
          <w:marLeft w:val="0"/>
          <w:marRight w:val="0"/>
          <w:marTop w:val="0"/>
          <w:marBottom w:val="150"/>
          <w:divBdr>
            <w:top w:val="single" w:sz="12" w:space="0" w:color="000000"/>
            <w:left w:val="none" w:sz="0" w:space="0" w:color="auto"/>
            <w:bottom w:val="single" w:sz="12" w:space="0" w:color="000000"/>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BCDBD7-43C5-44FB-A5F3-82D73569D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58786-5E71-4CE6-AF86-D33F88D28030}">
  <ds:schemaRefs>
    <ds:schemaRef ds:uri="Microsoft.SharePoint.Taxonomy.ContentTypeSync"/>
  </ds:schemaRefs>
</ds:datastoreItem>
</file>

<file path=customXml/itemProps3.xml><?xml version="1.0" encoding="utf-8"?>
<ds:datastoreItem xmlns:ds="http://schemas.openxmlformats.org/officeDocument/2006/customXml" ds:itemID="{6232B58E-3A88-4820-9AF5-D93341EFEBEB}">
  <ds:schemaRefs>
    <ds:schemaRef ds:uri="http://schemas.microsoft.com/sharepoint/events"/>
  </ds:schemaRefs>
</ds:datastoreItem>
</file>

<file path=customXml/itemProps4.xml><?xml version="1.0" encoding="utf-8"?>
<ds:datastoreItem xmlns:ds="http://schemas.openxmlformats.org/officeDocument/2006/customXml" ds:itemID="{E2ACDBE6-4C5E-4AC8-BBA4-E5BC424C778E}">
  <ds:schemaRefs>
    <ds:schemaRef ds:uri="http://schemas.microsoft.com/sharepoint/v3/contenttype/forms"/>
  </ds:schemaRefs>
</ds:datastoreItem>
</file>

<file path=customXml/itemProps5.xml><?xml version="1.0" encoding="utf-8"?>
<ds:datastoreItem xmlns:ds="http://schemas.openxmlformats.org/officeDocument/2006/customXml" ds:itemID="{5E7ACDC4-C4D6-4696-AA20-C325DDB8BFB9}">
  <ds:schemaRefs>
    <ds:schemaRef ds:uri="150f78d0-e5c4-40ba-9879-1115501c63e5"/>
    <ds:schemaRef ds:uri="http://purl.org/dc/terms/"/>
    <ds:schemaRef ds:uri="http://schemas.microsoft.com/office/2006/documentManagement/types"/>
    <ds:schemaRef ds:uri="3174fa65-5130-4218-be7b-3006b691958f"/>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590658d6-28a4-43df-8461-354b94568f6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1232</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Madhuca chai-ananii</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Madhuca chai-ananii</dc:title>
  <dc:subject/>
  <dc:creator>Jack Plummer</dc:creator>
  <cp:keywords/>
  <dc:description/>
  <cp:lastModifiedBy>Jack Plummer</cp:lastModifiedBy>
  <cp:revision>2</cp:revision>
  <dcterms:created xsi:type="dcterms:W3CDTF">2022-08-19T16:20:00Z</dcterms:created>
  <dcterms:modified xsi:type="dcterms:W3CDTF">2022-08-19T16:20:00Z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