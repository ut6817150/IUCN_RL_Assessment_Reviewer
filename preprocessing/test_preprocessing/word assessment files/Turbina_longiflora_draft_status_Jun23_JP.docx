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41DE4" w14:textId="77777777" w:rsidR="00000000" w:rsidRDefault="00000000">
      <w:pPr>
        <w:jc w:val="center"/>
        <w:divId w:val="1604920842"/>
        <w:rPr>
          <w:rFonts w:ascii="Georgia" w:eastAsia="Times New Roman" w:hAnsi="Georgia"/>
          <w:b/>
          <w:bCs/>
          <w:sz w:val="29"/>
          <w:szCs w:val="29"/>
        </w:rPr>
      </w:pPr>
      <w:r>
        <w:rPr>
          <w:rFonts w:ascii="Georgia" w:eastAsia="Times New Roman" w:hAnsi="Georgia"/>
          <w:b/>
          <w:bCs/>
          <w:sz w:val="29"/>
          <w:szCs w:val="29"/>
        </w:rPr>
        <w:t>Draft</w:t>
      </w:r>
    </w:p>
    <w:p w14:paraId="09CB94F0" w14:textId="77777777" w:rsidR="00000000" w:rsidRDefault="00000000">
      <w:pPr>
        <w:divId w:val="1346054724"/>
        <w:rPr>
          <w:rFonts w:ascii="Georgia" w:eastAsia="Times New Roman" w:hAnsi="Georgia"/>
          <w:sz w:val="18"/>
          <w:szCs w:val="18"/>
        </w:rPr>
      </w:pPr>
      <w:r>
        <w:rPr>
          <w:rFonts w:ascii="Georgia" w:eastAsia="Times New Roman" w:hAnsi="Georgia"/>
          <w:noProof/>
          <w:sz w:val="18"/>
          <w:szCs w:val="18"/>
        </w:rPr>
        <w:drawing>
          <wp:inline distT="0" distB="0" distL="0" distR="0" wp14:anchorId="3A67E30F" wp14:editId="3E7E8653">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21D7E3F" w14:textId="77777777" w:rsidR="00000000" w:rsidRDefault="00000000">
      <w:pPr>
        <w:shd w:val="clear" w:color="auto" w:fill="FFFFFF"/>
        <w:spacing w:before="100" w:beforeAutospacing="1" w:after="100" w:afterAutospacing="1"/>
        <w:jc w:val="right"/>
        <w:outlineLvl w:val="1"/>
        <w:divId w:val="1346054724"/>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Turbina</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longiflora</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Verdc</w:t>
      </w:r>
      <w:proofErr w:type="spellEnd"/>
      <w:r>
        <w:rPr>
          <w:rFonts w:ascii="Georgia" w:eastAsia="Times New Roman" w:hAnsi="Georgia"/>
          <w:b/>
          <w:bCs/>
          <w:color w:val="000000"/>
          <w:kern w:val="36"/>
          <w:sz w:val="29"/>
          <w:szCs w:val="29"/>
        </w:rPr>
        <w:t>.</w:t>
      </w:r>
    </w:p>
    <w:p w14:paraId="20812688" w14:textId="77777777" w:rsidR="00000000" w:rsidRDefault="00000000">
      <w:pPr>
        <w:jc w:val="right"/>
        <w:divId w:val="1346054724"/>
        <w:rPr>
          <w:rFonts w:ascii="Georgia" w:eastAsia="Times New Roman" w:hAnsi="Georgia"/>
          <w:sz w:val="18"/>
          <w:szCs w:val="18"/>
        </w:rPr>
      </w:pPr>
      <w:r>
        <w:rPr>
          <w:rFonts w:ascii="Georgia" w:eastAsia="Times New Roman" w:hAnsi="Georgia"/>
          <w:sz w:val="18"/>
          <w:szCs w:val="18"/>
        </w:rPr>
        <w:t xml:space="preserve">PLANTAE - TRACHEOPHYTA - MAGNOLIOPSIDA - SOLANALES - CONVOLVULACEAE - </w:t>
      </w:r>
      <w:proofErr w:type="spellStart"/>
      <w:r>
        <w:rPr>
          <w:rFonts w:ascii="Georgia" w:eastAsia="Times New Roman" w:hAnsi="Georgia"/>
          <w:sz w:val="18"/>
          <w:szCs w:val="18"/>
        </w:rPr>
        <w:t>Turbina</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longiflora</w:t>
      </w:r>
      <w:proofErr w:type="spellEnd"/>
    </w:p>
    <w:p w14:paraId="15AFFB9C" w14:textId="77777777" w:rsidR="00000000" w:rsidRDefault="00000000">
      <w:pPr>
        <w:pStyle w:val="NormalWeb"/>
        <w:divId w:val="104465730"/>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 xml:space="preserve">Ipomoea </w:t>
      </w:r>
      <w:proofErr w:type="spellStart"/>
      <w:r>
        <w:rPr>
          <w:rFonts w:ascii="Georgia" w:hAnsi="Georgia"/>
        </w:rPr>
        <w:t>mozambicensis</w:t>
      </w:r>
      <w:proofErr w:type="spellEnd"/>
      <w:r>
        <w:rPr>
          <w:rFonts w:ascii="Georgia" w:hAnsi="Georgia"/>
        </w:rPr>
        <w:t xml:space="preserve"> J.R.I. Wood &amp; Scotland</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804"/>
      </w:tblGrid>
      <w:tr w:rsidR="00000000" w14:paraId="0ED10A3E" w14:textId="77777777">
        <w:trPr>
          <w:tblCellSpacing w:w="15" w:type="dxa"/>
          <w:jc w:val="center"/>
        </w:trPr>
        <w:tc>
          <w:tcPr>
            <w:tcW w:w="0" w:type="auto"/>
            <w:tcBorders>
              <w:bottom w:val="single" w:sz="6" w:space="0" w:color="000000"/>
            </w:tcBorders>
            <w:shd w:val="clear" w:color="auto" w:fill="BBBBBB"/>
            <w:vAlign w:val="center"/>
            <w:hideMark/>
          </w:tcPr>
          <w:p w14:paraId="1B545F19" w14:textId="77777777" w:rsidR="00000000" w:rsidRDefault="0000000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21CB16FA" w14:textId="77777777">
        <w:trPr>
          <w:tblCellSpacing w:w="15" w:type="dxa"/>
          <w:jc w:val="center"/>
        </w:trPr>
        <w:tc>
          <w:tcPr>
            <w:tcW w:w="0" w:type="auto"/>
            <w:vAlign w:val="center"/>
            <w:hideMark/>
          </w:tcPr>
          <w:p w14:paraId="04829CEE" w14:textId="77777777" w:rsidR="00000000" w:rsidRDefault="00000000">
            <w:pPr>
              <w:spacing w:after="75"/>
              <w:rPr>
                <w:rFonts w:ascii="Georgia" w:eastAsia="Times New Roman" w:hAnsi="Georgia"/>
                <w:sz w:val="20"/>
                <w:szCs w:val="20"/>
              </w:rPr>
            </w:pPr>
            <w:commentRangeStart w:id="0"/>
            <w:r>
              <w:rPr>
                <w:rFonts w:ascii="Georgia" w:eastAsia="Times New Roman" w:hAnsi="Georgia"/>
                <w:sz w:val="20"/>
                <w:szCs w:val="20"/>
              </w:rPr>
              <w:t>NT, D2 (IUCN version 3.1)</w:t>
            </w:r>
            <w:commentRangeEnd w:id="0"/>
            <w:r w:rsidR="006C6F39">
              <w:rPr>
                <w:rStyle w:val="CommentReference"/>
              </w:rPr>
              <w:commentReference w:id="0"/>
            </w:r>
          </w:p>
        </w:tc>
      </w:tr>
    </w:tbl>
    <w:p w14:paraId="073D375C" w14:textId="77777777" w:rsidR="00000000" w:rsidRDefault="00000000">
      <w:pPr>
        <w:pStyle w:val="Heading1"/>
        <w:divId w:val="1619799504"/>
        <w:rPr>
          <w:rFonts w:ascii="Georgia" w:eastAsia="Times New Roman" w:hAnsi="Georgia"/>
          <w:sz w:val="29"/>
          <w:szCs w:val="29"/>
        </w:rPr>
      </w:pPr>
      <w:r>
        <w:rPr>
          <w:rFonts w:ascii="Georgia" w:eastAsia="Times New Roman" w:hAnsi="Georgia"/>
          <w:sz w:val="29"/>
          <w:szCs w:val="29"/>
        </w:rPr>
        <w:t>Red List Assessment</w:t>
      </w:r>
    </w:p>
    <w:p w14:paraId="52818349" w14:textId="77777777" w:rsidR="00000000" w:rsidRDefault="00000000">
      <w:pPr>
        <w:pStyle w:val="Heading2"/>
        <w:divId w:val="1619799504"/>
        <w:rPr>
          <w:rFonts w:ascii="Georgia" w:eastAsia="Times New Roman" w:hAnsi="Georgia"/>
          <w:sz w:val="27"/>
          <w:szCs w:val="27"/>
        </w:rPr>
      </w:pPr>
      <w:r>
        <w:rPr>
          <w:rFonts w:ascii="Georgia" w:eastAsia="Times New Roman" w:hAnsi="Georgia"/>
          <w:sz w:val="27"/>
          <w:szCs w:val="27"/>
        </w:rPr>
        <w:t>Assessment Information</w:t>
      </w:r>
    </w:p>
    <w:p w14:paraId="4D967092" w14:textId="77777777" w:rsidR="00000000" w:rsidRDefault="00000000">
      <w:pPr>
        <w:pStyle w:val="NormalWeb"/>
        <w:divId w:val="1619799504"/>
        <w:rPr>
          <w:rFonts w:ascii="Georgia" w:hAnsi="Georgia"/>
        </w:rPr>
      </w:pPr>
      <w:r>
        <w:rPr>
          <w:rStyle w:val="datalabel1"/>
          <w:rFonts w:ascii="Georgia" w:hAnsi="Georgia"/>
        </w:rPr>
        <w:t xml:space="preserve">Date of Assessment: </w:t>
      </w:r>
      <w:r>
        <w:rPr>
          <w:rFonts w:ascii="Georgia" w:hAnsi="Georgia"/>
        </w:rPr>
        <w:t>2021-02-02</w:t>
      </w:r>
    </w:p>
    <w:p w14:paraId="1F695DD8" w14:textId="77777777" w:rsidR="00000000" w:rsidRDefault="00000000">
      <w:pPr>
        <w:pStyle w:val="NormalWeb"/>
        <w:divId w:val="1619799504"/>
        <w:rPr>
          <w:rFonts w:ascii="Georgia" w:hAnsi="Georgia"/>
        </w:rPr>
      </w:pPr>
      <w:r>
        <w:rPr>
          <w:rStyle w:val="datalabel1"/>
          <w:rFonts w:ascii="Georgia" w:hAnsi="Georgia"/>
        </w:rPr>
        <w:t xml:space="preserve">Assessor(s): </w:t>
      </w:r>
      <w:r>
        <w:rPr>
          <w:rFonts w:ascii="Georgia" w:hAnsi="Georgia"/>
        </w:rPr>
        <w:t>Rokni, S.</w:t>
      </w:r>
    </w:p>
    <w:p w14:paraId="2841E1EA" w14:textId="77777777" w:rsidR="00000000" w:rsidRDefault="00000000">
      <w:pPr>
        <w:pStyle w:val="NormalWeb"/>
        <w:divId w:val="1619799504"/>
        <w:rPr>
          <w:rFonts w:ascii="Georgia" w:hAnsi="Georgia"/>
        </w:rPr>
      </w:pPr>
      <w:r>
        <w:rPr>
          <w:rStyle w:val="datalabel1"/>
          <w:rFonts w:ascii="Georgia" w:hAnsi="Georgia"/>
        </w:rPr>
        <w:t xml:space="preserve">Institution(s): </w:t>
      </w:r>
      <w:r>
        <w:rPr>
          <w:rFonts w:ascii="Georgia" w:hAnsi="Georgia"/>
        </w:rPr>
        <w:t>IUCN SSC Southern African Plant Specialist Group &amp; Royal Botanic Gardens, Kew</w:t>
      </w:r>
    </w:p>
    <w:p w14:paraId="02849B90" w14:textId="77777777" w:rsidR="00000000" w:rsidRDefault="00000000">
      <w:pPr>
        <w:pStyle w:val="NormalWeb"/>
        <w:divId w:val="1619799504"/>
        <w:rPr>
          <w:rFonts w:ascii="Georgia" w:hAnsi="Georgia"/>
        </w:rPr>
      </w:pPr>
      <w:r>
        <w:rPr>
          <w:rStyle w:val="datalabel1"/>
          <w:rFonts w:ascii="Georgia" w:hAnsi="Georgia"/>
        </w:rPr>
        <w:t xml:space="preserve">Regions: </w:t>
      </w:r>
      <w:r>
        <w:rPr>
          <w:rFonts w:ascii="Georgia" w:hAnsi="Georgia"/>
        </w:rPr>
        <w:t>Global</w:t>
      </w:r>
    </w:p>
    <w:p w14:paraId="345096B7" w14:textId="77777777" w:rsidR="00000000" w:rsidRDefault="00000000">
      <w:pPr>
        <w:pStyle w:val="Heading2"/>
        <w:divId w:val="1619799504"/>
        <w:rPr>
          <w:rFonts w:ascii="Georgia" w:eastAsia="Times New Roman" w:hAnsi="Georgia"/>
          <w:sz w:val="27"/>
          <w:szCs w:val="27"/>
        </w:rPr>
      </w:pPr>
      <w:r>
        <w:rPr>
          <w:rFonts w:ascii="Georgia" w:eastAsia="Times New Roman" w:hAnsi="Georgia"/>
          <w:sz w:val="27"/>
          <w:szCs w:val="27"/>
        </w:rPr>
        <w:t>Assessment Rationale</w:t>
      </w:r>
    </w:p>
    <w:p w14:paraId="12B2B530" w14:textId="4BA368E0" w:rsidR="00000000" w:rsidRDefault="00000000">
      <w:pPr>
        <w:pStyle w:val="NormalWeb"/>
        <w:divId w:val="1619799504"/>
        <w:rPr>
          <w:rFonts w:ascii="Georgia" w:hAnsi="Georgia"/>
        </w:rPr>
      </w:pPr>
      <w:r>
        <w:rPr>
          <w:rFonts w:ascii="Georgia" w:hAnsi="Georgia"/>
        </w:rPr>
        <w:t xml:space="preserve">There is no information on population size or trend for this plant; it is known from only three herbarium specimen collections dating from 1958 to 1974, corresponding to three widely separated localities stretching from southern to northern Mozambique. It is recorded from lowland woodland and forest habitats including </w:t>
      </w:r>
      <w:proofErr w:type="spellStart"/>
      <w:r>
        <w:rPr>
          <w:rStyle w:val="Emphasis"/>
          <w:rFonts w:ascii="Georgia" w:hAnsi="Georgia"/>
        </w:rPr>
        <w:t>Brachystegia</w:t>
      </w:r>
      <w:proofErr w:type="spellEnd"/>
      <w:r>
        <w:rPr>
          <w:rFonts w:ascii="Georgia" w:hAnsi="Georgia"/>
        </w:rPr>
        <w:t xml:space="preserve"> (Miombo) woodland. At an estimated 48,214 km</w:t>
      </w:r>
      <w:r>
        <w:rPr>
          <w:rFonts w:ascii="Georgia" w:hAnsi="Georgia"/>
          <w:vertAlign w:val="superscript"/>
        </w:rPr>
        <w:t>2 </w:t>
      </w:r>
      <w:r>
        <w:rPr>
          <w:rFonts w:ascii="Georgia" w:hAnsi="Georgia"/>
        </w:rPr>
        <w:t>the extent of occurrence (EOO) is well above the threshold for a threatened category, and the actual area of occupancy (AOO) is likely to be much higher than the minimum (12 km</w:t>
      </w:r>
      <w:r>
        <w:rPr>
          <w:rFonts w:ascii="Georgia" w:hAnsi="Georgia"/>
          <w:vertAlign w:val="superscript"/>
        </w:rPr>
        <w:t>2</w:t>
      </w:r>
      <w:r>
        <w:rPr>
          <w:rFonts w:ascii="Georgia" w:hAnsi="Georgia"/>
        </w:rPr>
        <w:t>) currently estimated based on known records, given the large EOO and the large areas of Miombo woodland habitat remaining in Mozambique.</w:t>
      </w:r>
      <w:r>
        <w:rPr>
          <w:rFonts w:ascii="Georgia" w:hAnsi="Georgia"/>
        </w:rPr>
        <w:br/>
      </w:r>
      <w:r>
        <w:rPr>
          <w:rFonts w:ascii="Georgia" w:hAnsi="Georgia"/>
        </w:rPr>
        <w:br/>
        <w:t>The main threat to this species is habitat loss and degradation, due to demand for natural resources such as charcoal and timber, expansion of agricultural land and settlements, cattle grazing and potentially invasive plant species. Although there is an observed continuing decline in the area and quality of </w:t>
      </w:r>
      <w:del w:id="1" w:author="Jack Plummer" w:date="2023-06-08T19:10:00Z">
        <w:r w:rsidDel="00ED4EB8">
          <w:rPr>
            <w:rFonts w:ascii="Georgia" w:hAnsi="Georgia"/>
          </w:rPr>
          <w:delText xml:space="preserve"> </w:delText>
        </w:r>
      </w:del>
      <w:r>
        <w:rPr>
          <w:rFonts w:ascii="Georgia" w:hAnsi="Georgia"/>
        </w:rPr>
        <w:t xml:space="preserve">habitat, particularly gallery forest and </w:t>
      </w:r>
      <w:proofErr w:type="spellStart"/>
      <w:r>
        <w:rPr>
          <w:rFonts w:ascii="Georgia" w:hAnsi="Georgia"/>
        </w:rPr>
        <w:t>Mecrusse</w:t>
      </w:r>
      <w:proofErr w:type="spellEnd"/>
      <w:r>
        <w:rPr>
          <w:rFonts w:ascii="Georgia" w:hAnsi="Georgia"/>
        </w:rPr>
        <w:t xml:space="preserve"> forest, currently only one of the three recorded locations - </w:t>
      </w:r>
      <w:proofErr w:type="spellStart"/>
      <w:r>
        <w:rPr>
          <w:rFonts w:ascii="Georgia" w:hAnsi="Georgia"/>
        </w:rPr>
        <w:t>Goba</w:t>
      </w:r>
      <w:proofErr w:type="spellEnd"/>
      <w:r>
        <w:rPr>
          <w:rFonts w:ascii="Georgia" w:hAnsi="Georgia"/>
        </w:rPr>
        <w:t xml:space="preserve"> - appears to </w:t>
      </w:r>
      <w:del w:id="2" w:author="Jack Plummer" w:date="2023-06-08T18:56:00Z">
        <w:r w:rsidDel="00B37CD7">
          <w:rPr>
            <w:rFonts w:ascii="Georgia" w:hAnsi="Georgia"/>
          </w:rPr>
          <w:delText xml:space="preserve">have </w:delText>
        </w:r>
      </w:del>
      <w:ins w:id="3" w:author="Jack Plummer" w:date="2023-06-08T18:56:00Z">
        <w:r w:rsidR="00B37CD7">
          <w:rPr>
            <w:rFonts w:ascii="Georgia" w:hAnsi="Georgia"/>
          </w:rPr>
          <w:t>face</w:t>
        </w:r>
        <w:r w:rsidR="00B37CD7">
          <w:rPr>
            <w:rFonts w:ascii="Georgia" w:hAnsi="Georgia"/>
          </w:rPr>
          <w:t xml:space="preserve"> </w:t>
        </w:r>
      </w:ins>
      <w:r>
        <w:rPr>
          <w:rFonts w:ascii="Georgia" w:hAnsi="Georgia"/>
        </w:rPr>
        <w:t>any significant threats. It is plausible that in the future similar threats could also significantly impact the locations in Inhambane Province (</w:t>
      </w:r>
      <w:proofErr w:type="spellStart"/>
      <w:r>
        <w:rPr>
          <w:rFonts w:ascii="Georgia" w:hAnsi="Georgia"/>
        </w:rPr>
        <w:t>Mabote</w:t>
      </w:r>
      <w:proofErr w:type="spellEnd"/>
      <w:r>
        <w:rPr>
          <w:rFonts w:ascii="Georgia" w:hAnsi="Georgia"/>
        </w:rPr>
        <w:t xml:space="preserve"> District, 27 km west of lake </w:t>
      </w:r>
      <w:proofErr w:type="spellStart"/>
      <w:r>
        <w:rPr>
          <w:rFonts w:ascii="Georgia" w:hAnsi="Georgia"/>
        </w:rPr>
        <w:t>Banamana</w:t>
      </w:r>
      <w:proofErr w:type="spellEnd"/>
      <w:r>
        <w:rPr>
          <w:rFonts w:ascii="Georgia" w:hAnsi="Georgia"/>
        </w:rPr>
        <w:t xml:space="preserve">) and Cabo Delgado Province (30 km north of </w:t>
      </w:r>
      <w:proofErr w:type="spellStart"/>
      <w:r>
        <w:rPr>
          <w:rFonts w:ascii="Georgia" w:hAnsi="Georgia"/>
        </w:rPr>
        <w:t>Nantulo</w:t>
      </w:r>
      <w:proofErr w:type="spellEnd"/>
      <w:r>
        <w:rPr>
          <w:rFonts w:ascii="Georgia" w:hAnsi="Georgia"/>
        </w:rPr>
        <w:t xml:space="preserve">). These impacts are unlikely to drive this species to quickly become Critically Endangered or </w:t>
      </w:r>
      <w:del w:id="4" w:author="Jack Plummer" w:date="2023-06-08T18:57:00Z">
        <w:r w:rsidDel="00BE2820">
          <w:rPr>
            <w:rFonts w:ascii="Georgia" w:hAnsi="Georgia"/>
          </w:rPr>
          <w:delText>Extinct, but</w:delText>
        </w:r>
      </w:del>
      <w:ins w:id="5" w:author="Jack Plummer" w:date="2023-06-08T18:57:00Z">
        <w:r w:rsidR="00BE2820">
          <w:rPr>
            <w:rFonts w:ascii="Georgia" w:hAnsi="Georgia"/>
          </w:rPr>
          <w:t>Extinct</w:t>
        </w:r>
      </w:ins>
      <w:ins w:id="6" w:author="Jack Plummer" w:date="2023-06-08T19:10:00Z">
        <w:r w:rsidR="00ED4EB8">
          <w:rPr>
            <w:rFonts w:ascii="Georgia" w:hAnsi="Georgia"/>
          </w:rPr>
          <w:t xml:space="preserve">, </w:t>
        </w:r>
      </w:ins>
      <w:ins w:id="7" w:author="Jack Plummer" w:date="2023-06-08T19:11:00Z">
        <w:r w:rsidR="00ED4EB8">
          <w:rPr>
            <w:rFonts w:ascii="Georgia" w:hAnsi="Georgia"/>
          </w:rPr>
          <w:t xml:space="preserve">especially as is suspected that the species may </w:t>
        </w:r>
        <w:r w:rsidR="00695720">
          <w:rPr>
            <w:rFonts w:ascii="Georgia" w:hAnsi="Georgia"/>
          </w:rPr>
          <w:t>occur at additional sites,</w:t>
        </w:r>
      </w:ins>
      <w:ins w:id="8" w:author="Jack Plummer" w:date="2023-06-08T18:57:00Z">
        <w:r w:rsidR="00BE2820">
          <w:rPr>
            <w:rFonts w:ascii="Georgia" w:hAnsi="Georgia"/>
          </w:rPr>
          <w:t xml:space="preserve"> but</w:t>
        </w:r>
      </w:ins>
      <w:r>
        <w:rPr>
          <w:rFonts w:ascii="Georgia" w:hAnsi="Georgia"/>
        </w:rPr>
        <w:t xml:space="preserve"> </w:t>
      </w:r>
      <w:del w:id="9" w:author="Jack Plummer" w:date="2023-06-08T19:11:00Z">
        <w:r w:rsidDel="00695720">
          <w:rPr>
            <w:rFonts w:ascii="Georgia" w:hAnsi="Georgia"/>
          </w:rPr>
          <w:delText xml:space="preserve">would </w:delText>
        </w:r>
      </w:del>
      <w:ins w:id="10" w:author="Jack Plummer" w:date="2023-06-08T19:11:00Z">
        <w:r w:rsidR="00695720">
          <w:rPr>
            <w:rFonts w:ascii="Georgia" w:hAnsi="Georgia"/>
          </w:rPr>
          <w:t>such threats could</w:t>
        </w:r>
        <w:r w:rsidR="00695720">
          <w:rPr>
            <w:rFonts w:ascii="Georgia" w:hAnsi="Georgia"/>
          </w:rPr>
          <w:t xml:space="preserve"> </w:t>
        </w:r>
      </w:ins>
      <w:r>
        <w:rPr>
          <w:rFonts w:ascii="Georgia" w:hAnsi="Georgia"/>
        </w:rPr>
        <w:t xml:space="preserve">result in </w:t>
      </w:r>
      <w:ins w:id="11" w:author="Jack Plummer" w:date="2023-06-08T19:11:00Z">
        <w:r w:rsidR="00695720">
          <w:rPr>
            <w:rFonts w:ascii="Georgia" w:hAnsi="Georgia"/>
          </w:rPr>
          <w:t>the species</w:t>
        </w:r>
      </w:ins>
      <w:del w:id="12" w:author="Jack Plummer" w:date="2023-06-08T19:11:00Z">
        <w:r w:rsidDel="00695720">
          <w:rPr>
            <w:rFonts w:ascii="Georgia" w:hAnsi="Georgia"/>
          </w:rPr>
          <w:delText>it</w:delText>
        </w:r>
      </w:del>
      <w:r>
        <w:rPr>
          <w:rFonts w:ascii="Georgia" w:hAnsi="Georgia"/>
        </w:rPr>
        <w:t xml:space="preserve"> qualifying </w:t>
      </w:r>
      <w:del w:id="13" w:author="Jack Plummer" w:date="2023-06-08T19:11:00Z">
        <w:r w:rsidDel="00695720">
          <w:rPr>
            <w:rFonts w:ascii="Georgia" w:hAnsi="Georgia"/>
          </w:rPr>
          <w:delText xml:space="preserve">for </w:delText>
        </w:r>
      </w:del>
      <w:ins w:id="14" w:author="Jack Plummer" w:date="2023-06-08T19:11:00Z">
        <w:r w:rsidR="00695720">
          <w:rPr>
            <w:rFonts w:ascii="Georgia" w:hAnsi="Georgia"/>
          </w:rPr>
          <w:t>as</w:t>
        </w:r>
        <w:r w:rsidR="00695720">
          <w:rPr>
            <w:rFonts w:ascii="Georgia" w:hAnsi="Georgia"/>
          </w:rPr>
          <w:t xml:space="preserve"> </w:t>
        </w:r>
      </w:ins>
      <w:r>
        <w:rPr>
          <w:rFonts w:ascii="Georgia" w:hAnsi="Georgia"/>
        </w:rPr>
        <w:t xml:space="preserve">Endangered. </w:t>
      </w:r>
      <w:del w:id="15" w:author="Jack Plummer" w:date="2023-06-08T18:57:00Z">
        <w:r w:rsidDel="00BE2820">
          <w:rPr>
            <w:rFonts w:ascii="Georgia" w:hAnsi="Georgia"/>
          </w:rPr>
          <w:delText>Therefore</w:delText>
        </w:r>
      </w:del>
      <w:ins w:id="16" w:author="Jack Plummer" w:date="2023-06-08T18:57:00Z">
        <w:r w:rsidR="00BE2820">
          <w:rPr>
            <w:rFonts w:ascii="Georgia" w:hAnsi="Georgia"/>
          </w:rPr>
          <w:t>Therefore,</w:t>
        </w:r>
      </w:ins>
      <w:r>
        <w:rPr>
          <w:rFonts w:ascii="Georgia" w:hAnsi="Georgia"/>
        </w:rPr>
        <w:t xml:space="preserve"> this species is assessed as Near Threatened under criterion D2.</w:t>
      </w:r>
      <w:r>
        <w:rPr>
          <w:rFonts w:ascii="Georgia" w:hAnsi="Georgia"/>
        </w:rPr>
        <w:br/>
      </w:r>
      <w:r>
        <w:rPr>
          <w:rFonts w:ascii="Georgia" w:hAnsi="Georgia"/>
        </w:rPr>
        <w:br/>
      </w:r>
      <w:r>
        <w:rPr>
          <w:rFonts w:ascii="Georgia" w:hAnsi="Georgia"/>
        </w:rPr>
        <w:br/>
        <w:t xml:space="preserve">Research is needed on its current population size, </w:t>
      </w:r>
      <w:proofErr w:type="gramStart"/>
      <w:r>
        <w:rPr>
          <w:rFonts w:ascii="Georgia" w:hAnsi="Georgia"/>
        </w:rPr>
        <w:t>distribution</w:t>
      </w:r>
      <w:proofErr w:type="gramEnd"/>
      <w:r>
        <w:rPr>
          <w:rFonts w:ascii="Georgia" w:hAnsi="Georgia"/>
        </w:rPr>
        <w:t xml:space="preserve"> and trends, and on threats to any additional areas where it occurs.</w:t>
      </w:r>
    </w:p>
    <w:p w14:paraId="6CDDC096" w14:textId="77777777" w:rsidR="00000000" w:rsidRDefault="00000000">
      <w:pPr>
        <w:pStyle w:val="Heading1"/>
        <w:divId w:val="1033843523"/>
        <w:rPr>
          <w:rFonts w:ascii="Georgia" w:eastAsia="Times New Roman" w:hAnsi="Georgia"/>
          <w:sz w:val="29"/>
          <w:szCs w:val="29"/>
        </w:rPr>
      </w:pPr>
      <w:r>
        <w:rPr>
          <w:rFonts w:ascii="Georgia" w:eastAsia="Times New Roman" w:hAnsi="Georgia"/>
          <w:sz w:val="29"/>
          <w:szCs w:val="29"/>
        </w:rPr>
        <w:t>Distribution</w:t>
      </w:r>
    </w:p>
    <w:p w14:paraId="123225A5" w14:textId="77777777" w:rsidR="00000000" w:rsidRDefault="00000000">
      <w:pPr>
        <w:pStyle w:val="Heading2"/>
        <w:divId w:val="1033843523"/>
        <w:rPr>
          <w:rFonts w:ascii="Georgia" w:eastAsia="Times New Roman" w:hAnsi="Georgia"/>
          <w:sz w:val="27"/>
          <w:szCs w:val="27"/>
        </w:rPr>
      </w:pPr>
      <w:r>
        <w:rPr>
          <w:rFonts w:ascii="Georgia" w:eastAsia="Times New Roman" w:hAnsi="Georgia"/>
          <w:sz w:val="27"/>
          <w:szCs w:val="27"/>
        </w:rPr>
        <w:t>Geographic Range</w:t>
      </w:r>
    </w:p>
    <w:p w14:paraId="28DAD4D4" w14:textId="0C39E6B6" w:rsidR="00000000" w:rsidRDefault="00000000">
      <w:pPr>
        <w:pStyle w:val="NormalWeb"/>
        <w:divId w:val="1033843523"/>
        <w:rPr>
          <w:rFonts w:ascii="Georgia" w:hAnsi="Georgia"/>
        </w:rPr>
      </w:pPr>
      <w:r>
        <w:rPr>
          <w:rFonts w:ascii="Georgia" w:hAnsi="Georgia"/>
        </w:rPr>
        <w:lastRenderedPageBreak/>
        <w:t xml:space="preserve">This plant has only been recorded in Mozambique, where it is known from three widely separated localities stretching from southern to northern Mozambique: </w:t>
      </w:r>
      <w:proofErr w:type="spellStart"/>
      <w:r>
        <w:rPr>
          <w:rFonts w:ascii="Georgia" w:hAnsi="Georgia"/>
        </w:rPr>
        <w:t>Goba</w:t>
      </w:r>
      <w:proofErr w:type="spellEnd"/>
      <w:r>
        <w:rPr>
          <w:rFonts w:ascii="Georgia" w:hAnsi="Georgia"/>
        </w:rPr>
        <w:t xml:space="preserve"> in the Lebombo Mountains in Maputo Province; </w:t>
      </w:r>
      <w:proofErr w:type="spellStart"/>
      <w:r>
        <w:rPr>
          <w:rFonts w:ascii="Georgia" w:hAnsi="Georgia"/>
        </w:rPr>
        <w:t>Mabote</w:t>
      </w:r>
      <w:proofErr w:type="spellEnd"/>
      <w:r>
        <w:rPr>
          <w:rFonts w:ascii="Georgia" w:hAnsi="Georgia"/>
        </w:rPr>
        <w:t xml:space="preserve"> District in Inhambane Province; and </w:t>
      </w:r>
      <w:proofErr w:type="spellStart"/>
      <w:r>
        <w:rPr>
          <w:rFonts w:ascii="Georgia" w:hAnsi="Georgia"/>
        </w:rPr>
        <w:t>Montepuez</w:t>
      </w:r>
      <w:proofErr w:type="spellEnd"/>
      <w:r>
        <w:rPr>
          <w:rFonts w:ascii="Georgia" w:hAnsi="Georgia"/>
        </w:rPr>
        <w:t xml:space="preserve"> District in Cabo Delgado Province. It has an estimated extent of occurrence (EOO) of 48,214 km</w:t>
      </w:r>
      <w:r>
        <w:rPr>
          <w:rFonts w:ascii="Georgia" w:hAnsi="Georgia"/>
          <w:vertAlign w:val="superscript"/>
        </w:rPr>
        <w:t>2</w:t>
      </w:r>
      <w:r>
        <w:rPr>
          <w:rFonts w:ascii="Georgia" w:hAnsi="Georgia"/>
        </w:rPr>
        <w:t>. The minimum area of occupancy (AOO) based on known records is 12 km</w:t>
      </w:r>
      <w:r>
        <w:rPr>
          <w:rFonts w:ascii="Georgia" w:hAnsi="Georgia"/>
          <w:vertAlign w:val="superscript"/>
        </w:rPr>
        <w:t xml:space="preserve">2 </w:t>
      </w:r>
      <w:r>
        <w:rPr>
          <w:rFonts w:ascii="Georgia" w:hAnsi="Georgia"/>
        </w:rPr>
        <w:t>- the actual AOO is likely to be much higher given the large EOO and the large areas of Miombo woodland habitat remaining in Mozambique.</w:t>
      </w:r>
      <w:ins w:id="17" w:author="Jack Plummer" w:date="2023-06-08T19:00:00Z">
        <w:r w:rsidR="00F04DCA">
          <w:rPr>
            <w:rFonts w:ascii="Georgia" w:hAnsi="Georgia"/>
          </w:rPr>
          <w:t xml:space="preserve"> </w:t>
        </w:r>
        <w:r w:rsidR="00F04DCA">
          <w:rPr>
            <w:rFonts w:ascii="Georgia" w:hAnsi="Georgia"/>
          </w:rPr>
          <w:t xml:space="preserve">It is recorded from three different habitats in inland areas of Mozambique, at about 100–400 m </w:t>
        </w:r>
        <w:r w:rsidR="00F04DCA">
          <w:rPr>
            <w:rFonts w:ascii="Georgia" w:hAnsi="Georgia"/>
          </w:rPr>
          <w:t>asl.</w:t>
        </w:r>
      </w:ins>
    </w:p>
    <w:p w14:paraId="6E239118" w14:textId="77777777" w:rsidR="00000000" w:rsidRDefault="00000000">
      <w:pPr>
        <w:pStyle w:val="Heading2"/>
        <w:divId w:val="1033843523"/>
        <w:rPr>
          <w:rFonts w:ascii="Georgia" w:eastAsia="Times New Roman" w:hAnsi="Georgia"/>
          <w:sz w:val="27"/>
          <w:szCs w:val="27"/>
        </w:rPr>
      </w:pPr>
      <w:commentRangeStart w:id="18"/>
      <w:r>
        <w:rPr>
          <w:rFonts w:ascii="Georgia" w:eastAsia="Times New Roman" w:hAnsi="Georgia"/>
          <w:sz w:val="27"/>
          <w:szCs w:val="27"/>
        </w:rPr>
        <w:t>Area of Occupancy (AOO)</w:t>
      </w:r>
      <w:commentRangeEnd w:id="18"/>
      <w:r w:rsidR="00FE1E2F">
        <w:rPr>
          <w:rStyle w:val="CommentReference"/>
          <w:b w:val="0"/>
          <w:bCs w:val="0"/>
        </w:rPr>
        <w:commentReference w:id="18"/>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31"/>
        <w:gridCol w:w="6779"/>
      </w:tblGrid>
      <w:tr w:rsidR="00000000" w14:paraId="44F821B1" w14:textId="77777777">
        <w:trPr>
          <w:divId w:val="1033843523"/>
          <w:tblCellSpacing w:w="15" w:type="dxa"/>
        </w:trPr>
        <w:tc>
          <w:tcPr>
            <w:tcW w:w="0" w:type="auto"/>
            <w:tcBorders>
              <w:bottom w:val="single" w:sz="6" w:space="0" w:color="000000"/>
            </w:tcBorders>
            <w:shd w:val="clear" w:color="auto" w:fill="BBBBBB"/>
            <w:vAlign w:val="center"/>
            <w:hideMark/>
          </w:tcPr>
          <w:p w14:paraId="65823BE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504011C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15D1D28C" w14:textId="77777777">
        <w:trPr>
          <w:divId w:val="1033843523"/>
          <w:tblCellSpacing w:w="15" w:type="dxa"/>
        </w:trPr>
        <w:tc>
          <w:tcPr>
            <w:tcW w:w="0" w:type="auto"/>
            <w:vAlign w:val="center"/>
            <w:hideMark/>
          </w:tcPr>
          <w:p w14:paraId="7E3167ED" w14:textId="77777777" w:rsidR="00000000" w:rsidRPr="00F04DCA" w:rsidRDefault="00000000">
            <w:pPr>
              <w:spacing w:after="75"/>
              <w:rPr>
                <w:rFonts w:ascii="Georgia" w:eastAsia="Times New Roman" w:hAnsi="Georgia"/>
                <w:strike/>
                <w:sz w:val="18"/>
                <w:szCs w:val="18"/>
                <w:rPrChange w:id="19" w:author="Jack Plummer" w:date="2023-06-08T19:01:00Z">
                  <w:rPr>
                    <w:rFonts w:ascii="Georgia" w:eastAsia="Times New Roman" w:hAnsi="Georgia"/>
                    <w:sz w:val="18"/>
                    <w:szCs w:val="18"/>
                  </w:rPr>
                </w:rPrChange>
              </w:rPr>
            </w:pPr>
            <w:r w:rsidRPr="00F04DCA">
              <w:rPr>
                <w:rFonts w:ascii="Georgia" w:eastAsia="Times New Roman" w:hAnsi="Georgia"/>
                <w:strike/>
                <w:sz w:val="18"/>
                <w:szCs w:val="18"/>
                <w:rPrChange w:id="20" w:author="Jack Plummer" w:date="2023-06-08T19:01:00Z">
                  <w:rPr>
                    <w:rFonts w:ascii="Georgia" w:eastAsia="Times New Roman" w:hAnsi="Georgia"/>
                    <w:sz w:val="18"/>
                    <w:szCs w:val="18"/>
                  </w:rPr>
                </w:rPrChange>
              </w:rPr>
              <w:t>12</w:t>
            </w:r>
          </w:p>
        </w:tc>
        <w:tc>
          <w:tcPr>
            <w:tcW w:w="0" w:type="auto"/>
            <w:vAlign w:val="center"/>
            <w:hideMark/>
          </w:tcPr>
          <w:p w14:paraId="486CED20" w14:textId="77777777" w:rsidR="00000000" w:rsidRPr="00F04DCA" w:rsidRDefault="00000000">
            <w:pPr>
              <w:spacing w:after="75"/>
              <w:rPr>
                <w:rFonts w:ascii="Georgia" w:eastAsia="Times New Roman" w:hAnsi="Georgia"/>
                <w:strike/>
                <w:sz w:val="18"/>
                <w:szCs w:val="18"/>
                <w:rPrChange w:id="21" w:author="Jack Plummer" w:date="2023-06-08T19:01:00Z">
                  <w:rPr>
                    <w:rFonts w:ascii="Georgia" w:eastAsia="Times New Roman" w:hAnsi="Georgia"/>
                    <w:sz w:val="18"/>
                    <w:szCs w:val="18"/>
                  </w:rPr>
                </w:rPrChange>
              </w:rPr>
            </w:pPr>
            <w:r w:rsidRPr="00F04DCA">
              <w:rPr>
                <w:rFonts w:ascii="Georgia" w:eastAsia="Times New Roman" w:hAnsi="Georgia"/>
                <w:strike/>
                <w:sz w:val="18"/>
                <w:szCs w:val="18"/>
                <w:rPrChange w:id="22" w:author="Jack Plummer" w:date="2023-06-08T19:01:00Z">
                  <w:rPr>
                    <w:rFonts w:ascii="Georgia" w:eastAsia="Times New Roman" w:hAnsi="Georgia"/>
                    <w:sz w:val="18"/>
                    <w:szCs w:val="18"/>
                  </w:rPr>
                </w:rPrChange>
              </w:rPr>
              <w:t xml:space="preserve">Calculated using </w:t>
            </w:r>
            <w:proofErr w:type="spellStart"/>
            <w:r w:rsidRPr="00F04DCA">
              <w:rPr>
                <w:rFonts w:ascii="Georgia" w:eastAsia="Times New Roman" w:hAnsi="Georgia"/>
                <w:strike/>
                <w:sz w:val="18"/>
                <w:szCs w:val="18"/>
                <w:rPrChange w:id="23" w:author="Jack Plummer" w:date="2023-06-08T19:01:00Z">
                  <w:rPr>
                    <w:rFonts w:ascii="Georgia" w:eastAsia="Times New Roman" w:hAnsi="Georgia"/>
                    <w:sz w:val="18"/>
                    <w:szCs w:val="18"/>
                  </w:rPr>
                </w:rPrChange>
              </w:rPr>
              <w:t>GeoCAT</w:t>
            </w:r>
            <w:proofErr w:type="spellEnd"/>
            <w:r w:rsidRPr="00F04DCA">
              <w:rPr>
                <w:rFonts w:ascii="Georgia" w:eastAsia="Times New Roman" w:hAnsi="Georgia"/>
                <w:strike/>
                <w:sz w:val="18"/>
                <w:szCs w:val="18"/>
                <w:rPrChange w:id="24" w:author="Jack Plummer" w:date="2023-06-08T19:01:00Z">
                  <w:rPr>
                    <w:rFonts w:ascii="Georgia" w:eastAsia="Times New Roman" w:hAnsi="Georgia"/>
                    <w:sz w:val="18"/>
                    <w:szCs w:val="18"/>
                  </w:rPr>
                </w:rPrChange>
              </w:rPr>
              <w:t xml:space="preserve"> (Bachman et al. 2011); standard 2x2 km grid cell applied, 3 grid cells. This is the minimum area of occupancy based on known </w:t>
            </w:r>
            <w:proofErr w:type="gramStart"/>
            <w:r w:rsidRPr="00F04DCA">
              <w:rPr>
                <w:rFonts w:ascii="Georgia" w:eastAsia="Times New Roman" w:hAnsi="Georgia"/>
                <w:strike/>
                <w:sz w:val="18"/>
                <w:szCs w:val="18"/>
                <w:rPrChange w:id="25" w:author="Jack Plummer" w:date="2023-06-08T19:01:00Z">
                  <w:rPr>
                    <w:rFonts w:ascii="Georgia" w:eastAsia="Times New Roman" w:hAnsi="Georgia"/>
                    <w:sz w:val="18"/>
                    <w:szCs w:val="18"/>
                  </w:rPr>
                </w:rPrChange>
              </w:rPr>
              <w:t>records</w:t>
            </w:r>
            <w:proofErr w:type="gramEnd"/>
            <w:r w:rsidRPr="00F04DCA">
              <w:rPr>
                <w:rFonts w:ascii="Georgia" w:eastAsia="Times New Roman" w:hAnsi="Georgia"/>
                <w:strike/>
                <w:sz w:val="18"/>
                <w:szCs w:val="18"/>
                <w:rPrChange w:id="26" w:author="Jack Plummer" w:date="2023-06-08T19:01:00Z">
                  <w:rPr>
                    <w:rFonts w:ascii="Georgia" w:eastAsia="Times New Roman" w:hAnsi="Georgia"/>
                    <w:sz w:val="18"/>
                    <w:szCs w:val="18"/>
                  </w:rPr>
                </w:rPrChange>
              </w:rPr>
              <w:t xml:space="preserve"> but the actual AOO is likely to be higher. </w:t>
            </w:r>
          </w:p>
        </w:tc>
      </w:tr>
    </w:tbl>
    <w:p w14:paraId="2D870A3F" w14:textId="77777777" w:rsidR="00000000" w:rsidRDefault="00000000">
      <w:pPr>
        <w:divId w:val="103384352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426"/>
        <w:gridCol w:w="894"/>
        <w:gridCol w:w="1258"/>
      </w:tblGrid>
      <w:tr w:rsidR="00000000" w14:paraId="0F58B81A" w14:textId="77777777">
        <w:trPr>
          <w:divId w:val="1033843523"/>
          <w:tblCellSpacing w:w="15" w:type="dxa"/>
        </w:trPr>
        <w:tc>
          <w:tcPr>
            <w:tcW w:w="0" w:type="auto"/>
            <w:tcBorders>
              <w:bottom w:val="single" w:sz="6" w:space="0" w:color="000000"/>
            </w:tcBorders>
            <w:shd w:val="clear" w:color="auto" w:fill="BBBBBB"/>
            <w:vAlign w:val="center"/>
            <w:hideMark/>
          </w:tcPr>
          <w:p w14:paraId="30A0CE0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area of occupancy (AOO)</w:t>
            </w:r>
          </w:p>
        </w:tc>
        <w:tc>
          <w:tcPr>
            <w:tcW w:w="0" w:type="auto"/>
            <w:tcBorders>
              <w:bottom w:val="single" w:sz="6" w:space="0" w:color="000000"/>
            </w:tcBorders>
            <w:shd w:val="clear" w:color="auto" w:fill="BBBBBB"/>
            <w:vAlign w:val="center"/>
            <w:hideMark/>
          </w:tcPr>
          <w:p w14:paraId="240BE24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76F425B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76AEAC98" w14:textId="77777777">
        <w:trPr>
          <w:divId w:val="1033843523"/>
          <w:tblCellSpacing w:w="15" w:type="dxa"/>
        </w:trPr>
        <w:tc>
          <w:tcPr>
            <w:tcW w:w="0" w:type="auto"/>
            <w:vAlign w:val="center"/>
            <w:hideMark/>
          </w:tcPr>
          <w:p w14:paraId="599B7B6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CDA4D4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DD45AD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6203B08" w14:textId="77777777" w:rsidR="00000000" w:rsidRDefault="00000000">
      <w:pPr>
        <w:divId w:val="103384352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622"/>
        <w:gridCol w:w="1258"/>
      </w:tblGrid>
      <w:tr w:rsidR="00000000" w14:paraId="68623FE3" w14:textId="77777777">
        <w:trPr>
          <w:divId w:val="1033843523"/>
          <w:tblCellSpacing w:w="15" w:type="dxa"/>
        </w:trPr>
        <w:tc>
          <w:tcPr>
            <w:tcW w:w="0" w:type="auto"/>
            <w:tcBorders>
              <w:bottom w:val="single" w:sz="6" w:space="0" w:color="000000"/>
            </w:tcBorders>
            <w:shd w:val="clear" w:color="auto" w:fill="BBBBBB"/>
            <w:vAlign w:val="center"/>
            <w:hideMark/>
          </w:tcPr>
          <w:p w14:paraId="3D85667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Extreme fluctuations in area of occupancy (AOO)</w:t>
            </w:r>
          </w:p>
        </w:tc>
        <w:tc>
          <w:tcPr>
            <w:tcW w:w="0" w:type="auto"/>
            <w:tcBorders>
              <w:bottom w:val="single" w:sz="6" w:space="0" w:color="000000"/>
            </w:tcBorders>
            <w:shd w:val="clear" w:color="auto" w:fill="BBBBBB"/>
            <w:vAlign w:val="center"/>
            <w:hideMark/>
          </w:tcPr>
          <w:p w14:paraId="41B8C4C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222F8F67" w14:textId="77777777">
        <w:trPr>
          <w:divId w:val="1033843523"/>
          <w:tblCellSpacing w:w="15" w:type="dxa"/>
        </w:trPr>
        <w:tc>
          <w:tcPr>
            <w:tcW w:w="0" w:type="auto"/>
            <w:vAlign w:val="center"/>
            <w:hideMark/>
          </w:tcPr>
          <w:p w14:paraId="1C39E4B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740941D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59D222F" w14:textId="77777777" w:rsidR="00000000" w:rsidRDefault="00000000">
      <w:pPr>
        <w:pStyle w:val="Heading2"/>
        <w:divId w:val="1033843523"/>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10"/>
        <w:gridCol w:w="3375"/>
        <w:gridCol w:w="2725"/>
      </w:tblGrid>
      <w:tr w:rsidR="00000000" w14:paraId="5F8C4A2B" w14:textId="77777777">
        <w:trPr>
          <w:divId w:val="1033843523"/>
          <w:tblCellSpacing w:w="15" w:type="dxa"/>
        </w:trPr>
        <w:tc>
          <w:tcPr>
            <w:tcW w:w="0" w:type="auto"/>
            <w:tcBorders>
              <w:bottom w:val="single" w:sz="6" w:space="0" w:color="000000"/>
            </w:tcBorders>
            <w:shd w:val="clear" w:color="auto" w:fill="BBBBBB"/>
            <w:vAlign w:val="center"/>
            <w:hideMark/>
          </w:tcPr>
          <w:p w14:paraId="48352EA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3B4BA4B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5FFBF25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036EF84B" w14:textId="77777777">
        <w:trPr>
          <w:divId w:val="1033843523"/>
          <w:tblCellSpacing w:w="15" w:type="dxa"/>
        </w:trPr>
        <w:tc>
          <w:tcPr>
            <w:tcW w:w="0" w:type="auto"/>
            <w:vAlign w:val="center"/>
            <w:hideMark/>
          </w:tcPr>
          <w:p w14:paraId="240642A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48214</w:t>
            </w:r>
          </w:p>
        </w:tc>
        <w:tc>
          <w:tcPr>
            <w:tcW w:w="0" w:type="auto"/>
            <w:vAlign w:val="center"/>
            <w:hideMark/>
          </w:tcPr>
          <w:p w14:paraId="1F3854F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4F1F6B9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Calculated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w:t>
            </w:r>
          </w:p>
        </w:tc>
      </w:tr>
    </w:tbl>
    <w:p w14:paraId="5337FB75" w14:textId="77777777" w:rsidR="00000000" w:rsidRDefault="00000000">
      <w:pPr>
        <w:divId w:val="103384352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654"/>
        <w:gridCol w:w="894"/>
        <w:gridCol w:w="1258"/>
      </w:tblGrid>
      <w:tr w:rsidR="00000000" w14:paraId="5300F47F" w14:textId="77777777">
        <w:trPr>
          <w:divId w:val="1033843523"/>
          <w:tblCellSpacing w:w="15" w:type="dxa"/>
        </w:trPr>
        <w:tc>
          <w:tcPr>
            <w:tcW w:w="0" w:type="auto"/>
            <w:tcBorders>
              <w:bottom w:val="single" w:sz="6" w:space="0" w:color="000000"/>
            </w:tcBorders>
            <w:shd w:val="clear" w:color="auto" w:fill="BBBBBB"/>
            <w:vAlign w:val="center"/>
            <w:hideMark/>
          </w:tcPr>
          <w:p w14:paraId="25B6A9C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extent of occurrence (EOO)</w:t>
            </w:r>
          </w:p>
        </w:tc>
        <w:tc>
          <w:tcPr>
            <w:tcW w:w="0" w:type="auto"/>
            <w:tcBorders>
              <w:bottom w:val="single" w:sz="6" w:space="0" w:color="000000"/>
            </w:tcBorders>
            <w:shd w:val="clear" w:color="auto" w:fill="BBBBBB"/>
            <w:vAlign w:val="center"/>
            <w:hideMark/>
          </w:tcPr>
          <w:p w14:paraId="6B9BC47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51CD7B5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295B4DED" w14:textId="77777777">
        <w:trPr>
          <w:divId w:val="1033843523"/>
          <w:tblCellSpacing w:w="15" w:type="dxa"/>
        </w:trPr>
        <w:tc>
          <w:tcPr>
            <w:tcW w:w="0" w:type="auto"/>
            <w:vAlign w:val="center"/>
            <w:hideMark/>
          </w:tcPr>
          <w:p w14:paraId="66B081B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C6CC0D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32FBC6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EC951C5" w14:textId="77777777" w:rsidR="00000000" w:rsidRDefault="00000000">
      <w:pPr>
        <w:divId w:val="103384352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49"/>
        <w:gridCol w:w="1258"/>
      </w:tblGrid>
      <w:tr w:rsidR="00000000" w14:paraId="1045D04D" w14:textId="77777777">
        <w:trPr>
          <w:divId w:val="1033843523"/>
          <w:tblCellSpacing w:w="15" w:type="dxa"/>
        </w:trPr>
        <w:tc>
          <w:tcPr>
            <w:tcW w:w="0" w:type="auto"/>
            <w:tcBorders>
              <w:bottom w:val="single" w:sz="6" w:space="0" w:color="000000"/>
            </w:tcBorders>
            <w:shd w:val="clear" w:color="auto" w:fill="BBBBBB"/>
            <w:vAlign w:val="center"/>
            <w:hideMark/>
          </w:tcPr>
          <w:p w14:paraId="7C52AFC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Extreme fluctuations in extent of occurrence (EOO)</w:t>
            </w:r>
          </w:p>
        </w:tc>
        <w:tc>
          <w:tcPr>
            <w:tcW w:w="0" w:type="auto"/>
            <w:tcBorders>
              <w:bottom w:val="single" w:sz="6" w:space="0" w:color="000000"/>
            </w:tcBorders>
            <w:shd w:val="clear" w:color="auto" w:fill="BBBBBB"/>
            <w:vAlign w:val="center"/>
            <w:hideMark/>
          </w:tcPr>
          <w:p w14:paraId="0B2E74D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1237BB07" w14:textId="77777777">
        <w:trPr>
          <w:divId w:val="1033843523"/>
          <w:tblCellSpacing w:w="15" w:type="dxa"/>
        </w:trPr>
        <w:tc>
          <w:tcPr>
            <w:tcW w:w="0" w:type="auto"/>
            <w:vAlign w:val="center"/>
            <w:hideMark/>
          </w:tcPr>
          <w:p w14:paraId="6154CC2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0D29A8A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F0EC365" w14:textId="77777777" w:rsidR="00000000" w:rsidRDefault="00000000">
      <w:pPr>
        <w:pStyle w:val="Heading2"/>
        <w:divId w:val="1033843523"/>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67"/>
        <w:gridCol w:w="7743"/>
      </w:tblGrid>
      <w:tr w:rsidR="00684251" w14:paraId="486C85AB" w14:textId="77777777">
        <w:trPr>
          <w:divId w:val="1033843523"/>
          <w:tblCellSpacing w:w="15" w:type="dxa"/>
        </w:trPr>
        <w:tc>
          <w:tcPr>
            <w:tcW w:w="0" w:type="auto"/>
            <w:tcBorders>
              <w:bottom w:val="single" w:sz="6" w:space="0" w:color="000000"/>
            </w:tcBorders>
            <w:shd w:val="clear" w:color="auto" w:fill="BBBBBB"/>
            <w:vAlign w:val="center"/>
            <w:hideMark/>
          </w:tcPr>
          <w:p w14:paraId="746B014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481E2B3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84251" w14:paraId="42A958B0" w14:textId="77777777">
        <w:trPr>
          <w:divId w:val="1033843523"/>
          <w:tblCellSpacing w:w="15" w:type="dxa"/>
        </w:trPr>
        <w:tc>
          <w:tcPr>
            <w:tcW w:w="0" w:type="auto"/>
            <w:vAlign w:val="center"/>
            <w:hideMark/>
          </w:tcPr>
          <w:p w14:paraId="0650BCC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w:t>
            </w:r>
          </w:p>
        </w:tc>
        <w:tc>
          <w:tcPr>
            <w:tcW w:w="0" w:type="auto"/>
            <w:vAlign w:val="center"/>
            <w:hideMark/>
          </w:tcPr>
          <w:p w14:paraId="6267C97B" w14:textId="41EDCBD7" w:rsidR="00000000" w:rsidRDefault="00000000">
            <w:pPr>
              <w:spacing w:after="75"/>
              <w:rPr>
                <w:rFonts w:ascii="Georgia" w:eastAsia="Times New Roman" w:hAnsi="Georgia"/>
                <w:sz w:val="18"/>
                <w:szCs w:val="18"/>
              </w:rPr>
            </w:pPr>
            <w:r>
              <w:rPr>
                <w:rFonts w:ascii="Georgia" w:eastAsia="Times New Roman" w:hAnsi="Georgia"/>
                <w:sz w:val="18"/>
                <w:szCs w:val="18"/>
              </w:rPr>
              <w:t xml:space="preserve">1) </w:t>
            </w:r>
            <w:proofErr w:type="spellStart"/>
            <w:r>
              <w:rPr>
                <w:rFonts w:ascii="Georgia" w:eastAsia="Times New Roman" w:hAnsi="Georgia"/>
                <w:sz w:val="18"/>
                <w:szCs w:val="18"/>
              </w:rPr>
              <w:t>Goba</w:t>
            </w:r>
            <w:proofErr w:type="spellEnd"/>
            <w:r>
              <w:rPr>
                <w:rFonts w:ascii="Georgia" w:eastAsia="Times New Roman" w:hAnsi="Georgia"/>
                <w:sz w:val="18"/>
                <w:szCs w:val="18"/>
              </w:rPr>
              <w:t xml:space="preserve"> 2)27 km from </w:t>
            </w:r>
            <w:proofErr w:type="spellStart"/>
            <w:r>
              <w:rPr>
                <w:rFonts w:ascii="Georgia" w:eastAsia="Times New Roman" w:hAnsi="Georgia"/>
                <w:sz w:val="18"/>
                <w:szCs w:val="18"/>
              </w:rPr>
              <w:t>Banamana</w:t>
            </w:r>
            <w:proofErr w:type="spellEnd"/>
            <w:r>
              <w:rPr>
                <w:rFonts w:ascii="Georgia" w:eastAsia="Times New Roman" w:hAnsi="Georgia"/>
                <w:sz w:val="18"/>
                <w:szCs w:val="18"/>
              </w:rPr>
              <w:t xml:space="preserve"> towards </w:t>
            </w:r>
            <w:proofErr w:type="spellStart"/>
            <w:r>
              <w:rPr>
                <w:rFonts w:ascii="Georgia" w:eastAsia="Times New Roman" w:hAnsi="Georgia"/>
                <w:sz w:val="18"/>
                <w:szCs w:val="18"/>
              </w:rPr>
              <w:t>Machaila</w:t>
            </w:r>
            <w:proofErr w:type="spellEnd"/>
            <w:r>
              <w:rPr>
                <w:rFonts w:ascii="Georgia" w:eastAsia="Times New Roman" w:hAnsi="Georgia"/>
                <w:sz w:val="18"/>
                <w:szCs w:val="18"/>
              </w:rPr>
              <w:t xml:space="preserve"> (</w:t>
            </w:r>
            <w:proofErr w:type="spellStart"/>
            <w:r>
              <w:rPr>
                <w:rFonts w:ascii="Georgia" w:eastAsia="Times New Roman" w:hAnsi="Georgia"/>
                <w:sz w:val="18"/>
                <w:szCs w:val="18"/>
              </w:rPr>
              <w:t>Mabote</w:t>
            </w:r>
            <w:proofErr w:type="spellEnd"/>
            <w:r>
              <w:rPr>
                <w:rFonts w:ascii="Georgia" w:eastAsia="Times New Roman" w:hAnsi="Georgia"/>
                <w:sz w:val="18"/>
                <w:szCs w:val="18"/>
              </w:rPr>
              <w:t xml:space="preserve"> District) 3)30 km from </w:t>
            </w:r>
            <w:proofErr w:type="spellStart"/>
            <w:r>
              <w:rPr>
                <w:rFonts w:ascii="Georgia" w:eastAsia="Times New Roman" w:hAnsi="Georgia"/>
                <w:sz w:val="18"/>
                <w:szCs w:val="18"/>
              </w:rPr>
              <w:t>Nantulo</w:t>
            </w:r>
            <w:proofErr w:type="spellEnd"/>
            <w:r>
              <w:rPr>
                <w:rFonts w:ascii="Georgia" w:eastAsia="Times New Roman" w:hAnsi="Georgia"/>
                <w:sz w:val="18"/>
                <w:szCs w:val="18"/>
              </w:rPr>
              <w:t xml:space="preserve"> towards </w:t>
            </w:r>
            <w:proofErr w:type="spellStart"/>
            <w:r>
              <w:rPr>
                <w:rFonts w:ascii="Georgia" w:eastAsia="Times New Roman" w:hAnsi="Georgia"/>
                <w:sz w:val="18"/>
                <w:szCs w:val="18"/>
              </w:rPr>
              <w:t>Mueda</w:t>
            </w:r>
            <w:proofErr w:type="spellEnd"/>
            <w:r>
              <w:rPr>
                <w:rFonts w:ascii="Georgia" w:eastAsia="Times New Roman" w:hAnsi="Georgia"/>
                <w:sz w:val="18"/>
                <w:szCs w:val="18"/>
              </w:rPr>
              <w:t xml:space="preserve"> (</w:t>
            </w:r>
            <w:proofErr w:type="spellStart"/>
            <w:r>
              <w:rPr>
                <w:rFonts w:ascii="Georgia" w:eastAsia="Times New Roman" w:hAnsi="Georgia"/>
                <w:sz w:val="18"/>
                <w:szCs w:val="18"/>
              </w:rPr>
              <w:t>Montepuez</w:t>
            </w:r>
            <w:proofErr w:type="spellEnd"/>
            <w:r>
              <w:rPr>
                <w:rFonts w:ascii="Georgia" w:eastAsia="Times New Roman" w:hAnsi="Georgia"/>
                <w:sz w:val="18"/>
                <w:szCs w:val="18"/>
              </w:rPr>
              <w:t xml:space="preserve"> District)</w:t>
            </w:r>
            <w:ins w:id="27" w:author="Jack Plummer" w:date="2023-06-08T19:01:00Z">
              <w:r w:rsidR="00F27BEE">
                <w:rPr>
                  <w:rFonts w:ascii="Georgia" w:eastAsia="Times New Roman" w:hAnsi="Georgia"/>
                  <w:sz w:val="18"/>
                  <w:szCs w:val="18"/>
                </w:rPr>
                <w:t xml:space="preserve">. Only the location at </w:t>
              </w:r>
              <w:proofErr w:type="spellStart"/>
              <w:r w:rsidR="00F27BEE">
                <w:rPr>
                  <w:rFonts w:ascii="Georgia" w:eastAsia="Times New Roman" w:hAnsi="Georgia"/>
                  <w:sz w:val="18"/>
                  <w:szCs w:val="18"/>
                </w:rPr>
                <w:t>Goba</w:t>
              </w:r>
              <w:proofErr w:type="spellEnd"/>
              <w:r w:rsidR="00F27BEE">
                <w:rPr>
                  <w:rFonts w:ascii="Georgia" w:eastAsia="Times New Roman" w:hAnsi="Georgia"/>
                  <w:sz w:val="18"/>
                  <w:szCs w:val="18"/>
                </w:rPr>
                <w:t xml:space="preserve"> is currently threatened. The sites in </w:t>
              </w:r>
              <w:proofErr w:type="spellStart"/>
              <w:r w:rsidR="00F27BEE">
                <w:rPr>
                  <w:rFonts w:ascii="Georgia" w:eastAsia="Times New Roman" w:hAnsi="Georgia"/>
                  <w:sz w:val="18"/>
                  <w:szCs w:val="18"/>
                </w:rPr>
                <w:t>Mabote</w:t>
              </w:r>
              <w:proofErr w:type="spellEnd"/>
              <w:r w:rsidR="00F27BEE">
                <w:rPr>
                  <w:rFonts w:ascii="Georgia" w:eastAsia="Times New Roman" w:hAnsi="Georgia"/>
                  <w:sz w:val="18"/>
                  <w:szCs w:val="18"/>
                </w:rPr>
                <w:t xml:space="preserve"> and </w:t>
              </w:r>
              <w:proofErr w:type="spellStart"/>
              <w:r w:rsidR="00F27BEE">
                <w:rPr>
                  <w:rFonts w:ascii="Georgia" w:eastAsia="Times New Roman" w:hAnsi="Georgia"/>
                  <w:sz w:val="18"/>
                  <w:szCs w:val="18"/>
                </w:rPr>
                <w:t>Monte</w:t>
              </w:r>
            </w:ins>
            <w:ins w:id="28" w:author="Jack Plummer" w:date="2023-06-08T19:02:00Z">
              <w:r w:rsidR="00F27BEE">
                <w:rPr>
                  <w:rFonts w:ascii="Georgia" w:eastAsia="Times New Roman" w:hAnsi="Georgia"/>
                  <w:sz w:val="18"/>
                  <w:szCs w:val="18"/>
                </w:rPr>
                <w:t>puez</w:t>
              </w:r>
              <w:proofErr w:type="spellEnd"/>
              <w:r w:rsidR="00F27BEE">
                <w:rPr>
                  <w:rFonts w:ascii="Georgia" w:eastAsia="Times New Roman" w:hAnsi="Georgia"/>
                  <w:sz w:val="18"/>
                  <w:szCs w:val="18"/>
                </w:rPr>
                <w:t xml:space="preserve"> are not currently thought to be under threat, though pl</w:t>
              </w:r>
              <w:r w:rsidR="00684251">
                <w:rPr>
                  <w:rFonts w:ascii="Georgia" w:eastAsia="Times New Roman" w:hAnsi="Georgia"/>
                  <w:sz w:val="18"/>
                  <w:szCs w:val="18"/>
                </w:rPr>
                <w:t>ausible future threats are presented by minin</w:t>
              </w:r>
              <w:r w:rsidR="004C5382">
                <w:rPr>
                  <w:rFonts w:ascii="Georgia" w:eastAsia="Times New Roman" w:hAnsi="Georgia"/>
                  <w:sz w:val="18"/>
                  <w:szCs w:val="18"/>
                </w:rPr>
                <w:t>g concessi</w:t>
              </w:r>
            </w:ins>
            <w:ins w:id="29" w:author="Jack Plummer" w:date="2023-06-08T19:03:00Z">
              <w:r w:rsidR="004C5382">
                <w:rPr>
                  <w:rFonts w:ascii="Georgia" w:eastAsia="Times New Roman" w:hAnsi="Georgia"/>
                  <w:sz w:val="18"/>
                  <w:szCs w:val="18"/>
                </w:rPr>
                <w:t>ons.</w:t>
              </w:r>
            </w:ins>
          </w:p>
        </w:tc>
      </w:tr>
    </w:tbl>
    <w:p w14:paraId="75BC2C14" w14:textId="77777777" w:rsidR="00000000" w:rsidRDefault="00000000">
      <w:pPr>
        <w:divId w:val="103384352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990"/>
        <w:gridCol w:w="894"/>
        <w:gridCol w:w="1258"/>
      </w:tblGrid>
      <w:tr w:rsidR="00000000" w14:paraId="202CE6E7" w14:textId="77777777">
        <w:trPr>
          <w:divId w:val="1033843523"/>
          <w:tblCellSpacing w:w="15" w:type="dxa"/>
        </w:trPr>
        <w:tc>
          <w:tcPr>
            <w:tcW w:w="0" w:type="auto"/>
            <w:tcBorders>
              <w:bottom w:val="single" w:sz="6" w:space="0" w:color="000000"/>
            </w:tcBorders>
            <w:shd w:val="clear" w:color="auto" w:fill="BBBBBB"/>
            <w:vAlign w:val="center"/>
            <w:hideMark/>
          </w:tcPr>
          <w:p w14:paraId="4EF3FAC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number of locations</w:t>
            </w:r>
          </w:p>
        </w:tc>
        <w:tc>
          <w:tcPr>
            <w:tcW w:w="0" w:type="auto"/>
            <w:tcBorders>
              <w:bottom w:val="single" w:sz="6" w:space="0" w:color="000000"/>
            </w:tcBorders>
            <w:shd w:val="clear" w:color="auto" w:fill="BBBBBB"/>
            <w:vAlign w:val="center"/>
            <w:hideMark/>
          </w:tcPr>
          <w:p w14:paraId="00E91D9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0A209CD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1F70A92F" w14:textId="77777777">
        <w:trPr>
          <w:divId w:val="1033843523"/>
          <w:tblCellSpacing w:w="15" w:type="dxa"/>
        </w:trPr>
        <w:tc>
          <w:tcPr>
            <w:tcW w:w="0" w:type="auto"/>
            <w:vAlign w:val="center"/>
            <w:hideMark/>
          </w:tcPr>
          <w:p w14:paraId="75A2FD4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8DA73D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F9A59B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0173289" w14:textId="77777777" w:rsidR="00000000" w:rsidRDefault="00000000">
      <w:pPr>
        <w:divId w:val="103384352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528"/>
        <w:gridCol w:w="1258"/>
      </w:tblGrid>
      <w:tr w:rsidR="00000000" w14:paraId="273CBDE9" w14:textId="77777777">
        <w:trPr>
          <w:divId w:val="1033843523"/>
          <w:tblCellSpacing w:w="15" w:type="dxa"/>
        </w:trPr>
        <w:tc>
          <w:tcPr>
            <w:tcW w:w="0" w:type="auto"/>
            <w:tcBorders>
              <w:bottom w:val="single" w:sz="6" w:space="0" w:color="000000"/>
            </w:tcBorders>
            <w:shd w:val="clear" w:color="auto" w:fill="BBBBBB"/>
            <w:vAlign w:val="center"/>
            <w:hideMark/>
          </w:tcPr>
          <w:p w14:paraId="54FA900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lastRenderedPageBreak/>
              <w:t>Extreme fluctuations in the number of locations</w:t>
            </w:r>
          </w:p>
        </w:tc>
        <w:tc>
          <w:tcPr>
            <w:tcW w:w="0" w:type="auto"/>
            <w:tcBorders>
              <w:bottom w:val="single" w:sz="6" w:space="0" w:color="000000"/>
            </w:tcBorders>
            <w:shd w:val="clear" w:color="auto" w:fill="BBBBBB"/>
            <w:vAlign w:val="center"/>
            <w:hideMark/>
          </w:tcPr>
          <w:p w14:paraId="2B7449B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376F2FE8" w14:textId="77777777">
        <w:trPr>
          <w:divId w:val="1033843523"/>
          <w:tblCellSpacing w:w="15" w:type="dxa"/>
        </w:trPr>
        <w:tc>
          <w:tcPr>
            <w:tcW w:w="0" w:type="auto"/>
            <w:vAlign w:val="center"/>
            <w:hideMark/>
          </w:tcPr>
          <w:p w14:paraId="604E519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379DAFD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F8DB398" w14:textId="77777777" w:rsidR="00000000" w:rsidRDefault="00000000">
      <w:pPr>
        <w:pStyle w:val="Heading2"/>
        <w:divId w:val="1033843523"/>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987"/>
        <w:gridCol w:w="3023"/>
      </w:tblGrid>
      <w:tr w:rsidR="00000000" w14:paraId="23B53FE6" w14:textId="77777777">
        <w:trPr>
          <w:divId w:val="1033843523"/>
          <w:tblCellSpacing w:w="15" w:type="dxa"/>
        </w:trPr>
        <w:tc>
          <w:tcPr>
            <w:tcW w:w="0" w:type="auto"/>
            <w:tcBorders>
              <w:bottom w:val="single" w:sz="6" w:space="0" w:color="000000"/>
            </w:tcBorders>
            <w:shd w:val="clear" w:color="auto" w:fill="BBBBBB"/>
            <w:vAlign w:val="center"/>
            <w:hideMark/>
          </w:tcPr>
          <w:p w14:paraId="3A2F9FA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500D279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175A4973" w14:textId="77777777">
        <w:trPr>
          <w:divId w:val="1033843523"/>
          <w:tblCellSpacing w:w="15" w:type="dxa"/>
        </w:trPr>
        <w:tc>
          <w:tcPr>
            <w:tcW w:w="0" w:type="auto"/>
            <w:vAlign w:val="center"/>
            <w:hideMark/>
          </w:tcPr>
          <w:p w14:paraId="7B61252E" w14:textId="77777777" w:rsidR="00000000" w:rsidRDefault="00000000">
            <w:pPr>
              <w:spacing w:after="75"/>
              <w:rPr>
                <w:rFonts w:ascii="Georgia" w:eastAsia="Times New Roman" w:hAnsi="Georgia"/>
                <w:sz w:val="18"/>
                <w:szCs w:val="18"/>
              </w:rPr>
            </w:pPr>
            <w:commentRangeStart w:id="30"/>
            <w:r>
              <w:rPr>
                <w:rFonts w:ascii="Georgia" w:eastAsia="Times New Roman" w:hAnsi="Georgia"/>
                <w:sz w:val="18"/>
                <w:szCs w:val="18"/>
              </w:rPr>
              <w:t>Yes</w:t>
            </w:r>
            <w:commentRangeEnd w:id="30"/>
            <w:r w:rsidR="00F04DCA">
              <w:rPr>
                <w:rStyle w:val="CommentReference"/>
              </w:rPr>
              <w:commentReference w:id="30"/>
            </w:r>
          </w:p>
        </w:tc>
        <w:tc>
          <w:tcPr>
            <w:tcW w:w="0" w:type="auto"/>
            <w:vAlign w:val="center"/>
            <w:hideMark/>
          </w:tcPr>
          <w:p w14:paraId="58DC529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Only three locations currently known</w:t>
            </w:r>
          </w:p>
        </w:tc>
      </w:tr>
    </w:tbl>
    <w:p w14:paraId="7DC07047" w14:textId="77777777" w:rsidR="00000000" w:rsidRDefault="00000000">
      <w:pPr>
        <w:pStyle w:val="Heading2"/>
        <w:divId w:val="1033843523"/>
        <w:rPr>
          <w:rFonts w:ascii="Georgia" w:eastAsia="Times New Roman" w:hAnsi="Georgia"/>
          <w:sz w:val="27"/>
          <w:szCs w:val="27"/>
        </w:rPr>
      </w:pPr>
      <w:r>
        <w:rPr>
          <w:rFonts w:ascii="Georgia" w:eastAsia="Times New Roman" w:hAnsi="Georgia"/>
          <w:sz w:val="27"/>
          <w:szCs w:val="27"/>
        </w:rPr>
        <w:t>Elevation / Depth / Depth Zones</w:t>
      </w:r>
    </w:p>
    <w:p w14:paraId="5AA05A23" w14:textId="77777777" w:rsidR="00000000" w:rsidRDefault="00000000">
      <w:pPr>
        <w:pStyle w:val="NormalWeb"/>
        <w:divId w:val="1033843523"/>
        <w:rPr>
          <w:rFonts w:ascii="Georgia" w:hAnsi="Georgia"/>
        </w:rPr>
      </w:pPr>
      <w:r>
        <w:rPr>
          <w:rStyle w:val="datalabel1"/>
          <w:rFonts w:ascii="Georgia" w:hAnsi="Georgia"/>
        </w:rPr>
        <w:t xml:space="preserve">Elevation Lower Limit (in metres above sea level): </w:t>
      </w:r>
      <w:r>
        <w:rPr>
          <w:rFonts w:ascii="Georgia" w:hAnsi="Georgia"/>
        </w:rPr>
        <w:t>100</w:t>
      </w:r>
    </w:p>
    <w:p w14:paraId="54AEE4C7" w14:textId="77777777" w:rsidR="00000000" w:rsidRDefault="00000000">
      <w:pPr>
        <w:pStyle w:val="NormalWeb"/>
        <w:divId w:val="1033843523"/>
        <w:rPr>
          <w:rFonts w:ascii="Georgia" w:hAnsi="Georgia"/>
        </w:rPr>
      </w:pPr>
      <w:r>
        <w:rPr>
          <w:rStyle w:val="datalabel1"/>
          <w:rFonts w:ascii="Georgia" w:hAnsi="Georgia"/>
        </w:rPr>
        <w:t xml:space="preserve">Elevation Upper Limit (in metres above sea level): </w:t>
      </w:r>
      <w:r>
        <w:rPr>
          <w:rFonts w:ascii="Georgia" w:hAnsi="Georgia"/>
        </w:rPr>
        <w:t>400</w:t>
      </w:r>
    </w:p>
    <w:p w14:paraId="548B8DFE" w14:textId="77777777" w:rsidR="00000000" w:rsidRDefault="00000000">
      <w:pPr>
        <w:pStyle w:val="Heading2"/>
        <w:divId w:val="1033843523"/>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5"/>
        <w:gridCol w:w="1136"/>
        <w:gridCol w:w="1761"/>
        <w:gridCol w:w="978"/>
        <w:gridCol w:w="1002"/>
        <w:gridCol w:w="1228"/>
        <w:gridCol w:w="1142"/>
        <w:gridCol w:w="1088"/>
      </w:tblGrid>
      <w:tr w:rsidR="00000000" w14:paraId="611CD93A" w14:textId="77777777">
        <w:trPr>
          <w:divId w:val="1033843523"/>
          <w:tblCellSpacing w:w="15" w:type="dxa"/>
        </w:trPr>
        <w:tc>
          <w:tcPr>
            <w:tcW w:w="0" w:type="auto"/>
            <w:tcBorders>
              <w:bottom w:val="single" w:sz="6" w:space="0" w:color="000000"/>
            </w:tcBorders>
            <w:shd w:val="clear" w:color="auto" w:fill="BBBBBB"/>
            <w:vAlign w:val="center"/>
            <w:hideMark/>
          </w:tcPr>
          <w:p w14:paraId="08D3321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2935C75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0F2D41C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56413BB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1F9CE62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6137082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174024F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12D71A6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5F1A7211" w14:textId="77777777">
        <w:trPr>
          <w:divId w:val="1033843523"/>
          <w:tblCellSpacing w:w="15" w:type="dxa"/>
        </w:trPr>
        <w:tc>
          <w:tcPr>
            <w:tcW w:w="0" w:type="auto"/>
            <w:vAlign w:val="center"/>
            <w:hideMark/>
          </w:tcPr>
          <w:p w14:paraId="2AC670E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19E6C1F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4ABC4F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Map created using geo-referenced point localities. File imported into </w:t>
            </w:r>
            <w:proofErr w:type="spellStart"/>
            <w:r>
              <w:rPr>
                <w:rFonts w:ascii="Georgia" w:eastAsia="Times New Roman" w:hAnsi="Georgia"/>
                <w:sz w:val="18"/>
                <w:szCs w:val="18"/>
              </w:rPr>
              <w:t>GeoCAT</w:t>
            </w:r>
            <w:proofErr w:type="spellEnd"/>
            <w:r>
              <w:rPr>
                <w:rFonts w:ascii="Georgia" w:eastAsia="Times New Roman" w:hAnsi="Georgia"/>
                <w:sz w:val="18"/>
                <w:szCs w:val="18"/>
              </w:rPr>
              <w:t>. Geo-references estimated from locality and altitude information provided on herbarium specimen collection labels.</w:t>
            </w:r>
          </w:p>
        </w:tc>
        <w:tc>
          <w:tcPr>
            <w:tcW w:w="0" w:type="auto"/>
            <w:vAlign w:val="center"/>
            <w:hideMark/>
          </w:tcPr>
          <w:p w14:paraId="0CB1412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71E53B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17D2F7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A93191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835481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496D15E" w14:textId="77777777" w:rsidR="00000000" w:rsidRDefault="00000000">
      <w:pPr>
        <w:pStyle w:val="Heading2"/>
        <w:divId w:val="1033843523"/>
        <w:rPr>
          <w:rFonts w:ascii="Georgia" w:eastAsia="Times New Roman" w:hAnsi="Georgia"/>
          <w:sz w:val="27"/>
          <w:szCs w:val="27"/>
        </w:rPr>
      </w:pPr>
      <w:r>
        <w:rPr>
          <w:rFonts w:ascii="Georgia" w:eastAsia="Times New Roman" w:hAnsi="Georgia"/>
          <w:sz w:val="27"/>
          <w:szCs w:val="27"/>
        </w:rPr>
        <w:t>Biogeographic Realms</w:t>
      </w:r>
    </w:p>
    <w:p w14:paraId="78EAB8CB" w14:textId="77777777" w:rsidR="00000000" w:rsidRDefault="00000000">
      <w:pPr>
        <w:pStyle w:val="NormalWeb"/>
        <w:divId w:val="1033843523"/>
        <w:rPr>
          <w:rFonts w:ascii="Georgia" w:hAnsi="Georgia"/>
        </w:rPr>
      </w:pPr>
      <w:r>
        <w:rPr>
          <w:rStyle w:val="datalabel1"/>
          <w:rFonts w:ascii="Georgia" w:hAnsi="Georgia"/>
        </w:rPr>
        <w:t xml:space="preserve">Biogeographic Realm: </w:t>
      </w:r>
      <w:r>
        <w:rPr>
          <w:rFonts w:ascii="Georgia" w:hAnsi="Georgia"/>
        </w:rPr>
        <w:t>Afrotropical</w:t>
      </w:r>
    </w:p>
    <w:p w14:paraId="5FC0460B" w14:textId="77777777" w:rsidR="00000000" w:rsidRDefault="00000000">
      <w:pPr>
        <w:pStyle w:val="Heading1"/>
        <w:divId w:val="1469205554"/>
        <w:rPr>
          <w:rFonts w:ascii="Georgia" w:eastAsia="Times New Roman" w:hAnsi="Georgia"/>
          <w:sz w:val="29"/>
          <w:szCs w:val="29"/>
        </w:rPr>
      </w:pPr>
      <w:r>
        <w:rPr>
          <w:rFonts w:ascii="Georgia" w:eastAsia="Times New Roman" w:hAnsi="Georgia"/>
          <w:sz w:val="29"/>
          <w:szCs w:val="29"/>
        </w:rPr>
        <w:t>Occurrence</w:t>
      </w:r>
    </w:p>
    <w:p w14:paraId="6E4C0F67" w14:textId="77777777" w:rsidR="00000000" w:rsidRDefault="00000000">
      <w:pPr>
        <w:pStyle w:val="Heading2"/>
        <w:divId w:val="1469205554"/>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128"/>
        <w:gridCol w:w="901"/>
        <w:gridCol w:w="657"/>
        <w:gridCol w:w="1430"/>
        <w:gridCol w:w="1154"/>
      </w:tblGrid>
      <w:tr w:rsidR="00000000" w14:paraId="2F876648" w14:textId="77777777">
        <w:trPr>
          <w:divId w:val="1469205554"/>
          <w:tblCellSpacing w:w="15" w:type="dxa"/>
        </w:trPr>
        <w:tc>
          <w:tcPr>
            <w:tcW w:w="0" w:type="auto"/>
            <w:tcBorders>
              <w:bottom w:val="single" w:sz="6" w:space="0" w:color="000000"/>
            </w:tcBorders>
            <w:shd w:val="clear" w:color="auto" w:fill="BBBBBB"/>
            <w:vAlign w:val="center"/>
            <w:hideMark/>
          </w:tcPr>
          <w:p w14:paraId="76F7C27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19EC971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246C2B7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64CB2D5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61986C8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5F130B31" w14:textId="77777777">
        <w:trPr>
          <w:divId w:val="1469205554"/>
          <w:tblCellSpacing w:w="15" w:type="dxa"/>
        </w:trPr>
        <w:tc>
          <w:tcPr>
            <w:tcW w:w="0" w:type="auto"/>
            <w:tcBorders>
              <w:bottom w:val="single" w:sz="6" w:space="0" w:color="CCCCCC"/>
            </w:tcBorders>
            <w:vAlign w:val="center"/>
            <w:hideMark/>
          </w:tcPr>
          <w:p w14:paraId="786BB4B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Mozambique</w:t>
            </w:r>
          </w:p>
        </w:tc>
        <w:tc>
          <w:tcPr>
            <w:tcW w:w="0" w:type="auto"/>
            <w:tcBorders>
              <w:bottom w:val="single" w:sz="6" w:space="0" w:color="CCCCCC"/>
            </w:tcBorders>
            <w:vAlign w:val="center"/>
            <w:hideMark/>
          </w:tcPr>
          <w:p w14:paraId="56FFD0A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EF4754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344F49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76955F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bl>
    <w:p w14:paraId="78A12E50" w14:textId="77777777" w:rsidR="00000000" w:rsidRDefault="00000000">
      <w:pPr>
        <w:pStyle w:val="Heading1"/>
        <w:divId w:val="1210917411"/>
        <w:rPr>
          <w:rFonts w:ascii="Georgia" w:eastAsia="Times New Roman" w:hAnsi="Georgia"/>
          <w:sz w:val="29"/>
          <w:szCs w:val="29"/>
        </w:rPr>
      </w:pPr>
      <w:r>
        <w:rPr>
          <w:rFonts w:ascii="Georgia" w:eastAsia="Times New Roman" w:hAnsi="Georgia"/>
          <w:sz w:val="29"/>
          <w:szCs w:val="29"/>
        </w:rPr>
        <w:t>Population</w:t>
      </w:r>
    </w:p>
    <w:p w14:paraId="5A7AB942" w14:textId="77777777" w:rsidR="00000000" w:rsidRDefault="00000000">
      <w:pPr>
        <w:pStyle w:val="NormalWeb"/>
        <w:divId w:val="1210917411"/>
        <w:rPr>
          <w:rFonts w:ascii="Georgia" w:hAnsi="Georgia"/>
        </w:rPr>
      </w:pPr>
      <w:r>
        <w:rPr>
          <w:rFonts w:ascii="Georgia" w:hAnsi="Georgia"/>
        </w:rPr>
        <w:lastRenderedPageBreak/>
        <w:t xml:space="preserve">No population data are available for this species and the current population trend is unknown. It is known from only three herbarium specimen collections dating from 1958 to 1974. A reconnaissance expedition to the Lebombo Mountains in March 2018 (Osborne 2018) did not find this species near </w:t>
      </w:r>
      <w:proofErr w:type="spellStart"/>
      <w:r>
        <w:rPr>
          <w:rFonts w:ascii="Georgia" w:hAnsi="Georgia"/>
        </w:rPr>
        <w:t>Goba</w:t>
      </w:r>
      <w:proofErr w:type="spellEnd"/>
      <w:r>
        <w:rPr>
          <w:rFonts w:ascii="Georgia" w:hAnsi="Georgia"/>
        </w:rPr>
        <w:t xml:space="preserve">, although survey work and collecting was very limited on this short trip. Field work in </w:t>
      </w:r>
      <w:proofErr w:type="spellStart"/>
      <w:r>
        <w:rPr>
          <w:rFonts w:ascii="Georgia" w:hAnsi="Georgia"/>
        </w:rPr>
        <w:t>Mabote</w:t>
      </w:r>
      <w:proofErr w:type="spellEnd"/>
      <w:r>
        <w:rPr>
          <w:rFonts w:ascii="Georgia" w:hAnsi="Georgia"/>
        </w:rPr>
        <w:t xml:space="preserve"> District in February 2019 (Osborne </w:t>
      </w:r>
      <w:r>
        <w:rPr>
          <w:rStyle w:val="Emphasis"/>
          <w:rFonts w:ascii="Georgia" w:hAnsi="Georgia"/>
        </w:rPr>
        <w:t>et al.</w:t>
      </w:r>
      <w:r>
        <w:rPr>
          <w:rFonts w:ascii="Georgia" w:hAnsi="Georgia"/>
        </w:rPr>
        <w:t xml:space="preserve"> 2019) also did not locate this species in Miombo woodland or </w:t>
      </w:r>
      <w:proofErr w:type="spellStart"/>
      <w:r>
        <w:rPr>
          <w:rFonts w:ascii="Georgia" w:hAnsi="Georgia"/>
        </w:rPr>
        <w:t>Mecrusse</w:t>
      </w:r>
      <w:proofErr w:type="spellEnd"/>
      <w:r>
        <w:rPr>
          <w:rFonts w:ascii="Georgia" w:hAnsi="Georgia"/>
        </w:rPr>
        <w:t xml:space="preserve"> forest, although the survey did not extend as far west as this species was recorded.</w:t>
      </w:r>
    </w:p>
    <w:p w14:paraId="3121FF1B" w14:textId="77777777" w:rsidR="00000000" w:rsidRDefault="00000000">
      <w:pPr>
        <w:pStyle w:val="Heading2"/>
        <w:divId w:val="1210917411"/>
        <w:rPr>
          <w:rFonts w:ascii="Georgia" w:eastAsia="Times New Roman" w:hAnsi="Georgia"/>
          <w:sz w:val="27"/>
          <w:szCs w:val="27"/>
        </w:rPr>
      </w:pPr>
      <w:r>
        <w:rPr>
          <w:rFonts w:ascii="Georgia" w:eastAsia="Times New Roman" w:hAnsi="Georgia"/>
          <w:sz w:val="27"/>
          <w:szCs w:val="27"/>
        </w:rPr>
        <w:t>Population Information</w:t>
      </w:r>
    </w:p>
    <w:p w14:paraId="00447864" w14:textId="77777777" w:rsidR="00000000" w:rsidRDefault="00000000">
      <w:pPr>
        <w:pStyle w:val="NormalWeb"/>
        <w:divId w:val="1210917411"/>
        <w:rPr>
          <w:rFonts w:ascii="Georgia" w:hAnsi="Georgia"/>
        </w:rPr>
      </w:pPr>
      <w:r>
        <w:rPr>
          <w:rStyle w:val="datalabel1"/>
          <w:rFonts w:ascii="Georgia" w:hAnsi="Georgia"/>
        </w:rPr>
        <w:t xml:space="preserve">Current Population Trend: </w:t>
      </w:r>
      <w:r>
        <w:rPr>
          <w:rFonts w:ascii="Georgia" w:hAnsi="Georgia"/>
        </w:rPr>
        <w:t>Unknown</w:t>
      </w:r>
    </w:p>
    <w:p w14:paraId="5DCB560A" w14:textId="77777777" w:rsidR="00000000" w:rsidRDefault="00000000">
      <w:pPr>
        <w:pStyle w:val="NormalWeb"/>
        <w:divId w:val="1210917411"/>
        <w:rPr>
          <w:rFonts w:ascii="Georgia" w:hAnsi="Georgia"/>
        </w:rPr>
      </w:pPr>
      <w:r>
        <w:rPr>
          <w:rStyle w:val="datalabel1"/>
          <w:rFonts w:ascii="Georgia" w:hAnsi="Georgia"/>
        </w:rPr>
        <w:t xml:space="preserve">All individuals in one subpopulation: </w:t>
      </w:r>
      <w:r>
        <w:rPr>
          <w:rFonts w:ascii="Georgia" w:hAnsi="Georgia"/>
        </w:rPr>
        <w:t>No</w:t>
      </w:r>
    </w:p>
    <w:p w14:paraId="5CB0A2F0" w14:textId="77777777" w:rsidR="00000000" w:rsidRDefault="00000000">
      <w:pPr>
        <w:pStyle w:val="Heading1"/>
        <w:divId w:val="288245286"/>
        <w:rPr>
          <w:rFonts w:ascii="Georgia" w:eastAsia="Times New Roman" w:hAnsi="Georgia"/>
          <w:sz w:val="29"/>
          <w:szCs w:val="29"/>
        </w:rPr>
      </w:pPr>
      <w:r>
        <w:rPr>
          <w:rFonts w:ascii="Georgia" w:eastAsia="Times New Roman" w:hAnsi="Georgia"/>
          <w:sz w:val="29"/>
          <w:szCs w:val="29"/>
        </w:rPr>
        <w:t>Habitats and Ecology</w:t>
      </w:r>
    </w:p>
    <w:p w14:paraId="7F67A93A" w14:textId="0CA3B249" w:rsidR="00000000" w:rsidRDefault="00000000">
      <w:pPr>
        <w:pStyle w:val="NormalWeb"/>
        <w:divId w:val="288245286"/>
        <w:rPr>
          <w:rFonts w:ascii="Georgia" w:hAnsi="Georgia"/>
        </w:rPr>
      </w:pPr>
      <w:r>
        <w:rPr>
          <w:rFonts w:ascii="Georgia" w:hAnsi="Georgia"/>
        </w:rPr>
        <w:t>This member of the sweet potato family is a twining or climbing herb or liana with white flowers. It is recorded from three different habitats in inland areas of Mozambique</w:t>
      </w:r>
      <w:del w:id="31" w:author="Jack Plummer" w:date="2023-06-08T19:03:00Z">
        <w:r w:rsidDel="004C5382">
          <w:rPr>
            <w:rFonts w:ascii="Georgia" w:hAnsi="Georgia"/>
          </w:rPr>
          <w:delText>, at about 100–400 m elevation:</w:delText>
        </w:r>
      </w:del>
      <w:ins w:id="32" w:author="Jack Plummer" w:date="2023-06-08T19:03:00Z">
        <w:r w:rsidR="004C5382">
          <w:rPr>
            <w:rFonts w:ascii="Georgia" w:hAnsi="Georgia"/>
          </w:rPr>
          <w:t>:</w:t>
        </w:r>
      </w:ins>
      <w:r>
        <w:rPr>
          <w:rFonts w:ascii="Georgia" w:hAnsi="Georgia"/>
        </w:rPr>
        <w:t> </w:t>
      </w:r>
      <w:proofErr w:type="spellStart"/>
      <w:r>
        <w:rPr>
          <w:rStyle w:val="Emphasis"/>
          <w:rFonts w:ascii="Georgia" w:hAnsi="Georgia"/>
        </w:rPr>
        <w:t>Androstachys</w:t>
      </w:r>
      <w:proofErr w:type="spellEnd"/>
      <w:r>
        <w:rPr>
          <w:rStyle w:val="Emphasis"/>
          <w:rFonts w:ascii="Georgia" w:hAnsi="Georgia"/>
        </w:rPr>
        <w:t xml:space="preserve"> </w:t>
      </w:r>
      <w:proofErr w:type="spellStart"/>
      <w:r>
        <w:rPr>
          <w:rStyle w:val="Emphasis"/>
          <w:rFonts w:ascii="Georgia" w:hAnsi="Georgia"/>
        </w:rPr>
        <w:t>johnsonii</w:t>
      </w:r>
      <w:proofErr w:type="spellEnd"/>
      <w:r>
        <w:rPr>
          <w:rFonts w:ascii="Georgia" w:hAnsi="Georgia"/>
        </w:rPr>
        <w:t xml:space="preserve"> (</w:t>
      </w:r>
      <w:proofErr w:type="spellStart"/>
      <w:r>
        <w:rPr>
          <w:rFonts w:ascii="Georgia" w:hAnsi="Georgia"/>
        </w:rPr>
        <w:t>Mecrusse</w:t>
      </w:r>
      <w:proofErr w:type="spellEnd"/>
      <w:r>
        <w:rPr>
          <w:rFonts w:ascii="Georgia" w:hAnsi="Georgia"/>
        </w:rPr>
        <w:t xml:space="preserve"> or Lebombo-ironwood) forest near </w:t>
      </w:r>
      <w:proofErr w:type="spellStart"/>
      <w:r>
        <w:rPr>
          <w:rFonts w:ascii="Georgia" w:hAnsi="Georgia"/>
        </w:rPr>
        <w:t>Goba</w:t>
      </w:r>
      <w:proofErr w:type="spellEnd"/>
      <w:r>
        <w:rPr>
          <w:rFonts w:ascii="Georgia" w:hAnsi="Georgia"/>
        </w:rPr>
        <w:t xml:space="preserve"> in the Lebombo mountains; </w:t>
      </w:r>
      <w:proofErr w:type="spellStart"/>
      <w:r>
        <w:rPr>
          <w:rStyle w:val="Emphasis"/>
          <w:rFonts w:ascii="Georgia" w:hAnsi="Georgia"/>
        </w:rPr>
        <w:t>Brachystegia</w:t>
      </w:r>
      <w:proofErr w:type="spellEnd"/>
      <w:r>
        <w:rPr>
          <w:rStyle w:val="Emphasis"/>
          <w:rFonts w:ascii="Georgia" w:hAnsi="Georgia"/>
        </w:rPr>
        <w:t xml:space="preserve"> </w:t>
      </w:r>
      <w:r>
        <w:rPr>
          <w:rFonts w:ascii="Georgia" w:hAnsi="Georgia"/>
        </w:rPr>
        <w:t>(Miombo) woodland on sandy soil in Inhambane Province</w:t>
      </w:r>
      <w:ins w:id="33" w:author="Jack Plummer" w:date="2023-06-08T19:03:00Z">
        <w:r w:rsidR="004C5382">
          <w:rPr>
            <w:rFonts w:ascii="Georgia" w:hAnsi="Georgia"/>
          </w:rPr>
          <w:t>,</w:t>
        </w:r>
      </w:ins>
      <w:del w:id="34" w:author="Jack Plummer" w:date="2023-06-08T19:03:00Z">
        <w:r w:rsidDel="004C5382">
          <w:rPr>
            <w:rFonts w:ascii="Georgia" w:hAnsi="Georgia"/>
          </w:rPr>
          <w:delText>;</w:delText>
        </w:r>
      </w:del>
      <w:r>
        <w:rPr>
          <w:rFonts w:ascii="Georgia" w:hAnsi="Georgia"/>
        </w:rPr>
        <w:t xml:space="preserve"> and in dense gallery forest on reddish sandy-clay soil in Cabo Delgado Province.</w:t>
      </w:r>
    </w:p>
    <w:p w14:paraId="46D40052" w14:textId="77777777" w:rsidR="00000000" w:rsidRDefault="00000000">
      <w:pPr>
        <w:pStyle w:val="Heading2"/>
        <w:divId w:val="288245286"/>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43"/>
        <w:gridCol w:w="763"/>
        <w:gridCol w:w="1020"/>
        <w:gridCol w:w="1888"/>
      </w:tblGrid>
      <w:tr w:rsidR="00000000" w14:paraId="49DB16F6" w14:textId="77777777">
        <w:trPr>
          <w:divId w:val="288245286"/>
          <w:tblCellSpacing w:w="15" w:type="dxa"/>
        </w:trPr>
        <w:tc>
          <w:tcPr>
            <w:tcW w:w="0" w:type="auto"/>
            <w:tcBorders>
              <w:bottom w:val="single" w:sz="6" w:space="0" w:color="000000"/>
            </w:tcBorders>
            <w:shd w:val="clear" w:color="auto" w:fill="BBBBBB"/>
            <w:vAlign w:val="center"/>
            <w:hideMark/>
          </w:tcPr>
          <w:p w14:paraId="4E1D132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4C74459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239F635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34B2C92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568E1A97" w14:textId="77777777">
        <w:trPr>
          <w:divId w:val="288245286"/>
          <w:tblCellSpacing w:w="15" w:type="dxa"/>
        </w:trPr>
        <w:tc>
          <w:tcPr>
            <w:tcW w:w="0" w:type="auto"/>
            <w:tcBorders>
              <w:bottom w:val="single" w:sz="6" w:space="0" w:color="CCCCCC"/>
            </w:tcBorders>
            <w:vAlign w:val="center"/>
            <w:hideMark/>
          </w:tcPr>
          <w:p w14:paraId="750CADA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1.5. Forest -&gt; Forest - Subtropical/Tropical Dry</w:t>
            </w:r>
          </w:p>
        </w:tc>
        <w:tc>
          <w:tcPr>
            <w:tcW w:w="0" w:type="auto"/>
            <w:tcBorders>
              <w:bottom w:val="single" w:sz="6" w:space="0" w:color="CCCCCC"/>
            </w:tcBorders>
            <w:vAlign w:val="center"/>
            <w:hideMark/>
          </w:tcPr>
          <w:p w14:paraId="026E30F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585A2D9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1694690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r>
      <w:tr w:rsidR="00000000" w14:paraId="56EB84BD" w14:textId="77777777">
        <w:trPr>
          <w:divId w:val="288245286"/>
          <w:tblCellSpacing w:w="15" w:type="dxa"/>
        </w:trPr>
        <w:tc>
          <w:tcPr>
            <w:tcW w:w="0" w:type="auto"/>
            <w:tcBorders>
              <w:bottom w:val="single" w:sz="6" w:space="0" w:color="CCCCCC"/>
            </w:tcBorders>
            <w:vAlign w:val="center"/>
            <w:hideMark/>
          </w:tcPr>
          <w:p w14:paraId="249F060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03B6CEA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17219DA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7FAACF9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r>
      <w:tr w:rsidR="00000000" w14:paraId="1E3C67A6" w14:textId="77777777">
        <w:trPr>
          <w:divId w:val="288245286"/>
          <w:tblCellSpacing w:w="15" w:type="dxa"/>
        </w:trPr>
        <w:tc>
          <w:tcPr>
            <w:tcW w:w="0" w:type="auto"/>
            <w:tcBorders>
              <w:bottom w:val="single" w:sz="6" w:space="0" w:color="CCCCCC"/>
            </w:tcBorders>
            <w:vAlign w:val="center"/>
            <w:hideMark/>
          </w:tcPr>
          <w:p w14:paraId="2450243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2.1. Savanna -&gt; Savanna - Dry</w:t>
            </w:r>
          </w:p>
        </w:tc>
        <w:tc>
          <w:tcPr>
            <w:tcW w:w="0" w:type="auto"/>
            <w:tcBorders>
              <w:bottom w:val="single" w:sz="6" w:space="0" w:color="CCCCCC"/>
            </w:tcBorders>
            <w:vAlign w:val="center"/>
            <w:hideMark/>
          </w:tcPr>
          <w:p w14:paraId="318B59B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49FD3FE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1389883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r>
    </w:tbl>
    <w:p w14:paraId="0E611CD4" w14:textId="77777777" w:rsidR="00000000" w:rsidRDefault="00000000">
      <w:pPr>
        <w:pStyle w:val="Heading2"/>
        <w:divId w:val="288245286"/>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107"/>
        <w:gridCol w:w="894"/>
        <w:gridCol w:w="5009"/>
      </w:tblGrid>
      <w:tr w:rsidR="00000000" w14:paraId="42F82305" w14:textId="77777777">
        <w:trPr>
          <w:divId w:val="288245286"/>
          <w:tblCellSpacing w:w="15" w:type="dxa"/>
        </w:trPr>
        <w:tc>
          <w:tcPr>
            <w:tcW w:w="0" w:type="auto"/>
            <w:tcBorders>
              <w:bottom w:val="single" w:sz="6" w:space="0" w:color="000000"/>
            </w:tcBorders>
            <w:shd w:val="clear" w:color="auto" w:fill="BBBBBB"/>
            <w:vAlign w:val="center"/>
            <w:hideMark/>
          </w:tcPr>
          <w:p w14:paraId="3E9BBC7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779A1E0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6E8016D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4EFCDCB5" w14:textId="77777777">
        <w:trPr>
          <w:divId w:val="288245286"/>
          <w:tblCellSpacing w:w="15" w:type="dxa"/>
        </w:trPr>
        <w:tc>
          <w:tcPr>
            <w:tcW w:w="0" w:type="auto"/>
            <w:vAlign w:val="center"/>
            <w:hideMark/>
          </w:tcPr>
          <w:p w14:paraId="4464619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5A00B17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Observed</w:t>
            </w:r>
          </w:p>
        </w:tc>
        <w:tc>
          <w:tcPr>
            <w:tcW w:w="0" w:type="auto"/>
            <w:vAlign w:val="center"/>
            <w:hideMark/>
          </w:tcPr>
          <w:p w14:paraId="67A5641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Continuing decline in area and quality of habitat, particularly gallery forest and </w:t>
            </w:r>
            <w:proofErr w:type="spellStart"/>
            <w:r>
              <w:rPr>
                <w:rFonts w:ascii="Georgia" w:eastAsia="Times New Roman" w:hAnsi="Georgia"/>
                <w:sz w:val="18"/>
                <w:szCs w:val="18"/>
              </w:rPr>
              <w:t>Mecrusse</w:t>
            </w:r>
            <w:proofErr w:type="spellEnd"/>
            <w:r>
              <w:rPr>
                <w:rFonts w:ascii="Georgia" w:eastAsia="Times New Roman" w:hAnsi="Georgia"/>
                <w:sz w:val="18"/>
                <w:szCs w:val="18"/>
              </w:rPr>
              <w:t xml:space="preserve"> forest, observed in Mozambique.</w:t>
            </w:r>
          </w:p>
        </w:tc>
      </w:tr>
    </w:tbl>
    <w:p w14:paraId="55ABE13F" w14:textId="77777777" w:rsidR="00000000" w:rsidRDefault="00000000">
      <w:pPr>
        <w:pStyle w:val="Heading2"/>
        <w:divId w:val="288245286"/>
        <w:rPr>
          <w:rFonts w:ascii="Georgia" w:eastAsia="Times New Roman" w:hAnsi="Georgia"/>
          <w:sz w:val="27"/>
          <w:szCs w:val="27"/>
        </w:rPr>
      </w:pPr>
      <w:r>
        <w:rPr>
          <w:rFonts w:ascii="Georgia" w:eastAsia="Times New Roman" w:hAnsi="Georgia"/>
          <w:sz w:val="27"/>
          <w:szCs w:val="27"/>
        </w:rPr>
        <w:t>Systems</w:t>
      </w:r>
    </w:p>
    <w:p w14:paraId="3DED1164" w14:textId="77777777" w:rsidR="00000000" w:rsidRDefault="00000000">
      <w:pPr>
        <w:pStyle w:val="NormalWeb"/>
        <w:divId w:val="288245286"/>
        <w:rPr>
          <w:rFonts w:ascii="Georgia" w:hAnsi="Georgia"/>
        </w:rPr>
      </w:pPr>
      <w:r>
        <w:rPr>
          <w:rStyle w:val="datalabel1"/>
          <w:rFonts w:ascii="Georgia" w:hAnsi="Georgia"/>
        </w:rPr>
        <w:t xml:space="preserve">System: </w:t>
      </w:r>
      <w:r>
        <w:rPr>
          <w:rFonts w:ascii="Georgia" w:hAnsi="Georgia"/>
        </w:rPr>
        <w:t>Terrestrial</w:t>
      </w:r>
    </w:p>
    <w:p w14:paraId="4AC10B8F" w14:textId="77777777" w:rsidR="00000000" w:rsidRDefault="00000000">
      <w:pPr>
        <w:pStyle w:val="Heading2"/>
        <w:divId w:val="288245286"/>
        <w:rPr>
          <w:rFonts w:ascii="Georgia" w:eastAsia="Times New Roman" w:hAnsi="Georgia"/>
          <w:sz w:val="27"/>
          <w:szCs w:val="27"/>
        </w:rPr>
      </w:pPr>
      <w:r>
        <w:rPr>
          <w:rFonts w:ascii="Georgia" w:eastAsia="Times New Roman" w:hAnsi="Georgia"/>
          <w:sz w:val="27"/>
          <w:szCs w:val="27"/>
        </w:rPr>
        <w:t>Plant / Fungi Specific</w:t>
      </w:r>
    </w:p>
    <w:p w14:paraId="6AE54BCE" w14:textId="77777777" w:rsidR="00000000" w:rsidRDefault="00000000">
      <w:pPr>
        <w:pStyle w:val="NormalWeb"/>
        <w:divId w:val="288245286"/>
        <w:rPr>
          <w:rFonts w:ascii="Georgia" w:hAnsi="Georgia"/>
        </w:rPr>
      </w:pPr>
      <w:r>
        <w:rPr>
          <w:rStyle w:val="datalabel1"/>
          <w:rFonts w:ascii="Georgia" w:hAnsi="Georgia"/>
        </w:rPr>
        <w:t xml:space="preserve">Wild relative of a crop? </w:t>
      </w:r>
      <w:r>
        <w:rPr>
          <w:rFonts w:ascii="Georgia" w:hAnsi="Georgia"/>
        </w:rPr>
        <w:t>Yes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000000" w14:paraId="283FFA3A" w14:textId="77777777">
        <w:trPr>
          <w:divId w:val="288245286"/>
          <w:tblCellSpacing w:w="15" w:type="dxa"/>
        </w:trPr>
        <w:tc>
          <w:tcPr>
            <w:tcW w:w="0" w:type="auto"/>
            <w:tcBorders>
              <w:bottom w:val="single" w:sz="6" w:space="0" w:color="000000"/>
            </w:tcBorders>
            <w:shd w:val="clear" w:color="auto" w:fill="BBBBBB"/>
            <w:vAlign w:val="center"/>
            <w:hideMark/>
          </w:tcPr>
          <w:p w14:paraId="799A1C6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000000" w14:paraId="7DA00718" w14:textId="77777777">
        <w:trPr>
          <w:divId w:val="288245286"/>
          <w:tblCellSpacing w:w="15" w:type="dxa"/>
        </w:trPr>
        <w:tc>
          <w:tcPr>
            <w:tcW w:w="0" w:type="auto"/>
            <w:tcBorders>
              <w:bottom w:val="single" w:sz="6" w:space="0" w:color="CCCCCC"/>
            </w:tcBorders>
            <w:vAlign w:val="center"/>
            <w:hideMark/>
          </w:tcPr>
          <w:p w14:paraId="396F4B1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Forb or Herb</w:t>
            </w:r>
          </w:p>
        </w:tc>
      </w:tr>
      <w:tr w:rsidR="00000000" w14:paraId="650883F7" w14:textId="77777777">
        <w:trPr>
          <w:divId w:val="288245286"/>
          <w:tblCellSpacing w:w="15" w:type="dxa"/>
        </w:trPr>
        <w:tc>
          <w:tcPr>
            <w:tcW w:w="0" w:type="auto"/>
            <w:tcBorders>
              <w:bottom w:val="single" w:sz="6" w:space="0" w:color="CCCCCC"/>
            </w:tcBorders>
            <w:vAlign w:val="center"/>
            <w:hideMark/>
          </w:tcPr>
          <w:p w14:paraId="7F3D12D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Vines</w:t>
            </w:r>
          </w:p>
        </w:tc>
      </w:tr>
    </w:tbl>
    <w:p w14:paraId="12BB8E0C" w14:textId="77777777" w:rsidR="00000000" w:rsidRDefault="00000000">
      <w:pPr>
        <w:pStyle w:val="Heading1"/>
        <w:divId w:val="1215889929"/>
        <w:rPr>
          <w:rFonts w:ascii="Georgia" w:eastAsia="Times New Roman" w:hAnsi="Georgia"/>
          <w:sz w:val="29"/>
          <w:szCs w:val="29"/>
        </w:rPr>
      </w:pPr>
      <w:r>
        <w:rPr>
          <w:rFonts w:ascii="Georgia" w:eastAsia="Times New Roman" w:hAnsi="Georgia"/>
          <w:sz w:val="29"/>
          <w:szCs w:val="29"/>
        </w:rPr>
        <w:t>Use and Trade</w:t>
      </w:r>
    </w:p>
    <w:p w14:paraId="40452ABE" w14:textId="77777777" w:rsidR="00000000" w:rsidRDefault="00000000">
      <w:pPr>
        <w:pStyle w:val="Heading2"/>
        <w:divId w:val="1215889929"/>
        <w:rPr>
          <w:rFonts w:ascii="Georgia" w:eastAsia="Times New Roman" w:hAnsi="Georgia"/>
          <w:sz w:val="27"/>
          <w:szCs w:val="27"/>
        </w:rPr>
      </w:pPr>
      <w:r>
        <w:rPr>
          <w:rFonts w:ascii="Georgia" w:eastAsia="Times New Roman" w:hAnsi="Georgia"/>
          <w:sz w:val="27"/>
          <w:szCs w:val="27"/>
        </w:rPr>
        <w:lastRenderedPageBreak/>
        <w:t>General Use and Trade Information</w:t>
      </w:r>
    </w:p>
    <w:p w14:paraId="38858055" w14:textId="77777777" w:rsidR="00000000" w:rsidRDefault="00000000">
      <w:pPr>
        <w:pStyle w:val="NormalWeb"/>
        <w:divId w:val="1215889929"/>
        <w:rPr>
          <w:rFonts w:ascii="Georgia" w:hAnsi="Georgia"/>
        </w:rPr>
      </w:pPr>
      <w:r>
        <w:rPr>
          <w:rStyle w:val="datalabel1"/>
          <w:rFonts w:ascii="Georgia" w:hAnsi="Georgia"/>
        </w:rPr>
        <w:t xml:space="preserve">Species not utilized: </w:t>
      </w:r>
      <w:proofErr w:type="gramStart"/>
      <w:r>
        <w:rPr>
          <w:rFonts w:ascii="Georgia" w:hAnsi="Georgia"/>
        </w:rPr>
        <w:t>true</w:t>
      </w:r>
      <w:proofErr w:type="gramEnd"/>
    </w:p>
    <w:p w14:paraId="74991764" w14:textId="77777777" w:rsidR="00000000" w:rsidRDefault="00000000">
      <w:pPr>
        <w:pStyle w:val="NormalWeb"/>
        <w:divId w:val="1215889929"/>
        <w:rPr>
          <w:rFonts w:ascii="Georgia" w:hAnsi="Georgia"/>
        </w:rPr>
      </w:pPr>
      <w:r>
        <w:rPr>
          <w:rFonts w:ascii="Georgia" w:hAnsi="Georgia"/>
        </w:rPr>
        <w:t>There is no use/trade information for this species.</w:t>
      </w:r>
    </w:p>
    <w:p w14:paraId="3023415A" w14:textId="77777777" w:rsidR="00000000" w:rsidRDefault="00000000">
      <w:pPr>
        <w:pStyle w:val="Heading1"/>
        <w:divId w:val="156459684"/>
        <w:rPr>
          <w:rFonts w:ascii="Georgia" w:eastAsia="Times New Roman" w:hAnsi="Georgia"/>
          <w:sz w:val="29"/>
          <w:szCs w:val="29"/>
        </w:rPr>
      </w:pPr>
      <w:r>
        <w:rPr>
          <w:rFonts w:ascii="Georgia" w:eastAsia="Times New Roman" w:hAnsi="Georgia"/>
          <w:sz w:val="29"/>
          <w:szCs w:val="29"/>
        </w:rPr>
        <w:t>Threats</w:t>
      </w:r>
    </w:p>
    <w:p w14:paraId="538EF46F" w14:textId="77777777" w:rsidR="00000000" w:rsidRDefault="00000000">
      <w:pPr>
        <w:pStyle w:val="NormalWeb"/>
        <w:divId w:val="156459684"/>
        <w:rPr>
          <w:rFonts w:ascii="Georgia" w:hAnsi="Georgia"/>
        </w:rPr>
      </w:pPr>
      <w:r>
        <w:rPr>
          <w:rFonts w:ascii="Georgia" w:hAnsi="Georgia"/>
        </w:rPr>
        <w:t xml:space="preserve">The main threat to this species is habitat loss and degradation. In the </w:t>
      </w:r>
      <w:proofErr w:type="spellStart"/>
      <w:r>
        <w:rPr>
          <w:rFonts w:ascii="Georgia" w:hAnsi="Georgia"/>
        </w:rPr>
        <w:t>Goba</w:t>
      </w:r>
      <w:proofErr w:type="spellEnd"/>
      <w:r>
        <w:rPr>
          <w:rFonts w:ascii="Georgia" w:hAnsi="Georgia"/>
        </w:rPr>
        <w:t xml:space="preserve"> area, </w:t>
      </w:r>
      <w:proofErr w:type="spellStart"/>
      <w:r>
        <w:rPr>
          <w:rFonts w:ascii="Georgia" w:hAnsi="Georgia"/>
        </w:rPr>
        <w:t>Mecrusse</w:t>
      </w:r>
      <w:proofErr w:type="spellEnd"/>
      <w:r>
        <w:rPr>
          <w:rFonts w:ascii="Georgia" w:hAnsi="Georgia"/>
        </w:rPr>
        <w:t xml:space="preserve"> forest is threatened by logging for timber and charcoal, and the need for land for subsistence agriculture (</w:t>
      </w:r>
      <w:proofErr w:type="spellStart"/>
      <w:r>
        <w:rPr>
          <w:rFonts w:ascii="Georgia" w:hAnsi="Georgia"/>
        </w:rPr>
        <w:t>machamba</w:t>
      </w:r>
      <w:proofErr w:type="spellEnd"/>
      <w:r>
        <w:rPr>
          <w:rFonts w:ascii="Georgia" w:hAnsi="Georgia"/>
        </w:rPr>
        <w:t xml:space="preserve"> agriculture including maize and cassava) driven by population growth and the spread of rural communities. Several non-native and potentially invasive species were recorded during the 2018 survey (Osborne</w:t>
      </w:r>
      <w:r>
        <w:rPr>
          <w:rStyle w:val="Emphasis"/>
          <w:rFonts w:ascii="Georgia" w:hAnsi="Georgia"/>
        </w:rPr>
        <w:t xml:space="preserve"> </w:t>
      </w:r>
      <w:r>
        <w:rPr>
          <w:rFonts w:ascii="Georgia" w:hAnsi="Georgia"/>
        </w:rPr>
        <w:t xml:space="preserve">2018), including </w:t>
      </w:r>
      <w:r>
        <w:rPr>
          <w:rStyle w:val="Emphasis"/>
          <w:rFonts w:ascii="Georgia" w:hAnsi="Georgia"/>
        </w:rPr>
        <w:t xml:space="preserve">Lantana camara, Agave sisalana, Opuntia </w:t>
      </w:r>
      <w:proofErr w:type="spellStart"/>
      <w:r>
        <w:rPr>
          <w:rStyle w:val="Emphasis"/>
          <w:rFonts w:ascii="Georgia" w:hAnsi="Georgia"/>
        </w:rPr>
        <w:t>ficus</w:t>
      </w:r>
      <w:proofErr w:type="spellEnd"/>
      <w:r>
        <w:rPr>
          <w:rStyle w:val="Emphasis"/>
          <w:rFonts w:ascii="Georgia" w:hAnsi="Georgia"/>
        </w:rPr>
        <w:t>-indica,</w:t>
      </w:r>
      <w:r>
        <w:rPr>
          <w:rFonts w:ascii="Georgia" w:hAnsi="Georgia"/>
        </w:rPr>
        <w:t xml:space="preserve"> and </w:t>
      </w:r>
      <w:r>
        <w:rPr>
          <w:rStyle w:val="Emphasis"/>
          <w:rFonts w:ascii="Georgia" w:hAnsi="Georgia"/>
        </w:rPr>
        <w:t>Zinnia peruviana.</w:t>
      </w:r>
      <w:r>
        <w:rPr>
          <w:rFonts w:ascii="Georgia" w:hAnsi="Georgia"/>
        </w:rPr>
        <w:t> Cattle grazing poses an additional threat to vegetation.</w:t>
      </w:r>
      <w:r>
        <w:rPr>
          <w:rFonts w:ascii="Georgia" w:hAnsi="Georgia"/>
        </w:rPr>
        <w:br/>
      </w:r>
      <w:r>
        <w:rPr>
          <w:rFonts w:ascii="Georgia" w:hAnsi="Georgia"/>
        </w:rPr>
        <w:br/>
        <w:t>Currently, the locations in Inhambane Province (</w:t>
      </w:r>
      <w:proofErr w:type="spellStart"/>
      <w:r>
        <w:rPr>
          <w:rFonts w:ascii="Georgia" w:hAnsi="Georgia"/>
        </w:rPr>
        <w:t>Mabote</w:t>
      </w:r>
      <w:proofErr w:type="spellEnd"/>
      <w:r>
        <w:rPr>
          <w:rFonts w:ascii="Georgia" w:hAnsi="Georgia"/>
        </w:rPr>
        <w:t xml:space="preserve"> District, 27 km west of lake </w:t>
      </w:r>
      <w:proofErr w:type="spellStart"/>
      <w:r>
        <w:rPr>
          <w:rFonts w:ascii="Georgia" w:hAnsi="Georgia"/>
        </w:rPr>
        <w:t>Banamana</w:t>
      </w:r>
      <w:proofErr w:type="spellEnd"/>
      <w:r>
        <w:rPr>
          <w:rFonts w:ascii="Georgia" w:hAnsi="Georgia"/>
        </w:rPr>
        <w:t xml:space="preserve">) and Cabo Delgado Province (30 km north of </w:t>
      </w:r>
      <w:proofErr w:type="spellStart"/>
      <w:r>
        <w:rPr>
          <w:rFonts w:ascii="Georgia" w:hAnsi="Georgia"/>
        </w:rPr>
        <w:t>Nantulo</w:t>
      </w:r>
      <w:proofErr w:type="spellEnd"/>
      <w:r>
        <w:rPr>
          <w:rFonts w:ascii="Georgia" w:hAnsi="Georgia"/>
        </w:rPr>
        <w:t>) look relatively unimpacted, particularly the latter location, where settlement and habitat clearance for agriculture is limited and there are extensive areas of intact gallery forest and woodland (Google Earth 2021). </w:t>
      </w:r>
      <w:r>
        <w:rPr>
          <w:rFonts w:ascii="Georgia" w:hAnsi="Georgia"/>
        </w:rPr>
        <w:br/>
        <w:t xml:space="preserve">In </w:t>
      </w:r>
      <w:proofErr w:type="spellStart"/>
      <w:r>
        <w:rPr>
          <w:rFonts w:ascii="Georgia" w:hAnsi="Georgia"/>
        </w:rPr>
        <w:t>Mabote</w:t>
      </w:r>
      <w:proofErr w:type="spellEnd"/>
      <w:r>
        <w:rPr>
          <w:rFonts w:ascii="Georgia" w:hAnsi="Georgia"/>
        </w:rPr>
        <w:t xml:space="preserve"> District, </w:t>
      </w:r>
      <w:proofErr w:type="spellStart"/>
      <w:r>
        <w:rPr>
          <w:rFonts w:ascii="Georgia" w:hAnsi="Georgia"/>
        </w:rPr>
        <w:t>Mecrusse</w:t>
      </w:r>
      <w:proofErr w:type="spellEnd"/>
      <w:r>
        <w:rPr>
          <w:rFonts w:ascii="Georgia" w:hAnsi="Georgia"/>
        </w:rPr>
        <w:t xml:space="preserve"> forest is under threat from logging for timber and charcoal and clearance for agriculture, and </w:t>
      </w:r>
      <w:proofErr w:type="spellStart"/>
      <w:r>
        <w:rPr>
          <w:rStyle w:val="Emphasis"/>
          <w:rFonts w:ascii="Georgia" w:hAnsi="Georgia"/>
        </w:rPr>
        <w:t>Androstachys</w:t>
      </w:r>
      <w:proofErr w:type="spellEnd"/>
      <w:r>
        <w:rPr>
          <w:rStyle w:val="Emphasis"/>
          <w:rFonts w:ascii="Georgia" w:hAnsi="Georgia"/>
        </w:rPr>
        <w:t> </w:t>
      </w:r>
      <w:r>
        <w:rPr>
          <w:rFonts w:ascii="Georgia" w:hAnsi="Georgia"/>
        </w:rPr>
        <w:t xml:space="preserve">seedlings and regeneration were not seen in cleared areas (Osborne </w:t>
      </w:r>
      <w:r>
        <w:rPr>
          <w:rStyle w:val="Emphasis"/>
          <w:rFonts w:ascii="Georgia" w:hAnsi="Georgia"/>
        </w:rPr>
        <w:t>et al.</w:t>
      </w:r>
      <w:r>
        <w:rPr>
          <w:rFonts w:ascii="Georgia" w:hAnsi="Georgia"/>
        </w:rPr>
        <w:t xml:space="preserve"> 2019). Miombo woodland is threatened by agricultural and settlement </w:t>
      </w:r>
      <w:proofErr w:type="gramStart"/>
      <w:r>
        <w:rPr>
          <w:rFonts w:ascii="Georgia" w:hAnsi="Georgia"/>
        </w:rPr>
        <w:t>expansion, but</w:t>
      </w:r>
      <w:proofErr w:type="gramEnd"/>
      <w:r>
        <w:rPr>
          <w:rFonts w:ascii="Georgia" w:hAnsi="Georgia"/>
        </w:rPr>
        <w:t xml:space="preserve"> is more extensive and does seem to regenerate (Osborne </w:t>
      </w:r>
      <w:r>
        <w:rPr>
          <w:rStyle w:val="Emphasis"/>
          <w:rFonts w:ascii="Georgia" w:hAnsi="Georgia"/>
        </w:rPr>
        <w:t>et al.</w:t>
      </w:r>
      <w:r>
        <w:rPr>
          <w:rFonts w:ascii="Georgia" w:hAnsi="Georgia"/>
        </w:rPr>
        <w:t xml:space="preserve"> 2019).</w:t>
      </w:r>
      <w:r>
        <w:rPr>
          <w:rFonts w:ascii="Georgia" w:hAnsi="Georgia"/>
        </w:rPr>
        <w:br/>
      </w:r>
      <w:r>
        <w:rPr>
          <w:rFonts w:ascii="Georgia" w:hAnsi="Georgia"/>
        </w:rPr>
        <w:br/>
        <w:t xml:space="preserve">The location west of lake </w:t>
      </w:r>
      <w:proofErr w:type="spellStart"/>
      <w:r>
        <w:rPr>
          <w:rFonts w:ascii="Georgia" w:hAnsi="Georgia"/>
        </w:rPr>
        <w:t>Banamana</w:t>
      </w:r>
      <w:proofErr w:type="spellEnd"/>
      <w:r>
        <w:rPr>
          <w:rFonts w:ascii="Georgia" w:hAnsi="Georgia"/>
        </w:rPr>
        <w:t xml:space="preserve"> falls within a Sasol gas exploration concession, and the area north of </w:t>
      </w:r>
      <w:proofErr w:type="spellStart"/>
      <w:r>
        <w:rPr>
          <w:rFonts w:ascii="Georgia" w:hAnsi="Georgia"/>
        </w:rPr>
        <w:t>Nantulo</w:t>
      </w:r>
      <w:proofErr w:type="spellEnd"/>
      <w:r>
        <w:rPr>
          <w:rFonts w:ascii="Georgia" w:hAnsi="Georgia"/>
        </w:rPr>
        <w:t xml:space="preserve"> is covered by several mining exploration concessions for gemstones, gold, graphite and stone for construction (MIREM and Trimble Land Administration 2021). In the longer term, it is possible that these industries and related infrastructure development coupled with ongoing population growth will lead to migration of people into these areas, increasing impacts on the forest and woodland habitats due to increased demand for natural resources such as charcoal and timber, and expansion of settlements and agricultural land.</w:t>
      </w:r>
    </w:p>
    <w:p w14:paraId="2E441EE4" w14:textId="77777777" w:rsidR="00000000" w:rsidRDefault="00000000">
      <w:pPr>
        <w:pStyle w:val="Heading2"/>
        <w:divId w:val="156459684"/>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35"/>
        <w:gridCol w:w="740"/>
        <w:gridCol w:w="1086"/>
        <w:gridCol w:w="1549"/>
      </w:tblGrid>
      <w:tr w:rsidR="00000000" w14:paraId="71D10259" w14:textId="77777777">
        <w:trPr>
          <w:divId w:val="156459684"/>
          <w:tblCellSpacing w:w="15" w:type="dxa"/>
        </w:trPr>
        <w:tc>
          <w:tcPr>
            <w:tcW w:w="0" w:type="auto"/>
            <w:tcBorders>
              <w:bottom w:val="single" w:sz="6" w:space="0" w:color="000000"/>
            </w:tcBorders>
            <w:shd w:val="clear" w:color="auto" w:fill="BBBBBB"/>
            <w:vAlign w:val="center"/>
            <w:hideMark/>
          </w:tcPr>
          <w:p w14:paraId="0661DF2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73B9C7B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392F58F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687529C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Severity</w:t>
            </w:r>
          </w:p>
        </w:tc>
      </w:tr>
      <w:tr w:rsidR="00000000" w14:paraId="724B0235" w14:textId="77777777">
        <w:trPr>
          <w:divId w:val="156459684"/>
          <w:tblCellSpacing w:w="15" w:type="dxa"/>
        </w:trPr>
        <w:tc>
          <w:tcPr>
            <w:tcW w:w="0" w:type="auto"/>
            <w:vAlign w:val="center"/>
            <w:hideMark/>
          </w:tcPr>
          <w:p w14:paraId="7A53F39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2.1.1. Agriculture &amp; aquaculture -&gt; Annual &amp; perennial non-timber crops -&gt; Shifting agriculture</w:t>
            </w:r>
          </w:p>
        </w:tc>
        <w:tc>
          <w:tcPr>
            <w:tcW w:w="0" w:type="auto"/>
            <w:vAlign w:val="center"/>
            <w:hideMark/>
          </w:tcPr>
          <w:p w14:paraId="01B59B7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F18E39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68DFF1C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Slow, Significant Declines</w:t>
            </w:r>
          </w:p>
        </w:tc>
      </w:tr>
      <w:tr w:rsidR="00000000" w14:paraId="188F8F44" w14:textId="77777777">
        <w:trPr>
          <w:divId w:val="156459684"/>
          <w:tblCellSpacing w:w="15" w:type="dxa"/>
        </w:trPr>
        <w:tc>
          <w:tcPr>
            <w:tcW w:w="0" w:type="auto"/>
            <w:vAlign w:val="center"/>
            <w:hideMark/>
          </w:tcPr>
          <w:p w14:paraId="42A09DD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3.1. Energy production &amp; mining -&gt; Oil &amp; gas drilling</w:t>
            </w:r>
          </w:p>
        </w:tc>
        <w:tc>
          <w:tcPr>
            <w:tcW w:w="0" w:type="auto"/>
            <w:vAlign w:val="center"/>
            <w:hideMark/>
          </w:tcPr>
          <w:p w14:paraId="26D350C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Future</w:t>
            </w:r>
          </w:p>
        </w:tc>
        <w:tc>
          <w:tcPr>
            <w:tcW w:w="0" w:type="auto"/>
            <w:vAlign w:val="center"/>
            <w:hideMark/>
          </w:tcPr>
          <w:p w14:paraId="13CF248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0CB861E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Rapid Declines</w:t>
            </w:r>
          </w:p>
        </w:tc>
      </w:tr>
      <w:tr w:rsidR="00000000" w14:paraId="39400C3A" w14:textId="77777777">
        <w:trPr>
          <w:divId w:val="156459684"/>
          <w:tblCellSpacing w:w="15" w:type="dxa"/>
        </w:trPr>
        <w:tc>
          <w:tcPr>
            <w:tcW w:w="0" w:type="auto"/>
            <w:vAlign w:val="center"/>
            <w:hideMark/>
          </w:tcPr>
          <w:p w14:paraId="5677E2B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3.2. Energy production &amp; mining -&gt; Mining &amp; quarrying</w:t>
            </w:r>
          </w:p>
        </w:tc>
        <w:tc>
          <w:tcPr>
            <w:tcW w:w="0" w:type="auto"/>
            <w:vAlign w:val="center"/>
            <w:hideMark/>
          </w:tcPr>
          <w:p w14:paraId="50417D7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Future</w:t>
            </w:r>
          </w:p>
        </w:tc>
        <w:tc>
          <w:tcPr>
            <w:tcW w:w="0" w:type="auto"/>
            <w:vAlign w:val="center"/>
            <w:hideMark/>
          </w:tcPr>
          <w:p w14:paraId="7B77292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25729EB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Rapid Declines</w:t>
            </w:r>
          </w:p>
        </w:tc>
      </w:tr>
      <w:tr w:rsidR="00000000" w14:paraId="10E53D2B" w14:textId="77777777">
        <w:trPr>
          <w:divId w:val="156459684"/>
          <w:tblCellSpacing w:w="15" w:type="dxa"/>
        </w:trPr>
        <w:tc>
          <w:tcPr>
            <w:tcW w:w="0" w:type="auto"/>
            <w:vAlign w:val="center"/>
            <w:hideMark/>
          </w:tcPr>
          <w:p w14:paraId="6921F1E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5.3.3. Biological resource use -&gt; Logging &amp; wood harvesting -&gt; Unintentional effects: (subsistence/small scale) [harvest]</w:t>
            </w:r>
          </w:p>
        </w:tc>
        <w:tc>
          <w:tcPr>
            <w:tcW w:w="0" w:type="auto"/>
            <w:vAlign w:val="center"/>
            <w:hideMark/>
          </w:tcPr>
          <w:p w14:paraId="564AD74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1032ACB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0319D3F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Slow, Significant Declines</w:t>
            </w:r>
          </w:p>
        </w:tc>
      </w:tr>
      <w:tr w:rsidR="00000000" w14:paraId="2C440495" w14:textId="77777777">
        <w:trPr>
          <w:divId w:val="156459684"/>
          <w:tblCellSpacing w:w="15" w:type="dxa"/>
        </w:trPr>
        <w:tc>
          <w:tcPr>
            <w:tcW w:w="0" w:type="auto"/>
            <w:vAlign w:val="center"/>
            <w:hideMark/>
          </w:tcPr>
          <w:p w14:paraId="456841F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5.3.4. Biological resource use -&gt; Logging &amp; wood harvesting -&gt; Unintentional effects: (large scale) [harvest]</w:t>
            </w:r>
          </w:p>
        </w:tc>
        <w:tc>
          <w:tcPr>
            <w:tcW w:w="0" w:type="auto"/>
            <w:vAlign w:val="center"/>
            <w:hideMark/>
          </w:tcPr>
          <w:p w14:paraId="4BB752B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52ECC98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60FB85A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Slow, Significant Declines</w:t>
            </w:r>
          </w:p>
        </w:tc>
      </w:tr>
    </w:tbl>
    <w:p w14:paraId="48708D96" w14:textId="77777777" w:rsidR="00000000" w:rsidRDefault="00000000">
      <w:pPr>
        <w:pStyle w:val="Heading1"/>
        <w:divId w:val="144667143"/>
        <w:rPr>
          <w:rFonts w:ascii="Georgia" w:eastAsia="Times New Roman" w:hAnsi="Georgia"/>
          <w:sz w:val="29"/>
          <w:szCs w:val="29"/>
        </w:rPr>
      </w:pPr>
      <w:r>
        <w:rPr>
          <w:rFonts w:ascii="Georgia" w:eastAsia="Times New Roman" w:hAnsi="Georgia"/>
          <w:sz w:val="29"/>
          <w:szCs w:val="29"/>
        </w:rPr>
        <w:t>Conservation</w:t>
      </w:r>
    </w:p>
    <w:p w14:paraId="20F49BF2" w14:textId="546D12E8" w:rsidR="00000000" w:rsidRDefault="00000000">
      <w:pPr>
        <w:pStyle w:val="NormalWeb"/>
        <w:divId w:val="144667143"/>
        <w:rPr>
          <w:rFonts w:ascii="Georgia" w:hAnsi="Georgia"/>
        </w:rPr>
      </w:pPr>
      <w:r>
        <w:rPr>
          <w:rFonts w:ascii="Georgia" w:hAnsi="Georgia"/>
        </w:rPr>
        <w:t>No specific conservation measures or management plan are in place for this species. It is not recorded from any protected areas and is not known to be</w:t>
      </w:r>
      <w:ins w:id="35" w:author="Jack Plummer" w:date="2023-06-08T19:04:00Z">
        <w:r w:rsidR="000310CA">
          <w:rPr>
            <w:rFonts w:ascii="Georgia" w:hAnsi="Georgia"/>
          </w:rPr>
          <w:t xml:space="preserve"> represented</w:t>
        </w:r>
      </w:ins>
      <w:r>
        <w:rPr>
          <w:rFonts w:ascii="Georgia" w:hAnsi="Georgia"/>
        </w:rPr>
        <w:t xml:space="preserve"> in any </w:t>
      </w:r>
      <w:proofErr w:type="gramStart"/>
      <w:r>
        <w:rPr>
          <w:rStyle w:val="Emphasis"/>
          <w:rFonts w:ascii="Georgia" w:hAnsi="Georgia"/>
        </w:rPr>
        <w:t>ex situ</w:t>
      </w:r>
      <w:proofErr w:type="gramEnd"/>
      <w:r>
        <w:rPr>
          <w:rFonts w:ascii="Georgia" w:hAnsi="Georgia"/>
        </w:rPr>
        <w:t xml:space="preserve"> collections (BGCI 2021). A section of the Mozambique part of the Lebombo Mountains is being considered as a Tropical Important Plant Area (Darbyshire </w:t>
      </w:r>
      <w:r>
        <w:rPr>
          <w:rStyle w:val="Emphasis"/>
          <w:rFonts w:ascii="Georgia" w:hAnsi="Georgia"/>
        </w:rPr>
        <w:t>et al.</w:t>
      </w:r>
      <w:r>
        <w:rPr>
          <w:rFonts w:ascii="Georgia" w:hAnsi="Georgia"/>
        </w:rPr>
        <w:t xml:space="preserve"> 2019). </w:t>
      </w:r>
      <w:r>
        <w:rPr>
          <w:rFonts w:ascii="Georgia" w:hAnsi="Georgia"/>
        </w:rPr>
        <w:br/>
      </w:r>
      <w:r>
        <w:rPr>
          <w:rFonts w:ascii="Georgia" w:hAnsi="Georgia"/>
        </w:rPr>
        <w:br/>
        <w:t xml:space="preserve">Research is needed on its current population size, </w:t>
      </w:r>
      <w:proofErr w:type="gramStart"/>
      <w:r>
        <w:rPr>
          <w:rFonts w:ascii="Georgia" w:hAnsi="Georgia"/>
        </w:rPr>
        <w:t>distribution</w:t>
      </w:r>
      <w:proofErr w:type="gramEnd"/>
      <w:r>
        <w:rPr>
          <w:rFonts w:ascii="Georgia" w:hAnsi="Georgia"/>
        </w:rPr>
        <w:t xml:space="preserve"> and trends, and on threats to the areas where it occurs.</w:t>
      </w:r>
    </w:p>
    <w:p w14:paraId="630F4E55" w14:textId="77777777" w:rsidR="00000000" w:rsidRDefault="00000000">
      <w:pPr>
        <w:pStyle w:val="Heading2"/>
        <w:divId w:val="144667143"/>
        <w:rPr>
          <w:rFonts w:ascii="Georgia" w:eastAsia="Times New Roman" w:hAnsi="Georgia"/>
          <w:sz w:val="27"/>
          <w:szCs w:val="27"/>
        </w:rPr>
      </w:pPr>
      <w:r>
        <w:rPr>
          <w:rFonts w:ascii="Georgia" w:eastAsia="Times New Roman" w:hAnsi="Georgia"/>
          <w:sz w:val="27"/>
          <w:szCs w:val="27"/>
        </w:rPr>
        <w:lastRenderedPageBreak/>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530"/>
      </w:tblGrid>
      <w:tr w:rsidR="00000000" w14:paraId="467CF10C" w14:textId="77777777">
        <w:trPr>
          <w:divId w:val="144667143"/>
          <w:tblCellSpacing w:w="15" w:type="dxa"/>
        </w:trPr>
        <w:tc>
          <w:tcPr>
            <w:tcW w:w="0" w:type="auto"/>
            <w:tcBorders>
              <w:bottom w:val="single" w:sz="6" w:space="0" w:color="000000"/>
            </w:tcBorders>
            <w:shd w:val="clear" w:color="auto" w:fill="BBBBBB"/>
            <w:vAlign w:val="center"/>
            <w:hideMark/>
          </w:tcPr>
          <w:p w14:paraId="5D3CEE4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058E7DC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7A0DB861" w14:textId="77777777">
        <w:trPr>
          <w:divId w:val="144667143"/>
          <w:tblCellSpacing w:w="15" w:type="dxa"/>
        </w:trPr>
        <w:tc>
          <w:tcPr>
            <w:tcW w:w="0" w:type="auto"/>
            <w:vAlign w:val="center"/>
            <w:hideMark/>
          </w:tcPr>
          <w:p w14:paraId="42382F7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008143A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B676975" w14:textId="77777777" w:rsidR="00000000" w:rsidRDefault="00000000">
      <w:pPr>
        <w:pStyle w:val="Heading2"/>
        <w:divId w:val="144667143"/>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54"/>
        <w:gridCol w:w="530"/>
      </w:tblGrid>
      <w:tr w:rsidR="00000000" w14:paraId="56B98389" w14:textId="77777777">
        <w:trPr>
          <w:divId w:val="144667143"/>
          <w:tblCellSpacing w:w="15" w:type="dxa"/>
        </w:trPr>
        <w:tc>
          <w:tcPr>
            <w:tcW w:w="0" w:type="auto"/>
            <w:tcBorders>
              <w:bottom w:val="single" w:sz="6" w:space="0" w:color="000000"/>
            </w:tcBorders>
            <w:shd w:val="clear" w:color="auto" w:fill="BBBBBB"/>
            <w:vAlign w:val="center"/>
            <w:hideMark/>
          </w:tcPr>
          <w:p w14:paraId="49459B6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0E686A0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699DC3C4" w14:textId="77777777">
        <w:trPr>
          <w:divId w:val="144667143"/>
          <w:tblCellSpacing w:w="15" w:type="dxa"/>
        </w:trPr>
        <w:tc>
          <w:tcPr>
            <w:tcW w:w="0" w:type="auto"/>
            <w:tcBorders>
              <w:bottom w:val="single" w:sz="6" w:space="0" w:color="CCCCCC"/>
            </w:tcBorders>
            <w:vAlign w:val="center"/>
            <w:hideMark/>
          </w:tcPr>
          <w:p w14:paraId="25F8008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3639FCA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2EDF6183" w14:textId="77777777">
        <w:trPr>
          <w:divId w:val="144667143"/>
          <w:tblCellSpacing w:w="15" w:type="dxa"/>
        </w:trPr>
        <w:tc>
          <w:tcPr>
            <w:tcW w:w="0" w:type="auto"/>
            <w:tcBorders>
              <w:bottom w:val="single" w:sz="6" w:space="0" w:color="CCCCCC"/>
            </w:tcBorders>
            <w:vAlign w:val="center"/>
            <w:hideMark/>
          </w:tcPr>
          <w:p w14:paraId="646C2C2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1.2. Land/water protection -&gt; Resource &amp; habitat protection</w:t>
            </w:r>
          </w:p>
        </w:tc>
        <w:tc>
          <w:tcPr>
            <w:tcW w:w="0" w:type="auto"/>
            <w:tcBorders>
              <w:bottom w:val="single" w:sz="6" w:space="0" w:color="CCCCCC"/>
            </w:tcBorders>
            <w:vAlign w:val="center"/>
            <w:hideMark/>
          </w:tcPr>
          <w:p w14:paraId="24E6372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7174E51A" w14:textId="77777777">
        <w:trPr>
          <w:divId w:val="144667143"/>
          <w:tblCellSpacing w:w="15" w:type="dxa"/>
        </w:trPr>
        <w:tc>
          <w:tcPr>
            <w:tcW w:w="0" w:type="auto"/>
            <w:tcBorders>
              <w:bottom w:val="single" w:sz="6" w:space="0" w:color="CCCCCC"/>
            </w:tcBorders>
            <w:vAlign w:val="center"/>
            <w:hideMark/>
          </w:tcPr>
          <w:p w14:paraId="4AAC9FD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2.1. Land/water management -&gt; Site/area management</w:t>
            </w:r>
          </w:p>
        </w:tc>
        <w:tc>
          <w:tcPr>
            <w:tcW w:w="0" w:type="auto"/>
            <w:tcBorders>
              <w:bottom w:val="single" w:sz="6" w:space="0" w:color="CCCCCC"/>
            </w:tcBorders>
            <w:vAlign w:val="center"/>
            <w:hideMark/>
          </w:tcPr>
          <w:p w14:paraId="5B7D500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5C71C187" w14:textId="77777777">
        <w:trPr>
          <w:divId w:val="144667143"/>
          <w:tblCellSpacing w:w="15" w:type="dxa"/>
        </w:trPr>
        <w:tc>
          <w:tcPr>
            <w:tcW w:w="0" w:type="auto"/>
            <w:tcBorders>
              <w:bottom w:val="single" w:sz="6" w:space="0" w:color="CCCCCC"/>
            </w:tcBorders>
            <w:vAlign w:val="center"/>
            <w:hideMark/>
          </w:tcPr>
          <w:p w14:paraId="2C86033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2.2. Land/water management -&gt; Invasive/problematic species control</w:t>
            </w:r>
          </w:p>
        </w:tc>
        <w:tc>
          <w:tcPr>
            <w:tcW w:w="0" w:type="auto"/>
            <w:tcBorders>
              <w:bottom w:val="single" w:sz="6" w:space="0" w:color="CCCCCC"/>
            </w:tcBorders>
            <w:vAlign w:val="center"/>
            <w:hideMark/>
          </w:tcPr>
          <w:p w14:paraId="2C37317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31A3854" w14:textId="77777777" w:rsidR="00000000" w:rsidRDefault="00000000">
      <w:pPr>
        <w:pStyle w:val="Heading2"/>
        <w:divId w:val="144667143"/>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7D91B686" w14:textId="77777777">
        <w:trPr>
          <w:divId w:val="144667143"/>
          <w:tblCellSpacing w:w="15" w:type="dxa"/>
        </w:trPr>
        <w:tc>
          <w:tcPr>
            <w:tcW w:w="0" w:type="auto"/>
            <w:tcBorders>
              <w:bottom w:val="single" w:sz="6" w:space="0" w:color="000000"/>
            </w:tcBorders>
            <w:shd w:val="clear" w:color="auto" w:fill="BBBBBB"/>
            <w:vAlign w:val="center"/>
            <w:hideMark/>
          </w:tcPr>
          <w:p w14:paraId="6FEFB1A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597F23E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309E248B" w14:textId="77777777">
        <w:trPr>
          <w:divId w:val="144667143"/>
          <w:tblCellSpacing w:w="15" w:type="dxa"/>
        </w:trPr>
        <w:tc>
          <w:tcPr>
            <w:tcW w:w="0" w:type="auto"/>
            <w:tcBorders>
              <w:bottom w:val="single" w:sz="6" w:space="0" w:color="CCCCCC"/>
            </w:tcBorders>
            <w:vAlign w:val="center"/>
            <w:hideMark/>
          </w:tcPr>
          <w:p w14:paraId="5A142FC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537AFF3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03E9FFCF" w14:textId="77777777">
        <w:trPr>
          <w:divId w:val="144667143"/>
          <w:tblCellSpacing w:w="15" w:type="dxa"/>
        </w:trPr>
        <w:tc>
          <w:tcPr>
            <w:tcW w:w="0" w:type="auto"/>
            <w:tcBorders>
              <w:bottom w:val="single" w:sz="6" w:space="0" w:color="CCCCCC"/>
            </w:tcBorders>
            <w:vAlign w:val="center"/>
            <w:hideMark/>
          </w:tcPr>
          <w:p w14:paraId="3DECC57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3F60E97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3075FCC" w14:textId="77777777" w:rsidR="00000000" w:rsidRDefault="00000000">
      <w:pPr>
        <w:pStyle w:val="Heading1"/>
        <w:divId w:val="629356916"/>
        <w:rPr>
          <w:rFonts w:ascii="Georgia" w:eastAsia="Times New Roman" w:hAnsi="Georgia"/>
          <w:sz w:val="29"/>
          <w:szCs w:val="29"/>
        </w:rPr>
      </w:pPr>
      <w:r>
        <w:rPr>
          <w:rFonts w:ascii="Georgia" w:eastAsia="Times New Roman" w:hAnsi="Georgia"/>
          <w:sz w:val="29"/>
          <w:szCs w:val="29"/>
        </w:rPr>
        <w:t>Ecosystem Services</w:t>
      </w:r>
    </w:p>
    <w:p w14:paraId="0CF2E669" w14:textId="77777777" w:rsidR="00000000" w:rsidRDefault="00000000">
      <w:pPr>
        <w:pStyle w:val="Heading2"/>
        <w:divId w:val="629356916"/>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00000" w14:paraId="3FE7073B" w14:textId="77777777">
        <w:trPr>
          <w:divId w:val="629356916"/>
          <w:tblCellSpacing w:w="15" w:type="dxa"/>
        </w:trPr>
        <w:tc>
          <w:tcPr>
            <w:tcW w:w="0" w:type="auto"/>
            <w:tcBorders>
              <w:bottom w:val="single" w:sz="6" w:space="0" w:color="000000"/>
            </w:tcBorders>
            <w:shd w:val="clear" w:color="auto" w:fill="BBBBBB"/>
            <w:vAlign w:val="center"/>
            <w:hideMark/>
          </w:tcPr>
          <w:p w14:paraId="5D7E00B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45ED6922" w14:textId="77777777" w:rsidR="00000000" w:rsidRDefault="00000000">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000000" w14:paraId="4AB33C5E" w14:textId="77777777">
        <w:trPr>
          <w:divId w:val="629356916"/>
          <w:tblCellSpacing w:w="15" w:type="dxa"/>
        </w:trPr>
        <w:tc>
          <w:tcPr>
            <w:tcW w:w="0" w:type="auto"/>
            <w:vAlign w:val="center"/>
            <w:hideMark/>
          </w:tcPr>
          <w:p w14:paraId="1D0D400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205DD4A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591FC31B" w14:textId="77777777" w:rsidR="00000000" w:rsidRDefault="00000000">
      <w:pPr>
        <w:pStyle w:val="Heading1"/>
        <w:rPr>
          <w:rFonts w:ascii="Georgia" w:eastAsia="Times New Roman" w:hAnsi="Georgia"/>
          <w:sz w:val="29"/>
          <w:szCs w:val="29"/>
        </w:rPr>
      </w:pPr>
      <w:commentRangeStart w:id="36"/>
      <w:r>
        <w:rPr>
          <w:rFonts w:ascii="Georgia" w:eastAsia="Times New Roman" w:hAnsi="Georgia"/>
          <w:sz w:val="29"/>
          <w:szCs w:val="29"/>
        </w:rPr>
        <w:t>Bibliography</w:t>
      </w:r>
      <w:commentRangeEnd w:id="36"/>
      <w:r w:rsidR="006B38A8">
        <w:rPr>
          <w:rStyle w:val="CommentReference"/>
          <w:b w:val="0"/>
          <w:bCs w:val="0"/>
          <w:color w:val="auto"/>
          <w:kern w:val="0"/>
        </w:rPr>
        <w:commentReference w:id="36"/>
      </w:r>
    </w:p>
    <w:p w14:paraId="328CBE4C" w14:textId="77777777" w:rsidR="00000000" w:rsidRDefault="00000000">
      <w:pPr>
        <w:pStyle w:val="NormalWeb"/>
        <w:divId w:val="655764735"/>
        <w:rPr>
          <w:rFonts w:ascii="Georgia" w:hAnsi="Georgia"/>
        </w:rPr>
      </w:pPr>
      <w:r>
        <w:rPr>
          <w:rFonts w:ascii="Georgia" w:hAnsi="Georgia"/>
        </w:rPr>
        <w:t xml:space="preserve">Bachman, S., Moat, J., Hill, A.W., de la Torre, J. and Scott, B. 2011. Supporting Red List threat assessments with </w:t>
      </w:r>
      <w:proofErr w:type="spellStart"/>
      <w:r>
        <w:rPr>
          <w:rFonts w:ascii="Georgia" w:hAnsi="Georgia"/>
        </w:rPr>
        <w:t>GeoCAT</w:t>
      </w:r>
      <w:proofErr w:type="spellEnd"/>
      <w:r>
        <w:rPr>
          <w:rFonts w:ascii="Georgia" w:hAnsi="Georgia"/>
        </w:rPr>
        <w:t xml:space="preserve">: geospatial conservation assessment tool. </w:t>
      </w:r>
      <w:proofErr w:type="spellStart"/>
      <w:r>
        <w:rPr>
          <w:rFonts w:ascii="Georgia" w:hAnsi="Georgia"/>
          <w:i/>
          <w:iCs/>
        </w:rPr>
        <w:t>ZooKeys</w:t>
      </w:r>
      <w:proofErr w:type="spellEnd"/>
      <w:r>
        <w:rPr>
          <w:rFonts w:ascii="Georgia" w:hAnsi="Georgia"/>
        </w:rPr>
        <w:t xml:space="preserve"> 150: 117-126.</w:t>
      </w:r>
    </w:p>
    <w:p w14:paraId="5C6D3B21" w14:textId="77777777" w:rsidR="00000000" w:rsidRDefault="00000000">
      <w:pPr>
        <w:pStyle w:val="NormalWeb"/>
        <w:divId w:val="655764735"/>
        <w:rPr>
          <w:rFonts w:ascii="Georgia" w:hAnsi="Georgia"/>
        </w:rPr>
      </w:pPr>
      <w:r>
        <w:rPr>
          <w:rFonts w:ascii="Georgia" w:hAnsi="Georgia"/>
        </w:rPr>
        <w:t xml:space="preserve">Botanic Gardens Conservation International (BGCI). 2021. </w:t>
      </w:r>
      <w:proofErr w:type="spellStart"/>
      <w:r>
        <w:rPr>
          <w:rFonts w:ascii="Georgia" w:hAnsi="Georgia"/>
        </w:rPr>
        <w:t>PlantSearch</w:t>
      </w:r>
      <w:proofErr w:type="spellEnd"/>
      <w:r>
        <w:rPr>
          <w:rFonts w:ascii="Georgia" w:hAnsi="Georgia"/>
        </w:rPr>
        <w:t xml:space="preserve">. Available at: </w:t>
      </w:r>
      <w:hyperlink r:id="rId14" w:history="1">
        <w:r>
          <w:rPr>
            <w:rStyle w:val="Hyperlink"/>
            <w:rFonts w:ascii="Georgia" w:hAnsi="Georgia"/>
          </w:rPr>
          <w:t>http://www.bgci.org/plant_search.php/</w:t>
        </w:r>
      </w:hyperlink>
      <w:r>
        <w:rPr>
          <w:rFonts w:ascii="Georgia" w:hAnsi="Georgia"/>
        </w:rPr>
        <w:t>. (Accessed: 25 January 2021).</w:t>
      </w:r>
    </w:p>
    <w:p w14:paraId="658252CD" w14:textId="77777777" w:rsidR="00000000" w:rsidRDefault="00000000">
      <w:pPr>
        <w:pStyle w:val="NormalWeb"/>
        <w:divId w:val="655764735"/>
        <w:rPr>
          <w:rFonts w:ascii="Georgia" w:hAnsi="Georgia"/>
        </w:rPr>
      </w:pPr>
      <w:r>
        <w:rPr>
          <w:rFonts w:ascii="Georgia" w:hAnsi="Georgia"/>
        </w:rPr>
        <w:t xml:space="preserve">Darbyshire, I., Timberlake, J., Osborne, J., Rokni, S., </w:t>
      </w:r>
      <w:proofErr w:type="spellStart"/>
      <w:r>
        <w:rPr>
          <w:rFonts w:ascii="Georgia" w:hAnsi="Georgia"/>
        </w:rPr>
        <w:t>Matimele</w:t>
      </w:r>
      <w:proofErr w:type="spellEnd"/>
      <w:r>
        <w:rPr>
          <w:rFonts w:ascii="Georgia" w:hAnsi="Georgia"/>
        </w:rPr>
        <w:t xml:space="preserve">, H., </w:t>
      </w:r>
      <w:proofErr w:type="spellStart"/>
      <w:r>
        <w:rPr>
          <w:rFonts w:ascii="Georgia" w:hAnsi="Georgia"/>
        </w:rPr>
        <w:t>Langa</w:t>
      </w:r>
      <w:proofErr w:type="spellEnd"/>
      <w:r>
        <w:rPr>
          <w:rFonts w:ascii="Georgia" w:hAnsi="Georgia"/>
        </w:rPr>
        <w:t xml:space="preserve">, C., </w:t>
      </w:r>
      <w:proofErr w:type="spellStart"/>
      <w:r>
        <w:rPr>
          <w:rFonts w:ascii="Georgia" w:hAnsi="Georgia"/>
        </w:rPr>
        <w:t>Datizua</w:t>
      </w:r>
      <w:proofErr w:type="spellEnd"/>
      <w:r>
        <w:rPr>
          <w:rFonts w:ascii="Georgia" w:hAnsi="Georgia"/>
        </w:rPr>
        <w:t xml:space="preserve">, C., de Sousa, C., Alves, T., </w:t>
      </w:r>
      <w:proofErr w:type="spellStart"/>
      <w:r>
        <w:rPr>
          <w:rFonts w:ascii="Georgia" w:hAnsi="Georgia"/>
        </w:rPr>
        <w:t>Massingue</w:t>
      </w:r>
      <w:proofErr w:type="spellEnd"/>
      <w:r>
        <w:rPr>
          <w:rFonts w:ascii="Georgia" w:hAnsi="Georgia"/>
        </w:rPr>
        <w:t>, A., Hadj-</w:t>
      </w:r>
      <w:proofErr w:type="spellStart"/>
      <w:r>
        <w:rPr>
          <w:rFonts w:ascii="Georgia" w:hAnsi="Georgia"/>
        </w:rPr>
        <w:t>Hammou</w:t>
      </w:r>
      <w:proofErr w:type="spellEnd"/>
      <w:r>
        <w:rPr>
          <w:rFonts w:ascii="Georgia" w:hAnsi="Georgia"/>
        </w:rPr>
        <w:t xml:space="preserve">, J., Dhanda, S., Shah, T. and </w:t>
      </w:r>
      <w:proofErr w:type="spellStart"/>
      <w:r>
        <w:rPr>
          <w:rFonts w:ascii="Georgia" w:hAnsi="Georgia"/>
        </w:rPr>
        <w:t>Wursten</w:t>
      </w:r>
      <w:proofErr w:type="spellEnd"/>
      <w:r>
        <w:rPr>
          <w:rFonts w:ascii="Georgia" w:hAnsi="Georgia"/>
        </w:rPr>
        <w:t xml:space="preserve">, B. 2019. The endemic plants of Mozambique: diversity and conservation status. </w:t>
      </w:r>
      <w:proofErr w:type="spellStart"/>
      <w:r>
        <w:rPr>
          <w:rFonts w:ascii="Georgia" w:hAnsi="Georgia"/>
          <w:i/>
          <w:iCs/>
        </w:rPr>
        <w:t>PhytoKeys</w:t>
      </w:r>
      <w:proofErr w:type="spellEnd"/>
      <w:r>
        <w:rPr>
          <w:rFonts w:ascii="Georgia" w:hAnsi="Georgia"/>
        </w:rPr>
        <w:t xml:space="preserve"> 136: 45-96.</w:t>
      </w:r>
    </w:p>
    <w:p w14:paraId="53AF7F4D" w14:textId="77777777" w:rsidR="00000000" w:rsidRDefault="00000000">
      <w:pPr>
        <w:pStyle w:val="NormalWeb"/>
        <w:divId w:val="655764735"/>
        <w:rPr>
          <w:rFonts w:ascii="Georgia" w:hAnsi="Georgia"/>
        </w:rPr>
      </w:pPr>
      <w:r>
        <w:rPr>
          <w:rFonts w:ascii="Georgia" w:hAnsi="Georgia"/>
        </w:rPr>
        <w:t xml:space="preserve">Goncalves, M.L. 1987. Convolvulaceae. In: E. </w:t>
      </w:r>
      <w:proofErr w:type="spellStart"/>
      <w:r>
        <w:rPr>
          <w:rFonts w:ascii="Georgia" w:hAnsi="Georgia"/>
        </w:rPr>
        <w:t>Launert</w:t>
      </w:r>
      <w:proofErr w:type="spellEnd"/>
      <w:r>
        <w:rPr>
          <w:rFonts w:ascii="Georgia" w:hAnsi="Georgia"/>
        </w:rPr>
        <w:t xml:space="preserve"> (ed.), </w:t>
      </w:r>
      <w:r>
        <w:rPr>
          <w:rFonts w:ascii="Georgia" w:hAnsi="Georgia"/>
          <w:i/>
          <w:iCs/>
        </w:rPr>
        <w:t xml:space="preserve">Flora </w:t>
      </w:r>
      <w:proofErr w:type="spellStart"/>
      <w:r>
        <w:rPr>
          <w:rFonts w:ascii="Georgia" w:hAnsi="Georgia"/>
          <w:i/>
          <w:iCs/>
        </w:rPr>
        <w:t>Zambesiaca</w:t>
      </w:r>
      <w:proofErr w:type="spellEnd"/>
      <w:r>
        <w:rPr>
          <w:rFonts w:ascii="Georgia" w:hAnsi="Georgia"/>
          <w:i/>
          <w:iCs/>
        </w:rPr>
        <w:t>, Vol. 8 Part 1</w:t>
      </w:r>
      <w:r>
        <w:rPr>
          <w:rFonts w:ascii="Georgia" w:hAnsi="Georgia"/>
        </w:rPr>
        <w:t>, Royal Botanic Gardens, Kew.</w:t>
      </w:r>
    </w:p>
    <w:p w14:paraId="0EB39E58" w14:textId="77777777" w:rsidR="00000000" w:rsidRDefault="00000000">
      <w:pPr>
        <w:pStyle w:val="NormalWeb"/>
        <w:divId w:val="655764735"/>
        <w:rPr>
          <w:rFonts w:ascii="Georgia" w:hAnsi="Georgia"/>
        </w:rPr>
      </w:pPr>
      <w:r>
        <w:rPr>
          <w:rFonts w:ascii="Georgia" w:hAnsi="Georgia"/>
        </w:rPr>
        <w:t xml:space="preserve">Google Earth. 2021. Satellite Imagery. Available at: </w:t>
      </w:r>
      <w:hyperlink r:id="rId15" w:history="1">
        <w:r>
          <w:rPr>
            <w:rStyle w:val="Hyperlink"/>
            <w:rFonts w:ascii="Georgia" w:hAnsi="Georgia"/>
          </w:rPr>
          <w:t>https://earth.google.com/web/</w:t>
        </w:r>
      </w:hyperlink>
      <w:r>
        <w:rPr>
          <w:rFonts w:ascii="Georgia" w:hAnsi="Georgia"/>
        </w:rPr>
        <w:t xml:space="preserve">. </w:t>
      </w:r>
    </w:p>
    <w:p w14:paraId="1BCE42A1" w14:textId="77777777" w:rsidR="00000000" w:rsidRDefault="00000000">
      <w:pPr>
        <w:pStyle w:val="NormalWeb"/>
        <w:divId w:val="655764735"/>
        <w:rPr>
          <w:rFonts w:ascii="Georgia" w:hAnsi="Georgia"/>
        </w:rPr>
      </w:pPr>
      <w:r>
        <w:rPr>
          <w:rFonts w:ascii="Georgia" w:hAnsi="Georgia"/>
        </w:rPr>
        <w:t xml:space="preserve">J. Osborne, C. </w:t>
      </w:r>
      <w:proofErr w:type="spellStart"/>
      <w:r>
        <w:rPr>
          <w:rFonts w:ascii="Georgia" w:hAnsi="Georgia"/>
        </w:rPr>
        <w:t>Langa</w:t>
      </w:r>
      <w:proofErr w:type="spellEnd"/>
      <w:r>
        <w:rPr>
          <w:rFonts w:ascii="Georgia" w:hAnsi="Georgia"/>
        </w:rPr>
        <w:t xml:space="preserve">, C. </w:t>
      </w:r>
      <w:proofErr w:type="spellStart"/>
      <w:r>
        <w:rPr>
          <w:rFonts w:ascii="Georgia" w:hAnsi="Georgia"/>
        </w:rPr>
        <w:t>Datizua</w:t>
      </w:r>
      <w:proofErr w:type="spellEnd"/>
      <w:r>
        <w:rPr>
          <w:rFonts w:ascii="Georgia" w:hAnsi="Georgia"/>
        </w:rPr>
        <w:t xml:space="preserve"> &amp; I. Darbyshire. 2019. Mozambique TIPAs Fieldwork Report: Inhambane Province – Panda, </w:t>
      </w:r>
      <w:proofErr w:type="spellStart"/>
      <w:r>
        <w:rPr>
          <w:rFonts w:ascii="Georgia" w:hAnsi="Georgia"/>
        </w:rPr>
        <w:t>Mabote</w:t>
      </w:r>
      <w:proofErr w:type="spellEnd"/>
      <w:r>
        <w:rPr>
          <w:rFonts w:ascii="Georgia" w:hAnsi="Georgia"/>
        </w:rPr>
        <w:t xml:space="preserve"> and </w:t>
      </w:r>
      <w:proofErr w:type="spellStart"/>
      <w:r>
        <w:rPr>
          <w:rFonts w:ascii="Georgia" w:hAnsi="Georgia"/>
        </w:rPr>
        <w:t>Lagoa</w:t>
      </w:r>
      <w:proofErr w:type="spellEnd"/>
      <w:r>
        <w:rPr>
          <w:rFonts w:ascii="Georgia" w:hAnsi="Georgia"/>
        </w:rPr>
        <w:t xml:space="preserve"> </w:t>
      </w:r>
      <w:proofErr w:type="spellStart"/>
      <w:r>
        <w:rPr>
          <w:rFonts w:ascii="Georgia" w:hAnsi="Georgia"/>
        </w:rPr>
        <w:t>Poelela</w:t>
      </w:r>
      <w:proofErr w:type="spellEnd"/>
      <w:r>
        <w:rPr>
          <w:rFonts w:ascii="Georgia" w:hAnsi="Georgia"/>
        </w:rPr>
        <w:t xml:space="preserve">, Jan-Feb </w:t>
      </w:r>
      <w:proofErr w:type="gramStart"/>
      <w:r>
        <w:rPr>
          <w:rFonts w:ascii="Georgia" w:hAnsi="Georgia"/>
        </w:rPr>
        <w:t>2019 .</w:t>
      </w:r>
      <w:proofErr w:type="gramEnd"/>
    </w:p>
    <w:p w14:paraId="52DED7DB" w14:textId="77777777" w:rsidR="00000000" w:rsidRDefault="00000000">
      <w:pPr>
        <w:pStyle w:val="NormalWeb"/>
        <w:divId w:val="655764735"/>
        <w:rPr>
          <w:rFonts w:ascii="Georgia" w:hAnsi="Georgia"/>
        </w:rPr>
      </w:pPr>
      <w:r>
        <w:rPr>
          <w:rFonts w:ascii="Georgia" w:hAnsi="Georgia"/>
        </w:rPr>
        <w:lastRenderedPageBreak/>
        <w:t xml:space="preserve">Mozambique Ministry of Mineral Resources and Energy (MIREM) and Trimble Land Administration. 2021. Mozambique Mining Cadastre Portal. Available at: </w:t>
      </w:r>
      <w:hyperlink r:id="rId16" w:history="1">
        <w:r>
          <w:rPr>
            <w:rStyle w:val="Hyperlink"/>
            <w:rFonts w:ascii="Georgia" w:hAnsi="Georgia"/>
          </w:rPr>
          <w:t>http://portals.flexicadastre.com/mozambique/</w:t>
        </w:r>
      </w:hyperlink>
      <w:r>
        <w:rPr>
          <w:rFonts w:ascii="Georgia" w:hAnsi="Georgia"/>
        </w:rPr>
        <w:t xml:space="preserve">. </w:t>
      </w:r>
    </w:p>
    <w:p w14:paraId="4A0BBD55" w14:textId="77777777" w:rsidR="00000000" w:rsidRDefault="00000000">
      <w:pPr>
        <w:pStyle w:val="NormalWeb"/>
        <w:divId w:val="655764735"/>
        <w:rPr>
          <w:rFonts w:ascii="Georgia" w:hAnsi="Georgia"/>
        </w:rPr>
      </w:pPr>
      <w:r>
        <w:rPr>
          <w:rFonts w:ascii="Georgia" w:hAnsi="Georgia"/>
        </w:rPr>
        <w:t>Osborne, J. 2018. Summary Report: Lebombo Mountains reconnaissance expedition, 8-15 March 2018. Unpublished.</w:t>
      </w:r>
    </w:p>
    <w:p w14:paraId="3F6B3860" w14:textId="77777777" w:rsidR="00000000" w:rsidRDefault="00000000">
      <w:pPr>
        <w:pStyle w:val="NormalWeb"/>
        <w:divId w:val="655764735"/>
        <w:rPr>
          <w:rFonts w:ascii="Georgia" w:hAnsi="Georgia"/>
        </w:rPr>
      </w:pPr>
      <w:r>
        <w:rPr>
          <w:rFonts w:ascii="Georgia" w:hAnsi="Georgia"/>
        </w:rPr>
        <w:t xml:space="preserve">UNEP-WCMC and IUCN. 2021. Protected Planet: The World Database on Protected Areas (WDPA) / The Global Database on Protected Areas Management Effectiveness (GD-PAME)] [On-line]. Cambridge, UK: UNEP-WCMC and IUCN. Available at: </w:t>
      </w:r>
      <w:hyperlink r:id="rId17" w:history="1">
        <w:r>
          <w:rPr>
            <w:rStyle w:val="Hyperlink"/>
            <w:rFonts w:ascii="Georgia" w:hAnsi="Georgia"/>
          </w:rPr>
          <w:t>https://www.protectedplanet.net/</w:t>
        </w:r>
      </w:hyperlink>
      <w:r>
        <w:rPr>
          <w:rFonts w:ascii="Georgia" w:hAnsi="Georgia"/>
        </w:rPr>
        <w:t xml:space="preserve">. </w:t>
      </w:r>
    </w:p>
    <w:p w14:paraId="0F5E9431" w14:textId="77777777" w:rsidR="009F0B7F" w:rsidRDefault="00000000">
      <w:pPr>
        <w:pStyle w:val="NormalWeb"/>
        <w:divId w:val="655764735"/>
        <w:rPr>
          <w:rFonts w:ascii="Georgia" w:hAnsi="Georgia"/>
        </w:rPr>
      </w:pPr>
      <w:proofErr w:type="spellStart"/>
      <w:r>
        <w:rPr>
          <w:rFonts w:ascii="Georgia" w:hAnsi="Georgia"/>
        </w:rPr>
        <w:t>Verdcourt</w:t>
      </w:r>
      <w:proofErr w:type="spellEnd"/>
      <w:r>
        <w:rPr>
          <w:rFonts w:ascii="Georgia" w:hAnsi="Georgia"/>
        </w:rPr>
        <w:t xml:space="preserve">, B. 1967. New Convolvulaceae from the Flora </w:t>
      </w:r>
      <w:proofErr w:type="spellStart"/>
      <w:r>
        <w:rPr>
          <w:rFonts w:ascii="Georgia" w:hAnsi="Georgia"/>
        </w:rPr>
        <w:t>Zambesiaca</w:t>
      </w:r>
      <w:proofErr w:type="spellEnd"/>
      <w:r>
        <w:rPr>
          <w:rFonts w:ascii="Georgia" w:hAnsi="Georgia"/>
        </w:rPr>
        <w:t xml:space="preserve"> area-II. </w:t>
      </w:r>
      <w:proofErr w:type="spellStart"/>
      <w:r>
        <w:rPr>
          <w:rFonts w:ascii="Georgia" w:hAnsi="Georgia"/>
          <w:i/>
          <w:iCs/>
        </w:rPr>
        <w:t>Kirkia</w:t>
      </w:r>
      <w:proofErr w:type="spellEnd"/>
      <w:r>
        <w:rPr>
          <w:rFonts w:ascii="Georgia" w:hAnsi="Georgia"/>
        </w:rPr>
        <w:t xml:space="preserve"> 6(1): 121.</w:t>
      </w:r>
    </w:p>
    <w:sectPr w:rsidR="009F0B7F">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ck Plummer" w:date="2023-06-08T19:10:00Z" w:initials="JP">
    <w:p w14:paraId="40484317" w14:textId="77777777" w:rsidR="006C6F39" w:rsidRDefault="006C6F39" w:rsidP="00AD7948">
      <w:pPr>
        <w:pStyle w:val="CommentText"/>
      </w:pPr>
      <w:r>
        <w:rPr>
          <w:rStyle w:val="CommentReference"/>
        </w:rPr>
        <w:annotationRef/>
      </w:r>
      <w:r>
        <w:t>I think I'm ok with this, but recommend making the changes in comments below, so this is consistent with what is being triggered</w:t>
      </w:r>
    </w:p>
  </w:comment>
  <w:comment w:id="18" w:author="Jack Plummer" w:date="2023-06-08T18:58:00Z" w:initials="JP">
    <w:p w14:paraId="52E217B4" w14:textId="493B0737" w:rsidR="00F04DCA" w:rsidRDefault="00FE1E2F" w:rsidP="00B22D4E">
      <w:pPr>
        <w:pStyle w:val="CommentText"/>
      </w:pPr>
      <w:r>
        <w:rPr>
          <w:rStyle w:val="CommentReference"/>
        </w:rPr>
        <w:annotationRef/>
      </w:r>
      <w:r w:rsidR="00F04DCA">
        <w:t>If we think the AOO value significantly underestimates the true value, we could maybe omit a value from the AOO box in assessment, and just mention this qualitatively in the Geographic Range text (as you have done already)</w:t>
      </w:r>
    </w:p>
  </w:comment>
  <w:comment w:id="30" w:author="Jack Plummer" w:date="2023-06-08T19:00:00Z" w:initials="JP">
    <w:p w14:paraId="01D11336" w14:textId="5FEF489E" w:rsidR="00F04DCA" w:rsidRDefault="00F04DCA" w:rsidP="000B14C6">
      <w:pPr>
        <w:pStyle w:val="CommentText"/>
      </w:pPr>
      <w:r>
        <w:rPr>
          <w:rStyle w:val="CommentReference"/>
        </w:rPr>
        <w:annotationRef/>
      </w:r>
      <w:r>
        <w:t>If assessing as NT, mark this as 'No' or 'Unknown', as it is only considered very restricted under criterion D when very restricted AOO AND plausible threat AND could cause CR/EX in short time</w:t>
      </w:r>
    </w:p>
  </w:comment>
  <w:comment w:id="36" w:author="Jack Plummer" w:date="2023-06-09T10:29:00Z" w:initials="JP">
    <w:p w14:paraId="01E0961E" w14:textId="77777777" w:rsidR="006B38A8" w:rsidRDefault="006B38A8" w:rsidP="00350C26">
      <w:pPr>
        <w:pStyle w:val="CommentText"/>
      </w:pPr>
      <w:r>
        <w:rPr>
          <w:rStyle w:val="CommentReference"/>
        </w:rPr>
        <w:annotationRef/>
      </w:r>
      <w:r>
        <w:t>Make sure all of these are cited somewhere in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0484317" w15:done="0"/>
  <w15:commentEx w15:paraId="52E217B4" w15:done="0"/>
  <w15:commentEx w15:paraId="01D11336" w15:done="0"/>
  <w15:commentEx w15:paraId="01E096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2CA626" w16cex:dateUtc="2023-06-08T18:10:00Z"/>
  <w16cex:commentExtensible w16cex:durableId="282CA368" w16cex:dateUtc="2023-06-08T17:58:00Z"/>
  <w16cex:commentExtensible w16cex:durableId="282CA3B9" w16cex:dateUtc="2023-06-08T18:00:00Z"/>
  <w16cex:commentExtensible w16cex:durableId="282D7D73" w16cex:dateUtc="2023-06-09T09: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0484317" w16cid:durableId="282CA626"/>
  <w16cid:commentId w16cid:paraId="52E217B4" w16cid:durableId="282CA368"/>
  <w16cid:commentId w16cid:paraId="01D11336" w16cid:durableId="282CA3B9"/>
  <w16cid:commentId w16cid:paraId="01E0961E" w16cid:durableId="282D7D7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31C9A"/>
    <w:rsid w:val="000310CA"/>
    <w:rsid w:val="00131C9A"/>
    <w:rsid w:val="004C5382"/>
    <w:rsid w:val="00684251"/>
    <w:rsid w:val="00695720"/>
    <w:rsid w:val="006B38A8"/>
    <w:rsid w:val="006C6F39"/>
    <w:rsid w:val="009F0B7F"/>
    <w:rsid w:val="00B37CD7"/>
    <w:rsid w:val="00BE2820"/>
    <w:rsid w:val="00ED4EB8"/>
    <w:rsid w:val="00F04DCA"/>
    <w:rsid w:val="00F27BEE"/>
    <w:rsid w:val="00FE1E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5B7585"/>
  <w15:chartTrackingRefBased/>
  <w15:docId w15:val="{7272FD4D-A44B-430D-B878-73707D51C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B37CD7"/>
    <w:rPr>
      <w:rFonts w:eastAsiaTheme="minorEastAsia"/>
      <w:sz w:val="24"/>
      <w:szCs w:val="24"/>
    </w:rPr>
  </w:style>
  <w:style w:type="character" w:styleId="CommentReference">
    <w:name w:val="annotation reference"/>
    <w:basedOn w:val="DefaultParagraphFont"/>
    <w:uiPriority w:val="99"/>
    <w:semiHidden/>
    <w:unhideWhenUsed/>
    <w:rsid w:val="00FE1E2F"/>
    <w:rPr>
      <w:sz w:val="16"/>
      <w:szCs w:val="16"/>
    </w:rPr>
  </w:style>
  <w:style w:type="paragraph" w:styleId="CommentText">
    <w:name w:val="annotation text"/>
    <w:basedOn w:val="Normal"/>
    <w:link w:val="CommentTextChar"/>
    <w:uiPriority w:val="99"/>
    <w:unhideWhenUsed/>
    <w:rsid w:val="00FE1E2F"/>
    <w:rPr>
      <w:sz w:val="20"/>
      <w:szCs w:val="20"/>
    </w:rPr>
  </w:style>
  <w:style w:type="character" w:customStyle="1" w:styleId="CommentTextChar">
    <w:name w:val="Comment Text Char"/>
    <w:basedOn w:val="DefaultParagraphFont"/>
    <w:link w:val="CommentText"/>
    <w:uiPriority w:val="99"/>
    <w:rsid w:val="00FE1E2F"/>
    <w:rPr>
      <w:rFonts w:eastAsiaTheme="minorEastAsia"/>
    </w:rPr>
  </w:style>
  <w:style w:type="paragraph" w:styleId="CommentSubject">
    <w:name w:val="annotation subject"/>
    <w:basedOn w:val="CommentText"/>
    <w:next w:val="CommentText"/>
    <w:link w:val="CommentSubjectChar"/>
    <w:uiPriority w:val="99"/>
    <w:semiHidden/>
    <w:unhideWhenUsed/>
    <w:rsid w:val="00FE1E2F"/>
    <w:rPr>
      <w:b/>
      <w:bCs/>
    </w:rPr>
  </w:style>
  <w:style w:type="character" w:customStyle="1" w:styleId="CommentSubjectChar">
    <w:name w:val="Comment Subject Char"/>
    <w:basedOn w:val="CommentTextChar"/>
    <w:link w:val="CommentSubject"/>
    <w:uiPriority w:val="99"/>
    <w:semiHidden/>
    <w:rsid w:val="00FE1E2F"/>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465730">
      <w:marLeft w:val="0"/>
      <w:marRight w:val="0"/>
      <w:marTop w:val="0"/>
      <w:marBottom w:val="0"/>
      <w:divBdr>
        <w:top w:val="none" w:sz="0" w:space="0" w:color="auto"/>
        <w:left w:val="none" w:sz="0" w:space="0" w:color="auto"/>
        <w:bottom w:val="none" w:sz="0" w:space="0" w:color="auto"/>
        <w:right w:val="none" w:sz="0" w:space="0" w:color="auto"/>
      </w:divBdr>
    </w:div>
    <w:div w:id="144667143">
      <w:marLeft w:val="0"/>
      <w:marRight w:val="0"/>
      <w:marTop w:val="0"/>
      <w:marBottom w:val="0"/>
      <w:divBdr>
        <w:top w:val="none" w:sz="0" w:space="0" w:color="auto"/>
        <w:left w:val="none" w:sz="0" w:space="0" w:color="auto"/>
        <w:bottom w:val="none" w:sz="0" w:space="0" w:color="auto"/>
        <w:right w:val="none" w:sz="0" w:space="0" w:color="auto"/>
      </w:divBdr>
    </w:div>
    <w:div w:id="156459684">
      <w:marLeft w:val="0"/>
      <w:marRight w:val="0"/>
      <w:marTop w:val="0"/>
      <w:marBottom w:val="0"/>
      <w:divBdr>
        <w:top w:val="none" w:sz="0" w:space="0" w:color="auto"/>
        <w:left w:val="none" w:sz="0" w:space="0" w:color="auto"/>
        <w:bottom w:val="none" w:sz="0" w:space="0" w:color="auto"/>
        <w:right w:val="none" w:sz="0" w:space="0" w:color="auto"/>
      </w:divBdr>
    </w:div>
    <w:div w:id="288245286">
      <w:marLeft w:val="0"/>
      <w:marRight w:val="0"/>
      <w:marTop w:val="0"/>
      <w:marBottom w:val="0"/>
      <w:divBdr>
        <w:top w:val="none" w:sz="0" w:space="0" w:color="auto"/>
        <w:left w:val="none" w:sz="0" w:space="0" w:color="auto"/>
        <w:bottom w:val="none" w:sz="0" w:space="0" w:color="auto"/>
        <w:right w:val="none" w:sz="0" w:space="0" w:color="auto"/>
      </w:divBdr>
    </w:div>
    <w:div w:id="629356916">
      <w:marLeft w:val="0"/>
      <w:marRight w:val="0"/>
      <w:marTop w:val="0"/>
      <w:marBottom w:val="0"/>
      <w:divBdr>
        <w:top w:val="none" w:sz="0" w:space="0" w:color="auto"/>
        <w:left w:val="none" w:sz="0" w:space="0" w:color="auto"/>
        <w:bottom w:val="none" w:sz="0" w:space="0" w:color="auto"/>
        <w:right w:val="none" w:sz="0" w:space="0" w:color="auto"/>
      </w:divBdr>
    </w:div>
    <w:div w:id="655764735">
      <w:marLeft w:val="0"/>
      <w:marRight w:val="0"/>
      <w:marTop w:val="0"/>
      <w:marBottom w:val="0"/>
      <w:divBdr>
        <w:top w:val="none" w:sz="0" w:space="0" w:color="auto"/>
        <w:left w:val="none" w:sz="0" w:space="0" w:color="auto"/>
        <w:bottom w:val="none" w:sz="0" w:space="0" w:color="auto"/>
        <w:right w:val="none" w:sz="0" w:space="0" w:color="auto"/>
      </w:divBdr>
    </w:div>
    <w:div w:id="1033843523">
      <w:marLeft w:val="0"/>
      <w:marRight w:val="0"/>
      <w:marTop w:val="0"/>
      <w:marBottom w:val="0"/>
      <w:divBdr>
        <w:top w:val="none" w:sz="0" w:space="0" w:color="auto"/>
        <w:left w:val="none" w:sz="0" w:space="0" w:color="auto"/>
        <w:bottom w:val="none" w:sz="0" w:space="0" w:color="auto"/>
        <w:right w:val="none" w:sz="0" w:space="0" w:color="auto"/>
      </w:divBdr>
    </w:div>
    <w:div w:id="1210917411">
      <w:marLeft w:val="0"/>
      <w:marRight w:val="0"/>
      <w:marTop w:val="0"/>
      <w:marBottom w:val="0"/>
      <w:divBdr>
        <w:top w:val="none" w:sz="0" w:space="0" w:color="auto"/>
        <w:left w:val="none" w:sz="0" w:space="0" w:color="auto"/>
        <w:bottom w:val="none" w:sz="0" w:space="0" w:color="auto"/>
        <w:right w:val="none" w:sz="0" w:space="0" w:color="auto"/>
      </w:divBdr>
    </w:div>
    <w:div w:id="1215889929">
      <w:marLeft w:val="0"/>
      <w:marRight w:val="0"/>
      <w:marTop w:val="0"/>
      <w:marBottom w:val="0"/>
      <w:divBdr>
        <w:top w:val="none" w:sz="0" w:space="0" w:color="auto"/>
        <w:left w:val="none" w:sz="0" w:space="0" w:color="auto"/>
        <w:bottom w:val="none" w:sz="0" w:space="0" w:color="auto"/>
        <w:right w:val="none" w:sz="0" w:space="0" w:color="auto"/>
      </w:divBdr>
    </w:div>
    <w:div w:id="1346054724">
      <w:marLeft w:val="0"/>
      <w:marRight w:val="0"/>
      <w:marTop w:val="0"/>
      <w:marBottom w:val="0"/>
      <w:divBdr>
        <w:top w:val="none" w:sz="0" w:space="0" w:color="auto"/>
        <w:left w:val="none" w:sz="0" w:space="0" w:color="auto"/>
        <w:bottom w:val="none" w:sz="0" w:space="0" w:color="auto"/>
        <w:right w:val="none" w:sz="0" w:space="0" w:color="auto"/>
      </w:divBdr>
      <w:divsChild>
        <w:div w:id="1604920842">
          <w:marLeft w:val="0"/>
          <w:marRight w:val="0"/>
          <w:marTop w:val="0"/>
          <w:marBottom w:val="150"/>
          <w:divBdr>
            <w:top w:val="single" w:sz="12" w:space="0" w:color="000000"/>
            <w:left w:val="none" w:sz="0" w:space="0" w:color="auto"/>
            <w:bottom w:val="single" w:sz="12" w:space="0" w:color="000000"/>
            <w:right w:val="none" w:sz="0" w:space="0" w:color="auto"/>
          </w:divBdr>
        </w:div>
      </w:divsChild>
    </w:div>
    <w:div w:id="1469205554">
      <w:marLeft w:val="0"/>
      <w:marRight w:val="0"/>
      <w:marTop w:val="0"/>
      <w:marBottom w:val="0"/>
      <w:divBdr>
        <w:top w:val="none" w:sz="0" w:space="0" w:color="auto"/>
        <w:left w:val="none" w:sz="0" w:space="0" w:color="auto"/>
        <w:bottom w:val="none" w:sz="0" w:space="0" w:color="auto"/>
        <w:right w:val="none" w:sz="0" w:space="0" w:color="auto"/>
      </w:divBdr>
    </w:div>
    <w:div w:id="161979950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hyperlink" Target="https://www.protectedplanet.net/" TargetMode="External"/><Relationship Id="rId2" Type="http://schemas.openxmlformats.org/officeDocument/2006/relationships/customXml" Target="../customXml/item2.xml"/><Relationship Id="rId16" Type="http://schemas.openxmlformats.org/officeDocument/2006/relationships/hyperlink" Target="http://portals.flexicadastre.com/mozambiqu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hyperlink" Target="https://earth.google.com/web/"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image" Target="file:///C:\Users\resources\redListLogo.jpg" TargetMode="External"/><Relationship Id="rId14" Type="http://schemas.openxmlformats.org/officeDocument/2006/relationships/hyperlink" Target="http://www.bgci.org/plant_search.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20" ma:contentTypeDescription="Create a new document." ma:contentTypeScope="" ma:versionID="d929eaca859d21bda02b72a71c9ee474">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3742037c34d9904ef5dab2f7db054686"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74EFE19-D3EA-422D-89D2-F2E13E5DAF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095E4D-B409-4EE5-8D9B-D537569C7865}">
  <ds:schemaRefs>
    <ds:schemaRef ds:uri="Microsoft.SharePoint.Taxonomy.ContentTypeSync"/>
  </ds:schemaRefs>
</ds:datastoreItem>
</file>

<file path=customXml/itemProps3.xml><?xml version="1.0" encoding="utf-8"?>
<ds:datastoreItem xmlns:ds="http://schemas.openxmlformats.org/officeDocument/2006/customXml" ds:itemID="{427CC8F7-F3C8-487E-9EB8-94F5C133D4C6}">
  <ds:schemaRefs>
    <ds:schemaRef ds:uri="http://schemas.microsoft.com/sharepoint/events"/>
  </ds:schemaRefs>
</ds:datastoreItem>
</file>

<file path=customXml/itemProps4.xml><?xml version="1.0" encoding="utf-8"?>
<ds:datastoreItem xmlns:ds="http://schemas.openxmlformats.org/officeDocument/2006/customXml" ds:itemID="{D05341E6-9CE9-427E-B457-87206C2DC644}">
  <ds:schemaRefs>
    <ds:schemaRef ds:uri="http://schemas.microsoft.com/sharepoint/v3/contenttype/forms"/>
  </ds:schemaRefs>
</ds:datastoreItem>
</file>

<file path=customXml/itemProps5.xml><?xml version="1.0" encoding="utf-8"?>
<ds:datastoreItem xmlns:ds="http://schemas.openxmlformats.org/officeDocument/2006/customXml" ds:itemID="{4A50A497-43BD-4D3E-A8F6-AEC48535D843}">
  <ds:schemaRefs>
    <ds:schemaRef ds:uri="http://schemas.microsoft.com/office/2006/metadata/properties"/>
    <ds:schemaRef ds:uri="http://schemas.microsoft.com/office/infopath/2007/PartnerControls"/>
    <ds:schemaRef ds:uri="3174fa65-5130-4218-be7b-3006b691958f"/>
    <ds:schemaRef ds:uri="590658d6-28a4-43df-8461-354b94568f6c"/>
  </ds:schemaRefs>
</ds:datastoreItem>
</file>

<file path=docProps/app.xml><?xml version="1.0" encoding="utf-8"?>
<Properties xmlns="http://schemas.openxmlformats.org/officeDocument/2006/extended-properties" xmlns:vt="http://schemas.openxmlformats.org/officeDocument/2006/docPropsVTypes">
  <Template>Normal</Template>
  <TotalTime>1046</TotalTime>
  <Pages>7</Pages>
  <Words>1941</Words>
  <Characters>11067</Characters>
  <Application>Microsoft Office Word</Application>
  <DocSecurity>0</DocSecurity>
  <Lines>92</Lines>
  <Paragraphs>25</Paragraphs>
  <ScaleCrop>false</ScaleCrop>
  <Company/>
  <LinksUpToDate>false</LinksUpToDate>
  <CharactersWithSpaces>12983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Turbina longiflora</dc:title>
  <dc:subject/>
  <dc:creator>Jack Plummer</dc:creator>
  <cp:keywords/>
  <dc:description/>
  <cp:lastModifiedBy>Jack Plummer</cp:lastModifiedBy>
  <cp:revision>14</cp:revision>
  <dcterms:created xsi:type="dcterms:W3CDTF">2023-06-08T16:07:00Z</dcterms:created>
  <dcterms:modified xsi:type="dcterms:W3CDTF">2023-06-09T09:29:00Z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y fmtid="{D5CDD505-2E9C-101B-9397-08002B2CF9AE}" pid="3" name="MediaServiceImageTags">
    <vt:lpwstr/>
  </property>
</Properties>
</file>