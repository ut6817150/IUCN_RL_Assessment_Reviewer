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4.xml" ContentType="application/vnd.openxmlformats-officedocument.customXmlProperties+xml"/>
  <Override PartName="/customXml/itemProps3.xml" ContentType="application/vnd.openxmlformats-officedocument.customXmlProperties+xml"/>
  <Override PartName="/customXml/itemProps2.xml" ContentType="application/vnd.openxmlformats-officedocument.customXmlProperties+xml"/>
  <Override PartName="/customXml/itemProps1.xml" ContentType="application/vnd.openxmlformats-officedocument.customXmlProperties+xml"/>
  <Override PartName="/customXml/itemProps5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3ED627E" w14:textId="77777777" w:rsidR="00000000" w:rsidRDefault="00000000">
      <w:pPr>
        <w:jc w:val="center"/>
        <w:divId w:val="1336417709"/>
        <w:rPr>
          <w:rFonts w:ascii="Georgia" w:eastAsia="Times New Roman" w:hAnsi="Georgia"/>
          <w:b/>
          <w:bCs/>
          <w:sz w:val="29"/>
          <w:szCs w:val="29"/>
        </w:rPr>
      </w:pPr>
      <w:r>
        <w:rPr>
          <w:rFonts w:ascii="Georgia" w:eastAsia="Times New Roman" w:hAnsi="Georgia"/>
          <w:b/>
          <w:bCs/>
          <w:sz w:val="29"/>
          <w:szCs w:val="29"/>
        </w:rPr>
        <w:t>Draft</w:t>
      </w:r>
    </w:p>
    <w:p w14:paraId="34E85072" w14:textId="77777777" w:rsidR="00000000" w:rsidRDefault="00000000">
      <w:pPr>
        <w:divId w:val="269165497"/>
        <w:rPr>
          <w:rFonts w:ascii="Georgia" w:eastAsia="Times New Roman" w:hAnsi="Georgia"/>
          <w:sz w:val="18"/>
          <w:szCs w:val="18"/>
        </w:rPr>
      </w:pPr>
      <w:r>
        <w:rPr>
          <w:rFonts w:ascii="Georgia" w:eastAsia="Times New Roman" w:hAnsi="Georgia"/>
          <w:noProof/>
          <w:sz w:val="18"/>
          <w:szCs w:val="18"/>
        </w:rPr>
        <w:drawing>
          <wp:inline distT="0" distB="0" distL="0" distR="0" wp14:anchorId="5DA050E4" wp14:editId="6A4C2E11">
            <wp:extent cx="304800" cy="304800"/>
            <wp:effectExtent l="0" t="0" r="0" b="0"/>
            <wp:docPr id="1" name="Picture 1" descr="Log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Logo"/>
                    <pic:cNvPicPr>
                      <a:picLocks noChangeAspect="1" noChangeArrowheads="1"/>
                    </pic:cNvPicPr>
                  </pic:nvPicPr>
                  <pic:blipFill>
                    <a:blip r:link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" cy="304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F62E2A1" w14:textId="77777777" w:rsidR="00000000" w:rsidRDefault="00000000">
      <w:pPr>
        <w:shd w:val="clear" w:color="auto" w:fill="FFFFFF"/>
        <w:spacing w:before="100" w:beforeAutospacing="1" w:after="100" w:afterAutospacing="1"/>
        <w:jc w:val="right"/>
        <w:outlineLvl w:val="1"/>
        <w:divId w:val="269165497"/>
        <w:rPr>
          <w:rFonts w:ascii="Georgia" w:eastAsia="Times New Roman" w:hAnsi="Georgia"/>
          <w:b/>
          <w:bCs/>
          <w:color w:val="000000"/>
          <w:kern w:val="36"/>
          <w:sz w:val="29"/>
          <w:szCs w:val="29"/>
        </w:rPr>
      </w:pPr>
      <w:proofErr w:type="spellStart"/>
      <w:r>
        <w:rPr>
          <w:rStyle w:val="Emphasis"/>
          <w:rFonts w:ascii="Georgia" w:eastAsia="Times New Roman" w:hAnsi="Georgia"/>
          <w:b/>
          <w:bCs/>
          <w:color w:val="000000"/>
          <w:kern w:val="36"/>
          <w:sz w:val="29"/>
          <w:szCs w:val="29"/>
        </w:rPr>
        <w:t>Paraboea</w:t>
      </w:r>
      <w:proofErr w:type="spellEnd"/>
      <w:r>
        <w:rPr>
          <w:rStyle w:val="Emphasis"/>
          <w:rFonts w:ascii="Georgia" w:eastAsia="Times New Roman" w:hAnsi="Georgia"/>
          <w:b/>
          <w:bCs/>
          <w:color w:val="000000"/>
          <w:kern w:val="36"/>
          <w:sz w:val="29"/>
          <w:szCs w:val="29"/>
        </w:rPr>
        <w:t xml:space="preserve"> </w:t>
      </w:r>
      <w:proofErr w:type="spellStart"/>
      <w:r>
        <w:rPr>
          <w:rStyle w:val="Emphasis"/>
          <w:rFonts w:ascii="Georgia" w:eastAsia="Times New Roman" w:hAnsi="Georgia"/>
          <w:b/>
          <w:bCs/>
          <w:color w:val="000000"/>
          <w:kern w:val="36"/>
          <w:sz w:val="29"/>
          <w:szCs w:val="29"/>
        </w:rPr>
        <w:t>puglisiae</w:t>
      </w:r>
      <w:proofErr w:type="spellEnd"/>
      <w:r>
        <w:rPr>
          <w:rFonts w:ascii="Georgia" w:eastAsia="Times New Roman" w:hAnsi="Georgia"/>
          <w:b/>
          <w:bCs/>
          <w:color w:val="000000"/>
          <w:kern w:val="36"/>
          <w:sz w:val="29"/>
          <w:szCs w:val="29"/>
        </w:rPr>
        <w:t xml:space="preserve"> - </w:t>
      </w:r>
      <w:proofErr w:type="spellStart"/>
      <w:r>
        <w:rPr>
          <w:rFonts w:ascii="Georgia" w:eastAsia="Times New Roman" w:hAnsi="Georgia"/>
          <w:b/>
          <w:bCs/>
          <w:color w:val="000000"/>
          <w:kern w:val="36"/>
          <w:sz w:val="29"/>
          <w:szCs w:val="29"/>
        </w:rPr>
        <w:t>Triboun</w:t>
      </w:r>
      <w:proofErr w:type="spellEnd"/>
      <w:r>
        <w:rPr>
          <w:rFonts w:ascii="Georgia" w:eastAsia="Times New Roman" w:hAnsi="Georgia"/>
          <w:b/>
          <w:bCs/>
          <w:color w:val="000000"/>
          <w:kern w:val="36"/>
          <w:sz w:val="29"/>
          <w:szCs w:val="29"/>
        </w:rPr>
        <w:t xml:space="preserve"> &amp; </w:t>
      </w:r>
      <w:proofErr w:type="spellStart"/>
      <w:r>
        <w:rPr>
          <w:rFonts w:ascii="Georgia" w:eastAsia="Times New Roman" w:hAnsi="Georgia"/>
          <w:b/>
          <w:bCs/>
          <w:color w:val="000000"/>
          <w:kern w:val="36"/>
          <w:sz w:val="29"/>
          <w:szCs w:val="29"/>
        </w:rPr>
        <w:t>D.</w:t>
      </w:r>
      <w:proofErr w:type="gramStart"/>
      <w:r>
        <w:rPr>
          <w:rFonts w:ascii="Georgia" w:eastAsia="Times New Roman" w:hAnsi="Georgia"/>
          <w:b/>
          <w:bCs/>
          <w:color w:val="000000"/>
          <w:kern w:val="36"/>
          <w:sz w:val="29"/>
          <w:szCs w:val="29"/>
        </w:rPr>
        <w:t>J.Middleton</w:t>
      </w:r>
      <w:proofErr w:type="spellEnd"/>
      <w:proofErr w:type="gramEnd"/>
    </w:p>
    <w:p w14:paraId="1F9D23B1" w14:textId="77777777" w:rsidR="00000000" w:rsidRDefault="00000000">
      <w:pPr>
        <w:jc w:val="right"/>
        <w:divId w:val="269165497"/>
        <w:rPr>
          <w:rFonts w:ascii="Georgia" w:eastAsia="Times New Roman" w:hAnsi="Georgia"/>
          <w:sz w:val="18"/>
          <w:szCs w:val="18"/>
        </w:rPr>
      </w:pPr>
      <w:r>
        <w:rPr>
          <w:rFonts w:ascii="Georgia" w:eastAsia="Times New Roman" w:hAnsi="Georgia"/>
          <w:sz w:val="18"/>
          <w:szCs w:val="18"/>
        </w:rPr>
        <w:t xml:space="preserve">PLANTAE - TRACHEOPHYTA - MAGNOLIOPSIDA - LAMIALES - GESNERIACEAE - </w:t>
      </w:r>
      <w:proofErr w:type="spellStart"/>
      <w:r>
        <w:rPr>
          <w:rFonts w:ascii="Georgia" w:eastAsia="Times New Roman" w:hAnsi="Georgia"/>
          <w:sz w:val="18"/>
          <w:szCs w:val="18"/>
        </w:rPr>
        <w:t>Paraboea</w:t>
      </w:r>
      <w:proofErr w:type="spellEnd"/>
      <w:r>
        <w:rPr>
          <w:rFonts w:ascii="Georgia" w:eastAsia="Times New Roman" w:hAnsi="Georgia"/>
          <w:sz w:val="18"/>
          <w:szCs w:val="18"/>
        </w:rPr>
        <w:t xml:space="preserve"> - </w:t>
      </w:r>
      <w:proofErr w:type="spellStart"/>
      <w:r>
        <w:rPr>
          <w:rFonts w:ascii="Georgia" w:eastAsia="Times New Roman" w:hAnsi="Georgia"/>
          <w:sz w:val="18"/>
          <w:szCs w:val="18"/>
        </w:rPr>
        <w:t>puglisiae</w:t>
      </w:r>
      <w:proofErr w:type="spellEnd"/>
    </w:p>
    <w:p w14:paraId="6A6EF1AC" w14:textId="77777777" w:rsidR="00000000" w:rsidRDefault="00000000">
      <w:pPr>
        <w:pStyle w:val="NormalWeb"/>
        <w:divId w:val="2105028500"/>
        <w:rPr>
          <w:rFonts w:ascii="Georgia" w:hAnsi="Georgia"/>
        </w:rPr>
      </w:pPr>
      <w:r>
        <w:rPr>
          <w:rStyle w:val="Strong"/>
          <w:rFonts w:ascii="Georgia" w:hAnsi="Georgia"/>
        </w:rPr>
        <w:t xml:space="preserve">Common Names: </w:t>
      </w:r>
      <w:r>
        <w:rPr>
          <w:rFonts w:ascii="Georgia" w:hAnsi="Georgia"/>
        </w:rPr>
        <w:t>No Common Names</w:t>
      </w:r>
      <w:r>
        <w:rPr>
          <w:rFonts w:ascii="Georgia" w:hAnsi="Georgia"/>
        </w:rPr>
        <w:br/>
      </w:r>
      <w:r>
        <w:rPr>
          <w:rStyle w:val="Strong"/>
          <w:rFonts w:ascii="Georgia" w:hAnsi="Georgia"/>
        </w:rPr>
        <w:t xml:space="preserve">Synonyms: </w:t>
      </w:r>
      <w:r>
        <w:rPr>
          <w:rFonts w:ascii="Georgia" w:hAnsi="Georgia"/>
        </w:rPr>
        <w:t>No Synonyms</w:t>
      </w:r>
    </w:p>
    <w:tbl>
      <w:tblPr>
        <w:tblW w:w="0" w:type="auto"/>
        <w:jc w:val="center"/>
        <w:tblCellSpacing w:w="15" w:type="dxa"/>
        <w:tblBorders>
          <w:top w:val="single" w:sz="6" w:space="0" w:color="808080"/>
          <w:left w:val="single" w:sz="6" w:space="0" w:color="808080"/>
          <w:bottom w:val="single" w:sz="6" w:space="0" w:color="808080"/>
          <w:right w:val="single" w:sz="6" w:space="0" w:color="808080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542"/>
        <w:gridCol w:w="621"/>
      </w:tblGrid>
      <w:tr w:rsidR="00000000" w14:paraId="01787AD0" w14:textId="77777777">
        <w:trPr>
          <w:tblCellSpacing w:w="15" w:type="dxa"/>
          <w:jc w:val="center"/>
        </w:trPr>
        <w:tc>
          <w:tcPr>
            <w:tcW w:w="0" w:type="auto"/>
            <w:gridSpan w:val="2"/>
            <w:tcBorders>
              <w:bottom w:val="single" w:sz="6" w:space="0" w:color="000000"/>
            </w:tcBorders>
            <w:shd w:val="clear" w:color="auto" w:fill="BBBBBB"/>
            <w:vAlign w:val="center"/>
            <w:hideMark/>
          </w:tcPr>
          <w:p w14:paraId="3D3A526A" w14:textId="77777777" w:rsidR="00000000" w:rsidRDefault="00000000">
            <w:pPr>
              <w:spacing w:after="75"/>
              <w:jc w:val="center"/>
              <w:rPr>
                <w:rFonts w:ascii="Georgia" w:eastAsia="Times New Roman" w:hAnsi="Georgia"/>
                <w:b/>
                <w:bCs/>
                <w:sz w:val="20"/>
                <w:szCs w:val="20"/>
              </w:rPr>
            </w:pPr>
            <w:r>
              <w:rPr>
                <w:rFonts w:ascii="Georgia" w:eastAsia="Times New Roman" w:hAnsi="Georgia"/>
                <w:b/>
                <w:bCs/>
                <w:sz w:val="20"/>
                <w:szCs w:val="20"/>
              </w:rPr>
              <w:t>Red List Status</w:t>
            </w:r>
          </w:p>
        </w:tc>
      </w:tr>
      <w:tr w:rsidR="00000000" w14:paraId="1BB10A98" w14:textId="77777777">
        <w:trPr>
          <w:tblCellSpacing w:w="15" w:type="dxa"/>
          <w:jc w:val="center"/>
        </w:trPr>
        <w:tc>
          <w:tcPr>
            <w:tcW w:w="0" w:type="auto"/>
            <w:gridSpan w:val="2"/>
            <w:vAlign w:val="center"/>
            <w:hideMark/>
          </w:tcPr>
          <w:p w14:paraId="060C29ED" w14:textId="77777777" w:rsidR="00000000" w:rsidRDefault="00000000">
            <w:pPr>
              <w:spacing w:after="75"/>
              <w:rPr>
                <w:rFonts w:ascii="Georgia" w:eastAsia="Times New Roman" w:hAnsi="Georgia"/>
                <w:sz w:val="20"/>
                <w:szCs w:val="20"/>
              </w:rPr>
            </w:pPr>
            <w:commentRangeStart w:id="0"/>
            <w:r>
              <w:rPr>
                <w:rFonts w:ascii="Georgia" w:eastAsia="Times New Roman" w:hAnsi="Georgia"/>
                <w:sz w:val="20"/>
                <w:szCs w:val="20"/>
              </w:rPr>
              <w:t>CR - Critically Endangered, B1ab(iii)+2ab(iii) (IUCN version 3.1)</w:t>
            </w:r>
            <w:commentRangeEnd w:id="0"/>
            <w:r w:rsidR="007225C2">
              <w:rPr>
                <w:rStyle w:val="CommentReference"/>
              </w:rPr>
              <w:commentReference w:id="0"/>
            </w:r>
          </w:p>
        </w:tc>
      </w:tr>
      <w:tr w:rsidR="00000000" w14:paraId="265F4BAD" w14:textId="77777777">
        <w:trPr>
          <w:tblCellSpacing w:w="15" w:type="dxa"/>
          <w:jc w:val="center"/>
        </w:trPr>
        <w:tc>
          <w:tcPr>
            <w:tcW w:w="0" w:type="auto"/>
            <w:gridSpan w:val="2"/>
            <w:vAlign w:val="center"/>
            <w:hideMark/>
          </w:tcPr>
          <w:p w14:paraId="71F02F9B" w14:textId="77777777" w:rsidR="00000000" w:rsidRDefault="00000000">
            <w:pPr>
              <w:spacing w:after="75"/>
              <w:rPr>
                <w:rFonts w:ascii="Georgia" w:eastAsia="Times New Roman" w:hAnsi="Georgia"/>
                <w:sz w:val="18"/>
                <w:szCs w:val="18"/>
              </w:rPr>
            </w:pPr>
            <w:r>
              <w:rPr>
                <w:rFonts w:ascii="Georgia" w:eastAsia="Times New Roman" w:hAnsi="Georgia"/>
                <w:sz w:val="18"/>
                <w:szCs w:val="18"/>
              </w:rPr>
              <w:t> </w:t>
            </w:r>
          </w:p>
        </w:tc>
      </w:tr>
      <w:tr w:rsidR="00000000" w14:paraId="262D0907" w14:textId="77777777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30E6FF8B" w14:textId="77777777" w:rsidR="00000000" w:rsidRDefault="00000000">
            <w:pPr>
              <w:spacing w:after="75"/>
              <w:rPr>
                <w:rFonts w:ascii="Georgia" w:eastAsia="Times New Roman" w:hAnsi="Georgia"/>
                <w:sz w:val="18"/>
                <w:szCs w:val="18"/>
              </w:rPr>
            </w:pPr>
            <w:r>
              <w:rPr>
                <w:rFonts w:ascii="Georgia" w:eastAsia="Times New Roman" w:hAnsi="Georgia"/>
                <w:sz w:val="18"/>
                <w:szCs w:val="18"/>
              </w:rPr>
              <w:t xml:space="preserve">Possibly Extinct: </w:t>
            </w:r>
          </w:p>
        </w:tc>
        <w:tc>
          <w:tcPr>
            <w:tcW w:w="0" w:type="auto"/>
            <w:vAlign w:val="center"/>
            <w:hideMark/>
          </w:tcPr>
          <w:p w14:paraId="28E64D37" w14:textId="77777777" w:rsidR="00000000" w:rsidRDefault="00000000">
            <w:pPr>
              <w:spacing w:after="75"/>
              <w:rPr>
                <w:rFonts w:ascii="Georgia" w:eastAsia="Times New Roman" w:hAnsi="Georgia"/>
                <w:sz w:val="18"/>
                <w:szCs w:val="18"/>
              </w:rPr>
            </w:pPr>
            <w:r>
              <w:rPr>
                <w:rFonts w:ascii="Georgia" w:eastAsia="Times New Roman" w:hAnsi="Georgia"/>
                <w:sz w:val="18"/>
                <w:szCs w:val="18"/>
              </w:rPr>
              <w:t>No</w:t>
            </w:r>
          </w:p>
        </w:tc>
      </w:tr>
      <w:tr w:rsidR="00000000" w14:paraId="28480A9E" w14:textId="77777777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28C0276A" w14:textId="77777777" w:rsidR="00000000" w:rsidRDefault="00000000">
            <w:pPr>
              <w:spacing w:after="75"/>
              <w:rPr>
                <w:rFonts w:ascii="Georgia" w:eastAsia="Times New Roman" w:hAnsi="Georgia"/>
                <w:sz w:val="18"/>
                <w:szCs w:val="18"/>
              </w:rPr>
            </w:pPr>
            <w:r>
              <w:rPr>
                <w:rFonts w:ascii="Georgia" w:eastAsia="Times New Roman" w:hAnsi="Georgia"/>
                <w:sz w:val="18"/>
                <w:szCs w:val="18"/>
              </w:rPr>
              <w:t xml:space="preserve">Possibly Extinct in the Wild: </w:t>
            </w:r>
          </w:p>
        </w:tc>
        <w:tc>
          <w:tcPr>
            <w:tcW w:w="0" w:type="auto"/>
            <w:vAlign w:val="center"/>
            <w:hideMark/>
          </w:tcPr>
          <w:p w14:paraId="6EB4C720" w14:textId="77777777" w:rsidR="00000000" w:rsidRDefault="00000000">
            <w:pPr>
              <w:spacing w:after="75"/>
              <w:rPr>
                <w:rFonts w:ascii="Georgia" w:eastAsia="Times New Roman" w:hAnsi="Georgia"/>
                <w:sz w:val="18"/>
                <w:szCs w:val="18"/>
              </w:rPr>
            </w:pPr>
            <w:r>
              <w:rPr>
                <w:rFonts w:ascii="Georgia" w:eastAsia="Times New Roman" w:hAnsi="Georgia"/>
                <w:sz w:val="18"/>
                <w:szCs w:val="18"/>
              </w:rPr>
              <w:t>No</w:t>
            </w:r>
          </w:p>
        </w:tc>
      </w:tr>
      <w:tr w:rsidR="00000000" w14:paraId="18903CD8" w14:textId="77777777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6ECC09C4" w14:textId="77777777" w:rsidR="00000000" w:rsidRDefault="00000000">
            <w:pPr>
              <w:spacing w:after="75"/>
              <w:rPr>
                <w:rFonts w:ascii="Georgia" w:eastAsia="Times New Roman" w:hAnsi="Georgia"/>
                <w:sz w:val="18"/>
                <w:szCs w:val="18"/>
              </w:rPr>
            </w:pPr>
            <w:r>
              <w:rPr>
                <w:rFonts w:ascii="Georgia" w:eastAsia="Times New Roman" w:hAnsi="Georgia"/>
                <w:sz w:val="18"/>
                <w:szCs w:val="18"/>
              </w:rPr>
              <w:t xml:space="preserve">Date Last Recorded (in the wild): </w:t>
            </w:r>
          </w:p>
        </w:tc>
        <w:tc>
          <w:tcPr>
            <w:tcW w:w="0" w:type="auto"/>
            <w:vAlign w:val="center"/>
            <w:hideMark/>
          </w:tcPr>
          <w:p w14:paraId="249F9127" w14:textId="77777777" w:rsidR="00000000" w:rsidRDefault="00000000">
            <w:pPr>
              <w:spacing w:after="75"/>
              <w:rPr>
                <w:rFonts w:ascii="Georgia" w:eastAsia="Times New Roman" w:hAnsi="Georgia"/>
                <w:sz w:val="18"/>
                <w:szCs w:val="18"/>
              </w:rPr>
            </w:pPr>
          </w:p>
        </w:tc>
      </w:tr>
    </w:tbl>
    <w:p w14:paraId="707ADC5E" w14:textId="77777777" w:rsidR="00000000" w:rsidRDefault="00000000">
      <w:pPr>
        <w:pStyle w:val="Heading1"/>
        <w:divId w:val="220487265"/>
        <w:rPr>
          <w:rFonts w:ascii="Georgia" w:eastAsia="Times New Roman" w:hAnsi="Georgia"/>
          <w:sz w:val="29"/>
          <w:szCs w:val="29"/>
        </w:rPr>
      </w:pPr>
      <w:r>
        <w:rPr>
          <w:rFonts w:ascii="Georgia" w:eastAsia="Times New Roman" w:hAnsi="Georgia"/>
          <w:sz w:val="29"/>
          <w:szCs w:val="29"/>
        </w:rPr>
        <w:t>Red List Assessment</w:t>
      </w:r>
    </w:p>
    <w:p w14:paraId="3465014E" w14:textId="77777777" w:rsidR="00000000" w:rsidRDefault="00000000">
      <w:pPr>
        <w:pStyle w:val="Heading2"/>
        <w:divId w:val="220487265"/>
        <w:rPr>
          <w:rFonts w:ascii="Georgia" w:eastAsia="Times New Roman" w:hAnsi="Georgia"/>
          <w:sz w:val="27"/>
          <w:szCs w:val="27"/>
        </w:rPr>
      </w:pPr>
      <w:r>
        <w:rPr>
          <w:rFonts w:ascii="Georgia" w:eastAsia="Times New Roman" w:hAnsi="Georgia"/>
          <w:sz w:val="27"/>
          <w:szCs w:val="27"/>
        </w:rPr>
        <w:t>Assessment Information</w:t>
      </w:r>
    </w:p>
    <w:p w14:paraId="21EFCA41" w14:textId="77777777" w:rsidR="00000000" w:rsidRDefault="00000000">
      <w:pPr>
        <w:pStyle w:val="NormalWeb"/>
        <w:divId w:val="220487265"/>
        <w:rPr>
          <w:rFonts w:ascii="Georgia" w:hAnsi="Georgia"/>
        </w:rPr>
      </w:pPr>
      <w:r>
        <w:rPr>
          <w:rStyle w:val="datalabel1"/>
          <w:rFonts w:ascii="Georgia" w:hAnsi="Georgia"/>
        </w:rPr>
        <w:t xml:space="preserve">Date of Assessment: </w:t>
      </w:r>
      <w:r>
        <w:rPr>
          <w:rFonts w:ascii="Georgia" w:hAnsi="Georgia"/>
        </w:rPr>
        <w:t>2022-08-23</w:t>
      </w:r>
    </w:p>
    <w:p w14:paraId="072EECF1" w14:textId="77777777" w:rsidR="00000000" w:rsidRDefault="00000000">
      <w:pPr>
        <w:pStyle w:val="NormalWeb"/>
        <w:divId w:val="220487265"/>
        <w:rPr>
          <w:rFonts w:ascii="Georgia" w:hAnsi="Georgia"/>
        </w:rPr>
      </w:pPr>
      <w:r>
        <w:rPr>
          <w:rStyle w:val="datalabel1"/>
          <w:rFonts w:ascii="Georgia" w:hAnsi="Georgia"/>
        </w:rPr>
        <w:t xml:space="preserve">Assessor(s): </w:t>
      </w:r>
      <w:proofErr w:type="spellStart"/>
      <w:r>
        <w:rPr>
          <w:rFonts w:ascii="Georgia" w:hAnsi="Georgia"/>
        </w:rPr>
        <w:t>Triboun</w:t>
      </w:r>
      <w:proofErr w:type="spellEnd"/>
      <w:r>
        <w:rPr>
          <w:rFonts w:ascii="Georgia" w:hAnsi="Georgia"/>
        </w:rPr>
        <w:t>, P. &amp; Khorngton, S.</w:t>
      </w:r>
    </w:p>
    <w:p w14:paraId="2E449E69" w14:textId="77777777" w:rsidR="00000000" w:rsidRDefault="00000000">
      <w:pPr>
        <w:pStyle w:val="NormalWeb"/>
        <w:divId w:val="220487265"/>
        <w:rPr>
          <w:rFonts w:ascii="Georgia" w:hAnsi="Georgia"/>
        </w:rPr>
      </w:pPr>
      <w:r>
        <w:rPr>
          <w:rStyle w:val="datalabel1"/>
          <w:rFonts w:ascii="Georgia" w:hAnsi="Georgia"/>
        </w:rPr>
        <w:t xml:space="preserve">Regions: </w:t>
      </w:r>
      <w:r>
        <w:rPr>
          <w:rFonts w:ascii="Georgia" w:hAnsi="Georgia"/>
        </w:rPr>
        <w:t>Global</w:t>
      </w:r>
    </w:p>
    <w:p w14:paraId="197DF937" w14:textId="77777777" w:rsidR="00000000" w:rsidRDefault="00000000">
      <w:pPr>
        <w:pStyle w:val="Heading2"/>
        <w:divId w:val="220487265"/>
        <w:rPr>
          <w:rFonts w:ascii="Georgia" w:eastAsia="Times New Roman" w:hAnsi="Georgia"/>
          <w:sz w:val="27"/>
          <w:szCs w:val="27"/>
        </w:rPr>
      </w:pPr>
      <w:r>
        <w:rPr>
          <w:rFonts w:ascii="Georgia" w:eastAsia="Times New Roman" w:hAnsi="Georgia"/>
          <w:sz w:val="27"/>
          <w:szCs w:val="27"/>
        </w:rPr>
        <w:t>Assessment Rationale</w:t>
      </w:r>
    </w:p>
    <w:p w14:paraId="10CE6902" w14:textId="2FF0CFBC" w:rsidR="00000000" w:rsidRDefault="00000000">
      <w:pPr>
        <w:pStyle w:val="NormalWeb"/>
        <w:divId w:val="220487265"/>
        <w:rPr>
          <w:rFonts w:ascii="Georgia" w:hAnsi="Georgia"/>
        </w:rPr>
      </w:pPr>
      <w:proofErr w:type="spellStart"/>
      <w:r>
        <w:rPr>
          <w:rStyle w:val="Emphasis"/>
          <w:rFonts w:ascii="Georgia" w:hAnsi="Georgia"/>
        </w:rPr>
        <w:t>Paraboea</w:t>
      </w:r>
      <w:proofErr w:type="spellEnd"/>
      <w:r>
        <w:rPr>
          <w:rStyle w:val="Emphasis"/>
          <w:rFonts w:ascii="Georgia" w:hAnsi="Georgia"/>
        </w:rPr>
        <w:t xml:space="preserve"> </w:t>
      </w:r>
      <w:proofErr w:type="spellStart"/>
      <w:r>
        <w:rPr>
          <w:rStyle w:val="Emphasis"/>
          <w:rFonts w:ascii="Georgia" w:hAnsi="Georgia"/>
        </w:rPr>
        <w:t>puglisiae</w:t>
      </w:r>
      <w:proofErr w:type="spellEnd"/>
      <w:r>
        <w:rPr>
          <w:rStyle w:val="Emphasis"/>
          <w:rFonts w:ascii="Georgia" w:hAnsi="Georgia"/>
        </w:rPr>
        <w:t xml:space="preserve"> </w:t>
      </w:r>
      <w:r>
        <w:rPr>
          <w:rFonts w:ascii="Georgia" w:hAnsi="Georgia"/>
        </w:rPr>
        <w:t xml:space="preserve">is endemic to Thailand. This species was found only at </w:t>
      </w:r>
      <w:proofErr w:type="spellStart"/>
      <w:r>
        <w:rPr>
          <w:rFonts w:ascii="Georgia" w:hAnsi="Georgia"/>
        </w:rPr>
        <w:t>Nern</w:t>
      </w:r>
      <w:proofErr w:type="spellEnd"/>
      <w:r>
        <w:rPr>
          <w:rFonts w:ascii="Georgia" w:hAnsi="Georgia"/>
        </w:rPr>
        <w:t xml:space="preserve"> Khao Tien, Thong </w:t>
      </w:r>
      <w:proofErr w:type="spellStart"/>
      <w:r>
        <w:rPr>
          <w:rFonts w:ascii="Georgia" w:hAnsi="Georgia"/>
        </w:rPr>
        <w:t>Pha</w:t>
      </w:r>
      <w:proofErr w:type="spellEnd"/>
      <w:r>
        <w:rPr>
          <w:rFonts w:ascii="Georgia" w:hAnsi="Georgia"/>
        </w:rPr>
        <w:t xml:space="preserve"> Phum district, Kanchanaburi province. </w:t>
      </w:r>
      <w:proofErr w:type="gramStart"/>
      <w:r>
        <w:rPr>
          <w:rFonts w:ascii="Georgia" w:hAnsi="Georgia"/>
        </w:rPr>
        <w:t>Its</w:t>
      </w:r>
      <w:proofErr w:type="gramEnd"/>
      <w:r>
        <w:rPr>
          <w:rFonts w:ascii="Georgia" w:hAnsi="Georgia"/>
        </w:rPr>
        <w:t xml:space="preserve"> estimated of extent of occurrence (EOO) of 4 km</w:t>
      </w:r>
      <w:r>
        <w:rPr>
          <w:rFonts w:ascii="Georgia" w:hAnsi="Georgia"/>
          <w:vertAlign w:val="superscript"/>
        </w:rPr>
        <w:t>2</w:t>
      </w:r>
      <w:r>
        <w:rPr>
          <w:rFonts w:ascii="Georgia" w:hAnsi="Georgia"/>
        </w:rPr>
        <w:t xml:space="preserve"> and area of occupancy (AOO) of 4 km</w:t>
      </w:r>
      <w:r>
        <w:rPr>
          <w:rFonts w:ascii="Georgia" w:hAnsi="Georgia"/>
          <w:vertAlign w:val="superscript"/>
        </w:rPr>
        <w:t>2</w:t>
      </w:r>
      <w:r>
        <w:rPr>
          <w:rFonts w:ascii="Georgia" w:hAnsi="Georgia"/>
        </w:rPr>
        <w:t xml:space="preserve"> both fall within the thresholds for </w:t>
      </w:r>
      <w:ins w:id="1" w:author="Jack Plummer" w:date="2022-10-21T08:04:00Z">
        <w:r w:rsidR="007225C2">
          <w:rPr>
            <w:rFonts w:ascii="Georgia" w:hAnsi="Georgia"/>
          </w:rPr>
          <w:t xml:space="preserve">the </w:t>
        </w:r>
      </w:ins>
      <w:r>
        <w:rPr>
          <w:rFonts w:ascii="Georgia" w:hAnsi="Georgia"/>
        </w:rPr>
        <w:t>Critically Endangered category under criterion B. Its habitat is threatened by fire, eroded rocky ground and agricultural expansion which are inferred to be contributing to a continuing decline in habitat area, extent, and quality. Moreover, the collection site is outside protected area</w:t>
      </w:r>
      <w:ins w:id="2" w:author="Jack Plummer" w:date="2022-10-21T08:04:00Z">
        <w:r w:rsidR="007225C2">
          <w:rPr>
            <w:rFonts w:ascii="Georgia" w:hAnsi="Georgia"/>
          </w:rPr>
          <w:t>s</w:t>
        </w:r>
      </w:ins>
      <w:r>
        <w:rPr>
          <w:rFonts w:ascii="Georgia" w:hAnsi="Georgia"/>
        </w:rPr>
        <w:t xml:space="preserve">. It has experienced severe and </w:t>
      </w:r>
      <w:commentRangeStart w:id="3"/>
      <w:r>
        <w:rPr>
          <w:rFonts w:ascii="Georgia" w:hAnsi="Georgia"/>
        </w:rPr>
        <w:t xml:space="preserve">ongoing decline in </w:t>
      </w:r>
      <w:ins w:id="4" w:author="Jack Plummer" w:date="2022-10-21T08:07:00Z">
        <w:r w:rsidR="007225C2">
          <w:rPr>
            <w:rFonts w:ascii="Georgia" w:hAnsi="Georgia"/>
          </w:rPr>
          <w:t xml:space="preserve">its </w:t>
        </w:r>
      </w:ins>
      <w:r>
        <w:rPr>
          <w:rFonts w:ascii="Georgia" w:hAnsi="Georgia"/>
        </w:rPr>
        <w:t xml:space="preserve">habitat and </w:t>
      </w:r>
      <w:ins w:id="5" w:author="Jack Plummer" w:date="2022-10-21T08:08:00Z">
        <w:r w:rsidR="007225C2">
          <w:rPr>
            <w:rFonts w:ascii="Georgia" w:hAnsi="Georgia"/>
          </w:rPr>
          <w:t xml:space="preserve">the </w:t>
        </w:r>
      </w:ins>
      <w:r>
        <w:rPr>
          <w:rFonts w:ascii="Georgia" w:hAnsi="Georgia"/>
        </w:rPr>
        <w:t>number</w:t>
      </w:r>
      <w:ins w:id="6" w:author="Jack Plummer" w:date="2022-10-21T08:06:00Z">
        <w:r w:rsidR="007225C2">
          <w:rPr>
            <w:rFonts w:ascii="Georgia" w:hAnsi="Georgia"/>
          </w:rPr>
          <w:t xml:space="preserve"> of mature individuals</w:t>
        </w:r>
      </w:ins>
      <w:ins w:id="7" w:author="Jack Plummer" w:date="2022-10-21T08:08:00Z">
        <w:r w:rsidR="007225C2">
          <w:rPr>
            <w:rFonts w:ascii="Georgia" w:hAnsi="Georgia"/>
          </w:rPr>
          <w:t xml:space="preserve"> </w:t>
        </w:r>
      </w:ins>
      <w:del w:id="8" w:author="Jack Plummer" w:date="2022-10-21T08:08:00Z">
        <w:r w:rsidDel="007225C2">
          <w:rPr>
            <w:rFonts w:ascii="Georgia" w:hAnsi="Georgia"/>
          </w:rPr>
          <w:delText xml:space="preserve"> </w:delText>
        </w:r>
      </w:del>
      <w:commentRangeEnd w:id="3"/>
      <w:r w:rsidR="007225C2">
        <w:rPr>
          <w:rStyle w:val="CommentReference"/>
        </w:rPr>
        <w:commentReference w:id="3"/>
      </w:r>
      <w:r>
        <w:rPr>
          <w:rFonts w:ascii="Georgia" w:hAnsi="Georgia"/>
        </w:rPr>
        <w:t>due to the impact of many threats. Its distribution</w:t>
      </w:r>
      <w:ins w:id="9" w:author="Jack Plummer" w:date="2022-10-21T08:06:00Z">
        <w:r w:rsidR="007225C2">
          <w:rPr>
            <w:rFonts w:ascii="Georgia" w:hAnsi="Georgia"/>
          </w:rPr>
          <w:t xml:space="preserve"> and population are</w:t>
        </w:r>
      </w:ins>
      <w:del w:id="10" w:author="Jack Plummer" w:date="2022-10-21T08:06:00Z">
        <w:r w:rsidDel="007225C2">
          <w:rPr>
            <w:rFonts w:ascii="Georgia" w:hAnsi="Georgia"/>
          </w:rPr>
          <w:delText xml:space="preserve"> is</w:delText>
        </w:r>
      </w:del>
      <w:r>
        <w:rPr>
          <w:rFonts w:ascii="Georgia" w:hAnsi="Georgia"/>
        </w:rPr>
        <w:t xml:space="preserve"> severely </w:t>
      </w:r>
      <w:del w:id="11" w:author="Jack Plummer" w:date="2022-10-21T08:06:00Z">
        <w:r w:rsidDel="007225C2">
          <w:rPr>
            <w:rFonts w:ascii="Georgia" w:hAnsi="Georgia"/>
          </w:rPr>
          <w:delText>limited</w:delText>
        </w:r>
      </w:del>
      <w:ins w:id="12" w:author="Jack Plummer" w:date="2022-10-21T08:06:00Z">
        <w:r w:rsidR="007225C2">
          <w:rPr>
            <w:rFonts w:ascii="Georgia" w:hAnsi="Georgia"/>
          </w:rPr>
          <w:t>restrict</w:t>
        </w:r>
        <w:r w:rsidR="007225C2">
          <w:rPr>
            <w:rFonts w:ascii="Georgia" w:hAnsi="Georgia"/>
          </w:rPr>
          <w:t>ed</w:t>
        </w:r>
      </w:ins>
      <w:r>
        <w:rPr>
          <w:rFonts w:ascii="Georgia" w:hAnsi="Georgia"/>
        </w:rPr>
        <w:t xml:space="preserve">, with only a single remaining plant left in the wild. The population trend is suspected to be decreasing. Given its </w:t>
      </w:r>
      <w:del w:id="13" w:author="Jack Plummer" w:date="2022-10-21T08:08:00Z">
        <w:r w:rsidDel="007225C2">
          <w:rPr>
            <w:rFonts w:ascii="Georgia" w:hAnsi="Georgia"/>
          </w:rPr>
          <w:delText>restricted EOO, AOO and number of locations</w:delText>
        </w:r>
      </w:del>
      <w:ins w:id="14" w:author="Jack Plummer" w:date="2022-10-21T08:08:00Z">
        <w:r w:rsidR="007225C2">
          <w:rPr>
            <w:rFonts w:ascii="Georgia" w:hAnsi="Georgia"/>
          </w:rPr>
          <w:t>highly restricted distribution and population size</w:t>
        </w:r>
      </w:ins>
      <w:r>
        <w:rPr>
          <w:rFonts w:ascii="Georgia" w:hAnsi="Georgia"/>
        </w:rPr>
        <w:t>, alongside a continuing decline in habitat</w:t>
      </w:r>
      <w:ins w:id="15" w:author="Jack Plummer" w:date="2022-10-21T08:07:00Z">
        <w:r w:rsidR="007225C2">
          <w:rPr>
            <w:rFonts w:ascii="Georgia" w:hAnsi="Georgia"/>
          </w:rPr>
          <w:t xml:space="preserve"> and population number</w:t>
        </w:r>
      </w:ins>
      <w:r>
        <w:rPr>
          <w:rFonts w:ascii="Georgia" w:hAnsi="Georgia"/>
        </w:rPr>
        <w:t>, it is assessed as Critically Endangered (CR) B1ab(</w:t>
      </w:r>
      <w:proofErr w:type="spellStart"/>
      <w:proofErr w:type="gramStart"/>
      <w:r>
        <w:rPr>
          <w:rFonts w:ascii="Georgia" w:hAnsi="Georgia"/>
        </w:rPr>
        <w:t>iii</w:t>
      </w:r>
      <w:ins w:id="16" w:author="Jack Plummer" w:date="2022-10-21T08:08:00Z">
        <w:r w:rsidR="007225C2">
          <w:rPr>
            <w:rFonts w:ascii="Georgia" w:hAnsi="Georgia"/>
          </w:rPr>
          <w:t>,v</w:t>
        </w:r>
      </w:ins>
      <w:proofErr w:type="spellEnd"/>
      <w:proofErr w:type="gramEnd"/>
      <w:r>
        <w:rPr>
          <w:rFonts w:ascii="Georgia" w:hAnsi="Georgia"/>
        </w:rPr>
        <w:t>)+B2ab(</w:t>
      </w:r>
      <w:proofErr w:type="spellStart"/>
      <w:r>
        <w:rPr>
          <w:rFonts w:ascii="Georgia" w:hAnsi="Georgia"/>
        </w:rPr>
        <w:t>iii</w:t>
      </w:r>
      <w:ins w:id="17" w:author="Jack Plummer" w:date="2022-10-21T08:08:00Z">
        <w:r w:rsidR="007225C2">
          <w:rPr>
            <w:rFonts w:ascii="Georgia" w:hAnsi="Georgia"/>
          </w:rPr>
          <w:t>,v</w:t>
        </w:r>
      </w:ins>
      <w:proofErr w:type="spellEnd"/>
      <w:r>
        <w:rPr>
          <w:rFonts w:ascii="Georgia" w:hAnsi="Georgia"/>
        </w:rPr>
        <w:t>)</w:t>
      </w:r>
      <w:ins w:id="18" w:author="Jack Plummer" w:date="2022-10-21T08:08:00Z">
        <w:r w:rsidR="007225C2">
          <w:rPr>
            <w:rFonts w:ascii="Georgia" w:hAnsi="Georgia"/>
          </w:rPr>
          <w:t>; C2a(</w:t>
        </w:r>
        <w:proofErr w:type="spellStart"/>
        <w:r w:rsidR="007225C2">
          <w:rPr>
            <w:rFonts w:ascii="Georgia" w:hAnsi="Georgia"/>
          </w:rPr>
          <w:t>i,ii</w:t>
        </w:r>
        <w:proofErr w:type="spellEnd"/>
        <w:r w:rsidR="007225C2">
          <w:rPr>
            <w:rFonts w:ascii="Georgia" w:hAnsi="Georgia"/>
          </w:rPr>
          <w:t>); D</w:t>
        </w:r>
      </w:ins>
      <w:r>
        <w:rPr>
          <w:rFonts w:ascii="Georgia" w:hAnsi="Georgia"/>
        </w:rPr>
        <w:t>.</w:t>
      </w:r>
    </w:p>
    <w:p w14:paraId="599F23C7" w14:textId="77777777" w:rsidR="00000000" w:rsidRDefault="00000000">
      <w:pPr>
        <w:pStyle w:val="Heading1"/>
        <w:divId w:val="1442648454"/>
        <w:rPr>
          <w:rFonts w:ascii="Georgia" w:eastAsia="Times New Roman" w:hAnsi="Georgia"/>
          <w:sz w:val="29"/>
          <w:szCs w:val="29"/>
        </w:rPr>
      </w:pPr>
      <w:r>
        <w:rPr>
          <w:rFonts w:ascii="Georgia" w:eastAsia="Times New Roman" w:hAnsi="Georgia"/>
          <w:sz w:val="29"/>
          <w:szCs w:val="29"/>
        </w:rPr>
        <w:t>Distribution</w:t>
      </w:r>
    </w:p>
    <w:p w14:paraId="492C7005" w14:textId="77777777" w:rsidR="00000000" w:rsidRDefault="00000000">
      <w:pPr>
        <w:pStyle w:val="Heading2"/>
        <w:divId w:val="1442648454"/>
        <w:rPr>
          <w:rFonts w:ascii="Georgia" w:eastAsia="Times New Roman" w:hAnsi="Georgia"/>
          <w:sz w:val="27"/>
          <w:szCs w:val="27"/>
        </w:rPr>
      </w:pPr>
      <w:r>
        <w:rPr>
          <w:rFonts w:ascii="Georgia" w:eastAsia="Times New Roman" w:hAnsi="Georgia"/>
          <w:sz w:val="27"/>
          <w:szCs w:val="27"/>
        </w:rPr>
        <w:t>Geographic Range</w:t>
      </w:r>
    </w:p>
    <w:p w14:paraId="48D24AC7" w14:textId="0A4F56B9" w:rsidR="00000000" w:rsidRDefault="00000000">
      <w:pPr>
        <w:pStyle w:val="NormalWeb"/>
        <w:divId w:val="1442648454"/>
        <w:rPr>
          <w:rFonts w:ascii="Georgia" w:hAnsi="Georgia"/>
        </w:rPr>
      </w:pPr>
      <w:r>
        <w:rPr>
          <w:rFonts w:ascii="Georgia" w:hAnsi="Georgia"/>
        </w:rPr>
        <w:t xml:space="preserve">This species is only known from </w:t>
      </w:r>
      <w:proofErr w:type="spellStart"/>
      <w:r>
        <w:rPr>
          <w:rFonts w:ascii="Georgia" w:hAnsi="Georgia"/>
        </w:rPr>
        <w:t>Nern</w:t>
      </w:r>
      <w:proofErr w:type="spellEnd"/>
      <w:r>
        <w:rPr>
          <w:rFonts w:ascii="Georgia" w:hAnsi="Georgia"/>
        </w:rPr>
        <w:t xml:space="preserve"> Khao Tien, Kanchanaburi province (type locality). </w:t>
      </w:r>
      <w:ins w:id="19" w:author="Jack Plummer" w:date="2022-10-21T08:08:00Z">
        <w:r w:rsidR="007225C2">
          <w:rPr>
            <w:rFonts w:ascii="Georgia" w:hAnsi="Georgia"/>
          </w:rPr>
          <w:t xml:space="preserve">It </w:t>
        </w:r>
      </w:ins>
      <w:del w:id="20" w:author="Jack Plummer" w:date="2022-10-21T08:08:00Z">
        <w:r w:rsidDel="007225C2">
          <w:rPr>
            <w:rFonts w:ascii="Georgia" w:hAnsi="Georgia"/>
          </w:rPr>
          <w:delText>O</w:delText>
        </w:r>
      </w:del>
      <w:ins w:id="21" w:author="Jack Plummer" w:date="2022-10-21T08:08:00Z">
        <w:r w:rsidR="007225C2">
          <w:rPr>
            <w:rFonts w:ascii="Georgia" w:hAnsi="Georgia"/>
          </w:rPr>
          <w:t>o</w:t>
        </w:r>
      </w:ins>
      <w:r>
        <w:rPr>
          <w:rFonts w:ascii="Georgia" w:hAnsi="Georgia"/>
        </w:rPr>
        <w:t xml:space="preserve">ccurs at 216 m </w:t>
      </w:r>
      <w:del w:id="22" w:author="Jack Plummer" w:date="2022-10-21T08:08:00Z">
        <w:r w:rsidDel="007225C2">
          <w:rPr>
            <w:rFonts w:ascii="Georgia" w:hAnsi="Georgia"/>
          </w:rPr>
          <w:delText>above the sea level</w:delText>
        </w:r>
      </w:del>
      <w:ins w:id="23" w:author="Jack Plummer" w:date="2022-10-21T08:08:00Z">
        <w:r w:rsidR="007225C2">
          <w:rPr>
            <w:rFonts w:ascii="Georgia" w:hAnsi="Georgia"/>
          </w:rPr>
          <w:t>asl</w:t>
        </w:r>
      </w:ins>
      <w:r>
        <w:rPr>
          <w:rFonts w:ascii="Georgia" w:hAnsi="Georgia"/>
        </w:rPr>
        <w:t>.</w:t>
      </w:r>
    </w:p>
    <w:p w14:paraId="468BA1C3" w14:textId="77777777" w:rsidR="00000000" w:rsidRDefault="00000000">
      <w:pPr>
        <w:pStyle w:val="Heading2"/>
        <w:divId w:val="1442648454"/>
        <w:rPr>
          <w:rFonts w:ascii="Georgia" w:eastAsia="Times New Roman" w:hAnsi="Georgia"/>
          <w:sz w:val="27"/>
          <w:szCs w:val="27"/>
        </w:rPr>
      </w:pPr>
      <w:r>
        <w:rPr>
          <w:rFonts w:ascii="Georgia" w:eastAsia="Times New Roman" w:hAnsi="Georgia"/>
          <w:sz w:val="27"/>
          <w:szCs w:val="27"/>
        </w:rPr>
        <w:t>Area of Occupancy (AOO)</w:t>
      </w:r>
    </w:p>
    <w:tbl>
      <w:tblPr>
        <w:tblW w:w="0" w:type="auto"/>
        <w:tblCellSpacing w:w="15" w:type="dxa"/>
        <w:tblBorders>
          <w:top w:val="single" w:sz="6" w:space="0" w:color="808080"/>
          <w:left w:val="single" w:sz="6" w:space="0" w:color="808080"/>
          <w:bottom w:val="single" w:sz="6" w:space="0" w:color="808080"/>
          <w:right w:val="single" w:sz="6" w:space="0" w:color="808080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921"/>
        <w:gridCol w:w="6089"/>
      </w:tblGrid>
      <w:tr w:rsidR="00000000" w14:paraId="5C11A776" w14:textId="77777777">
        <w:trPr>
          <w:divId w:val="1442648454"/>
          <w:tblCellSpacing w:w="15" w:type="dxa"/>
        </w:trPr>
        <w:tc>
          <w:tcPr>
            <w:tcW w:w="0" w:type="auto"/>
            <w:tcBorders>
              <w:bottom w:val="single" w:sz="6" w:space="0" w:color="000000"/>
            </w:tcBorders>
            <w:shd w:val="clear" w:color="auto" w:fill="BBBBBB"/>
            <w:vAlign w:val="center"/>
            <w:hideMark/>
          </w:tcPr>
          <w:p w14:paraId="75C99E23" w14:textId="77777777" w:rsidR="00000000" w:rsidRDefault="00000000">
            <w:pPr>
              <w:spacing w:after="75"/>
              <w:rPr>
                <w:rFonts w:ascii="Georgia" w:eastAsia="Times New Roman" w:hAnsi="Georgia"/>
                <w:b/>
                <w:bCs/>
                <w:sz w:val="18"/>
                <w:szCs w:val="18"/>
              </w:rPr>
            </w:pPr>
            <w:r>
              <w:rPr>
                <w:rFonts w:ascii="Georgia" w:eastAsia="Times New Roman" w:hAnsi="Georgia"/>
                <w:b/>
                <w:bCs/>
                <w:sz w:val="18"/>
                <w:szCs w:val="18"/>
              </w:rPr>
              <w:lastRenderedPageBreak/>
              <w:t>Estimated area of occupancy (AOO) - in km2</w:t>
            </w:r>
          </w:p>
        </w:tc>
        <w:tc>
          <w:tcPr>
            <w:tcW w:w="0" w:type="auto"/>
            <w:tcBorders>
              <w:bottom w:val="single" w:sz="6" w:space="0" w:color="000000"/>
            </w:tcBorders>
            <w:shd w:val="clear" w:color="auto" w:fill="BBBBBB"/>
            <w:vAlign w:val="center"/>
            <w:hideMark/>
          </w:tcPr>
          <w:p w14:paraId="52C49EEC" w14:textId="77777777" w:rsidR="00000000" w:rsidRDefault="00000000">
            <w:pPr>
              <w:spacing w:after="75"/>
              <w:rPr>
                <w:rFonts w:ascii="Georgia" w:eastAsia="Times New Roman" w:hAnsi="Georgia"/>
                <w:b/>
                <w:bCs/>
                <w:sz w:val="18"/>
                <w:szCs w:val="18"/>
              </w:rPr>
            </w:pPr>
            <w:r>
              <w:rPr>
                <w:rFonts w:ascii="Georgia" w:eastAsia="Times New Roman" w:hAnsi="Georgia"/>
                <w:b/>
                <w:bCs/>
                <w:sz w:val="18"/>
                <w:szCs w:val="18"/>
              </w:rPr>
              <w:t>Justification</w:t>
            </w:r>
          </w:p>
        </w:tc>
      </w:tr>
      <w:tr w:rsidR="00000000" w14:paraId="5D22823C" w14:textId="77777777">
        <w:trPr>
          <w:divId w:val="1442648454"/>
          <w:tblCellSpacing w:w="15" w:type="dxa"/>
        </w:trPr>
        <w:tc>
          <w:tcPr>
            <w:tcW w:w="0" w:type="auto"/>
            <w:vAlign w:val="center"/>
            <w:hideMark/>
          </w:tcPr>
          <w:p w14:paraId="2C525101" w14:textId="77777777" w:rsidR="00000000" w:rsidRDefault="00000000">
            <w:pPr>
              <w:spacing w:after="75"/>
              <w:rPr>
                <w:rFonts w:ascii="Georgia" w:eastAsia="Times New Roman" w:hAnsi="Georgia"/>
                <w:sz w:val="18"/>
                <w:szCs w:val="18"/>
              </w:rPr>
            </w:pPr>
            <w:r>
              <w:rPr>
                <w:rFonts w:ascii="Georgia" w:eastAsia="Times New Roman" w:hAnsi="Georgia"/>
                <w:sz w:val="18"/>
                <w:szCs w:val="18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6CFA65DB" w14:textId="77777777" w:rsidR="00000000" w:rsidRDefault="00000000">
            <w:pPr>
              <w:spacing w:after="75"/>
              <w:rPr>
                <w:rFonts w:ascii="Georgia" w:eastAsia="Times New Roman" w:hAnsi="Georgia"/>
                <w:sz w:val="18"/>
                <w:szCs w:val="18"/>
              </w:rPr>
            </w:pPr>
            <w:r>
              <w:rPr>
                <w:rFonts w:ascii="Georgia" w:eastAsia="Times New Roman" w:hAnsi="Georgia"/>
                <w:sz w:val="18"/>
                <w:szCs w:val="18"/>
              </w:rPr>
              <w:t xml:space="preserve">Estimated from a 2 x 2 km grid cell for herbarium specimen point data mapped using </w:t>
            </w:r>
            <w:proofErr w:type="spellStart"/>
            <w:r>
              <w:rPr>
                <w:rFonts w:ascii="Georgia" w:eastAsia="Times New Roman" w:hAnsi="Georgia"/>
                <w:sz w:val="18"/>
                <w:szCs w:val="18"/>
              </w:rPr>
              <w:t>GeoCAT</w:t>
            </w:r>
            <w:proofErr w:type="spellEnd"/>
            <w:r>
              <w:rPr>
                <w:rFonts w:ascii="Georgia" w:eastAsia="Times New Roman" w:hAnsi="Georgia"/>
                <w:sz w:val="18"/>
                <w:szCs w:val="18"/>
              </w:rPr>
              <w:t xml:space="preserve"> (Bachman et al. 2011). </w:t>
            </w:r>
          </w:p>
        </w:tc>
      </w:tr>
    </w:tbl>
    <w:p w14:paraId="0FEB256C" w14:textId="77777777" w:rsidR="00000000" w:rsidRDefault="00000000">
      <w:pPr>
        <w:pStyle w:val="Heading2"/>
        <w:divId w:val="1442648454"/>
        <w:rPr>
          <w:rFonts w:ascii="Georgia" w:eastAsia="Times New Roman" w:hAnsi="Georgia"/>
          <w:sz w:val="27"/>
          <w:szCs w:val="27"/>
        </w:rPr>
      </w:pPr>
      <w:r>
        <w:rPr>
          <w:rFonts w:ascii="Georgia" w:eastAsia="Times New Roman" w:hAnsi="Georgia"/>
          <w:sz w:val="27"/>
          <w:szCs w:val="27"/>
        </w:rPr>
        <w:t>Extent of Occurrence (EOO)</w:t>
      </w:r>
    </w:p>
    <w:tbl>
      <w:tblPr>
        <w:tblW w:w="0" w:type="auto"/>
        <w:tblCellSpacing w:w="15" w:type="dxa"/>
        <w:tblBorders>
          <w:top w:val="single" w:sz="6" w:space="0" w:color="808080"/>
          <w:left w:val="single" w:sz="6" w:space="0" w:color="808080"/>
          <w:bottom w:val="single" w:sz="6" w:space="0" w:color="808080"/>
          <w:right w:val="single" w:sz="6" w:space="0" w:color="808080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55"/>
        <w:gridCol w:w="2371"/>
        <w:gridCol w:w="4484"/>
      </w:tblGrid>
      <w:tr w:rsidR="007225C2" w14:paraId="57146330" w14:textId="77777777">
        <w:trPr>
          <w:divId w:val="1442648454"/>
          <w:tblCellSpacing w:w="15" w:type="dxa"/>
        </w:trPr>
        <w:tc>
          <w:tcPr>
            <w:tcW w:w="0" w:type="auto"/>
            <w:tcBorders>
              <w:bottom w:val="single" w:sz="6" w:space="0" w:color="000000"/>
            </w:tcBorders>
            <w:shd w:val="clear" w:color="auto" w:fill="BBBBBB"/>
            <w:vAlign w:val="center"/>
            <w:hideMark/>
          </w:tcPr>
          <w:p w14:paraId="4B0749BF" w14:textId="77777777" w:rsidR="00000000" w:rsidRDefault="00000000">
            <w:pPr>
              <w:spacing w:after="75"/>
              <w:rPr>
                <w:rFonts w:ascii="Georgia" w:eastAsia="Times New Roman" w:hAnsi="Georgia"/>
                <w:b/>
                <w:bCs/>
                <w:sz w:val="18"/>
                <w:szCs w:val="18"/>
              </w:rPr>
            </w:pPr>
            <w:r>
              <w:rPr>
                <w:rFonts w:ascii="Georgia" w:eastAsia="Times New Roman" w:hAnsi="Georgia"/>
                <w:b/>
                <w:bCs/>
                <w:sz w:val="18"/>
                <w:szCs w:val="18"/>
              </w:rPr>
              <w:t>Estimated extent of occurrence (EOO)- in km2</w:t>
            </w:r>
          </w:p>
        </w:tc>
        <w:tc>
          <w:tcPr>
            <w:tcW w:w="0" w:type="auto"/>
            <w:tcBorders>
              <w:bottom w:val="single" w:sz="6" w:space="0" w:color="000000"/>
            </w:tcBorders>
            <w:shd w:val="clear" w:color="auto" w:fill="BBBBBB"/>
            <w:vAlign w:val="center"/>
            <w:hideMark/>
          </w:tcPr>
          <w:p w14:paraId="71A4EFFD" w14:textId="77777777" w:rsidR="00000000" w:rsidRDefault="00000000">
            <w:pPr>
              <w:spacing w:after="75"/>
              <w:rPr>
                <w:rFonts w:ascii="Georgia" w:eastAsia="Times New Roman" w:hAnsi="Georgia"/>
                <w:b/>
                <w:bCs/>
                <w:sz w:val="18"/>
                <w:szCs w:val="18"/>
              </w:rPr>
            </w:pPr>
            <w:r>
              <w:rPr>
                <w:rFonts w:ascii="Georgia" w:eastAsia="Times New Roman" w:hAnsi="Georgia"/>
                <w:b/>
                <w:bCs/>
                <w:sz w:val="18"/>
                <w:szCs w:val="18"/>
              </w:rPr>
              <w:t>EOO estimate calculated from Minimum Convex Polygon</w:t>
            </w:r>
          </w:p>
        </w:tc>
        <w:tc>
          <w:tcPr>
            <w:tcW w:w="0" w:type="auto"/>
            <w:tcBorders>
              <w:bottom w:val="single" w:sz="6" w:space="0" w:color="000000"/>
            </w:tcBorders>
            <w:shd w:val="clear" w:color="auto" w:fill="BBBBBB"/>
            <w:vAlign w:val="center"/>
            <w:hideMark/>
          </w:tcPr>
          <w:p w14:paraId="5F97A150" w14:textId="77777777" w:rsidR="00000000" w:rsidRDefault="00000000">
            <w:pPr>
              <w:spacing w:after="75"/>
              <w:rPr>
                <w:rFonts w:ascii="Georgia" w:eastAsia="Times New Roman" w:hAnsi="Georgia"/>
                <w:b/>
                <w:bCs/>
                <w:sz w:val="18"/>
                <w:szCs w:val="18"/>
              </w:rPr>
            </w:pPr>
            <w:r>
              <w:rPr>
                <w:rFonts w:ascii="Georgia" w:eastAsia="Times New Roman" w:hAnsi="Georgia"/>
                <w:b/>
                <w:bCs/>
                <w:sz w:val="18"/>
                <w:szCs w:val="18"/>
              </w:rPr>
              <w:t>Justification</w:t>
            </w:r>
          </w:p>
        </w:tc>
      </w:tr>
      <w:tr w:rsidR="007225C2" w14:paraId="463A5E90" w14:textId="77777777">
        <w:trPr>
          <w:divId w:val="1442648454"/>
          <w:tblCellSpacing w:w="15" w:type="dxa"/>
        </w:trPr>
        <w:tc>
          <w:tcPr>
            <w:tcW w:w="0" w:type="auto"/>
            <w:vAlign w:val="center"/>
            <w:hideMark/>
          </w:tcPr>
          <w:p w14:paraId="442DFC35" w14:textId="77777777" w:rsidR="00000000" w:rsidRDefault="00000000">
            <w:pPr>
              <w:spacing w:after="75"/>
              <w:rPr>
                <w:rFonts w:ascii="Georgia" w:eastAsia="Times New Roman" w:hAnsi="Georgia"/>
                <w:sz w:val="18"/>
                <w:szCs w:val="18"/>
              </w:rPr>
            </w:pPr>
            <w:r>
              <w:rPr>
                <w:rFonts w:ascii="Georgia" w:eastAsia="Times New Roman" w:hAnsi="Georgia"/>
                <w:sz w:val="18"/>
                <w:szCs w:val="18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333159F1" w14:textId="078DAF1D" w:rsidR="00000000" w:rsidRDefault="00000000">
            <w:pPr>
              <w:spacing w:after="75"/>
              <w:rPr>
                <w:rFonts w:ascii="Georgia" w:eastAsia="Times New Roman" w:hAnsi="Georgia"/>
                <w:sz w:val="18"/>
                <w:szCs w:val="18"/>
              </w:rPr>
            </w:pPr>
            <w:del w:id="24" w:author="Jack Plummer" w:date="2022-10-21T08:09:00Z">
              <w:r w:rsidDel="007225C2">
                <w:rPr>
                  <w:rFonts w:ascii="Georgia" w:eastAsia="Times New Roman" w:hAnsi="Georgia"/>
                  <w:sz w:val="18"/>
                  <w:szCs w:val="18"/>
                </w:rPr>
                <w:delText>true</w:delText>
              </w:r>
            </w:del>
            <w:ins w:id="25" w:author="Jack Plummer" w:date="2022-10-21T08:09:00Z">
              <w:r w:rsidR="007225C2">
                <w:rPr>
                  <w:rFonts w:ascii="Georgia" w:eastAsia="Times New Roman" w:hAnsi="Georgia"/>
                  <w:sz w:val="18"/>
                  <w:szCs w:val="18"/>
                </w:rPr>
                <w:t>false</w:t>
              </w:r>
            </w:ins>
          </w:p>
        </w:tc>
        <w:tc>
          <w:tcPr>
            <w:tcW w:w="0" w:type="auto"/>
            <w:vAlign w:val="center"/>
            <w:hideMark/>
          </w:tcPr>
          <w:p w14:paraId="0754407B" w14:textId="32C38D4E" w:rsidR="00000000" w:rsidRDefault="00000000">
            <w:pPr>
              <w:spacing w:after="75"/>
              <w:rPr>
                <w:rFonts w:ascii="Georgia" w:eastAsia="Times New Roman" w:hAnsi="Georgia"/>
                <w:sz w:val="18"/>
                <w:szCs w:val="18"/>
              </w:rPr>
            </w:pPr>
            <w:del w:id="26" w:author="Jack Plummer" w:date="2022-10-21T08:09:00Z">
              <w:r w:rsidDel="007225C2">
                <w:rPr>
                  <w:rFonts w:ascii="Georgia" w:eastAsia="Times New Roman" w:hAnsi="Georgia"/>
                  <w:sz w:val="18"/>
                  <w:szCs w:val="18"/>
                </w:rPr>
                <w:delText>Estimated from a 2 x 2 km grid cell for herbarium specimen point data mapped using GeoCAT (Bachman et al. 2011).</w:delText>
              </w:r>
            </w:del>
            <w:ins w:id="27" w:author="Jack Plummer" w:date="2022-10-21T08:09:00Z">
              <w:r w:rsidR="007225C2">
                <w:rPr>
                  <w:rFonts w:ascii="Georgia" w:eastAsia="Times New Roman" w:hAnsi="Georgia"/>
                  <w:sz w:val="18"/>
                  <w:szCs w:val="18"/>
                </w:rPr>
                <w:t>Equated to minimal AOO.</w:t>
              </w:r>
            </w:ins>
            <w:r>
              <w:rPr>
                <w:rFonts w:ascii="Georgia" w:eastAsia="Times New Roman" w:hAnsi="Georgia"/>
                <w:sz w:val="18"/>
                <w:szCs w:val="18"/>
              </w:rPr>
              <w:t xml:space="preserve"> </w:t>
            </w:r>
          </w:p>
        </w:tc>
      </w:tr>
    </w:tbl>
    <w:p w14:paraId="484A96C6" w14:textId="77777777" w:rsidR="00000000" w:rsidRDefault="00000000">
      <w:pPr>
        <w:pStyle w:val="Heading2"/>
        <w:divId w:val="1442648454"/>
        <w:rPr>
          <w:rFonts w:ascii="Georgia" w:eastAsia="Times New Roman" w:hAnsi="Georgia"/>
          <w:sz w:val="27"/>
          <w:szCs w:val="27"/>
        </w:rPr>
      </w:pPr>
      <w:r>
        <w:rPr>
          <w:rFonts w:ascii="Georgia" w:eastAsia="Times New Roman" w:hAnsi="Georgia"/>
          <w:sz w:val="27"/>
          <w:szCs w:val="27"/>
        </w:rPr>
        <w:t>Locations Information</w:t>
      </w:r>
    </w:p>
    <w:tbl>
      <w:tblPr>
        <w:tblW w:w="0" w:type="auto"/>
        <w:tblCellSpacing w:w="15" w:type="dxa"/>
        <w:tblBorders>
          <w:top w:val="single" w:sz="6" w:space="0" w:color="808080"/>
          <w:left w:val="single" w:sz="6" w:space="0" w:color="808080"/>
          <w:bottom w:val="single" w:sz="6" w:space="0" w:color="808080"/>
          <w:right w:val="single" w:sz="6" w:space="0" w:color="808080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26"/>
        <w:gridCol w:w="7584"/>
      </w:tblGrid>
      <w:tr w:rsidR="007225C2" w14:paraId="66F48F75" w14:textId="77777777">
        <w:trPr>
          <w:divId w:val="1442648454"/>
          <w:tblCellSpacing w:w="15" w:type="dxa"/>
        </w:trPr>
        <w:tc>
          <w:tcPr>
            <w:tcW w:w="0" w:type="auto"/>
            <w:tcBorders>
              <w:bottom w:val="single" w:sz="6" w:space="0" w:color="000000"/>
            </w:tcBorders>
            <w:shd w:val="clear" w:color="auto" w:fill="BBBBBB"/>
            <w:vAlign w:val="center"/>
            <w:hideMark/>
          </w:tcPr>
          <w:p w14:paraId="70870950" w14:textId="77777777" w:rsidR="00000000" w:rsidRDefault="00000000">
            <w:pPr>
              <w:spacing w:after="75"/>
              <w:rPr>
                <w:rFonts w:ascii="Georgia" w:eastAsia="Times New Roman" w:hAnsi="Georgia"/>
                <w:b/>
                <w:bCs/>
                <w:sz w:val="18"/>
                <w:szCs w:val="18"/>
              </w:rPr>
            </w:pPr>
            <w:r>
              <w:rPr>
                <w:rFonts w:ascii="Georgia" w:eastAsia="Times New Roman" w:hAnsi="Georgia"/>
                <w:b/>
                <w:bCs/>
                <w:sz w:val="18"/>
                <w:szCs w:val="18"/>
              </w:rPr>
              <w:t>Number of Locations</w:t>
            </w:r>
          </w:p>
        </w:tc>
        <w:tc>
          <w:tcPr>
            <w:tcW w:w="0" w:type="auto"/>
            <w:tcBorders>
              <w:bottom w:val="single" w:sz="6" w:space="0" w:color="000000"/>
            </w:tcBorders>
            <w:shd w:val="clear" w:color="auto" w:fill="BBBBBB"/>
            <w:vAlign w:val="center"/>
            <w:hideMark/>
          </w:tcPr>
          <w:p w14:paraId="077D24AC" w14:textId="77777777" w:rsidR="00000000" w:rsidRDefault="00000000">
            <w:pPr>
              <w:spacing w:after="75"/>
              <w:rPr>
                <w:rFonts w:ascii="Georgia" w:eastAsia="Times New Roman" w:hAnsi="Georgia"/>
                <w:b/>
                <w:bCs/>
                <w:sz w:val="18"/>
                <w:szCs w:val="18"/>
              </w:rPr>
            </w:pPr>
            <w:r>
              <w:rPr>
                <w:rFonts w:ascii="Georgia" w:eastAsia="Times New Roman" w:hAnsi="Georgia"/>
                <w:b/>
                <w:bCs/>
                <w:sz w:val="18"/>
                <w:szCs w:val="18"/>
              </w:rPr>
              <w:t>Justification</w:t>
            </w:r>
          </w:p>
        </w:tc>
      </w:tr>
      <w:tr w:rsidR="007225C2" w14:paraId="33947576" w14:textId="77777777">
        <w:trPr>
          <w:divId w:val="1442648454"/>
          <w:tblCellSpacing w:w="15" w:type="dxa"/>
        </w:trPr>
        <w:tc>
          <w:tcPr>
            <w:tcW w:w="0" w:type="auto"/>
            <w:vAlign w:val="center"/>
            <w:hideMark/>
          </w:tcPr>
          <w:p w14:paraId="4F306574" w14:textId="77777777" w:rsidR="00000000" w:rsidRDefault="00000000">
            <w:pPr>
              <w:spacing w:after="75"/>
              <w:rPr>
                <w:rFonts w:ascii="Georgia" w:eastAsia="Times New Roman" w:hAnsi="Georgia"/>
                <w:sz w:val="18"/>
                <w:szCs w:val="18"/>
              </w:rPr>
            </w:pPr>
            <w:r>
              <w:rPr>
                <w:rFonts w:ascii="Georgia" w:eastAsia="Times New Roman" w:hAnsi="Georgia"/>
                <w:sz w:val="18"/>
                <w:szCs w:val="18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0EB0E6D7" w14:textId="2D6DF4F4" w:rsidR="00000000" w:rsidRDefault="00000000">
            <w:pPr>
              <w:spacing w:after="75"/>
              <w:rPr>
                <w:rFonts w:ascii="Georgia" w:eastAsia="Times New Roman" w:hAnsi="Georgia"/>
                <w:sz w:val="18"/>
                <w:szCs w:val="18"/>
              </w:rPr>
            </w:pPr>
            <w:del w:id="28" w:author="Jack Plummer" w:date="2022-10-21T08:09:00Z">
              <w:r w:rsidDel="007225C2">
                <w:rPr>
                  <w:rFonts w:ascii="Georgia" w:eastAsia="Times New Roman" w:hAnsi="Georgia"/>
                  <w:sz w:val="18"/>
                  <w:szCs w:val="18"/>
                </w:rPr>
                <w:delText xml:space="preserve">Collection </w:delText>
              </w:r>
            </w:del>
            <w:ins w:id="29" w:author="Jack Plummer" w:date="2022-10-21T08:09:00Z">
              <w:r w:rsidR="007225C2">
                <w:rPr>
                  <w:rFonts w:ascii="Georgia" w:eastAsia="Times New Roman" w:hAnsi="Georgia"/>
                  <w:sz w:val="18"/>
                  <w:szCs w:val="18"/>
                </w:rPr>
                <w:t>The species is only known from the type</w:t>
              </w:r>
              <w:r w:rsidR="007225C2">
                <w:rPr>
                  <w:rFonts w:ascii="Georgia" w:eastAsia="Times New Roman" w:hAnsi="Georgia"/>
                  <w:sz w:val="18"/>
                  <w:szCs w:val="18"/>
                </w:rPr>
                <w:t xml:space="preserve"> </w:t>
              </w:r>
            </w:ins>
            <w:r>
              <w:rPr>
                <w:rFonts w:ascii="Georgia" w:eastAsia="Times New Roman" w:hAnsi="Georgia"/>
                <w:sz w:val="18"/>
                <w:szCs w:val="18"/>
              </w:rPr>
              <w:t>locality</w:t>
            </w:r>
            <w:ins w:id="30" w:author="Jack Plummer" w:date="2022-10-21T08:09:00Z">
              <w:r w:rsidR="007225C2">
                <w:rPr>
                  <w:rFonts w:ascii="Georgia" w:eastAsia="Times New Roman" w:hAnsi="Georgia"/>
                  <w:sz w:val="18"/>
                  <w:szCs w:val="18"/>
                </w:rPr>
                <w:t xml:space="preserve"> in</w:t>
              </w:r>
            </w:ins>
            <w:r>
              <w:rPr>
                <w:rFonts w:ascii="Georgia" w:eastAsia="Times New Roman" w:hAnsi="Georgia"/>
                <w:sz w:val="18"/>
                <w:szCs w:val="18"/>
              </w:rPr>
              <w:t xml:space="preserve"> </w:t>
            </w:r>
            <w:del w:id="31" w:author="Jack Plummer" w:date="2022-10-21T08:09:00Z">
              <w:r w:rsidDel="007225C2">
                <w:rPr>
                  <w:rFonts w:ascii="Georgia" w:eastAsia="Times New Roman" w:hAnsi="Georgia"/>
                  <w:sz w:val="18"/>
                  <w:szCs w:val="18"/>
                </w:rPr>
                <w:delText xml:space="preserve">occurs in only one location </w:delText>
              </w:r>
            </w:del>
            <w:r>
              <w:rPr>
                <w:rFonts w:ascii="Georgia" w:eastAsia="Times New Roman" w:hAnsi="Georgia"/>
                <w:sz w:val="18"/>
                <w:szCs w:val="18"/>
              </w:rPr>
              <w:t xml:space="preserve">Thong </w:t>
            </w:r>
            <w:proofErr w:type="spellStart"/>
            <w:r>
              <w:rPr>
                <w:rFonts w:ascii="Georgia" w:eastAsia="Times New Roman" w:hAnsi="Georgia"/>
                <w:sz w:val="18"/>
                <w:szCs w:val="18"/>
              </w:rPr>
              <w:t>Pha</w:t>
            </w:r>
            <w:proofErr w:type="spellEnd"/>
            <w:r>
              <w:rPr>
                <w:rFonts w:ascii="Georgia" w:eastAsia="Times New Roman" w:hAnsi="Georgia"/>
                <w:sz w:val="18"/>
                <w:szCs w:val="18"/>
              </w:rPr>
              <w:t xml:space="preserve"> Phum district, Kanchanaburi</w:t>
            </w:r>
            <w:ins w:id="32" w:author="Jack Plummer" w:date="2022-10-21T08:09:00Z">
              <w:r w:rsidR="007225C2">
                <w:rPr>
                  <w:rFonts w:ascii="Georgia" w:eastAsia="Times New Roman" w:hAnsi="Georgia"/>
                  <w:sz w:val="18"/>
                  <w:szCs w:val="18"/>
                </w:rPr>
                <w:t>, where it is threatened</w:t>
              </w:r>
            </w:ins>
            <w:ins w:id="33" w:author="Jack Plummer" w:date="2022-10-21T08:10:00Z">
              <w:r w:rsidR="007225C2">
                <w:rPr>
                  <w:rFonts w:ascii="Georgia" w:eastAsia="Times New Roman" w:hAnsi="Georgia"/>
                  <w:sz w:val="18"/>
                  <w:szCs w:val="18"/>
                </w:rPr>
                <w:t xml:space="preserve"> by </w:t>
              </w:r>
              <w:r w:rsidR="007225C2" w:rsidRPr="007225C2">
                <w:rPr>
                  <w:rFonts w:ascii="Georgia" w:eastAsia="Times New Roman" w:hAnsi="Georgia"/>
                  <w:sz w:val="18"/>
                  <w:szCs w:val="18"/>
                </w:rPr>
                <w:t>fire, eroded rocky ground and agricultural expansion</w:t>
              </w:r>
            </w:ins>
            <w:del w:id="34" w:author="Jack Plummer" w:date="2022-10-21T08:09:00Z">
              <w:r w:rsidDel="007225C2">
                <w:rPr>
                  <w:rFonts w:ascii="Georgia" w:eastAsia="Times New Roman" w:hAnsi="Georgia"/>
                  <w:sz w:val="18"/>
                  <w:szCs w:val="18"/>
                </w:rPr>
                <w:delText>.</w:delText>
              </w:r>
            </w:del>
          </w:p>
        </w:tc>
      </w:tr>
    </w:tbl>
    <w:p w14:paraId="616B01E9" w14:textId="77777777" w:rsidR="00000000" w:rsidRDefault="00000000">
      <w:pPr>
        <w:pStyle w:val="Heading2"/>
        <w:divId w:val="1442648454"/>
        <w:rPr>
          <w:rFonts w:ascii="Georgia" w:eastAsia="Times New Roman" w:hAnsi="Georgia"/>
          <w:sz w:val="27"/>
          <w:szCs w:val="27"/>
        </w:rPr>
      </w:pPr>
      <w:r>
        <w:rPr>
          <w:rFonts w:ascii="Georgia" w:eastAsia="Times New Roman" w:hAnsi="Georgia"/>
          <w:sz w:val="27"/>
          <w:szCs w:val="27"/>
        </w:rPr>
        <w:t>Very restricted AOO or number of locations (triggers VU D2)</w:t>
      </w:r>
    </w:p>
    <w:tbl>
      <w:tblPr>
        <w:tblW w:w="0" w:type="auto"/>
        <w:tblCellSpacing w:w="15" w:type="dxa"/>
        <w:tblBorders>
          <w:top w:val="single" w:sz="6" w:space="0" w:color="808080"/>
          <w:left w:val="single" w:sz="6" w:space="0" w:color="808080"/>
          <w:bottom w:val="single" w:sz="6" w:space="0" w:color="808080"/>
          <w:right w:val="single" w:sz="6" w:space="0" w:color="808080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633"/>
        <w:gridCol w:w="5377"/>
      </w:tblGrid>
      <w:tr w:rsidR="00000000" w14:paraId="02083F0D" w14:textId="77777777">
        <w:trPr>
          <w:divId w:val="1442648454"/>
          <w:tblCellSpacing w:w="15" w:type="dxa"/>
        </w:trPr>
        <w:tc>
          <w:tcPr>
            <w:tcW w:w="0" w:type="auto"/>
            <w:tcBorders>
              <w:bottom w:val="single" w:sz="6" w:space="0" w:color="000000"/>
            </w:tcBorders>
            <w:shd w:val="clear" w:color="auto" w:fill="BBBBBB"/>
            <w:vAlign w:val="center"/>
            <w:hideMark/>
          </w:tcPr>
          <w:p w14:paraId="613543E0" w14:textId="77777777" w:rsidR="00000000" w:rsidRDefault="00000000">
            <w:pPr>
              <w:spacing w:after="75"/>
              <w:rPr>
                <w:rFonts w:ascii="Georgia" w:eastAsia="Times New Roman" w:hAnsi="Georgia"/>
                <w:b/>
                <w:bCs/>
                <w:sz w:val="18"/>
                <w:szCs w:val="18"/>
              </w:rPr>
            </w:pPr>
            <w:r>
              <w:rPr>
                <w:rFonts w:ascii="Georgia" w:eastAsia="Times New Roman" w:hAnsi="Georgia"/>
                <w:b/>
                <w:bCs/>
                <w:sz w:val="18"/>
                <w:szCs w:val="18"/>
              </w:rPr>
              <w:t>Very restricted in area of occupancy (AOO) and/or # of locations</w:t>
            </w:r>
          </w:p>
        </w:tc>
        <w:tc>
          <w:tcPr>
            <w:tcW w:w="0" w:type="auto"/>
            <w:tcBorders>
              <w:bottom w:val="single" w:sz="6" w:space="0" w:color="000000"/>
            </w:tcBorders>
            <w:shd w:val="clear" w:color="auto" w:fill="BBBBBB"/>
            <w:vAlign w:val="center"/>
            <w:hideMark/>
          </w:tcPr>
          <w:p w14:paraId="5379C85B" w14:textId="77777777" w:rsidR="00000000" w:rsidRDefault="00000000">
            <w:pPr>
              <w:spacing w:after="75"/>
              <w:rPr>
                <w:rFonts w:ascii="Georgia" w:eastAsia="Times New Roman" w:hAnsi="Georgia"/>
                <w:b/>
                <w:bCs/>
                <w:sz w:val="18"/>
                <w:szCs w:val="18"/>
              </w:rPr>
            </w:pPr>
            <w:r>
              <w:rPr>
                <w:rFonts w:ascii="Georgia" w:eastAsia="Times New Roman" w:hAnsi="Georgia"/>
                <w:b/>
                <w:bCs/>
                <w:sz w:val="18"/>
                <w:szCs w:val="18"/>
              </w:rPr>
              <w:t>Justification</w:t>
            </w:r>
          </w:p>
        </w:tc>
      </w:tr>
      <w:tr w:rsidR="00000000" w14:paraId="6DC511DC" w14:textId="77777777">
        <w:trPr>
          <w:divId w:val="1442648454"/>
          <w:tblCellSpacing w:w="15" w:type="dxa"/>
        </w:trPr>
        <w:tc>
          <w:tcPr>
            <w:tcW w:w="0" w:type="auto"/>
            <w:vAlign w:val="center"/>
            <w:hideMark/>
          </w:tcPr>
          <w:p w14:paraId="11679018" w14:textId="77777777" w:rsidR="00000000" w:rsidRPr="00DD3FFF" w:rsidRDefault="00000000">
            <w:pPr>
              <w:spacing w:after="75"/>
              <w:rPr>
                <w:rFonts w:ascii="Georgia" w:eastAsia="Times New Roman" w:hAnsi="Georgia"/>
                <w:strike/>
                <w:sz w:val="18"/>
                <w:szCs w:val="18"/>
                <w:rPrChange w:id="35" w:author="Jack Plummer" w:date="2022-10-21T08:10:00Z">
                  <w:rPr>
                    <w:rFonts w:ascii="Georgia" w:eastAsia="Times New Roman" w:hAnsi="Georgia"/>
                    <w:sz w:val="18"/>
                    <w:szCs w:val="18"/>
                  </w:rPr>
                </w:rPrChange>
              </w:rPr>
            </w:pPr>
            <w:commentRangeStart w:id="36"/>
            <w:r w:rsidRPr="00DD3FFF">
              <w:rPr>
                <w:rFonts w:ascii="Georgia" w:eastAsia="Times New Roman" w:hAnsi="Georgia"/>
                <w:strike/>
                <w:sz w:val="18"/>
                <w:szCs w:val="18"/>
                <w:rPrChange w:id="37" w:author="Jack Plummer" w:date="2022-10-21T08:10:00Z">
                  <w:rPr>
                    <w:rFonts w:ascii="Georgia" w:eastAsia="Times New Roman" w:hAnsi="Georgia"/>
                    <w:sz w:val="18"/>
                    <w:szCs w:val="18"/>
                  </w:rPr>
                </w:rPrChange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14:paraId="4D0FAF4E" w14:textId="77777777" w:rsidR="00000000" w:rsidRPr="00DD3FFF" w:rsidRDefault="00000000">
            <w:pPr>
              <w:spacing w:after="75"/>
              <w:rPr>
                <w:rFonts w:ascii="Georgia" w:eastAsia="Times New Roman" w:hAnsi="Georgia"/>
                <w:strike/>
                <w:sz w:val="18"/>
                <w:szCs w:val="18"/>
                <w:rPrChange w:id="38" w:author="Jack Plummer" w:date="2022-10-21T08:10:00Z">
                  <w:rPr>
                    <w:rFonts w:ascii="Georgia" w:eastAsia="Times New Roman" w:hAnsi="Georgia"/>
                    <w:sz w:val="18"/>
                    <w:szCs w:val="18"/>
                  </w:rPr>
                </w:rPrChange>
              </w:rPr>
            </w:pPr>
            <w:r w:rsidRPr="00DD3FFF">
              <w:rPr>
                <w:rFonts w:ascii="Georgia" w:eastAsia="Times New Roman" w:hAnsi="Georgia"/>
                <w:strike/>
                <w:sz w:val="18"/>
                <w:szCs w:val="18"/>
                <w:rPrChange w:id="39" w:author="Jack Plummer" w:date="2022-10-21T08:10:00Z">
                  <w:rPr>
                    <w:rFonts w:ascii="Georgia" w:eastAsia="Times New Roman" w:hAnsi="Georgia"/>
                    <w:sz w:val="18"/>
                    <w:szCs w:val="18"/>
                  </w:rPr>
                </w:rPrChange>
              </w:rPr>
              <w:t xml:space="preserve">This species is described from one location. It is only known from Thong </w:t>
            </w:r>
            <w:proofErr w:type="spellStart"/>
            <w:r w:rsidRPr="00DD3FFF">
              <w:rPr>
                <w:rFonts w:ascii="Georgia" w:eastAsia="Times New Roman" w:hAnsi="Georgia"/>
                <w:strike/>
                <w:sz w:val="18"/>
                <w:szCs w:val="18"/>
                <w:rPrChange w:id="40" w:author="Jack Plummer" w:date="2022-10-21T08:10:00Z">
                  <w:rPr>
                    <w:rFonts w:ascii="Georgia" w:eastAsia="Times New Roman" w:hAnsi="Georgia"/>
                    <w:sz w:val="18"/>
                    <w:szCs w:val="18"/>
                  </w:rPr>
                </w:rPrChange>
              </w:rPr>
              <w:t>Pha</w:t>
            </w:r>
            <w:proofErr w:type="spellEnd"/>
            <w:r w:rsidRPr="00DD3FFF">
              <w:rPr>
                <w:rFonts w:ascii="Georgia" w:eastAsia="Times New Roman" w:hAnsi="Georgia"/>
                <w:strike/>
                <w:sz w:val="18"/>
                <w:szCs w:val="18"/>
                <w:rPrChange w:id="41" w:author="Jack Plummer" w:date="2022-10-21T08:10:00Z">
                  <w:rPr>
                    <w:rFonts w:ascii="Georgia" w:eastAsia="Times New Roman" w:hAnsi="Georgia"/>
                    <w:sz w:val="18"/>
                    <w:szCs w:val="18"/>
                  </w:rPr>
                </w:rPrChange>
              </w:rPr>
              <w:t xml:space="preserve"> Phum district, Kanchanaburi.</w:t>
            </w:r>
            <w:commentRangeEnd w:id="36"/>
            <w:r w:rsidR="00DD3FFF">
              <w:rPr>
                <w:rStyle w:val="CommentReference"/>
              </w:rPr>
              <w:commentReference w:id="36"/>
            </w:r>
          </w:p>
        </w:tc>
      </w:tr>
    </w:tbl>
    <w:p w14:paraId="3C4B0C8C" w14:textId="77777777" w:rsidR="00000000" w:rsidRDefault="00000000">
      <w:pPr>
        <w:pStyle w:val="Heading2"/>
        <w:divId w:val="1442648454"/>
        <w:rPr>
          <w:rFonts w:ascii="Georgia" w:eastAsia="Times New Roman" w:hAnsi="Georgia"/>
          <w:sz w:val="27"/>
          <w:szCs w:val="27"/>
        </w:rPr>
      </w:pPr>
      <w:r>
        <w:rPr>
          <w:rFonts w:ascii="Georgia" w:eastAsia="Times New Roman" w:hAnsi="Georgia"/>
          <w:sz w:val="27"/>
          <w:szCs w:val="27"/>
        </w:rPr>
        <w:t>Elevation / Depth / Depth Zones</w:t>
      </w:r>
    </w:p>
    <w:p w14:paraId="262D38CB" w14:textId="77777777" w:rsidR="00000000" w:rsidRDefault="00000000">
      <w:pPr>
        <w:pStyle w:val="NormalWeb"/>
        <w:divId w:val="1442648454"/>
        <w:rPr>
          <w:rFonts w:ascii="Georgia" w:hAnsi="Georgia"/>
        </w:rPr>
      </w:pPr>
      <w:r>
        <w:rPr>
          <w:rStyle w:val="datalabel1"/>
          <w:rFonts w:ascii="Georgia" w:hAnsi="Georgia"/>
        </w:rPr>
        <w:t xml:space="preserve">Elevation Lower Limit (in metres above sea level): </w:t>
      </w:r>
      <w:r>
        <w:rPr>
          <w:rFonts w:ascii="Georgia" w:hAnsi="Georgia"/>
        </w:rPr>
        <w:t>216</w:t>
      </w:r>
    </w:p>
    <w:p w14:paraId="2FE886BC" w14:textId="77777777" w:rsidR="00000000" w:rsidRDefault="00000000">
      <w:pPr>
        <w:pStyle w:val="NormalWeb"/>
        <w:divId w:val="1442648454"/>
        <w:rPr>
          <w:rFonts w:ascii="Georgia" w:hAnsi="Georgia"/>
        </w:rPr>
      </w:pPr>
      <w:r>
        <w:rPr>
          <w:rStyle w:val="datalabel1"/>
          <w:rFonts w:ascii="Georgia" w:hAnsi="Georgia"/>
        </w:rPr>
        <w:t xml:space="preserve">Elevation Upper Limit (in metres above sea level): </w:t>
      </w:r>
      <w:r>
        <w:rPr>
          <w:rFonts w:ascii="Georgia" w:hAnsi="Georgia"/>
        </w:rPr>
        <w:t>216</w:t>
      </w:r>
    </w:p>
    <w:p w14:paraId="06859C9D" w14:textId="77777777" w:rsidR="00000000" w:rsidRDefault="00000000">
      <w:pPr>
        <w:pStyle w:val="Heading2"/>
        <w:divId w:val="1442648454"/>
        <w:rPr>
          <w:rFonts w:ascii="Georgia" w:eastAsia="Times New Roman" w:hAnsi="Georgia"/>
          <w:sz w:val="27"/>
          <w:szCs w:val="27"/>
        </w:rPr>
      </w:pPr>
      <w:r>
        <w:rPr>
          <w:rFonts w:ascii="Georgia" w:eastAsia="Times New Roman" w:hAnsi="Georgia"/>
          <w:sz w:val="27"/>
          <w:szCs w:val="27"/>
        </w:rPr>
        <w:t>Map Status</w:t>
      </w:r>
    </w:p>
    <w:tbl>
      <w:tblPr>
        <w:tblW w:w="0" w:type="auto"/>
        <w:tblCellSpacing w:w="15" w:type="dxa"/>
        <w:tblBorders>
          <w:top w:val="single" w:sz="6" w:space="0" w:color="808080"/>
          <w:left w:val="single" w:sz="6" w:space="0" w:color="808080"/>
          <w:bottom w:val="single" w:sz="6" w:space="0" w:color="808080"/>
          <w:right w:val="single" w:sz="6" w:space="0" w:color="808080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77"/>
        <w:gridCol w:w="1142"/>
        <w:gridCol w:w="1735"/>
        <w:gridCol w:w="986"/>
        <w:gridCol w:w="1004"/>
        <w:gridCol w:w="1228"/>
        <w:gridCol w:w="1147"/>
        <w:gridCol w:w="1091"/>
      </w:tblGrid>
      <w:tr w:rsidR="00000000" w14:paraId="023DF1E0" w14:textId="77777777">
        <w:trPr>
          <w:divId w:val="1442648454"/>
          <w:tblCellSpacing w:w="15" w:type="dxa"/>
        </w:trPr>
        <w:tc>
          <w:tcPr>
            <w:tcW w:w="0" w:type="auto"/>
            <w:tcBorders>
              <w:bottom w:val="single" w:sz="6" w:space="0" w:color="000000"/>
            </w:tcBorders>
            <w:shd w:val="clear" w:color="auto" w:fill="BBBBBB"/>
            <w:vAlign w:val="center"/>
            <w:hideMark/>
          </w:tcPr>
          <w:p w14:paraId="4ED5DCFF" w14:textId="77777777" w:rsidR="00000000" w:rsidRDefault="00000000">
            <w:pPr>
              <w:spacing w:after="75"/>
              <w:rPr>
                <w:rFonts w:ascii="Georgia" w:eastAsia="Times New Roman" w:hAnsi="Georgia"/>
                <w:b/>
                <w:bCs/>
                <w:sz w:val="18"/>
                <w:szCs w:val="18"/>
              </w:rPr>
            </w:pPr>
            <w:r>
              <w:rPr>
                <w:rFonts w:ascii="Georgia" w:eastAsia="Times New Roman" w:hAnsi="Georgia"/>
                <w:b/>
                <w:bCs/>
                <w:sz w:val="18"/>
                <w:szCs w:val="18"/>
              </w:rPr>
              <w:t>Map Status</w:t>
            </w:r>
          </w:p>
        </w:tc>
        <w:tc>
          <w:tcPr>
            <w:tcW w:w="0" w:type="auto"/>
            <w:tcBorders>
              <w:bottom w:val="single" w:sz="6" w:space="0" w:color="000000"/>
            </w:tcBorders>
            <w:shd w:val="clear" w:color="auto" w:fill="BBBBBB"/>
            <w:vAlign w:val="center"/>
            <w:hideMark/>
          </w:tcPr>
          <w:p w14:paraId="7D8BF1AF" w14:textId="77777777" w:rsidR="00000000" w:rsidRDefault="00000000">
            <w:pPr>
              <w:spacing w:after="75"/>
              <w:rPr>
                <w:rFonts w:ascii="Georgia" w:eastAsia="Times New Roman" w:hAnsi="Georgia"/>
                <w:b/>
                <w:bCs/>
                <w:sz w:val="18"/>
                <w:szCs w:val="18"/>
              </w:rPr>
            </w:pPr>
            <w:r>
              <w:rPr>
                <w:rFonts w:ascii="Georgia" w:eastAsia="Times New Roman" w:hAnsi="Georgia"/>
                <w:b/>
                <w:bCs/>
                <w:sz w:val="18"/>
                <w:szCs w:val="18"/>
              </w:rPr>
              <w:t>Use map from previous assessment</w:t>
            </w:r>
          </w:p>
        </w:tc>
        <w:tc>
          <w:tcPr>
            <w:tcW w:w="0" w:type="auto"/>
            <w:tcBorders>
              <w:bottom w:val="single" w:sz="6" w:space="0" w:color="000000"/>
            </w:tcBorders>
            <w:shd w:val="clear" w:color="auto" w:fill="BBBBBB"/>
            <w:vAlign w:val="center"/>
            <w:hideMark/>
          </w:tcPr>
          <w:p w14:paraId="7CC3B89D" w14:textId="77777777" w:rsidR="00000000" w:rsidRDefault="00000000">
            <w:pPr>
              <w:spacing w:after="75"/>
              <w:rPr>
                <w:rFonts w:ascii="Georgia" w:eastAsia="Times New Roman" w:hAnsi="Georgia"/>
                <w:b/>
                <w:bCs/>
                <w:sz w:val="18"/>
                <w:szCs w:val="18"/>
              </w:rPr>
            </w:pPr>
            <w:r>
              <w:rPr>
                <w:rFonts w:ascii="Georgia" w:eastAsia="Times New Roman" w:hAnsi="Georgia"/>
                <w:b/>
                <w:bCs/>
                <w:sz w:val="18"/>
                <w:szCs w:val="18"/>
              </w:rPr>
              <w:t>How the map was created, including data sources/methods used:</w:t>
            </w:r>
          </w:p>
        </w:tc>
        <w:tc>
          <w:tcPr>
            <w:tcW w:w="0" w:type="auto"/>
            <w:tcBorders>
              <w:bottom w:val="single" w:sz="6" w:space="0" w:color="000000"/>
            </w:tcBorders>
            <w:shd w:val="clear" w:color="auto" w:fill="BBBBBB"/>
            <w:vAlign w:val="center"/>
            <w:hideMark/>
          </w:tcPr>
          <w:p w14:paraId="7B8E4A8E" w14:textId="77777777" w:rsidR="00000000" w:rsidRDefault="00000000">
            <w:pPr>
              <w:spacing w:after="75"/>
              <w:rPr>
                <w:rFonts w:ascii="Georgia" w:eastAsia="Times New Roman" w:hAnsi="Georgia"/>
                <w:b/>
                <w:bCs/>
                <w:sz w:val="18"/>
                <w:szCs w:val="18"/>
              </w:rPr>
            </w:pPr>
            <w:r>
              <w:rPr>
                <w:rFonts w:ascii="Georgia" w:eastAsia="Times New Roman" w:hAnsi="Georgia"/>
                <w:b/>
                <w:bCs/>
                <w:sz w:val="18"/>
                <w:szCs w:val="18"/>
              </w:rPr>
              <w:t>Please state reason for map not available:</w:t>
            </w:r>
          </w:p>
        </w:tc>
        <w:tc>
          <w:tcPr>
            <w:tcW w:w="0" w:type="auto"/>
            <w:tcBorders>
              <w:bottom w:val="single" w:sz="6" w:space="0" w:color="000000"/>
            </w:tcBorders>
            <w:shd w:val="clear" w:color="auto" w:fill="BBBBBB"/>
            <w:vAlign w:val="center"/>
            <w:hideMark/>
          </w:tcPr>
          <w:p w14:paraId="1CCF1C9A" w14:textId="77777777" w:rsidR="00000000" w:rsidRDefault="00000000">
            <w:pPr>
              <w:spacing w:after="75"/>
              <w:rPr>
                <w:rFonts w:ascii="Georgia" w:eastAsia="Times New Roman" w:hAnsi="Georgia"/>
                <w:b/>
                <w:bCs/>
                <w:sz w:val="18"/>
                <w:szCs w:val="18"/>
              </w:rPr>
            </w:pPr>
            <w:r>
              <w:rPr>
                <w:rFonts w:ascii="Georgia" w:eastAsia="Times New Roman" w:hAnsi="Georgia"/>
                <w:b/>
                <w:bCs/>
                <w:sz w:val="18"/>
                <w:szCs w:val="18"/>
              </w:rPr>
              <w:t>Data Sensitive?</w:t>
            </w:r>
          </w:p>
        </w:tc>
        <w:tc>
          <w:tcPr>
            <w:tcW w:w="0" w:type="auto"/>
            <w:tcBorders>
              <w:bottom w:val="single" w:sz="6" w:space="0" w:color="000000"/>
            </w:tcBorders>
            <w:shd w:val="clear" w:color="auto" w:fill="BBBBBB"/>
            <w:vAlign w:val="center"/>
            <w:hideMark/>
          </w:tcPr>
          <w:p w14:paraId="508912E4" w14:textId="77777777" w:rsidR="00000000" w:rsidRDefault="00000000">
            <w:pPr>
              <w:spacing w:after="75"/>
              <w:rPr>
                <w:rFonts w:ascii="Georgia" w:eastAsia="Times New Roman" w:hAnsi="Georgia"/>
                <w:b/>
                <w:bCs/>
                <w:sz w:val="18"/>
                <w:szCs w:val="18"/>
              </w:rPr>
            </w:pPr>
            <w:r>
              <w:rPr>
                <w:rFonts w:ascii="Georgia" w:eastAsia="Times New Roman" w:hAnsi="Georgia"/>
                <w:b/>
                <w:bCs/>
                <w:sz w:val="18"/>
                <w:szCs w:val="18"/>
              </w:rPr>
              <w:t>Justification</w:t>
            </w:r>
          </w:p>
        </w:tc>
        <w:tc>
          <w:tcPr>
            <w:tcW w:w="0" w:type="auto"/>
            <w:tcBorders>
              <w:bottom w:val="single" w:sz="6" w:space="0" w:color="000000"/>
            </w:tcBorders>
            <w:shd w:val="clear" w:color="auto" w:fill="BBBBBB"/>
            <w:vAlign w:val="center"/>
            <w:hideMark/>
          </w:tcPr>
          <w:p w14:paraId="35A69197" w14:textId="77777777" w:rsidR="00000000" w:rsidRDefault="00000000">
            <w:pPr>
              <w:spacing w:after="75"/>
              <w:rPr>
                <w:rFonts w:ascii="Georgia" w:eastAsia="Times New Roman" w:hAnsi="Georgia"/>
                <w:b/>
                <w:bCs/>
                <w:sz w:val="18"/>
                <w:szCs w:val="18"/>
              </w:rPr>
            </w:pPr>
            <w:r>
              <w:rPr>
                <w:rFonts w:ascii="Georgia" w:eastAsia="Times New Roman" w:hAnsi="Georgia"/>
                <w:b/>
                <w:bCs/>
                <w:sz w:val="18"/>
                <w:szCs w:val="18"/>
              </w:rPr>
              <w:t>Geographic range this applies to:</w:t>
            </w:r>
          </w:p>
        </w:tc>
        <w:tc>
          <w:tcPr>
            <w:tcW w:w="0" w:type="auto"/>
            <w:tcBorders>
              <w:bottom w:val="single" w:sz="6" w:space="0" w:color="000000"/>
            </w:tcBorders>
            <w:shd w:val="clear" w:color="auto" w:fill="BBBBBB"/>
            <w:vAlign w:val="center"/>
            <w:hideMark/>
          </w:tcPr>
          <w:p w14:paraId="522C22C0" w14:textId="77777777" w:rsidR="00000000" w:rsidRDefault="00000000">
            <w:pPr>
              <w:spacing w:after="75"/>
              <w:rPr>
                <w:rFonts w:ascii="Georgia" w:eastAsia="Times New Roman" w:hAnsi="Georgia"/>
                <w:b/>
                <w:bCs/>
                <w:sz w:val="18"/>
                <w:szCs w:val="18"/>
              </w:rPr>
            </w:pPr>
            <w:r>
              <w:rPr>
                <w:rFonts w:ascii="Georgia" w:eastAsia="Times New Roman" w:hAnsi="Georgia"/>
                <w:b/>
                <w:bCs/>
                <w:sz w:val="18"/>
                <w:szCs w:val="18"/>
              </w:rPr>
              <w:t>Date restriction imposed:</w:t>
            </w:r>
          </w:p>
        </w:tc>
      </w:tr>
      <w:tr w:rsidR="00000000" w14:paraId="48C305DB" w14:textId="77777777">
        <w:trPr>
          <w:divId w:val="1442648454"/>
          <w:tblCellSpacing w:w="15" w:type="dxa"/>
        </w:trPr>
        <w:tc>
          <w:tcPr>
            <w:tcW w:w="0" w:type="auto"/>
            <w:vAlign w:val="center"/>
            <w:hideMark/>
          </w:tcPr>
          <w:p w14:paraId="1D74D4DA" w14:textId="77777777" w:rsidR="00000000" w:rsidRDefault="00000000">
            <w:pPr>
              <w:spacing w:after="75"/>
              <w:rPr>
                <w:rFonts w:ascii="Georgia" w:eastAsia="Times New Roman" w:hAnsi="Georgia"/>
                <w:sz w:val="18"/>
                <w:szCs w:val="18"/>
              </w:rPr>
            </w:pPr>
            <w:r>
              <w:rPr>
                <w:rFonts w:ascii="Georgia" w:eastAsia="Times New Roman" w:hAnsi="Georgia"/>
                <w:sz w:val="18"/>
                <w:szCs w:val="18"/>
              </w:rPr>
              <w:t>Done</w:t>
            </w:r>
          </w:p>
        </w:tc>
        <w:tc>
          <w:tcPr>
            <w:tcW w:w="0" w:type="auto"/>
            <w:vAlign w:val="center"/>
            <w:hideMark/>
          </w:tcPr>
          <w:p w14:paraId="261664B3" w14:textId="77777777" w:rsidR="00000000" w:rsidRDefault="00000000">
            <w:pPr>
              <w:spacing w:after="75"/>
              <w:rPr>
                <w:rFonts w:ascii="Georgia" w:eastAsia="Times New Roman" w:hAnsi="Georgia"/>
                <w:sz w:val="18"/>
                <w:szCs w:val="18"/>
              </w:rPr>
            </w:pPr>
            <w:r>
              <w:rPr>
                <w:rFonts w:ascii="Georgia" w:eastAsia="Times New Roman" w:hAnsi="Georgia"/>
                <w:sz w:val="18"/>
                <w:szCs w:val="18"/>
              </w:rPr>
              <w:t>-</w:t>
            </w:r>
          </w:p>
        </w:tc>
        <w:tc>
          <w:tcPr>
            <w:tcW w:w="0" w:type="auto"/>
            <w:vAlign w:val="center"/>
            <w:hideMark/>
          </w:tcPr>
          <w:p w14:paraId="4421E5AB" w14:textId="77777777" w:rsidR="00000000" w:rsidRDefault="00000000">
            <w:pPr>
              <w:spacing w:after="75"/>
              <w:rPr>
                <w:rFonts w:ascii="Georgia" w:eastAsia="Times New Roman" w:hAnsi="Georgia"/>
                <w:sz w:val="18"/>
                <w:szCs w:val="18"/>
              </w:rPr>
            </w:pPr>
            <w:r>
              <w:rPr>
                <w:rFonts w:ascii="Georgia" w:eastAsia="Times New Roman" w:hAnsi="Georgia"/>
                <w:sz w:val="18"/>
                <w:szCs w:val="18"/>
              </w:rPr>
              <w:t xml:space="preserve">Map created in </w:t>
            </w:r>
            <w:proofErr w:type="spellStart"/>
            <w:r>
              <w:rPr>
                <w:rFonts w:ascii="Georgia" w:eastAsia="Times New Roman" w:hAnsi="Georgia"/>
                <w:sz w:val="18"/>
                <w:szCs w:val="18"/>
              </w:rPr>
              <w:t>GeoCAT</w:t>
            </w:r>
            <w:proofErr w:type="spellEnd"/>
            <w:r>
              <w:rPr>
                <w:rFonts w:ascii="Georgia" w:eastAsia="Times New Roman" w:hAnsi="Georgia"/>
                <w:sz w:val="18"/>
                <w:szCs w:val="18"/>
              </w:rPr>
              <w:t xml:space="preserve"> (Bachman et al. 2011) using point data from georeferenced herbarium specimen records.</w:t>
            </w:r>
          </w:p>
        </w:tc>
        <w:tc>
          <w:tcPr>
            <w:tcW w:w="0" w:type="auto"/>
            <w:vAlign w:val="center"/>
            <w:hideMark/>
          </w:tcPr>
          <w:p w14:paraId="6374A544" w14:textId="77777777" w:rsidR="00000000" w:rsidRDefault="00000000">
            <w:pPr>
              <w:spacing w:after="75"/>
              <w:rPr>
                <w:rFonts w:ascii="Georgia" w:eastAsia="Times New Roman" w:hAnsi="Georgia"/>
                <w:sz w:val="18"/>
                <w:szCs w:val="18"/>
              </w:rPr>
            </w:pPr>
            <w:r>
              <w:rPr>
                <w:rFonts w:ascii="Georgia" w:eastAsia="Times New Roman" w:hAnsi="Georgia"/>
                <w:sz w:val="18"/>
                <w:szCs w:val="18"/>
              </w:rPr>
              <w:t>-</w:t>
            </w:r>
          </w:p>
        </w:tc>
        <w:tc>
          <w:tcPr>
            <w:tcW w:w="0" w:type="auto"/>
            <w:vAlign w:val="center"/>
            <w:hideMark/>
          </w:tcPr>
          <w:p w14:paraId="0CF4FADF" w14:textId="77777777" w:rsidR="00000000" w:rsidRDefault="00000000">
            <w:pPr>
              <w:spacing w:after="75"/>
              <w:rPr>
                <w:rFonts w:ascii="Georgia" w:eastAsia="Times New Roman" w:hAnsi="Georgia"/>
                <w:sz w:val="18"/>
                <w:szCs w:val="18"/>
              </w:rPr>
            </w:pPr>
            <w:r>
              <w:rPr>
                <w:rFonts w:ascii="Georgia" w:eastAsia="Times New Roman" w:hAnsi="Georgia"/>
                <w:sz w:val="18"/>
                <w:szCs w:val="18"/>
              </w:rPr>
              <w:t>-</w:t>
            </w:r>
          </w:p>
        </w:tc>
        <w:tc>
          <w:tcPr>
            <w:tcW w:w="0" w:type="auto"/>
            <w:vAlign w:val="center"/>
            <w:hideMark/>
          </w:tcPr>
          <w:p w14:paraId="2D48F655" w14:textId="77777777" w:rsidR="00000000" w:rsidRDefault="00000000">
            <w:pPr>
              <w:spacing w:after="75"/>
              <w:rPr>
                <w:rFonts w:ascii="Georgia" w:eastAsia="Times New Roman" w:hAnsi="Georgia"/>
                <w:sz w:val="18"/>
                <w:szCs w:val="18"/>
              </w:rPr>
            </w:pPr>
            <w:r>
              <w:rPr>
                <w:rFonts w:ascii="Georgia" w:eastAsia="Times New Roman" w:hAnsi="Georgia"/>
                <w:sz w:val="18"/>
                <w:szCs w:val="18"/>
              </w:rPr>
              <w:t>-</w:t>
            </w:r>
          </w:p>
        </w:tc>
        <w:tc>
          <w:tcPr>
            <w:tcW w:w="0" w:type="auto"/>
            <w:vAlign w:val="center"/>
            <w:hideMark/>
          </w:tcPr>
          <w:p w14:paraId="631EF2FE" w14:textId="77777777" w:rsidR="00000000" w:rsidRDefault="00000000">
            <w:pPr>
              <w:spacing w:after="75"/>
              <w:rPr>
                <w:rFonts w:ascii="Georgia" w:eastAsia="Times New Roman" w:hAnsi="Georgia"/>
                <w:sz w:val="18"/>
                <w:szCs w:val="18"/>
              </w:rPr>
            </w:pPr>
            <w:r>
              <w:rPr>
                <w:rFonts w:ascii="Georgia" w:eastAsia="Times New Roman" w:hAnsi="Georgia"/>
                <w:sz w:val="18"/>
                <w:szCs w:val="18"/>
              </w:rPr>
              <w:t>-</w:t>
            </w:r>
          </w:p>
        </w:tc>
        <w:tc>
          <w:tcPr>
            <w:tcW w:w="0" w:type="auto"/>
            <w:vAlign w:val="center"/>
            <w:hideMark/>
          </w:tcPr>
          <w:p w14:paraId="355CEB7E" w14:textId="77777777" w:rsidR="00000000" w:rsidRDefault="00000000">
            <w:pPr>
              <w:spacing w:after="75"/>
              <w:rPr>
                <w:rFonts w:ascii="Georgia" w:eastAsia="Times New Roman" w:hAnsi="Georgia"/>
                <w:sz w:val="18"/>
                <w:szCs w:val="18"/>
              </w:rPr>
            </w:pPr>
            <w:r>
              <w:rPr>
                <w:rFonts w:ascii="Georgia" w:eastAsia="Times New Roman" w:hAnsi="Georgia"/>
                <w:sz w:val="18"/>
                <w:szCs w:val="18"/>
              </w:rPr>
              <w:t>-</w:t>
            </w:r>
          </w:p>
        </w:tc>
      </w:tr>
    </w:tbl>
    <w:p w14:paraId="7CC48E87" w14:textId="77777777" w:rsidR="00000000" w:rsidRDefault="00000000">
      <w:pPr>
        <w:pStyle w:val="Heading2"/>
        <w:divId w:val="1442648454"/>
        <w:rPr>
          <w:rFonts w:ascii="Georgia" w:eastAsia="Times New Roman" w:hAnsi="Georgia"/>
          <w:sz w:val="27"/>
          <w:szCs w:val="27"/>
        </w:rPr>
      </w:pPr>
      <w:r>
        <w:rPr>
          <w:rFonts w:ascii="Georgia" w:eastAsia="Times New Roman" w:hAnsi="Georgia"/>
          <w:sz w:val="27"/>
          <w:szCs w:val="27"/>
        </w:rPr>
        <w:t>Biogeographic Realms</w:t>
      </w:r>
    </w:p>
    <w:p w14:paraId="1B9CC76F" w14:textId="77777777" w:rsidR="00000000" w:rsidRDefault="00000000">
      <w:pPr>
        <w:pStyle w:val="NormalWeb"/>
        <w:divId w:val="1442648454"/>
        <w:rPr>
          <w:rFonts w:ascii="Georgia" w:hAnsi="Georgia"/>
        </w:rPr>
      </w:pPr>
      <w:r>
        <w:rPr>
          <w:rStyle w:val="datalabel1"/>
          <w:rFonts w:ascii="Georgia" w:hAnsi="Georgia"/>
        </w:rPr>
        <w:lastRenderedPageBreak/>
        <w:t xml:space="preserve">Biogeographic Realm: </w:t>
      </w:r>
      <w:proofErr w:type="spellStart"/>
      <w:r>
        <w:rPr>
          <w:rFonts w:ascii="Georgia" w:hAnsi="Georgia"/>
        </w:rPr>
        <w:t>Indomalayan</w:t>
      </w:r>
      <w:proofErr w:type="spellEnd"/>
    </w:p>
    <w:p w14:paraId="689BA080" w14:textId="77777777" w:rsidR="00000000" w:rsidRDefault="00000000">
      <w:pPr>
        <w:pStyle w:val="Heading1"/>
        <w:divId w:val="617569554"/>
        <w:rPr>
          <w:rFonts w:ascii="Georgia" w:eastAsia="Times New Roman" w:hAnsi="Georgia"/>
          <w:sz w:val="29"/>
          <w:szCs w:val="29"/>
        </w:rPr>
      </w:pPr>
      <w:r>
        <w:rPr>
          <w:rFonts w:ascii="Georgia" w:eastAsia="Times New Roman" w:hAnsi="Georgia"/>
          <w:sz w:val="29"/>
          <w:szCs w:val="29"/>
        </w:rPr>
        <w:t>Occurrence</w:t>
      </w:r>
    </w:p>
    <w:p w14:paraId="35692AAA" w14:textId="77777777" w:rsidR="00000000" w:rsidRDefault="00000000">
      <w:pPr>
        <w:pStyle w:val="Heading2"/>
        <w:divId w:val="617569554"/>
        <w:rPr>
          <w:rFonts w:ascii="Georgia" w:eastAsia="Times New Roman" w:hAnsi="Georgia"/>
          <w:sz w:val="27"/>
          <w:szCs w:val="27"/>
        </w:rPr>
      </w:pPr>
      <w:r>
        <w:rPr>
          <w:rFonts w:ascii="Georgia" w:eastAsia="Times New Roman" w:hAnsi="Georgia"/>
          <w:sz w:val="27"/>
          <w:szCs w:val="27"/>
        </w:rPr>
        <w:t>Countries of Occurrence</w:t>
      </w:r>
    </w:p>
    <w:tbl>
      <w:tblPr>
        <w:tblW w:w="0" w:type="auto"/>
        <w:tblCellSpacing w:w="15" w:type="dxa"/>
        <w:tblBorders>
          <w:top w:val="single" w:sz="6" w:space="0" w:color="808080"/>
          <w:left w:val="single" w:sz="6" w:space="0" w:color="808080"/>
          <w:bottom w:val="single" w:sz="6" w:space="0" w:color="808080"/>
          <w:right w:val="single" w:sz="6" w:space="0" w:color="808080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46"/>
        <w:gridCol w:w="901"/>
        <w:gridCol w:w="657"/>
        <w:gridCol w:w="1430"/>
        <w:gridCol w:w="1154"/>
      </w:tblGrid>
      <w:tr w:rsidR="00000000" w14:paraId="0494ED89" w14:textId="77777777">
        <w:trPr>
          <w:divId w:val="617569554"/>
          <w:tblCellSpacing w:w="15" w:type="dxa"/>
        </w:trPr>
        <w:tc>
          <w:tcPr>
            <w:tcW w:w="0" w:type="auto"/>
            <w:tcBorders>
              <w:bottom w:val="single" w:sz="6" w:space="0" w:color="000000"/>
            </w:tcBorders>
            <w:shd w:val="clear" w:color="auto" w:fill="BBBBBB"/>
            <w:vAlign w:val="center"/>
            <w:hideMark/>
          </w:tcPr>
          <w:p w14:paraId="1E967F45" w14:textId="77777777" w:rsidR="00000000" w:rsidRDefault="00000000">
            <w:pPr>
              <w:spacing w:after="75"/>
              <w:rPr>
                <w:rFonts w:ascii="Georgia" w:eastAsia="Times New Roman" w:hAnsi="Georgia"/>
                <w:b/>
                <w:bCs/>
                <w:sz w:val="18"/>
                <w:szCs w:val="18"/>
              </w:rPr>
            </w:pPr>
            <w:r>
              <w:rPr>
                <w:rFonts w:ascii="Georgia" w:eastAsia="Times New Roman" w:hAnsi="Georgia"/>
                <w:b/>
                <w:bCs/>
                <w:sz w:val="18"/>
                <w:szCs w:val="18"/>
              </w:rPr>
              <w:t>Country</w:t>
            </w:r>
          </w:p>
        </w:tc>
        <w:tc>
          <w:tcPr>
            <w:tcW w:w="0" w:type="auto"/>
            <w:tcBorders>
              <w:bottom w:val="single" w:sz="6" w:space="0" w:color="000000"/>
            </w:tcBorders>
            <w:shd w:val="clear" w:color="auto" w:fill="BBBBBB"/>
            <w:vAlign w:val="center"/>
            <w:hideMark/>
          </w:tcPr>
          <w:p w14:paraId="0E9D46CC" w14:textId="77777777" w:rsidR="00000000" w:rsidRDefault="00000000">
            <w:pPr>
              <w:spacing w:after="75"/>
              <w:rPr>
                <w:rFonts w:ascii="Georgia" w:eastAsia="Times New Roman" w:hAnsi="Georgia"/>
                <w:b/>
                <w:bCs/>
                <w:sz w:val="18"/>
                <w:szCs w:val="18"/>
              </w:rPr>
            </w:pPr>
            <w:r>
              <w:rPr>
                <w:rFonts w:ascii="Georgia" w:eastAsia="Times New Roman" w:hAnsi="Georgia"/>
                <w:b/>
                <w:bCs/>
                <w:sz w:val="18"/>
                <w:szCs w:val="18"/>
              </w:rPr>
              <w:t>Presence</w:t>
            </w:r>
          </w:p>
        </w:tc>
        <w:tc>
          <w:tcPr>
            <w:tcW w:w="0" w:type="auto"/>
            <w:tcBorders>
              <w:bottom w:val="single" w:sz="6" w:space="0" w:color="000000"/>
            </w:tcBorders>
            <w:shd w:val="clear" w:color="auto" w:fill="BBBBBB"/>
            <w:vAlign w:val="center"/>
            <w:hideMark/>
          </w:tcPr>
          <w:p w14:paraId="42B1B396" w14:textId="77777777" w:rsidR="00000000" w:rsidRDefault="00000000">
            <w:pPr>
              <w:spacing w:after="75"/>
              <w:rPr>
                <w:rFonts w:ascii="Georgia" w:eastAsia="Times New Roman" w:hAnsi="Georgia"/>
                <w:b/>
                <w:bCs/>
                <w:sz w:val="18"/>
                <w:szCs w:val="18"/>
              </w:rPr>
            </w:pPr>
            <w:r>
              <w:rPr>
                <w:rFonts w:ascii="Georgia" w:eastAsia="Times New Roman" w:hAnsi="Georgia"/>
                <w:b/>
                <w:bCs/>
                <w:sz w:val="18"/>
                <w:szCs w:val="18"/>
              </w:rPr>
              <w:t>Origin</w:t>
            </w:r>
          </w:p>
        </w:tc>
        <w:tc>
          <w:tcPr>
            <w:tcW w:w="0" w:type="auto"/>
            <w:tcBorders>
              <w:bottom w:val="single" w:sz="6" w:space="0" w:color="000000"/>
            </w:tcBorders>
            <w:shd w:val="clear" w:color="auto" w:fill="BBBBBB"/>
            <w:vAlign w:val="center"/>
            <w:hideMark/>
          </w:tcPr>
          <w:p w14:paraId="3643532A" w14:textId="77777777" w:rsidR="00000000" w:rsidRDefault="00000000">
            <w:pPr>
              <w:spacing w:after="75"/>
              <w:rPr>
                <w:rFonts w:ascii="Georgia" w:eastAsia="Times New Roman" w:hAnsi="Georgia"/>
                <w:b/>
                <w:bCs/>
                <w:sz w:val="18"/>
                <w:szCs w:val="18"/>
              </w:rPr>
            </w:pPr>
            <w:r>
              <w:rPr>
                <w:rFonts w:ascii="Georgia" w:eastAsia="Times New Roman" w:hAnsi="Georgia"/>
                <w:b/>
                <w:bCs/>
                <w:sz w:val="18"/>
                <w:szCs w:val="18"/>
              </w:rPr>
              <w:t>Formerly Bred</w:t>
            </w:r>
          </w:p>
        </w:tc>
        <w:tc>
          <w:tcPr>
            <w:tcW w:w="0" w:type="auto"/>
            <w:tcBorders>
              <w:bottom w:val="single" w:sz="6" w:space="0" w:color="000000"/>
            </w:tcBorders>
            <w:shd w:val="clear" w:color="auto" w:fill="BBBBBB"/>
            <w:vAlign w:val="center"/>
            <w:hideMark/>
          </w:tcPr>
          <w:p w14:paraId="4FDA4BA6" w14:textId="77777777" w:rsidR="00000000" w:rsidRDefault="00000000">
            <w:pPr>
              <w:spacing w:after="75"/>
              <w:rPr>
                <w:rFonts w:ascii="Georgia" w:eastAsia="Times New Roman" w:hAnsi="Georgia"/>
                <w:b/>
                <w:bCs/>
                <w:sz w:val="18"/>
                <w:szCs w:val="18"/>
              </w:rPr>
            </w:pPr>
            <w:r>
              <w:rPr>
                <w:rFonts w:ascii="Georgia" w:eastAsia="Times New Roman" w:hAnsi="Georgia"/>
                <w:b/>
                <w:bCs/>
                <w:sz w:val="18"/>
                <w:szCs w:val="18"/>
              </w:rPr>
              <w:t>Seasonality</w:t>
            </w:r>
          </w:p>
        </w:tc>
      </w:tr>
      <w:tr w:rsidR="00000000" w14:paraId="0F7614FF" w14:textId="77777777">
        <w:trPr>
          <w:divId w:val="617569554"/>
          <w:tblCellSpacing w:w="15" w:type="dxa"/>
        </w:trPr>
        <w:tc>
          <w:tcPr>
            <w:tcW w:w="0" w:type="auto"/>
            <w:tcBorders>
              <w:bottom w:val="single" w:sz="6" w:space="0" w:color="CCCCCC"/>
            </w:tcBorders>
            <w:vAlign w:val="center"/>
            <w:hideMark/>
          </w:tcPr>
          <w:p w14:paraId="60694628" w14:textId="77777777" w:rsidR="00000000" w:rsidRDefault="00000000">
            <w:pPr>
              <w:spacing w:after="75"/>
              <w:rPr>
                <w:rFonts w:ascii="Georgia" w:eastAsia="Times New Roman" w:hAnsi="Georgia"/>
                <w:sz w:val="18"/>
                <w:szCs w:val="18"/>
              </w:rPr>
            </w:pPr>
            <w:r>
              <w:rPr>
                <w:rFonts w:ascii="Georgia" w:eastAsia="Times New Roman" w:hAnsi="Georgia"/>
                <w:sz w:val="18"/>
                <w:szCs w:val="18"/>
              </w:rPr>
              <w:t>Thailand</w:t>
            </w:r>
          </w:p>
        </w:tc>
        <w:tc>
          <w:tcPr>
            <w:tcW w:w="0" w:type="auto"/>
            <w:tcBorders>
              <w:bottom w:val="single" w:sz="6" w:space="0" w:color="CCCCCC"/>
            </w:tcBorders>
            <w:vAlign w:val="center"/>
            <w:hideMark/>
          </w:tcPr>
          <w:p w14:paraId="41B55EDF" w14:textId="77777777" w:rsidR="00000000" w:rsidRDefault="00000000">
            <w:pPr>
              <w:spacing w:after="75"/>
              <w:rPr>
                <w:rFonts w:ascii="Georgia" w:eastAsia="Times New Roman" w:hAnsi="Georgia"/>
                <w:sz w:val="18"/>
                <w:szCs w:val="18"/>
              </w:rPr>
            </w:pPr>
            <w:r>
              <w:rPr>
                <w:rFonts w:ascii="Georgia" w:eastAsia="Times New Roman" w:hAnsi="Georgia"/>
                <w:sz w:val="18"/>
                <w:szCs w:val="18"/>
              </w:rPr>
              <w:t>Extant</w:t>
            </w:r>
          </w:p>
        </w:tc>
        <w:tc>
          <w:tcPr>
            <w:tcW w:w="0" w:type="auto"/>
            <w:tcBorders>
              <w:bottom w:val="single" w:sz="6" w:space="0" w:color="CCCCCC"/>
            </w:tcBorders>
            <w:vAlign w:val="center"/>
            <w:hideMark/>
          </w:tcPr>
          <w:p w14:paraId="660571E4" w14:textId="77777777" w:rsidR="00000000" w:rsidRDefault="00000000">
            <w:pPr>
              <w:spacing w:after="75"/>
              <w:rPr>
                <w:rFonts w:ascii="Georgia" w:eastAsia="Times New Roman" w:hAnsi="Georgia"/>
                <w:sz w:val="18"/>
                <w:szCs w:val="18"/>
              </w:rPr>
            </w:pPr>
            <w:r>
              <w:rPr>
                <w:rFonts w:ascii="Georgia" w:eastAsia="Times New Roman" w:hAnsi="Georgia"/>
                <w:sz w:val="18"/>
                <w:szCs w:val="18"/>
              </w:rPr>
              <w:t>Native</w:t>
            </w:r>
          </w:p>
        </w:tc>
        <w:tc>
          <w:tcPr>
            <w:tcW w:w="0" w:type="auto"/>
            <w:tcBorders>
              <w:bottom w:val="single" w:sz="6" w:space="0" w:color="CCCCCC"/>
            </w:tcBorders>
            <w:vAlign w:val="center"/>
            <w:hideMark/>
          </w:tcPr>
          <w:p w14:paraId="79EF32B5" w14:textId="77777777" w:rsidR="00000000" w:rsidRDefault="00000000">
            <w:pPr>
              <w:spacing w:after="75"/>
              <w:rPr>
                <w:rFonts w:ascii="Georgia" w:eastAsia="Times New Roman" w:hAnsi="Georgia"/>
                <w:sz w:val="18"/>
                <w:szCs w:val="18"/>
              </w:rPr>
            </w:pPr>
            <w:r>
              <w:rPr>
                <w:rFonts w:ascii="Georgia" w:eastAsia="Times New Roman" w:hAnsi="Georgia"/>
                <w:sz w:val="18"/>
                <w:szCs w:val="18"/>
              </w:rPr>
              <w:t>-</w:t>
            </w:r>
          </w:p>
        </w:tc>
        <w:tc>
          <w:tcPr>
            <w:tcW w:w="0" w:type="auto"/>
            <w:tcBorders>
              <w:bottom w:val="single" w:sz="6" w:space="0" w:color="CCCCCC"/>
            </w:tcBorders>
            <w:vAlign w:val="center"/>
            <w:hideMark/>
          </w:tcPr>
          <w:p w14:paraId="687945C2" w14:textId="77777777" w:rsidR="00000000" w:rsidRDefault="00000000">
            <w:pPr>
              <w:spacing w:after="75"/>
              <w:rPr>
                <w:rFonts w:ascii="Georgia" w:eastAsia="Times New Roman" w:hAnsi="Georgia"/>
                <w:sz w:val="18"/>
                <w:szCs w:val="18"/>
              </w:rPr>
            </w:pPr>
            <w:r>
              <w:rPr>
                <w:rFonts w:ascii="Georgia" w:eastAsia="Times New Roman" w:hAnsi="Georgia"/>
                <w:sz w:val="18"/>
                <w:szCs w:val="18"/>
              </w:rPr>
              <w:t>Resident</w:t>
            </w:r>
          </w:p>
        </w:tc>
      </w:tr>
    </w:tbl>
    <w:p w14:paraId="4010353B" w14:textId="77777777" w:rsidR="00000000" w:rsidRDefault="00000000">
      <w:pPr>
        <w:pStyle w:val="Heading1"/>
        <w:divId w:val="541555867"/>
        <w:rPr>
          <w:rFonts w:ascii="Georgia" w:eastAsia="Times New Roman" w:hAnsi="Georgia"/>
          <w:sz w:val="29"/>
          <w:szCs w:val="29"/>
        </w:rPr>
      </w:pPr>
      <w:r>
        <w:rPr>
          <w:rFonts w:ascii="Georgia" w:eastAsia="Times New Roman" w:hAnsi="Georgia"/>
          <w:sz w:val="29"/>
          <w:szCs w:val="29"/>
        </w:rPr>
        <w:t>Population</w:t>
      </w:r>
    </w:p>
    <w:p w14:paraId="48D6F3EC" w14:textId="1DA1D91E" w:rsidR="00000000" w:rsidRPr="00DD3FFF" w:rsidRDefault="00000000">
      <w:pPr>
        <w:pStyle w:val="NormalWeb"/>
        <w:divId w:val="541555867"/>
        <w:rPr>
          <w:rStyle w:val="fontstyle01"/>
          <w:strike/>
          <w:rPrChange w:id="42" w:author="Jack Plummer" w:date="2022-10-21T08:10:00Z">
            <w:rPr>
              <w:rStyle w:val="fontstyle01"/>
            </w:rPr>
          </w:rPrChange>
        </w:rPr>
      </w:pPr>
      <w:r>
        <w:rPr>
          <w:rStyle w:val="fontstyle01"/>
          <w:rFonts w:ascii="Georgia" w:hAnsi="Georgia"/>
        </w:rPr>
        <w:t>The species has been described at only one locality in Kanchanaburi province</w:t>
      </w:r>
      <w:ins w:id="43" w:author="Jack Plummer" w:date="2022-10-21T08:10:00Z">
        <w:r w:rsidR="00DD3FFF">
          <w:rPr>
            <w:rStyle w:val="fontstyle01"/>
            <w:rFonts w:ascii="Georgia" w:hAnsi="Georgia"/>
          </w:rPr>
          <w:t>, where it is known fro</w:t>
        </w:r>
      </w:ins>
      <w:ins w:id="44" w:author="Jack Plummer" w:date="2022-10-21T08:11:00Z">
        <w:r w:rsidR="00DD3FFF">
          <w:rPr>
            <w:rStyle w:val="fontstyle01"/>
            <w:rFonts w:ascii="Georgia" w:hAnsi="Georgia"/>
          </w:rPr>
          <w:t>m just a single plant</w:t>
        </w:r>
      </w:ins>
      <w:r>
        <w:rPr>
          <w:rStyle w:val="fontstyle01"/>
          <w:rFonts w:ascii="Georgia" w:hAnsi="Georgia"/>
        </w:rPr>
        <w:t>.</w:t>
      </w:r>
      <w:ins w:id="45" w:author="Jack Plummer" w:date="2022-10-21T08:11:00Z">
        <w:r w:rsidR="00DD3FFF">
          <w:rPr>
            <w:rStyle w:val="fontstyle01"/>
            <w:rFonts w:ascii="Georgia" w:hAnsi="Georgia"/>
          </w:rPr>
          <w:t xml:space="preserve"> A population decline is therefore inferred.</w:t>
        </w:r>
      </w:ins>
      <w:r>
        <w:rPr>
          <w:rStyle w:val="fontstyle01"/>
          <w:rFonts w:ascii="Georgia" w:hAnsi="Georgia"/>
        </w:rPr>
        <w:t> </w:t>
      </w:r>
      <w:r w:rsidRPr="00DD3FFF">
        <w:rPr>
          <w:rStyle w:val="fontstyle01"/>
          <w:rFonts w:ascii="Georgia" w:hAnsi="Georgia"/>
          <w:strike/>
          <w:rPrChange w:id="46" w:author="Jack Plummer" w:date="2022-10-21T08:10:00Z">
            <w:rPr>
              <w:rStyle w:val="fontstyle01"/>
              <w:rFonts w:ascii="Georgia" w:hAnsi="Georgia"/>
            </w:rPr>
          </w:rPrChange>
        </w:rPr>
        <w:t>The subpopulation at </w:t>
      </w:r>
      <w:proofErr w:type="spellStart"/>
      <w:r w:rsidRPr="00DD3FFF">
        <w:rPr>
          <w:rStyle w:val="fontstyle01"/>
          <w:rFonts w:ascii="Georgia" w:hAnsi="Georgia"/>
          <w:strike/>
          <w:rPrChange w:id="47" w:author="Jack Plummer" w:date="2022-10-21T08:10:00Z">
            <w:rPr>
              <w:rStyle w:val="fontstyle01"/>
              <w:rFonts w:ascii="Georgia" w:hAnsi="Georgia"/>
            </w:rPr>
          </w:rPrChange>
        </w:rPr>
        <w:t>Nern</w:t>
      </w:r>
      <w:proofErr w:type="spellEnd"/>
      <w:r w:rsidRPr="00DD3FFF">
        <w:rPr>
          <w:rStyle w:val="fontstyle01"/>
          <w:rFonts w:ascii="Georgia" w:hAnsi="Georgia"/>
          <w:strike/>
          <w:rPrChange w:id="48" w:author="Jack Plummer" w:date="2022-10-21T08:10:00Z">
            <w:rPr>
              <w:rStyle w:val="fontstyle01"/>
              <w:rFonts w:ascii="Georgia" w:hAnsi="Georgia"/>
            </w:rPr>
          </w:rPrChange>
        </w:rPr>
        <w:t xml:space="preserve"> Khao Tien consist of less than 1,000 mature individuals. This species occurs in small area. Further research into population status and trends is required to confirm whether a decline is apparent and ongoing.</w:t>
      </w:r>
    </w:p>
    <w:p w14:paraId="79587641" w14:textId="77777777" w:rsidR="00000000" w:rsidRDefault="00000000">
      <w:pPr>
        <w:pStyle w:val="Heading2"/>
        <w:divId w:val="541555867"/>
        <w:rPr>
          <w:rFonts w:eastAsia="Times New Roman"/>
          <w:sz w:val="27"/>
          <w:szCs w:val="27"/>
        </w:rPr>
      </w:pPr>
      <w:r>
        <w:rPr>
          <w:rFonts w:ascii="Georgia" w:eastAsia="Times New Roman" w:hAnsi="Georgia"/>
          <w:sz w:val="27"/>
          <w:szCs w:val="27"/>
        </w:rPr>
        <w:t>Population Information</w:t>
      </w:r>
    </w:p>
    <w:p w14:paraId="51BD8D6E" w14:textId="493F0BA1" w:rsidR="00000000" w:rsidRDefault="00000000">
      <w:pPr>
        <w:pStyle w:val="NormalWeb"/>
        <w:divId w:val="541555867"/>
        <w:rPr>
          <w:ins w:id="49" w:author="Jack Plummer" w:date="2022-10-21T08:12:00Z"/>
          <w:rFonts w:ascii="Georgia" w:hAnsi="Georgia"/>
        </w:rPr>
      </w:pPr>
      <w:r>
        <w:rPr>
          <w:rStyle w:val="datalabel1"/>
          <w:rFonts w:ascii="Georgia" w:hAnsi="Georgia"/>
        </w:rPr>
        <w:t xml:space="preserve">Current Population Trend: </w:t>
      </w:r>
      <w:r>
        <w:rPr>
          <w:rFonts w:ascii="Georgia" w:hAnsi="Georgia"/>
        </w:rPr>
        <w:t>Decreasing</w:t>
      </w:r>
    </w:p>
    <w:p w14:paraId="12ADEA92" w14:textId="077207A0" w:rsidR="00DD3FFF" w:rsidRDefault="00DD3FFF">
      <w:pPr>
        <w:pStyle w:val="NormalWeb"/>
        <w:divId w:val="541555867"/>
        <w:rPr>
          <w:ins w:id="50" w:author="Jack Plummer" w:date="2022-10-21T08:12:00Z"/>
          <w:rFonts w:ascii="Georgia" w:hAnsi="Georgia"/>
        </w:rPr>
      </w:pPr>
      <w:ins w:id="51" w:author="Jack Plummer" w:date="2022-10-21T08:12:00Z">
        <w:r>
          <w:rPr>
            <w:rFonts w:ascii="Georgia" w:hAnsi="Georgia"/>
            <w:b/>
            <w:bCs/>
          </w:rPr>
          <w:t xml:space="preserve">Number of mature individuals </w:t>
        </w:r>
        <w:r>
          <w:rPr>
            <w:rFonts w:ascii="Georgia" w:hAnsi="Georgia"/>
          </w:rPr>
          <w:t>1</w:t>
        </w:r>
      </w:ins>
    </w:p>
    <w:p w14:paraId="3C9B4BEF" w14:textId="243155C4" w:rsidR="00DD3FFF" w:rsidRDefault="00DD3FFF">
      <w:pPr>
        <w:pStyle w:val="NormalWeb"/>
        <w:divId w:val="541555867"/>
        <w:rPr>
          <w:ins w:id="52" w:author="Jack Plummer" w:date="2022-10-21T08:12:00Z"/>
          <w:rFonts w:ascii="Georgia" w:hAnsi="Georgia"/>
          <w:i/>
          <w:iCs/>
        </w:rPr>
      </w:pPr>
      <w:ins w:id="53" w:author="Jack Plummer" w:date="2022-10-21T08:12:00Z">
        <w:r>
          <w:rPr>
            <w:rFonts w:ascii="Georgia" w:hAnsi="Georgia"/>
            <w:i/>
            <w:iCs/>
          </w:rPr>
          <w:t>Add continuing decline in number of mature individuals</w:t>
        </w:r>
      </w:ins>
    </w:p>
    <w:p w14:paraId="13B40930" w14:textId="4DD93D95" w:rsidR="00DD3FFF" w:rsidRPr="00DD3FFF" w:rsidRDefault="00DD3FFF">
      <w:pPr>
        <w:pStyle w:val="NormalWeb"/>
        <w:divId w:val="541555867"/>
        <w:rPr>
          <w:rFonts w:ascii="Georgia" w:hAnsi="Georgia"/>
          <w:i/>
          <w:iCs/>
          <w:rPrChange w:id="54" w:author="Jack Plummer" w:date="2022-10-21T08:12:00Z">
            <w:rPr>
              <w:rFonts w:ascii="Georgia" w:hAnsi="Georgia"/>
            </w:rPr>
          </w:rPrChange>
        </w:rPr>
      </w:pPr>
      <w:ins w:id="55" w:author="Jack Plummer" w:date="2022-10-21T08:12:00Z">
        <w:r>
          <w:rPr>
            <w:rFonts w:ascii="Georgia" w:hAnsi="Georgia"/>
            <w:i/>
            <w:iCs/>
          </w:rPr>
          <w:t>Add number of subpopulations = 1</w:t>
        </w:r>
      </w:ins>
    </w:p>
    <w:p w14:paraId="6FE78B80" w14:textId="77777777" w:rsidR="00000000" w:rsidRDefault="00000000">
      <w:pPr>
        <w:pStyle w:val="Heading1"/>
        <w:divId w:val="189339730"/>
        <w:rPr>
          <w:rFonts w:ascii="Georgia" w:eastAsia="Times New Roman" w:hAnsi="Georgia"/>
          <w:sz w:val="29"/>
          <w:szCs w:val="29"/>
        </w:rPr>
      </w:pPr>
      <w:r>
        <w:rPr>
          <w:rFonts w:ascii="Georgia" w:eastAsia="Times New Roman" w:hAnsi="Georgia"/>
          <w:sz w:val="29"/>
          <w:szCs w:val="29"/>
        </w:rPr>
        <w:t>Habitats and Ecology</w:t>
      </w:r>
    </w:p>
    <w:p w14:paraId="20DFA5D6" w14:textId="77777777" w:rsidR="00000000" w:rsidRDefault="00000000">
      <w:pPr>
        <w:pStyle w:val="NormalWeb"/>
        <w:divId w:val="189339730"/>
        <w:rPr>
          <w:rFonts w:ascii="Georgia" w:hAnsi="Georgia"/>
        </w:rPr>
      </w:pPr>
      <w:commentRangeStart w:id="56"/>
      <w:r>
        <w:rPr>
          <w:rFonts w:ascii="Georgia" w:hAnsi="Georgia"/>
        </w:rPr>
        <w:t xml:space="preserve">This species </w:t>
      </w:r>
      <w:commentRangeEnd w:id="56"/>
      <w:r w:rsidR="00DD3FFF">
        <w:rPr>
          <w:rStyle w:val="CommentReference"/>
        </w:rPr>
        <w:commentReference w:id="56"/>
      </w:r>
      <w:r>
        <w:rPr>
          <w:rFonts w:ascii="Georgia" w:hAnsi="Georgia"/>
        </w:rPr>
        <w:t>is found on fissures in limestone rocks in open area.</w:t>
      </w:r>
    </w:p>
    <w:p w14:paraId="3EE9D1CB" w14:textId="77777777" w:rsidR="00000000" w:rsidRDefault="00000000">
      <w:pPr>
        <w:pStyle w:val="Heading2"/>
        <w:divId w:val="189339730"/>
        <w:rPr>
          <w:rFonts w:ascii="Georgia" w:eastAsia="Times New Roman" w:hAnsi="Georgia"/>
          <w:sz w:val="27"/>
          <w:szCs w:val="27"/>
        </w:rPr>
      </w:pPr>
      <w:r>
        <w:rPr>
          <w:rFonts w:ascii="Georgia" w:eastAsia="Times New Roman" w:hAnsi="Georgia"/>
          <w:sz w:val="27"/>
          <w:szCs w:val="27"/>
        </w:rPr>
        <w:t>IUCN Habitats Classification Scheme</w:t>
      </w:r>
    </w:p>
    <w:tbl>
      <w:tblPr>
        <w:tblW w:w="0" w:type="auto"/>
        <w:tblCellSpacing w:w="15" w:type="dxa"/>
        <w:tblBorders>
          <w:top w:val="single" w:sz="6" w:space="0" w:color="808080"/>
          <w:left w:val="single" w:sz="6" w:space="0" w:color="808080"/>
          <w:bottom w:val="single" w:sz="6" w:space="0" w:color="808080"/>
          <w:right w:val="single" w:sz="6" w:space="0" w:color="808080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743"/>
        <w:gridCol w:w="763"/>
        <w:gridCol w:w="1020"/>
        <w:gridCol w:w="1888"/>
      </w:tblGrid>
      <w:tr w:rsidR="00000000" w14:paraId="629AF46B" w14:textId="77777777">
        <w:trPr>
          <w:divId w:val="189339730"/>
          <w:tblCellSpacing w:w="15" w:type="dxa"/>
        </w:trPr>
        <w:tc>
          <w:tcPr>
            <w:tcW w:w="0" w:type="auto"/>
            <w:tcBorders>
              <w:bottom w:val="single" w:sz="6" w:space="0" w:color="000000"/>
            </w:tcBorders>
            <w:shd w:val="clear" w:color="auto" w:fill="BBBBBB"/>
            <w:vAlign w:val="center"/>
            <w:hideMark/>
          </w:tcPr>
          <w:p w14:paraId="2B22246D" w14:textId="77777777" w:rsidR="00000000" w:rsidRDefault="00000000">
            <w:pPr>
              <w:spacing w:after="75"/>
              <w:rPr>
                <w:rFonts w:ascii="Georgia" w:eastAsia="Times New Roman" w:hAnsi="Georgia"/>
                <w:b/>
                <w:bCs/>
                <w:sz w:val="18"/>
                <w:szCs w:val="18"/>
              </w:rPr>
            </w:pPr>
            <w:r>
              <w:rPr>
                <w:rFonts w:ascii="Georgia" w:eastAsia="Times New Roman" w:hAnsi="Georgia"/>
                <w:b/>
                <w:bCs/>
                <w:sz w:val="18"/>
                <w:szCs w:val="18"/>
              </w:rPr>
              <w:t>Habitat</w:t>
            </w:r>
          </w:p>
        </w:tc>
        <w:tc>
          <w:tcPr>
            <w:tcW w:w="0" w:type="auto"/>
            <w:tcBorders>
              <w:bottom w:val="single" w:sz="6" w:space="0" w:color="000000"/>
            </w:tcBorders>
            <w:shd w:val="clear" w:color="auto" w:fill="BBBBBB"/>
            <w:vAlign w:val="center"/>
            <w:hideMark/>
          </w:tcPr>
          <w:p w14:paraId="57DC2E9B" w14:textId="77777777" w:rsidR="00000000" w:rsidRDefault="00000000">
            <w:pPr>
              <w:spacing w:after="75"/>
              <w:rPr>
                <w:rFonts w:ascii="Georgia" w:eastAsia="Times New Roman" w:hAnsi="Georgia"/>
                <w:b/>
                <w:bCs/>
                <w:sz w:val="18"/>
                <w:szCs w:val="18"/>
              </w:rPr>
            </w:pPr>
            <w:r>
              <w:rPr>
                <w:rFonts w:ascii="Georgia" w:eastAsia="Times New Roman" w:hAnsi="Georgia"/>
                <w:b/>
                <w:bCs/>
                <w:sz w:val="18"/>
                <w:szCs w:val="18"/>
              </w:rPr>
              <w:t>Season</w:t>
            </w:r>
          </w:p>
        </w:tc>
        <w:tc>
          <w:tcPr>
            <w:tcW w:w="0" w:type="auto"/>
            <w:tcBorders>
              <w:bottom w:val="single" w:sz="6" w:space="0" w:color="000000"/>
            </w:tcBorders>
            <w:shd w:val="clear" w:color="auto" w:fill="BBBBBB"/>
            <w:vAlign w:val="center"/>
            <w:hideMark/>
          </w:tcPr>
          <w:p w14:paraId="34F4D550" w14:textId="77777777" w:rsidR="00000000" w:rsidRDefault="00000000">
            <w:pPr>
              <w:spacing w:after="75"/>
              <w:rPr>
                <w:rFonts w:ascii="Georgia" w:eastAsia="Times New Roman" w:hAnsi="Georgia"/>
                <w:b/>
                <w:bCs/>
                <w:sz w:val="18"/>
                <w:szCs w:val="18"/>
              </w:rPr>
            </w:pPr>
            <w:r>
              <w:rPr>
                <w:rFonts w:ascii="Georgia" w:eastAsia="Times New Roman" w:hAnsi="Georgia"/>
                <w:b/>
                <w:bCs/>
                <w:sz w:val="18"/>
                <w:szCs w:val="18"/>
              </w:rPr>
              <w:t>Suitability</w:t>
            </w:r>
          </w:p>
        </w:tc>
        <w:tc>
          <w:tcPr>
            <w:tcW w:w="0" w:type="auto"/>
            <w:tcBorders>
              <w:bottom w:val="single" w:sz="6" w:space="0" w:color="000000"/>
            </w:tcBorders>
            <w:shd w:val="clear" w:color="auto" w:fill="BBBBBB"/>
            <w:vAlign w:val="center"/>
            <w:hideMark/>
          </w:tcPr>
          <w:p w14:paraId="2FA83235" w14:textId="77777777" w:rsidR="00000000" w:rsidRDefault="00000000">
            <w:pPr>
              <w:spacing w:after="75"/>
              <w:rPr>
                <w:rFonts w:ascii="Georgia" w:eastAsia="Times New Roman" w:hAnsi="Georgia"/>
                <w:b/>
                <w:bCs/>
                <w:sz w:val="18"/>
                <w:szCs w:val="18"/>
              </w:rPr>
            </w:pPr>
            <w:r>
              <w:rPr>
                <w:rFonts w:ascii="Georgia" w:eastAsia="Times New Roman" w:hAnsi="Georgia"/>
                <w:b/>
                <w:bCs/>
                <w:sz w:val="18"/>
                <w:szCs w:val="18"/>
              </w:rPr>
              <w:t>Major Importance?</w:t>
            </w:r>
          </w:p>
        </w:tc>
      </w:tr>
      <w:tr w:rsidR="00000000" w14:paraId="15862211" w14:textId="77777777">
        <w:trPr>
          <w:divId w:val="189339730"/>
          <w:tblCellSpacing w:w="15" w:type="dxa"/>
        </w:trPr>
        <w:tc>
          <w:tcPr>
            <w:tcW w:w="0" w:type="auto"/>
            <w:tcBorders>
              <w:bottom w:val="single" w:sz="6" w:space="0" w:color="CCCCCC"/>
            </w:tcBorders>
            <w:vAlign w:val="center"/>
            <w:hideMark/>
          </w:tcPr>
          <w:p w14:paraId="6D9F8C8D" w14:textId="77777777" w:rsidR="00000000" w:rsidRDefault="00000000">
            <w:pPr>
              <w:spacing w:after="75"/>
              <w:rPr>
                <w:rFonts w:ascii="Georgia" w:eastAsia="Times New Roman" w:hAnsi="Georgia"/>
                <w:sz w:val="18"/>
                <w:szCs w:val="18"/>
              </w:rPr>
            </w:pPr>
            <w:commentRangeStart w:id="57"/>
            <w:r>
              <w:rPr>
                <w:rFonts w:ascii="Georgia" w:eastAsia="Times New Roman" w:hAnsi="Georgia"/>
                <w:sz w:val="18"/>
                <w:szCs w:val="18"/>
              </w:rPr>
              <w:t>1.6. Forest -&gt; Forest - Subtropical/Tropical Moist Lowland</w:t>
            </w:r>
          </w:p>
        </w:tc>
        <w:tc>
          <w:tcPr>
            <w:tcW w:w="0" w:type="auto"/>
            <w:tcBorders>
              <w:bottom w:val="single" w:sz="6" w:space="0" w:color="CCCCCC"/>
            </w:tcBorders>
            <w:vAlign w:val="center"/>
            <w:hideMark/>
          </w:tcPr>
          <w:p w14:paraId="1CDFFBB4" w14:textId="77777777" w:rsidR="00000000" w:rsidRDefault="00000000">
            <w:pPr>
              <w:spacing w:after="75"/>
              <w:rPr>
                <w:rFonts w:ascii="Georgia" w:eastAsia="Times New Roman" w:hAnsi="Georgia"/>
                <w:sz w:val="18"/>
                <w:szCs w:val="18"/>
              </w:rPr>
            </w:pPr>
            <w:r>
              <w:rPr>
                <w:rFonts w:ascii="Georgia" w:eastAsia="Times New Roman" w:hAnsi="Georgia"/>
                <w:sz w:val="18"/>
                <w:szCs w:val="18"/>
              </w:rPr>
              <w:t>Resident</w:t>
            </w:r>
          </w:p>
        </w:tc>
        <w:tc>
          <w:tcPr>
            <w:tcW w:w="0" w:type="auto"/>
            <w:tcBorders>
              <w:bottom w:val="single" w:sz="6" w:space="0" w:color="CCCCCC"/>
            </w:tcBorders>
            <w:vAlign w:val="center"/>
            <w:hideMark/>
          </w:tcPr>
          <w:p w14:paraId="57C7F33E" w14:textId="77777777" w:rsidR="00000000" w:rsidRDefault="00000000">
            <w:pPr>
              <w:spacing w:after="75"/>
              <w:rPr>
                <w:rFonts w:ascii="Georgia" w:eastAsia="Times New Roman" w:hAnsi="Georgia"/>
                <w:sz w:val="18"/>
                <w:szCs w:val="18"/>
              </w:rPr>
            </w:pPr>
            <w:r>
              <w:rPr>
                <w:rFonts w:ascii="Georgia" w:eastAsia="Times New Roman" w:hAnsi="Georgia"/>
                <w:sz w:val="18"/>
                <w:szCs w:val="18"/>
              </w:rPr>
              <w:t>Suitable</w:t>
            </w:r>
          </w:p>
        </w:tc>
        <w:tc>
          <w:tcPr>
            <w:tcW w:w="0" w:type="auto"/>
            <w:tcBorders>
              <w:bottom w:val="single" w:sz="6" w:space="0" w:color="CCCCCC"/>
            </w:tcBorders>
            <w:vAlign w:val="center"/>
            <w:hideMark/>
          </w:tcPr>
          <w:p w14:paraId="2CCB7CF9" w14:textId="77777777" w:rsidR="00000000" w:rsidRDefault="00000000">
            <w:pPr>
              <w:spacing w:after="75"/>
              <w:rPr>
                <w:rFonts w:ascii="Georgia" w:eastAsia="Times New Roman" w:hAnsi="Georgia"/>
                <w:sz w:val="18"/>
                <w:szCs w:val="18"/>
              </w:rPr>
            </w:pPr>
            <w:r>
              <w:rPr>
                <w:rFonts w:ascii="Georgia" w:eastAsia="Times New Roman" w:hAnsi="Georgia"/>
                <w:sz w:val="18"/>
                <w:szCs w:val="18"/>
              </w:rPr>
              <w:t>-</w:t>
            </w:r>
            <w:commentRangeEnd w:id="57"/>
            <w:r w:rsidR="00DD3FFF">
              <w:rPr>
                <w:rStyle w:val="CommentReference"/>
              </w:rPr>
              <w:commentReference w:id="57"/>
            </w:r>
          </w:p>
        </w:tc>
      </w:tr>
    </w:tbl>
    <w:p w14:paraId="55D5B633" w14:textId="77777777" w:rsidR="00000000" w:rsidRDefault="00000000">
      <w:pPr>
        <w:pStyle w:val="Heading2"/>
        <w:divId w:val="189339730"/>
        <w:rPr>
          <w:rFonts w:ascii="Georgia" w:eastAsia="Times New Roman" w:hAnsi="Georgia"/>
          <w:sz w:val="27"/>
          <w:szCs w:val="27"/>
        </w:rPr>
      </w:pPr>
      <w:r>
        <w:rPr>
          <w:rFonts w:ascii="Georgia" w:eastAsia="Times New Roman" w:hAnsi="Georgia"/>
          <w:sz w:val="27"/>
          <w:szCs w:val="27"/>
        </w:rPr>
        <w:t>Continuing Decline in Habitat</w:t>
      </w:r>
    </w:p>
    <w:tbl>
      <w:tblPr>
        <w:tblW w:w="0" w:type="auto"/>
        <w:tblCellSpacing w:w="15" w:type="dxa"/>
        <w:tblBorders>
          <w:top w:val="single" w:sz="6" w:space="0" w:color="808080"/>
          <w:left w:val="single" w:sz="6" w:space="0" w:color="808080"/>
          <w:bottom w:val="single" w:sz="6" w:space="0" w:color="808080"/>
          <w:right w:val="single" w:sz="6" w:space="0" w:color="808080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380"/>
        <w:gridCol w:w="894"/>
        <w:gridCol w:w="4736"/>
      </w:tblGrid>
      <w:tr w:rsidR="00000000" w14:paraId="32498FA1" w14:textId="77777777">
        <w:trPr>
          <w:divId w:val="189339730"/>
          <w:tblCellSpacing w:w="15" w:type="dxa"/>
        </w:trPr>
        <w:tc>
          <w:tcPr>
            <w:tcW w:w="0" w:type="auto"/>
            <w:tcBorders>
              <w:bottom w:val="single" w:sz="6" w:space="0" w:color="000000"/>
            </w:tcBorders>
            <w:shd w:val="clear" w:color="auto" w:fill="BBBBBB"/>
            <w:vAlign w:val="center"/>
            <w:hideMark/>
          </w:tcPr>
          <w:p w14:paraId="02BB9C12" w14:textId="77777777" w:rsidR="00000000" w:rsidRDefault="00000000">
            <w:pPr>
              <w:spacing w:after="75"/>
              <w:rPr>
                <w:rFonts w:ascii="Georgia" w:eastAsia="Times New Roman" w:hAnsi="Georgia"/>
                <w:b/>
                <w:bCs/>
                <w:sz w:val="18"/>
                <w:szCs w:val="18"/>
              </w:rPr>
            </w:pPr>
            <w:r>
              <w:rPr>
                <w:rFonts w:ascii="Georgia" w:eastAsia="Times New Roman" w:hAnsi="Georgia"/>
                <w:b/>
                <w:bCs/>
                <w:sz w:val="18"/>
                <w:szCs w:val="18"/>
              </w:rPr>
              <w:t>Continuing decline in area, extent and/or quality of habitat?</w:t>
            </w:r>
          </w:p>
        </w:tc>
        <w:tc>
          <w:tcPr>
            <w:tcW w:w="0" w:type="auto"/>
            <w:tcBorders>
              <w:bottom w:val="single" w:sz="6" w:space="0" w:color="000000"/>
            </w:tcBorders>
            <w:shd w:val="clear" w:color="auto" w:fill="BBBBBB"/>
            <w:vAlign w:val="center"/>
            <w:hideMark/>
          </w:tcPr>
          <w:p w14:paraId="725F1456" w14:textId="77777777" w:rsidR="00000000" w:rsidRDefault="00000000">
            <w:pPr>
              <w:spacing w:after="75"/>
              <w:rPr>
                <w:rFonts w:ascii="Georgia" w:eastAsia="Times New Roman" w:hAnsi="Georgia"/>
                <w:b/>
                <w:bCs/>
                <w:sz w:val="18"/>
                <w:szCs w:val="18"/>
              </w:rPr>
            </w:pPr>
            <w:r>
              <w:rPr>
                <w:rFonts w:ascii="Georgia" w:eastAsia="Times New Roman" w:hAnsi="Georgia"/>
                <w:b/>
                <w:bCs/>
                <w:sz w:val="18"/>
                <w:szCs w:val="18"/>
              </w:rPr>
              <w:t>Qualifier</w:t>
            </w:r>
          </w:p>
        </w:tc>
        <w:tc>
          <w:tcPr>
            <w:tcW w:w="0" w:type="auto"/>
            <w:tcBorders>
              <w:bottom w:val="single" w:sz="6" w:space="0" w:color="000000"/>
            </w:tcBorders>
            <w:shd w:val="clear" w:color="auto" w:fill="BBBBBB"/>
            <w:vAlign w:val="center"/>
            <w:hideMark/>
          </w:tcPr>
          <w:p w14:paraId="449C111E" w14:textId="77777777" w:rsidR="00000000" w:rsidRDefault="00000000">
            <w:pPr>
              <w:spacing w:after="75"/>
              <w:rPr>
                <w:rFonts w:ascii="Georgia" w:eastAsia="Times New Roman" w:hAnsi="Georgia"/>
                <w:b/>
                <w:bCs/>
                <w:sz w:val="18"/>
                <w:szCs w:val="18"/>
              </w:rPr>
            </w:pPr>
            <w:r>
              <w:rPr>
                <w:rFonts w:ascii="Georgia" w:eastAsia="Times New Roman" w:hAnsi="Georgia"/>
                <w:b/>
                <w:bCs/>
                <w:sz w:val="18"/>
                <w:szCs w:val="18"/>
              </w:rPr>
              <w:t>Justification</w:t>
            </w:r>
          </w:p>
        </w:tc>
      </w:tr>
      <w:tr w:rsidR="00000000" w14:paraId="7C3895B4" w14:textId="77777777">
        <w:trPr>
          <w:divId w:val="189339730"/>
          <w:tblCellSpacing w:w="15" w:type="dxa"/>
        </w:trPr>
        <w:tc>
          <w:tcPr>
            <w:tcW w:w="0" w:type="auto"/>
            <w:vAlign w:val="center"/>
            <w:hideMark/>
          </w:tcPr>
          <w:p w14:paraId="4B17E443" w14:textId="77777777" w:rsidR="00000000" w:rsidRDefault="00000000">
            <w:pPr>
              <w:spacing w:after="75"/>
              <w:rPr>
                <w:rFonts w:ascii="Georgia" w:eastAsia="Times New Roman" w:hAnsi="Georgia"/>
                <w:sz w:val="18"/>
                <w:szCs w:val="18"/>
              </w:rPr>
            </w:pPr>
            <w:r>
              <w:rPr>
                <w:rFonts w:ascii="Georgia" w:eastAsia="Times New Roman" w:hAnsi="Georgia"/>
                <w:sz w:val="18"/>
                <w:szCs w:val="18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14:paraId="6E9CB0D5" w14:textId="77777777" w:rsidR="00000000" w:rsidRDefault="00000000">
            <w:pPr>
              <w:spacing w:after="75"/>
              <w:rPr>
                <w:rFonts w:ascii="Georgia" w:eastAsia="Times New Roman" w:hAnsi="Georgia"/>
                <w:sz w:val="18"/>
                <w:szCs w:val="18"/>
              </w:rPr>
            </w:pPr>
            <w:r>
              <w:rPr>
                <w:rFonts w:ascii="Georgia" w:eastAsia="Times New Roman" w:hAnsi="Georgia"/>
                <w:sz w:val="18"/>
                <w:szCs w:val="18"/>
              </w:rPr>
              <w:t>Observed</w:t>
            </w:r>
          </w:p>
        </w:tc>
        <w:tc>
          <w:tcPr>
            <w:tcW w:w="0" w:type="auto"/>
            <w:vAlign w:val="center"/>
            <w:hideMark/>
          </w:tcPr>
          <w:p w14:paraId="0C38DB0F" w14:textId="56142E01" w:rsidR="00000000" w:rsidRDefault="00000000">
            <w:pPr>
              <w:spacing w:after="75"/>
              <w:rPr>
                <w:rFonts w:ascii="Georgia" w:eastAsia="Times New Roman" w:hAnsi="Georgia"/>
                <w:sz w:val="18"/>
                <w:szCs w:val="18"/>
              </w:rPr>
            </w:pPr>
            <w:r>
              <w:rPr>
                <w:rFonts w:ascii="Georgia" w:eastAsia="Times New Roman" w:hAnsi="Georgia"/>
                <w:sz w:val="18"/>
                <w:szCs w:val="18"/>
              </w:rPr>
              <w:t>Its habitat</w:t>
            </w:r>
            <w:ins w:id="58" w:author="Jack Plummer" w:date="2022-10-21T08:13:00Z">
              <w:r w:rsidR="00DD3FFF">
                <w:rPr>
                  <w:rFonts w:ascii="Georgia" w:eastAsia="Times New Roman" w:hAnsi="Georgia"/>
                  <w:sz w:val="18"/>
                  <w:szCs w:val="18"/>
                </w:rPr>
                <w:t xml:space="preserve"> at its only known site</w:t>
              </w:r>
            </w:ins>
            <w:r>
              <w:rPr>
                <w:rFonts w:ascii="Georgia" w:eastAsia="Times New Roman" w:hAnsi="Georgia"/>
                <w:sz w:val="18"/>
                <w:szCs w:val="18"/>
              </w:rPr>
              <w:t xml:space="preserve"> is threatened by fire, eroded rocky ground and agricultural expansion.</w:t>
            </w:r>
          </w:p>
        </w:tc>
      </w:tr>
    </w:tbl>
    <w:p w14:paraId="21D410A1" w14:textId="77777777" w:rsidR="00000000" w:rsidRDefault="00000000">
      <w:pPr>
        <w:pStyle w:val="Heading2"/>
        <w:divId w:val="189339730"/>
        <w:rPr>
          <w:rFonts w:ascii="Georgia" w:eastAsia="Times New Roman" w:hAnsi="Georgia"/>
          <w:sz w:val="27"/>
          <w:szCs w:val="27"/>
        </w:rPr>
      </w:pPr>
      <w:r>
        <w:rPr>
          <w:rFonts w:ascii="Georgia" w:eastAsia="Times New Roman" w:hAnsi="Georgia"/>
          <w:sz w:val="27"/>
          <w:szCs w:val="27"/>
        </w:rPr>
        <w:t>Systems</w:t>
      </w:r>
    </w:p>
    <w:p w14:paraId="5F8EBC3D" w14:textId="77777777" w:rsidR="00000000" w:rsidRDefault="00000000">
      <w:pPr>
        <w:pStyle w:val="NormalWeb"/>
        <w:divId w:val="189339730"/>
        <w:rPr>
          <w:rFonts w:ascii="Georgia" w:hAnsi="Georgia"/>
        </w:rPr>
      </w:pPr>
      <w:r>
        <w:rPr>
          <w:rStyle w:val="datalabel1"/>
          <w:rFonts w:ascii="Georgia" w:hAnsi="Georgia"/>
        </w:rPr>
        <w:t xml:space="preserve">System: </w:t>
      </w:r>
      <w:r>
        <w:rPr>
          <w:rFonts w:ascii="Georgia" w:hAnsi="Georgia"/>
        </w:rPr>
        <w:t>Terrestrial</w:t>
      </w:r>
    </w:p>
    <w:p w14:paraId="01D86281" w14:textId="77777777" w:rsidR="00000000" w:rsidRDefault="00000000">
      <w:pPr>
        <w:pStyle w:val="Heading2"/>
        <w:divId w:val="189339730"/>
        <w:rPr>
          <w:rFonts w:ascii="Georgia" w:eastAsia="Times New Roman" w:hAnsi="Georgia"/>
          <w:sz w:val="27"/>
          <w:szCs w:val="27"/>
        </w:rPr>
      </w:pPr>
      <w:r>
        <w:rPr>
          <w:rFonts w:ascii="Georgia" w:eastAsia="Times New Roman" w:hAnsi="Georgia"/>
          <w:sz w:val="27"/>
          <w:szCs w:val="27"/>
        </w:rPr>
        <w:t>Plant / Fungi Specific</w:t>
      </w:r>
    </w:p>
    <w:p w14:paraId="6547A961" w14:textId="77777777" w:rsidR="00000000" w:rsidRDefault="00000000">
      <w:pPr>
        <w:pStyle w:val="NormalWeb"/>
        <w:divId w:val="189339730"/>
        <w:rPr>
          <w:rFonts w:ascii="Georgia" w:hAnsi="Georgia"/>
        </w:rPr>
      </w:pPr>
      <w:r>
        <w:rPr>
          <w:rStyle w:val="datalabel1"/>
          <w:rFonts w:ascii="Georgia" w:hAnsi="Georgia"/>
        </w:rPr>
        <w:lastRenderedPageBreak/>
        <w:t xml:space="preserve">Wild relative of a crop? </w:t>
      </w:r>
      <w:r>
        <w:rPr>
          <w:rFonts w:ascii="Georgia" w:hAnsi="Georgia"/>
        </w:rPr>
        <w:t>No</w:t>
      </w:r>
    </w:p>
    <w:tbl>
      <w:tblPr>
        <w:tblW w:w="0" w:type="auto"/>
        <w:tblCellSpacing w:w="15" w:type="dxa"/>
        <w:tblBorders>
          <w:top w:val="single" w:sz="6" w:space="0" w:color="808080"/>
          <w:left w:val="single" w:sz="6" w:space="0" w:color="808080"/>
          <w:bottom w:val="single" w:sz="6" w:space="0" w:color="808080"/>
          <w:right w:val="single" w:sz="6" w:space="0" w:color="808080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092"/>
      </w:tblGrid>
      <w:tr w:rsidR="00000000" w14:paraId="0DB136E9" w14:textId="77777777">
        <w:trPr>
          <w:divId w:val="189339730"/>
          <w:tblCellSpacing w:w="15" w:type="dxa"/>
        </w:trPr>
        <w:tc>
          <w:tcPr>
            <w:tcW w:w="0" w:type="auto"/>
            <w:tcBorders>
              <w:bottom w:val="single" w:sz="6" w:space="0" w:color="000000"/>
            </w:tcBorders>
            <w:shd w:val="clear" w:color="auto" w:fill="BBBBBB"/>
            <w:vAlign w:val="center"/>
            <w:hideMark/>
          </w:tcPr>
          <w:p w14:paraId="0939E920" w14:textId="77777777" w:rsidR="00000000" w:rsidRDefault="00000000">
            <w:pPr>
              <w:spacing w:after="75"/>
              <w:rPr>
                <w:rFonts w:ascii="Georgia" w:eastAsia="Times New Roman" w:hAnsi="Georgia"/>
                <w:b/>
                <w:bCs/>
                <w:sz w:val="18"/>
                <w:szCs w:val="18"/>
              </w:rPr>
            </w:pPr>
            <w:r>
              <w:rPr>
                <w:rFonts w:ascii="Georgia" w:eastAsia="Times New Roman" w:hAnsi="Georgia"/>
                <w:b/>
                <w:bCs/>
                <w:sz w:val="18"/>
                <w:szCs w:val="18"/>
              </w:rPr>
              <w:t>Plant and Fungal Growth Forms</w:t>
            </w:r>
          </w:p>
        </w:tc>
      </w:tr>
      <w:tr w:rsidR="00000000" w14:paraId="6E00E9D8" w14:textId="77777777">
        <w:trPr>
          <w:divId w:val="189339730"/>
          <w:tblCellSpacing w:w="15" w:type="dxa"/>
        </w:trPr>
        <w:tc>
          <w:tcPr>
            <w:tcW w:w="0" w:type="auto"/>
            <w:tcBorders>
              <w:bottom w:val="single" w:sz="6" w:space="0" w:color="CCCCCC"/>
            </w:tcBorders>
            <w:vAlign w:val="center"/>
            <w:hideMark/>
          </w:tcPr>
          <w:p w14:paraId="62944AA8" w14:textId="77777777" w:rsidR="00000000" w:rsidRDefault="00000000">
            <w:pPr>
              <w:spacing w:after="75"/>
              <w:rPr>
                <w:rFonts w:ascii="Georgia" w:eastAsia="Times New Roman" w:hAnsi="Georgia"/>
                <w:sz w:val="18"/>
                <w:szCs w:val="18"/>
              </w:rPr>
            </w:pPr>
            <w:r>
              <w:rPr>
                <w:rFonts w:ascii="Georgia" w:eastAsia="Times New Roman" w:hAnsi="Georgia"/>
                <w:sz w:val="18"/>
                <w:szCs w:val="18"/>
              </w:rPr>
              <w:t>Annual</w:t>
            </w:r>
          </w:p>
        </w:tc>
      </w:tr>
      <w:tr w:rsidR="00000000" w14:paraId="136C679F" w14:textId="77777777">
        <w:trPr>
          <w:divId w:val="189339730"/>
          <w:tblCellSpacing w:w="15" w:type="dxa"/>
        </w:trPr>
        <w:tc>
          <w:tcPr>
            <w:tcW w:w="0" w:type="auto"/>
            <w:tcBorders>
              <w:bottom w:val="single" w:sz="6" w:space="0" w:color="CCCCCC"/>
            </w:tcBorders>
            <w:vAlign w:val="center"/>
            <w:hideMark/>
          </w:tcPr>
          <w:p w14:paraId="3417E301" w14:textId="77777777" w:rsidR="00000000" w:rsidRDefault="00000000">
            <w:pPr>
              <w:spacing w:after="75"/>
              <w:rPr>
                <w:rFonts w:ascii="Georgia" w:eastAsia="Times New Roman" w:hAnsi="Georgia"/>
                <w:sz w:val="18"/>
                <w:szCs w:val="18"/>
              </w:rPr>
            </w:pPr>
            <w:r>
              <w:rPr>
                <w:rFonts w:ascii="Georgia" w:eastAsia="Times New Roman" w:hAnsi="Georgia"/>
                <w:sz w:val="18"/>
                <w:szCs w:val="18"/>
              </w:rPr>
              <w:t>Forb or Herb</w:t>
            </w:r>
          </w:p>
        </w:tc>
      </w:tr>
    </w:tbl>
    <w:p w14:paraId="40CFF276" w14:textId="77777777" w:rsidR="00000000" w:rsidRDefault="00000000">
      <w:pPr>
        <w:pStyle w:val="Heading1"/>
        <w:divId w:val="390272973"/>
        <w:rPr>
          <w:rFonts w:ascii="Georgia" w:eastAsia="Times New Roman" w:hAnsi="Georgia"/>
          <w:sz w:val="29"/>
          <w:szCs w:val="29"/>
        </w:rPr>
      </w:pPr>
      <w:r>
        <w:rPr>
          <w:rFonts w:ascii="Georgia" w:eastAsia="Times New Roman" w:hAnsi="Georgia"/>
          <w:sz w:val="29"/>
          <w:szCs w:val="29"/>
        </w:rPr>
        <w:t>Use and Trade</w:t>
      </w:r>
    </w:p>
    <w:p w14:paraId="04957F73" w14:textId="77777777" w:rsidR="00000000" w:rsidRDefault="00000000">
      <w:pPr>
        <w:pStyle w:val="Heading2"/>
        <w:divId w:val="390272973"/>
        <w:rPr>
          <w:rFonts w:ascii="Georgia" w:eastAsia="Times New Roman" w:hAnsi="Georgia"/>
          <w:sz w:val="27"/>
          <w:szCs w:val="27"/>
        </w:rPr>
      </w:pPr>
      <w:r>
        <w:rPr>
          <w:rFonts w:ascii="Georgia" w:eastAsia="Times New Roman" w:hAnsi="Georgia"/>
          <w:sz w:val="27"/>
          <w:szCs w:val="27"/>
        </w:rPr>
        <w:t>General Use and Trade Information</w:t>
      </w:r>
    </w:p>
    <w:p w14:paraId="76470570" w14:textId="02F3980F" w:rsidR="00000000" w:rsidRDefault="00000000">
      <w:pPr>
        <w:pStyle w:val="NormalWeb"/>
        <w:divId w:val="390272973"/>
        <w:rPr>
          <w:ins w:id="59" w:author="Jack Plummer" w:date="2022-10-21T08:13:00Z"/>
          <w:rFonts w:ascii="Georgia" w:hAnsi="Georgia"/>
        </w:rPr>
      </w:pPr>
      <w:r>
        <w:rPr>
          <w:rStyle w:val="datalabel1"/>
          <w:rFonts w:ascii="Georgia" w:hAnsi="Georgia"/>
        </w:rPr>
        <w:t xml:space="preserve">Species not utilized: </w:t>
      </w:r>
      <w:r>
        <w:rPr>
          <w:rFonts w:ascii="Georgia" w:hAnsi="Georgia"/>
        </w:rPr>
        <w:t>true</w:t>
      </w:r>
    </w:p>
    <w:p w14:paraId="561D2DEC" w14:textId="0F736CCF" w:rsidR="00DD3FFF" w:rsidRDefault="00DD3FFF">
      <w:pPr>
        <w:pStyle w:val="NormalWeb"/>
        <w:divId w:val="390272973"/>
        <w:rPr>
          <w:rFonts w:ascii="Georgia" w:hAnsi="Georgia"/>
        </w:rPr>
      </w:pPr>
      <w:ins w:id="60" w:author="Jack Plummer" w:date="2022-10-21T08:13:00Z">
        <w:r>
          <w:rPr>
            <w:rFonts w:ascii="Georgia" w:hAnsi="Georgia"/>
          </w:rPr>
          <w:t>This species is not known to be utilised.</w:t>
        </w:r>
      </w:ins>
    </w:p>
    <w:p w14:paraId="1DA88F67" w14:textId="77777777" w:rsidR="00000000" w:rsidRDefault="00000000">
      <w:pPr>
        <w:pStyle w:val="Heading2"/>
        <w:divId w:val="390272973"/>
        <w:rPr>
          <w:rFonts w:ascii="Georgia" w:eastAsia="Times New Roman" w:hAnsi="Georgia"/>
          <w:sz w:val="27"/>
          <w:szCs w:val="27"/>
        </w:rPr>
      </w:pPr>
      <w:r>
        <w:rPr>
          <w:rFonts w:ascii="Georgia" w:eastAsia="Times New Roman" w:hAnsi="Georgia"/>
          <w:sz w:val="27"/>
          <w:szCs w:val="27"/>
        </w:rPr>
        <w:t>Non- Consumptive Use</w:t>
      </w:r>
    </w:p>
    <w:p w14:paraId="669223AE" w14:textId="77777777" w:rsidR="00000000" w:rsidRDefault="00000000">
      <w:pPr>
        <w:pStyle w:val="NormalWeb"/>
        <w:divId w:val="390272973"/>
        <w:rPr>
          <w:rFonts w:ascii="Georgia" w:hAnsi="Georgia"/>
        </w:rPr>
      </w:pPr>
      <w:commentRangeStart w:id="61"/>
      <w:r>
        <w:rPr>
          <w:rStyle w:val="datalabel1"/>
          <w:rFonts w:ascii="Georgia" w:hAnsi="Georgia"/>
        </w:rPr>
        <w:t xml:space="preserve">Non-consumptive use of the species? </w:t>
      </w:r>
      <w:r>
        <w:rPr>
          <w:rFonts w:ascii="Georgia" w:hAnsi="Georgia"/>
        </w:rPr>
        <w:t>true</w:t>
      </w:r>
      <w:commentRangeEnd w:id="61"/>
      <w:r w:rsidR="00DD3FFF">
        <w:rPr>
          <w:rStyle w:val="CommentReference"/>
        </w:rPr>
        <w:commentReference w:id="61"/>
      </w:r>
    </w:p>
    <w:p w14:paraId="0F6FAC12" w14:textId="77777777" w:rsidR="00000000" w:rsidRDefault="00000000">
      <w:pPr>
        <w:pStyle w:val="Heading1"/>
        <w:divId w:val="1179730680"/>
        <w:rPr>
          <w:rFonts w:ascii="Georgia" w:eastAsia="Times New Roman" w:hAnsi="Georgia"/>
          <w:sz w:val="29"/>
          <w:szCs w:val="29"/>
        </w:rPr>
      </w:pPr>
      <w:r>
        <w:rPr>
          <w:rFonts w:ascii="Georgia" w:eastAsia="Times New Roman" w:hAnsi="Georgia"/>
          <w:sz w:val="29"/>
          <w:szCs w:val="29"/>
        </w:rPr>
        <w:t>Threats</w:t>
      </w:r>
    </w:p>
    <w:p w14:paraId="4A28EA8E" w14:textId="085A96B2" w:rsidR="00000000" w:rsidRDefault="00000000">
      <w:pPr>
        <w:pStyle w:val="NormalWeb"/>
        <w:divId w:val="1179730680"/>
        <w:rPr>
          <w:rFonts w:ascii="Georgia" w:hAnsi="Georgia"/>
        </w:rPr>
      </w:pPr>
      <w:r>
        <w:rPr>
          <w:rFonts w:ascii="Georgia" w:hAnsi="Georgia"/>
        </w:rPr>
        <w:t>Its habitat is threatened by fire, eroded rocky ground and agricultural expansion</w:t>
      </w:r>
      <w:del w:id="62" w:author="Jack Plummer" w:date="2022-10-21T08:14:00Z">
        <w:r w:rsidDel="00DD3FFF">
          <w:rPr>
            <w:rFonts w:ascii="Georgia" w:hAnsi="Georgia"/>
          </w:rPr>
          <w:delText xml:space="preserve"> which are inferred to be contributing to a continuing decline in habitat area, extent, and quality</w:delText>
        </w:r>
      </w:del>
      <w:r>
        <w:rPr>
          <w:rFonts w:ascii="Georgia" w:hAnsi="Georgia"/>
        </w:rPr>
        <w:t>. Moreover, the collection site is outside protected area</w:t>
      </w:r>
      <w:ins w:id="63" w:author="Jack Plummer" w:date="2022-10-21T08:14:00Z">
        <w:r w:rsidR="00DD3FFF">
          <w:rPr>
            <w:rFonts w:ascii="Georgia" w:hAnsi="Georgia"/>
          </w:rPr>
          <w:t>s</w:t>
        </w:r>
      </w:ins>
      <w:r>
        <w:rPr>
          <w:rFonts w:ascii="Georgia" w:hAnsi="Georgia"/>
        </w:rPr>
        <w:t>.</w:t>
      </w:r>
    </w:p>
    <w:p w14:paraId="1EBB3662" w14:textId="77777777" w:rsidR="00000000" w:rsidRDefault="00000000">
      <w:pPr>
        <w:pStyle w:val="Heading2"/>
        <w:divId w:val="1179730680"/>
        <w:rPr>
          <w:rFonts w:ascii="Georgia" w:eastAsia="Times New Roman" w:hAnsi="Georgia"/>
          <w:sz w:val="27"/>
          <w:szCs w:val="27"/>
        </w:rPr>
      </w:pPr>
      <w:commentRangeStart w:id="64"/>
      <w:r>
        <w:rPr>
          <w:rFonts w:ascii="Georgia" w:eastAsia="Times New Roman" w:hAnsi="Georgia"/>
          <w:sz w:val="27"/>
          <w:szCs w:val="27"/>
        </w:rPr>
        <w:t>Threats Classification Scheme</w:t>
      </w:r>
      <w:commentRangeEnd w:id="64"/>
      <w:r w:rsidR="00DD3FFF">
        <w:rPr>
          <w:rStyle w:val="CommentReference"/>
          <w:b w:val="0"/>
          <w:bCs w:val="0"/>
        </w:rPr>
        <w:commentReference w:id="64"/>
      </w:r>
    </w:p>
    <w:tbl>
      <w:tblPr>
        <w:tblW w:w="0" w:type="auto"/>
        <w:tblCellSpacing w:w="15" w:type="dxa"/>
        <w:tblBorders>
          <w:top w:val="single" w:sz="6" w:space="0" w:color="808080"/>
          <w:left w:val="single" w:sz="6" w:space="0" w:color="808080"/>
          <w:bottom w:val="single" w:sz="6" w:space="0" w:color="808080"/>
          <w:right w:val="single" w:sz="6" w:space="0" w:color="808080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429"/>
        <w:gridCol w:w="740"/>
        <w:gridCol w:w="842"/>
        <w:gridCol w:w="842"/>
        <w:gridCol w:w="1157"/>
      </w:tblGrid>
      <w:tr w:rsidR="00000000" w14:paraId="2004F50C" w14:textId="77777777">
        <w:trPr>
          <w:divId w:val="1179730680"/>
          <w:tblCellSpacing w:w="15" w:type="dxa"/>
        </w:trPr>
        <w:tc>
          <w:tcPr>
            <w:tcW w:w="0" w:type="auto"/>
            <w:tcBorders>
              <w:bottom w:val="single" w:sz="6" w:space="0" w:color="000000"/>
            </w:tcBorders>
            <w:shd w:val="clear" w:color="auto" w:fill="BBBBBB"/>
            <w:vAlign w:val="center"/>
            <w:hideMark/>
          </w:tcPr>
          <w:p w14:paraId="0F221D8E" w14:textId="77777777" w:rsidR="00000000" w:rsidRDefault="00000000">
            <w:pPr>
              <w:spacing w:after="75"/>
              <w:rPr>
                <w:rFonts w:ascii="Georgia" w:eastAsia="Times New Roman" w:hAnsi="Georgia"/>
                <w:b/>
                <w:bCs/>
                <w:sz w:val="18"/>
                <w:szCs w:val="18"/>
              </w:rPr>
            </w:pPr>
            <w:r>
              <w:rPr>
                <w:rFonts w:ascii="Georgia" w:eastAsia="Times New Roman" w:hAnsi="Georgia"/>
                <w:b/>
                <w:bCs/>
                <w:sz w:val="18"/>
                <w:szCs w:val="18"/>
              </w:rPr>
              <w:t>Threat</w:t>
            </w:r>
          </w:p>
        </w:tc>
        <w:tc>
          <w:tcPr>
            <w:tcW w:w="0" w:type="auto"/>
            <w:tcBorders>
              <w:bottom w:val="single" w:sz="6" w:space="0" w:color="000000"/>
            </w:tcBorders>
            <w:shd w:val="clear" w:color="auto" w:fill="BBBBBB"/>
            <w:vAlign w:val="center"/>
            <w:hideMark/>
          </w:tcPr>
          <w:p w14:paraId="2AD47CCC" w14:textId="77777777" w:rsidR="00000000" w:rsidRDefault="00000000">
            <w:pPr>
              <w:spacing w:after="75"/>
              <w:rPr>
                <w:rFonts w:ascii="Georgia" w:eastAsia="Times New Roman" w:hAnsi="Georgia"/>
                <w:b/>
                <w:bCs/>
                <w:sz w:val="18"/>
                <w:szCs w:val="18"/>
              </w:rPr>
            </w:pPr>
            <w:r>
              <w:rPr>
                <w:rFonts w:ascii="Georgia" w:eastAsia="Times New Roman" w:hAnsi="Georgia"/>
                <w:b/>
                <w:bCs/>
                <w:sz w:val="18"/>
                <w:szCs w:val="18"/>
              </w:rPr>
              <w:t>Timing</w:t>
            </w:r>
          </w:p>
        </w:tc>
        <w:tc>
          <w:tcPr>
            <w:tcW w:w="0" w:type="auto"/>
            <w:tcBorders>
              <w:bottom w:val="single" w:sz="6" w:space="0" w:color="000000"/>
            </w:tcBorders>
            <w:shd w:val="clear" w:color="auto" w:fill="BBBBBB"/>
            <w:vAlign w:val="center"/>
            <w:hideMark/>
          </w:tcPr>
          <w:p w14:paraId="34C45808" w14:textId="77777777" w:rsidR="00000000" w:rsidRDefault="00000000">
            <w:pPr>
              <w:spacing w:after="75"/>
              <w:rPr>
                <w:rFonts w:ascii="Georgia" w:eastAsia="Times New Roman" w:hAnsi="Georgia"/>
                <w:b/>
                <w:bCs/>
                <w:sz w:val="18"/>
                <w:szCs w:val="18"/>
              </w:rPr>
            </w:pPr>
            <w:r>
              <w:rPr>
                <w:rFonts w:ascii="Georgia" w:eastAsia="Times New Roman" w:hAnsi="Georgia"/>
                <w:b/>
                <w:bCs/>
                <w:sz w:val="18"/>
                <w:szCs w:val="18"/>
              </w:rPr>
              <w:t>Scope</w:t>
            </w:r>
          </w:p>
        </w:tc>
        <w:tc>
          <w:tcPr>
            <w:tcW w:w="0" w:type="auto"/>
            <w:tcBorders>
              <w:bottom w:val="single" w:sz="6" w:space="0" w:color="000000"/>
            </w:tcBorders>
            <w:shd w:val="clear" w:color="auto" w:fill="BBBBBB"/>
            <w:vAlign w:val="center"/>
            <w:hideMark/>
          </w:tcPr>
          <w:p w14:paraId="6B71EE0A" w14:textId="77777777" w:rsidR="00000000" w:rsidRDefault="00000000">
            <w:pPr>
              <w:spacing w:after="75"/>
              <w:rPr>
                <w:rFonts w:ascii="Georgia" w:eastAsia="Times New Roman" w:hAnsi="Georgia"/>
                <w:b/>
                <w:bCs/>
                <w:sz w:val="18"/>
                <w:szCs w:val="18"/>
              </w:rPr>
            </w:pPr>
            <w:r>
              <w:rPr>
                <w:rFonts w:ascii="Georgia" w:eastAsia="Times New Roman" w:hAnsi="Georgia"/>
                <w:b/>
                <w:bCs/>
                <w:sz w:val="18"/>
                <w:szCs w:val="18"/>
              </w:rPr>
              <w:t>Severity</w:t>
            </w:r>
          </w:p>
        </w:tc>
        <w:tc>
          <w:tcPr>
            <w:tcW w:w="0" w:type="auto"/>
            <w:tcBorders>
              <w:bottom w:val="single" w:sz="6" w:space="0" w:color="000000"/>
            </w:tcBorders>
            <w:shd w:val="clear" w:color="auto" w:fill="BBBBBB"/>
            <w:vAlign w:val="center"/>
            <w:hideMark/>
          </w:tcPr>
          <w:p w14:paraId="0CC5EC3F" w14:textId="77777777" w:rsidR="00000000" w:rsidRDefault="00000000">
            <w:pPr>
              <w:spacing w:after="75"/>
              <w:rPr>
                <w:rFonts w:ascii="Georgia" w:eastAsia="Times New Roman" w:hAnsi="Georgia"/>
                <w:b/>
                <w:bCs/>
                <w:sz w:val="18"/>
                <w:szCs w:val="18"/>
              </w:rPr>
            </w:pPr>
            <w:r>
              <w:rPr>
                <w:rFonts w:ascii="Georgia" w:eastAsia="Times New Roman" w:hAnsi="Georgia"/>
                <w:b/>
                <w:bCs/>
                <w:sz w:val="18"/>
                <w:szCs w:val="18"/>
              </w:rPr>
              <w:t>Impact Score</w:t>
            </w:r>
          </w:p>
        </w:tc>
      </w:tr>
      <w:tr w:rsidR="00000000" w14:paraId="2494FC2A" w14:textId="77777777">
        <w:trPr>
          <w:divId w:val="1179730680"/>
          <w:tblCellSpacing w:w="15" w:type="dxa"/>
        </w:trPr>
        <w:tc>
          <w:tcPr>
            <w:tcW w:w="0" w:type="auto"/>
            <w:vAlign w:val="center"/>
            <w:hideMark/>
          </w:tcPr>
          <w:p w14:paraId="79397DC3" w14:textId="77777777" w:rsidR="00000000" w:rsidRDefault="00000000">
            <w:pPr>
              <w:spacing w:after="75"/>
              <w:rPr>
                <w:rFonts w:ascii="Georgia" w:eastAsia="Times New Roman" w:hAnsi="Georgia"/>
                <w:sz w:val="18"/>
                <w:szCs w:val="18"/>
              </w:rPr>
            </w:pPr>
            <w:r>
              <w:rPr>
                <w:rFonts w:ascii="Georgia" w:eastAsia="Times New Roman" w:hAnsi="Georgia"/>
                <w:sz w:val="18"/>
                <w:szCs w:val="18"/>
              </w:rPr>
              <w:t>2.1.1. Agriculture &amp; aquaculture -&gt; Annual &amp; perennial non-timber crops -&gt; Shifting agriculture</w:t>
            </w:r>
          </w:p>
        </w:tc>
        <w:tc>
          <w:tcPr>
            <w:tcW w:w="0" w:type="auto"/>
            <w:vAlign w:val="center"/>
            <w:hideMark/>
          </w:tcPr>
          <w:p w14:paraId="2D9A88B8" w14:textId="77777777" w:rsidR="00000000" w:rsidRDefault="00000000">
            <w:pPr>
              <w:spacing w:after="75"/>
              <w:rPr>
                <w:rFonts w:ascii="Georgia" w:eastAsia="Times New Roman" w:hAnsi="Georgia"/>
                <w:sz w:val="18"/>
                <w:szCs w:val="18"/>
              </w:rPr>
            </w:pPr>
            <w:r>
              <w:rPr>
                <w:rFonts w:ascii="Georgia" w:eastAsia="Times New Roman" w:hAnsi="Georgia"/>
                <w:sz w:val="18"/>
                <w:szCs w:val="18"/>
              </w:rPr>
              <w:t>Ongoing</w:t>
            </w:r>
          </w:p>
        </w:tc>
        <w:tc>
          <w:tcPr>
            <w:tcW w:w="0" w:type="auto"/>
            <w:vAlign w:val="center"/>
            <w:hideMark/>
          </w:tcPr>
          <w:p w14:paraId="1C7BBD75" w14:textId="77777777" w:rsidR="00000000" w:rsidRDefault="00000000">
            <w:pPr>
              <w:spacing w:after="75"/>
              <w:rPr>
                <w:rFonts w:ascii="Georgia" w:eastAsia="Times New Roman" w:hAnsi="Georgia"/>
                <w:sz w:val="18"/>
                <w:szCs w:val="18"/>
              </w:rPr>
            </w:pPr>
            <w:r>
              <w:rPr>
                <w:rFonts w:ascii="Georgia" w:eastAsia="Times New Roman" w:hAnsi="Georgia"/>
                <w:sz w:val="18"/>
                <w:szCs w:val="18"/>
              </w:rPr>
              <w:t>Unknown</w:t>
            </w:r>
          </w:p>
        </w:tc>
        <w:tc>
          <w:tcPr>
            <w:tcW w:w="0" w:type="auto"/>
            <w:vAlign w:val="center"/>
            <w:hideMark/>
          </w:tcPr>
          <w:p w14:paraId="521FF756" w14:textId="77777777" w:rsidR="00000000" w:rsidRDefault="00000000">
            <w:pPr>
              <w:spacing w:after="75"/>
              <w:rPr>
                <w:rFonts w:ascii="Georgia" w:eastAsia="Times New Roman" w:hAnsi="Georgia"/>
                <w:sz w:val="18"/>
                <w:szCs w:val="18"/>
              </w:rPr>
            </w:pPr>
            <w:r>
              <w:rPr>
                <w:rFonts w:ascii="Georgia" w:eastAsia="Times New Roman" w:hAnsi="Georgia"/>
                <w:sz w:val="18"/>
                <w:szCs w:val="18"/>
              </w:rPr>
              <w:t>Unknown</w:t>
            </w:r>
          </w:p>
        </w:tc>
        <w:tc>
          <w:tcPr>
            <w:tcW w:w="0" w:type="auto"/>
            <w:vAlign w:val="center"/>
            <w:hideMark/>
          </w:tcPr>
          <w:p w14:paraId="2F60832C" w14:textId="77777777" w:rsidR="00000000" w:rsidRDefault="00000000">
            <w:pPr>
              <w:spacing w:after="75"/>
              <w:rPr>
                <w:rFonts w:ascii="Georgia" w:eastAsia="Times New Roman" w:hAnsi="Georgia"/>
                <w:sz w:val="18"/>
                <w:szCs w:val="18"/>
              </w:rPr>
            </w:pPr>
            <w:r>
              <w:rPr>
                <w:rFonts w:ascii="Georgia" w:eastAsia="Times New Roman" w:hAnsi="Georgia"/>
                <w:sz w:val="18"/>
                <w:szCs w:val="18"/>
              </w:rPr>
              <w:t>Unknown</w:t>
            </w:r>
          </w:p>
        </w:tc>
      </w:tr>
      <w:tr w:rsidR="00000000" w14:paraId="0CEC570E" w14:textId="77777777">
        <w:trPr>
          <w:divId w:val="1179730680"/>
          <w:tblCellSpacing w:w="15" w:type="dxa"/>
        </w:trPr>
        <w:tc>
          <w:tcPr>
            <w:tcW w:w="0" w:type="auto"/>
            <w:vAlign w:val="center"/>
            <w:hideMark/>
          </w:tcPr>
          <w:p w14:paraId="029A8E2F" w14:textId="77777777" w:rsidR="00000000" w:rsidRDefault="00000000">
            <w:pPr>
              <w:spacing w:after="75"/>
              <w:rPr>
                <w:rFonts w:ascii="Georgia" w:eastAsia="Times New Roman" w:hAnsi="Georgia"/>
                <w:sz w:val="18"/>
                <w:szCs w:val="18"/>
              </w:rPr>
            </w:pPr>
            <w:r>
              <w:rPr>
                <w:rFonts w:ascii="Georgia" w:eastAsia="Times New Roman" w:hAnsi="Georgia"/>
                <w:sz w:val="18"/>
                <w:szCs w:val="18"/>
              </w:rPr>
              <w:t>2.1.2. Agriculture &amp; aquaculture -&gt; Annual &amp; perennial non-timber crops -&gt; Small-holder farming</w:t>
            </w:r>
          </w:p>
        </w:tc>
        <w:tc>
          <w:tcPr>
            <w:tcW w:w="0" w:type="auto"/>
            <w:vAlign w:val="center"/>
            <w:hideMark/>
          </w:tcPr>
          <w:p w14:paraId="7E4D5A04" w14:textId="77777777" w:rsidR="00000000" w:rsidRDefault="00000000">
            <w:pPr>
              <w:spacing w:after="75"/>
              <w:rPr>
                <w:rFonts w:ascii="Georgia" w:eastAsia="Times New Roman" w:hAnsi="Georgia"/>
                <w:sz w:val="18"/>
                <w:szCs w:val="18"/>
              </w:rPr>
            </w:pPr>
            <w:r>
              <w:rPr>
                <w:rFonts w:ascii="Georgia" w:eastAsia="Times New Roman" w:hAnsi="Georgia"/>
                <w:sz w:val="18"/>
                <w:szCs w:val="18"/>
              </w:rPr>
              <w:t>Ongoing</w:t>
            </w:r>
          </w:p>
        </w:tc>
        <w:tc>
          <w:tcPr>
            <w:tcW w:w="0" w:type="auto"/>
            <w:vAlign w:val="center"/>
            <w:hideMark/>
          </w:tcPr>
          <w:p w14:paraId="78834D74" w14:textId="77777777" w:rsidR="00000000" w:rsidRDefault="00000000">
            <w:pPr>
              <w:spacing w:after="75"/>
              <w:rPr>
                <w:rFonts w:ascii="Georgia" w:eastAsia="Times New Roman" w:hAnsi="Georgia"/>
                <w:sz w:val="18"/>
                <w:szCs w:val="18"/>
              </w:rPr>
            </w:pPr>
            <w:r>
              <w:rPr>
                <w:rFonts w:ascii="Georgia" w:eastAsia="Times New Roman" w:hAnsi="Georgia"/>
                <w:sz w:val="18"/>
                <w:szCs w:val="18"/>
              </w:rPr>
              <w:t>Unknown</w:t>
            </w:r>
          </w:p>
        </w:tc>
        <w:tc>
          <w:tcPr>
            <w:tcW w:w="0" w:type="auto"/>
            <w:vAlign w:val="center"/>
            <w:hideMark/>
          </w:tcPr>
          <w:p w14:paraId="603F519A" w14:textId="77777777" w:rsidR="00000000" w:rsidRDefault="00000000">
            <w:pPr>
              <w:spacing w:after="75"/>
              <w:rPr>
                <w:rFonts w:ascii="Georgia" w:eastAsia="Times New Roman" w:hAnsi="Georgia"/>
                <w:sz w:val="18"/>
                <w:szCs w:val="18"/>
              </w:rPr>
            </w:pPr>
            <w:r>
              <w:rPr>
                <w:rFonts w:ascii="Georgia" w:eastAsia="Times New Roman" w:hAnsi="Georgia"/>
                <w:sz w:val="18"/>
                <w:szCs w:val="18"/>
              </w:rPr>
              <w:t>Unknown</w:t>
            </w:r>
          </w:p>
        </w:tc>
        <w:tc>
          <w:tcPr>
            <w:tcW w:w="0" w:type="auto"/>
            <w:vAlign w:val="center"/>
            <w:hideMark/>
          </w:tcPr>
          <w:p w14:paraId="782A6186" w14:textId="77777777" w:rsidR="00000000" w:rsidRDefault="00000000">
            <w:pPr>
              <w:spacing w:after="75"/>
              <w:rPr>
                <w:rFonts w:ascii="Georgia" w:eastAsia="Times New Roman" w:hAnsi="Georgia"/>
                <w:sz w:val="18"/>
                <w:szCs w:val="18"/>
              </w:rPr>
            </w:pPr>
            <w:r>
              <w:rPr>
                <w:rFonts w:ascii="Georgia" w:eastAsia="Times New Roman" w:hAnsi="Georgia"/>
                <w:sz w:val="18"/>
                <w:szCs w:val="18"/>
              </w:rPr>
              <w:t>Unknown</w:t>
            </w:r>
          </w:p>
        </w:tc>
      </w:tr>
      <w:tr w:rsidR="00000000" w14:paraId="407071F9" w14:textId="77777777">
        <w:trPr>
          <w:divId w:val="1179730680"/>
          <w:tblCellSpacing w:w="15" w:type="dxa"/>
        </w:trPr>
        <w:tc>
          <w:tcPr>
            <w:tcW w:w="0" w:type="auto"/>
            <w:vAlign w:val="center"/>
            <w:hideMark/>
          </w:tcPr>
          <w:p w14:paraId="61D473D9" w14:textId="77777777" w:rsidR="00000000" w:rsidRDefault="00000000">
            <w:pPr>
              <w:spacing w:after="75"/>
              <w:rPr>
                <w:rFonts w:ascii="Georgia" w:eastAsia="Times New Roman" w:hAnsi="Georgia"/>
                <w:sz w:val="18"/>
                <w:szCs w:val="18"/>
              </w:rPr>
            </w:pPr>
            <w:r>
              <w:rPr>
                <w:rFonts w:ascii="Georgia" w:eastAsia="Times New Roman" w:hAnsi="Georgia"/>
                <w:sz w:val="18"/>
                <w:szCs w:val="18"/>
              </w:rPr>
              <w:t>6.3. Human intrusions &amp; disturbance -&gt; Work &amp; other activities</w:t>
            </w:r>
          </w:p>
        </w:tc>
        <w:tc>
          <w:tcPr>
            <w:tcW w:w="0" w:type="auto"/>
            <w:vAlign w:val="center"/>
            <w:hideMark/>
          </w:tcPr>
          <w:p w14:paraId="2E6D3BC7" w14:textId="77777777" w:rsidR="00000000" w:rsidRDefault="00000000">
            <w:pPr>
              <w:spacing w:after="75"/>
              <w:rPr>
                <w:rFonts w:ascii="Georgia" w:eastAsia="Times New Roman" w:hAnsi="Georgia"/>
                <w:sz w:val="18"/>
                <w:szCs w:val="18"/>
              </w:rPr>
            </w:pPr>
            <w:r>
              <w:rPr>
                <w:rFonts w:ascii="Georgia" w:eastAsia="Times New Roman" w:hAnsi="Georgia"/>
                <w:sz w:val="18"/>
                <w:szCs w:val="18"/>
              </w:rPr>
              <w:t>Ongoing</w:t>
            </w:r>
          </w:p>
        </w:tc>
        <w:tc>
          <w:tcPr>
            <w:tcW w:w="0" w:type="auto"/>
            <w:vAlign w:val="center"/>
            <w:hideMark/>
          </w:tcPr>
          <w:p w14:paraId="2F9B0302" w14:textId="77777777" w:rsidR="00000000" w:rsidRDefault="00000000">
            <w:pPr>
              <w:spacing w:after="75"/>
              <w:rPr>
                <w:rFonts w:ascii="Georgia" w:eastAsia="Times New Roman" w:hAnsi="Georgia"/>
                <w:sz w:val="18"/>
                <w:szCs w:val="18"/>
              </w:rPr>
            </w:pPr>
            <w:r>
              <w:rPr>
                <w:rFonts w:ascii="Georgia" w:eastAsia="Times New Roman" w:hAnsi="Georgia"/>
                <w:sz w:val="18"/>
                <w:szCs w:val="18"/>
              </w:rPr>
              <w:t>Unknown</w:t>
            </w:r>
          </w:p>
        </w:tc>
        <w:tc>
          <w:tcPr>
            <w:tcW w:w="0" w:type="auto"/>
            <w:vAlign w:val="center"/>
            <w:hideMark/>
          </w:tcPr>
          <w:p w14:paraId="68CF22AA" w14:textId="77777777" w:rsidR="00000000" w:rsidRDefault="00000000">
            <w:pPr>
              <w:spacing w:after="75"/>
              <w:rPr>
                <w:rFonts w:ascii="Georgia" w:eastAsia="Times New Roman" w:hAnsi="Georgia"/>
                <w:sz w:val="18"/>
                <w:szCs w:val="18"/>
              </w:rPr>
            </w:pPr>
            <w:r>
              <w:rPr>
                <w:rFonts w:ascii="Georgia" w:eastAsia="Times New Roman" w:hAnsi="Georgia"/>
                <w:sz w:val="18"/>
                <w:szCs w:val="18"/>
              </w:rPr>
              <w:t>Unknown</w:t>
            </w:r>
          </w:p>
        </w:tc>
        <w:tc>
          <w:tcPr>
            <w:tcW w:w="0" w:type="auto"/>
            <w:vAlign w:val="center"/>
            <w:hideMark/>
          </w:tcPr>
          <w:p w14:paraId="6D71C3C6" w14:textId="77777777" w:rsidR="00000000" w:rsidRDefault="00000000">
            <w:pPr>
              <w:spacing w:after="75"/>
              <w:rPr>
                <w:rFonts w:ascii="Georgia" w:eastAsia="Times New Roman" w:hAnsi="Georgia"/>
                <w:sz w:val="18"/>
                <w:szCs w:val="18"/>
              </w:rPr>
            </w:pPr>
            <w:r>
              <w:rPr>
                <w:rFonts w:ascii="Georgia" w:eastAsia="Times New Roman" w:hAnsi="Georgia"/>
                <w:sz w:val="18"/>
                <w:szCs w:val="18"/>
              </w:rPr>
              <w:t>Unknown</w:t>
            </w:r>
          </w:p>
        </w:tc>
      </w:tr>
      <w:tr w:rsidR="00000000" w14:paraId="11421903" w14:textId="77777777">
        <w:trPr>
          <w:divId w:val="1179730680"/>
          <w:tblCellSpacing w:w="15" w:type="dxa"/>
        </w:trPr>
        <w:tc>
          <w:tcPr>
            <w:tcW w:w="0" w:type="auto"/>
            <w:vAlign w:val="center"/>
            <w:hideMark/>
          </w:tcPr>
          <w:p w14:paraId="34D13ECA" w14:textId="77777777" w:rsidR="00000000" w:rsidRDefault="00000000">
            <w:pPr>
              <w:spacing w:after="75"/>
              <w:rPr>
                <w:rFonts w:ascii="Georgia" w:eastAsia="Times New Roman" w:hAnsi="Georgia"/>
                <w:sz w:val="18"/>
                <w:szCs w:val="18"/>
              </w:rPr>
            </w:pPr>
            <w:r>
              <w:rPr>
                <w:rFonts w:ascii="Georgia" w:eastAsia="Times New Roman" w:hAnsi="Georgia"/>
                <w:sz w:val="18"/>
                <w:szCs w:val="18"/>
              </w:rPr>
              <w:t>12.1. Other options -&gt; Other threat</w:t>
            </w:r>
          </w:p>
        </w:tc>
        <w:tc>
          <w:tcPr>
            <w:tcW w:w="0" w:type="auto"/>
            <w:vAlign w:val="center"/>
            <w:hideMark/>
          </w:tcPr>
          <w:p w14:paraId="5A62A359" w14:textId="77777777" w:rsidR="00000000" w:rsidRDefault="00000000">
            <w:pPr>
              <w:spacing w:after="75"/>
              <w:rPr>
                <w:rFonts w:ascii="Georgia" w:eastAsia="Times New Roman" w:hAnsi="Georgia"/>
                <w:sz w:val="18"/>
                <w:szCs w:val="18"/>
              </w:rPr>
            </w:pPr>
            <w:r>
              <w:rPr>
                <w:rFonts w:ascii="Georgia" w:eastAsia="Times New Roman" w:hAnsi="Georgia"/>
                <w:sz w:val="18"/>
                <w:szCs w:val="18"/>
              </w:rPr>
              <w:t>Ongoing</w:t>
            </w:r>
          </w:p>
        </w:tc>
        <w:tc>
          <w:tcPr>
            <w:tcW w:w="0" w:type="auto"/>
            <w:vAlign w:val="center"/>
            <w:hideMark/>
          </w:tcPr>
          <w:p w14:paraId="1521709D" w14:textId="77777777" w:rsidR="00000000" w:rsidRDefault="00000000">
            <w:pPr>
              <w:spacing w:after="75"/>
              <w:rPr>
                <w:rFonts w:ascii="Georgia" w:eastAsia="Times New Roman" w:hAnsi="Georgia"/>
                <w:sz w:val="18"/>
                <w:szCs w:val="18"/>
              </w:rPr>
            </w:pPr>
            <w:r>
              <w:rPr>
                <w:rFonts w:ascii="Georgia" w:eastAsia="Times New Roman" w:hAnsi="Georgia"/>
                <w:sz w:val="18"/>
                <w:szCs w:val="18"/>
              </w:rPr>
              <w:t>Unknown</w:t>
            </w:r>
          </w:p>
        </w:tc>
        <w:tc>
          <w:tcPr>
            <w:tcW w:w="0" w:type="auto"/>
            <w:vAlign w:val="center"/>
            <w:hideMark/>
          </w:tcPr>
          <w:p w14:paraId="3EEA045D" w14:textId="77777777" w:rsidR="00000000" w:rsidRDefault="00000000">
            <w:pPr>
              <w:spacing w:after="75"/>
              <w:rPr>
                <w:rFonts w:ascii="Georgia" w:eastAsia="Times New Roman" w:hAnsi="Georgia"/>
                <w:sz w:val="18"/>
                <w:szCs w:val="18"/>
              </w:rPr>
            </w:pPr>
            <w:r>
              <w:rPr>
                <w:rFonts w:ascii="Georgia" w:eastAsia="Times New Roman" w:hAnsi="Georgia"/>
                <w:sz w:val="18"/>
                <w:szCs w:val="18"/>
              </w:rPr>
              <w:t>Unknown</w:t>
            </w:r>
          </w:p>
        </w:tc>
        <w:tc>
          <w:tcPr>
            <w:tcW w:w="0" w:type="auto"/>
            <w:vAlign w:val="center"/>
            <w:hideMark/>
          </w:tcPr>
          <w:p w14:paraId="32B628A5" w14:textId="77777777" w:rsidR="00000000" w:rsidRDefault="00000000">
            <w:pPr>
              <w:spacing w:after="75"/>
              <w:rPr>
                <w:rFonts w:ascii="Georgia" w:eastAsia="Times New Roman" w:hAnsi="Georgia"/>
                <w:sz w:val="18"/>
                <w:szCs w:val="18"/>
              </w:rPr>
            </w:pPr>
            <w:r>
              <w:rPr>
                <w:rFonts w:ascii="Georgia" w:eastAsia="Times New Roman" w:hAnsi="Georgia"/>
                <w:sz w:val="18"/>
                <w:szCs w:val="18"/>
              </w:rPr>
              <w:t>Unknown</w:t>
            </w:r>
          </w:p>
        </w:tc>
      </w:tr>
    </w:tbl>
    <w:p w14:paraId="2FC63E1D" w14:textId="77777777" w:rsidR="00000000" w:rsidRDefault="00000000">
      <w:pPr>
        <w:pStyle w:val="Heading1"/>
        <w:divId w:val="421755691"/>
        <w:rPr>
          <w:rFonts w:ascii="Georgia" w:eastAsia="Times New Roman" w:hAnsi="Georgia"/>
          <w:sz w:val="29"/>
          <w:szCs w:val="29"/>
        </w:rPr>
      </w:pPr>
      <w:r>
        <w:rPr>
          <w:rFonts w:ascii="Georgia" w:eastAsia="Times New Roman" w:hAnsi="Georgia"/>
          <w:sz w:val="29"/>
          <w:szCs w:val="29"/>
        </w:rPr>
        <w:t>Conservation</w:t>
      </w:r>
    </w:p>
    <w:p w14:paraId="6349B6F3" w14:textId="51D34C35" w:rsidR="00000000" w:rsidRDefault="00000000">
      <w:pPr>
        <w:pStyle w:val="NormalWeb"/>
        <w:divId w:val="421755691"/>
        <w:rPr>
          <w:rFonts w:ascii="Georgia" w:hAnsi="Georgia"/>
        </w:rPr>
      </w:pPr>
      <w:r>
        <w:rPr>
          <w:rFonts w:ascii="Georgia" w:hAnsi="Georgia"/>
        </w:rPr>
        <w:t xml:space="preserve">This species is not known to be represented in </w:t>
      </w:r>
      <w:r>
        <w:rPr>
          <w:rStyle w:val="Emphasis"/>
          <w:rFonts w:ascii="Georgia" w:hAnsi="Georgia"/>
        </w:rPr>
        <w:t xml:space="preserve">ex situ </w:t>
      </w:r>
      <w:r>
        <w:rPr>
          <w:rFonts w:ascii="Georgia" w:hAnsi="Georgia"/>
        </w:rPr>
        <w:t>conservation in botanic gardens or gene bank</w:t>
      </w:r>
      <w:ins w:id="65" w:author="Jack Plummer" w:date="2022-10-21T08:15:00Z">
        <w:r w:rsidR="00DD3FFF">
          <w:rPr>
            <w:rFonts w:ascii="Georgia" w:hAnsi="Georgia"/>
          </w:rPr>
          <w:t>s</w:t>
        </w:r>
      </w:ins>
      <w:del w:id="66" w:author="Jack Plummer" w:date="2022-10-21T08:15:00Z">
        <w:r w:rsidDel="00DD3FFF">
          <w:rPr>
            <w:rFonts w:ascii="Georgia" w:hAnsi="Georgia"/>
          </w:rPr>
          <w:delText>.</w:delText>
        </w:r>
      </w:del>
      <w:r>
        <w:rPr>
          <w:rFonts w:ascii="Georgia" w:hAnsi="Georgia"/>
        </w:rPr>
        <w:t xml:space="preserve"> (BGCI 2022, </w:t>
      </w:r>
      <w:proofErr w:type="spellStart"/>
      <w:r>
        <w:rPr>
          <w:rFonts w:ascii="Georgia" w:hAnsi="Georgia"/>
        </w:rPr>
        <w:t>Genesys</w:t>
      </w:r>
      <w:proofErr w:type="spellEnd"/>
      <w:r>
        <w:rPr>
          <w:rFonts w:ascii="Georgia" w:hAnsi="Georgia"/>
        </w:rPr>
        <w:t xml:space="preserve"> 2022). This species has </w:t>
      </w:r>
      <w:ins w:id="67" w:author="Jack Plummer" w:date="2022-10-21T08:15:00Z">
        <w:r w:rsidR="00DD3FFF">
          <w:rPr>
            <w:rFonts w:ascii="Georgia" w:hAnsi="Georgia"/>
          </w:rPr>
          <w:t xml:space="preserve">only </w:t>
        </w:r>
      </w:ins>
      <w:r>
        <w:rPr>
          <w:rFonts w:ascii="Georgia" w:hAnsi="Georgia"/>
        </w:rPr>
        <w:t xml:space="preserve">been recorded </w:t>
      </w:r>
      <w:ins w:id="68" w:author="Jack Plummer" w:date="2022-10-21T08:15:00Z">
        <w:r w:rsidR="00DD3FFF">
          <w:rPr>
            <w:rFonts w:ascii="Georgia" w:hAnsi="Georgia"/>
          </w:rPr>
          <w:t xml:space="preserve">outside </w:t>
        </w:r>
      </w:ins>
      <w:del w:id="69" w:author="Jack Plummer" w:date="2022-10-21T08:15:00Z">
        <w:r w:rsidDel="00DD3FFF">
          <w:rPr>
            <w:rFonts w:ascii="Georgia" w:hAnsi="Georgia"/>
          </w:rPr>
          <w:delText>from non-</w:delText>
        </w:r>
      </w:del>
      <w:r>
        <w:rPr>
          <w:rFonts w:ascii="Georgia" w:hAnsi="Georgia"/>
        </w:rPr>
        <w:t xml:space="preserve">protected areas. As the species is not known to be represented in </w:t>
      </w:r>
      <w:r>
        <w:rPr>
          <w:rStyle w:val="Emphasis"/>
          <w:rFonts w:ascii="Georgia" w:hAnsi="Georgia"/>
        </w:rPr>
        <w:t xml:space="preserve">ex situ </w:t>
      </w:r>
      <w:r>
        <w:rPr>
          <w:rFonts w:ascii="Georgia" w:hAnsi="Georgia"/>
        </w:rPr>
        <w:t>conservation, collection of germplasm from wild plants is recommended.</w:t>
      </w:r>
    </w:p>
    <w:p w14:paraId="1DFC6F02" w14:textId="77777777" w:rsidR="00000000" w:rsidRDefault="00000000">
      <w:pPr>
        <w:pStyle w:val="Heading2"/>
        <w:divId w:val="421755691"/>
        <w:rPr>
          <w:rFonts w:ascii="Georgia" w:eastAsia="Times New Roman" w:hAnsi="Georgia"/>
          <w:sz w:val="27"/>
          <w:szCs w:val="27"/>
        </w:rPr>
      </w:pPr>
      <w:r>
        <w:rPr>
          <w:rFonts w:ascii="Georgia" w:eastAsia="Times New Roman" w:hAnsi="Georgia"/>
          <w:sz w:val="27"/>
          <w:szCs w:val="27"/>
        </w:rPr>
        <w:t>Conservation Actions In- Place</w:t>
      </w:r>
    </w:p>
    <w:tbl>
      <w:tblPr>
        <w:tblW w:w="0" w:type="auto"/>
        <w:tblCellSpacing w:w="15" w:type="dxa"/>
        <w:tblBorders>
          <w:top w:val="single" w:sz="6" w:space="0" w:color="808080"/>
          <w:left w:val="single" w:sz="6" w:space="0" w:color="808080"/>
          <w:bottom w:val="single" w:sz="6" w:space="0" w:color="808080"/>
          <w:right w:val="single" w:sz="6" w:space="0" w:color="808080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80"/>
        <w:gridCol w:w="4095"/>
      </w:tblGrid>
      <w:tr w:rsidR="00000000" w14:paraId="16C27924" w14:textId="77777777">
        <w:trPr>
          <w:divId w:val="421755691"/>
          <w:tblCellSpacing w:w="15" w:type="dxa"/>
        </w:trPr>
        <w:tc>
          <w:tcPr>
            <w:tcW w:w="0" w:type="auto"/>
            <w:tcBorders>
              <w:bottom w:val="single" w:sz="6" w:space="0" w:color="000000"/>
            </w:tcBorders>
            <w:shd w:val="clear" w:color="auto" w:fill="BBBBBB"/>
            <w:vAlign w:val="center"/>
            <w:hideMark/>
          </w:tcPr>
          <w:p w14:paraId="783B5453" w14:textId="77777777" w:rsidR="00000000" w:rsidRDefault="00000000">
            <w:pPr>
              <w:spacing w:after="75"/>
              <w:rPr>
                <w:rFonts w:ascii="Georgia" w:eastAsia="Times New Roman" w:hAnsi="Georgia"/>
                <w:b/>
                <w:bCs/>
                <w:sz w:val="18"/>
                <w:szCs w:val="18"/>
              </w:rPr>
            </w:pPr>
            <w:r>
              <w:rPr>
                <w:rFonts w:ascii="Georgia" w:eastAsia="Times New Roman" w:hAnsi="Georgia"/>
                <w:b/>
                <w:bCs/>
                <w:sz w:val="18"/>
                <w:szCs w:val="18"/>
              </w:rPr>
              <w:t>Occur in at least one PA</w:t>
            </w:r>
          </w:p>
        </w:tc>
        <w:tc>
          <w:tcPr>
            <w:tcW w:w="0" w:type="auto"/>
            <w:tcBorders>
              <w:bottom w:val="single" w:sz="6" w:space="0" w:color="000000"/>
            </w:tcBorders>
            <w:shd w:val="clear" w:color="auto" w:fill="BBBBBB"/>
            <w:vAlign w:val="center"/>
            <w:hideMark/>
          </w:tcPr>
          <w:p w14:paraId="171EE1A0" w14:textId="77777777" w:rsidR="00000000" w:rsidRDefault="00000000">
            <w:pPr>
              <w:spacing w:after="75"/>
              <w:rPr>
                <w:rFonts w:ascii="Georgia" w:eastAsia="Times New Roman" w:hAnsi="Georgia"/>
                <w:b/>
                <w:bCs/>
                <w:sz w:val="18"/>
                <w:szCs w:val="18"/>
              </w:rPr>
            </w:pPr>
            <w:r>
              <w:rPr>
                <w:rFonts w:ascii="Georgia" w:eastAsia="Times New Roman" w:hAnsi="Georgia"/>
                <w:b/>
                <w:bCs/>
                <w:sz w:val="18"/>
                <w:szCs w:val="18"/>
              </w:rPr>
              <w:t>Note</w:t>
            </w:r>
          </w:p>
        </w:tc>
      </w:tr>
      <w:tr w:rsidR="00000000" w14:paraId="400467F2" w14:textId="77777777">
        <w:trPr>
          <w:divId w:val="421755691"/>
          <w:tblCellSpacing w:w="15" w:type="dxa"/>
        </w:trPr>
        <w:tc>
          <w:tcPr>
            <w:tcW w:w="0" w:type="auto"/>
            <w:vAlign w:val="center"/>
            <w:hideMark/>
          </w:tcPr>
          <w:p w14:paraId="3DAE0E87" w14:textId="77777777" w:rsidR="00000000" w:rsidRDefault="00000000">
            <w:pPr>
              <w:spacing w:after="75"/>
              <w:rPr>
                <w:rFonts w:ascii="Georgia" w:eastAsia="Times New Roman" w:hAnsi="Georgia"/>
                <w:sz w:val="18"/>
                <w:szCs w:val="18"/>
              </w:rPr>
            </w:pPr>
            <w:r>
              <w:rPr>
                <w:rFonts w:ascii="Georgia" w:eastAsia="Times New Roman" w:hAnsi="Georgia"/>
                <w:sz w:val="18"/>
                <w:szCs w:val="18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14:paraId="59703093" w14:textId="5B3B4DD5" w:rsidR="00000000" w:rsidRDefault="00DD3FFF">
            <w:pPr>
              <w:spacing w:after="75"/>
              <w:rPr>
                <w:rFonts w:ascii="Georgia" w:eastAsia="Times New Roman" w:hAnsi="Georgia"/>
                <w:sz w:val="18"/>
                <w:szCs w:val="18"/>
              </w:rPr>
            </w:pPr>
            <w:ins w:id="70" w:author="Jack Plummer" w:date="2022-10-21T08:15:00Z">
              <w:r>
                <w:rPr>
                  <w:rFonts w:ascii="Georgia" w:eastAsia="Times New Roman" w:hAnsi="Georgia"/>
                  <w:sz w:val="18"/>
                  <w:szCs w:val="18"/>
                </w:rPr>
                <w:t xml:space="preserve">Only </w:t>
              </w:r>
            </w:ins>
            <w:del w:id="71" w:author="Jack Plummer" w:date="2022-10-21T08:15:00Z">
              <w:r w:rsidR="00000000" w:rsidDel="00DD3FFF">
                <w:rPr>
                  <w:rFonts w:ascii="Georgia" w:eastAsia="Times New Roman" w:hAnsi="Georgia"/>
                  <w:sz w:val="18"/>
                  <w:szCs w:val="18"/>
                </w:rPr>
                <w:delText>R</w:delText>
              </w:r>
            </w:del>
            <w:ins w:id="72" w:author="Jack Plummer" w:date="2022-10-21T08:15:00Z">
              <w:r>
                <w:rPr>
                  <w:rFonts w:ascii="Georgia" w:eastAsia="Times New Roman" w:hAnsi="Georgia"/>
                  <w:sz w:val="18"/>
                  <w:szCs w:val="18"/>
                </w:rPr>
                <w:t>r</w:t>
              </w:r>
            </w:ins>
            <w:r w:rsidR="00000000">
              <w:rPr>
                <w:rFonts w:ascii="Georgia" w:eastAsia="Times New Roman" w:hAnsi="Georgia"/>
                <w:sz w:val="18"/>
                <w:szCs w:val="18"/>
              </w:rPr>
              <w:t xml:space="preserve">ecorded from </w:t>
            </w:r>
            <w:del w:id="73" w:author="Jack Plummer" w:date="2022-10-21T08:15:00Z">
              <w:r w:rsidR="00000000" w:rsidDel="00DD3FFF">
                <w:rPr>
                  <w:rFonts w:ascii="Georgia" w:eastAsia="Times New Roman" w:hAnsi="Georgia"/>
                  <w:sz w:val="18"/>
                  <w:szCs w:val="18"/>
                </w:rPr>
                <w:delText>non-</w:delText>
              </w:r>
            </w:del>
            <w:ins w:id="74" w:author="Jack Plummer" w:date="2022-10-21T08:15:00Z">
              <w:r>
                <w:rPr>
                  <w:rFonts w:ascii="Georgia" w:eastAsia="Times New Roman" w:hAnsi="Georgia"/>
                  <w:sz w:val="18"/>
                  <w:szCs w:val="18"/>
                </w:rPr>
                <w:t xml:space="preserve">outside </w:t>
              </w:r>
            </w:ins>
            <w:r w:rsidR="00000000">
              <w:rPr>
                <w:rFonts w:ascii="Georgia" w:eastAsia="Times New Roman" w:hAnsi="Georgia"/>
                <w:sz w:val="18"/>
                <w:szCs w:val="18"/>
              </w:rPr>
              <w:t>protected area</w:t>
            </w:r>
            <w:ins w:id="75" w:author="Jack Plummer" w:date="2022-10-21T08:15:00Z">
              <w:r>
                <w:rPr>
                  <w:rFonts w:ascii="Georgia" w:eastAsia="Times New Roman" w:hAnsi="Georgia"/>
                  <w:sz w:val="18"/>
                  <w:szCs w:val="18"/>
                </w:rPr>
                <w:t>s</w:t>
              </w:r>
            </w:ins>
            <w:r w:rsidR="00000000">
              <w:rPr>
                <w:rFonts w:ascii="Georgia" w:eastAsia="Times New Roman" w:hAnsi="Georgia"/>
                <w:sz w:val="18"/>
                <w:szCs w:val="18"/>
              </w:rPr>
              <w:t>.</w:t>
            </w:r>
          </w:p>
        </w:tc>
      </w:tr>
    </w:tbl>
    <w:p w14:paraId="04148203" w14:textId="77777777" w:rsidR="00000000" w:rsidRDefault="00000000">
      <w:pPr>
        <w:divId w:val="421755691"/>
        <w:rPr>
          <w:rFonts w:ascii="Georgia" w:eastAsia="Times New Roman" w:hAnsi="Georgia"/>
          <w:vanish/>
          <w:sz w:val="18"/>
          <w:szCs w:val="18"/>
        </w:rPr>
      </w:pPr>
    </w:p>
    <w:tbl>
      <w:tblPr>
        <w:tblW w:w="0" w:type="auto"/>
        <w:tblCellSpacing w:w="15" w:type="dxa"/>
        <w:tblBorders>
          <w:top w:val="single" w:sz="6" w:space="0" w:color="808080"/>
          <w:left w:val="single" w:sz="6" w:space="0" w:color="808080"/>
          <w:bottom w:val="single" w:sz="6" w:space="0" w:color="808080"/>
          <w:right w:val="single" w:sz="6" w:space="0" w:color="808080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01"/>
        <w:gridCol w:w="6609"/>
      </w:tblGrid>
      <w:tr w:rsidR="00000000" w14:paraId="0FA97D20" w14:textId="77777777">
        <w:trPr>
          <w:divId w:val="421755691"/>
          <w:tblCellSpacing w:w="15" w:type="dxa"/>
        </w:trPr>
        <w:tc>
          <w:tcPr>
            <w:tcW w:w="0" w:type="auto"/>
            <w:tcBorders>
              <w:bottom w:val="single" w:sz="6" w:space="0" w:color="000000"/>
            </w:tcBorders>
            <w:shd w:val="clear" w:color="auto" w:fill="BBBBBB"/>
            <w:vAlign w:val="center"/>
            <w:hideMark/>
          </w:tcPr>
          <w:p w14:paraId="21CC716D" w14:textId="77777777" w:rsidR="00000000" w:rsidRDefault="00000000">
            <w:pPr>
              <w:spacing w:after="75"/>
              <w:rPr>
                <w:rFonts w:ascii="Georgia" w:eastAsia="Times New Roman" w:hAnsi="Georgia"/>
                <w:b/>
                <w:bCs/>
                <w:sz w:val="18"/>
                <w:szCs w:val="18"/>
              </w:rPr>
            </w:pPr>
            <w:r>
              <w:rPr>
                <w:rFonts w:ascii="Georgia" w:eastAsia="Times New Roman" w:hAnsi="Georgia"/>
                <w:b/>
                <w:bCs/>
                <w:sz w:val="18"/>
                <w:szCs w:val="18"/>
              </w:rPr>
              <w:lastRenderedPageBreak/>
              <w:t>Subject to ex-situ conservation</w:t>
            </w:r>
          </w:p>
        </w:tc>
        <w:tc>
          <w:tcPr>
            <w:tcW w:w="0" w:type="auto"/>
            <w:tcBorders>
              <w:bottom w:val="single" w:sz="6" w:space="0" w:color="000000"/>
            </w:tcBorders>
            <w:shd w:val="clear" w:color="auto" w:fill="BBBBBB"/>
            <w:vAlign w:val="center"/>
            <w:hideMark/>
          </w:tcPr>
          <w:p w14:paraId="3B282F40" w14:textId="77777777" w:rsidR="00000000" w:rsidRDefault="00000000">
            <w:pPr>
              <w:spacing w:after="75"/>
              <w:rPr>
                <w:rFonts w:ascii="Georgia" w:eastAsia="Times New Roman" w:hAnsi="Georgia"/>
                <w:b/>
                <w:bCs/>
                <w:sz w:val="18"/>
                <w:szCs w:val="18"/>
              </w:rPr>
            </w:pPr>
            <w:r>
              <w:rPr>
                <w:rFonts w:ascii="Georgia" w:eastAsia="Times New Roman" w:hAnsi="Georgia"/>
                <w:b/>
                <w:bCs/>
                <w:sz w:val="18"/>
                <w:szCs w:val="18"/>
              </w:rPr>
              <w:t>Note</w:t>
            </w:r>
          </w:p>
        </w:tc>
      </w:tr>
      <w:tr w:rsidR="00000000" w14:paraId="53EAA531" w14:textId="77777777">
        <w:trPr>
          <w:divId w:val="421755691"/>
          <w:tblCellSpacing w:w="15" w:type="dxa"/>
        </w:trPr>
        <w:tc>
          <w:tcPr>
            <w:tcW w:w="0" w:type="auto"/>
            <w:vAlign w:val="center"/>
            <w:hideMark/>
          </w:tcPr>
          <w:p w14:paraId="7431E40D" w14:textId="77777777" w:rsidR="00000000" w:rsidRDefault="00000000">
            <w:pPr>
              <w:spacing w:after="75"/>
              <w:rPr>
                <w:rFonts w:ascii="Georgia" w:eastAsia="Times New Roman" w:hAnsi="Georgia"/>
                <w:sz w:val="18"/>
                <w:szCs w:val="18"/>
              </w:rPr>
            </w:pPr>
            <w:r>
              <w:rPr>
                <w:rFonts w:ascii="Georgia" w:eastAsia="Times New Roman" w:hAnsi="Georgia"/>
                <w:sz w:val="18"/>
                <w:szCs w:val="18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14:paraId="3906C61A" w14:textId="3AD05CB8" w:rsidR="00000000" w:rsidRDefault="00000000">
            <w:pPr>
              <w:spacing w:after="75"/>
              <w:rPr>
                <w:rFonts w:ascii="Georgia" w:eastAsia="Times New Roman" w:hAnsi="Georgia"/>
                <w:sz w:val="18"/>
                <w:szCs w:val="18"/>
              </w:rPr>
            </w:pPr>
            <w:r>
              <w:rPr>
                <w:rFonts w:ascii="Georgia" w:eastAsia="Times New Roman" w:hAnsi="Georgia"/>
                <w:sz w:val="18"/>
                <w:szCs w:val="18"/>
              </w:rPr>
              <w:t>Not known to be represented in ex situ conservation in botanic gardens or gene bank</w:t>
            </w:r>
            <w:ins w:id="76" w:author="Jack Plummer" w:date="2022-10-21T08:16:00Z">
              <w:r w:rsidR="00DD3FFF">
                <w:rPr>
                  <w:rFonts w:ascii="Georgia" w:eastAsia="Times New Roman" w:hAnsi="Georgia"/>
                  <w:sz w:val="18"/>
                  <w:szCs w:val="18"/>
                </w:rPr>
                <w:t>s</w:t>
              </w:r>
            </w:ins>
            <w:r>
              <w:rPr>
                <w:rFonts w:ascii="Georgia" w:eastAsia="Times New Roman" w:hAnsi="Georgia"/>
                <w:sz w:val="18"/>
                <w:szCs w:val="18"/>
              </w:rPr>
              <w:t xml:space="preserve"> (BGCI 2022, </w:t>
            </w:r>
            <w:proofErr w:type="spellStart"/>
            <w:r>
              <w:rPr>
                <w:rFonts w:ascii="Georgia" w:eastAsia="Times New Roman" w:hAnsi="Georgia"/>
                <w:sz w:val="18"/>
                <w:szCs w:val="18"/>
              </w:rPr>
              <w:t>Genes</w:t>
            </w:r>
            <w:ins w:id="77" w:author="Jack Plummer" w:date="2022-10-21T08:16:00Z">
              <w:r w:rsidR="00DD3FFF">
                <w:rPr>
                  <w:rFonts w:ascii="Georgia" w:eastAsia="Times New Roman" w:hAnsi="Georgia"/>
                  <w:sz w:val="18"/>
                  <w:szCs w:val="18"/>
                </w:rPr>
                <w:t>y</w:t>
              </w:r>
            </w:ins>
            <w:del w:id="78" w:author="Jack Plummer" w:date="2022-10-21T08:16:00Z">
              <w:r w:rsidDel="00DD3FFF">
                <w:rPr>
                  <w:rFonts w:ascii="Georgia" w:eastAsia="Times New Roman" w:hAnsi="Georgia"/>
                  <w:sz w:val="18"/>
                  <w:szCs w:val="18"/>
                </w:rPr>
                <w:delText>t</w:delText>
              </w:r>
            </w:del>
            <w:r>
              <w:rPr>
                <w:rFonts w:ascii="Georgia" w:eastAsia="Times New Roman" w:hAnsi="Georgia"/>
                <w:sz w:val="18"/>
                <w:szCs w:val="18"/>
              </w:rPr>
              <w:t>s</w:t>
            </w:r>
            <w:proofErr w:type="spellEnd"/>
            <w:r>
              <w:rPr>
                <w:rFonts w:ascii="Georgia" w:eastAsia="Times New Roman" w:hAnsi="Georgia"/>
                <w:sz w:val="18"/>
                <w:szCs w:val="18"/>
              </w:rPr>
              <w:t xml:space="preserve"> 2022).</w:t>
            </w:r>
          </w:p>
        </w:tc>
      </w:tr>
    </w:tbl>
    <w:p w14:paraId="6BD02928" w14:textId="77777777" w:rsidR="00000000" w:rsidRDefault="00000000">
      <w:pPr>
        <w:pStyle w:val="Heading2"/>
        <w:divId w:val="421755691"/>
        <w:rPr>
          <w:rFonts w:ascii="Georgia" w:eastAsia="Times New Roman" w:hAnsi="Georgia"/>
          <w:sz w:val="27"/>
          <w:szCs w:val="27"/>
        </w:rPr>
      </w:pPr>
      <w:r>
        <w:rPr>
          <w:rFonts w:ascii="Georgia" w:eastAsia="Times New Roman" w:hAnsi="Georgia"/>
          <w:sz w:val="27"/>
          <w:szCs w:val="27"/>
        </w:rPr>
        <w:t>Important Conservation Actions Needed</w:t>
      </w:r>
    </w:p>
    <w:tbl>
      <w:tblPr>
        <w:tblW w:w="0" w:type="auto"/>
        <w:tblCellSpacing w:w="15" w:type="dxa"/>
        <w:tblBorders>
          <w:top w:val="single" w:sz="6" w:space="0" w:color="808080"/>
          <w:left w:val="single" w:sz="6" w:space="0" w:color="808080"/>
          <w:bottom w:val="single" w:sz="6" w:space="0" w:color="808080"/>
          <w:right w:val="single" w:sz="6" w:space="0" w:color="808080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517"/>
        <w:gridCol w:w="530"/>
      </w:tblGrid>
      <w:tr w:rsidR="00000000" w14:paraId="686C2A50" w14:textId="77777777">
        <w:trPr>
          <w:divId w:val="421755691"/>
          <w:tblCellSpacing w:w="15" w:type="dxa"/>
        </w:trPr>
        <w:tc>
          <w:tcPr>
            <w:tcW w:w="0" w:type="auto"/>
            <w:tcBorders>
              <w:bottom w:val="single" w:sz="6" w:space="0" w:color="000000"/>
            </w:tcBorders>
            <w:shd w:val="clear" w:color="auto" w:fill="BBBBBB"/>
            <w:vAlign w:val="center"/>
            <w:hideMark/>
          </w:tcPr>
          <w:p w14:paraId="2BC7D400" w14:textId="77777777" w:rsidR="00000000" w:rsidRDefault="00000000">
            <w:pPr>
              <w:spacing w:after="75"/>
              <w:rPr>
                <w:rFonts w:ascii="Georgia" w:eastAsia="Times New Roman" w:hAnsi="Georgia"/>
                <w:b/>
                <w:bCs/>
                <w:sz w:val="18"/>
                <w:szCs w:val="18"/>
              </w:rPr>
            </w:pPr>
            <w:r>
              <w:rPr>
                <w:rFonts w:ascii="Georgia" w:eastAsia="Times New Roman" w:hAnsi="Georgia"/>
                <w:b/>
                <w:bCs/>
                <w:sz w:val="18"/>
                <w:szCs w:val="18"/>
              </w:rPr>
              <w:t>Conservation Actions</w:t>
            </w:r>
          </w:p>
        </w:tc>
        <w:tc>
          <w:tcPr>
            <w:tcW w:w="0" w:type="auto"/>
            <w:tcBorders>
              <w:bottom w:val="single" w:sz="6" w:space="0" w:color="000000"/>
            </w:tcBorders>
            <w:shd w:val="clear" w:color="auto" w:fill="BBBBBB"/>
            <w:vAlign w:val="center"/>
            <w:hideMark/>
          </w:tcPr>
          <w:p w14:paraId="2C1CD034" w14:textId="77777777" w:rsidR="00000000" w:rsidRDefault="00000000">
            <w:pPr>
              <w:spacing w:after="75"/>
              <w:rPr>
                <w:rFonts w:ascii="Georgia" w:eastAsia="Times New Roman" w:hAnsi="Georgia"/>
                <w:b/>
                <w:bCs/>
                <w:sz w:val="18"/>
                <w:szCs w:val="18"/>
              </w:rPr>
            </w:pPr>
            <w:r>
              <w:rPr>
                <w:rFonts w:ascii="Georgia" w:eastAsia="Times New Roman" w:hAnsi="Georgia"/>
                <w:b/>
                <w:bCs/>
                <w:sz w:val="18"/>
                <w:szCs w:val="18"/>
              </w:rPr>
              <w:t>Note</w:t>
            </w:r>
          </w:p>
        </w:tc>
      </w:tr>
      <w:tr w:rsidR="00000000" w14:paraId="592DCF11" w14:textId="77777777">
        <w:trPr>
          <w:divId w:val="421755691"/>
          <w:tblCellSpacing w:w="15" w:type="dxa"/>
        </w:trPr>
        <w:tc>
          <w:tcPr>
            <w:tcW w:w="0" w:type="auto"/>
            <w:tcBorders>
              <w:bottom w:val="single" w:sz="6" w:space="0" w:color="CCCCCC"/>
            </w:tcBorders>
            <w:vAlign w:val="center"/>
            <w:hideMark/>
          </w:tcPr>
          <w:p w14:paraId="18A02D96" w14:textId="77777777" w:rsidR="00000000" w:rsidRDefault="00000000">
            <w:pPr>
              <w:spacing w:after="75"/>
              <w:rPr>
                <w:rFonts w:ascii="Georgia" w:eastAsia="Times New Roman" w:hAnsi="Georgia"/>
                <w:sz w:val="18"/>
                <w:szCs w:val="18"/>
              </w:rPr>
            </w:pPr>
            <w:r>
              <w:rPr>
                <w:rFonts w:ascii="Georgia" w:eastAsia="Times New Roman" w:hAnsi="Georgia"/>
                <w:sz w:val="18"/>
                <w:szCs w:val="18"/>
              </w:rPr>
              <w:t>1.1. Land/water protection -&gt; Site/area protection</w:t>
            </w:r>
          </w:p>
        </w:tc>
        <w:tc>
          <w:tcPr>
            <w:tcW w:w="0" w:type="auto"/>
            <w:tcBorders>
              <w:bottom w:val="single" w:sz="6" w:space="0" w:color="CCCCCC"/>
            </w:tcBorders>
            <w:vAlign w:val="center"/>
            <w:hideMark/>
          </w:tcPr>
          <w:p w14:paraId="540183E5" w14:textId="77777777" w:rsidR="00000000" w:rsidRDefault="00000000">
            <w:pPr>
              <w:spacing w:after="75"/>
              <w:rPr>
                <w:rFonts w:ascii="Georgia" w:eastAsia="Times New Roman" w:hAnsi="Georgia"/>
                <w:sz w:val="18"/>
                <w:szCs w:val="18"/>
              </w:rPr>
            </w:pPr>
            <w:r>
              <w:rPr>
                <w:rFonts w:ascii="Georgia" w:eastAsia="Times New Roman" w:hAnsi="Georgia"/>
                <w:sz w:val="18"/>
                <w:szCs w:val="18"/>
              </w:rPr>
              <w:t>-</w:t>
            </w:r>
          </w:p>
        </w:tc>
      </w:tr>
      <w:tr w:rsidR="00000000" w14:paraId="5E1EC909" w14:textId="77777777">
        <w:trPr>
          <w:divId w:val="421755691"/>
          <w:tblCellSpacing w:w="15" w:type="dxa"/>
        </w:trPr>
        <w:tc>
          <w:tcPr>
            <w:tcW w:w="0" w:type="auto"/>
            <w:tcBorders>
              <w:bottom w:val="single" w:sz="6" w:space="0" w:color="CCCCCC"/>
            </w:tcBorders>
            <w:vAlign w:val="center"/>
            <w:hideMark/>
          </w:tcPr>
          <w:p w14:paraId="4D6DA813" w14:textId="77777777" w:rsidR="00000000" w:rsidRDefault="00000000">
            <w:pPr>
              <w:spacing w:after="75"/>
              <w:rPr>
                <w:rFonts w:ascii="Georgia" w:eastAsia="Times New Roman" w:hAnsi="Georgia"/>
                <w:sz w:val="18"/>
                <w:szCs w:val="18"/>
              </w:rPr>
            </w:pPr>
            <w:r>
              <w:rPr>
                <w:rFonts w:ascii="Georgia" w:eastAsia="Times New Roman" w:hAnsi="Georgia"/>
                <w:sz w:val="18"/>
                <w:szCs w:val="18"/>
              </w:rPr>
              <w:t>1.2. Land/water protection -&gt; Resource &amp; habitat protection</w:t>
            </w:r>
          </w:p>
        </w:tc>
        <w:tc>
          <w:tcPr>
            <w:tcW w:w="0" w:type="auto"/>
            <w:tcBorders>
              <w:bottom w:val="single" w:sz="6" w:space="0" w:color="CCCCCC"/>
            </w:tcBorders>
            <w:vAlign w:val="center"/>
            <w:hideMark/>
          </w:tcPr>
          <w:p w14:paraId="02D5C622" w14:textId="77777777" w:rsidR="00000000" w:rsidRDefault="00000000">
            <w:pPr>
              <w:spacing w:after="75"/>
              <w:rPr>
                <w:rFonts w:ascii="Georgia" w:eastAsia="Times New Roman" w:hAnsi="Georgia"/>
                <w:sz w:val="18"/>
                <w:szCs w:val="18"/>
              </w:rPr>
            </w:pPr>
            <w:r>
              <w:rPr>
                <w:rFonts w:ascii="Georgia" w:eastAsia="Times New Roman" w:hAnsi="Georgia"/>
                <w:sz w:val="18"/>
                <w:szCs w:val="18"/>
              </w:rPr>
              <w:t>-</w:t>
            </w:r>
          </w:p>
        </w:tc>
      </w:tr>
      <w:tr w:rsidR="00000000" w14:paraId="68A68E32" w14:textId="77777777">
        <w:trPr>
          <w:divId w:val="421755691"/>
          <w:tblCellSpacing w:w="15" w:type="dxa"/>
        </w:trPr>
        <w:tc>
          <w:tcPr>
            <w:tcW w:w="0" w:type="auto"/>
            <w:tcBorders>
              <w:bottom w:val="single" w:sz="6" w:space="0" w:color="CCCCCC"/>
            </w:tcBorders>
            <w:vAlign w:val="center"/>
            <w:hideMark/>
          </w:tcPr>
          <w:p w14:paraId="5E13516F" w14:textId="77777777" w:rsidR="00000000" w:rsidRDefault="00000000">
            <w:pPr>
              <w:spacing w:after="75"/>
              <w:rPr>
                <w:rFonts w:ascii="Georgia" w:eastAsia="Times New Roman" w:hAnsi="Georgia"/>
                <w:sz w:val="18"/>
                <w:szCs w:val="18"/>
              </w:rPr>
            </w:pPr>
            <w:r>
              <w:rPr>
                <w:rFonts w:ascii="Georgia" w:eastAsia="Times New Roman" w:hAnsi="Georgia"/>
                <w:sz w:val="18"/>
                <w:szCs w:val="18"/>
              </w:rPr>
              <w:t>3.4.1. Species management -&gt; Ex-situ conservation -&gt; Captive breeding/artificial propagation</w:t>
            </w:r>
          </w:p>
        </w:tc>
        <w:tc>
          <w:tcPr>
            <w:tcW w:w="0" w:type="auto"/>
            <w:tcBorders>
              <w:bottom w:val="single" w:sz="6" w:space="0" w:color="CCCCCC"/>
            </w:tcBorders>
            <w:vAlign w:val="center"/>
            <w:hideMark/>
          </w:tcPr>
          <w:p w14:paraId="26280723" w14:textId="77777777" w:rsidR="00000000" w:rsidRDefault="00000000">
            <w:pPr>
              <w:spacing w:after="75"/>
              <w:rPr>
                <w:rFonts w:ascii="Georgia" w:eastAsia="Times New Roman" w:hAnsi="Georgia"/>
                <w:sz w:val="18"/>
                <w:szCs w:val="18"/>
              </w:rPr>
            </w:pPr>
            <w:r>
              <w:rPr>
                <w:rFonts w:ascii="Georgia" w:eastAsia="Times New Roman" w:hAnsi="Georgia"/>
                <w:sz w:val="18"/>
                <w:szCs w:val="18"/>
              </w:rPr>
              <w:t>-</w:t>
            </w:r>
          </w:p>
        </w:tc>
      </w:tr>
      <w:tr w:rsidR="00000000" w14:paraId="5B4A1395" w14:textId="77777777">
        <w:trPr>
          <w:divId w:val="421755691"/>
          <w:tblCellSpacing w:w="15" w:type="dxa"/>
        </w:trPr>
        <w:tc>
          <w:tcPr>
            <w:tcW w:w="0" w:type="auto"/>
            <w:tcBorders>
              <w:bottom w:val="single" w:sz="6" w:space="0" w:color="CCCCCC"/>
            </w:tcBorders>
            <w:vAlign w:val="center"/>
            <w:hideMark/>
          </w:tcPr>
          <w:p w14:paraId="58AA151D" w14:textId="77777777" w:rsidR="00000000" w:rsidRDefault="00000000">
            <w:pPr>
              <w:spacing w:after="75"/>
              <w:rPr>
                <w:rFonts w:ascii="Georgia" w:eastAsia="Times New Roman" w:hAnsi="Georgia"/>
                <w:sz w:val="18"/>
                <w:szCs w:val="18"/>
              </w:rPr>
            </w:pPr>
            <w:r>
              <w:rPr>
                <w:rFonts w:ascii="Georgia" w:eastAsia="Times New Roman" w:hAnsi="Georgia"/>
                <w:sz w:val="18"/>
                <w:szCs w:val="18"/>
              </w:rPr>
              <w:t>3.4.2. Species management -&gt; Ex-situ conservation -&gt; Genome resource bank</w:t>
            </w:r>
          </w:p>
        </w:tc>
        <w:tc>
          <w:tcPr>
            <w:tcW w:w="0" w:type="auto"/>
            <w:tcBorders>
              <w:bottom w:val="single" w:sz="6" w:space="0" w:color="CCCCCC"/>
            </w:tcBorders>
            <w:vAlign w:val="center"/>
            <w:hideMark/>
          </w:tcPr>
          <w:p w14:paraId="0FF8EA88" w14:textId="77777777" w:rsidR="00000000" w:rsidRDefault="00000000">
            <w:pPr>
              <w:spacing w:after="75"/>
              <w:rPr>
                <w:rFonts w:ascii="Georgia" w:eastAsia="Times New Roman" w:hAnsi="Georgia"/>
                <w:sz w:val="18"/>
                <w:szCs w:val="18"/>
              </w:rPr>
            </w:pPr>
            <w:r>
              <w:rPr>
                <w:rFonts w:ascii="Georgia" w:eastAsia="Times New Roman" w:hAnsi="Georgia"/>
                <w:sz w:val="18"/>
                <w:szCs w:val="18"/>
              </w:rPr>
              <w:t>-</w:t>
            </w:r>
          </w:p>
        </w:tc>
      </w:tr>
    </w:tbl>
    <w:p w14:paraId="43DE3377" w14:textId="77777777" w:rsidR="00000000" w:rsidRDefault="00000000">
      <w:pPr>
        <w:pStyle w:val="Heading2"/>
        <w:divId w:val="421755691"/>
        <w:rPr>
          <w:rFonts w:ascii="Georgia" w:eastAsia="Times New Roman" w:hAnsi="Georgia"/>
          <w:sz w:val="27"/>
          <w:szCs w:val="27"/>
        </w:rPr>
      </w:pPr>
      <w:r>
        <w:rPr>
          <w:rFonts w:ascii="Georgia" w:eastAsia="Times New Roman" w:hAnsi="Georgia"/>
          <w:sz w:val="27"/>
          <w:szCs w:val="27"/>
        </w:rPr>
        <w:t>Research Needed</w:t>
      </w:r>
    </w:p>
    <w:tbl>
      <w:tblPr>
        <w:tblW w:w="0" w:type="auto"/>
        <w:tblCellSpacing w:w="15" w:type="dxa"/>
        <w:tblBorders>
          <w:top w:val="single" w:sz="6" w:space="0" w:color="808080"/>
          <w:left w:val="single" w:sz="6" w:space="0" w:color="808080"/>
          <w:bottom w:val="single" w:sz="6" w:space="0" w:color="808080"/>
          <w:right w:val="single" w:sz="6" w:space="0" w:color="808080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384"/>
        <w:gridCol w:w="530"/>
      </w:tblGrid>
      <w:tr w:rsidR="00000000" w14:paraId="50A0E6F8" w14:textId="77777777">
        <w:trPr>
          <w:divId w:val="421755691"/>
          <w:tblCellSpacing w:w="15" w:type="dxa"/>
        </w:trPr>
        <w:tc>
          <w:tcPr>
            <w:tcW w:w="0" w:type="auto"/>
            <w:tcBorders>
              <w:bottom w:val="single" w:sz="6" w:space="0" w:color="000000"/>
            </w:tcBorders>
            <w:shd w:val="clear" w:color="auto" w:fill="BBBBBB"/>
            <w:vAlign w:val="center"/>
            <w:hideMark/>
          </w:tcPr>
          <w:p w14:paraId="3E692B21" w14:textId="77777777" w:rsidR="00000000" w:rsidRDefault="00000000">
            <w:pPr>
              <w:spacing w:after="75"/>
              <w:rPr>
                <w:rFonts w:ascii="Georgia" w:eastAsia="Times New Roman" w:hAnsi="Georgia"/>
                <w:b/>
                <w:bCs/>
                <w:sz w:val="18"/>
                <w:szCs w:val="18"/>
              </w:rPr>
            </w:pPr>
            <w:r>
              <w:rPr>
                <w:rFonts w:ascii="Georgia" w:eastAsia="Times New Roman" w:hAnsi="Georgia"/>
                <w:b/>
                <w:bCs/>
                <w:sz w:val="18"/>
                <w:szCs w:val="18"/>
              </w:rPr>
              <w:t>Research</w:t>
            </w:r>
          </w:p>
        </w:tc>
        <w:tc>
          <w:tcPr>
            <w:tcW w:w="0" w:type="auto"/>
            <w:tcBorders>
              <w:bottom w:val="single" w:sz="6" w:space="0" w:color="000000"/>
            </w:tcBorders>
            <w:shd w:val="clear" w:color="auto" w:fill="BBBBBB"/>
            <w:vAlign w:val="center"/>
            <w:hideMark/>
          </w:tcPr>
          <w:p w14:paraId="63A87517" w14:textId="77777777" w:rsidR="00000000" w:rsidRDefault="00000000">
            <w:pPr>
              <w:spacing w:after="75"/>
              <w:rPr>
                <w:rFonts w:ascii="Georgia" w:eastAsia="Times New Roman" w:hAnsi="Georgia"/>
                <w:b/>
                <w:bCs/>
                <w:sz w:val="18"/>
                <w:szCs w:val="18"/>
              </w:rPr>
            </w:pPr>
            <w:r>
              <w:rPr>
                <w:rFonts w:ascii="Georgia" w:eastAsia="Times New Roman" w:hAnsi="Georgia"/>
                <w:b/>
                <w:bCs/>
                <w:sz w:val="18"/>
                <w:szCs w:val="18"/>
              </w:rPr>
              <w:t>Note</w:t>
            </w:r>
          </w:p>
        </w:tc>
      </w:tr>
      <w:tr w:rsidR="00000000" w14:paraId="70621353" w14:textId="77777777">
        <w:trPr>
          <w:divId w:val="421755691"/>
          <w:tblCellSpacing w:w="15" w:type="dxa"/>
        </w:trPr>
        <w:tc>
          <w:tcPr>
            <w:tcW w:w="0" w:type="auto"/>
            <w:tcBorders>
              <w:bottom w:val="single" w:sz="6" w:space="0" w:color="CCCCCC"/>
            </w:tcBorders>
            <w:vAlign w:val="center"/>
            <w:hideMark/>
          </w:tcPr>
          <w:p w14:paraId="47C99C59" w14:textId="77777777" w:rsidR="00000000" w:rsidRDefault="00000000">
            <w:pPr>
              <w:spacing w:after="75"/>
              <w:rPr>
                <w:rFonts w:ascii="Georgia" w:eastAsia="Times New Roman" w:hAnsi="Georgia"/>
                <w:sz w:val="18"/>
                <w:szCs w:val="18"/>
              </w:rPr>
            </w:pPr>
            <w:r>
              <w:rPr>
                <w:rFonts w:ascii="Georgia" w:eastAsia="Times New Roman" w:hAnsi="Georgia"/>
                <w:sz w:val="18"/>
                <w:szCs w:val="18"/>
              </w:rPr>
              <w:t>1.2. Research -&gt; Population size, distribution &amp; trends</w:t>
            </w:r>
          </w:p>
        </w:tc>
        <w:tc>
          <w:tcPr>
            <w:tcW w:w="0" w:type="auto"/>
            <w:tcBorders>
              <w:bottom w:val="single" w:sz="6" w:space="0" w:color="CCCCCC"/>
            </w:tcBorders>
            <w:vAlign w:val="center"/>
            <w:hideMark/>
          </w:tcPr>
          <w:p w14:paraId="1C7FDD86" w14:textId="77777777" w:rsidR="00000000" w:rsidRDefault="00000000">
            <w:pPr>
              <w:spacing w:after="75"/>
              <w:rPr>
                <w:rFonts w:ascii="Georgia" w:eastAsia="Times New Roman" w:hAnsi="Georgia"/>
                <w:sz w:val="18"/>
                <w:szCs w:val="18"/>
              </w:rPr>
            </w:pPr>
            <w:r>
              <w:rPr>
                <w:rFonts w:ascii="Georgia" w:eastAsia="Times New Roman" w:hAnsi="Georgia"/>
                <w:sz w:val="18"/>
                <w:szCs w:val="18"/>
              </w:rPr>
              <w:t>-</w:t>
            </w:r>
          </w:p>
        </w:tc>
      </w:tr>
      <w:tr w:rsidR="00000000" w14:paraId="091EC736" w14:textId="77777777">
        <w:trPr>
          <w:divId w:val="421755691"/>
          <w:tblCellSpacing w:w="15" w:type="dxa"/>
        </w:trPr>
        <w:tc>
          <w:tcPr>
            <w:tcW w:w="0" w:type="auto"/>
            <w:tcBorders>
              <w:bottom w:val="single" w:sz="6" w:space="0" w:color="CCCCCC"/>
            </w:tcBorders>
            <w:vAlign w:val="center"/>
            <w:hideMark/>
          </w:tcPr>
          <w:p w14:paraId="7D8C5973" w14:textId="77777777" w:rsidR="00000000" w:rsidRDefault="00000000">
            <w:pPr>
              <w:spacing w:after="75"/>
              <w:rPr>
                <w:rFonts w:ascii="Georgia" w:eastAsia="Times New Roman" w:hAnsi="Georgia"/>
                <w:sz w:val="18"/>
                <w:szCs w:val="18"/>
              </w:rPr>
            </w:pPr>
            <w:r>
              <w:rPr>
                <w:rFonts w:ascii="Georgia" w:eastAsia="Times New Roman" w:hAnsi="Georgia"/>
                <w:sz w:val="18"/>
                <w:szCs w:val="18"/>
              </w:rPr>
              <w:t>1.5. Research -&gt; Threats</w:t>
            </w:r>
          </w:p>
        </w:tc>
        <w:tc>
          <w:tcPr>
            <w:tcW w:w="0" w:type="auto"/>
            <w:tcBorders>
              <w:bottom w:val="single" w:sz="6" w:space="0" w:color="CCCCCC"/>
            </w:tcBorders>
            <w:vAlign w:val="center"/>
            <w:hideMark/>
          </w:tcPr>
          <w:p w14:paraId="0C508C30" w14:textId="77777777" w:rsidR="00000000" w:rsidRDefault="00000000">
            <w:pPr>
              <w:spacing w:after="75"/>
              <w:rPr>
                <w:rFonts w:ascii="Georgia" w:eastAsia="Times New Roman" w:hAnsi="Georgia"/>
                <w:sz w:val="18"/>
                <w:szCs w:val="18"/>
              </w:rPr>
            </w:pPr>
            <w:r>
              <w:rPr>
                <w:rFonts w:ascii="Georgia" w:eastAsia="Times New Roman" w:hAnsi="Georgia"/>
                <w:sz w:val="18"/>
                <w:szCs w:val="18"/>
              </w:rPr>
              <w:t>-</w:t>
            </w:r>
          </w:p>
        </w:tc>
      </w:tr>
      <w:tr w:rsidR="00000000" w14:paraId="18662148" w14:textId="77777777">
        <w:trPr>
          <w:divId w:val="421755691"/>
          <w:tblCellSpacing w:w="15" w:type="dxa"/>
        </w:trPr>
        <w:tc>
          <w:tcPr>
            <w:tcW w:w="0" w:type="auto"/>
            <w:tcBorders>
              <w:bottom w:val="single" w:sz="6" w:space="0" w:color="CCCCCC"/>
            </w:tcBorders>
            <w:vAlign w:val="center"/>
            <w:hideMark/>
          </w:tcPr>
          <w:p w14:paraId="7CCD17D0" w14:textId="77777777" w:rsidR="00000000" w:rsidRDefault="00000000">
            <w:pPr>
              <w:spacing w:after="75"/>
              <w:rPr>
                <w:rFonts w:ascii="Georgia" w:eastAsia="Times New Roman" w:hAnsi="Georgia"/>
                <w:sz w:val="18"/>
                <w:szCs w:val="18"/>
              </w:rPr>
            </w:pPr>
            <w:r>
              <w:rPr>
                <w:rFonts w:ascii="Georgia" w:eastAsia="Times New Roman" w:hAnsi="Georgia"/>
                <w:sz w:val="18"/>
                <w:szCs w:val="18"/>
              </w:rPr>
              <w:t>1.6. Research -&gt; Actions</w:t>
            </w:r>
          </w:p>
        </w:tc>
        <w:tc>
          <w:tcPr>
            <w:tcW w:w="0" w:type="auto"/>
            <w:tcBorders>
              <w:bottom w:val="single" w:sz="6" w:space="0" w:color="CCCCCC"/>
            </w:tcBorders>
            <w:vAlign w:val="center"/>
            <w:hideMark/>
          </w:tcPr>
          <w:p w14:paraId="6317856A" w14:textId="77777777" w:rsidR="00000000" w:rsidRDefault="00000000">
            <w:pPr>
              <w:spacing w:after="75"/>
              <w:rPr>
                <w:rFonts w:ascii="Georgia" w:eastAsia="Times New Roman" w:hAnsi="Georgia"/>
                <w:sz w:val="18"/>
                <w:szCs w:val="18"/>
              </w:rPr>
            </w:pPr>
            <w:r>
              <w:rPr>
                <w:rFonts w:ascii="Georgia" w:eastAsia="Times New Roman" w:hAnsi="Georgia"/>
                <w:sz w:val="18"/>
                <w:szCs w:val="18"/>
              </w:rPr>
              <w:t>-</w:t>
            </w:r>
          </w:p>
        </w:tc>
      </w:tr>
      <w:tr w:rsidR="00000000" w14:paraId="243F5C47" w14:textId="77777777">
        <w:trPr>
          <w:divId w:val="421755691"/>
          <w:tblCellSpacing w:w="15" w:type="dxa"/>
        </w:trPr>
        <w:tc>
          <w:tcPr>
            <w:tcW w:w="0" w:type="auto"/>
            <w:tcBorders>
              <w:bottom w:val="single" w:sz="6" w:space="0" w:color="CCCCCC"/>
            </w:tcBorders>
            <w:vAlign w:val="center"/>
            <w:hideMark/>
          </w:tcPr>
          <w:p w14:paraId="21177E9B" w14:textId="77777777" w:rsidR="00000000" w:rsidRDefault="00000000">
            <w:pPr>
              <w:spacing w:after="75"/>
              <w:rPr>
                <w:rFonts w:ascii="Georgia" w:eastAsia="Times New Roman" w:hAnsi="Georgia"/>
                <w:sz w:val="18"/>
                <w:szCs w:val="18"/>
              </w:rPr>
            </w:pPr>
            <w:r>
              <w:rPr>
                <w:rFonts w:ascii="Georgia" w:eastAsia="Times New Roman" w:hAnsi="Georgia"/>
                <w:sz w:val="18"/>
                <w:szCs w:val="18"/>
              </w:rPr>
              <w:t>3.1. Monitoring -&gt; Population trends</w:t>
            </w:r>
          </w:p>
        </w:tc>
        <w:tc>
          <w:tcPr>
            <w:tcW w:w="0" w:type="auto"/>
            <w:tcBorders>
              <w:bottom w:val="single" w:sz="6" w:space="0" w:color="CCCCCC"/>
            </w:tcBorders>
            <w:vAlign w:val="center"/>
            <w:hideMark/>
          </w:tcPr>
          <w:p w14:paraId="1D60C3AC" w14:textId="77777777" w:rsidR="00000000" w:rsidRDefault="00000000">
            <w:pPr>
              <w:spacing w:after="75"/>
              <w:rPr>
                <w:rFonts w:ascii="Georgia" w:eastAsia="Times New Roman" w:hAnsi="Georgia"/>
                <w:sz w:val="18"/>
                <w:szCs w:val="18"/>
              </w:rPr>
            </w:pPr>
            <w:r>
              <w:rPr>
                <w:rFonts w:ascii="Georgia" w:eastAsia="Times New Roman" w:hAnsi="Georgia"/>
                <w:sz w:val="18"/>
                <w:szCs w:val="18"/>
              </w:rPr>
              <w:t>-</w:t>
            </w:r>
          </w:p>
        </w:tc>
      </w:tr>
      <w:tr w:rsidR="00000000" w14:paraId="376F4F06" w14:textId="77777777">
        <w:trPr>
          <w:divId w:val="421755691"/>
          <w:tblCellSpacing w:w="15" w:type="dxa"/>
        </w:trPr>
        <w:tc>
          <w:tcPr>
            <w:tcW w:w="0" w:type="auto"/>
            <w:tcBorders>
              <w:bottom w:val="single" w:sz="6" w:space="0" w:color="CCCCCC"/>
            </w:tcBorders>
            <w:vAlign w:val="center"/>
            <w:hideMark/>
          </w:tcPr>
          <w:p w14:paraId="2DC3CB83" w14:textId="77777777" w:rsidR="00000000" w:rsidRDefault="00000000">
            <w:pPr>
              <w:spacing w:after="75"/>
              <w:rPr>
                <w:rFonts w:ascii="Georgia" w:eastAsia="Times New Roman" w:hAnsi="Georgia"/>
                <w:sz w:val="18"/>
                <w:szCs w:val="18"/>
              </w:rPr>
            </w:pPr>
            <w:r>
              <w:rPr>
                <w:rFonts w:ascii="Georgia" w:eastAsia="Times New Roman" w:hAnsi="Georgia"/>
                <w:sz w:val="18"/>
                <w:szCs w:val="18"/>
              </w:rPr>
              <w:t>3.4. Monitoring -&gt; Habitat trends</w:t>
            </w:r>
          </w:p>
        </w:tc>
        <w:tc>
          <w:tcPr>
            <w:tcW w:w="0" w:type="auto"/>
            <w:tcBorders>
              <w:bottom w:val="single" w:sz="6" w:space="0" w:color="CCCCCC"/>
            </w:tcBorders>
            <w:vAlign w:val="center"/>
            <w:hideMark/>
          </w:tcPr>
          <w:p w14:paraId="4B633183" w14:textId="77777777" w:rsidR="00000000" w:rsidRDefault="00000000">
            <w:pPr>
              <w:spacing w:after="75"/>
              <w:rPr>
                <w:rFonts w:ascii="Georgia" w:eastAsia="Times New Roman" w:hAnsi="Georgia"/>
                <w:sz w:val="18"/>
                <w:szCs w:val="18"/>
              </w:rPr>
            </w:pPr>
            <w:r>
              <w:rPr>
                <w:rFonts w:ascii="Georgia" w:eastAsia="Times New Roman" w:hAnsi="Georgia"/>
                <w:sz w:val="18"/>
                <w:szCs w:val="18"/>
              </w:rPr>
              <w:t>-</w:t>
            </w:r>
          </w:p>
        </w:tc>
      </w:tr>
    </w:tbl>
    <w:p w14:paraId="44376A41" w14:textId="77777777" w:rsidR="00000000" w:rsidRDefault="00000000">
      <w:pPr>
        <w:pStyle w:val="Heading1"/>
        <w:divId w:val="2140221509"/>
        <w:rPr>
          <w:rFonts w:ascii="Georgia" w:eastAsia="Times New Roman" w:hAnsi="Georgia"/>
          <w:sz w:val="29"/>
          <w:szCs w:val="29"/>
        </w:rPr>
      </w:pPr>
      <w:r>
        <w:rPr>
          <w:rFonts w:ascii="Georgia" w:eastAsia="Times New Roman" w:hAnsi="Georgia"/>
          <w:sz w:val="29"/>
          <w:szCs w:val="29"/>
        </w:rPr>
        <w:t>Ecosystem Services</w:t>
      </w:r>
    </w:p>
    <w:p w14:paraId="1CF4079F" w14:textId="77777777" w:rsidR="00000000" w:rsidRDefault="00000000">
      <w:pPr>
        <w:pStyle w:val="Heading2"/>
        <w:divId w:val="2140221509"/>
        <w:rPr>
          <w:rFonts w:ascii="Georgia" w:eastAsia="Times New Roman" w:hAnsi="Georgia"/>
          <w:sz w:val="27"/>
          <w:szCs w:val="27"/>
        </w:rPr>
      </w:pPr>
      <w:r>
        <w:rPr>
          <w:rFonts w:ascii="Georgia" w:eastAsia="Times New Roman" w:hAnsi="Georgia"/>
          <w:sz w:val="27"/>
          <w:szCs w:val="27"/>
        </w:rPr>
        <w:t>Ecosystem Services Provided by the Species</w:t>
      </w:r>
    </w:p>
    <w:tbl>
      <w:tblPr>
        <w:tblW w:w="0" w:type="auto"/>
        <w:tblCellSpacing w:w="15" w:type="dxa"/>
        <w:tblBorders>
          <w:top w:val="single" w:sz="6" w:space="0" w:color="808080"/>
          <w:left w:val="single" w:sz="6" w:space="0" w:color="808080"/>
          <w:bottom w:val="single" w:sz="6" w:space="0" w:color="808080"/>
          <w:right w:val="single" w:sz="6" w:space="0" w:color="808080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063"/>
        <w:gridCol w:w="5947"/>
      </w:tblGrid>
      <w:tr w:rsidR="00000000" w14:paraId="747DCA9B" w14:textId="77777777">
        <w:trPr>
          <w:divId w:val="2140221509"/>
          <w:tblCellSpacing w:w="15" w:type="dxa"/>
        </w:trPr>
        <w:tc>
          <w:tcPr>
            <w:tcW w:w="0" w:type="auto"/>
            <w:tcBorders>
              <w:bottom w:val="single" w:sz="6" w:space="0" w:color="000000"/>
            </w:tcBorders>
            <w:shd w:val="clear" w:color="auto" w:fill="BBBBBB"/>
            <w:vAlign w:val="center"/>
            <w:hideMark/>
          </w:tcPr>
          <w:p w14:paraId="58D52797" w14:textId="77777777" w:rsidR="00000000" w:rsidRDefault="00000000">
            <w:pPr>
              <w:spacing w:after="75"/>
              <w:rPr>
                <w:rFonts w:ascii="Georgia" w:eastAsia="Times New Roman" w:hAnsi="Georgia"/>
                <w:b/>
                <w:bCs/>
                <w:sz w:val="18"/>
                <w:szCs w:val="18"/>
              </w:rPr>
            </w:pPr>
            <w:r>
              <w:rPr>
                <w:rFonts w:ascii="Georgia" w:eastAsia="Times New Roman" w:hAnsi="Georgia"/>
                <w:b/>
                <w:bCs/>
                <w:sz w:val="18"/>
                <w:szCs w:val="18"/>
              </w:rPr>
              <w:t>Insufficient Information Available</w:t>
            </w:r>
          </w:p>
        </w:tc>
        <w:tc>
          <w:tcPr>
            <w:tcW w:w="0" w:type="auto"/>
            <w:tcBorders>
              <w:bottom w:val="single" w:sz="6" w:space="0" w:color="000000"/>
            </w:tcBorders>
            <w:shd w:val="clear" w:color="auto" w:fill="BBBBBB"/>
            <w:vAlign w:val="center"/>
            <w:hideMark/>
          </w:tcPr>
          <w:p w14:paraId="045CBAFA" w14:textId="77777777" w:rsidR="00000000" w:rsidRDefault="00000000">
            <w:pPr>
              <w:spacing w:after="75"/>
              <w:rPr>
                <w:rFonts w:ascii="Georgia" w:eastAsia="Times New Roman" w:hAnsi="Georgia"/>
                <w:b/>
                <w:bCs/>
                <w:sz w:val="18"/>
                <w:szCs w:val="18"/>
              </w:rPr>
            </w:pPr>
            <w:r>
              <w:rPr>
                <w:rStyle w:val="redfont"/>
                <w:rFonts w:ascii="Georgia" w:eastAsia="Times New Roman" w:hAnsi="Georgia"/>
                <w:b/>
                <w:bCs/>
                <w:sz w:val="18"/>
                <w:szCs w:val="18"/>
              </w:rPr>
              <w:t>All coded services should have an importance score of 5 - Not Known.</w:t>
            </w:r>
          </w:p>
        </w:tc>
      </w:tr>
      <w:tr w:rsidR="00000000" w14:paraId="1053FFB0" w14:textId="77777777">
        <w:trPr>
          <w:divId w:val="2140221509"/>
          <w:tblCellSpacing w:w="15" w:type="dxa"/>
        </w:trPr>
        <w:tc>
          <w:tcPr>
            <w:tcW w:w="0" w:type="auto"/>
            <w:vAlign w:val="center"/>
            <w:hideMark/>
          </w:tcPr>
          <w:p w14:paraId="18D28895" w14:textId="77777777" w:rsidR="00000000" w:rsidRDefault="00000000">
            <w:pPr>
              <w:spacing w:after="75"/>
              <w:rPr>
                <w:rFonts w:ascii="Georgia" w:eastAsia="Times New Roman" w:hAnsi="Georgia"/>
                <w:sz w:val="18"/>
                <w:szCs w:val="18"/>
              </w:rPr>
            </w:pPr>
            <w:r>
              <w:rPr>
                <w:rFonts w:ascii="Georgia" w:eastAsia="Times New Roman" w:hAnsi="Georgia"/>
                <w:sz w:val="18"/>
                <w:szCs w:val="18"/>
              </w:rPr>
              <w:t>true</w:t>
            </w:r>
          </w:p>
        </w:tc>
        <w:tc>
          <w:tcPr>
            <w:tcW w:w="0" w:type="auto"/>
            <w:vAlign w:val="center"/>
            <w:hideMark/>
          </w:tcPr>
          <w:p w14:paraId="5FCE81BC" w14:textId="77777777" w:rsidR="00000000" w:rsidRDefault="00000000">
            <w:pPr>
              <w:spacing w:after="75"/>
              <w:rPr>
                <w:rFonts w:ascii="Georgia" w:eastAsia="Times New Roman" w:hAnsi="Georgia"/>
                <w:sz w:val="18"/>
                <w:szCs w:val="18"/>
              </w:rPr>
            </w:pPr>
            <w:r>
              <w:rPr>
                <w:rFonts w:ascii="Georgia" w:eastAsia="Times New Roman" w:hAnsi="Georgia"/>
                <w:sz w:val="18"/>
                <w:szCs w:val="18"/>
              </w:rPr>
              <w:t>-</w:t>
            </w:r>
          </w:p>
        </w:tc>
      </w:tr>
    </w:tbl>
    <w:p w14:paraId="0184B61E" w14:textId="77777777" w:rsidR="00000000" w:rsidRDefault="00000000">
      <w:pPr>
        <w:pStyle w:val="Heading1"/>
        <w:rPr>
          <w:rFonts w:ascii="Georgia" w:eastAsia="Times New Roman" w:hAnsi="Georgia"/>
          <w:sz w:val="29"/>
          <w:szCs w:val="29"/>
        </w:rPr>
      </w:pPr>
      <w:r>
        <w:rPr>
          <w:rFonts w:ascii="Georgia" w:eastAsia="Times New Roman" w:hAnsi="Georgia"/>
          <w:sz w:val="29"/>
          <w:szCs w:val="29"/>
        </w:rPr>
        <w:t>Bibliography</w:t>
      </w:r>
    </w:p>
    <w:p w14:paraId="5B4B52B2" w14:textId="77777777" w:rsidR="00000000" w:rsidRDefault="00000000">
      <w:pPr>
        <w:pStyle w:val="NormalWeb"/>
        <w:divId w:val="1312711935"/>
        <w:rPr>
          <w:rFonts w:ascii="Georgia" w:hAnsi="Georgia"/>
        </w:rPr>
      </w:pPr>
      <w:r>
        <w:rPr>
          <w:rFonts w:ascii="Georgia" w:hAnsi="Georgia"/>
        </w:rPr>
        <w:t xml:space="preserve">BGCI. 2022. Botanic Gardens Conservation International (BGCI) - </w:t>
      </w:r>
      <w:proofErr w:type="spellStart"/>
      <w:r>
        <w:rPr>
          <w:rFonts w:ascii="Georgia" w:hAnsi="Georgia"/>
        </w:rPr>
        <w:t>PlantSearch</w:t>
      </w:r>
      <w:proofErr w:type="spellEnd"/>
      <w:r>
        <w:rPr>
          <w:rFonts w:ascii="Georgia" w:hAnsi="Georgia"/>
        </w:rPr>
        <w:t xml:space="preserve">. Available at: </w:t>
      </w:r>
      <w:hyperlink r:id="rId9" w:history="1">
        <w:r>
          <w:rPr>
            <w:rStyle w:val="Hyperlink"/>
            <w:rFonts w:ascii="Georgia" w:hAnsi="Georgia"/>
          </w:rPr>
          <w:t>https://tools.bgci.org/plant_search.php</w:t>
        </w:r>
      </w:hyperlink>
      <w:r>
        <w:rPr>
          <w:rFonts w:ascii="Georgia" w:hAnsi="Georgia"/>
        </w:rPr>
        <w:t xml:space="preserve">. </w:t>
      </w:r>
    </w:p>
    <w:p w14:paraId="73B06089" w14:textId="77777777" w:rsidR="00000000" w:rsidRDefault="00000000">
      <w:pPr>
        <w:pStyle w:val="NormalWeb"/>
        <w:divId w:val="1312711935"/>
        <w:rPr>
          <w:rFonts w:ascii="Georgia" w:hAnsi="Georgia"/>
        </w:rPr>
      </w:pPr>
      <w:r>
        <w:rPr>
          <w:rFonts w:ascii="Georgia" w:hAnsi="Georgia"/>
        </w:rPr>
        <w:t xml:space="preserve">Bachman, S., Moat, J., Hill, A., de la Torre, J. and Scot, B. 2011. Supporting Red List threat assessments with </w:t>
      </w:r>
      <w:proofErr w:type="spellStart"/>
      <w:r>
        <w:rPr>
          <w:rFonts w:ascii="Georgia" w:hAnsi="Georgia"/>
        </w:rPr>
        <w:t>GeoCAT</w:t>
      </w:r>
      <w:proofErr w:type="spellEnd"/>
      <w:r>
        <w:rPr>
          <w:rFonts w:ascii="Georgia" w:hAnsi="Georgia"/>
        </w:rPr>
        <w:t xml:space="preserve">: Geospatial Conservation Assessment Tool. </w:t>
      </w:r>
      <w:proofErr w:type="spellStart"/>
      <w:r>
        <w:rPr>
          <w:rFonts w:ascii="Georgia" w:hAnsi="Georgia"/>
          <w:i/>
          <w:iCs/>
        </w:rPr>
        <w:t>ZooKeys</w:t>
      </w:r>
      <w:proofErr w:type="spellEnd"/>
      <w:r>
        <w:rPr>
          <w:rFonts w:ascii="Georgia" w:hAnsi="Georgia"/>
        </w:rPr>
        <w:t xml:space="preserve"> 150: 117-126.</w:t>
      </w:r>
    </w:p>
    <w:p w14:paraId="50746653" w14:textId="77777777" w:rsidR="00000000" w:rsidRDefault="00000000">
      <w:pPr>
        <w:pStyle w:val="NormalWeb"/>
        <w:divId w:val="1312711935"/>
        <w:rPr>
          <w:rFonts w:ascii="Georgia" w:hAnsi="Georgia"/>
        </w:rPr>
      </w:pPr>
      <w:proofErr w:type="spellStart"/>
      <w:r>
        <w:rPr>
          <w:rFonts w:ascii="Georgia" w:hAnsi="Georgia"/>
        </w:rPr>
        <w:t>Genesys</w:t>
      </w:r>
      <w:proofErr w:type="spellEnd"/>
      <w:r>
        <w:rPr>
          <w:rFonts w:ascii="Georgia" w:hAnsi="Georgia"/>
        </w:rPr>
        <w:t xml:space="preserve">. 2022. </w:t>
      </w:r>
      <w:proofErr w:type="spellStart"/>
      <w:r>
        <w:rPr>
          <w:rFonts w:ascii="Georgia" w:hAnsi="Georgia"/>
        </w:rPr>
        <w:t>Genesys</w:t>
      </w:r>
      <w:proofErr w:type="spellEnd"/>
      <w:r>
        <w:rPr>
          <w:rFonts w:ascii="Georgia" w:hAnsi="Georgia"/>
        </w:rPr>
        <w:t xml:space="preserve"> Global Portal on Plant Genetic Resources. Available at: </w:t>
      </w:r>
      <w:hyperlink r:id="rId10" w:history="1">
        <w:r>
          <w:rPr>
            <w:rStyle w:val="Hyperlink"/>
            <w:rFonts w:ascii="Georgia" w:hAnsi="Georgia"/>
          </w:rPr>
          <w:t>https://www.genesys-pgr.org/</w:t>
        </w:r>
      </w:hyperlink>
      <w:r>
        <w:rPr>
          <w:rFonts w:ascii="Georgia" w:hAnsi="Georgia"/>
        </w:rPr>
        <w:t xml:space="preserve">. </w:t>
      </w:r>
    </w:p>
    <w:p w14:paraId="1C86500D" w14:textId="77777777" w:rsidR="00000000" w:rsidRDefault="00000000">
      <w:pPr>
        <w:pStyle w:val="NormalWeb"/>
        <w:divId w:val="1312711935"/>
        <w:rPr>
          <w:rFonts w:ascii="Georgia" w:hAnsi="Georgia"/>
        </w:rPr>
      </w:pPr>
      <w:commentRangeStart w:id="79"/>
      <w:r>
        <w:rPr>
          <w:rFonts w:ascii="Georgia" w:hAnsi="Georgia"/>
        </w:rPr>
        <w:t>POWO. 2022. Plants of the World Online. Facilitated by the Royal Botanic Gardens, Kew. Available at: http://powo.science.kew.org/. (Accessed: 2022).</w:t>
      </w:r>
    </w:p>
    <w:p w14:paraId="67B9CAA7" w14:textId="77777777" w:rsidR="00E52992" w:rsidRDefault="00000000">
      <w:pPr>
        <w:pStyle w:val="NormalWeb"/>
        <w:divId w:val="1312711935"/>
        <w:rPr>
          <w:rFonts w:ascii="Georgia" w:hAnsi="Georgia"/>
        </w:rPr>
      </w:pPr>
      <w:proofErr w:type="spellStart"/>
      <w:r>
        <w:rPr>
          <w:rFonts w:ascii="Georgia" w:hAnsi="Georgia"/>
        </w:rPr>
        <w:t>Triboun</w:t>
      </w:r>
      <w:proofErr w:type="spellEnd"/>
      <w:r>
        <w:rPr>
          <w:rFonts w:ascii="Georgia" w:hAnsi="Georgia"/>
        </w:rPr>
        <w:t xml:space="preserve">, P. and Middleton, D.J. 2015. Three new species of </w:t>
      </w:r>
      <w:proofErr w:type="spellStart"/>
      <w:r>
        <w:rPr>
          <w:rFonts w:ascii="Georgia" w:hAnsi="Georgia"/>
        </w:rPr>
        <w:t>Paraboea</w:t>
      </w:r>
      <w:proofErr w:type="spellEnd"/>
      <w:r>
        <w:rPr>
          <w:rFonts w:ascii="Georgia" w:hAnsi="Georgia"/>
        </w:rPr>
        <w:t xml:space="preserve"> (</w:t>
      </w:r>
      <w:proofErr w:type="spellStart"/>
      <w:r>
        <w:rPr>
          <w:rFonts w:ascii="Georgia" w:hAnsi="Georgia"/>
        </w:rPr>
        <w:t>Gesneriaceae</w:t>
      </w:r>
      <w:proofErr w:type="spellEnd"/>
      <w:r>
        <w:rPr>
          <w:rFonts w:ascii="Georgia" w:hAnsi="Georgia"/>
        </w:rPr>
        <w:t xml:space="preserve">) from Thailand. </w:t>
      </w:r>
      <w:r>
        <w:rPr>
          <w:rFonts w:ascii="Georgia" w:hAnsi="Georgia"/>
          <w:i/>
          <w:iCs/>
        </w:rPr>
        <w:t>Thai Forest Bulletin (Botany)</w:t>
      </w:r>
      <w:r>
        <w:rPr>
          <w:rFonts w:ascii="Georgia" w:hAnsi="Georgia"/>
        </w:rPr>
        <w:t xml:space="preserve"> 43: 18-23.</w:t>
      </w:r>
      <w:commentRangeEnd w:id="79"/>
      <w:r w:rsidR="00DD3FFF">
        <w:rPr>
          <w:rStyle w:val="CommentReference"/>
        </w:rPr>
        <w:commentReference w:id="79"/>
      </w:r>
    </w:p>
    <w:sectPr w:rsidR="00E5299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comment w:id="0" w:author="Jack Plummer" w:date="2022-10-21T08:06:00Z" w:initials="JP">
    <w:p w14:paraId="39D72353" w14:textId="77777777" w:rsidR="007225C2" w:rsidRDefault="007225C2" w:rsidP="00551474">
      <w:pPr>
        <w:pStyle w:val="CommentText"/>
      </w:pPr>
      <w:r>
        <w:rPr>
          <w:rStyle w:val="CommentReference"/>
        </w:rPr>
        <w:annotationRef/>
      </w:r>
      <w:r>
        <w:t>Based on rationale: CR B1ab(iii,v)+2ab(iii,v); C2a(i,ii); D</w:t>
      </w:r>
    </w:p>
  </w:comment>
  <w:comment w:id="3" w:author="Jack Plummer" w:date="2022-10-21T08:05:00Z" w:initials="JP">
    <w:p w14:paraId="5E93D089" w14:textId="5A770FBE" w:rsidR="007225C2" w:rsidRDefault="007225C2" w:rsidP="009563C6">
      <w:pPr>
        <w:pStyle w:val="CommentText"/>
      </w:pPr>
      <w:r>
        <w:rPr>
          <w:rStyle w:val="CommentReference"/>
        </w:rPr>
        <w:annotationRef/>
      </w:r>
      <w:r>
        <w:t>If a decline in number, this brings other criteria into play - see suggested criteria</w:t>
      </w:r>
    </w:p>
  </w:comment>
  <w:comment w:id="36" w:author="Jack Plummer" w:date="2022-10-21T08:10:00Z" w:initials="JP">
    <w:p w14:paraId="34C080C6" w14:textId="77777777" w:rsidR="00DD3FFF" w:rsidRDefault="00DD3FFF" w:rsidP="00583401">
      <w:pPr>
        <w:pStyle w:val="CommentText"/>
      </w:pPr>
      <w:r>
        <w:rPr>
          <w:rStyle w:val="CommentReference"/>
        </w:rPr>
        <w:annotationRef/>
      </w:r>
      <w:r>
        <w:t>Remove if not assessing under VU D2</w:t>
      </w:r>
    </w:p>
  </w:comment>
  <w:comment w:id="56" w:author="Jack Plummer" w:date="2022-10-21T08:13:00Z" w:initials="JP">
    <w:p w14:paraId="2C289C54" w14:textId="77777777" w:rsidR="00DD3FFF" w:rsidRDefault="00DD3FFF" w:rsidP="00E3508A">
      <w:pPr>
        <w:pStyle w:val="CommentText"/>
      </w:pPr>
      <w:r>
        <w:rPr>
          <w:rStyle w:val="CommentReference"/>
        </w:rPr>
        <w:annotationRef/>
      </w:r>
      <w:r>
        <w:t>Mention habit</w:t>
      </w:r>
    </w:p>
  </w:comment>
  <w:comment w:id="57" w:author="Jack Plummer" w:date="2022-10-21T08:13:00Z" w:initials="JP">
    <w:p w14:paraId="6AFEC3BA" w14:textId="77777777" w:rsidR="00DD3FFF" w:rsidRDefault="00DD3FFF" w:rsidP="008E0C6A">
      <w:pPr>
        <w:pStyle w:val="CommentText"/>
      </w:pPr>
      <w:r>
        <w:rPr>
          <w:rStyle w:val="CommentReference"/>
        </w:rPr>
        <w:annotationRef/>
      </w:r>
      <w:r>
        <w:t>Other relevant codings here? Rocky areas?</w:t>
      </w:r>
    </w:p>
  </w:comment>
  <w:comment w:id="61" w:author="Jack Plummer" w:date="2022-10-21T08:14:00Z" w:initials="JP">
    <w:p w14:paraId="4608BD95" w14:textId="77777777" w:rsidR="00DD3FFF" w:rsidRDefault="00DD3FFF" w:rsidP="00BD251D">
      <w:pPr>
        <w:pStyle w:val="CommentText"/>
      </w:pPr>
      <w:r>
        <w:rPr>
          <w:rStyle w:val="CommentReference"/>
        </w:rPr>
        <w:annotationRef/>
      </w:r>
      <w:r>
        <w:t>Remove</w:t>
      </w:r>
    </w:p>
  </w:comment>
  <w:comment w:id="64" w:author="Jack Plummer" w:date="2022-10-21T08:15:00Z" w:initials="JP">
    <w:p w14:paraId="15B0E059" w14:textId="77777777" w:rsidR="00DD3FFF" w:rsidRDefault="00DD3FFF" w:rsidP="00E6276D">
      <w:pPr>
        <w:pStyle w:val="CommentText"/>
      </w:pPr>
      <w:r>
        <w:rPr>
          <w:rStyle w:val="CommentReference"/>
        </w:rPr>
        <w:annotationRef/>
      </w:r>
      <w:r>
        <w:t>Not sure the coded threats match the text? Should fire be coded, or is it fire for agriculture? What is causing the rock erosion?</w:t>
      </w:r>
    </w:p>
  </w:comment>
  <w:comment w:id="79" w:author="Jack Plummer" w:date="2022-10-21T08:16:00Z" w:initials="JP">
    <w:p w14:paraId="422E87A5" w14:textId="77777777" w:rsidR="00DD3FFF" w:rsidRDefault="00DD3FFF" w:rsidP="006D5E20">
      <w:pPr>
        <w:pStyle w:val="CommentText"/>
      </w:pPr>
      <w:r>
        <w:rPr>
          <w:rStyle w:val="CommentReference"/>
        </w:rPr>
        <w:annotationRef/>
      </w:r>
      <w:r>
        <w:t>Cite in assessment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5:commentEx w15:paraId="39D72353" w15:done="0"/>
  <w15:commentEx w15:paraId="5E93D089" w15:done="0"/>
  <w15:commentEx w15:paraId="34C080C6" w15:done="0"/>
  <w15:commentEx w15:paraId="2C289C54" w15:done="0"/>
  <w15:commentEx w15:paraId="6AFEC3BA" w15:done="0"/>
  <w15:commentEx w15:paraId="4608BD95" w15:done="0"/>
  <w15:commentEx w15:paraId="15B0E059" w15:done="0"/>
  <w15:commentEx w15:paraId="422E87A5" w15:done="0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6cex:commentExtensible w16cex:durableId="26FCD173" w16cex:dateUtc="2022-10-21T07:06:00Z"/>
  <w16cex:commentExtensible w16cex:durableId="26FCD148" w16cex:dateUtc="2022-10-21T07:05:00Z"/>
  <w16cex:commentExtensible w16cex:durableId="26FCD279" w16cex:dateUtc="2022-10-21T07:10:00Z"/>
  <w16cex:commentExtensible w16cex:durableId="26FCD318" w16cex:dateUtc="2022-10-21T07:13:00Z"/>
  <w16cex:commentExtensible w16cex:durableId="26FCD32B" w16cex:dateUtc="2022-10-21T07:13:00Z"/>
  <w16cex:commentExtensible w16cex:durableId="26FCD349" w16cex:dateUtc="2022-10-21T07:14:00Z"/>
  <w16cex:commentExtensible w16cex:durableId="26FCD392" w16cex:dateUtc="2022-10-21T07:15:00Z"/>
  <w16cex:commentExtensible w16cex:durableId="26FCD3DB" w16cex:dateUtc="2022-10-21T07:16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6cid:commentId w16cid:paraId="39D72353" w16cid:durableId="26FCD173"/>
  <w16cid:commentId w16cid:paraId="5E93D089" w16cid:durableId="26FCD148"/>
  <w16cid:commentId w16cid:paraId="34C080C6" w16cid:durableId="26FCD279"/>
  <w16cid:commentId w16cid:paraId="2C289C54" w16cid:durableId="26FCD318"/>
  <w16cid:commentId w16cid:paraId="6AFEC3BA" w16cid:durableId="26FCD32B"/>
  <w16cid:commentId w16cid:paraId="4608BD95" w16cid:durableId="26FCD349"/>
  <w16cid:commentId w16cid:paraId="15B0E059" w16cid:durableId="26FCD392"/>
  <w16cid:commentId w16cid:paraId="422E87A5" w16cid:durableId="26FCD3DB"/>
</w16cid:commentsId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5:person w15:author="Jack Plummer">
    <w15:presenceInfo w15:providerId="AD" w15:userId="S::j.plummer@kew.org::a7ccb40d-b5f1-45e6-963c-3f9b10b74b00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trackRevisions/>
  <w:defaultTabStop w:val="720"/>
  <w:noPunctuationKerning/>
  <w:characterSpacingControl w:val="doNotCompress"/>
  <w:compat>
    <w:doNotSnapToGridInCell/>
    <w:doNotWrapTextWithPunct/>
    <w:doNotUseEastAsianBreakRules/>
    <w:growAutofi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225C2"/>
    <w:rsid w:val="007225C2"/>
    <w:rsid w:val="00DD3FFF"/>
    <w:rsid w:val="00E529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40A63F12"/>
  <w15:chartTrackingRefBased/>
  <w15:docId w15:val="{E9EADF19-BA18-4FB0-834E-2295F5FA677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n-GB" w:eastAsia="en-GB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eastAsiaTheme="minorEastAsia"/>
      <w:sz w:val="24"/>
      <w:szCs w:val="24"/>
    </w:rPr>
  </w:style>
  <w:style w:type="paragraph" w:styleId="Heading1">
    <w:name w:val="heading 1"/>
    <w:basedOn w:val="Normal"/>
    <w:link w:val="Heading1Char"/>
    <w:uiPriority w:val="9"/>
    <w:qFormat/>
    <w:pPr>
      <w:pBdr>
        <w:top w:val="single" w:sz="12" w:space="4" w:color="000000"/>
        <w:bottom w:val="single" w:sz="12" w:space="4" w:color="000000"/>
      </w:pBdr>
      <w:shd w:val="clear" w:color="auto" w:fill="CCCCCC"/>
      <w:spacing w:before="100" w:beforeAutospacing="1" w:after="100" w:afterAutospacing="1"/>
      <w:jc w:val="right"/>
      <w:outlineLvl w:val="0"/>
    </w:pPr>
    <w:rPr>
      <w:b/>
      <w:bCs/>
      <w:color w:val="000000"/>
      <w:kern w:val="36"/>
      <w:sz w:val="38"/>
      <w:szCs w:val="38"/>
    </w:rPr>
  </w:style>
  <w:style w:type="paragraph" w:styleId="Heading2">
    <w:name w:val="heading 2"/>
    <w:basedOn w:val="Normal"/>
    <w:link w:val="Heading2Char"/>
    <w:uiPriority w:val="9"/>
    <w:qFormat/>
    <w:pPr>
      <w:pBdr>
        <w:bottom w:val="single" w:sz="6" w:space="0" w:color="808080"/>
      </w:pBdr>
      <w:spacing w:before="100" w:beforeAutospacing="1" w:after="100" w:afterAutospacing="1"/>
      <w:outlineLvl w:val="1"/>
    </w:pPr>
    <w:rPr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pPr>
      <w:spacing w:before="100" w:beforeAutospacing="1" w:after="100" w:afterAutospacing="1"/>
      <w:outlineLvl w:val="2"/>
    </w:pPr>
    <w:rPr>
      <w:b/>
      <w:bCs/>
      <w:sz w:val="31"/>
      <w:szCs w:val="31"/>
    </w:rPr>
  </w:style>
  <w:style w:type="paragraph" w:styleId="Heading4">
    <w:name w:val="heading 4"/>
    <w:basedOn w:val="Normal"/>
    <w:link w:val="Heading4Char"/>
    <w:uiPriority w:val="9"/>
    <w:qFormat/>
    <w:pPr>
      <w:spacing w:before="100" w:beforeAutospacing="1" w:after="100" w:afterAutospacing="1"/>
      <w:outlineLvl w:val="3"/>
    </w:pPr>
    <w:rPr>
      <w:b/>
      <w:bCs/>
      <w:sz w:val="29"/>
      <w:szCs w:val="29"/>
    </w:rPr>
  </w:style>
  <w:style w:type="paragraph" w:styleId="Heading5">
    <w:name w:val="heading 5"/>
    <w:basedOn w:val="Normal"/>
    <w:link w:val="Heading5Char"/>
    <w:uiPriority w:val="9"/>
    <w:qFormat/>
    <w:pPr>
      <w:spacing w:before="100" w:beforeAutospacing="1" w:after="100" w:afterAutospacing="1"/>
      <w:outlineLvl w:val="4"/>
    </w:pPr>
    <w:rPr>
      <w:b/>
      <w:bCs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semiHidden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semiHidden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semiHidden/>
    <w:rPr>
      <w:rFonts w:asciiTheme="majorHAnsi" w:eastAsiaTheme="majorEastAsia" w:hAnsiTheme="majorHAnsi" w:cstheme="majorBidi"/>
      <w:i/>
      <w:iCs/>
      <w:color w:val="2F5496" w:themeColor="accent1" w:themeShade="BF"/>
      <w:sz w:val="24"/>
      <w:szCs w:val="24"/>
    </w:rPr>
  </w:style>
  <w:style w:type="character" w:customStyle="1" w:styleId="Heading5Char">
    <w:name w:val="Heading 5 Char"/>
    <w:basedOn w:val="DefaultParagraphFont"/>
    <w:link w:val="Heading5"/>
    <w:uiPriority w:val="9"/>
    <w:semiHidden/>
    <w:rPr>
      <w:rFonts w:asciiTheme="majorHAnsi" w:eastAsiaTheme="majorEastAsia" w:hAnsiTheme="majorHAnsi" w:cstheme="majorBidi"/>
      <w:color w:val="2F5496" w:themeColor="accent1" w:themeShade="BF"/>
      <w:sz w:val="24"/>
      <w:szCs w:val="24"/>
    </w:rPr>
  </w:style>
  <w:style w:type="paragraph" w:customStyle="1" w:styleId="msonormal0">
    <w:name w:val="msonormal"/>
    <w:basedOn w:val="Normal"/>
    <w:pPr>
      <w:spacing w:before="100" w:beforeAutospacing="1" w:after="100" w:afterAutospacing="1"/>
    </w:pPr>
    <w:rPr>
      <w:sz w:val="18"/>
      <w:szCs w:val="18"/>
    </w:rPr>
  </w:style>
  <w:style w:type="paragraph" w:styleId="NormalWeb">
    <w:name w:val="Normal (Web)"/>
    <w:basedOn w:val="Normal"/>
    <w:uiPriority w:val="99"/>
    <w:semiHidden/>
    <w:unhideWhenUsed/>
    <w:pPr>
      <w:spacing w:before="100" w:beforeAutospacing="1" w:after="100" w:afterAutospacing="1"/>
    </w:pPr>
    <w:rPr>
      <w:sz w:val="18"/>
      <w:szCs w:val="18"/>
    </w:rPr>
  </w:style>
  <w:style w:type="paragraph" w:customStyle="1" w:styleId="databorder">
    <w:name w:val="databorder"/>
    <w:basedOn w:val="Normal"/>
    <w:pPr>
      <w:pBdr>
        <w:bottom w:val="single" w:sz="6" w:space="0" w:color="CCCCCC"/>
      </w:pBdr>
      <w:spacing w:before="100" w:beforeAutospacing="1" w:after="100" w:afterAutospacing="1"/>
    </w:pPr>
  </w:style>
  <w:style w:type="paragraph" w:customStyle="1" w:styleId="datalabel">
    <w:name w:val="datalabel"/>
    <w:basedOn w:val="Normal"/>
    <w:pPr>
      <w:spacing w:before="100" w:beforeAutospacing="1" w:after="100" w:afterAutospacing="1"/>
    </w:pPr>
    <w:rPr>
      <w:b/>
      <w:bCs/>
    </w:rPr>
  </w:style>
  <w:style w:type="character" w:styleId="Emphasis">
    <w:name w:val="Emphasis"/>
    <w:basedOn w:val="DefaultParagraphFont"/>
    <w:uiPriority w:val="20"/>
    <w:qFormat/>
    <w:rPr>
      <w:i/>
      <w:iCs/>
    </w:rPr>
  </w:style>
  <w:style w:type="character" w:styleId="Strong">
    <w:name w:val="Strong"/>
    <w:basedOn w:val="DefaultParagraphFont"/>
    <w:uiPriority w:val="22"/>
    <w:qFormat/>
    <w:rPr>
      <w:b/>
      <w:bCs/>
    </w:rPr>
  </w:style>
  <w:style w:type="character" w:customStyle="1" w:styleId="datalabel1">
    <w:name w:val="datalabel1"/>
    <w:basedOn w:val="DefaultParagraphFont"/>
    <w:rPr>
      <w:b/>
      <w:bCs/>
    </w:rPr>
  </w:style>
  <w:style w:type="character" w:customStyle="1" w:styleId="fontstyle01">
    <w:name w:val="fontstyle01"/>
    <w:basedOn w:val="DefaultParagraphFont"/>
  </w:style>
  <w:style w:type="character" w:customStyle="1" w:styleId="redfont">
    <w:name w:val="redfont"/>
    <w:basedOn w:val="DefaultParagraphFont"/>
  </w:style>
  <w:style w:type="character" w:styleId="Hyperlink">
    <w:name w:val="Hyperlink"/>
    <w:basedOn w:val="DefaultParagraphFont"/>
    <w:uiPriority w:val="99"/>
    <w:semiHidden/>
    <w:unhideWhenUsed/>
    <w:rPr>
      <w:color w:val="0000FF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Pr>
      <w:color w:val="800080"/>
      <w:u w:val="single"/>
    </w:rPr>
  </w:style>
  <w:style w:type="paragraph" w:styleId="Revision">
    <w:name w:val="Revision"/>
    <w:hidden/>
    <w:uiPriority w:val="99"/>
    <w:semiHidden/>
    <w:rsid w:val="007225C2"/>
    <w:rPr>
      <w:rFonts w:eastAsiaTheme="minorEastAsia"/>
      <w:sz w:val="24"/>
      <w:szCs w:val="24"/>
    </w:rPr>
  </w:style>
  <w:style w:type="character" w:styleId="CommentReference">
    <w:name w:val="annotation reference"/>
    <w:basedOn w:val="DefaultParagraphFont"/>
    <w:uiPriority w:val="99"/>
    <w:semiHidden/>
    <w:unhideWhenUsed/>
    <w:rsid w:val="007225C2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7225C2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7225C2"/>
    <w:rPr>
      <w:rFonts w:eastAsiaTheme="minorEastAsia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7225C2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7225C2"/>
    <w:rPr>
      <w:rFonts w:eastAsiaTheme="minorEastAsia"/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8933973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048726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916549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6417709">
          <w:marLeft w:val="0"/>
          <w:marRight w:val="0"/>
          <w:marTop w:val="0"/>
          <w:marBottom w:val="150"/>
          <w:divBdr>
            <w:top w:val="single" w:sz="12" w:space="0" w:color="000000"/>
            <w:left w:val="none" w:sz="0" w:space="0" w:color="auto"/>
            <w:bottom w:val="single" w:sz="12" w:space="0" w:color="000000"/>
            <w:right w:val="none" w:sz="0" w:space="0" w:color="auto"/>
          </w:divBdr>
        </w:div>
      </w:divsChild>
    </w:div>
    <w:div w:id="39027297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175569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155586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56955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973068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71193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64845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02850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22150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microsoft.com/office/2018/08/relationships/commentsExtensible" Target="commentsExtensible.xml"/><Relationship Id="rId13" Type="http://schemas.openxmlformats.org/officeDocument/2006/relationships/theme" Target="theme/theme1.xml"/><Relationship Id="rId18" Type="http://schemas.openxmlformats.org/officeDocument/2006/relationships/customXml" Target="../customXml/item5.xml"/><Relationship Id="rId3" Type="http://schemas.openxmlformats.org/officeDocument/2006/relationships/webSettings" Target="webSettings.xml"/><Relationship Id="rId7" Type="http://schemas.microsoft.com/office/2016/09/relationships/commentsIds" Target="commentsIds.xml"/><Relationship Id="rId12" Type="http://schemas.microsoft.com/office/2011/relationships/people" Target="people.xml"/><Relationship Id="rId17" Type="http://schemas.openxmlformats.org/officeDocument/2006/relationships/customXml" Target="../customXml/item4.xml"/><Relationship Id="rId2" Type="http://schemas.openxmlformats.org/officeDocument/2006/relationships/settings" Target="settings.xml"/><Relationship Id="rId16" Type="http://schemas.openxmlformats.org/officeDocument/2006/relationships/customXml" Target="../customXml/item3.xml"/><Relationship Id="rId1" Type="http://schemas.openxmlformats.org/officeDocument/2006/relationships/styles" Target="styles.xml"/><Relationship Id="rId6" Type="http://schemas.microsoft.com/office/2011/relationships/commentsExtended" Target="commentsExtended.xml"/><Relationship Id="rId11" Type="http://schemas.openxmlformats.org/officeDocument/2006/relationships/fontTable" Target="fontTable.xml"/><Relationship Id="rId5" Type="http://schemas.openxmlformats.org/officeDocument/2006/relationships/comments" Target="comments.xml"/><Relationship Id="rId15" Type="http://schemas.openxmlformats.org/officeDocument/2006/relationships/customXml" Target="../customXml/item2.xml"/><Relationship Id="rId10" Type="http://schemas.openxmlformats.org/officeDocument/2006/relationships/hyperlink" Target="https://www.genesys-pgr.org/" TargetMode="External"/><Relationship Id="rId4" Type="http://schemas.openxmlformats.org/officeDocument/2006/relationships/image" Target="file:///C:\Users\jpl10kg\Downloads\NBT_Batch3\resources\redListLogo.jpg" TargetMode="External"/><Relationship Id="rId9" Type="http://schemas.openxmlformats.org/officeDocument/2006/relationships/hyperlink" Target="https://tools.bgci.org/plant_search.php" TargetMode="External"/><Relationship Id="rId14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5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51DB2FC3823E56459E6430ADD130773C" ma:contentTypeVersion="18" ma:contentTypeDescription="Create a new document." ma:contentTypeScope="" ma:versionID="c66b068e8ecb950d6d3b301a7d5dec76">
  <xsd:schema xmlns:xsd="http://www.w3.org/2001/XMLSchema" xmlns:xs="http://www.w3.org/2001/XMLSchema" xmlns:p="http://schemas.microsoft.com/office/2006/metadata/properties" xmlns:ns2="150f78d0-e5c4-40ba-9879-1115501c63e5" xmlns:ns3="590658d6-28a4-43df-8461-354b94568f6c" xmlns:ns4="3174fa65-5130-4218-be7b-3006b691958f" targetNamespace="http://schemas.microsoft.com/office/2006/metadata/properties" ma:root="true" ma:fieldsID="842de796646282b1ee4d11e1617248ee" ns2:_="" ns3:_="" ns4:_="">
    <xsd:import namespace="150f78d0-e5c4-40ba-9879-1115501c63e5"/>
    <xsd:import namespace="590658d6-28a4-43df-8461-354b94568f6c"/>
    <xsd:import namespace="3174fa65-5130-4218-be7b-3006b691958f"/>
    <xsd:element name="properties">
      <xsd:complexType>
        <xsd:sequence>
          <xsd:element name="documentManagement">
            <xsd:complexType>
              <xsd:all>
                <xsd:element ref="ns2:_dlc_DocId" minOccurs="0"/>
                <xsd:element ref="ns2:_dlc_DocIdUrl" minOccurs="0"/>
                <xsd:element ref="ns2:_dlc_DocIdPersistId" minOccurs="0"/>
                <xsd:element ref="ns3:MediaServiceMetadata" minOccurs="0"/>
                <xsd:element ref="ns3:MediaServiceFastMetadata" minOccurs="0"/>
                <xsd:element ref="ns3:MediaServiceAutoKeyPoints" minOccurs="0"/>
                <xsd:element ref="ns3:MediaServiceKeyPoints" minOccurs="0"/>
                <xsd:element ref="ns3:lcf76f155ced4ddcb4097134ff3c332f" minOccurs="0"/>
                <xsd:element ref="ns4:TaxCatchAll" minOccurs="0"/>
                <xsd:element ref="ns3:MediaServiceDateTaken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3:MediaServiceLocation" minOccurs="0"/>
                <xsd:element ref="ns3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50f78d0-e5c4-40ba-9879-1115501c63e5" elementFormDefault="qualified">
    <xsd:import namespace="http://schemas.microsoft.com/office/2006/documentManagement/types"/>
    <xsd:import namespace="http://schemas.microsoft.com/office/infopath/2007/PartnerControls"/>
    <xsd:element name="_dlc_DocId" ma:index="8" nillable="true" ma:displayName="Document ID Value" ma:description="The value of the document ID assigned to this item." ma:internalName="_dlc_DocId" ma:readOnly="true">
      <xsd:simpleType>
        <xsd:restriction base="dms:Text"/>
      </xsd:simpleType>
    </xsd:element>
    <xsd:element name="_dlc_DocIdUrl" ma:index="9" nillable="true" ma:displayName="Document ID" ma:description="Permanent link to this document." ma:hidden="true" ma:internalName="_dlc_DocIdUrl" ma:readOnly="true">
      <xsd:complexType>
        <xsd:complexContent>
          <xsd:extension base="dms:URL">
            <xsd:sequence>
              <xsd:element name="Url" type="dms:ValidUrl" minOccurs="0" nillable="true"/>
              <xsd:element name="Description" type="xsd:string" nillable="true"/>
            </xsd:sequence>
          </xsd:extension>
        </xsd:complexContent>
      </xsd:complexType>
    </xsd:element>
    <xsd:element name="_dlc_DocIdPersistId" ma:index="10" nillable="true" ma:displayName="Persist ID" ma:description="Keep ID on add." ma:hidden="true" ma:internalName="_dlc_DocIdPersistId" ma:readOnly="true">
      <xsd:simpleType>
        <xsd:restriction base="dms:Boolea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90658d6-28a4-43df-8461-354b94568f6c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1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2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3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4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lcf76f155ced4ddcb4097134ff3c332f" ma:index="16" nillable="true" ma:taxonomy="true" ma:internalName="lcf76f155ced4ddcb4097134ff3c332f" ma:taxonomyFieldName="MediaServiceImageTags" ma:displayName="Image Tags" ma:readOnly="false" ma:fieldId="{5cf76f15-5ced-4ddc-b409-7134ff3c332f}" ma:taxonomyMulti="true" ma:sspId="4874f941-1732-4aa1-804a-4f99632a5909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8" nillable="true" ma:displayName="MediaServiceDateTaken" ma:hidden="true" ma:internalName="MediaServiceDateTaken" ma:readOnly="true">
      <xsd:simpleType>
        <xsd:restriction base="dms:Text"/>
      </xsd:simpleType>
    </xsd:element>
    <xsd:element name="MediaServiceOCR" ma:index="19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20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21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Location" ma:index="22" nillable="true" ma:displayName="Location" ma:internalName="MediaServiceLocation" ma:readOnly="true">
      <xsd:simpleType>
        <xsd:restriction base="dms:Text"/>
      </xsd:simpleType>
    </xsd:element>
    <xsd:element name="MediaLengthInSeconds" ma:index="23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174fa65-5130-4218-be7b-3006b691958f" elementFormDefault="qualified">
    <xsd:import namespace="http://schemas.microsoft.com/office/2006/documentManagement/types"/>
    <xsd:import namespace="http://schemas.microsoft.com/office/infopath/2007/PartnerControls"/>
    <xsd:element name="TaxCatchAll" ma:index="17" nillable="true" ma:displayName="Taxonomy Catch All Column" ma:hidden="true" ma:list="{e7f1f8cb-e9ca-4f89-a220-5d9d266a2a9f}" ma:internalName="TaxCatchAll" ma:showField="CatchAllData" ma:web="3174fa65-5130-4218-be7b-3006b691958f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SharedContentType xmlns="Microsoft.SharePoint.Taxonomy.ContentTypeSync" SourceId="4874f941-1732-4aa1-804a-4f99632a5909" ContentTypeId="0x0101" PreviousValue="false"/>
</file>

<file path=customXml/item3.xml><?xml version="1.0" encoding="utf-8"?>
<?mso-contentType ?>
<spe:Receivers xmlns:spe="http://schemas.microsoft.com/sharepoint/events"/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5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3174fa65-5130-4218-be7b-3006b691958f" xsi:nil="true"/>
    <lcf76f155ced4ddcb4097134ff3c332f xmlns="590658d6-28a4-43df-8461-354b94568f6c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20A85450-E465-493F-A640-A33205477674}"/>
</file>

<file path=customXml/itemProps2.xml><?xml version="1.0" encoding="utf-8"?>
<ds:datastoreItem xmlns:ds="http://schemas.openxmlformats.org/officeDocument/2006/customXml" ds:itemID="{AAB408CE-8AC6-4DAD-81D6-9534DFCFA1BB}"/>
</file>

<file path=customXml/itemProps3.xml><?xml version="1.0" encoding="utf-8"?>
<ds:datastoreItem xmlns:ds="http://schemas.openxmlformats.org/officeDocument/2006/customXml" ds:itemID="{2B5B084F-0642-49A4-9162-B0DB48FFB957}"/>
</file>

<file path=customXml/itemProps4.xml><?xml version="1.0" encoding="utf-8"?>
<ds:datastoreItem xmlns:ds="http://schemas.openxmlformats.org/officeDocument/2006/customXml" ds:itemID="{AF8B1359-1B0A-4A20-97E8-AC4C1574E5A8}"/>
</file>

<file path=customXml/itemProps5.xml><?xml version="1.0" encoding="utf-8"?>
<ds:datastoreItem xmlns:ds="http://schemas.openxmlformats.org/officeDocument/2006/customXml" ds:itemID="{B604A7EC-DE8F-45CE-9CA1-CA123ED2A99C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5</Pages>
  <Words>1170</Words>
  <Characters>6672</Characters>
  <Application>Microsoft Office Word</Application>
  <DocSecurity>0</DocSecurity>
  <Lines>55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Paraboea puglisiae</vt:lpstr>
    </vt:vector>
  </TitlesOfParts>
  <Company/>
  <LinksUpToDate>false</LinksUpToDate>
  <CharactersWithSpaces>7827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Paraboea puglisiae</dc:title>
  <dc:subject/>
  <dc:creator>Jack Plummer</dc:creator>
  <cp:keywords/>
  <dc:description/>
  <cp:lastModifiedBy>Jack Plummer</cp:lastModifiedBy>
  <cp:revision>2</cp:revision>
  <dcterms:created xsi:type="dcterms:W3CDTF">2022-10-21T07:16:00Z</dcterms:created>
  <dcterms:modified xsi:type="dcterms:W3CDTF">2022-10-21T07:16:00Z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0x01010051DB2FC3823E56459E6430ADD130773C</vt:lpwstr>
  </property>
</Properties>
</file>