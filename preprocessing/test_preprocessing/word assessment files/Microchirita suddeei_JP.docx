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71AAB" w14:textId="77777777" w:rsidR="00000000" w:rsidRDefault="00000000">
      <w:pPr>
        <w:jc w:val="center"/>
        <w:divId w:val="1180435249"/>
        <w:rPr>
          <w:rFonts w:ascii="Georgia" w:eastAsia="Times New Roman" w:hAnsi="Georgia"/>
          <w:b/>
          <w:bCs/>
          <w:sz w:val="29"/>
          <w:szCs w:val="29"/>
        </w:rPr>
      </w:pPr>
      <w:r>
        <w:rPr>
          <w:rFonts w:ascii="Georgia" w:eastAsia="Times New Roman" w:hAnsi="Georgia"/>
          <w:b/>
          <w:bCs/>
          <w:sz w:val="29"/>
          <w:szCs w:val="29"/>
        </w:rPr>
        <w:t>Draft</w:t>
      </w:r>
    </w:p>
    <w:p w14:paraId="184708F6" w14:textId="77777777" w:rsidR="00000000" w:rsidRDefault="00000000">
      <w:pPr>
        <w:divId w:val="177894920"/>
        <w:rPr>
          <w:rFonts w:ascii="Georgia" w:eastAsia="Times New Roman" w:hAnsi="Georgia"/>
          <w:sz w:val="18"/>
          <w:szCs w:val="18"/>
        </w:rPr>
      </w:pPr>
      <w:r>
        <w:rPr>
          <w:rFonts w:ascii="Georgia" w:eastAsia="Times New Roman" w:hAnsi="Georgia"/>
          <w:noProof/>
          <w:sz w:val="18"/>
          <w:szCs w:val="18"/>
        </w:rPr>
        <w:drawing>
          <wp:inline distT="0" distB="0" distL="0" distR="0" wp14:anchorId="37127017" wp14:editId="5962F36D">
            <wp:extent cx="326390" cy="32639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782F7C23" w14:textId="77777777" w:rsidR="00000000" w:rsidRDefault="00000000">
      <w:pPr>
        <w:shd w:val="clear" w:color="auto" w:fill="FFFFFF"/>
        <w:spacing w:before="100" w:beforeAutospacing="1" w:after="100" w:afterAutospacing="1"/>
        <w:jc w:val="right"/>
        <w:outlineLvl w:val="1"/>
        <w:divId w:val="177894920"/>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suddeei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D.</w:t>
      </w:r>
      <w:proofErr w:type="gramStart"/>
      <w:r>
        <w:rPr>
          <w:rFonts w:ascii="Georgia" w:eastAsia="Times New Roman" w:hAnsi="Georgia"/>
          <w:b/>
          <w:bCs/>
          <w:color w:val="000000"/>
          <w:kern w:val="36"/>
          <w:sz w:val="29"/>
          <w:szCs w:val="29"/>
        </w:rPr>
        <w:t>J.Middleton</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Triboun</w:t>
      </w:r>
      <w:proofErr w:type="spellEnd"/>
    </w:p>
    <w:p w14:paraId="50BA4273" w14:textId="77777777" w:rsidR="00000000" w:rsidRDefault="00000000">
      <w:pPr>
        <w:jc w:val="right"/>
        <w:divId w:val="177894920"/>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suddeei</w:t>
      </w:r>
      <w:proofErr w:type="spellEnd"/>
    </w:p>
    <w:p w14:paraId="149419CF" w14:textId="77777777" w:rsidR="00000000" w:rsidRDefault="00000000">
      <w:pPr>
        <w:pStyle w:val="NormalWeb"/>
        <w:divId w:val="853615198"/>
        <w:rPr>
          <w:rFonts w:ascii="Georgia" w:hAnsi="Georgia"/>
        </w:rPr>
      </w:pPr>
      <w:r>
        <w:rPr>
          <w:rStyle w:val="Strong"/>
          <w:rFonts w:ascii="Georgia" w:hAnsi="Georgia"/>
        </w:rPr>
        <w:t xml:space="preserve">Common Names: </w:t>
      </w:r>
      <w:proofErr w:type="spellStart"/>
      <w:r>
        <w:rPr>
          <w:rFonts w:ascii="Georgia" w:hAnsi="Georgia"/>
        </w:rPr>
        <w:t>sutdi</w:t>
      </w:r>
      <w:proofErr w:type="spellEnd"/>
      <w:r>
        <w:rPr>
          <w:rFonts w:ascii="Georgia" w:hAnsi="Georgia"/>
        </w:rPr>
        <w:t xml:space="preserve"> </w:t>
      </w:r>
      <w:proofErr w:type="spellStart"/>
      <w:r>
        <w:rPr>
          <w:rFonts w:ascii="Georgia" w:hAnsi="Georgia"/>
        </w:rPr>
        <w:t>dao</w:t>
      </w:r>
      <w:proofErr w:type="spellEnd"/>
      <w:r>
        <w:rPr>
          <w:rFonts w:ascii="Georgia" w:hAnsi="Georgia"/>
        </w:rPr>
        <w:t xml:space="preserve"> (Thai)</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000000" w14:paraId="1FE6B710" w14:textId="77777777">
        <w:trPr>
          <w:tblCellSpacing w:w="15" w:type="dxa"/>
          <w:jc w:val="center"/>
        </w:trPr>
        <w:tc>
          <w:tcPr>
            <w:tcW w:w="0" w:type="auto"/>
            <w:tcBorders>
              <w:bottom w:val="single" w:sz="6" w:space="0" w:color="000000"/>
            </w:tcBorders>
            <w:shd w:val="clear" w:color="auto" w:fill="BBBBBB"/>
            <w:vAlign w:val="center"/>
            <w:hideMark/>
          </w:tcPr>
          <w:p w14:paraId="10AEE07C"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7B00AE0" w14:textId="77777777">
        <w:trPr>
          <w:tblCellSpacing w:w="15" w:type="dxa"/>
          <w:jc w:val="center"/>
        </w:trPr>
        <w:tc>
          <w:tcPr>
            <w:tcW w:w="0" w:type="auto"/>
            <w:vAlign w:val="center"/>
            <w:hideMark/>
          </w:tcPr>
          <w:p w14:paraId="71099542" w14:textId="77777777" w:rsidR="00000000" w:rsidRDefault="00000000">
            <w:pPr>
              <w:spacing w:after="75"/>
              <w:rPr>
                <w:rFonts w:ascii="Georgia" w:eastAsia="Times New Roman" w:hAnsi="Georgia"/>
                <w:sz w:val="20"/>
                <w:szCs w:val="20"/>
              </w:rPr>
            </w:pPr>
            <w:r>
              <w:rPr>
                <w:rFonts w:ascii="Georgia" w:eastAsia="Times New Roman" w:hAnsi="Georgia"/>
                <w:sz w:val="20"/>
                <w:szCs w:val="20"/>
              </w:rPr>
              <w:t>EN - Endangered, B2ab(iii) (IUCN version 3.1)</w:t>
            </w:r>
          </w:p>
        </w:tc>
      </w:tr>
    </w:tbl>
    <w:p w14:paraId="579DFDA1" w14:textId="77777777" w:rsidR="00000000" w:rsidRDefault="00000000">
      <w:pPr>
        <w:pStyle w:val="Heading1"/>
        <w:divId w:val="1471365186"/>
        <w:rPr>
          <w:rFonts w:ascii="Georgia" w:eastAsia="Times New Roman" w:hAnsi="Georgia"/>
          <w:sz w:val="29"/>
          <w:szCs w:val="29"/>
        </w:rPr>
      </w:pPr>
      <w:r>
        <w:rPr>
          <w:rFonts w:ascii="Georgia" w:eastAsia="Times New Roman" w:hAnsi="Georgia"/>
          <w:sz w:val="29"/>
          <w:szCs w:val="29"/>
        </w:rPr>
        <w:t>Red List Assessment</w:t>
      </w:r>
    </w:p>
    <w:p w14:paraId="6317E38D" w14:textId="77777777" w:rsidR="00000000" w:rsidRDefault="00000000">
      <w:pPr>
        <w:pStyle w:val="Heading2"/>
        <w:divId w:val="1471365186"/>
        <w:rPr>
          <w:rFonts w:ascii="Georgia" w:eastAsia="Times New Roman" w:hAnsi="Georgia"/>
          <w:sz w:val="27"/>
          <w:szCs w:val="27"/>
        </w:rPr>
      </w:pPr>
      <w:r>
        <w:rPr>
          <w:rFonts w:ascii="Georgia" w:eastAsia="Times New Roman" w:hAnsi="Georgia"/>
          <w:sz w:val="27"/>
          <w:szCs w:val="27"/>
        </w:rPr>
        <w:t>Assessment Information</w:t>
      </w:r>
    </w:p>
    <w:p w14:paraId="26817ECD" w14:textId="77777777" w:rsidR="00000000" w:rsidRDefault="00000000">
      <w:pPr>
        <w:pStyle w:val="NormalWeb"/>
        <w:divId w:val="1471365186"/>
        <w:rPr>
          <w:rFonts w:ascii="Georgia" w:hAnsi="Georgia"/>
        </w:rPr>
      </w:pPr>
      <w:r>
        <w:rPr>
          <w:rStyle w:val="datalabel1"/>
          <w:rFonts w:ascii="Georgia" w:hAnsi="Georgia"/>
        </w:rPr>
        <w:t xml:space="preserve">Date of Assessment: </w:t>
      </w:r>
      <w:r>
        <w:rPr>
          <w:rFonts w:ascii="Georgia" w:hAnsi="Georgia"/>
        </w:rPr>
        <w:t>2022-08-24</w:t>
      </w:r>
    </w:p>
    <w:p w14:paraId="50EA4B80" w14:textId="77777777" w:rsidR="00000000" w:rsidRDefault="00000000">
      <w:pPr>
        <w:pStyle w:val="NormalWeb"/>
        <w:divId w:val="1471365186"/>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475F3CD9" w14:textId="77777777" w:rsidR="00000000" w:rsidRDefault="00000000">
      <w:pPr>
        <w:pStyle w:val="NormalWeb"/>
        <w:divId w:val="1471365186"/>
        <w:rPr>
          <w:rFonts w:ascii="Georgia" w:hAnsi="Georgia"/>
        </w:rPr>
      </w:pPr>
      <w:r>
        <w:rPr>
          <w:rStyle w:val="datalabel1"/>
          <w:rFonts w:ascii="Georgia" w:hAnsi="Georgia"/>
        </w:rPr>
        <w:t xml:space="preserve">Regions: </w:t>
      </w:r>
      <w:r>
        <w:rPr>
          <w:rFonts w:ascii="Georgia" w:hAnsi="Georgia"/>
        </w:rPr>
        <w:t>Global</w:t>
      </w:r>
    </w:p>
    <w:p w14:paraId="2BAE3862" w14:textId="77777777" w:rsidR="00000000" w:rsidRDefault="00000000">
      <w:pPr>
        <w:pStyle w:val="Heading2"/>
        <w:divId w:val="1471365186"/>
        <w:rPr>
          <w:rFonts w:ascii="Georgia" w:eastAsia="Times New Roman" w:hAnsi="Georgia"/>
          <w:sz w:val="27"/>
          <w:szCs w:val="27"/>
        </w:rPr>
      </w:pPr>
      <w:r>
        <w:rPr>
          <w:rFonts w:ascii="Georgia" w:eastAsia="Times New Roman" w:hAnsi="Georgia"/>
          <w:sz w:val="27"/>
          <w:szCs w:val="27"/>
        </w:rPr>
        <w:t>Assessment Rationale</w:t>
      </w:r>
    </w:p>
    <w:p w14:paraId="55B5E27D" w14:textId="25CFFDCA" w:rsidR="00000000" w:rsidRDefault="00000000">
      <w:pPr>
        <w:pStyle w:val="NormalWeb"/>
        <w:divId w:val="1471365186"/>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suddeei</w:t>
      </w:r>
      <w:proofErr w:type="spellEnd"/>
      <w:r>
        <w:rPr>
          <w:rStyle w:val="Emphasis"/>
          <w:rFonts w:ascii="Georgia" w:hAnsi="Georgia"/>
        </w:rPr>
        <w:t xml:space="preserve"> </w:t>
      </w:r>
      <w:r>
        <w:rPr>
          <w:rFonts w:ascii="Georgia" w:hAnsi="Georgia"/>
        </w:rPr>
        <w:t xml:space="preserve">is listed as Endangered (EN). This species is endemic to </w:t>
      </w:r>
      <w:ins w:id="0" w:author="Jack Plummer" w:date="2022-09-29T13:05:00Z">
        <w:r w:rsidR="00177A0B">
          <w:rPr>
            <w:rFonts w:ascii="Georgia" w:hAnsi="Georgia"/>
          </w:rPr>
          <w:t>n</w:t>
        </w:r>
      </w:ins>
      <w:del w:id="1" w:author="Jack Plummer" w:date="2022-09-29T13:05:00Z">
        <w:r w:rsidDel="00177A0B">
          <w:rPr>
            <w:rFonts w:ascii="Georgia" w:hAnsi="Georgia"/>
          </w:rPr>
          <w:delText>N</w:delText>
        </w:r>
      </w:del>
      <w:r>
        <w:rPr>
          <w:rFonts w:ascii="Georgia" w:hAnsi="Georgia"/>
        </w:rPr>
        <w:t xml:space="preserve">orthern Thailand </w:t>
      </w:r>
      <w:ins w:id="2" w:author="Jack Plummer" w:date="2022-09-29T13:05:00Z">
        <w:r w:rsidR="00177A0B">
          <w:rPr>
            <w:rFonts w:ascii="Georgia" w:hAnsi="Georgia"/>
          </w:rPr>
          <w:t>and</w:t>
        </w:r>
      </w:ins>
      <w:del w:id="3" w:author="Jack Plummer" w:date="2022-09-29T13:05:00Z">
        <w:r w:rsidDel="00177A0B">
          <w:rPr>
            <w:rFonts w:ascii="Georgia" w:hAnsi="Georgia"/>
          </w:rPr>
          <w:delText>which</w:delText>
        </w:r>
      </w:del>
      <w:r>
        <w:rPr>
          <w:rFonts w:ascii="Georgia" w:hAnsi="Georgia"/>
        </w:rPr>
        <w:t xml:space="preserve"> is known from five </w:t>
      </w:r>
      <w:ins w:id="4" w:author="Jack Plummer" w:date="2022-09-29T13:05:00Z">
        <w:r w:rsidR="00177A0B">
          <w:rPr>
            <w:rFonts w:ascii="Georgia" w:hAnsi="Georgia"/>
          </w:rPr>
          <w:t xml:space="preserve">collection </w:t>
        </w:r>
      </w:ins>
      <w:r>
        <w:rPr>
          <w:rFonts w:ascii="Georgia" w:hAnsi="Georgia"/>
        </w:rPr>
        <w:t xml:space="preserve">localities. It is restricted to limestone habitat. The extent of occurrence (EOO) is </w:t>
      </w:r>
      <w:del w:id="5" w:author="Jack Plummer" w:date="2022-09-29T13:05:00Z">
        <w:r w:rsidDel="00177A0B">
          <w:rPr>
            <w:rFonts w:ascii="Georgia" w:hAnsi="Georgia"/>
          </w:rPr>
          <w:delText>almost 10,000</w:delText>
        </w:r>
      </w:del>
      <w:ins w:id="6" w:author="Jack Plummer" w:date="2022-09-29T13:05:00Z">
        <w:r w:rsidR="00177A0B">
          <w:rPr>
            <w:rFonts w:ascii="Georgia" w:hAnsi="Georgia"/>
          </w:rPr>
          <w:t>8,475</w:t>
        </w:r>
      </w:ins>
      <w:r>
        <w:rPr>
          <w:rFonts w:ascii="Georgia" w:hAnsi="Georgia"/>
        </w:rPr>
        <w:t xml:space="preserve"> km</w:t>
      </w:r>
      <w:r>
        <w:rPr>
          <w:rFonts w:ascii="Georgia" w:hAnsi="Georgia"/>
          <w:vertAlign w:val="superscript"/>
        </w:rPr>
        <w:t>2</w:t>
      </w:r>
      <w:r>
        <w:rPr>
          <w:rFonts w:ascii="Georgia" w:hAnsi="Georgia"/>
        </w:rPr>
        <w:t xml:space="preserve"> and the area of occupancy (AOO) is 20 km</w:t>
      </w:r>
      <w:r>
        <w:rPr>
          <w:rFonts w:ascii="Georgia" w:hAnsi="Georgia"/>
          <w:vertAlign w:val="superscript"/>
        </w:rPr>
        <w:t>2</w:t>
      </w:r>
      <w:r>
        <w:rPr>
          <w:rFonts w:ascii="Georgia" w:hAnsi="Georgia"/>
        </w:rPr>
        <w:t>. The EOO</w:t>
      </w:r>
      <w:del w:id="7" w:author="Jack Plummer" w:date="2022-09-29T13:06:00Z">
        <w:r w:rsidDel="00177A0B">
          <w:rPr>
            <w:rFonts w:ascii="Georgia" w:hAnsi="Georgia"/>
          </w:rPr>
          <w:delText xml:space="preserve"> </w:delText>
        </w:r>
      </w:del>
      <w:ins w:id="8" w:author="Jack Plummer" w:date="2022-09-29T13:05:00Z">
        <w:r w:rsidR="00177A0B">
          <w:rPr>
            <w:rFonts w:ascii="Georgia" w:hAnsi="Georgia"/>
          </w:rPr>
          <w:t xml:space="preserve"> </w:t>
        </w:r>
      </w:ins>
      <w:r>
        <w:rPr>
          <w:rFonts w:ascii="Georgia" w:hAnsi="Georgia"/>
        </w:rPr>
        <w:t>fall</w:t>
      </w:r>
      <w:ins w:id="9" w:author="Jack Plummer" w:date="2022-09-29T13:06:00Z">
        <w:r w:rsidR="00177A0B">
          <w:rPr>
            <w:rFonts w:ascii="Georgia" w:hAnsi="Georgia"/>
          </w:rPr>
          <w:t>s</w:t>
        </w:r>
      </w:ins>
      <w:r>
        <w:rPr>
          <w:rFonts w:ascii="Georgia" w:hAnsi="Georgia"/>
        </w:rPr>
        <w:t xml:space="preserve"> within the </w:t>
      </w:r>
      <w:del w:id="10" w:author="Jack Plummer" w:date="2022-09-29T13:06:00Z">
        <w:r w:rsidDel="00177A0B">
          <w:rPr>
            <w:rFonts w:ascii="Georgia" w:hAnsi="Georgia"/>
          </w:rPr>
          <w:delText xml:space="preserve">respective </w:delText>
        </w:r>
      </w:del>
      <w:r>
        <w:rPr>
          <w:rFonts w:ascii="Georgia" w:hAnsi="Georgia"/>
        </w:rPr>
        <w:t xml:space="preserve">threshold for </w:t>
      </w:r>
      <w:ins w:id="11" w:author="Jack Plummer" w:date="2022-09-29T13:06:00Z">
        <w:r w:rsidR="00177A0B">
          <w:rPr>
            <w:rFonts w:ascii="Georgia" w:hAnsi="Georgia"/>
          </w:rPr>
          <w:t xml:space="preserve">the </w:t>
        </w:r>
      </w:ins>
      <w:r>
        <w:rPr>
          <w:rFonts w:ascii="Georgia" w:hAnsi="Georgia"/>
        </w:rPr>
        <w:t>Vulnerable</w:t>
      </w:r>
      <w:ins w:id="12" w:author="Jack Plummer" w:date="2022-09-29T13:06:00Z">
        <w:r w:rsidR="00177A0B">
          <w:rPr>
            <w:rFonts w:ascii="Georgia" w:hAnsi="Georgia"/>
          </w:rPr>
          <w:t xml:space="preserve"> category</w:t>
        </w:r>
      </w:ins>
      <w:r>
        <w:rPr>
          <w:rFonts w:ascii="Georgia" w:hAnsi="Georgia"/>
        </w:rPr>
        <w:t xml:space="preserve"> under criterion B1</w:t>
      </w:r>
      <w:ins w:id="13" w:author="Jack Plummer" w:date="2022-09-29T13:06:00Z">
        <w:r w:rsidR="00177A0B">
          <w:rPr>
            <w:rFonts w:ascii="Georgia" w:hAnsi="Georgia"/>
          </w:rPr>
          <w:t xml:space="preserve">, while </w:t>
        </w:r>
      </w:ins>
      <w:del w:id="14" w:author="Jack Plummer" w:date="2022-09-29T13:06:00Z">
        <w:r w:rsidDel="00177A0B">
          <w:rPr>
            <w:rFonts w:ascii="Georgia" w:hAnsi="Georgia"/>
          </w:rPr>
          <w:delText>. T</w:delText>
        </w:r>
      </w:del>
      <w:ins w:id="15" w:author="Jack Plummer" w:date="2022-09-29T13:06:00Z">
        <w:r w:rsidR="00177A0B">
          <w:rPr>
            <w:rFonts w:ascii="Georgia" w:hAnsi="Georgia"/>
          </w:rPr>
          <w:t>t</w:t>
        </w:r>
      </w:ins>
      <w:r>
        <w:rPr>
          <w:rFonts w:ascii="Georgia" w:hAnsi="Georgia"/>
        </w:rPr>
        <w:t xml:space="preserve">he AOO is within the boundary for </w:t>
      </w:r>
      <w:ins w:id="16" w:author="Jack Plummer" w:date="2022-09-29T13:07:00Z">
        <w:r w:rsidR="00177A0B">
          <w:rPr>
            <w:rFonts w:ascii="Georgia" w:hAnsi="Georgia"/>
          </w:rPr>
          <w:t xml:space="preserve">the </w:t>
        </w:r>
      </w:ins>
      <w:r>
        <w:rPr>
          <w:rFonts w:ascii="Georgia" w:hAnsi="Georgia"/>
        </w:rPr>
        <w:t xml:space="preserve">Endangered category under criterion B2. The number of locations for this species is </w:t>
      </w:r>
      <w:del w:id="17" w:author="Jack Plummer" w:date="2022-09-29T13:07:00Z">
        <w:r w:rsidDel="00177A0B">
          <w:rPr>
            <w:rFonts w:ascii="Georgia" w:hAnsi="Georgia"/>
          </w:rPr>
          <w:delText>suspected to the Endangered category</w:delText>
        </w:r>
      </w:del>
      <w:ins w:id="18" w:author="Jack Plummer" w:date="2022-09-29T13:07:00Z">
        <w:r w:rsidR="00177A0B">
          <w:rPr>
            <w:rFonts w:ascii="Georgia" w:hAnsi="Georgia"/>
          </w:rPr>
          <w:t>estimated as five</w:t>
        </w:r>
      </w:ins>
      <w:r>
        <w:rPr>
          <w:rFonts w:ascii="Georgia" w:hAnsi="Georgia"/>
        </w:rPr>
        <w:t>. Some of the localities are in non-protected areas with restricted populations. Its limestone habitat is threatened by human activities</w:t>
      </w:r>
      <w:ins w:id="19" w:author="Jack Plummer" w:date="2022-09-29T13:07:00Z">
        <w:r w:rsidR="00177A0B">
          <w:rPr>
            <w:rFonts w:ascii="Georgia" w:hAnsi="Georgia"/>
          </w:rPr>
          <w:t>,</w:t>
        </w:r>
      </w:ins>
      <w:r>
        <w:rPr>
          <w:rFonts w:ascii="Georgia" w:hAnsi="Georgia"/>
        </w:rPr>
        <w:t xml:space="preserve"> agricultural areas and tourism which are inferred to be contributing to a continuing decline in habitat area, </w:t>
      </w:r>
      <w:proofErr w:type="gramStart"/>
      <w:r>
        <w:rPr>
          <w:rFonts w:ascii="Georgia" w:hAnsi="Georgia"/>
        </w:rPr>
        <w:t>extent</w:t>
      </w:r>
      <w:proofErr w:type="gramEnd"/>
      <w:r>
        <w:rPr>
          <w:rFonts w:ascii="Georgia" w:hAnsi="Georgia"/>
        </w:rPr>
        <w:t xml:space="preserve"> and quality. The population trend is suspected to be decreasing. It is not clear whether the population is severely fragmented or subject to extreme fluctuations. Further research into population size and trends are required to confirm the population trends. The species is assessed as Endangered B2ab(iii) owing to its restricted AOO, number of locations and continuing habitat decline.</w:t>
      </w:r>
    </w:p>
    <w:p w14:paraId="3DBEBBEA" w14:textId="77777777" w:rsidR="00000000" w:rsidRDefault="00000000">
      <w:pPr>
        <w:pStyle w:val="Heading1"/>
        <w:divId w:val="528489097"/>
        <w:rPr>
          <w:rFonts w:ascii="Georgia" w:eastAsia="Times New Roman" w:hAnsi="Georgia"/>
          <w:sz w:val="29"/>
          <w:szCs w:val="29"/>
        </w:rPr>
      </w:pPr>
      <w:r>
        <w:rPr>
          <w:rFonts w:ascii="Georgia" w:eastAsia="Times New Roman" w:hAnsi="Georgia"/>
          <w:sz w:val="29"/>
          <w:szCs w:val="29"/>
        </w:rPr>
        <w:t>Distribution</w:t>
      </w:r>
    </w:p>
    <w:p w14:paraId="593BC611"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Geographic Range</w:t>
      </w:r>
    </w:p>
    <w:p w14:paraId="652A4DA5" w14:textId="3B5B82F1" w:rsidR="00000000" w:rsidRDefault="00000000">
      <w:pPr>
        <w:pStyle w:val="NormalWeb"/>
        <w:divId w:val="528489097"/>
        <w:rPr>
          <w:rFonts w:ascii="Georgia" w:hAnsi="Georgia"/>
        </w:rPr>
      </w:pPr>
      <w:r>
        <w:rPr>
          <w:rFonts w:ascii="Georgia" w:hAnsi="Georgia"/>
        </w:rPr>
        <w:t xml:space="preserve">This species occurs in </w:t>
      </w:r>
      <w:ins w:id="20" w:author="Jack Plummer" w:date="2022-09-29T13:07:00Z">
        <w:r w:rsidR="00177A0B">
          <w:rPr>
            <w:rFonts w:ascii="Georgia" w:hAnsi="Georgia"/>
          </w:rPr>
          <w:t>n</w:t>
        </w:r>
      </w:ins>
      <w:del w:id="21" w:author="Jack Plummer" w:date="2022-09-29T13:07:00Z">
        <w:r w:rsidDel="00177A0B">
          <w:rPr>
            <w:rFonts w:ascii="Georgia" w:hAnsi="Georgia"/>
          </w:rPr>
          <w:delText>N</w:delText>
        </w:r>
      </w:del>
      <w:r>
        <w:rPr>
          <w:rFonts w:ascii="Georgia" w:hAnsi="Georgia"/>
        </w:rPr>
        <w:t xml:space="preserve">orthern Thailand. The species is known from five localities. </w:t>
      </w:r>
      <w:del w:id="22" w:author="Jack Plummer" w:date="2022-09-29T13:08:00Z">
        <w:r w:rsidDel="00177A0B">
          <w:rPr>
            <w:rFonts w:ascii="Georgia" w:hAnsi="Georgia"/>
          </w:rPr>
          <w:delText xml:space="preserve">The limestone sites are degraded. </w:delText>
        </w:r>
      </w:del>
      <w:r>
        <w:rPr>
          <w:rFonts w:ascii="Georgia" w:hAnsi="Georgia"/>
        </w:rPr>
        <w:t>The EOO is 8,475 km</w:t>
      </w:r>
      <w:r>
        <w:rPr>
          <w:rFonts w:ascii="Georgia" w:hAnsi="Georgia"/>
          <w:vertAlign w:val="superscript"/>
        </w:rPr>
        <w:t>2</w:t>
      </w:r>
      <w:r>
        <w:rPr>
          <w:rFonts w:ascii="Georgia" w:hAnsi="Georgia"/>
        </w:rPr>
        <w:t xml:space="preserve"> and the area of occupancy is 20 km</w:t>
      </w:r>
      <w:r>
        <w:rPr>
          <w:rFonts w:ascii="Georgia" w:hAnsi="Georgia"/>
          <w:vertAlign w:val="superscript"/>
        </w:rPr>
        <w:t>2</w:t>
      </w:r>
      <w:del w:id="23" w:author="Jack Plummer" w:date="2022-09-29T13:08:00Z">
        <w:r w:rsidDel="00177A0B">
          <w:rPr>
            <w:rFonts w:ascii="Georgia" w:hAnsi="Georgia"/>
          </w:rPr>
          <w:delText xml:space="preserve"> which are in non-protected areas</w:delText>
        </w:r>
      </w:del>
      <w:r>
        <w:rPr>
          <w:rFonts w:ascii="Georgia" w:hAnsi="Georgia"/>
        </w:rPr>
        <w:t xml:space="preserve">. </w:t>
      </w:r>
      <w:ins w:id="24" w:author="Jack Plummer" w:date="2022-09-29T13:08:00Z">
        <w:r w:rsidR="00177A0B">
          <w:rPr>
            <w:rFonts w:ascii="Georgia" w:hAnsi="Georgia"/>
          </w:rPr>
          <w:t xml:space="preserve">It has been </w:t>
        </w:r>
      </w:ins>
      <w:del w:id="25" w:author="Jack Plummer" w:date="2022-09-29T13:08:00Z">
        <w:r w:rsidDel="00177A0B">
          <w:rPr>
            <w:rFonts w:ascii="Georgia" w:hAnsi="Georgia"/>
          </w:rPr>
          <w:delText>R</w:delText>
        </w:r>
      </w:del>
      <w:ins w:id="26" w:author="Jack Plummer" w:date="2022-09-29T13:08:00Z">
        <w:r w:rsidR="00177A0B">
          <w:rPr>
            <w:rFonts w:ascii="Georgia" w:hAnsi="Georgia"/>
          </w:rPr>
          <w:t>r</w:t>
        </w:r>
      </w:ins>
      <w:r>
        <w:rPr>
          <w:rFonts w:ascii="Georgia" w:hAnsi="Georgia"/>
        </w:rPr>
        <w:t>ecorded from altitude</w:t>
      </w:r>
      <w:ins w:id="27" w:author="Jack Plummer" w:date="2022-09-29T13:08:00Z">
        <w:r w:rsidR="00177A0B">
          <w:rPr>
            <w:rFonts w:ascii="Georgia" w:hAnsi="Georgia"/>
          </w:rPr>
          <w:t>s</w:t>
        </w:r>
      </w:ins>
      <w:r>
        <w:rPr>
          <w:rFonts w:ascii="Georgia" w:hAnsi="Georgia"/>
        </w:rPr>
        <w:t xml:space="preserve"> between 210 and 520 m</w:t>
      </w:r>
      <w:ins w:id="28" w:author="Jack Plummer" w:date="2022-09-29T13:08:00Z">
        <w:r w:rsidR="00177A0B">
          <w:rPr>
            <w:rFonts w:ascii="Georgia" w:hAnsi="Georgia"/>
          </w:rPr>
          <w:t xml:space="preserve"> asl</w:t>
        </w:r>
      </w:ins>
      <w:r>
        <w:rPr>
          <w:rFonts w:ascii="Georgia" w:hAnsi="Georgia"/>
        </w:rPr>
        <w:t>.</w:t>
      </w:r>
    </w:p>
    <w:p w14:paraId="22F19A1F"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6EC8FF99" w14:textId="77777777">
        <w:trPr>
          <w:divId w:val="528489097"/>
          <w:tblCellSpacing w:w="15" w:type="dxa"/>
        </w:trPr>
        <w:tc>
          <w:tcPr>
            <w:tcW w:w="0" w:type="auto"/>
            <w:tcBorders>
              <w:bottom w:val="single" w:sz="6" w:space="0" w:color="000000"/>
            </w:tcBorders>
            <w:shd w:val="clear" w:color="auto" w:fill="BBBBBB"/>
            <w:vAlign w:val="center"/>
            <w:hideMark/>
          </w:tcPr>
          <w:p w14:paraId="29B24F4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38995E7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024C323" w14:textId="77777777">
        <w:trPr>
          <w:divId w:val="528489097"/>
          <w:tblCellSpacing w:w="15" w:type="dxa"/>
        </w:trPr>
        <w:tc>
          <w:tcPr>
            <w:tcW w:w="0" w:type="auto"/>
            <w:vAlign w:val="center"/>
            <w:hideMark/>
          </w:tcPr>
          <w:p w14:paraId="300275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20</w:t>
            </w:r>
          </w:p>
        </w:tc>
        <w:tc>
          <w:tcPr>
            <w:tcW w:w="0" w:type="auto"/>
            <w:vAlign w:val="center"/>
            <w:hideMark/>
          </w:tcPr>
          <w:p w14:paraId="6968AF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4D5F1804"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048A9F18" w14:textId="77777777">
        <w:trPr>
          <w:divId w:val="528489097"/>
          <w:tblCellSpacing w:w="15" w:type="dxa"/>
        </w:trPr>
        <w:tc>
          <w:tcPr>
            <w:tcW w:w="0" w:type="auto"/>
            <w:tcBorders>
              <w:bottom w:val="single" w:sz="6" w:space="0" w:color="000000"/>
            </w:tcBorders>
            <w:shd w:val="clear" w:color="auto" w:fill="BBBBBB"/>
            <w:vAlign w:val="center"/>
            <w:hideMark/>
          </w:tcPr>
          <w:p w14:paraId="5429267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9B6B63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17870C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296A209" w14:textId="77777777">
        <w:trPr>
          <w:divId w:val="528489097"/>
          <w:tblCellSpacing w:w="15" w:type="dxa"/>
        </w:trPr>
        <w:tc>
          <w:tcPr>
            <w:tcW w:w="0" w:type="auto"/>
            <w:vAlign w:val="center"/>
            <w:hideMark/>
          </w:tcPr>
          <w:p w14:paraId="5505FC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8475</w:t>
            </w:r>
          </w:p>
        </w:tc>
        <w:tc>
          <w:tcPr>
            <w:tcW w:w="0" w:type="auto"/>
            <w:vAlign w:val="center"/>
            <w:hideMark/>
          </w:tcPr>
          <w:p w14:paraId="61AD6E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58536DD" w14:textId="2ECDC4B5"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29" w:author="Jack Plummer" w:date="2022-09-29T13:08:00Z">
              <w:r w:rsidDel="00177A0B">
                <w:rPr>
                  <w:rFonts w:ascii="Georgia" w:eastAsia="Times New Roman" w:hAnsi="Georgia"/>
                  <w:sz w:val="18"/>
                  <w:szCs w:val="18"/>
                </w:rPr>
                <w:delText>2 x 2 km grid cell</w:delText>
              </w:r>
            </w:del>
            <w:ins w:id="30" w:author="Jack Plummer" w:date="2022-09-29T13:08:00Z">
              <w:r w:rsidR="00177A0B">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17D326BD"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3773"/>
      </w:tblGrid>
      <w:tr w:rsidR="00000000" w14:paraId="23D7EC63" w14:textId="77777777">
        <w:trPr>
          <w:divId w:val="528489097"/>
          <w:tblCellSpacing w:w="15" w:type="dxa"/>
        </w:trPr>
        <w:tc>
          <w:tcPr>
            <w:tcW w:w="0" w:type="auto"/>
            <w:tcBorders>
              <w:bottom w:val="single" w:sz="6" w:space="0" w:color="000000"/>
            </w:tcBorders>
            <w:shd w:val="clear" w:color="auto" w:fill="BBBBBB"/>
            <w:vAlign w:val="center"/>
            <w:hideMark/>
          </w:tcPr>
          <w:p w14:paraId="1A81D0B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012FDA5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17A43DC" w14:textId="77777777">
        <w:trPr>
          <w:divId w:val="528489097"/>
          <w:tblCellSpacing w:w="15" w:type="dxa"/>
        </w:trPr>
        <w:tc>
          <w:tcPr>
            <w:tcW w:w="0" w:type="auto"/>
            <w:vAlign w:val="center"/>
            <w:hideMark/>
          </w:tcPr>
          <w:p w14:paraId="2D944E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w:t>
            </w:r>
          </w:p>
        </w:tc>
        <w:tc>
          <w:tcPr>
            <w:tcW w:w="0" w:type="auto"/>
            <w:vAlign w:val="center"/>
            <w:hideMark/>
          </w:tcPr>
          <w:p w14:paraId="2DA5ECC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The species occur in five localities in Thailand.</w:t>
            </w:r>
          </w:p>
        </w:tc>
      </w:tr>
    </w:tbl>
    <w:p w14:paraId="5A8A26C6"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Elevation / Depth / Depth Zones</w:t>
      </w:r>
    </w:p>
    <w:p w14:paraId="00FE65FB" w14:textId="77777777" w:rsidR="00000000" w:rsidRDefault="00000000">
      <w:pPr>
        <w:pStyle w:val="NormalWeb"/>
        <w:divId w:val="528489097"/>
        <w:rPr>
          <w:rFonts w:ascii="Georgia" w:hAnsi="Georgia"/>
        </w:rPr>
      </w:pPr>
      <w:r>
        <w:rPr>
          <w:rStyle w:val="datalabel1"/>
          <w:rFonts w:ascii="Georgia" w:hAnsi="Georgia"/>
        </w:rPr>
        <w:t xml:space="preserve">Elevation Lower Limit (in metres above sea level): </w:t>
      </w:r>
      <w:r>
        <w:rPr>
          <w:rFonts w:ascii="Georgia" w:hAnsi="Georgia"/>
        </w:rPr>
        <w:t>210</w:t>
      </w:r>
    </w:p>
    <w:p w14:paraId="3A9AFED0" w14:textId="77777777" w:rsidR="00000000" w:rsidRDefault="00000000">
      <w:pPr>
        <w:pStyle w:val="NormalWeb"/>
        <w:divId w:val="528489097"/>
        <w:rPr>
          <w:rFonts w:ascii="Georgia" w:hAnsi="Georgia"/>
        </w:rPr>
      </w:pPr>
      <w:r>
        <w:rPr>
          <w:rStyle w:val="datalabel1"/>
          <w:rFonts w:ascii="Georgia" w:hAnsi="Georgia"/>
        </w:rPr>
        <w:t xml:space="preserve">Elevation Upper Limit (in metres above sea level): </w:t>
      </w:r>
      <w:r>
        <w:rPr>
          <w:rFonts w:ascii="Georgia" w:hAnsi="Georgia"/>
        </w:rPr>
        <w:t>520</w:t>
      </w:r>
    </w:p>
    <w:p w14:paraId="672E46FB"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0D1D4525" w14:textId="77777777">
        <w:trPr>
          <w:divId w:val="528489097"/>
          <w:tblCellSpacing w:w="15" w:type="dxa"/>
        </w:trPr>
        <w:tc>
          <w:tcPr>
            <w:tcW w:w="0" w:type="auto"/>
            <w:tcBorders>
              <w:bottom w:val="single" w:sz="6" w:space="0" w:color="000000"/>
            </w:tcBorders>
            <w:shd w:val="clear" w:color="auto" w:fill="BBBBBB"/>
            <w:vAlign w:val="center"/>
            <w:hideMark/>
          </w:tcPr>
          <w:p w14:paraId="7565F32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32F306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2460F9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7637AE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E6F1D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7C1191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5EBFA6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8F1BE4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43B95D86" w14:textId="77777777">
        <w:trPr>
          <w:divId w:val="528489097"/>
          <w:tblCellSpacing w:w="15" w:type="dxa"/>
        </w:trPr>
        <w:tc>
          <w:tcPr>
            <w:tcW w:w="0" w:type="auto"/>
            <w:vAlign w:val="center"/>
            <w:hideMark/>
          </w:tcPr>
          <w:p w14:paraId="36F25B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0AA888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E8014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12A552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B4FD21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03B62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3007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AA4EA3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945C3F5" w14:textId="77777777" w:rsidR="00000000" w:rsidRDefault="00000000">
      <w:pPr>
        <w:pStyle w:val="Heading2"/>
        <w:divId w:val="528489097"/>
        <w:rPr>
          <w:rFonts w:ascii="Georgia" w:eastAsia="Times New Roman" w:hAnsi="Georgia"/>
          <w:sz w:val="27"/>
          <w:szCs w:val="27"/>
        </w:rPr>
      </w:pPr>
      <w:r>
        <w:rPr>
          <w:rFonts w:ascii="Georgia" w:eastAsia="Times New Roman" w:hAnsi="Georgia"/>
          <w:sz w:val="27"/>
          <w:szCs w:val="27"/>
        </w:rPr>
        <w:t>Biogeographic Realms</w:t>
      </w:r>
    </w:p>
    <w:p w14:paraId="447B6585" w14:textId="77777777" w:rsidR="00000000" w:rsidRDefault="00000000">
      <w:pPr>
        <w:pStyle w:val="NormalWeb"/>
        <w:divId w:val="528489097"/>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CF27F26" w14:textId="77777777" w:rsidR="00000000" w:rsidRDefault="00000000">
      <w:pPr>
        <w:pStyle w:val="Heading1"/>
        <w:divId w:val="1714577974"/>
        <w:rPr>
          <w:rFonts w:ascii="Georgia" w:eastAsia="Times New Roman" w:hAnsi="Georgia"/>
          <w:sz w:val="29"/>
          <w:szCs w:val="29"/>
        </w:rPr>
      </w:pPr>
      <w:r>
        <w:rPr>
          <w:rFonts w:ascii="Georgia" w:eastAsia="Times New Roman" w:hAnsi="Georgia"/>
          <w:sz w:val="29"/>
          <w:szCs w:val="29"/>
        </w:rPr>
        <w:t>Occurrence</w:t>
      </w:r>
    </w:p>
    <w:p w14:paraId="0E04BADC" w14:textId="77777777" w:rsidR="00000000" w:rsidRDefault="00000000">
      <w:pPr>
        <w:pStyle w:val="Heading2"/>
        <w:divId w:val="171457797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6E1D7F88" w14:textId="77777777">
        <w:trPr>
          <w:divId w:val="1714577974"/>
          <w:tblCellSpacing w:w="15" w:type="dxa"/>
        </w:trPr>
        <w:tc>
          <w:tcPr>
            <w:tcW w:w="0" w:type="auto"/>
            <w:tcBorders>
              <w:bottom w:val="single" w:sz="6" w:space="0" w:color="000000"/>
            </w:tcBorders>
            <w:shd w:val="clear" w:color="auto" w:fill="BBBBBB"/>
            <w:vAlign w:val="center"/>
            <w:hideMark/>
          </w:tcPr>
          <w:p w14:paraId="66814C8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961E9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C4B9DE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4BF4678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A35698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798EB6C0" w14:textId="77777777">
        <w:trPr>
          <w:divId w:val="1714577974"/>
          <w:tblCellSpacing w:w="15" w:type="dxa"/>
        </w:trPr>
        <w:tc>
          <w:tcPr>
            <w:tcW w:w="0" w:type="auto"/>
            <w:tcBorders>
              <w:bottom w:val="single" w:sz="6" w:space="0" w:color="CCCCCC"/>
            </w:tcBorders>
            <w:vAlign w:val="center"/>
            <w:hideMark/>
          </w:tcPr>
          <w:p w14:paraId="7CB2866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7DB23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CE6A4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74881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39441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305D976" w14:textId="77777777" w:rsidR="00000000" w:rsidRDefault="00000000">
      <w:pPr>
        <w:pStyle w:val="Heading1"/>
        <w:divId w:val="1452476946"/>
        <w:rPr>
          <w:rFonts w:ascii="Georgia" w:eastAsia="Times New Roman" w:hAnsi="Georgia"/>
          <w:sz w:val="29"/>
          <w:szCs w:val="29"/>
        </w:rPr>
      </w:pPr>
      <w:r>
        <w:rPr>
          <w:rFonts w:ascii="Georgia" w:eastAsia="Times New Roman" w:hAnsi="Georgia"/>
          <w:sz w:val="29"/>
          <w:szCs w:val="29"/>
        </w:rPr>
        <w:lastRenderedPageBreak/>
        <w:t>Population</w:t>
      </w:r>
    </w:p>
    <w:p w14:paraId="42746B7E" w14:textId="3686079C" w:rsidR="00000000" w:rsidRDefault="00000000">
      <w:pPr>
        <w:pStyle w:val="NormalWeb"/>
        <w:divId w:val="1452476946"/>
        <w:rPr>
          <w:rFonts w:ascii="Georgia" w:hAnsi="Georgia"/>
        </w:rPr>
      </w:pPr>
      <w:r>
        <w:rPr>
          <w:rFonts w:ascii="Georgia" w:hAnsi="Georgia"/>
        </w:rPr>
        <w:t>The population trend is suspected to be decreasing</w:t>
      </w:r>
      <w:ins w:id="31" w:author="Jack Plummer" w:date="2022-09-29T13:08:00Z">
        <w:r w:rsidR="00177A0B">
          <w:rPr>
            <w:rFonts w:ascii="Georgia" w:hAnsi="Georgia"/>
          </w:rPr>
          <w:t xml:space="preserve"> on account </w:t>
        </w:r>
      </w:ins>
      <w:ins w:id="32" w:author="Jack Plummer" w:date="2022-09-29T13:09:00Z">
        <w:r w:rsidR="00177A0B">
          <w:rPr>
            <w:rFonts w:ascii="Georgia" w:hAnsi="Georgia"/>
          </w:rPr>
          <w:t>of degradation of its limestone habitat</w:t>
        </w:r>
      </w:ins>
      <w:r>
        <w:rPr>
          <w:rFonts w:ascii="Georgia" w:hAnsi="Georgia"/>
        </w:rPr>
        <w:t xml:space="preserve">. It is not clear whether the population is severely fragmented or subject to extreme fluctuations. Further research into population size and trends </w:t>
      </w:r>
      <w:del w:id="33" w:author="Jack Plummer" w:date="2022-09-29T13:10:00Z">
        <w:r w:rsidDel="00103C0D">
          <w:rPr>
            <w:rFonts w:ascii="Georgia" w:hAnsi="Georgia"/>
          </w:rPr>
          <w:delText xml:space="preserve">are </w:delText>
        </w:r>
      </w:del>
      <w:ins w:id="34" w:author="Jack Plummer" w:date="2022-09-29T13:10:00Z">
        <w:r w:rsidR="00103C0D">
          <w:rPr>
            <w:rFonts w:ascii="Georgia" w:hAnsi="Georgia"/>
          </w:rPr>
          <w:t>is</w:t>
        </w:r>
        <w:r w:rsidR="00103C0D">
          <w:rPr>
            <w:rFonts w:ascii="Georgia" w:hAnsi="Georgia"/>
          </w:rPr>
          <w:t xml:space="preserve"> </w:t>
        </w:r>
      </w:ins>
      <w:r>
        <w:rPr>
          <w:rFonts w:ascii="Georgia" w:hAnsi="Georgia"/>
        </w:rPr>
        <w:t>required to confirm the population trends.</w:t>
      </w:r>
    </w:p>
    <w:p w14:paraId="074CA2B5" w14:textId="77777777" w:rsidR="00000000" w:rsidRDefault="00000000">
      <w:pPr>
        <w:pStyle w:val="Heading2"/>
        <w:divId w:val="1452476946"/>
        <w:rPr>
          <w:rFonts w:ascii="Georgia" w:eastAsia="Times New Roman" w:hAnsi="Georgia"/>
          <w:sz w:val="27"/>
          <w:szCs w:val="27"/>
        </w:rPr>
      </w:pPr>
      <w:r>
        <w:rPr>
          <w:rFonts w:ascii="Georgia" w:eastAsia="Times New Roman" w:hAnsi="Georgia"/>
          <w:sz w:val="27"/>
          <w:szCs w:val="27"/>
        </w:rPr>
        <w:t>Population Information</w:t>
      </w:r>
    </w:p>
    <w:p w14:paraId="220ABCBE" w14:textId="77777777" w:rsidR="00000000" w:rsidRDefault="00000000">
      <w:pPr>
        <w:pStyle w:val="NormalWeb"/>
        <w:divId w:val="1452476946"/>
        <w:rPr>
          <w:rFonts w:ascii="Georgia" w:hAnsi="Georgia"/>
        </w:rPr>
      </w:pPr>
      <w:r>
        <w:rPr>
          <w:rStyle w:val="datalabel1"/>
          <w:rFonts w:ascii="Georgia" w:hAnsi="Georgia"/>
        </w:rPr>
        <w:t xml:space="preserve">Current Population Trend: </w:t>
      </w:r>
      <w:r>
        <w:rPr>
          <w:rFonts w:ascii="Georgia" w:hAnsi="Georgia"/>
        </w:rPr>
        <w:t>Decreasing</w:t>
      </w:r>
    </w:p>
    <w:p w14:paraId="10F78757" w14:textId="77777777" w:rsidR="00000000" w:rsidRDefault="00000000">
      <w:pPr>
        <w:pStyle w:val="Heading1"/>
        <w:divId w:val="371080776"/>
        <w:rPr>
          <w:rFonts w:ascii="Georgia" w:eastAsia="Times New Roman" w:hAnsi="Georgia"/>
          <w:sz w:val="29"/>
          <w:szCs w:val="29"/>
        </w:rPr>
      </w:pPr>
      <w:r>
        <w:rPr>
          <w:rFonts w:ascii="Georgia" w:eastAsia="Times New Roman" w:hAnsi="Georgia"/>
          <w:sz w:val="29"/>
          <w:szCs w:val="29"/>
        </w:rPr>
        <w:t>Habitats and Ecology</w:t>
      </w:r>
    </w:p>
    <w:p w14:paraId="030FBE92" w14:textId="77777777" w:rsidR="00000000" w:rsidRDefault="00000000">
      <w:pPr>
        <w:pStyle w:val="NormalWeb"/>
        <w:divId w:val="371080776"/>
        <w:rPr>
          <w:rFonts w:ascii="Georgia" w:hAnsi="Georgia"/>
        </w:rPr>
      </w:pPr>
      <w:commentRangeStart w:id="35"/>
      <w:r>
        <w:rPr>
          <w:rFonts w:ascii="Georgia" w:hAnsi="Georgia"/>
        </w:rPr>
        <w:t xml:space="preserve">This species </w:t>
      </w:r>
      <w:commentRangeEnd w:id="35"/>
      <w:r w:rsidR="00103C0D">
        <w:rPr>
          <w:rStyle w:val="CommentReference"/>
        </w:rPr>
        <w:commentReference w:id="35"/>
      </w:r>
      <w:r>
        <w:rPr>
          <w:rFonts w:ascii="Georgia" w:hAnsi="Georgia"/>
        </w:rPr>
        <w:t xml:space="preserve">is found on limestone in evergreen or mixed deciduous and bamboo forest. </w:t>
      </w:r>
    </w:p>
    <w:p w14:paraId="0E0E8FBA" w14:textId="77777777" w:rsidR="00000000" w:rsidRDefault="00000000">
      <w:pPr>
        <w:pStyle w:val="Heading2"/>
        <w:divId w:val="37108077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5F135CCC" w14:textId="77777777">
        <w:trPr>
          <w:divId w:val="371080776"/>
          <w:tblCellSpacing w:w="15" w:type="dxa"/>
        </w:trPr>
        <w:tc>
          <w:tcPr>
            <w:tcW w:w="0" w:type="auto"/>
            <w:tcBorders>
              <w:bottom w:val="single" w:sz="6" w:space="0" w:color="000000"/>
            </w:tcBorders>
            <w:shd w:val="clear" w:color="auto" w:fill="BBBBBB"/>
            <w:vAlign w:val="center"/>
            <w:hideMark/>
          </w:tcPr>
          <w:p w14:paraId="5FAC9E4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C3FD94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387EBB4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0E367D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4A87E8EB" w14:textId="77777777">
        <w:trPr>
          <w:divId w:val="371080776"/>
          <w:tblCellSpacing w:w="15" w:type="dxa"/>
        </w:trPr>
        <w:tc>
          <w:tcPr>
            <w:tcW w:w="0" w:type="auto"/>
            <w:tcBorders>
              <w:bottom w:val="single" w:sz="6" w:space="0" w:color="CCCCCC"/>
            </w:tcBorders>
            <w:vAlign w:val="center"/>
            <w:hideMark/>
          </w:tcPr>
          <w:p w14:paraId="04DBF9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5F49D8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44C292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8D265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AFF5F6E" w14:textId="77777777" w:rsidR="00000000" w:rsidRDefault="00000000">
      <w:pPr>
        <w:pStyle w:val="Heading2"/>
        <w:divId w:val="37108077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65"/>
        <w:gridCol w:w="894"/>
        <w:gridCol w:w="5951"/>
      </w:tblGrid>
      <w:tr w:rsidR="00000000" w14:paraId="1F96B16A" w14:textId="77777777">
        <w:trPr>
          <w:divId w:val="371080776"/>
          <w:tblCellSpacing w:w="15" w:type="dxa"/>
        </w:trPr>
        <w:tc>
          <w:tcPr>
            <w:tcW w:w="0" w:type="auto"/>
            <w:tcBorders>
              <w:bottom w:val="single" w:sz="6" w:space="0" w:color="000000"/>
            </w:tcBorders>
            <w:shd w:val="clear" w:color="auto" w:fill="BBBBBB"/>
            <w:vAlign w:val="center"/>
            <w:hideMark/>
          </w:tcPr>
          <w:p w14:paraId="11FCD38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2B4CCB3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C1C2A7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FCBF09C" w14:textId="77777777">
        <w:trPr>
          <w:divId w:val="371080776"/>
          <w:tblCellSpacing w:w="15" w:type="dxa"/>
        </w:trPr>
        <w:tc>
          <w:tcPr>
            <w:tcW w:w="0" w:type="auto"/>
            <w:vAlign w:val="center"/>
            <w:hideMark/>
          </w:tcPr>
          <w:p w14:paraId="7320E53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006EB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47F3974" w14:textId="3C10563C" w:rsidR="00000000" w:rsidRDefault="00000000">
            <w:pPr>
              <w:spacing w:after="75"/>
              <w:rPr>
                <w:rFonts w:ascii="Georgia" w:eastAsia="Times New Roman" w:hAnsi="Georgia"/>
                <w:sz w:val="18"/>
                <w:szCs w:val="18"/>
              </w:rPr>
            </w:pPr>
            <w:del w:id="36" w:author="Jack Plummer" w:date="2022-09-29T13:11:00Z">
              <w:r w:rsidDel="00103C0D">
                <w:rPr>
                  <w:rFonts w:ascii="Georgia" w:eastAsia="Times New Roman" w:hAnsi="Georgia"/>
                  <w:sz w:val="18"/>
                  <w:szCs w:val="18"/>
                </w:rPr>
                <w:delText xml:space="preserve">Some of the localities are in non-protected areas with restricted populations. </w:delText>
              </w:r>
            </w:del>
            <w:r>
              <w:rPr>
                <w:rFonts w:ascii="Georgia" w:eastAsia="Times New Roman" w:hAnsi="Georgia"/>
                <w:sz w:val="18"/>
                <w:szCs w:val="18"/>
              </w:rPr>
              <w:t>Its limestone habitat is threatened by human activities</w:t>
            </w:r>
            <w:ins w:id="37" w:author="Jack Plummer" w:date="2022-09-29T13:11:00Z">
              <w:r w:rsidR="00103C0D">
                <w:rPr>
                  <w:rFonts w:ascii="Georgia" w:eastAsia="Times New Roman" w:hAnsi="Georgia"/>
                  <w:sz w:val="18"/>
                  <w:szCs w:val="18"/>
                </w:rPr>
                <w:t>, expansion of</w:t>
              </w:r>
            </w:ins>
            <w:r>
              <w:rPr>
                <w:rFonts w:ascii="Georgia" w:eastAsia="Times New Roman" w:hAnsi="Georgia"/>
                <w:sz w:val="18"/>
                <w:szCs w:val="18"/>
              </w:rPr>
              <w:t xml:space="preserve"> agricultural areas</w:t>
            </w:r>
            <w:ins w:id="38" w:author="Jack Plummer" w:date="2022-09-29T13:11:00Z">
              <w:r w:rsidR="00103C0D">
                <w:rPr>
                  <w:rFonts w:ascii="Georgia" w:eastAsia="Times New Roman" w:hAnsi="Georgia"/>
                  <w:sz w:val="18"/>
                  <w:szCs w:val="18"/>
                </w:rPr>
                <w:t>,</w:t>
              </w:r>
            </w:ins>
            <w:r>
              <w:rPr>
                <w:rFonts w:ascii="Georgia" w:eastAsia="Times New Roman" w:hAnsi="Georgia"/>
                <w:sz w:val="18"/>
                <w:szCs w:val="18"/>
              </w:rPr>
              <w:t xml:space="preserve"> and tourism which are inferred to be contributing to a continuing decline in habitat area, </w:t>
            </w:r>
            <w:proofErr w:type="gramStart"/>
            <w:r>
              <w:rPr>
                <w:rFonts w:ascii="Georgia" w:eastAsia="Times New Roman" w:hAnsi="Georgia"/>
                <w:sz w:val="18"/>
                <w:szCs w:val="18"/>
              </w:rPr>
              <w:t>extent</w:t>
            </w:r>
            <w:proofErr w:type="gramEnd"/>
            <w:r>
              <w:rPr>
                <w:rFonts w:ascii="Georgia" w:eastAsia="Times New Roman" w:hAnsi="Georgia"/>
                <w:sz w:val="18"/>
                <w:szCs w:val="18"/>
              </w:rPr>
              <w:t xml:space="preserve"> and quality. </w:t>
            </w:r>
          </w:p>
        </w:tc>
      </w:tr>
    </w:tbl>
    <w:p w14:paraId="1DDA3F81" w14:textId="77777777" w:rsidR="00000000" w:rsidRDefault="00000000">
      <w:pPr>
        <w:pStyle w:val="Heading2"/>
        <w:divId w:val="371080776"/>
        <w:rPr>
          <w:rFonts w:ascii="Georgia" w:eastAsia="Times New Roman" w:hAnsi="Georgia"/>
          <w:sz w:val="27"/>
          <w:szCs w:val="27"/>
        </w:rPr>
      </w:pPr>
      <w:r>
        <w:rPr>
          <w:rFonts w:ascii="Georgia" w:eastAsia="Times New Roman" w:hAnsi="Georgia"/>
          <w:sz w:val="27"/>
          <w:szCs w:val="27"/>
        </w:rPr>
        <w:t>Systems</w:t>
      </w:r>
    </w:p>
    <w:p w14:paraId="58C2FF7E" w14:textId="77777777" w:rsidR="00000000" w:rsidRDefault="00000000">
      <w:pPr>
        <w:pStyle w:val="NormalWeb"/>
        <w:divId w:val="371080776"/>
        <w:rPr>
          <w:rFonts w:ascii="Georgia" w:hAnsi="Georgia"/>
        </w:rPr>
      </w:pPr>
      <w:r>
        <w:rPr>
          <w:rStyle w:val="datalabel1"/>
          <w:rFonts w:ascii="Georgia" w:hAnsi="Georgia"/>
        </w:rPr>
        <w:t xml:space="preserve">System: </w:t>
      </w:r>
      <w:r>
        <w:rPr>
          <w:rFonts w:ascii="Georgia" w:hAnsi="Georgia"/>
        </w:rPr>
        <w:t>Terrestrial</w:t>
      </w:r>
    </w:p>
    <w:p w14:paraId="4BD0777D" w14:textId="77777777" w:rsidR="00000000" w:rsidRDefault="00000000">
      <w:pPr>
        <w:pStyle w:val="Heading2"/>
        <w:divId w:val="371080776"/>
        <w:rPr>
          <w:rFonts w:ascii="Georgia" w:eastAsia="Times New Roman" w:hAnsi="Georgia"/>
          <w:sz w:val="27"/>
          <w:szCs w:val="27"/>
        </w:rPr>
      </w:pPr>
      <w:r>
        <w:rPr>
          <w:rFonts w:ascii="Georgia" w:eastAsia="Times New Roman" w:hAnsi="Georgia"/>
          <w:sz w:val="27"/>
          <w:szCs w:val="27"/>
        </w:rPr>
        <w:t>Plant / Fungi Specific</w:t>
      </w:r>
    </w:p>
    <w:p w14:paraId="1784D3C6" w14:textId="77777777" w:rsidR="00000000" w:rsidRDefault="00000000">
      <w:pPr>
        <w:pStyle w:val="NormalWeb"/>
        <w:divId w:val="37108077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3988BFFC" w14:textId="77777777">
        <w:trPr>
          <w:divId w:val="371080776"/>
          <w:tblCellSpacing w:w="15" w:type="dxa"/>
        </w:trPr>
        <w:tc>
          <w:tcPr>
            <w:tcW w:w="0" w:type="auto"/>
            <w:tcBorders>
              <w:bottom w:val="single" w:sz="6" w:space="0" w:color="000000"/>
            </w:tcBorders>
            <w:shd w:val="clear" w:color="auto" w:fill="BBBBBB"/>
            <w:vAlign w:val="center"/>
            <w:hideMark/>
          </w:tcPr>
          <w:p w14:paraId="5DBD12D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23139D4B" w14:textId="77777777">
        <w:trPr>
          <w:divId w:val="371080776"/>
          <w:tblCellSpacing w:w="15" w:type="dxa"/>
        </w:trPr>
        <w:tc>
          <w:tcPr>
            <w:tcW w:w="0" w:type="auto"/>
            <w:tcBorders>
              <w:bottom w:val="single" w:sz="6" w:space="0" w:color="CCCCCC"/>
            </w:tcBorders>
            <w:vAlign w:val="center"/>
            <w:hideMark/>
          </w:tcPr>
          <w:p w14:paraId="4E3A06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2B0EA5C2" w14:textId="77777777">
        <w:trPr>
          <w:divId w:val="371080776"/>
          <w:tblCellSpacing w:w="15" w:type="dxa"/>
        </w:trPr>
        <w:tc>
          <w:tcPr>
            <w:tcW w:w="0" w:type="auto"/>
            <w:tcBorders>
              <w:bottom w:val="single" w:sz="6" w:space="0" w:color="CCCCCC"/>
            </w:tcBorders>
            <w:vAlign w:val="center"/>
            <w:hideMark/>
          </w:tcPr>
          <w:p w14:paraId="428608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6BF9C20A" w14:textId="77777777" w:rsidR="00000000" w:rsidRDefault="00000000">
      <w:pPr>
        <w:pStyle w:val="Heading1"/>
        <w:divId w:val="1796211567"/>
        <w:rPr>
          <w:rFonts w:ascii="Georgia" w:eastAsia="Times New Roman" w:hAnsi="Georgia"/>
          <w:sz w:val="29"/>
          <w:szCs w:val="29"/>
        </w:rPr>
      </w:pPr>
      <w:r>
        <w:rPr>
          <w:rFonts w:ascii="Georgia" w:eastAsia="Times New Roman" w:hAnsi="Georgia"/>
          <w:sz w:val="29"/>
          <w:szCs w:val="29"/>
        </w:rPr>
        <w:t>Use and Trade</w:t>
      </w:r>
    </w:p>
    <w:p w14:paraId="6795ED2C" w14:textId="77777777" w:rsidR="00000000" w:rsidRDefault="00000000">
      <w:pPr>
        <w:pStyle w:val="Heading2"/>
        <w:divId w:val="1796211567"/>
        <w:rPr>
          <w:rFonts w:ascii="Georgia" w:eastAsia="Times New Roman" w:hAnsi="Georgia"/>
          <w:sz w:val="27"/>
          <w:szCs w:val="27"/>
        </w:rPr>
      </w:pPr>
      <w:r>
        <w:rPr>
          <w:rFonts w:ascii="Georgia" w:eastAsia="Times New Roman" w:hAnsi="Georgia"/>
          <w:sz w:val="27"/>
          <w:szCs w:val="27"/>
        </w:rPr>
        <w:t>General Use and Trade Information</w:t>
      </w:r>
    </w:p>
    <w:p w14:paraId="7DB88E6B" w14:textId="5F3075A7" w:rsidR="00000000" w:rsidRDefault="00000000">
      <w:pPr>
        <w:pStyle w:val="NormalWeb"/>
        <w:divId w:val="1796211567"/>
        <w:rPr>
          <w:ins w:id="39" w:author="Jack Plummer" w:date="2022-09-29T13:11:00Z"/>
          <w:rFonts w:ascii="Georgia" w:hAnsi="Georgia"/>
        </w:rPr>
      </w:pPr>
      <w:r>
        <w:rPr>
          <w:rStyle w:val="datalabel1"/>
          <w:rFonts w:ascii="Georgia" w:hAnsi="Georgia"/>
        </w:rPr>
        <w:t xml:space="preserve">Species not utilized: </w:t>
      </w:r>
      <w:r>
        <w:rPr>
          <w:rFonts w:ascii="Georgia" w:hAnsi="Georgia"/>
        </w:rPr>
        <w:t>true</w:t>
      </w:r>
    </w:p>
    <w:p w14:paraId="611E7476" w14:textId="2C93D652" w:rsidR="00103C0D" w:rsidRDefault="00103C0D">
      <w:pPr>
        <w:pStyle w:val="NormalWeb"/>
        <w:divId w:val="1796211567"/>
        <w:rPr>
          <w:rFonts w:ascii="Georgia" w:hAnsi="Georgia"/>
        </w:rPr>
      </w:pPr>
      <w:ins w:id="40" w:author="Jack Plummer" w:date="2022-09-29T13:12:00Z">
        <w:r>
          <w:rPr>
            <w:rFonts w:ascii="Georgia" w:hAnsi="Georgia"/>
          </w:rPr>
          <w:lastRenderedPageBreak/>
          <w:t>This species is not known to be utilised.</w:t>
        </w:r>
      </w:ins>
    </w:p>
    <w:p w14:paraId="2C3C8C1E" w14:textId="77777777" w:rsidR="00000000" w:rsidRDefault="00000000">
      <w:pPr>
        <w:pStyle w:val="Heading2"/>
        <w:divId w:val="1796211567"/>
        <w:rPr>
          <w:rFonts w:ascii="Georgia" w:eastAsia="Times New Roman" w:hAnsi="Georgia"/>
          <w:sz w:val="27"/>
          <w:szCs w:val="27"/>
        </w:rPr>
      </w:pPr>
      <w:r>
        <w:rPr>
          <w:rFonts w:ascii="Georgia" w:eastAsia="Times New Roman" w:hAnsi="Georgia"/>
          <w:sz w:val="27"/>
          <w:szCs w:val="27"/>
        </w:rPr>
        <w:t>Non- Consumptive Use</w:t>
      </w:r>
    </w:p>
    <w:p w14:paraId="29D82E72" w14:textId="77777777" w:rsidR="00000000" w:rsidRDefault="00000000">
      <w:pPr>
        <w:pStyle w:val="NormalWeb"/>
        <w:divId w:val="1796211567"/>
        <w:rPr>
          <w:rFonts w:ascii="Georgia" w:hAnsi="Georgia"/>
        </w:rPr>
      </w:pPr>
      <w:commentRangeStart w:id="41"/>
      <w:r>
        <w:rPr>
          <w:rStyle w:val="datalabel1"/>
          <w:rFonts w:ascii="Georgia" w:hAnsi="Georgia"/>
        </w:rPr>
        <w:t xml:space="preserve">Non-consumptive use of the species? </w:t>
      </w:r>
      <w:r>
        <w:rPr>
          <w:rFonts w:ascii="Georgia" w:hAnsi="Georgia"/>
        </w:rPr>
        <w:t>true</w:t>
      </w:r>
      <w:commentRangeEnd w:id="41"/>
      <w:r w:rsidR="00103C0D">
        <w:rPr>
          <w:rStyle w:val="CommentReference"/>
        </w:rPr>
        <w:commentReference w:id="41"/>
      </w:r>
    </w:p>
    <w:p w14:paraId="657A9332" w14:textId="77777777" w:rsidR="00000000" w:rsidRDefault="00000000">
      <w:pPr>
        <w:pStyle w:val="Heading1"/>
        <w:divId w:val="552279791"/>
        <w:rPr>
          <w:rFonts w:ascii="Georgia" w:eastAsia="Times New Roman" w:hAnsi="Georgia"/>
          <w:sz w:val="29"/>
          <w:szCs w:val="29"/>
        </w:rPr>
      </w:pPr>
      <w:r>
        <w:rPr>
          <w:rFonts w:ascii="Georgia" w:eastAsia="Times New Roman" w:hAnsi="Georgia"/>
          <w:sz w:val="29"/>
          <w:szCs w:val="29"/>
        </w:rPr>
        <w:t>Threats</w:t>
      </w:r>
    </w:p>
    <w:p w14:paraId="2A6DBF74" w14:textId="40BFF847" w:rsidR="00000000" w:rsidRDefault="00000000">
      <w:pPr>
        <w:pStyle w:val="NormalWeb"/>
        <w:divId w:val="552279791"/>
        <w:rPr>
          <w:rFonts w:ascii="Georgia" w:hAnsi="Georgia"/>
        </w:rPr>
      </w:pPr>
      <w:del w:id="42" w:author="Jack Plummer" w:date="2022-09-29T13:12:00Z">
        <w:r w:rsidDel="00103C0D">
          <w:rPr>
            <w:rFonts w:ascii="Georgia" w:hAnsi="Georgia"/>
          </w:rPr>
          <w:delText>Its limestone habitat</w:delText>
        </w:r>
      </w:del>
      <w:ins w:id="43" w:author="Jack Plummer" w:date="2022-09-29T13:12:00Z">
        <w:r w:rsidR="00103C0D">
          <w:rPr>
            <w:rFonts w:ascii="Georgia" w:hAnsi="Georgia"/>
          </w:rPr>
          <w:t>The species</w:t>
        </w:r>
      </w:ins>
      <w:r>
        <w:rPr>
          <w:rFonts w:ascii="Georgia" w:hAnsi="Georgia"/>
        </w:rPr>
        <w:t xml:space="preserve"> is threatened by </w:t>
      </w:r>
      <w:commentRangeStart w:id="44"/>
      <w:r>
        <w:rPr>
          <w:rFonts w:ascii="Georgia" w:hAnsi="Georgia"/>
        </w:rPr>
        <w:t>human activities</w:t>
      </w:r>
      <w:commentRangeEnd w:id="44"/>
      <w:r w:rsidR="00103C0D">
        <w:rPr>
          <w:rStyle w:val="CommentReference"/>
        </w:rPr>
        <w:commentReference w:id="44"/>
      </w:r>
      <w:ins w:id="45" w:author="Jack Plummer" w:date="2022-09-29T13:12:00Z">
        <w:r w:rsidR="00103C0D">
          <w:rPr>
            <w:rFonts w:ascii="Georgia" w:hAnsi="Georgia"/>
          </w:rPr>
          <w:t>,</w:t>
        </w:r>
      </w:ins>
      <w:r>
        <w:rPr>
          <w:rFonts w:ascii="Georgia" w:hAnsi="Georgia"/>
        </w:rPr>
        <w:t xml:space="preserve"> agricultural areas and tourism</w:t>
      </w:r>
      <w:ins w:id="46" w:author="Jack Plummer" w:date="2022-09-29T13:12:00Z">
        <w:r w:rsidR="00103C0D">
          <w:rPr>
            <w:rFonts w:ascii="Georgia" w:hAnsi="Georgia"/>
          </w:rPr>
          <w:t>.</w:t>
        </w:r>
      </w:ins>
      <w:del w:id="47" w:author="Jack Plummer" w:date="2022-09-29T13:12:00Z">
        <w:r w:rsidDel="00103C0D">
          <w:rPr>
            <w:rFonts w:ascii="Georgia" w:hAnsi="Georgia"/>
          </w:rPr>
          <w:delText xml:space="preserve"> which are inferred to be contributing to a continuing decline in habitat area, extent and quality.</w:delText>
        </w:r>
      </w:del>
    </w:p>
    <w:p w14:paraId="4F569A42" w14:textId="77777777" w:rsidR="00000000" w:rsidRDefault="00000000">
      <w:pPr>
        <w:pStyle w:val="Heading2"/>
        <w:divId w:val="552279791"/>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31"/>
        <w:gridCol w:w="740"/>
        <w:gridCol w:w="842"/>
        <w:gridCol w:w="842"/>
        <w:gridCol w:w="1155"/>
      </w:tblGrid>
      <w:tr w:rsidR="00000000" w14:paraId="0D069EEC" w14:textId="77777777">
        <w:trPr>
          <w:divId w:val="552279791"/>
          <w:tblCellSpacing w:w="15" w:type="dxa"/>
        </w:trPr>
        <w:tc>
          <w:tcPr>
            <w:tcW w:w="0" w:type="auto"/>
            <w:tcBorders>
              <w:bottom w:val="single" w:sz="6" w:space="0" w:color="000000"/>
            </w:tcBorders>
            <w:shd w:val="clear" w:color="auto" w:fill="BBBBBB"/>
            <w:vAlign w:val="center"/>
            <w:hideMark/>
          </w:tcPr>
          <w:p w14:paraId="4868BD0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5279FD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C2BB1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034E167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5BFE02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7950C4EF" w14:textId="77777777">
        <w:trPr>
          <w:divId w:val="552279791"/>
          <w:tblCellSpacing w:w="15" w:type="dxa"/>
        </w:trPr>
        <w:tc>
          <w:tcPr>
            <w:tcW w:w="0" w:type="auto"/>
            <w:vAlign w:val="center"/>
            <w:hideMark/>
          </w:tcPr>
          <w:p w14:paraId="520B86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1F224A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197EA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C10C7C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ACDEED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16E3E6C1" w14:textId="77777777">
        <w:trPr>
          <w:divId w:val="552279791"/>
          <w:tblCellSpacing w:w="15" w:type="dxa"/>
        </w:trPr>
        <w:tc>
          <w:tcPr>
            <w:tcW w:w="0" w:type="auto"/>
            <w:vAlign w:val="center"/>
            <w:hideMark/>
          </w:tcPr>
          <w:p w14:paraId="2A9FF76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55E286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E5B42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E0531B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8516D8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2C8CC297" w14:textId="77777777">
        <w:trPr>
          <w:divId w:val="552279791"/>
          <w:tblCellSpacing w:w="15" w:type="dxa"/>
        </w:trPr>
        <w:tc>
          <w:tcPr>
            <w:tcW w:w="0" w:type="auto"/>
            <w:vAlign w:val="center"/>
            <w:hideMark/>
          </w:tcPr>
          <w:p w14:paraId="401846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7E59E05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8FFFA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F49BB5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AA5251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6880703A" w14:textId="77777777">
        <w:trPr>
          <w:divId w:val="552279791"/>
          <w:tblCellSpacing w:w="15" w:type="dxa"/>
        </w:trPr>
        <w:tc>
          <w:tcPr>
            <w:tcW w:w="0" w:type="auto"/>
            <w:vAlign w:val="center"/>
            <w:hideMark/>
          </w:tcPr>
          <w:p w14:paraId="2F11EF9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5E21AB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CAEF61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F22C5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3F77C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225E6300" w14:textId="77777777" w:rsidR="00000000" w:rsidRDefault="00000000">
      <w:pPr>
        <w:pStyle w:val="Heading1"/>
        <w:divId w:val="616985618"/>
        <w:rPr>
          <w:rFonts w:ascii="Georgia" w:eastAsia="Times New Roman" w:hAnsi="Georgia"/>
          <w:sz w:val="29"/>
          <w:szCs w:val="29"/>
        </w:rPr>
      </w:pPr>
      <w:r>
        <w:rPr>
          <w:rFonts w:ascii="Georgia" w:eastAsia="Times New Roman" w:hAnsi="Georgia"/>
          <w:sz w:val="29"/>
          <w:szCs w:val="29"/>
        </w:rPr>
        <w:t>Conservation</w:t>
      </w:r>
    </w:p>
    <w:p w14:paraId="1A08A921" w14:textId="561BB096" w:rsidR="00000000" w:rsidRDefault="00000000">
      <w:pPr>
        <w:pStyle w:val="NormalWeb"/>
        <w:divId w:val="616985618"/>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48" w:author="Jack Plummer" w:date="2022-09-29T13:12:00Z">
        <w:r w:rsidR="00103C0D">
          <w:rPr>
            <w:rFonts w:ascii="Georgia" w:hAnsi="Georgia"/>
          </w:rPr>
          <w:t>s</w:t>
        </w:r>
      </w:ins>
      <w:del w:id="49" w:author="Jack Plummer" w:date="2022-09-29T13:12:00Z">
        <w:r w:rsidDel="00103C0D">
          <w:rPr>
            <w:rFonts w:ascii="Georgia" w:hAnsi="Georgia"/>
          </w:rPr>
          <w:delText>.</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w:t>
      </w:r>
      <w:del w:id="50" w:author="Jack Plummer" w:date="2022-09-29T13:13:00Z">
        <w:r w:rsidDel="00103C0D">
          <w:rPr>
            <w:rFonts w:ascii="Georgia" w:hAnsi="Georgia"/>
          </w:rPr>
          <w:delText>This species</w:delText>
        </w:r>
      </w:del>
      <w:ins w:id="51" w:author="Jack Plummer" w:date="2022-09-29T13:13:00Z">
        <w:r w:rsidR="00103C0D">
          <w:rPr>
            <w:rFonts w:ascii="Georgia" w:hAnsi="Georgia"/>
          </w:rPr>
          <w:t>It</w:t>
        </w:r>
      </w:ins>
      <w:r>
        <w:rPr>
          <w:rFonts w:ascii="Georgia" w:hAnsi="Georgia"/>
        </w:rPr>
        <w:t xml:space="preserve"> has </w:t>
      </w:r>
      <w:ins w:id="52" w:author="Jack Plummer" w:date="2022-09-29T13:13:00Z">
        <w:r w:rsidR="00103C0D">
          <w:rPr>
            <w:rFonts w:ascii="Georgia" w:hAnsi="Georgia"/>
          </w:rPr>
          <w:t xml:space="preserve">not </w:t>
        </w:r>
      </w:ins>
      <w:r>
        <w:rPr>
          <w:rFonts w:ascii="Georgia" w:hAnsi="Georgia"/>
        </w:rPr>
        <w:t xml:space="preserve">been recorded from </w:t>
      </w:r>
      <w:del w:id="53" w:author="Jack Plummer" w:date="2022-09-29T13:13:00Z">
        <w:r w:rsidDel="00103C0D">
          <w:rPr>
            <w:rFonts w:ascii="Georgia" w:hAnsi="Georgia"/>
          </w:rPr>
          <w:delText>non-</w:delText>
        </w:r>
      </w:del>
      <w:r>
        <w:rPr>
          <w:rFonts w:ascii="Georgia" w:hAnsi="Georgia"/>
        </w:rPr>
        <w:t xml:space="preserve">protected areas.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594D1E52" w14:textId="77777777" w:rsidR="00000000" w:rsidRDefault="00000000">
      <w:pPr>
        <w:pStyle w:val="Heading2"/>
        <w:divId w:val="616985618"/>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62EF6DCE" w14:textId="77777777">
        <w:trPr>
          <w:divId w:val="616985618"/>
          <w:tblCellSpacing w:w="15" w:type="dxa"/>
        </w:trPr>
        <w:tc>
          <w:tcPr>
            <w:tcW w:w="0" w:type="auto"/>
            <w:tcBorders>
              <w:bottom w:val="single" w:sz="6" w:space="0" w:color="000000"/>
            </w:tcBorders>
            <w:shd w:val="clear" w:color="auto" w:fill="BBBBBB"/>
            <w:vAlign w:val="center"/>
            <w:hideMark/>
          </w:tcPr>
          <w:p w14:paraId="7E9106A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CB83C5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FC04734" w14:textId="77777777">
        <w:trPr>
          <w:divId w:val="616985618"/>
          <w:tblCellSpacing w:w="15" w:type="dxa"/>
        </w:trPr>
        <w:tc>
          <w:tcPr>
            <w:tcW w:w="0" w:type="auto"/>
            <w:vAlign w:val="center"/>
            <w:hideMark/>
          </w:tcPr>
          <w:p w14:paraId="16546B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FA81F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E787186" w14:textId="77777777" w:rsidR="00000000" w:rsidRDefault="00000000">
      <w:pPr>
        <w:pStyle w:val="Heading2"/>
        <w:divId w:val="616985618"/>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101FC6F0" w14:textId="77777777">
        <w:trPr>
          <w:divId w:val="616985618"/>
          <w:tblCellSpacing w:w="15" w:type="dxa"/>
        </w:trPr>
        <w:tc>
          <w:tcPr>
            <w:tcW w:w="0" w:type="auto"/>
            <w:tcBorders>
              <w:bottom w:val="single" w:sz="6" w:space="0" w:color="000000"/>
            </w:tcBorders>
            <w:shd w:val="clear" w:color="auto" w:fill="BBBBBB"/>
            <w:vAlign w:val="center"/>
            <w:hideMark/>
          </w:tcPr>
          <w:p w14:paraId="6DA8278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70043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B04E429" w14:textId="77777777">
        <w:trPr>
          <w:divId w:val="616985618"/>
          <w:tblCellSpacing w:w="15" w:type="dxa"/>
        </w:trPr>
        <w:tc>
          <w:tcPr>
            <w:tcW w:w="0" w:type="auto"/>
            <w:tcBorders>
              <w:bottom w:val="single" w:sz="6" w:space="0" w:color="CCCCCC"/>
            </w:tcBorders>
            <w:vAlign w:val="center"/>
            <w:hideMark/>
          </w:tcPr>
          <w:p w14:paraId="2E1FA7E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F7809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B5C3066" w14:textId="77777777">
        <w:trPr>
          <w:divId w:val="616985618"/>
          <w:tblCellSpacing w:w="15" w:type="dxa"/>
        </w:trPr>
        <w:tc>
          <w:tcPr>
            <w:tcW w:w="0" w:type="auto"/>
            <w:tcBorders>
              <w:bottom w:val="single" w:sz="6" w:space="0" w:color="CCCCCC"/>
            </w:tcBorders>
            <w:vAlign w:val="center"/>
            <w:hideMark/>
          </w:tcPr>
          <w:p w14:paraId="55B1A01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1A571F6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37D704D" w14:textId="77777777">
        <w:trPr>
          <w:divId w:val="616985618"/>
          <w:tblCellSpacing w:w="15" w:type="dxa"/>
        </w:trPr>
        <w:tc>
          <w:tcPr>
            <w:tcW w:w="0" w:type="auto"/>
            <w:tcBorders>
              <w:bottom w:val="single" w:sz="6" w:space="0" w:color="CCCCCC"/>
            </w:tcBorders>
            <w:vAlign w:val="center"/>
            <w:hideMark/>
          </w:tcPr>
          <w:p w14:paraId="3AB970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771248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B48F11B" w14:textId="77777777">
        <w:trPr>
          <w:divId w:val="616985618"/>
          <w:tblCellSpacing w:w="15" w:type="dxa"/>
        </w:trPr>
        <w:tc>
          <w:tcPr>
            <w:tcW w:w="0" w:type="auto"/>
            <w:tcBorders>
              <w:bottom w:val="single" w:sz="6" w:space="0" w:color="CCCCCC"/>
            </w:tcBorders>
            <w:vAlign w:val="center"/>
            <w:hideMark/>
          </w:tcPr>
          <w:p w14:paraId="4E49F4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062F9A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8568980" w14:textId="77777777" w:rsidR="00000000" w:rsidRDefault="00000000">
      <w:pPr>
        <w:pStyle w:val="Heading2"/>
        <w:divId w:val="616985618"/>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1E2CB6B0" w14:textId="77777777">
        <w:trPr>
          <w:divId w:val="616985618"/>
          <w:tblCellSpacing w:w="15" w:type="dxa"/>
        </w:trPr>
        <w:tc>
          <w:tcPr>
            <w:tcW w:w="0" w:type="auto"/>
            <w:tcBorders>
              <w:bottom w:val="single" w:sz="6" w:space="0" w:color="000000"/>
            </w:tcBorders>
            <w:shd w:val="clear" w:color="auto" w:fill="BBBBBB"/>
            <w:vAlign w:val="center"/>
            <w:hideMark/>
          </w:tcPr>
          <w:p w14:paraId="5AE5D48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3E1747D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5620992" w14:textId="77777777">
        <w:trPr>
          <w:divId w:val="616985618"/>
          <w:tblCellSpacing w:w="15" w:type="dxa"/>
        </w:trPr>
        <w:tc>
          <w:tcPr>
            <w:tcW w:w="0" w:type="auto"/>
            <w:tcBorders>
              <w:bottom w:val="single" w:sz="6" w:space="0" w:color="CCCCCC"/>
            </w:tcBorders>
            <w:vAlign w:val="center"/>
            <w:hideMark/>
          </w:tcPr>
          <w:p w14:paraId="346949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63FB7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CE77CBC" w14:textId="77777777">
        <w:trPr>
          <w:divId w:val="616985618"/>
          <w:tblCellSpacing w:w="15" w:type="dxa"/>
        </w:trPr>
        <w:tc>
          <w:tcPr>
            <w:tcW w:w="0" w:type="auto"/>
            <w:tcBorders>
              <w:bottom w:val="single" w:sz="6" w:space="0" w:color="CCCCCC"/>
            </w:tcBorders>
            <w:vAlign w:val="center"/>
            <w:hideMark/>
          </w:tcPr>
          <w:p w14:paraId="6D15D4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1.5. Research -&gt; Threats</w:t>
            </w:r>
          </w:p>
        </w:tc>
        <w:tc>
          <w:tcPr>
            <w:tcW w:w="0" w:type="auto"/>
            <w:tcBorders>
              <w:bottom w:val="single" w:sz="6" w:space="0" w:color="CCCCCC"/>
            </w:tcBorders>
            <w:vAlign w:val="center"/>
            <w:hideMark/>
          </w:tcPr>
          <w:p w14:paraId="7988B7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5F46E47" w14:textId="77777777">
        <w:trPr>
          <w:divId w:val="616985618"/>
          <w:tblCellSpacing w:w="15" w:type="dxa"/>
        </w:trPr>
        <w:tc>
          <w:tcPr>
            <w:tcW w:w="0" w:type="auto"/>
            <w:tcBorders>
              <w:bottom w:val="single" w:sz="6" w:space="0" w:color="CCCCCC"/>
            </w:tcBorders>
            <w:vAlign w:val="center"/>
            <w:hideMark/>
          </w:tcPr>
          <w:p w14:paraId="27A8ED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16BA58F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3A6F4B1" w14:textId="77777777">
        <w:trPr>
          <w:divId w:val="616985618"/>
          <w:tblCellSpacing w:w="15" w:type="dxa"/>
        </w:trPr>
        <w:tc>
          <w:tcPr>
            <w:tcW w:w="0" w:type="auto"/>
            <w:tcBorders>
              <w:bottom w:val="single" w:sz="6" w:space="0" w:color="CCCCCC"/>
            </w:tcBorders>
            <w:vAlign w:val="center"/>
            <w:hideMark/>
          </w:tcPr>
          <w:p w14:paraId="0D374C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1D7103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2353E4B" w14:textId="77777777">
        <w:trPr>
          <w:divId w:val="616985618"/>
          <w:tblCellSpacing w:w="15" w:type="dxa"/>
        </w:trPr>
        <w:tc>
          <w:tcPr>
            <w:tcW w:w="0" w:type="auto"/>
            <w:tcBorders>
              <w:bottom w:val="single" w:sz="6" w:space="0" w:color="CCCCCC"/>
            </w:tcBorders>
            <w:vAlign w:val="center"/>
            <w:hideMark/>
          </w:tcPr>
          <w:p w14:paraId="0705F2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0A4488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FA361AB" w14:textId="77777777" w:rsidR="00000000" w:rsidRDefault="00000000">
      <w:pPr>
        <w:pStyle w:val="Heading1"/>
        <w:divId w:val="1164667828"/>
        <w:rPr>
          <w:rFonts w:ascii="Georgia" w:eastAsia="Times New Roman" w:hAnsi="Georgia"/>
          <w:sz w:val="29"/>
          <w:szCs w:val="29"/>
        </w:rPr>
      </w:pPr>
      <w:r>
        <w:rPr>
          <w:rFonts w:ascii="Georgia" w:eastAsia="Times New Roman" w:hAnsi="Georgia"/>
          <w:sz w:val="29"/>
          <w:szCs w:val="29"/>
        </w:rPr>
        <w:t>Ecosystem Services</w:t>
      </w:r>
    </w:p>
    <w:p w14:paraId="49E6AD39" w14:textId="77777777" w:rsidR="00000000" w:rsidRDefault="00000000">
      <w:pPr>
        <w:pStyle w:val="Heading2"/>
        <w:divId w:val="1164667828"/>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6D11407A" w14:textId="77777777">
        <w:trPr>
          <w:divId w:val="1164667828"/>
          <w:tblCellSpacing w:w="15" w:type="dxa"/>
        </w:trPr>
        <w:tc>
          <w:tcPr>
            <w:tcW w:w="0" w:type="auto"/>
            <w:tcBorders>
              <w:bottom w:val="single" w:sz="6" w:space="0" w:color="000000"/>
            </w:tcBorders>
            <w:shd w:val="clear" w:color="auto" w:fill="BBBBBB"/>
            <w:vAlign w:val="center"/>
            <w:hideMark/>
          </w:tcPr>
          <w:p w14:paraId="319034D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4488489"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FE96E78" w14:textId="77777777">
        <w:trPr>
          <w:divId w:val="1164667828"/>
          <w:tblCellSpacing w:w="15" w:type="dxa"/>
        </w:trPr>
        <w:tc>
          <w:tcPr>
            <w:tcW w:w="0" w:type="auto"/>
            <w:vAlign w:val="center"/>
            <w:hideMark/>
          </w:tcPr>
          <w:p w14:paraId="49E377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6784B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93FB8FF"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1CA912D0" w14:textId="77777777" w:rsidR="00000000" w:rsidRDefault="00000000">
      <w:pPr>
        <w:pStyle w:val="NormalWeb"/>
        <w:divId w:val="164981986"/>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1D4378ED" w14:textId="77777777" w:rsidR="00000000" w:rsidRDefault="00000000">
      <w:pPr>
        <w:pStyle w:val="NormalWeb"/>
        <w:divId w:val="164981986"/>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https://tools.bgci.org/plant_search.php</w:t>
        </w:r>
      </w:hyperlink>
      <w:r>
        <w:rPr>
          <w:rFonts w:ascii="Georgia" w:hAnsi="Georgia"/>
        </w:rPr>
        <w:t xml:space="preserve">. </w:t>
      </w:r>
    </w:p>
    <w:p w14:paraId="4082DAE3" w14:textId="77777777" w:rsidR="00000000" w:rsidRDefault="00000000">
      <w:pPr>
        <w:pStyle w:val="NormalWeb"/>
        <w:divId w:val="164981986"/>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1" w:history="1">
        <w:r>
          <w:rPr>
            <w:rStyle w:val="Hyperlink"/>
            <w:rFonts w:ascii="Georgia" w:hAnsi="Georgia"/>
          </w:rPr>
          <w:t>https://www.genesys-pgr.org/</w:t>
        </w:r>
      </w:hyperlink>
      <w:r>
        <w:rPr>
          <w:rFonts w:ascii="Georgia" w:hAnsi="Georgia"/>
        </w:rPr>
        <w:t xml:space="preserve">. </w:t>
      </w:r>
    </w:p>
    <w:p w14:paraId="7714188B" w14:textId="77777777" w:rsidR="00000000" w:rsidRDefault="00000000">
      <w:pPr>
        <w:pStyle w:val="NormalWeb"/>
        <w:divId w:val="164981986"/>
        <w:rPr>
          <w:rFonts w:ascii="Georgia" w:hAnsi="Georgia"/>
        </w:rPr>
      </w:pPr>
      <w:commentRangeStart w:id="54"/>
      <w:r>
        <w:rPr>
          <w:rFonts w:ascii="Georgia" w:hAnsi="Georgia"/>
        </w:rPr>
        <w:t>POWO. 2022. Plants of the World Online. Facilitated by the Royal Botanic Gardens, Kew. Available at: http://powo.science.kew.org/. (Accessed: 2022).</w:t>
      </w:r>
    </w:p>
    <w:p w14:paraId="58FE83C8" w14:textId="77777777" w:rsidR="00A64137" w:rsidRDefault="00000000">
      <w:pPr>
        <w:pStyle w:val="NormalWeb"/>
        <w:divId w:val="164981986"/>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54"/>
      <w:r w:rsidR="00103C0D">
        <w:rPr>
          <w:rStyle w:val="CommentReference"/>
        </w:rPr>
        <w:commentReference w:id="54"/>
      </w:r>
    </w:p>
    <w:sectPr w:rsidR="00A6413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 w:author="Jack Plummer" w:date="2022-09-29T13:10:00Z" w:initials="JP">
    <w:p w14:paraId="263BC812" w14:textId="77777777" w:rsidR="00103C0D" w:rsidRDefault="00103C0D" w:rsidP="006A5AA0">
      <w:pPr>
        <w:pStyle w:val="CommentText"/>
      </w:pPr>
      <w:r>
        <w:rPr>
          <w:rStyle w:val="CommentReference"/>
        </w:rPr>
        <w:annotationRef/>
      </w:r>
      <w:r>
        <w:t>Mention habit</w:t>
      </w:r>
    </w:p>
  </w:comment>
  <w:comment w:id="41" w:author="Jack Plummer" w:date="2022-09-29T13:12:00Z" w:initials="JP">
    <w:p w14:paraId="6DCF9451" w14:textId="77777777" w:rsidR="00103C0D" w:rsidRDefault="00103C0D" w:rsidP="004B231D">
      <w:pPr>
        <w:pStyle w:val="CommentText"/>
      </w:pPr>
      <w:r>
        <w:rPr>
          <w:rStyle w:val="CommentReference"/>
        </w:rPr>
        <w:annotationRef/>
      </w:r>
      <w:r>
        <w:t>Remove</w:t>
      </w:r>
    </w:p>
  </w:comment>
  <w:comment w:id="44" w:author="Jack Plummer" w:date="2022-09-29T13:12:00Z" w:initials="JP">
    <w:p w14:paraId="3A68A971" w14:textId="77777777" w:rsidR="00103C0D" w:rsidRDefault="00103C0D" w:rsidP="00AF7749">
      <w:pPr>
        <w:pStyle w:val="CommentText"/>
      </w:pPr>
      <w:r>
        <w:rPr>
          <w:rStyle w:val="CommentReference"/>
        </w:rPr>
        <w:annotationRef/>
      </w:r>
      <w:r>
        <w:t>What activities?</w:t>
      </w:r>
    </w:p>
  </w:comment>
  <w:comment w:id="54" w:author="Jack Plummer" w:date="2022-09-29T13:13:00Z" w:initials="JP">
    <w:p w14:paraId="27CE9096" w14:textId="77777777" w:rsidR="00103C0D" w:rsidRDefault="00103C0D" w:rsidP="00771543">
      <w:pPr>
        <w:pStyle w:val="CommentText"/>
      </w:pPr>
      <w:r>
        <w:rPr>
          <w:rStyle w:val="CommentReference"/>
        </w:rPr>
        <w:annotationRef/>
      </w:r>
      <w:r>
        <w:t>Include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3BC812" w15:done="0"/>
  <w15:commentEx w15:paraId="6DCF9451" w15:done="0"/>
  <w15:commentEx w15:paraId="3A68A971" w15:done="0"/>
  <w15:commentEx w15:paraId="27CE90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017D3" w16cex:dateUtc="2022-09-29T12:10:00Z"/>
  <w16cex:commentExtensible w16cex:durableId="26E0182D" w16cex:dateUtc="2022-09-29T12:12:00Z"/>
  <w16cex:commentExtensible w16cex:durableId="26E01845" w16cex:dateUtc="2022-09-29T12:12:00Z"/>
  <w16cex:commentExtensible w16cex:durableId="26E0187E" w16cex:dateUtc="2022-09-29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3BC812" w16cid:durableId="26E017D3"/>
  <w16cid:commentId w16cid:paraId="6DCF9451" w16cid:durableId="26E0182D"/>
  <w16cid:commentId w16cid:paraId="3A68A971" w16cid:durableId="26E01845"/>
  <w16cid:commentId w16cid:paraId="27CE9096" w16cid:durableId="26E018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7A0B"/>
    <w:rsid w:val="00103C0D"/>
    <w:rsid w:val="00177A0B"/>
    <w:rsid w:val="00A641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D14EC"/>
  <w15:chartTrackingRefBased/>
  <w15:docId w15:val="{FE714C96-E8EC-43BA-A97D-11A1CD04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77A0B"/>
    <w:rPr>
      <w:rFonts w:eastAsiaTheme="minorEastAsia"/>
      <w:sz w:val="24"/>
      <w:szCs w:val="24"/>
    </w:rPr>
  </w:style>
  <w:style w:type="character" w:styleId="CommentReference">
    <w:name w:val="annotation reference"/>
    <w:basedOn w:val="DefaultParagraphFont"/>
    <w:uiPriority w:val="99"/>
    <w:semiHidden/>
    <w:unhideWhenUsed/>
    <w:rsid w:val="00103C0D"/>
    <w:rPr>
      <w:sz w:val="16"/>
      <w:szCs w:val="16"/>
    </w:rPr>
  </w:style>
  <w:style w:type="paragraph" w:styleId="CommentText">
    <w:name w:val="annotation text"/>
    <w:basedOn w:val="Normal"/>
    <w:link w:val="CommentTextChar"/>
    <w:uiPriority w:val="99"/>
    <w:unhideWhenUsed/>
    <w:rsid w:val="00103C0D"/>
    <w:rPr>
      <w:sz w:val="20"/>
      <w:szCs w:val="20"/>
    </w:rPr>
  </w:style>
  <w:style w:type="character" w:customStyle="1" w:styleId="CommentTextChar">
    <w:name w:val="Comment Text Char"/>
    <w:basedOn w:val="DefaultParagraphFont"/>
    <w:link w:val="CommentText"/>
    <w:uiPriority w:val="99"/>
    <w:rsid w:val="00103C0D"/>
    <w:rPr>
      <w:rFonts w:eastAsiaTheme="minorEastAsia"/>
    </w:rPr>
  </w:style>
  <w:style w:type="paragraph" w:styleId="CommentSubject">
    <w:name w:val="annotation subject"/>
    <w:basedOn w:val="CommentText"/>
    <w:next w:val="CommentText"/>
    <w:link w:val="CommentSubjectChar"/>
    <w:uiPriority w:val="99"/>
    <w:semiHidden/>
    <w:unhideWhenUsed/>
    <w:rsid w:val="00103C0D"/>
    <w:rPr>
      <w:b/>
      <w:bCs/>
    </w:rPr>
  </w:style>
  <w:style w:type="character" w:customStyle="1" w:styleId="CommentSubjectChar">
    <w:name w:val="Comment Subject Char"/>
    <w:basedOn w:val="CommentTextChar"/>
    <w:link w:val="CommentSubject"/>
    <w:uiPriority w:val="99"/>
    <w:semiHidden/>
    <w:rsid w:val="00103C0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81986">
      <w:marLeft w:val="0"/>
      <w:marRight w:val="0"/>
      <w:marTop w:val="0"/>
      <w:marBottom w:val="0"/>
      <w:divBdr>
        <w:top w:val="none" w:sz="0" w:space="0" w:color="auto"/>
        <w:left w:val="none" w:sz="0" w:space="0" w:color="auto"/>
        <w:bottom w:val="none" w:sz="0" w:space="0" w:color="auto"/>
        <w:right w:val="none" w:sz="0" w:space="0" w:color="auto"/>
      </w:divBdr>
    </w:div>
    <w:div w:id="177894920">
      <w:marLeft w:val="0"/>
      <w:marRight w:val="0"/>
      <w:marTop w:val="0"/>
      <w:marBottom w:val="0"/>
      <w:divBdr>
        <w:top w:val="none" w:sz="0" w:space="0" w:color="auto"/>
        <w:left w:val="none" w:sz="0" w:space="0" w:color="auto"/>
        <w:bottom w:val="none" w:sz="0" w:space="0" w:color="auto"/>
        <w:right w:val="none" w:sz="0" w:space="0" w:color="auto"/>
      </w:divBdr>
      <w:divsChild>
        <w:div w:id="1180435249">
          <w:marLeft w:val="0"/>
          <w:marRight w:val="0"/>
          <w:marTop w:val="0"/>
          <w:marBottom w:val="150"/>
          <w:divBdr>
            <w:top w:val="single" w:sz="12" w:space="0" w:color="000000"/>
            <w:left w:val="none" w:sz="0" w:space="0" w:color="auto"/>
            <w:bottom w:val="single" w:sz="12" w:space="0" w:color="000000"/>
            <w:right w:val="none" w:sz="0" w:space="0" w:color="auto"/>
          </w:divBdr>
        </w:div>
      </w:divsChild>
    </w:div>
    <w:div w:id="371080776">
      <w:marLeft w:val="0"/>
      <w:marRight w:val="0"/>
      <w:marTop w:val="0"/>
      <w:marBottom w:val="0"/>
      <w:divBdr>
        <w:top w:val="none" w:sz="0" w:space="0" w:color="auto"/>
        <w:left w:val="none" w:sz="0" w:space="0" w:color="auto"/>
        <w:bottom w:val="none" w:sz="0" w:space="0" w:color="auto"/>
        <w:right w:val="none" w:sz="0" w:space="0" w:color="auto"/>
      </w:divBdr>
    </w:div>
    <w:div w:id="528489097">
      <w:marLeft w:val="0"/>
      <w:marRight w:val="0"/>
      <w:marTop w:val="0"/>
      <w:marBottom w:val="0"/>
      <w:divBdr>
        <w:top w:val="none" w:sz="0" w:space="0" w:color="auto"/>
        <w:left w:val="none" w:sz="0" w:space="0" w:color="auto"/>
        <w:bottom w:val="none" w:sz="0" w:space="0" w:color="auto"/>
        <w:right w:val="none" w:sz="0" w:space="0" w:color="auto"/>
      </w:divBdr>
    </w:div>
    <w:div w:id="552279791">
      <w:marLeft w:val="0"/>
      <w:marRight w:val="0"/>
      <w:marTop w:val="0"/>
      <w:marBottom w:val="0"/>
      <w:divBdr>
        <w:top w:val="none" w:sz="0" w:space="0" w:color="auto"/>
        <w:left w:val="none" w:sz="0" w:space="0" w:color="auto"/>
        <w:bottom w:val="none" w:sz="0" w:space="0" w:color="auto"/>
        <w:right w:val="none" w:sz="0" w:space="0" w:color="auto"/>
      </w:divBdr>
    </w:div>
    <w:div w:id="616985618">
      <w:marLeft w:val="0"/>
      <w:marRight w:val="0"/>
      <w:marTop w:val="0"/>
      <w:marBottom w:val="0"/>
      <w:divBdr>
        <w:top w:val="none" w:sz="0" w:space="0" w:color="auto"/>
        <w:left w:val="none" w:sz="0" w:space="0" w:color="auto"/>
        <w:bottom w:val="none" w:sz="0" w:space="0" w:color="auto"/>
        <w:right w:val="none" w:sz="0" w:space="0" w:color="auto"/>
      </w:divBdr>
    </w:div>
    <w:div w:id="853615198">
      <w:marLeft w:val="0"/>
      <w:marRight w:val="0"/>
      <w:marTop w:val="0"/>
      <w:marBottom w:val="0"/>
      <w:divBdr>
        <w:top w:val="none" w:sz="0" w:space="0" w:color="auto"/>
        <w:left w:val="none" w:sz="0" w:space="0" w:color="auto"/>
        <w:bottom w:val="none" w:sz="0" w:space="0" w:color="auto"/>
        <w:right w:val="none" w:sz="0" w:space="0" w:color="auto"/>
      </w:divBdr>
    </w:div>
    <w:div w:id="1164667828">
      <w:marLeft w:val="0"/>
      <w:marRight w:val="0"/>
      <w:marTop w:val="0"/>
      <w:marBottom w:val="0"/>
      <w:divBdr>
        <w:top w:val="none" w:sz="0" w:space="0" w:color="auto"/>
        <w:left w:val="none" w:sz="0" w:space="0" w:color="auto"/>
        <w:bottom w:val="none" w:sz="0" w:space="0" w:color="auto"/>
        <w:right w:val="none" w:sz="0" w:space="0" w:color="auto"/>
      </w:divBdr>
    </w:div>
    <w:div w:id="1452476946">
      <w:marLeft w:val="0"/>
      <w:marRight w:val="0"/>
      <w:marTop w:val="0"/>
      <w:marBottom w:val="0"/>
      <w:divBdr>
        <w:top w:val="none" w:sz="0" w:space="0" w:color="auto"/>
        <w:left w:val="none" w:sz="0" w:space="0" w:color="auto"/>
        <w:bottom w:val="none" w:sz="0" w:space="0" w:color="auto"/>
        <w:right w:val="none" w:sz="0" w:space="0" w:color="auto"/>
      </w:divBdr>
    </w:div>
    <w:div w:id="1471365186">
      <w:marLeft w:val="0"/>
      <w:marRight w:val="0"/>
      <w:marTop w:val="0"/>
      <w:marBottom w:val="0"/>
      <w:divBdr>
        <w:top w:val="none" w:sz="0" w:space="0" w:color="auto"/>
        <w:left w:val="none" w:sz="0" w:space="0" w:color="auto"/>
        <w:bottom w:val="none" w:sz="0" w:space="0" w:color="auto"/>
        <w:right w:val="none" w:sz="0" w:space="0" w:color="auto"/>
      </w:divBdr>
    </w:div>
    <w:div w:id="1714577974">
      <w:marLeft w:val="0"/>
      <w:marRight w:val="0"/>
      <w:marTop w:val="0"/>
      <w:marBottom w:val="0"/>
      <w:divBdr>
        <w:top w:val="none" w:sz="0" w:space="0" w:color="auto"/>
        <w:left w:val="none" w:sz="0" w:space="0" w:color="auto"/>
        <w:bottom w:val="none" w:sz="0" w:space="0" w:color="auto"/>
        <w:right w:val="none" w:sz="0" w:space="0" w:color="auto"/>
      </w:divBdr>
    </w:div>
    <w:div w:id="179621156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18" Type="http://schemas.openxmlformats.org/officeDocument/2006/relationships/customXml" Target="../customXml/item4.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genesys-pgr.org/" TargetMode="External"/><Relationship Id="rId5" Type="http://schemas.openxmlformats.org/officeDocument/2006/relationships/comments" Target="comments.xml"/><Relationship Id="rId15" Type="http://schemas.openxmlformats.org/officeDocument/2006/relationships/customXml" Target="../customXml/item1.xml"/><Relationship Id="rId10" Type="http://schemas.openxmlformats.org/officeDocument/2006/relationships/hyperlink" Target="https://tools.bgci.org/plant_search.php" TargetMode="External"/><Relationship Id="rId19" Type="http://schemas.openxmlformats.org/officeDocument/2006/relationships/customXml" Target="../customXml/item5.xm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3409B3-4CA6-4BDA-A681-19148F21E6A5}"/>
</file>

<file path=customXml/itemProps2.xml><?xml version="1.0" encoding="utf-8"?>
<ds:datastoreItem xmlns:ds="http://schemas.openxmlformats.org/officeDocument/2006/customXml" ds:itemID="{827D001A-F96E-48B1-B17F-6E002C514FAC}"/>
</file>

<file path=customXml/itemProps3.xml><?xml version="1.0" encoding="utf-8"?>
<ds:datastoreItem xmlns:ds="http://schemas.openxmlformats.org/officeDocument/2006/customXml" ds:itemID="{7C3867C3-1CC7-4BFA-A44F-207ACDD2B817}"/>
</file>

<file path=customXml/itemProps4.xml><?xml version="1.0" encoding="utf-8"?>
<ds:datastoreItem xmlns:ds="http://schemas.openxmlformats.org/officeDocument/2006/customXml" ds:itemID="{6A1B5F69-C317-4D17-93C8-7DFE793D44A9}"/>
</file>

<file path=customXml/itemProps5.xml><?xml version="1.0" encoding="utf-8"?>
<ds:datastoreItem xmlns:ds="http://schemas.openxmlformats.org/officeDocument/2006/customXml" ds:itemID="{0891CF63-B57C-499A-97D2-309FC1DA3CD4}"/>
</file>

<file path=docProps/app.xml><?xml version="1.0" encoding="utf-8"?>
<Properties xmlns="http://schemas.openxmlformats.org/officeDocument/2006/extended-properties" xmlns:vt="http://schemas.openxmlformats.org/officeDocument/2006/docPropsVTypes">
  <Template>Normal</Template>
  <TotalTime>3</TotalTime>
  <Pages>5</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Microchirita suddeei</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suddeei</dc:title>
  <dc:subject/>
  <dc:creator>Jack Plummer</dc:creator>
  <cp:keywords/>
  <dc:description/>
  <cp:lastModifiedBy>Jack Plummer</cp:lastModifiedBy>
  <cp:revision>2</cp:revision>
  <dcterms:created xsi:type="dcterms:W3CDTF">2022-09-29T12:13:00Z</dcterms:created>
  <dcterms:modified xsi:type="dcterms:W3CDTF">2022-09-29T12:13:00Z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