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A87BD" w14:textId="77777777" w:rsidR="00000000" w:rsidRDefault="00000000">
      <w:pPr>
        <w:jc w:val="center"/>
        <w:divId w:val="246695060"/>
        <w:rPr>
          <w:rFonts w:ascii="Georgia" w:eastAsia="Times New Roman" w:hAnsi="Georgia"/>
          <w:b/>
          <w:bCs/>
          <w:sz w:val="29"/>
          <w:szCs w:val="29"/>
        </w:rPr>
      </w:pPr>
      <w:r>
        <w:rPr>
          <w:rFonts w:ascii="Georgia" w:eastAsia="Times New Roman" w:hAnsi="Georgia"/>
          <w:b/>
          <w:bCs/>
          <w:sz w:val="29"/>
          <w:szCs w:val="29"/>
        </w:rPr>
        <w:t>Draft</w:t>
      </w:r>
    </w:p>
    <w:p w14:paraId="04162B5D" w14:textId="77777777" w:rsidR="00000000" w:rsidRDefault="00000000">
      <w:pPr>
        <w:divId w:val="2070957521"/>
        <w:rPr>
          <w:rFonts w:ascii="Georgia" w:eastAsia="Times New Roman" w:hAnsi="Georgia"/>
          <w:sz w:val="18"/>
          <w:szCs w:val="18"/>
        </w:rPr>
      </w:pPr>
      <w:r>
        <w:rPr>
          <w:rFonts w:ascii="Georgia" w:eastAsia="Times New Roman" w:hAnsi="Georgia"/>
          <w:noProof/>
          <w:sz w:val="18"/>
          <w:szCs w:val="18"/>
        </w:rPr>
        <w:drawing>
          <wp:inline distT="0" distB="0" distL="0" distR="0" wp14:anchorId="69E8EB04" wp14:editId="278CF92F">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18A501F" w14:textId="77777777" w:rsidR="00000000" w:rsidRDefault="00000000">
      <w:pPr>
        <w:shd w:val="clear" w:color="auto" w:fill="FFFFFF"/>
        <w:spacing w:before="100" w:beforeAutospacing="1" w:after="100" w:afterAutospacing="1"/>
        <w:jc w:val="right"/>
        <w:outlineLvl w:val="1"/>
        <w:divId w:val="2070957521"/>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Paraboea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chumphonensis</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Triboun</w:t>
      </w:r>
      <w:proofErr w:type="spellEnd"/>
    </w:p>
    <w:p w14:paraId="12309E17" w14:textId="77777777" w:rsidR="00000000" w:rsidRDefault="00000000">
      <w:pPr>
        <w:jc w:val="right"/>
        <w:divId w:val="2070957521"/>
        <w:rPr>
          <w:rFonts w:ascii="Georgia" w:eastAsia="Times New Roman" w:hAnsi="Georgia"/>
          <w:sz w:val="18"/>
          <w:szCs w:val="18"/>
        </w:rPr>
      </w:pPr>
      <w:r>
        <w:rPr>
          <w:rFonts w:ascii="Georgia" w:eastAsia="Times New Roman" w:hAnsi="Georgia"/>
          <w:sz w:val="18"/>
          <w:szCs w:val="18"/>
        </w:rPr>
        <w:t xml:space="preserve">PLANTAE - TRACHEOPHYTA - MAGNOLIOPSIDA - LAMIALES - GESNERIACEAE - </w:t>
      </w:r>
      <w:proofErr w:type="spellStart"/>
      <w:r>
        <w:rPr>
          <w:rFonts w:ascii="Georgia" w:eastAsia="Times New Roman" w:hAnsi="Georgia"/>
          <w:sz w:val="18"/>
          <w:szCs w:val="18"/>
        </w:rPr>
        <w:t>Paraboea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chumphonensis</w:t>
      </w:r>
      <w:proofErr w:type="spellEnd"/>
    </w:p>
    <w:p w14:paraId="6E2D9040" w14:textId="77777777" w:rsidR="00000000" w:rsidRDefault="00000000">
      <w:pPr>
        <w:pStyle w:val="NormalWeb"/>
        <w:divId w:val="1940062453"/>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848"/>
        <w:gridCol w:w="653"/>
      </w:tblGrid>
      <w:tr w:rsidR="00000000" w14:paraId="5EF8FFBC" w14:textId="77777777">
        <w:trPr>
          <w:tblCellSpacing w:w="15" w:type="dxa"/>
          <w:jc w:val="center"/>
        </w:trPr>
        <w:tc>
          <w:tcPr>
            <w:tcW w:w="0" w:type="auto"/>
            <w:gridSpan w:val="2"/>
            <w:tcBorders>
              <w:bottom w:val="single" w:sz="6" w:space="0" w:color="000000"/>
            </w:tcBorders>
            <w:shd w:val="clear" w:color="auto" w:fill="BBBBBB"/>
            <w:vAlign w:val="center"/>
            <w:hideMark/>
          </w:tcPr>
          <w:p w14:paraId="6503D46B" w14:textId="77777777" w:rsidR="00000000"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393E3741" w14:textId="77777777">
        <w:trPr>
          <w:tblCellSpacing w:w="15" w:type="dxa"/>
          <w:jc w:val="center"/>
        </w:trPr>
        <w:tc>
          <w:tcPr>
            <w:tcW w:w="0" w:type="auto"/>
            <w:gridSpan w:val="2"/>
            <w:vAlign w:val="center"/>
            <w:hideMark/>
          </w:tcPr>
          <w:p w14:paraId="1177BA99" w14:textId="77777777" w:rsidR="00000000" w:rsidRDefault="00000000">
            <w:pPr>
              <w:spacing w:after="75"/>
              <w:rPr>
                <w:rFonts w:ascii="Georgia" w:eastAsia="Times New Roman" w:hAnsi="Georgia"/>
                <w:sz w:val="20"/>
                <w:szCs w:val="20"/>
              </w:rPr>
            </w:pPr>
            <w:commentRangeStart w:id="0"/>
            <w:commentRangeStart w:id="1"/>
            <w:r>
              <w:rPr>
                <w:rFonts w:ascii="Georgia" w:eastAsia="Times New Roman" w:hAnsi="Georgia"/>
                <w:sz w:val="20"/>
                <w:szCs w:val="20"/>
              </w:rPr>
              <w:t>CR - Critically Endangered, B1ab(iii)+2ab(iii) (IUCN version 3.1)</w:t>
            </w:r>
            <w:commentRangeEnd w:id="0"/>
            <w:r w:rsidR="006F43FA">
              <w:rPr>
                <w:rStyle w:val="CommentReference"/>
              </w:rPr>
              <w:commentReference w:id="0"/>
            </w:r>
            <w:commentRangeEnd w:id="1"/>
            <w:r w:rsidR="006F43FA">
              <w:rPr>
                <w:rStyle w:val="CommentReference"/>
              </w:rPr>
              <w:commentReference w:id="1"/>
            </w:r>
          </w:p>
        </w:tc>
      </w:tr>
      <w:tr w:rsidR="00000000" w14:paraId="35F4E087" w14:textId="77777777">
        <w:trPr>
          <w:tblCellSpacing w:w="15" w:type="dxa"/>
          <w:jc w:val="center"/>
        </w:trPr>
        <w:tc>
          <w:tcPr>
            <w:tcW w:w="0" w:type="auto"/>
            <w:gridSpan w:val="2"/>
            <w:vAlign w:val="center"/>
            <w:hideMark/>
          </w:tcPr>
          <w:p w14:paraId="22DA90E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w:t>
            </w:r>
          </w:p>
        </w:tc>
      </w:tr>
      <w:tr w:rsidR="00000000" w14:paraId="6300E0A6" w14:textId="77777777">
        <w:trPr>
          <w:tblCellSpacing w:w="15" w:type="dxa"/>
          <w:jc w:val="center"/>
        </w:trPr>
        <w:tc>
          <w:tcPr>
            <w:tcW w:w="0" w:type="auto"/>
            <w:vAlign w:val="center"/>
            <w:hideMark/>
          </w:tcPr>
          <w:p w14:paraId="0E567E4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Possibly Extinct: </w:t>
            </w:r>
          </w:p>
        </w:tc>
        <w:tc>
          <w:tcPr>
            <w:tcW w:w="0" w:type="auto"/>
            <w:vAlign w:val="center"/>
            <w:hideMark/>
          </w:tcPr>
          <w:p w14:paraId="2736239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r>
      <w:tr w:rsidR="00000000" w14:paraId="4EC6CD89" w14:textId="77777777">
        <w:trPr>
          <w:tblCellSpacing w:w="15" w:type="dxa"/>
          <w:jc w:val="center"/>
        </w:trPr>
        <w:tc>
          <w:tcPr>
            <w:tcW w:w="0" w:type="auto"/>
            <w:vAlign w:val="center"/>
            <w:hideMark/>
          </w:tcPr>
          <w:p w14:paraId="33B73D5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Possibly Extinct in the Wild: </w:t>
            </w:r>
          </w:p>
        </w:tc>
        <w:tc>
          <w:tcPr>
            <w:tcW w:w="0" w:type="auto"/>
            <w:vAlign w:val="center"/>
            <w:hideMark/>
          </w:tcPr>
          <w:p w14:paraId="17B9D25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r>
      <w:tr w:rsidR="00000000" w14:paraId="4AF72B49" w14:textId="77777777">
        <w:trPr>
          <w:tblCellSpacing w:w="15" w:type="dxa"/>
          <w:jc w:val="center"/>
        </w:trPr>
        <w:tc>
          <w:tcPr>
            <w:tcW w:w="0" w:type="auto"/>
            <w:vAlign w:val="center"/>
            <w:hideMark/>
          </w:tcPr>
          <w:p w14:paraId="3BC7E5A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Date Last Recorded (in the wild): </w:t>
            </w:r>
          </w:p>
        </w:tc>
        <w:tc>
          <w:tcPr>
            <w:tcW w:w="0" w:type="auto"/>
            <w:vAlign w:val="center"/>
            <w:hideMark/>
          </w:tcPr>
          <w:p w14:paraId="7EC0F154" w14:textId="77777777" w:rsidR="00000000" w:rsidRDefault="00000000">
            <w:pPr>
              <w:spacing w:after="75"/>
              <w:rPr>
                <w:rFonts w:ascii="Georgia" w:eastAsia="Times New Roman" w:hAnsi="Georgia"/>
                <w:sz w:val="18"/>
                <w:szCs w:val="18"/>
              </w:rPr>
            </w:pPr>
          </w:p>
        </w:tc>
      </w:tr>
    </w:tbl>
    <w:p w14:paraId="07446E75" w14:textId="77777777" w:rsidR="00000000" w:rsidRDefault="00000000">
      <w:pPr>
        <w:pStyle w:val="Heading1"/>
        <w:divId w:val="1069501201"/>
        <w:rPr>
          <w:rFonts w:ascii="Georgia" w:eastAsia="Times New Roman" w:hAnsi="Georgia"/>
          <w:sz w:val="29"/>
          <w:szCs w:val="29"/>
        </w:rPr>
      </w:pPr>
      <w:r>
        <w:rPr>
          <w:rFonts w:ascii="Georgia" w:eastAsia="Times New Roman" w:hAnsi="Georgia"/>
          <w:sz w:val="29"/>
          <w:szCs w:val="29"/>
        </w:rPr>
        <w:t>Red List Assessment</w:t>
      </w:r>
    </w:p>
    <w:p w14:paraId="674E374C" w14:textId="77777777" w:rsidR="00000000" w:rsidRDefault="00000000">
      <w:pPr>
        <w:pStyle w:val="Heading2"/>
        <w:divId w:val="1069501201"/>
        <w:rPr>
          <w:rFonts w:ascii="Georgia" w:eastAsia="Times New Roman" w:hAnsi="Georgia"/>
          <w:sz w:val="27"/>
          <w:szCs w:val="27"/>
        </w:rPr>
      </w:pPr>
      <w:r>
        <w:rPr>
          <w:rFonts w:ascii="Georgia" w:eastAsia="Times New Roman" w:hAnsi="Georgia"/>
          <w:sz w:val="27"/>
          <w:szCs w:val="27"/>
        </w:rPr>
        <w:t>Assessment Information</w:t>
      </w:r>
    </w:p>
    <w:p w14:paraId="3EAC52AC" w14:textId="77777777" w:rsidR="00000000" w:rsidRDefault="00000000">
      <w:pPr>
        <w:pStyle w:val="NormalWeb"/>
        <w:divId w:val="1069501201"/>
        <w:rPr>
          <w:rFonts w:ascii="Georgia" w:hAnsi="Georgia"/>
        </w:rPr>
      </w:pPr>
      <w:r>
        <w:rPr>
          <w:rStyle w:val="datalabel1"/>
          <w:rFonts w:ascii="Georgia" w:hAnsi="Georgia"/>
        </w:rPr>
        <w:t xml:space="preserve">Date of Assessment: </w:t>
      </w:r>
      <w:r>
        <w:rPr>
          <w:rFonts w:ascii="Georgia" w:hAnsi="Georgia"/>
        </w:rPr>
        <w:t>2022-08-18</w:t>
      </w:r>
    </w:p>
    <w:p w14:paraId="73EC782F" w14:textId="77777777" w:rsidR="00000000" w:rsidRDefault="00000000">
      <w:pPr>
        <w:pStyle w:val="NormalWeb"/>
        <w:divId w:val="1069501201"/>
        <w:rPr>
          <w:rFonts w:ascii="Georgia" w:hAnsi="Georgia"/>
        </w:rPr>
      </w:pPr>
      <w:r>
        <w:rPr>
          <w:rStyle w:val="datalabel1"/>
          <w:rFonts w:ascii="Georgia" w:hAnsi="Georgia"/>
        </w:rPr>
        <w:t xml:space="preserve">Assessor(s): </w:t>
      </w:r>
      <w:proofErr w:type="spellStart"/>
      <w:r>
        <w:rPr>
          <w:rFonts w:ascii="Georgia" w:hAnsi="Georgia"/>
        </w:rPr>
        <w:t>Triboun</w:t>
      </w:r>
      <w:proofErr w:type="spellEnd"/>
      <w:r>
        <w:rPr>
          <w:rFonts w:ascii="Georgia" w:hAnsi="Georgia"/>
        </w:rPr>
        <w:t>, P. &amp; Khorngton, S.</w:t>
      </w:r>
    </w:p>
    <w:p w14:paraId="51CB8BE6" w14:textId="77777777" w:rsidR="00000000" w:rsidRDefault="00000000">
      <w:pPr>
        <w:pStyle w:val="NormalWeb"/>
        <w:divId w:val="1069501201"/>
        <w:rPr>
          <w:rFonts w:ascii="Georgia" w:hAnsi="Georgia"/>
        </w:rPr>
      </w:pPr>
      <w:r>
        <w:rPr>
          <w:rStyle w:val="datalabel1"/>
          <w:rFonts w:ascii="Georgia" w:hAnsi="Georgia"/>
        </w:rPr>
        <w:t xml:space="preserve">Regions: </w:t>
      </w:r>
      <w:r>
        <w:rPr>
          <w:rFonts w:ascii="Georgia" w:hAnsi="Georgia"/>
        </w:rPr>
        <w:t>Global</w:t>
      </w:r>
    </w:p>
    <w:p w14:paraId="08C2D4E5" w14:textId="77777777" w:rsidR="00000000" w:rsidRDefault="00000000">
      <w:pPr>
        <w:pStyle w:val="Heading2"/>
        <w:divId w:val="1069501201"/>
        <w:rPr>
          <w:rFonts w:ascii="Georgia" w:eastAsia="Times New Roman" w:hAnsi="Georgia"/>
          <w:sz w:val="27"/>
          <w:szCs w:val="27"/>
        </w:rPr>
      </w:pPr>
      <w:r>
        <w:rPr>
          <w:rFonts w:ascii="Georgia" w:eastAsia="Times New Roman" w:hAnsi="Georgia"/>
          <w:sz w:val="27"/>
          <w:szCs w:val="27"/>
        </w:rPr>
        <w:t>Assessment Rationale</w:t>
      </w:r>
    </w:p>
    <w:p w14:paraId="356DFC9B" w14:textId="3872B6DB" w:rsidR="00000000" w:rsidRDefault="00000000">
      <w:pPr>
        <w:pStyle w:val="NormalWeb"/>
        <w:divId w:val="1069501201"/>
        <w:rPr>
          <w:rFonts w:ascii="Georgia" w:hAnsi="Georgia"/>
        </w:rPr>
      </w:pPr>
      <w:proofErr w:type="spellStart"/>
      <w:r>
        <w:rPr>
          <w:rStyle w:val="Emphasis"/>
          <w:rFonts w:ascii="Georgia" w:hAnsi="Georgia"/>
        </w:rPr>
        <w:t>Paraboea</w:t>
      </w:r>
      <w:proofErr w:type="spellEnd"/>
      <w:r>
        <w:rPr>
          <w:rStyle w:val="Emphasis"/>
          <w:rFonts w:ascii="Georgia" w:hAnsi="Georgia"/>
        </w:rPr>
        <w:t xml:space="preserve"> </w:t>
      </w:r>
      <w:proofErr w:type="spellStart"/>
      <w:r>
        <w:rPr>
          <w:rStyle w:val="Emphasis"/>
          <w:rFonts w:ascii="Georgia" w:hAnsi="Georgia"/>
        </w:rPr>
        <w:t>chumphonensis</w:t>
      </w:r>
      <w:proofErr w:type="spellEnd"/>
      <w:r>
        <w:rPr>
          <w:rFonts w:ascii="Georgia" w:hAnsi="Georgia"/>
        </w:rPr>
        <w:t xml:space="preserve"> is listed as Critically Endangered (CR). This species is endemic to Thailand. It is only known from Ko </w:t>
      </w:r>
      <w:proofErr w:type="spellStart"/>
      <w:r>
        <w:rPr>
          <w:rFonts w:ascii="Georgia" w:hAnsi="Georgia"/>
        </w:rPr>
        <w:t>Khai</w:t>
      </w:r>
      <w:proofErr w:type="spellEnd"/>
      <w:r>
        <w:rPr>
          <w:rFonts w:ascii="Georgia" w:hAnsi="Georgia"/>
        </w:rPr>
        <w:t xml:space="preserve">, Chumphon (type locality). The </w:t>
      </w:r>
      <w:ins w:id="2" w:author="Jack Plummer" w:date="2022-10-18T18:20:00Z">
        <w:r w:rsidR="006F43FA">
          <w:rPr>
            <w:rFonts w:ascii="Georgia" w:hAnsi="Georgia"/>
          </w:rPr>
          <w:t>extent of occurrence (</w:t>
        </w:r>
      </w:ins>
      <w:r>
        <w:rPr>
          <w:rFonts w:ascii="Georgia" w:hAnsi="Georgia"/>
        </w:rPr>
        <w:t>EOO</w:t>
      </w:r>
      <w:ins w:id="3" w:author="Jack Plummer" w:date="2022-10-18T18:20:00Z">
        <w:r w:rsidR="006F43FA">
          <w:rPr>
            <w:rFonts w:ascii="Georgia" w:hAnsi="Georgia"/>
          </w:rPr>
          <w:t>)</w:t>
        </w:r>
      </w:ins>
      <w:r>
        <w:rPr>
          <w:rFonts w:ascii="Georgia" w:hAnsi="Georgia"/>
        </w:rPr>
        <w:t xml:space="preserve"> and the </w:t>
      </w:r>
      <w:ins w:id="4" w:author="Jack Plummer" w:date="2022-10-18T18:20:00Z">
        <w:r w:rsidR="006F43FA">
          <w:rPr>
            <w:rFonts w:ascii="Georgia" w:hAnsi="Georgia"/>
          </w:rPr>
          <w:t>area of occupancy (</w:t>
        </w:r>
      </w:ins>
      <w:r>
        <w:rPr>
          <w:rFonts w:ascii="Georgia" w:hAnsi="Georgia"/>
        </w:rPr>
        <w:t>AOO</w:t>
      </w:r>
      <w:ins w:id="5" w:author="Jack Plummer" w:date="2022-10-18T18:20:00Z">
        <w:r w:rsidR="006F43FA">
          <w:rPr>
            <w:rFonts w:ascii="Georgia" w:hAnsi="Georgia"/>
          </w:rPr>
          <w:t>)</w:t>
        </w:r>
      </w:ins>
      <w:r>
        <w:rPr>
          <w:rFonts w:ascii="Georgia" w:hAnsi="Georgia"/>
        </w:rPr>
        <w:t xml:space="preserve"> are</w:t>
      </w:r>
      <w:ins w:id="6" w:author="Jack Plummer" w:date="2022-10-18T18:20:00Z">
        <w:r w:rsidR="006F43FA">
          <w:rPr>
            <w:rFonts w:ascii="Georgia" w:hAnsi="Georgia"/>
          </w:rPr>
          <w:t xml:space="preserve"> both 4 km</w:t>
        </w:r>
        <w:r w:rsidR="006F43FA">
          <w:rPr>
            <w:rFonts w:ascii="Georgia" w:hAnsi="Georgia"/>
            <w:vertAlign w:val="superscript"/>
          </w:rPr>
          <w:t>2,</w:t>
        </w:r>
      </w:ins>
      <w:ins w:id="7" w:author="Jack Plummer" w:date="2022-10-18T18:21:00Z">
        <w:r w:rsidR="006F43FA">
          <w:rPr>
            <w:rFonts w:ascii="Georgia" w:hAnsi="Georgia"/>
          </w:rPr>
          <w:t xml:space="preserve"> falling</w:t>
        </w:r>
      </w:ins>
      <w:r>
        <w:rPr>
          <w:rFonts w:ascii="Georgia" w:hAnsi="Georgia"/>
        </w:rPr>
        <w:t xml:space="preserve"> within the </w:t>
      </w:r>
      <w:del w:id="8" w:author="Jack Plummer" w:date="2022-10-18T18:21:00Z">
        <w:r w:rsidDel="006F43FA">
          <w:rPr>
            <w:rFonts w:ascii="Georgia" w:hAnsi="Georgia"/>
          </w:rPr>
          <w:delText xml:space="preserve">boundary </w:delText>
        </w:r>
      </w:del>
      <w:ins w:id="9" w:author="Jack Plummer" w:date="2022-10-18T18:21:00Z">
        <w:r w:rsidR="006F43FA">
          <w:rPr>
            <w:rFonts w:ascii="Georgia" w:hAnsi="Georgia"/>
          </w:rPr>
          <w:t>respective thresholds</w:t>
        </w:r>
        <w:r w:rsidR="006F43FA">
          <w:rPr>
            <w:rFonts w:ascii="Georgia" w:hAnsi="Georgia"/>
          </w:rPr>
          <w:t xml:space="preserve"> </w:t>
        </w:r>
      </w:ins>
      <w:r>
        <w:rPr>
          <w:rFonts w:ascii="Georgia" w:hAnsi="Georgia"/>
        </w:rPr>
        <w:t xml:space="preserve">for </w:t>
      </w:r>
      <w:ins w:id="10" w:author="Jack Plummer" w:date="2022-10-18T18:21:00Z">
        <w:r w:rsidR="006F43FA">
          <w:rPr>
            <w:rFonts w:ascii="Georgia" w:hAnsi="Georgia"/>
          </w:rPr>
          <w:t xml:space="preserve">the </w:t>
        </w:r>
      </w:ins>
      <w:r>
        <w:rPr>
          <w:rFonts w:ascii="Georgia" w:hAnsi="Georgia"/>
        </w:rPr>
        <w:t xml:space="preserve">Critically Endangered </w:t>
      </w:r>
      <w:del w:id="11" w:author="Jack Plummer" w:date="2022-10-18T18:21:00Z">
        <w:r w:rsidDel="006F43FA">
          <w:rPr>
            <w:rFonts w:ascii="Georgia" w:hAnsi="Georgia"/>
          </w:rPr>
          <w:delText>assessment</w:delText>
        </w:r>
      </w:del>
      <w:ins w:id="12" w:author="Jack Plummer" w:date="2022-10-18T18:21:00Z">
        <w:r w:rsidR="006F43FA">
          <w:rPr>
            <w:rFonts w:ascii="Georgia" w:hAnsi="Georgia"/>
          </w:rPr>
          <w:t>category under criterion B</w:t>
        </w:r>
      </w:ins>
      <w:r>
        <w:rPr>
          <w:rFonts w:ascii="Georgia" w:hAnsi="Georgia"/>
        </w:rPr>
        <w:t xml:space="preserve">. This species was found in </w:t>
      </w:r>
      <w:ins w:id="13" w:author="Jack Plummer" w:date="2022-10-18T18:21:00Z">
        <w:r w:rsidR="006F43FA">
          <w:rPr>
            <w:rFonts w:ascii="Georgia" w:hAnsi="Georgia"/>
          </w:rPr>
          <w:t xml:space="preserve">an </w:t>
        </w:r>
      </w:ins>
      <w:del w:id="14" w:author="Jack Plummer" w:date="2022-10-18T18:21:00Z">
        <w:r w:rsidDel="006F43FA">
          <w:rPr>
            <w:rFonts w:ascii="Georgia" w:hAnsi="Georgia"/>
          </w:rPr>
          <w:delText>non-</w:delText>
        </w:r>
      </w:del>
      <w:ins w:id="15" w:author="Jack Plummer" w:date="2022-10-18T18:21:00Z">
        <w:r w:rsidR="006F43FA">
          <w:rPr>
            <w:rFonts w:ascii="Georgia" w:hAnsi="Georgia"/>
          </w:rPr>
          <w:t>un</w:t>
        </w:r>
      </w:ins>
      <w:r>
        <w:rPr>
          <w:rFonts w:ascii="Georgia" w:hAnsi="Georgia"/>
        </w:rPr>
        <w:t xml:space="preserve">protected area and </w:t>
      </w:r>
      <w:ins w:id="16" w:author="Jack Plummer" w:date="2022-10-18T18:21:00Z">
        <w:r w:rsidR="006F43FA">
          <w:rPr>
            <w:rFonts w:ascii="Georgia" w:hAnsi="Georgia"/>
          </w:rPr>
          <w:t>the sub</w:t>
        </w:r>
      </w:ins>
      <w:r>
        <w:rPr>
          <w:rFonts w:ascii="Georgia" w:hAnsi="Georgia"/>
        </w:rPr>
        <w:t>population is very small and restrict</w:t>
      </w:r>
      <w:ins w:id="17" w:author="Jack Plummer" w:date="2022-10-18T18:21:00Z">
        <w:r w:rsidR="006F43FA">
          <w:rPr>
            <w:rFonts w:ascii="Georgia" w:hAnsi="Georgia"/>
          </w:rPr>
          <w:t>ed</w:t>
        </w:r>
      </w:ins>
      <w:r>
        <w:rPr>
          <w:rFonts w:ascii="Georgia" w:hAnsi="Georgia"/>
        </w:rPr>
        <w:t xml:space="preserve"> </w:t>
      </w:r>
      <w:del w:id="18" w:author="Jack Plummer" w:date="2022-10-18T18:22:00Z">
        <w:r w:rsidDel="006F43FA">
          <w:rPr>
            <w:rFonts w:ascii="Georgia" w:hAnsi="Georgia"/>
          </w:rPr>
          <w:delText>in</w:delText>
        </w:r>
      </w:del>
      <w:ins w:id="19" w:author="Jack Plummer" w:date="2022-10-18T18:22:00Z">
        <w:r w:rsidR="006F43FA">
          <w:rPr>
            <w:rFonts w:ascii="Georgia" w:hAnsi="Georgia"/>
          </w:rPr>
          <w:t>to</w:t>
        </w:r>
      </w:ins>
      <w:r>
        <w:rPr>
          <w:rFonts w:ascii="Georgia" w:hAnsi="Georgia"/>
        </w:rPr>
        <w:t xml:space="preserve"> this island. </w:t>
      </w:r>
      <w:commentRangeStart w:id="20"/>
      <w:r>
        <w:rPr>
          <w:rFonts w:ascii="Georgia" w:hAnsi="Georgia"/>
        </w:rPr>
        <w:t xml:space="preserve">The population consists of fewer than 100 individuals. </w:t>
      </w:r>
      <w:commentRangeEnd w:id="20"/>
      <w:r w:rsidR="006F43FA">
        <w:rPr>
          <w:rStyle w:val="CommentReference"/>
        </w:rPr>
        <w:commentReference w:id="20"/>
      </w:r>
      <w:r>
        <w:rPr>
          <w:rFonts w:ascii="Georgia" w:hAnsi="Georgia"/>
        </w:rPr>
        <w:t xml:space="preserve">Ko </w:t>
      </w:r>
      <w:proofErr w:type="spellStart"/>
      <w:r>
        <w:rPr>
          <w:rFonts w:ascii="Georgia" w:hAnsi="Georgia"/>
        </w:rPr>
        <w:t>Khai</w:t>
      </w:r>
      <w:proofErr w:type="spellEnd"/>
      <w:r>
        <w:rPr>
          <w:rFonts w:ascii="Georgia" w:hAnsi="Georgia"/>
        </w:rPr>
        <w:t xml:space="preserve"> island is a </w:t>
      </w:r>
      <w:proofErr w:type="gramStart"/>
      <w:r>
        <w:rPr>
          <w:rFonts w:ascii="Georgia" w:hAnsi="Georgia"/>
        </w:rPr>
        <w:t>small isolated</w:t>
      </w:r>
      <w:proofErr w:type="gramEnd"/>
      <w:r>
        <w:rPr>
          <w:rFonts w:ascii="Georgia" w:hAnsi="Georgia"/>
        </w:rPr>
        <w:t xml:space="preserve"> island, so this species is extremely vulnerable to extinction. Its habitat can be lost so quickly. Tourism is potential threat for its habitat. Then species is justified as Critically Endangered (CR).</w:t>
      </w:r>
    </w:p>
    <w:p w14:paraId="57808E9D" w14:textId="77777777" w:rsidR="00000000" w:rsidRDefault="00000000">
      <w:pPr>
        <w:pStyle w:val="Heading1"/>
        <w:divId w:val="1010450688"/>
        <w:rPr>
          <w:rFonts w:ascii="Georgia" w:eastAsia="Times New Roman" w:hAnsi="Georgia"/>
          <w:sz w:val="29"/>
          <w:szCs w:val="29"/>
        </w:rPr>
      </w:pPr>
      <w:r>
        <w:rPr>
          <w:rFonts w:ascii="Georgia" w:eastAsia="Times New Roman" w:hAnsi="Georgia"/>
          <w:sz w:val="29"/>
          <w:szCs w:val="29"/>
        </w:rPr>
        <w:t>Distribution</w:t>
      </w:r>
    </w:p>
    <w:p w14:paraId="79EC01BC" w14:textId="77777777" w:rsidR="00000000" w:rsidRDefault="00000000">
      <w:pPr>
        <w:pStyle w:val="Heading2"/>
        <w:divId w:val="1010450688"/>
        <w:rPr>
          <w:rFonts w:ascii="Georgia" w:eastAsia="Times New Roman" w:hAnsi="Georgia"/>
          <w:sz w:val="27"/>
          <w:szCs w:val="27"/>
        </w:rPr>
      </w:pPr>
      <w:r>
        <w:rPr>
          <w:rFonts w:ascii="Georgia" w:eastAsia="Times New Roman" w:hAnsi="Georgia"/>
          <w:sz w:val="27"/>
          <w:szCs w:val="27"/>
        </w:rPr>
        <w:t>Geographic Range</w:t>
      </w:r>
    </w:p>
    <w:p w14:paraId="6E0B8E4B" w14:textId="6FE0B1F0" w:rsidR="00000000" w:rsidRDefault="00000000">
      <w:pPr>
        <w:pStyle w:val="NormalWeb"/>
        <w:divId w:val="1010450688"/>
        <w:rPr>
          <w:rStyle w:val="fontstyle01"/>
        </w:rPr>
      </w:pPr>
      <w:r>
        <w:rPr>
          <w:rFonts w:ascii="Georgia" w:hAnsi="Georgia"/>
        </w:rPr>
        <w:t xml:space="preserve">This species is only known Ko </w:t>
      </w:r>
      <w:proofErr w:type="spellStart"/>
      <w:r>
        <w:rPr>
          <w:rFonts w:ascii="Georgia" w:hAnsi="Georgia"/>
        </w:rPr>
        <w:t>Khai</w:t>
      </w:r>
      <w:proofErr w:type="spellEnd"/>
      <w:r>
        <w:rPr>
          <w:rFonts w:ascii="Georgia" w:hAnsi="Georgia"/>
        </w:rPr>
        <w:t>, Chumphon (type locality).</w:t>
      </w:r>
      <w:r>
        <w:rPr>
          <w:rStyle w:val="fontstyle01"/>
          <w:rFonts w:ascii="Georgia" w:hAnsi="Georgia"/>
        </w:rPr>
        <w:t xml:space="preserve"> The extent of occurrence </w:t>
      </w:r>
      <w:del w:id="21" w:author="Jack Plummer" w:date="2022-10-18T18:23:00Z">
        <w:r w:rsidDel="006F43FA">
          <w:rPr>
            <w:rStyle w:val="fontstyle01"/>
            <w:rFonts w:ascii="Georgia" w:hAnsi="Georgia"/>
          </w:rPr>
          <w:delText xml:space="preserve">cannot be evaluated. The </w:delText>
        </w:r>
      </w:del>
      <w:ins w:id="22" w:author="Jack Plummer" w:date="2022-10-18T18:23:00Z">
        <w:r w:rsidR="006F43FA">
          <w:rPr>
            <w:rStyle w:val="fontstyle01"/>
            <w:rFonts w:ascii="Georgia" w:hAnsi="Georgia"/>
          </w:rPr>
          <w:t xml:space="preserve">and </w:t>
        </w:r>
      </w:ins>
      <w:r>
        <w:rPr>
          <w:rStyle w:val="fontstyle01"/>
          <w:rFonts w:ascii="Georgia" w:hAnsi="Georgia"/>
        </w:rPr>
        <w:t xml:space="preserve">area of occupancy </w:t>
      </w:r>
      <w:del w:id="23" w:author="Jack Plummer" w:date="2022-10-18T18:23:00Z">
        <w:r w:rsidDel="006F43FA">
          <w:rPr>
            <w:rStyle w:val="fontstyle01"/>
            <w:rFonts w:ascii="Georgia" w:hAnsi="Georgia"/>
          </w:rPr>
          <w:delText xml:space="preserve">is </w:delText>
        </w:r>
      </w:del>
      <w:ins w:id="24" w:author="Jack Plummer" w:date="2022-10-18T18:23:00Z">
        <w:r w:rsidR="006F43FA">
          <w:rPr>
            <w:rStyle w:val="fontstyle01"/>
            <w:rFonts w:ascii="Georgia" w:hAnsi="Georgia"/>
          </w:rPr>
          <w:t xml:space="preserve">are </w:t>
        </w:r>
      </w:ins>
      <w:del w:id="25" w:author="Jack Plummer" w:date="2022-10-18T18:23:00Z">
        <w:r w:rsidDel="006F43FA">
          <w:rPr>
            <w:rStyle w:val="fontstyle01"/>
            <w:rFonts w:ascii="Georgia" w:hAnsi="Georgia"/>
          </w:rPr>
          <w:delText>less than 10</w:delText>
        </w:r>
      </w:del>
      <w:ins w:id="26" w:author="Jack Plummer" w:date="2022-10-18T18:23:00Z">
        <w:r w:rsidR="006F43FA">
          <w:rPr>
            <w:rStyle w:val="fontstyle01"/>
            <w:rFonts w:ascii="Georgia" w:hAnsi="Georgia"/>
          </w:rPr>
          <w:t>both four</w:t>
        </w:r>
      </w:ins>
      <w:r>
        <w:rPr>
          <w:rStyle w:val="fontstyle01"/>
          <w:rFonts w:ascii="Georgia" w:hAnsi="Georgia"/>
        </w:rPr>
        <w:t xml:space="preserve"> km</w:t>
      </w:r>
      <w:r>
        <w:rPr>
          <w:rStyle w:val="fontstyle01"/>
          <w:rFonts w:ascii="Georgia" w:hAnsi="Georgia"/>
          <w:vertAlign w:val="superscript"/>
        </w:rPr>
        <w:t>2</w:t>
      </w:r>
      <w:r>
        <w:rPr>
          <w:rStyle w:val="fontstyle01"/>
          <w:rFonts w:ascii="Georgia" w:hAnsi="Georgia"/>
        </w:rPr>
        <w:t xml:space="preserve">. </w:t>
      </w:r>
      <w:ins w:id="27" w:author="Jack Plummer" w:date="2022-10-18T18:23:00Z">
        <w:r w:rsidR="006F43FA">
          <w:rPr>
            <w:rStyle w:val="fontstyle01"/>
            <w:rFonts w:ascii="Georgia" w:hAnsi="Georgia"/>
          </w:rPr>
          <w:t xml:space="preserve">This species has only been recorded </w:t>
        </w:r>
      </w:ins>
      <w:del w:id="28" w:author="Jack Plummer" w:date="2022-10-18T18:23:00Z">
        <w:r w:rsidDel="006F43FA">
          <w:rPr>
            <w:rStyle w:val="fontstyle01"/>
            <w:rFonts w:ascii="Georgia" w:hAnsi="Georgia"/>
          </w:rPr>
          <w:delText xml:space="preserve">Occurs </w:delText>
        </w:r>
      </w:del>
      <w:r>
        <w:rPr>
          <w:rStyle w:val="fontstyle01"/>
          <w:rFonts w:ascii="Georgia" w:hAnsi="Georgia"/>
        </w:rPr>
        <w:t>at 33 m a</w:t>
      </w:r>
      <w:del w:id="29" w:author="Jack Plummer" w:date="2022-10-18T18:23:00Z">
        <w:r w:rsidDel="006F43FA">
          <w:rPr>
            <w:rStyle w:val="fontstyle01"/>
            <w:rFonts w:ascii="Georgia" w:hAnsi="Georgia"/>
          </w:rPr>
          <w:delText xml:space="preserve">bove the </w:delText>
        </w:r>
      </w:del>
      <w:r>
        <w:rPr>
          <w:rStyle w:val="fontstyle01"/>
          <w:rFonts w:ascii="Georgia" w:hAnsi="Georgia"/>
        </w:rPr>
        <w:t>s</w:t>
      </w:r>
      <w:ins w:id="30" w:author="Jack Plummer" w:date="2022-10-18T18:24:00Z">
        <w:r w:rsidR="006F43FA">
          <w:rPr>
            <w:rStyle w:val="fontstyle01"/>
            <w:rFonts w:ascii="Georgia" w:hAnsi="Georgia"/>
          </w:rPr>
          <w:t>l</w:t>
        </w:r>
      </w:ins>
      <w:del w:id="31" w:author="Jack Plummer" w:date="2022-10-18T18:24:00Z">
        <w:r w:rsidDel="006F43FA">
          <w:rPr>
            <w:rStyle w:val="fontstyle01"/>
            <w:rFonts w:ascii="Georgia" w:hAnsi="Georgia"/>
          </w:rPr>
          <w:delText>ea level</w:delText>
        </w:r>
      </w:del>
      <w:r>
        <w:rPr>
          <w:rStyle w:val="fontstyle01"/>
          <w:rFonts w:ascii="Georgia" w:hAnsi="Georgia"/>
        </w:rPr>
        <w:t>.</w:t>
      </w:r>
    </w:p>
    <w:p w14:paraId="4C5EBCF8" w14:textId="77777777" w:rsidR="00000000" w:rsidRDefault="00000000">
      <w:pPr>
        <w:pStyle w:val="Heading2"/>
        <w:divId w:val="1010450688"/>
        <w:rPr>
          <w:rFonts w:eastAsia="Times New Roman"/>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795"/>
        <w:gridCol w:w="7215"/>
      </w:tblGrid>
      <w:tr w:rsidR="00000000" w14:paraId="25DAA1E9" w14:textId="77777777">
        <w:trPr>
          <w:divId w:val="1010450688"/>
          <w:tblCellSpacing w:w="15" w:type="dxa"/>
        </w:trPr>
        <w:tc>
          <w:tcPr>
            <w:tcW w:w="0" w:type="auto"/>
            <w:tcBorders>
              <w:bottom w:val="single" w:sz="6" w:space="0" w:color="000000"/>
            </w:tcBorders>
            <w:shd w:val="clear" w:color="auto" w:fill="BBBBBB"/>
            <w:vAlign w:val="center"/>
            <w:hideMark/>
          </w:tcPr>
          <w:p w14:paraId="69845B5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Estimated area of occupancy (AOO) - in km2</w:t>
            </w:r>
          </w:p>
        </w:tc>
        <w:tc>
          <w:tcPr>
            <w:tcW w:w="0" w:type="auto"/>
            <w:tcBorders>
              <w:bottom w:val="single" w:sz="6" w:space="0" w:color="000000"/>
            </w:tcBorders>
            <w:shd w:val="clear" w:color="auto" w:fill="BBBBBB"/>
            <w:vAlign w:val="center"/>
            <w:hideMark/>
          </w:tcPr>
          <w:p w14:paraId="15B041D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37B7330C" w14:textId="77777777">
        <w:trPr>
          <w:divId w:val="1010450688"/>
          <w:tblCellSpacing w:w="15" w:type="dxa"/>
        </w:trPr>
        <w:tc>
          <w:tcPr>
            <w:tcW w:w="0" w:type="auto"/>
            <w:vAlign w:val="center"/>
            <w:hideMark/>
          </w:tcPr>
          <w:p w14:paraId="4F82221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4E6299E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Based on point data for only one locality. As there are thought to be fewer than 100 mature individuals, it is suspected that the area of occupancy of the species at any one locality is unlikely to exceed a 2 x 2 km grid cell.</w:t>
            </w:r>
          </w:p>
        </w:tc>
      </w:tr>
    </w:tbl>
    <w:p w14:paraId="0A2E1E11" w14:textId="77777777" w:rsidR="00000000" w:rsidRDefault="00000000">
      <w:pPr>
        <w:pStyle w:val="Heading2"/>
        <w:divId w:val="1010450688"/>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64"/>
        <w:gridCol w:w="2383"/>
        <w:gridCol w:w="4463"/>
      </w:tblGrid>
      <w:tr w:rsidR="006F43FA" w14:paraId="512CC9CC" w14:textId="77777777">
        <w:trPr>
          <w:divId w:val="1010450688"/>
          <w:tblCellSpacing w:w="15" w:type="dxa"/>
        </w:trPr>
        <w:tc>
          <w:tcPr>
            <w:tcW w:w="0" w:type="auto"/>
            <w:tcBorders>
              <w:bottom w:val="single" w:sz="6" w:space="0" w:color="000000"/>
            </w:tcBorders>
            <w:shd w:val="clear" w:color="auto" w:fill="BBBBBB"/>
            <w:vAlign w:val="center"/>
            <w:hideMark/>
          </w:tcPr>
          <w:p w14:paraId="2644295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1FF2230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2735ACA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75A5E656" w14:textId="77777777">
        <w:trPr>
          <w:divId w:val="1010450688"/>
          <w:tblCellSpacing w:w="15" w:type="dxa"/>
        </w:trPr>
        <w:tc>
          <w:tcPr>
            <w:tcW w:w="0" w:type="auto"/>
            <w:vAlign w:val="center"/>
            <w:hideMark/>
          </w:tcPr>
          <w:p w14:paraId="3E46761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302E4307" w14:textId="2AE7C073" w:rsidR="00000000" w:rsidRDefault="00000000">
            <w:pPr>
              <w:spacing w:after="75"/>
              <w:rPr>
                <w:rFonts w:ascii="Georgia" w:eastAsia="Times New Roman" w:hAnsi="Georgia"/>
                <w:sz w:val="18"/>
                <w:szCs w:val="18"/>
              </w:rPr>
            </w:pPr>
            <w:del w:id="32" w:author="Jack Plummer" w:date="2022-10-18T18:24:00Z">
              <w:r w:rsidDel="006F43FA">
                <w:rPr>
                  <w:rFonts w:ascii="Georgia" w:eastAsia="Times New Roman" w:hAnsi="Georgia"/>
                  <w:sz w:val="18"/>
                  <w:szCs w:val="18"/>
                </w:rPr>
                <w:delText>true</w:delText>
              </w:r>
            </w:del>
            <w:ins w:id="33" w:author="Jack Plummer" w:date="2022-10-18T18:24:00Z">
              <w:r w:rsidR="006F43FA">
                <w:rPr>
                  <w:rFonts w:ascii="Georgia" w:eastAsia="Times New Roman" w:hAnsi="Georgia"/>
                  <w:sz w:val="18"/>
                  <w:szCs w:val="18"/>
                </w:rPr>
                <w:t>false</w:t>
              </w:r>
            </w:ins>
          </w:p>
        </w:tc>
        <w:tc>
          <w:tcPr>
            <w:tcW w:w="0" w:type="auto"/>
            <w:vAlign w:val="center"/>
            <w:hideMark/>
          </w:tcPr>
          <w:p w14:paraId="79CE2D1F" w14:textId="1FCD3A52" w:rsidR="00000000" w:rsidRDefault="00000000">
            <w:pPr>
              <w:spacing w:after="75"/>
              <w:rPr>
                <w:rFonts w:ascii="Georgia" w:eastAsia="Times New Roman" w:hAnsi="Georgia"/>
                <w:sz w:val="18"/>
                <w:szCs w:val="18"/>
              </w:rPr>
            </w:pPr>
            <w:del w:id="34" w:author="Jack Plummer" w:date="2022-10-18T18:24:00Z">
              <w:r w:rsidDel="006F43FA">
                <w:rPr>
                  <w:rFonts w:ascii="Georgia" w:eastAsia="Times New Roman" w:hAnsi="Georgia"/>
                  <w:sz w:val="18"/>
                  <w:szCs w:val="18"/>
                </w:rPr>
                <w:delText>Estimated from a 2 x 2 km grid cell for herbarium specimen point data mapped using GeoCAT (Bachman et al. 2011).</w:delText>
              </w:r>
            </w:del>
            <w:ins w:id="35" w:author="Jack Plummer" w:date="2022-10-18T18:24:00Z">
              <w:r w:rsidR="006F43FA">
                <w:rPr>
                  <w:rFonts w:ascii="Georgia" w:eastAsia="Times New Roman" w:hAnsi="Georgia"/>
                  <w:sz w:val="18"/>
                  <w:szCs w:val="18"/>
                </w:rPr>
                <w:t>E</w:t>
              </w:r>
              <w:r w:rsidR="006F43FA">
                <w:rPr>
                  <w:rFonts w:eastAsia="Times New Roman"/>
                  <w:sz w:val="18"/>
                  <w:szCs w:val="18"/>
                </w:rPr>
                <w:t>quated to minimal AOO.</w:t>
              </w:r>
            </w:ins>
          </w:p>
        </w:tc>
      </w:tr>
    </w:tbl>
    <w:p w14:paraId="7882569E" w14:textId="77777777" w:rsidR="00000000" w:rsidRDefault="00000000">
      <w:pPr>
        <w:pStyle w:val="Heading2"/>
        <w:divId w:val="1010450688"/>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619"/>
        <w:gridCol w:w="7391"/>
      </w:tblGrid>
      <w:tr w:rsidR="006F43FA" w14:paraId="43E1A3FF" w14:textId="77777777">
        <w:trPr>
          <w:divId w:val="1010450688"/>
          <w:tblCellSpacing w:w="15" w:type="dxa"/>
        </w:trPr>
        <w:tc>
          <w:tcPr>
            <w:tcW w:w="0" w:type="auto"/>
            <w:tcBorders>
              <w:bottom w:val="single" w:sz="6" w:space="0" w:color="000000"/>
            </w:tcBorders>
            <w:shd w:val="clear" w:color="auto" w:fill="BBBBBB"/>
            <w:vAlign w:val="center"/>
            <w:hideMark/>
          </w:tcPr>
          <w:p w14:paraId="3B41E27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6999947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F43FA" w14:paraId="64F91F5B" w14:textId="77777777">
        <w:trPr>
          <w:divId w:val="1010450688"/>
          <w:tblCellSpacing w:w="15" w:type="dxa"/>
        </w:trPr>
        <w:tc>
          <w:tcPr>
            <w:tcW w:w="0" w:type="auto"/>
            <w:vAlign w:val="center"/>
            <w:hideMark/>
          </w:tcPr>
          <w:p w14:paraId="425D56C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w:t>
            </w:r>
          </w:p>
        </w:tc>
        <w:tc>
          <w:tcPr>
            <w:tcW w:w="0" w:type="auto"/>
            <w:vAlign w:val="center"/>
            <w:hideMark/>
          </w:tcPr>
          <w:p w14:paraId="11D64A9D" w14:textId="6812C779" w:rsidR="00000000" w:rsidRDefault="00000000">
            <w:pPr>
              <w:spacing w:after="75"/>
              <w:rPr>
                <w:rFonts w:ascii="Georgia" w:eastAsia="Times New Roman" w:hAnsi="Georgia"/>
                <w:sz w:val="18"/>
                <w:szCs w:val="18"/>
              </w:rPr>
            </w:pPr>
            <w:del w:id="36" w:author="Jack Plummer" w:date="2022-10-18T18:24:00Z">
              <w:r w:rsidDel="006F43FA">
                <w:rPr>
                  <w:rFonts w:ascii="Georgia" w:eastAsia="Times New Roman" w:hAnsi="Georgia"/>
                  <w:sz w:val="18"/>
                  <w:szCs w:val="18"/>
                </w:rPr>
                <w:delText>Collection locality occur in one locality from from</w:delText>
              </w:r>
            </w:del>
            <w:ins w:id="37" w:author="Jack Plummer" w:date="2022-10-18T18:24:00Z">
              <w:r w:rsidR="006F43FA">
                <w:rPr>
                  <w:rFonts w:ascii="Georgia" w:eastAsia="Times New Roman" w:hAnsi="Georgia"/>
                  <w:sz w:val="18"/>
                  <w:szCs w:val="18"/>
                </w:rPr>
                <w:t>The species is only known from</w:t>
              </w:r>
            </w:ins>
            <w:r>
              <w:rPr>
                <w:rFonts w:ascii="Georgia" w:eastAsia="Times New Roman" w:hAnsi="Georgia"/>
                <w:sz w:val="18"/>
                <w:szCs w:val="18"/>
              </w:rPr>
              <w:t xml:space="preserve"> Ko </w:t>
            </w:r>
            <w:proofErr w:type="spellStart"/>
            <w:r>
              <w:rPr>
                <w:rFonts w:ascii="Georgia" w:eastAsia="Times New Roman" w:hAnsi="Georgia"/>
                <w:sz w:val="18"/>
                <w:szCs w:val="18"/>
              </w:rPr>
              <w:t>Khai</w:t>
            </w:r>
            <w:proofErr w:type="spellEnd"/>
            <w:r>
              <w:rPr>
                <w:rFonts w:ascii="Georgia" w:eastAsia="Times New Roman" w:hAnsi="Georgia"/>
                <w:sz w:val="18"/>
                <w:szCs w:val="18"/>
              </w:rPr>
              <w:t>, Chumphon</w:t>
            </w:r>
            <w:ins w:id="38" w:author="Jack Plummer" w:date="2022-10-18T18:24:00Z">
              <w:r w:rsidR="006F43FA">
                <w:rPr>
                  <w:rFonts w:ascii="Georgia" w:eastAsia="Times New Roman" w:hAnsi="Georgia"/>
                  <w:sz w:val="18"/>
                  <w:szCs w:val="18"/>
                </w:rPr>
                <w:t>, where it is threatene</w:t>
              </w:r>
            </w:ins>
            <w:ins w:id="39" w:author="Jack Plummer" w:date="2022-10-18T18:25:00Z">
              <w:r w:rsidR="006F43FA">
                <w:rPr>
                  <w:rFonts w:ascii="Georgia" w:eastAsia="Times New Roman" w:hAnsi="Georgia"/>
                  <w:sz w:val="18"/>
                  <w:szCs w:val="18"/>
                </w:rPr>
                <w:t>d by tourism activity</w:t>
              </w:r>
            </w:ins>
            <w:r>
              <w:rPr>
                <w:rFonts w:ascii="Georgia" w:eastAsia="Times New Roman" w:hAnsi="Georgia"/>
                <w:sz w:val="18"/>
                <w:szCs w:val="18"/>
              </w:rPr>
              <w:t xml:space="preserve">. </w:t>
            </w:r>
          </w:p>
        </w:tc>
      </w:tr>
    </w:tbl>
    <w:p w14:paraId="4434DA59" w14:textId="77777777" w:rsidR="00000000" w:rsidRDefault="00000000">
      <w:pPr>
        <w:pStyle w:val="Heading2"/>
        <w:divId w:val="1010450688"/>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799"/>
        <w:gridCol w:w="5211"/>
      </w:tblGrid>
      <w:tr w:rsidR="00000000" w14:paraId="5FED42AB" w14:textId="77777777">
        <w:trPr>
          <w:divId w:val="1010450688"/>
          <w:tblCellSpacing w:w="15" w:type="dxa"/>
        </w:trPr>
        <w:tc>
          <w:tcPr>
            <w:tcW w:w="0" w:type="auto"/>
            <w:tcBorders>
              <w:bottom w:val="single" w:sz="6" w:space="0" w:color="000000"/>
            </w:tcBorders>
            <w:shd w:val="clear" w:color="auto" w:fill="BBBBBB"/>
            <w:vAlign w:val="center"/>
            <w:hideMark/>
          </w:tcPr>
          <w:p w14:paraId="3AA95E9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0E9E09D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62FF9C3A" w14:textId="77777777">
        <w:trPr>
          <w:divId w:val="1010450688"/>
          <w:tblCellSpacing w:w="15" w:type="dxa"/>
        </w:trPr>
        <w:tc>
          <w:tcPr>
            <w:tcW w:w="0" w:type="auto"/>
            <w:vAlign w:val="center"/>
            <w:hideMark/>
          </w:tcPr>
          <w:p w14:paraId="2C237CBA" w14:textId="77777777" w:rsidR="00000000" w:rsidRPr="006F43FA" w:rsidRDefault="00000000">
            <w:pPr>
              <w:spacing w:after="75"/>
              <w:rPr>
                <w:rFonts w:ascii="Georgia" w:eastAsia="Times New Roman" w:hAnsi="Georgia"/>
                <w:strike/>
                <w:sz w:val="18"/>
                <w:szCs w:val="18"/>
                <w:rPrChange w:id="40" w:author="Jack Plummer" w:date="2022-10-18T18:25:00Z">
                  <w:rPr>
                    <w:rFonts w:ascii="Georgia" w:eastAsia="Times New Roman" w:hAnsi="Georgia"/>
                    <w:sz w:val="18"/>
                    <w:szCs w:val="18"/>
                  </w:rPr>
                </w:rPrChange>
              </w:rPr>
            </w:pPr>
            <w:commentRangeStart w:id="41"/>
            <w:r w:rsidRPr="006F43FA">
              <w:rPr>
                <w:rFonts w:ascii="Georgia" w:eastAsia="Times New Roman" w:hAnsi="Georgia"/>
                <w:strike/>
                <w:sz w:val="18"/>
                <w:szCs w:val="18"/>
                <w:rPrChange w:id="42" w:author="Jack Plummer" w:date="2022-10-18T18:25:00Z">
                  <w:rPr>
                    <w:rFonts w:ascii="Georgia" w:eastAsia="Times New Roman" w:hAnsi="Georgia"/>
                    <w:sz w:val="18"/>
                    <w:szCs w:val="18"/>
                  </w:rPr>
                </w:rPrChange>
              </w:rPr>
              <w:t>Yes</w:t>
            </w:r>
          </w:p>
        </w:tc>
        <w:tc>
          <w:tcPr>
            <w:tcW w:w="0" w:type="auto"/>
            <w:vAlign w:val="center"/>
            <w:hideMark/>
          </w:tcPr>
          <w:p w14:paraId="6874C6E8" w14:textId="77777777" w:rsidR="00000000" w:rsidRPr="006F43FA" w:rsidRDefault="00000000">
            <w:pPr>
              <w:spacing w:after="75"/>
              <w:rPr>
                <w:rFonts w:ascii="Georgia" w:eastAsia="Times New Roman" w:hAnsi="Georgia"/>
                <w:strike/>
                <w:sz w:val="18"/>
                <w:szCs w:val="18"/>
                <w:rPrChange w:id="43" w:author="Jack Plummer" w:date="2022-10-18T18:25:00Z">
                  <w:rPr>
                    <w:rFonts w:ascii="Georgia" w:eastAsia="Times New Roman" w:hAnsi="Georgia"/>
                    <w:sz w:val="18"/>
                    <w:szCs w:val="18"/>
                  </w:rPr>
                </w:rPrChange>
              </w:rPr>
            </w:pPr>
            <w:r w:rsidRPr="006F43FA">
              <w:rPr>
                <w:rFonts w:ascii="Georgia" w:eastAsia="Times New Roman" w:hAnsi="Georgia"/>
                <w:strike/>
                <w:sz w:val="18"/>
                <w:szCs w:val="18"/>
                <w:rPrChange w:id="44" w:author="Jack Plummer" w:date="2022-10-18T18:25:00Z">
                  <w:rPr>
                    <w:rFonts w:ascii="Georgia" w:eastAsia="Times New Roman" w:hAnsi="Georgia"/>
                    <w:sz w:val="18"/>
                    <w:szCs w:val="18"/>
                  </w:rPr>
                </w:rPrChange>
              </w:rPr>
              <w:t>The species is described from only one location. It is only known from a narrow range of small island.</w:t>
            </w:r>
            <w:commentRangeEnd w:id="41"/>
            <w:r w:rsidR="006F43FA">
              <w:rPr>
                <w:rStyle w:val="CommentReference"/>
              </w:rPr>
              <w:commentReference w:id="41"/>
            </w:r>
          </w:p>
        </w:tc>
      </w:tr>
    </w:tbl>
    <w:p w14:paraId="03195722" w14:textId="77777777" w:rsidR="00000000" w:rsidRDefault="00000000">
      <w:pPr>
        <w:pStyle w:val="Heading2"/>
        <w:divId w:val="1010450688"/>
        <w:rPr>
          <w:rFonts w:ascii="Georgia" w:eastAsia="Times New Roman" w:hAnsi="Georgia"/>
          <w:sz w:val="27"/>
          <w:szCs w:val="27"/>
        </w:rPr>
      </w:pPr>
      <w:r>
        <w:rPr>
          <w:rFonts w:ascii="Georgia" w:eastAsia="Times New Roman" w:hAnsi="Georgia"/>
          <w:sz w:val="27"/>
          <w:szCs w:val="27"/>
        </w:rPr>
        <w:t>Elevation / Depth / Depth Zones</w:t>
      </w:r>
    </w:p>
    <w:p w14:paraId="7E3062B4" w14:textId="77777777" w:rsidR="00000000" w:rsidRDefault="00000000">
      <w:pPr>
        <w:pStyle w:val="NormalWeb"/>
        <w:divId w:val="1010450688"/>
        <w:rPr>
          <w:rFonts w:ascii="Georgia" w:hAnsi="Georgia"/>
        </w:rPr>
      </w:pPr>
      <w:r>
        <w:rPr>
          <w:rStyle w:val="datalabel1"/>
          <w:rFonts w:ascii="Georgia" w:hAnsi="Georgia"/>
        </w:rPr>
        <w:t xml:space="preserve">Elevation Lower Limit (in metres above sea level): </w:t>
      </w:r>
      <w:r>
        <w:rPr>
          <w:rFonts w:ascii="Georgia" w:hAnsi="Georgia"/>
        </w:rPr>
        <w:t>33</w:t>
      </w:r>
    </w:p>
    <w:p w14:paraId="21478BCE" w14:textId="77777777" w:rsidR="00000000" w:rsidRDefault="00000000">
      <w:pPr>
        <w:pStyle w:val="NormalWeb"/>
        <w:divId w:val="1010450688"/>
        <w:rPr>
          <w:rFonts w:ascii="Georgia" w:hAnsi="Georgia"/>
        </w:rPr>
      </w:pPr>
      <w:r>
        <w:rPr>
          <w:rStyle w:val="datalabel1"/>
          <w:rFonts w:ascii="Georgia" w:hAnsi="Georgia"/>
        </w:rPr>
        <w:t xml:space="preserve">Elevation Upper Limit (in metres above sea level): </w:t>
      </w:r>
      <w:r>
        <w:rPr>
          <w:rFonts w:ascii="Georgia" w:hAnsi="Georgia"/>
        </w:rPr>
        <w:t>33</w:t>
      </w:r>
    </w:p>
    <w:p w14:paraId="50CB2458" w14:textId="77777777" w:rsidR="00000000" w:rsidRDefault="00000000">
      <w:pPr>
        <w:pStyle w:val="Heading2"/>
        <w:divId w:val="1010450688"/>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2"/>
        <w:gridCol w:w="1735"/>
        <w:gridCol w:w="986"/>
        <w:gridCol w:w="1004"/>
        <w:gridCol w:w="1228"/>
        <w:gridCol w:w="1147"/>
        <w:gridCol w:w="1091"/>
      </w:tblGrid>
      <w:tr w:rsidR="00000000" w14:paraId="5217E93C" w14:textId="77777777">
        <w:trPr>
          <w:divId w:val="1010450688"/>
          <w:tblCellSpacing w:w="15" w:type="dxa"/>
        </w:trPr>
        <w:tc>
          <w:tcPr>
            <w:tcW w:w="0" w:type="auto"/>
            <w:tcBorders>
              <w:bottom w:val="single" w:sz="6" w:space="0" w:color="000000"/>
            </w:tcBorders>
            <w:shd w:val="clear" w:color="auto" w:fill="BBBBBB"/>
            <w:vAlign w:val="center"/>
            <w:hideMark/>
          </w:tcPr>
          <w:p w14:paraId="1C3E1AE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159A44E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5A52A5A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2FAA50B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33E81E4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6ADF604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167DDB7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7558288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64CF333E" w14:textId="77777777">
        <w:trPr>
          <w:divId w:val="1010450688"/>
          <w:tblCellSpacing w:w="15" w:type="dxa"/>
        </w:trPr>
        <w:tc>
          <w:tcPr>
            <w:tcW w:w="0" w:type="auto"/>
            <w:vAlign w:val="center"/>
            <w:hideMark/>
          </w:tcPr>
          <w:p w14:paraId="7A5B782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221CD2A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6C9EE9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Map created in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using point data from georeferenced herbarium specimen records.</w:t>
            </w:r>
          </w:p>
        </w:tc>
        <w:tc>
          <w:tcPr>
            <w:tcW w:w="0" w:type="auto"/>
            <w:vAlign w:val="center"/>
            <w:hideMark/>
          </w:tcPr>
          <w:p w14:paraId="4BD1F65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0E4FE6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C00FDE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D1A49A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487B24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BEDCF79" w14:textId="77777777" w:rsidR="00000000" w:rsidRDefault="00000000">
      <w:pPr>
        <w:pStyle w:val="Heading2"/>
        <w:divId w:val="1010450688"/>
        <w:rPr>
          <w:rFonts w:ascii="Georgia" w:eastAsia="Times New Roman" w:hAnsi="Georgia"/>
          <w:sz w:val="27"/>
          <w:szCs w:val="27"/>
        </w:rPr>
      </w:pPr>
      <w:r>
        <w:rPr>
          <w:rFonts w:ascii="Georgia" w:eastAsia="Times New Roman" w:hAnsi="Georgia"/>
          <w:sz w:val="27"/>
          <w:szCs w:val="27"/>
        </w:rPr>
        <w:lastRenderedPageBreak/>
        <w:t>Biogeographic Realms</w:t>
      </w:r>
    </w:p>
    <w:p w14:paraId="6D3D621F" w14:textId="77777777" w:rsidR="00000000" w:rsidRDefault="00000000">
      <w:pPr>
        <w:pStyle w:val="NormalWeb"/>
        <w:divId w:val="1010450688"/>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66EA2131" w14:textId="77777777" w:rsidR="00000000" w:rsidRDefault="00000000">
      <w:pPr>
        <w:pStyle w:val="Heading1"/>
        <w:divId w:val="852569954"/>
        <w:rPr>
          <w:rFonts w:ascii="Georgia" w:eastAsia="Times New Roman" w:hAnsi="Georgia"/>
          <w:sz w:val="29"/>
          <w:szCs w:val="29"/>
        </w:rPr>
      </w:pPr>
      <w:r>
        <w:rPr>
          <w:rFonts w:ascii="Georgia" w:eastAsia="Times New Roman" w:hAnsi="Georgia"/>
          <w:sz w:val="29"/>
          <w:szCs w:val="29"/>
        </w:rPr>
        <w:t>Occurrence</w:t>
      </w:r>
    </w:p>
    <w:p w14:paraId="3F083E3A" w14:textId="77777777" w:rsidR="00000000" w:rsidRDefault="00000000">
      <w:pPr>
        <w:pStyle w:val="Heading2"/>
        <w:divId w:val="852569954"/>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000000" w14:paraId="6594F663" w14:textId="77777777">
        <w:trPr>
          <w:divId w:val="852569954"/>
          <w:tblCellSpacing w:w="15" w:type="dxa"/>
        </w:trPr>
        <w:tc>
          <w:tcPr>
            <w:tcW w:w="0" w:type="auto"/>
            <w:tcBorders>
              <w:bottom w:val="single" w:sz="6" w:space="0" w:color="000000"/>
            </w:tcBorders>
            <w:shd w:val="clear" w:color="auto" w:fill="BBBBBB"/>
            <w:vAlign w:val="center"/>
            <w:hideMark/>
          </w:tcPr>
          <w:p w14:paraId="3A48005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774248E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44F36EF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49F55B5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64BDEF5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30D66CC8" w14:textId="77777777">
        <w:trPr>
          <w:divId w:val="852569954"/>
          <w:tblCellSpacing w:w="15" w:type="dxa"/>
        </w:trPr>
        <w:tc>
          <w:tcPr>
            <w:tcW w:w="0" w:type="auto"/>
            <w:tcBorders>
              <w:bottom w:val="single" w:sz="6" w:space="0" w:color="CCCCCC"/>
            </w:tcBorders>
            <w:vAlign w:val="center"/>
            <w:hideMark/>
          </w:tcPr>
          <w:p w14:paraId="1EBD1CD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58092F8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3709DA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25C696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E438F1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2D180A4D" w14:textId="77777777" w:rsidR="00000000" w:rsidRDefault="00000000">
      <w:pPr>
        <w:pStyle w:val="Heading1"/>
        <w:divId w:val="1527596656"/>
        <w:rPr>
          <w:rFonts w:ascii="Georgia" w:eastAsia="Times New Roman" w:hAnsi="Georgia"/>
          <w:sz w:val="29"/>
          <w:szCs w:val="29"/>
        </w:rPr>
      </w:pPr>
      <w:r>
        <w:rPr>
          <w:rFonts w:ascii="Georgia" w:eastAsia="Times New Roman" w:hAnsi="Georgia"/>
          <w:sz w:val="29"/>
          <w:szCs w:val="29"/>
        </w:rPr>
        <w:t>Population</w:t>
      </w:r>
    </w:p>
    <w:p w14:paraId="0E4FF70E" w14:textId="7E013884" w:rsidR="00000000" w:rsidRDefault="00000000">
      <w:pPr>
        <w:pStyle w:val="NormalWeb"/>
        <w:divId w:val="1527596656"/>
        <w:rPr>
          <w:rFonts w:ascii="Georgia" w:hAnsi="Georgia"/>
        </w:rPr>
      </w:pPr>
      <w:del w:id="45" w:author="Jack Plummer" w:date="2022-10-18T18:26:00Z">
        <w:r w:rsidDel="006F43FA">
          <w:rPr>
            <w:rFonts w:ascii="Georgia" w:hAnsi="Georgia"/>
          </w:rPr>
          <w:delText xml:space="preserve">This species has been described at the type locality in Chumphon. </w:delText>
        </w:r>
      </w:del>
      <w:r>
        <w:rPr>
          <w:rFonts w:ascii="Georgia" w:hAnsi="Georgia"/>
        </w:rPr>
        <w:t>The population</w:t>
      </w:r>
      <w:ins w:id="46" w:author="Jack Plummer" w:date="2022-10-18T18:26:00Z">
        <w:r w:rsidR="006F43FA">
          <w:rPr>
            <w:rFonts w:ascii="Georgia" w:hAnsi="Georgia"/>
          </w:rPr>
          <w:t xml:space="preserve"> </w:t>
        </w:r>
        <w:r w:rsidR="006F43FA">
          <w:rPr>
            <w:rFonts w:ascii="Georgia" w:hAnsi="Georgia"/>
          </w:rPr>
          <w:t>at the type locality in Chumphon</w:t>
        </w:r>
      </w:ins>
      <w:r>
        <w:rPr>
          <w:rFonts w:ascii="Georgia" w:hAnsi="Georgia"/>
        </w:rPr>
        <w:t xml:space="preserve"> consists of </w:t>
      </w:r>
      <w:del w:id="47" w:author="Jack Plummer" w:date="2022-10-18T18:25:00Z">
        <w:r w:rsidDel="006F43FA">
          <w:rPr>
            <w:rFonts w:ascii="Georgia" w:hAnsi="Georgia"/>
          </w:rPr>
          <w:delText xml:space="preserve">less </w:delText>
        </w:r>
      </w:del>
      <w:ins w:id="48" w:author="Jack Plummer" w:date="2022-10-18T18:25:00Z">
        <w:r w:rsidR="006F43FA">
          <w:rPr>
            <w:rFonts w:ascii="Georgia" w:hAnsi="Georgia"/>
          </w:rPr>
          <w:t>fewer</w:t>
        </w:r>
        <w:r w:rsidR="006F43FA">
          <w:rPr>
            <w:rFonts w:ascii="Georgia" w:hAnsi="Georgia"/>
          </w:rPr>
          <w:t xml:space="preserve"> </w:t>
        </w:r>
      </w:ins>
      <w:r>
        <w:rPr>
          <w:rFonts w:ascii="Georgia" w:hAnsi="Georgia"/>
        </w:rPr>
        <w:t>than 100 individuals (</w:t>
      </w:r>
      <w:proofErr w:type="spellStart"/>
      <w:r>
        <w:rPr>
          <w:rFonts w:ascii="Georgia" w:hAnsi="Georgia"/>
        </w:rPr>
        <w:t>Triboun</w:t>
      </w:r>
      <w:proofErr w:type="spellEnd"/>
      <w:r>
        <w:rPr>
          <w:rFonts w:ascii="Georgia" w:hAnsi="Georgia"/>
        </w:rPr>
        <w:t xml:space="preserve"> and Middleton</w:t>
      </w:r>
      <w:del w:id="49" w:author="Jack Plummer" w:date="2022-10-18T18:26:00Z">
        <w:r w:rsidDel="006F43FA">
          <w:rPr>
            <w:rFonts w:ascii="Georgia" w:hAnsi="Georgia"/>
          </w:rPr>
          <w:delText>,</w:delText>
        </w:r>
      </w:del>
      <w:r>
        <w:rPr>
          <w:rFonts w:ascii="Georgia" w:hAnsi="Georgia"/>
        </w:rPr>
        <w:t xml:space="preserve"> 2015). </w:t>
      </w:r>
      <w:ins w:id="50" w:author="Jack Plummer" w:date="2022-10-18T18:26:00Z">
        <w:r w:rsidR="006F43FA">
          <w:rPr>
            <w:rFonts w:ascii="Georgia" w:hAnsi="Georgia"/>
          </w:rPr>
          <w:t>The pop</w:t>
        </w:r>
      </w:ins>
      <w:ins w:id="51" w:author="Jack Plummer" w:date="2022-10-18T18:27:00Z">
        <w:r w:rsidR="006F43FA">
          <w:rPr>
            <w:rFonts w:ascii="Georgia" w:hAnsi="Georgia"/>
          </w:rPr>
          <w:t>ulation trend is suspected to be decreasing on account of habitat loss.</w:t>
        </w:r>
      </w:ins>
      <w:del w:id="52" w:author="Jack Plummer" w:date="2022-10-18T18:25:00Z">
        <w:r w:rsidDel="006F43FA">
          <w:rPr>
            <w:rFonts w:ascii="Georgia" w:hAnsi="Georgia"/>
          </w:rPr>
          <w:delText>Ko Khai island is a small isolated island, so this species is extremely vulnerable to extinction.</w:delText>
        </w:r>
      </w:del>
    </w:p>
    <w:p w14:paraId="2CC587B7" w14:textId="77777777" w:rsidR="00000000" w:rsidRDefault="00000000">
      <w:pPr>
        <w:pStyle w:val="Heading2"/>
        <w:divId w:val="1527596656"/>
        <w:rPr>
          <w:rFonts w:ascii="Georgia" w:eastAsia="Times New Roman" w:hAnsi="Georgia"/>
          <w:sz w:val="27"/>
          <w:szCs w:val="27"/>
        </w:rPr>
      </w:pPr>
      <w:r>
        <w:rPr>
          <w:rFonts w:ascii="Georgia" w:eastAsia="Times New Roman" w:hAnsi="Georgia"/>
          <w:sz w:val="27"/>
          <w:szCs w:val="27"/>
        </w:rPr>
        <w:t>Population Information</w:t>
      </w:r>
    </w:p>
    <w:p w14:paraId="30F430BA" w14:textId="77777777" w:rsidR="00000000" w:rsidRDefault="00000000">
      <w:pPr>
        <w:pStyle w:val="NormalWeb"/>
        <w:divId w:val="1527596656"/>
        <w:rPr>
          <w:rFonts w:ascii="Georgia" w:hAnsi="Georgia"/>
        </w:rPr>
      </w:pPr>
      <w:r>
        <w:rPr>
          <w:rStyle w:val="datalabel1"/>
          <w:rFonts w:ascii="Georgia" w:hAnsi="Georgia"/>
        </w:rPr>
        <w:t xml:space="preserve">Current Population Trend: </w:t>
      </w:r>
      <w:commentRangeStart w:id="53"/>
      <w:r>
        <w:rPr>
          <w:rFonts w:ascii="Georgia" w:hAnsi="Georgia"/>
        </w:rPr>
        <w:t>Decreasing</w:t>
      </w:r>
      <w:commentRangeEnd w:id="53"/>
      <w:r w:rsidR="006F43FA">
        <w:rPr>
          <w:rStyle w:val="CommentReference"/>
        </w:rPr>
        <w:commentReference w:id="53"/>
      </w:r>
    </w:p>
    <w:p w14:paraId="22FE20B8" w14:textId="0B9EC0F1" w:rsidR="00000000" w:rsidRDefault="00000000">
      <w:pPr>
        <w:pStyle w:val="NormalWeb"/>
        <w:divId w:val="1527596656"/>
        <w:rPr>
          <w:rFonts w:ascii="Georgia" w:hAnsi="Georgia"/>
        </w:rPr>
      </w:pPr>
      <w:r>
        <w:rPr>
          <w:rStyle w:val="datalabel1"/>
          <w:rFonts w:ascii="Georgia" w:hAnsi="Georgia"/>
        </w:rPr>
        <w:t xml:space="preserve">Number of mature individuals (=population size): </w:t>
      </w:r>
      <w:commentRangeStart w:id="54"/>
      <w:r>
        <w:rPr>
          <w:rFonts w:ascii="Georgia" w:hAnsi="Georgia"/>
        </w:rPr>
        <w:t>50-99</w:t>
      </w:r>
      <w:commentRangeEnd w:id="54"/>
      <w:r w:rsidR="00A71939">
        <w:rPr>
          <w:rStyle w:val="CommentReference"/>
        </w:rPr>
        <w:commentReference w:id="54"/>
      </w:r>
    </w:p>
    <w:p w14:paraId="0A3A01D2" w14:textId="77777777" w:rsidR="00000000" w:rsidRDefault="00000000">
      <w:pPr>
        <w:pStyle w:val="Heading1"/>
        <w:divId w:val="547491353"/>
        <w:rPr>
          <w:rFonts w:ascii="Georgia" w:eastAsia="Times New Roman" w:hAnsi="Georgia"/>
          <w:sz w:val="29"/>
          <w:szCs w:val="29"/>
        </w:rPr>
      </w:pPr>
      <w:r>
        <w:rPr>
          <w:rFonts w:ascii="Georgia" w:eastAsia="Times New Roman" w:hAnsi="Georgia"/>
          <w:sz w:val="29"/>
          <w:szCs w:val="29"/>
        </w:rPr>
        <w:t>Habitats and Ecology</w:t>
      </w:r>
    </w:p>
    <w:p w14:paraId="6E6499FF" w14:textId="1D07F61E" w:rsidR="00000000" w:rsidRDefault="00000000">
      <w:pPr>
        <w:pStyle w:val="NormalWeb"/>
        <w:divId w:val="547491353"/>
        <w:rPr>
          <w:rFonts w:ascii="Georgia" w:hAnsi="Georgia"/>
        </w:rPr>
      </w:pPr>
      <w:commentRangeStart w:id="55"/>
      <w:r>
        <w:rPr>
          <w:rFonts w:ascii="Georgia" w:hAnsi="Georgia"/>
        </w:rPr>
        <w:t xml:space="preserve">This species </w:t>
      </w:r>
      <w:commentRangeEnd w:id="55"/>
      <w:r w:rsidR="006F43FA">
        <w:rPr>
          <w:rStyle w:val="CommentReference"/>
        </w:rPr>
        <w:commentReference w:id="55"/>
      </w:r>
      <w:r>
        <w:rPr>
          <w:rFonts w:ascii="Georgia" w:hAnsi="Georgia"/>
        </w:rPr>
        <w:t xml:space="preserve">is found on shaded limestone rocks under a cliff on a </w:t>
      </w:r>
      <w:del w:id="56" w:author="Jack Plummer" w:date="2022-10-18T18:27:00Z">
        <w:r w:rsidDel="006F43FA">
          <w:rPr>
            <w:rFonts w:ascii="Georgia" w:hAnsi="Georgia"/>
          </w:rPr>
          <w:delText>small isolated</w:delText>
        </w:r>
      </w:del>
      <w:ins w:id="57" w:author="Jack Plummer" w:date="2022-10-18T18:27:00Z">
        <w:r w:rsidR="006F43FA">
          <w:rPr>
            <w:rFonts w:ascii="Georgia" w:hAnsi="Georgia"/>
          </w:rPr>
          <w:t>small, isolated</w:t>
        </w:r>
      </w:ins>
      <w:r>
        <w:rPr>
          <w:rFonts w:ascii="Georgia" w:hAnsi="Georgia"/>
        </w:rPr>
        <w:t xml:space="preserve"> limestone island.</w:t>
      </w:r>
    </w:p>
    <w:p w14:paraId="2474BB22" w14:textId="77777777" w:rsidR="00000000" w:rsidRDefault="00000000">
      <w:pPr>
        <w:pStyle w:val="Heading2"/>
        <w:divId w:val="547491353"/>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63"/>
        <w:gridCol w:w="1020"/>
        <w:gridCol w:w="1888"/>
      </w:tblGrid>
      <w:tr w:rsidR="00000000" w14:paraId="753C46E9" w14:textId="77777777">
        <w:trPr>
          <w:divId w:val="547491353"/>
          <w:tblCellSpacing w:w="15" w:type="dxa"/>
        </w:trPr>
        <w:tc>
          <w:tcPr>
            <w:tcW w:w="0" w:type="auto"/>
            <w:tcBorders>
              <w:bottom w:val="single" w:sz="6" w:space="0" w:color="000000"/>
            </w:tcBorders>
            <w:shd w:val="clear" w:color="auto" w:fill="BBBBBB"/>
            <w:vAlign w:val="center"/>
            <w:hideMark/>
          </w:tcPr>
          <w:p w14:paraId="2D3BC59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6919161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0270519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29F69EF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37240923" w14:textId="77777777">
        <w:trPr>
          <w:divId w:val="547491353"/>
          <w:tblCellSpacing w:w="15" w:type="dxa"/>
        </w:trPr>
        <w:tc>
          <w:tcPr>
            <w:tcW w:w="0" w:type="auto"/>
            <w:tcBorders>
              <w:bottom w:val="single" w:sz="6" w:space="0" w:color="CCCCCC"/>
            </w:tcBorders>
            <w:vAlign w:val="center"/>
            <w:hideMark/>
          </w:tcPr>
          <w:p w14:paraId="247954C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5DB7159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53C30E0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7CFDFEC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r>
    </w:tbl>
    <w:p w14:paraId="7C7F4C78" w14:textId="77777777" w:rsidR="00000000" w:rsidRDefault="00000000">
      <w:pPr>
        <w:pStyle w:val="Heading2"/>
        <w:divId w:val="547491353"/>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35"/>
        <w:gridCol w:w="1151"/>
        <w:gridCol w:w="1258"/>
      </w:tblGrid>
      <w:tr w:rsidR="00000000" w14:paraId="4100D56E" w14:textId="77777777">
        <w:trPr>
          <w:divId w:val="547491353"/>
          <w:tblCellSpacing w:w="15" w:type="dxa"/>
        </w:trPr>
        <w:tc>
          <w:tcPr>
            <w:tcW w:w="0" w:type="auto"/>
            <w:tcBorders>
              <w:bottom w:val="single" w:sz="6" w:space="0" w:color="000000"/>
            </w:tcBorders>
            <w:shd w:val="clear" w:color="auto" w:fill="BBBBBB"/>
            <w:vAlign w:val="center"/>
            <w:hideMark/>
          </w:tcPr>
          <w:p w14:paraId="3AA57FB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7A22887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19D950E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3A20EFDF" w14:textId="77777777">
        <w:trPr>
          <w:divId w:val="547491353"/>
          <w:tblCellSpacing w:w="15" w:type="dxa"/>
        </w:trPr>
        <w:tc>
          <w:tcPr>
            <w:tcW w:w="0" w:type="auto"/>
            <w:vAlign w:val="center"/>
            <w:hideMark/>
          </w:tcPr>
          <w:p w14:paraId="5808A2F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5E5FEA6A" w14:textId="77777777" w:rsidR="00000000" w:rsidRDefault="00000000">
            <w:pPr>
              <w:spacing w:after="75"/>
              <w:rPr>
                <w:rFonts w:ascii="Georgia" w:eastAsia="Times New Roman" w:hAnsi="Georgia"/>
                <w:sz w:val="18"/>
                <w:szCs w:val="18"/>
              </w:rPr>
            </w:pPr>
            <w:commentRangeStart w:id="58"/>
            <w:r>
              <w:rPr>
                <w:rFonts w:ascii="Georgia" w:eastAsia="Times New Roman" w:hAnsi="Georgia"/>
                <w:sz w:val="18"/>
                <w:szCs w:val="18"/>
              </w:rPr>
              <w:t>Observed</w:t>
            </w:r>
            <w:commentRangeEnd w:id="58"/>
            <w:r w:rsidR="006F43FA">
              <w:rPr>
                <w:rStyle w:val="CommentReference"/>
              </w:rPr>
              <w:commentReference w:id="58"/>
            </w:r>
          </w:p>
        </w:tc>
        <w:tc>
          <w:tcPr>
            <w:tcW w:w="0" w:type="auto"/>
            <w:vAlign w:val="center"/>
            <w:hideMark/>
          </w:tcPr>
          <w:p w14:paraId="20B0CFC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C9F1648" w14:textId="77777777" w:rsidR="00000000" w:rsidRDefault="00000000">
      <w:pPr>
        <w:pStyle w:val="Heading2"/>
        <w:divId w:val="547491353"/>
        <w:rPr>
          <w:rFonts w:ascii="Georgia" w:eastAsia="Times New Roman" w:hAnsi="Georgia"/>
          <w:sz w:val="27"/>
          <w:szCs w:val="27"/>
        </w:rPr>
      </w:pPr>
      <w:r>
        <w:rPr>
          <w:rFonts w:ascii="Georgia" w:eastAsia="Times New Roman" w:hAnsi="Georgia"/>
          <w:sz w:val="27"/>
          <w:szCs w:val="27"/>
        </w:rPr>
        <w:t>Systems</w:t>
      </w:r>
    </w:p>
    <w:p w14:paraId="1E267A96" w14:textId="77777777" w:rsidR="00000000" w:rsidRDefault="00000000">
      <w:pPr>
        <w:pStyle w:val="NormalWeb"/>
        <w:divId w:val="547491353"/>
        <w:rPr>
          <w:rFonts w:ascii="Georgia" w:hAnsi="Georgia"/>
        </w:rPr>
      </w:pPr>
      <w:r>
        <w:rPr>
          <w:rStyle w:val="datalabel1"/>
          <w:rFonts w:ascii="Georgia" w:hAnsi="Georgia"/>
        </w:rPr>
        <w:t xml:space="preserve">System: </w:t>
      </w:r>
      <w:r>
        <w:rPr>
          <w:rFonts w:ascii="Georgia" w:hAnsi="Georgia"/>
        </w:rPr>
        <w:t>Terrestrial</w:t>
      </w:r>
    </w:p>
    <w:p w14:paraId="45398955" w14:textId="77777777" w:rsidR="00000000" w:rsidRDefault="00000000">
      <w:pPr>
        <w:pStyle w:val="Heading2"/>
        <w:divId w:val="547491353"/>
        <w:rPr>
          <w:rFonts w:ascii="Georgia" w:eastAsia="Times New Roman" w:hAnsi="Georgia"/>
          <w:sz w:val="27"/>
          <w:szCs w:val="27"/>
        </w:rPr>
      </w:pPr>
      <w:r>
        <w:rPr>
          <w:rFonts w:ascii="Georgia" w:eastAsia="Times New Roman" w:hAnsi="Georgia"/>
          <w:sz w:val="27"/>
          <w:szCs w:val="27"/>
        </w:rPr>
        <w:t>Plant / Fungi Specific</w:t>
      </w:r>
    </w:p>
    <w:p w14:paraId="4B566E99" w14:textId="77777777" w:rsidR="00000000" w:rsidRDefault="00000000">
      <w:pPr>
        <w:pStyle w:val="NormalWeb"/>
        <w:divId w:val="547491353"/>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51F1A4CA" w14:textId="77777777">
        <w:trPr>
          <w:divId w:val="547491353"/>
          <w:tblCellSpacing w:w="15" w:type="dxa"/>
        </w:trPr>
        <w:tc>
          <w:tcPr>
            <w:tcW w:w="0" w:type="auto"/>
            <w:tcBorders>
              <w:bottom w:val="single" w:sz="6" w:space="0" w:color="000000"/>
            </w:tcBorders>
            <w:shd w:val="clear" w:color="auto" w:fill="BBBBBB"/>
            <w:vAlign w:val="center"/>
            <w:hideMark/>
          </w:tcPr>
          <w:p w14:paraId="4DDDD2E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00000" w14:paraId="7A1038E6" w14:textId="77777777">
        <w:trPr>
          <w:divId w:val="547491353"/>
          <w:tblCellSpacing w:w="15" w:type="dxa"/>
        </w:trPr>
        <w:tc>
          <w:tcPr>
            <w:tcW w:w="0" w:type="auto"/>
            <w:tcBorders>
              <w:bottom w:val="single" w:sz="6" w:space="0" w:color="CCCCCC"/>
            </w:tcBorders>
            <w:vAlign w:val="center"/>
            <w:hideMark/>
          </w:tcPr>
          <w:p w14:paraId="3E4BB94B" w14:textId="77777777" w:rsidR="00000000" w:rsidRDefault="00000000">
            <w:pPr>
              <w:spacing w:after="75"/>
              <w:rPr>
                <w:rFonts w:ascii="Georgia" w:eastAsia="Times New Roman" w:hAnsi="Georgia"/>
                <w:sz w:val="18"/>
                <w:szCs w:val="18"/>
              </w:rPr>
            </w:pPr>
            <w:r>
              <w:rPr>
                <w:rFonts w:ascii="Georgia" w:eastAsia="Times New Roman" w:hAnsi="Georgia"/>
                <w:sz w:val="18"/>
                <w:szCs w:val="18"/>
              </w:rPr>
              <w:lastRenderedPageBreak/>
              <w:t>Annual</w:t>
            </w:r>
          </w:p>
        </w:tc>
      </w:tr>
      <w:tr w:rsidR="00000000" w14:paraId="20CCA44A" w14:textId="77777777">
        <w:trPr>
          <w:divId w:val="547491353"/>
          <w:tblCellSpacing w:w="15" w:type="dxa"/>
        </w:trPr>
        <w:tc>
          <w:tcPr>
            <w:tcW w:w="0" w:type="auto"/>
            <w:tcBorders>
              <w:bottom w:val="single" w:sz="6" w:space="0" w:color="CCCCCC"/>
            </w:tcBorders>
            <w:vAlign w:val="center"/>
            <w:hideMark/>
          </w:tcPr>
          <w:p w14:paraId="5B63DAC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Forb or Herb</w:t>
            </w:r>
          </w:p>
        </w:tc>
      </w:tr>
    </w:tbl>
    <w:p w14:paraId="65C773DC" w14:textId="77777777" w:rsidR="00000000" w:rsidRDefault="00000000">
      <w:pPr>
        <w:pStyle w:val="Heading1"/>
        <w:divId w:val="1699504104"/>
        <w:rPr>
          <w:rFonts w:ascii="Georgia" w:eastAsia="Times New Roman" w:hAnsi="Georgia"/>
          <w:sz w:val="29"/>
          <w:szCs w:val="29"/>
        </w:rPr>
      </w:pPr>
      <w:r>
        <w:rPr>
          <w:rFonts w:ascii="Georgia" w:eastAsia="Times New Roman" w:hAnsi="Georgia"/>
          <w:sz w:val="29"/>
          <w:szCs w:val="29"/>
        </w:rPr>
        <w:t>Use and Trade</w:t>
      </w:r>
    </w:p>
    <w:p w14:paraId="2FB4BBFA" w14:textId="77777777" w:rsidR="00000000" w:rsidRDefault="00000000">
      <w:pPr>
        <w:pStyle w:val="Heading2"/>
        <w:divId w:val="1699504104"/>
        <w:rPr>
          <w:rFonts w:ascii="Georgia" w:eastAsia="Times New Roman" w:hAnsi="Georgia"/>
          <w:sz w:val="27"/>
          <w:szCs w:val="27"/>
        </w:rPr>
      </w:pPr>
      <w:r>
        <w:rPr>
          <w:rFonts w:ascii="Georgia" w:eastAsia="Times New Roman" w:hAnsi="Georgia"/>
          <w:sz w:val="27"/>
          <w:szCs w:val="27"/>
        </w:rPr>
        <w:t>General Use and Trade Information</w:t>
      </w:r>
    </w:p>
    <w:p w14:paraId="439C45BB" w14:textId="4913603D" w:rsidR="00000000" w:rsidRDefault="00000000">
      <w:pPr>
        <w:pStyle w:val="NormalWeb"/>
        <w:divId w:val="1699504104"/>
        <w:rPr>
          <w:ins w:id="59" w:author="Jack Plummer" w:date="2022-10-18T18:30:00Z"/>
          <w:rFonts w:ascii="Georgia" w:hAnsi="Georgia"/>
        </w:rPr>
      </w:pPr>
      <w:r>
        <w:rPr>
          <w:rStyle w:val="datalabel1"/>
          <w:rFonts w:ascii="Georgia" w:hAnsi="Georgia"/>
        </w:rPr>
        <w:t xml:space="preserve">Species not utilized: </w:t>
      </w:r>
      <w:r>
        <w:rPr>
          <w:rFonts w:ascii="Georgia" w:hAnsi="Georgia"/>
        </w:rPr>
        <w:t>true</w:t>
      </w:r>
    </w:p>
    <w:p w14:paraId="075FF0F6" w14:textId="5CA5662B" w:rsidR="00A71939" w:rsidRDefault="00A71939">
      <w:pPr>
        <w:pStyle w:val="NormalWeb"/>
        <w:divId w:val="1699504104"/>
        <w:rPr>
          <w:rFonts w:ascii="Georgia" w:hAnsi="Georgia"/>
        </w:rPr>
      </w:pPr>
      <w:ins w:id="60" w:author="Jack Plummer" w:date="2022-10-18T18:30:00Z">
        <w:r>
          <w:rPr>
            <w:rFonts w:ascii="Georgia" w:hAnsi="Georgia"/>
          </w:rPr>
          <w:t>This species is not known to be utilised.</w:t>
        </w:r>
      </w:ins>
    </w:p>
    <w:p w14:paraId="5D2BDD97" w14:textId="77777777" w:rsidR="00000000" w:rsidRDefault="00000000">
      <w:pPr>
        <w:pStyle w:val="Heading2"/>
        <w:divId w:val="1699504104"/>
        <w:rPr>
          <w:rFonts w:ascii="Georgia" w:eastAsia="Times New Roman" w:hAnsi="Georgia"/>
          <w:sz w:val="27"/>
          <w:szCs w:val="27"/>
        </w:rPr>
      </w:pPr>
      <w:r>
        <w:rPr>
          <w:rFonts w:ascii="Georgia" w:eastAsia="Times New Roman" w:hAnsi="Georgia"/>
          <w:sz w:val="27"/>
          <w:szCs w:val="27"/>
        </w:rPr>
        <w:t>Non- Consumptive Use</w:t>
      </w:r>
    </w:p>
    <w:p w14:paraId="76E0CEB5" w14:textId="77777777" w:rsidR="00000000" w:rsidRDefault="00000000">
      <w:pPr>
        <w:pStyle w:val="NormalWeb"/>
        <w:divId w:val="1699504104"/>
        <w:rPr>
          <w:rFonts w:ascii="Georgia" w:hAnsi="Georgia"/>
        </w:rPr>
      </w:pPr>
      <w:commentRangeStart w:id="61"/>
      <w:r>
        <w:rPr>
          <w:rStyle w:val="datalabel1"/>
          <w:rFonts w:ascii="Georgia" w:hAnsi="Georgia"/>
        </w:rPr>
        <w:t xml:space="preserve">Non-consumptive use of the species? </w:t>
      </w:r>
      <w:r>
        <w:rPr>
          <w:rFonts w:ascii="Georgia" w:hAnsi="Georgia"/>
        </w:rPr>
        <w:t>true</w:t>
      </w:r>
      <w:commentRangeEnd w:id="61"/>
      <w:r w:rsidR="00A71939">
        <w:rPr>
          <w:rStyle w:val="CommentReference"/>
        </w:rPr>
        <w:commentReference w:id="61"/>
      </w:r>
    </w:p>
    <w:p w14:paraId="2966E254" w14:textId="77777777" w:rsidR="00000000" w:rsidRDefault="00000000">
      <w:pPr>
        <w:pStyle w:val="Heading1"/>
        <w:divId w:val="1358964082"/>
        <w:rPr>
          <w:rFonts w:ascii="Georgia" w:eastAsia="Times New Roman" w:hAnsi="Georgia"/>
          <w:sz w:val="29"/>
          <w:szCs w:val="29"/>
        </w:rPr>
      </w:pPr>
      <w:r>
        <w:rPr>
          <w:rFonts w:ascii="Georgia" w:eastAsia="Times New Roman" w:hAnsi="Georgia"/>
          <w:sz w:val="29"/>
          <w:szCs w:val="29"/>
        </w:rPr>
        <w:t>Threats</w:t>
      </w:r>
    </w:p>
    <w:p w14:paraId="6B056BA2" w14:textId="692BD0B1" w:rsidR="00000000" w:rsidRDefault="00000000">
      <w:pPr>
        <w:pStyle w:val="NormalWeb"/>
        <w:divId w:val="1358964082"/>
        <w:rPr>
          <w:rFonts w:ascii="Georgia" w:hAnsi="Georgia"/>
        </w:rPr>
      </w:pPr>
      <w:r>
        <w:rPr>
          <w:rFonts w:ascii="Georgia" w:hAnsi="Georgia"/>
        </w:rPr>
        <w:t xml:space="preserve">This species was found in </w:t>
      </w:r>
      <w:del w:id="62" w:author="Jack Plummer" w:date="2022-10-18T18:33:00Z">
        <w:r w:rsidDel="00A71939">
          <w:rPr>
            <w:rFonts w:ascii="Georgia" w:hAnsi="Georgia"/>
          </w:rPr>
          <w:delText>non-</w:delText>
        </w:r>
      </w:del>
      <w:ins w:id="63" w:author="Jack Plummer" w:date="2022-10-18T18:33:00Z">
        <w:r w:rsidR="00A71939">
          <w:rPr>
            <w:rFonts w:ascii="Georgia" w:hAnsi="Georgia"/>
          </w:rPr>
          <w:t>an un</w:t>
        </w:r>
      </w:ins>
      <w:r>
        <w:rPr>
          <w:rFonts w:ascii="Georgia" w:hAnsi="Georgia"/>
        </w:rPr>
        <w:t>protected area</w:t>
      </w:r>
      <w:ins w:id="64" w:author="Jack Plummer" w:date="2022-10-18T19:01:00Z">
        <w:r w:rsidR="00A210F7">
          <w:rPr>
            <w:rFonts w:ascii="Georgia" w:hAnsi="Georgia"/>
          </w:rPr>
          <w:t xml:space="preserve"> and </w:t>
        </w:r>
        <w:commentRangeStart w:id="65"/>
        <w:r w:rsidR="00A210F7">
          <w:rPr>
            <w:rFonts w:ascii="Georgia" w:hAnsi="Georgia"/>
          </w:rPr>
          <w:t>tourism</w:t>
        </w:r>
        <w:r w:rsidR="00A210F7">
          <w:rPr>
            <w:rFonts w:ascii="Georgia" w:hAnsi="Georgia"/>
          </w:rPr>
          <w:t xml:space="preserve"> is a potential threat</w:t>
        </w:r>
      </w:ins>
      <w:commentRangeEnd w:id="65"/>
      <w:ins w:id="66" w:author="Jack Plummer" w:date="2022-10-18T19:04:00Z">
        <w:r w:rsidR="00A210F7">
          <w:rPr>
            <w:rStyle w:val="CommentReference"/>
          </w:rPr>
          <w:commentReference w:id="65"/>
        </w:r>
      </w:ins>
      <w:ins w:id="67" w:author="Jack Plummer" w:date="2022-10-18T19:01:00Z">
        <w:r w:rsidR="00A210F7">
          <w:rPr>
            <w:rFonts w:ascii="Georgia" w:hAnsi="Georgia"/>
          </w:rPr>
          <w:t xml:space="preserve"> </w:t>
        </w:r>
        <w:r w:rsidR="00A210F7">
          <w:rPr>
            <w:rFonts w:ascii="Georgia" w:hAnsi="Georgia"/>
          </w:rPr>
          <w:t>to</w:t>
        </w:r>
        <w:r w:rsidR="00A210F7">
          <w:rPr>
            <w:rFonts w:ascii="Georgia" w:hAnsi="Georgia"/>
          </w:rPr>
          <w:t xml:space="preserve"> its habitat.</w:t>
        </w:r>
      </w:ins>
      <w:del w:id="68" w:author="Jack Plummer" w:date="2022-10-18T18:33:00Z">
        <w:r w:rsidDel="00A71939">
          <w:rPr>
            <w:rFonts w:ascii="Georgia" w:hAnsi="Georgia"/>
          </w:rPr>
          <w:delText xml:space="preserve"> and population is very small and restrict in this island</w:delText>
        </w:r>
      </w:del>
      <w:ins w:id="69" w:author="Jack Plummer" w:date="2022-10-18T19:01:00Z">
        <w:r w:rsidR="00A210F7">
          <w:rPr>
            <w:rFonts w:ascii="Georgia" w:hAnsi="Georgia"/>
          </w:rPr>
          <w:t xml:space="preserve"> </w:t>
        </w:r>
      </w:ins>
      <w:ins w:id="70" w:author="Jack Plummer" w:date="2022-10-18T19:02:00Z">
        <w:r w:rsidR="00A210F7">
          <w:rPr>
            <w:rFonts w:ascii="Georgia" w:hAnsi="Georgia"/>
          </w:rPr>
          <w:t xml:space="preserve">Additionally, </w:t>
        </w:r>
      </w:ins>
      <w:del w:id="71" w:author="Jack Plummer" w:date="2022-10-18T19:01:00Z">
        <w:r w:rsidDel="00A210F7">
          <w:rPr>
            <w:rFonts w:ascii="Georgia" w:hAnsi="Georgia"/>
          </w:rPr>
          <w:delText xml:space="preserve">. </w:delText>
        </w:r>
      </w:del>
      <w:del w:id="72" w:author="Jack Plummer" w:date="2022-10-18T19:02:00Z">
        <w:r w:rsidDel="00A210F7">
          <w:rPr>
            <w:rFonts w:ascii="Georgia" w:hAnsi="Georgia"/>
          </w:rPr>
          <w:delText>T</w:delText>
        </w:r>
      </w:del>
      <w:ins w:id="73" w:author="Jack Plummer" w:date="2022-10-18T19:02:00Z">
        <w:r w:rsidR="00A210F7">
          <w:rPr>
            <w:rFonts w:ascii="Georgia" w:hAnsi="Georgia"/>
          </w:rPr>
          <w:t>t</w:t>
        </w:r>
      </w:ins>
      <w:r>
        <w:rPr>
          <w:rFonts w:ascii="Georgia" w:hAnsi="Georgia"/>
        </w:rPr>
        <w:t xml:space="preserve">he population consists of </w:t>
      </w:r>
      <w:del w:id="74" w:author="Jack Plummer" w:date="2022-10-18T18:33:00Z">
        <w:r w:rsidDel="00A71939">
          <w:rPr>
            <w:rFonts w:ascii="Georgia" w:hAnsi="Georgia"/>
          </w:rPr>
          <w:delText xml:space="preserve">less </w:delText>
        </w:r>
      </w:del>
      <w:ins w:id="75" w:author="Jack Plummer" w:date="2022-10-18T18:33:00Z">
        <w:r w:rsidR="00A71939">
          <w:rPr>
            <w:rFonts w:ascii="Georgia" w:hAnsi="Georgia"/>
          </w:rPr>
          <w:t>fewer</w:t>
        </w:r>
        <w:r w:rsidR="00A71939">
          <w:rPr>
            <w:rFonts w:ascii="Georgia" w:hAnsi="Georgia"/>
          </w:rPr>
          <w:t xml:space="preserve"> </w:t>
        </w:r>
      </w:ins>
      <w:r>
        <w:rPr>
          <w:rFonts w:ascii="Georgia" w:hAnsi="Georgia"/>
        </w:rPr>
        <w:t>than 100 individuals</w:t>
      </w:r>
      <w:ins w:id="76" w:author="Jack Plummer" w:date="2022-10-18T19:01:00Z">
        <w:r w:rsidR="00A210F7">
          <w:rPr>
            <w:rFonts w:ascii="Georgia" w:hAnsi="Georgia"/>
          </w:rPr>
          <w:t xml:space="preserve"> and</w:t>
        </w:r>
      </w:ins>
      <w:del w:id="77" w:author="Jack Plummer" w:date="2022-10-18T19:01:00Z">
        <w:r w:rsidDel="00A210F7">
          <w:rPr>
            <w:rFonts w:ascii="Georgia" w:hAnsi="Georgia"/>
          </w:rPr>
          <w:delText>.</w:delText>
        </w:r>
      </w:del>
      <w:r>
        <w:rPr>
          <w:rFonts w:ascii="Georgia" w:hAnsi="Georgia"/>
        </w:rPr>
        <w:t xml:space="preserve"> Ko </w:t>
      </w:r>
      <w:proofErr w:type="spellStart"/>
      <w:r>
        <w:rPr>
          <w:rFonts w:ascii="Georgia" w:hAnsi="Georgia"/>
        </w:rPr>
        <w:t>Khai</w:t>
      </w:r>
      <w:proofErr w:type="spellEnd"/>
      <w:r>
        <w:rPr>
          <w:rFonts w:ascii="Georgia" w:hAnsi="Georgia"/>
        </w:rPr>
        <w:t xml:space="preserve"> </w:t>
      </w:r>
      <w:del w:id="78" w:author="Jack Plummer" w:date="2022-10-18T19:02:00Z">
        <w:r w:rsidDel="00A210F7">
          <w:rPr>
            <w:rFonts w:ascii="Georgia" w:hAnsi="Georgia"/>
          </w:rPr>
          <w:delText xml:space="preserve">island </w:delText>
        </w:r>
      </w:del>
      <w:r>
        <w:rPr>
          <w:rFonts w:ascii="Georgia" w:hAnsi="Georgia"/>
        </w:rPr>
        <w:t xml:space="preserve">is a tiny island, </w:t>
      </w:r>
      <w:del w:id="79" w:author="Jack Plummer" w:date="2022-10-18T19:00:00Z">
        <w:r w:rsidDel="00A210F7">
          <w:rPr>
            <w:rFonts w:ascii="Georgia" w:hAnsi="Georgia"/>
          </w:rPr>
          <w:delText>so this species is extremely vulnerable to extinction</w:delText>
        </w:r>
      </w:del>
      <w:ins w:id="80" w:author="Jack Plummer" w:date="2022-10-18T19:00:00Z">
        <w:r w:rsidR="00A210F7">
          <w:rPr>
            <w:rFonts w:ascii="Georgia" w:hAnsi="Georgia"/>
          </w:rPr>
          <w:t xml:space="preserve">heightening the impact of any potential </w:t>
        </w:r>
      </w:ins>
      <w:ins w:id="81" w:author="Jack Plummer" w:date="2022-10-18T19:01:00Z">
        <w:r w:rsidR="00A210F7">
          <w:rPr>
            <w:rFonts w:ascii="Georgia" w:hAnsi="Georgia"/>
          </w:rPr>
          <w:t>threats</w:t>
        </w:r>
      </w:ins>
      <w:del w:id="82" w:author="Jack Plummer" w:date="2022-10-18T19:01:00Z">
        <w:r w:rsidDel="00A210F7">
          <w:rPr>
            <w:rFonts w:ascii="Georgia" w:hAnsi="Georgia"/>
          </w:rPr>
          <w:delText>. Its</w:delText>
        </w:r>
      </w:del>
      <w:del w:id="83" w:author="Jack Plummer" w:date="2022-10-18T19:02:00Z">
        <w:r w:rsidDel="00A210F7">
          <w:rPr>
            <w:rFonts w:ascii="Georgia" w:hAnsi="Georgia"/>
          </w:rPr>
          <w:delText xml:space="preserve"> habitat can be lost </w:delText>
        </w:r>
      </w:del>
      <w:del w:id="84" w:author="Jack Plummer" w:date="2022-10-18T19:01:00Z">
        <w:r w:rsidDel="00A210F7">
          <w:rPr>
            <w:rFonts w:ascii="Georgia" w:hAnsi="Georgia"/>
          </w:rPr>
          <w:delText xml:space="preserve">so </w:delText>
        </w:r>
      </w:del>
      <w:del w:id="85" w:author="Jack Plummer" w:date="2022-10-18T19:02:00Z">
        <w:r w:rsidDel="00A210F7">
          <w:rPr>
            <w:rFonts w:ascii="Georgia" w:hAnsi="Georgia"/>
          </w:rPr>
          <w:delText>quickly</w:delText>
        </w:r>
      </w:del>
      <w:r>
        <w:rPr>
          <w:rFonts w:ascii="Georgia" w:hAnsi="Georgia"/>
        </w:rPr>
        <w:t xml:space="preserve">. </w:t>
      </w:r>
      <w:del w:id="86" w:author="Jack Plummer" w:date="2022-10-18T19:01:00Z">
        <w:r w:rsidDel="00A210F7">
          <w:rPr>
            <w:rFonts w:ascii="Georgia" w:hAnsi="Georgia"/>
          </w:rPr>
          <w:delText>Tourism is potential threat for its habitat.</w:delText>
        </w:r>
      </w:del>
    </w:p>
    <w:p w14:paraId="49FF0BC1" w14:textId="77777777" w:rsidR="00000000" w:rsidRDefault="00000000">
      <w:pPr>
        <w:pStyle w:val="Heading2"/>
        <w:divId w:val="1358964082"/>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373"/>
        <w:gridCol w:w="740"/>
        <w:gridCol w:w="842"/>
        <w:gridCol w:w="842"/>
        <w:gridCol w:w="1213"/>
      </w:tblGrid>
      <w:tr w:rsidR="00000000" w14:paraId="607BA966" w14:textId="77777777">
        <w:trPr>
          <w:divId w:val="1358964082"/>
          <w:tblCellSpacing w:w="15" w:type="dxa"/>
        </w:trPr>
        <w:tc>
          <w:tcPr>
            <w:tcW w:w="0" w:type="auto"/>
            <w:tcBorders>
              <w:bottom w:val="single" w:sz="6" w:space="0" w:color="000000"/>
            </w:tcBorders>
            <w:shd w:val="clear" w:color="auto" w:fill="BBBBBB"/>
            <w:vAlign w:val="center"/>
            <w:hideMark/>
          </w:tcPr>
          <w:p w14:paraId="5872C62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4628943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1DCBF2B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342AB79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65D2BBC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565517FF" w14:textId="77777777">
        <w:trPr>
          <w:divId w:val="1358964082"/>
          <w:tblCellSpacing w:w="15" w:type="dxa"/>
        </w:trPr>
        <w:tc>
          <w:tcPr>
            <w:tcW w:w="0" w:type="auto"/>
            <w:vAlign w:val="center"/>
            <w:hideMark/>
          </w:tcPr>
          <w:p w14:paraId="031E868D" w14:textId="77777777" w:rsidR="00000000" w:rsidRDefault="00000000">
            <w:pPr>
              <w:spacing w:after="75"/>
              <w:rPr>
                <w:rFonts w:ascii="Georgia" w:eastAsia="Times New Roman" w:hAnsi="Georgia"/>
                <w:sz w:val="18"/>
                <w:szCs w:val="18"/>
              </w:rPr>
            </w:pPr>
            <w:commentRangeStart w:id="87"/>
            <w:r>
              <w:rPr>
                <w:rFonts w:ascii="Georgia" w:eastAsia="Times New Roman" w:hAnsi="Georgia"/>
                <w:sz w:val="18"/>
                <w:szCs w:val="18"/>
              </w:rPr>
              <w:t>1.2. Residential &amp; commercial development -&gt; Commercial &amp; industrial areas</w:t>
            </w:r>
            <w:commentRangeEnd w:id="87"/>
            <w:r w:rsidR="00A71939">
              <w:rPr>
                <w:rStyle w:val="CommentReference"/>
              </w:rPr>
              <w:commentReference w:id="87"/>
            </w:r>
          </w:p>
        </w:tc>
        <w:tc>
          <w:tcPr>
            <w:tcW w:w="0" w:type="auto"/>
            <w:vAlign w:val="center"/>
            <w:hideMark/>
          </w:tcPr>
          <w:p w14:paraId="451C703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6F08DEA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2523E6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831B76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04992FAC" w14:textId="77777777">
        <w:trPr>
          <w:divId w:val="1358964082"/>
          <w:tblCellSpacing w:w="15" w:type="dxa"/>
        </w:trPr>
        <w:tc>
          <w:tcPr>
            <w:tcW w:w="0" w:type="auto"/>
            <w:vAlign w:val="center"/>
            <w:hideMark/>
          </w:tcPr>
          <w:p w14:paraId="198672F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1.3. Residential &amp; commercial development -&gt; Tourism &amp; recreation areas</w:t>
            </w:r>
          </w:p>
        </w:tc>
        <w:tc>
          <w:tcPr>
            <w:tcW w:w="0" w:type="auto"/>
            <w:vAlign w:val="center"/>
            <w:hideMark/>
          </w:tcPr>
          <w:p w14:paraId="55F56C0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433F5EB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7121F94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F64443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03C6967B" w14:textId="77777777" w:rsidR="00000000" w:rsidRDefault="00000000">
      <w:pPr>
        <w:pStyle w:val="Heading1"/>
        <w:divId w:val="758865390"/>
        <w:rPr>
          <w:rFonts w:ascii="Georgia" w:eastAsia="Times New Roman" w:hAnsi="Georgia"/>
          <w:sz w:val="29"/>
          <w:szCs w:val="29"/>
        </w:rPr>
      </w:pPr>
      <w:r>
        <w:rPr>
          <w:rFonts w:ascii="Georgia" w:eastAsia="Times New Roman" w:hAnsi="Georgia"/>
          <w:sz w:val="29"/>
          <w:szCs w:val="29"/>
        </w:rPr>
        <w:t>Conservation</w:t>
      </w:r>
    </w:p>
    <w:p w14:paraId="74879A9D" w14:textId="7CE296EA" w:rsidR="00000000" w:rsidRDefault="00000000">
      <w:pPr>
        <w:pStyle w:val="NormalWeb"/>
        <w:divId w:val="758865390"/>
        <w:rPr>
          <w:rFonts w:ascii="Georgia" w:hAnsi="Georgia"/>
        </w:rPr>
      </w:pPr>
      <w:r>
        <w:rPr>
          <w:rFonts w:ascii="Georgia" w:hAnsi="Georgia"/>
        </w:rPr>
        <w:t xml:space="preserve">This species is not known to be represented in </w:t>
      </w:r>
      <w:r>
        <w:rPr>
          <w:rStyle w:val="Emphasis"/>
          <w:rFonts w:ascii="Georgia" w:hAnsi="Georgia"/>
        </w:rPr>
        <w:t xml:space="preserve">ex situ </w:t>
      </w:r>
      <w:r>
        <w:rPr>
          <w:rFonts w:ascii="Georgia" w:hAnsi="Georgia"/>
        </w:rPr>
        <w:t>conservation in botanic gardens or gene bank</w:t>
      </w:r>
      <w:ins w:id="88" w:author="Jack Plummer" w:date="2022-10-18T18:31:00Z">
        <w:r w:rsidR="00A71939">
          <w:rPr>
            <w:rFonts w:ascii="Georgia" w:hAnsi="Georgia"/>
          </w:rPr>
          <w:t xml:space="preserve">s </w:t>
        </w:r>
      </w:ins>
      <w:del w:id="89" w:author="Jack Plummer" w:date="2022-10-18T18:31:00Z">
        <w:r w:rsidDel="00A71939">
          <w:rPr>
            <w:rFonts w:ascii="Georgia" w:hAnsi="Georgia"/>
          </w:rPr>
          <w:delText xml:space="preserve">. </w:delText>
        </w:r>
      </w:del>
      <w:r>
        <w:rPr>
          <w:rFonts w:ascii="Georgia" w:hAnsi="Georgia"/>
        </w:rPr>
        <w:t xml:space="preserve">(BGCI 2022, </w:t>
      </w:r>
      <w:proofErr w:type="spellStart"/>
      <w:r>
        <w:rPr>
          <w:rFonts w:ascii="Georgia" w:hAnsi="Georgia"/>
        </w:rPr>
        <w:t>Genesys</w:t>
      </w:r>
      <w:proofErr w:type="spellEnd"/>
      <w:r>
        <w:rPr>
          <w:rFonts w:ascii="Georgia" w:hAnsi="Georgia"/>
        </w:rPr>
        <w:t xml:space="preserve"> 2022). </w:t>
      </w:r>
      <w:commentRangeStart w:id="90"/>
      <w:r>
        <w:rPr>
          <w:rFonts w:ascii="Georgia" w:hAnsi="Georgia"/>
        </w:rPr>
        <w:t xml:space="preserve">This species has been recorded from protected areas across its range. </w:t>
      </w:r>
      <w:commentRangeEnd w:id="90"/>
      <w:r w:rsidR="00A71939">
        <w:rPr>
          <w:rStyle w:val="CommentReference"/>
        </w:rPr>
        <w:commentReference w:id="90"/>
      </w:r>
      <w:r>
        <w:rPr>
          <w:rFonts w:ascii="Georgia" w:hAnsi="Georgia"/>
        </w:rPr>
        <w:t xml:space="preserve">As the species is not known to be represented in </w:t>
      </w:r>
      <w:r>
        <w:rPr>
          <w:rStyle w:val="Emphasis"/>
          <w:rFonts w:ascii="Georgia" w:hAnsi="Georgia"/>
        </w:rPr>
        <w:t xml:space="preserve">ex situ </w:t>
      </w:r>
      <w:r>
        <w:rPr>
          <w:rFonts w:ascii="Georgia" w:hAnsi="Georgia"/>
        </w:rPr>
        <w:t>conservation, collection of germplasm from wild plants is recommended.</w:t>
      </w:r>
    </w:p>
    <w:p w14:paraId="11436024" w14:textId="77777777" w:rsidR="00000000" w:rsidRDefault="00000000">
      <w:pPr>
        <w:pStyle w:val="Heading2"/>
        <w:divId w:val="758865390"/>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000000" w14:paraId="5BA04DDD" w14:textId="77777777">
        <w:trPr>
          <w:divId w:val="758865390"/>
          <w:tblCellSpacing w:w="15" w:type="dxa"/>
        </w:trPr>
        <w:tc>
          <w:tcPr>
            <w:tcW w:w="0" w:type="auto"/>
            <w:tcBorders>
              <w:bottom w:val="single" w:sz="6" w:space="0" w:color="000000"/>
            </w:tcBorders>
            <w:shd w:val="clear" w:color="auto" w:fill="BBBBBB"/>
            <w:vAlign w:val="center"/>
            <w:hideMark/>
          </w:tcPr>
          <w:p w14:paraId="60CBF62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0BAF356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674FB76" w14:textId="77777777">
        <w:trPr>
          <w:divId w:val="758865390"/>
          <w:tblCellSpacing w:w="15" w:type="dxa"/>
        </w:trPr>
        <w:tc>
          <w:tcPr>
            <w:tcW w:w="0" w:type="auto"/>
            <w:vAlign w:val="center"/>
            <w:hideMark/>
          </w:tcPr>
          <w:p w14:paraId="2FD7FFE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0C8070D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0DFA92C" w14:textId="77777777" w:rsidR="00000000" w:rsidRDefault="00000000">
      <w:pPr>
        <w:divId w:val="758865390"/>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33"/>
        <w:gridCol w:w="530"/>
      </w:tblGrid>
      <w:tr w:rsidR="00000000" w14:paraId="486B72CC" w14:textId="77777777">
        <w:trPr>
          <w:divId w:val="758865390"/>
          <w:tblCellSpacing w:w="15" w:type="dxa"/>
        </w:trPr>
        <w:tc>
          <w:tcPr>
            <w:tcW w:w="0" w:type="auto"/>
            <w:tcBorders>
              <w:bottom w:val="single" w:sz="6" w:space="0" w:color="000000"/>
            </w:tcBorders>
            <w:shd w:val="clear" w:color="auto" w:fill="BBBBBB"/>
            <w:vAlign w:val="center"/>
            <w:hideMark/>
          </w:tcPr>
          <w:p w14:paraId="5F69C58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77CB2C3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ACB3EBE" w14:textId="77777777">
        <w:trPr>
          <w:divId w:val="758865390"/>
          <w:tblCellSpacing w:w="15" w:type="dxa"/>
        </w:trPr>
        <w:tc>
          <w:tcPr>
            <w:tcW w:w="0" w:type="auto"/>
            <w:vAlign w:val="center"/>
            <w:hideMark/>
          </w:tcPr>
          <w:p w14:paraId="5D1FE708" w14:textId="77777777" w:rsidR="00000000" w:rsidRDefault="00000000">
            <w:pPr>
              <w:spacing w:after="75"/>
              <w:rPr>
                <w:rFonts w:ascii="Georgia" w:eastAsia="Times New Roman" w:hAnsi="Georgia"/>
                <w:sz w:val="18"/>
                <w:szCs w:val="18"/>
              </w:rPr>
            </w:pPr>
            <w:commentRangeStart w:id="91"/>
            <w:r>
              <w:rPr>
                <w:rFonts w:ascii="Georgia" w:eastAsia="Times New Roman" w:hAnsi="Georgia"/>
                <w:sz w:val="18"/>
                <w:szCs w:val="18"/>
              </w:rPr>
              <w:t>Yes</w:t>
            </w:r>
            <w:commentRangeEnd w:id="91"/>
            <w:r w:rsidR="00A71939">
              <w:rPr>
                <w:rStyle w:val="CommentReference"/>
              </w:rPr>
              <w:commentReference w:id="91"/>
            </w:r>
          </w:p>
        </w:tc>
        <w:tc>
          <w:tcPr>
            <w:tcW w:w="0" w:type="auto"/>
            <w:vAlign w:val="center"/>
            <w:hideMark/>
          </w:tcPr>
          <w:p w14:paraId="2BEEFF7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232AF94" w14:textId="77777777" w:rsidR="00000000" w:rsidRDefault="00000000">
      <w:pPr>
        <w:pStyle w:val="Heading2"/>
        <w:divId w:val="758865390"/>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87"/>
        <w:gridCol w:w="530"/>
      </w:tblGrid>
      <w:tr w:rsidR="00000000" w14:paraId="0B7E8032" w14:textId="77777777">
        <w:trPr>
          <w:divId w:val="758865390"/>
          <w:tblCellSpacing w:w="15" w:type="dxa"/>
        </w:trPr>
        <w:tc>
          <w:tcPr>
            <w:tcW w:w="0" w:type="auto"/>
            <w:tcBorders>
              <w:bottom w:val="single" w:sz="6" w:space="0" w:color="000000"/>
            </w:tcBorders>
            <w:shd w:val="clear" w:color="auto" w:fill="BBBBBB"/>
            <w:vAlign w:val="center"/>
            <w:hideMark/>
          </w:tcPr>
          <w:p w14:paraId="5D868F3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Conservation Actions</w:t>
            </w:r>
          </w:p>
        </w:tc>
        <w:tc>
          <w:tcPr>
            <w:tcW w:w="0" w:type="auto"/>
            <w:tcBorders>
              <w:bottom w:val="single" w:sz="6" w:space="0" w:color="000000"/>
            </w:tcBorders>
            <w:shd w:val="clear" w:color="auto" w:fill="BBBBBB"/>
            <w:vAlign w:val="center"/>
            <w:hideMark/>
          </w:tcPr>
          <w:p w14:paraId="0E3111A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402530B9" w14:textId="77777777">
        <w:trPr>
          <w:divId w:val="758865390"/>
          <w:tblCellSpacing w:w="15" w:type="dxa"/>
        </w:trPr>
        <w:tc>
          <w:tcPr>
            <w:tcW w:w="0" w:type="auto"/>
            <w:tcBorders>
              <w:bottom w:val="single" w:sz="6" w:space="0" w:color="CCCCCC"/>
            </w:tcBorders>
            <w:vAlign w:val="center"/>
            <w:hideMark/>
          </w:tcPr>
          <w:p w14:paraId="0F08B9C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5CCD042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5FDF56A2" w14:textId="77777777">
        <w:trPr>
          <w:divId w:val="758865390"/>
          <w:tblCellSpacing w:w="15" w:type="dxa"/>
        </w:trPr>
        <w:tc>
          <w:tcPr>
            <w:tcW w:w="0" w:type="auto"/>
            <w:tcBorders>
              <w:bottom w:val="single" w:sz="6" w:space="0" w:color="CCCCCC"/>
            </w:tcBorders>
            <w:vAlign w:val="center"/>
            <w:hideMark/>
          </w:tcPr>
          <w:p w14:paraId="6DCAF9E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1EE204D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35F6B487" w14:textId="77777777">
        <w:trPr>
          <w:divId w:val="758865390"/>
          <w:tblCellSpacing w:w="15" w:type="dxa"/>
        </w:trPr>
        <w:tc>
          <w:tcPr>
            <w:tcW w:w="0" w:type="auto"/>
            <w:tcBorders>
              <w:bottom w:val="single" w:sz="6" w:space="0" w:color="CCCCCC"/>
            </w:tcBorders>
            <w:vAlign w:val="center"/>
            <w:hideMark/>
          </w:tcPr>
          <w:p w14:paraId="160B721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5024FC7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2C304BA3" w14:textId="77777777">
        <w:trPr>
          <w:divId w:val="758865390"/>
          <w:tblCellSpacing w:w="15" w:type="dxa"/>
        </w:trPr>
        <w:tc>
          <w:tcPr>
            <w:tcW w:w="0" w:type="auto"/>
            <w:tcBorders>
              <w:bottom w:val="single" w:sz="6" w:space="0" w:color="CCCCCC"/>
            </w:tcBorders>
            <w:vAlign w:val="center"/>
            <w:hideMark/>
          </w:tcPr>
          <w:p w14:paraId="5478819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2.3. Land/water management -&gt; Habitat &amp; natural process restoration</w:t>
            </w:r>
          </w:p>
        </w:tc>
        <w:tc>
          <w:tcPr>
            <w:tcW w:w="0" w:type="auto"/>
            <w:tcBorders>
              <w:bottom w:val="single" w:sz="6" w:space="0" w:color="CCCCCC"/>
            </w:tcBorders>
            <w:vAlign w:val="center"/>
            <w:hideMark/>
          </w:tcPr>
          <w:p w14:paraId="2E0FB8C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53D27F89" w14:textId="77777777" w:rsidR="00000000" w:rsidRDefault="00000000">
      <w:pPr>
        <w:pStyle w:val="Heading2"/>
        <w:divId w:val="758865390"/>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908"/>
        <w:gridCol w:w="530"/>
      </w:tblGrid>
      <w:tr w:rsidR="00000000" w14:paraId="789F883B" w14:textId="77777777">
        <w:trPr>
          <w:divId w:val="758865390"/>
          <w:tblCellSpacing w:w="15" w:type="dxa"/>
        </w:trPr>
        <w:tc>
          <w:tcPr>
            <w:tcW w:w="0" w:type="auto"/>
            <w:tcBorders>
              <w:bottom w:val="single" w:sz="6" w:space="0" w:color="000000"/>
            </w:tcBorders>
            <w:shd w:val="clear" w:color="auto" w:fill="BBBBBB"/>
            <w:vAlign w:val="center"/>
            <w:hideMark/>
          </w:tcPr>
          <w:p w14:paraId="4D73840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639C276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186322C" w14:textId="77777777">
        <w:trPr>
          <w:divId w:val="758865390"/>
          <w:tblCellSpacing w:w="15" w:type="dxa"/>
        </w:trPr>
        <w:tc>
          <w:tcPr>
            <w:tcW w:w="0" w:type="auto"/>
            <w:tcBorders>
              <w:bottom w:val="single" w:sz="6" w:space="0" w:color="CCCCCC"/>
            </w:tcBorders>
            <w:vAlign w:val="center"/>
            <w:hideMark/>
          </w:tcPr>
          <w:p w14:paraId="1B3A310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22779B1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56E99C26" w14:textId="77777777">
        <w:trPr>
          <w:divId w:val="758865390"/>
          <w:tblCellSpacing w:w="15" w:type="dxa"/>
        </w:trPr>
        <w:tc>
          <w:tcPr>
            <w:tcW w:w="0" w:type="auto"/>
            <w:tcBorders>
              <w:bottom w:val="single" w:sz="6" w:space="0" w:color="CCCCCC"/>
            </w:tcBorders>
            <w:vAlign w:val="center"/>
            <w:hideMark/>
          </w:tcPr>
          <w:p w14:paraId="743FBA3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1.6. Research -&gt; Actions</w:t>
            </w:r>
          </w:p>
        </w:tc>
        <w:tc>
          <w:tcPr>
            <w:tcW w:w="0" w:type="auto"/>
            <w:tcBorders>
              <w:bottom w:val="single" w:sz="6" w:space="0" w:color="CCCCCC"/>
            </w:tcBorders>
            <w:vAlign w:val="center"/>
            <w:hideMark/>
          </w:tcPr>
          <w:p w14:paraId="4BD8CAD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0146475D" w14:textId="77777777">
        <w:trPr>
          <w:divId w:val="758865390"/>
          <w:tblCellSpacing w:w="15" w:type="dxa"/>
        </w:trPr>
        <w:tc>
          <w:tcPr>
            <w:tcW w:w="0" w:type="auto"/>
            <w:tcBorders>
              <w:bottom w:val="single" w:sz="6" w:space="0" w:color="CCCCCC"/>
            </w:tcBorders>
            <w:vAlign w:val="center"/>
            <w:hideMark/>
          </w:tcPr>
          <w:p w14:paraId="5B18510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 Conservation Planning -&gt; Species Action/Recovery Plan</w:t>
            </w:r>
          </w:p>
        </w:tc>
        <w:tc>
          <w:tcPr>
            <w:tcW w:w="0" w:type="auto"/>
            <w:tcBorders>
              <w:bottom w:val="single" w:sz="6" w:space="0" w:color="CCCCCC"/>
            </w:tcBorders>
            <w:vAlign w:val="center"/>
            <w:hideMark/>
          </w:tcPr>
          <w:p w14:paraId="4EE9FAC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1235498B" w14:textId="77777777">
        <w:trPr>
          <w:divId w:val="758865390"/>
          <w:tblCellSpacing w:w="15" w:type="dxa"/>
        </w:trPr>
        <w:tc>
          <w:tcPr>
            <w:tcW w:w="0" w:type="auto"/>
            <w:tcBorders>
              <w:bottom w:val="single" w:sz="6" w:space="0" w:color="CCCCCC"/>
            </w:tcBorders>
            <w:vAlign w:val="center"/>
            <w:hideMark/>
          </w:tcPr>
          <w:p w14:paraId="002C6E9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2.2. Conservation Planning -&gt; Area-based Management Plan</w:t>
            </w:r>
          </w:p>
        </w:tc>
        <w:tc>
          <w:tcPr>
            <w:tcW w:w="0" w:type="auto"/>
            <w:tcBorders>
              <w:bottom w:val="single" w:sz="6" w:space="0" w:color="CCCCCC"/>
            </w:tcBorders>
            <w:vAlign w:val="center"/>
            <w:hideMark/>
          </w:tcPr>
          <w:p w14:paraId="439A517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4F025024" w14:textId="77777777">
        <w:trPr>
          <w:divId w:val="758865390"/>
          <w:tblCellSpacing w:w="15" w:type="dxa"/>
        </w:trPr>
        <w:tc>
          <w:tcPr>
            <w:tcW w:w="0" w:type="auto"/>
            <w:tcBorders>
              <w:bottom w:val="single" w:sz="6" w:space="0" w:color="CCCCCC"/>
            </w:tcBorders>
            <w:vAlign w:val="center"/>
            <w:hideMark/>
          </w:tcPr>
          <w:p w14:paraId="215323C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0D8F56D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38734715" w14:textId="77777777">
        <w:trPr>
          <w:divId w:val="758865390"/>
          <w:tblCellSpacing w:w="15" w:type="dxa"/>
        </w:trPr>
        <w:tc>
          <w:tcPr>
            <w:tcW w:w="0" w:type="auto"/>
            <w:tcBorders>
              <w:bottom w:val="single" w:sz="6" w:space="0" w:color="CCCCCC"/>
            </w:tcBorders>
            <w:vAlign w:val="center"/>
            <w:hideMark/>
          </w:tcPr>
          <w:p w14:paraId="26C9421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11F9D52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97ACB85" w14:textId="77777777" w:rsidR="00000000" w:rsidRDefault="00000000">
      <w:pPr>
        <w:pStyle w:val="Heading1"/>
        <w:divId w:val="1738475522"/>
        <w:rPr>
          <w:rFonts w:ascii="Georgia" w:eastAsia="Times New Roman" w:hAnsi="Georgia"/>
          <w:sz w:val="29"/>
          <w:szCs w:val="29"/>
        </w:rPr>
      </w:pPr>
      <w:r>
        <w:rPr>
          <w:rFonts w:ascii="Georgia" w:eastAsia="Times New Roman" w:hAnsi="Georgia"/>
          <w:sz w:val="29"/>
          <w:szCs w:val="29"/>
        </w:rPr>
        <w:t>Ecosystem Services</w:t>
      </w:r>
    </w:p>
    <w:p w14:paraId="36DE6D75" w14:textId="77777777" w:rsidR="00000000" w:rsidRDefault="00000000">
      <w:pPr>
        <w:pStyle w:val="Heading2"/>
        <w:divId w:val="1738475522"/>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1CD5A9D6" w14:textId="77777777">
        <w:trPr>
          <w:divId w:val="1738475522"/>
          <w:tblCellSpacing w:w="15" w:type="dxa"/>
        </w:trPr>
        <w:tc>
          <w:tcPr>
            <w:tcW w:w="0" w:type="auto"/>
            <w:tcBorders>
              <w:bottom w:val="single" w:sz="6" w:space="0" w:color="000000"/>
            </w:tcBorders>
            <w:shd w:val="clear" w:color="auto" w:fill="BBBBBB"/>
            <w:vAlign w:val="center"/>
            <w:hideMark/>
          </w:tcPr>
          <w:p w14:paraId="0E19E79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12D552C9" w14:textId="77777777" w:rsidR="00000000"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0459462D" w14:textId="77777777">
        <w:trPr>
          <w:divId w:val="1738475522"/>
          <w:tblCellSpacing w:w="15" w:type="dxa"/>
        </w:trPr>
        <w:tc>
          <w:tcPr>
            <w:tcW w:w="0" w:type="auto"/>
            <w:vAlign w:val="center"/>
            <w:hideMark/>
          </w:tcPr>
          <w:p w14:paraId="4BE12EC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18CCD02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FE5EB0F" w14:textId="77777777" w:rsidR="00000000"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62779FEC" w14:textId="77777777" w:rsidR="00000000" w:rsidRDefault="00000000">
      <w:pPr>
        <w:pStyle w:val="NormalWeb"/>
        <w:divId w:val="1104419235"/>
        <w:rPr>
          <w:rFonts w:ascii="Georgia" w:hAnsi="Georgia"/>
        </w:rPr>
      </w:pPr>
      <w:r>
        <w:rPr>
          <w:rFonts w:ascii="Georgia" w:hAnsi="Georgia"/>
        </w:rPr>
        <w:t xml:space="preserve">BGCI. 2022. Botanic Gardens Conservation International (BGCI) - </w:t>
      </w:r>
      <w:proofErr w:type="spellStart"/>
      <w:r>
        <w:rPr>
          <w:rFonts w:ascii="Georgia" w:hAnsi="Georgia"/>
        </w:rPr>
        <w:t>PlantSearch</w:t>
      </w:r>
      <w:proofErr w:type="spellEnd"/>
      <w:r>
        <w:rPr>
          <w:rFonts w:ascii="Georgia" w:hAnsi="Georgia"/>
        </w:rPr>
        <w:t xml:space="preserve">. Available at: </w:t>
      </w:r>
      <w:hyperlink r:id="rId9" w:history="1">
        <w:r>
          <w:rPr>
            <w:rStyle w:val="Hyperlink"/>
            <w:rFonts w:ascii="Georgia" w:hAnsi="Georgia"/>
          </w:rPr>
          <w:t>https://tools.bgci.org/plant_search.php</w:t>
        </w:r>
      </w:hyperlink>
      <w:r>
        <w:rPr>
          <w:rFonts w:ascii="Georgia" w:hAnsi="Georgia"/>
        </w:rPr>
        <w:t xml:space="preserve">. </w:t>
      </w:r>
    </w:p>
    <w:p w14:paraId="223F1C25" w14:textId="77777777" w:rsidR="00000000" w:rsidRDefault="00000000">
      <w:pPr>
        <w:pStyle w:val="NormalWeb"/>
        <w:divId w:val="1104419235"/>
        <w:rPr>
          <w:rFonts w:ascii="Georgia" w:hAnsi="Georgia"/>
        </w:rPr>
      </w:pPr>
      <w:r>
        <w:rPr>
          <w:rFonts w:ascii="Georgia" w:hAnsi="Georgia"/>
        </w:rPr>
        <w:t xml:space="preserve">Bachman, S., Moat, J., Hill, A., de la Torre, J. and Scot, B.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6A277122" w14:textId="77777777" w:rsidR="00000000" w:rsidRDefault="00000000">
      <w:pPr>
        <w:pStyle w:val="NormalWeb"/>
        <w:divId w:val="1104419235"/>
        <w:rPr>
          <w:rFonts w:ascii="Georgia" w:hAnsi="Georgia"/>
        </w:rPr>
      </w:pPr>
      <w:proofErr w:type="spellStart"/>
      <w:r>
        <w:rPr>
          <w:rFonts w:ascii="Georgia" w:hAnsi="Georgia"/>
        </w:rPr>
        <w:t>Genesys</w:t>
      </w:r>
      <w:proofErr w:type="spellEnd"/>
      <w:r>
        <w:rPr>
          <w:rFonts w:ascii="Georgia" w:hAnsi="Georgia"/>
        </w:rPr>
        <w:t xml:space="preserve">. 2022. </w:t>
      </w:r>
      <w:proofErr w:type="spellStart"/>
      <w:r>
        <w:rPr>
          <w:rFonts w:ascii="Georgia" w:hAnsi="Georgia"/>
        </w:rPr>
        <w:t>Genesys</w:t>
      </w:r>
      <w:proofErr w:type="spellEnd"/>
      <w:r>
        <w:rPr>
          <w:rFonts w:ascii="Georgia" w:hAnsi="Georgia"/>
        </w:rPr>
        <w:t xml:space="preserve"> Global Portal on Plant Genetic Resources. Available at: </w:t>
      </w:r>
      <w:hyperlink r:id="rId10" w:history="1">
        <w:r>
          <w:rPr>
            <w:rStyle w:val="Hyperlink"/>
            <w:rFonts w:ascii="Georgia" w:hAnsi="Georgia"/>
          </w:rPr>
          <w:t>https://www.genesys-pgr.org/</w:t>
        </w:r>
      </w:hyperlink>
      <w:r>
        <w:rPr>
          <w:rFonts w:ascii="Georgia" w:hAnsi="Georgia"/>
        </w:rPr>
        <w:t xml:space="preserve">. </w:t>
      </w:r>
    </w:p>
    <w:p w14:paraId="062C2050" w14:textId="77777777" w:rsidR="00000000" w:rsidRDefault="00000000">
      <w:pPr>
        <w:pStyle w:val="NormalWeb"/>
        <w:divId w:val="1104419235"/>
        <w:rPr>
          <w:rFonts w:ascii="Georgia" w:hAnsi="Georgia"/>
        </w:rPr>
      </w:pPr>
      <w:r>
        <w:rPr>
          <w:rFonts w:ascii="Georgia" w:hAnsi="Georgia"/>
        </w:rPr>
        <w:t>POWO. 2022. Plants of the World Online. Facilitated by the Royal Botanic Gardens, Kew. Available at: http://powo.science.kew.org/. (Accessed: 2022).</w:t>
      </w:r>
    </w:p>
    <w:p w14:paraId="65E0534F" w14:textId="77777777" w:rsidR="00A253AA" w:rsidRDefault="00000000">
      <w:pPr>
        <w:pStyle w:val="NormalWeb"/>
        <w:divId w:val="1104419235"/>
        <w:rPr>
          <w:rFonts w:ascii="Georgia" w:hAnsi="Georgia"/>
        </w:rPr>
      </w:pPr>
      <w:proofErr w:type="spellStart"/>
      <w:r>
        <w:rPr>
          <w:rFonts w:ascii="Georgia" w:hAnsi="Georgia"/>
        </w:rPr>
        <w:t>Triboun</w:t>
      </w:r>
      <w:proofErr w:type="spellEnd"/>
      <w:r>
        <w:rPr>
          <w:rFonts w:ascii="Georgia" w:hAnsi="Georgia"/>
        </w:rPr>
        <w:t xml:space="preserve">, P. and Middleton, D.J. 2015. Three new species of </w:t>
      </w:r>
      <w:proofErr w:type="spellStart"/>
      <w:r>
        <w:rPr>
          <w:rFonts w:ascii="Georgia" w:hAnsi="Georgia"/>
        </w:rPr>
        <w:t>Paraboea</w:t>
      </w:r>
      <w:proofErr w:type="spellEnd"/>
      <w:r>
        <w:rPr>
          <w:rFonts w:ascii="Georgia" w:hAnsi="Georgia"/>
        </w:rPr>
        <w:t xml:space="preserve"> (</w:t>
      </w:r>
      <w:proofErr w:type="spellStart"/>
      <w:r>
        <w:rPr>
          <w:rFonts w:ascii="Georgia" w:hAnsi="Georgia"/>
        </w:rPr>
        <w:t>Gesneriaceae</w:t>
      </w:r>
      <w:proofErr w:type="spellEnd"/>
      <w:r>
        <w:rPr>
          <w:rFonts w:ascii="Georgia" w:hAnsi="Georgia"/>
        </w:rPr>
        <w:t xml:space="preserve">) from Thailand. </w:t>
      </w:r>
      <w:r>
        <w:rPr>
          <w:rFonts w:ascii="Georgia" w:hAnsi="Georgia"/>
          <w:i/>
          <w:iCs/>
        </w:rPr>
        <w:t>Thai Forest Bulletin (Botany)</w:t>
      </w:r>
      <w:r>
        <w:rPr>
          <w:rFonts w:ascii="Georgia" w:hAnsi="Georgia"/>
        </w:rPr>
        <w:t xml:space="preserve"> 43: 18-23.</w:t>
      </w:r>
    </w:p>
    <w:sectPr w:rsidR="00A253A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2-10-18T18:19:00Z" w:initials="JP">
    <w:p w14:paraId="7F7911CE" w14:textId="77777777" w:rsidR="006F43FA" w:rsidRDefault="006F43FA" w:rsidP="00667CA2">
      <w:pPr>
        <w:pStyle w:val="CommentText"/>
      </w:pPr>
      <w:r>
        <w:rPr>
          <w:rStyle w:val="CommentReference"/>
        </w:rPr>
        <w:annotationRef/>
      </w:r>
      <w:r>
        <w:t xml:space="preserve">To me, this looks like VU D2 - the island looks to be fully forested - is habitat actually declining currently, or is tourism more of a </w:t>
      </w:r>
      <w:r>
        <w:rPr>
          <w:i/>
          <w:iCs/>
        </w:rPr>
        <w:t>potential</w:t>
      </w:r>
      <w:r>
        <w:t xml:space="preserve"> threat?</w:t>
      </w:r>
    </w:p>
  </w:comment>
  <w:comment w:id="1" w:author="Jack Plummer" w:date="2022-10-18T18:23:00Z" w:initials="JP">
    <w:p w14:paraId="491A735D" w14:textId="77777777" w:rsidR="006F43FA" w:rsidRDefault="006F43FA" w:rsidP="0018144E">
      <w:pPr>
        <w:pStyle w:val="CommentText"/>
      </w:pPr>
      <w:r>
        <w:rPr>
          <w:rStyle w:val="CommentReference"/>
        </w:rPr>
        <w:annotationRef/>
      </w:r>
      <w:r>
        <w:t>Actually perhaps EN/CR based on population size</w:t>
      </w:r>
    </w:p>
  </w:comment>
  <w:comment w:id="20" w:author="Jack Plummer" w:date="2022-10-18T18:22:00Z" w:initials="JP">
    <w:p w14:paraId="762AC9DB" w14:textId="2BA5F420" w:rsidR="006F43FA" w:rsidRDefault="006F43FA" w:rsidP="004D2658">
      <w:pPr>
        <w:pStyle w:val="CommentText"/>
      </w:pPr>
      <w:r>
        <w:rPr>
          <w:rStyle w:val="CommentReference"/>
        </w:rPr>
        <w:annotationRef/>
      </w:r>
      <w:r>
        <w:t>Can we estimate this more precisely - this would make the assessment Endangered (or CR if &lt;50).</w:t>
      </w:r>
    </w:p>
  </w:comment>
  <w:comment w:id="41" w:author="Jack Plummer" w:date="2022-10-18T18:25:00Z" w:initials="JP">
    <w:p w14:paraId="5E71E6E6" w14:textId="77777777" w:rsidR="006F43FA" w:rsidRDefault="006F43FA" w:rsidP="0061639D">
      <w:pPr>
        <w:pStyle w:val="CommentText"/>
      </w:pPr>
      <w:r>
        <w:rPr>
          <w:rStyle w:val="CommentReference"/>
        </w:rPr>
        <w:annotationRef/>
      </w:r>
      <w:r>
        <w:t>Only include if assessing as VU D2</w:t>
      </w:r>
    </w:p>
  </w:comment>
  <w:comment w:id="53" w:author="Jack Plummer" w:date="2022-10-18T18:26:00Z" w:initials="JP">
    <w:p w14:paraId="785E938E" w14:textId="77777777" w:rsidR="006F43FA" w:rsidRDefault="006F43FA" w:rsidP="00CE2334">
      <w:pPr>
        <w:pStyle w:val="CommentText"/>
      </w:pPr>
      <w:r>
        <w:rPr>
          <w:rStyle w:val="CommentReference"/>
        </w:rPr>
        <w:annotationRef/>
      </w:r>
      <w:r>
        <w:t>Sure?</w:t>
      </w:r>
    </w:p>
  </w:comment>
  <w:comment w:id="54" w:author="Jack Plummer" w:date="2022-10-18T18:31:00Z" w:initials="JP">
    <w:p w14:paraId="003E6251" w14:textId="77777777" w:rsidR="00A71939" w:rsidRDefault="00A71939" w:rsidP="00184B02">
      <w:pPr>
        <w:pStyle w:val="CommentText"/>
      </w:pPr>
      <w:r>
        <w:rPr>
          <w:rStyle w:val="CommentReference"/>
        </w:rPr>
        <w:annotationRef/>
      </w:r>
      <w:r>
        <w:t>Can we provide a specific estimate?</w:t>
      </w:r>
    </w:p>
  </w:comment>
  <w:comment w:id="55" w:author="Jack Plummer" w:date="2022-10-18T18:27:00Z" w:initials="JP">
    <w:p w14:paraId="6EB88DB5" w14:textId="70D7B56D" w:rsidR="00A71939" w:rsidRDefault="006F43FA" w:rsidP="00E04B50">
      <w:pPr>
        <w:pStyle w:val="CommentText"/>
      </w:pPr>
      <w:r>
        <w:rPr>
          <w:rStyle w:val="CommentReference"/>
        </w:rPr>
        <w:annotationRef/>
      </w:r>
      <w:r w:rsidR="00A71939">
        <w:t>Mention habit</w:t>
      </w:r>
    </w:p>
  </w:comment>
  <w:comment w:id="58" w:author="Jack Plummer" w:date="2022-10-18T18:27:00Z" w:initials="JP">
    <w:p w14:paraId="101016B5" w14:textId="58B20D2E" w:rsidR="006F43FA" w:rsidRDefault="006F43FA" w:rsidP="004B2C77">
      <w:pPr>
        <w:pStyle w:val="CommentText"/>
      </w:pPr>
      <w:r>
        <w:rPr>
          <w:rStyle w:val="CommentReference"/>
        </w:rPr>
        <w:annotationRef/>
      </w:r>
      <w:r>
        <w:t>Are we sure?</w:t>
      </w:r>
    </w:p>
  </w:comment>
  <w:comment w:id="61" w:author="Jack Plummer" w:date="2022-10-18T18:30:00Z" w:initials="JP">
    <w:p w14:paraId="567DDDD5" w14:textId="77777777" w:rsidR="00A71939" w:rsidRDefault="00A71939" w:rsidP="00EE7A7B">
      <w:pPr>
        <w:pStyle w:val="CommentText"/>
      </w:pPr>
      <w:r>
        <w:rPr>
          <w:rStyle w:val="CommentReference"/>
        </w:rPr>
        <w:annotationRef/>
      </w:r>
      <w:r>
        <w:t>Remove</w:t>
      </w:r>
    </w:p>
  </w:comment>
  <w:comment w:id="65" w:author="Jack Plummer" w:date="2022-10-18T19:04:00Z" w:initials="JP">
    <w:p w14:paraId="09F98A49" w14:textId="77777777" w:rsidR="00A210F7" w:rsidRDefault="00A210F7" w:rsidP="00F613EE">
      <w:pPr>
        <w:pStyle w:val="CommentText"/>
      </w:pPr>
      <w:r>
        <w:rPr>
          <w:rStyle w:val="CommentReference"/>
        </w:rPr>
        <w:annotationRef/>
      </w:r>
      <w:r>
        <w:t>Is tourism a potential or current threat? To me, it looks fairly untouched?</w:t>
      </w:r>
    </w:p>
  </w:comment>
  <w:comment w:id="87" w:author="Jack Plummer" w:date="2022-10-18T18:33:00Z" w:initials="JP">
    <w:p w14:paraId="72BA9B5E" w14:textId="4B34D66D" w:rsidR="00A71939" w:rsidRDefault="00A71939" w:rsidP="000649AB">
      <w:pPr>
        <w:pStyle w:val="CommentText"/>
      </w:pPr>
      <w:r>
        <w:rPr>
          <w:rStyle w:val="CommentReference"/>
        </w:rPr>
        <w:annotationRef/>
      </w:r>
      <w:r>
        <w:t>This doesn't look like a threat to me</w:t>
      </w:r>
    </w:p>
  </w:comment>
  <w:comment w:id="90" w:author="Jack Plummer" w:date="2022-10-18T18:32:00Z" w:initials="JP">
    <w:p w14:paraId="27823B43" w14:textId="0646FACC" w:rsidR="00A71939" w:rsidRDefault="00A71939" w:rsidP="00233B32">
      <w:pPr>
        <w:pStyle w:val="CommentText"/>
      </w:pPr>
      <w:r>
        <w:rPr>
          <w:rStyle w:val="CommentReference"/>
        </w:rPr>
        <w:annotationRef/>
      </w:r>
      <w:r>
        <w:t>Contradicts above - is the island protected?</w:t>
      </w:r>
    </w:p>
  </w:comment>
  <w:comment w:id="91" w:author="Jack Plummer" w:date="2022-10-18T18:32:00Z" w:initials="JP">
    <w:p w14:paraId="42B3D48E" w14:textId="77777777" w:rsidR="00A71939" w:rsidRDefault="00A71939" w:rsidP="00485946">
      <w:pPr>
        <w:pStyle w:val="CommentText"/>
      </w:pPr>
      <w:r>
        <w:rPr>
          <w:rStyle w:val="CommentReference"/>
        </w:rPr>
        <w:annotationRef/>
      </w:r>
      <w:r>
        <w:t>Contradicts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7911CE" w15:done="0"/>
  <w15:commentEx w15:paraId="491A735D" w15:paraIdParent="7F7911CE" w15:done="0"/>
  <w15:commentEx w15:paraId="762AC9DB" w15:done="0"/>
  <w15:commentEx w15:paraId="5E71E6E6" w15:done="0"/>
  <w15:commentEx w15:paraId="785E938E" w15:done="0"/>
  <w15:commentEx w15:paraId="003E6251" w15:done="0"/>
  <w15:commentEx w15:paraId="6EB88DB5" w15:done="0"/>
  <w15:commentEx w15:paraId="101016B5" w15:done="0"/>
  <w15:commentEx w15:paraId="567DDDD5" w15:done="0"/>
  <w15:commentEx w15:paraId="09F98A49" w15:done="0"/>
  <w15:commentEx w15:paraId="72BA9B5E" w15:done="0"/>
  <w15:commentEx w15:paraId="27823B43" w15:done="0"/>
  <w15:commentEx w15:paraId="42B3D4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96CCF" w16cex:dateUtc="2022-10-18T17:19:00Z"/>
  <w16cex:commentExtensible w16cex:durableId="26F96D8A" w16cex:dateUtc="2022-10-18T17:23:00Z"/>
  <w16cex:commentExtensible w16cex:durableId="26F96D71" w16cex:dateUtc="2022-10-18T17:22:00Z"/>
  <w16cex:commentExtensible w16cex:durableId="26F96E18" w16cex:dateUtc="2022-10-18T17:25:00Z"/>
  <w16cex:commentExtensible w16cex:durableId="26F96E71" w16cex:dateUtc="2022-10-18T17:26:00Z"/>
  <w16cex:commentExtensible w16cex:durableId="26F96F7F" w16cex:dateUtc="2022-10-18T17:31:00Z"/>
  <w16cex:commentExtensible w16cex:durableId="26F96E96" w16cex:dateUtc="2022-10-18T17:27:00Z"/>
  <w16cex:commentExtensible w16cex:durableId="26F96EAB" w16cex:dateUtc="2022-10-18T17:27:00Z"/>
  <w16cex:commentExtensible w16cex:durableId="26F96F5B" w16cex:dateUtc="2022-10-18T17:30:00Z"/>
  <w16cex:commentExtensible w16cex:durableId="26F97736" w16cex:dateUtc="2022-10-18T18:04:00Z"/>
  <w16cex:commentExtensible w16cex:durableId="26F96FF0" w16cex:dateUtc="2022-10-18T17:33:00Z"/>
  <w16cex:commentExtensible w16cex:durableId="26F96FBF" w16cex:dateUtc="2022-10-18T17:32:00Z"/>
  <w16cex:commentExtensible w16cex:durableId="26F96FDB" w16cex:dateUtc="2022-10-18T1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7911CE" w16cid:durableId="26F96CCF"/>
  <w16cid:commentId w16cid:paraId="491A735D" w16cid:durableId="26F96D8A"/>
  <w16cid:commentId w16cid:paraId="762AC9DB" w16cid:durableId="26F96D71"/>
  <w16cid:commentId w16cid:paraId="5E71E6E6" w16cid:durableId="26F96E18"/>
  <w16cid:commentId w16cid:paraId="785E938E" w16cid:durableId="26F96E71"/>
  <w16cid:commentId w16cid:paraId="003E6251" w16cid:durableId="26F96F7F"/>
  <w16cid:commentId w16cid:paraId="6EB88DB5" w16cid:durableId="26F96E96"/>
  <w16cid:commentId w16cid:paraId="101016B5" w16cid:durableId="26F96EAB"/>
  <w16cid:commentId w16cid:paraId="567DDDD5" w16cid:durableId="26F96F5B"/>
  <w16cid:commentId w16cid:paraId="09F98A49" w16cid:durableId="26F97736"/>
  <w16cid:commentId w16cid:paraId="72BA9B5E" w16cid:durableId="26F96FF0"/>
  <w16cid:commentId w16cid:paraId="27823B43" w16cid:durableId="26F96FBF"/>
  <w16cid:commentId w16cid:paraId="42B3D48E" w16cid:durableId="26F96FD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43FA"/>
    <w:rsid w:val="006F43FA"/>
    <w:rsid w:val="00A210F7"/>
    <w:rsid w:val="00A253AA"/>
    <w:rsid w:val="00A719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5CB604"/>
  <w15:chartTrackingRefBased/>
  <w15:docId w15:val="{25732F3F-6A6D-4764-AB01-D1A06F977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fontstyle01">
    <w:name w:val="fontstyle01"/>
    <w:basedOn w:val="DefaultParagraphFont"/>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CommentReference">
    <w:name w:val="annotation reference"/>
    <w:basedOn w:val="DefaultParagraphFont"/>
    <w:uiPriority w:val="99"/>
    <w:semiHidden/>
    <w:unhideWhenUsed/>
    <w:rsid w:val="006F43FA"/>
    <w:rPr>
      <w:sz w:val="16"/>
      <w:szCs w:val="16"/>
    </w:rPr>
  </w:style>
  <w:style w:type="paragraph" w:styleId="CommentText">
    <w:name w:val="annotation text"/>
    <w:basedOn w:val="Normal"/>
    <w:link w:val="CommentTextChar"/>
    <w:uiPriority w:val="99"/>
    <w:unhideWhenUsed/>
    <w:rsid w:val="006F43FA"/>
    <w:rPr>
      <w:sz w:val="20"/>
      <w:szCs w:val="20"/>
    </w:rPr>
  </w:style>
  <w:style w:type="character" w:customStyle="1" w:styleId="CommentTextChar">
    <w:name w:val="Comment Text Char"/>
    <w:basedOn w:val="DefaultParagraphFont"/>
    <w:link w:val="CommentText"/>
    <w:uiPriority w:val="99"/>
    <w:rsid w:val="006F43FA"/>
    <w:rPr>
      <w:rFonts w:eastAsiaTheme="minorEastAsia"/>
    </w:rPr>
  </w:style>
  <w:style w:type="paragraph" w:styleId="CommentSubject">
    <w:name w:val="annotation subject"/>
    <w:basedOn w:val="CommentText"/>
    <w:next w:val="CommentText"/>
    <w:link w:val="CommentSubjectChar"/>
    <w:uiPriority w:val="99"/>
    <w:semiHidden/>
    <w:unhideWhenUsed/>
    <w:rsid w:val="006F43FA"/>
    <w:rPr>
      <w:b/>
      <w:bCs/>
    </w:rPr>
  </w:style>
  <w:style w:type="character" w:customStyle="1" w:styleId="CommentSubjectChar">
    <w:name w:val="Comment Subject Char"/>
    <w:basedOn w:val="CommentTextChar"/>
    <w:link w:val="CommentSubject"/>
    <w:uiPriority w:val="99"/>
    <w:semiHidden/>
    <w:rsid w:val="006F43FA"/>
    <w:rPr>
      <w:rFonts w:eastAsiaTheme="minorEastAsia"/>
      <w:b/>
      <w:bCs/>
    </w:rPr>
  </w:style>
  <w:style w:type="paragraph" w:styleId="Revision">
    <w:name w:val="Revision"/>
    <w:hidden/>
    <w:uiPriority w:val="99"/>
    <w:semiHidden/>
    <w:rsid w:val="006F43FA"/>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491353">
      <w:marLeft w:val="0"/>
      <w:marRight w:val="0"/>
      <w:marTop w:val="0"/>
      <w:marBottom w:val="0"/>
      <w:divBdr>
        <w:top w:val="none" w:sz="0" w:space="0" w:color="auto"/>
        <w:left w:val="none" w:sz="0" w:space="0" w:color="auto"/>
        <w:bottom w:val="none" w:sz="0" w:space="0" w:color="auto"/>
        <w:right w:val="none" w:sz="0" w:space="0" w:color="auto"/>
      </w:divBdr>
    </w:div>
    <w:div w:id="758865390">
      <w:marLeft w:val="0"/>
      <w:marRight w:val="0"/>
      <w:marTop w:val="0"/>
      <w:marBottom w:val="0"/>
      <w:divBdr>
        <w:top w:val="none" w:sz="0" w:space="0" w:color="auto"/>
        <w:left w:val="none" w:sz="0" w:space="0" w:color="auto"/>
        <w:bottom w:val="none" w:sz="0" w:space="0" w:color="auto"/>
        <w:right w:val="none" w:sz="0" w:space="0" w:color="auto"/>
      </w:divBdr>
    </w:div>
    <w:div w:id="852569954">
      <w:marLeft w:val="0"/>
      <w:marRight w:val="0"/>
      <w:marTop w:val="0"/>
      <w:marBottom w:val="0"/>
      <w:divBdr>
        <w:top w:val="none" w:sz="0" w:space="0" w:color="auto"/>
        <w:left w:val="none" w:sz="0" w:space="0" w:color="auto"/>
        <w:bottom w:val="none" w:sz="0" w:space="0" w:color="auto"/>
        <w:right w:val="none" w:sz="0" w:space="0" w:color="auto"/>
      </w:divBdr>
    </w:div>
    <w:div w:id="1010450688">
      <w:marLeft w:val="0"/>
      <w:marRight w:val="0"/>
      <w:marTop w:val="0"/>
      <w:marBottom w:val="0"/>
      <w:divBdr>
        <w:top w:val="none" w:sz="0" w:space="0" w:color="auto"/>
        <w:left w:val="none" w:sz="0" w:space="0" w:color="auto"/>
        <w:bottom w:val="none" w:sz="0" w:space="0" w:color="auto"/>
        <w:right w:val="none" w:sz="0" w:space="0" w:color="auto"/>
      </w:divBdr>
    </w:div>
    <w:div w:id="1069501201">
      <w:marLeft w:val="0"/>
      <w:marRight w:val="0"/>
      <w:marTop w:val="0"/>
      <w:marBottom w:val="0"/>
      <w:divBdr>
        <w:top w:val="none" w:sz="0" w:space="0" w:color="auto"/>
        <w:left w:val="none" w:sz="0" w:space="0" w:color="auto"/>
        <w:bottom w:val="none" w:sz="0" w:space="0" w:color="auto"/>
        <w:right w:val="none" w:sz="0" w:space="0" w:color="auto"/>
      </w:divBdr>
    </w:div>
    <w:div w:id="1104419235">
      <w:marLeft w:val="0"/>
      <w:marRight w:val="0"/>
      <w:marTop w:val="0"/>
      <w:marBottom w:val="0"/>
      <w:divBdr>
        <w:top w:val="none" w:sz="0" w:space="0" w:color="auto"/>
        <w:left w:val="none" w:sz="0" w:space="0" w:color="auto"/>
        <w:bottom w:val="none" w:sz="0" w:space="0" w:color="auto"/>
        <w:right w:val="none" w:sz="0" w:space="0" w:color="auto"/>
      </w:divBdr>
    </w:div>
    <w:div w:id="1358964082">
      <w:marLeft w:val="0"/>
      <w:marRight w:val="0"/>
      <w:marTop w:val="0"/>
      <w:marBottom w:val="0"/>
      <w:divBdr>
        <w:top w:val="none" w:sz="0" w:space="0" w:color="auto"/>
        <w:left w:val="none" w:sz="0" w:space="0" w:color="auto"/>
        <w:bottom w:val="none" w:sz="0" w:space="0" w:color="auto"/>
        <w:right w:val="none" w:sz="0" w:space="0" w:color="auto"/>
      </w:divBdr>
    </w:div>
    <w:div w:id="1527596656">
      <w:marLeft w:val="0"/>
      <w:marRight w:val="0"/>
      <w:marTop w:val="0"/>
      <w:marBottom w:val="0"/>
      <w:divBdr>
        <w:top w:val="none" w:sz="0" w:space="0" w:color="auto"/>
        <w:left w:val="none" w:sz="0" w:space="0" w:color="auto"/>
        <w:bottom w:val="none" w:sz="0" w:space="0" w:color="auto"/>
        <w:right w:val="none" w:sz="0" w:space="0" w:color="auto"/>
      </w:divBdr>
    </w:div>
    <w:div w:id="1699504104">
      <w:marLeft w:val="0"/>
      <w:marRight w:val="0"/>
      <w:marTop w:val="0"/>
      <w:marBottom w:val="0"/>
      <w:divBdr>
        <w:top w:val="none" w:sz="0" w:space="0" w:color="auto"/>
        <w:left w:val="none" w:sz="0" w:space="0" w:color="auto"/>
        <w:bottom w:val="none" w:sz="0" w:space="0" w:color="auto"/>
        <w:right w:val="none" w:sz="0" w:space="0" w:color="auto"/>
      </w:divBdr>
    </w:div>
    <w:div w:id="1738475522">
      <w:marLeft w:val="0"/>
      <w:marRight w:val="0"/>
      <w:marTop w:val="0"/>
      <w:marBottom w:val="0"/>
      <w:divBdr>
        <w:top w:val="none" w:sz="0" w:space="0" w:color="auto"/>
        <w:left w:val="none" w:sz="0" w:space="0" w:color="auto"/>
        <w:bottom w:val="none" w:sz="0" w:space="0" w:color="auto"/>
        <w:right w:val="none" w:sz="0" w:space="0" w:color="auto"/>
      </w:divBdr>
    </w:div>
    <w:div w:id="1940062453">
      <w:marLeft w:val="0"/>
      <w:marRight w:val="0"/>
      <w:marTop w:val="0"/>
      <w:marBottom w:val="0"/>
      <w:divBdr>
        <w:top w:val="none" w:sz="0" w:space="0" w:color="auto"/>
        <w:left w:val="none" w:sz="0" w:space="0" w:color="auto"/>
        <w:bottom w:val="none" w:sz="0" w:space="0" w:color="auto"/>
        <w:right w:val="none" w:sz="0" w:space="0" w:color="auto"/>
      </w:divBdr>
    </w:div>
    <w:div w:id="2070957521">
      <w:marLeft w:val="0"/>
      <w:marRight w:val="0"/>
      <w:marTop w:val="0"/>
      <w:marBottom w:val="0"/>
      <w:divBdr>
        <w:top w:val="none" w:sz="0" w:space="0" w:color="auto"/>
        <w:left w:val="none" w:sz="0" w:space="0" w:color="auto"/>
        <w:bottom w:val="none" w:sz="0" w:space="0" w:color="auto"/>
        <w:right w:val="none" w:sz="0" w:space="0" w:color="auto"/>
      </w:divBdr>
      <w:divsChild>
        <w:div w:id="246695060">
          <w:marLeft w:val="0"/>
          <w:marRight w:val="0"/>
          <w:marTop w:val="0"/>
          <w:marBottom w:val="150"/>
          <w:divBdr>
            <w:top w:val="single" w:sz="12" w:space="0" w:color="000000"/>
            <w:left w:val="none" w:sz="0" w:space="0" w:color="auto"/>
            <w:bottom w:val="single" w:sz="12" w:space="0" w:color="000000"/>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18" Type="http://schemas.openxmlformats.org/officeDocument/2006/relationships/customXml" Target="../customXml/item5.xml"/><Relationship Id="rId3" Type="http://schemas.openxmlformats.org/officeDocument/2006/relationships/webSettings" Target="webSettings.xml"/><Relationship Id="rId7" Type="http://schemas.microsoft.com/office/2016/09/relationships/commentsIds" Target="commentsIds.xml"/><Relationship Id="rId12" Type="http://schemas.microsoft.com/office/2011/relationships/people" Target="people.xml"/><Relationship Id="rId17" Type="http://schemas.openxmlformats.org/officeDocument/2006/relationships/customXml" Target="../customXml/item4.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customXml" Target="../customXml/item2.xml"/><Relationship Id="rId10" Type="http://schemas.openxmlformats.org/officeDocument/2006/relationships/hyperlink" Target="https://www.genesys-pgr.org/" TargetMode="External"/><Relationship Id="rId4" Type="http://schemas.openxmlformats.org/officeDocument/2006/relationships/image" Target="file:///C:\Users\jpl10kg\Downloads\resources\redListLogo.jpg" TargetMode="External"/><Relationship Id="rId9" Type="http://schemas.openxmlformats.org/officeDocument/2006/relationships/hyperlink" Target="https://tools.bgci.org/plant_search.php"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577C8DB-EEA8-442A-97D4-BB2B1715D05F}"/>
</file>

<file path=customXml/itemProps2.xml><?xml version="1.0" encoding="utf-8"?>
<ds:datastoreItem xmlns:ds="http://schemas.openxmlformats.org/officeDocument/2006/customXml" ds:itemID="{CB0A1B52-EADE-4172-90DC-8910E7187EBE}"/>
</file>

<file path=customXml/itemProps3.xml><?xml version="1.0" encoding="utf-8"?>
<ds:datastoreItem xmlns:ds="http://schemas.openxmlformats.org/officeDocument/2006/customXml" ds:itemID="{52D1151C-4E7B-4F4E-8466-039D186F4111}"/>
</file>

<file path=customXml/itemProps4.xml><?xml version="1.0" encoding="utf-8"?>
<ds:datastoreItem xmlns:ds="http://schemas.openxmlformats.org/officeDocument/2006/customXml" ds:itemID="{E8186FD2-2AA8-4A42-BE32-087DC1B980B2}"/>
</file>

<file path=customXml/itemProps5.xml><?xml version="1.0" encoding="utf-8"?>
<ds:datastoreItem xmlns:ds="http://schemas.openxmlformats.org/officeDocument/2006/customXml" ds:itemID="{E5612F35-A96B-497E-A26C-EC2A384DBA25}"/>
</file>

<file path=docProps/app.xml><?xml version="1.0" encoding="utf-8"?>
<Properties xmlns="http://schemas.openxmlformats.org/officeDocument/2006/extended-properties" xmlns:vt="http://schemas.openxmlformats.org/officeDocument/2006/docPropsVTypes">
  <Template>Normal</Template>
  <TotalTime>25</TotalTime>
  <Pages>5</Pages>
  <Words>1118</Words>
  <Characters>6374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Paraboea chumphonensis</vt:lpstr>
    </vt:vector>
  </TitlesOfParts>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Paraboea chumphonensis</dc:title>
  <dc:subject/>
  <dc:creator>Jack Plummer</dc:creator>
  <cp:keywords/>
  <dc:description/>
  <cp:lastModifiedBy>Jack Plummer</cp:lastModifiedBy>
  <cp:revision>2</cp:revision>
  <dcterms:created xsi:type="dcterms:W3CDTF">2022-10-18T18:04:00Z</dcterms:created>
  <dcterms:modified xsi:type="dcterms:W3CDTF">2022-10-18T18:04:00Z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