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E0211" w14:textId="77777777" w:rsidR="007D6BE5" w:rsidRDefault="00FD4D7E">
      <w:pPr>
        <w:jc w:val="center"/>
        <w:divId w:val="1143275648"/>
        <w:rPr>
          <w:rFonts w:ascii="Georgia" w:eastAsia="Times New Roman" w:hAnsi="Georgia"/>
          <w:b/>
          <w:bCs/>
          <w:sz w:val="29"/>
          <w:szCs w:val="29"/>
        </w:rPr>
      </w:pPr>
      <w:r>
        <w:rPr>
          <w:rFonts w:ascii="Georgia" w:eastAsia="Times New Roman" w:hAnsi="Georgia"/>
          <w:b/>
          <w:bCs/>
          <w:sz w:val="29"/>
          <w:szCs w:val="29"/>
        </w:rPr>
        <w:t>Draft</w:t>
      </w:r>
    </w:p>
    <w:p w14:paraId="5F820BC8" w14:textId="77777777" w:rsidR="007D6BE5" w:rsidRDefault="00FD4D7E">
      <w:pPr>
        <w:divId w:val="675040770"/>
        <w:rPr>
          <w:rFonts w:ascii="Georgia" w:eastAsia="Times New Roman" w:hAnsi="Georgia"/>
          <w:sz w:val="18"/>
          <w:szCs w:val="18"/>
        </w:rPr>
      </w:pPr>
      <w:r>
        <w:rPr>
          <w:rFonts w:ascii="Georgia" w:eastAsia="Times New Roman" w:hAnsi="Georgia"/>
          <w:noProof/>
          <w:sz w:val="18"/>
          <w:szCs w:val="18"/>
        </w:rPr>
        <w:drawing>
          <wp:inline distT="0" distB="0" distL="0" distR="0" wp14:anchorId="57C53DB2" wp14:editId="44DCCA1A">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0AEE0C" w14:textId="77777777" w:rsidR="007D6BE5" w:rsidRDefault="00FD4D7E">
      <w:pPr>
        <w:shd w:val="clear" w:color="auto" w:fill="FFFFFF"/>
        <w:spacing w:before="100" w:beforeAutospacing="1" w:after="100" w:afterAutospacing="1"/>
        <w:jc w:val="right"/>
        <w:outlineLvl w:val="1"/>
        <w:divId w:val="67504077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Viburnum </w:t>
      </w:r>
      <w:proofErr w:type="spellStart"/>
      <w:r>
        <w:rPr>
          <w:rStyle w:val="Emphasis"/>
          <w:rFonts w:ascii="Georgia" w:eastAsia="Times New Roman" w:hAnsi="Georgia"/>
          <w:b/>
          <w:bCs/>
          <w:color w:val="000000"/>
          <w:kern w:val="36"/>
          <w:sz w:val="29"/>
          <w:szCs w:val="29"/>
        </w:rPr>
        <w:t>cotinifolium</w:t>
      </w:r>
      <w:proofErr w:type="spellEnd"/>
      <w:r>
        <w:rPr>
          <w:rFonts w:ascii="Georgia" w:eastAsia="Times New Roman" w:hAnsi="Georgia"/>
          <w:b/>
          <w:bCs/>
          <w:color w:val="000000"/>
          <w:kern w:val="36"/>
          <w:sz w:val="29"/>
          <w:szCs w:val="29"/>
        </w:rPr>
        <w:t xml:space="preserve"> - </w:t>
      </w:r>
      <w:proofErr w:type="spellStart"/>
      <w:proofErr w:type="gramStart"/>
      <w:r>
        <w:rPr>
          <w:rFonts w:ascii="Georgia" w:eastAsia="Times New Roman" w:hAnsi="Georgia"/>
          <w:b/>
          <w:bCs/>
          <w:color w:val="000000"/>
          <w:kern w:val="36"/>
          <w:sz w:val="29"/>
          <w:szCs w:val="29"/>
        </w:rPr>
        <w:t>D.Don</w:t>
      </w:r>
      <w:proofErr w:type="spellEnd"/>
      <w:proofErr w:type="gramEnd"/>
    </w:p>
    <w:p w14:paraId="0D5AF58A" w14:textId="77777777" w:rsidR="007D6BE5" w:rsidRDefault="00FD4D7E">
      <w:pPr>
        <w:jc w:val="right"/>
        <w:divId w:val="675040770"/>
        <w:rPr>
          <w:rFonts w:ascii="Georgia" w:eastAsia="Times New Roman" w:hAnsi="Georgia"/>
          <w:sz w:val="18"/>
          <w:szCs w:val="18"/>
        </w:rPr>
      </w:pPr>
      <w:r>
        <w:rPr>
          <w:rFonts w:ascii="Georgia" w:eastAsia="Times New Roman" w:hAnsi="Georgia"/>
          <w:sz w:val="18"/>
          <w:szCs w:val="18"/>
        </w:rPr>
        <w:t xml:space="preserve">PLANTAE - TRACHEOPHYTA - MAGNOLIOPSIDA - DIPSACALES - VIBURNACEAE - </w:t>
      </w:r>
      <w:commentRangeStart w:id="0"/>
      <w:commentRangeStart w:id="1"/>
      <w:r>
        <w:rPr>
          <w:rFonts w:ascii="Georgia" w:eastAsia="Times New Roman" w:hAnsi="Georgia"/>
          <w:sz w:val="18"/>
          <w:szCs w:val="18"/>
        </w:rPr>
        <w:t xml:space="preserve">Viburnum - </w:t>
      </w:r>
      <w:proofErr w:type="spellStart"/>
      <w:r>
        <w:rPr>
          <w:rFonts w:ascii="Georgia" w:eastAsia="Times New Roman" w:hAnsi="Georgia"/>
          <w:sz w:val="18"/>
          <w:szCs w:val="18"/>
        </w:rPr>
        <w:t>cotinifolium</w:t>
      </w:r>
      <w:commentRangeEnd w:id="0"/>
      <w:proofErr w:type="spellEnd"/>
      <w:r w:rsidR="00C75C9A">
        <w:rPr>
          <w:rStyle w:val="CommentReference"/>
        </w:rPr>
        <w:commentReference w:id="0"/>
      </w:r>
      <w:commentRangeEnd w:id="1"/>
      <w:r w:rsidR="00777A58">
        <w:rPr>
          <w:rStyle w:val="CommentReference"/>
        </w:rPr>
        <w:commentReference w:id="1"/>
      </w:r>
    </w:p>
    <w:p w14:paraId="758A64EE" w14:textId="77777777" w:rsidR="007D6BE5" w:rsidRDefault="00FD4D7E">
      <w:pPr>
        <w:pStyle w:val="NormalWeb"/>
        <w:divId w:val="1178078191"/>
        <w:rPr>
          <w:rFonts w:ascii="Georgia" w:hAnsi="Georgia"/>
        </w:rPr>
      </w:pPr>
      <w:r>
        <w:rPr>
          <w:rStyle w:val="Strong"/>
          <w:rFonts w:ascii="Georgia" w:hAnsi="Georgia"/>
        </w:rPr>
        <w:t xml:space="preserve">Common Names: </w:t>
      </w:r>
      <w:proofErr w:type="spellStart"/>
      <w:r>
        <w:rPr>
          <w:rFonts w:ascii="Georgia" w:hAnsi="Georgia"/>
        </w:rPr>
        <w:t>Smoketree</w:t>
      </w:r>
      <w:proofErr w:type="spellEnd"/>
      <w:r>
        <w:rPr>
          <w:rFonts w:ascii="Georgia" w:hAnsi="Georgia"/>
        </w:rPr>
        <w:t xml:space="preserve"> Leaved Viburnum (</w:t>
      </w:r>
      <w:commentRangeStart w:id="2"/>
      <w:r>
        <w:rPr>
          <w:rFonts w:ascii="Georgia" w:hAnsi="Georgia"/>
        </w:rPr>
        <w:t>English</w:t>
      </w:r>
      <w:commentRangeEnd w:id="2"/>
      <w:r w:rsidR="00095BC3">
        <w:rPr>
          <w:rStyle w:val="CommentReference"/>
        </w:rPr>
        <w:commentReference w:id="2"/>
      </w:r>
      <w:r>
        <w:rPr>
          <w:rFonts w:ascii="Georgia" w:hAnsi="Georgia"/>
        </w:rPr>
        <w:t>)</w:t>
      </w:r>
      <w:r>
        <w:rPr>
          <w:rFonts w:ascii="Georgia" w:hAnsi="Georgia"/>
        </w:rPr>
        <w:br/>
      </w:r>
      <w:r>
        <w:rPr>
          <w:rStyle w:val="Strong"/>
          <w:rFonts w:ascii="Georgia" w:hAnsi="Georgia"/>
        </w:rPr>
        <w:t xml:space="preserve">Synonyms: </w:t>
      </w:r>
      <w:r>
        <w:rPr>
          <w:rFonts w:ascii="Georgia" w:hAnsi="Georgia"/>
        </w:rPr>
        <w:t xml:space="preserve">Viburnum </w:t>
      </w:r>
      <w:proofErr w:type="spellStart"/>
      <w:r>
        <w:rPr>
          <w:rFonts w:ascii="Georgia" w:hAnsi="Georgia"/>
        </w:rPr>
        <w:t>polycarpum</w:t>
      </w:r>
      <w:proofErr w:type="spellEnd"/>
      <w:r>
        <w:rPr>
          <w:rFonts w:ascii="Georgia" w:hAnsi="Georgia"/>
        </w:rPr>
        <w:t xml:space="preserve"> Wall; Viburnum </w:t>
      </w:r>
      <w:proofErr w:type="spellStart"/>
      <w:r>
        <w:rPr>
          <w:rFonts w:ascii="Georgia" w:hAnsi="Georgia"/>
        </w:rPr>
        <w:t>multratum</w:t>
      </w:r>
      <w:proofErr w:type="spellEnd"/>
      <w:r>
        <w:rPr>
          <w:rFonts w:ascii="Georgia" w:hAnsi="Georgia"/>
        </w:rPr>
        <w:t xml:space="preserve"> </w:t>
      </w:r>
      <w:proofErr w:type="spellStart"/>
      <w:proofErr w:type="gramStart"/>
      <w:r>
        <w:rPr>
          <w:rFonts w:ascii="Georgia" w:hAnsi="Georgia"/>
        </w:rPr>
        <w:t>K.Koch</w:t>
      </w:r>
      <w:proofErr w:type="spellEnd"/>
      <w:proofErr w:type="gram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7D6BE5" w14:paraId="4333F80B" w14:textId="77777777">
        <w:trPr>
          <w:tblCellSpacing w:w="15" w:type="dxa"/>
          <w:jc w:val="center"/>
        </w:trPr>
        <w:tc>
          <w:tcPr>
            <w:tcW w:w="0" w:type="auto"/>
            <w:tcBorders>
              <w:bottom w:val="single" w:sz="6" w:space="0" w:color="000000"/>
            </w:tcBorders>
            <w:shd w:val="clear" w:color="auto" w:fill="BBBBBB"/>
            <w:vAlign w:val="center"/>
            <w:hideMark/>
          </w:tcPr>
          <w:p w14:paraId="594EE855" w14:textId="77777777" w:rsidR="007D6BE5" w:rsidRDefault="00FD4D7E">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D6BE5" w14:paraId="413C1263" w14:textId="77777777">
        <w:trPr>
          <w:tblCellSpacing w:w="15" w:type="dxa"/>
          <w:jc w:val="center"/>
        </w:trPr>
        <w:tc>
          <w:tcPr>
            <w:tcW w:w="0" w:type="auto"/>
            <w:vAlign w:val="center"/>
            <w:hideMark/>
          </w:tcPr>
          <w:p w14:paraId="3BBF9ECE" w14:textId="77777777" w:rsidR="007D6BE5" w:rsidRDefault="00FD4D7E">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389A39BB" w14:textId="77777777" w:rsidR="007D6BE5" w:rsidRDefault="00FD4D7E">
      <w:pPr>
        <w:pStyle w:val="Heading1"/>
        <w:divId w:val="155996626"/>
        <w:rPr>
          <w:rFonts w:ascii="Georgia" w:eastAsia="Times New Roman" w:hAnsi="Georgia"/>
          <w:sz w:val="29"/>
          <w:szCs w:val="29"/>
        </w:rPr>
      </w:pPr>
      <w:r>
        <w:rPr>
          <w:rFonts w:ascii="Georgia" w:eastAsia="Times New Roman" w:hAnsi="Georgia"/>
          <w:sz w:val="29"/>
          <w:szCs w:val="29"/>
        </w:rPr>
        <w:t>Red List Assessment</w:t>
      </w:r>
    </w:p>
    <w:p w14:paraId="0FA585A4" w14:textId="77777777" w:rsidR="007D6BE5" w:rsidRDefault="00FD4D7E">
      <w:pPr>
        <w:pStyle w:val="Heading2"/>
        <w:divId w:val="155996626"/>
        <w:rPr>
          <w:rFonts w:ascii="Georgia" w:eastAsia="Times New Roman" w:hAnsi="Georgia"/>
          <w:sz w:val="27"/>
          <w:szCs w:val="27"/>
        </w:rPr>
      </w:pPr>
      <w:r>
        <w:rPr>
          <w:rFonts w:ascii="Georgia" w:eastAsia="Times New Roman" w:hAnsi="Georgia"/>
          <w:sz w:val="27"/>
          <w:szCs w:val="27"/>
        </w:rPr>
        <w:t>Assessment Information</w:t>
      </w:r>
    </w:p>
    <w:p w14:paraId="5C049BB9" w14:textId="77777777" w:rsidR="007D6BE5" w:rsidRDefault="00FD4D7E">
      <w:pPr>
        <w:pStyle w:val="NormalWeb"/>
        <w:divId w:val="155996626"/>
        <w:rPr>
          <w:rFonts w:ascii="Georgia" w:hAnsi="Georgia"/>
        </w:rPr>
      </w:pPr>
      <w:r>
        <w:rPr>
          <w:rStyle w:val="datalabel1"/>
          <w:rFonts w:ascii="Georgia" w:hAnsi="Georgia"/>
        </w:rPr>
        <w:t xml:space="preserve">Regions: </w:t>
      </w:r>
      <w:r>
        <w:rPr>
          <w:rFonts w:ascii="Georgia" w:hAnsi="Georgia"/>
        </w:rPr>
        <w:t>Global</w:t>
      </w:r>
    </w:p>
    <w:p w14:paraId="37D6FC6C" w14:textId="77777777" w:rsidR="007D6BE5" w:rsidRDefault="00FD4D7E">
      <w:pPr>
        <w:pStyle w:val="Heading2"/>
        <w:divId w:val="155996626"/>
        <w:rPr>
          <w:rFonts w:ascii="Georgia" w:eastAsia="Times New Roman" w:hAnsi="Georgia"/>
          <w:sz w:val="27"/>
          <w:szCs w:val="27"/>
        </w:rPr>
      </w:pPr>
      <w:commentRangeStart w:id="3"/>
      <w:r>
        <w:rPr>
          <w:rFonts w:ascii="Georgia" w:eastAsia="Times New Roman" w:hAnsi="Georgia"/>
          <w:sz w:val="27"/>
          <w:szCs w:val="27"/>
        </w:rPr>
        <w:t>Assessment Rationale</w:t>
      </w:r>
      <w:commentRangeEnd w:id="3"/>
      <w:r w:rsidR="00CC3B11">
        <w:rPr>
          <w:rStyle w:val="CommentReference"/>
          <w:b w:val="0"/>
          <w:bCs w:val="0"/>
        </w:rPr>
        <w:commentReference w:id="3"/>
      </w:r>
    </w:p>
    <w:p w14:paraId="4D9E8A82" w14:textId="580D7A56" w:rsidR="007D6BE5" w:rsidRDefault="00FD4D7E">
      <w:pPr>
        <w:pStyle w:val="NormalWeb"/>
        <w:divId w:val="155996626"/>
        <w:rPr>
          <w:rFonts w:ascii="Georgia" w:hAnsi="Georgia"/>
        </w:rPr>
      </w:pPr>
      <w:r>
        <w:rPr>
          <w:rFonts w:ascii="Georgia" w:hAnsi="Georgia"/>
        </w:rPr>
        <w:t xml:space="preserve">This species is a widespread large shrub, </w:t>
      </w:r>
      <w:commentRangeStart w:id="4"/>
      <w:r>
        <w:rPr>
          <w:rFonts w:ascii="Georgia" w:hAnsi="Georgia"/>
        </w:rPr>
        <w:t xml:space="preserve">native to the </w:t>
      </w:r>
      <w:r w:rsidRPr="001A1A2E">
        <w:rPr>
          <w:rFonts w:ascii="Georgia" w:hAnsi="Georgia"/>
          <w:strike/>
          <w:rPrChange w:id="5" w:author="Jack Plummer" w:date="2022-05-30T09:59:00Z">
            <w:rPr>
              <w:rFonts w:ascii="Georgia" w:hAnsi="Georgia"/>
            </w:rPr>
          </w:rPrChange>
        </w:rPr>
        <w:t xml:space="preserve">eastern Himalayas, and </w:t>
      </w:r>
      <w:proofErr w:type="gramStart"/>
      <w:r w:rsidRPr="001A1A2E">
        <w:rPr>
          <w:rFonts w:ascii="Georgia" w:hAnsi="Georgia"/>
          <w:strike/>
          <w:rPrChange w:id="6" w:author="Jack Plummer" w:date="2022-05-30T09:59:00Z">
            <w:rPr>
              <w:rFonts w:ascii="Georgia" w:hAnsi="Georgia"/>
            </w:rPr>
          </w:rPrChange>
        </w:rPr>
        <w:t>south East</w:t>
      </w:r>
      <w:proofErr w:type="gramEnd"/>
      <w:r w:rsidRPr="001A1A2E">
        <w:rPr>
          <w:rFonts w:ascii="Georgia" w:hAnsi="Georgia"/>
          <w:strike/>
          <w:rPrChange w:id="7" w:author="Jack Plummer" w:date="2022-05-30T09:59:00Z">
            <w:rPr>
              <w:rFonts w:ascii="Georgia" w:hAnsi="Georgia"/>
            </w:rPr>
          </w:rPrChange>
        </w:rPr>
        <w:t xml:space="preserve"> Asia</w:t>
      </w:r>
      <w:commentRangeEnd w:id="4"/>
      <w:r w:rsidR="00C533EB" w:rsidRPr="001A1A2E">
        <w:rPr>
          <w:rStyle w:val="CommentReference"/>
          <w:strike/>
          <w:rPrChange w:id="8" w:author="Jack Plummer" w:date="2022-05-30T09:59:00Z">
            <w:rPr>
              <w:rStyle w:val="CommentReference"/>
            </w:rPr>
          </w:rPrChange>
        </w:rPr>
        <w:commentReference w:id="4"/>
      </w:r>
      <w:ins w:id="9" w:author="Jack Plummer" w:date="2022-05-30T09:59:00Z">
        <w:r w:rsidR="001A1A2E">
          <w:rPr>
            <w:rFonts w:ascii="Georgia" w:hAnsi="Georgia"/>
          </w:rPr>
          <w:t xml:space="preserve"> Himalaya</w:t>
        </w:r>
      </w:ins>
      <w:r>
        <w:rPr>
          <w:rFonts w:ascii="Georgia" w:hAnsi="Georgia"/>
        </w:rPr>
        <w:t>. It has a very large extent of occurrence (EOO)</w:t>
      </w:r>
      <w:ins w:id="10" w:author="Jack Plummer" w:date="2022-05-30T10:02:00Z">
        <w:r w:rsidR="00242CDF">
          <w:rPr>
            <w:rFonts w:ascii="Georgia" w:hAnsi="Georgia"/>
          </w:rPr>
          <w:t xml:space="preserve"> of </w:t>
        </w:r>
        <w:r w:rsidR="000F7F76">
          <w:rPr>
            <w:rFonts w:ascii="Georgia" w:hAnsi="Georgia"/>
          </w:rPr>
          <w:t>1,572,131 km</w:t>
        </w:r>
        <w:r w:rsidR="000F7F76">
          <w:rPr>
            <w:rFonts w:ascii="Georgia" w:hAnsi="Georgia"/>
            <w:vertAlign w:val="superscript"/>
          </w:rPr>
          <w:t>2</w:t>
        </w:r>
      </w:ins>
      <w:r>
        <w:rPr>
          <w:rFonts w:ascii="Georgia" w:hAnsi="Georgia"/>
        </w:rPr>
        <w:t>, </w:t>
      </w:r>
      <w:del w:id="11" w:author="Jack Plummer" w:date="2022-05-30T09:59:00Z">
        <w:r w:rsidDel="001A1A2E">
          <w:rPr>
            <w:rFonts w:ascii="Georgia" w:hAnsi="Georgia"/>
          </w:rPr>
          <w:delText xml:space="preserve"> </w:delText>
        </w:r>
      </w:del>
      <w:r>
        <w:rPr>
          <w:rFonts w:ascii="Georgia" w:hAnsi="Georgia"/>
        </w:rPr>
        <w:t xml:space="preserve">which exceeds the threshold value </w:t>
      </w:r>
      <w:ins w:id="12" w:author="Jack Plummer" w:date="2022-05-30T10:00:00Z">
        <w:r w:rsidR="001A1A2E">
          <w:rPr>
            <w:rFonts w:ascii="Georgia" w:hAnsi="Georgia"/>
          </w:rPr>
          <w:t>for</w:t>
        </w:r>
      </w:ins>
      <w:del w:id="13" w:author="Jack Plummer" w:date="2022-05-30T10:00:00Z">
        <w:r w:rsidDel="001A1A2E">
          <w:rPr>
            <w:rFonts w:ascii="Georgia" w:hAnsi="Georgia"/>
          </w:rPr>
          <w:delText>of</w:delText>
        </w:r>
      </w:del>
      <w:r>
        <w:rPr>
          <w:rFonts w:ascii="Georgia" w:hAnsi="Georgia"/>
        </w:rPr>
        <w:t xml:space="preserve"> threatened categories</w:t>
      </w:r>
      <w:ins w:id="14" w:author="Jack Plummer" w:date="2022-05-30T10:02:00Z">
        <w:r w:rsidR="000F7F76">
          <w:rPr>
            <w:rFonts w:ascii="Georgia" w:hAnsi="Georgia"/>
          </w:rPr>
          <w:t>.</w:t>
        </w:r>
      </w:ins>
      <w:ins w:id="15" w:author="Jack Plummer" w:date="2022-05-30T10:00:00Z">
        <w:r w:rsidR="00953764">
          <w:rPr>
            <w:rFonts w:ascii="Georgia" w:hAnsi="Georgia"/>
          </w:rPr>
          <w:t xml:space="preserve"> </w:t>
        </w:r>
      </w:ins>
      <w:ins w:id="16" w:author="Jack Plummer" w:date="2022-05-30T10:02:00Z">
        <w:r w:rsidR="000F7F76">
          <w:rPr>
            <w:rFonts w:ascii="Georgia" w:hAnsi="Georgia"/>
          </w:rPr>
          <w:t>I</w:t>
        </w:r>
      </w:ins>
      <w:ins w:id="17" w:author="Jack Plummer" w:date="2022-05-30T10:00:00Z">
        <w:r w:rsidR="00953764">
          <w:rPr>
            <w:rFonts w:ascii="Georgia" w:hAnsi="Georgia"/>
          </w:rPr>
          <w:t xml:space="preserve">t is suspected that </w:t>
        </w:r>
        <w:r w:rsidR="00242CDF">
          <w:rPr>
            <w:rFonts w:ascii="Georgia" w:hAnsi="Georgia"/>
          </w:rPr>
          <w:t>the number of locations, and</w:t>
        </w:r>
      </w:ins>
      <w:ins w:id="18" w:author="Jack Plummer" w:date="2022-05-30T10:01:00Z">
        <w:r w:rsidR="00242CDF">
          <w:rPr>
            <w:rFonts w:ascii="Georgia" w:hAnsi="Georgia"/>
          </w:rPr>
          <w:t xml:space="preserve"> possibly the area of occupancy (AOO)</w:t>
        </w:r>
      </w:ins>
      <w:ins w:id="19" w:author="Jack Plummer" w:date="2022-05-30T10:02:00Z">
        <w:r w:rsidR="00242CDF">
          <w:rPr>
            <w:rFonts w:ascii="Georgia" w:hAnsi="Georgia"/>
          </w:rPr>
          <w:t>,</w:t>
        </w:r>
      </w:ins>
      <w:ins w:id="20" w:author="Jack Plummer" w:date="2022-05-30T10:01:00Z">
        <w:r w:rsidR="00242CDF">
          <w:rPr>
            <w:rFonts w:ascii="Georgia" w:hAnsi="Georgia"/>
          </w:rPr>
          <w:t xml:space="preserve"> </w:t>
        </w:r>
      </w:ins>
      <w:ins w:id="21" w:author="Jack Plummer" w:date="2022-05-30T10:02:00Z">
        <w:r w:rsidR="000F7F76">
          <w:rPr>
            <w:rFonts w:ascii="Georgia" w:hAnsi="Georgia"/>
          </w:rPr>
          <w:t xml:space="preserve">may </w:t>
        </w:r>
      </w:ins>
      <w:ins w:id="22" w:author="Jack Plummer" w:date="2022-05-30T10:01:00Z">
        <w:r w:rsidR="00242CDF">
          <w:rPr>
            <w:rFonts w:ascii="Georgia" w:hAnsi="Georgia"/>
          </w:rPr>
          <w:t>also exceed the respective values for threatened categories</w:t>
        </w:r>
      </w:ins>
      <w:r>
        <w:rPr>
          <w:rFonts w:ascii="Georgia" w:hAnsi="Georgia"/>
        </w:rPr>
        <w:t>. There is no population information available, and the population trend is unknown.</w:t>
      </w:r>
      <w:ins w:id="23" w:author="Jack Plummer" w:date="2022-05-30T10:02:00Z">
        <w:r w:rsidR="000F7F76">
          <w:rPr>
            <w:rFonts w:ascii="Georgia" w:hAnsi="Georgia"/>
          </w:rPr>
          <w:t xml:space="preserve"> The population is not known to be severely fragmented </w:t>
        </w:r>
      </w:ins>
      <w:ins w:id="24" w:author="Jack Plummer" w:date="2022-05-30T10:03:00Z">
        <w:r w:rsidR="000F7F76">
          <w:rPr>
            <w:rFonts w:ascii="Georgia" w:hAnsi="Georgia"/>
          </w:rPr>
          <w:t>or subject to extreme fluctuations.</w:t>
        </w:r>
        <w:r w:rsidR="00CC3B11">
          <w:rPr>
            <w:rFonts w:ascii="Georgia" w:hAnsi="Georgia"/>
          </w:rPr>
          <w:t xml:space="preserve"> No significant threats to the species have been identified, and there is limited evidence of decline in habitat or population.</w:t>
        </w:r>
      </w:ins>
      <w:ins w:id="25" w:author="Jack Plummer" w:date="2022-05-30T10:04:00Z">
        <w:r w:rsidR="00CC3B11">
          <w:rPr>
            <w:rFonts w:ascii="Georgia" w:hAnsi="Georgia"/>
          </w:rPr>
          <w:t xml:space="preserve"> This species is therefore assessed as Least Concern.</w:t>
        </w:r>
      </w:ins>
    </w:p>
    <w:p w14:paraId="56347DCF" w14:textId="77777777" w:rsidR="007D6BE5" w:rsidRDefault="00FD4D7E">
      <w:pPr>
        <w:pStyle w:val="Heading1"/>
        <w:divId w:val="675110085"/>
        <w:rPr>
          <w:rFonts w:ascii="Georgia" w:eastAsia="Times New Roman" w:hAnsi="Georgia"/>
          <w:sz w:val="29"/>
          <w:szCs w:val="29"/>
        </w:rPr>
      </w:pPr>
      <w:r>
        <w:rPr>
          <w:rFonts w:ascii="Georgia" w:eastAsia="Times New Roman" w:hAnsi="Georgia"/>
          <w:sz w:val="29"/>
          <w:szCs w:val="29"/>
        </w:rPr>
        <w:t>Distribution</w:t>
      </w:r>
    </w:p>
    <w:p w14:paraId="36CB4D36" w14:textId="77777777" w:rsidR="007D6BE5" w:rsidRDefault="00FD4D7E">
      <w:pPr>
        <w:pStyle w:val="Heading2"/>
        <w:divId w:val="675110085"/>
        <w:rPr>
          <w:rFonts w:ascii="Georgia" w:eastAsia="Times New Roman" w:hAnsi="Georgia"/>
          <w:sz w:val="27"/>
          <w:szCs w:val="27"/>
        </w:rPr>
      </w:pPr>
      <w:r>
        <w:rPr>
          <w:rFonts w:ascii="Georgia" w:eastAsia="Times New Roman" w:hAnsi="Georgia"/>
          <w:sz w:val="27"/>
          <w:szCs w:val="27"/>
        </w:rPr>
        <w:t>Geographic Range</w:t>
      </w:r>
    </w:p>
    <w:p w14:paraId="305DD062" w14:textId="52F2AC62" w:rsidR="007D6BE5" w:rsidRDefault="00FD4D7E">
      <w:pPr>
        <w:pStyle w:val="NormalWeb"/>
        <w:divId w:val="675110085"/>
        <w:rPr>
          <w:rFonts w:ascii="Georgia" w:hAnsi="Georgia"/>
        </w:rPr>
      </w:pPr>
      <w:r>
        <w:rPr>
          <w:rFonts w:ascii="Georgia" w:hAnsi="Georgia"/>
        </w:rPr>
        <w:t xml:space="preserve">This is a widespread species native to </w:t>
      </w:r>
      <w:ins w:id="26" w:author="Jack Plummer" w:date="2022-05-30T10:05:00Z">
        <w:r w:rsidR="008F2A44">
          <w:rPr>
            <w:rFonts w:ascii="Georgia" w:hAnsi="Georgia"/>
          </w:rPr>
          <w:t xml:space="preserve">the Himalaya, </w:t>
        </w:r>
        <w:commentRangeStart w:id="27"/>
        <w:r w:rsidR="008F2A44">
          <w:rPr>
            <w:rFonts w:ascii="Georgia" w:hAnsi="Georgia"/>
          </w:rPr>
          <w:t xml:space="preserve">with a distribution spanning from </w:t>
        </w:r>
        <w:r w:rsidR="008F6A70">
          <w:rPr>
            <w:rFonts w:ascii="Georgia" w:hAnsi="Georgia"/>
          </w:rPr>
          <w:t>eastern Afghanistan to Sikkim and south Tibet</w:t>
        </w:r>
      </w:ins>
      <w:ins w:id="28" w:author="Jack Plummer" w:date="2022-05-30T10:06:00Z">
        <w:r w:rsidR="008F6A70">
          <w:rPr>
            <w:rFonts w:ascii="Georgia" w:hAnsi="Georgia"/>
          </w:rPr>
          <w:t xml:space="preserve"> (POWO 2022)</w:t>
        </w:r>
        <w:commentRangeEnd w:id="27"/>
        <w:r w:rsidR="008F6A70">
          <w:rPr>
            <w:rStyle w:val="CommentReference"/>
          </w:rPr>
          <w:commentReference w:id="27"/>
        </w:r>
      </w:ins>
      <w:ins w:id="29" w:author="Jack Plummer" w:date="2022-05-30T10:05:00Z">
        <w:r w:rsidR="008F6A70">
          <w:rPr>
            <w:rFonts w:ascii="Georgia" w:hAnsi="Georgia"/>
          </w:rPr>
          <w:t>.</w:t>
        </w:r>
      </w:ins>
      <w:ins w:id="30" w:author="Jack Plummer" w:date="2022-05-30T10:06:00Z">
        <w:r w:rsidR="008F6A70">
          <w:rPr>
            <w:rFonts w:ascii="Georgia" w:hAnsi="Georgia"/>
          </w:rPr>
          <w:t xml:space="preserve"> </w:t>
        </w:r>
      </w:ins>
      <w:del w:id="31" w:author="Jack Plummer" w:date="2022-05-30T10:06:00Z">
        <w:r w:rsidDel="008F6A70">
          <w:rPr>
            <w:rFonts w:ascii="Georgia" w:hAnsi="Georgia"/>
          </w:rPr>
          <w:delText>Asia</w:delText>
        </w:r>
      </w:del>
      <w:del w:id="32" w:author="Jack Plummer" w:date="2022-05-30T10:05:00Z">
        <w:r w:rsidDel="008F2A44">
          <w:rPr>
            <w:rFonts w:ascii="Georgia" w:hAnsi="Georgia"/>
          </w:rPr>
          <w:delText xml:space="preserve">:  </w:delText>
        </w:r>
      </w:del>
      <w:del w:id="33" w:author="Jack Plummer" w:date="2022-05-30T10:06:00Z">
        <w:r w:rsidDel="008F6A70">
          <w:rPr>
            <w:rFonts w:ascii="Georgia" w:hAnsi="Georgia"/>
          </w:rPr>
          <w:delText xml:space="preserve">Bhutan, India, China,  Nepal, Afghanistan, and Pakistan. </w:delText>
        </w:r>
      </w:del>
      <w:r>
        <w:rPr>
          <w:rFonts w:ascii="Georgia" w:hAnsi="Georgia"/>
        </w:rPr>
        <w:t>It occurs at</w:t>
      </w:r>
      <w:del w:id="34" w:author="Jack Plummer" w:date="2022-05-30T10:07:00Z">
        <w:r w:rsidDel="001C0B0C">
          <w:rPr>
            <w:rFonts w:ascii="Georgia" w:hAnsi="Georgia"/>
          </w:rPr>
          <w:delText xml:space="preserve"> an</w:delText>
        </w:r>
      </w:del>
      <w:r>
        <w:rPr>
          <w:rFonts w:ascii="Georgia" w:hAnsi="Georgia"/>
        </w:rPr>
        <w:t xml:space="preserve"> elevation</w:t>
      </w:r>
      <w:ins w:id="35" w:author="Jack Plummer" w:date="2022-05-30T10:07:00Z">
        <w:r w:rsidR="001C0B0C">
          <w:rPr>
            <w:rFonts w:ascii="Georgia" w:hAnsi="Georgia"/>
          </w:rPr>
          <w:t>s</w:t>
        </w:r>
      </w:ins>
      <w:r>
        <w:rPr>
          <w:rFonts w:ascii="Georgia" w:hAnsi="Georgia"/>
        </w:rPr>
        <w:t xml:space="preserve"> of 900</w:t>
      </w:r>
      <w:ins w:id="36" w:author="Jack Plummer" w:date="2022-05-30T10:07:00Z">
        <w:r w:rsidR="00A336D9" w:rsidRPr="00A336D9">
          <w:rPr>
            <w:rFonts w:ascii="Georgia" w:hAnsi="Georgia"/>
          </w:rPr>
          <w:t>–</w:t>
        </w:r>
      </w:ins>
      <w:del w:id="37" w:author="Jack Plummer" w:date="2022-05-30T10:07:00Z">
        <w:r w:rsidDel="001C0B0C">
          <w:rPr>
            <w:rFonts w:ascii="Georgia" w:hAnsi="Georgia"/>
          </w:rPr>
          <w:delText>-</w:delText>
        </w:r>
      </w:del>
      <w:r>
        <w:rPr>
          <w:rFonts w:ascii="Georgia" w:hAnsi="Georgia"/>
        </w:rPr>
        <w:t>3</w:t>
      </w:r>
      <w:ins w:id="38" w:author="Jack Plummer" w:date="2022-05-30T10:07:00Z">
        <w:r w:rsidR="001C0B0C">
          <w:rPr>
            <w:rFonts w:ascii="Georgia" w:hAnsi="Georgia"/>
          </w:rPr>
          <w:t>,</w:t>
        </w:r>
      </w:ins>
      <w:r>
        <w:rPr>
          <w:rFonts w:ascii="Georgia" w:hAnsi="Georgia"/>
        </w:rPr>
        <w:t>500 m</w:t>
      </w:r>
      <w:ins w:id="39" w:author="Jack Plummer" w:date="2022-05-30T10:07:00Z">
        <w:r w:rsidR="001C0B0C">
          <w:rPr>
            <w:rFonts w:ascii="Georgia" w:hAnsi="Georgia"/>
          </w:rPr>
          <w:t xml:space="preserve"> </w:t>
        </w:r>
      </w:ins>
      <w:r>
        <w:rPr>
          <w:rFonts w:ascii="Georgia" w:hAnsi="Georgia"/>
        </w:rPr>
        <w:t>asl.</w:t>
      </w:r>
    </w:p>
    <w:p w14:paraId="1A10092F" w14:textId="77777777" w:rsidR="007D6BE5" w:rsidRDefault="00FD4D7E">
      <w:pPr>
        <w:pStyle w:val="Heading2"/>
        <w:divId w:val="67511008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65"/>
        <w:gridCol w:w="2517"/>
        <w:gridCol w:w="4228"/>
      </w:tblGrid>
      <w:tr w:rsidR="007D6BE5" w14:paraId="41FEFBE1" w14:textId="77777777">
        <w:trPr>
          <w:divId w:val="675110085"/>
          <w:tblCellSpacing w:w="15" w:type="dxa"/>
        </w:trPr>
        <w:tc>
          <w:tcPr>
            <w:tcW w:w="0" w:type="auto"/>
            <w:tcBorders>
              <w:bottom w:val="single" w:sz="6" w:space="0" w:color="000000"/>
            </w:tcBorders>
            <w:shd w:val="clear" w:color="auto" w:fill="BBBBBB"/>
            <w:vAlign w:val="center"/>
            <w:hideMark/>
          </w:tcPr>
          <w:p w14:paraId="743D11C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65E03152"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4D106CE"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D6BE5" w14:paraId="482C525D" w14:textId="77777777">
        <w:trPr>
          <w:divId w:val="675110085"/>
          <w:tblCellSpacing w:w="15" w:type="dxa"/>
        </w:trPr>
        <w:tc>
          <w:tcPr>
            <w:tcW w:w="0" w:type="auto"/>
            <w:vAlign w:val="center"/>
            <w:hideMark/>
          </w:tcPr>
          <w:p w14:paraId="6E11C7EB" w14:textId="77777777" w:rsidR="007D6BE5" w:rsidRDefault="00FD4D7E">
            <w:pPr>
              <w:spacing w:after="75"/>
              <w:rPr>
                <w:rFonts w:ascii="Georgia" w:eastAsia="Times New Roman" w:hAnsi="Georgia"/>
                <w:sz w:val="18"/>
                <w:szCs w:val="18"/>
              </w:rPr>
            </w:pPr>
            <w:r>
              <w:rPr>
                <w:rFonts w:ascii="Georgia" w:eastAsia="Times New Roman" w:hAnsi="Georgia"/>
                <w:sz w:val="18"/>
                <w:szCs w:val="18"/>
              </w:rPr>
              <w:t>1572131</w:t>
            </w:r>
          </w:p>
        </w:tc>
        <w:tc>
          <w:tcPr>
            <w:tcW w:w="0" w:type="auto"/>
            <w:vAlign w:val="center"/>
            <w:hideMark/>
          </w:tcPr>
          <w:p w14:paraId="3B2F72C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6528E5D" w14:textId="3E9D12F8" w:rsidR="007D6BE5" w:rsidRDefault="00FD4D7E">
            <w:pPr>
              <w:spacing w:after="75"/>
              <w:rPr>
                <w:rFonts w:ascii="Georgia" w:eastAsia="Times New Roman" w:hAnsi="Georgia"/>
                <w:sz w:val="18"/>
                <w:szCs w:val="18"/>
              </w:rPr>
            </w:pPr>
            <w:r>
              <w:rPr>
                <w:rFonts w:ascii="Georgia" w:eastAsia="Times New Roman" w:hAnsi="Georgia"/>
                <w:sz w:val="18"/>
                <w:szCs w:val="18"/>
              </w:rPr>
              <w:t>Estimated from a minimum convex polygon f</w:t>
            </w:r>
            <w:ins w:id="40" w:author="Jack Plummer" w:date="2022-05-30T10:08:00Z">
              <w:r w:rsidR="00793112">
                <w:rPr>
                  <w:rFonts w:ascii="Georgia" w:eastAsia="Times New Roman" w:hAnsi="Georgia"/>
                  <w:sz w:val="18"/>
                  <w:szCs w:val="18"/>
                </w:rPr>
                <w:t>ro</w:t>
              </w:r>
            </w:ins>
            <w:del w:id="41" w:author="Jack Plummer" w:date="2022-05-30T10:08:00Z">
              <w:r w:rsidDel="00793112">
                <w:rPr>
                  <w:rFonts w:ascii="Georgia" w:eastAsia="Times New Roman" w:hAnsi="Georgia"/>
                  <w:sz w:val="18"/>
                  <w:szCs w:val="18"/>
                </w:rPr>
                <w:delText>or</w:delText>
              </w:r>
            </w:del>
            <w:r>
              <w:rPr>
                <w:rFonts w:ascii="Georgia" w:eastAsia="Times New Roman" w:hAnsi="Georgia"/>
                <w:sz w:val="18"/>
                <w:szCs w:val="18"/>
              </w:rPr>
              <w:t xml:space="preserve">m herbarium specimen point data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w:t>
            </w:r>
            <w:ins w:id="42" w:author="Jack Plummer" w:date="2022-05-30T10:08:00Z">
              <w:r w:rsidR="00793112">
                <w:rPr>
                  <w:rFonts w:ascii="Georgia" w:eastAsia="Times New Roman" w:hAnsi="Georgia"/>
                  <w:sz w:val="18"/>
                  <w:szCs w:val="18"/>
                </w:rPr>
                <w:t xml:space="preserve"> </w:t>
              </w:r>
            </w:ins>
            <w:r>
              <w:rPr>
                <w:rFonts w:ascii="Georgia" w:eastAsia="Times New Roman" w:hAnsi="Georgia"/>
                <w:sz w:val="18"/>
                <w:szCs w:val="18"/>
              </w:rPr>
              <w:t xml:space="preserve">2011.) </w:t>
            </w:r>
          </w:p>
        </w:tc>
      </w:tr>
    </w:tbl>
    <w:p w14:paraId="676085AF" w14:textId="77777777" w:rsidR="007D6BE5" w:rsidRDefault="00FD4D7E">
      <w:pPr>
        <w:pStyle w:val="Heading2"/>
        <w:divId w:val="675110085"/>
        <w:rPr>
          <w:rFonts w:ascii="Georgia" w:eastAsia="Times New Roman" w:hAnsi="Georgia"/>
          <w:sz w:val="27"/>
          <w:szCs w:val="27"/>
        </w:rPr>
      </w:pPr>
      <w:commentRangeStart w:id="43"/>
      <w:r>
        <w:rPr>
          <w:rFonts w:ascii="Georgia" w:eastAsia="Times New Roman" w:hAnsi="Georgia"/>
          <w:sz w:val="27"/>
          <w:szCs w:val="27"/>
        </w:rPr>
        <w:t>Locations Information</w:t>
      </w:r>
      <w:commentRangeEnd w:id="43"/>
      <w:r w:rsidR="00F56979">
        <w:rPr>
          <w:rStyle w:val="CommentReference"/>
          <w:b w:val="0"/>
          <w:bCs w:val="0"/>
        </w:rPr>
        <w:commentReference w:id="43"/>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3489"/>
      </w:tblGrid>
      <w:tr w:rsidR="007D6BE5" w14:paraId="15D2D817" w14:textId="77777777">
        <w:trPr>
          <w:divId w:val="675110085"/>
          <w:tblCellSpacing w:w="15" w:type="dxa"/>
        </w:trPr>
        <w:tc>
          <w:tcPr>
            <w:tcW w:w="0" w:type="auto"/>
            <w:tcBorders>
              <w:bottom w:val="single" w:sz="6" w:space="0" w:color="000000"/>
            </w:tcBorders>
            <w:shd w:val="clear" w:color="auto" w:fill="BBBBBB"/>
            <w:vAlign w:val="center"/>
            <w:hideMark/>
          </w:tcPr>
          <w:p w14:paraId="7CF58AD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lastRenderedPageBreak/>
              <w:t>Number of Locations</w:t>
            </w:r>
          </w:p>
        </w:tc>
        <w:tc>
          <w:tcPr>
            <w:tcW w:w="0" w:type="auto"/>
            <w:tcBorders>
              <w:bottom w:val="single" w:sz="6" w:space="0" w:color="000000"/>
            </w:tcBorders>
            <w:shd w:val="clear" w:color="auto" w:fill="BBBBBB"/>
            <w:vAlign w:val="center"/>
            <w:hideMark/>
          </w:tcPr>
          <w:p w14:paraId="72DCA5D5"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D6BE5" w14:paraId="72D2903B" w14:textId="77777777">
        <w:trPr>
          <w:divId w:val="675110085"/>
          <w:tblCellSpacing w:w="15" w:type="dxa"/>
        </w:trPr>
        <w:tc>
          <w:tcPr>
            <w:tcW w:w="0" w:type="auto"/>
            <w:vAlign w:val="center"/>
            <w:hideMark/>
          </w:tcPr>
          <w:p w14:paraId="54B899A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8</w:t>
            </w:r>
          </w:p>
        </w:tc>
        <w:tc>
          <w:tcPr>
            <w:tcW w:w="0" w:type="auto"/>
            <w:vAlign w:val="center"/>
            <w:hideMark/>
          </w:tcPr>
          <w:p w14:paraId="48EACD4B" w14:textId="77777777" w:rsidR="007D6BE5" w:rsidRDefault="00FD4D7E">
            <w:pPr>
              <w:spacing w:after="75"/>
              <w:rPr>
                <w:rFonts w:ascii="Georgia" w:eastAsia="Times New Roman" w:hAnsi="Georgia"/>
                <w:sz w:val="18"/>
                <w:szCs w:val="18"/>
              </w:rPr>
            </w:pPr>
            <w:r>
              <w:rPr>
                <w:rFonts w:ascii="Georgia" w:eastAsia="Times New Roman" w:hAnsi="Georgia"/>
                <w:sz w:val="18"/>
                <w:szCs w:val="18"/>
              </w:rPr>
              <w:t xml:space="preserve">According to the present native occurrence </w:t>
            </w:r>
          </w:p>
        </w:tc>
      </w:tr>
    </w:tbl>
    <w:p w14:paraId="12F42D69" w14:textId="77777777" w:rsidR="007D6BE5" w:rsidRDefault="00FD4D7E">
      <w:pPr>
        <w:pStyle w:val="Heading2"/>
        <w:divId w:val="675110085"/>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7D6BE5" w14:paraId="41367966" w14:textId="77777777">
        <w:trPr>
          <w:divId w:val="675110085"/>
          <w:tblCellSpacing w:w="15" w:type="dxa"/>
        </w:trPr>
        <w:tc>
          <w:tcPr>
            <w:tcW w:w="0" w:type="auto"/>
            <w:tcBorders>
              <w:bottom w:val="single" w:sz="6" w:space="0" w:color="000000"/>
            </w:tcBorders>
            <w:shd w:val="clear" w:color="auto" w:fill="BBBBBB"/>
            <w:vAlign w:val="center"/>
            <w:hideMark/>
          </w:tcPr>
          <w:p w14:paraId="3C7EBFEE"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6595DC6F"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D6BE5" w14:paraId="66CC230E" w14:textId="77777777">
        <w:trPr>
          <w:divId w:val="675110085"/>
          <w:tblCellSpacing w:w="15" w:type="dxa"/>
        </w:trPr>
        <w:tc>
          <w:tcPr>
            <w:tcW w:w="0" w:type="auto"/>
            <w:vAlign w:val="center"/>
            <w:hideMark/>
          </w:tcPr>
          <w:p w14:paraId="61DC072F" w14:textId="77777777" w:rsidR="007D6BE5" w:rsidRDefault="00FD4D7E">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510C7AB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4069BDDB" w14:textId="77777777" w:rsidR="007D6BE5" w:rsidRDefault="00FD4D7E">
      <w:pPr>
        <w:pStyle w:val="Heading2"/>
        <w:divId w:val="675110085"/>
        <w:rPr>
          <w:rFonts w:ascii="Georgia" w:eastAsia="Times New Roman" w:hAnsi="Georgia"/>
          <w:sz w:val="27"/>
          <w:szCs w:val="27"/>
        </w:rPr>
      </w:pPr>
      <w:r>
        <w:rPr>
          <w:rFonts w:ascii="Georgia" w:eastAsia="Times New Roman" w:hAnsi="Georgia"/>
          <w:sz w:val="27"/>
          <w:szCs w:val="27"/>
        </w:rPr>
        <w:t>Elevation / Depth / Depth Zones</w:t>
      </w:r>
    </w:p>
    <w:p w14:paraId="33A5585F" w14:textId="77777777" w:rsidR="007D6BE5" w:rsidRDefault="00FD4D7E">
      <w:pPr>
        <w:pStyle w:val="NormalWeb"/>
        <w:divId w:val="675110085"/>
        <w:rPr>
          <w:rFonts w:ascii="Georgia" w:hAnsi="Georgia"/>
        </w:rPr>
      </w:pPr>
      <w:r>
        <w:rPr>
          <w:rStyle w:val="datalabel1"/>
          <w:rFonts w:ascii="Georgia" w:hAnsi="Georgia"/>
        </w:rPr>
        <w:t xml:space="preserve">Elevation Lower Limit (in metres above sea level): </w:t>
      </w:r>
      <w:r>
        <w:rPr>
          <w:rFonts w:ascii="Georgia" w:hAnsi="Georgia"/>
        </w:rPr>
        <w:t>900</w:t>
      </w:r>
    </w:p>
    <w:p w14:paraId="693BF7DF" w14:textId="77777777" w:rsidR="007D6BE5" w:rsidRDefault="00FD4D7E">
      <w:pPr>
        <w:pStyle w:val="NormalWeb"/>
        <w:divId w:val="675110085"/>
        <w:rPr>
          <w:rFonts w:ascii="Georgia" w:hAnsi="Georgia"/>
        </w:rPr>
      </w:pPr>
      <w:r>
        <w:rPr>
          <w:rStyle w:val="datalabel1"/>
          <w:rFonts w:ascii="Georgia" w:hAnsi="Georgia"/>
        </w:rPr>
        <w:t xml:space="preserve">Elevation Upper Limit (in metres above sea level): </w:t>
      </w:r>
      <w:r>
        <w:rPr>
          <w:rFonts w:ascii="Georgia" w:hAnsi="Georgia"/>
        </w:rPr>
        <w:t>3500</w:t>
      </w:r>
    </w:p>
    <w:p w14:paraId="3CA10B2A" w14:textId="77777777" w:rsidR="007D6BE5" w:rsidRDefault="00FD4D7E">
      <w:pPr>
        <w:pStyle w:val="Heading2"/>
        <w:divId w:val="675110085"/>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5"/>
        <w:gridCol w:w="1724"/>
        <w:gridCol w:w="989"/>
        <w:gridCol w:w="1004"/>
        <w:gridCol w:w="1228"/>
        <w:gridCol w:w="1150"/>
        <w:gridCol w:w="1093"/>
      </w:tblGrid>
      <w:tr w:rsidR="007D6BE5" w14:paraId="3B8E90D1" w14:textId="77777777">
        <w:trPr>
          <w:divId w:val="675110085"/>
          <w:tblCellSpacing w:w="15" w:type="dxa"/>
        </w:trPr>
        <w:tc>
          <w:tcPr>
            <w:tcW w:w="0" w:type="auto"/>
            <w:tcBorders>
              <w:bottom w:val="single" w:sz="6" w:space="0" w:color="000000"/>
            </w:tcBorders>
            <w:shd w:val="clear" w:color="auto" w:fill="BBBBBB"/>
            <w:vAlign w:val="center"/>
            <w:hideMark/>
          </w:tcPr>
          <w:p w14:paraId="09362C58"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E4FD686"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7E5D97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7D4EE78"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2ECD4092"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332E5C0"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2A4BFE2"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561FF5E"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D6BE5" w14:paraId="0CBA0BBD" w14:textId="77777777">
        <w:trPr>
          <w:divId w:val="675110085"/>
          <w:tblCellSpacing w:w="15" w:type="dxa"/>
        </w:trPr>
        <w:tc>
          <w:tcPr>
            <w:tcW w:w="0" w:type="auto"/>
            <w:vAlign w:val="center"/>
            <w:hideMark/>
          </w:tcPr>
          <w:p w14:paraId="67566955" w14:textId="77777777" w:rsidR="007D6BE5" w:rsidRDefault="00FD4D7E">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913BFB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5ADACAA" w14:textId="74BB3547" w:rsidR="007D6BE5" w:rsidRDefault="00FD4D7E">
            <w:pPr>
              <w:spacing w:after="75"/>
              <w:rPr>
                <w:rFonts w:ascii="Georgia" w:eastAsia="Times New Roman" w:hAnsi="Georgia"/>
                <w:sz w:val="18"/>
                <w:szCs w:val="18"/>
              </w:rPr>
            </w:pPr>
            <w:r>
              <w:rPr>
                <w:rFonts w:ascii="Georgia" w:eastAsia="Times New Roman" w:hAnsi="Georgia"/>
                <w:sz w:val="18"/>
                <w:szCs w:val="18"/>
              </w:rPr>
              <w:t xml:space="preserve">Map created from </w:t>
            </w:r>
            <w:proofErr w:type="spellStart"/>
            <w:r>
              <w:rPr>
                <w:rFonts w:ascii="Georgia" w:eastAsia="Times New Roman" w:hAnsi="Georgia"/>
                <w:sz w:val="18"/>
                <w:szCs w:val="18"/>
              </w:rPr>
              <w:t>georefrenced</w:t>
            </w:r>
            <w:proofErr w:type="spellEnd"/>
            <w:r>
              <w:rPr>
                <w:rFonts w:ascii="Georgia" w:eastAsia="Times New Roman" w:hAnsi="Georgia"/>
                <w:sz w:val="18"/>
                <w:szCs w:val="18"/>
              </w:rPr>
              <w:t xml:space="preserve"> herbarium specimens taken from GBIF</w:t>
            </w:r>
            <w:ins w:id="44" w:author="Jack Plummer" w:date="2022-05-30T11:03:00Z">
              <w:r w:rsidR="00056BA2">
                <w:rPr>
                  <w:rFonts w:ascii="Georgia" w:eastAsia="Times New Roman" w:hAnsi="Georgia"/>
                  <w:sz w:val="18"/>
                  <w:szCs w:val="18"/>
                </w:rPr>
                <w:t xml:space="preserve"> (GBIF.org 2022)</w:t>
              </w:r>
            </w:ins>
            <w:r>
              <w:rPr>
                <w:rFonts w:ascii="Georgia" w:eastAsia="Times New Roman" w:hAnsi="Georgia"/>
                <w:sz w:val="18"/>
                <w:szCs w:val="18"/>
              </w:rPr>
              <w:t>.</w:t>
            </w:r>
          </w:p>
        </w:tc>
        <w:tc>
          <w:tcPr>
            <w:tcW w:w="0" w:type="auto"/>
            <w:vAlign w:val="center"/>
            <w:hideMark/>
          </w:tcPr>
          <w:p w14:paraId="72C5B49F"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5AF20D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A8A9883"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209C856"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57508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58611552" w14:textId="77777777" w:rsidR="007D6BE5" w:rsidRDefault="00FD4D7E">
      <w:pPr>
        <w:pStyle w:val="Heading2"/>
        <w:divId w:val="675110085"/>
        <w:rPr>
          <w:rFonts w:ascii="Georgia" w:eastAsia="Times New Roman" w:hAnsi="Georgia"/>
          <w:sz w:val="27"/>
          <w:szCs w:val="27"/>
        </w:rPr>
      </w:pPr>
      <w:r>
        <w:rPr>
          <w:rFonts w:ascii="Georgia" w:eastAsia="Times New Roman" w:hAnsi="Georgia"/>
          <w:sz w:val="27"/>
          <w:szCs w:val="27"/>
        </w:rPr>
        <w:t>Biogeographic Realms</w:t>
      </w:r>
    </w:p>
    <w:p w14:paraId="1F7BC574" w14:textId="77777777" w:rsidR="007D6BE5" w:rsidRDefault="00FD4D7E">
      <w:pPr>
        <w:pStyle w:val="NormalWeb"/>
        <w:divId w:val="67511008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6A52C4BC" w14:textId="77777777" w:rsidR="007D6BE5" w:rsidRDefault="00FD4D7E">
      <w:pPr>
        <w:pStyle w:val="Heading1"/>
        <w:divId w:val="1157457633"/>
        <w:rPr>
          <w:rFonts w:ascii="Georgia" w:eastAsia="Times New Roman" w:hAnsi="Georgia"/>
          <w:sz w:val="29"/>
          <w:szCs w:val="29"/>
        </w:rPr>
      </w:pPr>
      <w:r>
        <w:rPr>
          <w:rFonts w:ascii="Georgia" w:eastAsia="Times New Roman" w:hAnsi="Georgia"/>
          <w:sz w:val="29"/>
          <w:szCs w:val="29"/>
        </w:rPr>
        <w:t>Occurrence</w:t>
      </w:r>
    </w:p>
    <w:p w14:paraId="04525916" w14:textId="77777777" w:rsidR="007D6BE5" w:rsidRDefault="00FD4D7E">
      <w:pPr>
        <w:pStyle w:val="Heading2"/>
        <w:divId w:val="1157457633"/>
        <w:rPr>
          <w:rFonts w:ascii="Georgia" w:eastAsia="Times New Roman" w:hAnsi="Georgia"/>
          <w:sz w:val="27"/>
          <w:szCs w:val="27"/>
        </w:rPr>
      </w:pPr>
      <w:commentRangeStart w:id="45"/>
      <w:r>
        <w:rPr>
          <w:rFonts w:ascii="Georgia" w:eastAsia="Times New Roman" w:hAnsi="Georgia"/>
          <w:sz w:val="27"/>
          <w:szCs w:val="27"/>
        </w:rPr>
        <w:t>Countries of Occurrence</w:t>
      </w:r>
      <w:commentRangeEnd w:id="45"/>
      <w:r w:rsidR="00765674">
        <w:rPr>
          <w:rStyle w:val="CommentReference"/>
          <w:b w:val="0"/>
          <w:bCs w:val="0"/>
        </w:rPr>
        <w:commentReference w:id="45"/>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86"/>
        <w:gridCol w:w="901"/>
        <w:gridCol w:w="657"/>
        <w:gridCol w:w="1430"/>
        <w:gridCol w:w="1154"/>
      </w:tblGrid>
      <w:tr w:rsidR="007D6BE5" w14:paraId="0FC02575" w14:textId="77777777">
        <w:trPr>
          <w:divId w:val="1157457633"/>
          <w:tblCellSpacing w:w="15" w:type="dxa"/>
        </w:trPr>
        <w:tc>
          <w:tcPr>
            <w:tcW w:w="0" w:type="auto"/>
            <w:tcBorders>
              <w:bottom w:val="single" w:sz="6" w:space="0" w:color="000000"/>
            </w:tcBorders>
            <w:shd w:val="clear" w:color="auto" w:fill="BBBBBB"/>
            <w:vAlign w:val="center"/>
            <w:hideMark/>
          </w:tcPr>
          <w:p w14:paraId="66304CF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605DE32"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A2A1A08"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0C354DAC"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3F16BC4"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D6BE5" w14:paraId="2B2432DB" w14:textId="77777777">
        <w:trPr>
          <w:divId w:val="1157457633"/>
          <w:tblCellSpacing w:w="15" w:type="dxa"/>
        </w:trPr>
        <w:tc>
          <w:tcPr>
            <w:tcW w:w="0" w:type="auto"/>
            <w:tcBorders>
              <w:bottom w:val="single" w:sz="6" w:space="0" w:color="CCCCCC"/>
            </w:tcBorders>
            <w:vAlign w:val="center"/>
            <w:hideMark/>
          </w:tcPr>
          <w:p w14:paraId="5969B8AB" w14:textId="77777777" w:rsidR="007D6BE5" w:rsidRDefault="00FD4D7E">
            <w:pPr>
              <w:spacing w:after="75"/>
              <w:rPr>
                <w:rFonts w:ascii="Georgia" w:eastAsia="Times New Roman" w:hAnsi="Georgia"/>
                <w:sz w:val="18"/>
                <w:szCs w:val="18"/>
              </w:rPr>
            </w:pPr>
            <w:r>
              <w:rPr>
                <w:rFonts w:ascii="Georgia" w:eastAsia="Times New Roman" w:hAnsi="Georgia"/>
                <w:sz w:val="18"/>
                <w:szCs w:val="18"/>
              </w:rPr>
              <w:t>Afghanistan</w:t>
            </w:r>
          </w:p>
        </w:tc>
        <w:tc>
          <w:tcPr>
            <w:tcW w:w="0" w:type="auto"/>
            <w:tcBorders>
              <w:bottom w:val="single" w:sz="6" w:space="0" w:color="CCCCCC"/>
            </w:tcBorders>
            <w:vAlign w:val="center"/>
            <w:hideMark/>
          </w:tcPr>
          <w:p w14:paraId="47DE56A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7B033E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DC39421" w14:textId="77777777" w:rsidR="007D6BE5" w:rsidRDefault="00FD4D7E">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316C22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Resident</w:t>
            </w:r>
          </w:p>
        </w:tc>
      </w:tr>
      <w:tr w:rsidR="007D6BE5" w14:paraId="03671248" w14:textId="77777777">
        <w:trPr>
          <w:divId w:val="1157457633"/>
          <w:tblCellSpacing w:w="15" w:type="dxa"/>
        </w:trPr>
        <w:tc>
          <w:tcPr>
            <w:tcW w:w="0" w:type="auto"/>
            <w:tcBorders>
              <w:bottom w:val="single" w:sz="6" w:space="0" w:color="CCCCCC"/>
            </w:tcBorders>
            <w:vAlign w:val="center"/>
            <w:hideMark/>
          </w:tcPr>
          <w:p w14:paraId="26BFD4BA" w14:textId="77777777" w:rsidR="007D6BE5" w:rsidRDefault="00FD4D7E">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28509CE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79FAEF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40744C5" w14:textId="77777777" w:rsidR="007D6BE5" w:rsidRDefault="00FD4D7E">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5E5FEA7" w14:textId="77777777" w:rsidR="007D6BE5" w:rsidRDefault="00FD4D7E">
            <w:pPr>
              <w:spacing w:after="75"/>
              <w:rPr>
                <w:rFonts w:ascii="Georgia" w:eastAsia="Times New Roman" w:hAnsi="Georgia"/>
                <w:sz w:val="18"/>
                <w:szCs w:val="18"/>
              </w:rPr>
            </w:pPr>
            <w:r>
              <w:rPr>
                <w:rFonts w:ascii="Georgia" w:eastAsia="Times New Roman" w:hAnsi="Georgia"/>
                <w:sz w:val="18"/>
                <w:szCs w:val="18"/>
              </w:rPr>
              <w:t>Resident</w:t>
            </w:r>
          </w:p>
        </w:tc>
      </w:tr>
      <w:tr w:rsidR="00765674" w14:paraId="6268DA32" w14:textId="77777777">
        <w:trPr>
          <w:divId w:val="1157457633"/>
          <w:tblCellSpacing w:w="15" w:type="dxa"/>
          <w:ins w:id="46" w:author="Jack Plummer" w:date="2022-05-30T10:11:00Z"/>
        </w:trPr>
        <w:tc>
          <w:tcPr>
            <w:tcW w:w="0" w:type="auto"/>
            <w:tcBorders>
              <w:bottom w:val="single" w:sz="6" w:space="0" w:color="CCCCCC"/>
            </w:tcBorders>
            <w:vAlign w:val="center"/>
          </w:tcPr>
          <w:p w14:paraId="544AC483" w14:textId="541728C9" w:rsidR="00765674" w:rsidRDefault="00765674" w:rsidP="00765674">
            <w:pPr>
              <w:spacing w:after="75"/>
              <w:rPr>
                <w:ins w:id="47" w:author="Jack Plummer" w:date="2022-05-30T10:11:00Z"/>
                <w:rFonts w:ascii="Georgia" w:eastAsia="Times New Roman" w:hAnsi="Georgia"/>
                <w:sz w:val="18"/>
                <w:szCs w:val="18"/>
              </w:rPr>
            </w:pPr>
            <w:ins w:id="48" w:author="Jack Plummer" w:date="2022-05-30T10:11:00Z">
              <w:r>
                <w:rPr>
                  <w:rFonts w:ascii="Georgia" w:eastAsia="Times New Roman" w:hAnsi="Georgia"/>
                  <w:sz w:val="18"/>
                  <w:szCs w:val="18"/>
                </w:rPr>
                <w:t>China</w:t>
              </w:r>
            </w:ins>
          </w:p>
        </w:tc>
        <w:tc>
          <w:tcPr>
            <w:tcW w:w="0" w:type="auto"/>
            <w:tcBorders>
              <w:bottom w:val="single" w:sz="6" w:space="0" w:color="CCCCCC"/>
            </w:tcBorders>
            <w:vAlign w:val="center"/>
          </w:tcPr>
          <w:p w14:paraId="5361B7E5" w14:textId="15B7C587" w:rsidR="00765674" w:rsidRDefault="00765674" w:rsidP="00765674">
            <w:pPr>
              <w:spacing w:after="75"/>
              <w:rPr>
                <w:ins w:id="49" w:author="Jack Plummer" w:date="2022-05-30T10:11:00Z"/>
                <w:rFonts w:ascii="Georgia" w:eastAsia="Times New Roman" w:hAnsi="Georgia"/>
                <w:sz w:val="18"/>
                <w:szCs w:val="18"/>
              </w:rPr>
            </w:pPr>
            <w:ins w:id="50" w:author="Jack Plummer" w:date="2022-05-30T10:11:00Z">
              <w:r>
                <w:rPr>
                  <w:rFonts w:ascii="Georgia" w:eastAsia="Times New Roman" w:hAnsi="Georgia"/>
                  <w:sz w:val="18"/>
                  <w:szCs w:val="18"/>
                </w:rPr>
                <w:t>Extant</w:t>
              </w:r>
            </w:ins>
          </w:p>
        </w:tc>
        <w:tc>
          <w:tcPr>
            <w:tcW w:w="0" w:type="auto"/>
            <w:tcBorders>
              <w:bottom w:val="single" w:sz="6" w:space="0" w:color="CCCCCC"/>
            </w:tcBorders>
            <w:vAlign w:val="center"/>
          </w:tcPr>
          <w:p w14:paraId="66D8B204" w14:textId="46219C4B" w:rsidR="00765674" w:rsidRDefault="00765674" w:rsidP="00765674">
            <w:pPr>
              <w:spacing w:after="75"/>
              <w:rPr>
                <w:ins w:id="51" w:author="Jack Plummer" w:date="2022-05-30T10:11:00Z"/>
                <w:rFonts w:ascii="Georgia" w:eastAsia="Times New Roman" w:hAnsi="Georgia"/>
                <w:sz w:val="18"/>
                <w:szCs w:val="18"/>
              </w:rPr>
            </w:pPr>
            <w:ins w:id="52" w:author="Jack Plummer" w:date="2022-05-30T10:11:00Z">
              <w:r>
                <w:rPr>
                  <w:rFonts w:ascii="Georgia" w:eastAsia="Times New Roman" w:hAnsi="Georgia"/>
                  <w:sz w:val="18"/>
                  <w:szCs w:val="18"/>
                </w:rPr>
                <w:t>Native</w:t>
              </w:r>
            </w:ins>
          </w:p>
        </w:tc>
        <w:tc>
          <w:tcPr>
            <w:tcW w:w="0" w:type="auto"/>
            <w:tcBorders>
              <w:bottom w:val="single" w:sz="6" w:space="0" w:color="CCCCCC"/>
            </w:tcBorders>
            <w:vAlign w:val="center"/>
          </w:tcPr>
          <w:p w14:paraId="22323DE3" w14:textId="1275B155" w:rsidR="00765674" w:rsidRDefault="00765674" w:rsidP="00765674">
            <w:pPr>
              <w:spacing w:after="75"/>
              <w:rPr>
                <w:ins w:id="53" w:author="Jack Plummer" w:date="2022-05-30T10:11:00Z"/>
                <w:rFonts w:ascii="Georgia" w:eastAsia="Times New Roman" w:hAnsi="Georgia"/>
                <w:sz w:val="18"/>
                <w:szCs w:val="18"/>
              </w:rPr>
            </w:pPr>
            <w:ins w:id="54" w:author="Jack Plummer" w:date="2022-05-30T10:11:00Z">
              <w:r>
                <w:rPr>
                  <w:rFonts w:ascii="Georgia" w:eastAsia="Times New Roman" w:hAnsi="Georgia"/>
                  <w:sz w:val="18"/>
                  <w:szCs w:val="18"/>
                </w:rPr>
                <w:t>Unknown</w:t>
              </w:r>
            </w:ins>
          </w:p>
        </w:tc>
        <w:tc>
          <w:tcPr>
            <w:tcW w:w="0" w:type="auto"/>
            <w:tcBorders>
              <w:bottom w:val="single" w:sz="6" w:space="0" w:color="CCCCCC"/>
            </w:tcBorders>
            <w:vAlign w:val="center"/>
          </w:tcPr>
          <w:p w14:paraId="7C7CFFA8" w14:textId="4820B350" w:rsidR="00765674" w:rsidRDefault="00765674" w:rsidP="00765674">
            <w:pPr>
              <w:spacing w:after="75"/>
              <w:rPr>
                <w:ins w:id="55" w:author="Jack Plummer" w:date="2022-05-30T10:11:00Z"/>
                <w:rFonts w:ascii="Georgia" w:eastAsia="Times New Roman" w:hAnsi="Georgia"/>
                <w:sz w:val="18"/>
                <w:szCs w:val="18"/>
              </w:rPr>
            </w:pPr>
            <w:ins w:id="56" w:author="Jack Plummer" w:date="2022-05-30T10:11:00Z">
              <w:r>
                <w:rPr>
                  <w:rFonts w:ascii="Georgia" w:eastAsia="Times New Roman" w:hAnsi="Georgia"/>
                  <w:sz w:val="18"/>
                  <w:szCs w:val="18"/>
                </w:rPr>
                <w:t>Resident</w:t>
              </w:r>
            </w:ins>
          </w:p>
        </w:tc>
      </w:tr>
      <w:tr w:rsidR="00765674" w14:paraId="19D6C13D" w14:textId="77777777">
        <w:trPr>
          <w:divId w:val="1157457633"/>
          <w:tblCellSpacing w:w="15" w:type="dxa"/>
        </w:trPr>
        <w:tc>
          <w:tcPr>
            <w:tcW w:w="0" w:type="auto"/>
            <w:tcBorders>
              <w:bottom w:val="single" w:sz="6" w:space="0" w:color="CCCCCC"/>
            </w:tcBorders>
            <w:vAlign w:val="center"/>
            <w:hideMark/>
          </w:tcPr>
          <w:p w14:paraId="2434FDD2"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China -&gt; Tibet [or Xizang]</w:t>
            </w:r>
          </w:p>
        </w:tc>
        <w:tc>
          <w:tcPr>
            <w:tcW w:w="0" w:type="auto"/>
            <w:tcBorders>
              <w:bottom w:val="single" w:sz="6" w:space="0" w:color="CCCCCC"/>
            </w:tcBorders>
            <w:vAlign w:val="center"/>
            <w:hideMark/>
          </w:tcPr>
          <w:p w14:paraId="1FFA1478"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7EFF564"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A5E734"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6A3829F"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Resident</w:t>
            </w:r>
          </w:p>
        </w:tc>
      </w:tr>
      <w:tr w:rsidR="00765674" w14:paraId="1305579F" w14:textId="77777777">
        <w:trPr>
          <w:divId w:val="1157457633"/>
          <w:tblCellSpacing w:w="15" w:type="dxa"/>
          <w:ins w:id="57" w:author="Jack Plummer" w:date="2022-05-30T10:11:00Z"/>
        </w:trPr>
        <w:tc>
          <w:tcPr>
            <w:tcW w:w="0" w:type="auto"/>
            <w:tcBorders>
              <w:bottom w:val="single" w:sz="6" w:space="0" w:color="CCCCCC"/>
            </w:tcBorders>
            <w:vAlign w:val="center"/>
          </w:tcPr>
          <w:p w14:paraId="294A3F4D" w14:textId="505645C2" w:rsidR="00765674" w:rsidRDefault="00765674" w:rsidP="00765674">
            <w:pPr>
              <w:spacing w:after="75"/>
              <w:rPr>
                <w:ins w:id="58" w:author="Jack Plummer" w:date="2022-05-30T10:11:00Z"/>
                <w:rFonts w:ascii="Georgia" w:eastAsia="Times New Roman" w:hAnsi="Georgia"/>
                <w:sz w:val="18"/>
                <w:szCs w:val="18"/>
              </w:rPr>
            </w:pPr>
            <w:ins w:id="59" w:author="Jack Plummer" w:date="2022-05-30T10:11:00Z">
              <w:r>
                <w:rPr>
                  <w:rFonts w:ascii="Georgia" w:eastAsia="Times New Roman" w:hAnsi="Georgia"/>
                  <w:sz w:val="18"/>
                  <w:szCs w:val="18"/>
                </w:rPr>
                <w:t>India</w:t>
              </w:r>
            </w:ins>
          </w:p>
        </w:tc>
        <w:tc>
          <w:tcPr>
            <w:tcW w:w="0" w:type="auto"/>
            <w:tcBorders>
              <w:bottom w:val="single" w:sz="6" w:space="0" w:color="CCCCCC"/>
            </w:tcBorders>
            <w:vAlign w:val="center"/>
          </w:tcPr>
          <w:p w14:paraId="206B32BC" w14:textId="39AD7F13" w:rsidR="00765674" w:rsidRDefault="00765674" w:rsidP="00765674">
            <w:pPr>
              <w:spacing w:after="75"/>
              <w:rPr>
                <w:ins w:id="60" w:author="Jack Plummer" w:date="2022-05-30T10:11:00Z"/>
                <w:rFonts w:ascii="Georgia" w:eastAsia="Times New Roman" w:hAnsi="Georgia"/>
                <w:sz w:val="18"/>
                <w:szCs w:val="18"/>
              </w:rPr>
            </w:pPr>
            <w:ins w:id="61" w:author="Jack Plummer" w:date="2022-05-30T10:11:00Z">
              <w:r>
                <w:rPr>
                  <w:rFonts w:ascii="Georgia" w:eastAsia="Times New Roman" w:hAnsi="Georgia"/>
                  <w:sz w:val="18"/>
                  <w:szCs w:val="18"/>
                </w:rPr>
                <w:t>Extant</w:t>
              </w:r>
            </w:ins>
          </w:p>
        </w:tc>
        <w:tc>
          <w:tcPr>
            <w:tcW w:w="0" w:type="auto"/>
            <w:tcBorders>
              <w:bottom w:val="single" w:sz="6" w:space="0" w:color="CCCCCC"/>
            </w:tcBorders>
            <w:vAlign w:val="center"/>
          </w:tcPr>
          <w:p w14:paraId="4B860DE5" w14:textId="4FF0D225" w:rsidR="00765674" w:rsidRDefault="00765674" w:rsidP="00765674">
            <w:pPr>
              <w:spacing w:after="75"/>
              <w:rPr>
                <w:ins w:id="62" w:author="Jack Plummer" w:date="2022-05-30T10:11:00Z"/>
                <w:rFonts w:ascii="Georgia" w:eastAsia="Times New Roman" w:hAnsi="Georgia"/>
                <w:sz w:val="18"/>
                <w:szCs w:val="18"/>
              </w:rPr>
            </w:pPr>
            <w:ins w:id="63" w:author="Jack Plummer" w:date="2022-05-30T10:11:00Z">
              <w:r>
                <w:rPr>
                  <w:rFonts w:ascii="Georgia" w:eastAsia="Times New Roman" w:hAnsi="Georgia"/>
                  <w:sz w:val="18"/>
                  <w:szCs w:val="18"/>
                </w:rPr>
                <w:t>Native</w:t>
              </w:r>
            </w:ins>
          </w:p>
        </w:tc>
        <w:tc>
          <w:tcPr>
            <w:tcW w:w="0" w:type="auto"/>
            <w:tcBorders>
              <w:bottom w:val="single" w:sz="6" w:space="0" w:color="CCCCCC"/>
            </w:tcBorders>
            <w:vAlign w:val="center"/>
          </w:tcPr>
          <w:p w14:paraId="70CFDB7C" w14:textId="64BAB1E7" w:rsidR="00765674" w:rsidRDefault="00765674" w:rsidP="00765674">
            <w:pPr>
              <w:spacing w:after="75"/>
              <w:rPr>
                <w:ins w:id="64" w:author="Jack Plummer" w:date="2022-05-30T10:11:00Z"/>
                <w:rFonts w:ascii="Georgia" w:eastAsia="Times New Roman" w:hAnsi="Georgia"/>
                <w:sz w:val="18"/>
                <w:szCs w:val="18"/>
              </w:rPr>
            </w:pPr>
            <w:ins w:id="65" w:author="Jack Plummer" w:date="2022-05-30T10:11:00Z">
              <w:r>
                <w:rPr>
                  <w:rFonts w:ascii="Georgia" w:eastAsia="Times New Roman" w:hAnsi="Georgia"/>
                  <w:sz w:val="18"/>
                  <w:szCs w:val="18"/>
                </w:rPr>
                <w:t>Unknown</w:t>
              </w:r>
            </w:ins>
          </w:p>
        </w:tc>
        <w:tc>
          <w:tcPr>
            <w:tcW w:w="0" w:type="auto"/>
            <w:tcBorders>
              <w:bottom w:val="single" w:sz="6" w:space="0" w:color="CCCCCC"/>
            </w:tcBorders>
            <w:vAlign w:val="center"/>
          </w:tcPr>
          <w:p w14:paraId="71242752" w14:textId="6947CA4D" w:rsidR="00765674" w:rsidRDefault="00765674" w:rsidP="00765674">
            <w:pPr>
              <w:spacing w:after="75"/>
              <w:rPr>
                <w:ins w:id="66" w:author="Jack Plummer" w:date="2022-05-30T10:11:00Z"/>
                <w:rFonts w:ascii="Georgia" w:eastAsia="Times New Roman" w:hAnsi="Georgia"/>
                <w:sz w:val="18"/>
                <w:szCs w:val="18"/>
              </w:rPr>
            </w:pPr>
            <w:ins w:id="67" w:author="Jack Plummer" w:date="2022-05-30T10:11:00Z">
              <w:r>
                <w:rPr>
                  <w:rFonts w:ascii="Georgia" w:eastAsia="Times New Roman" w:hAnsi="Georgia"/>
                  <w:sz w:val="18"/>
                  <w:szCs w:val="18"/>
                </w:rPr>
                <w:t>Resident</w:t>
              </w:r>
            </w:ins>
          </w:p>
        </w:tc>
      </w:tr>
      <w:tr w:rsidR="00765674" w14:paraId="2F7E7734" w14:textId="77777777">
        <w:trPr>
          <w:divId w:val="1157457633"/>
          <w:tblCellSpacing w:w="15" w:type="dxa"/>
        </w:trPr>
        <w:tc>
          <w:tcPr>
            <w:tcW w:w="0" w:type="auto"/>
            <w:tcBorders>
              <w:bottom w:val="single" w:sz="6" w:space="0" w:color="CCCCCC"/>
            </w:tcBorders>
            <w:vAlign w:val="center"/>
            <w:hideMark/>
          </w:tcPr>
          <w:p w14:paraId="5EC012D5"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099F4EC6"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F9DA9CB"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E879C80"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38BA67A"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Resident</w:t>
            </w:r>
          </w:p>
        </w:tc>
      </w:tr>
      <w:tr w:rsidR="00765674" w14:paraId="09C5AE8E" w14:textId="77777777">
        <w:trPr>
          <w:divId w:val="1157457633"/>
          <w:tblCellSpacing w:w="15" w:type="dxa"/>
        </w:trPr>
        <w:tc>
          <w:tcPr>
            <w:tcW w:w="0" w:type="auto"/>
            <w:tcBorders>
              <w:bottom w:val="single" w:sz="6" w:space="0" w:color="CCCCCC"/>
            </w:tcBorders>
            <w:vAlign w:val="center"/>
            <w:hideMark/>
          </w:tcPr>
          <w:p w14:paraId="21AFDA69"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India -&gt; Jammu-Kashmir</w:t>
            </w:r>
          </w:p>
        </w:tc>
        <w:tc>
          <w:tcPr>
            <w:tcW w:w="0" w:type="auto"/>
            <w:tcBorders>
              <w:bottom w:val="single" w:sz="6" w:space="0" w:color="CCCCCC"/>
            </w:tcBorders>
            <w:vAlign w:val="center"/>
            <w:hideMark/>
          </w:tcPr>
          <w:p w14:paraId="725AC3C9"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F15E777"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65D7402"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A3837E8"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Resident</w:t>
            </w:r>
          </w:p>
        </w:tc>
      </w:tr>
      <w:tr w:rsidR="00765674" w14:paraId="6064928A" w14:textId="77777777">
        <w:trPr>
          <w:divId w:val="1157457633"/>
          <w:tblCellSpacing w:w="15" w:type="dxa"/>
        </w:trPr>
        <w:tc>
          <w:tcPr>
            <w:tcW w:w="0" w:type="auto"/>
            <w:tcBorders>
              <w:bottom w:val="single" w:sz="6" w:space="0" w:color="CCCCCC"/>
            </w:tcBorders>
            <w:vAlign w:val="center"/>
            <w:hideMark/>
          </w:tcPr>
          <w:p w14:paraId="7FC626F1"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6FD0F5F1"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780B46"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E55457D"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85783B5"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Resident</w:t>
            </w:r>
          </w:p>
        </w:tc>
      </w:tr>
      <w:tr w:rsidR="00765674" w14:paraId="0A370AFB" w14:textId="77777777">
        <w:trPr>
          <w:divId w:val="1157457633"/>
          <w:tblCellSpacing w:w="15" w:type="dxa"/>
        </w:trPr>
        <w:tc>
          <w:tcPr>
            <w:tcW w:w="0" w:type="auto"/>
            <w:tcBorders>
              <w:bottom w:val="single" w:sz="6" w:space="0" w:color="CCCCCC"/>
            </w:tcBorders>
            <w:vAlign w:val="center"/>
            <w:hideMark/>
          </w:tcPr>
          <w:p w14:paraId="0D56A588"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lastRenderedPageBreak/>
              <w:t>Nepal</w:t>
            </w:r>
          </w:p>
        </w:tc>
        <w:tc>
          <w:tcPr>
            <w:tcW w:w="0" w:type="auto"/>
            <w:tcBorders>
              <w:bottom w:val="single" w:sz="6" w:space="0" w:color="CCCCCC"/>
            </w:tcBorders>
            <w:vAlign w:val="center"/>
            <w:hideMark/>
          </w:tcPr>
          <w:p w14:paraId="50190D60"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C22F3D7"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3F16263"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E583D5E"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Resident</w:t>
            </w:r>
          </w:p>
        </w:tc>
      </w:tr>
      <w:tr w:rsidR="00765674" w14:paraId="25634C7A" w14:textId="77777777">
        <w:trPr>
          <w:divId w:val="1157457633"/>
          <w:tblCellSpacing w:w="15" w:type="dxa"/>
        </w:trPr>
        <w:tc>
          <w:tcPr>
            <w:tcW w:w="0" w:type="auto"/>
            <w:tcBorders>
              <w:bottom w:val="single" w:sz="6" w:space="0" w:color="CCCCCC"/>
            </w:tcBorders>
            <w:vAlign w:val="center"/>
            <w:hideMark/>
          </w:tcPr>
          <w:p w14:paraId="7CACEBC3"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Pakistan</w:t>
            </w:r>
          </w:p>
        </w:tc>
        <w:tc>
          <w:tcPr>
            <w:tcW w:w="0" w:type="auto"/>
            <w:tcBorders>
              <w:bottom w:val="single" w:sz="6" w:space="0" w:color="CCCCCC"/>
            </w:tcBorders>
            <w:vAlign w:val="center"/>
            <w:hideMark/>
          </w:tcPr>
          <w:p w14:paraId="10DD9AF8"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08ECAC7"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105EDFD"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B87D780" w14:textId="77777777" w:rsidR="00765674" w:rsidRDefault="00765674" w:rsidP="00765674">
            <w:pPr>
              <w:spacing w:after="75"/>
              <w:rPr>
                <w:rFonts w:ascii="Georgia" w:eastAsia="Times New Roman" w:hAnsi="Georgia"/>
                <w:sz w:val="18"/>
                <w:szCs w:val="18"/>
              </w:rPr>
            </w:pPr>
            <w:r>
              <w:rPr>
                <w:rFonts w:ascii="Georgia" w:eastAsia="Times New Roman" w:hAnsi="Georgia"/>
                <w:sz w:val="18"/>
                <w:szCs w:val="18"/>
              </w:rPr>
              <w:t>Resident</w:t>
            </w:r>
          </w:p>
        </w:tc>
      </w:tr>
    </w:tbl>
    <w:p w14:paraId="6D79AB46" w14:textId="77777777" w:rsidR="007D6BE5" w:rsidRDefault="00FD4D7E">
      <w:pPr>
        <w:pStyle w:val="Heading1"/>
        <w:divId w:val="1840921877"/>
        <w:rPr>
          <w:rFonts w:ascii="Georgia" w:eastAsia="Times New Roman" w:hAnsi="Georgia"/>
          <w:sz w:val="29"/>
          <w:szCs w:val="29"/>
        </w:rPr>
      </w:pPr>
      <w:r>
        <w:rPr>
          <w:rFonts w:ascii="Georgia" w:eastAsia="Times New Roman" w:hAnsi="Georgia"/>
          <w:sz w:val="29"/>
          <w:szCs w:val="29"/>
        </w:rPr>
        <w:t>Population</w:t>
      </w:r>
    </w:p>
    <w:p w14:paraId="6FAC9D27" w14:textId="68B47E62" w:rsidR="007D6BE5" w:rsidRDefault="00FD4D7E">
      <w:pPr>
        <w:pStyle w:val="NormalWeb"/>
        <w:divId w:val="1840921877"/>
        <w:rPr>
          <w:rFonts w:ascii="Georgia" w:hAnsi="Georgia"/>
        </w:rPr>
      </w:pPr>
      <w:r>
        <w:rPr>
          <w:rFonts w:ascii="Georgia" w:hAnsi="Georgia"/>
        </w:rPr>
        <w:t>There is not enough information on the global population size and the abundance of the species, though it is very common and occurs in several countries and it is assumed to have a large population size. However, no numerical population information is available</w:t>
      </w:r>
      <w:ins w:id="68" w:author="Jack Plummer" w:date="2022-05-30T10:12:00Z">
        <w:r w:rsidR="00765674">
          <w:rPr>
            <w:rFonts w:ascii="Georgia" w:hAnsi="Georgia"/>
          </w:rPr>
          <w:t>,</w:t>
        </w:r>
      </w:ins>
      <w:r>
        <w:rPr>
          <w:rFonts w:ascii="Georgia" w:hAnsi="Georgia"/>
        </w:rPr>
        <w:t xml:space="preserve"> and the population trend is unknown. There is no evidence of any significant decline in the population within the past three generations.</w:t>
      </w:r>
    </w:p>
    <w:p w14:paraId="4C15E3C4" w14:textId="77777777" w:rsidR="007D6BE5" w:rsidRDefault="00FD4D7E">
      <w:pPr>
        <w:pStyle w:val="Heading2"/>
        <w:divId w:val="1840921877"/>
        <w:rPr>
          <w:rFonts w:ascii="Georgia" w:eastAsia="Times New Roman" w:hAnsi="Georgia"/>
          <w:sz w:val="27"/>
          <w:szCs w:val="27"/>
        </w:rPr>
      </w:pPr>
      <w:r>
        <w:rPr>
          <w:rFonts w:ascii="Georgia" w:eastAsia="Times New Roman" w:hAnsi="Georgia"/>
          <w:sz w:val="27"/>
          <w:szCs w:val="27"/>
        </w:rPr>
        <w:t>Population Information</w:t>
      </w:r>
    </w:p>
    <w:p w14:paraId="7ECFC71E" w14:textId="77777777" w:rsidR="007D6BE5" w:rsidRDefault="00FD4D7E">
      <w:pPr>
        <w:pStyle w:val="NormalWeb"/>
        <w:divId w:val="1840921877"/>
        <w:rPr>
          <w:rFonts w:ascii="Georgia" w:hAnsi="Georgia"/>
        </w:rPr>
      </w:pPr>
      <w:r>
        <w:rPr>
          <w:rStyle w:val="datalabel1"/>
          <w:rFonts w:ascii="Georgia" w:hAnsi="Georgia"/>
        </w:rPr>
        <w:t xml:space="preserve">Current Population Trend: </w:t>
      </w:r>
      <w:r>
        <w:rPr>
          <w:rFonts w:ascii="Georgia" w:hAnsi="Georgia"/>
        </w:rPr>
        <w:t>Unknown</w:t>
      </w:r>
    </w:p>
    <w:p w14:paraId="0416BFD7" w14:textId="77777777" w:rsidR="007D6BE5" w:rsidRDefault="00FD4D7E">
      <w:pPr>
        <w:pStyle w:val="Heading1"/>
        <w:divId w:val="1326006027"/>
        <w:rPr>
          <w:rFonts w:ascii="Georgia" w:eastAsia="Times New Roman" w:hAnsi="Georgia"/>
          <w:sz w:val="29"/>
          <w:szCs w:val="29"/>
        </w:rPr>
      </w:pPr>
      <w:r>
        <w:rPr>
          <w:rFonts w:ascii="Georgia" w:eastAsia="Times New Roman" w:hAnsi="Georgia"/>
          <w:sz w:val="29"/>
          <w:szCs w:val="29"/>
        </w:rPr>
        <w:t>Habitats and Ecology</w:t>
      </w:r>
    </w:p>
    <w:p w14:paraId="77CA4AFB" w14:textId="0D399305" w:rsidR="007D6BE5" w:rsidRDefault="00765674">
      <w:pPr>
        <w:pStyle w:val="NormalWeb"/>
        <w:divId w:val="1326006027"/>
        <w:rPr>
          <w:rFonts w:ascii="Georgia" w:hAnsi="Georgia"/>
        </w:rPr>
      </w:pPr>
      <w:ins w:id="69" w:author="Jack Plummer" w:date="2022-05-30T10:12:00Z">
        <w:r>
          <w:rPr>
            <w:rFonts w:ascii="Georgia" w:hAnsi="Georgia"/>
          </w:rPr>
          <w:t xml:space="preserve">This species is </w:t>
        </w:r>
      </w:ins>
      <w:del w:id="70" w:author="Jack Plummer" w:date="2022-05-30T10:12:00Z">
        <w:r w:rsidR="00FD4D7E" w:rsidDel="00765674">
          <w:rPr>
            <w:rFonts w:ascii="Georgia" w:hAnsi="Georgia"/>
          </w:rPr>
          <w:delText>A</w:delText>
        </w:r>
      </w:del>
      <w:ins w:id="71" w:author="Jack Plummer" w:date="2022-05-30T10:12:00Z">
        <w:r>
          <w:rPr>
            <w:rFonts w:ascii="Georgia" w:hAnsi="Georgia"/>
          </w:rPr>
          <w:t>a</w:t>
        </w:r>
      </w:ins>
      <w:r w:rsidR="00FD4D7E">
        <w:rPr>
          <w:rFonts w:ascii="Georgia" w:hAnsi="Georgia"/>
        </w:rPr>
        <w:t xml:space="preserve"> large deciduous shrub, 2-5</w:t>
      </w:r>
      <w:ins w:id="72" w:author="Jack Plummer" w:date="2022-05-30T10:12:00Z">
        <w:r>
          <w:rPr>
            <w:rFonts w:ascii="Georgia" w:hAnsi="Georgia"/>
          </w:rPr>
          <w:t xml:space="preserve"> </w:t>
        </w:r>
      </w:ins>
      <w:r w:rsidR="00FD4D7E">
        <w:rPr>
          <w:rFonts w:ascii="Georgia" w:hAnsi="Georgia"/>
        </w:rPr>
        <w:t xml:space="preserve">m tall, with young shoots and undersides of leaves densely covered with white- woolly hairs. In Bhutan, </w:t>
      </w:r>
      <w:commentRangeStart w:id="73"/>
      <w:proofErr w:type="spellStart"/>
      <w:proofErr w:type="gramStart"/>
      <w:r w:rsidR="00FD4D7E" w:rsidRPr="00593E0D">
        <w:rPr>
          <w:rFonts w:ascii="Georgia" w:hAnsi="Georgia"/>
          <w:strike/>
          <w:rPrChange w:id="74" w:author="Jack Plummer" w:date="2022-05-30T10:12:00Z">
            <w:rPr>
              <w:rFonts w:ascii="Georgia" w:hAnsi="Georgia"/>
            </w:rPr>
          </w:rPrChange>
        </w:rPr>
        <w:t>its</w:t>
      </w:r>
      <w:proofErr w:type="spellEnd"/>
      <w:proofErr w:type="gramEnd"/>
      <w:r w:rsidR="00FD4D7E" w:rsidRPr="00593E0D">
        <w:rPr>
          <w:rFonts w:ascii="Georgia" w:hAnsi="Georgia"/>
          <w:strike/>
          <w:rPrChange w:id="75" w:author="Jack Plummer" w:date="2022-05-30T10:12:00Z">
            <w:rPr>
              <w:rFonts w:ascii="Georgia" w:hAnsi="Georgia"/>
            </w:rPr>
          </w:rPrChange>
        </w:rPr>
        <w:t xml:space="preserve"> found in central, eastern, western, and northern parts and</w:t>
      </w:r>
      <w:r w:rsidR="00FD4D7E">
        <w:rPr>
          <w:rFonts w:ascii="Georgia" w:hAnsi="Georgia"/>
        </w:rPr>
        <w:t xml:space="preserve"> </w:t>
      </w:r>
      <w:commentRangeEnd w:id="73"/>
      <w:r w:rsidR="00593E0D">
        <w:rPr>
          <w:rStyle w:val="CommentReference"/>
        </w:rPr>
        <w:commentReference w:id="73"/>
      </w:r>
      <w:r w:rsidR="00FD4D7E">
        <w:rPr>
          <w:rFonts w:ascii="Georgia" w:hAnsi="Georgia"/>
        </w:rPr>
        <w:t>it grows in </w:t>
      </w:r>
      <w:del w:id="76" w:author="Jack Plummer" w:date="2022-05-30T10:13:00Z">
        <w:r w:rsidR="00FD4D7E" w:rsidDel="00593E0D">
          <w:rPr>
            <w:rFonts w:ascii="Georgia" w:hAnsi="Georgia"/>
          </w:rPr>
          <w:delText xml:space="preserve"> </w:delText>
        </w:r>
      </w:del>
      <w:r w:rsidR="00FD4D7E">
        <w:rPr>
          <w:rFonts w:ascii="Georgia" w:hAnsi="Georgia"/>
        </w:rPr>
        <w:t>Blue pine forests, and conifer/</w:t>
      </w:r>
      <w:del w:id="77" w:author="Jack Plummer" w:date="2022-05-30T10:13:00Z">
        <w:r w:rsidR="00FD4D7E" w:rsidDel="00593E0D">
          <w:rPr>
            <w:rFonts w:ascii="Georgia" w:hAnsi="Georgia"/>
          </w:rPr>
          <w:delText xml:space="preserve"> </w:delText>
        </w:r>
      </w:del>
      <w:r w:rsidR="00FD4D7E">
        <w:rPr>
          <w:rFonts w:ascii="Georgia" w:hAnsi="Georgia"/>
        </w:rPr>
        <w:t>Rhododendron forests, often at the forest margin. In Pakistan, it is found in open sunny places from 900-3</w:t>
      </w:r>
      <w:ins w:id="78" w:author="Jack Plummer" w:date="2022-05-30T10:13:00Z">
        <w:r w:rsidR="00593E0D">
          <w:rPr>
            <w:rFonts w:ascii="Georgia" w:hAnsi="Georgia"/>
          </w:rPr>
          <w:t>,</w:t>
        </w:r>
      </w:ins>
      <w:r w:rsidR="00FD4D7E">
        <w:rPr>
          <w:rFonts w:ascii="Georgia" w:hAnsi="Georgia"/>
        </w:rPr>
        <w:t>500 m</w:t>
      </w:r>
      <w:ins w:id="79" w:author="Jack Plummer" w:date="2022-05-30T10:13:00Z">
        <w:r w:rsidR="00593E0D">
          <w:rPr>
            <w:rFonts w:ascii="Georgia" w:hAnsi="Georgia"/>
          </w:rPr>
          <w:t xml:space="preserve"> asl</w:t>
        </w:r>
      </w:ins>
      <w:r w:rsidR="00FD4D7E">
        <w:rPr>
          <w:rFonts w:ascii="Georgia" w:hAnsi="Georgia"/>
        </w:rPr>
        <w:t xml:space="preserve"> </w:t>
      </w:r>
      <w:commentRangeStart w:id="80"/>
      <w:r w:rsidR="00FD4D7E">
        <w:rPr>
          <w:rFonts w:ascii="Georgia" w:hAnsi="Georgia"/>
        </w:rPr>
        <w:t>(www.efloras.org, Flora of Pakistan))</w:t>
      </w:r>
      <w:commentRangeEnd w:id="80"/>
      <w:r w:rsidR="00AE348E">
        <w:rPr>
          <w:rStyle w:val="CommentReference"/>
        </w:rPr>
        <w:commentReference w:id="80"/>
      </w:r>
      <w:r w:rsidR="00FD4D7E">
        <w:rPr>
          <w:rFonts w:ascii="Georgia" w:hAnsi="Georgia"/>
        </w:rPr>
        <w:t>. </w:t>
      </w:r>
      <w:del w:id="81" w:author="Jack Plummer" w:date="2022-05-30T10:13:00Z">
        <w:r w:rsidR="00FD4D7E" w:rsidDel="00AE348E">
          <w:rPr>
            <w:rFonts w:ascii="Georgia" w:hAnsi="Georgia"/>
          </w:rPr>
          <w:delText xml:space="preserve"> </w:delText>
        </w:r>
      </w:del>
      <w:r w:rsidR="00FD4D7E">
        <w:rPr>
          <w:rFonts w:ascii="Georgia" w:hAnsi="Georgia"/>
        </w:rPr>
        <w:t>In India, Nepal,</w:t>
      </w:r>
      <w:ins w:id="82" w:author="Jack Plummer" w:date="2022-05-30T10:14:00Z">
        <w:r w:rsidR="00AE348E">
          <w:rPr>
            <w:rFonts w:ascii="Georgia" w:hAnsi="Georgia"/>
          </w:rPr>
          <w:t xml:space="preserve"> China (Tibet)</w:t>
        </w:r>
      </w:ins>
      <w:ins w:id="83" w:author="Jack Plummer" w:date="2022-05-30T10:15:00Z">
        <w:r w:rsidR="00AE348E">
          <w:rPr>
            <w:rFonts w:ascii="Georgia" w:hAnsi="Georgia"/>
          </w:rPr>
          <w:t>?</w:t>
        </w:r>
      </w:ins>
      <w:r w:rsidR="00FD4D7E">
        <w:rPr>
          <w:rFonts w:ascii="Georgia" w:hAnsi="Georgia"/>
        </w:rPr>
        <w:t xml:space="preserve"> and </w:t>
      </w:r>
      <w:del w:id="84" w:author="Jack Plummer" w:date="2022-05-30T10:14:00Z">
        <w:r w:rsidR="00FD4D7E" w:rsidDel="00AE348E">
          <w:rPr>
            <w:rFonts w:ascii="Georgia" w:hAnsi="Georgia"/>
          </w:rPr>
          <w:delText xml:space="preserve"> </w:delText>
        </w:r>
      </w:del>
      <w:r w:rsidR="00FD4D7E">
        <w:rPr>
          <w:rFonts w:ascii="Georgia" w:hAnsi="Georgia"/>
        </w:rPr>
        <w:t xml:space="preserve">Afghanistan, it is </w:t>
      </w:r>
      <w:ins w:id="85" w:author="Jack Plummer" w:date="2022-05-30T10:14:00Z">
        <w:r w:rsidR="00AE348E">
          <w:rPr>
            <w:rFonts w:ascii="Georgia" w:hAnsi="Georgia"/>
          </w:rPr>
          <w:t xml:space="preserve">typically </w:t>
        </w:r>
      </w:ins>
      <w:r w:rsidR="00FD4D7E">
        <w:rPr>
          <w:rFonts w:ascii="Georgia" w:hAnsi="Georgia"/>
        </w:rPr>
        <w:t xml:space="preserve">found in mixed </w:t>
      </w:r>
      <w:r w:rsidR="00FD4D7E" w:rsidRPr="00AE348E">
        <w:rPr>
          <w:rFonts w:ascii="Georgia" w:hAnsi="Georgia"/>
          <w:i/>
          <w:iCs/>
          <w:rPrChange w:id="86" w:author="Jack Plummer" w:date="2022-05-30T10:14:00Z">
            <w:rPr>
              <w:rFonts w:ascii="Georgia" w:hAnsi="Georgia"/>
            </w:rPr>
          </w:rPrChange>
        </w:rPr>
        <w:t>Abies</w:t>
      </w:r>
      <w:r w:rsidR="00FD4D7E">
        <w:rPr>
          <w:rFonts w:ascii="Georgia" w:hAnsi="Georgia"/>
        </w:rPr>
        <w:t xml:space="preserve"> and </w:t>
      </w:r>
      <w:r w:rsidR="00FD4D7E" w:rsidRPr="00AE348E">
        <w:rPr>
          <w:rFonts w:ascii="Georgia" w:hAnsi="Georgia"/>
          <w:i/>
          <w:iCs/>
          <w:rPrChange w:id="87" w:author="Jack Plummer" w:date="2022-05-30T10:14:00Z">
            <w:rPr>
              <w:rFonts w:ascii="Georgia" w:hAnsi="Georgia"/>
            </w:rPr>
          </w:rPrChange>
        </w:rPr>
        <w:t>Quercus</w:t>
      </w:r>
      <w:r w:rsidR="00FD4D7E">
        <w:rPr>
          <w:rFonts w:ascii="Georgia" w:hAnsi="Georgia"/>
        </w:rPr>
        <w:t xml:space="preserve"> forests at </w:t>
      </w:r>
      <w:del w:id="88" w:author="Jack Plummer" w:date="2022-05-30T10:14:00Z">
        <w:r w:rsidR="00FD4D7E" w:rsidDel="00AE348E">
          <w:rPr>
            <w:rFonts w:ascii="Georgia" w:hAnsi="Georgia"/>
          </w:rPr>
          <w:delText xml:space="preserve">an </w:delText>
        </w:r>
      </w:del>
      <w:r w:rsidR="00FD4D7E">
        <w:rPr>
          <w:rFonts w:ascii="Georgia" w:hAnsi="Georgia"/>
        </w:rPr>
        <w:t>elevation</w:t>
      </w:r>
      <w:ins w:id="89" w:author="Jack Plummer" w:date="2022-05-30T10:14:00Z">
        <w:r w:rsidR="00AE348E">
          <w:rPr>
            <w:rFonts w:ascii="Georgia" w:hAnsi="Georgia"/>
          </w:rPr>
          <w:t>s</w:t>
        </w:r>
      </w:ins>
      <w:r w:rsidR="00FD4D7E">
        <w:rPr>
          <w:rFonts w:ascii="Georgia" w:hAnsi="Georgia"/>
        </w:rPr>
        <w:t xml:space="preserve"> of 2</w:t>
      </w:r>
      <w:ins w:id="90" w:author="Jack Plummer" w:date="2022-05-30T10:14:00Z">
        <w:r w:rsidR="00AE348E">
          <w:rPr>
            <w:rFonts w:ascii="Georgia" w:hAnsi="Georgia"/>
          </w:rPr>
          <w:t>,</w:t>
        </w:r>
      </w:ins>
      <w:r w:rsidR="00FD4D7E">
        <w:rPr>
          <w:rFonts w:ascii="Georgia" w:hAnsi="Georgia"/>
        </w:rPr>
        <w:t>300-2</w:t>
      </w:r>
      <w:ins w:id="91" w:author="Jack Plummer" w:date="2022-05-30T10:14:00Z">
        <w:r w:rsidR="00AE348E">
          <w:rPr>
            <w:rFonts w:ascii="Georgia" w:hAnsi="Georgia"/>
          </w:rPr>
          <w:t>,</w:t>
        </w:r>
      </w:ins>
      <w:r w:rsidR="00FD4D7E">
        <w:rPr>
          <w:rFonts w:ascii="Georgia" w:hAnsi="Georgia"/>
        </w:rPr>
        <w:t>600 m</w:t>
      </w:r>
      <w:ins w:id="92" w:author="Jack Plummer" w:date="2022-05-30T10:14:00Z">
        <w:r w:rsidR="00AE348E">
          <w:rPr>
            <w:rFonts w:ascii="Georgia" w:hAnsi="Georgia"/>
          </w:rPr>
          <w:t xml:space="preserve"> asl</w:t>
        </w:r>
      </w:ins>
      <w:r w:rsidR="00FD4D7E">
        <w:rPr>
          <w:rFonts w:ascii="Georgia" w:hAnsi="Georgia"/>
        </w:rPr>
        <w:t xml:space="preserve"> </w:t>
      </w:r>
      <w:commentRangeStart w:id="93"/>
      <w:commentRangeStart w:id="94"/>
      <w:r w:rsidR="00FD4D7E">
        <w:rPr>
          <w:rFonts w:ascii="Georgia" w:hAnsi="Georgia"/>
        </w:rPr>
        <w:t>(www. eFloras.org, Flora of China).</w:t>
      </w:r>
      <w:commentRangeEnd w:id="93"/>
      <w:r w:rsidR="00AE348E">
        <w:rPr>
          <w:rStyle w:val="CommentReference"/>
        </w:rPr>
        <w:commentReference w:id="93"/>
      </w:r>
      <w:commentRangeEnd w:id="94"/>
      <w:r w:rsidR="008C5101">
        <w:rPr>
          <w:rStyle w:val="CommentReference"/>
        </w:rPr>
        <w:commentReference w:id="94"/>
      </w:r>
    </w:p>
    <w:p w14:paraId="26AB8203" w14:textId="77777777" w:rsidR="007D6BE5" w:rsidRDefault="00FD4D7E">
      <w:pPr>
        <w:pStyle w:val="Heading2"/>
        <w:divId w:val="1326006027"/>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88"/>
        <w:gridCol w:w="763"/>
        <w:gridCol w:w="1020"/>
        <w:gridCol w:w="1888"/>
      </w:tblGrid>
      <w:tr w:rsidR="007D6BE5" w14:paraId="47346C1F" w14:textId="77777777">
        <w:trPr>
          <w:divId w:val="1326006027"/>
          <w:tblCellSpacing w:w="15" w:type="dxa"/>
        </w:trPr>
        <w:tc>
          <w:tcPr>
            <w:tcW w:w="0" w:type="auto"/>
            <w:tcBorders>
              <w:bottom w:val="single" w:sz="6" w:space="0" w:color="000000"/>
            </w:tcBorders>
            <w:shd w:val="clear" w:color="auto" w:fill="BBBBBB"/>
            <w:vAlign w:val="center"/>
            <w:hideMark/>
          </w:tcPr>
          <w:p w14:paraId="1CA76643"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D0AE284"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05A0DB6A"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70E35D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D6BE5" w14:paraId="0E6A479C" w14:textId="77777777">
        <w:trPr>
          <w:divId w:val="1326006027"/>
          <w:tblCellSpacing w:w="15" w:type="dxa"/>
        </w:trPr>
        <w:tc>
          <w:tcPr>
            <w:tcW w:w="0" w:type="auto"/>
            <w:tcBorders>
              <w:bottom w:val="single" w:sz="6" w:space="0" w:color="CCCCCC"/>
            </w:tcBorders>
            <w:vAlign w:val="center"/>
            <w:hideMark/>
          </w:tcPr>
          <w:p w14:paraId="4124B42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1.4. Forest -&gt; Forest - Temperate</w:t>
            </w:r>
          </w:p>
        </w:tc>
        <w:tc>
          <w:tcPr>
            <w:tcW w:w="0" w:type="auto"/>
            <w:tcBorders>
              <w:bottom w:val="single" w:sz="6" w:space="0" w:color="CCCCCC"/>
            </w:tcBorders>
            <w:vAlign w:val="center"/>
            <w:hideMark/>
          </w:tcPr>
          <w:p w14:paraId="381F5225" w14:textId="77777777" w:rsidR="007D6BE5" w:rsidRDefault="00FD4D7E">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49F2E75" w14:textId="77777777" w:rsidR="007D6BE5" w:rsidRDefault="00FD4D7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9C61041"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6CE9D84E" w14:textId="77777777">
        <w:trPr>
          <w:divId w:val="1326006027"/>
          <w:tblCellSpacing w:w="15" w:type="dxa"/>
        </w:trPr>
        <w:tc>
          <w:tcPr>
            <w:tcW w:w="0" w:type="auto"/>
            <w:tcBorders>
              <w:bottom w:val="single" w:sz="6" w:space="0" w:color="CCCCCC"/>
            </w:tcBorders>
            <w:vAlign w:val="center"/>
            <w:hideMark/>
          </w:tcPr>
          <w:p w14:paraId="1E49F5C7" w14:textId="77777777" w:rsidR="007D6BE5" w:rsidRDefault="00FD4D7E">
            <w:pPr>
              <w:spacing w:after="75"/>
              <w:rPr>
                <w:rFonts w:ascii="Georgia" w:eastAsia="Times New Roman" w:hAnsi="Georgia"/>
                <w:sz w:val="18"/>
                <w:szCs w:val="18"/>
              </w:rPr>
            </w:pPr>
            <w:r>
              <w:rPr>
                <w:rFonts w:ascii="Georgia" w:eastAsia="Times New Roman" w:hAnsi="Georgia"/>
                <w:sz w:val="18"/>
                <w:szCs w:val="18"/>
              </w:rPr>
              <w:t>3.4. Shrubland -&gt; Shrubland - Temperate</w:t>
            </w:r>
          </w:p>
        </w:tc>
        <w:tc>
          <w:tcPr>
            <w:tcW w:w="0" w:type="auto"/>
            <w:tcBorders>
              <w:bottom w:val="single" w:sz="6" w:space="0" w:color="CCCCCC"/>
            </w:tcBorders>
            <w:vAlign w:val="center"/>
            <w:hideMark/>
          </w:tcPr>
          <w:p w14:paraId="16669F6C" w14:textId="77777777" w:rsidR="007D6BE5" w:rsidRDefault="00FD4D7E">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79FEBAB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C4CE49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2286F7C4" w14:textId="77777777">
        <w:trPr>
          <w:divId w:val="1326006027"/>
          <w:tblCellSpacing w:w="15" w:type="dxa"/>
        </w:trPr>
        <w:tc>
          <w:tcPr>
            <w:tcW w:w="0" w:type="auto"/>
            <w:tcBorders>
              <w:bottom w:val="single" w:sz="6" w:space="0" w:color="CCCCCC"/>
            </w:tcBorders>
            <w:vAlign w:val="center"/>
            <w:hideMark/>
          </w:tcPr>
          <w:p w14:paraId="621C20AB" w14:textId="77777777" w:rsidR="007D6BE5" w:rsidRDefault="00FD4D7E">
            <w:pPr>
              <w:spacing w:after="75"/>
              <w:rPr>
                <w:rFonts w:ascii="Georgia" w:eastAsia="Times New Roman" w:hAnsi="Georgia"/>
                <w:sz w:val="18"/>
                <w:szCs w:val="18"/>
              </w:rPr>
            </w:pPr>
            <w:r>
              <w:rPr>
                <w:rFonts w:ascii="Georgia" w:eastAsia="Times New Roman" w:hAnsi="Georgia"/>
                <w:sz w:val="18"/>
                <w:szCs w:val="18"/>
              </w:rPr>
              <w:t>4.4. Grassland -&gt; Grassland - Temperate</w:t>
            </w:r>
          </w:p>
        </w:tc>
        <w:tc>
          <w:tcPr>
            <w:tcW w:w="0" w:type="auto"/>
            <w:tcBorders>
              <w:bottom w:val="single" w:sz="6" w:space="0" w:color="CCCCCC"/>
            </w:tcBorders>
            <w:vAlign w:val="center"/>
            <w:hideMark/>
          </w:tcPr>
          <w:p w14:paraId="6C1E3588" w14:textId="77777777" w:rsidR="007D6BE5" w:rsidRDefault="00FD4D7E">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DF8947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463C4F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2EDBE61B" w14:textId="77777777" w:rsidR="007D6BE5" w:rsidRDefault="00FD4D7E">
      <w:pPr>
        <w:pStyle w:val="Heading2"/>
        <w:divId w:val="1326006027"/>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894"/>
        <w:gridCol w:w="1258"/>
      </w:tblGrid>
      <w:tr w:rsidR="007D6BE5" w14:paraId="1F1A7E0C" w14:textId="77777777">
        <w:trPr>
          <w:divId w:val="1326006027"/>
          <w:tblCellSpacing w:w="15" w:type="dxa"/>
        </w:trPr>
        <w:tc>
          <w:tcPr>
            <w:tcW w:w="0" w:type="auto"/>
            <w:tcBorders>
              <w:bottom w:val="single" w:sz="6" w:space="0" w:color="000000"/>
            </w:tcBorders>
            <w:shd w:val="clear" w:color="auto" w:fill="BBBBBB"/>
            <w:vAlign w:val="center"/>
            <w:hideMark/>
          </w:tcPr>
          <w:p w14:paraId="451773B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2FBF58D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AC0521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D6BE5" w14:paraId="759C90F1" w14:textId="77777777">
        <w:trPr>
          <w:divId w:val="1326006027"/>
          <w:tblCellSpacing w:w="15" w:type="dxa"/>
        </w:trPr>
        <w:tc>
          <w:tcPr>
            <w:tcW w:w="0" w:type="auto"/>
            <w:vAlign w:val="center"/>
            <w:hideMark/>
          </w:tcPr>
          <w:p w14:paraId="56625A97" w14:textId="77777777" w:rsidR="007D6BE5" w:rsidRDefault="00FD4D7E">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63A3098"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66F39C"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127175A0" w14:textId="77777777" w:rsidR="007D6BE5" w:rsidRDefault="00FD4D7E">
      <w:pPr>
        <w:pStyle w:val="Heading2"/>
        <w:divId w:val="1326006027"/>
        <w:rPr>
          <w:rFonts w:ascii="Georgia" w:eastAsia="Times New Roman" w:hAnsi="Georgia"/>
          <w:sz w:val="27"/>
          <w:szCs w:val="27"/>
        </w:rPr>
      </w:pPr>
      <w:r>
        <w:rPr>
          <w:rFonts w:ascii="Georgia" w:eastAsia="Times New Roman" w:hAnsi="Georgia"/>
          <w:sz w:val="27"/>
          <w:szCs w:val="27"/>
        </w:rPr>
        <w:t>Systems</w:t>
      </w:r>
    </w:p>
    <w:p w14:paraId="25BA2935" w14:textId="77777777" w:rsidR="007D6BE5" w:rsidRDefault="00FD4D7E">
      <w:pPr>
        <w:pStyle w:val="NormalWeb"/>
        <w:divId w:val="1326006027"/>
        <w:rPr>
          <w:rFonts w:ascii="Georgia" w:hAnsi="Georgia"/>
        </w:rPr>
      </w:pPr>
      <w:r>
        <w:rPr>
          <w:rStyle w:val="datalabel1"/>
          <w:rFonts w:ascii="Georgia" w:hAnsi="Georgia"/>
        </w:rPr>
        <w:t xml:space="preserve">System: </w:t>
      </w:r>
      <w:r>
        <w:rPr>
          <w:rFonts w:ascii="Georgia" w:hAnsi="Georgia"/>
        </w:rPr>
        <w:t>Terrestrial</w:t>
      </w:r>
    </w:p>
    <w:p w14:paraId="71CBA4ED" w14:textId="77777777" w:rsidR="007D6BE5" w:rsidRDefault="00FD4D7E">
      <w:pPr>
        <w:pStyle w:val="Heading2"/>
        <w:divId w:val="1326006027"/>
        <w:rPr>
          <w:rFonts w:ascii="Georgia" w:eastAsia="Times New Roman" w:hAnsi="Georgia"/>
          <w:sz w:val="27"/>
          <w:szCs w:val="27"/>
        </w:rPr>
      </w:pPr>
      <w:r>
        <w:rPr>
          <w:rFonts w:ascii="Georgia" w:eastAsia="Times New Roman" w:hAnsi="Georgia"/>
          <w:sz w:val="27"/>
          <w:szCs w:val="27"/>
        </w:rPr>
        <w:t>Plant Specific</w:t>
      </w:r>
    </w:p>
    <w:p w14:paraId="2C830DA9" w14:textId="77777777" w:rsidR="007D6BE5" w:rsidRDefault="00FD4D7E">
      <w:pPr>
        <w:pStyle w:val="NormalWeb"/>
        <w:divId w:val="132600602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7D6BE5" w14:paraId="091A9DBB" w14:textId="77777777">
        <w:trPr>
          <w:divId w:val="1326006027"/>
          <w:tblCellSpacing w:w="15" w:type="dxa"/>
        </w:trPr>
        <w:tc>
          <w:tcPr>
            <w:tcW w:w="0" w:type="auto"/>
            <w:tcBorders>
              <w:bottom w:val="single" w:sz="6" w:space="0" w:color="000000"/>
            </w:tcBorders>
            <w:shd w:val="clear" w:color="auto" w:fill="BBBBBB"/>
            <w:vAlign w:val="center"/>
            <w:hideMark/>
          </w:tcPr>
          <w:p w14:paraId="3AAFE616"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7D6BE5" w14:paraId="7456FA5D" w14:textId="77777777">
        <w:trPr>
          <w:divId w:val="1326006027"/>
          <w:tblCellSpacing w:w="15" w:type="dxa"/>
        </w:trPr>
        <w:tc>
          <w:tcPr>
            <w:tcW w:w="0" w:type="auto"/>
            <w:tcBorders>
              <w:bottom w:val="single" w:sz="6" w:space="0" w:color="CCCCCC"/>
            </w:tcBorders>
            <w:vAlign w:val="center"/>
            <w:hideMark/>
          </w:tcPr>
          <w:p w14:paraId="5D21CA33" w14:textId="77777777" w:rsidR="007D6BE5" w:rsidRDefault="00FD4D7E">
            <w:pPr>
              <w:spacing w:after="75"/>
              <w:rPr>
                <w:rFonts w:ascii="Georgia" w:eastAsia="Times New Roman" w:hAnsi="Georgia"/>
                <w:sz w:val="18"/>
                <w:szCs w:val="18"/>
              </w:rPr>
            </w:pPr>
            <w:r>
              <w:rPr>
                <w:rFonts w:ascii="Georgia" w:eastAsia="Times New Roman" w:hAnsi="Georgia"/>
                <w:sz w:val="18"/>
                <w:szCs w:val="18"/>
              </w:rPr>
              <w:t>Shrub - large</w:t>
            </w:r>
          </w:p>
        </w:tc>
      </w:tr>
    </w:tbl>
    <w:p w14:paraId="47CFBAF2" w14:textId="77777777" w:rsidR="007D6BE5" w:rsidRDefault="00FD4D7E">
      <w:pPr>
        <w:pStyle w:val="Heading1"/>
        <w:divId w:val="119810958"/>
        <w:rPr>
          <w:rFonts w:ascii="Georgia" w:eastAsia="Times New Roman" w:hAnsi="Georgia"/>
          <w:sz w:val="29"/>
          <w:szCs w:val="29"/>
        </w:rPr>
      </w:pPr>
      <w:r>
        <w:rPr>
          <w:rFonts w:ascii="Georgia" w:eastAsia="Times New Roman" w:hAnsi="Georgia"/>
          <w:sz w:val="29"/>
          <w:szCs w:val="29"/>
        </w:rPr>
        <w:lastRenderedPageBreak/>
        <w:t>Use and Trade</w:t>
      </w:r>
    </w:p>
    <w:p w14:paraId="0743A4D1" w14:textId="77777777" w:rsidR="007D6BE5" w:rsidRDefault="00FD4D7E">
      <w:pPr>
        <w:pStyle w:val="Heading2"/>
        <w:divId w:val="119810958"/>
        <w:rPr>
          <w:rFonts w:ascii="Georgia" w:eastAsia="Times New Roman" w:hAnsi="Georgia"/>
          <w:sz w:val="27"/>
          <w:szCs w:val="27"/>
        </w:rPr>
      </w:pPr>
      <w:r>
        <w:rPr>
          <w:rFonts w:ascii="Georgia" w:eastAsia="Times New Roman" w:hAnsi="Georgia"/>
          <w:sz w:val="27"/>
          <w:szCs w:val="27"/>
        </w:rPr>
        <w:t>General Use and Trade Information</w:t>
      </w:r>
    </w:p>
    <w:p w14:paraId="4916A3AB" w14:textId="32E7A35E" w:rsidR="007D6BE5" w:rsidRDefault="00FD4D7E">
      <w:pPr>
        <w:pStyle w:val="NormalWeb"/>
        <w:divId w:val="119810958"/>
        <w:rPr>
          <w:rFonts w:ascii="Georgia" w:hAnsi="Georgia"/>
        </w:rPr>
      </w:pPr>
      <w:del w:id="95" w:author="Jack Plummer" w:date="2022-05-30T10:43:00Z">
        <w:r w:rsidDel="006B5995">
          <w:rPr>
            <w:rFonts w:ascii="Georgia" w:hAnsi="Georgia"/>
          </w:rPr>
          <w:delText> </w:delText>
        </w:r>
      </w:del>
      <w:r>
        <w:rPr>
          <w:rFonts w:ascii="Georgia" w:hAnsi="Georgia"/>
        </w:rPr>
        <w:t xml:space="preserve">This species is reported to have some medicinal applications (Rad </w:t>
      </w:r>
      <w:r w:rsidRPr="00A85DB7">
        <w:rPr>
          <w:rFonts w:ascii="Georgia" w:hAnsi="Georgia"/>
          <w:i/>
          <w:iCs/>
          <w:rPrChange w:id="96" w:author="Jack Plummer" w:date="2022-05-30T10:37:00Z">
            <w:rPr>
              <w:rFonts w:ascii="Georgia" w:hAnsi="Georgia"/>
            </w:rPr>
          </w:rPrChange>
        </w:rPr>
        <w:t>et al.</w:t>
      </w:r>
      <w:ins w:id="97" w:author="Jack Plummer" w:date="2022-05-30T10:37:00Z">
        <w:r w:rsidR="00A85DB7">
          <w:rPr>
            <w:rFonts w:ascii="Georgia" w:hAnsi="Georgia"/>
          </w:rPr>
          <w:t xml:space="preserve"> </w:t>
        </w:r>
      </w:ins>
      <w:r>
        <w:rPr>
          <w:rFonts w:ascii="Georgia" w:hAnsi="Georgia"/>
        </w:rPr>
        <w:t xml:space="preserve">2021) The decoction of the bark is used for hepatic and digestive problems (Sign </w:t>
      </w:r>
      <w:r w:rsidRPr="00A85DB7">
        <w:rPr>
          <w:rFonts w:ascii="Georgia" w:hAnsi="Georgia"/>
          <w:i/>
          <w:iCs/>
          <w:rPrChange w:id="98" w:author="Jack Plummer" w:date="2022-05-30T10:37:00Z">
            <w:rPr>
              <w:rFonts w:ascii="Georgia" w:hAnsi="Georgia"/>
            </w:rPr>
          </w:rPrChange>
        </w:rPr>
        <w:t>et al.</w:t>
      </w:r>
      <w:r>
        <w:rPr>
          <w:rFonts w:ascii="Georgia" w:hAnsi="Georgia"/>
        </w:rPr>
        <w:t xml:space="preserve"> 2019). The species has also been used for pharmacological research in India, with </w:t>
      </w:r>
      <w:ins w:id="99" w:author="Jack Plummer" w:date="2022-05-30T10:43:00Z">
        <w:r w:rsidR="00360429">
          <w:rPr>
            <w:rFonts w:ascii="Georgia" w:hAnsi="Georgia"/>
          </w:rPr>
          <w:t xml:space="preserve">flavonoid compounds </w:t>
        </w:r>
      </w:ins>
      <w:r>
        <w:rPr>
          <w:rFonts w:ascii="Georgia" w:hAnsi="Georgia"/>
        </w:rPr>
        <w:t xml:space="preserve">isolated </w:t>
      </w:r>
      <w:del w:id="100" w:author="Jack Plummer" w:date="2022-05-30T10:43:00Z">
        <w:r w:rsidDel="00360429">
          <w:rPr>
            <w:rFonts w:ascii="Georgia" w:hAnsi="Georgia"/>
          </w:rPr>
          <w:delText xml:space="preserve">compound flavonoids </w:delText>
        </w:r>
      </w:del>
      <w:r>
        <w:rPr>
          <w:rFonts w:ascii="Georgia" w:hAnsi="Georgia"/>
        </w:rPr>
        <w:t>from the leaves</w:t>
      </w:r>
      <w:ins w:id="101" w:author="Jack Plummer" w:date="2022-05-30T10:37:00Z">
        <w:r w:rsidR="00A85DB7">
          <w:rPr>
            <w:rFonts w:ascii="Georgia" w:hAnsi="Georgia"/>
          </w:rPr>
          <w:t xml:space="preserve"> </w:t>
        </w:r>
      </w:ins>
      <w:r>
        <w:rPr>
          <w:rFonts w:ascii="Georgia" w:hAnsi="Georgia"/>
        </w:rPr>
        <w:t>(</w:t>
      </w:r>
      <w:del w:id="102" w:author="Jack Plummer" w:date="2022-05-30T10:37:00Z">
        <w:r w:rsidDel="00A85DB7">
          <w:rPr>
            <w:rFonts w:ascii="Georgia" w:hAnsi="Georgia"/>
          </w:rPr>
          <w:delText xml:space="preserve"> </w:delText>
        </w:r>
      </w:del>
      <w:r>
        <w:rPr>
          <w:rFonts w:ascii="Georgia" w:hAnsi="Georgia"/>
        </w:rPr>
        <w:t xml:space="preserve">Hasan </w:t>
      </w:r>
      <w:r w:rsidRPr="00A85DB7">
        <w:rPr>
          <w:rFonts w:ascii="Georgia" w:hAnsi="Georgia"/>
          <w:i/>
          <w:iCs/>
          <w:rPrChange w:id="103" w:author="Jack Plummer" w:date="2022-05-30T10:37:00Z">
            <w:rPr>
              <w:rFonts w:ascii="Georgia" w:hAnsi="Georgia"/>
            </w:rPr>
          </w:rPrChange>
        </w:rPr>
        <w:t>et al</w:t>
      </w:r>
      <w:ins w:id="104" w:author="Jack Plummer" w:date="2022-05-30T10:37:00Z">
        <w:r w:rsidR="00A85DB7" w:rsidRPr="00A85DB7">
          <w:rPr>
            <w:rFonts w:ascii="Georgia" w:hAnsi="Georgia"/>
            <w:i/>
            <w:iCs/>
            <w:rPrChange w:id="105" w:author="Jack Plummer" w:date="2022-05-30T10:37:00Z">
              <w:rPr>
                <w:rFonts w:ascii="Georgia" w:hAnsi="Georgia"/>
              </w:rPr>
            </w:rPrChange>
          </w:rPr>
          <w:t>.</w:t>
        </w:r>
      </w:ins>
      <w:del w:id="106" w:author="Jack Plummer" w:date="2022-05-30T10:37:00Z">
        <w:r w:rsidRPr="00A85DB7" w:rsidDel="00A85DB7">
          <w:rPr>
            <w:rFonts w:ascii="Georgia" w:hAnsi="Georgia"/>
            <w:i/>
            <w:iCs/>
            <w:rPrChange w:id="107" w:author="Jack Plummer" w:date="2022-05-30T10:37:00Z">
              <w:rPr>
                <w:rFonts w:ascii="Georgia" w:hAnsi="Georgia"/>
              </w:rPr>
            </w:rPrChange>
          </w:rPr>
          <w:delText>,</w:delText>
        </w:r>
      </w:del>
      <w:r>
        <w:rPr>
          <w:rFonts w:ascii="Georgia" w:hAnsi="Georgia"/>
        </w:rPr>
        <w:t xml:space="preserve"> 2002). In Bhutan, this species is used </w:t>
      </w:r>
      <w:commentRangeStart w:id="108"/>
      <w:r>
        <w:rPr>
          <w:rFonts w:ascii="Georgia" w:hAnsi="Georgia"/>
        </w:rPr>
        <w:t>as fuel wood, and fodder. It can be used for landscaping in gardens.</w:t>
      </w:r>
      <w:commentRangeEnd w:id="108"/>
      <w:r w:rsidR="0070608B">
        <w:rPr>
          <w:rStyle w:val="CommentReference"/>
        </w:rPr>
        <w:commentReference w:id="10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7D6BE5" w14:paraId="49AB6B8B" w14:textId="77777777">
        <w:trPr>
          <w:divId w:val="119810958"/>
          <w:tblCellSpacing w:w="15" w:type="dxa"/>
        </w:trPr>
        <w:tc>
          <w:tcPr>
            <w:tcW w:w="0" w:type="auto"/>
            <w:tcBorders>
              <w:bottom w:val="single" w:sz="6" w:space="0" w:color="000000"/>
            </w:tcBorders>
            <w:shd w:val="clear" w:color="auto" w:fill="BBBBBB"/>
            <w:vAlign w:val="center"/>
            <w:hideMark/>
          </w:tcPr>
          <w:p w14:paraId="0491A460"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625BB4C4"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73329E63"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77F33E56"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7D6BE5" w14:paraId="01C8744C" w14:textId="77777777">
        <w:trPr>
          <w:divId w:val="119810958"/>
          <w:tblCellSpacing w:w="15" w:type="dxa"/>
        </w:trPr>
        <w:tc>
          <w:tcPr>
            <w:tcW w:w="0" w:type="auto"/>
            <w:vAlign w:val="center"/>
            <w:hideMark/>
          </w:tcPr>
          <w:p w14:paraId="5049888A" w14:textId="77777777" w:rsidR="007D6BE5" w:rsidRDefault="00FD4D7E">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007F631"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C7C8A65"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0D6214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02223B9D" w14:textId="77777777" w:rsidR="007D6BE5" w:rsidRDefault="007D6BE5">
      <w:pPr>
        <w:divId w:val="11981095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64"/>
        <w:gridCol w:w="1161"/>
        <w:gridCol w:w="862"/>
        <w:gridCol w:w="1307"/>
        <w:gridCol w:w="2111"/>
      </w:tblGrid>
      <w:tr w:rsidR="007D6BE5" w14:paraId="56522876" w14:textId="77777777">
        <w:trPr>
          <w:divId w:val="119810958"/>
          <w:tblCellSpacing w:w="15" w:type="dxa"/>
        </w:trPr>
        <w:tc>
          <w:tcPr>
            <w:tcW w:w="0" w:type="auto"/>
            <w:tcBorders>
              <w:bottom w:val="single" w:sz="6" w:space="0" w:color="000000"/>
            </w:tcBorders>
            <w:shd w:val="clear" w:color="auto" w:fill="BBBBBB"/>
            <w:vAlign w:val="center"/>
            <w:hideMark/>
          </w:tcPr>
          <w:p w14:paraId="7655ABC2"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4FAB2B61"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74AC0ED0"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07C134F5"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1A1943FE"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7D6BE5" w14:paraId="31290143" w14:textId="77777777">
        <w:trPr>
          <w:divId w:val="119810958"/>
          <w:tblCellSpacing w:w="15" w:type="dxa"/>
        </w:trPr>
        <w:tc>
          <w:tcPr>
            <w:tcW w:w="0" w:type="auto"/>
            <w:tcBorders>
              <w:bottom w:val="single" w:sz="6" w:space="0" w:color="CCCCCC"/>
            </w:tcBorders>
            <w:vAlign w:val="center"/>
            <w:hideMark/>
          </w:tcPr>
          <w:p w14:paraId="28E711C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43A0FF9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127B1676"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71959FA"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29D8CA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5C50B8D8" w14:textId="77777777">
        <w:trPr>
          <w:divId w:val="119810958"/>
          <w:tblCellSpacing w:w="15" w:type="dxa"/>
        </w:trPr>
        <w:tc>
          <w:tcPr>
            <w:tcW w:w="0" w:type="auto"/>
            <w:tcBorders>
              <w:bottom w:val="single" w:sz="6" w:space="0" w:color="CCCCCC"/>
            </w:tcBorders>
            <w:vAlign w:val="center"/>
            <w:hideMark/>
          </w:tcPr>
          <w:p w14:paraId="0D223C16" w14:textId="77777777" w:rsidR="007D6BE5" w:rsidRDefault="00FD4D7E">
            <w:pPr>
              <w:spacing w:after="75"/>
              <w:rPr>
                <w:rFonts w:ascii="Georgia" w:eastAsia="Times New Roman" w:hAnsi="Georgia"/>
                <w:sz w:val="18"/>
                <w:szCs w:val="18"/>
              </w:rPr>
            </w:pPr>
            <w:r>
              <w:rPr>
                <w:rFonts w:ascii="Georgia" w:eastAsia="Times New Roman" w:hAnsi="Georgia"/>
                <w:sz w:val="18"/>
                <w:szCs w:val="18"/>
              </w:rPr>
              <w:t>6. Other chemicals</w:t>
            </w:r>
          </w:p>
        </w:tc>
        <w:tc>
          <w:tcPr>
            <w:tcW w:w="0" w:type="auto"/>
            <w:tcBorders>
              <w:bottom w:val="single" w:sz="6" w:space="0" w:color="CCCCCC"/>
            </w:tcBorders>
            <w:vAlign w:val="center"/>
            <w:hideMark/>
          </w:tcPr>
          <w:p w14:paraId="7567DC2D" w14:textId="77777777" w:rsidR="007D6BE5" w:rsidRDefault="00FD4D7E">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C768F6D"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B6923C9"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B8EB207"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28165822" w14:textId="77777777">
        <w:trPr>
          <w:divId w:val="119810958"/>
          <w:tblCellSpacing w:w="15" w:type="dxa"/>
        </w:trPr>
        <w:tc>
          <w:tcPr>
            <w:tcW w:w="0" w:type="auto"/>
            <w:tcBorders>
              <w:bottom w:val="single" w:sz="6" w:space="0" w:color="CCCCCC"/>
            </w:tcBorders>
            <w:vAlign w:val="center"/>
            <w:hideMark/>
          </w:tcPr>
          <w:p w14:paraId="1FD00B8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14. Research</w:t>
            </w:r>
          </w:p>
        </w:tc>
        <w:tc>
          <w:tcPr>
            <w:tcW w:w="0" w:type="auto"/>
            <w:tcBorders>
              <w:bottom w:val="single" w:sz="6" w:space="0" w:color="CCCCCC"/>
            </w:tcBorders>
            <w:vAlign w:val="center"/>
            <w:hideMark/>
          </w:tcPr>
          <w:p w14:paraId="0B5680A7"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09234E7" w14:textId="77777777" w:rsidR="007D6BE5" w:rsidRDefault="00FD4D7E">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404382A"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0EB909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7C3FC612" w14:textId="77777777" w:rsidR="007D6BE5" w:rsidRDefault="00FD4D7E">
      <w:pPr>
        <w:pStyle w:val="NormalWeb"/>
        <w:divId w:val="119810958"/>
        <w:rPr>
          <w:rFonts w:ascii="Georgia" w:hAnsi="Georgia"/>
        </w:rPr>
      </w:pPr>
      <w:r>
        <w:rPr>
          <w:rStyle w:val="datalabel1"/>
          <w:rFonts w:ascii="Georgia" w:hAnsi="Georgia"/>
        </w:rPr>
        <w:t xml:space="preserve">Is there harvest from captive/cultivated sources of this species? </w:t>
      </w:r>
      <w:r>
        <w:rPr>
          <w:rFonts w:ascii="Georgia" w:hAnsi="Georgia"/>
        </w:rPr>
        <w:t>Yes</w:t>
      </w:r>
    </w:p>
    <w:p w14:paraId="359EA9CF" w14:textId="77777777" w:rsidR="007D6BE5" w:rsidRDefault="00FD4D7E">
      <w:pPr>
        <w:pStyle w:val="Heading1"/>
        <w:divId w:val="1167553768"/>
        <w:rPr>
          <w:rFonts w:ascii="Georgia" w:eastAsia="Times New Roman" w:hAnsi="Georgia"/>
          <w:sz w:val="29"/>
          <w:szCs w:val="29"/>
        </w:rPr>
      </w:pPr>
      <w:commentRangeStart w:id="109"/>
      <w:commentRangeStart w:id="110"/>
      <w:r>
        <w:rPr>
          <w:rFonts w:ascii="Georgia" w:eastAsia="Times New Roman" w:hAnsi="Georgia"/>
          <w:sz w:val="29"/>
          <w:szCs w:val="29"/>
        </w:rPr>
        <w:t>Threats</w:t>
      </w:r>
      <w:commentRangeEnd w:id="109"/>
      <w:r w:rsidR="003541C1">
        <w:rPr>
          <w:rStyle w:val="CommentReference"/>
          <w:b w:val="0"/>
          <w:bCs w:val="0"/>
          <w:color w:val="auto"/>
          <w:kern w:val="0"/>
        </w:rPr>
        <w:commentReference w:id="109"/>
      </w:r>
      <w:commentRangeEnd w:id="110"/>
      <w:r w:rsidR="00712FAA">
        <w:rPr>
          <w:rStyle w:val="CommentReference"/>
          <w:b w:val="0"/>
          <w:bCs w:val="0"/>
          <w:color w:val="auto"/>
          <w:kern w:val="0"/>
        </w:rPr>
        <w:commentReference w:id="110"/>
      </w:r>
    </w:p>
    <w:p w14:paraId="22E53B0D" w14:textId="6C900DBE" w:rsidR="007D6BE5" w:rsidRPr="00327747" w:rsidRDefault="00FD4D7E">
      <w:pPr>
        <w:pStyle w:val="NormalWeb"/>
        <w:divId w:val="1167553768"/>
        <w:rPr>
          <w:rFonts w:ascii="Georgia" w:hAnsi="Georgia"/>
        </w:rPr>
      </w:pPr>
      <w:r>
        <w:rPr>
          <w:rFonts w:ascii="Georgia" w:hAnsi="Georgia"/>
        </w:rPr>
        <w:t>This species is known to be use</w:t>
      </w:r>
      <w:ins w:id="111" w:author="Jack Plummer" w:date="2022-05-30T10:45:00Z">
        <w:r w:rsidR="009A6078">
          <w:rPr>
            <w:rFonts w:ascii="Georgia" w:hAnsi="Georgia"/>
          </w:rPr>
          <w:t>d</w:t>
        </w:r>
      </w:ins>
      <w:r>
        <w:rPr>
          <w:rFonts w:ascii="Georgia" w:hAnsi="Georgia"/>
        </w:rPr>
        <w:t xml:space="preserve"> for traditional medicinal purposes and </w:t>
      </w:r>
      <w:del w:id="112" w:author="Jack Plummer" w:date="2022-05-30T10:45:00Z">
        <w:r w:rsidDel="009A6078">
          <w:rPr>
            <w:rFonts w:ascii="Georgia" w:hAnsi="Georgia"/>
          </w:rPr>
          <w:delText xml:space="preserve"> </w:delText>
        </w:r>
      </w:del>
      <w:r>
        <w:rPr>
          <w:rFonts w:ascii="Georgia" w:hAnsi="Georgia"/>
        </w:rPr>
        <w:t>as a </w:t>
      </w:r>
      <w:del w:id="113" w:author="Jack Plummer" w:date="2022-05-30T10:45:00Z">
        <w:r w:rsidDel="009A6078">
          <w:rPr>
            <w:rFonts w:ascii="Georgia" w:hAnsi="Georgia"/>
          </w:rPr>
          <w:delText xml:space="preserve"> </w:delText>
        </w:r>
      </w:del>
      <w:r>
        <w:rPr>
          <w:rFonts w:ascii="Georgia" w:hAnsi="Georgia"/>
        </w:rPr>
        <w:t>fuel wood </w:t>
      </w:r>
      <w:del w:id="114" w:author="Jack Plummer" w:date="2022-05-30T10:45:00Z">
        <w:r w:rsidDel="009A6078">
          <w:rPr>
            <w:rFonts w:ascii="Georgia" w:hAnsi="Georgia"/>
          </w:rPr>
          <w:delText xml:space="preserve"> </w:delText>
        </w:r>
      </w:del>
      <w:r>
        <w:rPr>
          <w:rFonts w:ascii="Georgia" w:hAnsi="Georgia"/>
        </w:rPr>
        <w:t>and fodder. The extent of usage of this species</w:t>
      </w:r>
      <w:ins w:id="115" w:author="Jack Plummer" w:date="2022-05-30T10:45:00Z">
        <w:r w:rsidR="009A6078">
          <w:rPr>
            <w:rFonts w:ascii="Georgia" w:hAnsi="Georgia"/>
          </w:rPr>
          <w:t xml:space="preserve"> for these purposes</w:t>
        </w:r>
      </w:ins>
      <w:r>
        <w:rPr>
          <w:rFonts w:ascii="Georgia" w:hAnsi="Georgia"/>
        </w:rPr>
        <w:t xml:space="preserve"> is currently not well studied. There is no evidence of decline </w:t>
      </w:r>
      <w:ins w:id="116" w:author="Jack Plummer" w:date="2022-05-30T10:45:00Z">
        <w:r w:rsidR="009A6078">
          <w:rPr>
            <w:rFonts w:ascii="Georgia" w:hAnsi="Georgia"/>
          </w:rPr>
          <w:t>of</w:t>
        </w:r>
      </w:ins>
      <w:del w:id="117" w:author="Jack Plummer" w:date="2022-05-30T10:45:00Z">
        <w:r w:rsidDel="009A6078">
          <w:rPr>
            <w:rFonts w:ascii="Georgia" w:hAnsi="Georgia"/>
          </w:rPr>
          <w:delText>to</w:delText>
        </w:r>
      </w:del>
      <w:r>
        <w:rPr>
          <w:rFonts w:ascii="Georgia" w:hAnsi="Georgia"/>
        </w:rPr>
        <w:t xml:space="preserve"> the population.</w:t>
      </w:r>
      <w:ins w:id="118" w:author="Jack Plummer" w:date="2022-05-30T10:46:00Z">
        <w:r w:rsidR="00327747">
          <w:rPr>
            <w:rFonts w:ascii="Georgia" w:hAnsi="Georgia"/>
          </w:rPr>
          <w:t xml:space="preserve"> </w:t>
        </w:r>
      </w:ins>
      <w:ins w:id="119" w:author="Jack Plummer" w:date="2022-05-30T10:47:00Z">
        <w:r w:rsidR="00327747">
          <w:rPr>
            <w:rFonts w:ascii="Georgia" w:hAnsi="Georgia"/>
            <w:i/>
            <w:iCs/>
          </w:rPr>
          <w:t>Add something about nomadic grazing and recreational activities</w:t>
        </w:r>
        <w:r w:rsidR="00327747">
          <w:rPr>
            <w:rFonts w:ascii="Georgia" w:hAnsi="Georgia"/>
          </w:rPr>
          <w:t>.</w:t>
        </w:r>
      </w:ins>
    </w:p>
    <w:p w14:paraId="4F1714D3" w14:textId="77777777" w:rsidR="007D6BE5" w:rsidRDefault="00FD4D7E">
      <w:pPr>
        <w:pStyle w:val="Heading2"/>
        <w:divId w:val="1167553768"/>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85"/>
        <w:gridCol w:w="740"/>
        <w:gridCol w:w="842"/>
        <w:gridCol w:w="842"/>
        <w:gridCol w:w="1201"/>
      </w:tblGrid>
      <w:tr w:rsidR="007D6BE5" w14:paraId="6664C974" w14:textId="77777777">
        <w:trPr>
          <w:divId w:val="1167553768"/>
          <w:tblCellSpacing w:w="15" w:type="dxa"/>
        </w:trPr>
        <w:tc>
          <w:tcPr>
            <w:tcW w:w="0" w:type="auto"/>
            <w:tcBorders>
              <w:bottom w:val="single" w:sz="6" w:space="0" w:color="000000"/>
            </w:tcBorders>
            <w:shd w:val="clear" w:color="auto" w:fill="BBBBBB"/>
            <w:vAlign w:val="center"/>
            <w:hideMark/>
          </w:tcPr>
          <w:p w14:paraId="4386B7D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247C777"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6BBEC95"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26FED7D"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AF6BAAF"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D6BE5" w14:paraId="1C1C59F8" w14:textId="77777777">
        <w:trPr>
          <w:divId w:val="1167553768"/>
          <w:tblCellSpacing w:w="15" w:type="dxa"/>
        </w:trPr>
        <w:tc>
          <w:tcPr>
            <w:tcW w:w="0" w:type="auto"/>
            <w:vAlign w:val="center"/>
            <w:hideMark/>
          </w:tcPr>
          <w:p w14:paraId="439146F9" w14:textId="77777777" w:rsidR="007D6BE5" w:rsidRDefault="00FD4D7E">
            <w:pPr>
              <w:spacing w:after="75"/>
              <w:rPr>
                <w:rFonts w:ascii="Georgia" w:eastAsia="Times New Roman" w:hAnsi="Georgia"/>
                <w:sz w:val="18"/>
                <w:szCs w:val="18"/>
              </w:rPr>
            </w:pPr>
            <w:r>
              <w:rPr>
                <w:rFonts w:ascii="Georgia" w:eastAsia="Times New Roman" w:hAnsi="Georgia"/>
                <w:sz w:val="18"/>
                <w:szCs w:val="18"/>
              </w:rPr>
              <w:t>2.3.1. Agriculture &amp; aquaculture -&gt; Livestock farming &amp; ranching -&gt; Nomadic grazing</w:t>
            </w:r>
          </w:p>
        </w:tc>
        <w:tc>
          <w:tcPr>
            <w:tcW w:w="0" w:type="auto"/>
            <w:vAlign w:val="center"/>
            <w:hideMark/>
          </w:tcPr>
          <w:p w14:paraId="375CA483" w14:textId="77777777" w:rsidR="007D6BE5" w:rsidRDefault="00FD4D7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81FF833" w14:textId="77777777" w:rsidR="007D6BE5" w:rsidRDefault="00FD4D7E">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D81A8B8" w14:textId="77777777" w:rsidR="007D6BE5" w:rsidRDefault="00FD4D7E">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232A62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Unknown</w:t>
            </w:r>
          </w:p>
        </w:tc>
      </w:tr>
      <w:tr w:rsidR="007D6BE5" w14:paraId="707A9511" w14:textId="77777777">
        <w:trPr>
          <w:divId w:val="1167553768"/>
          <w:tblCellSpacing w:w="15" w:type="dxa"/>
        </w:trPr>
        <w:tc>
          <w:tcPr>
            <w:tcW w:w="0" w:type="auto"/>
            <w:vAlign w:val="center"/>
            <w:hideMark/>
          </w:tcPr>
          <w:p w14:paraId="06B43D1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4B974A9B" w14:textId="77777777" w:rsidR="007D6BE5" w:rsidRDefault="00FD4D7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615F434"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34624D8"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5001D8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Low Impact: 3</w:t>
            </w:r>
          </w:p>
        </w:tc>
      </w:tr>
    </w:tbl>
    <w:p w14:paraId="29B5AE21" w14:textId="77777777" w:rsidR="007D6BE5" w:rsidRDefault="00FD4D7E">
      <w:pPr>
        <w:pStyle w:val="Heading1"/>
        <w:divId w:val="1021277549"/>
        <w:rPr>
          <w:rFonts w:ascii="Georgia" w:eastAsia="Times New Roman" w:hAnsi="Georgia"/>
          <w:sz w:val="29"/>
          <w:szCs w:val="29"/>
        </w:rPr>
      </w:pPr>
      <w:r>
        <w:rPr>
          <w:rFonts w:ascii="Georgia" w:eastAsia="Times New Roman" w:hAnsi="Georgia"/>
          <w:sz w:val="29"/>
          <w:szCs w:val="29"/>
        </w:rPr>
        <w:t>Conservation</w:t>
      </w:r>
    </w:p>
    <w:p w14:paraId="39E5F2B1" w14:textId="4786141D" w:rsidR="007D6BE5" w:rsidRDefault="00327747">
      <w:pPr>
        <w:pStyle w:val="NormalWeb"/>
        <w:divId w:val="1021277549"/>
        <w:rPr>
          <w:rFonts w:ascii="Georgia" w:hAnsi="Georgia"/>
        </w:rPr>
      </w:pPr>
      <w:ins w:id="120" w:author="Jack Plummer" w:date="2022-05-30T10:48:00Z">
        <w:r>
          <w:rPr>
            <w:rFonts w:ascii="Georgia" w:hAnsi="Georgia"/>
          </w:rPr>
          <w:t>This species has been recorded from multiple protected areas across its range</w:t>
        </w:r>
        <w:r w:rsidR="00A648AE">
          <w:rPr>
            <w:rFonts w:ascii="Georgia" w:hAnsi="Georgia"/>
          </w:rPr>
          <w:t xml:space="preserve"> (?)</w:t>
        </w:r>
        <w:r>
          <w:rPr>
            <w:rFonts w:ascii="Georgia" w:hAnsi="Georgia"/>
          </w:rPr>
          <w:t xml:space="preserve">. </w:t>
        </w:r>
      </w:ins>
      <w:r w:rsidR="00FD4D7E">
        <w:rPr>
          <w:rFonts w:ascii="Georgia" w:hAnsi="Georgia"/>
        </w:rPr>
        <w:t xml:space="preserve">In Bhutan, </w:t>
      </w:r>
      <w:ins w:id="121" w:author="Jack Plummer" w:date="2022-05-30T10:48:00Z">
        <w:r>
          <w:rPr>
            <w:rFonts w:ascii="Georgia" w:hAnsi="Georgia"/>
          </w:rPr>
          <w:t xml:space="preserve">for example, </w:t>
        </w:r>
      </w:ins>
      <w:r w:rsidR="00FD4D7E">
        <w:rPr>
          <w:rFonts w:ascii="Georgia" w:hAnsi="Georgia"/>
        </w:rPr>
        <w:t xml:space="preserve">this species </w:t>
      </w:r>
      <w:ins w:id="122" w:author="Jack Plummer" w:date="2022-05-30T10:47:00Z">
        <w:r>
          <w:rPr>
            <w:rFonts w:ascii="Georgia" w:hAnsi="Georgia"/>
          </w:rPr>
          <w:t>has</w:t>
        </w:r>
      </w:ins>
      <w:del w:id="123" w:author="Jack Plummer" w:date="2022-05-30T10:47:00Z">
        <w:r w:rsidR="00FD4D7E" w:rsidDel="00327747">
          <w:rPr>
            <w:rFonts w:ascii="Georgia" w:hAnsi="Georgia"/>
          </w:rPr>
          <w:delText>is</w:delText>
        </w:r>
      </w:del>
      <w:r w:rsidR="00FD4D7E">
        <w:rPr>
          <w:rFonts w:ascii="Georgia" w:hAnsi="Georgia"/>
        </w:rPr>
        <w:t xml:space="preserve"> most</w:t>
      </w:r>
      <w:ins w:id="124" w:author="Jack Plummer" w:date="2022-05-30T10:47:00Z">
        <w:r>
          <w:rPr>
            <w:rFonts w:ascii="Georgia" w:hAnsi="Georgia"/>
          </w:rPr>
          <w:t xml:space="preserve"> frequent</w:t>
        </w:r>
      </w:ins>
      <w:r w:rsidR="00FD4D7E">
        <w:rPr>
          <w:rFonts w:ascii="Georgia" w:hAnsi="Georgia"/>
        </w:rPr>
        <w:t xml:space="preserve">ly </w:t>
      </w:r>
      <w:ins w:id="125" w:author="Jack Plummer" w:date="2022-05-30T10:47:00Z">
        <w:r>
          <w:rPr>
            <w:rFonts w:ascii="Georgia" w:hAnsi="Georgia"/>
          </w:rPr>
          <w:t xml:space="preserve">been </w:t>
        </w:r>
      </w:ins>
      <w:r w:rsidR="00FD4D7E">
        <w:rPr>
          <w:rFonts w:ascii="Georgia" w:hAnsi="Georgia"/>
        </w:rPr>
        <w:t xml:space="preserve">recorded </w:t>
      </w:r>
      <w:del w:id="126" w:author="Jack Plummer" w:date="2022-05-30T10:47:00Z">
        <w:r w:rsidR="00FD4D7E" w:rsidDel="00327747">
          <w:rPr>
            <w:rFonts w:ascii="Georgia" w:hAnsi="Georgia"/>
          </w:rPr>
          <w:delText xml:space="preserve">in </w:delText>
        </w:r>
      </w:del>
      <w:ins w:id="127" w:author="Jack Plummer" w:date="2022-05-30T10:47:00Z">
        <w:r>
          <w:rPr>
            <w:rFonts w:ascii="Georgia" w:hAnsi="Georgia"/>
          </w:rPr>
          <w:t xml:space="preserve">from </w:t>
        </w:r>
      </w:ins>
      <w:r w:rsidR="00FD4D7E">
        <w:rPr>
          <w:rFonts w:ascii="Georgia" w:hAnsi="Georgia"/>
        </w:rPr>
        <w:t xml:space="preserve">Jigme </w:t>
      </w:r>
      <w:proofErr w:type="spellStart"/>
      <w:r w:rsidR="00FD4D7E">
        <w:rPr>
          <w:rFonts w:ascii="Georgia" w:hAnsi="Georgia"/>
        </w:rPr>
        <w:t>Khesar</w:t>
      </w:r>
      <w:proofErr w:type="spellEnd"/>
      <w:r w:rsidR="00FD4D7E">
        <w:rPr>
          <w:rFonts w:ascii="Georgia" w:hAnsi="Georgia"/>
        </w:rPr>
        <w:t xml:space="preserve"> Strict Nature Reserve, </w:t>
      </w:r>
      <w:del w:id="128" w:author="Jack Plummer" w:date="2022-05-30T10:47:00Z">
        <w:r w:rsidR="00FD4D7E" w:rsidDel="00327747">
          <w:rPr>
            <w:rFonts w:ascii="Georgia" w:hAnsi="Georgia"/>
          </w:rPr>
          <w:delText xml:space="preserve"> </w:delText>
        </w:r>
      </w:del>
      <w:r w:rsidR="00FD4D7E">
        <w:rPr>
          <w:rFonts w:ascii="Georgia" w:hAnsi="Georgia"/>
        </w:rPr>
        <w:t xml:space="preserve">Jigme Dorji National Park, and </w:t>
      </w:r>
      <w:proofErr w:type="spellStart"/>
      <w:r w:rsidR="00FD4D7E">
        <w:rPr>
          <w:rFonts w:ascii="Georgia" w:hAnsi="Georgia"/>
        </w:rPr>
        <w:t>Wangchuck</w:t>
      </w:r>
      <w:proofErr w:type="spellEnd"/>
      <w:r w:rsidR="00FD4D7E">
        <w:rPr>
          <w:rFonts w:ascii="Georgia" w:hAnsi="Georgia"/>
        </w:rPr>
        <w:t xml:space="preserve"> Centennial Park. The species is known to be represented in </w:t>
      </w:r>
      <w:r w:rsidR="00FD4D7E" w:rsidRPr="00A648AE">
        <w:rPr>
          <w:rFonts w:ascii="Georgia" w:hAnsi="Georgia"/>
          <w:i/>
          <w:iCs/>
          <w:rPrChange w:id="129" w:author="Jack Plummer" w:date="2022-05-30T10:48:00Z">
            <w:rPr>
              <w:rFonts w:ascii="Georgia" w:hAnsi="Georgia"/>
            </w:rPr>
          </w:rPrChange>
        </w:rPr>
        <w:t>ex</w:t>
      </w:r>
      <w:ins w:id="130" w:author="Jack Plummer" w:date="2022-05-30T10:48:00Z">
        <w:r w:rsidR="00A648AE" w:rsidRPr="00A648AE">
          <w:rPr>
            <w:rFonts w:ascii="Georgia" w:hAnsi="Georgia"/>
            <w:i/>
            <w:iCs/>
            <w:rPrChange w:id="131" w:author="Jack Plummer" w:date="2022-05-30T10:48:00Z">
              <w:rPr>
                <w:rFonts w:ascii="Georgia" w:hAnsi="Georgia"/>
              </w:rPr>
            </w:rPrChange>
          </w:rPr>
          <w:t xml:space="preserve"> </w:t>
        </w:r>
      </w:ins>
      <w:del w:id="132" w:author="Jack Plummer" w:date="2022-05-30T10:48:00Z">
        <w:r w:rsidR="00FD4D7E" w:rsidRPr="00A648AE" w:rsidDel="00A648AE">
          <w:rPr>
            <w:rFonts w:ascii="Georgia" w:hAnsi="Georgia"/>
            <w:i/>
            <w:iCs/>
            <w:rPrChange w:id="133" w:author="Jack Plummer" w:date="2022-05-30T10:48:00Z">
              <w:rPr>
                <w:rFonts w:ascii="Georgia" w:hAnsi="Georgia"/>
              </w:rPr>
            </w:rPrChange>
          </w:rPr>
          <w:delText>-</w:delText>
        </w:r>
      </w:del>
      <w:r w:rsidR="00FD4D7E" w:rsidRPr="00A648AE">
        <w:rPr>
          <w:rFonts w:ascii="Georgia" w:hAnsi="Georgia"/>
          <w:i/>
          <w:iCs/>
          <w:rPrChange w:id="134" w:author="Jack Plummer" w:date="2022-05-30T10:48:00Z">
            <w:rPr>
              <w:rFonts w:ascii="Georgia" w:hAnsi="Georgia"/>
            </w:rPr>
          </w:rPrChange>
        </w:rPr>
        <w:t>situ</w:t>
      </w:r>
      <w:r w:rsidR="00FD4D7E">
        <w:rPr>
          <w:rFonts w:ascii="Georgia" w:hAnsi="Georgia"/>
        </w:rPr>
        <w:t xml:space="preserve"> conservation in botanical gardens</w:t>
      </w:r>
      <w:del w:id="135" w:author="Jack Plummer" w:date="2022-05-30T10:48:00Z">
        <w:r w:rsidR="00FD4D7E" w:rsidDel="00A648AE">
          <w:rPr>
            <w:rFonts w:ascii="Georgia" w:hAnsi="Georgia"/>
          </w:rPr>
          <w:delText xml:space="preserve"> </w:delText>
        </w:r>
      </w:del>
      <w:ins w:id="136" w:author="Jack Plummer" w:date="2022-05-30T10:48:00Z">
        <w:r w:rsidR="00A648AE">
          <w:rPr>
            <w:rFonts w:ascii="Georgia" w:hAnsi="Georgia"/>
          </w:rPr>
          <w:t xml:space="preserve"> (BGCI 2022)</w:t>
        </w:r>
      </w:ins>
      <w:del w:id="137" w:author="Jack Plummer" w:date="2022-05-30T10:48:00Z">
        <w:r w:rsidR="00FD4D7E" w:rsidDel="00A648AE">
          <w:rPr>
            <w:rFonts w:ascii="Georgia" w:hAnsi="Georgia"/>
          </w:rPr>
          <w:delText>and Park</w:delText>
        </w:r>
      </w:del>
      <w:r w:rsidR="00FD4D7E">
        <w:rPr>
          <w:rFonts w:ascii="Georgia" w:hAnsi="Georgia"/>
        </w:rPr>
        <w:t>.</w:t>
      </w:r>
    </w:p>
    <w:p w14:paraId="459C4DD0" w14:textId="77777777" w:rsidR="007D6BE5" w:rsidRDefault="00FD4D7E">
      <w:pPr>
        <w:pStyle w:val="Heading2"/>
        <w:divId w:val="1021277549"/>
        <w:rPr>
          <w:rFonts w:ascii="Georgia" w:eastAsia="Times New Roman" w:hAnsi="Georgia"/>
          <w:sz w:val="27"/>
          <w:szCs w:val="27"/>
        </w:rPr>
      </w:pPr>
      <w:commentRangeStart w:id="138"/>
      <w:r>
        <w:rPr>
          <w:rFonts w:ascii="Georgia" w:eastAsia="Times New Roman" w:hAnsi="Georgia"/>
          <w:sz w:val="27"/>
          <w:szCs w:val="27"/>
        </w:rPr>
        <w:t>Conservation Actions In- Place</w:t>
      </w:r>
      <w:commentRangeEnd w:id="138"/>
      <w:r w:rsidR="00645653">
        <w:rPr>
          <w:rStyle w:val="CommentReference"/>
          <w:b w:val="0"/>
          <w:bCs w:val="0"/>
        </w:rPr>
        <w:commentReference w:id="13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49"/>
        <w:gridCol w:w="6361"/>
      </w:tblGrid>
      <w:tr w:rsidR="007D6BE5" w14:paraId="396E283D" w14:textId="77777777">
        <w:trPr>
          <w:divId w:val="1021277549"/>
          <w:tblCellSpacing w:w="15" w:type="dxa"/>
        </w:trPr>
        <w:tc>
          <w:tcPr>
            <w:tcW w:w="0" w:type="auto"/>
            <w:tcBorders>
              <w:bottom w:val="single" w:sz="6" w:space="0" w:color="000000"/>
            </w:tcBorders>
            <w:shd w:val="clear" w:color="auto" w:fill="BBBBBB"/>
            <w:vAlign w:val="center"/>
            <w:hideMark/>
          </w:tcPr>
          <w:p w14:paraId="1861F26A"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009D9BC9"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Note</w:t>
            </w:r>
          </w:p>
        </w:tc>
      </w:tr>
      <w:tr w:rsidR="007D6BE5" w14:paraId="39B8198B" w14:textId="77777777">
        <w:trPr>
          <w:divId w:val="1021277549"/>
          <w:tblCellSpacing w:w="15" w:type="dxa"/>
        </w:trPr>
        <w:tc>
          <w:tcPr>
            <w:tcW w:w="0" w:type="auto"/>
            <w:vAlign w:val="center"/>
            <w:hideMark/>
          </w:tcPr>
          <w:p w14:paraId="520A8B2B" w14:textId="77777777" w:rsidR="007D6BE5" w:rsidRDefault="00FD4D7E">
            <w:pPr>
              <w:spacing w:after="75"/>
              <w:rPr>
                <w:rFonts w:ascii="Georgia" w:eastAsia="Times New Roman" w:hAnsi="Georgia"/>
                <w:sz w:val="18"/>
                <w:szCs w:val="18"/>
              </w:rPr>
            </w:pPr>
            <w:r>
              <w:rPr>
                <w:rFonts w:ascii="Georgia" w:eastAsia="Times New Roman" w:hAnsi="Georgia"/>
                <w:sz w:val="18"/>
                <w:szCs w:val="18"/>
              </w:rPr>
              <w:lastRenderedPageBreak/>
              <w:t>Yes</w:t>
            </w:r>
          </w:p>
        </w:tc>
        <w:tc>
          <w:tcPr>
            <w:tcW w:w="0" w:type="auto"/>
            <w:vAlign w:val="center"/>
            <w:hideMark/>
          </w:tcPr>
          <w:p w14:paraId="7989E236" w14:textId="1DF7C7E9" w:rsidR="007D6BE5" w:rsidRDefault="00FD4D7E">
            <w:pPr>
              <w:spacing w:after="75"/>
              <w:rPr>
                <w:rFonts w:ascii="Georgia" w:eastAsia="Times New Roman" w:hAnsi="Georgia"/>
                <w:sz w:val="18"/>
                <w:szCs w:val="18"/>
              </w:rPr>
            </w:pPr>
            <w:r>
              <w:rPr>
                <w:rFonts w:ascii="Georgia" w:eastAsia="Times New Roman" w:hAnsi="Georgia"/>
                <w:sz w:val="18"/>
                <w:szCs w:val="18"/>
              </w:rPr>
              <w:t xml:space="preserve">Known to be represented in </w:t>
            </w:r>
            <w:r w:rsidRPr="00E34EFB">
              <w:rPr>
                <w:rFonts w:ascii="Georgia" w:eastAsia="Times New Roman" w:hAnsi="Georgia"/>
                <w:i/>
                <w:iCs/>
                <w:sz w:val="18"/>
                <w:szCs w:val="18"/>
                <w:rPrChange w:id="139" w:author="Jack Plummer" w:date="2022-05-30T10:54:00Z">
                  <w:rPr>
                    <w:rFonts w:ascii="Georgia" w:eastAsia="Times New Roman" w:hAnsi="Georgia"/>
                    <w:sz w:val="18"/>
                    <w:szCs w:val="18"/>
                  </w:rPr>
                </w:rPrChange>
              </w:rPr>
              <w:t>ex situ</w:t>
            </w:r>
            <w:r>
              <w:rPr>
                <w:rFonts w:ascii="Georgia" w:eastAsia="Times New Roman" w:hAnsi="Georgia"/>
                <w:sz w:val="18"/>
                <w:szCs w:val="18"/>
              </w:rPr>
              <w:t xml:space="preserve"> conservation in botanical garden</w:t>
            </w:r>
            <w:ins w:id="140" w:author="Jack Plummer" w:date="2022-05-30T10:54:00Z">
              <w:r w:rsidR="00E34EFB">
                <w:rPr>
                  <w:rFonts w:ascii="Georgia" w:eastAsia="Times New Roman" w:hAnsi="Georgia"/>
                  <w:sz w:val="18"/>
                  <w:szCs w:val="18"/>
                </w:rPr>
                <w:t>s</w:t>
              </w:r>
            </w:ins>
            <w:r>
              <w:rPr>
                <w:rFonts w:ascii="Georgia" w:eastAsia="Times New Roman" w:hAnsi="Georgia"/>
                <w:sz w:val="18"/>
                <w:szCs w:val="18"/>
              </w:rPr>
              <w:t xml:space="preserve"> </w:t>
            </w:r>
            <w:ins w:id="141" w:author="Jack Plummer" w:date="2022-05-30T10:54:00Z">
              <w:r w:rsidR="00E34EFB">
                <w:rPr>
                  <w:rFonts w:ascii="Georgia" w:eastAsia="Times New Roman" w:hAnsi="Georgia"/>
                  <w:sz w:val="18"/>
                  <w:szCs w:val="18"/>
                </w:rPr>
                <w:t>(BGCI 2022).</w:t>
              </w:r>
            </w:ins>
            <w:del w:id="142" w:author="Jack Plummer" w:date="2022-05-30T10:54:00Z">
              <w:r w:rsidDel="00E34EFB">
                <w:rPr>
                  <w:rFonts w:ascii="Georgia" w:eastAsia="Times New Roman" w:hAnsi="Georgia"/>
                  <w:sz w:val="18"/>
                  <w:szCs w:val="18"/>
                </w:rPr>
                <w:delText>and parks</w:delText>
              </w:r>
            </w:del>
          </w:p>
        </w:tc>
      </w:tr>
    </w:tbl>
    <w:p w14:paraId="66B8C0EF" w14:textId="77777777" w:rsidR="007D6BE5" w:rsidRDefault="00FD4D7E">
      <w:pPr>
        <w:pStyle w:val="Heading2"/>
        <w:divId w:val="1021277549"/>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7D6BE5" w14:paraId="4EBC35CA" w14:textId="77777777">
        <w:trPr>
          <w:divId w:val="1021277549"/>
          <w:tblCellSpacing w:w="15" w:type="dxa"/>
        </w:trPr>
        <w:tc>
          <w:tcPr>
            <w:tcW w:w="0" w:type="auto"/>
            <w:tcBorders>
              <w:bottom w:val="single" w:sz="6" w:space="0" w:color="000000"/>
            </w:tcBorders>
            <w:shd w:val="clear" w:color="auto" w:fill="BBBBBB"/>
            <w:vAlign w:val="center"/>
            <w:hideMark/>
          </w:tcPr>
          <w:p w14:paraId="58CE900D" w14:textId="77777777" w:rsidR="007D6BE5" w:rsidRDefault="00FD4D7E">
            <w:pPr>
              <w:spacing w:after="75"/>
              <w:rPr>
                <w:rFonts w:ascii="Georgia" w:eastAsia="Times New Roman" w:hAnsi="Georgia"/>
                <w:b/>
                <w:bCs/>
                <w:sz w:val="18"/>
                <w:szCs w:val="18"/>
              </w:rPr>
            </w:pPr>
            <w:commentRangeStart w:id="143"/>
            <w:r>
              <w:rPr>
                <w:rFonts w:ascii="Georgia" w:eastAsia="Times New Roman" w:hAnsi="Georgia"/>
                <w:b/>
                <w:bCs/>
                <w:sz w:val="18"/>
                <w:szCs w:val="18"/>
              </w:rPr>
              <w:t>Conservation Actions</w:t>
            </w:r>
            <w:commentRangeEnd w:id="143"/>
            <w:r w:rsidR="00735D9B">
              <w:rPr>
                <w:rStyle w:val="CommentReference"/>
              </w:rPr>
              <w:commentReference w:id="143"/>
            </w:r>
          </w:p>
        </w:tc>
        <w:tc>
          <w:tcPr>
            <w:tcW w:w="0" w:type="auto"/>
            <w:tcBorders>
              <w:bottom w:val="single" w:sz="6" w:space="0" w:color="000000"/>
            </w:tcBorders>
            <w:shd w:val="clear" w:color="auto" w:fill="BBBBBB"/>
            <w:vAlign w:val="center"/>
            <w:hideMark/>
          </w:tcPr>
          <w:p w14:paraId="07792CE6"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Note</w:t>
            </w:r>
          </w:p>
        </w:tc>
      </w:tr>
      <w:tr w:rsidR="007D6BE5" w14:paraId="73A9F6B3" w14:textId="77777777">
        <w:trPr>
          <w:divId w:val="1021277549"/>
          <w:tblCellSpacing w:w="15" w:type="dxa"/>
        </w:trPr>
        <w:tc>
          <w:tcPr>
            <w:tcW w:w="0" w:type="auto"/>
            <w:tcBorders>
              <w:bottom w:val="single" w:sz="6" w:space="0" w:color="CCCCCC"/>
            </w:tcBorders>
            <w:vAlign w:val="center"/>
            <w:hideMark/>
          </w:tcPr>
          <w:p w14:paraId="2568761A" w14:textId="77777777" w:rsidR="007D6BE5" w:rsidRDefault="00FD4D7E">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3387969E"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5A6A1FEC" w14:textId="77777777" w:rsidR="007D6BE5" w:rsidRDefault="00FD4D7E">
      <w:pPr>
        <w:pStyle w:val="Heading2"/>
        <w:divId w:val="1021277549"/>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7D6BE5" w14:paraId="6E7AEAE9" w14:textId="77777777">
        <w:trPr>
          <w:divId w:val="1021277549"/>
          <w:tblCellSpacing w:w="15" w:type="dxa"/>
        </w:trPr>
        <w:tc>
          <w:tcPr>
            <w:tcW w:w="0" w:type="auto"/>
            <w:tcBorders>
              <w:bottom w:val="single" w:sz="6" w:space="0" w:color="000000"/>
            </w:tcBorders>
            <w:shd w:val="clear" w:color="auto" w:fill="BBBBBB"/>
            <w:vAlign w:val="center"/>
            <w:hideMark/>
          </w:tcPr>
          <w:p w14:paraId="345773FB"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A093675"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Note</w:t>
            </w:r>
          </w:p>
        </w:tc>
      </w:tr>
      <w:tr w:rsidR="007D6BE5" w14:paraId="501F6367" w14:textId="77777777">
        <w:trPr>
          <w:divId w:val="1021277549"/>
          <w:tblCellSpacing w:w="15" w:type="dxa"/>
        </w:trPr>
        <w:tc>
          <w:tcPr>
            <w:tcW w:w="0" w:type="auto"/>
            <w:tcBorders>
              <w:bottom w:val="single" w:sz="6" w:space="0" w:color="CCCCCC"/>
            </w:tcBorders>
            <w:vAlign w:val="center"/>
            <w:hideMark/>
          </w:tcPr>
          <w:p w14:paraId="7C92E6A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AA67D3D"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35F334DE" w14:textId="77777777">
        <w:trPr>
          <w:divId w:val="1021277549"/>
          <w:tblCellSpacing w:w="15" w:type="dxa"/>
        </w:trPr>
        <w:tc>
          <w:tcPr>
            <w:tcW w:w="0" w:type="auto"/>
            <w:tcBorders>
              <w:bottom w:val="single" w:sz="6" w:space="0" w:color="CCCCCC"/>
            </w:tcBorders>
            <w:vAlign w:val="center"/>
            <w:hideMark/>
          </w:tcPr>
          <w:p w14:paraId="5F3542E1" w14:textId="77777777" w:rsidR="007D6BE5" w:rsidRDefault="00FD4D7E">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1953912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71B00FD4" w14:textId="77777777">
        <w:trPr>
          <w:divId w:val="1021277549"/>
          <w:tblCellSpacing w:w="15" w:type="dxa"/>
        </w:trPr>
        <w:tc>
          <w:tcPr>
            <w:tcW w:w="0" w:type="auto"/>
            <w:tcBorders>
              <w:bottom w:val="single" w:sz="6" w:space="0" w:color="CCCCCC"/>
            </w:tcBorders>
            <w:vAlign w:val="center"/>
            <w:hideMark/>
          </w:tcPr>
          <w:p w14:paraId="4E4003FC" w14:textId="77777777" w:rsidR="007D6BE5" w:rsidRDefault="00FD4D7E">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08E5C480"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r w:rsidR="007D6BE5" w14:paraId="666548DB" w14:textId="77777777">
        <w:trPr>
          <w:divId w:val="1021277549"/>
          <w:tblCellSpacing w:w="15" w:type="dxa"/>
        </w:trPr>
        <w:tc>
          <w:tcPr>
            <w:tcW w:w="0" w:type="auto"/>
            <w:tcBorders>
              <w:bottom w:val="single" w:sz="6" w:space="0" w:color="CCCCCC"/>
            </w:tcBorders>
            <w:vAlign w:val="center"/>
            <w:hideMark/>
          </w:tcPr>
          <w:p w14:paraId="0A5C341A" w14:textId="77777777" w:rsidR="007D6BE5" w:rsidRDefault="00FD4D7E">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0E47752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56A8D98A" w14:textId="77777777" w:rsidR="007D6BE5" w:rsidRDefault="00FD4D7E">
      <w:pPr>
        <w:pStyle w:val="Heading1"/>
        <w:divId w:val="1940868914"/>
        <w:rPr>
          <w:rFonts w:ascii="Georgia" w:eastAsia="Times New Roman" w:hAnsi="Georgia"/>
          <w:sz w:val="29"/>
          <w:szCs w:val="29"/>
        </w:rPr>
      </w:pPr>
      <w:r>
        <w:rPr>
          <w:rFonts w:ascii="Georgia" w:eastAsia="Times New Roman" w:hAnsi="Georgia"/>
          <w:sz w:val="29"/>
          <w:szCs w:val="29"/>
        </w:rPr>
        <w:t>Ecosystem Services</w:t>
      </w:r>
    </w:p>
    <w:p w14:paraId="26AE7720" w14:textId="77777777" w:rsidR="007D6BE5" w:rsidRDefault="00FD4D7E">
      <w:pPr>
        <w:pStyle w:val="Heading2"/>
        <w:divId w:val="1940868914"/>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7D6BE5" w14:paraId="1C7BEB3B" w14:textId="77777777">
        <w:trPr>
          <w:divId w:val="1940868914"/>
          <w:tblCellSpacing w:w="15" w:type="dxa"/>
        </w:trPr>
        <w:tc>
          <w:tcPr>
            <w:tcW w:w="0" w:type="auto"/>
            <w:tcBorders>
              <w:bottom w:val="single" w:sz="6" w:space="0" w:color="000000"/>
            </w:tcBorders>
            <w:shd w:val="clear" w:color="auto" w:fill="BBBBBB"/>
            <w:vAlign w:val="center"/>
            <w:hideMark/>
          </w:tcPr>
          <w:p w14:paraId="0E1CC0FF" w14:textId="77777777" w:rsidR="007D6BE5" w:rsidRDefault="00FD4D7E">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024BD39" w14:textId="77777777" w:rsidR="007D6BE5" w:rsidRDefault="00FD4D7E">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7D6BE5" w14:paraId="253349A4" w14:textId="77777777">
        <w:trPr>
          <w:divId w:val="1940868914"/>
          <w:tblCellSpacing w:w="15" w:type="dxa"/>
        </w:trPr>
        <w:tc>
          <w:tcPr>
            <w:tcW w:w="0" w:type="auto"/>
            <w:vAlign w:val="center"/>
            <w:hideMark/>
          </w:tcPr>
          <w:p w14:paraId="58FC00C3" w14:textId="77777777" w:rsidR="007D6BE5" w:rsidRDefault="00FD4D7E">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6B62842" w14:textId="77777777" w:rsidR="007D6BE5" w:rsidRDefault="00FD4D7E">
            <w:pPr>
              <w:spacing w:after="75"/>
              <w:rPr>
                <w:rFonts w:ascii="Georgia" w:eastAsia="Times New Roman" w:hAnsi="Georgia"/>
                <w:sz w:val="18"/>
                <w:szCs w:val="18"/>
              </w:rPr>
            </w:pPr>
            <w:r>
              <w:rPr>
                <w:rFonts w:ascii="Georgia" w:eastAsia="Times New Roman" w:hAnsi="Georgia"/>
                <w:sz w:val="18"/>
                <w:szCs w:val="18"/>
              </w:rPr>
              <w:t>-</w:t>
            </w:r>
          </w:p>
        </w:tc>
      </w:tr>
    </w:tbl>
    <w:p w14:paraId="3B9CCE01" w14:textId="77777777" w:rsidR="007D6BE5" w:rsidRDefault="00FD4D7E">
      <w:pPr>
        <w:pStyle w:val="Heading1"/>
        <w:rPr>
          <w:rFonts w:ascii="Georgia" w:eastAsia="Times New Roman" w:hAnsi="Georgia"/>
          <w:sz w:val="29"/>
          <w:szCs w:val="29"/>
        </w:rPr>
      </w:pPr>
      <w:commentRangeStart w:id="144"/>
      <w:commentRangeStart w:id="145"/>
      <w:r>
        <w:rPr>
          <w:rFonts w:ascii="Georgia" w:eastAsia="Times New Roman" w:hAnsi="Georgia"/>
          <w:sz w:val="29"/>
          <w:szCs w:val="29"/>
        </w:rPr>
        <w:t>Bibliography</w:t>
      </w:r>
      <w:commentRangeEnd w:id="144"/>
      <w:r w:rsidR="00826377">
        <w:rPr>
          <w:rStyle w:val="CommentReference"/>
          <w:b w:val="0"/>
          <w:bCs w:val="0"/>
          <w:color w:val="auto"/>
          <w:kern w:val="0"/>
        </w:rPr>
        <w:commentReference w:id="144"/>
      </w:r>
      <w:commentRangeEnd w:id="145"/>
      <w:r w:rsidR="00DA003E">
        <w:rPr>
          <w:rStyle w:val="CommentReference"/>
          <w:b w:val="0"/>
          <w:bCs w:val="0"/>
          <w:color w:val="auto"/>
          <w:kern w:val="0"/>
        </w:rPr>
        <w:commentReference w:id="145"/>
      </w:r>
    </w:p>
    <w:p w14:paraId="7044AD4B" w14:textId="43F6A7DB" w:rsidR="000D5695" w:rsidRDefault="000D5695">
      <w:pPr>
        <w:pStyle w:val="NormalWeb"/>
        <w:divId w:val="1253706557"/>
        <w:rPr>
          <w:ins w:id="146" w:author="Jack Plummer" w:date="2022-05-30T11:04:00Z"/>
          <w:rFonts w:ascii="Georgia" w:hAnsi="Georgia"/>
        </w:rPr>
      </w:pPr>
      <w:ins w:id="147" w:author="Jack Plummer" w:date="2022-05-30T10:28:00Z">
        <w:r w:rsidRPr="000D5695">
          <w:rPr>
            <w:rFonts w:ascii="Georgia" w:hAnsi="Georgia"/>
          </w:rPr>
          <w:t>Akhter, R. 1986. Caprifoliaceae. In: Flora of Pakistan. (Eds.): E. Nasir &amp; S.I. Ali. 174: 1-33.</w:t>
        </w:r>
      </w:ins>
    </w:p>
    <w:p w14:paraId="689249E2" w14:textId="76BA32A6" w:rsidR="002F4074" w:rsidRDefault="00FD4D7E">
      <w:pPr>
        <w:pStyle w:val="NormalWeb"/>
        <w:divId w:val="1253706557"/>
        <w:rPr>
          <w:ins w:id="148" w:author="Jack Plummer" w:date="2022-05-30T10:52:00Z"/>
          <w:rFonts w:ascii="Georgia" w:hAnsi="Georgia"/>
        </w:rPr>
      </w:pPr>
      <w:ins w:id="149" w:author="Jack Plummer" w:date="2022-05-30T11:05:00Z">
        <w:r w:rsidRPr="00FD4D7E">
          <w:rPr>
            <w:rFonts w:ascii="Georgia" w:hAnsi="Georgia"/>
          </w:rPr>
          <w:t xml:space="preserve">Bachman, S., Moat, J., Hill, A.W., de la Torre, J. and Scott, B. 2011. Supporting Red List threat assessments with </w:t>
        </w:r>
        <w:proofErr w:type="spellStart"/>
        <w:r w:rsidRPr="00FD4D7E">
          <w:rPr>
            <w:rFonts w:ascii="Georgia" w:hAnsi="Georgia"/>
          </w:rPr>
          <w:t>GeoCAT</w:t>
        </w:r>
        <w:proofErr w:type="spellEnd"/>
        <w:r w:rsidRPr="00FD4D7E">
          <w:rPr>
            <w:rFonts w:ascii="Georgia" w:hAnsi="Georgia"/>
          </w:rPr>
          <w:t xml:space="preserve">: geospatial conservation assessment tool. In: V. Smith and L. </w:t>
        </w:r>
        <w:proofErr w:type="spellStart"/>
        <w:r w:rsidRPr="00FD4D7E">
          <w:rPr>
            <w:rFonts w:ascii="Georgia" w:hAnsi="Georgia"/>
          </w:rPr>
          <w:t>Penev</w:t>
        </w:r>
        <w:proofErr w:type="spellEnd"/>
        <w:r w:rsidRPr="00FD4D7E">
          <w:rPr>
            <w:rFonts w:ascii="Georgia" w:hAnsi="Georgia"/>
          </w:rPr>
          <w:t xml:space="preserve"> (eds), e-Infrastructures for data publishing in biodiversity science, pp. 117-126. </w:t>
        </w:r>
        <w:proofErr w:type="spellStart"/>
        <w:r w:rsidRPr="00FD4D7E">
          <w:rPr>
            <w:rFonts w:ascii="Georgia" w:hAnsi="Georgia"/>
          </w:rPr>
          <w:t>ZooKeys</w:t>
        </w:r>
        <w:proofErr w:type="spellEnd"/>
        <w:r w:rsidRPr="00FD4D7E">
          <w:rPr>
            <w:rFonts w:ascii="Georgia" w:hAnsi="Georgia"/>
          </w:rPr>
          <w:t>.</w:t>
        </w:r>
      </w:ins>
    </w:p>
    <w:p w14:paraId="300D01B7" w14:textId="74F9C6BF" w:rsidR="008F4823" w:rsidRDefault="00FA1DA5">
      <w:pPr>
        <w:pStyle w:val="NormalWeb"/>
        <w:divId w:val="1253706557"/>
        <w:rPr>
          <w:ins w:id="150" w:author="Jack Plummer" w:date="2022-05-30T10:28:00Z"/>
          <w:rFonts w:ascii="Georgia" w:hAnsi="Georgia"/>
        </w:rPr>
      </w:pPr>
      <w:ins w:id="151" w:author="Jack Plummer" w:date="2022-05-30T10:53:00Z">
        <w:r w:rsidRPr="00FA1DA5">
          <w:rPr>
            <w:rFonts w:ascii="Georgia" w:hAnsi="Georgia"/>
          </w:rPr>
          <w:t xml:space="preserve">BGCI. 2022. Botanic Gardens Conservation International (BGCI) - </w:t>
        </w:r>
        <w:proofErr w:type="spellStart"/>
        <w:r w:rsidRPr="00FA1DA5">
          <w:rPr>
            <w:rFonts w:ascii="Georgia" w:hAnsi="Georgia"/>
          </w:rPr>
          <w:t>PlantSearch</w:t>
        </w:r>
        <w:proofErr w:type="spellEnd"/>
        <w:r w:rsidRPr="00FA1DA5">
          <w:rPr>
            <w:rFonts w:ascii="Georgia" w:hAnsi="Georgia"/>
          </w:rPr>
          <w:t>. Available at: https://tools.bgci.org/plant_search.php. (Accessed: 2022).</w:t>
        </w:r>
      </w:ins>
    </w:p>
    <w:p w14:paraId="0997C366" w14:textId="5A9DBC11" w:rsidR="007D6BE5" w:rsidRPr="007D6BE5" w:rsidRDefault="00FD4D7E">
      <w:pPr>
        <w:pStyle w:val="NormalWeb"/>
        <w:divId w:val="1253706557"/>
        <w:rPr>
          <w:rFonts w:ascii="Georgia" w:hAnsi="Georgia"/>
          <w:color w:val="FF0000"/>
          <w:rPrChange w:id="152" w:author="Jack Plummer" w:date="2022-05-30T11:02:00Z">
            <w:rPr>
              <w:rFonts w:ascii="Georgia" w:hAnsi="Georgia"/>
            </w:rPr>
          </w:rPrChange>
        </w:rPr>
      </w:pPr>
      <w:commentRangeStart w:id="153"/>
      <w:proofErr w:type="spellStart"/>
      <w:r w:rsidRPr="00056BA2">
        <w:rPr>
          <w:rFonts w:ascii="Georgia" w:hAnsi="Georgia"/>
          <w:color w:val="FF0000"/>
          <w:rPrChange w:id="154" w:author="Jack Plummer" w:date="2022-05-30T11:02:00Z">
            <w:rPr>
              <w:rFonts w:ascii="Georgia" w:hAnsi="Georgia"/>
            </w:rPr>
          </w:rPrChange>
        </w:rPr>
        <w:t>CoL.</w:t>
      </w:r>
      <w:proofErr w:type="spellEnd"/>
      <w:r w:rsidRPr="00056BA2">
        <w:rPr>
          <w:rFonts w:ascii="Georgia" w:hAnsi="Georgia"/>
          <w:color w:val="FF0000"/>
          <w:rPrChange w:id="155" w:author="Jack Plummer" w:date="2022-05-30T11:02:00Z">
            <w:rPr>
              <w:rFonts w:ascii="Georgia" w:hAnsi="Georgia"/>
            </w:rPr>
          </w:rPrChange>
        </w:rPr>
        <w:t xml:space="preserve"> Checklist. 2022. Catalogue of </w:t>
      </w:r>
      <w:proofErr w:type="spellStart"/>
      <w:r w:rsidRPr="00056BA2">
        <w:rPr>
          <w:rFonts w:ascii="Georgia" w:hAnsi="Georgia"/>
          <w:color w:val="FF0000"/>
          <w:rPrChange w:id="156" w:author="Jack Plummer" w:date="2022-05-30T11:02:00Z">
            <w:rPr>
              <w:rFonts w:ascii="Georgia" w:hAnsi="Georgia"/>
            </w:rPr>
          </w:rPrChange>
        </w:rPr>
        <w:t>Life.Available</w:t>
      </w:r>
      <w:proofErr w:type="spellEnd"/>
      <w:r w:rsidRPr="00056BA2">
        <w:rPr>
          <w:rFonts w:ascii="Georgia" w:hAnsi="Georgia"/>
          <w:color w:val="FF0000"/>
          <w:rPrChange w:id="157" w:author="Jack Plummer" w:date="2022-05-30T11:02:00Z">
            <w:rPr>
              <w:rFonts w:ascii="Georgia" w:hAnsi="Georgia"/>
            </w:rPr>
          </w:rPrChange>
        </w:rPr>
        <w:t xml:space="preserve"> </w:t>
      </w:r>
      <w:proofErr w:type="spellStart"/>
      <w:proofErr w:type="gramStart"/>
      <w:r w:rsidRPr="00056BA2">
        <w:rPr>
          <w:rFonts w:ascii="Georgia" w:hAnsi="Georgia"/>
          <w:color w:val="FF0000"/>
          <w:rPrChange w:id="158" w:author="Jack Plummer" w:date="2022-05-30T11:02:00Z">
            <w:rPr>
              <w:rFonts w:ascii="Georgia" w:hAnsi="Georgia"/>
            </w:rPr>
          </w:rPrChange>
        </w:rPr>
        <w:t>at:https</w:t>
      </w:r>
      <w:proofErr w:type="spellEnd"/>
      <w:r w:rsidRPr="00056BA2">
        <w:rPr>
          <w:rFonts w:ascii="Georgia" w:hAnsi="Georgia"/>
          <w:color w:val="FF0000"/>
          <w:rPrChange w:id="159" w:author="Jack Plummer" w:date="2022-05-30T11:02:00Z">
            <w:rPr>
              <w:rFonts w:ascii="Georgia" w:hAnsi="Georgia"/>
            </w:rPr>
          </w:rPrChange>
        </w:rPr>
        <w:t>://www.catalogueoflife.org/data/taxon/5BC6F</w:t>
      </w:r>
      <w:proofErr w:type="gramEnd"/>
      <w:r w:rsidRPr="00056BA2">
        <w:rPr>
          <w:rFonts w:ascii="Georgia" w:hAnsi="Georgia"/>
          <w:color w:val="FF0000"/>
          <w:rPrChange w:id="160" w:author="Jack Plummer" w:date="2022-05-30T11:02:00Z">
            <w:rPr>
              <w:rFonts w:ascii="Georgia" w:hAnsi="Georgia"/>
            </w:rPr>
          </w:rPrChange>
        </w:rPr>
        <w:t xml:space="preserve"> (Accessed:24 May 2022).</w:t>
      </w:r>
      <w:commentRangeEnd w:id="153"/>
      <w:r w:rsidR="004221C4" w:rsidRPr="00056BA2">
        <w:rPr>
          <w:rStyle w:val="CommentReference"/>
          <w:color w:val="FF0000"/>
          <w:rPrChange w:id="161" w:author="Jack Plummer" w:date="2022-05-30T11:02:00Z">
            <w:rPr>
              <w:rStyle w:val="CommentReference"/>
            </w:rPr>
          </w:rPrChange>
        </w:rPr>
        <w:commentReference w:id="153"/>
      </w:r>
    </w:p>
    <w:p w14:paraId="1E2FDB07" w14:textId="77777777" w:rsidR="007D6BE5" w:rsidRPr="007D6BE5" w:rsidRDefault="00FD4D7E">
      <w:pPr>
        <w:pStyle w:val="NormalWeb"/>
        <w:divId w:val="1253706557"/>
        <w:rPr>
          <w:rFonts w:ascii="Georgia" w:hAnsi="Georgia"/>
          <w:color w:val="FF0000"/>
          <w:rPrChange w:id="162" w:author="Jack Plummer" w:date="2022-05-30T11:02:00Z">
            <w:rPr>
              <w:rFonts w:ascii="Georgia" w:hAnsi="Georgia"/>
            </w:rPr>
          </w:rPrChange>
        </w:rPr>
      </w:pPr>
      <w:r w:rsidRPr="00056BA2">
        <w:rPr>
          <w:rFonts w:ascii="Georgia" w:hAnsi="Georgia"/>
          <w:color w:val="FF0000"/>
          <w:rPrChange w:id="163" w:author="Jack Plummer" w:date="2022-05-30T11:02:00Z">
            <w:rPr>
              <w:rFonts w:ascii="Georgia" w:hAnsi="Georgia"/>
            </w:rPr>
          </w:rPrChange>
        </w:rPr>
        <w:t xml:space="preserve">Flora of China checklist. 2022. Flora of China </w:t>
      </w:r>
      <w:proofErr w:type="gramStart"/>
      <w:r w:rsidRPr="00056BA2">
        <w:rPr>
          <w:rFonts w:ascii="Georgia" w:hAnsi="Georgia"/>
          <w:color w:val="FF0000"/>
          <w:rPrChange w:id="164" w:author="Jack Plummer" w:date="2022-05-30T11:02:00Z">
            <w:rPr>
              <w:rFonts w:ascii="Georgia" w:hAnsi="Georgia"/>
            </w:rPr>
          </w:rPrChange>
        </w:rPr>
        <w:t>checklist :</w:t>
      </w:r>
      <w:proofErr w:type="gramEnd"/>
      <w:r w:rsidRPr="00056BA2">
        <w:rPr>
          <w:rFonts w:ascii="Georgia" w:hAnsi="Georgia"/>
          <w:color w:val="FF0000"/>
          <w:rPrChange w:id="165" w:author="Jack Plummer" w:date="2022-05-30T11:02:00Z">
            <w:rPr>
              <w:rFonts w:ascii="Georgia" w:hAnsi="Georgia"/>
            </w:rPr>
          </w:rPrChange>
        </w:rPr>
        <w:t xml:space="preserve"> Available at:www.eflora.org. (Accessed: 24 May 2022).</w:t>
      </w:r>
    </w:p>
    <w:p w14:paraId="2CF24D26" w14:textId="77777777" w:rsidR="007D6BE5" w:rsidRPr="007D6BE5" w:rsidRDefault="00FD4D7E">
      <w:pPr>
        <w:pStyle w:val="NormalWeb"/>
        <w:divId w:val="1253706557"/>
        <w:rPr>
          <w:rFonts w:ascii="Georgia" w:hAnsi="Georgia"/>
          <w:color w:val="FF0000"/>
          <w:rPrChange w:id="166" w:author="Jack Plummer" w:date="2022-05-30T11:02:00Z">
            <w:rPr>
              <w:rFonts w:ascii="Georgia" w:hAnsi="Georgia"/>
            </w:rPr>
          </w:rPrChange>
        </w:rPr>
      </w:pPr>
      <w:r w:rsidRPr="00056BA2">
        <w:rPr>
          <w:rFonts w:ascii="Georgia" w:hAnsi="Georgia"/>
          <w:color w:val="FF0000"/>
          <w:rPrChange w:id="167" w:author="Jack Plummer" w:date="2022-05-30T11:02:00Z">
            <w:rPr>
              <w:rFonts w:ascii="Georgia" w:hAnsi="Georgia"/>
            </w:rPr>
          </w:rPrChange>
        </w:rPr>
        <w:t>Flowers of India. Retrieved May 25, 2022. Flowers of India.</w:t>
      </w:r>
    </w:p>
    <w:p w14:paraId="668667B8" w14:textId="17B4C7E6" w:rsidR="007D6BE5" w:rsidRPr="00056BA2" w:rsidRDefault="00FD4D7E">
      <w:pPr>
        <w:pStyle w:val="NormalWeb"/>
        <w:divId w:val="1253706557"/>
        <w:rPr>
          <w:rFonts w:ascii="Georgia" w:hAnsi="Georgia"/>
        </w:rPr>
      </w:pPr>
      <w:r w:rsidRPr="00056BA2">
        <w:rPr>
          <w:rFonts w:ascii="Georgia" w:hAnsi="Georgia"/>
        </w:rPr>
        <w:t>GBIF.Org. 2022. Global Biodiversity Information Facility data portal.</w:t>
      </w:r>
      <w:ins w:id="168" w:author="Jack Plummer" w:date="2022-05-30T10:50:00Z">
        <w:r w:rsidR="00826377" w:rsidRPr="00056BA2">
          <w:rPr>
            <w:rFonts w:ascii="Georgia" w:hAnsi="Georgia"/>
          </w:rPr>
          <w:t xml:space="preserve"> </w:t>
        </w:r>
      </w:ins>
      <w:r w:rsidRPr="00056BA2">
        <w:rPr>
          <w:rFonts w:ascii="Georgia" w:hAnsi="Georgia"/>
        </w:rPr>
        <w:t>Collection of herbarium specimens</w:t>
      </w:r>
      <w:proofErr w:type="gramStart"/>
      <w:r w:rsidRPr="00056BA2">
        <w:rPr>
          <w:rFonts w:ascii="Georgia" w:hAnsi="Georgia"/>
        </w:rPr>
        <w:t>. .</w:t>
      </w:r>
      <w:proofErr w:type="gramEnd"/>
    </w:p>
    <w:p w14:paraId="4D45F188" w14:textId="77777777" w:rsidR="007D6BE5" w:rsidRPr="007D6BE5" w:rsidRDefault="00FD4D7E">
      <w:pPr>
        <w:pStyle w:val="NormalWeb"/>
        <w:divId w:val="1253706557"/>
        <w:rPr>
          <w:rFonts w:ascii="Georgia" w:hAnsi="Georgia"/>
          <w:color w:val="FF0000"/>
          <w:rPrChange w:id="169" w:author="Jack Plummer" w:date="2022-05-30T11:02:00Z">
            <w:rPr>
              <w:rFonts w:ascii="Georgia" w:hAnsi="Georgia"/>
            </w:rPr>
          </w:rPrChange>
        </w:rPr>
      </w:pPr>
      <w:r w:rsidRPr="00645653">
        <w:rPr>
          <w:rFonts w:ascii="Georgia" w:hAnsi="Georgia"/>
          <w:color w:val="FF0000"/>
          <w:rPrChange w:id="170" w:author="Jack Plummer" w:date="2022-05-30T11:02:00Z">
            <w:rPr>
              <w:rFonts w:ascii="Georgia" w:hAnsi="Georgia"/>
            </w:rPr>
          </w:rPrChange>
        </w:rPr>
        <w:t>Grierson</w:t>
      </w:r>
      <w:del w:id="171" w:author="Jack Plummer" w:date="2022-05-30T10:52:00Z">
        <w:r w:rsidRPr="00645653" w:rsidDel="00DA003E">
          <w:rPr>
            <w:rFonts w:ascii="Georgia" w:hAnsi="Georgia"/>
            <w:color w:val="FF0000"/>
            <w:rPrChange w:id="172" w:author="Jack Plummer" w:date="2022-05-30T11:02:00Z">
              <w:rPr>
                <w:rFonts w:ascii="Georgia" w:hAnsi="Georgia"/>
              </w:rPr>
            </w:rPrChange>
          </w:rPr>
          <w:delText xml:space="preserve"> </w:delText>
        </w:r>
      </w:del>
      <w:r w:rsidRPr="00645653">
        <w:rPr>
          <w:rFonts w:ascii="Georgia" w:hAnsi="Georgia"/>
          <w:color w:val="FF0000"/>
          <w:rPrChange w:id="173" w:author="Jack Plummer" w:date="2022-05-30T11:02:00Z">
            <w:rPr>
              <w:rFonts w:ascii="Georgia" w:hAnsi="Georgia"/>
            </w:rPr>
          </w:rPrChange>
        </w:rPr>
        <w:t xml:space="preserve">, A.J.C and Long, D.G. 2001. </w:t>
      </w:r>
      <w:r w:rsidRPr="00645653">
        <w:rPr>
          <w:rFonts w:ascii="Georgia" w:hAnsi="Georgia"/>
          <w:i/>
          <w:iCs/>
          <w:color w:val="FF0000"/>
          <w:rPrChange w:id="174" w:author="Jack Plummer" w:date="2022-05-30T11:02:00Z">
            <w:rPr>
              <w:rFonts w:ascii="Georgia" w:hAnsi="Georgia"/>
              <w:i/>
              <w:iCs/>
            </w:rPr>
          </w:rPrChange>
        </w:rPr>
        <w:t>Flora of Bhutan, Vol. 2, Part 3, Royal Botanical Garden Edinburgh</w:t>
      </w:r>
      <w:r w:rsidRPr="00645653">
        <w:rPr>
          <w:rFonts w:ascii="Georgia" w:hAnsi="Georgia"/>
          <w:color w:val="FF0000"/>
          <w:rPrChange w:id="175" w:author="Jack Plummer" w:date="2022-05-30T11:02:00Z">
            <w:rPr>
              <w:rFonts w:ascii="Georgia" w:hAnsi="Georgia"/>
            </w:rPr>
          </w:rPrChange>
        </w:rPr>
        <w:t>.</w:t>
      </w:r>
    </w:p>
    <w:p w14:paraId="0F4FD9A2" w14:textId="77777777" w:rsidR="007D6BE5" w:rsidRPr="007D6BE5" w:rsidRDefault="00FD4D7E">
      <w:pPr>
        <w:pStyle w:val="NormalWeb"/>
        <w:divId w:val="1253706557"/>
        <w:rPr>
          <w:rFonts w:ascii="Georgia" w:hAnsi="Georgia"/>
          <w:color w:val="FF0000"/>
          <w:rPrChange w:id="176" w:author="Jack Plummer" w:date="2022-05-30T11:02:00Z">
            <w:rPr>
              <w:rFonts w:ascii="Georgia" w:hAnsi="Georgia"/>
            </w:rPr>
          </w:rPrChange>
        </w:rPr>
      </w:pPr>
      <w:proofErr w:type="spellStart"/>
      <w:r w:rsidRPr="00645653">
        <w:rPr>
          <w:rFonts w:ascii="Georgia" w:hAnsi="Georgia"/>
          <w:color w:val="FF0000"/>
          <w:rPrChange w:id="177" w:author="Jack Plummer" w:date="2022-05-30T11:02:00Z">
            <w:rPr>
              <w:rFonts w:ascii="Georgia" w:hAnsi="Georgia"/>
            </w:rPr>
          </w:rPrChange>
        </w:rPr>
        <w:t>Muhaisen</w:t>
      </w:r>
      <w:proofErr w:type="spellEnd"/>
      <w:r w:rsidRPr="00645653">
        <w:rPr>
          <w:rFonts w:ascii="Georgia" w:hAnsi="Georgia"/>
          <w:color w:val="FF0000"/>
          <w:rPrChange w:id="178" w:author="Jack Plummer" w:date="2022-05-30T11:02:00Z">
            <w:rPr>
              <w:rFonts w:ascii="Georgia" w:hAnsi="Georgia"/>
            </w:rPr>
          </w:rPrChange>
        </w:rPr>
        <w:t xml:space="preserve">, H.M.H., Ilyas, M., </w:t>
      </w:r>
      <w:proofErr w:type="spellStart"/>
      <w:r w:rsidRPr="00645653">
        <w:rPr>
          <w:rFonts w:ascii="Georgia" w:hAnsi="Georgia"/>
          <w:color w:val="FF0000"/>
          <w:rPrChange w:id="179" w:author="Jack Plummer" w:date="2022-05-30T11:02:00Z">
            <w:rPr>
              <w:rFonts w:ascii="Georgia" w:hAnsi="Georgia"/>
            </w:rPr>
          </w:rPrChange>
        </w:rPr>
        <w:t>Mushfiq</w:t>
      </w:r>
      <w:proofErr w:type="spellEnd"/>
      <w:r w:rsidRPr="00645653">
        <w:rPr>
          <w:rFonts w:ascii="Georgia" w:hAnsi="Georgia"/>
          <w:color w:val="FF0000"/>
          <w:rPrChange w:id="180" w:author="Jack Plummer" w:date="2022-05-30T11:02:00Z">
            <w:rPr>
              <w:rFonts w:ascii="Georgia" w:hAnsi="Georgia"/>
            </w:rPr>
          </w:rPrChange>
        </w:rPr>
        <w:t xml:space="preserve">, M., Parveen, M and </w:t>
      </w:r>
      <w:proofErr w:type="spellStart"/>
      <w:r w:rsidRPr="00645653">
        <w:rPr>
          <w:rFonts w:ascii="Georgia" w:hAnsi="Georgia"/>
          <w:color w:val="FF0000"/>
          <w:rPrChange w:id="181" w:author="Jack Plummer" w:date="2022-05-30T11:02:00Z">
            <w:rPr>
              <w:rFonts w:ascii="Georgia" w:hAnsi="Georgia"/>
            </w:rPr>
          </w:rPrChange>
        </w:rPr>
        <w:t>Basudan</w:t>
      </w:r>
      <w:proofErr w:type="spellEnd"/>
      <w:r w:rsidRPr="00645653">
        <w:rPr>
          <w:rFonts w:ascii="Georgia" w:hAnsi="Georgia"/>
          <w:color w:val="FF0000"/>
          <w:rPrChange w:id="182" w:author="Jack Plummer" w:date="2022-05-30T11:02:00Z">
            <w:rPr>
              <w:rFonts w:ascii="Georgia" w:hAnsi="Georgia"/>
            </w:rPr>
          </w:rPrChange>
        </w:rPr>
        <w:t xml:space="preserve">, O.A. 2002. Flavonoid from Viburnum </w:t>
      </w:r>
      <w:proofErr w:type="spellStart"/>
      <w:r w:rsidRPr="00645653">
        <w:rPr>
          <w:rFonts w:ascii="Georgia" w:hAnsi="Georgia"/>
          <w:color w:val="FF0000"/>
          <w:rPrChange w:id="183" w:author="Jack Plummer" w:date="2022-05-30T11:02:00Z">
            <w:rPr>
              <w:rFonts w:ascii="Georgia" w:hAnsi="Georgia"/>
            </w:rPr>
          </w:rPrChange>
        </w:rPr>
        <w:t>cotinifolium</w:t>
      </w:r>
      <w:proofErr w:type="spellEnd"/>
      <w:r w:rsidRPr="00645653">
        <w:rPr>
          <w:rFonts w:ascii="Georgia" w:hAnsi="Georgia"/>
          <w:color w:val="FF0000"/>
          <w:rPrChange w:id="184" w:author="Jack Plummer" w:date="2022-05-30T11:02:00Z">
            <w:rPr>
              <w:rFonts w:ascii="Georgia" w:hAnsi="Georgia"/>
            </w:rPr>
          </w:rPrChange>
        </w:rPr>
        <w:t xml:space="preserve">. </w:t>
      </w:r>
      <w:r w:rsidRPr="00645653">
        <w:rPr>
          <w:rFonts w:ascii="Georgia" w:hAnsi="Georgia"/>
          <w:i/>
          <w:iCs/>
          <w:color w:val="FF0000"/>
          <w:rPrChange w:id="185" w:author="Jack Plummer" w:date="2022-05-30T11:02:00Z">
            <w:rPr>
              <w:rFonts w:ascii="Georgia" w:hAnsi="Georgia"/>
              <w:i/>
              <w:iCs/>
            </w:rPr>
          </w:rPrChange>
        </w:rPr>
        <w:t>Chemical Research</w:t>
      </w:r>
      <w:r w:rsidRPr="00645653">
        <w:rPr>
          <w:rFonts w:ascii="Georgia" w:hAnsi="Georgia"/>
          <w:color w:val="FF0000"/>
          <w:rPrChange w:id="186" w:author="Jack Plummer" w:date="2022-05-30T11:02:00Z">
            <w:rPr>
              <w:rFonts w:ascii="Georgia" w:hAnsi="Georgia"/>
            </w:rPr>
          </w:rPrChange>
        </w:rPr>
        <w:t xml:space="preserve"> 480: 1066-1079.</w:t>
      </w:r>
    </w:p>
    <w:p w14:paraId="055CCC8F" w14:textId="69E41499" w:rsidR="007D6BE5" w:rsidRPr="007D6BE5" w:rsidRDefault="00FD4D7E">
      <w:pPr>
        <w:pStyle w:val="NormalWeb"/>
        <w:divId w:val="1253706557"/>
        <w:rPr>
          <w:rFonts w:ascii="Georgia" w:hAnsi="Georgia"/>
          <w:color w:val="FF0000"/>
          <w:rPrChange w:id="187" w:author="Jack Plummer" w:date="2022-05-30T11:01:00Z">
            <w:rPr>
              <w:rFonts w:ascii="Georgia" w:hAnsi="Georgia"/>
            </w:rPr>
          </w:rPrChange>
        </w:rPr>
      </w:pPr>
      <w:r w:rsidRPr="00645653">
        <w:rPr>
          <w:rFonts w:ascii="Georgia" w:hAnsi="Georgia"/>
          <w:color w:val="FF0000"/>
          <w:rPrChange w:id="188" w:author="Jack Plummer" w:date="2022-05-30T11:01:00Z">
            <w:rPr>
              <w:rFonts w:ascii="Georgia" w:hAnsi="Georgia"/>
            </w:rPr>
          </w:rPrChange>
        </w:rPr>
        <w:lastRenderedPageBreak/>
        <w:t>Polunin, O</w:t>
      </w:r>
      <w:ins w:id="189" w:author="Jack Plummer" w:date="2022-05-30T10:49:00Z">
        <w:r w:rsidR="003C219A" w:rsidRPr="00645653">
          <w:rPr>
            <w:rFonts w:ascii="Georgia" w:hAnsi="Georgia"/>
            <w:color w:val="FF0000"/>
            <w:rPrChange w:id="190" w:author="Jack Plummer" w:date="2022-05-30T11:01:00Z">
              <w:rPr>
                <w:rFonts w:ascii="Georgia" w:hAnsi="Georgia"/>
              </w:rPr>
            </w:rPrChange>
          </w:rPr>
          <w:t>.</w:t>
        </w:r>
      </w:ins>
      <w:r w:rsidRPr="00645653">
        <w:rPr>
          <w:rFonts w:ascii="Georgia" w:hAnsi="Georgia"/>
          <w:color w:val="FF0000"/>
          <w:rPrChange w:id="191" w:author="Jack Plummer" w:date="2022-05-30T11:01:00Z">
            <w:rPr>
              <w:rFonts w:ascii="Georgia" w:hAnsi="Georgia"/>
            </w:rPr>
          </w:rPrChange>
        </w:rPr>
        <w:t xml:space="preserve"> and Stainton, A. 1984. </w:t>
      </w:r>
      <w:r w:rsidRPr="00645653">
        <w:rPr>
          <w:rFonts w:ascii="Georgia" w:hAnsi="Georgia"/>
          <w:i/>
          <w:iCs/>
          <w:color w:val="FF0000"/>
          <w:rPrChange w:id="192" w:author="Jack Plummer" w:date="2022-05-30T11:01:00Z">
            <w:rPr>
              <w:rFonts w:ascii="Georgia" w:hAnsi="Georgia"/>
              <w:i/>
              <w:iCs/>
            </w:rPr>
          </w:rPrChange>
        </w:rPr>
        <w:t xml:space="preserve">Flowers of the </w:t>
      </w:r>
      <w:commentRangeStart w:id="193"/>
      <w:r w:rsidRPr="00645653">
        <w:rPr>
          <w:rFonts w:ascii="Georgia" w:hAnsi="Georgia"/>
          <w:i/>
          <w:iCs/>
          <w:color w:val="FF0000"/>
          <w:rPrChange w:id="194" w:author="Jack Plummer" w:date="2022-05-30T11:01:00Z">
            <w:rPr>
              <w:rFonts w:ascii="Georgia" w:hAnsi="Georgia"/>
              <w:i/>
              <w:iCs/>
            </w:rPr>
          </w:rPrChange>
        </w:rPr>
        <w:t>Himalaya</w:t>
      </w:r>
      <w:commentRangeEnd w:id="193"/>
      <w:r w:rsidR="002F4074">
        <w:rPr>
          <w:rStyle w:val="CommentReference"/>
        </w:rPr>
        <w:commentReference w:id="193"/>
      </w:r>
      <w:r w:rsidRPr="00645653">
        <w:rPr>
          <w:rFonts w:ascii="Georgia" w:hAnsi="Georgia"/>
          <w:color w:val="FF0000"/>
          <w:rPrChange w:id="195" w:author="Jack Plummer" w:date="2022-05-30T11:01:00Z">
            <w:rPr>
              <w:rFonts w:ascii="Georgia" w:hAnsi="Georgia"/>
            </w:rPr>
          </w:rPrChange>
        </w:rPr>
        <w:t>.</w:t>
      </w:r>
      <w:ins w:id="196" w:author="Jack Plummer" w:date="2022-05-30T11:03:00Z">
        <w:r w:rsidR="002F4074">
          <w:rPr>
            <w:rFonts w:ascii="Georgia" w:hAnsi="Georgia"/>
            <w:color w:val="FF0000"/>
          </w:rPr>
          <w:t xml:space="preserve"> </w:t>
        </w:r>
      </w:ins>
    </w:p>
    <w:p w14:paraId="54203FF9" w14:textId="415A76EE" w:rsidR="007D6BE5" w:rsidRPr="007D6BE5" w:rsidRDefault="00FD4D7E">
      <w:pPr>
        <w:pStyle w:val="NormalWeb"/>
        <w:divId w:val="1253706557"/>
        <w:rPr>
          <w:ins w:id="197" w:author="Jack Plummer" w:date="2022-05-30T10:51:00Z"/>
          <w:rFonts w:ascii="Georgia" w:hAnsi="Georgia"/>
          <w:color w:val="FF0000"/>
          <w:rPrChange w:id="198" w:author="Jack Plummer" w:date="2022-05-30T11:01:00Z">
            <w:rPr>
              <w:ins w:id="199" w:author="Jack Plummer" w:date="2022-05-30T10:51:00Z"/>
              <w:rFonts w:ascii="Georgia" w:hAnsi="Georgia"/>
            </w:rPr>
          </w:rPrChange>
        </w:rPr>
      </w:pPr>
      <w:r w:rsidRPr="00645653">
        <w:rPr>
          <w:rFonts w:ascii="Georgia" w:hAnsi="Georgia"/>
          <w:color w:val="FF0000"/>
          <w:rPrChange w:id="200" w:author="Jack Plummer" w:date="2022-05-30T11:01:00Z">
            <w:rPr>
              <w:rFonts w:ascii="Georgia" w:hAnsi="Georgia"/>
            </w:rPr>
          </w:rPrChange>
        </w:rPr>
        <w:t>Polunin, O</w:t>
      </w:r>
      <w:ins w:id="201" w:author="Jack Plummer" w:date="2022-05-30T10:49:00Z">
        <w:r w:rsidR="003C219A" w:rsidRPr="00645653">
          <w:rPr>
            <w:rFonts w:ascii="Georgia" w:hAnsi="Georgia"/>
            <w:color w:val="FF0000"/>
            <w:rPrChange w:id="202" w:author="Jack Plummer" w:date="2022-05-30T11:01:00Z">
              <w:rPr>
                <w:rFonts w:ascii="Georgia" w:hAnsi="Georgia"/>
              </w:rPr>
            </w:rPrChange>
          </w:rPr>
          <w:t>.</w:t>
        </w:r>
      </w:ins>
      <w:r w:rsidRPr="00645653">
        <w:rPr>
          <w:rFonts w:ascii="Georgia" w:hAnsi="Georgia"/>
          <w:color w:val="FF0000"/>
          <w:rPrChange w:id="203" w:author="Jack Plummer" w:date="2022-05-30T11:01:00Z">
            <w:rPr>
              <w:rFonts w:ascii="Georgia" w:hAnsi="Georgia"/>
            </w:rPr>
          </w:rPrChange>
        </w:rPr>
        <w:t xml:space="preserve"> and Stainton, A. 1987. </w:t>
      </w:r>
      <w:r w:rsidRPr="00645653">
        <w:rPr>
          <w:rFonts w:ascii="Georgia" w:hAnsi="Georgia"/>
          <w:i/>
          <w:iCs/>
          <w:color w:val="FF0000"/>
          <w:rPrChange w:id="204" w:author="Jack Plummer" w:date="2022-05-30T11:01:00Z">
            <w:rPr>
              <w:rFonts w:ascii="Georgia" w:hAnsi="Georgia"/>
              <w:i/>
              <w:iCs/>
            </w:rPr>
          </w:rPrChange>
        </w:rPr>
        <w:t>Concise Flowers of the Himalaya</w:t>
      </w:r>
      <w:r w:rsidRPr="00645653">
        <w:rPr>
          <w:rFonts w:ascii="Georgia" w:hAnsi="Georgia"/>
          <w:color w:val="FF0000"/>
          <w:rPrChange w:id="205" w:author="Jack Plummer" w:date="2022-05-30T11:01:00Z">
            <w:rPr>
              <w:rFonts w:ascii="Georgia" w:hAnsi="Georgia"/>
            </w:rPr>
          </w:rPrChange>
        </w:rPr>
        <w:t>.</w:t>
      </w:r>
    </w:p>
    <w:p w14:paraId="46915EB4" w14:textId="4D19D8CB" w:rsidR="00B56CEE" w:rsidRDefault="00B56CEE">
      <w:pPr>
        <w:pStyle w:val="NormalWeb"/>
        <w:divId w:val="1253706557"/>
        <w:rPr>
          <w:rFonts w:ascii="Georgia" w:hAnsi="Georgia"/>
        </w:rPr>
      </w:pPr>
      <w:ins w:id="206" w:author="Jack Plummer" w:date="2022-05-30T10:51:00Z">
        <w:r w:rsidRPr="00B56CEE">
          <w:rPr>
            <w:rFonts w:ascii="Georgia" w:hAnsi="Georgia"/>
          </w:rPr>
          <w:t>POWO. 2022. Plants of the World Online. Facilitated by the Royal Botanic Gardens, Kew. Available at: http://powo.science.kew.org/. (Accessed: 2022).</w:t>
        </w:r>
      </w:ins>
    </w:p>
    <w:p w14:paraId="74430BDF" w14:textId="77777777" w:rsidR="007D6BE5" w:rsidRDefault="00FD4D7E">
      <w:pPr>
        <w:pStyle w:val="NormalWeb"/>
        <w:divId w:val="1253706557"/>
        <w:rPr>
          <w:rFonts w:ascii="Georgia" w:hAnsi="Georgia"/>
        </w:rPr>
      </w:pPr>
      <w:r>
        <w:rPr>
          <w:rFonts w:ascii="Georgia" w:hAnsi="Georgia"/>
        </w:rPr>
        <w:t xml:space="preserve">Rad, J.S., </w:t>
      </w:r>
      <w:proofErr w:type="spellStart"/>
      <w:r>
        <w:rPr>
          <w:rFonts w:ascii="Georgia" w:hAnsi="Georgia"/>
        </w:rPr>
        <w:t>Quispe</w:t>
      </w:r>
      <w:proofErr w:type="spellEnd"/>
      <w:r>
        <w:rPr>
          <w:rFonts w:ascii="Georgia" w:hAnsi="Georgia"/>
        </w:rPr>
        <w:t xml:space="preserve">, C., Vergara, C.V., </w:t>
      </w:r>
      <w:proofErr w:type="spellStart"/>
      <w:r>
        <w:rPr>
          <w:rFonts w:ascii="Georgia" w:hAnsi="Georgia"/>
        </w:rPr>
        <w:t>Kitic</w:t>
      </w:r>
      <w:proofErr w:type="spellEnd"/>
      <w:r>
        <w:rPr>
          <w:rFonts w:ascii="Georgia" w:hAnsi="Georgia"/>
        </w:rPr>
        <w:t xml:space="preserve">, D., </w:t>
      </w:r>
      <w:proofErr w:type="spellStart"/>
      <w:r>
        <w:rPr>
          <w:rFonts w:ascii="Georgia" w:hAnsi="Georgia"/>
        </w:rPr>
        <w:t>Kostic</w:t>
      </w:r>
      <w:proofErr w:type="spellEnd"/>
      <w:r>
        <w:rPr>
          <w:rFonts w:ascii="Georgia" w:hAnsi="Georgia"/>
        </w:rPr>
        <w:t xml:space="preserve">, M., Armstrong, L., </w:t>
      </w:r>
      <w:proofErr w:type="spellStart"/>
      <w:r>
        <w:rPr>
          <w:rFonts w:ascii="Georgia" w:hAnsi="Georgia"/>
        </w:rPr>
        <w:t>Shinwari</w:t>
      </w:r>
      <w:proofErr w:type="spellEnd"/>
      <w:r>
        <w:rPr>
          <w:rFonts w:ascii="Georgia" w:hAnsi="Georgia"/>
        </w:rPr>
        <w:t xml:space="preserve">, Z.K., Khali, A.T., </w:t>
      </w:r>
      <w:proofErr w:type="spellStart"/>
      <w:r>
        <w:rPr>
          <w:rFonts w:ascii="Georgia" w:hAnsi="Georgia"/>
        </w:rPr>
        <w:t>Jokanovic</w:t>
      </w:r>
      <w:proofErr w:type="spellEnd"/>
      <w:r>
        <w:rPr>
          <w:rFonts w:ascii="Georgia" w:hAnsi="Georgia"/>
        </w:rPr>
        <w:t xml:space="preserve">, M.B., </w:t>
      </w:r>
      <w:proofErr w:type="spellStart"/>
      <w:r>
        <w:rPr>
          <w:rFonts w:ascii="Georgia" w:hAnsi="Georgia"/>
        </w:rPr>
        <w:t>Masic</w:t>
      </w:r>
      <w:proofErr w:type="spellEnd"/>
      <w:r>
        <w:rPr>
          <w:rFonts w:ascii="Georgia" w:hAnsi="Georgia"/>
        </w:rPr>
        <w:t xml:space="preserve">, B.L., </w:t>
      </w:r>
      <w:proofErr w:type="spellStart"/>
      <w:r>
        <w:rPr>
          <w:rFonts w:ascii="Georgia" w:hAnsi="Georgia"/>
        </w:rPr>
        <w:t>Varonii</w:t>
      </w:r>
      <w:proofErr w:type="spellEnd"/>
      <w:r>
        <w:rPr>
          <w:rFonts w:ascii="Georgia" w:hAnsi="Georgia"/>
        </w:rPr>
        <w:t xml:space="preserve">, E.M., </w:t>
      </w:r>
      <w:proofErr w:type="spellStart"/>
      <w:r>
        <w:rPr>
          <w:rFonts w:ascii="Georgia" w:hAnsi="Georgia"/>
        </w:rPr>
        <w:t>Iriti</w:t>
      </w:r>
      <w:proofErr w:type="spellEnd"/>
      <w:r>
        <w:rPr>
          <w:rFonts w:ascii="Georgia" w:hAnsi="Georgia"/>
        </w:rPr>
        <w:t xml:space="preserve">, M., Gomez, G.L., Bravo, J.H., Salazar, L.A and Cho, W.C. 2021. Genus Viburnum: Therapeutic Potentialities and </w:t>
      </w:r>
      <w:proofErr w:type="spellStart"/>
      <w:r>
        <w:rPr>
          <w:rFonts w:ascii="Georgia" w:hAnsi="Georgia"/>
        </w:rPr>
        <w:t>Agro</w:t>
      </w:r>
      <w:proofErr w:type="spellEnd"/>
      <w:r>
        <w:rPr>
          <w:rFonts w:ascii="Georgia" w:hAnsi="Georgia"/>
        </w:rPr>
        <w:t xml:space="preserve">-Food-Pharma Application. </w:t>
      </w:r>
      <w:r>
        <w:rPr>
          <w:rFonts w:ascii="Georgia" w:hAnsi="Georgia"/>
          <w:i/>
          <w:iCs/>
        </w:rPr>
        <w:t>Oxidative Medicine and Cellular Longevity</w:t>
      </w:r>
      <w:r>
        <w:rPr>
          <w:rFonts w:ascii="Georgia" w:hAnsi="Georgia"/>
        </w:rPr>
        <w:t xml:space="preserve"> 2021: 26.</w:t>
      </w:r>
    </w:p>
    <w:p w14:paraId="4B2B50BD" w14:textId="2F575C4E" w:rsidR="007D6BE5" w:rsidRDefault="00FD4D7E">
      <w:pPr>
        <w:pStyle w:val="NormalWeb"/>
        <w:divId w:val="1253706557"/>
        <w:rPr>
          <w:ins w:id="207" w:author="Jack Plummer" w:date="2022-05-30T10:18:00Z"/>
          <w:rFonts w:ascii="Georgia" w:hAnsi="Georgia"/>
        </w:rPr>
      </w:pPr>
      <w:r>
        <w:rPr>
          <w:rFonts w:ascii="Georgia" w:hAnsi="Georgia"/>
        </w:rPr>
        <w:t xml:space="preserve">Singh, S., Bhat, J.A., Malik, Z.A., Youssouf, M., Bussmann, R.W and Kunwar, R.M. 2019. Sacred Groves in Western Himalaya, India: Community- Managed Nature Refuges for Conservation of Biodiversity and Culture. </w:t>
      </w:r>
      <w:r>
        <w:rPr>
          <w:rFonts w:ascii="Georgia" w:hAnsi="Georgia"/>
          <w:i/>
          <w:iCs/>
        </w:rPr>
        <w:t>Ethnobotany Research and Application</w:t>
      </w:r>
      <w:r>
        <w:rPr>
          <w:rFonts w:ascii="Georgia" w:hAnsi="Georgia"/>
        </w:rPr>
        <w:t xml:space="preserve"> 18: 1-21.</w:t>
      </w:r>
    </w:p>
    <w:p w14:paraId="457CDAC0" w14:textId="46D12F2A" w:rsidR="008C5101" w:rsidRDefault="008C5101">
      <w:pPr>
        <w:pStyle w:val="NormalWeb"/>
        <w:divId w:val="1253706557"/>
        <w:rPr>
          <w:rFonts w:ascii="Georgia" w:hAnsi="Georgia"/>
        </w:rPr>
      </w:pPr>
      <w:ins w:id="208" w:author="Jack Plummer" w:date="2022-05-30T10:18:00Z">
        <w:r w:rsidRPr="008C5101">
          <w:rPr>
            <w:rFonts w:ascii="Georgia" w:hAnsi="Georgia"/>
          </w:rPr>
          <w:t xml:space="preserve">Wu, Z. Y., P. H. Raven &amp; D. Y. Hong. 2011. Flora of China. Vol. 19 (Cucurbitaceae through </w:t>
        </w:r>
        <w:proofErr w:type="spellStart"/>
        <w:r w:rsidRPr="008C5101">
          <w:rPr>
            <w:rFonts w:ascii="Georgia" w:hAnsi="Georgia"/>
          </w:rPr>
          <w:t>Valerianaceae</w:t>
        </w:r>
        <w:proofErr w:type="spellEnd"/>
        <w:r w:rsidRPr="008C5101">
          <w:rPr>
            <w:rFonts w:ascii="Georgia" w:hAnsi="Georgia"/>
          </w:rPr>
          <w:t xml:space="preserve">, with </w:t>
        </w:r>
        <w:proofErr w:type="spellStart"/>
        <w:r w:rsidRPr="008C5101">
          <w:rPr>
            <w:rFonts w:ascii="Georgia" w:hAnsi="Georgia"/>
          </w:rPr>
          <w:t>Annonaceae</w:t>
        </w:r>
        <w:proofErr w:type="spellEnd"/>
        <w:r w:rsidRPr="008C5101">
          <w:rPr>
            <w:rFonts w:ascii="Georgia" w:hAnsi="Georgia"/>
          </w:rPr>
          <w:t xml:space="preserve"> and </w:t>
        </w:r>
        <w:proofErr w:type="spellStart"/>
        <w:r w:rsidRPr="008C5101">
          <w:rPr>
            <w:rFonts w:ascii="Georgia" w:hAnsi="Georgia"/>
          </w:rPr>
          <w:t>Berberidaceae</w:t>
        </w:r>
        <w:proofErr w:type="spellEnd"/>
        <w:r w:rsidRPr="008C5101">
          <w:rPr>
            <w:rFonts w:ascii="Georgia" w:hAnsi="Georgia"/>
          </w:rPr>
          <w:t>). Science Press, Beijing, and Missouri Botanical Garden Press, St. Louis.</w:t>
        </w:r>
      </w:ins>
    </w:p>
    <w:sectPr w:rsidR="008C510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5-30T09:44:00Z" w:initials="JP">
    <w:p w14:paraId="6A594C00" w14:textId="6A426B45" w:rsidR="00C75C9A" w:rsidRPr="00777A58" w:rsidRDefault="00C75C9A">
      <w:pPr>
        <w:pStyle w:val="CommentText"/>
      </w:pPr>
      <w:r>
        <w:rPr>
          <w:rStyle w:val="CommentReference"/>
        </w:rPr>
        <w:annotationRef/>
      </w:r>
      <w:r>
        <w:t xml:space="preserve">In the taxonomic notes, I think we should perhaps add that there are three accepted varieties: </w:t>
      </w:r>
      <w:r w:rsidR="003C0C6D" w:rsidRPr="003C0C6D">
        <w:t>var.</w:t>
      </w:r>
      <w:r w:rsidR="003C0C6D" w:rsidRPr="003C0C6D">
        <w:rPr>
          <w:i/>
          <w:iCs/>
        </w:rPr>
        <w:t xml:space="preserve"> </w:t>
      </w:r>
      <w:proofErr w:type="spellStart"/>
      <w:r w:rsidR="003C0C6D" w:rsidRPr="003C0C6D">
        <w:rPr>
          <w:i/>
          <w:iCs/>
        </w:rPr>
        <w:t>cotinifolium</w:t>
      </w:r>
      <w:proofErr w:type="spellEnd"/>
      <w:r w:rsidR="003C0C6D">
        <w:t>,</w:t>
      </w:r>
      <w:r w:rsidR="003C0C6D" w:rsidRPr="003C0C6D">
        <w:rPr>
          <w:i/>
          <w:iCs/>
        </w:rPr>
        <w:t xml:space="preserve"> </w:t>
      </w:r>
      <w:r w:rsidR="003C0C6D" w:rsidRPr="003C0C6D">
        <w:t>var.</w:t>
      </w:r>
      <w:r w:rsidR="003C0C6D" w:rsidRPr="003C0C6D">
        <w:rPr>
          <w:i/>
          <w:iCs/>
        </w:rPr>
        <w:t xml:space="preserve"> </w:t>
      </w:r>
      <w:proofErr w:type="spellStart"/>
      <w:r w:rsidR="003C0C6D" w:rsidRPr="003C0C6D">
        <w:rPr>
          <w:i/>
          <w:iCs/>
        </w:rPr>
        <w:t>lacei</w:t>
      </w:r>
      <w:proofErr w:type="spellEnd"/>
      <w:r w:rsidR="003C0C6D" w:rsidRPr="003C0C6D">
        <w:rPr>
          <w:i/>
          <w:iCs/>
        </w:rPr>
        <w:t xml:space="preserve"> </w:t>
      </w:r>
      <w:proofErr w:type="spellStart"/>
      <w:r w:rsidR="003C0C6D">
        <w:t>T.</w:t>
      </w:r>
      <w:proofErr w:type="gramStart"/>
      <w:r w:rsidR="003C0C6D">
        <w:t>R.</w:t>
      </w:r>
      <w:r w:rsidR="00777A58">
        <w:t>Dudley</w:t>
      </w:r>
      <w:proofErr w:type="spellEnd"/>
      <w:proofErr w:type="gramEnd"/>
      <w:r w:rsidR="00777A58">
        <w:t xml:space="preserve"> and var. </w:t>
      </w:r>
      <w:proofErr w:type="spellStart"/>
      <w:r w:rsidR="00777A58">
        <w:rPr>
          <w:i/>
          <w:iCs/>
        </w:rPr>
        <w:t>wallichii</w:t>
      </w:r>
      <w:proofErr w:type="spellEnd"/>
      <w:r w:rsidR="00777A58">
        <w:t xml:space="preserve"> </w:t>
      </w:r>
      <w:proofErr w:type="spellStart"/>
      <w:r w:rsidR="00777A58">
        <w:t>T.R.Dudley</w:t>
      </w:r>
      <w:proofErr w:type="spellEnd"/>
    </w:p>
  </w:comment>
  <w:comment w:id="1" w:author="Jack Plummer" w:date="2022-05-30T09:56:00Z" w:initials="JP">
    <w:p w14:paraId="32C3C7B8" w14:textId="7C27E62A" w:rsidR="00777A58" w:rsidRDefault="00777A58">
      <w:pPr>
        <w:pStyle w:val="CommentText"/>
      </w:pPr>
      <w:r>
        <w:rPr>
          <w:rStyle w:val="CommentReference"/>
        </w:rPr>
        <w:annotationRef/>
      </w:r>
      <w:r>
        <w:t>In the assessment page, navigate to Tools &gt; Edit Taxonomic Notes</w:t>
      </w:r>
    </w:p>
  </w:comment>
  <w:comment w:id="2" w:author="Jack Plummer" w:date="2022-05-30T09:41:00Z" w:initials="JP">
    <w:p w14:paraId="5D8B26ED" w14:textId="2C6E218E" w:rsidR="00095BC3" w:rsidRDefault="00095BC3">
      <w:pPr>
        <w:pStyle w:val="CommentText"/>
      </w:pPr>
      <w:r>
        <w:rPr>
          <w:rStyle w:val="CommentReference"/>
        </w:rPr>
        <w:annotationRef/>
      </w:r>
      <w:r>
        <w:t>Another common name seems to be ‘Indian Wayfaring Tree’?</w:t>
      </w:r>
    </w:p>
  </w:comment>
  <w:comment w:id="3" w:author="Jack Plummer" w:date="2022-05-30T10:04:00Z" w:initials="JP">
    <w:p w14:paraId="125C4C45" w14:textId="08BDF00C" w:rsidR="00CC3B11" w:rsidRDefault="00CC3B11">
      <w:pPr>
        <w:pStyle w:val="CommentText"/>
      </w:pPr>
      <w:r>
        <w:rPr>
          <w:rStyle w:val="CommentReference"/>
        </w:rPr>
        <w:annotationRef/>
      </w:r>
      <w:r>
        <w:t>This was a little brief – I have added in some extra text to expand slightly.</w:t>
      </w:r>
    </w:p>
  </w:comment>
  <w:comment w:id="4" w:author="Jack Plummer" w:date="2022-05-30T09:58:00Z" w:initials="JP">
    <w:p w14:paraId="6C572B06" w14:textId="066C3CF6" w:rsidR="00C533EB" w:rsidRDefault="00C533EB">
      <w:pPr>
        <w:pStyle w:val="CommentText"/>
      </w:pPr>
      <w:r>
        <w:rPr>
          <w:rStyle w:val="CommentReference"/>
        </w:rPr>
        <w:annotationRef/>
      </w:r>
      <w:r>
        <w:t xml:space="preserve">I think this is slightly misleading – </w:t>
      </w:r>
      <w:r w:rsidR="001A1A2E">
        <w:t>also in west Himalaya and only just reaches SE Asia</w:t>
      </w:r>
      <w:r>
        <w:t>. I think for this species it could simply be summarised as ‘native to the Himalaya’</w:t>
      </w:r>
      <w:r w:rsidR="001A1A2E">
        <w:t>.</w:t>
      </w:r>
    </w:p>
  </w:comment>
  <w:comment w:id="27" w:author="Jack Plummer" w:date="2022-05-30T10:06:00Z" w:initials="JP">
    <w:p w14:paraId="57240097" w14:textId="22588B22" w:rsidR="008F6A70" w:rsidRDefault="008F6A70">
      <w:pPr>
        <w:pStyle w:val="CommentText"/>
      </w:pPr>
      <w:r>
        <w:rPr>
          <w:rStyle w:val="CommentReference"/>
        </w:rPr>
        <w:annotationRef/>
      </w:r>
      <w:r>
        <w:t xml:space="preserve">Note that we can include a summary of the distribution, rather than a country-by-country list, as this is captured in the </w:t>
      </w:r>
      <w:r w:rsidR="001C0B0C">
        <w:t xml:space="preserve">‘Countries of Occurrence’ table below. </w:t>
      </w:r>
      <w:r w:rsidR="00A336D9">
        <w:t xml:space="preserve">Sometimes (but not always) POWO includes a </w:t>
      </w:r>
      <w:r w:rsidR="00793112">
        <w:t>distribution summary that can be applied here.</w:t>
      </w:r>
    </w:p>
  </w:comment>
  <w:comment w:id="43" w:author="Jack Plummer" w:date="2022-05-30T10:09:00Z" w:initials="JP">
    <w:p w14:paraId="0B285CE3" w14:textId="53D4E078" w:rsidR="00F56979" w:rsidRDefault="00F56979">
      <w:pPr>
        <w:pStyle w:val="CommentText"/>
      </w:pPr>
      <w:r>
        <w:rPr>
          <w:rStyle w:val="CommentReference"/>
        </w:rPr>
        <w:annotationRef/>
      </w:r>
      <w:r>
        <w:t xml:space="preserve">How has this been </w:t>
      </w:r>
      <w:r w:rsidR="00157CE8">
        <w:t>estimated</w:t>
      </w:r>
      <w:r>
        <w:t>? For a widespread spp. with lots of occurrence data,</w:t>
      </w:r>
      <w:r w:rsidR="00157CE8">
        <w:t xml:space="preserve"> and additional localities not captured in assessment, I would be tempted not to include </w:t>
      </w:r>
      <w:proofErr w:type="gramStart"/>
      <w:r w:rsidR="00157CE8">
        <w:t>a number of</w:t>
      </w:r>
      <w:proofErr w:type="gramEnd"/>
      <w:r w:rsidR="00157CE8">
        <w:t xml:space="preserve"> locations.</w:t>
      </w:r>
    </w:p>
  </w:comment>
  <w:comment w:id="45" w:author="Jack Plummer" w:date="2022-05-30T10:11:00Z" w:initials="JP">
    <w:p w14:paraId="5EB56BC6" w14:textId="4EE8C5D9" w:rsidR="00765674" w:rsidRDefault="00765674">
      <w:pPr>
        <w:pStyle w:val="CommentText"/>
      </w:pPr>
      <w:r>
        <w:rPr>
          <w:rStyle w:val="CommentReference"/>
        </w:rPr>
        <w:annotationRef/>
      </w:r>
      <w:r>
        <w:t xml:space="preserve">For countries with regional-level information </w:t>
      </w:r>
      <w:proofErr w:type="gramStart"/>
      <w:r>
        <w:t>e.g.</w:t>
      </w:r>
      <w:proofErr w:type="gramEnd"/>
      <w:r>
        <w:t xml:space="preserve"> India, we also need to code the country-level</w:t>
      </w:r>
    </w:p>
  </w:comment>
  <w:comment w:id="73" w:author="Jack Plummer" w:date="2022-05-30T10:13:00Z" w:initials="JP">
    <w:p w14:paraId="7C24242F" w14:textId="7A7934E0" w:rsidR="00593E0D" w:rsidRDefault="00593E0D">
      <w:pPr>
        <w:pStyle w:val="CommentText"/>
      </w:pPr>
      <w:r>
        <w:rPr>
          <w:rStyle w:val="CommentReference"/>
        </w:rPr>
        <w:annotationRef/>
      </w:r>
      <w:r>
        <w:t>I would remove the geography here and focus on habitat types</w:t>
      </w:r>
    </w:p>
  </w:comment>
  <w:comment w:id="80" w:author="Jack Plummer" w:date="2022-05-30T10:15:00Z" w:initials="JP">
    <w:p w14:paraId="21962828" w14:textId="015C5E59" w:rsidR="00AE348E" w:rsidRDefault="00AE348E">
      <w:pPr>
        <w:pStyle w:val="CommentText"/>
      </w:pPr>
      <w:r>
        <w:rPr>
          <w:rStyle w:val="CommentReference"/>
        </w:rPr>
        <w:annotationRef/>
      </w:r>
      <w:r>
        <w:t>Reference the volume here</w:t>
      </w:r>
      <w:r w:rsidR="000D5695">
        <w:t>, not website</w:t>
      </w:r>
      <w:r>
        <w:t>:</w:t>
      </w:r>
    </w:p>
    <w:p w14:paraId="47CEB771" w14:textId="6C711804" w:rsidR="00AE348E" w:rsidRDefault="000D5695">
      <w:pPr>
        <w:pStyle w:val="CommentText"/>
      </w:pPr>
      <w:r>
        <w:t>Akhter, R. 1986. Caprifoliaceae. In: Flora of Pakistan. (Eds.): E. Nasir &amp; S.I. Ali. 174: 1-33.</w:t>
      </w:r>
    </w:p>
  </w:comment>
  <w:comment w:id="93" w:author="Jack Plummer" w:date="2022-05-30T10:15:00Z" w:initials="JP">
    <w:p w14:paraId="3437266C" w14:textId="77777777" w:rsidR="00AE348E" w:rsidRDefault="00AE348E">
      <w:pPr>
        <w:pStyle w:val="CommentText"/>
      </w:pPr>
      <w:r>
        <w:rPr>
          <w:rStyle w:val="CommentReference"/>
        </w:rPr>
        <w:annotationRef/>
      </w:r>
      <w:r>
        <w:t>And here:</w:t>
      </w:r>
    </w:p>
    <w:p w14:paraId="1C0C6DED" w14:textId="37FA965F" w:rsidR="00AE348E" w:rsidRDefault="008C5101">
      <w:pPr>
        <w:pStyle w:val="CommentText"/>
      </w:pPr>
      <w:r>
        <w:rPr>
          <w:rFonts w:ascii="Arial" w:hAnsi="Arial" w:cs="Arial"/>
          <w:color w:val="000000"/>
          <w:sz w:val="17"/>
          <w:szCs w:val="17"/>
          <w:shd w:val="clear" w:color="auto" w:fill="DFE8F6"/>
        </w:rPr>
        <w:t>Wu, Z. Y., P. H. Raven &amp; D. Y. Hong. 2011. </w:t>
      </w:r>
      <w:r>
        <w:rPr>
          <w:rFonts w:ascii="Arial" w:hAnsi="Arial" w:cs="Arial"/>
          <w:i/>
          <w:iCs/>
          <w:color w:val="000000"/>
          <w:sz w:val="17"/>
          <w:szCs w:val="17"/>
          <w:shd w:val="clear" w:color="auto" w:fill="DFE8F6"/>
        </w:rPr>
        <w:t xml:space="preserve">Flora of China. Vol. 19 (Cucurbitaceae through </w:t>
      </w:r>
      <w:proofErr w:type="spellStart"/>
      <w:r>
        <w:rPr>
          <w:rFonts w:ascii="Arial" w:hAnsi="Arial" w:cs="Arial"/>
          <w:i/>
          <w:iCs/>
          <w:color w:val="000000"/>
          <w:sz w:val="17"/>
          <w:szCs w:val="17"/>
          <w:shd w:val="clear" w:color="auto" w:fill="DFE8F6"/>
        </w:rPr>
        <w:t>Valerianaceae</w:t>
      </w:r>
      <w:proofErr w:type="spellEnd"/>
      <w:r>
        <w:rPr>
          <w:rFonts w:ascii="Arial" w:hAnsi="Arial" w:cs="Arial"/>
          <w:i/>
          <w:iCs/>
          <w:color w:val="000000"/>
          <w:sz w:val="17"/>
          <w:szCs w:val="17"/>
          <w:shd w:val="clear" w:color="auto" w:fill="DFE8F6"/>
        </w:rPr>
        <w:t xml:space="preserve">, with </w:t>
      </w:r>
      <w:proofErr w:type="spellStart"/>
      <w:r>
        <w:rPr>
          <w:rFonts w:ascii="Arial" w:hAnsi="Arial" w:cs="Arial"/>
          <w:i/>
          <w:iCs/>
          <w:color w:val="000000"/>
          <w:sz w:val="17"/>
          <w:szCs w:val="17"/>
          <w:shd w:val="clear" w:color="auto" w:fill="DFE8F6"/>
        </w:rPr>
        <w:t>Annonaceae</w:t>
      </w:r>
      <w:proofErr w:type="spellEnd"/>
      <w:r>
        <w:rPr>
          <w:rFonts w:ascii="Arial" w:hAnsi="Arial" w:cs="Arial"/>
          <w:i/>
          <w:iCs/>
          <w:color w:val="000000"/>
          <w:sz w:val="17"/>
          <w:szCs w:val="17"/>
          <w:shd w:val="clear" w:color="auto" w:fill="DFE8F6"/>
        </w:rPr>
        <w:t xml:space="preserve"> and </w:t>
      </w:r>
      <w:proofErr w:type="spellStart"/>
      <w:r>
        <w:rPr>
          <w:rFonts w:ascii="Arial" w:hAnsi="Arial" w:cs="Arial"/>
          <w:i/>
          <w:iCs/>
          <w:color w:val="000000"/>
          <w:sz w:val="17"/>
          <w:szCs w:val="17"/>
          <w:shd w:val="clear" w:color="auto" w:fill="DFE8F6"/>
        </w:rPr>
        <w:t>Berberidaceae</w:t>
      </w:r>
      <w:proofErr w:type="spellEnd"/>
      <w:r>
        <w:rPr>
          <w:rFonts w:ascii="Arial" w:hAnsi="Arial" w:cs="Arial"/>
          <w:i/>
          <w:iCs/>
          <w:color w:val="000000"/>
          <w:sz w:val="17"/>
          <w:szCs w:val="17"/>
          <w:shd w:val="clear" w:color="auto" w:fill="DFE8F6"/>
        </w:rPr>
        <w:t>)</w:t>
      </w:r>
      <w:r>
        <w:rPr>
          <w:rFonts w:ascii="Arial" w:hAnsi="Arial" w:cs="Arial"/>
          <w:color w:val="000000"/>
          <w:sz w:val="17"/>
          <w:szCs w:val="17"/>
          <w:shd w:val="clear" w:color="auto" w:fill="DFE8F6"/>
        </w:rPr>
        <w:t>. Science Press, Beijing, and Missouri Botanical Garden Press, St. Louis.</w:t>
      </w:r>
    </w:p>
  </w:comment>
  <w:comment w:id="94" w:author="Jack Plummer" w:date="2022-05-30T10:18:00Z" w:initials="JP">
    <w:p w14:paraId="27B7FC31" w14:textId="33B75AD5" w:rsidR="008C5101" w:rsidRDefault="008C5101">
      <w:pPr>
        <w:pStyle w:val="CommentText"/>
      </w:pPr>
      <w:r>
        <w:rPr>
          <w:rStyle w:val="CommentReference"/>
        </w:rPr>
        <w:annotationRef/>
      </w:r>
      <w:r>
        <w:t>This reference can be found in SIS reference database</w:t>
      </w:r>
    </w:p>
  </w:comment>
  <w:comment w:id="108" w:author="Jack Plummer" w:date="2022-05-30T10:44:00Z" w:initials="JP">
    <w:p w14:paraId="57ADC90F" w14:textId="7DBE2742" w:rsidR="0070608B" w:rsidRDefault="0070608B">
      <w:pPr>
        <w:pStyle w:val="CommentText"/>
      </w:pPr>
      <w:r>
        <w:rPr>
          <w:rStyle w:val="CommentReference"/>
        </w:rPr>
        <w:annotationRef/>
      </w:r>
      <w:r>
        <w:t>Add these to end use table:</w:t>
      </w:r>
      <w:r>
        <w:br/>
        <w:t xml:space="preserve">codes </w:t>
      </w:r>
      <w:r w:rsidR="00F00922">
        <w:t>2,7,13</w:t>
      </w:r>
    </w:p>
  </w:comment>
  <w:comment w:id="109" w:author="Jack Plummer" w:date="2022-05-30T10:45:00Z" w:initials="JP">
    <w:p w14:paraId="464AC511" w14:textId="44DDF083" w:rsidR="003541C1" w:rsidRDefault="003541C1">
      <w:pPr>
        <w:pStyle w:val="CommentText"/>
      </w:pPr>
      <w:r>
        <w:rPr>
          <w:rStyle w:val="CommentReference"/>
        </w:rPr>
        <w:annotationRef/>
      </w:r>
      <w:r>
        <w:t>In the threat classification scheme, nomadic grazing and recreational activities have been coded.</w:t>
      </w:r>
      <w:r w:rsidR="00327747">
        <w:t xml:space="preserve"> I suspect these do represent minor threats to the species, so t</w:t>
      </w:r>
      <w:r>
        <w:t xml:space="preserve">hese </w:t>
      </w:r>
      <w:r w:rsidRPr="00E34EFB">
        <w:rPr>
          <w:i/>
          <w:iCs/>
        </w:rPr>
        <w:t>must</w:t>
      </w:r>
      <w:r>
        <w:t xml:space="preserve"> be mentioned in the ‘free text’ section</w:t>
      </w:r>
      <w:r w:rsidR="00327747">
        <w:t>.</w:t>
      </w:r>
    </w:p>
  </w:comment>
  <w:comment w:id="110" w:author="Jack Plummer" w:date="2022-05-30T11:06:00Z" w:initials="JP">
    <w:p w14:paraId="5919A701" w14:textId="77777777" w:rsidR="00712FAA" w:rsidRDefault="00712FAA">
      <w:pPr>
        <w:pStyle w:val="CommentText"/>
      </w:pPr>
      <w:r>
        <w:rPr>
          <w:rStyle w:val="CommentReference"/>
        </w:rPr>
        <w:annotationRef/>
      </w:r>
      <w:r>
        <w:t>Also, remember that is it ok to add in information based on personal observations, or communications with colleagues.</w:t>
      </w:r>
    </w:p>
    <w:p w14:paraId="0B84A321" w14:textId="344E7D56" w:rsidR="00712FAA" w:rsidRDefault="00712FAA">
      <w:pPr>
        <w:pStyle w:val="CommentText"/>
      </w:pPr>
      <w:proofErr w:type="gramStart"/>
      <w:r>
        <w:t>E.g.</w:t>
      </w:r>
      <w:proofErr w:type="gramEnd"/>
      <w:r>
        <w:t xml:space="preserve"> </w:t>
      </w:r>
      <w:r w:rsidR="00436482">
        <w:t>At collection sites in Pakistan, grazing of this species by livestock has occasionally been observed (</w:t>
      </w:r>
      <w:r w:rsidR="003F74CA">
        <w:t xml:space="preserve">K. Tobgay pers. comm. 2019, </w:t>
      </w:r>
      <w:r w:rsidR="00436482">
        <w:t>J. Plummer pers. obs. 2022)</w:t>
      </w:r>
      <w:r w:rsidR="003F74CA">
        <w:t>.</w:t>
      </w:r>
    </w:p>
  </w:comment>
  <w:comment w:id="138" w:author="Jack Plummer" w:date="2022-05-30T11:01:00Z" w:initials="JP">
    <w:p w14:paraId="5BB7F65C" w14:textId="7E8A08B6" w:rsidR="00645653" w:rsidRDefault="00645653">
      <w:pPr>
        <w:pStyle w:val="CommentText"/>
      </w:pPr>
      <w:r>
        <w:rPr>
          <w:rStyle w:val="CommentReference"/>
        </w:rPr>
        <w:annotationRef/>
      </w:r>
      <w:proofErr w:type="gramStart"/>
      <w:r>
        <w:t>Also</w:t>
      </w:r>
      <w:proofErr w:type="gramEnd"/>
      <w:r>
        <w:t xml:space="preserve"> code ‘Occurs in PA’ with ‘Yes’</w:t>
      </w:r>
    </w:p>
  </w:comment>
  <w:comment w:id="143" w:author="Jack Plummer" w:date="2022-05-30T11:00:00Z" w:initials="JP">
    <w:p w14:paraId="59E11C1D" w14:textId="030A2D68" w:rsidR="00735D9B" w:rsidRDefault="00735D9B">
      <w:pPr>
        <w:pStyle w:val="CommentText"/>
      </w:pPr>
      <w:r>
        <w:rPr>
          <w:rStyle w:val="CommentReference"/>
        </w:rPr>
        <w:annotationRef/>
      </w:r>
      <w:r>
        <w:t xml:space="preserve">This is conservation actions needed, not conservation actions </w:t>
      </w:r>
      <w:r w:rsidR="00645653">
        <w:t>happening – is artificial propagation needed for this species?</w:t>
      </w:r>
    </w:p>
  </w:comment>
  <w:comment w:id="144" w:author="Jack Plummer" w:date="2022-05-30T10:50:00Z" w:initials="JP">
    <w:p w14:paraId="579F7CC7" w14:textId="67C69330" w:rsidR="00826377" w:rsidRDefault="00826377">
      <w:pPr>
        <w:pStyle w:val="CommentText"/>
      </w:pPr>
      <w:r>
        <w:rPr>
          <w:rStyle w:val="CommentReference"/>
        </w:rPr>
        <w:annotationRef/>
      </w:r>
      <w:r>
        <w:t>Remember that we can search SIS reference system for references, rather than always adding a novel reference.</w:t>
      </w:r>
      <w:r w:rsidR="002F4074">
        <w:t xml:space="preserve"> Some of these can already be found in the system especially </w:t>
      </w:r>
      <w:proofErr w:type="gramStart"/>
      <w:r w:rsidR="002F4074">
        <w:t>e.g.</w:t>
      </w:r>
      <w:proofErr w:type="gramEnd"/>
      <w:r w:rsidR="002F4074">
        <w:t xml:space="preserve"> GBIF</w:t>
      </w:r>
    </w:p>
  </w:comment>
  <w:comment w:id="145" w:author="Jack Plummer" w:date="2022-05-30T10:52:00Z" w:initials="JP">
    <w:p w14:paraId="77940454" w14:textId="442E03A6" w:rsidR="00DA003E" w:rsidRPr="00DA003E" w:rsidRDefault="00DA003E">
      <w:pPr>
        <w:pStyle w:val="CommentText"/>
      </w:pPr>
      <w:r>
        <w:rPr>
          <w:rStyle w:val="CommentReference"/>
        </w:rPr>
        <w:annotationRef/>
      </w:r>
      <w:r>
        <w:t xml:space="preserve">Every reference in the Bibliography </w:t>
      </w:r>
      <w:r>
        <w:rPr>
          <w:i/>
          <w:iCs/>
        </w:rPr>
        <w:t>must</w:t>
      </w:r>
      <w:r>
        <w:t xml:space="preserve"> have an in-text citation</w:t>
      </w:r>
      <w:r w:rsidR="008F4823">
        <w:t>, and vice versa</w:t>
      </w:r>
      <w:r w:rsidR="00056BA2">
        <w:t xml:space="preserve"> – I can’t see any of those highlighted in red in the assessment.</w:t>
      </w:r>
    </w:p>
  </w:comment>
  <w:comment w:id="153" w:author="Jack Plummer" w:date="2022-05-30T10:51:00Z" w:initials="JP">
    <w:p w14:paraId="09E94858" w14:textId="57C2AD1C" w:rsidR="004221C4" w:rsidRDefault="004221C4">
      <w:pPr>
        <w:pStyle w:val="CommentText"/>
      </w:pPr>
      <w:r>
        <w:rPr>
          <w:rStyle w:val="CommentReference"/>
        </w:rPr>
        <w:annotationRef/>
      </w:r>
      <w:r>
        <w:t>Better to use POWO/GBIF than COL</w:t>
      </w:r>
    </w:p>
  </w:comment>
  <w:comment w:id="193" w:author="Jack Plummer" w:date="2022-05-30T11:03:00Z" w:initials="JP">
    <w:p w14:paraId="15E1264B" w14:textId="6BBA8006" w:rsidR="002F4074" w:rsidRDefault="002F4074">
      <w:pPr>
        <w:pStyle w:val="CommentText"/>
      </w:pPr>
      <w:r>
        <w:rPr>
          <w:rStyle w:val="CommentReference"/>
        </w:rPr>
        <w:annotationRef/>
      </w:r>
      <w:proofErr w:type="gramStart"/>
      <w:r>
        <w:t>Also</w:t>
      </w:r>
      <w:proofErr w:type="gramEnd"/>
      <w:r>
        <w:t xml:space="preserve"> publisher, place of publication?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594C00" w15:done="0"/>
  <w15:commentEx w15:paraId="32C3C7B8" w15:paraIdParent="6A594C00" w15:done="0"/>
  <w15:commentEx w15:paraId="5D8B26ED" w15:done="0"/>
  <w15:commentEx w15:paraId="125C4C45" w15:done="0"/>
  <w15:commentEx w15:paraId="6C572B06" w15:done="0"/>
  <w15:commentEx w15:paraId="57240097" w15:done="0"/>
  <w15:commentEx w15:paraId="0B285CE3" w15:done="0"/>
  <w15:commentEx w15:paraId="5EB56BC6" w15:done="0"/>
  <w15:commentEx w15:paraId="7C24242F" w15:done="0"/>
  <w15:commentEx w15:paraId="47CEB771" w15:done="0"/>
  <w15:commentEx w15:paraId="1C0C6DED" w15:done="0"/>
  <w15:commentEx w15:paraId="27B7FC31" w15:paraIdParent="1C0C6DED" w15:done="0"/>
  <w15:commentEx w15:paraId="57ADC90F" w15:done="0"/>
  <w15:commentEx w15:paraId="464AC511" w15:done="0"/>
  <w15:commentEx w15:paraId="0B84A321" w15:paraIdParent="464AC511" w15:done="0"/>
  <w15:commentEx w15:paraId="5BB7F65C" w15:done="0"/>
  <w15:commentEx w15:paraId="59E11C1D" w15:done="0"/>
  <w15:commentEx w15:paraId="579F7CC7" w15:done="0"/>
  <w15:commentEx w15:paraId="77940454" w15:done="0"/>
  <w15:commentEx w15:paraId="09E94858" w15:done="0"/>
  <w15:commentEx w15:paraId="15E126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F1066" w16cex:dateUtc="2022-05-30T08:44:00Z"/>
  <w16cex:commentExtensible w16cex:durableId="263F135D" w16cex:dateUtc="2022-05-30T08:56:00Z"/>
  <w16cex:commentExtensible w16cex:durableId="263F0FDE" w16cex:dateUtc="2022-05-30T08:41:00Z"/>
  <w16cex:commentExtensible w16cex:durableId="263F152A" w16cex:dateUtc="2022-05-30T09:04:00Z"/>
  <w16cex:commentExtensible w16cex:durableId="263F13A8" w16cex:dateUtc="2022-05-30T08:58:00Z"/>
  <w16cex:commentExtensible w16cex:durableId="263F159F" w16cex:dateUtc="2022-05-30T09:06:00Z"/>
  <w16cex:commentExtensible w16cex:durableId="263F1654" w16cex:dateUtc="2022-05-30T09:09:00Z"/>
  <w16cex:commentExtensible w16cex:durableId="263F16B5" w16cex:dateUtc="2022-05-30T09:11:00Z"/>
  <w16cex:commentExtensible w16cex:durableId="263F1741" w16cex:dateUtc="2022-05-30T09:13:00Z"/>
  <w16cex:commentExtensible w16cex:durableId="263F17BE" w16cex:dateUtc="2022-05-30T09:15:00Z"/>
  <w16cex:commentExtensible w16cex:durableId="263F17CB" w16cex:dateUtc="2022-05-30T09:15:00Z"/>
  <w16cex:commentExtensible w16cex:durableId="263F1878" w16cex:dateUtc="2022-05-30T09:18:00Z"/>
  <w16cex:commentExtensible w16cex:durableId="263F1E78" w16cex:dateUtc="2022-05-30T09:44:00Z"/>
  <w16cex:commentExtensible w16cex:durableId="263F1EDA" w16cex:dateUtc="2022-05-30T09:45:00Z"/>
  <w16cex:commentExtensible w16cex:durableId="263F23C2" w16cex:dateUtc="2022-05-30T10:06:00Z"/>
  <w16cex:commentExtensible w16cex:durableId="263F227E" w16cex:dateUtc="2022-05-30T10:01:00Z"/>
  <w16cex:commentExtensible w16cex:durableId="263F2254" w16cex:dateUtc="2022-05-30T10:00:00Z"/>
  <w16cex:commentExtensible w16cex:durableId="263F1FE6" w16cex:dateUtc="2022-05-30T09:50:00Z"/>
  <w16cex:commentExtensible w16cex:durableId="263F205C" w16cex:dateUtc="2022-05-30T09:52:00Z"/>
  <w16cex:commentExtensible w16cex:durableId="263F2017" w16cex:dateUtc="2022-05-30T09:51:00Z"/>
  <w16cex:commentExtensible w16cex:durableId="263F230F" w16cex:dateUtc="2022-05-30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594C00" w16cid:durableId="263F1066"/>
  <w16cid:commentId w16cid:paraId="32C3C7B8" w16cid:durableId="263F135D"/>
  <w16cid:commentId w16cid:paraId="5D8B26ED" w16cid:durableId="263F0FDE"/>
  <w16cid:commentId w16cid:paraId="125C4C45" w16cid:durableId="263F152A"/>
  <w16cid:commentId w16cid:paraId="6C572B06" w16cid:durableId="263F13A8"/>
  <w16cid:commentId w16cid:paraId="57240097" w16cid:durableId="263F159F"/>
  <w16cid:commentId w16cid:paraId="0B285CE3" w16cid:durableId="263F1654"/>
  <w16cid:commentId w16cid:paraId="5EB56BC6" w16cid:durableId="263F16B5"/>
  <w16cid:commentId w16cid:paraId="7C24242F" w16cid:durableId="263F1741"/>
  <w16cid:commentId w16cid:paraId="47CEB771" w16cid:durableId="263F17BE"/>
  <w16cid:commentId w16cid:paraId="1C0C6DED" w16cid:durableId="263F17CB"/>
  <w16cid:commentId w16cid:paraId="27B7FC31" w16cid:durableId="263F1878"/>
  <w16cid:commentId w16cid:paraId="57ADC90F" w16cid:durableId="263F1E78"/>
  <w16cid:commentId w16cid:paraId="464AC511" w16cid:durableId="263F1EDA"/>
  <w16cid:commentId w16cid:paraId="0B84A321" w16cid:durableId="263F23C2"/>
  <w16cid:commentId w16cid:paraId="5BB7F65C" w16cid:durableId="263F227E"/>
  <w16cid:commentId w16cid:paraId="59E11C1D" w16cid:durableId="263F2254"/>
  <w16cid:commentId w16cid:paraId="579F7CC7" w16cid:durableId="263F1FE6"/>
  <w16cid:commentId w16cid:paraId="77940454" w16cid:durableId="263F205C"/>
  <w16cid:commentId w16cid:paraId="09E94858" w16cid:durableId="263F2017"/>
  <w16cid:commentId w16cid:paraId="15E1264B" w16cid:durableId="263F23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2C"/>
    <w:rsid w:val="00056BA2"/>
    <w:rsid w:val="00095BC3"/>
    <w:rsid w:val="000D5695"/>
    <w:rsid w:val="000F7F76"/>
    <w:rsid w:val="00157CE8"/>
    <w:rsid w:val="001A1A2E"/>
    <w:rsid w:val="001C0B0C"/>
    <w:rsid w:val="00242CDF"/>
    <w:rsid w:val="002F4074"/>
    <w:rsid w:val="00327747"/>
    <w:rsid w:val="003541C1"/>
    <w:rsid w:val="00360429"/>
    <w:rsid w:val="003C0C6D"/>
    <w:rsid w:val="003C219A"/>
    <w:rsid w:val="003F74CA"/>
    <w:rsid w:val="004221C4"/>
    <w:rsid w:val="00436482"/>
    <w:rsid w:val="00593E0D"/>
    <w:rsid w:val="00645653"/>
    <w:rsid w:val="006B5995"/>
    <w:rsid w:val="0070608B"/>
    <w:rsid w:val="00712FAA"/>
    <w:rsid w:val="00735D9B"/>
    <w:rsid w:val="00765674"/>
    <w:rsid w:val="00777A58"/>
    <w:rsid w:val="00793112"/>
    <w:rsid w:val="007D6BE5"/>
    <w:rsid w:val="00826377"/>
    <w:rsid w:val="008C5101"/>
    <w:rsid w:val="008F2A44"/>
    <w:rsid w:val="008F4823"/>
    <w:rsid w:val="008F6A70"/>
    <w:rsid w:val="00953764"/>
    <w:rsid w:val="009A6078"/>
    <w:rsid w:val="00A336D9"/>
    <w:rsid w:val="00A648AE"/>
    <w:rsid w:val="00A85DB7"/>
    <w:rsid w:val="00AE348E"/>
    <w:rsid w:val="00B55A2C"/>
    <w:rsid w:val="00B56CEE"/>
    <w:rsid w:val="00C533EB"/>
    <w:rsid w:val="00C75C9A"/>
    <w:rsid w:val="00CC3B11"/>
    <w:rsid w:val="00DA003E"/>
    <w:rsid w:val="00E34EFB"/>
    <w:rsid w:val="00F00922"/>
    <w:rsid w:val="00F56979"/>
    <w:rsid w:val="00FA1DA5"/>
    <w:rsid w:val="00FD4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06D58"/>
  <w15:chartTrackingRefBased/>
  <w15:docId w15:val="{4579F05B-B87B-44D6-B804-95306241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CommentReference">
    <w:name w:val="annotation reference"/>
    <w:basedOn w:val="DefaultParagraphFont"/>
    <w:uiPriority w:val="99"/>
    <w:semiHidden/>
    <w:unhideWhenUsed/>
    <w:rsid w:val="00095BC3"/>
    <w:rPr>
      <w:sz w:val="16"/>
      <w:szCs w:val="16"/>
    </w:rPr>
  </w:style>
  <w:style w:type="paragraph" w:styleId="CommentText">
    <w:name w:val="annotation text"/>
    <w:basedOn w:val="Normal"/>
    <w:link w:val="CommentTextChar"/>
    <w:uiPriority w:val="99"/>
    <w:semiHidden/>
    <w:unhideWhenUsed/>
    <w:rsid w:val="00095BC3"/>
    <w:rPr>
      <w:sz w:val="20"/>
      <w:szCs w:val="20"/>
    </w:rPr>
  </w:style>
  <w:style w:type="character" w:customStyle="1" w:styleId="CommentTextChar">
    <w:name w:val="Comment Text Char"/>
    <w:basedOn w:val="DefaultParagraphFont"/>
    <w:link w:val="CommentText"/>
    <w:uiPriority w:val="99"/>
    <w:semiHidden/>
    <w:rsid w:val="00095BC3"/>
    <w:rPr>
      <w:rFonts w:eastAsiaTheme="minorEastAsia"/>
    </w:rPr>
  </w:style>
  <w:style w:type="paragraph" w:styleId="CommentSubject">
    <w:name w:val="annotation subject"/>
    <w:basedOn w:val="CommentText"/>
    <w:next w:val="CommentText"/>
    <w:link w:val="CommentSubjectChar"/>
    <w:uiPriority w:val="99"/>
    <w:semiHidden/>
    <w:unhideWhenUsed/>
    <w:rsid w:val="00095BC3"/>
    <w:rPr>
      <w:b/>
      <w:bCs/>
    </w:rPr>
  </w:style>
  <w:style w:type="character" w:customStyle="1" w:styleId="CommentSubjectChar">
    <w:name w:val="Comment Subject Char"/>
    <w:basedOn w:val="CommentTextChar"/>
    <w:link w:val="CommentSubject"/>
    <w:uiPriority w:val="99"/>
    <w:semiHidden/>
    <w:rsid w:val="00095BC3"/>
    <w:rPr>
      <w:rFonts w:eastAsiaTheme="minorEastAsia"/>
      <w:b/>
      <w:bCs/>
    </w:rPr>
  </w:style>
  <w:style w:type="paragraph" w:styleId="Revision">
    <w:name w:val="Revision"/>
    <w:hidden/>
    <w:uiPriority w:val="99"/>
    <w:semiHidden/>
    <w:rsid w:val="001A1A2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10958">
      <w:marLeft w:val="0"/>
      <w:marRight w:val="0"/>
      <w:marTop w:val="0"/>
      <w:marBottom w:val="0"/>
      <w:divBdr>
        <w:top w:val="none" w:sz="0" w:space="0" w:color="auto"/>
        <w:left w:val="none" w:sz="0" w:space="0" w:color="auto"/>
        <w:bottom w:val="none" w:sz="0" w:space="0" w:color="auto"/>
        <w:right w:val="none" w:sz="0" w:space="0" w:color="auto"/>
      </w:divBdr>
    </w:div>
    <w:div w:id="155996626">
      <w:marLeft w:val="0"/>
      <w:marRight w:val="0"/>
      <w:marTop w:val="0"/>
      <w:marBottom w:val="0"/>
      <w:divBdr>
        <w:top w:val="none" w:sz="0" w:space="0" w:color="auto"/>
        <w:left w:val="none" w:sz="0" w:space="0" w:color="auto"/>
        <w:bottom w:val="none" w:sz="0" w:space="0" w:color="auto"/>
        <w:right w:val="none" w:sz="0" w:space="0" w:color="auto"/>
      </w:divBdr>
    </w:div>
    <w:div w:id="675040770">
      <w:marLeft w:val="0"/>
      <w:marRight w:val="0"/>
      <w:marTop w:val="0"/>
      <w:marBottom w:val="0"/>
      <w:divBdr>
        <w:top w:val="none" w:sz="0" w:space="0" w:color="auto"/>
        <w:left w:val="none" w:sz="0" w:space="0" w:color="auto"/>
        <w:bottom w:val="none" w:sz="0" w:space="0" w:color="auto"/>
        <w:right w:val="none" w:sz="0" w:space="0" w:color="auto"/>
      </w:divBdr>
      <w:divsChild>
        <w:div w:id="1143275648">
          <w:marLeft w:val="0"/>
          <w:marRight w:val="0"/>
          <w:marTop w:val="0"/>
          <w:marBottom w:val="150"/>
          <w:divBdr>
            <w:top w:val="single" w:sz="12" w:space="0" w:color="000000"/>
            <w:left w:val="none" w:sz="0" w:space="0" w:color="auto"/>
            <w:bottom w:val="single" w:sz="12" w:space="0" w:color="000000"/>
            <w:right w:val="none" w:sz="0" w:space="0" w:color="auto"/>
          </w:divBdr>
        </w:div>
      </w:divsChild>
    </w:div>
    <w:div w:id="675110085">
      <w:marLeft w:val="0"/>
      <w:marRight w:val="0"/>
      <w:marTop w:val="0"/>
      <w:marBottom w:val="0"/>
      <w:divBdr>
        <w:top w:val="none" w:sz="0" w:space="0" w:color="auto"/>
        <w:left w:val="none" w:sz="0" w:space="0" w:color="auto"/>
        <w:bottom w:val="none" w:sz="0" w:space="0" w:color="auto"/>
        <w:right w:val="none" w:sz="0" w:space="0" w:color="auto"/>
      </w:divBdr>
    </w:div>
    <w:div w:id="1021277549">
      <w:marLeft w:val="0"/>
      <w:marRight w:val="0"/>
      <w:marTop w:val="0"/>
      <w:marBottom w:val="0"/>
      <w:divBdr>
        <w:top w:val="none" w:sz="0" w:space="0" w:color="auto"/>
        <w:left w:val="none" w:sz="0" w:space="0" w:color="auto"/>
        <w:bottom w:val="none" w:sz="0" w:space="0" w:color="auto"/>
        <w:right w:val="none" w:sz="0" w:space="0" w:color="auto"/>
      </w:divBdr>
    </w:div>
    <w:div w:id="1157457633">
      <w:marLeft w:val="0"/>
      <w:marRight w:val="0"/>
      <w:marTop w:val="0"/>
      <w:marBottom w:val="0"/>
      <w:divBdr>
        <w:top w:val="none" w:sz="0" w:space="0" w:color="auto"/>
        <w:left w:val="none" w:sz="0" w:space="0" w:color="auto"/>
        <w:bottom w:val="none" w:sz="0" w:space="0" w:color="auto"/>
        <w:right w:val="none" w:sz="0" w:space="0" w:color="auto"/>
      </w:divBdr>
    </w:div>
    <w:div w:id="1167553768">
      <w:marLeft w:val="0"/>
      <w:marRight w:val="0"/>
      <w:marTop w:val="0"/>
      <w:marBottom w:val="0"/>
      <w:divBdr>
        <w:top w:val="none" w:sz="0" w:space="0" w:color="auto"/>
        <w:left w:val="none" w:sz="0" w:space="0" w:color="auto"/>
        <w:bottom w:val="none" w:sz="0" w:space="0" w:color="auto"/>
        <w:right w:val="none" w:sz="0" w:space="0" w:color="auto"/>
      </w:divBdr>
    </w:div>
    <w:div w:id="1178078191">
      <w:marLeft w:val="0"/>
      <w:marRight w:val="0"/>
      <w:marTop w:val="0"/>
      <w:marBottom w:val="0"/>
      <w:divBdr>
        <w:top w:val="none" w:sz="0" w:space="0" w:color="auto"/>
        <w:left w:val="none" w:sz="0" w:space="0" w:color="auto"/>
        <w:bottom w:val="none" w:sz="0" w:space="0" w:color="auto"/>
        <w:right w:val="none" w:sz="0" w:space="0" w:color="auto"/>
      </w:divBdr>
    </w:div>
    <w:div w:id="1253706557">
      <w:marLeft w:val="0"/>
      <w:marRight w:val="0"/>
      <w:marTop w:val="0"/>
      <w:marBottom w:val="0"/>
      <w:divBdr>
        <w:top w:val="none" w:sz="0" w:space="0" w:color="auto"/>
        <w:left w:val="none" w:sz="0" w:space="0" w:color="auto"/>
        <w:bottom w:val="none" w:sz="0" w:space="0" w:color="auto"/>
        <w:right w:val="none" w:sz="0" w:space="0" w:color="auto"/>
      </w:divBdr>
    </w:div>
    <w:div w:id="1326006027">
      <w:marLeft w:val="0"/>
      <w:marRight w:val="0"/>
      <w:marTop w:val="0"/>
      <w:marBottom w:val="0"/>
      <w:divBdr>
        <w:top w:val="none" w:sz="0" w:space="0" w:color="auto"/>
        <w:left w:val="none" w:sz="0" w:space="0" w:color="auto"/>
        <w:bottom w:val="none" w:sz="0" w:space="0" w:color="auto"/>
        <w:right w:val="none" w:sz="0" w:space="0" w:color="auto"/>
      </w:divBdr>
    </w:div>
    <w:div w:id="1840921877">
      <w:marLeft w:val="0"/>
      <w:marRight w:val="0"/>
      <w:marTop w:val="0"/>
      <w:marBottom w:val="0"/>
      <w:divBdr>
        <w:top w:val="none" w:sz="0" w:space="0" w:color="auto"/>
        <w:left w:val="none" w:sz="0" w:space="0" w:color="auto"/>
        <w:bottom w:val="none" w:sz="0" w:space="0" w:color="auto"/>
        <w:right w:val="none" w:sz="0" w:space="0" w:color="auto"/>
      </w:divBdr>
    </w:div>
    <w:div w:id="194086891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file:///C:\Users\resources\redListLogo.jp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1362</Words>
  <Characters>8049</Characters>
  <Application>Microsoft Office Word</Application>
  <DocSecurity>0</DocSecurity>
  <Lines>67</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Viburnum cotinifolium</dc:title>
  <dc:subject/>
  <dc:creator>Jack Plummer</dc:creator>
  <cp:keywords/>
  <dc:description/>
  <cp:lastModifiedBy>Jack Plummer</cp:lastModifiedBy>
  <cp:revision>49</cp:revision>
  <dcterms:created xsi:type="dcterms:W3CDTF">2022-05-30T08:41:00Z</dcterms:created>
  <dcterms:modified xsi:type="dcterms:W3CDTF">2022-05-30T10:08:00Z</dcterms:modified>
</cp:coreProperties>
</file>