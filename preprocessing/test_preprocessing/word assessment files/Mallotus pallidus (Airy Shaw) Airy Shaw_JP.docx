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97E072" w14:textId="77777777" w:rsidR="00000000" w:rsidRDefault="00731BA0">
      <w:pPr>
        <w:jc w:val="center"/>
        <w:divId w:val="581178988"/>
        <w:rPr>
          <w:rFonts w:ascii="Georgia" w:hAnsi="Georgia"/>
          <w:b/>
          <w:bCs/>
          <w:sz w:val="29"/>
          <w:szCs w:val="29"/>
        </w:rPr>
      </w:pPr>
      <w:r>
        <w:rPr>
          <w:rFonts w:ascii="Georgia" w:hAnsi="Georgia"/>
          <w:b/>
          <w:bCs/>
          <w:sz w:val="29"/>
          <w:szCs w:val="29"/>
        </w:rPr>
        <w:t>Draft</w:t>
      </w:r>
    </w:p>
    <w:p w14:paraId="338A66B5" w14:textId="77777777" w:rsidR="00000000" w:rsidRDefault="0071056F">
      <w:pPr>
        <w:divId w:val="972098327"/>
        <w:rPr>
          <w:rFonts w:ascii="Georgia" w:hAnsi="Georgia"/>
          <w:sz w:val="18"/>
          <w:szCs w:val="18"/>
        </w:rPr>
      </w:pPr>
      <w:r w:rsidRPr="0071056F">
        <w:rPr>
          <w:rFonts w:ascii="Georgia" w:hAnsi="Georgia"/>
          <w:noProof/>
          <w:sz w:val="18"/>
          <w:szCs w:val="18"/>
        </w:rPr>
        <w:pict w14:anchorId="4EBF3D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ogo" style="width:23.8pt;height:23.8pt;visibility:visible">
            <v:imagedata r:id="rId9"/>
          </v:shape>
        </w:pict>
      </w:r>
    </w:p>
    <w:p w14:paraId="5F92F9CE" w14:textId="77777777" w:rsidR="00000000" w:rsidRDefault="00731BA0">
      <w:pPr>
        <w:shd w:val="clear" w:color="auto" w:fill="FFFFFF"/>
        <w:spacing w:before="100" w:beforeAutospacing="1" w:after="100" w:afterAutospacing="1"/>
        <w:jc w:val="right"/>
        <w:outlineLvl w:val="1"/>
        <w:divId w:val="972098327"/>
        <w:rPr>
          <w:rFonts w:ascii="Georgia" w:hAnsi="Georgia"/>
          <w:b/>
          <w:bCs/>
          <w:color w:val="000000"/>
          <w:kern w:val="36"/>
          <w:sz w:val="29"/>
          <w:szCs w:val="29"/>
        </w:rPr>
      </w:pPr>
      <w:proofErr w:type="spellStart"/>
      <w:r>
        <w:rPr>
          <w:rStyle w:val="Emphasis"/>
          <w:rFonts w:ascii="Georgia" w:hAnsi="Georgia"/>
          <w:b/>
          <w:bCs/>
          <w:color w:val="000000"/>
          <w:kern w:val="36"/>
          <w:sz w:val="29"/>
          <w:szCs w:val="29"/>
        </w:rPr>
        <w:t>Mallotus</w:t>
      </w:r>
      <w:proofErr w:type="spellEnd"/>
      <w:r>
        <w:rPr>
          <w:rStyle w:val="Emphasis"/>
          <w:rFonts w:ascii="Georgia" w:hAnsi="Georgia"/>
          <w:b/>
          <w:bCs/>
          <w:color w:val="000000"/>
          <w:kern w:val="36"/>
          <w:sz w:val="29"/>
          <w:szCs w:val="29"/>
        </w:rPr>
        <w:t xml:space="preserve"> pallidus</w:t>
      </w:r>
      <w:r>
        <w:rPr>
          <w:rFonts w:ascii="Georgia" w:hAnsi="Georgia"/>
          <w:b/>
          <w:bCs/>
          <w:color w:val="000000"/>
          <w:kern w:val="36"/>
          <w:sz w:val="29"/>
          <w:szCs w:val="29"/>
        </w:rPr>
        <w:t xml:space="preserve"> - (Airy Shaw) Airy Shaw</w:t>
      </w:r>
    </w:p>
    <w:p w14:paraId="24863BB0" w14:textId="77777777" w:rsidR="00000000" w:rsidRDefault="00731BA0">
      <w:pPr>
        <w:jc w:val="right"/>
        <w:divId w:val="972098327"/>
        <w:rPr>
          <w:rFonts w:ascii="Georgia" w:hAnsi="Georgia"/>
          <w:sz w:val="18"/>
          <w:szCs w:val="18"/>
        </w:rPr>
      </w:pPr>
      <w:r>
        <w:rPr>
          <w:rFonts w:ascii="Georgia" w:hAnsi="Georgia"/>
          <w:sz w:val="18"/>
          <w:szCs w:val="18"/>
        </w:rPr>
        <w:t xml:space="preserve">PLANTAE - TRACHEOPHYTA - MAGNOLIOPSIDA - MALPIGHIALES - EUPHORBIACEAE - </w:t>
      </w:r>
      <w:proofErr w:type="spellStart"/>
      <w:r>
        <w:rPr>
          <w:rFonts w:ascii="Georgia" w:hAnsi="Georgia"/>
          <w:sz w:val="18"/>
          <w:szCs w:val="18"/>
        </w:rPr>
        <w:t>Mallotus</w:t>
      </w:r>
      <w:proofErr w:type="spellEnd"/>
      <w:r>
        <w:rPr>
          <w:rFonts w:ascii="Georgia" w:hAnsi="Georgia"/>
          <w:sz w:val="18"/>
          <w:szCs w:val="18"/>
        </w:rPr>
        <w:t xml:space="preserve"> - pallidus</w:t>
      </w:r>
    </w:p>
    <w:p w14:paraId="4CAC9F56" w14:textId="77777777" w:rsidR="00000000" w:rsidRPr="0071056F" w:rsidRDefault="00731BA0">
      <w:pPr>
        <w:pStyle w:val="NormalWeb"/>
        <w:divId w:val="57554627"/>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S</w:t>
      </w:r>
      <w:r>
        <w:rPr>
          <w:rStyle w:val="Strong"/>
          <w:rFonts w:ascii="Georgia" w:hAnsi="Georgia"/>
        </w:rPr>
        <w:t xml:space="preserve">ynonyms: </w:t>
      </w:r>
      <w:proofErr w:type="spellStart"/>
      <w:r>
        <w:rPr>
          <w:rFonts w:ascii="Georgia" w:hAnsi="Georgia"/>
        </w:rPr>
        <w:t>Mallotus</w:t>
      </w:r>
      <w:proofErr w:type="spellEnd"/>
      <w:r>
        <w:rPr>
          <w:rFonts w:ascii="Georgia" w:hAnsi="Georgia"/>
        </w:rPr>
        <w:t xml:space="preserve"> </w:t>
      </w:r>
      <w:proofErr w:type="spellStart"/>
      <w:r>
        <w:rPr>
          <w:rFonts w:ascii="Georgia" w:hAnsi="Georgia"/>
        </w:rPr>
        <w:t>philippensis</w:t>
      </w:r>
      <w:proofErr w:type="spellEnd"/>
      <w:r>
        <w:rPr>
          <w:rFonts w:ascii="Georgia" w:hAnsi="Georgia"/>
        </w:rPr>
        <w:t xml:space="preserve"> (Lam.) </w:t>
      </w:r>
      <w:proofErr w:type="spellStart"/>
      <w:r>
        <w:rPr>
          <w:rFonts w:ascii="Georgia" w:hAnsi="Georgia"/>
        </w:rPr>
        <w:t>Müll.Arg</w:t>
      </w:r>
      <w:proofErr w:type="spellEnd"/>
      <w:r>
        <w:rPr>
          <w:rFonts w:ascii="Georgia" w:hAnsi="Georgia"/>
        </w:rPr>
        <w:t>. var. pallidus Airy Shaw</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992"/>
      </w:tblGrid>
      <w:tr w:rsidR="00000000" w14:paraId="0AD0DDE6" w14:textId="77777777">
        <w:trPr>
          <w:tblCellSpacing w:w="15" w:type="dxa"/>
          <w:jc w:val="center"/>
        </w:trPr>
        <w:tc>
          <w:tcPr>
            <w:tcW w:w="0" w:type="auto"/>
            <w:tcBorders>
              <w:bottom w:val="single" w:sz="6" w:space="0" w:color="000000"/>
            </w:tcBorders>
            <w:shd w:val="clear" w:color="auto" w:fill="BBBBBB"/>
            <w:vAlign w:val="center"/>
            <w:hideMark/>
          </w:tcPr>
          <w:p w14:paraId="15697C43" w14:textId="77777777" w:rsidR="00000000" w:rsidRDefault="00731BA0">
            <w:pPr>
              <w:spacing w:after="75"/>
              <w:jc w:val="center"/>
              <w:rPr>
                <w:rFonts w:ascii="Georgia" w:hAnsi="Georgia"/>
                <w:b/>
                <w:bCs/>
                <w:sz w:val="20"/>
                <w:szCs w:val="20"/>
              </w:rPr>
            </w:pPr>
            <w:r>
              <w:rPr>
                <w:rFonts w:ascii="Georgia" w:hAnsi="Georgia"/>
                <w:b/>
                <w:bCs/>
                <w:sz w:val="20"/>
                <w:szCs w:val="20"/>
              </w:rPr>
              <w:t>Red L</w:t>
            </w:r>
            <w:r>
              <w:rPr>
                <w:rFonts w:ascii="Georgia" w:hAnsi="Georgia"/>
                <w:b/>
                <w:bCs/>
                <w:sz w:val="20"/>
                <w:szCs w:val="20"/>
              </w:rPr>
              <w:t>ist Status</w:t>
            </w:r>
          </w:p>
        </w:tc>
      </w:tr>
      <w:tr w:rsidR="00000000" w14:paraId="126829AC" w14:textId="77777777">
        <w:trPr>
          <w:tblCellSpacing w:w="15" w:type="dxa"/>
          <w:jc w:val="center"/>
        </w:trPr>
        <w:tc>
          <w:tcPr>
            <w:tcW w:w="0" w:type="auto"/>
            <w:vAlign w:val="center"/>
            <w:hideMark/>
          </w:tcPr>
          <w:p w14:paraId="09DD85F1" w14:textId="77777777" w:rsidR="00000000" w:rsidRDefault="00731BA0">
            <w:pPr>
              <w:spacing w:after="75"/>
              <w:rPr>
                <w:rFonts w:ascii="Georgia" w:hAnsi="Georgia"/>
                <w:sz w:val="20"/>
                <w:szCs w:val="20"/>
              </w:rPr>
            </w:pPr>
            <w:r>
              <w:rPr>
                <w:rFonts w:ascii="Georgia" w:hAnsi="Georgia"/>
                <w:sz w:val="20"/>
                <w:szCs w:val="20"/>
              </w:rPr>
              <w:t>EN - Endangered, B1ab(iii)+2ab(iii) (IUCN version 3.1)</w:t>
            </w:r>
          </w:p>
        </w:tc>
      </w:tr>
    </w:tbl>
    <w:p w14:paraId="41136B06" w14:textId="77777777" w:rsidR="00000000" w:rsidRDefault="00731BA0">
      <w:pPr>
        <w:pStyle w:val="Heading1"/>
        <w:divId w:val="442308664"/>
        <w:rPr>
          <w:rFonts w:ascii="Georgia" w:hAnsi="Georgia"/>
          <w:sz w:val="29"/>
          <w:szCs w:val="29"/>
        </w:rPr>
      </w:pPr>
      <w:r>
        <w:rPr>
          <w:rFonts w:ascii="Georgia" w:hAnsi="Georgia"/>
          <w:sz w:val="29"/>
          <w:szCs w:val="29"/>
        </w:rPr>
        <w:t>Red List Assessment</w:t>
      </w:r>
    </w:p>
    <w:p w14:paraId="20FDA038" w14:textId="77777777" w:rsidR="00000000" w:rsidRDefault="00731BA0">
      <w:pPr>
        <w:pStyle w:val="Heading2"/>
        <w:divId w:val="442308664"/>
        <w:rPr>
          <w:rFonts w:ascii="Georgia" w:hAnsi="Georgia"/>
          <w:sz w:val="27"/>
          <w:szCs w:val="27"/>
        </w:rPr>
      </w:pPr>
      <w:r>
        <w:rPr>
          <w:rFonts w:ascii="Georgia" w:hAnsi="Georgia"/>
          <w:sz w:val="27"/>
          <w:szCs w:val="27"/>
        </w:rPr>
        <w:t>Assessment Information</w:t>
      </w:r>
    </w:p>
    <w:p w14:paraId="3CF8526B" w14:textId="77777777" w:rsidR="00000000" w:rsidRPr="0071056F" w:rsidRDefault="00731BA0">
      <w:pPr>
        <w:pStyle w:val="NormalWeb"/>
        <w:divId w:val="442308664"/>
        <w:rPr>
          <w:rFonts w:ascii="Georgia" w:hAnsi="Georgia"/>
        </w:rPr>
      </w:pPr>
      <w:r>
        <w:rPr>
          <w:rStyle w:val="datalabel1"/>
          <w:rFonts w:ascii="Georgia" w:hAnsi="Georgia"/>
        </w:rPr>
        <w:t xml:space="preserve">Date of Assessment: </w:t>
      </w:r>
      <w:r>
        <w:rPr>
          <w:rFonts w:ascii="Georgia" w:hAnsi="Georgia"/>
        </w:rPr>
        <w:t>2022-05-16</w:t>
      </w:r>
    </w:p>
    <w:p w14:paraId="1D7EB70D" w14:textId="77777777" w:rsidR="00000000" w:rsidRDefault="00731BA0">
      <w:pPr>
        <w:pStyle w:val="NormalWeb"/>
        <w:divId w:val="442308664"/>
        <w:rPr>
          <w:rFonts w:ascii="Georgia" w:hAnsi="Georgia"/>
        </w:rPr>
      </w:pPr>
      <w:r>
        <w:rPr>
          <w:rStyle w:val="datalabel1"/>
          <w:rFonts w:ascii="Georgia" w:hAnsi="Georgia"/>
        </w:rPr>
        <w:t xml:space="preserve">Assessor(s): </w:t>
      </w:r>
      <w:r>
        <w:rPr>
          <w:rFonts w:ascii="Georgia" w:hAnsi="Georgia"/>
        </w:rPr>
        <w:t>Pakkad, G.</w:t>
      </w:r>
    </w:p>
    <w:p w14:paraId="214141F2" w14:textId="77777777" w:rsidR="00000000" w:rsidRDefault="00731BA0">
      <w:pPr>
        <w:pStyle w:val="NormalWeb"/>
        <w:divId w:val="442308664"/>
        <w:rPr>
          <w:rFonts w:ascii="Georgia" w:hAnsi="Georgia"/>
        </w:rPr>
      </w:pPr>
      <w:r>
        <w:rPr>
          <w:rStyle w:val="datalabel1"/>
          <w:rFonts w:ascii="Georgia" w:hAnsi="Georgia"/>
        </w:rPr>
        <w:t xml:space="preserve">Regions: </w:t>
      </w:r>
      <w:r>
        <w:rPr>
          <w:rFonts w:ascii="Georgia" w:hAnsi="Georgia"/>
        </w:rPr>
        <w:t>Glob</w:t>
      </w:r>
      <w:r>
        <w:rPr>
          <w:rFonts w:ascii="Georgia" w:hAnsi="Georgia"/>
        </w:rPr>
        <w:t>al</w:t>
      </w:r>
    </w:p>
    <w:p w14:paraId="5F8B9AAF" w14:textId="77777777" w:rsidR="00000000" w:rsidRDefault="00731BA0">
      <w:pPr>
        <w:pStyle w:val="Heading2"/>
        <w:divId w:val="442308664"/>
        <w:rPr>
          <w:rFonts w:ascii="Georgia" w:hAnsi="Georgia"/>
          <w:sz w:val="27"/>
          <w:szCs w:val="27"/>
        </w:rPr>
      </w:pPr>
      <w:r>
        <w:rPr>
          <w:rFonts w:ascii="Georgia" w:hAnsi="Georgia"/>
          <w:sz w:val="27"/>
          <w:szCs w:val="27"/>
        </w:rPr>
        <w:t>Assessment Rationale</w:t>
      </w:r>
    </w:p>
    <w:p w14:paraId="09BA0724" w14:textId="77777777" w:rsidR="00000000" w:rsidRPr="0071056F" w:rsidRDefault="00731BA0">
      <w:pPr>
        <w:pStyle w:val="NormalWeb"/>
        <w:divId w:val="442308664"/>
        <w:rPr>
          <w:rFonts w:ascii="Georgia" w:hAnsi="Georgia"/>
        </w:rPr>
      </w:pPr>
      <w:r>
        <w:rPr>
          <w:rFonts w:ascii="Georgia" w:hAnsi="Georgia"/>
        </w:rPr>
        <w:t xml:space="preserve">This species is endemic to Thailand, occupying a </w:t>
      </w:r>
      <w:proofErr w:type="gramStart"/>
      <w:r>
        <w:rPr>
          <w:rFonts w:ascii="Georgia" w:hAnsi="Georgia"/>
        </w:rPr>
        <w:t>fairly restricted</w:t>
      </w:r>
      <w:proofErr w:type="gramEnd"/>
      <w:r>
        <w:rPr>
          <w:rFonts w:ascii="Georgia" w:hAnsi="Georgia"/>
        </w:rPr>
        <w:t xml:space="preserve"> distribution across Peninsular Thailand. </w:t>
      </w:r>
      <w:del w:id="0" w:author="Jack Plummer" w:date="2022-08-19T20:59:00Z">
        <w:r w:rsidDel="002D362F">
          <w:rPr>
            <w:rFonts w:ascii="Georgia" w:hAnsi="Georgia"/>
          </w:rPr>
          <w:delText xml:space="preserve"> </w:delText>
        </w:r>
      </w:del>
      <w:r>
        <w:rPr>
          <w:rFonts w:ascii="Georgia" w:hAnsi="Georgia"/>
        </w:rPr>
        <w:t>Its estimated extent of occurrence (EOO) of 3,099 km2 falls within the threshold values for the Endangered category under c</w:t>
      </w:r>
      <w:r>
        <w:rPr>
          <w:rFonts w:ascii="Georgia" w:hAnsi="Georgia"/>
        </w:rPr>
        <w:t>riterion B1. </w:t>
      </w:r>
      <w:del w:id="1" w:author="Jack Plummer" w:date="2022-08-19T20:59:00Z">
        <w:r w:rsidDel="002D362F">
          <w:rPr>
            <w:rFonts w:ascii="Georgia" w:hAnsi="Georgia"/>
          </w:rPr>
          <w:delText> </w:delText>
        </w:r>
      </w:del>
      <w:r>
        <w:rPr>
          <w:rFonts w:ascii="Georgia" w:hAnsi="Georgia"/>
        </w:rPr>
        <w:t>Based on g</w:t>
      </w:r>
      <w:r>
        <w:rPr>
          <w:rFonts w:ascii="Georgia" w:hAnsi="Georgia"/>
        </w:rPr>
        <w:t>eoreferenced herbarium specimens, the area of occupancy is estimated as 48 km</w:t>
      </w:r>
      <w:r>
        <w:rPr>
          <w:rFonts w:ascii="Georgia" w:hAnsi="Georgia"/>
          <w:vertAlign w:val="superscript"/>
        </w:rPr>
        <w:t>2</w:t>
      </w:r>
      <w:r>
        <w:rPr>
          <w:rFonts w:ascii="Georgia" w:hAnsi="Georgia"/>
        </w:rPr>
        <w:t>, falling within the threshold values for the Endangered category under criterion B2. While this is likely to be an underestimate as botanical inventory i</w:t>
      </w:r>
      <w:r>
        <w:rPr>
          <w:rFonts w:ascii="Georgia" w:hAnsi="Georgia"/>
        </w:rPr>
        <w:t xml:space="preserve">s incomplete across its </w:t>
      </w:r>
      <w:r>
        <w:rPr>
          <w:rFonts w:ascii="Georgia" w:hAnsi="Georgia"/>
        </w:rPr>
        <w:t>distribution, it is considered unlikely that the true value exceeds the Endangered threshold of 500 km</w:t>
      </w:r>
      <w:r>
        <w:rPr>
          <w:rFonts w:ascii="Georgia" w:hAnsi="Georgia"/>
          <w:vertAlign w:val="superscript"/>
        </w:rPr>
        <w:t>2</w:t>
      </w:r>
      <w:r>
        <w:rPr>
          <w:rFonts w:ascii="Georgia" w:hAnsi="Georgia"/>
        </w:rPr>
        <w:t xml:space="preserve">. The major threat to the species is urbanization across its range, which is inferred to be contributing to a continuing decline </w:t>
      </w:r>
      <w:r>
        <w:rPr>
          <w:rFonts w:ascii="Georgia" w:hAnsi="Georgia"/>
        </w:rPr>
        <w:t>in habitat area, extent,</w:t>
      </w:r>
      <w:r>
        <w:rPr>
          <w:rFonts w:ascii="Georgia" w:hAnsi="Georgia"/>
        </w:rPr>
        <w:t xml:space="preserve"> and quality. The species </w:t>
      </w:r>
      <w:proofErr w:type="gramStart"/>
      <w:r>
        <w:rPr>
          <w:rFonts w:ascii="Georgia" w:hAnsi="Georgia"/>
        </w:rPr>
        <w:t>is considered to be</w:t>
      </w:r>
      <w:proofErr w:type="gramEnd"/>
      <w:r>
        <w:rPr>
          <w:rFonts w:ascii="Georgia" w:hAnsi="Georgia"/>
        </w:rPr>
        <w:t xml:space="preserve"> restricted to two to four locations. Although this number could be higher if the species is confirmed to occur elsewhere within the EOO, the number of locations may still total five or f</w:t>
      </w:r>
      <w:r>
        <w:rPr>
          <w:rFonts w:ascii="Georgia" w:hAnsi="Georgia"/>
        </w:rPr>
        <w:t>ewer. There is limited p</w:t>
      </w:r>
      <w:r>
        <w:rPr>
          <w:rFonts w:ascii="Georgia" w:hAnsi="Georgia"/>
        </w:rPr>
        <w:t xml:space="preserve">opulation information available, but the population trend is suspected to be decreasing. It is not clear whether the population is severely fragmented or subject to extreme fluctuations. Taking a precautionary approach, the species </w:t>
      </w:r>
      <w:r>
        <w:rPr>
          <w:rFonts w:ascii="Georgia" w:hAnsi="Georgia"/>
        </w:rPr>
        <w:t>is assessed as Endangere</w:t>
      </w:r>
      <w:r>
        <w:rPr>
          <w:rFonts w:ascii="Georgia" w:hAnsi="Georgia"/>
        </w:rPr>
        <w:t>d B1ab(iii)</w:t>
      </w:r>
      <w:del w:id="2" w:author="Jack Plummer" w:date="2022-08-19T21:03:00Z">
        <w:r w:rsidDel="002D362F">
          <w:rPr>
            <w:rFonts w:ascii="Georgia" w:hAnsi="Georgia"/>
          </w:rPr>
          <w:delText xml:space="preserve"> </w:delText>
        </w:r>
      </w:del>
      <w:r>
        <w:rPr>
          <w:rFonts w:ascii="Georgia" w:hAnsi="Georgia"/>
        </w:rPr>
        <w:t>+</w:t>
      </w:r>
      <w:del w:id="3" w:author="Jack Plummer" w:date="2022-08-19T21:03:00Z">
        <w:r w:rsidDel="002D362F">
          <w:rPr>
            <w:rFonts w:ascii="Georgia" w:hAnsi="Georgia"/>
          </w:rPr>
          <w:delText xml:space="preserve"> </w:delText>
        </w:r>
      </w:del>
      <w:r>
        <w:rPr>
          <w:rFonts w:ascii="Georgia" w:hAnsi="Georgia"/>
        </w:rPr>
        <w:t xml:space="preserve">2ab(iii) owing to its restricted EOO, AOO, limited number of locations, and continuing habitat decline. As the species is poorly studied, and suspected to be under-collected, further research into its distribution and </w:t>
      </w:r>
      <w:r>
        <w:rPr>
          <w:rFonts w:ascii="Georgia" w:hAnsi="Georgia"/>
        </w:rPr>
        <w:t>population status will b</w:t>
      </w:r>
      <w:r>
        <w:rPr>
          <w:rFonts w:ascii="Georgia" w:hAnsi="Georgia"/>
        </w:rPr>
        <w:t>e necessary to validate this assessment of extinction risk.</w:t>
      </w:r>
    </w:p>
    <w:p w14:paraId="40B0A235" w14:textId="77777777" w:rsidR="00000000" w:rsidRDefault="00731BA0">
      <w:pPr>
        <w:pStyle w:val="Heading1"/>
        <w:divId w:val="640500103"/>
        <w:rPr>
          <w:rFonts w:ascii="Georgia" w:hAnsi="Georgia"/>
          <w:sz w:val="29"/>
          <w:szCs w:val="29"/>
        </w:rPr>
      </w:pPr>
      <w:r>
        <w:rPr>
          <w:rFonts w:ascii="Georgia" w:hAnsi="Georgia"/>
          <w:sz w:val="29"/>
          <w:szCs w:val="29"/>
        </w:rPr>
        <w:t>Distribution</w:t>
      </w:r>
    </w:p>
    <w:p w14:paraId="534B9296" w14:textId="77777777" w:rsidR="00000000" w:rsidRDefault="00731BA0">
      <w:pPr>
        <w:pStyle w:val="Heading2"/>
        <w:divId w:val="640500103"/>
        <w:rPr>
          <w:rFonts w:ascii="Georgia" w:hAnsi="Georgia"/>
          <w:sz w:val="27"/>
          <w:szCs w:val="27"/>
        </w:rPr>
      </w:pPr>
      <w:r>
        <w:rPr>
          <w:rFonts w:ascii="Georgia" w:hAnsi="Georgia"/>
          <w:sz w:val="27"/>
          <w:szCs w:val="27"/>
        </w:rPr>
        <w:t>Geographic Range</w:t>
      </w:r>
    </w:p>
    <w:p w14:paraId="15435B56" w14:textId="0FDC8B2C" w:rsidR="00000000" w:rsidRPr="0071056F" w:rsidRDefault="00731BA0">
      <w:pPr>
        <w:pStyle w:val="NormalWeb"/>
        <w:divId w:val="640500103"/>
        <w:rPr>
          <w:rFonts w:ascii="Georgia" w:hAnsi="Georgia"/>
        </w:rPr>
      </w:pPr>
      <w:r>
        <w:rPr>
          <w:rFonts w:ascii="Georgia" w:hAnsi="Georgia"/>
        </w:rPr>
        <w:t xml:space="preserve">This species is endemic to </w:t>
      </w:r>
      <w:del w:id="4" w:author="Jack Plummer" w:date="2022-08-19T21:03:00Z">
        <w:r w:rsidDel="002D362F">
          <w:rPr>
            <w:rFonts w:ascii="Georgia" w:hAnsi="Georgia"/>
          </w:rPr>
          <w:delText>South-Western</w:delText>
        </w:r>
      </w:del>
      <w:ins w:id="5" w:author="Jack Plummer" w:date="2022-08-19T21:03:00Z">
        <w:r w:rsidR="002D362F">
          <w:rPr>
            <w:rFonts w:ascii="Georgia" w:hAnsi="Georgia"/>
          </w:rPr>
          <w:t>southwest</w:t>
        </w:r>
      </w:ins>
      <w:r>
        <w:rPr>
          <w:rFonts w:ascii="Georgia" w:hAnsi="Georgia"/>
        </w:rPr>
        <w:t xml:space="preserve"> Thailand. It has been documented from the province</w:t>
      </w:r>
      <w:ins w:id="6" w:author="Jack Plummer" w:date="2022-08-19T21:03:00Z">
        <w:r w:rsidR="002D362F">
          <w:rPr>
            <w:rFonts w:ascii="Georgia" w:hAnsi="Georgia"/>
          </w:rPr>
          <w:t>s</w:t>
        </w:r>
      </w:ins>
      <w:r>
        <w:rPr>
          <w:rFonts w:ascii="Georgia" w:hAnsi="Georgia"/>
        </w:rPr>
        <w:t xml:space="preserve"> of </w:t>
      </w:r>
      <w:del w:id="7" w:author="Jack Plummer" w:date="2022-08-19T21:03:00Z">
        <w:r w:rsidDel="002D362F">
          <w:rPr>
            <w:rFonts w:ascii="Georgia" w:hAnsi="Georgia"/>
          </w:rPr>
          <w:delText xml:space="preserve"> </w:delText>
        </w:r>
      </w:del>
      <w:r>
        <w:rPr>
          <w:rFonts w:ascii="Georgia" w:hAnsi="Georgia"/>
        </w:rPr>
        <w:t>Phetchaburi and Prachuap Khiri Khan.</w:t>
      </w:r>
      <w:del w:id="8" w:author="Jack Plummer" w:date="2022-08-19T21:03:00Z">
        <w:r w:rsidDel="002D362F">
          <w:rPr>
            <w:rFonts w:ascii="Georgia" w:hAnsi="Georgia"/>
          </w:rPr>
          <w:delText> </w:delText>
        </w:r>
      </w:del>
      <w:r>
        <w:rPr>
          <w:rFonts w:ascii="Georgia" w:hAnsi="Georgia"/>
        </w:rPr>
        <w:t> It occur</w:t>
      </w:r>
      <w:r>
        <w:rPr>
          <w:rFonts w:ascii="Georgia" w:hAnsi="Georgia"/>
        </w:rPr>
        <w:t>s at elevations up to 300 m asl</w:t>
      </w:r>
      <w:del w:id="9" w:author="Jack Plummer" w:date="2022-08-19T21:03:00Z">
        <w:r w:rsidDel="002D362F">
          <w:rPr>
            <w:rFonts w:ascii="Georgia" w:hAnsi="Georgia"/>
          </w:rPr>
          <w:delText xml:space="preserve"> in secondary, open, dry deciduous scrub forest, on rocky limestone soil</w:delText>
        </w:r>
      </w:del>
      <w:r>
        <w:rPr>
          <w:rFonts w:ascii="Georgia" w:hAnsi="Georgia"/>
        </w:rPr>
        <w:t>. Survey wo</w:t>
      </w:r>
      <w:r>
        <w:rPr>
          <w:rFonts w:ascii="Georgia" w:hAnsi="Georgia"/>
        </w:rPr>
        <w:t>rk is recommended to identify whether any further subpopulations occur in Thailand.</w:t>
      </w:r>
    </w:p>
    <w:p w14:paraId="5413B9B9" w14:textId="77777777" w:rsidR="00000000" w:rsidRDefault="00731BA0">
      <w:pPr>
        <w:pStyle w:val="Heading2"/>
        <w:divId w:val="640500103"/>
        <w:rPr>
          <w:rFonts w:ascii="Georgia" w:hAnsi="Georgia"/>
          <w:sz w:val="27"/>
          <w:szCs w:val="27"/>
        </w:rPr>
      </w:pPr>
      <w:r>
        <w:rPr>
          <w:rFonts w:ascii="Georgia" w:hAnsi="Georgia"/>
          <w:sz w:val="27"/>
          <w:szCs w:val="27"/>
        </w:rPr>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64"/>
        <w:gridCol w:w="6382"/>
      </w:tblGrid>
      <w:tr w:rsidR="00000000" w14:paraId="7B46DE54" w14:textId="77777777">
        <w:trPr>
          <w:divId w:val="640500103"/>
          <w:tblCellSpacing w:w="15" w:type="dxa"/>
        </w:trPr>
        <w:tc>
          <w:tcPr>
            <w:tcW w:w="0" w:type="auto"/>
            <w:tcBorders>
              <w:bottom w:val="single" w:sz="6" w:space="0" w:color="000000"/>
            </w:tcBorders>
            <w:shd w:val="clear" w:color="auto" w:fill="BBBBBB"/>
            <w:vAlign w:val="center"/>
            <w:hideMark/>
          </w:tcPr>
          <w:p w14:paraId="13C8D2FD" w14:textId="77777777" w:rsidR="00000000" w:rsidRDefault="00731BA0">
            <w:pPr>
              <w:spacing w:after="75"/>
              <w:rPr>
                <w:rFonts w:ascii="Georgia" w:hAnsi="Georgia"/>
                <w:b/>
                <w:bCs/>
                <w:sz w:val="18"/>
                <w:szCs w:val="18"/>
              </w:rPr>
            </w:pPr>
            <w:r>
              <w:rPr>
                <w:rFonts w:ascii="Georgia" w:hAnsi="Georgia"/>
                <w:b/>
                <w:bCs/>
                <w:sz w:val="18"/>
                <w:szCs w:val="18"/>
              </w:rPr>
              <w:lastRenderedPageBreak/>
              <w:t xml:space="preserve">Estimated area of occupancy (AOO) </w:t>
            </w:r>
            <w:r>
              <w:rPr>
                <w:rFonts w:ascii="Georgia" w:hAnsi="Georgia"/>
                <w:b/>
                <w:bCs/>
                <w:sz w:val="18"/>
                <w:szCs w:val="18"/>
              </w:rPr>
              <w:t>- in km2</w:t>
            </w:r>
          </w:p>
        </w:tc>
        <w:tc>
          <w:tcPr>
            <w:tcW w:w="0" w:type="auto"/>
            <w:tcBorders>
              <w:bottom w:val="single" w:sz="6" w:space="0" w:color="000000"/>
            </w:tcBorders>
            <w:shd w:val="clear" w:color="auto" w:fill="BBBBBB"/>
            <w:vAlign w:val="center"/>
            <w:hideMark/>
          </w:tcPr>
          <w:p w14:paraId="1A52F327" w14:textId="77777777" w:rsidR="00000000" w:rsidRDefault="00731BA0">
            <w:pPr>
              <w:spacing w:after="75"/>
              <w:rPr>
                <w:rFonts w:ascii="Georgia" w:hAnsi="Georgia"/>
                <w:b/>
                <w:bCs/>
                <w:sz w:val="18"/>
                <w:szCs w:val="18"/>
              </w:rPr>
            </w:pPr>
            <w:r>
              <w:rPr>
                <w:rFonts w:ascii="Georgia" w:hAnsi="Georgia"/>
                <w:b/>
                <w:bCs/>
                <w:sz w:val="18"/>
                <w:szCs w:val="18"/>
              </w:rPr>
              <w:t>Justification</w:t>
            </w:r>
          </w:p>
        </w:tc>
      </w:tr>
      <w:tr w:rsidR="00000000" w14:paraId="6FA5E031" w14:textId="77777777">
        <w:trPr>
          <w:divId w:val="640500103"/>
          <w:tblCellSpacing w:w="15" w:type="dxa"/>
        </w:trPr>
        <w:tc>
          <w:tcPr>
            <w:tcW w:w="0" w:type="auto"/>
            <w:vAlign w:val="center"/>
            <w:hideMark/>
          </w:tcPr>
          <w:p w14:paraId="68CC4170" w14:textId="77777777" w:rsidR="00000000" w:rsidRDefault="00731BA0">
            <w:pPr>
              <w:spacing w:after="75"/>
              <w:rPr>
                <w:rFonts w:ascii="Georgia" w:hAnsi="Georgia"/>
                <w:sz w:val="18"/>
                <w:szCs w:val="18"/>
              </w:rPr>
            </w:pPr>
            <w:r>
              <w:rPr>
                <w:rFonts w:ascii="Georgia" w:hAnsi="Georgia"/>
                <w:sz w:val="18"/>
                <w:szCs w:val="18"/>
              </w:rPr>
              <w:t>48</w:t>
            </w:r>
          </w:p>
        </w:tc>
        <w:tc>
          <w:tcPr>
            <w:tcW w:w="0" w:type="auto"/>
            <w:vAlign w:val="center"/>
            <w:hideMark/>
          </w:tcPr>
          <w:p w14:paraId="7EF74884" w14:textId="77777777" w:rsidR="00000000" w:rsidRDefault="00731BA0">
            <w:pPr>
              <w:spacing w:after="75"/>
              <w:rPr>
                <w:rFonts w:ascii="Georgia" w:hAnsi="Georgia"/>
                <w:sz w:val="18"/>
                <w:szCs w:val="18"/>
              </w:rPr>
            </w:pPr>
            <w:r>
              <w:rPr>
                <w:rFonts w:ascii="Georgia" w:hAnsi="Georgia"/>
                <w:sz w:val="18"/>
                <w:szCs w:val="18"/>
              </w:rPr>
              <w:t xml:space="preserve">Estimated from a 2 x 2 km grid cell for herbarium specimen point data mapped using </w:t>
            </w:r>
            <w:proofErr w:type="spellStart"/>
            <w:r>
              <w:rPr>
                <w:rFonts w:ascii="Georgia" w:hAnsi="Georgia"/>
                <w:sz w:val="18"/>
                <w:szCs w:val="18"/>
              </w:rPr>
              <w:t>GeoC</w:t>
            </w:r>
            <w:r>
              <w:rPr>
                <w:rFonts w:ascii="Georgia" w:hAnsi="Georgia"/>
                <w:sz w:val="18"/>
                <w:szCs w:val="18"/>
              </w:rPr>
              <w:t>AT</w:t>
            </w:r>
            <w:proofErr w:type="spellEnd"/>
            <w:r>
              <w:rPr>
                <w:rFonts w:ascii="Georgia" w:hAnsi="Georgia"/>
                <w:sz w:val="18"/>
                <w:szCs w:val="18"/>
              </w:rPr>
              <w:t xml:space="preserve"> (Bachman et al. 2011, GBIF.org 2022).</w:t>
            </w:r>
          </w:p>
        </w:tc>
      </w:tr>
    </w:tbl>
    <w:p w14:paraId="4996BBE6" w14:textId="77777777" w:rsidR="00000000" w:rsidRDefault="00731BA0">
      <w:pPr>
        <w:pStyle w:val="Heading2"/>
        <w:divId w:val="640500103"/>
        <w:rPr>
          <w:rFonts w:ascii="Georgia" w:hAnsi="Georgia"/>
          <w:sz w:val="27"/>
          <w:szCs w:val="27"/>
        </w:rPr>
      </w:pPr>
      <w:r>
        <w:rPr>
          <w:rFonts w:ascii="Georgia"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109"/>
        <w:gridCol w:w="2309"/>
        <w:gridCol w:w="4728"/>
      </w:tblGrid>
      <w:tr w:rsidR="002D362F" w14:paraId="4D00FDE7" w14:textId="77777777">
        <w:trPr>
          <w:divId w:val="640500103"/>
          <w:tblCellSpacing w:w="15" w:type="dxa"/>
        </w:trPr>
        <w:tc>
          <w:tcPr>
            <w:tcW w:w="0" w:type="auto"/>
            <w:tcBorders>
              <w:bottom w:val="single" w:sz="6" w:space="0" w:color="000000"/>
            </w:tcBorders>
            <w:shd w:val="clear" w:color="auto" w:fill="BBBBBB"/>
            <w:vAlign w:val="center"/>
            <w:hideMark/>
          </w:tcPr>
          <w:p w14:paraId="36B34963" w14:textId="77777777" w:rsidR="00000000" w:rsidRDefault="00731BA0">
            <w:pPr>
              <w:spacing w:after="75"/>
              <w:rPr>
                <w:rFonts w:ascii="Georgia" w:hAnsi="Georgia"/>
                <w:b/>
                <w:bCs/>
                <w:sz w:val="18"/>
                <w:szCs w:val="18"/>
              </w:rPr>
            </w:pPr>
            <w:r>
              <w:rPr>
                <w:rFonts w:ascii="Georgia"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171324D9" w14:textId="77777777" w:rsidR="00000000" w:rsidRDefault="00731BA0">
            <w:pPr>
              <w:spacing w:after="75"/>
              <w:rPr>
                <w:rFonts w:ascii="Georgia" w:hAnsi="Georgia"/>
                <w:b/>
                <w:bCs/>
                <w:sz w:val="18"/>
                <w:szCs w:val="18"/>
              </w:rPr>
            </w:pPr>
            <w:r>
              <w:rPr>
                <w:rFonts w:ascii="Georgia" w:hAnsi="Georgia"/>
                <w:b/>
                <w:bCs/>
                <w:sz w:val="18"/>
                <w:szCs w:val="18"/>
              </w:rPr>
              <w:t>EOO estimate calculated from</w:t>
            </w:r>
            <w:r>
              <w:rPr>
                <w:rFonts w:ascii="Georgia" w:hAnsi="Georgia"/>
                <w:b/>
                <w:bCs/>
                <w:sz w:val="18"/>
                <w:szCs w:val="18"/>
              </w:rPr>
              <w:t xml:space="preserve"> Minimum Convex Polygon</w:t>
            </w:r>
          </w:p>
        </w:tc>
        <w:tc>
          <w:tcPr>
            <w:tcW w:w="0" w:type="auto"/>
            <w:tcBorders>
              <w:bottom w:val="single" w:sz="6" w:space="0" w:color="000000"/>
            </w:tcBorders>
            <w:shd w:val="clear" w:color="auto" w:fill="BBBBBB"/>
            <w:vAlign w:val="center"/>
            <w:hideMark/>
          </w:tcPr>
          <w:p w14:paraId="5479500E" w14:textId="77777777" w:rsidR="00000000" w:rsidRDefault="00731BA0">
            <w:pPr>
              <w:spacing w:after="75"/>
              <w:rPr>
                <w:rFonts w:ascii="Georgia" w:hAnsi="Georgia"/>
                <w:b/>
                <w:bCs/>
                <w:sz w:val="18"/>
                <w:szCs w:val="18"/>
              </w:rPr>
            </w:pPr>
            <w:r>
              <w:rPr>
                <w:rFonts w:ascii="Georgia" w:hAnsi="Georgia"/>
                <w:b/>
                <w:bCs/>
                <w:sz w:val="18"/>
                <w:szCs w:val="18"/>
              </w:rPr>
              <w:t>Justification</w:t>
            </w:r>
          </w:p>
        </w:tc>
      </w:tr>
      <w:tr w:rsidR="002D362F" w14:paraId="365CAF8A" w14:textId="77777777">
        <w:trPr>
          <w:divId w:val="640500103"/>
          <w:tblCellSpacing w:w="15" w:type="dxa"/>
        </w:trPr>
        <w:tc>
          <w:tcPr>
            <w:tcW w:w="0" w:type="auto"/>
            <w:vAlign w:val="center"/>
            <w:hideMark/>
          </w:tcPr>
          <w:p w14:paraId="3A19786F" w14:textId="77777777" w:rsidR="00000000" w:rsidRDefault="00731BA0">
            <w:pPr>
              <w:spacing w:after="75"/>
              <w:rPr>
                <w:rFonts w:ascii="Georgia" w:hAnsi="Georgia"/>
                <w:sz w:val="18"/>
                <w:szCs w:val="18"/>
              </w:rPr>
            </w:pPr>
            <w:r>
              <w:rPr>
                <w:rFonts w:ascii="Georgia" w:hAnsi="Georgia"/>
                <w:sz w:val="18"/>
                <w:szCs w:val="18"/>
              </w:rPr>
              <w:t>3099</w:t>
            </w:r>
          </w:p>
        </w:tc>
        <w:tc>
          <w:tcPr>
            <w:tcW w:w="0" w:type="auto"/>
            <w:vAlign w:val="center"/>
            <w:hideMark/>
          </w:tcPr>
          <w:p w14:paraId="7E2E1B47" w14:textId="77777777" w:rsidR="00000000" w:rsidRDefault="00731BA0">
            <w:pPr>
              <w:spacing w:after="75"/>
              <w:rPr>
                <w:rFonts w:ascii="Georgia" w:hAnsi="Georgia"/>
                <w:sz w:val="18"/>
                <w:szCs w:val="18"/>
              </w:rPr>
            </w:pPr>
            <w:r>
              <w:rPr>
                <w:rFonts w:ascii="Georgia" w:hAnsi="Georgia"/>
                <w:sz w:val="18"/>
                <w:szCs w:val="18"/>
              </w:rPr>
              <w:t>true</w:t>
            </w:r>
          </w:p>
        </w:tc>
        <w:tc>
          <w:tcPr>
            <w:tcW w:w="0" w:type="auto"/>
            <w:vAlign w:val="center"/>
            <w:hideMark/>
          </w:tcPr>
          <w:p w14:paraId="49D974A5" w14:textId="4450A199" w:rsidR="00000000" w:rsidRDefault="00731BA0">
            <w:pPr>
              <w:spacing w:after="75"/>
              <w:rPr>
                <w:rFonts w:ascii="Georgia" w:hAnsi="Georgia"/>
                <w:sz w:val="18"/>
                <w:szCs w:val="18"/>
              </w:rPr>
            </w:pPr>
            <w:r>
              <w:rPr>
                <w:rFonts w:ascii="Georgia" w:hAnsi="Georgia"/>
                <w:sz w:val="18"/>
                <w:szCs w:val="18"/>
              </w:rPr>
              <w:t xml:space="preserve">Estimated from a </w:t>
            </w:r>
            <w:del w:id="10" w:author="Jack Plummer" w:date="2022-08-19T21:03:00Z">
              <w:r w:rsidDel="002D362F">
                <w:rPr>
                  <w:rFonts w:ascii="Georgia" w:hAnsi="Georgia"/>
                  <w:sz w:val="18"/>
                  <w:szCs w:val="18"/>
                </w:rPr>
                <w:delText>2 x 2 km grid cell</w:delText>
              </w:r>
            </w:del>
            <w:ins w:id="11" w:author="Jack Plummer" w:date="2022-08-19T21:03:00Z">
              <w:r w:rsidR="002D362F">
                <w:rPr>
                  <w:rFonts w:ascii="Georgia" w:hAnsi="Georgia"/>
                  <w:sz w:val="18"/>
                  <w:szCs w:val="18"/>
                </w:rPr>
                <w:t>minimum co</w:t>
              </w:r>
            </w:ins>
            <w:ins w:id="12" w:author="Jack Plummer" w:date="2022-08-19T21:04:00Z">
              <w:r w:rsidR="002D362F">
                <w:rPr>
                  <w:rFonts w:ascii="Georgia" w:hAnsi="Georgia"/>
                  <w:sz w:val="18"/>
                  <w:szCs w:val="18"/>
                </w:rPr>
                <w:t>nvex polygon</w:t>
              </w:r>
            </w:ins>
            <w:r>
              <w:rPr>
                <w:rFonts w:ascii="Georgia" w:hAnsi="Georgia"/>
                <w:sz w:val="18"/>
                <w:szCs w:val="18"/>
              </w:rPr>
              <w:t xml:space="preserve"> for herbarium specimen point </w:t>
            </w:r>
            <w:r>
              <w:rPr>
                <w:rFonts w:ascii="Georgia" w:hAnsi="Georgia"/>
                <w:sz w:val="18"/>
                <w:szCs w:val="18"/>
              </w:rPr>
              <w:t xml:space="preserve">data mapped using </w:t>
            </w:r>
            <w:proofErr w:type="spellStart"/>
            <w:r>
              <w:rPr>
                <w:rFonts w:ascii="Georgia" w:hAnsi="Georgia"/>
                <w:sz w:val="18"/>
                <w:szCs w:val="18"/>
              </w:rPr>
              <w:t>GeoCAT</w:t>
            </w:r>
            <w:proofErr w:type="spellEnd"/>
            <w:r>
              <w:rPr>
                <w:rFonts w:ascii="Georgia" w:hAnsi="Georgia"/>
                <w:sz w:val="18"/>
                <w:szCs w:val="18"/>
              </w:rPr>
              <w:t xml:space="preserve"> (Bachman et al. 2011, GBIF.org 2022).</w:t>
            </w:r>
          </w:p>
        </w:tc>
      </w:tr>
    </w:tbl>
    <w:p w14:paraId="1CC7138E" w14:textId="77777777" w:rsidR="00000000" w:rsidRDefault="00731BA0">
      <w:pPr>
        <w:pStyle w:val="Heading2"/>
        <w:divId w:val="640500103"/>
        <w:rPr>
          <w:rFonts w:ascii="Georgia" w:hAnsi="Georgia"/>
          <w:sz w:val="27"/>
          <w:szCs w:val="27"/>
        </w:rPr>
      </w:pPr>
      <w:r>
        <w:rPr>
          <w:rFonts w:ascii="Georgia"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224"/>
        <w:gridCol w:w="7922"/>
      </w:tblGrid>
      <w:tr w:rsidR="00000000" w14:paraId="13DB4664" w14:textId="77777777">
        <w:trPr>
          <w:divId w:val="640500103"/>
          <w:tblCellSpacing w:w="15" w:type="dxa"/>
        </w:trPr>
        <w:tc>
          <w:tcPr>
            <w:tcW w:w="0" w:type="auto"/>
            <w:tcBorders>
              <w:bottom w:val="single" w:sz="6" w:space="0" w:color="000000"/>
            </w:tcBorders>
            <w:shd w:val="clear" w:color="auto" w:fill="BBBBBB"/>
            <w:vAlign w:val="center"/>
            <w:hideMark/>
          </w:tcPr>
          <w:p w14:paraId="1C4600EF" w14:textId="77777777" w:rsidR="00000000" w:rsidRDefault="00731BA0">
            <w:pPr>
              <w:spacing w:after="75"/>
              <w:rPr>
                <w:rFonts w:ascii="Georgia" w:hAnsi="Georgia"/>
                <w:b/>
                <w:bCs/>
                <w:sz w:val="18"/>
                <w:szCs w:val="18"/>
              </w:rPr>
            </w:pPr>
            <w:r>
              <w:rPr>
                <w:rFonts w:ascii="Georgia" w:hAnsi="Georgia"/>
                <w:b/>
                <w:bCs/>
                <w:sz w:val="18"/>
                <w:szCs w:val="18"/>
              </w:rPr>
              <w:t>Number of Locations</w:t>
            </w:r>
          </w:p>
        </w:tc>
        <w:tc>
          <w:tcPr>
            <w:tcW w:w="0" w:type="auto"/>
            <w:tcBorders>
              <w:bottom w:val="single" w:sz="6" w:space="0" w:color="000000"/>
            </w:tcBorders>
            <w:shd w:val="clear" w:color="auto" w:fill="BBBBBB"/>
            <w:vAlign w:val="center"/>
            <w:hideMark/>
          </w:tcPr>
          <w:p w14:paraId="449E9C34" w14:textId="77777777" w:rsidR="00000000" w:rsidRDefault="00731BA0">
            <w:pPr>
              <w:spacing w:after="75"/>
              <w:rPr>
                <w:rFonts w:ascii="Georgia" w:hAnsi="Georgia"/>
                <w:b/>
                <w:bCs/>
                <w:sz w:val="18"/>
                <w:szCs w:val="18"/>
              </w:rPr>
            </w:pPr>
            <w:r>
              <w:rPr>
                <w:rFonts w:ascii="Georgia" w:hAnsi="Georgia"/>
                <w:b/>
                <w:bCs/>
                <w:sz w:val="18"/>
                <w:szCs w:val="18"/>
              </w:rPr>
              <w:t>Justification</w:t>
            </w:r>
          </w:p>
        </w:tc>
      </w:tr>
      <w:tr w:rsidR="00000000" w14:paraId="1785AB46" w14:textId="77777777">
        <w:trPr>
          <w:divId w:val="640500103"/>
          <w:tblCellSpacing w:w="15" w:type="dxa"/>
        </w:trPr>
        <w:tc>
          <w:tcPr>
            <w:tcW w:w="0" w:type="auto"/>
            <w:vAlign w:val="center"/>
            <w:hideMark/>
          </w:tcPr>
          <w:p w14:paraId="5E283973" w14:textId="77777777" w:rsidR="00000000" w:rsidRDefault="00731BA0">
            <w:pPr>
              <w:spacing w:after="75"/>
              <w:rPr>
                <w:rFonts w:ascii="Georgia" w:hAnsi="Georgia"/>
                <w:sz w:val="18"/>
                <w:szCs w:val="18"/>
              </w:rPr>
            </w:pPr>
            <w:r>
              <w:rPr>
                <w:rFonts w:ascii="Georgia" w:hAnsi="Georgia"/>
                <w:sz w:val="18"/>
                <w:szCs w:val="18"/>
              </w:rPr>
              <w:t>2-4</w:t>
            </w:r>
          </w:p>
        </w:tc>
        <w:tc>
          <w:tcPr>
            <w:tcW w:w="0" w:type="auto"/>
            <w:vAlign w:val="center"/>
            <w:hideMark/>
          </w:tcPr>
          <w:p w14:paraId="4830E9C9" w14:textId="4C467BED" w:rsidR="00000000" w:rsidRDefault="00731BA0">
            <w:pPr>
              <w:spacing w:after="75"/>
              <w:rPr>
                <w:rFonts w:ascii="Georgia" w:hAnsi="Georgia"/>
                <w:sz w:val="18"/>
                <w:szCs w:val="18"/>
              </w:rPr>
            </w:pPr>
            <w:r>
              <w:rPr>
                <w:rFonts w:ascii="Georgia" w:hAnsi="Georgia"/>
                <w:sz w:val="18"/>
                <w:szCs w:val="18"/>
              </w:rPr>
              <w:t>The number locati</w:t>
            </w:r>
            <w:r>
              <w:rPr>
                <w:rFonts w:ascii="Georgia" w:hAnsi="Georgia"/>
                <w:sz w:val="18"/>
                <w:szCs w:val="18"/>
              </w:rPr>
              <w:t xml:space="preserve">on of this species is 2-4 in the provinces of Phetchaburi and Prachuap Khiri </w:t>
            </w:r>
            <w:commentRangeStart w:id="13"/>
            <w:r>
              <w:rPr>
                <w:rFonts w:ascii="Georgia" w:hAnsi="Georgia"/>
                <w:sz w:val="18"/>
                <w:szCs w:val="18"/>
              </w:rPr>
              <w:t>Khan</w:t>
            </w:r>
            <w:commentRangeEnd w:id="13"/>
            <w:r w:rsidR="00035641">
              <w:rPr>
                <w:rStyle w:val="CommentReference"/>
                <w:rFonts w:cs="Angsana New"/>
              </w:rPr>
              <w:commentReference w:id="13"/>
            </w:r>
            <w:r>
              <w:rPr>
                <w:rFonts w:ascii="Georgia" w:hAnsi="Georgia"/>
                <w:sz w:val="18"/>
                <w:szCs w:val="18"/>
              </w:rPr>
              <w:t>.</w:t>
            </w:r>
            <w:del w:id="14" w:author="Jack Plummer" w:date="2022-08-19T21:04:00Z">
              <w:r w:rsidDel="00035641">
                <w:rPr>
                  <w:rFonts w:ascii="Georgia" w:hAnsi="Georgia"/>
                  <w:sz w:val="18"/>
                  <w:szCs w:val="18"/>
                </w:rPr>
                <w:delText xml:space="preserve"> </w:delText>
              </w:r>
              <w:r w:rsidDel="00035641">
                <w:rPr>
                  <w:rFonts w:ascii="Georgia" w:hAnsi="Georgia"/>
                  <w:sz w:val="18"/>
                  <w:szCs w:val="18"/>
                </w:rPr>
                <w:delText>Based on habitat loss at known sites, the population trend is suspected to be decreasing. No information is available around the size and status of specific</w:delText>
              </w:r>
              <w:r w:rsidDel="00035641">
                <w:rPr>
                  <w:rFonts w:ascii="Georgia" w:hAnsi="Georgia"/>
                  <w:sz w:val="18"/>
                  <w:szCs w:val="18"/>
                </w:rPr>
                <w:delText xml:space="preserve"> subpopulations a</w:delText>
              </w:r>
              <w:r w:rsidDel="00035641">
                <w:rPr>
                  <w:rFonts w:ascii="Georgia" w:hAnsi="Georgia"/>
                  <w:sz w:val="18"/>
                  <w:szCs w:val="18"/>
                </w:rPr>
                <w:delText>nd the current population trend is unknown. Further research into population status and trends is required to confirmed whether a decline is apparent and ongoing.</w:delText>
              </w:r>
            </w:del>
          </w:p>
        </w:tc>
      </w:tr>
    </w:tbl>
    <w:p w14:paraId="7E085B71" w14:textId="77777777" w:rsidR="00000000" w:rsidRDefault="00731BA0">
      <w:pPr>
        <w:pStyle w:val="Heading2"/>
        <w:divId w:val="640500103"/>
        <w:rPr>
          <w:rFonts w:ascii="Georgia" w:hAnsi="Georgia"/>
          <w:sz w:val="27"/>
          <w:szCs w:val="27"/>
        </w:rPr>
      </w:pPr>
      <w:r>
        <w:rPr>
          <w:rFonts w:ascii="Georgia" w:hAnsi="Georgia"/>
          <w:sz w:val="27"/>
          <w:szCs w:val="27"/>
        </w:rPr>
        <w:t>Elevation / Depth / Depth Zones</w:t>
      </w:r>
    </w:p>
    <w:p w14:paraId="21A8F50A" w14:textId="77777777" w:rsidR="00000000" w:rsidRPr="0071056F" w:rsidRDefault="00731BA0">
      <w:pPr>
        <w:pStyle w:val="NormalWeb"/>
        <w:divId w:val="640500103"/>
        <w:rPr>
          <w:rFonts w:ascii="Georgia" w:hAnsi="Georgia"/>
        </w:rPr>
      </w:pPr>
      <w:r>
        <w:rPr>
          <w:rStyle w:val="datalabel1"/>
          <w:rFonts w:ascii="Georgia" w:hAnsi="Georgia"/>
        </w:rPr>
        <w:t xml:space="preserve">Elevation Lower Limit (in </w:t>
      </w:r>
      <w:proofErr w:type="spellStart"/>
      <w:r>
        <w:rPr>
          <w:rStyle w:val="datalabel1"/>
          <w:rFonts w:ascii="Georgia" w:hAnsi="Georgia"/>
        </w:rPr>
        <w:t>metres</w:t>
      </w:r>
      <w:proofErr w:type="spellEnd"/>
      <w:r>
        <w:rPr>
          <w:rStyle w:val="datalabel1"/>
          <w:rFonts w:ascii="Georgia" w:hAnsi="Georgia"/>
        </w:rPr>
        <w:t xml:space="preserve"> above sea </w:t>
      </w:r>
      <w:r>
        <w:rPr>
          <w:rStyle w:val="datalabel1"/>
          <w:rFonts w:ascii="Georgia" w:hAnsi="Georgia"/>
        </w:rPr>
        <w:t xml:space="preserve">level): </w:t>
      </w:r>
      <w:r>
        <w:rPr>
          <w:rFonts w:ascii="Georgia" w:hAnsi="Georgia"/>
        </w:rPr>
        <w:t>0</w:t>
      </w:r>
    </w:p>
    <w:p w14:paraId="69CD4531" w14:textId="77777777" w:rsidR="00000000" w:rsidRDefault="00731BA0">
      <w:pPr>
        <w:pStyle w:val="NormalWeb"/>
        <w:divId w:val="640500103"/>
        <w:rPr>
          <w:rFonts w:ascii="Georgia" w:hAnsi="Georgia"/>
        </w:rPr>
      </w:pPr>
      <w:r>
        <w:rPr>
          <w:rStyle w:val="datalabel1"/>
          <w:rFonts w:ascii="Georgia" w:hAnsi="Georgia"/>
        </w:rPr>
        <w:t>Elevati</w:t>
      </w:r>
      <w:r>
        <w:rPr>
          <w:rStyle w:val="datalabel1"/>
          <w:rFonts w:ascii="Georgia" w:hAnsi="Georgia"/>
        </w:rPr>
        <w:t xml:space="preserve">on Upper Limit (in </w:t>
      </w:r>
      <w:proofErr w:type="spellStart"/>
      <w:r>
        <w:rPr>
          <w:rStyle w:val="datalabel1"/>
          <w:rFonts w:ascii="Georgia" w:hAnsi="Georgia"/>
        </w:rPr>
        <w:t>metres</w:t>
      </w:r>
      <w:proofErr w:type="spellEnd"/>
      <w:r>
        <w:rPr>
          <w:rStyle w:val="datalabel1"/>
          <w:rFonts w:ascii="Georgia" w:hAnsi="Georgia"/>
        </w:rPr>
        <w:t xml:space="preserve"> above sea level): </w:t>
      </w:r>
      <w:commentRangeStart w:id="15"/>
      <w:r>
        <w:rPr>
          <w:rFonts w:ascii="Georgia" w:hAnsi="Georgia"/>
        </w:rPr>
        <w:t>250</w:t>
      </w:r>
      <w:commentRangeEnd w:id="15"/>
      <w:r w:rsidR="00035641">
        <w:rPr>
          <w:rStyle w:val="CommentReference"/>
          <w:rFonts w:cs="Angsana New"/>
        </w:rPr>
        <w:commentReference w:id="15"/>
      </w:r>
    </w:p>
    <w:p w14:paraId="02E44A5D" w14:textId="77777777" w:rsidR="00000000" w:rsidRDefault="00731BA0">
      <w:pPr>
        <w:pStyle w:val="Heading2"/>
        <w:divId w:val="640500103"/>
        <w:rPr>
          <w:rFonts w:ascii="Georgia" w:hAnsi="Georgia"/>
          <w:sz w:val="27"/>
          <w:szCs w:val="27"/>
        </w:rPr>
      </w:pPr>
      <w:r>
        <w:rPr>
          <w:rFonts w:ascii="Georgia"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81"/>
        <w:gridCol w:w="1163"/>
        <w:gridCol w:w="1783"/>
        <w:gridCol w:w="1013"/>
        <w:gridCol w:w="1008"/>
        <w:gridCol w:w="1228"/>
        <w:gridCol w:w="1166"/>
        <w:gridCol w:w="1104"/>
      </w:tblGrid>
      <w:tr w:rsidR="00000000" w14:paraId="370BF1BC" w14:textId="77777777">
        <w:trPr>
          <w:divId w:val="640500103"/>
          <w:tblCellSpacing w:w="15" w:type="dxa"/>
        </w:trPr>
        <w:tc>
          <w:tcPr>
            <w:tcW w:w="0" w:type="auto"/>
            <w:tcBorders>
              <w:bottom w:val="single" w:sz="6" w:space="0" w:color="000000"/>
            </w:tcBorders>
            <w:shd w:val="clear" w:color="auto" w:fill="BBBBBB"/>
            <w:vAlign w:val="center"/>
            <w:hideMark/>
          </w:tcPr>
          <w:p w14:paraId="0B0571EF" w14:textId="77777777" w:rsidR="00000000" w:rsidRDefault="00731BA0">
            <w:pPr>
              <w:spacing w:after="75"/>
              <w:rPr>
                <w:rFonts w:ascii="Georgia" w:hAnsi="Georgia"/>
                <w:b/>
                <w:bCs/>
                <w:sz w:val="18"/>
                <w:szCs w:val="18"/>
              </w:rPr>
            </w:pPr>
            <w:r>
              <w:rPr>
                <w:rFonts w:ascii="Georgia" w:hAnsi="Georgia"/>
                <w:b/>
                <w:bCs/>
                <w:sz w:val="18"/>
                <w:szCs w:val="18"/>
              </w:rPr>
              <w:t>Map Status</w:t>
            </w:r>
          </w:p>
        </w:tc>
        <w:tc>
          <w:tcPr>
            <w:tcW w:w="0" w:type="auto"/>
            <w:tcBorders>
              <w:bottom w:val="single" w:sz="6" w:space="0" w:color="000000"/>
            </w:tcBorders>
            <w:shd w:val="clear" w:color="auto" w:fill="BBBBBB"/>
            <w:vAlign w:val="center"/>
            <w:hideMark/>
          </w:tcPr>
          <w:p w14:paraId="6AF08E61" w14:textId="77777777" w:rsidR="00000000" w:rsidRDefault="00731BA0">
            <w:pPr>
              <w:spacing w:after="75"/>
              <w:rPr>
                <w:rFonts w:ascii="Georgia" w:hAnsi="Georgia"/>
                <w:b/>
                <w:bCs/>
                <w:sz w:val="18"/>
                <w:szCs w:val="18"/>
              </w:rPr>
            </w:pPr>
            <w:r>
              <w:rPr>
                <w:rFonts w:ascii="Georgia"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299304AF" w14:textId="77777777" w:rsidR="00000000" w:rsidRDefault="00731BA0">
            <w:pPr>
              <w:spacing w:after="75"/>
              <w:rPr>
                <w:rFonts w:ascii="Georgia" w:hAnsi="Georgia"/>
                <w:b/>
                <w:bCs/>
                <w:sz w:val="18"/>
                <w:szCs w:val="18"/>
              </w:rPr>
            </w:pPr>
            <w:r>
              <w:rPr>
                <w:rFonts w:ascii="Georgia"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08277609" w14:textId="77777777" w:rsidR="00000000" w:rsidRDefault="00731BA0">
            <w:pPr>
              <w:spacing w:after="75"/>
              <w:rPr>
                <w:rFonts w:ascii="Georgia" w:hAnsi="Georgia"/>
                <w:b/>
                <w:bCs/>
                <w:sz w:val="18"/>
                <w:szCs w:val="18"/>
              </w:rPr>
            </w:pPr>
            <w:r>
              <w:rPr>
                <w:rFonts w:ascii="Georgia"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6CE7DD2E" w14:textId="77777777" w:rsidR="00000000" w:rsidRDefault="00731BA0">
            <w:pPr>
              <w:spacing w:after="75"/>
              <w:rPr>
                <w:rFonts w:ascii="Georgia" w:hAnsi="Georgia"/>
                <w:b/>
                <w:bCs/>
                <w:sz w:val="18"/>
                <w:szCs w:val="18"/>
              </w:rPr>
            </w:pPr>
            <w:r>
              <w:rPr>
                <w:rFonts w:ascii="Georgia" w:hAnsi="Georgia"/>
                <w:b/>
                <w:bCs/>
                <w:sz w:val="18"/>
                <w:szCs w:val="18"/>
              </w:rPr>
              <w:t>Data Sensitive?</w:t>
            </w:r>
          </w:p>
        </w:tc>
        <w:tc>
          <w:tcPr>
            <w:tcW w:w="0" w:type="auto"/>
            <w:tcBorders>
              <w:bottom w:val="single" w:sz="6" w:space="0" w:color="000000"/>
            </w:tcBorders>
            <w:shd w:val="clear" w:color="auto" w:fill="BBBBBB"/>
            <w:vAlign w:val="center"/>
            <w:hideMark/>
          </w:tcPr>
          <w:p w14:paraId="161D2A78" w14:textId="77777777" w:rsidR="00000000" w:rsidRDefault="00731BA0">
            <w:pPr>
              <w:spacing w:after="75"/>
              <w:rPr>
                <w:rFonts w:ascii="Georgia" w:hAnsi="Georgia"/>
                <w:b/>
                <w:bCs/>
                <w:sz w:val="18"/>
                <w:szCs w:val="18"/>
              </w:rPr>
            </w:pPr>
            <w:r>
              <w:rPr>
                <w:rFonts w:ascii="Georgia" w:hAnsi="Georgia"/>
                <w:b/>
                <w:bCs/>
                <w:sz w:val="18"/>
                <w:szCs w:val="18"/>
              </w:rPr>
              <w:t>Justification</w:t>
            </w:r>
          </w:p>
        </w:tc>
        <w:tc>
          <w:tcPr>
            <w:tcW w:w="0" w:type="auto"/>
            <w:tcBorders>
              <w:bottom w:val="single" w:sz="6" w:space="0" w:color="000000"/>
            </w:tcBorders>
            <w:shd w:val="clear" w:color="auto" w:fill="BBBBBB"/>
            <w:vAlign w:val="center"/>
            <w:hideMark/>
          </w:tcPr>
          <w:p w14:paraId="77F301B3" w14:textId="77777777" w:rsidR="00000000" w:rsidRDefault="00731BA0">
            <w:pPr>
              <w:spacing w:after="75"/>
              <w:rPr>
                <w:rFonts w:ascii="Georgia" w:hAnsi="Georgia"/>
                <w:b/>
                <w:bCs/>
                <w:sz w:val="18"/>
                <w:szCs w:val="18"/>
              </w:rPr>
            </w:pPr>
            <w:r>
              <w:rPr>
                <w:rFonts w:ascii="Georgia" w:hAnsi="Georgia"/>
                <w:b/>
                <w:bCs/>
                <w:sz w:val="18"/>
                <w:szCs w:val="18"/>
              </w:rPr>
              <w:t>G</w:t>
            </w:r>
            <w:r>
              <w:rPr>
                <w:rFonts w:ascii="Georgia" w:hAnsi="Georgia"/>
                <w:b/>
                <w:bCs/>
                <w:sz w:val="18"/>
                <w:szCs w:val="18"/>
              </w:rPr>
              <w:t>eographic range t</w:t>
            </w:r>
            <w:r>
              <w:rPr>
                <w:rFonts w:ascii="Georgia" w:hAnsi="Georgia"/>
                <w:b/>
                <w:bCs/>
                <w:sz w:val="18"/>
                <w:szCs w:val="18"/>
              </w:rPr>
              <w:t>his applies to:</w:t>
            </w:r>
          </w:p>
        </w:tc>
        <w:tc>
          <w:tcPr>
            <w:tcW w:w="0" w:type="auto"/>
            <w:tcBorders>
              <w:bottom w:val="single" w:sz="6" w:space="0" w:color="000000"/>
            </w:tcBorders>
            <w:shd w:val="clear" w:color="auto" w:fill="BBBBBB"/>
            <w:vAlign w:val="center"/>
            <w:hideMark/>
          </w:tcPr>
          <w:p w14:paraId="40953480" w14:textId="77777777" w:rsidR="00000000" w:rsidRDefault="00731BA0">
            <w:pPr>
              <w:spacing w:after="75"/>
              <w:rPr>
                <w:rFonts w:ascii="Georgia" w:hAnsi="Georgia"/>
                <w:b/>
                <w:bCs/>
                <w:sz w:val="18"/>
                <w:szCs w:val="18"/>
              </w:rPr>
            </w:pPr>
            <w:r>
              <w:rPr>
                <w:rFonts w:ascii="Georgia" w:hAnsi="Georgia"/>
                <w:b/>
                <w:bCs/>
                <w:sz w:val="18"/>
                <w:szCs w:val="18"/>
              </w:rPr>
              <w:t>Date restriction imposed:</w:t>
            </w:r>
          </w:p>
        </w:tc>
      </w:tr>
      <w:tr w:rsidR="00000000" w14:paraId="0112E564" w14:textId="77777777">
        <w:trPr>
          <w:divId w:val="640500103"/>
          <w:tblCellSpacing w:w="15" w:type="dxa"/>
        </w:trPr>
        <w:tc>
          <w:tcPr>
            <w:tcW w:w="0" w:type="auto"/>
            <w:vAlign w:val="center"/>
            <w:hideMark/>
          </w:tcPr>
          <w:p w14:paraId="60458DF7" w14:textId="77777777" w:rsidR="00000000" w:rsidRDefault="00731BA0">
            <w:pPr>
              <w:spacing w:after="75"/>
              <w:rPr>
                <w:rFonts w:ascii="Georgia" w:hAnsi="Georgia"/>
                <w:sz w:val="18"/>
                <w:szCs w:val="18"/>
              </w:rPr>
            </w:pPr>
            <w:r>
              <w:rPr>
                <w:rFonts w:ascii="Georgia" w:hAnsi="Georgia"/>
                <w:sz w:val="18"/>
                <w:szCs w:val="18"/>
              </w:rPr>
              <w:t>Done</w:t>
            </w:r>
          </w:p>
        </w:tc>
        <w:tc>
          <w:tcPr>
            <w:tcW w:w="0" w:type="auto"/>
            <w:vAlign w:val="center"/>
            <w:hideMark/>
          </w:tcPr>
          <w:p w14:paraId="6764204F" w14:textId="77777777" w:rsidR="00000000" w:rsidRDefault="00731BA0">
            <w:pPr>
              <w:spacing w:after="75"/>
              <w:rPr>
                <w:rFonts w:ascii="Georgia" w:hAnsi="Georgia"/>
                <w:sz w:val="18"/>
                <w:szCs w:val="18"/>
              </w:rPr>
            </w:pPr>
            <w:r>
              <w:rPr>
                <w:rFonts w:ascii="Georgia" w:hAnsi="Georgia"/>
                <w:sz w:val="18"/>
                <w:szCs w:val="18"/>
              </w:rPr>
              <w:t>-</w:t>
            </w:r>
          </w:p>
        </w:tc>
        <w:tc>
          <w:tcPr>
            <w:tcW w:w="0" w:type="auto"/>
            <w:vAlign w:val="center"/>
            <w:hideMark/>
          </w:tcPr>
          <w:p w14:paraId="07385FE7" w14:textId="77777777" w:rsidR="00000000" w:rsidRDefault="00731BA0">
            <w:pPr>
              <w:spacing w:after="75"/>
              <w:rPr>
                <w:rFonts w:ascii="Georgia" w:hAnsi="Georgia"/>
                <w:sz w:val="18"/>
                <w:szCs w:val="18"/>
              </w:rPr>
            </w:pPr>
            <w:r>
              <w:rPr>
                <w:rFonts w:ascii="Georgia" w:hAnsi="Georgia"/>
                <w:sz w:val="18"/>
                <w:szCs w:val="18"/>
              </w:rPr>
              <w:t>Point data generated from herbarium specimen records and species observations (GBIF.org 2022).</w:t>
            </w:r>
          </w:p>
        </w:tc>
        <w:tc>
          <w:tcPr>
            <w:tcW w:w="0" w:type="auto"/>
            <w:vAlign w:val="center"/>
            <w:hideMark/>
          </w:tcPr>
          <w:p w14:paraId="18C3D54C" w14:textId="77777777" w:rsidR="00000000" w:rsidRDefault="00731BA0">
            <w:pPr>
              <w:spacing w:after="75"/>
              <w:rPr>
                <w:rFonts w:ascii="Georgia" w:hAnsi="Georgia"/>
                <w:sz w:val="18"/>
                <w:szCs w:val="18"/>
              </w:rPr>
            </w:pPr>
            <w:r>
              <w:rPr>
                <w:rFonts w:ascii="Georgia" w:hAnsi="Georgia"/>
                <w:sz w:val="18"/>
                <w:szCs w:val="18"/>
              </w:rPr>
              <w:t>-</w:t>
            </w:r>
          </w:p>
        </w:tc>
        <w:tc>
          <w:tcPr>
            <w:tcW w:w="0" w:type="auto"/>
            <w:vAlign w:val="center"/>
            <w:hideMark/>
          </w:tcPr>
          <w:p w14:paraId="2BDA76D0" w14:textId="77777777" w:rsidR="00000000" w:rsidRDefault="00731BA0">
            <w:pPr>
              <w:spacing w:after="75"/>
              <w:rPr>
                <w:rFonts w:ascii="Georgia" w:hAnsi="Georgia"/>
                <w:sz w:val="18"/>
                <w:szCs w:val="18"/>
              </w:rPr>
            </w:pPr>
            <w:r>
              <w:rPr>
                <w:rFonts w:ascii="Georgia" w:hAnsi="Georgia"/>
                <w:sz w:val="18"/>
                <w:szCs w:val="18"/>
              </w:rPr>
              <w:t>-</w:t>
            </w:r>
          </w:p>
        </w:tc>
        <w:tc>
          <w:tcPr>
            <w:tcW w:w="0" w:type="auto"/>
            <w:vAlign w:val="center"/>
            <w:hideMark/>
          </w:tcPr>
          <w:p w14:paraId="770CD7DC" w14:textId="77777777" w:rsidR="00000000" w:rsidRDefault="00731BA0">
            <w:pPr>
              <w:spacing w:after="75"/>
              <w:rPr>
                <w:rFonts w:ascii="Georgia" w:hAnsi="Georgia"/>
                <w:sz w:val="18"/>
                <w:szCs w:val="18"/>
              </w:rPr>
            </w:pPr>
            <w:r>
              <w:rPr>
                <w:rFonts w:ascii="Georgia" w:hAnsi="Georgia"/>
                <w:sz w:val="18"/>
                <w:szCs w:val="18"/>
              </w:rPr>
              <w:t>-</w:t>
            </w:r>
          </w:p>
        </w:tc>
        <w:tc>
          <w:tcPr>
            <w:tcW w:w="0" w:type="auto"/>
            <w:vAlign w:val="center"/>
            <w:hideMark/>
          </w:tcPr>
          <w:p w14:paraId="42C20C02" w14:textId="77777777" w:rsidR="00000000" w:rsidRDefault="00731BA0">
            <w:pPr>
              <w:spacing w:after="75"/>
              <w:rPr>
                <w:rFonts w:ascii="Georgia" w:hAnsi="Georgia"/>
                <w:sz w:val="18"/>
                <w:szCs w:val="18"/>
              </w:rPr>
            </w:pPr>
            <w:r>
              <w:rPr>
                <w:rFonts w:ascii="Georgia" w:hAnsi="Georgia"/>
                <w:sz w:val="18"/>
                <w:szCs w:val="18"/>
              </w:rPr>
              <w:t>-</w:t>
            </w:r>
          </w:p>
        </w:tc>
        <w:tc>
          <w:tcPr>
            <w:tcW w:w="0" w:type="auto"/>
            <w:vAlign w:val="center"/>
            <w:hideMark/>
          </w:tcPr>
          <w:p w14:paraId="29537096" w14:textId="77777777" w:rsidR="00000000" w:rsidRDefault="00731BA0">
            <w:pPr>
              <w:spacing w:after="75"/>
              <w:rPr>
                <w:rFonts w:ascii="Georgia" w:hAnsi="Georgia"/>
                <w:sz w:val="18"/>
                <w:szCs w:val="18"/>
              </w:rPr>
            </w:pPr>
            <w:r>
              <w:rPr>
                <w:rFonts w:ascii="Georgia" w:hAnsi="Georgia"/>
                <w:sz w:val="18"/>
                <w:szCs w:val="18"/>
              </w:rPr>
              <w:t>-</w:t>
            </w:r>
          </w:p>
        </w:tc>
      </w:tr>
    </w:tbl>
    <w:p w14:paraId="4CF6D7F6" w14:textId="77777777" w:rsidR="00000000" w:rsidRDefault="00731BA0">
      <w:pPr>
        <w:pStyle w:val="Heading2"/>
        <w:divId w:val="640500103"/>
        <w:rPr>
          <w:rFonts w:ascii="Georgia" w:hAnsi="Georgia"/>
          <w:sz w:val="27"/>
          <w:szCs w:val="27"/>
        </w:rPr>
      </w:pPr>
      <w:r>
        <w:rPr>
          <w:rFonts w:ascii="Georgia" w:hAnsi="Georgia"/>
          <w:sz w:val="27"/>
          <w:szCs w:val="27"/>
        </w:rPr>
        <w:t>Biogeographic Realms</w:t>
      </w:r>
    </w:p>
    <w:p w14:paraId="34C7DFC5" w14:textId="77777777" w:rsidR="00000000" w:rsidRPr="0071056F" w:rsidRDefault="00731BA0">
      <w:pPr>
        <w:pStyle w:val="NormalWeb"/>
        <w:divId w:val="640500103"/>
        <w:rPr>
          <w:rFonts w:ascii="Georgia" w:hAnsi="Georgia"/>
        </w:rPr>
      </w:pPr>
      <w:r>
        <w:rPr>
          <w:rStyle w:val="datalabel1"/>
          <w:rFonts w:ascii="Georgia" w:hAnsi="Georgia"/>
        </w:rPr>
        <w:t xml:space="preserve">Biogeographic Realm: </w:t>
      </w:r>
      <w:proofErr w:type="spellStart"/>
      <w:r>
        <w:rPr>
          <w:rFonts w:ascii="Georgia" w:hAnsi="Georgia"/>
        </w:rPr>
        <w:t>Indomalayan</w:t>
      </w:r>
      <w:proofErr w:type="spellEnd"/>
    </w:p>
    <w:p w14:paraId="72E060FB" w14:textId="77777777" w:rsidR="00000000" w:rsidRDefault="00731BA0">
      <w:pPr>
        <w:pStyle w:val="Heading1"/>
        <w:divId w:val="432095655"/>
        <w:rPr>
          <w:rFonts w:ascii="Georgia" w:hAnsi="Georgia"/>
          <w:sz w:val="29"/>
          <w:szCs w:val="29"/>
        </w:rPr>
      </w:pPr>
      <w:r>
        <w:rPr>
          <w:rFonts w:ascii="Georgia" w:hAnsi="Georgia"/>
          <w:sz w:val="29"/>
          <w:szCs w:val="29"/>
        </w:rPr>
        <w:t>Occurrence</w:t>
      </w:r>
    </w:p>
    <w:p w14:paraId="24F563EA" w14:textId="77777777" w:rsidR="00000000" w:rsidRDefault="00731BA0">
      <w:pPr>
        <w:pStyle w:val="Heading2"/>
        <w:divId w:val="432095655"/>
        <w:rPr>
          <w:rFonts w:ascii="Georgia" w:hAnsi="Georgia"/>
          <w:sz w:val="27"/>
          <w:szCs w:val="27"/>
        </w:rPr>
      </w:pPr>
      <w:r>
        <w:rPr>
          <w:rFonts w:ascii="Georgia"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846"/>
        <w:gridCol w:w="1654"/>
        <w:gridCol w:w="657"/>
        <w:gridCol w:w="1430"/>
        <w:gridCol w:w="1154"/>
      </w:tblGrid>
      <w:tr w:rsidR="00000000" w14:paraId="1D8B65CA" w14:textId="77777777">
        <w:trPr>
          <w:divId w:val="432095655"/>
          <w:tblCellSpacing w:w="15" w:type="dxa"/>
        </w:trPr>
        <w:tc>
          <w:tcPr>
            <w:tcW w:w="0" w:type="auto"/>
            <w:tcBorders>
              <w:bottom w:val="single" w:sz="6" w:space="0" w:color="000000"/>
            </w:tcBorders>
            <w:shd w:val="clear" w:color="auto" w:fill="BBBBBB"/>
            <w:vAlign w:val="center"/>
            <w:hideMark/>
          </w:tcPr>
          <w:p w14:paraId="7506BCAE" w14:textId="77777777" w:rsidR="00000000" w:rsidRDefault="00731BA0">
            <w:pPr>
              <w:spacing w:after="75"/>
              <w:rPr>
                <w:rFonts w:ascii="Georgia" w:hAnsi="Georgia"/>
                <w:b/>
                <w:bCs/>
                <w:sz w:val="18"/>
                <w:szCs w:val="18"/>
              </w:rPr>
            </w:pPr>
            <w:r>
              <w:rPr>
                <w:rFonts w:ascii="Georgia" w:hAnsi="Georgia"/>
                <w:b/>
                <w:bCs/>
                <w:sz w:val="18"/>
                <w:szCs w:val="18"/>
              </w:rPr>
              <w:lastRenderedPageBreak/>
              <w:t>Country</w:t>
            </w:r>
          </w:p>
        </w:tc>
        <w:tc>
          <w:tcPr>
            <w:tcW w:w="0" w:type="auto"/>
            <w:tcBorders>
              <w:bottom w:val="single" w:sz="6" w:space="0" w:color="000000"/>
            </w:tcBorders>
            <w:shd w:val="clear" w:color="auto" w:fill="BBBBBB"/>
            <w:vAlign w:val="center"/>
            <w:hideMark/>
          </w:tcPr>
          <w:p w14:paraId="1E8153A7" w14:textId="77777777" w:rsidR="00000000" w:rsidRDefault="00731BA0">
            <w:pPr>
              <w:spacing w:after="75"/>
              <w:rPr>
                <w:rFonts w:ascii="Georgia" w:hAnsi="Georgia"/>
                <w:b/>
                <w:bCs/>
                <w:sz w:val="18"/>
                <w:szCs w:val="18"/>
              </w:rPr>
            </w:pPr>
            <w:r>
              <w:rPr>
                <w:rFonts w:ascii="Georgia" w:hAnsi="Georgia"/>
                <w:b/>
                <w:bCs/>
                <w:sz w:val="18"/>
                <w:szCs w:val="18"/>
              </w:rPr>
              <w:t>Pre</w:t>
            </w:r>
            <w:r>
              <w:rPr>
                <w:rFonts w:ascii="Georgia" w:hAnsi="Georgia"/>
                <w:b/>
                <w:bCs/>
                <w:sz w:val="18"/>
                <w:szCs w:val="18"/>
              </w:rPr>
              <w:t>sence</w:t>
            </w:r>
          </w:p>
        </w:tc>
        <w:tc>
          <w:tcPr>
            <w:tcW w:w="0" w:type="auto"/>
            <w:tcBorders>
              <w:bottom w:val="single" w:sz="6" w:space="0" w:color="000000"/>
            </w:tcBorders>
            <w:shd w:val="clear" w:color="auto" w:fill="BBBBBB"/>
            <w:vAlign w:val="center"/>
            <w:hideMark/>
          </w:tcPr>
          <w:p w14:paraId="6272EBA2" w14:textId="77777777" w:rsidR="00000000" w:rsidRDefault="00731BA0">
            <w:pPr>
              <w:spacing w:after="75"/>
              <w:rPr>
                <w:rFonts w:ascii="Georgia" w:hAnsi="Georgia"/>
                <w:b/>
                <w:bCs/>
                <w:sz w:val="18"/>
                <w:szCs w:val="18"/>
              </w:rPr>
            </w:pPr>
            <w:r>
              <w:rPr>
                <w:rFonts w:ascii="Georgia" w:hAnsi="Georgia"/>
                <w:b/>
                <w:bCs/>
                <w:sz w:val="18"/>
                <w:szCs w:val="18"/>
              </w:rPr>
              <w:t>Origin</w:t>
            </w:r>
          </w:p>
        </w:tc>
        <w:tc>
          <w:tcPr>
            <w:tcW w:w="0" w:type="auto"/>
            <w:tcBorders>
              <w:bottom w:val="single" w:sz="6" w:space="0" w:color="000000"/>
            </w:tcBorders>
            <w:shd w:val="clear" w:color="auto" w:fill="BBBBBB"/>
            <w:vAlign w:val="center"/>
            <w:hideMark/>
          </w:tcPr>
          <w:p w14:paraId="6DC68801" w14:textId="77777777" w:rsidR="00000000" w:rsidRDefault="00731BA0">
            <w:pPr>
              <w:spacing w:after="75"/>
              <w:rPr>
                <w:rFonts w:ascii="Georgia" w:hAnsi="Georgia"/>
                <w:b/>
                <w:bCs/>
                <w:sz w:val="18"/>
                <w:szCs w:val="18"/>
              </w:rPr>
            </w:pPr>
            <w:r>
              <w:rPr>
                <w:rFonts w:ascii="Georgia" w:hAnsi="Georgia"/>
                <w:b/>
                <w:bCs/>
                <w:sz w:val="18"/>
                <w:szCs w:val="18"/>
              </w:rPr>
              <w:t>Formerly Bred</w:t>
            </w:r>
          </w:p>
        </w:tc>
        <w:tc>
          <w:tcPr>
            <w:tcW w:w="0" w:type="auto"/>
            <w:tcBorders>
              <w:bottom w:val="single" w:sz="6" w:space="0" w:color="000000"/>
            </w:tcBorders>
            <w:shd w:val="clear" w:color="auto" w:fill="BBBBBB"/>
            <w:vAlign w:val="center"/>
            <w:hideMark/>
          </w:tcPr>
          <w:p w14:paraId="745C8C9D" w14:textId="77777777" w:rsidR="00000000" w:rsidRDefault="00731BA0">
            <w:pPr>
              <w:spacing w:after="75"/>
              <w:rPr>
                <w:rFonts w:ascii="Georgia" w:hAnsi="Georgia"/>
                <w:b/>
                <w:bCs/>
                <w:sz w:val="18"/>
                <w:szCs w:val="18"/>
              </w:rPr>
            </w:pPr>
            <w:r>
              <w:rPr>
                <w:rFonts w:ascii="Georgia" w:hAnsi="Georgia"/>
                <w:b/>
                <w:bCs/>
                <w:sz w:val="18"/>
                <w:szCs w:val="18"/>
              </w:rPr>
              <w:t>Seasonality</w:t>
            </w:r>
          </w:p>
        </w:tc>
      </w:tr>
      <w:tr w:rsidR="00000000" w14:paraId="1AEA1170" w14:textId="77777777">
        <w:trPr>
          <w:divId w:val="432095655"/>
          <w:tblCellSpacing w:w="15" w:type="dxa"/>
        </w:trPr>
        <w:tc>
          <w:tcPr>
            <w:tcW w:w="0" w:type="auto"/>
            <w:tcBorders>
              <w:bottom w:val="single" w:sz="6" w:space="0" w:color="CCCCCC"/>
            </w:tcBorders>
            <w:vAlign w:val="center"/>
            <w:hideMark/>
          </w:tcPr>
          <w:p w14:paraId="07CCA883" w14:textId="77777777" w:rsidR="00000000" w:rsidRDefault="00731BA0">
            <w:pPr>
              <w:spacing w:after="75"/>
              <w:rPr>
                <w:rFonts w:ascii="Georgia" w:hAnsi="Georgia"/>
                <w:sz w:val="18"/>
                <w:szCs w:val="18"/>
              </w:rPr>
            </w:pPr>
            <w:r>
              <w:rPr>
                <w:rFonts w:ascii="Georgia" w:hAnsi="Georgia"/>
                <w:sz w:val="18"/>
                <w:szCs w:val="18"/>
              </w:rPr>
              <w:t>China</w:t>
            </w:r>
          </w:p>
        </w:tc>
        <w:tc>
          <w:tcPr>
            <w:tcW w:w="0" w:type="auto"/>
            <w:tcBorders>
              <w:bottom w:val="single" w:sz="6" w:space="0" w:color="CCCCCC"/>
            </w:tcBorders>
            <w:vAlign w:val="center"/>
            <w:hideMark/>
          </w:tcPr>
          <w:p w14:paraId="516970EC" w14:textId="77777777" w:rsidR="00000000" w:rsidRDefault="00731BA0">
            <w:pPr>
              <w:spacing w:after="75"/>
              <w:rPr>
                <w:rFonts w:ascii="Georgia" w:hAnsi="Georgia"/>
                <w:sz w:val="18"/>
                <w:szCs w:val="18"/>
              </w:rPr>
            </w:pPr>
            <w:commentRangeStart w:id="16"/>
            <w:r>
              <w:rPr>
                <w:rFonts w:ascii="Georgia" w:hAnsi="Georgia"/>
                <w:sz w:val="18"/>
                <w:szCs w:val="18"/>
              </w:rPr>
              <w:t>Possibly Extant</w:t>
            </w:r>
            <w:commentRangeEnd w:id="16"/>
            <w:r w:rsidR="00035641">
              <w:rPr>
                <w:rStyle w:val="CommentReference"/>
                <w:rFonts w:cs="Angsana New"/>
              </w:rPr>
              <w:commentReference w:id="16"/>
            </w:r>
          </w:p>
        </w:tc>
        <w:tc>
          <w:tcPr>
            <w:tcW w:w="0" w:type="auto"/>
            <w:tcBorders>
              <w:bottom w:val="single" w:sz="6" w:space="0" w:color="CCCCCC"/>
            </w:tcBorders>
            <w:vAlign w:val="center"/>
            <w:hideMark/>
          </w:tcPr>
          <w:p w14:paraId="551DE493" w14:textId="77777777" w:rsidR="00000000" w:rsidRDefault="00731BA0">
            <w:pPr>
              <w:spacing w:after="75"/>
              <w:rPr>
                <w:rFonts w:ascii="Georgia" w:hAnsi="Georgia"/>
                <w:sz w:val="18"/>
                <w:szCs w:val="18"/>
              </w:rPr>
            </w:pPr>
            <w:r>
              <w:rPr>
                <w:rFonts w:ascii="Georgia" w:hAnsi="Georgia"/>
                <w:sz w:val="18"/>
                <w:szCs w:val="18"/>
              </w:rPr>
              <w:t>Native</w:t>
            </w:r>
          </w:p>
        </w:tc>
        <w:tc>
          <w:tcPr>
            <w:tcW w:w="0" w:type="auto"/>
            <w:tcBorders>
              <w:bottom w:val="single" w:sz="6" w:space="0" w:color="CCCCCC"/>
            </w:tcBorders>
            <w:vAlign w:val="center"/>
            <w:hideMark/>
          </w:tcPr>
          <w:p w14:paraId="76D6C93F" w14:textId="77777777" w:rsidR="00000000" w:rsidRDefault="00731BA0">
            <w:pPr>
              <w:spacing w:after="75"/>
              <w:rPr>
                <w:rFonts w:ascii="Georgia" w:hAnsi="Georgia"/>
                <w:sz w:val="18"/>
                <w:szCs w:val="18"/>
              </w:rPr>
            </w:pPr>
            <w:r>
              <w:rPr>
                <w:rFonts w:ascii="Georgia" w:hAnsi="Georgia"/>
                <w:sz w:val="18"/>
                <w:szCs w:val="18"/>
              </w:rPr>
              <w:t>-</w:t>
            </w:r>
          </w:p>
        </w:tc>
        <w:tc>
          <w:tcPr>
            <w:tcW w:w="0" w:type="auto"/>
            <w:tcBorders>
              <w:bottom w:val="single" w:sz="6" w:space="0" w:color="CCCCCC"/>
            </w:tcBorders>
            <w:vAlign w:val="center"/>
            <w:hideMark/>
          </w:tcPr>
          <w:p w14:paraId="28F35AAB" w14:textId="77777777" w:rsidR="00000000" w:rsidRDefault="00731BA0">
            <w:pPr>
              <w:spacing w:after="75"/>
              <w:rPr>
                <w:rFonts w:ascii="Georgia" w:hAnsi="Georgia"/>
                <w:sz w:val="18"/>
                <w:szCs w:val="18"/>
              </w:rPr>
            </w:pPr>
            <w:r>
              <w:rPr>
                <w:rFonts w:ascii="Georgia" w:hAnsi="Georgia"/>
                <w:sz w:val="18"/>
                <w:szCs w:val="18"/>
              </w:rPr>
              <w:t>Resident</w:t>
            </w:r>
          </w:p>
        </w:tc>
      </w:tr>
      <w:tr w:rsidR="00000000" w14:paraId="19126761" w14:textId="77777777">
        <w:trPr>
          <w:divId w:val="432095655"/>
          <w:tblCellSpacing w:w="15" w:type="dxa"/>
        </w:trPr>
        <w:tc>
          <w:tcPr>
            <w:tcW w:w="0" w:type="auto"/>
            <w:tcBorders>
              <w:bottom w:val="single" w:sz="6" w:space="0" w:color="CCCCCC"/>
            </w:tcBorders>
            <w:vAlign w:val="center"/>
            <w:hideMark/>
          </w:tcPr>
          <w:p w14:paraId="20ABBBD3" w14:textId="77777777" w:rsidR="00000000" w:rsidRDefault="00731BA0">
            <w:pPr>
              <w:spacing w:after="75"/>
              <w:rPr>
                <w:rFonts w:ascii="Georgia" w:hAnsi="Georgia"/>
                <w:sz w:val="18"/>
                <w:szCs w:val="18"/>
              </w:rPr>
            </w:pPr>
            <w:r>
              <w:rPr>
                <w:rFonts w:ascii="Georgia" w:hAnsi="Georgia"/>
                <w:sz w:val="18"/>
                <w:szCs w:val="18"/>
              </w:rPr>
              <w:t>Thailand</w:t>
            </w:r>
          </w:p>
        </w:tc>
        <w:tc>
          <w:tcPr>
            <w:tcW w:w="0" w:type="auto"/>
            <w:tcBorders>
              <w:bottom w:val="single" w:sz="6" w:space="0" w:color="CCCCCC"/>
            </w:tcBorders>
            <w:vAlign w:val="center"/>
            <w:hideMark/>
          </w:tcPr>
          <w:p w14:paraId="775141B9" w14:textId="77777777" w:rsidR="00000000" w:rsidRDefault="00731BA0">
            <w:pPr>
              <w:spacing w:after="75"/>
              <w:rPr>
                <w:rFonts w:ascii="Georgia" w:hAnsi="Georgia"/>
                <w:sz w:val="18"/>
                <w:szCs w:val="18"/>
              </w:rPr>
            </w:pPr>
            <w:r>
              <w:rPr>
                <w:rFonts w:ascii="Georgia" w:hAnsi="Georgia"/>
                <w:sz w:val="18"/>
                <w:szCs w:val="18"/>
              </w:rPr>
              <w:t>Extant</w:t>
            </w:r>
          </w:p>
        </w:tc>
        <w:tc>
          <w:tcPr>
            <w:tcW w:w="0" w:type="auto"/>
            <w:tcBorders>
              <w:bottom w:val="single" w:sz="6" w:space="0" w:color="CCCCCC"/>
            </w:tcBorders>
            <w:vAlign w:val="center"/>
            <w:hideMark/>
          </w:tcPr>
          <w:p w14:paraId="03535FA1" w14:textId="77777777" w:rsidR="00000000" w:rsidRDefault="00731BA0">
            <w:pPr>
              <w:spacing w:after="75"/>
              <w:rPr>
                <w:rFonts w:ascii="Georgia" w:hAnsi="Georgia"/>
                <w:sz w:val="18"/>
                <w:szCs w:val="18"/>
              </w:rPr>
            </w:pPr>
            <w:r>
              <w:rPr>
                <w:rFonts w:ascii="Georgia" w:hAnsi="Georgia"/>
                <w:sz w:val="18"/>
                <w:szCs w:val="18"/>
              </w:rPr>
              <w:t>Native</w:t>
            </w:r>
          </w:p>
        </w:tc>
        <w:tc>
          <w:tcPr>
            <w:tcW w:w="0" w:type="auto"/>
            <w:tcBorders>
              <w:bottom w:val="single" w:sz="6" w:space="0" w:color="CCCCCC"/>
            </w:tcBorders>
            <w:vAlign w:val="center"/>
            <w:hideMark/>
          </w:tcPr>
          <w:p w14:paraId="30885C0F" w14:textId="77777777" w:rsidR="00000000" w:rsidRDefault="00731BA0">
            <w:pPr>
              <w:spacing w:after="75"/>
              <w:rPr>
                <w:rFonts w:ascii="Georgia" w:hAnsi="Georgia"/>
                <w:sz w:val="18"/>
                <w:szCs w:val="18"/>
              </w:rPr>
            </w:pPr>
            <w:r>
              <w:rPr>
                <w:rFonts w:ascii="Georgia" w:hAnsi="Georgia"/>
                <w:sz w:val="18"/>
                <w:szCs w:val="18"/>
              </w:rPr>
              <w:t>Unknown</w:t>
            </w:r>
          </w:p>
        </w:tc>
        <w:tc>
          <w:tcPr>
            <w:tcW w:w="0" w:type="auto"/>
            <w:tcBorders>
              <w:bottom w:val="single" w:sz="6" w:space="0" w:color="CCCCCC"/>
            </w:tcBorders>
            <w:vAlign w:val="center"/>
            <w:hideMark/>
          </w:tcPr>
          <w:p w14:paraId="7A408A9B" w14:textId="77777777" w:rsidR="00000000" w:rsidRDefault="00731BA0">
            <w:pPr>
              <w:spacing w:after="75"/>
              <w:rPr>
                <w:rFonts w:ascii="Georgia" w:hAnsi="Georgia"/>
                <w:sz w:val="18"/>
                <w:szCs w:val="18"/>
              </w:rPr>
            </w:pPr>
            <w:r>
              <w:rPr>
                <w:rFonts w:ascii="Georgia" w:hAnsi="Georgia"/>
                <w:sz w:val="18"/>
                <w:szCs w:val="18"/>
              </w:rPr>
              <w:t>Resident</w:t>
            </w:r>
          </w:p>
        </w:tc>
      </w:tr>
    </w:tbl>
    <w:p w14:paraId="7214AC82" w14:textId="77777777" w:rsidR="00000000" w:rsidRDefault="00731BA0">
      <w:pPr>
        <w:pStyle w:val="Heading1"/>
        <w:divId w:val="1174683781"/>
        <w:rPr>
          <w:rFonts w:ascii="Georgia" w:hAnsi="Georgia"/>
          <w:sz w:val="29"/>
          <w:szCs w:val="29"/>
        </w:rPr>
      </w:pPr>
      <w:r>
        <w:rPr>
          <w:rFonts w:ascii="Georgia" w:hAnsi="Georgia"/>
          <w:sz w:val="29"/>
          <w:szCs w:val="29"/>
        </w:rPr>
        <w:t>Population</w:t>
      </w:r>
    </w:p>
    <w:p w14:paraId="1E2AE0E1" w14:textId="1FC44DD3" w:rsidR="00000000" w:rsidRPr="0071056F" w:rsidRDefault="00731BA0">
      <w:pPr>
        <w:pStyle w:val="NormalWeb"/>
        <w:divId w:val="1174683781"/>
        <w:rPr>
          <w:rFonts w:ascii="Georgia" w:hAnsi="Georgia"/>
        </w:rPr>
      </w:pPr>
      <w:del w:id="17" w:author="Jack Plummer" w:date="2022-08-19T21:05:00Z">
        <w:r w:rsidDel="00035641">
          <w:rPr>
            <w:rFonts w:ascii="Georgia" w:hAnsi="Georgia"/>
          </w:rPr>
          <w:delText xml:space="preserve">The number location of this species is 2-4 in the provinces of Phetchaburi and Prachuap Khiri Khan. </w:delText>
        </w:r>
      </w:del>
      <w:r>
        <w:rPr>
          <w:rFonts w:ascii="Georgia" w:hAnsi="Georgia"/>
        </w:rPr>
        <w:t>Based on habitat loss a</w:t>
      </w:r>
      <w:r>
        <w:rPr>
          <w:rFonts w:ascii="Georgia" w:hAnsi="Georgia"/>
        </w:rPr>
        <w:t>t known sites, the population trend is suspected to be decreasing. No information is available around the size and status of specific</w:t>
      </w:r>
      <w:r>
        <w:rPr>
          <w:rFonts w:ascii="Georgia" w:hAnsi="Georgia"/>
        </w:rPr>
        <w:t xml:space="preserve"> subpopulations</w:t>
      </w:r>
      <w:del w:id="18" w:author="Jack Plummer" w:date="2022-08-19T21:06:00Z">
        <w:r w:rsidDel="00035641">
          <w:rPr>
            <w:rFonts w:ascii="Georgia" w:hAnsi="Georgia"/>
          </w:rPr>
          <w:delText xml:space="preserve"> and the current population trend is unknown</w:delText>
        </w:r>
      </w:del>
      <w:r>
        <w:rPr>
          <w:rFonts w:ascii="Georgia" w:hAnsi="Georgia"/>
        </w:rPr>
        <w:t>. Further research into population status and trends is required</w:t>
      </w:r>
      <w:r>
        <w:rPr>
          <w:rFonts w:ascii="Georgia" w:hAnsi="Georgia"/>
        </w:rPr>
        <w:t xml:space="preserve"> to confirmed whether a decline is apparent and ongoing.</w:t>
      </w:r>
    </w:p>
    <w:p w14:paraId="6E01CFB5" w14:textId="77777777" w:rsidR="00000000" w:rsidRDefault="00731BA0">
      <w:pPr>
        <w:pStyle w:val="Heading2"/>
        <w:divId w:val="1174683781"/>
        <w:rPr>
          <w:rFonts w:ascii="Georgia" w:hAnsi="Georgia"/>
          <w:sz w:val="27"/>
          <w:szCs w:val="27"/>
        </w:rPr>
      </w:pPr>
      <w:r>
        <w:rPr>
          <w:rFonts w:ascii="Georgia" w:hAnsi="Georgia"/>
          <w:sz w:val="27"/>
          <w:szCs w:val="27"/>
        </w:rPr>
        <w:t>Population Information</w:t>
      </w:r>
    </w:p>
    <w:p w14:paraId="568A46E4" w14:textId="77777777" w:rsidR="00000000" w:rsidRPr="0071056F" w:rsidRDefault="00731BA0">
      <w:pPr>
        <w:pStyle w:val="NormalWeb"/>
        <w:divId w:val="1174683781"/>
        <w:rPr>
          <w:rFonts w:ascii="Georgia" w:hAnsi="Georgia"/>
        </w:rPr>
      </w:pPr>
      <w:r>
        <w:rPr>
          <w:rStyle w:val="datalabel1"/>
          <w:rFonts w:ascii="Georgia" w:hAnsi="Georgia"/>
        </w:rPr>
        <w:t xml:space="preserve">Current Population Trend: </w:t>
      </w:r>
      <w:r>
        <w:rPr>
          <w:rFonts w:ascii="Georgia" w:hAnsi="Georgia"/>
        </w:rPr>
        <w:t>Decreasing</w:t>
      </w:r>
    </w:p>
    <w:p w14:paraId="11CE87A6" w14:textId="77777777" w:rsidR="00000000" w:rsidRDefault="00731BA0">
      <w:pPr>
        <w:pStyle w:val="Heading1"/>
        <w:divId w:val="409935298"/>
        <w:rPr>
          <w:rFonts w:ascii="Georgia" w:hAnsi="Georgia"/>
          <w:sz w:val="29"/>
          <w:szCs w:val="29"/>
        </w:rPr>
      </w:pPr>
      <w:r>
        <w:rPr>
          <w:rFonts w:ascii="Georgia" w:hAnsi="Georgia"/>
          <w:sz w:val="29"/>
          <w:szCs w:val="29"/>
        </w:rPr>
        <w:t>Habitats and Eco</w:t>
      </w:r>
      <w:r>
        <w:rPr>
          <w:rFonts w:ascii="Georgia" w:hAnsi="Georgia"/>
          <w:sz w:val="29"/>
          <w:szCs w:val="29"/>
        </w:rPr>
        <w:t>logy</w:t>
      </w:r>
    </w:p>
    <w:p w14:paraId="3B36B795" w14:textId="2907FA15" w:rsidR="00000000" w:rsidRPr="0071056F" w:rsidRDefault="00731BA0">
      <w:pPr>
        <w:pStyle w:val="NormalWeb"/>
        <w:divId w:val="409935298"/>
        <w:rPr>
          <w:rFonts w:ascii="Georgia" w:hAnsi="Georgia"/>
        </w:rPr>
      </w:pPr>
      <w:r>
        <w:rPr>
          <w:rFonts w:ascii="Georgia" w:hAnsi="Georgia"/>
        </w:rPr>
        <w:t>The species is a shrub </w:t>
      </w:r>
      <w:del w:id="19" w:author="Jack Plummer" w:date="2022-08-19T21:06:00Z">
        <w:r w:rsidDel="00035641">
          <w:rPr>
            <w:rFonts w:ascii="Georgia" w:hAnsi="Georgia"/>
          </w:rPr>
          <w:delText xml:space="preserve"> </w:delText>
        </w:r>
      </w:del>
      <w:r>
        <w:rPr>
          <w:rFonts w:ascii="Georgia" w:hAnsi="Georgia"/>
        </w:rPr>
        <w:t>up to 6 m tall.</w:t>
      </w:r>
      <w:del w:id="20" w:author="Jack Plummer" w:date="2022-08-19T21:06:00Z">
        <w:r w:rsidDel="00035641">
          <w:rPr>
            <w:rFonts w:ascii="Georgia" w:hAnsi="Georgia"/>
          </w:rPr>
          <w:delText> .</w:delText>
        </w:r>
      </w:del>
      <w:r>
        <w:rPr>
          <w:rFonts w:ascii="Georgia" w:hAnsi="Georgia"/>
        </w:rPr>
        <w:t xml:space="preserve"> It </w:t>
      </w:r>
      <w:del w:id="21" w:author="Jack Plummer" w:date="2022-08-19T21:06:00Z">
        <w:r w:rsidDel="00035641">
          <w:rPr>
            <w:rFonts w:ascii="Georgia" w:hAnsi="Georgia"/>
          </w:rPr>
          <w:delText>distributes </w:delText>
        </w:r>
      </w:del>
      <w:ins w:id="22" w:author="Jack Plummer" w:date="2022-08-19T21:06:00Z">
        <w:r w:rsidR="00035641">
          <w:rPr>
            <w:rFonts w:ascii="Georgia" w:hAnsi="Georgia"/>
          </w:rPr>
          <w:t>occur</w:t>
        </w:r>
        <w:r w:rsidR="00035641">
          <w:rPr>
            <w:rFonts w:ascii="Georgia" w:hAnsi="Georgia"/>
          </w:rPr>
          <w:t>s </w:t>
        </w:r>
      </w:ins>
      <w:r>
        <w:rPr>
          <w:rFonts w:ascii="Georgia" w:hAnsi="Georgia"/>
        </w:rPr>
        <w:t>in secondary, open, dry deciduous scrub forest, on rocky lime</w:t>
      </w:r>
      <w:r>
        <w:rPr>
          <w:rFonts w:ascii="Georgia" w:hAnsi="Georgia"/>
        </w:rPr>
        <w:t>stone soil.</w:t>
      </w:r>
      <w:del w:id="23" w:author="Jack Plummer" w:date="2022-08-19T21:06:00Z">
        <w:r w:rsidDel="00035641">
          <w:rPr>
            <w:rFonts w:ascii="Georgia" w:hAnsi="Georgia"/>
          </w:rPr>
          <w:delText xml:space="preserve"> </w:delText>
        </w:r>
        <w:r w:rsidDel="00035641">
          <w:rPr>
            <w:rFonts w:ascii="Georgia" w:hAnsi="Georgia"/>
          </w:rPr>
          <w:delText>at elevation at up to 300 m asl.</w:delText>
        </w:r>
      </w:del>
    </w:p>
    <w:p w14:paraId="3D2DA586" w14:textId="77777777" w:rsidR="00000000" w:rsidRDefault="00731BA0">
      <w:pPr>
        <w:pStyle w:val="Heading2"/>
        <w:divId w:val="409935298"/>
        <w:rPr>
          <w:rFonts w:ascii="Georgia" w:hAnsi="Georgia"/>
          <w:sz w:val="27"/>
          <w:szCs w:val="27"/>
        </w:rPr>
      </w:pPr>
      <w:r>
        <w:rPr>
          <w:rFonts w:ascii="Georgia"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843"/>
        <w:gridCol w:w="763"/>
        <w:gridCol w:w="1020"/>
        <w:gridCol w:w="1888"/>
      </w:tblGrid>
      <w:tr w:rsidR="00000000" w14:paraId="56E77CE7" w14:textId="77777777">
        <w:trPr>
          <w:divId w:val="409935298"/>
          <w:tblCellSpacing w:w="15" w:type="dxa"/>
        </w:trPr>
        <w:tc>
          <w:tcPr>
            <w:tcW w:w="0" w:type="auto"/>
            <w:tcBorders>
              <w:bottom w:val="single" w:sz="6" w:space="0" w:color="000000"/>
            </w:tcBorders>
            <w:shd w:val="clear" w:color="auto" w:fill="BBBBBB"/>
            <w:vAlign w:val="center"/>
            <w:hideMark/>
          </w:tcPr>
          <w:p w14:paraId="1B33C9B8" w14:textId="77777777" w:rsidR="00000000" w:rsidRDefault="00731BA0">
            <w:pPr>
              <w:spacing w:after="75"/>
              <w:rPr>
                <w:rFonts w:ascii="Georgia" w:hAnsi="Georgia"/>
                <w:b/>
                <w:bCs/>
                <w:sz w:val="18"/>
                <w:szCs w:val="18"/>
              </w:rPr>
            </w:pPr>
            <w:r>
              <w:rPr>
                <w:rFonts w:ascii="Georgia" w:hAnsi="Georgia"/>
                <w:b/>
                <w:bCs/>
                <w:sz w:val="18"/>
                <w:szCs w:val="18"/>
              </w:rPr>
              <w:t>Habitat</w:t>
            </w:r>
          </w:p>
        </w:tc>
        <w:tc>
          <w:tcPr>
            <w:tcW w:w="0" w:type="auto"/>
            <w:tcBorders>
              <w:bottom w:val="single" w:sz="6" w:space="0" w:color="000000"/>
            </w:tcBorders>
            <w:shd w:val="clear" w:color="auto" w:fill="BBBBBB"/>
            <w:vAlign w:val="center"/>
            <w:hideMark/>
          </w:tcPr>
          <w:p w14:paraId="2CCE48A0" w14:textId="77777777" w:rsidR="00000000" w:rsidRDefault="00731BA0">
            <w:pPr>
              <w:spacing w:after="75"/>
              <w:rPr>
                <w:rFonts w:ascii="Georgia" w:hAnsi="Georgia"/>
                <w:b/>
                <w:bCs/>
                <w:sz w:val="18"/>
                <w:szCs w:val="18"/>
              </w:rPr>
            </w:pPr>
            <w:r>
              <w:rPr>
                <w:rFonts w:ascii="Georgia" w:hAnsi="Georgia"/>
                <w:b/>
                <w:bCs/>
                <w:sz w:val="18"/>
                <w:szCs w:val="18"/>
              </w:rPr>
              <w:t>Season</w:t>
            </w:r>
          </w:p>
        </w:tc>
        <w:tc>
          <w:tcPr>
            <w:tcW w:w="0" w:type="auto"/>
            <w:tcBorders>
              <w:bottom w:val="single" w:sz="6" w:space="0" w:color="000000"/>
            </w:tcBorders>
            <w:shd w:val="clear" w:color="auto" w:fill="BBBBBB"/>
            <w:vAlign w:val="center"/>
            <w:hideMark/>
          </w:tcPr>
          <w:p w14:paraId="00C4DF1F" w14:textId="77777777" w:rsidR="00000000" w:rsidRDefault="00731BA0">
            <w:pPr>
              <w:spacing w:after="75"/>
              <w:rPr>
                <w:rFonts w:ascii="Georgia" w:hAnsi="Georgia"/>
                <w:b/>
                <w:bCs/>
                <w:sz w:val="18"/>
                <w:szCs w:val="18"/>
              </w:rPr>
            </w:pPr>
            <w:r>
              <w:rPr>
                <w:rFonts w:ascii="Georgia" w:hAnsi="Georgia"/>
                <w:b/>
                <w:bCs/>
                <w:sz w:val="18"/>
                <w:szCs w:val="18"/>
              </w:rPr>
              <w:t>Suitability</w:t>
            </w:r>
          </w:p>
        </w:tc>
        <w:tc>
          <w:tcPr>
            <w:tcW w:w="0" w:type="auto"/>
            <w:tcBorders>
              <w:bottom w:val="single" w:sz="6" w:space="0" w:color="000000"/>
            </w:tcBorders>
            <w:shd w:val="clear" w:color="auto" w:fill="BBBBBB"/>
            <w:vAlign w:val="center"/>
            <w:hideMark/>
          </w:tcPr>
          <w:p w14:paraId="1BB05632" w14:textId="77777777" w:rsidR="00000000" w:rsidRDefault="00731BA0">
            <w:pPr>
              <w:spacing w:after="75"/>
              <w:rPr>
                <w:rFonts w:ascii="Georgia" w:hAnsi="Georgia"/>
                <w:b/>
                <w:bCs/>
                <w:sz w:val="18"/>
                <w:szCs w:val="18"/>
              </w:rPr>
            </w:pPr>
            <w:r>
              <w:rPr>
                <w:rFonts w:ascii="Georgia" w:hAnsi="Georgia"/>
                <w:b/>
                <w:bCs/>
                <w:sz w:val="18"/>
                <w:szCs w:val="18"/>
              </w:rPr>
              <w:t>Major Importance?</w:t>
            </w:r>
          </w:p>
        </w:tc>
      </w:tr>
      <w:tr w:rsidR="00000000" w14:paraId="16DE4D85" w14:textId="77777777">
        <w:trPr>
          <w:divId w:val="409935298"/>
          <w:tblCellSpacing w:w="15" w:type="dxa"/>
        </w:trPr>
        <w:tc>
          <w:tcPr>
            <w:tcW w:w="0" w:type="auto"/>
            <w:tcBorders>
              <w:bottom w:val="single" w:sz="6" w:space="0" w:color="CCCCCC"/>
            </w:tcBorders>
            <w:vAlign w:val="center"/>
            <w:hideMark/>
          </w:tcPr>
          <w:p w14:paraId="09AF8CDD" w14:textId="77777777" w:rsidR="00000000" w:rsidRDefault="00731BA0">
            <w:pPr>
              <w:spacing w:after="75"/>
              <w:rPr>
                <w:rFonts w:ascii="Georgia" w:hAnsi="Georgia"/>
                <w:sz w:val="18"/>
                <w:szCs w:val="18"/>
              </w:rPr>
            </w:pPr>
            <w:r>
              <w:rPr>
                <w:rFonts w:ascii="Georgia" w:hAnsi="Georgia"/>
                <w:sz w:val="18"/>
                <w:szCs w:val="18"/>
              </w:rPr>
              <w:t>1.5. Forest -&gt; Forest - Subtropical/Tropical Dry</w:t>
            </w:r>
          </w:p>
        </w:tc>
        <w:tc>
          <w:tcPr>
            <w:tcW w:w="0" w:type="auto"/>
            <w:tcBorders>
              <w:bottom w:val="single" w:sz="6" w:space="0" w:color="CCCCCC"/>
            </w:tcBorders>
            <w:vAlign w:val="center"/>
            <w:hideMark/>
          </w:tcPr>
          <w:p w14:paraId="2EBBBB79" w14:textId="77777777" w:rsidR="00000000" w:rsidRDefault="00731BA0">
            <w:pPr>
              <w:spacing w:after="75"/>
              <w:rPr>
                <w:rFonts w:ascii="Georgia" w:hAnsi="Georgia"/>
                <w:sz w:val="18"/>
                <w:szCs w:val="18"/>
              </w:rPr>
            </w:pPr>
            <w:r>
              <w:rPr>
                <w:rFonts w:ascii="Georgia" w:hAnsi="Georgia"/>
                <w:sz w:val="18"/>
                <w:szCs w:val="18"/>
              </w:rPr>
              <w:t>Resident</w:t>
            </w:r>
          </w:p>
        </w:tc>
        <w:tc>
          <w:tcPr>
            <w:tcW w:w="0" w:type="auto"/>
            <w:tcBorders>
              <w:bottom w:val="single" w:sz="6" w:space="0" w:color="CCCCCC"/>
            </w:tcBorders>
            <w:vAlign w:val="center"/>
            <w:hideMark/>
          </w:tcPr>
          <w:p w14:paraId="7313EBD8" w14:textId="77777777" w:rsidR="00000000" w:rsidRDefault="00731BA0">
            <w:pPr>
              <w:spacing w:after="75"/>
              <w:rPr>
                <w:rFonts w:ascii="Georgia" w:hAnsi="Georgia"/>
                <w:sz w:val="18"/>
                <w:szCs w:val="18"/>
              </w:rPr>
            </w:pPr>
            <w:r>
              <w:rPr>
                <w:rFonts w:ascii="Georgia" w:hAnsi="Georgia"/>
                <w:sz w:val="18"/>
                <w:szCs w:val="18"/>
              </w:rPr>
              <w:t>Unknown</w:t>
            </w:r>
          </w:p>
        </w:tc>
        <w:tc>
          <w:tcPr>
            <w:tcW w:w="0" w:type="auto"/>
            <w:tcBorders>
              <w:bottom w:val="single" w:sz="6" w:space="0" w:color="CCCCCC"/>
            </w:tcBorders>
            <w:vAlign w:val="center"/>
            <w:hideMark/>
          </w:tcPr>
          <w:p w14:paraId="5E4BA3F8" w14:textId="77777777" w:rsidR="00000000" w:rsidRDefault="00731BA0">
            <w:pPr>
              <w:spacing w:after="75"/>
              <w:rPr>
                <w:rFonts w:ascii="Georgia" w:hAnsi="Georgia"/>
                <w:sz w:val="18"/>
                <w:szCs w:val="18"/>
              </w:rPr>
            </w:pPr>
            <w:r>
              <w:rPr>
                <w:rFonts w:ascii="Georgia" w:hAnsi="Georgia"/>
                <w:sz w:val="18"/>
                <w:szCs w:val="18"/>
              </w:rPr>
              <w:t>-</w:t>
            </w:r>
          </w:p>
        </w:tc>
      </w:tr>
    </w:tbl>
    <w:p w14:paraId="6950946C" w14:textId="77777777" w:rsidR="00000000" w:rsidRDefault="00731BA0">
      <w:pPr>
        <w:pStyle w:val="Heading2"/>
        <w:divId w:val="409935298"/>
        <w:rPr>
          <w:rFonts w:ascii="Georgia" w:hAnsi="Georgia"/>
          <w:sz w:val="27"/>
          <w:szCs w:val="27"/>
        </w:rPr>
      </w:pPr>
      <w:r>
        <w:rPr>
          <w:rFonts w:ascii="Georgia"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975"/>
        <w:gridCol w:w="894"/>
        <w:gridCol w:w="6277"/>
      </w:tblGrid>
      <w:tr w:rsidR="00000000" w14:paraId="1CE2D911" w14:textId="77777777">
        <w:trPr>
          <w:divId w:val="409935298"/>
          <w:tblCellSpacing w:w="15" w:type="dxa"/>
        </w:trPr>
        <w:tc>
          <w:tcPr>
            <w:tcW w:w="0" w:type="auto"/>
            <w:tcBorders>
              <w:bottom w:val="single" w:sz="6" w:space="0" w:color="000000"/>
            </w:tcBorders>
            <w:shd w:val="clear" w:color="auto" w:fill="BBBBBB"/>
            <w:vAlign w:val="center"/>
            <w:hideMark/>
          </w:tcPr>
          <w:p w14:paraId="535ADA69" w14:textId="77777777" w:rsidR="00000000" w:rsidRDefault="00731BA0">
            <w:pPr>
              <w:spacing w:after="75"/>
              <w:rPr>
                <w:rFonts w:ascii="Georgia" w:hAnsi="Georgia"/>
                <w:b/>
                <w:bCs/>
                <w:sz w:val="18"/>
                <w:szCs w:val="18"/>
              </w:rPr>
            </w:pPr>
            <w:r>
              <w:rPr>
                <w:rFonts w:ascii="Georgia" w:hAnsi="Georgia"/>
                <w:b/>
                <w:bCs/>
                <w:sz w:val="18"/>
                <w:szCs w:val="18"/>
              </w:rPr>
              <w:t>Continuing decline in area, ex</w:t>
            </w:r>
            <w:r>
              <w:rPr>
                <w:rFonts w:ascii="Georgia" w:hAnsi="Georgia"/>
                <w:b/>
                <w:bCs/>
                <w:sz w:val="18"/>
                <w:szCs w:val="18"/>
              </w:rPr>
              <w:t>tent and/or quality of habitat?</w:t>
            </w:r>
          </w:p>
        </w:tc>
        <w:tc>
          <w:tcPr>
            <w:tcW w:w="0" w:type="auto"/>
            <w:tcBorders>
              <w:bottom w:val="single" w:sz="6" w:space="0" w:color="000000"/>
            </w:tcBorders>
            <w:shd w:val="clear" w:color="auto" w:fill="BBBBBB"/>
            <w:vAlign w:val="center"/>
            <w:hideMark/>
          </w:tcPr>
          <w:p w14:paraId="5F79CC8D" w14:textId="77777777" w:rsidR="00000000" w:rsidRDefault="00731BA0">
            <w:pPr>
              <w:spacing w:after="75"/>
              <w:rPr>
                <w:rFonts w:ascii="Georgia" w:hAnsi="Georgia"/>
                <w:b/>
                <w:bCs/>
                <w:sz w:val="18"/>
                <w:szCs w:val="18"/>
              </w:rPr>
            </w:pPr>
            <w:r>
              <w:rPr>
                <w:rFonts w:ascii="Georgia" w:hAnsi="Georgia"/>
                <w:b/>
                <w:bCs/>
                <w:sz w:val="18"/>
                <w:szCs w:val="18"/>
              </w:rPr>
              <w:t>Qualifier</w:t>
            </w:r>
          </w:p>
        </w:tc>
        <w:tc>
          <w:tcPr>
            <w:tcW w:w="0" w:type="auto"/>
            <w:tcBorders>
              <w:bottom w:val="single" w:sz="6" w:space="0" w:color="000000"/>
            </w:tcBorders>
            <w:shd w:val="clear" w:color="auto" w:fill="BBBBBB"/>
            <w:vAlign w:val="center"/>
            <w:hideMark/>
          </w:tcPr>
          <w:p w14:paraId="5EA93854" w14:textId="77777777" w:rsidR="00000000" w:rsidRDefault="00731BA0">
            <w:pPr>
              <w:spacing w:after="75"/>
              <w:rPr>
                <w:rFonts w:ascii="Georgia" w:hAnsi="Georgia"/>
                <w:b/>
                <w:bCs/>
                <w:sz w:val="18"/>
                <w:szCs w:val="18"/>
              </w:rPr>
            </w:pPr>
            <w:r>
              <w:rPr>
                <w:rFonts w:ascii="Georgia" w:hAnsi="Georgia"/>
                <w:b/>
                <w:bCs/>
                <w:sz w:val="18"/>
                <w:szCs w:val="18"/>
              </w:rPr>
              <w:t>Justification</w:t>
            </w:r>
          </w:p>
        </w:tc>
      </w:tr>
      <w:tr w:rsidR="00000000" w14:paraId="7B121946" w14:textId="77777777">
        <w:trPr>
          <w:divId w:val="409935298"/>
          <w:tblCellSpacing w:w="15" w:type="dxa"/>
        </w:trPr>
        <w:tc>
          <w:tcPr>
            <w:tcW w:w="0" w:type="auto"/>
            <w:vAlign w:val="center"/>
            <w:hideMark/>
          </w:tcPr>
          <w:p w14:paraId="45AE1FE4" w14:textId="77777777" w:rsidR="00000000" w:rsidRDefault="00731BA0">
            <w:pPr>
              <w:spacing w:after="75"/>
              <w:rPr>
                <w:rFonts w:ascii="Georgia" w:hAnsi="Georgia"/>
                <w:sz w:val="18"/>
                <w:szCs w:val="18"/>
              </w:rPr>
            </w:pPr>
            <w:r>
              <w:rPr>
                <w:rFonts w:ascii="Georgia" w:hAnsi="Georgia"/>
                <w:sz w:val="18"/>
                <w:szCs w:val="18"/>
              </w:rPr>
              <w:t>Yes</w:t>
            </w:r>
          </w:p>
        </w:tc>
        <w:tc>
          <w:tcPr>
            <w:tcW w:w="0" w:type="auto"/>
            <w:vAlign w:val="center"/>
            <w:hideMark/>
          </w:tcPr>
          <w:p w14:paraId="440A48F1" w14:textId="77777777" w:rsidR="00000000" w:rsidRDefault="00731BA0">
            <w:pPr>
              <w:spacing w:after="75"/>
              <w:rPr>
                <w:rFonts w:ascii="Georgia" w:hAnsi="Georgia"/>
                <w:sz w:val="18"/>
                <w:szCs w:val="18"/>
              </w:rPr>
            </w:pPr>
            <w:r>
              <w:rPr>
                <w:rFonts w:ascii="Georgia" w:hAnsi="Georgia"/>
                <w:sz w:val="18"/>
                <w:szCs w:val="18"/>
              </w:rPr>
              <w:t>Inferred</w:t>
            </w:r>
          </w:p>
        </w:tc>
        <w:tc>
          <w:tcPr>
            <w:tcW w:w="0" w:type="auto"/>
            <w:vAlign w:val="center"/>
            <w:hideMark/>
          </w:tcPr>
          <w:p w14:paraId="599D1A98" w14:textId="72144BFA" w:rsidR="00000000" w:rsidRDefault="00731BA0">
            <w:pPr>
              <w:spacing w:after="75"/>
              <w:rPr>
                <w:rFonts w:ascii="Georgia" w:hAnsi="Georgia"/>
                <w:sz w:val="18"/>
                <w:szCs w:val="18"/>
              </w:rPr>
            </w:pPr>
            <w:r>
              <w:rPr>
                <w:rFonts w:ascii="Georgia" w:hAnsi="Georgia"/>
                <w:sz w:val="18"/>
                <w:szCs w:val="18"/>
              </w:rPr>
              <w:t xml:space="preserve">Between 2002 and 2021, </w:t>
            </w:r>
            <w:del w:id="24" w:author="Jack Plummer" w:date="2022-08-19T21:06:00Z">
              <w:r w:rsidDel="00035641">
                <w:rPr>
                  <w:rFonts w:ascii="Georgia" w:hAnsi="Georgia"/>
                  <w:sz w:val="18"/>
                  <w:szCs w:val="18"/>
                </w:rPr>
                <w:delText xml:space="preserve">forest cover in </w:delText>
              </w:r>
            </w:del>
            <w:r>
              <w:rPr>
                <w:rFonts w:ascii="Georgia" w:hAnsi="Georgia"/>
                <w:sz w:val="18"/>
                <w:szCs w:val="18"/>
              </w:rPr>
              <w:t xml:space="preserve">Phetchaburi and Prachuap Khiri Khan lost 2.18 and 5.07 ha of </w:t>
            </w:r>
            <w:commentRangeStart w:id="25"/>
            <w:r>
              <w:rPr>
                <w:rFonts w:ascii="Georgia" w:hAnsi="Georgia"/>
                <w:sz w:val="18"/>
                <w:szCs w:val="18"/>
              </w:rPr>
              <w:t xml:space="preserve">humid primary </w:t>
            </w:r>
            <w:commentRangeEnd w:id="25"/>
            <w:r w:rsidR="00035641">
              <w:rPr>
                <w:rStyle w:val="CommentReference"/>
                <w:rFonts w:cs="Angsana New"/>
              </w:rPr>
              <w:commentReference w:id="25"/>
            </w:r>
            <w:r>
              <w:rPr>
                <w:rFonts w:ascii="Georgia" w:hAnsi="Georgia"/>
                <w:sz w:val="18"/>
                <w:szCs w:val="18"/>
              </w:rPr>
              <w:t xml:space="preserve">forest respectively, making up 23 and 21 % of </w:t>
            </w:r>
            <w:del w:id="26" w:author="Jack Plummer" w:date="2022-08-19T21:06:00Z">
              <w:r w:rsidDel="00035641">
                <w:rPr>
                  <w:rFonts w:ascii="Georgia" w:hAnsi="Georgia"/>
                  <w:sz w:val="18"/>
                  <w:szCs w:val="18"/>
                </w:rPr>
                <w:delText xml:space="preserve">its </w:delText>
              </w:r>
            </w:del>
            <w:ins w:id="27" w:author="Jack Plummer" w:date="2022-08-19T21:06:00Z">
              <w:r w:rsidR="00035641">
                <w:rPr>
                  <w:rFonts w:ascii="Georgia" w:hAnsi="Georgia"/>
                  <w:sz w:val="18"/>
                  <w:szCs w:val="18"/>
                </w:rPr>
                <w:t>their</w:t>
              </w:r>
              <w:r w:rsidR="00035641">
                <w:rPr>
                  <w:rFonts w:ascii="Georgia" w:hAnsi="Georgia"/>
                  <w:sz w:val="18"/>
                  <w:szCs w:val="18"/>
                </w:rPr>
                <w:t xml:space="preserve"> </w:t>
              </w:r>
            </w:ins>
            <w:r>
              <w:rPr>
                <w:rFonts w:ascii="Georgia" w:hAnsi="Georgia"/>
                <w:sz w:val="18"/>
                <w:szCs w:val="18"/>
              </w:rPr>
              <w:t xml:space="preserve">total tree cover loss </w:t>
            </w:r>
            <w:r>
              <w:rPr>
                <w:rFonts w:ascii="Georgia" w:hAnsi="Georgia"/>
                <w:sz w:val="18"/>
                <w:szCs w:val="18"/>
              </w:rPr>
              <w:t xml:space="preserve">in the same </w:t>
            </w:r>
            <w:proofErr w:type="gramStart"/>
            <w:r>
              <w:rPr>
                <w:rFonts w:ascii="Georgia" w:hAnsi="Georgia"/>
                <w:sz w:val="18"/>
                <w:szCs w:val="18"/>
              </w:rPr>
              <w:t>time period</w:t>
            </w:r>
            <w:proofErr w:type="gramEnd"/>
            <w:r>
              <w:rPr>
                <w:rFonts w:ascii="Georgia" w:hAnsi="Georgia"/>
                <w:sz w:val="18"/>
                <w:szCs w:val="18"/>
              </w:rPr>
              <w:t xml:space="preserve">. </w:t>
            </w:r>
            <w:ins w:id="28" w:author="Jack Plummer" w:date="2022-08-19T21:07:00Z">
              <w:r w:rsidR="00035641">
                <w:rPr>
                  <w:rFonts w:ascii="Georgia" w:hAnsi="Georgia"/>
                  <w:sz w:val="18"/>
                  <w:szCs w:val="18"/>
                </w:rPr>
                <w:t xml:space="preserve">The </w:t>
              </w:r>
            </w:ins>
            <w:del w:id="29" w:author="Jack Plummer" w:date="2022-08-19T21:07:00Z">
              <w:r w:rsidDel="00035641">
                <w:rPr>
                  <w:rFonts w:ascii="Georgia" w:hAnsi="Georgia"/>
                  <w:sz w:val="18"/>
                  <w:szCs w:val="18"/>
                </w:rPr>
                <w:delText>T</w:delText>
              </w:r>
            </w:del>
            <w:ins w:id="30" w:author="Jack Plummer" w:date="2022-08-19T21:07:00Z">
              <w:r w:rsidR="00035641">
                <w:rPr>
                  <w:rFonts w:ascii="Georgia" w:hAnsi="Georgia"/>
                  <w:sz w:val="18"/>
                  <w:szCs w:val="18"/>
                </w:rPr>
                <w:t>t</w:t>
              </w:r>
            </w:ins>
            <w:r>
              <w:rPr>
                <w:rFonts w:ascii="Georgia" w:hAnsi="Georgia"/>
                <w:sz w:val="18"/>
                <w:szCs w:val="18"/>
              </w:rPr>
              <w:t xml:space="preserve">otal area of humid primary forest decreased </w:t>
            </w:r>
            <w:r>
              <w:rPr>
                <w:rFonts w:ascii="Georgia" w:hAnsi="Georgia"/>
                <w:sz w:val="18"/>
                <w:szCs w:val="18"/>
              </w:rPr>
              <w:t xml:space="preserve">by 0.84 and 2.8 % in this </w:t>
            </w:r>
            <w:proofErr w:type="gramStart"/>
            <w:r>
              <w:rPr>
                <w:rFonts w:ascii="Georgia" w:hAnsi="Georgia"/>
                <w:sz w:val="18"/>
                <w:szCs w:val="18"/>
              </w:rPr>
              <w:t>time period</w:t>
            </w:r>
            <w:proofErr w:type="gramEnd"/>
            <w:r>
              <w:rPr>
                <w:rFonts w:ascii="Georgia" w:hAnsi="Georgia"/>
                <w:sz w:val="18"/>
                <w:szCs w:val="18"/>
              </w:rPr>
              <w:t>, respectively (Global Forest Watch</w:t>
            </w:r>
            <w:del w:id="31" w:author="Jack Plummer" w:date="2022-08-19T21:07:00Z">
              <w:r w:rsidDel="00035641">
                <w:rPr>
                  <w:rFonts w:ascii="Georgia" w:hAnsi="Georgia"/>
                  <w:sz w:val="18"/>
                  <w:szCs w:val="18"/>
                </w:rPr>
                <w:delText>.</w:delText>
              </w:r>
            </w:del>
            <w:r>
              <w:rPr>
                <w:rFonts w:ascii="Georgia" w:hAnsi="Georgia"/>
                <w:sz w:val="18"/>
                <w:szCs w:val="18"/>
              </w:rPr>
              <w:t xml:space="preserve"> 2022).</w:t>
            </w:r>
          </w:p>
        </w:tc>
      </w:tr>
    </w:tbl>
    <w:p w14:paraId="00608D64" w14:textId="77777777" w:rsidR="00000000" w:rsidRDefault="00731BA0">
      <w:pPr>
        <w:pStyle w:val="Heading2"/>
        <w:divId w:val="409935298"/>
        <w:rPr>
          <w:rFonts w:ascii="Georgia" w:hAnsi="Georgia"/>
          <w:sz w:val="27"/>
          <w:szCs w:val="27"/>
        </w:rPr>
      </w:pPr>
      <w:r>
        <w:rPr>
          <w:rFonts w:ascii="Georgia" w:hAnsi="Georgia"/>
          <w:sz w:val="27"/>
          <w:szCs w:val="27"/>
        </w:rPr>
        <w:t>Systems</w:t>
      </w:r>
    </w:p>
    <w:p w14:paraId="131CEBA7" w14:textId="77777777" w:rsidR="00000000" w:rsidRPr="0071056F" w:rsidRDefault="00731BA0">
      <w:pPr>
        <w:pStyle w:val="NormalWeb"/>
        <w:divId w:val="409935298"/>
        <w:rPr>
          <w:rFonts w:ascii="Georgia" w:hAnsi="Georgia"/>
        </w:rPr>
      </w:pPr>
      <w:r>
        <w:rPr>
          <w:rStyle w:val="datalabel1"/>
          <w:rFonts w:ascii="Georgia" w:hAnsi="Georgia"/>
        </w:rPr>
        <w:t xml:space="preserve">System: </w:t>
      </w:r>
      <w:r>
        <w:rPr>
          <w:rFonts w:ascii="Georgia" w:hAnsi="Georgia"/>
        </w:rPr>
        <w:t>Terrestrial</w:t>
      </w:r>
    </w:p>
    <w:p w14:paraId="57893398" w14:textId="77777777" w:rsidR="00000000" w:rsidRDefault="00731BA0">
      <w:pPr>
        <w:pStyle w:val="Heading2"/>
        <w:divId w:val="409935298"/>
        <w:rPr>
          <w:rFonts w:ascii="Georgia" w:hAnsi="Georgia"/>
          <w:sz w:val="27"/>
          <w:szCs w:val="27"/>
        </w:rPr>
      </w:pPr>
      <w:r>
        <w:rPr>
          <w:rFonts w:ascii="Georgia" w:hAnsi="Georgia"/>
          <w:sz w:val="27"/>
          <w:szCs w:val="27"/>
        </w:rPr>
        <w:t>Plant / Fungi Specific</w:t>
      </w:r>
    </w:p>
    <w:p w14:paraId="458D32D4" w14:textId="77777777" w:rsidR="00000000" w:rsidRPr="0071056F" w:rsidRDefault="00731BA0">
      <w:pPr>
        <w:pStyle w:val="NormalWeb"/>
        <w:divId w:val="409935298"/>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000000" w14:paraId="4277C167" w14:textId="77777777">
        <w:trPr>
          <w:divId w:val="409935298"/>
          <w:tblCellSpacing w:w="15" w:type="dxa"/>
        </w:trPr>
        <w:tc>
          <w:tcPr>
            <w:tcW w:w="0" w:type="auto"/>
            <w:tcBorders>
              <w:bottom w:val="single" w:sz="6" w:space="0" w:color="000000"/>
            </w:tcBorders>
            <w:shd w:val="clear" w:color="auto" w:fill="BBBBBB"/>
            <w:vAlign w:val="center"/>
            <w:hideMark/>
          </w:tcPr>
          <w:p w14:paraId="54E3CE8C" w14:textId="77777777" w:rsidR="00000000" w:rsidRDefault="00731BA0">
            <w:pPr>
              <w:spacing w:after="75"/>
              <w:rPr>
                <w:rFonts w:ascii="Georgia" w:hAnsi="Georgia"/>
                <w:b/>
                <w:bCs/>
                <w:sz w:val="18"/>
                <w:szCs w:val="18"/>
              </w:rPr>
            </w:pPr>
            <w:r>
              <w:rPr>
                <w:rFonts w:ascii="Georgia" w:hAnsi="Georgia"/>
                <w:b/>
                <w:bCs/>
                <w:sz w:val="18"/>
                <w:szCs w:val="18"/>
              </w:rPr>
              <w:t>Plant and Fungal Growth F</w:t>
            </w:r>
            <w:r>
              <w:rPr>
                <w:rFonts w:ascii="Georgia" w:hAnsi="Georgia"/>
                <w:b/>
                <w:bCs/>
                <w:sz w:val="18"/>
                <w:szCs w:val="18"/>
              </w:rPr>
              <w:t>orms</w:t>
            </w:r>
          </w:p>
        </w:tc>
      </w:tr>
      <w:tr w:rsidR="00000000" w14:paraId="3EB40F4A" w14:textId="77777777">
        <w:trPr>
          <w:divId w:val="409935298"/>
          <w:tblCellSpacing w:w="15" w:type="dxa"/>
        </w:trPr>
        <w:tc>
          <w:tcPr>
            <w:tcW w:w="0" w:type="auto"/>
            <w:tcBorders>
              <w:bottom w:val="single" w:sz="6" w:space="0" w:color="CCCCCC"/>
            </w:tcBorders>
            <w:vAlign w:val="center"/>
            <w:hideMark/>
          </w:tcPr>
          <w:p w14:paraId="07435F84" w14:textId="77777777" w:rsidR="00000000" w:rsidRDefault="00731BA0">
            <w:pPr>
              <w:spacing w:after="75"/>
              <w:rPr>
                <w:rFonts w:ascii="Georgia" w:hAnsi="Georgia"/>
                <w:sz w:val="18"/>
                <w:szCs w:val="18"/>
              </w:rPr>
            </w:pPr>
            <w:r>
              <w:rPr>
                <w:rFonts w:ascii="Georgia" w:hAnsi="Georgia"/>
                <w:sz w:val="18"/>
                <w:szCs w:val="18"/>
              </w:rPr>
              <w:t>Shrub - large</w:t>
            </w:r>
          </w:p>
        </w:tc>
      </w:tr>
    </w:tbl>
    <w:p w14:paraId="1CBB5689" w14:textId="77777777" w:rsidR="00000000" w:rsidRDefault="00731BA0">
      <w:pPr>
        <w:pStyle w:val="Heading1"/>
        <w:divId w:val="745876745"/>
        <w:rPr>
          <w:rFonts w:ascii="Georgia" w:hAnsi="Georgia"/>
          <w:sz w:val="29"/>
          <w:szCs w:val="29"/>
        </w:rPr>
      </w:pPr>
      <w:r>
        <w:rPr>
          <w:rFonts w:ascii="Georgia" w:hAnsi="Georgia"/>
          <w:sz w:val="29"/>
          <w:szCs w:val="29"/>
        </w:rPr>
        <w:lastRenderedPageBreak/>
        <w:t>Use and Trade</w:t>
      </w:r>
    </w:p>
    <w:p w14:paraId="59F398A4" w14:textId="77777777" w:rsidR="00000000" w:rsidRDefault="00731BA0">
      <w:pPr>
        <w:pStyle w:val="Heading2"/>
        <w:divId w:val="745876745"/>
        <w:rPr>
          <w:rFonts w:ascii="Georgia" w:hAnsi="Georgia"/>
          <w:sz w:val="27"/>
          <w:szCs w:val="27"/>
        </w:rPr>
      </w:pPr>
      <w:r>
        <w:rPr>
          <w:rFonts w:ascii="Georgia" w:hAnsi="Georgia"/>
          <w:sz w:val="27"/>
          <w:szCs w:val="27"/>
        </w:rPr>
        <w:t xml:space="preserve">General Use and Trade </w:t>
      </w:r>
      <w:r>
        <w:rPr>
          <w:rFonts w:ascii="Georgia" w:hAnsi="Georgia"/>
          <w:sz w:val="27"/>
          <w:szCs w:val="27"/>
        </w:rPr>
        <w:t>Information</w:t>
      </w:r>
    </w:p>
    <w:p w14:paraId="7133A15E" w14:textId="77777777" w:rsidR="00000000" w:rsidRPr="0071056F" w:rsidRDefault="00731BA0">
      <w:pPr>
        <w:pStyle w:val="NormalWeb"/>
        <w:divId w:val="745876745"/>
        <w:rPr>
          <w:rFonts w:ascii="Georgia" w:hAnsi="Georgia"/>
        </w:rPr>
      </w:pPr>
      <w:r>
        <w:rPr>
          <w:rStyle w:val="datalabel1"/>
          <w:rFonts w:ascii="Georgia" w:hAnsi="Georgia"/>
        </w:rPr>
        <w:t xml:space="preserve">No use/trade information for this species: </w:t>
      </w:r>
      <w:r>
        <w:rPr>
          <w:rFonts w:ascii="Georgia" w:hAnsi="Georgia"/>
        </w:rPr>
        <w:t>true</w:t>
      </w:r>
    </w:p>
    <w:p w14:paraId="64C29286" w14:textId="77777777" w:rsidR="00000000" w:rsidRDefault="00731BA0">
      <w:pPr>
        <w:pStyle w:val="NormalWeb"/>
        <w:divId w:val="745876745"/>
        <w:rPr>
          <w:rFonts w:ascii="Georgia" w:hAnsi="Georgia"/>
        </w:rPr>
      </w:pPr>
      <w:r>
        <w:rPr>
          <w:rFonts w:ascii="Georgia" w:hAnsi="Georgia"/>
        </w:rPr>
        <w:t xml:space="preserve">No information is available for this species. </w:t>
      </w:r>
    </w:p>
    <w:p w14:paraId="177C16CB" w14:textId="77777777" w:rsidR="00000000" w:rsidRDefault="00731BA0">
      <w:pPr>
        <w:pStyle w:val="Heading2"/>
        <w:divId w:val="745876745"/>
        <w:rPr>
          <w:rFonts w:ascii="Georgia" w:hAnsi="Georgia"/>
          <w:sz w:val="27"/>
          <w:szCs w:val="27"/>
        </w:rPr>
      </w:pPr>
      <w:r>
        <w:rPr>
          <w:rFonts w:ascii="Georgia" w:hAnsi="Georgia"/>
          <w:sz w:val="27"/>
          <w:szCs w:val="27"/>
        </w:rPr>
        <w:t>Non- Consumptive Use</w:t>
      </w:r>
    </w:p>
    <w:p w14:paraId="0E8323BE" w14:textId="77777777" w:rsidR="00000000" w:rsidRPr="0071056F" w:rsidRDefault="00731BA0">
      <w:pPr>
        <w:pStyle w:val="NormalWeb"/>
        <w:divId w:val="745876745"/>
        <w:rPr>
          <w:rFonts w:ascii="Georgia" w:hAnsi="Georgia"/>
        </w:rPr>
      </w:pPr>
      <w:r>
        <w:rPr>
          <w:rStyle w:val="datalabel1"/>
          <w:rFonts w:ascii="Georgia" w:hAnsi="Georgia"/>
        </w:rPr>
        <w:t xml:space="preserve">Non-consumptive use of the species? </w:t>
      </w:r>
      <w:commentRangeStart w:id="32"/>
      <w:r>
        <w:rPr>
          <w:rFonts w:ascii="Georgia" w:hAnsi="Georgia"/>
        </w:rPr>
        <w:t>true</w:t>
      </w:r>
      <w:commentRangeEnd w:id="32"/>
      <w:r w:rsidR="00035641">
        <w:rPr>
          <w:rStyle w:val="CommentReference"/>
          <w:rFonts w:cs="Angsana New"/>
        </w:rPr>
        <w:commentReference w:id="32"/>
      </w:r>
    </w:p>
    <w:p w14:paraId="57FEFA20" w14:textId="77777777" w:rsidR="00000000" w:rsidRDefault="00731BA0">
      <w:pPr>
        <w:pStyle w:val="Heading1"/>
        <w:divId w:val="1716126509"/>
        <w:rPr>
          <w:rFonts w:ascii="Georgia" w:hAnsi="Georgia"/>
          <w:sz w:val="29"/>
          <w:szCs w:val="29"/>
        </w:rPr>
      </w:pPr>
      <w:r>
        <w:rPr>
          <w:rFonts w:ascii="Georgia" w:hAnsi="Georgia"/>
          <w:sz w:val="29"/>
          <w:szCs w:val="29"/>
        </w:rPr>
        <w:t>T</w:t>
      </w:r>
      <w:commentRangeStart w:id="33"/>
      <w:r>
        <w:rPr>
          <w:rFonts w:ascii="Georgia" w:hAnsi="Georgia"/>
          <w:sz w:val="29"/>
          <w:szCs w:val="29"/>
        </w:rPr>
        <w:t>hreats</w:t>
      </w:r>
      <w:commentRangeEnd w:id="33"/>
      <w:r w:rsidR="00764371">
        <w:rPr>
          <w:rStyle w:val="CommentReference"/>
          <w:rFonts w:cs="Angsana New"/>
          <w:b w:val="0"/>
          <w:bCs w:val="0"/>
          <w:color w:val="auto"/>
          <w:kern w:val="0"/>
        </w:rPr>
        <w:commentReference w:id="33"/>
      </w:r>
    </w:p>
    <w:p w14:paraId="6BCE901D" w14:textId="5AFCCB00" w:rsidR="00000000" w:rsidRPr="0071056F" w:rsidRDefault="00731BA0">
      <w:pPr>
        <w:pStyle w:val="NormalWeb"/>
        <w:divId w:val="1716126509"/>
        <w:rPr>
          <w:rFonts w:ascii="Georgia" w:hAnsi="Georgia"/>
        </w:rPr>
      </w:pPr>
      <w:r>
        <w:rPr>
          <w:rFonts w:ascii="Georgia" w:hAnsi="Georgia"/>
        </w:rPr>
        <w:t>The</w:t>
      </w:r>
      <w:ins w:id="34" w:author="Jack Plummer" w:date="2022-08-19T21:07:00Z">
        <w:r w:rsidR="00035641">
          <w:rPr>
            <w:rFonts w:ascii="Georgia" w:hAnsi="Georgia"/>
          </w:rPr>
          <w:t xml:space="preserve"> major</w:t>
        </w:r>
      </w:ins>
      <w:r>
        <w:rPr>
          <w:rFonts w:ascii="Georgia" w:hAnsi="Georgia"/>
        </w:rPr>
        <w:t xml:space="preserve"> threat to this spe</w:t>
      </w:r>
      <w:r>
        <w:rPr>
          <w:rFonts w:ascii="Georgia" w:hAnsi="Georgia"/>
        </w:rPr>
        <w:t xml:space="preserve">cies is </w:t>
      </w:r>
      <w:del w:id="35" w:author="Jack Plummer" w:date="2022-08-19T21:07:00Z">
        <w:r w:rsidDel="00035641">
          <w:rPr>
            <w:rFonts w:ascii="Georgia" w:hAnsi="Georgia"/>
          </w:rPr>
          <w:delText xml:space="preserve">the </w:delText>
        </w:r>
      </w:del>
      <w:r>
        <w:rPr>
          <w:rFonts w:ascii="Georgia" w:hAnsi="Georgia"/>
        </w:rPr>
        <w:t>continued deforestation throughout Thailand</w:t>
      </w:r>
      <w:ins w:id="36" w:author="Jack Plummer" w:date="2022-08-19T21:07:00Z">
        <w:r w:rsidR="00035641">
          <w:rPr>
            <w:rFonts w:ascii="Georgia" w:hAnsi="Georgia"/>
          </w:rPr>
          <w:t>. B</w:t>
        </w:r>
      </w:ins>
      <w:del w:id="37" w:author="Jack Plummer" w:date="2022-08-19T21:07:00Z">
        <w:r w:rsidDel="00035641">
          <w:rPr>
            <w:rFonts w:ascii="Georgia" w:hAnsi="Georgia"/>
          </w:rPr>
          <w:delText xml:space="preserve">, </w:delText>
        </w:r>
        <w:r w:rsidDel="00035641">
          <w:rPr>
            <w:rFonts w:ascii="Georgia" w:hAnsi="Georgia"/>
          </w:rPr>
          <w:delText>which b</w:delText>
        </w:r>
      </w:del>
      <w:r>
        <w:rPr>
          <w:rFonts w:ascii="Georgia" w:hAnsi="Georgia"/>
        </w:rPr>
        <w:t>etween 2002 and 2021,</w:t>
      </w:r>
      <w:ins w:id="38" w:author="Jack Plummer" w:date="2022-08-19T21:08:00Z">
        <w:r w:rsidR="00035641">
          <w:rPr>
            <w:rFonts w:ascii="Georgia" w:hAnsi="Georgia"/>
          </w:rPr>
          <w:t xml:space="preserve"> </w:t>
        </w:r>
      </w:ins>
      <w:del w:id="39" w:author="Jack Plummer" w:date="2022-08-19T21:08:00Z">
        <w:r w:rsidDel="00035641">
          <w:rPr>
            <w:rFonts w:ascii="Georgia" w:hAnsi="Georgia"/>
          </w:rPr>
          <w:delText xml:space="preserve"> forest cover in </w:delText>
        </w:r>
      </w:del>
      <w:r>
        <w:rPr>
          <w:rFonts w:ascii="Georgia" w:hAnsi="Georgia"/>
        </w:rPr>
        <w:t xml:space="preserve">Phetchaburi </w:t>
      </w:r>
      <w:r>
        <w:rPr>
          <w:rFonts w:ascii="Georgia" w:hAnsi="Georgia"/>
        </w:rPr>
        <w:t xml:space="preserve">and Prachuap Khiri Khan lost 2.18 and 5.07 ha of humid primary forest respectively, making up 23 and 21 % of </w:t>
      </w:r>
      <w:ins w:id="40" w:author="Jack Plummer" w:date="2022-08-19T21:07:00Z">
        <w:r w:rsidR="00035641">
          <w:rPr>
            <w:rFonts w:ascii="Georgia" w:hAnsi="Georgia"/>
          </w:rPr>
          <w:t>th</w:t>
        </w:r>
      </w:ins>
      <w:ins w:id="41" w:author="Jack Plummer" w:date="2022-08-19T21:08:00Z">
        <w:r w:rsidR="00035641">
          <w:rPr>
            <w:rFonts w:ascii="Georgia" w:hAnsi="Georgia"/>
          </w:rPr>
          <w:t>eir</w:t>
        </w:r>
      </w:ins>
      <w:del w:id="42" w:author="Jack Plummer" w:date="2022-08-19T21:07:00Z">
        <w:r w:rsidDel="00035641">
          <w:rPr>
            <w:rFonts w:ascii="Georgia" w:hAnsi="Georgia"/>
          </w:rPr>
          <w:delText>its</w:delText>
        </w:r>
      </w:del>
      <w:r>
        <w:rPr>
          <w:rFonts w:ascii="Georgia" w:hAnsi="Georgia"/>
        </w:rPr>
        <w:t xml:space="preserve"> total tree cover loss in the </w:t>
      </w:r>
      <w:r>
        <w:rPr>
          <w:rFonts w:ascii="Georgia" w:hAnsi="Georgia"/>
        </w:rPr>
        <w:t xml:space="preserve">same </w:t>
      </w:r>
      <w:proofErr w:type="gramStart"/>
      <w:r>
        <w:rPr>
          <w:rFonts w:ascii="Georgia" w:hAnsi="Georgia"/>
        </w:rPr>
        <w:t>time period</w:t>
      </w:r>
      <w:proofErr w:type="gramEnd"/>
      <w:r>
        <w:rPr>
          <w:rFonts w:ascii="Georgia" w:hAnsi="Georgia"/>
        </w:rPr>
        <w:t xml:space="preserve">. </w:t>
      </w:r>
      <w:ins w:id="43" w:author="Jack Plummer" w:date="2022-08-19T21:08:00Z">
        <w:r w:rsidR="00035641">
          <w:rPr>
            <w:rFonts w:ascii="Georgia" w:hAnsi="Georgia"/>
          </w:rPr>
          <w:t xml:space="preserve">The </w:t>
        </w:r>
      </w:ins>
      <w:del w:id="44" w:author="Jack Plummer" w:date="2022-08-19T21:08:00Z">
        <w:r w:rsidDel="00035641">
          <w:rPr>
            <w:rFonts w:ascii="Georgia" w:hAnsi="Georgia"/>
          </w:rPr>
          <w:delText>T</w:delText>
        </w:r>
      </w:del>
      <w:ins w:id="45" w:author="Jack Plummer" w:date="2022-08-19T21:08:00Z">
        <w:r w:rsidR="00035641">
          <w:rPr>
            <w:rFonts w:ascii="Georgia" w:hAnsi="Georgia"/>
          </w:rPr>
          <w:t>t</w:t>
        </w:r>
      </w:ins>
      <w:r>
        <w:rPr>
          <w:rFonts w:ascii="Georgia" w:hAnsi="Georgia"/>
        </w:rPr>
        <w:t>otal area of humid primary forest decr</w:t>
      </w:r>
      <w:r>
        <w:rPr>
          <w:rFonts w:ascii="Georgia" w:hAnsi="Georgia"/>
        </w:rPr>
        <w:t xml:space="preserve">eased by 0.84 and 2.8 % in this </w:t>
      </w:r>
      <w:proofErr w:type="gramStart"/>
      <w:r>
        <w:rPr>
          <w:rFonts w:ascii="Georgia" w:hAnsi="Georgia"/>
        </w:rPr>
        <w:t>time period</w:t>
      </w:r>
      <w:proofErr w:type="gramEnd"/>
      <w:r>
        <w:rPr>
          <w:rFonts w:ascii="Georgia" w:hAnsi="Georgia"/>
        </w:rPr>
        <w:t>, respectively (Global Forest Watch</w:t>
      </w:r>
      <w:ins w:id="46" w:author="Jack Plummer" w:date="2022-08-19T21:08:00Z">
        <w:r w:rsidR="00035641">
          <w:rPr>
            <w:rFonts w:ascii="Georgia" w:hAnsi="Georgia"/>
          </w:rPr>
          <w:t xml:space="preserve"> </w:t>
        </w:r>
      </w:ins>
      <w:del w:id="47" w:author="Jack Plummer" w:date="2022-08-19T21:08:00Z">
        <w:r w:rsidDel="00035641">
          <w:rPr>
            <w:rFonts w:ascii="Georgia" w:hAnsi="Georgia"/>
          </w:rPr>
          <w:delText xml:space="preserve">. </w:delText>
        </w:r>
      </w:del>
      <w:r>
        <w:rPr>
          <w:rFonts w:ascii="Georgia" w:hAnsi="Georgia"/>
        </w:rPr>
        <w:t>2022).</w:t>
      </w:r>
    </w:p>
    <w:p w14:paraId="6E7B975A" w14:textId="77777777" w:rsidR="00000000" w:rsidRDefault="00731BA0">
      <w:pPr>
        <w:pStyle w:val="Heading2"/>
        <w:divId w:val="1716126509"/>
        <w:rPr>
          <w:rFonts w:ascii="Georgia" w:hAnsi="Georgia"/>
          <w:sz w:val="27"/>
          <w:szCs w:val="27"/>
        </w:rPr>
      </w:pPr>
      <w:r>
        <w:rPr>
          <w:rFonts w:ascii="Georgia"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827"/>
        <w:gridCol w:w="740"/>
        <w:gridCol w:w="609"/>
        <w:gridCol w:w="815"/>
        <w:gridCol w:w="1155"/>
      </w:tblGrid>
      <w:tr w:rsidR="00000000" w14:paraId="796CE903" w14:textId="77777777">
        <w:trPr>
          <w:divId w:val="1716126509"/>
          <w:tblCellSpacing w:w="15" w:type="dxa"/>
        </w:trPr>
        <w:tc>
          <w:tcPr>
            <w:tcW w:w="0" w:type="auto"/>
            <w:tcBorders>
              <w:bottom w:val="single" w:sz="6" w:space="0" w:color="000000"/>
            </w:tcBorders>
            <w:shd w:val="clear" w:color="auto" w:fill="BBBBBB"/>
            <w:vAlign w:val="center"/>
            <w:hideMark/>
          </w:tcPr>
          <w:p w14:paraId="166A4A6A" w14:textId="77777777" w:rsidR="00000000" w:rsidRDefault="00731BA0">
            <w:pPr>
              <w:spacing w:after="75"/>
              <w:rPr>
                <w:rFonts w:ascii="Georgia" w:hAnsi="Georgia"/>
                <w:b/>
                <w:bCs/>
                <w:sz w:val="18"/>
                <w:szCs w:val="18"/>
              </w:rPr>
            </w:pPr>
            <w:r>
              <w:rPr>
                <w:rFonts w:ascii="Georgia" w:hAnsi="Georgia"/>
                <w:b/>
                <w:bCs/>
                <w:sz w:val="18"/>
                <w:szCs w:val="18"/>
              </w:rPr>
              <w:t>Threat</w:t>
            </w:r>
          </w:p>
        </w:tc>
        <w:tc>
          <w:tcPr>
            <w:tcW w:w="0" w:type="auto"/>
            <w:tcBorders>
              <w:bottom w:val="single" w:sz="6" w:space="0" w:color="000000"/>
            </w:tcBorders>
            <w:shd w:val="clear" w:color="auto" w:fill="BBBBBB"/>
            <w:vAlign w:val="center"/>
            <w:hideMark/>
          </w:tcPr>
          <w:p w14:paraId="06B57B95" w14:textId="77777777" w:rsidR="00000000" w:rsidRDefault="00731BA0">
            <w:pPr>
              <w:spacing w:after="75"/>
              <w:rPr>
                <w:rFonts w:ascii="Georgia" w:hAnsi="Georgia"/>
                <w:b/>
                <w:bCs/>
                <w:sz w:val="18"/>
                <w:szCs w:val="18"/>
              </w:rPr>
            </w:pPr>
            <w:r>
              <w:rPr>
                <w:rFonts w:ascii="Georgia" w:hAnsi="Georgia"/>
                <w:b/>
                <w:bCs/>
                <w:sz w:val="18"/>
                <w:szCs w:val="18"/>
              </w:rPr>
              <w:t>Timing</w:t>
            </w:r>
          </w:p>
        </w:tc>
        <w:tc>
          <w:tcPr>
            <w:tcW w:w="0" w:type="auto"/>
            <w:tcBorders>
              <w:bottom w:val="single" w:sz="6" w:space="0" w:color="000000"/>
            </w:tcBorders>
            <w:shd w:val="clear" w:color="auto" w:fill="BBBBBB"/>
            <w:vAlign w:val="center"/>
            <w:hideMark/>
          </w:tcPr>
          <w:p w14:paraId="7B52CA02" w14:textId="77777777" w:rsidR="00000000" w:rsidRDefault="00731BA0">
            <w:pPr>
              <w:spacing w:after="75"/>
              <w:rPr>
                <w:rFonts w:ascii="Georgia" w:hAnsi="Georgia"/>
                <w:b/>
                <w:bCs/>
                <w:sz w:val="18"/>
                <w:szCs w:val="18"/>
              </w:rPr>
            </w:pPr>
            <w:r>
              <w:rPr>
                <w:rFonts w:ascii="Georgia" w:hAnsi="Georgia"/>
                <w:b/>
                <w:bCs/>
                <w:sz w:val="18"/>
                <w:szCs w:val="18"/>
              </w:rPr>
              <w:t>Scope</w:t>
            </w:r>
          </w:p>
        </w:tc>
        <w:tc>
          <w:tcPr>
            <w:tcW w:w="0" w:type="auto"/>
            <w:tcBorders>
              <w:bottom w:val="single" w:sz="6" w:space="0" w:color="000000"/>
            </w:tcBorders>
            <w:shd w:val="clear" w:color="auto" w:fill="BBBBBB"/>
            <w:vAlign w:val="center"/>
            <w:hideMark/>
          </w:tcPr>
          <w:p w14:paraId="321CA87C" w14:textId="77777777" w:rsidR="00000000" w:rsidRDefault="00731BA0">
            <w:pPr>
              <w:spacing w:after="75"/>
              <w:rPr>
                <w:rFonts w:ascii="Georgia" w:hAnsi="Georgia"/>
                <w:b/>
                <w:bCs/>
                <w:sz w:val="18"/>
                <w:szCs w:val="18"/>
              </w:rPr>
            </w:pPr>
            <w:r>
              <w:rPr>
                <w:rFonts w:ascii="Georgia" w:hAnsi="Georgia"/>
                <w:b/>
                <w:bCs/>
                <w:sz w:val="18"/>
                <w:szCs w:val="18"/>
              </w:rPr>
              <w:t>Severity</w:t>
            </w:r>
          </w:p>
        </w:tc>
        <w:tc>
          <w:tcPr>
            <w:tcW w:w="0" w:type="auto"/>
            <w:tcBorders>
              <w:bottom w:val="single" w:sz="6" w:space="0" w:color="000000"/>
            </w:tcBorders>
            <w:shd w:val="clear" w:color="auto" w:fill="BBBBBB"/>
            <w:vAlign w:val="center"/>
            <w:hideMark/>
          </w:tcPr>
          <w:p w14:paraId="10787D55" w14:textId="77777777" w:rsidR="00000000" w:rsidRDefault="00731BA0">
            <w:pPr>
              <w:spacing w:after="75"/>
              <w:rPr>
                <w:rFonts w:ascii="Georgia" w:hAnsi="Georgia"/>
                <w:b/>
                <w:bCs/>
                <w:sz w:val="18"/>
                <w:szCs w:val="18"/>
              </w:rPr>
            </w:pPr>
            <w:r>
              <w:rPr>
                <w:rFonts w:ascii="Georgia" w:hAnsi="Georgia"/>
                <w:b/>
                <w:bCs/>
                <w:sz w:val="18"/>
                <w:szCs w:val="18"/>
              </w:rPr>
              <w:t>Impact Score</w:t>
            </w:r>
          </w:p>
        </w:tc>
      </w:tr>
      <w:tr w:rsidR="00000000" w14:paraId="6E596214" w14:textId="77777777">
        <w:trPr>
          <w:divId w:val="1716126509"/>
          <w:tblCellSpacing w:w="15" w:type="dxa"/>
        </w:trPr>
        <w:tc>
          <w:tcPr>
            <w:tcW w:w="0" w:type="auto"/>
            <w:vAlign w:val="center"/>
            <w:hideMark/>
          </w:tcPr>
          <w:p w14:paraId="62340EB3" w14:textId="77777777" w:rsidR="00000000" w:rsidRDefault="00731BA0">
            <w:pPr>
              <w:spacing w:after="75"/>
              <w:rPr>
                <w:rFonts w:ascii="Georgia" w:hAnsi="Georgia"/>
                <w:sz w:val="18"/>
                <w:szCs w:val="18"/>
              </w:rPr>
            </w:pPr>
            <w:r>
              <w:rPr>
                <w:rFonts w:ascii="Georgia" w:hAnsi="Georgia"/>
                <w:sz w:val="18"/>
                <w:szCs w:val="18"/>
              </w:rPr>
              <w:t>1.1. Residential &amp; commercial developme</w:t>
            </w:r>
            <w:r>
              <w:rPr>
                <w:rFonts w:ascii="Georgia" w:hAnsi="Georgia"/>
                <w:sz w:val="18"/>
                <w:szCs w:val="18"/>
              </w:rPr>
              <w:t>nt -&gt; Housing &amp; urban areas</w:t>
            </w:r>
          </w:p>
        </w:tc>
        <w:tc>
          <w:tcPr>
            <w:tcW w:w="0" w:type="auto"/>
            <w:vAlign w:val="center"/>
            <w:hideMark/>
          </w:tcPr>
          <w:p w14:paraId="0224D78D" w14:textId="77777777" w:rsidR="00000000" w:rsidRDefault="00731BA0">
            <w:pPr>
              <w:spacing w:after="75"/>
              <w:rPr>
                <w:rFonts w:ascii="Georgia" w:hAnsi="Georgia"/>
                <w:sz w:val="18"/>
                <w:szCs w:val="18"/>
              </w:rPr>
            </w:pPr>
            <w:r>
              <w:rPr>
                <w:rFonts w:ascii="Georgia" w:hAnsi="Georgia"/>
                <w:sz w:val="18"/>
                <w:szCs w:val="18"/>
              </w:rPr>
              <w:t>Ongoing</w:t>
            </w:r>
          </w:p>
        </w:tc>
        <w:tc>
          <w:tcPr>
            <w:tcW w:w="0" w:type="auto"/>
            <w:vAlign w:val="center"/>
            <w:hideMark/>
          </w:tcPr>
          <w:p w14:paraId="5A6DECA0" w14:textId="77777777" w:rsidR="00000000" w:rsidRDefault="00731BA0">
            <w:pPr>
              <w:spacing w:after="75"/>
              <w:rPr>
                <w:rFonts w:ascii="Georgia" w:hAnsi="Georgia"/>
                <w:sz w:val="18"/>
                <w:szCs w:val="18"/>
              </w:rPr>
            </w:pPr>
            <w:r>
              <w:rPr>
                <w:rFonts w:ascii="Georgia" w:hAnsi="Georgia"/>
                <w:sz w:val="18"/>
                <w:szCs w:val="18"/>
              </w:rPr>
              <w:t>-</w:t>
            </w:r>
          </w:p>
        </w:tc>
        <w:tc>
          <w:tcPr>
            <w:tcW w:w="0" w:type="auto"/>
            <w:vAlign w:val="center"/>
            <w:hideMark/>
          </w:tcPr>
          <w:p w14:paraId="461B9D01" w14:textId="77777777" w:rsidR="00000000" w:rsidRDefault="00731BA0">
            <w:pPr>
              <w:spacing w:after="75"/>
              <w:rPr>
                <w:rFonts w:ascii="Georgia" w:hAnsi="Georgia"/>
                <w:sz w:val="18"/>
                <w:szCs w:val="18"/>
              </w:rPr>
            </w:pPr>
            <w:r>
              <w:rPr>
                <w:rFonts w:ascii="Georgia" w:hAnsi="Georgia"/>
                <w:sz w:val="18"/>
                <w:szCs w:val="18"/>
              </w:rPr>
              <w:t>-</w:t>
            </w:r>
          </w:p>
        </w:tc>
        <w:tc>
          <w:tcPr>
            <w:tcW w:w="0" w:type="auto"/>
            <w:vAlign w:val="center"/>
            <w:hideMark/>
          </w:tcPr>
          <w:p w14:paraId="2C6308E7" w14:textId="77777777" w:rsidR="00000000" w:rsidRDefault="00731BA0">
            <w:pPr>
              <w:spacing w:after="75"/>
              <w:rPr>
                <w:rFonts w:ascii="Georgia" w:hAnsi="Georgia"/>
                <w:sz w:val="18"/>
                <w:szCs w:val="18"/>
              </w:rPr>
            </w:pPr>
            <w:r>
              <w:rPr>
                <w:rFonts w:ascii="Georgia" w:hAnsi="Georgia"/>
                <w:sz w:val="18"/>
                <w:szCs w:val="18"/>
              </w:rPr>
              <w:t>Low Impact: 3</w:t>
            </w:r>
          </w:p>
        </w:tc>
      </w:tr>
      <w:tr w:rsidR="00000000" w14:paraId="59956EA0" w14:textId="77777777">
        <w:trPr>
          <w:divId w:val="1716126509"/>
          <w:tblCellSpacing w:w="15" w:type="dxa"/>
        </w:trPr>
        <w:tc>
          <w:tcPr>
            <w:tcW w:w="0" w:type="auto"/>
            <w:vAlign w:val="center"/>
            <w:hideMark/>
          </w:tcPr>
          <w:p w14:paraId="76148323" w14:textId="77777777" w:rsidR="00000000" w:rsidRDefault="00731BA0">
            <w:pPr>
              <w:spacing w:after="75"/>
              <w:rPr>
                <w:rFonts w:ascii="Georgia" w:hAnsi="Georgia"/>
                <w:sz w:val="18"/>
                <w:szCs w:val="18"/>
              </w:rPr>
            </w:pPr>
            <w:r>
              <w:rPr>
                <w:rFonts w:ascii="Georgia" w:hAnsi="Georgia"/>
                <w:sz w:val="18"/>
                <w:szCs w:val="18"/>
              </w:rPr>
              <w:t>2.1.1. Agriculture &amp; aquaculture -&gt; Annual &amp; perennial non-timber crops -&gt; Shifting agriculture</w:t>
            </w:r>
          </w:p>
        </w:tc>
        <w:tc>
          <w:tcPr>
            <w:tcW w:w="0" w:type="auto"/>
            <w:vAlign w:val="center"/>
            <w:hideMark/>
          </w:tcPr>
          <w:p w14:paraId="0BF7C8E2" w14:textId="77777777" w:rsidR="00000000" w:rsidRDefault="00731BA0">
            <w:pPr>
              <w:spacing w:after="75"/>
              <w:rPr>
                <w:rFonts w:ascii="Georgia" w:hAnsi="Georgia"/>
                <w:sz w:val="18"/>
                <w:szCs w:val="18"/>
              </w:rPr>
            </w:pPr>
            <w:r>
              <w:rPr>
                <w:rFonts w:ascii="Georgia" w:hAnsi="Georgia"/>
                <w:sz w:val="18"/>
                <w:szCs w:val="18"/>
              </w:rPr>
              <w:t>Ongoing</w:t>
            </w:r>
          </w:p>
        </w:tc>
        <w:tc>
          <w:tcPr>
            <w:tcW w:w="0" w:type="auto"/>
            <w:vAlign w:val="center"/>
            <w:hideMark/>
          </w:tcPr>
          <w:p w14:paraId="3BE2409F" w14:textId="77777777" w:rsidR="00000000" w:rsidRDefault="00731BA0">
            <w:pPr>
              <w:spacing w:after="75"/>
              <w:rPr>
                <w:rFonts w:ascii="Georgia" w:hAnsi="Georgia"/>
                <w:sz w:val="18"/>
                <w:szCs w:val="18"/>
              </w:rPr>
            </w:pPr>
            <w:r>
              <w:rPr>
                <w:rFonts w:ascii="Georgia" w:hAnsi="Georgia"/>
                <w:sz w:val="18"/>
                <w:szCs w:val="18"/>
              </w:rPr>
              <w:t>-</w:t>
            </w:r>
          </w:p>
        </w:tc>
        <w:tc>
          <w:tcPr>
            <w:tcW w:w="0" w:type="auto"/>
            <w:vAlign w:val="center"/>
            <w:hideMark/>
          </w:tcPr>
          <w:p w14:paraId="71D5E847" w14:textId="77777777" w:rsidR="00000000" w:rsidRDefault="00731BA0">
            <w:pPr>
              <w:spacing w:after="75"/>
              <w:rPr>
                <w:rFonts w:ascii="Georgia" w:hAnsi="Georgia"/>
                <w:sz w:val="18"/>
                <w:szCs w:val="18"/>
              </w:rPr>
            </w:pPr>
            <w:r>
              <w:rPr>
                <w:rFonts w:ascii="Georgia" w:hAnsi="Georgia"/>
                <w:sz w:val="18"/>
                <w:szCs w:val="18"/>
              </w:rPr>
              <w:t>-</w:t>
            </w:r>
          </w:p>
        </w:tc>
        <w:tc>
          <w:tcPr>
            <w:tcW w:w="0" w:type="auto"/>
            <w:vAlign w:val="center"/>
            <w:hideMark/>
          </w:tcPr>
          <w:p w14:paraId="363CE7CD" w14:textId="77777777" w:rsidR="00000000" w:rsidRDefault="00731BA0">
            <w:pPr>
              <w:spacing w:after="75"/>
              <w:rPr>
                <w:rFonts w:ascii="Georgia" w:hAnsi="Georgia"/>
                <w:sz w:val="18"/>
                <w:szCs w:val="18"/>
              </w:rPr>
            </w:pPr>
            <w:r>
              <w:rPr>
                <w:rFonts w:ascii="Georgia" w:hAnsi="Georgia"/>
                <w:sz w:val="18"/>
                <w:szCs w:val="18"/>
              </w:rPr>
              <w:t>Low Impact: 3</w:t>
            </w:r>
          </w:p>
        </w:tc>
      </w:tr>
    </w:tbl>
    <w:p w14:paraId="54C1D115" w14:textId="77777777" w:rsidR="00000000" w:rsidRDefault="00731BA0">
      <w:pPr>
        <w:pStyle w:val="Heading1"/>
        <w:divId w:val="552038891"/>
        <w:rPr>
          <w:rFonts w:ascii="Georgia" w:hAnsi="Georgia"/>
          <w:sz w:val="29"/>
          <w:szCs w:val="29"/>
        </w:rPr>
      </w:pPr>
      <w:r>
        <w:rPr>
          <w:rFonts w:ascii="Georgia" w:hAnsi="Georgia"/>
          <w:sz w:val="29"/>
          <w:szCs w:val="29"/>
        </w:rPr>
        <w:t>Conservation</w:t>
      </w:r>
    </w:p>
    <w:p w14:paraId="2A7EEE1E" w14:textId="3D385E23" w:rsidR="00000000" w:rsidRPr="0071056F" w:rsidDel="00764371" w:rsidRDefault="00731BA0">
      <w:pPr>
        <w:pStyle w:val="NormalWeb"/>
        <w:divId w:val="552038891"/>
        <w:rPr>
          <w:del w:id="48" w:author="Jack Plummer" w:date="2022-08-19T21:10:00Z"/>
          <w:rFonts w:ascii="Georgia" w:hAnsi="Georgia"/>
        </w:rPr>
      </w:pPr>
      <w:r>
        <w:rPr>
          <w:rFonts w:ascii="Georgia" w:hAnsi="Georgia"/>
        </w:rPr>
        <w:t>There are no direct conservation measures in place for this speci</w:t>
      </w:r>
      <w:r>
        <w:rPr>
          <w:rFonts w:ascii="Georgia" w:hAnsi="Georgia"/>
        </w:rPr>
        <w:t>es at present. However, this species has</w:t>
      </w:r>
      <w:r>
        <w:rPr>
          <w:rFonts w:ascii="Georgia" w:hAnsi="Georgia"/>
        </w:rPr>
        <w:t xml:space="preserve"> been recorded from </w:t>
      </w:r>
      <w:del w:id="49" w:author="Jack Plummer" w:date="2022-08-19T21:10:00Z">
        <w:r w:rsidDel="00764371">
          <w:rPr>
            <w:rFonts w:ascii="Georgia" w:hAnsi="Georgia"/>
          </w:rPr>
          <w:delText>multiple protected areas across its range</w:delText>
        </w:r>
        <w:r w:rsidDel="00764371">
          <w:rPr>
            <w:rFonts w:ascii="Georgia" w:hAnsi="Georgia"/>
          </w:rPr>
          <w:delText>, </w:delText>
        </w:r>
        <w:r w:rsidDel="00764371">
          <w:rPr>
            <w:rStyle w:val="Emphasis"/>
            <w:rFonts w:ascii="Georgia" w:hAnsi="Georgia"/>
          </w:rPr>
          <w:delText>e.g.</w:delText>
        </w:r>
        <w:r w:rsidDel="00764371">
          <w:rPr>
            <w:rFonts w:ascii="Georgia" w:hAnsi="Georgia"/>
          </w:rPr>
          <w:delText> </w:delText>
        </w:r>
      </w:del>
      <w:r>
        <w:rPr>
          <w:rFonts w:ascii="Georgia" w:hAnsi="Georgia"/>
        </w:rPr>
        <w:t xml:space="preserve">Sam Roi </w:t>
      </w:r>
      <w:proofErr w:type="spellStart"/>
      <w:r>
        <w:rPr>
          <w:rFonts w:ascii="Georgia" w:hAnsi="Georgia"/>
        </w:rPr>
        <w:t>Yot</w:t>
      </w:r>
      <w:proofErr w:type="spellEnd"/>
      <w:r>
        <w:rPr>
          <w:rFonts w:ascii="Georgia" w:hAnsi="Georgia"/>
        </w:rPr>
        <w:t xml:space="preserve"> National Park</w:t>
      </w:r>
      <w:del w:id="50" w:author="Jack Plummer" w:date="2022-08-19T21:10:00Z">
        <w:r w:rsidDel="00764371">
          <w:rPr>
            <w:rFonts w:ascii="Georgia" w:hAnsi="Georgia"/>
          </w:rPr>
          <w:delText>,</w:delText>
        </w:r>
      </w:del>
      <w:r>
        <w:rPr>
          <w:rFonts w:ascii="Georgia" w:hAnsi="Georgia"/>
        </w:rPr>
        <w:t xml:space="preserve"> and </w:t>
      </w:r>
      <w:proofErr w:type="spellStart"/>
      <w:r>
        <w:rPr>
          <w:rFonts w:ascii="Georgia" w:hAnsi="Georgia"/>
        </w:rPr>
        <w:t>Kaeng</w:t>
      </w:r>
      <w:proofErr w:type="spellEnd"/>
      <w:r>
        <w:rPr>
          <w:rFonts w:ascii="Georgia" w:hAnsi="Georgia"/>
        </w:rPr>
        <w:t xml:space="preserve"> Krachan National Park. The species is known to be represented in </w:t>
      </w:r>
      <w:r>
        <w:rPr>
          <w:rStyle w:val="Emphasis"/>
          <w:rFonts w:ascii="Georgia" w:hAnsi="Georgia"/>
        </w:rPr>
        <w:t>ex situ</w:t>
      </w:r>
      <w:r>
        <w:rPr>
          <w:rFonts w:ascii="Georgia" w:hAnsi="Georgia"/>
        </w:rPr>
        <w:t> conservation in botanic gardens or gen</w:t>
      </w:r>
      <w:r>
        <w:rPr>
          <w:rFonts w:ascii="Georgia" w:hAnsi="Georgia"/>
        </w:rPr>
        <w:t xml:space="preserve">e banks (BGCI 2022, </w:t>
      </w:r>
      <w:proofErr w:type="spellStart"/>
      <w:r>
        <w:rPr>
          <w:rFonts w:ascii="Georgia" w:hAnsi="Georgia"/>
        </w:rPr>
        <w:t>Genesys</w:t>
      </w:r>
      <w:proofErr w:type="spellEnd"/>
      <w:r>
        <w:rPr>
          <w:rFonts w:ascii="Georgia" w:hAnsi="Georgia"/>
        </w:rPr>
        <w:t xml:space="preserve"> 2022).</w:t>
      </w:r>
      <w:ins w:id="51" w:author="Jack Plummer" w:date="2022-08-19T21:10:00Z">
        <w:r w:rsidR="00764371">
          <w:rPr>
            <w:rFonts w:ascii="Georgia" w:hAnsi="Georgia"/>
          </w:rPr>
          <w:t xml:space="preserve"> In the </w:t>
        </w:r>
      </w:ins>
      <w:ins w:id="52" w:author="Jack Plummer" w:date="2022-08-19T21:13:00Z">
        <w:r w:rsidR="00764371">
          <w:rPr>
            <w:rFonts w:ascii="Georgia" w:hAnsi="Georgia"/>
          </w:rPr>
          <w:t>Threatened Plants of Thailand</w:t>
        </w:r>
      </w:ins>
    </w:p>
    <w:p w14:paraId="6281C66B" w14:textId="6BE64DA3" w:rsidR="00000000" w:rsidRDefault="00731BA0" w:rsidP="00764371">
      <w:pPr>
        <w:pStyle w:val="NormalWeb"/>
        <w:divId w:val="552038891"/>
        <w:rPr>
          <w:rFonts w:ascii="Georgia" w:hAnsi="Georgia"/>
        </w:rPr>
      </w:pPr>
      <w:del w:id="53" w:author="Jack Plummer" w:date="2022-08-19T21:13:00Z">
        <w:r w:rsidDel="00764371">
          <w:rPr>
            <w:rFonts w:ascii="Georgia" w:hAnsi="Georgia"/>
          </w:rPr>
          <w:delText>Vulne</w:delText>
        </w:r>
        <w:r w:rsidDel="00764371">
          <w:rPr>
            <w:rFonts w:ascii="Georgia" w:hAnsi="Georgia"/>
          </w:rPr>
          <w:delText xml:space="preserve">rable </w:delText>
        </w:r>
      </w:del>
      <w:ins w:id="54" w:author="Jack Plummer" w:date="2022-08-19T21:13:00Z">
        <w:r w:rsidR="00764371">
          <w:rPr>
            <w:rFonts w:ascii="Georgia" w:hAnsi="Georgia"/>
          </w:rPr>
          <w:t xml:space="preserve"> </w:t>
        </w:r>
      </w:ins>
      <w:r>
        <w:rPr>
          <w:rFonts w:ascii="Georgia" w:hAnsi="Georgia"/>
        </w:rPr>
        <w:t xml:space="preserve">(Voradol </w:t>
      </w:r>
      <w:r>
        <w:rPr>
          <w:rStyle w:val="Emphasis"/>
          <w:rFonts w:ascii="Georgia" w:hAnsi="Georgia"/>
        </w:rPr>
        <w:t xml:space="preserve">et al. </w:t>
      </w:r>
      <w:r>
        <w:rPr>
          <w:rFonts w:ascii="Georgia" w:hAnsi="Georgia"/>
        </w:rPr>
        <w:t>2017)</w:t>
      </w:r>
      <w:ins w:id="55" w:author="Jack Plummer" w:date="2022-08-19T21:13:00Z">
        <w:r w:rsidR="00764371">
          <w:rPr>
            <w:rFonts w:ascii="Georgia" w:hAnsi="Georgia"/>
          </w:rPr>
          <w:t>, this species was listed as</w:t>
        </w:r>
      </w:ins>
      <w:ins w:id="56" w:author="Jack Plummer" w:date="2022-08-19T21:14:00Z">
        <w:r w:rsidR="00764371">
          <w:rPr>
            <w:rFonts w:ascii="Georgia" w:hAnsi="Georgia"/>
          </w:rPr>
          <w:t xml:space="preserve"> </w:t>
        </w:r>
        <w:r w:rsidR="00764371">
          <w:rPr>
            <w:rFonts w:ascii="Georgia" w:hAnsi="Georgia"/>
          </w:rPr>
          <w:t>Vulnerable</w:t>
        </w:r>
        <w:r w:rsidR="00764371">
          <w:rPr>
            <w:rFonts w:ascii="Georgia" w:hAnsi="Georgia"/>
          </w:rPr>
          <w:t>.</w:t>
        </w:r>
      </w:ins>
      <w:del w:id="57" w:author="Jack Plummer" w:date="2022-08-19T21:13:00Z">
        <w:r w:rsidDel="00764371">
          <w:rPr>
            <w:rFonts w:ascii="Georgia" w:hAnsi="Georgia"/>
          </w:rPr>
          <w:delText>.</w:delText>
        </w:r>
      </w:del>
    </w:p>
    <w:p w14:paraId="27A5E8B0" w14:textId="77777777" w:rsidR="00000000" w:rsidRDefault="00731BA0">
      <w:pPr>
        <w:pStyle w:val="Heading2"/>
        <w:divId w:val="552038891"/>
        <w:rPr>
          <w:rFonts w:ascii="Georgia" w:hAnsi="Georgia"/>
          <w:sz w:val="27"/>
          <w:szCs w:val="27"/>
        </w:rPr>
      </w:pPr>
      <w:r>
        <w:rPr>
          <w:rFonts w:ascii="Georgia" w:hAnsi="Georgia"/>
          <w:sz w:val="27"/>
          <w:szCs w:val="27"/>
        </w:rPr>
        <w:t>C</w:t>
      </w:r>
      <w:r>
        <w:rPr>
          <w:rFonts w:ascii="Georgia" w:hAnsi="Georgia"/>
          <w:sz w:val="27"/>
          <w:szCs w:val="27"/>
        </w:rPr>
        <w:t>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654"/>
        <w:gridCol w:w="7492"/>
      </w:tblGrid>
      <w:tr w:rsidR="00000000" w14:paraId="54DEC00A" w14:textId="77777777">
        <w:trPr>
          <w:divId w:val="552038891"/>
          <w:tblCellSpacing w:w="15" w:type="dxa"/>
        </w:trPr>
        <w:tc>
          <w:tcPr>
            <w:tcW w:w="0" w:type="auto"/>
            <w:tcBorders>
              <w:bottom w:val="single" w:sz="6" w:space="0" w:color="000000"/>
            </w:tcBorders>
            <w:shd w:val="clear" w:color="auto" w:fill="BBBBBB"/>
            <w:vAlign w:val="center"/>
            <w:hideMark/>
          </w:tcPr>
          <w:p w14:paraId="22DC7E68" w14:textId="77777777" w:rsidR="00000000" w:rsidRDefault="00731BA0">
            <w:pPr>
              <w:spacing w:after="75"/>
              <w:rPr>
                <w:rFonts w:ascii="Georgia" w:hAnsi="Georgia"/>
                <w:b/>
                <w:bCs/>
                <w:sz w:val="18"/>
                <w:szCs w:val="18"/>
              </w:rPr>
            </w:pPr>
            <w:r>
              <w:rPr>
                <w:rFonts w:ascii="Georgia" w:hAnsi="Georgia"/>
                <w:b/>
                <w:bCs/>
                <w:sz w:val="18"/>
                <w:szCs w:val="18"/>
              </w:rPr>
              <w:t>Occur in at least one PA</w:t>
            </w:r>
          </w:p>
        </w:tc>
        <w:tc>
          <w:tcPr>
            <w:tcW w:w="0" w:type="auto"/>
            <w:tcBorders>
              <w:bottom w:val="single" w:sz="6" w:space="0" w:color="000000"/>
            </w:tcBorders>
            <w:shd w:val="clear" w:color="auto" w:fill="BBBBBB"/>
            <w:vAlign w:val="center"/>
            <w:hideMark/>
          </w:tcPr>
          <w:p w14:paraId="7FEA26C8" w14:textId="77777777" w:rsidR="00000000" w:rsidRDefault="00731BA0">
            <w:pPr>
              <w:spacing w:after="75"/>
              <w:rPr>
                <w:rFonts w:ascii="Georgia" w:hAnsi="Georgia"/>
                <w:b/>
                <w:bCs/>
                <w:sz w:val="18"/>
                <w:szCs w:val="18"/>
              </w:rPr>
            </w:pPr>
            <w:r>
              <w:rPr>
                <w:rFonts w:ascii="Georgia" w:hAnsi="Georgia"/>
                <w:b/>
                <w:bCs/>
                <w:sz w:val="18"/>
                <w:szCs w:val="18"/>
              </w:rPr>
              <w:t>Note</w:t>
            </w:r>
          </w:p>
        </w:tc>
      </w:tr>
      <w:tr w:rsidR="00000000" w14:paraId="15167B73" w14:textId="77777777">
        <w:trPr>
          <w:divId w:val="552038891"/>
          <w:tblCellSpacing w:w="15" w:type="dxa"/>
        </w:trPr>
        <w:tc>
          <w:tcPr>
            <w:tcW w:w="0" w:type="auto"/>
            <w:vAlign w:val="center"/>
            <w:hideMark/>
          </w:tcPr>
          <w:p w14:paraId="007A235E" w14:textId="77777777" w:rsidR="00000000" w:rsidRDefault="00731BA0">
            <w:pPr>
              <w:spacing w:after="75"/>
              <w:rPr>
                <w:rFonts w:ascii="Georgia" w:hAnsi="Georgia"/>
                <w:sz w:val="18"/>
                <w:szCs w:val="18"/>
              </w:rPr>
            </w:pPr>
            <w:r>
              <w:rPr>
                <w:rFonts w:ascii="Georgia" w:hAnsi="Georgia"/>
                <w:sz w:val="18"/>
                <w:szCs w:val="18"/>
              </w:rPr>
              <w:t>Yes</w:t>
            </w:r>
          </w:p>
        </w:tc>
        <w:tc>
          <w:tcPr>
            <w:tcW w:w="0" w:type="auto"/>
            <w:vAlign w:val="center"/>
            <w:hideMark/>
          </w:tcPr>
          <w:p w14:paraId="68AB778E" w14:textId="178C2371" w:rsidR="00000000" w:rsidRDefault="00731BA0">
            <w:pPr>
              <w:spacing w:after="75"/>
              <w:rPr>
                <w:rFonts w:ascii="Georgia" w:hAnsi="Georgia"/>
                <w:sz w:val="18"/>
                <w:szCs w:val="18"/>
              </w:rPr>
            </w:pPr>
            <w:r>
              <w:rPr>
                <w:rFonts w:ascii="Georgia" w:hAnsi="Georgia"/>
                <w:sz w:val="18"/>
                <w:szCs w:val="18"/>
              </w:rPr>
              <w:t xml:space="preserve">This species has been recorded from </w:t>
            </w:r>
            <w:del w:id="58" w:author="Jack Plummer" w:date="2022-08-19T21:14:00Z">
              <w:r w:rsidDel="00764371">
                <w:rPr>
                  <w:rFonts w:ascii="Georgia" w:hAnsi="Georgia"/>
                  <w:sz w:val="18"/>
                  <w:szCs w:val="18"/>
                </w:rPr>
                <w:delText xml:space="preserve">multiple protected areas across its range, e.g. </w:delText>
              </w:r>
            </w:del>
            <w:r>
              <w:rPr>
                <w:rFonts w:ascii="Georgia" w:hAnsi="Georgia"/>
                <w:sz w:val="18"/>
                <w:szCs w:val="18"/>
              </w:rPr>
              <w:t xml:space="preserve">Sam Roi </w:t>
            </w:r>
            <w:proofErr w:type="spellStart"/>
            <w:r>
              <w:rPr>
                <w:rFonts w:ascii="Georgia" w:hAnsi="Georgia"/>
                <w:sz w:val="18"/>
                <w:szCs w:val="18"/>
              </w:rPr>
              <w:t>Yot</w:t>
            </w:r>
            <w:proofErr w:type="spellEnd"/>
            <w:r>
              <w:rPr>
                <w:rFonts w:ascii="Georgia" w:hAnsi="Georgia"/>
                <w:sz w:val="18"/>
                <w:szCs w:val="18"/>
              </w:rPr>
              <w:t xml:space="preserve"> National Park</w:t>
            </w:r>
            <w:del w:id="59" w:author="Jack Plummer" w:date="2022-08-19T21:14:00Z">
              <w:r w:rsidDel="00764371">
                <w:rPr>
                  <w:rFonts w:ascii="Georgia" w:hAnsi="Georgia"/>
                  <w:sz w:val="18"/>
                  <w:szCs w:val="18"/>
                </w:rPr>
                <w:delText>,</w:delText>
              </w:r>
            </w:del>
            <w:r>
              <w:rPr>
                <w:rFonts w:ascii="Georgia" w:hAnsi="Georgia"/>
                <w:sz w:val="18"/>
                <w:szCs w:val="18"/>
              </w:rPr>
              <w:t xml:space="preserve"> and </w:t>
            </w:r>
            <w:proofErr w:type="spellStart"/>
            <w:r>
              <w:rPr>
                <w:rFonts w:ascii="Georgia" w:hAnsi="Georgia"/>
                <w:sz w:val="18"/>
                <w:szCs w:val="18"/>
              </w:rPr>
              <w:t>Kaeng</w:t>
            </w:r>
            <w:proofErr w:type="spellEnd"/>
            <w:r>
              <w:rPr>
                <w:rFonts w:ascii="Georgia" w:hAnsi="Georgia"/>
                <w:sz w:val="18"/>
                <w:szCs w:val="18"/>
              </w:rPr>
              <w:t xml:space="preserve"> </w:t>
            </w:r>
            <w:r>
              <w:rPr>
                <w:rFonts w:ascii="Georgia" w:hAnsi="Georgia"/>
                <w:sz w:val="18"/>
                <w:szCs w:val="18"/>
              </w:rPr>
              <w:t xml:space="preserve">Krachan National Park. </w:t>
            </w:r>
          </w:p>
        </w:tc>
      </w:tr>
    </w:tbl>
    <w:p w14:paraId="1A8AA932" w14:textId="77777777" w:rsidR="00000000" w:rsidRDefault="00731BA0">
      <w:pPr>
        <w:pStyle w:val="Heading2"/>
        <w:divId w:val="552038891"/>
        <w:rPr>
          <w:rFonts w:ascii="Georgia" w:hAnsi="Georgia"/>
          <w:sz w:val="27"/>
          <w:szCs w:val="27"/>
        </w:rPr>
      </w:pPr>
      <w:r>
        <w:rPr>
          <w:rFonts w:ascii="Georgia" w:hAnsi="Georgia"/>
          <w:sz w:val="27"/>
          <w:szCs w:val="27"/>
        </w:rPr>
        <w:t>Important Conse</w:t>
      </w:r>
      <w:r>
        <w:rPr>
          <w:rFonts w:ascii="Georgia" w:hAnsi="Georgia"/>
          <w:sz w:val="27"/>
          <w:szCs w:val="27"/>
        </w:rPr>
        <w:t>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864"/>
        <w:gridCol w:w="530"/>
      </w:tblGrid>
      <w:tr w:rsidR="00000000" w14:paraId="039DD87A" w14:textId="77777777">
        <w:trPr>
          <w:divId w:val="552038891"/>
          <w:tblCellSpacing w:w="15" w:type="dxa"/>
        </w:trPr>
        <w:tc>
          <w:tcPr>
            <w:tcW w:w="0" w:type="auto"/>
            <w:tcBorders>
              <w:bottom w:val="single" w:sz="6" w:space="0" w:color="000000"/>
            </w:tcBorders>
            <w:shd w:val="clear" w:color="auto" w:fill="BBBBBB"/>
            <w:vAlign w:val="center"/>
            <w:hideMark/>
          </w:tcPr>
          <w:p w14:paraId="5489A267" w14:textId="77777777" w:rsidR="00000000" w:rsidRDefault="00731BA0">
            <w:pPr>
              <w:spacing w:after="75"/>
              <w:rPr>
                <w:rFonts w:ascii="Georgia" w:hAnsi="Georgia"/>
                <w:b/>
                <w:bCs/>
                <w:sz w:val="18"/>
                <w:szCs w:val="18"/>
              </w:rPr>
            </w:pPr>
            <w:r>
              <w:rPr>
                <w:rFonts w:ascii="Georgia" w:hAnsi="Georgia"/>
                <w:b/>
                <w:bCs/>
                <w:sz w:val="18"/>
                <w:szCs w:val="18"/>
              </w:rPr>
              <w:t>Conservation Actions</w:t>
            </w:r>
          </w:p>
        </w:tc>
        <w:tc>
          <w:tcPr>
            <w:tcW w:w="0" w:type="auto"/>
            <w:tcBorders>
              <w:bottom w:val="single" w:sz="6" w:space="0" w:color="000000"/>
            </w:tcBorders>
            <w:shd w:val="clear" w:color="auto" w:fill="BBBBBB"/>
            <w:vAlign w:val="center"/>
            <w:hideMark/>
          </w:tcPr>
          <w:p w14:paraId="3F282EF2" w14:textId="77777777" w:rsidR="00000000" w:rsidRDefault="00731BA0">
            <w:pPr>
              <w:spacing w:after="75"/>
              <w:rPr>
                <w:rFonts w:ascii="Georgia" w:hAnsi="Georgia"/>
                <w:b/>
                <w:bCs/>
                <w:sz w:val="18"/>
                <w:szCs w:val="18"/>
              </w:rPr>
            </w:pPr>
            <w:r>
              <w:rPr>
                <w:rFonts w:ascii="Georgia" w:hAnsi="Georgia"/>
                <w:b/>
                <w:bCs/>
                <w:sz w:val="18"/>
                <w:szCs w:val="18"/>
              </w:rPr>
              <w:t>Note</w:t>
            </w:r>
          </w:p>
        </w:tc>
      </w:tr>
      <w:tr w:rsidR="00000000" w14:paraId="198BE326" w14:textId="77777777">
        <w:trPr>
          <w:divId w:val="552038891"/>
          <w:tblCellSpacing w:w="15" w:type="dxa"/>
        </w:trPr>
        <w:tc>
          <w:tcPr>
            <w:tcW w:w="0" w:type="auto"/>
            <w:tcBorders>
              <w:bottom w:val="single" w:sz="6" w:space="0" w:color="CCCCCC"/>
            </w:tcBorders>
            <w:vAlign w:val="center"/>
            <w:hideMark/>
          </w:tcPr>
          <w:p w14:paraId="59867CA3" w14:textId="77777777" w:rsidR="00000000" w:rsidRDefault="00731BA0">
            <w:pPr>
              <w:spacing w:after="75"/>
              <w:rPr>
                <w:rFonts w:ascii="Georgia" w:hAnsi="Georgia"/>
                <w:sz w:val="18"/>
                <w:szCs w:val="18"/>
              </w:rPr>
            </w:pPr>
            <w:r>
              <w:rPr>
                <w:rFonts w:ascii="Georgia" w:hAnsi="Georgia"/>
                <w:sz w:val="18"/>
                <w:szCs w:val="18"/>
              </w:rPr>
              <w:t>1.1. Land/water protection -&gt; Site/area protection</w:t>
            </w:r>
          </w:p>
        </w:tc>
        <w:tc>
          <w:tcPr>
            <w:tcW w:w="0" w:type="auto"/>
            <w:tcBorders>
              <w:bottom w:val="single" w:sz="6" w:space="0" w:color="CCCCCC"/>
            </w:tcBorders>
            <w:vAlign w:val="center"/>
            <w:hideMark/>
          </w:tcPr>
          <w:p w14:paraId="17685B86" w14:textId="77777777" w:rsidR="00000000" w:rsidRDefault="00731BA0">
            <w:pPr>
              <w:spacing w:after="75"/>
              <w:rPr>
                <w:rFonts w:ascii="Georgia" w:hAnsi="Georgia"/>
                <w:sz w:val="18"/>
                <w:szCs w:val="18"/>
              </w:rPr>
            </w:pPr>
            <w:r>
              <w:rPr>
                <w:rFonts w:ascii="Georgia" w:hAnsi="Georgia"/>
                <w:sz w:val="18"/>
                <w:szCs w:val="18"/>
              </w:rPr>
              <w:t>-</w:t>
            </w:r>
          </w:p>
        </w:tc>
      </w:tr>
      <w:tr w:rsidR="00000000" w14:paraId="5BA9CFD3" w14:textId="77777777">
        <w:trPr>
          <w:divId w:val="552038891"/>
          <w:tblCellSpacing w:w="15" w:type="dxa"/>
        </w:trPr>
        <w:tc>
          <w:tcPr>
            <w:tcW w:w="0" w:type="auto"/>
            <w:tcBorders>
              <w:bottom w:val="single" w:sz="6" w:space="0" w:color="CCCCCC"/>
            </w:tcBorders>
            <w:vAlign w:val="center"/>
            <w:hideMark/>
          </w:tcPr>
          <w:p w14:paraId="2695D683" w14:textId="77777777" w:rsidR="00000000" w:rsidRDefault="00731BA0">
            <w:pPr>
              <w:spacing w:after="75"/>
              <w:rPr>
                <w:rFonts w:ascii="Georgia" w:hAnsi="Georgia"/>
                <w:sz w:val="18"/>
                <w:szCs w:val="18"/>
              </w:rPr>
            </w:pPr>
            <w:r>
              <w:rPr>
                <w:rFonts w:ascii="Georgia" w:hAnsi="Georgia"/>
                <w:sz w:val="18"/>
                <w:szCs w:val="18"/>
              </w:rPr>
              <w:t>1.2. Land/water protection -&gt; Resource &amp; habitat protection</w:t>
            </w:r>
          </w:p>
        </w:tc>
        <w:tc>
          <w:tcPr>
            <w:tcW w:w="0" w:type="auto"/>
            <w:tcBorders>
              <w:bottom w:val="single" w:sz="6" w:space="0" w:color="CCCCCC"/>
            </w:tcBorders>
            <w:vAlign w:val="center"/>
            <w:hideMark/>
          </w:tcPr>
          <w:p w14:paraId="5D5331C9" w14:textId="77777777" w:rsidR="00000000" w:rsidRDefault="00731BA0">
            <w:pPr>
              <w:spacing w:after="75"/>
              <w:rPr>
                <w:rFonts w:ascii="Georgia" w:hAnsi="Georgia"/>
                <w:sz w:val="18"/>
                <w:szCs w:val="18"/>
              </w:rPr>
            </w:pPr>
            <w:r>
              <w:rPr>
                <w:rFonts w:ascii="Georgia" w:hAnsi="Georgia"/>
                <w:sz w:val="18"/>
                <w:szCs w:val="18"/>
              </w:rPr>
              <w:t>-</w:t>
            </w:r>
          </w:p>
        </w:tc>
      </w:tr>
    </w:tbl>
    <w:p w14:paraId="1C96A965" w14:textId="77777777" w:rsidR="00000000" w:rsidRDefault="00731BA0">
      <w:pPr>
        <w:pStyle w:val="Heading2"/>
        <w:divId w:val="552038891"/>
        <w:rPr>
          <w:rFonts w:ascii="Georgia" w:hAnsi="Georgia"/>
          <w:sz w:val="27"/>
          <w:szCs w:val="27"/>
        </w:rPr>
      </w:pPr>
      <w:r>
        <w:rPr>
          <w:rFonts w:ascii="Georgia" w:hAnsi="Georgia"/>
          <w:sz w:val="27"/>
          <w:szCs w:val="27"/>
        </w:rPr>
        <w:lastRenderedPageBreak/>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000000" w14:paraId="7F9A3F61" w14:textId="77777777">
        <w:trPr>
          <w:divId w:val="552038891"/>
          <w:tblCellSpacing w:w="15" w:type="dxa"/>
        </w:trPr>
        <w:tc>
          <w:tcPr>
            <w:tcW w:w="0" w:type="auto"/>
            <w:tcBorders>
              <w:bottom w:val="single" w:sz="6" w:space="0" w:color="000000"/>
            </w:tcBorders>
            <w:shd w:val="clear" w:color="auto" w:fill="BBBBBB"/>
            <w:vAlign w:val="center"/>
            <w:hideMark/>
          </w:tcPr>
          <w:p w14:paraId="5AED5611" w14:textId="77777777" w:rsidR="00000000" w:rsidRDefault="00731BA0">
            <w:pPr>
              <w:spacing w:after="75"/>
              <w:rPr>
                <w:rFonts w:ascii="Georgia" w:hAnsi="Georgia"/>
                <w:b/>
                <w:bCs/>
                <w:sz w:val="18"/>
                <w:szCs w:val="18"/>
              </w:rPr>
            </w:pPr>
            <w:r>
              <w:rPr>
                <w:rFonts w:ascii="Georgia" w:hAnsi="Georgia"/>
                <w:b/>
                <w:bCs/>
                <w:sz w:val="18"/>
                <w:szCs w:val="18"/>
              </w:rPr>
              <w:t>Research</w:t>
            </w:r>
          </w:p>
        </w:tc>
        <w:tc>
          <w:tcPr>
            <w:tcW w:w="0" w:type="auto"/>
            <w:tcBorders>
              <w:bottom w:val="single" w:sz="6" w:space="0" w:color="000000"/>
            </w:tcBorders>
            <w:shd w:val="clear" w:color="auto" w:fill="BBBBBB"/>
            <w:vAlign w:val="center"/>
            <w:hideMark/>
          </w:tcPr>
          <w:p w14:paraId="5E0BA3DD" w14:textId="77777777" w:rsidR="00000000" w:rsidRDefault="00731BA0">
            <w:pPr>
              <w:spacing w:after="75"/>
              <w:rPr>
                <w:rFonts w:ascii="Georgia" w:hAnsi="Georgia"/>
                <w:b/>
                <w:bCs/>
                <w:sz w:val="18"/>
                <w:szCs w:val="18"/>
              </w:rPr>
            </w:pPr>
            <w:r>
              <w:rPr>
                <w:rFonts w:ascii="Georgia" w:hAnsi="Georgia"/>
                <w:b/>
                <w:bCs/>
                <w:sz w:val="18"/>
                <w:szCs w:val="18"/>
              </w:rPr>
              <w:t>Note</w:t>
            </w:r>
          </w:p>
        </w:tc>
      </w:tr>
      <w:tr w:rsidR="00000000" w14:paraId="6C140318" w14:textId="77777777">
        <w:trPr>
          <w:divId w:val="552038891"/>
          <w:tblCellSpacing w:w="15" w:type="dxa"/>
        </w:trPr>
        <w:tc>
          <w:tcPr>
            <w:tcW w:w="0" w:type="auto"/>
            <w:tcBorders>
              <w:bottom w:val="single" w:sz="6" w:space="0" w:color="CCCCCC"/>
            </w:tcBorders>
            <w:vAlign w:val="center"/>
            <w:hideMark/>
          </w:tcPr>
          <w:p w14:paraId="5B7E743B" w14:textId="77777777" w:rsidR="00000000" w:rsidRDefault="00731BA0">
            <w:pPr>
              <w:spacing w:after="75"/>
              <w:rPr>
                <w:rFonts w:ascii="Georgia" w:hAnsi="Georgia"/>
                <w:sz w:val="18"/>
                <w:szCs w:val="18"/>
              </w:rPr>
            </w:pPr>
            <w:r>
              <w:rPr>
                <w:rFonts w:ascii="Georgia" w:hAnsi="Georgia"/>
                <w:sz w:val="18"/>
                <w:szCs w:val="18"/>
              </w:rPr>
              <w:t>1.2. Research -</w:t>
            </w:r>
            <w:r>
              <w:rPr>
                <w:rFonts w:ascii="Georgia" w:hAnsi="Georgia"/>
                <w:sz w:val="18"/>
                <w:szCs w:val="18"/>
              </w:rPr>
              <w:t>&gt; P</w:t>
            </w:r>
            <w:r>
              <w:rPr>
                <w:rFonts w:ascii="Georgia" w:hAnsi="Georgia"/>
                <w:sz w:val="18"/>
                <w:szCs w:val="18"/>
              </w:rPr>
              <w:t>opulation size, distribution &amp; trends</w:t>
            </w:r>
          </w:p>
        </w:tc>
        <w:tc>
          <w:tcPr>
            <w:tcW w:w="0" w:type="auto"/>
            <w:tcBorders>
              <w:bottom w:val="single" w:sz="6" w:space="0" w:color="CCCCCC"/>
            </w:tcBorders>
            <w:vAlign w:val="center"/>
            <w:hideMark/>
          </w:tcPr>
          <w:p w14:paraId="1D3DEF5A" w14:textId="77777777" w:rsidR="00000000" w:rsidRDefault="00731BA0">
            <w:pPr>
              <w:spacing w:after="75"/>
              <w:rPr>
                <w:rFonts w:ascii="Georgia" w:hAnsi="Georgia"/>
                <w:sz w:val="18"/>
                <w:szCs w:val="18"/>
              </w:rPr>
            </w:pPr>
            <w:r>
              <w:rPr>
                <w:rFonts w:ascii="Georgia" w:hAnsi="Georgia"/>
                <w:sz w:val="18"/>
                <w:szCs w:val="18"/>
              </w:rPr>
              <w:t>-</w:t>
            </w:r>
          </w:p>
        </w:tc>
      </w:tr>
      <w:tr w:rsidR="00000000" w14:paraId="3F063B21" w14:textId="77777777">
        <w:trPr>
          <w:divId w:val="552038891"/>
          <w:tblCellSpacing w:w="15" w:type="dxa"/>
        </w:trPr>
        <w:tc>
          <w:tcPr>
            <w:tcW w:w="0" w:type="auto"/>
            <w:tcBorders>
              <w:bottom w:val="single" w:sz="6" w:space="0" w:color="CCCCCC"/>
            </w:tcBorders>
            <w:vAlign w:val="center"/>
            <w:hideMark/>
          </w:tcPr>
          <w:p w14:paraId="56C7A0C9" w14:textId="77777777" w:rsidR="00000000" w:rsidRDefault="00731BA0">
            <w:pPr>
              <w:spacing w:after="75"/>
              <w:rPr>
                <w:rFonts w:ascii="Georgia" w:hAnsi="Georgia"/>
                <w:sz w:val="18"/>
                <w:szCs w:val="18"/>
              </w:rPr>
            </w:pPr>
            <w:r>
              <w:rPr>
                <w:rFonts w:ascii="Georgia" w:hAnsi="Georgia"/>
                <w:sz w:val="18"/>
                <w:szCs w:val="18"/>
              </w:rPr>
              <w:t>1.5. Research -&gt; Threats</w:t>
            </w:r>
          </w:p>
        </w:tc>
        <w:tc>
          <w:tcPr>
            <w:tcW w:w="0" w:type="auto"/>
            <w:tcBorders>
              <w:bottom w:val="single" w:sz="6" w:space="0" w:color="CCCCCC"/>
            </w:tcBorders>
            <w:vAlign w:val="center"/>
            <w:hideMark/>
          </w:tcPr>
          <w:p w14:paraId="43701C9B" w14:textId="77777777" w:rsidR="00000000" w:rsidRDefault="00731BA0">
            <w:pPr>
              <w:spacing w:after="75"/>
              <w:rPr>
                <w:rFonts w:ascii="Georgia" w:hAnsi="Georgia"/>
                <w:sz w:val="18"/>
                <w:szCs w:val="18"/>
              </w:rPr>
            </w:pPr>
            <w:r>
              <w:rPr>
                <w:rFonts w:ascii="Georgia" w:hAnsi="Georgia"/>
                <w:sz w:val="18"/>
                <w:szCs w:val="18"/>
              </w:rPr>
              <w:t>-</w:t>
            </w:r>
          </w:p>
        </w:tc>
      </w:tr>
    </w:tbl>
    <w:p w14:paraId="6D172C24" w14:textId="77777777" w:rsidR="00000000" w:rsidRDefault="00731BA0">
      <w:pPr>
        <w:pStyle w:val="Heading1"/>
        <w:divId w:val="488594565"/>
        <w:rPr>
          <w:rFonts w:ascii="Georgia" w:hAnsi="Georgia"/>
          <w:sz w:val="29"/>
          <w:szCs w:val="29"/>
        </w:rPr>
      </w:pPr>
      <w:r>
        <w:rPr>
          <w:rFonts w:ascii="Georgia" w:hAnsi="Georgia"/>
          <w:sz w:val="29"/>
          <w:szCs w:val="29"/>
        </w:rPr>
        <w:t>Ecosystem Services</w:t>
      </w:r>
    </w:p>
    <w:p w14:paraId="2D054209" w14:textId="77777777" w:rsidR="00000000" w:rsidRDefault="00731BA0">
      <w:pPr>
        <w:pStyle w:val="Heading2"/>
        <w:divId w:val="488594565"/>
        <w:rPr>
          <w:rFonts w:ascii="Georgia" w:hAnsi="Georgia"/>
          <w:sz w:val="27"/>
          <w:szCs w:val="27"/>
        </w:rPr>
      </w:pPr>
      <w:r>
        <w:rPr>
          <w:rFonts w:ascii="Georgia"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100"/>
        <w:gridCol w:w="6046"/>
      </w:tblGrid>
      <w:tr w:rsidR="00000000" w14:paraId="76DE913B" w14:textId="77777777">
        <w:trPr>
          <w:divId w:val="488594565"/>
          <w:tblCellSpacing w:w="15" w:type="dxa"/>
        </w:trPr>
        <w:tc>
          <w:tcPr>
            <w:tcW w:w="0" w:type="auto"/>
            <w:tcBorders>
              <w:bottom w:val="single" w:sz="6" w:space="0" w:color="000000"/>
            </w:tcBorders>
            <w:shd w:val="clear" w:color="auto" w:fill="BBBBBB"/>
            <w:vAlign w:val="center"/>
            <w:hideMark/>
          </w:tcPr>
          <w:p w14:paraId="3DC32EE8" w14:textId="77777777" w:rsidR="00000000" w:rsidRDefault="00731BA0">
            <w:pPr>
              <w:spacing w:after="75"/>
              <w:rPr>
                <w:rFonts w:ascii="Georgia" w:hAnsi="Georgia"/>
                <w:b/>
                <w:bCs/>
                <w:sz w:val="18"/>
                <w:szCs w:val="18"/>
              </w:rPr>
            </w:pPr>
            <w:r>
              <w:rPr>
                <w:rFonts w:ascii="Georgia"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03EB59BE" w14:textId="77777777" w:rsidR="00000000" w:rsidRDefault="00731BA0">
            <w:pPr>
              <w:spacing w:after="75"/>
              <w:rPr>
                <w:rFonts w:ascii="Georgia" w:hAnsi="Georgia"/>
                <w:b/>
                <w:bCs/>
                <w:sz w:val="18"/>
                <w:szCs w:val="18"/>
              </w:rPr>
            </w:pPr>
            <w:r>
              <w:rPr>
                <w:rStyle w:val="redfont"/>
                <w:rFonts w:ascii="Georgia" w:hAnsi="Georgia"/>
                <w:b/>
                <w:bCs/>
                <w:sz w:val="18"/>
                <w:szCs w:val="18"/>
              </w:rPr>
              <w:t>All coded services should have an importance score of 5 - Not Known.</w:t>
            </w:r>
          </w:p>
        </w:tc>
      </w:tr>
      <w:tr w:rsidR="00000000" w14:paraId="6ECB8DAE" w14:textId="77777777">
        <w:trPr>
          <w:divId w:val="488594565"/>
          <w:tblCellSpacing w:w="15" w:type="dxa"/>
        </w:trPr>
        <w:tc>
          <w:tcPr>
            <w:tcW w:w="0" w:type="auto"/>
            <w:vAlign w:val="center"/>
            <w:hideMark/>
          </w:tcPr>
          <w:p w14:paraId="53768203" w14:textId="77777777" w:rsidR="00000000" w:rsidRDefault="00731BA0">
            <w:pPr>
              <w:spacing w:after="75"/>
              <w:rPr>
                <w:rFonts w:ascii="Georgia" w:hAnsi="Georgia"/>
                <w:sz w:val="18"/>
                <w:szCs w:val="18"/>
              </w:rPr>
            </w:pPr>
            <w:r>
              <w:rPr>
                <w:rFonts w:ascii="Georgia" w:hAnsi="Georgia"/>
                <w:sz w:val="18"/>
                <w:szCs w:val="18"/>
              </w:rPr>
              <w:t>true</w:t>
            </w:r>
          </w:p>
        </w:tc>
        <w:tc>
          <w:tcPr>
            <w:tcW w:w="0" w:type="auto"/>
            <w:vAlign w:val="center"/>
            <w:hideMark/>
          </w:tcPr>
          <w:p w14:paraId="0466976B" w14:textId="77777777" w:rsidR="00000000" w:rsidRDefault="00731BA0">
            <w:pPr>
              <w:spacing w:after="75"/>
              <w:rPr>
                <w:rFonts w:ascii="Georgia" w:hAnsi="Georgia"/>
                <w:sz w:val="18"/>
                <w:szCs w:val="18"/>
              </w:rPr>
            </w:pPr>
            <w:r>
              <w:rPr>
                <w:rFonts w:ascii="Georgia" w:hAnsi="Georgia"/>
                <w:sz w:val="18"/>
                <w:szCs w:val="18"/>
              </w:rPr>
              <w:t>-</w:t>
            </w:r>
          </w:p>
        </w:tc>
      </w:tr>
    </w:tbl>
    <w:p w14:paraId="120733B1" w14:textId="77777777" w:rsidR="00000000" w:rsidRDefault="00731BA0">
      <w:pPr>
        <w:pStyle w:val="Heading1"/>
        <w:rPr>
          <w:rFonts w:ascii="Georgia" w:hAnsi="Georgia"/>
          <w:sz w:val="29"/>
          <w:szCs w:val="29"/>
        </w:rPr>
      </w:pPr>
      <w:r>
        <w:rPr>
          <w:rFonts w:ascii="Georgia" w:hAnsi="Georgia"/>
          <w:sz w:val="29"/>
          <w:szCs w:val="29"/>
        </w:rPr>
        <w:t>Bibliography</w:t>
      </w:r>
    </w:p>
    <w:p w14:paraId="3956BAEF" w14:textId="77777777" w:rsidR="00000000" w:rsidRPr="0071056F" w:rsidRDefault="00731BA0">
      <w:pPr>
        <w:pStyle w:val="NormalWeb"/>
        <w:divId w:val="1828085867"/>
        <w:rPr>
          <w:rFonts w:ascii="Georgia" w:hAnsi="Georgia"/>
        </w:rPr>
      </w:pPr>
      <w:r>
        <w:rPr>
          <w:rFonts w:ascii="Georgia" w:hAnsi="Georgia"/>
        </w:rPr>
        <w:t xml:space="preserve">BCGI. 2022. </w:t>
      </w:r>
      <w:proofErr w:type="spellStart"/>
      <w:r>
        <w:rPr>
          <w:rFonts w:ascii="Georgia" w:hAnsi="Georgia"/>
        </w:rPr>
        <w:t>PlantSearch</w:t>
      </w:r>
      <w:proofErr w:type="spellEnd"/>
      <w:r>
        <w:rPr>
          <w:rFonts w:ascii="Georgia" w:hAnsi="Georgia"/>
        </w:rPr>
        <w:t xml:space="preserve">. Botanic Gardens Conservation International. Available at: </w:t>
      </w:r>
      <w:hyperlink r:id="rId14" w:history="1">
        <w:r>
          <w:rPr>
            <w:rStyle w:val="Hyperlink"/>
            <w:rFonts w:ascii="Georgia" w:hAnsi="Georgia"/>
          </w:rPr>
          <w:t>www.bgci.org/plant_search.php</w:t>
        </w:r>
      </w:hyperlink>
      <w:r>
        <w:rPr>
          <w:rFonts w:ascii="Georgia" w:hAnsi="Georgia"/>
        </w:rPr>
        <w:t xml:space="preserve">. </w:t>
      </w:r>
    </w:p>
    <w:p w14:paraId="4F4E2E0D" w14:textId="77777777" w:rsidR="00000000" w:rsidRDefault="00731BA0">
      <w:pPr>
        <w:pStyle w:val="NormalWeb"/>
        <w:divId w:val="1828085867"/>
        <w:rPr>
          <w:rFonts w:ascii="Georgia" w:hAnsi="Georgia"/>
        </w:rPr>
      </w:pPr>
      <w:r>
        <w:rPr>
          <w:rFonts w:ascii="Georgia" w:hAnsi="Georgia"/>
        </w:rPr>
        <w:t xml:space="preserve">Bachman et al. 2011. Supporting Red List threat assessments with </w:t>
      </w:r>
      <w:proofErr w:type="spellStart"/>
      <w:r>
        <w:rPr>
          <w:rFonts w:ascii="Georgia" w:hAnsi="Georgia"/>
        </w:rPr>
        <w:t>GeoCAT</w:t>
      </w:r>
      <w:proofErr w:type="spellEnd"/>
      <w:r>
        <w:rPr>
          <w:rFonts w:ascii="Georgia" w:hAnsi="Georgia"/>
        </w:rPr>
        <w:t xml:space="preserve">: geospatial conservation assessment tool. </w:t>
      </w:r>
      <w:proofErr w:type="spellStart"/>
      <w:r>
        <w:rPr>
          <w:rFonts w:ascii="Georgia" w:hAnsi="Georgia"/>
          <w:i/>
          <w:iCs/>
        </w:rPr>
        <w:t>ZooKeys</w:t>
      </w:r>
      <w:proofErr w:type="spellEnd"/>
      <w:r>
        <w:rPr>
          <w:rFonts w:ascii="Georgia" w:hAnsi="Georgia"/>
        </w:rPr>
        <w:t xml:space="preserve"> 150: 117-126.</w:t>
      </w:r>
    </w:p>
    <w:p w14:paraId="054990A7" w14:textId="77777777" w:rsidR="00000000" w:rsidRDefault="00731BA0">
      <w:pPr>
        <w:pStyle w:val="NormalWeb"/>
        <w:divId w:val="1828085867"/>
        <w:rPr>
          <w:rFonts w:ascii="Georgia" w:hAnsi="Georgia"/>
        </w:rPr>
      </w:pPr>
      <w:proofErr w:type="spellStart"/>
      <w:r>
        <w:rPr>
          <w:rFonts w:ascii="Georgia" w:hAnsi="Georgia"/>
        </w:rPr>
        <w:t>Chayamarit</w:t>
      </w:r>
      <w:proofErr w:type="spellEnd"/>
      <w:r>
        <w:rPr>
          <w:rFonts w:ascii="Georgia" w:hAnsi="Georgia"/>
        </w:rPr>
        <w:t xml:space="preserve">, K., Van </w:t>
      </w:r>
      <w:proofErr w:type="spellStart"/>
      <w:r>
        <w:rPr>
          <w:rFonts w:ascii="Georgia" w:hAnsi="Georgia"/>
        </w:rPr>
        <w:t>Welzen</w:t>
      </w:r>
      <w:proofErr w:type="spellEnd"/>
      <w:r>
        <w:rPr>
          <w:rFonts w:ascii="Georgia" w:hAnsi="Georgia"/>
        </w:rPr>
        <w:t xml:space="preserve">, P. C. 2005. </w:t>
      </w:r>
      <w:proofErr w:type="spellStart"/>
      <w:r>
        <w:rPr>
          <w:rFonts w:ascii="Georgia" w:hAnsi="Georgia"/>
        </w:rPr>
        <w:t>Euphorbiaceae</w:t>
      </w:r>
      <w:proofErr w:type="spellEnd"/>
      <w:r>
        <w:rPr>
          <w:rFonts w:ascii="Georgia" w:hAnsi="Georgia"/>
        </w:rPr>
        <w:t xml:space="preserve">. In: </w:t>
      </w:r>
      <w:proofErr w:type="spellStart"/>
      <w:r>
        <w:rPr>
          <w:rFonts w:ascii="Georgia" w:hAnsi="Georgia"/>
        </w:rPr>
        <w:t>Santisuk</w:t>
      </w:r>
      <w:proofErr w:type="spellEnd"/>
      <w:r>
        <w:rPr>
          <w:rFonts w:ascii="Georgia" w:hAnsi="Georgia"/>
        </w:rPr>
        <w:t>, T. and Larsen, K. (</w:t>
      </w:r>
      <w:r>
        <w:rPr>
          <w:rFonts w:ascii="Georgia" w:hAnsi="Georgia"/>
        </w:rPr>
        <w:t xml:space="preserve">eds), </w:t>
      </w:r>
      <w:r>
        <w:rPr>
          <w:rFonts w:ascii="Georgia" w:hAnsi="Georgia"/>
          <w:i/>
          <w:iCs/>
        </w:rPr>
        <w:t>Flora of Thailand</w:t>
      </w:r>
      <w:r>
        <w:rPr>
          <w:rFonts w:ascii="Georgia" w:hAnsi="Georgia"/>
        </w:rPr>
        <w:t>, pp. 1-303. Department of National Parks, Wildlife and Plant Conservation</w:t>
      </w:r>
      <w:r>
        <w:rPr>
          <w:rFonts w:ascii="Georgia" w:hAnsi="Georgia"/>
        </w:rPr>
        <w:t>, Thailand.</w:t>
      </w:r>
    </w:p>
    <w:p w14:paraId="723F07AB" w14:textId="77777777" w:rsidR="00000000" w:rsidRDefault="00731BA0">
      <w:pPr>
        <w:pStyle w:val="NormalWeb"/>
        <w:divId w:val="1828085867"/>
        <w:rPr>
          <w:rFonts w:ascii="Georgia" w:hAnsi="Georgia"/>
        </w:rPr>
      </w:pPr>
      <w:r>
        <w:rPr>
          <w:rFonts w:ascii="Georgia" w:hAnsi="Georgia"/>
        </w:rPr>
        <w:t xml:space="preserve">GBIF. 2022. Global Biodiversity Information Facility. Available at: </w:t>
      </w:r>
      <w:hyperlink r:id="rId15" w:history="1">
        <w:r>
          <w:rPr>
            <w:rStyle w:val="Hyperlink"/>
            <w:rFonts w:ascii="Georgia" w:hAnsi="Georgia"/>
          </w:rPr>
          <w:t>http://data.gbif.org/</w:t>
        </w:r>
      </w:hyperlink>
      <w:r>
        <w:rPr>
          <w:rFonts w:ascii="Georgia" w:hAnsi="Georgia"/>
        </w:rPr>
        <w:t xml:space="preserve">. </w:t>
      </w:r>
    </w:p>
    <w:p w14:paraId="77162361" w14:textId="77777777" w:rsidR="00000000" w:rsidRDefault="00731BA0">
      <w:pPr>
        <w:pStyle w:val="NormalWeb"/>
        <w:divId w:val="1828085867"/>
        <w:rPr>
          <w:rFonts w:ascii="Georgia" w:hAnsi="Georgia"/>
        </w:rPr>
      </w:pPr>
      <w:proofErr w:type="spellStart"/>
      <w:r>
        <w:rPr>
          <w:rFonts w:ascii="Georgia" w:hAnsi="Georgia"/>
        </w:rPr>
        <w:t>Genesys</w:t>
      </w:r>
      <w:proofErr w:type="spellEnd"/>
      <w:r>
        <w:rPr>
          <w:rFonts w:ascii="Georgia" w:hAnsi="Georgia"/>
        </w:rPr>
        <w:t xml:space="preserve">. 2022. </w:t>
      </w:r>
      <w:proofErr w:type="spellStart"/>
      <w:r>
        <w:rPr>
          <w:rFonts w:ascii="Georgia" w:hAnsi="Georgia"/>
        </w:rPr>
        <w:t>Ge</w:t>
      </w:r>
      <w:r>
        <w:rPr>
          <w:rFonts w:ascii="Georgia" w:hAnsi="Georgia"/>
        </w:rPr>
        <w:t>nesys</w:t>
      </w:r>
      <w:proofErr w:type="spellEnd"/>
      <w:r>
        <w:rPr>
          <w:rFonts w:ascii="Georgia" w:hAnsi="Georgia"/>
        </w:rPr>
        <w:t xml:space="preserve"> Global Portal on Plant Genetic Resources. Available at: </w:t>
      </w:r>
      <w:hyperlink r:id="rId16" w:history="1">
        <w:r>
          <w:rPr>
            <w:rStyle w:val="Hyperlink"/>
            <w:rFonts w:ascii="Georgia" w:hAnsi="Georgia"/>
          </w:rPr>
          <w:t>https://www.genesys-pgr.org/</w:t>
        </w:r>
      </w:hyperlink>
      <w:r>
        <w:rPr>
          <w:rFonts w:ascii="Georgia" w:hAnsi="Georgia"/>
        </w:rPr>
        <w:t xml:space="preserve">. </w:t>
      </w:r>
    </w:p>
    <w:p w14:paraId="27582E9C" w14:textId="77777777" w:rsidR="00000000" w:rsidRDefault="00731BA0">
      <w:pPr>
        <w:pStyle w:val="NormalWeb"/>
        <w:divId w:val="1828085867"/>
        <w:rPr>
          <w:rFonts w:ascii="Georgia" w:hAnsi="Georgia"/>
        </w:rPr>
      </w:pPr>
      <w:r>
        <w:rPr>
          <w:rFonts w:ascii="Georgia" w:hAnsi="Georgia"/>
        </w:rPr>
        <w:t xml:space="preserve">Global Forest Watch. 2022. Thailand Deforestation Rates &amp; Statistics. Available at: </w:t>
      </w:r>
      <w:hyperlink r:id="rId17" w:history="1">
        <w:r>
          <w:rPr>
            <w:rStyle w:val="Hyperlink"/>
            <w:rFonts w:ascii="Georgia" w:hAnsi="Georgia"/>
          </w:rPr>
          <w:t>https://www.globalforestwatch.org/dashboards/country/THA/?category=summary&amp;location=WyJjb3VudHJ5IiwiVEhBIl0%3D&amp;map=ey</w:t>
        </w:r>
        <w:r>
          <w:rPr>
            <w:rStyle w:val="Hyperlink"/>
            <w:rFonts w:ascii="Georgia" w:hAnsi="Georgia"/>
          </w:rPr>
          <w:t>JjYW5Cb3VuZCI6ZmFsc2UsImRhdGFzZXRzIjpbeyJkYXRhc2V0IjoicG9saXRpY2FsLWJvdW5kYXJpZXMiLCJsYXllcnMiOlsi</w:t>
        </w:r>
        <w:r>
          <w:rPr>
            <w:rStyle w:val="Hyperlink"/>
            <w:rFonts w:ascii="Georgia" w:hAnsi="Georgia"/>
          </w:rPr>
          <w:t>ZGlzcHV0ZWQtcG9saXRpY2FsLWJvdW5kYXJpZXMiLCJwb2xpdGljYWwtYm91bmRhcmllcyJdLCJib3VuZGFyeSI6dHJ1ZSwib3BhY2l0eSI6MSwidmlzaWJpbGl0eSI6dHJ1ZX0seyJkYXRhc2V0IjoidHJlZS</w:t>
        </w:r>
        <w:r>
          <w:rPr>
            <w:rStyle w:val="Hyperlink"/>
            <w:rFonts w:ascii="Georgia" w:hAnsi="Georgia"/>
          </w:rPr>
          <w:t>1jb3Zlci1sb3NzIiwibGF5ZXJzIjpbInRyZWUtY292ZXItbG9zcyJdLCJvcGFjaXR5IjoxLCJ2aXNpYmlsaXR5Ijp0cnVlLCJ0</w:t>
        </w:r>
        <w:r>
          <w:rPr>
            <w:rStyle w:val="Hyperlink"/>
            <w:rFonts w:ascii="Georgia" w:hAnsi="Georgia"/>
          </w:rPr>
          <w:t>aW1lbGluZVBhcmFtcyI6eyJzdGFydERhdGUiOiIyMDAxLTAxLTAxIiwiZW5kRGF0ZSI6IjIwMjEtMTItMzEiLCJ0cmltRW5kRGF0ZSI6IjIwMjEtMTItMzEifSwicGFyYW1zIjp7InRocmVzaG9sZCI6MzAsIn</w:t>
        </w:r>
        <w:r>
          <w:rPr>
            <w:rStyle w:val="Hyperlink"/>
            <w:rFonts w:ascii="Georgia" w:hAnsi="Georgia"/>
          </w:rPr>
          <w:t>Zpc2liaWxpdHkiOnRydWV9fV19&amp;showMap=true</w:t>
        </w:r>
      </w:hyperlink>
      <w:r>
        <w:rPr>
          <w:rFonts w:ascii="Georgia" w:hAnsi="Georgia"/>
        </w:rPr>
        <w:t xml:space="preserve">. (Accessed: 14 </w:t>
      </w:r>
      <w:proofErr w:type="gramStart"/>
      <w:r>
        <w:rPr>
          <w:rFonts w:ascii="Georgia" w:hAnsi="Georgia"/>
        </w:rPr>
        <w:t>May,</w:t>
      </w:r>
      <w:proofErr w:type="gramEnd"/>
      <w:r>
        <w:rPr>
          <w:rFonts w:ascii="Georgia" w:hAnsi="Georgia"/>
        </w:rPr>
        <w:t xml:space="preserve"> 2022).</w:t>
      </w:r>
    </w:p>
    <w:p w14:paraId="7D00DF93" w14:textId="77777777" w:rsidR="00000000" w:rsidRDefault="00731BA0">
      <w:pPr>
        <w:pStyle w:val="NormalWeb"/>
        <w:divId w:val="1828085867"/>
        <w:rPr>
          <w:rFonts w:ascii="Georgia" w:hAnsi="Georgia"/>
        </w:rPr>
      </w:pPr>
      <w:r>
        <w:rPr>
          <w:rFonts w:ascii="Georgia" w:hAnsi="Georgia"/>
        </w:rPr>
        <w:t xml:space="preserve">Sierra, S.E.C. &amp; </w:t>
      </w:r>
      <w:proofErr w:type="spellStart"/>
      <w:r>
        <w:rPr>
          <w:rFonts w:ascii="Georgia" w:hAnsi="Georgia"/>
        </w:rPr>
        <w:t>Welzen</w:t>
      </w:r>
      <w:proofErr w:type="spellEnd"/>
      <w:r>
        <w:rPr>
          <w:rFonts w:ascii="Georgia" w:hAnsi="Georgia"/>
        </w:rPr>
        <w:t xml:space="preserve">, P.C. </w:t>
      </w:r>
      <w:r>
        <w:rPr>
          <w:rFonts w:ascii="Georgia" w:hAnsi="Georgia"/>
        </w:rPr>
        <w:t xml:space="preserve">&amp; </w:t>
      </w:r>
      <w:proofErr w:type="spellStart"/>
      <w:r>
        <w:rPr>
          <w:rFonts w:ascii="Georgia" w:hAnsi="Georgia"/>
        </w:rPr>
        <w:t>Slik</w:t>
      </w:r>
      <w:proofErr w:type="spellEnd"/>
      <w:r>
        <w:rPr>
          <w:rFonts w:ascii="Georgia" w:hAnsi="Georgia"/>
        </w:rPr>
        <w:t xml:space="preserve">, Ferry. 2005. A Taxonomic Revision of </w:t>
      </w:r>
      <w:proofErr w:type="spellStart"/>
      <w:r>
        <w:rPr>
          <w:rFonts w:ascii="Georgia" w:hAnsi="Georgia"/>
        </w:rPr>
        <w:t>Mallotus</w:t>
      </w:r>
      <w:proofErr w:type="spellEnd"/>
      <w:r>
        <w:rPr>
          <w:rFonts w:ascii="Georgia" w:hAnsi="Georgia"/>
        </w:rPr>
        <w:t xml:space="preserve"> Section </w:t>
      </w:r>
      <w:proofErr w:type="spellStart"/>
      <w:r>
        <w:rPr>
          <w:rFonts w:ascii="Georgia" w:hAnsi="Georgia"/>
        </w:rPr>
        <w:t>Philippinenses</w:t>
      </w:r>
      <w:proofErr w:type="spellEnd"/>
      <w:r>
        <w:rPr>
          <w:rFonts w:ascii="Georgia" w:hAnsi="Georgia"/>
        </w:rPr>
        <w:t xml:space="preserve"> (Former Section </w:t>
      </w:r>
      <w:proofErr w:type="spellStart"/>
      <w:r>
        <w:rPr>
          <w:rFonts w:ascii="Georgia" w:hAnsi="Georgia"/>
        </w:rPr>
        <w:t>Rottlera</w:t>
      </w:r>
      <w:proofErr w:type="spellEnd"/>
      <w:r>
        <w:rPr>
          <w:rFonts w:ascii="Georgia" w:hAnsi="Georgia"/>
        </w:rPr>
        <w:t xml:space="preserve"> - </w:t>
      </w:r>
      <w:proofErr w:type="spellStart"/>
      <w:r>
        <w:rPr>
          <w:rFonts w:ascii="Georgia" w:hAnsi="Georgia"/>
        </w:rPr>
        <w:t>Euphorbiaceae</w:t>
      </w:r>
      <w:proofErr w:type="spellEnd"/>
      <w:r>
        <w:rPr>
          <w:rFonts w:ascii="Georgia" w:hAnsi="Georgia"/>
        </w:rPr>
        <w:t>) in Malesia and Thailand</w:t>
      </w:r>
      <w:proofErr w:type="gramStart"/>
      <w:r>
        <w:rPr>
          <w:rFonts w:ascii="Georgia" w:hAnsi="Georgia"/>
        </w:rPr>
        <w:t>. .</w:t>
      </w:r>
      <w:proofErr w:type="gramEnd"/>
      <w:r>
        <w:rPr>
          <w:rFonts w:ascii="Georgia" w:hAnsi="Georgia"/>
        </w:rPr>
        <w:t xml:space="preserve"> </w:t>
      </w:r>
      <w:proofErr w:type="spellStart"/>
      <w:r>
        <w:rPr>
          <w:rFonts w:ascii="Georgia" w:hAnsi="Georgia"/>
          <w:i/>
          <w:iCs/>
        </w:rPr>
        <w:t>Blumea</w:t>
      </w:r>
      <w:proofErr w:type="spellEnd"/>
      <w:r>
        <w:rPr>
          <w:rFonts w:ascii="Georgia" w:hAnsi="Georgia"/>
          <w:i/>
          <w:iCs/>
        </w:rPr>
        <w:t xml:space="preserve"> - Biod</w:t>
      </w:r>
      <w:r>
        <w:rPr>
          <w:rFonts w:ascii="Georgia" w:hAnsi="Georgia"/>
          <w:i/>
          <w:iCs/>
        </w:rPr>
        <w:t>iversity, Evolution and Biogeography of Plants</w:t>
      </w:r>
      <w:r>
        <w:rPr>
          <w:rFonts w:ascii="Georgia" w:hAnsi="Georgia"/>
        </w:rPr>
        <w:t xml:space="preserve"> 50: 221-248.</w:t>
      </w:r>
    </w:p>
    <w:p w14:paraId="258E007E" w14:textId="77777777" w:rsidR="001C27CB" w:rsidRDefault="00731BA0">
      <w:pPr>
        <w:pStyle w:val="NormalWeb"/>
        <w:divId w:val="1828085867"/>
        <w:rPr>
          <w:rFonts w:ascii="Georgia" w:hAnsi="Georgia"/>
        </w:rPr>
      </w:pPr>
      <w:r>
        <w:rPr>
          <w:rFonts w:ascii="Georgia" w:hAnsi="Georgia"/>
        </w:rPr>
        <w:t xml:space="preserve">Voradol, C., </w:t>
      </w:r>
      <w:proofErr w:type="spellStart"/>
      <w:r>
        <w:rPr>
          <w:rFonts w:ascii="Georgia" w:hAnsi="Georgia"/>
        </w:rPr>
        <w:t>Suphuntee</w:t>
      </w:r>
      <w:proofErr w:type="spellEnd"/>
      <w:r>
        <w:rPr>
          <w:rFonts w:ascii="Georgia" w:hAnsi="Georgia"/>
        </w:rPr>
        <w:t xml:space="preserve">, S., </w:t>
      </w:r>
      <w:proofErr w:type="spellStart"/>
      <w:r>
        <w:rPr>
          <w:rFonts w:ascii="Georgia" w:hAnsi="Georgia"/>
        </w:rPr>
        <w:t>Tetsana</w:t>
      </w:r>
      <w:proofErr w:type="spellEnd"/>
      <w:r>
        <w:rPr>
          <w:rFonts w:ascii="Georgia" w:hAnsi="Georgia"/>
        </w:rPr>
        <w:t xml:space="preserve">, </w:t>
      </w:r>
      <w:r>
        <w:rPr>
          <w:rFonts w:ascii="Georgia" w:hAnsi="Georgia"/>
        </w:rPr>
        <w:t xml:space="preserve">N., </w:t>
      </w:r>
      <w:proofErr w:type="spellStart"/>
      <w:r>
        <w:rPr>
          <w:rFonts w:ascii="Georgia" w:hAnsi="Georgia"/>
        </w:rPr>
        <w:t>Poopath</w:t>
      </w:r>
      <w:proofErr w:type="spellEnd"/>
      <w:r>
        <w:rPr>
          <w:rFonts w:ascii="Georgia" w:hAnsi="Georgia"/>
        </w:rPr>
        <w:t xml:space="preserve">, M., and </w:t>
      </w:r>
      <w:proofErr w:type="spellStart"/>
      <w:r>
        <w:rPr>
          <w:rFonts w:ascii="Georgia" w:hAnsi="Georgia"/>
        </w:rPr>
        <w:t>Tanikkool</w:t>
      </w:r>
      <w:proofErr w:type="spellEnd"/>
      <w:r>
        <w:rPr>
          <w:rFonts w:ascii="Georgia" w:hAnsi="Georgia"/>
        </w:rPr>
        <w:t xml:space="preserve">, S. 2017. </w:t>
      </w:r>
      <w:r>
        <w:rPr>
          <w:rFonts w:ascii="Georgia" w:hAnsi="Georgia"/>
          <w:i/>
          <w:iCs/>
        </w:rPr>
        <w:t>Threatened Plants in Thailand</w:t>
      </w:r>
      <w:r>
        <w:rPr>
          <w:rFonts w:ascii="Georgia" w:hAnsi="Georgia"/>
        </w:rPr>
        <w:t>. Office of the Forest Herbarium, Forest and Plant Conservation Research Office, Bangkok.</w:t>
      </w:r>
    </w:p>
    <w:sectPr w:rsidR="001C27CB">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3" w:author="Jack Plummer" w:date="2022-08-19T21:04:00Z" w:initials="JP">
    <w:p w14:paraId="0B805C46" w14:textId="77777777" w:rsidR="00035641" w:rsidRDefault="00035641" w:rsidP="001C77A7">
      <w:pPr>
        <w:pStyle w:val="CommentText"/>
      </w:pPr>
      <w:r>
        <w:rPr>
          <w:rStyle w:val="CommentReference"/>
        </w:rPr>
        <w:annotationRef/>
      </w:r>
      <w:r>
        <w:t>Justify the range here and explain major threats</w:t>
      </w:r>
    </w:p>
  </w:comment>
  <w:comment w:id="15" w:author="Jack Plummer" w:date="2022-08-19T21:04:00Z" w:initials="JP">
    <w:p w14:paraId="66330FA1" w14:textId="77777777" w:rsidR="00035641" w:rsidRDefault="00035641" w:rsidP="00A91A7F">
      <w:pPr>
        <w:pStyle w:val="CommentText"/>
      </w:pPr>
      <w:r>
        <w:rPr>
          <w:rStyle w:val="CommentReference"/>
        </w:rPr>
        <w:annotationRef/>
      </w:r>
      <w:r>
        <w:t>300 in geographic range text?</w:t>
      </w:r>
    </w:p>
  </w:comment>
  <w:comment w:id="16" w:author="Jack Plummer" w:date="2022-08-19T21:05:00Z" w:initials="JP">
    <w:p w14:paraId="02F05669" w14:textId="77777777" w:rsidR="00035641" w:rsidRDefault="00035641" w:rsidP="000976AF">
      <w:pPr>
        <w:pStyle w:val="CommentText"/>
      </w:pPr>
      <w:r>
        <w:rPr>
          <w:rStyle w:val="CommentReference"/>
        </w:rPr>
        <w:annotationRef/>
      </w:r>
      <w:r>
        <w:t>?? Possible occurrence in China might need mention in Geographic Range info. Seems strange/unlikely though</w:t>
      </w:r>
    </w:p>
  </w:comment>
  <w:comment w:id="25" w:author="Jack Plummer" w:date="2022-08-19T21:06:00Z" w:initials="JP">
    <w:p w14:paraId="53144A74" w14:textId="77777777" w:rsidR="00035641" w:rsidRDefault="00035641" w:rsidP="00924C6B">
      <w:pPr>
        <w:pStyle w:val="CommentText"/>
      </w:pPr>
      <w:r>
        <w:rPr>
          <w:rStyle w:val="CommentReference"/>
        </w:rPr>
        <w:annotationRef/>
      </w:r>
      <w:r>
        <w:t>Is humid forest relevant to this species?</w:t>
      </w:r>
    </w:p>
  </w:comment>
  <w:comment w:id="32" w:author="Jack Plummer" w:date="2022-08-19T21:07:00Z" w:initials="JP">
    <w:p w14:paraId="65A1BB2D" w14:textId="77777777" w:rsidR="00035641" w:rsidRDefault="00035641" w:rsidP="0030282E">
      <w:pPr>
        <w:pStyle w:val="CommentText"/>
      </w:pPr>
      <w:r>
        <w:rPr>
          <w:rStyle w:val="CommentReference"/>
        </w:rPr>
        <w:annotationRef/>
      </w:r>
      <w:r>
        <w:t>?</w:t>
      </w:r>
    </w:p>
  </w:comment>
  <w:comment w:id="33" w:author="Jack Plummer" w:date="2022-08-19T21:10:00Z" w:initials="JP">
    <w:p w14:paraId="0CC298F3" w14:textId="77777777" w:rsidR="00764371" w:rsidRDefault="00764371" w:rsidP="00075A6E">
      <w:pPr>
        <w:pStyle w:val="CommentText"/>
      </w:pPr>
      <w:r>
        <w:rPr>
          <w:rStyle w:val="CommentReference"/>
        </w:rPr>
        <w:annotationRef/>
      </w:r>
      <w:r>
        <w:t>Need to mention urbanisation and agriculture - anything more specific to the known locations? Also, is humid forest relevant to this species?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B805C46" w15:done="0"/>
  <w15:commentEx w15:paraId="66330FA1" w15:done="0"/>
  <w15:commentEx w15:paraId="02F05669" w15:done="0"/>
  <w15:commentEx w15:paraId="53144A74" w15:done="0"/>
  <w15:commentEx w15:paraId="65A1BB2D" w15:done="0"/>
  <w15:commentEx w15:paraId="0CC298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AA7963" w16cex:dateUtc="2022-08-19T20:04:00Z"/>
  <w16cex:commentExtensible w16cex:durableId="26AA7973" w16cex:dateUtc="2022-08-19T20:04:00Z"/>
  <w16cex:commentExtensible w16cex:durableId="26AA79A4" w16cex:dateUtc="2022-08-19T20:05:00Z"/>
  <w16cex:commentExtensible w16cex:durableId="26AA79E1" w16cex:dateUtc="2022-08-19T20:06:00Z"/>
  <w16cex:commentExtensible w16cex:durableId="26AA7A08" w16cex:dateUtc="2022-08-19T20:07:00Z"/>
  <w16cex:commentExtensible w16cex:durableId="26AA7AB9" w16cex:dateUtc="2022-08-19T20: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B805C46" w16cid:durableId="26AA7963"/>
  <w16cid:commentId w16cid:paraId="66330FA1" w16cid:durableId="26AA7973"/>
  <w16cid:commentId w16cid:paraId="02F05669" w16cid:durableId="26AA79A4"/>
  <w16cid:commentId w16cid:paraId="53144A74" w16cid:durableId="26AA79E1"/>
  <w16cid:commentId w16cid:paraId="65A1BB2D" w16cid:durableId="26AA7A08"/>
  <w16cid:commentId w16cid:paraId="0CC298F3" w16cid:durableId="26AA7AB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trackRevisions/>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1056F"/>
    <w:rsid w:val="00035641"/>
    <w:rsid w:val="001C27CB"/>
    <w:rsid w:val="002D362F"/>
    <w:rsid w:val="0071056F"/>
    <w:rsid w:val="00731BA0"/>
    <w:rsid w:val="00764371"/>
    <w:rsid w:val="00D859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79B27855"/>
  <w15:chartTrackingRefBased/>
  <w15:docId w15:val="{644CEC03-395A-4F1F-890B-A0A572E08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hAnsi="Tahoma" w:cs="Tahoma"/>
      <w:sz w:val="24"/>
      <w:szCs w:val="24"/>
      <w:lang w:val="en-US" w:eastAsia="en-US" w:bidi="th-TH"/>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Light" w:eastAsia="Times New Roman" w:hAnsi="Calibri Light" w:cs="Angsana New"/>
      <w:color w:val="2F5496"/>
      <w:sz w:val="32"/>
      <w:szCs w:val="40"/>
    </w:rPr>
  </w:style>
  <w:style w:type="character" w:customStyle="1" w:styleId="Heading2Char">
    <w:name w:val="Heading 2 Char"/>
    <w:link w:val="Heading2"/>
    <w:uiPriority w:val="9"/>
    <w:semiHidden/>
    <w:rPr>
      <w:rFonts w:ascii="Calibri Light" w:eastAsia="Times New Roman" w:hAnsi="Calibri Light" w:cs="Angsana New"/>
      <w:color w:val="2F5496"/>
      <w:sz w:val="26"/>
      <w:szCs w:val="33"/>
    </w:rPr>
  </w:style>
  <w:style w:type="character" w:customStyle="1" w:styleId="Heading3Char">
    <w:name w:val="Heading 3 Char"/>
    <w:link w:val="Heading3"/>
    <w:uiPriority w:val="9"/>
    <w:semiHidden/>
    <w:rPr>
      <w:rFonts w:ascii="Calibri Light" w:eastAsia="Times New Roman" w:hAnsi="Calibri Light" w:cs="Angsana New"/>
      <w:color w:val="1F3763"/>
      <w:sz w:val="24"/>
      <w:szCs w:val="30"/>
    </w:rPr>
  </w:style>
  <w:style w:type="character" w:customStyle="1" w:styleId="Heading4Char">
    <w:name w:val="Heading 4 Char"/>
    <w:link w:val="Heading4"/>
    <w:uiPriority w:val="9"/>
    <w:semiHidden/>
    <w:rPr>
      <w:rFonts w:ascii="Calibri Light" w:eastAsia="Times New Roman" w:hAnsi="Calibri Light" w:cs="Angsana New"/>
      <w:i/>
      <w:iCs/>
      <w:color w:val="2F5496"/>
      <w:sz w:val="24"/>
      <w:szCs w:val="30"/>
    </w:rPr>
  </w:style>
  <w:style w:type="character" w:customStyle="1" w:styleId="Heading5Char">
    <w:name w:val="Heading 5 Char"/>
    <w:link w:val="Heading5"/>
    <w:uiPriority w:val="9"/>
    <w:semiHidden/>
    <w:rPr>
      <w:rFonts w:ascii="Calibri Light" w:eastAsia="Times New Roman" w:hAnsi="Calibri Light" w:cs="Angsana New"/>
      <w:color w:val="2F5496"/>
      <w:sz w:val="24"/>
      <w:szCs w:val="30"/>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uiPriority w:val="20"/>
    <w:qFormat/>
    <w:rPr>
      <w:i/>
      <w:iCs/>
    </w:rPr>
  </w:style>
  <w:style w:type="character" w:styleId="Strong">
    <w:name w:val="Strong"/>
    <w:uiPriority w:val="22"/>
    <w:qFormat/>
    <w:rPr>
      <w:b/>
      <w:bCs/>
    </w:rPr>
  </w:style>
  <w:style w:type="character" w:customStyle="1" w:styleId="datalabel1">
    <w:name w:val="datalabel1"/>
    <w:rPr>
      <w:b/>
      <w:bCs/>
    </w:rPr>
  </w:style>
  <w:style w:type="character" w:customStyle="1" w:styleId="redfont">
    <w:name w:val="redfont"/>
    <w:basedOn w:val="DefaultParagraphFont"/>
  </w:style>
  <w:style w:type="character" w:styleId="Hyperlink">
    <w:name w:val="Hyperlink"/>
    <w:uiPriority w:val="99"/>
    <w:semiHidden/>
    <w:unhideWhenUsed/>
    <w:rPr>
      <w:color w:val="0000FF"/>
      <w:u w:val="single"/>
    </w:rPr>
  </w:style>
  <w:style w:type="character" w:styleId="FollowedHyperlink">
    <w:name w:val="FollowedHyperlink"/>
    <w:uiPriority w:val="99"/>
    <w:semiHidden/>
    <w:unhideWhenUsed/>
    <w:rPr>
      <w:color w:val="800080"/>
      <w:u w:val="single"/>
    </w:rPr>
  </w:style>
  <w:style w:type="paragraph" w:styleId="Revision">
    <w:name w:val="Revision"/>
    <w:hidden/>
    <w:uiPriority w:val="99"/>
    <w:semiHidden/>
    <w:rsid w:val="002D362F"/>
    <w:rPr>
      <w:rFonts w:ascii="Tahoma" w:hAnsi="Tahoma" w:cs="Angsana New"/>
      <w:sz w:val="24"/>
      <w:szCs w:val="30"/>
      <w:lang w:val="en-US" w:eastAsia="en-US" w:bidi="th-TH"/>
    </w:rPr>
  </w:style>
  <w:style w:type="character" w:styleId="CommentReference">
    <w:name w:val="annotation reference"/>
    <w:basedOn w:val="DefaultParagraphFont"/>
    <w:uiPriority w:val="99"/>
    <w:semiHidden/>
    <w:unhideWhenUsed/>
    <w:rsid w:val="00035641"/>
    <w:rPr>
      <w:sz w:val="16"/>
      <w:szCs w:val="16"/>
    </w:rPr>
  </w:style>
  <w:style w:type="paragraph" w:styleId="CommentText">
    <w:name w:val="annotation text"/>
    <w:basedOn w:val="Normal"/>
    <w:link w:val="CommentTextChar"/>
    <w:uiPriority w:val="99"/>
    <w:unhideWhenUsed/>
    <w:rsid w:val="00035641"/>
    <w:rPr>
      <w:rFonts w:cs="Angsana New"/>
      <w:sz w:val="20"/>
      <w:szCs w:val="25"/>
    </w:rPr>
  </w:style>
  <w:style w:type="character" w:customStyle="1" w:styleId="CommentTextChar">
    <w:name w:val="Comment Text Char"/>
    <w:basedOn w:val="DefaultParagraphFont"/>
    <w:link w:val="CommentText"/>
    <w:uiPriority w:val="99"/>
    <w:rsid w:val="00035641"/>
    <w:rPr>
      <w:rFonts w:ascii="Tahoma" w:hAnsi="Tahoma" w:cs="Angsana New"/>
      <w:szCs w:val="25"/>
      <w:lang w:val="en-US" w:eastAsia="en-US" w:bidi="th-TH"/>
    </w:rPr>
  </w:style>
  <w:style w:type="paragraph" w:styleId="CommentSubject">
    <w:name w:val="annotation subject"/>
    <w:basedOn w:val="CommentText"/>
    <w:next w:val="CommentText"/>
    <w:link w:val="CommentSubjectChar"/>
    <w:uiPriority w:val="99"/>
    <w:semiHidden/>
    <w:unhideWhenUsed/>
    <w:rsid w:val="00035641"/>
    <w:rPr>
      <w:b/>
      <w:bCs/>
    </w:rPr>
  </w:style>
  <w:style w:type="character" w:customStyle="1" w:styleId="CommentSubjectChar">
    <w:name w:val="Comment Subject Char"/>
    <w:basedOn w:val="CommentTextChar"/>
    <w:link w:val="CommentSubject"/>
    <w:uiPriority w:val="99"/>
    <w:semiHidden/>
    <w:rsid w:val="00035641"/>
    <w:rPr>
      <w:rFonts w:ascii="Tahoma" w:hAnsi="Tahoma" w:cs="Angsana New"/>
      <w:b/>
      <w:bCs/>
      <w:szCs w:val="25"/>
      <w:lang w:val="en-US" w:eastAsia="en-US"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554627">
      <w:marLeft w:val="0"/>
      <w:marRight w:val="0"/>
      <w:marTop w:val="0"/>
      <w:marBottom w:val="0"/>
      <w:divBdr>
        <w:top w:val="none" w:sz="0" w:space="0" w:color="auto"/>
        <w:left w:val="none" w:sz="0" w:space="0" w:color="auto"/>
        <w:bottom w:val="none" w:sz="0" w:space="0" w:color="auto"/>
        <w:right w:val="none" w:sz="0" w:space="0" w:color="auto"/>
      </w:divBdr>
    </w:div>
    <w:div w:id="409935298">
      <w:marLeft w:val="0"/>
      <w:marRight w:val="0"/>
      <w:marTop w:val="0"/>
      <w:marBottom w:val="0"/>
      <w:divBdr>
        <w:top w:val="none" w:sz="0" w:space="0" w:color="auto"/>
        <w:left w:val="none" w:sz="0" w:space="0" w:color="auto"/>
        <w:bottom w:val="none" w:sz="0" w:space="0" w:color="auto"/>
        <w:right w:val="none" w:sz="0" w:space="0" w:color="auto"/>
      </w:divBdr>
    </w:div>
    <w:div w:id="432095655">
      <w:marLeft w:val="0"/>
      <w:marRight w:val="0"/>
      <w:marTop w:val="0"/>
      <w:marBottom w:val="0"/>
      <w:divBdr>
        <w:top w:val="none" w:sz="0" w:space="0" w:color="auto"/>
        <w:left w:val="none" w:sz="0" w:space="0" w:color="auto"/>
        <w:bottom w:val="none" w:sz="0" w:space="0" w:color="auto"/>
        <w:right w:val="none" w:sz="0" w:space="0" w:color="auto"/>
      </w:divBdr>
    </w:div>
    <w:div w:id="442308664">
      <w:marLeft w:val="0"/>
      <w:marRight w:val="0"/>
      <w:marTop w:val="0"/>
      <w:marBottom w:val="0"/>
      <w:divBdr>
        <w:top w:val="none" w:sz="0" w:space="0" w:color="auto"/>
        <w:left w:val="none" w:sz="0" w:space="0" w:color="auto"/>
        <w:bottom w:val="none" w:sz="0" w:space="0" w:color="auto"/>
        <w:right w:val="none" w:sz="0" w:space="0" w:color="auto"/>
      </w:divBdr>
    </w:div>
    <w:div w:id="488594565">
      <w:marLeft w:val="0"/>
      <w:marRight w:val="0"/>
      <w:marTop w:val="0"/>
      <w:marBottom w:val="0"/>
      <w:divBdr>
        <w:top w:val="none" w:sz="0" w:space="0" w:color="auto"/>
        <w:left w:val="none" w:sz="0" w:space="0" w:color="auto"/>
        <w:bottom w:val="none" w:sz="0" w:space="0" w:color="auto"/>
        <w:right w:val="none" w:sz="0" w:space="0" w:color="auto"/>
      </w:divBdr>
    </w:div>
    <w:div w:id="552038891">
      <w:marLeft w:val="0"/>
      <w:marRight w:val="0"/>
      <w:marTop w:val="0"/>
      <w:marBottom w:val="0"/>
      <w:divBdr>
        <w:top w:val="none" w:sz="0" w:space="0" w:color="auto"/>
        <w:left w:val="none" w:sz="0" w:space="0" w:color="auto"/>
        <w:bottom w:val="none" w:sz="0" w:space="0" w:color="auto"/>
        <w:right w:val="none" w:sz="0" w:space="0" w:color="auto"/>
      </w:divBdr>
    </w:div>
    <w:div w:id="640500103">
      <w:marLeft w:val="0"/>
      <w:marRight w:val="0"/>
      <w:marTop w:val="0"/>
      <w:marBottom w:val="0"/>
      <w:divBdr>
        <w:top w:val="none" w:sz="0" w:space="0" w:color="auto"/>
        <w:left w:val="none" w:sz="0" w:space="0" w:color="auto"/>
        <w:bottom w:val="none" w:sz="0" w:space="0" w:color="auto"/>
        <w:right w:val="none" w:sz="0" w:space="0" w:color="auto"/>
      </w:divBdr>
    </w:div>
    <w:div w:id="745876745">
      <w:marLeft w:val="0"/>
      <w:marRight w:val="0"/>
      <w:marTop w:val="0"/>
      <w:marBottom w:val="0"/>
      <w:divBdr>
        <w:top w:val="none" w:sz="0" w:space="0" w:color="auto"/>
        <w:left w:val="none" w:sz="0" w:space="0" w:color="auto"/>
        <w:bottom w:val="none" w:sz="0" w:space="0" w:color="auto"/>
        <w:right w:val="none" w:sz="0" w:space="0" w:color="auto"/>
      </w:divBdr>
    </w:div>
    <w:div w:id="972098327">
      <w:marLeft w:val="0"/>
      <w:marRight w:val="0"/>
      <w:marTop w:val="0"/>
      <w:marBottom w:val="0"/>
      <w:divBdr>
        <w:top w:val="none" w:sz="0" w:space="0" w:color="auto"/>
        <w:left w:val="none" w:sz="0" w:space="0" w:color="auto"/>
        <w:bottom w:val="none" w:sz="0" w:space="0" w:color="auto"/>
        <w:right w:val="none" w:sz="0" w:space="0" w:color="auto"/>
      </w:divBdr>
      <w:divsChild>
        <w:div w:id="581178988">
          <w:marLeft w:val="0"/>
          <w:marRight w:val="0"/>
          <w:marTop w:val="0"/>
          <w:marBottom w:val="150"/>
          <w:divBdr>
            <w:top w:val="single" w:sz="12" w:space="0" w:color="000000"/>
            <w:left w:val="none" w:sz="0" w:space="0" w:color="auto"/>
            <w:bottom w:val="single" w:sz="12" w:space="0" w:color="000000"/>
            <w:right w:val="none" w:sz="0" w:space="0" w:color="auto"/>
          </w:divBdr>
        </w:div>
      </w:divsChild>
    </w:div>
    <w:div w:id="1174683781">
      <w:marLeft w:val="0"/>
      <w:marRight w:val="0"/>
      <w:marTop w:val="0"/>
      <w:marBottom w:val="0"/>
      <w:divBdr>
        <w:top w:val="none" w:sz="0" w:space="0" w:color="auto"/>
        <w:left w:val="none" w:sz="0" w:space="0" w:color="auto"/>
        <w:bottom w:val="none" w:sz="0" w:space="0" w:color="auto"/>
        <w:right w:val="none" w:sz="0" w:space="0" w:color="auto"/>
      </w:divBdr>
    </w:div>
    <w:div w:id="1716126509">
      <w:marLeft w:val="0"/>
      <w:marRight w:val="0"/>
      <w:marTop w:val="0"/>
      <w:marBottom w:val="0"/>
      <w:divBdr>
        <w:top w:val="none" w:sz="0" w:space="0" w:color="auto"/>
        <w:left w:val="none" w:sz="0" w:space="0" w:color="auto"/>
        <w:bottom w:val="none" w:sz="0" w:space="0" w:color="auto"/>
        <w:right w:val="none" w:sz="0" w:space="0" w:color="auto"/>
      </w:divBdr>
    </w:div>
    <w:div w:id="1828085867">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6/09/relationships/commentsIds" Target="commentsIds.xml"/><Relationship Id="rId17" Type="http://schemas.openxmlformats.org/officeDocument/2006/relationships/hyperlink" Target="https://www.globalforestwatch.org/dashboards/country/THA/?category=summary&amp;location=WyJjb3VudHJ5IiwiVEhBIl0%3D&amp;map=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&amp;showMap=true" TargetMode="External"/><Relationship Id="rId2" Type="http://schemas.openxmlformats.org/officeDocument/2006/relationships/customXml" Target="../customXml/item2.xml"/><Relationship Id="rId16" Type="http://schemas.openxmlformats.org/officeDocument/2006/relationships/hyperlink" Target="https://www.genesys-pgr.or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customXml" Target="../customXml/item5.xml"/><Relationship Id="rId15" Type="http://schemas.openxmlformats.org/officeDocument/2006/relationships/hyperlink" Target="http://data.gbif.org/" TargetMode="Externa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image" Target="file:///C:\Users\resources\redListLogo.jpg" TargetMode="External"/><Relationship Id="rId14" Type="http://schemas.openxmlformats.org/officeDocument/2006/relationships/hyperlink" Target="file:///C:/Users/greuk/Downloads/www.bgci.org/plant_search.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4874f941-1732-4aa1-804a-4f99632a5909" ContentTypeId="0x0101" PreviousValue="false"/>
</file>

<file path=customXml/item3.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18" ma:contentTypeDescription="Create a new document." ma:contentTypeScope="" ma:versionID="c66b068e8ecb950d6d3b301a7d5dec76">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42de796646282b1ee4d11e1617248ee"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file>

<file path=customXml/item5.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22E3E26-4AB8-4F2B-9762-057C20EBEFEA}">
  <ds:schemaRefs>
    <ds:schemaRef ds:uri="http://schemas.microsoft.com/sharepoint/v3/contenttype/forms"/>
  </ds:schemaRefs>
</ds:datastoreItem>
</file>

<file path=customXml/itemProps2.xml><?xml version="1.0" encoding="utf-8"?>
<ds:datastoreItem xmlns:ds="http://schemas.openxmlformats.org/officeDocument/2006/customXml" ds:itemID="{F1EBD262-0E81-4960-A118-2975EB2E1CEF}">
  <ds:schemaRefs>
    <ds:schemaRef ds:uri="Microsoft.SharePoint.Taxonomy.ContentTypeSync"/>
  </ds:schemaRefs>
</ds:datastoreItem>
</file>

<file path=customXml/itemProps3.xml><?xml version="1.0" encoding="utf-8"?>
<ds:datastoreItem xmlns:ds="http://schemas.openxmlformats.org/officeDocument/2006/customXml" ds:itemID="{7F49F1BD-9625-4B8B-A2FF-8E9150286B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0f78d0-e5c4-40ba-9879-1115501c63e5"/>
    <ds:schemaRef ds:uri="590658d6-28a4-43df-8461-354b94568f6c"/>
    <ds:schemaRef ds:uri="3174fa65-5130-4218-be7b-3006b69195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DD67DF-E4C7-40E8-B77D-B2BFC3872B71}">
  <ds:schemaRefs>
    <ds:schemaRef ds:uri="http://schemas.microsoft.com/sharepoint/events"/>
  </ds:schemaRefs>
</ds:datastoreItem>
</file>

<file path=customXml/itemProps5.xml><?xml version="1.0" encoding="utf-8"?>
<ds:datastoreItem xmlns:ds="http://schemas.openxmlformats.org/officeDocument/2006/customXml" ds:itemID="{C6DA43B5-3912-4F04-A4DD-9428E86A774B}">
  <ds:schemaRefs>
    <ds:schemaRef ds:uri="150f78d0-e5c4-40ba-9879-1115501c63e5"/>
    <ds:schemaRef ds:uri="http://purl.org/dc/terms/"/>
    <ds:schemaRef ds:uri="590658d6-28a4-43df-8461-354b94568f6c"/>
    <ds:schemaRef ds:uri="3174fa65-5130-4218-be7b-3006b691958f"/>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schemas.openxmlformats.org/package/2006/metadata/core-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1575</Words>
  <Characters>8980</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Mallotus pallidus</vt:lpstr>
    </vt:vector>
  </TitlesOfParts>
  <Company/>
  <LinksUpToDate>false</LinksUpToDate>
  <CharactersWithSpaces>10534</CharactersWithSpaces>
  <SharedDoc>false</SharedDoc>
  <HLinks>
    <vt:vector size="24" baseType="variant">
      <vt:variant>
        <vt:i4>2687095</vt:i4>
      </vt:variant>
      <vt:variant>
        <vt:i4>12</vt:i4>
      </vt:variant>
      <vt:variant>
        <vt:i4>0</vt:i4>
      </vt:variant>
      <vt:variant>
        <vt:i4>5</vt:i4>
      </vt:variant>
      <vt:variant>
        <vt:lpwstr>https://www.globalforestwatch.org/dashboards/country/THA/?category=summary&amp;location=WyJjb3VudHJ5IiwiVEhBIl0%3D&amp;map=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&amp;showMap=true</vt:lpwstr>
      </vt:variant>
      <vt:variant>
        <vt:lpwstr/>
      </vt:variant>
      <vt:variant>
        <vt:i4>524355</vt:i4>
      </vt:variant>
      <vt:variant>
        <vt:i4>9</vt:i4>
      </vt:variant>
      <vt:variant>
        <vt:i4>0</vt:i4>
      </vt:variant>
      <vt:variant>
        <vt:i4>5</vt:i4>
      </vt:variant>
      <vt:variant>
        <vt:lpwstr>https://www.genesys-pgr.org/</vt:lpwstr>
      </vt:variant>
      <vt:variant>
        <vt:lpwstr/>
      </vt:variant>
      <vt:variant>
        <vt:i4>1638491</vt:i4>
      </vt:variant>
      <vt:variant>
        <vt:i4>6</vt:i4>
      </vt:variant>
      <vt:variant>
        <vt:i4>0</vt:i4>
      </vt:variant>
      <vt:variant>
        <vt:i4>5</vt:i4>
      </vt:variant>
      <vt:variant>
        <vt:lpwstr>http://data.gbif.org/</vt:lpwstr>
      </vt:variant>
      <vt:variant>
        <vt:lpwstr/>
      </vt:variant>
      <vt:variant>
        <vt:i4>8257634</vt:i4>
      </vt:variant>
      <vt:variant>
        <vt:i4>3</vt:i4>
      </vt:variant>
      <vt:variant>
        <vt:i4>0</vt:i4>
      </vt:variant>
      <vt:variant>
        <vt:i4>5</vt:i4>
      </vt:variant>
      <vt:variant>
        <vt:lpwstr>C:\Users\greuk\Downloads\www.bgci.org\plant_search.php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Mallotus pallidus</dc:title>
  <dc:subject/>
  <dc:creator>Greuk Pakkad</dc:creator>
  <cp:keywords/>
  <dc:description/>
  <cp:lastModifiedBy>Jack Plummer</cp:lastModifiedBy>
  <cp:revision>2</cp:revision>
  <dcterms:created xsi:type="dcterms:W3CDTF">2022-08-19T20:15:00Z</dcterms:created>
  <dcterms:modified xsi:type="dcterms:W3CDTF">2022-08-19T20:15:00Z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ies>
</file>