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352F3" w14:textId="77777777" w:rsidR="00000000" w:rsidRDefault="00000000">
      <w:pPr>
        <w:jc w:val="center"/>
        <w:divId w:val="352924328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42F1F457" w14:textId="77777777" w:rsidR="00000000" w:rsidRDefault="00000000">
      <w:pPr>
        <w:divId w:val="2011709626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3C7D5BEE" wp14:editId="303C861D">
            <wp:extent cx="304800" cy="3048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7930F" w14:textId="77777777" w:rsidR="00000000" w:rsidRDefault="00000000">
      <w:pPr>
        <w:shd w:val="clear" w:color="auto" w:fill="FFFFFF"/>
        <w:spacing w:before="100" w:beforeAutospacing="1" w:after="100" w:afterAutospacing="1"/>
        <w:jc w:val="right"/>
        <w:outlineLvl w:val="1"/>
        <w:divId w:val="2011709626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Paraboea</w:t>
      </w:r>
      <w:proofErr w:type="spellEnd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</w:t>
      </w: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lavandulodora</w:t>
      </w:r>
      <w:proofErr w:type="spell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</w:t>
      </w:r>
      <w:proofErr w:type="spell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Triboun</w:t>
      </w:r>
      <w:proofErr w:type="spellEnd"/>
    </w:p>
    <w:p w14:paraId="0A117E0B" w14:textId="77777777" w:rsidR="00000000" w:rsidRDefault="00000000">
      <w:pPr>
        <w:jc w:val="right"/>
        <w:divId w:val="2011709626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 xml:space="preserve">PLANTAE - TRACHEOPHYTA - MAGNOLIOPSIDA - LAMIALES - GESNERIACEAE - </w:t>
      </w:r>
      <w:proofErr w:type="spellStart"/>
      <w:r>
        <w:rPr>
          <w:rFonts w:ascii="Georgia" w:eastAsia="Times New Roman" w:hAnsi="Georgia"/>
          <w:sz w:val="18"/>
          <w:szCs w:val="18"/>
        </w:rPr>
        <w:t>Paraboea</w:t>
      </w:r>
      <w:proofErr w:type="spellEnd"/>
      <w:r>
        <w:rPr>
          <w:rFonts w:ascii="Georgia" w:eastAsia="Times New Roman" w:hAnsi="Georgia"/>
          <w:sz w:val="18"/>
          <w:szCs w:val="18"/>
        </w:rPr>
        <w:t xml:space="preserve"> - </w:t>
      </w:r>
      <w:proofErr w:type="spellStart"/>
      <w:r>
        <w:rPr>
          <w:rFonts w:ascii="Georgia" w:eastAsia="Times New Roman" w:hAnsi="Georgia"/>
          <w:sz w:val="18"/>
          <w:szCs w:val="18"/>
        </w:rPr>
        <w:t>lavandulodora</w:t>
      </w:r>
      <w:proofErr w:type="spellEnd"/>
    </w:p>
    <w:p w14:paraId="5C1D2C6F" w14:textId="77777777" w:rsidR="00000000" w:rsidRDefault="00000000">
      <w:pPr>
        <w:pStyle w:val="NormalWeb"/>
        <w:divId w:val="1257901701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r>
        <w:rPr>
          <w:rFonts w:ascii="Georgia" w:hAnsi="Georgia"/>
        </w:rPr>
        <w:t xml:space="preserve">cha </w:t>
      </w:r>
      <w:proofErr w:type="spellStart"/>
      <w:r>
        <w:rPr>
          <w:rFonts w:ascii="Georgia" w:hAnsi="Georgia"/>
        </w:rPr>
        <w:t>ruesi</w:t>
      </w:r>
      <w:proofErr w:type="spellEnd"/>
      <w:r>
        <w:rPr>
          <w:rFonts w:ascii="Georgia" w:hAnsi="Georgia"/>
        </w:rPr>
        <w:t xml:space="preserve"> bai </w:t>
      </w:r>
      <w:proofErr w:type="spellStart"/>
      <w:r>
        <w:rPr>
          <w:rFonts w:ascii="Georgia" w:hAnsi="Georgia"/>
        </w:rPr>
        <w:t>hom</w:t>
      </w:r>
      <w:proofErr w:type="spellEnd"/>
      <w:r>
        <w:rPr>
          <w:rFonts w:ascii="Georgia" w:hAnsi="Georgia"/>
        </w:rPr>
        <w:t xml:space="preserve"> (</w:t>
      </w:r>
      <w:proofErr w:type="spellStart"/>
      <w:r>
        <w:rPr>
          <w:rFonts w:ascii="Leelawadee UI" w:hAnsi="Leelawadee UI" w:cs="Leelawadee UI"/>
        </w:rPr>
        <w:t>ชาฤาษีใบหอม</w:t>
      </w:r>
      <w:proofErr w:type="spellEnd"/>
      <w:r>
        <w:rPr>
          <w:rFonts w:ascii="Georgia" w:hAnsi="Georgia"/>
        </w:rPr>
        <w:t>) (Thai)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r>
        <w:rPr>
          <w:rFonts w:ascii="Georgia" w:hAnsi="Georgia"/>
        </w:rPr>
        <w:t>No Synonyms</w:t>
      </w:r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2"/>
        <w:gridCol w:w="621"/>
      </w:tblGrid>
      <w:tr w:rsidR="00000000" w14:paraId="06CB26F7" w14:textId="77777777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63E8041" w14:textId="77777777" w:rsidR="00000000" w:rsidRDefault="00000000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000000" w14:paraId="0A163A53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3AA2940B" w14:textId="77777777" w:rsidR="00000000" w:rsidRDefault="00000000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commentRangeStart w:id="0"/>
            <w:r>
              <w:rPr>
                <w:rFonts w:ascii="Georgia" w:eastAsia="Times New Roman" w:hAnsi="Georgia"/>
                <w:sz w:val="20"/>
                <w:szCs w:val="20"/>
              </w:rPr>
              <w:t>CR - Critically Endangered, B1ab(iii)+2ab(iii) (IUCN version 3.1)</w:t>
            </w:r>
            <w:commentRangeEnd w:id="0"/>
            <w:r w:rsidR="00DB1CA6">
              <w:rPr>
                <w:rStyle w:val="CommentReference"/>
              </w:rPr>
              <w:commentReference w:id="0"/>
            </w:r>
          </w:p>
        </w:tc>
      </w:tr>
      <w:tr w:rsidR="00000000" w14:paraId="472045C8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11C82AD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 </w:t>
            </w:r>
          </w:p>
        </w:tc>
      </w:tr>
      <w:tr w:rsidR="00000000" w14:paraId="1482B902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21F50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Possibly Extinct: </w:t>
            </w:r>
          </w:p>
        </w:tc>
        <w:tc>
          <w:tcPr>
            <w:tcW w:w="0" w:type="auto"/>
            <w:vAlign w:val="center"/>
            <w:hideMark/>
          </w:tcPr>
          <w:p w14:paraId="7DC1F28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</w:tr>
      <w:tr w:rsidR="00000000" w14:paraId="66DE67B9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00349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Possibly Extinct in the Wild: </w:t>
            </w:r>
          </w:p>
        </w:tc>
        <w:tc>
          <w:tcPr>
            <w:tcW w:w="0" w:type="auto"/>
            <w:vAlign w:val="center"/>
            <w:hideMark/>
          </w:tcPr>
          <w:p w14:paraId="00EEDE9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</w:tr>
      <w:tr w:rsidR="00000000" w14:paraId="6515BBA9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3E23B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Date Last Recorded (in the wild): </w:t>
            </w:r>
          </w:p>
        </w:tc>
        <w:tc>
          <w:tcPr>
            <w:tcW w:w="0" w:type="auto"/>
            <w:vAlign w:val="center"/>
            <w:hideMark/>
          </w:tcPr>
          <w:p w14:paraId="53EDCE7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</w:p>
        </w:tc>
      </w:tr>
    </w:tbl>
    <w:p w14:paraId="0DCD30D8" w14:textId="77777777" w:rsidR="00000000" w:rsidRDefault="00000000">
      <w:pPr>
        <w:pStyle w:val="Heading1"/>
        <w:divId w:val="1719086656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13D777E8" w14:textId="77777777" w:rsidR="00000000" w:rsidRDefault="00000000">
      <w:pPr>
        <w:pStyle w:val="Heading2"/>
        <w:divId w:val="171908665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Information</w:t>
      </w:r>
    </w:p>
    <w:p w14:paraId="4C1FC3EA" w14:textId="77777777" w:rsidR="00000000" w:rsidRDefault="00000000">
      <w:pPr>
        <w:pStyle w:val="NormalWeb"/>
        <w:divId w:val="1719086656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2022-08-31</w:t>
      </w:r>
    </w:p>
    <w:p w14:paraId="79ABD088" w14:textId="77777777" w:rsidR="00000000" w:rsidRDefault="00000000">
      <w:pPr>
        <w:pStyle w:val="NormalWeb"/>
        <w:divId w:val="1719086656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proofErr w:type="spellStart"/>
      <w:r>
        <w:rPr>
          <w:rFonts w:ascii="Georgia" w:hAnsi="Georgia"/>
        </w:rPr>
        <w:t>Triboun</w:t>
      </w:r>
      <w:proofErr w:type="spellEnd"/>
      <w:r>
        <w:rPr>
          <w:rFonts w:ascii="Georgia" w:hAnsi="Georgia"/>
        </w:rPr>
        <w:t>, P. &amp; Khorngton, S.</w:t>
      </w:r>
    </w:p>
    <w:p w14:paraId="4F6BDA28" w14:textId="77777777" w:rsidR="00000000" w:rsidRDefault="00000000">
      <w:pPr>
        <w:pStyle w:val="NormalWeb"/>
        <w:divId w:val="1719086656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779D07F8" w14:textId="77777777" w:rsidR="00000000" w:rsidRDefault="00000000">
      <w:pPr>
        <w:pStyle w:val="Heading2"/>
        <w:divId w:val="171908665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Rationale</w:t>
      </w:r>
    </w:p>
    <w:p w14:paraId="5E47B452" w14:textId="1EC9B925" w:rsidR="00000000" w:rsidRDefault="00000000">
      <w:pPr>
        <w:pStyle w:val="NormalWeb"/>
        <w:divId w:val="1719086656"/>
        <w:rPr>
          <w:rFonts w:ascii="Georgia" w:hAnsi="Georgia"/>
        </w:rPr>
      </w:pPr>
      <w:proofErr w:type="spellStart"/>
      <w:r>
        <w:rPr>
          <w:rStyle w:val="Emphasis"/>
          <w:rFonts w:ascii="Georgia" w:hAnsi="Georgia"/>
        </w:rPr>
        <w:t>Paraboea</w:t>
      </w:r>
      <w:proofErr w:type="spellEnd"/>
      <w:r>
        <w:rPr>
          <w:rStyle w:val="Emphasis"/>
          <w:rFonts w:ascii="Georgia" w:hAnsi="Georgia"/>
        </w:rPr>
        <w:t xml:space="preserve"> </w:t>
      </w:r>
      <w:proofErr w:type="spellStart"/>
      <w:r>
        <w:rPr>
          <w:rStyle w:val="Emphasis"/>
          <w:rFonts w:ascii="Georgia" w:hAnsi="Georgia"/>
        </w:rPr>
        <w:t>lavandulodora</w:t>
      </w:r>
      <w:proofErr w:type="spellEnd"/>
      <w:r>
        <w:rPr>
          <w:rStyle w:val="Emphasis"/>
          <w:rFonts w:ascii="Georgia" w:hAnsi="Georgia"/>
        </w:rPr>
        <w:t> </w:t>
      </w:r>
      <w:r>
        <w:rPr>
          <w:rFonts w:ascii="Georgia" w:hAnsi="Georgia"/>
        </w:rPr>
        <w:t xml:space="preserve">is endemic to Thailand. This species </w:t>
      </w:r>
      <w:ins w:id="1" w:author="Jack Plummer" w:date="2022-10-21T10:15:00Z">
        <w:r w:rsidR="00DB1CA6">
          <w:rPr>
            <w:rFonts w:ascii="Georgia" w:hAnsi="Georgia"/>
          </w:rPr>
          <w:t>is known only from</w:t>
        </w:r>
      </w:ins>
      <w:del w:id="2" w:author="Jack Plummer" w:date="2022-10-21T10:15:00Z">
        <w:r w:rsidDel="00DB1CA6">
          <w:rPr>
            <w:rFonts w:ascii="Georgia" w:hAnsi="Georgia"/>
          </w:rPr>
          <w:delText>was found only at from</w:delText>
        </w:r>
      </w:del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Singhanat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Banphot</w:t>
      </w:r>
      <w:proofErr w:type="spellEnd"/>
      <w:r>
        <w:rPr>
          <w:rFonts w:ascii="Georgia" w:hAnsi="Georgia"/>
        </w:rPr>
        <w:t xml:space="preserve"> Temple, Nong </w:t>
      </w:r>
      <w:proofErr w:type="spellStart"/>
      <w:r>
        <w:rPr>
          <w:rFonts w:ascii="Georgia" w:hAnsi="Georgia"/>
        </w:rPr>
        <w:t>Khai</w:t>
      </w:r>
      <w:proofErr w:type="spellEnd"/>
      <w:r>
        <w:rPr>
          <w:rFonts w:ascii="Georgia" w:hAnsi="Georgia"/>
        </w:rPr>
        <w:t xml:space="preserve"> province and </w:t>
      </w:r>
      <w:proofErr w:type="spellStart"/>
      <w:r>
        <w:rPr>
          <w:rFonts w:ascii="Georgia" w:hAnsi="Georgia"/>
        </w:rPr>
        <w:t>Phu</w:t>
      </w:r>
      <w:proofErr w:type="spellEnd"/>
      <w:r>
        <w:rPr>
          <w:rFonts w:ascii="Georgia" w:hAnsi="Georgia"/>
        </w:rPr>
        <w:t xml:space="preserve"> Tok, </w:t>
      </w:r>
      <w:proofErr w:type="spellStart"/>
      <w:r>
        <w:rPr>
          <w:rFonts w:ascii="Georgia" w:hAnsi="Georgia"/>
        </w:rPr>
        <w:t>Bueng</w:t>
      </w:r>
      <w:proofErr w:type="spellEnd"/>
      <w:r>
        <w:rPr>
          <w:rFonts w:ascii="Georgia" w:hAnsi="Georgia"/>
        </w:rPr>
        <w:t xml:space="preserve"> Kan province (type locality). </w:t>
      </w:r>
      <w:proofErr w:type="gramStart"/>
      <w:r>
        <w:rPr>
          <w:rFonts w:ascii="Georgia" w:hAnsi="Georgia"/>
        </w:rPr>
        <w:t>Its</w:t>
      </w:r>
      <w:proofErr w:type="gramEnd"/>
      <w:r>
        <w:rPr>
          <w:rFonts w:ascii="Georgia" w:hAnsi="Georgia"/>
        </w:rPr>
        <w:t xml:space="preserve"> estimated of extent of </w:t>
      </w:r>
      <w:commentRangeStart w:id="3"/>
      <w:r>
        <w:rPr>
          <w:rFonts w:ascii="Georgia" w:hAnsi="Georgia"/>
        </w:rPr>
        <w:t xml:space="preserve">occurrence (EOO) </w:t>
      </w:r>
      <w:del w:id="4" w:author="Jack Plummer" w:date="2022-10-21T10:09:00Z">
        <w:r w:rsidDel="00DB1CA6">
          <w:rPr>
            <w:rFonts w:ascii="Georgia" w:hAnsi="Georgia"/>
          </w:rPr>
          <w:delText>of 4 km</w:delText>
        </w:r>
        <w:r w:rsidDel="00DB1CA6">
          <w:rPr>
            <w:rFonts w:ascii="Georgia" w:hAnsi="Georgia"/>
            <w:vertAlign w:val="superscript"/>
          </w:rPr>
          <w:delText>2</w:delText>
        </w:r>
        <w:r w:rsidDel="00DB1CA6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 xml:space="preserve">and area of occupancy (AOO) of </w:t>
      </w:r>
      <w:ins w:id="5" w:author="Jack Plummer" w:date="2022-10-21T10:09:00Z">
        <w:r w:rsidR="00DB1CA6">
          <w:rPr>
            <w:rFonts w:ascii="Georgia" w:hAnsi="Georgia"/>
          </w:rPr>
          <w:t>8</w:t>
        </w:r>
      </w:ins>
      <w:del w:id="6" w:author="Jack Plummer" w:date="2022-10-21T10:09:00Z">
        <w:r w:rsidDel="00DB1CA6">
          <w:rPr>
            <w:rFonts w:ascii="Georgia" w:hAnsi="Georgia"/>
          </w:rPr>
          <w:delText>4</w:delText>
        </w:r>
      </w:del>
      <w:r>
        <w:rPr>
          <w:rFonts w:ascii="Georgia" w:hAnsi="Georgia"/>
        </w:rPr>
        <w:t xml:space="preserve"> km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 xml:space="preserve"> </w:t>
      </w:r>
      <w:commentRangeEnd w:id="3"/>
      <w:r w:rsidR="00DB1CA6">
        <w:rPr>
          <w:rStyle w:val="CommentReference"/>
        </w:rPr>
        <w:commentReference w:id="3"/>
      </w:r>
      <w:r>
        <w:rPr>
          <w:rFonts w:ascii="Georgia" w:hAnsi="Georgia"/>
        </w:rPr>
        <w:t>both fall within the thresholds for</w:t>
      </w:r>
      <w:ins w:id="7" w:author="Jack Plummer" w:date="2022-10-21T10:09:00Z">
        <w:r w:rsidR="00DB1CA6">
          <w:rPr>
            <w:rFonts w:ascii="Georgia" w:hAnsi="Georgia"/>
          </w:rPr>
          <w:t xml:space="preserve"> the</w:t>
        </w:r>
      </w:ins>
      <w:r>
        <w:rPr>
          <w:rFonts w:ascii="Georgia" w:hAnsi="Georgia"/>
        </w:rPr>
        <w:t xml:space="preserve"> Critically Endangered category under criterion B. Its habitat is threatened by the construction of tracks, </w:t>
      </w:r>
      <w:proofErr w:type="gramStart"/>
      <w:r>
        <w:rPr>
          <w:rFonts w:ascii="Georgia" w:hAnsi="Georgia"/>
        </w:rPr>
        <w:t>temple</w:t>
      </w:r>
      <w:ins w:id="8" w:author="Jack Plummer" w:date="2022-10-21T10:10:00Z">
        <w:r w:rsidR="00DB1CA6">
          <w:rPr>
            <w:rFonts w:ascii="Georgia" w:hAnsi="Georgia"/>
          </w:rPr>
          <w:t>s</w:t>
        </w:r>
      </w:ins>
      <w:proofErr w:type="gramEnd"/>
      <w:r>
        <w:rPr>
          <w:rFonts w:ascii="Georgia" w:hAnsi="Georgia"/>
        </w:rPr>
        <w:t xml:space="preserve"> and stairs </w:t>
      </w:r>
      <w:del w:id="9" w:author="Jack Plummer" w:date="2022-10-21T10:09:00Z">
        <w:r w:rsidDel="00DB1CA6">
          <w:rPr>
            <w:rFonts w:ascii="Georgia" w:hAnsi="Georgia"/>
          </w:rPr>
          <w:delText>across its range</w:delText>
        </w:r>
      </w:del>
      <w:ins w:id="10" w:author="Jack Plummer" w:date="2022-10-21T10:09:00Z">
        <w:r w:rsidR="00DB1CA6">
          <w:rPr>
            <w:rFonts w:ascii="Georgia" w:hAnsi="Georgia"/>
          </w:rPr>
          <w:t xml:space="preserve">at </w:t>
        </w:r>
      </w:ins>
      <w:ins w:id="11" w:author="Jack Plummer" w:date="2022-10-21T10:10:00Z">
        <w:r w:rsidR="00DB1CA6">
          <w:rPr>
            <w:rFonts w:ascii="Georgia" w:hAnsi="Georgia"/>
          </w:rPr>
          <w:t>both temple sites from which it has been collected</w:t>
        </w:r>
      </w:ins>
      <w:r>
        <w:rPr>
          <w:rFonts w:ascii="Georgia" w:hAnsi="Georgia"/>
        </w:rPr>
        <w:t>, a</w:t>
      </w:r>
      <w:ins w:id="12" w:author="Jack Plummer" w:date="2022-10-21T10:10:00Z">
        <w:r w:rsidR="00DB1CA6">
          <w:rPr>
            <w:rFonts w:ascii="Georgia" w:hAnsi="Georgia"/>
          </w:rPr>
          <w:t>s well as</w:t>
        </w:r>
      </w:ins>
      <w:del w:id="13" w:author="Jack Plummer" w:date="2022-10-21T10:10:00Z">
        <w:r w:rsidDel="00DB1CA6">
          <w:rPr>
            <w:rFonts w:ascii="Georgia" w:hAnsi="Georgia"/>
          </w:rPr>
          <w:delText>nd</w:delText>
        </w:r>
      </w:del>
      <w:r>
        <w:rPr>
          <w:rFonts w:ascii="Georgia" w:hAnsi="Georgia"/>
        </w:rPr>
        <w:t xml:space="preserve"> trampling by tourists</w:t>
      </w:r>
      <w:ins w:id="14" w:author="Jack Plummer" w:date="2022-10-21T10:10:00Z">
        <w:r w:rsidR="00DB1CA6">
          <w:rPr>
            <w:rFonts w:ascii="Georgia" w:hAnsi="Georgia"/>
          </w:rPr>
          <w:t xml:space="preserve">. </w:t>
        </w:r>
      </w:ins>
      <w:del w:id="15" w:author="Jack Plummer" w:date="2022-10-21T10:10:00Z">
        <w:r w:rsidDel="00DB1CA6">
          <w:rPr>
            <w:rFonts w:ascii="Georgia" w:hAnsi="Georgia"/>
          </w:rPr>
          <w:delText xml:space="preserve"> and the area</w:delText>
        </w:r>
      </w:del>
      <w:ins w:id="16" w:author="Jack Plummer" w:date="2022-10-21T10:10:00Z">
        <w:r w:rsidR="00DB1CA6">
          <w:rPr>
            <w:rFonts w:ascii="Georgia" w:hAnsi="Georgia"/>
          </w:rPr>
          <w:t>Additionally, the sites</w:t>
        </w:r>
      </w:ins>
      <w:r>
        <w:rPr>
          <w:rFonts w:ascii="Georgia" w:hAnsi="Georgia"/>
        </w:rPr>
        <w:t xml:space="preserve"> </w:t>
      </w:r>
      <w:ins w:id="17" w:author="Jack Plummer" w:date="2022-10-21T10:10:00Z">
        <w:r w:rsidR="00DB1CA6">
          <w:rPr>
            <w:rFonts w:ascii="Georgia" w:hAnsi="Georgia"/>
          </w:rPr>
          <w:t xml:space="preserve">are </w:t>
        </w:r>
      </w:ins>
      <w:del w:id="18" w:author="Jack Plummer" w:date="2022-10-21T10:10:00Z">
        <w:r w:rsidDel="00DB1CA6">
          <w:rPr>
            <w:rFonts w:ascii="Georgia" w:hAnsi="Georgia"/>
          </w:rPr>
          <w:delText xml:space="preserve">surrounding </w:delText>
        </w:r>
      </w:del>
      <w:ins w:id="19" w:author="Jack Plummer" w:date="2022-10-21T10:10:00Z">
        <w:r w:rsidR="00DB1CA6">
          <w:rPr>
            <w:rFonts w:ascii="Georgia" w:hAnsi="Georgia"/>
          </w:rPr>
          <w:t>surround</w:t>
        </w:r>
        <w:r w:rsidR="00DB1CA6">
          <w:rPr>
            <w:rFonts w:ascii="Georgia" w:hAnsi="Georgia"/>
          </w:rPr>
          <w:t>ed</w:t>
        </w:r>
        <w:r w:rsidR="00DB1CA6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>by agricultural areas</w:t>
      </w:r>
      <w:ins w:id="20" w:author="Jack Plummer" w:date="2022-10-21T10:10:00Z">
        <w:r w:rsidR="00DB1CA6">
          <w:rPr>
            <w:rFonts w:ascii="Georgia" w:hAnsi="Georgia"/>
          </w:rPr>
          <w:t>. These threats</w:t>
        </w:r>
      </w:ins>
      <w:del w:id="21" w:author="Jack Plummer" w:date="2022-10-21T10:10:00Z">
        <w:r w:rsidDel="00DB1CA6">
          <w:rPr>
            <w:rFonts w:ascii="Georgia" w:hAnsi="Georgia"/>
          </w:rPr>
          <w:delText xml:space="preserve"> which</w:delText>
        </w:r>
      </w:del>
      <w:r>
        <w:rPr>
          <w:rFonts w:ascii="Georgia" w:hAnsi="Georgia"/>
        </w:rPr>
        <w:t xml:space="preserve"> are inferred to be contributing to a continuing decline in habitat area, extent, and quality. </w:t>
      </w:r>
      <w:del w:id="22" w:author="Jack Plummer" w:date="2022-10-21T10:10:00Z">
        <w:r w:rsidDel="00DB1CA6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>The population trend is suspected to be decreasing</w:t>
      </w:r>
      <w:ins w:id="23" w:author="Jack Plummer" w:date="2022-10-21T10:11:00Z">
        <w:r w:rsidR="00DB1CA6">
          <w:rPr>
            <w:rFonts w:ascii="Georgia" w:hAnsi="Georgia"/>
          </w:rPr>
          <w:t xml:space="preserve"> and t</w:t>
        </w:r>
      </w:ins>
      <w:del w:id="24" w:author="Jack Plummer" w:date="2022-10-21T10:11:00Z">
        <w:r w:rsidDel="00DB1CA6">
          <w:rPr>
            <w:rFonts w:ascii="Georgia" w:hAnsi="Georgia"/>
          </w:rPr>
          <w:delText>. T</w:delText>
        </w:r>
      </w:del>
      <w:r>
        <w:rPr>
          <w:rFonts w:ascii="Georgia" w:hAnsi="Georgia"/>
        </w:rPr>
        <w:t xml:space="preserve">he population at type locality consists of </w:t>
      </w:r>
      <w:del w:id="25" w:author="Jack Plummer" w:date="2022-10-21T10:11:00Z">
        <w:r w:rsidDel="00DB1CA6">
          <w:rPr>
            <w:rFonts w:ascii="Georgia" w:hAnsi="Georgia"/>
          </w:rPr>
          <w:delText xml:space="preserve">less </w:delText>
        </w:r>
      </w:del>
      <w:ins w:id="26" w:author="Jack Plummer" w:date="2022-10-21T10:11:00Z">
        <w:r w:rsidR="00DB1CA6">
          <w:rPr>
            <w:rFonts w:ascii="Georgia" w:hAnsi="Georgia"/>
          </w:rPr>
          <w:t>fewer</w:t>
        </w:r>
        <w:r w:rsidR="00DB1CA6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 xml:space="preserve">than </w:t>
      </w:r>
      <w:commentRangeStart w:id="27"/>
      <w:r>
        <w:rPr>
          <w:rFonts w:ascii="Georgia" w:hAnsi="Georgia"/>
        </w:rPr>
        <w:t>100</w:t>
      </w:r>
      <w:commentRangeEnd w:id="27"/>
      <w:r w:rsidR="007F4AD0">
        <w:rPr>
          <w:rStyle w:val="CommentReference"/>
        </w:rPr>
        <w:commentReference w:id="27"/>
      </w:r>
      <w:r>
        <w:rPr>
          <w:rFonts w:ascii="Georgia" w:hAnsi="Georgia"/>
        </w:rPr>
        <w:t xml:space="preserve"> mature individuals</w:t>
      </w:r>
      <w:ins w:id="28" w:author="Jack Plummer" w:date="2022-10-21T10:11:00Z">
        <w:r w:rsidR="00DB1CA6">
          <w:rPr>
            <w:rFonts w:ascii="Georgia" w:hAnsi="Georgia"/>
          </w:rPr>
          <w:t xml:space="preserve">; however, </w:t>
        </w:r>
      </w:ins>
      <w:del w:id="29" w:author="Jack Plummer" w:date="2022-10-21T10:11:00Z">
        <w:r w:rsidDel="00DB1CA6">
          <w:rPr>
            <w:rFonts w:ascii="Georgia" w:hAnsi="Georgia"/>
          </w:rPr>
          <w:delText>. F</w:delText>
        </w:r>
      </w:del>
      <w:ins w:id="30" w:author="Jack Plummer" w:date="2022-10-21T10:11:00Z">
        <w:r w:rsidR="00DB1CA6">
          <w:rPr>
            <w:rFonts w:ascii="Georgia" w:hAnsi="Georgia"/>
          </w:rPr>
          <w:t>f</w:t>
        </w:r>
      </w:ins>
      <w:r>
        <w:rPr>
          <w:rFonts w:ascii="Georgia" w:hAnsi="Georgia"/>
        </w:rPr>
        <w:t xml:space="preserve">urther research into population status and trends </w:t>
      </w:r>
      <w:del w:id="31" w:author="Jack Plummer" w:date="2022-10-21T10:11:00Z">
        <w:r w:rsidDel="00DB1CA6">
          <w:rPr>
            <w:rFonts w:ascii="Georgia" w:hAnsi="Georgia"/>
          </w:rPr>
          <w:delText xml:space="preserve">are </w:delText>
        </w:r>
      </w:del>
      <w:ins w:id="32" w:author="Jack Plummer" w:date="2022-10-21T10:11:00Z">
        <w:r w:rsidR="00DB1CA6">
          <w:rPr>
            <w:rFonts w:ascii="Georgia" w:hAnsi="Georgia"/>
          </w:rPr>
          <w:t xml:space="preserve">is </w:t>
        </w:r>
      </w:ins>
      <w:r>
        <w:rPr>
          <w:rFonts w:ascii="Georgia" w:hAnsi="Georgia"/>
        </w:rPr>
        <w:t>required to confirm whether a decline is apparent and ongoing</w:t>
      </w:r>
      <w:ins w:id="33" w:author="Jack Plummer" w:date="2022-10-21T10:11:00Z">
        <w:r w:rsidR="00DB1CA6">
          <w:rPr>
            <w:rFonts w:ascii="Georgia" w:hAnsi="Georgia"/>
          </w:rPr>
          <w:t>, and to establish the overall population size</w:t>
        </w:r>
      </w:ins>
      <w:r>
        <w:rPr>
          <w:rFonts w:ascii="Georgia" w:hAnsi="Georgia"/>
        </w:rPr>
        <w:t>. Given its restricted EOO, AOO and number of locations, alongside a continuing decline in habitat, it is assessed as Critically Endangered (CR) B1ab(iii)+B2ab(iii).</w:t>
      </w:r>
    </w:p>
    <w:p w14:paraId="7FDD981C" w14:textId="77777777" w:rsidR="00000000" w:rsidRDefault="00000000">
      <w:pPr>
        <w:pStyle w:val="Heading1"/>
        <w:divId w:val="968585978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Distribution</w:t>
      </w:r>
    </w:p>
    <w:p w14:paraId="732160B5" w14:textId="77777777" w:rsidR="00000000" w:rsidRDefault="00000000">
      <w:pPr>
        <w:pStyle w:val="Heading2"/>
        <w:divId w:val="96858597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Geographic Range</w:t>
      </w:r>
    </w:p>
    <w:p w14:paraId="6287E761" w14:textId="07DEF9D4" w:rsidR="00000000" w:rsidRDefault="00000000">
      <w:pPr>
        <w:pStyle w:val="NormalWeb"/>
        <w:divId w:val="968585978"/>
        <w:rPr>
          <w:rFonts w:ascii="Georgia" w:hAnsi="Georgia"/>
        </w:rPr>
      </w:pPr>
      <w:r>
        <w:rPr>
          <w:rFonts w:ascii="Georgia" w:hAnsi="Georgia"/>
        </w:rPr>
        <w:t xml:space="preserve">This species is </w:t>
      </w:r>
      <w:ins w:id="34" w:author="Jack Plummer" w:date="2022-10-21T10:15:00Z">
        <w:r w:rsidR="00DB1CA6">
          <w:rPr>
            <w:rFonts w:ascii="Georgia" w:hAnsi="Georgia"/>
          </w:rPr>
          <w:t xml:space="preserve">only </w:t>
        </w:r>
      </w:ins>
      <w:r>
        <w:rPr>
          <w:rFonts w:ascii="Georgia" w:hAnsi="Georgia"/>
        </w:rPr>
        <w:t xml:space="preserve">known from </w:t>
      </w:r>
      <w:proofErr w:type="spellStart"/>
      <w:r>
        <w:rPr>
          <w:rFonts w:ascii="Georgia" w:hAnsi="Georgia"/>
        </w:rPr>
        <w:t>Singhanat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Banphot</w:t>
      </w:r>
      <w:proofErr w:type="spellEnd"/>
      <w:r>
        <w:rPr>
          <w:rFonts w:ascii="Georgia" w:hAnsi="Georgia"/>
        </w:rPr>
        <w:t xml:space="preserve"> Temple, Nong </w:t>
      </w:r>
      <w:proofErr w:type="spellStart"/>
      <w:r>
        <w:rPr>
          <w:rFonts w:ascii="Georgia" w:hAnsi="Georgia"/>
        </w:rPr>
        <w:t>Khai</w:t>
      </w:r>
      <w:proofErr w:type="spellEnd"/>
      <w:r>
        <w:rPr>
          <w:rFonts w:ascii="Georgia" w:hAnsi="Georgia"/>
        </w:rPr>
        <w:t xml:space="preserve"> province and </w:t>
      </w:r>
      <w:proofErr w:type="spellStart"/>
      <w:r>
        <w:rPr>
          <w:rFonts w:ascii="Georgia" w:hAnsi="Georgia"/>
        </w:rPr>
        <w:t>Phu</w:t>
      </w:r>
      <w:proofErr w:type="spellEnd"/>
      <w:r>
        <w:rPr>
          <w:rFonts w:ascii="Georgia" w:hAnsi="Georgia"/>
        </w:rPr>
        <w:t xml:space="preserve"> Tok, </w:t>
      </w:r>
      <w:proofErr w:type="spellStart"/>
      <w:r>
        <w:rPr>
          <w:rFonts w:ascii="Georgia" w:hAnsi="Georgia"/>
        </w:rPr>
        <w:t>Bueng</w:t>
      </w:r>
      <w:proofErr w:type="spellEnd"/>
      <w:r>
        <w:rPr>
          <w:rFonts w:ascii="Georgia" w:hAnsi="Georgia"/>
        </w:rPr>
        <w:t xml:space="preserve"> Kan province (type locality). The extent of occurrence and the area of occupancy are </w:t>
      </w:r>
      <w:del w:id="35" w:author="Jack Plummer" w:date="2022-10-21T10:14:00Z">
        <w:r w:rsidDel="00DB1CA6">
          <w:rPr>
            <w:rFonts w:ascii="Georgia" w:hAnsi="Georgia"/>
          </w:rPr>
          <w:delText>less than</w:delText>
        </w:r>
      </w:del>
      <w:ins w:id="36" w:author="Jack Plummer" w:date="2022-10-21T10:14:00Z">
        <w:r w:rsidR="00DB1CA6">
          <w:rPr>
            <w:rFonts w:ascii="Georgia" w:hAnsi="Georgia"/>
          </w:rPr>
          <w:t>just</w:t>
        </w:r>
      </w:ins>
      <w:r>
        <w:rPr>
          <w:rFonts w:ascii="Georgia" w:hAnsi="Georgia"/>
        </w:rPr>
        <w:t xml:space="preserve"> </w:t>
      </w:r>
      <w:del w:id="37" w:author="Jack Plummer" w:date="2022-10-21T10:14:00Z">
        <w:r w:rsidDel="00DB1CA6">
          <w:rPr>
            <w:rFonts w:ascii="Georgia" w:hAnsi="Georgia"/>
          </w:rPr>
          <w:delText xml:space="preserve">10 </w:delText>
        </w:r>
      </w:del>
      <w:ins w:id="38" w:author="Jack Plummer" w:date="2022-10-21T10:14:00Z">
        <w:r w:rsidR="00DB1CA6">
          <w:rPr>
            <w:rFonts w:ascii="Georgia" w:hAnsi="Georgia"/>
          </w:rPr>
          <w:t>8</w:t>
        </w:r>
        <w:r w:rsidR="00DB1CA6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>km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 xml:space="preserve">. </w:t>
      </w:r>
      <w:ins w:id="39" w:author="Jack Plummer" w:date="2022-10-21T10:14:00Z">
        <w:r w:rsidR="00DB1CA6">
          <w:rPr>
            <w:rFonts w:ascii="Georgia" w:hAnsi="Georgia"/>
          </w:rPr>
          <w:t xml:space="preserve">It </w:t>
        </w:r>
      </w:ins>
      <w:del w:id="40" w:author="Jack Plummer" w:date="2022-10-21T10:14:00Z">
        <w:r w:rsidDel="00DB1CA6">
          <w:rPr>
            <w:rFonts w:ascii="Georgia" w:hAnsi="Georgia"/>
          </w:rPr>
          <w:delText>O</w:delText>
        </w:r>
      </w:del>
      <w:ins w:id="41" w:author="Jack Plummer" w:date="2022-10-21T10:14:00Z">
        <w:r w:rsidR="00DB1CA6">
          <w:rPr>
            <w:rFonts w:ascii="Georgia" w:hAnsi="Georgia"/>
          </w:rPr>
          <w:t>o</w:t>
        </w:r>
      </w:ins>
      <w:r>
        <w:rPr>
          <w:rFonts w:ascii="Georgia" w:hAnsi="Georgia"/>
        </w:rPr>
        <w:t>ccurs between 150 and 250 m a</w:t>
      </w:r>
      <w:del w:id="42" w:author="Jack Plummer" w:date="2022-10-21T10:14:00Z">
        <w:r w:rsidDel="00DB1CA6">
          <w:rPr>
            <w:rFonts w:ascii="Georgia" w:hAnsi="Georgia"/>
          </w:rPr>
          <w:delText>bove the sea level</w:delText>
        </w:r>
      </w:del>
      <w:ins w:id="43" w:author="Jack Plummer" w:date="2022-10-21T10:14:00Z">
        <w:r w:rsidR="00DB1CA6">
          <w:rPr>
            <w:rFonts w:ascii="Georgia" w:hAnsi="Georgia"/>
          </w:rPr>
          <w:t>sl</w:t>
        </w:r>
      </w:ins>
      <w:r>
        <w:rPr>
          <w:rFonts w:ascii="Georgia" w:hAnsi="Georgia"/>
        </w:rPr>
        <w:t>.</w:t>
      </w:r>
    </w:p>
    <w:p w14:paraId="12C4562C" w14:textId="77777777" w:rsidR="00000000" w:rsidRDefault="00000000">
      <w:pPr>
        <w:pStyle w:val="Heading2"/>
        <w:divId w:val="96858597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lastRenderedPageBreak/>
        <w:t>Area of Occupancy (AOO)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6089"/>
      </w:tblGrid>
      <w:tr w:rsidR="00000000" w14:paraId="3FB037E4" w14:textId="77777777">
        <w:trPr>
          <w:divId w:val="96858597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12A98F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area of occupancy (AOO) 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A3B4AC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6D93F8E1" w14:textId="77777777">
        <w:trPr>
          <w:divId w:val="968585978"/>
          <w:tblCellSpacing w:w="15" w:type="dxa"/>
        </w:trPr>
        <w:tc>
          <w:tcPr>
            <w:tcW w:w="0" w:type="auto"/>
            <w:vAlign w:val="center"/>
            <w:hideMark/>
          </w:tcPr>
          <w:p w14:paraId="665CF4E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72B276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2 x 2 km grid cell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 </w:t>
            </w:r>
          </w:p>
        </w:tc>
      </w:tr>
    </w:tbl>
    <w:p w14:paraId="60BFB4BD" w14:textId="77777777" w:rsidR="00000000" w:rsidRDefault="00000000">
      <w:pPr>
        <w:pStyle w:val="Heading2"/>
        <w:divId w:val="96858597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Extent of Occurrence (EOO)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371"/>
        <w:gridCol w:w="4484"/>
      </w:tblGrid>
      <w:tr w:rsidR="00000000" w14:paraId="7225A681" w14:textId="77777777">
        <w:trPr>
          <w:divId w:val="96858597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585B12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extent of occurrence (EOO)-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4EA97C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6CDD9B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7A757444" w14:textId="77777777">
        <w:trPr>
          <w:divId w:val="968585978"/>
          <w:tblCellSpacing w:w="15" w:type="dxa"/>
        </w:trPr>
        <w:tc>
          <w:tcPr>
            <w:tcW w:w="0" w:type="auto"/>
            <w:vAlign w:val="center"/>
            <w:hideMark/>
          </w:tcPr>
          <w:p w14:paraId="2971941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54AAECB" w14:textId="35F020DC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44" w:author="Jack Plummer" w:date="2022-10-21T10:15:00Z">
              <w:r w:rsidDel="00DB1CA6">
                <w:rPr>
                  <w:rFonts w:ascii="Georgia" w:eastAsia="Times New Roman" w:hAnsi="Georgia"/>
                  <w:sz w:val="18"/>
                  <w:szCs w:val="18"/>
                </w:rPr>
                <w:delText>true</w:delText>
              </w:r>
            </w:del>
            <w:ins w:id="45" w:author="Jack Plummer" w:date="2022-10-21T10:15:00Z">
              <w:r w:rsidR="00DB1CA6">
                <w:rPr>
                  <w:rFonts w:ascii="Georgia" w:eastAsia="Times New Roman" w:hAnsi="Georgia"/>
                  <w:sz w:val="18"/>
                  <w:szCs w:val="18"/>
                </w:rPr>
                <w:t>false</w:t>
              </w:r>
            </w:ins>
          </w:p>
        </w:tc>
        <w:tc>
          <w:tcPr>
            <w:tcW w:w="0" w:type="auto"/>
            <w:vAlign w:val="center"/>
            <w:hideMark/>
          </w:tcPr>
          <w:p w14:paraId="1D2047F6" w14:textId="795CA7F6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46" w:author="Jack Plummer" w:date="2022-10-21T10:15:00Z">
              <w:r w:rsidDel="00DB1CA6">
                <w:rPr>
                  <w:rFonts w:ascii="Georgia" w:eastAsia="Times New Roman" w:hAnsi="Georgia"/>
                  <w:sz w:val="18"/>
                  <w:szCs w:val="18"/>
                </w:rPr>
                <w:delText>Estimated from a 2 x 2 km grid cell for herbarium specimen point data mapped using GeoCAT (Bachman et al. 2011).</w:delText>
              </w:r>
            </w:del>
            <w:ins w:id="47" w:author="Jack Plummer" w:date="2022-10-21T10:15:00Z">
              <w:r w:rsidR="00DB1CA6">
                <w:rPr>
                  <w:rFonts w:ascii="Georgia" w:eastAsia="Times New Roman" w:hAnsi="Georgia"/>
                  <w:sz w:val="18"/>
                  <w:szCs w:val="18"/>
                </w:rPr>
                <w:t>Equated to minimal AOO.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</w:t>
            </w:r>
          </w:p>
        </w:tc>
      </w:tr>
    </w:tbl>
    <w:p w14:paraId="06FA54FC" w14:textId="77777777" w:rsidR="00000000" w:rsidRDefault="00000000">
      <w:pPr>
        <w:pStyle w:val="Heading2"/>
        <w:divId w:val="96858597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Locations Information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7645"/>
      </w:tblGrid>
      <w:tr w:rsidR="00DB1CA6" w14:paraId="69EA7455" w14:textId="77777777">
        <w:trPr>
          <w:divId w:val="96858597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C9AF9D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06EE8E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DB1CA6" w14:paraId="2524FCF3" w14:textId="77777777">
        <w:trPr>
          <w:divId w:val="968585978"/>
          <w:tblCellSpacing w:w="15" w:type="dxa"/>
        </w:trPr>
        <w:tc>
          <w:tcPr>
            <w:tcW w:w="0" w:type="auto"/>
            <w:vAlign w:val="center"/>
            <w:hideMark/>
          </w:tcPr>
          <w:p w14:paraId="627DCF8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901291" w14:textId="296D869B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48"/>
            <w:r>
              <w:rPr>
                <w:rFonts w:ascii="Georgia" w:eastAsia="Times New Roman" w:hAnsi="Georgia"/>
                <w:sz w:val="18"/>
                <w:szCs w:val="18"/>
              </w:rPr>
              <w:t xml:space="preserve">Although this species was found at two unique occurrences,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Singhanat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Ban Phot temple and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Phu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Tok (type locality) are about 10 km apart</w:t>
            </w:r>
            <w:ins w:id="49" w:author="Jack Plummer" w:date="2022-10-21T10:15:00Z">
              <w:r w:rsidR="00DB1CA6">
                <w:rPr>
                  <w:rFonts w:ascii="Georgia" w:eastAsia="Times New Roman" w:hAnsi="Georgia"/>
                  <w:sz w:val="18"/>
                  <w:szCs w:val="18"/>
                </w:rPr>
                <w:t xml:space="preserve">, and are both threatened </w:t>
              </w:r>
              <w:r w:rsidR="00DB1CA6" w:rsidRPr="00DB1CA6">
                <w:rPr>
                  <w:rFonts w:ascii="Georgia" w:eastAsia="Times New Roman" w:hAnsi="Georgia"/>
                  <w:sz w:val="18"/>
                  <w:szCs w:val="18"/>
                </w:rPr>
                <w:t xml:space="preserve">by the construction of tracks, </w:t>
              </w:r>
              <w:proofErr w:type="gramStart"/>
              <w:r w:rsidR="00DB1CA6" w:rsidRPr="00DB1CA6">
                <w:rPr>
                  <w:rFonts w:ascii="Georgia" w:eastAsia="Times New Roman" w:hAnsi="Georgia"/>
                  <w:sz w:val="18"/>
                  <w:szCs w:val="18"/>
                </w:rPr>
                <w:t>temples</w:t>
              </w:r>
              <w:proofErr w:type="gramEnd"/>
              <w:r w:rsidR="00DB1CA6" w:rsidRPr="00DB1CA6">
                <w:rPr>
                  <w:rFonts w:ascii="Georgia" w:eastAsia="Times New Roman" w:hAnsi="Georgia"/>
                  <w:sz w:val="18"/>
                  <w:szCs w:val="18"/>
                </w:rPr>
                <w:t xml:space="preserve"> and stairs</w:t>
              </w:r>
              <w:r w:rsidR="00DB1CA6">
                <w:rPr>
                  <w:rFonts w:ascii="Georgia" w:eastAsia="Times New Roman" w:hAnsi="Georgia"/>
                  <w:sz w:val="18"/>
                  <w:szCs w:val="18"/>
                </w:rPr>
                <w:t>, and trampling by to</w:t>
              </w:r>
            </w:ins>
            <w:ins w:id="50" w:author="Jack Plummer" w:date="2022-10-21T10:16:00Z">
              <w:r w:rsidR="00DB1CA6">
                <w:rPr>
                  <w:rFonts w:ascii="Georgia" w:eastAsia="Times New Roman" w:hAnsi="Georgia"/>
                  <w:sz w:val="18"/>
                  <w:szCs w:val="18"/>
                </w:rPr>
                <w:t>urists.</w:t>
              </w:r>
              <w:commentRangeEnd w:id="48"/>
              <w:r w:rsidR="00DB1CA6">
                <w:rPr>
                  <w:rStyle w:val="CommentReference"/>
                </w:rPr>
                <w:commentReference w:id="48"/>
              </w:r>
            </w:ins>
            <w:del w:id="51" w:author="Jack Plummer" w:date="2022-10-21T10:15:00Z">
              <w:r w:rsidDel="00DB1CA6">
                <w:rPr>
                  <w:rFonts w:ascii="Georgia" w:eastAsia="Times New Roman" w:hAnsi="Georgia"/>
                  <w:sz w:val="18"/>
                  <w:szCs w:val="18"/>
                </w:rPr>
                <w:delText>.</w:delText>
              </w:r>
            </w:del>
          </w:p>
        </w:tc>
      </w:tr>
    </w:tbl>
    <w:p w14:paraId="1708B991" w14:textId="77777777" w:rsidR="00000000" w:rsidRDefault="00000000">
      <w:pPr>
        <w:pStyle w:val="Heading2"/>
        <w:divId w:val="96858597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Very restricted AOO or number of locations (triggers VU D2)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7"/>
        <w:gridCol w:w="3583"/>
      </w:tblGrid>
      <w:tr w:rsidR="00000000" w14:paraId="3BF06F27" w14:textId="77777777">
        <w:trPr>
          <w:divId w:val="96858597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4C3A77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Very restricted in area of occupancy (AOO) and/or #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0FD995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64F7CCAF" w14:textId="77777777">
        <w:trPr>
          <w:divId w:val="968585978"/>
          <w:tblCellSpacing w:w="15" w:type="dxa"/>
        </w:trPr>
        <w:tc>
          <w:tcPr>
            <w:tcW w:w="0" w:type="auto"/>
            <w:vAlign w:val="center"/>
            <w:hideMark/>
          </w:tcPr>
          <w:p w14:paraId="11E50F20" w14:textId="77777777" w:rsidR="00000000" w:rsidRPr="00DB1CA6" w:rsidRDefault="00000000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52" w:author="Jack Plummer" w:date="2022-10-21T10:16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commentRangeStart w:id="53"/>
            <w:r w:rsidRPr="00DB1CA6">
              <w:rPr>
                <w:rFonts w:ascii="Georgia" w:eastAsia="Times New Roman" w:hAnsi="Georgia"/>
                <w:strike/>
                <w:sz w:val="18"/>
                <w:szCs w:val="18"/>
                <w:rPrChange w:id="54" w:author="Jack Plummer" w:date="2022-10-21T10:16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81FDF1" w14:textId="77777777" w:rsidR="00000000" w:rsidRPr="00DB1CA6" w:rsidRDefault="00000000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55" w:author="Jack Plummer" w:date="2022-10-21T10:16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r w:rsidRPr="00DB1CA6">
              <w:rPr>
                <w:rFonts w:ascii="Georgia" w:eastAsia="Times New Roman" w:hAnsi="Georgia"/>
                <w:strike/>
                <w:sz w:val="18"/>
                <w:szCs w:val="18"/>
                <w:rPrChange w:id="56" w:author="Jack Plummer" w:date="2022-10-21T10:16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 xml:space="preserve">This species is described from one location. </w:t>
            </w:r>
            <w:commentRangeEnd w:id="53"/>
            <w:r w:rsidR="00DB1CA6">
              <w:rPr>
                <w:rStyle w:val="CommentReference"/>
              </w:rPr>
              <w:commentReference w:id="53"/>
            </w:r>
          </w:p>
        </w:tc>
      </w:tr>
    </w:tbl>
    <w:p w14:paraId="11743004" w14:textId="77777777" w:rsidR="00000000" w:rsidRDefault="00000000">
      <w:pPr>
        <w:pStyle w:val="Heading2"/>
        <w:divId w:val="96858597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Elevation / Depth / Depth Zones</w:t>
      </w:r>
    </w:p>
    <w:p w14:paraId="3162C625" w14:textId="77777777" w:rsidR="00000000" w:rsidRDefault="00000000">
      <w:pPr>
        <w:pStyle w:val="NormalWeb"/>
        <w:divId w:val="96858597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Lower Limit (in metres above sea level): </w:t>
      </w:r>
      <w:r>
        <w:rPr>
          <w:rFonts w:ascii="Georgia" w:hAnsi="Georgia"/>
        </w:rPr>
        <w:t>150</w:t>
      </w:r>
    </w:p>
    <w:p w14:paraId="3558583A" w14:textId="77777777" w:rsidR="00000000" w:rsidRDefault="00000000">
      <w:pPr>
        <w:pStyle w:val="NormalWeb"/>
        <w:divId w:val="96858597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Upper Limit (in metres above sea level): </w:t>
      </w:r>
      <w:r>
        <w:rPr>
          <w:rFonts w:ascii="Georgia" w:hAnsi="Georgia"/>
        </w:rPr>
        <w:t>250</w:t>
      </w:r>
    </w:p>
    <w:p w14:paraId="193D7A4C" w14:textId="77777777" w:rsidR="00000000" w:rsidRDefault="00000000">
      <w:pPr>
        <w:pStyle w:val="Heading2"/>
        <w:divId w:val="96858597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142"/>
        <w:gridCol w:w="1735"/>
        <w:gridCol w:w="986"/>
        <w:gridCol w:w="1004"/>
        <w:gridCol w:w="1228"/>
        <w:gridCol w:w="1147"/>
        <w:gridCol w:w="1091"/>
      </w:tblGrid>
      <w:tr w:rsidR="00000000" w14:paraId="1AE7D4DB" w14:textId="77777777">
        <w:trPr>
          <w:divId w:val="96858597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689653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FFBC96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969CAD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A972E7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4DF347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1ECCF3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4D7235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C74763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000000" w14:paraId="317180D5" w14:textId="77777777">
        <w:trPr>
          <w:divId w:val="968585978"/>
          <w:tblCellSpacing w:w="15" w:type="dxa"/>
        </w:trPr>
        <w:tc>
          <w:tcPr>
            <w:tcW w:w="0" w:type="auto"/>
            <w:vAlign w:val="center"/>
            <w:hideMark/>
          </w:tcPr>
          <w:p w14:paraId="4ADD83F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2F1B78B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BF3A96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Map created in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 using point data from georeferenced herbarium specimen records.</w:t>
            </w:r>
          </w:p>
        </w:tc>
        <w:tc>
          <w:tcPr>
            <w:tcW w:w="0" w:type="auto"/>
            <w:vAlign w:val="center"/>
            <w:hideMark/>
          </w:tcPr>
          <w:p w14:paraId="5DB5A2F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C3A98F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F0AA8B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6F6AFA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0BC435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6A6845BD" w14:textId="77777777" w:rsidR="00000000" w:rsidRDefault="00000000">
      <w:pPr>
        <w:pStyle w:val="Heading2"/>
        <w:divId w:val="96858597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lastRenderedPageBreak/>
        <w:t>Biogeographic Realms</w:t>
      </w:r>
    </w:p>
    <w:p w14:paraId="3D48661C" w14:textId="77777777" w:rsidR="00000000" w:rsidRDefault="00000000">
      <w:pPr>
        <w:pStyle w:val="NormalWeb"/>
        <w:divId w:val="96858597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Biogeographic Realm: </w:t>
      </w:r>
      <w:proofErr w:type="spellStart"/>
      <w:r>
        <w:rPr>
          <w:rFonts w:ascii="Georgia" w:hAnsi="Georgia"/>
        </w:rPr>
        <w:t>Indomalayan</w:t>
      </w:r>
      <w:proofErr w:type="spellEnd"/>
    </w:p>
    <w:p w14:paraId="1D822314" w14:textId="77777777" w:rsidR="00000000" w:rsidRDefault="00000000">
      <w:pPr>
        <w:pStyle w:val="Heading1"/>
        <w:divId w:val="194152933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Occurrence</w:t>
      </w:r>
    </w:p>
    <w:p w14:paraId="2488871E" w14:textId="77777777" w:rsidR="00000000" w:rsidRDefault="00000000">
      <w:pPr>
        <w:pStyle w:val="Heading2"/>
        <w:divId w:val="194152933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Countries of 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901"/>
        <w:gridCol w:w="657"/>
        <w:gridCol w:w="1430"/>
        <w:gridCol w:w="1154"/>
      </w:tblGrid>
      <w:tr w:rsidR="00000000" w14:paraId="628BF858" w14:textId="77777777">
        <w:trPr>
          <w:divId w:val="194152933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4B43D0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194FE3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BE88BC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347DD7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707D53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06ABFBA5" w14:textId="77777777">
        <w:trPr>
          <w:divId w:val="194152933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EC345D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Thailand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45B75A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3BDE0D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6664E2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DD1DA2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0EE18FC2" w14:textId="77777777" w:rsidR="00000000" w:rsidRDefault="00000000">
      <w:pPr>
        <w:pStyle w:val="Heading1"/>
        <w:divId w:val="620578228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Population</w:t>
      </w:r>
    </w:p>
    <w:p w14:paraId="7E54BC65" w14:textId="2FB11C29" w:rsidR="00000000" w:rsidRDefault="00000000">
      <w:pPr>
        <w:pStyle w:val="NormalWeb"/>
        <w:divId w:val="620578228"/>
        <w:rPr>
          <w:rStyle w:val="fontstyle01"/>
        </w:rPr>
      </w:pPr>
      <w:r>
        <w:rPr>
          <w:rFonts w:ascii="Georgia" w:hAnsi="Georgia"/>
        </w:rPr>
        <w:t xml:space="preserve">The population in type locality is estimated to consist of </w:t>
      </w:r>
      <w:del w:id="57" w:author="Jack Plummer" w:date="2022-10-21T10:17:00Z">
        <w:r w:rsidDel="007F4AD0">
          <w:rPr>
            <w:rFonts w:ascii="Georgia" w:hAnsi="Georgia"/>
          </w:rPr>
          <w:delText xml:space="preserve">less </w:delText>
        </w:r>
      </w:del>
      <w:ins w:id="58" w:author="Jack Plummer" w:date="2022-10-21T10:17:00Z">
        <w:r w:rsidR="007F4AD0">
          <w:rPr>
            <w:rFonts w:ascii="Georgia" w:hAnsi="Georgia"/>
          </w:rPr>
          <w:t>fewer</w:t>
        </w:r>
        <w:r w:rsidR="007F4AD0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>than 50 individuals</w:t>
      </w:r>
      <w:ins w:id="59" w:author="Jack Plummer" w:date="2022-10-21T10:17:00Z">
        <w:r w:rsidR="007F4AD0">
          <w:rPr>
            <w:rFonts w:ascii="Georgia" w:hAnsi="Georgia"/>
          </w:rPr>
          <w:t xml:space="preserve">, but the size of the subpopulation at </w:t>
        </w:r>
        <w:proofErr w:type="spellStart"/>
        <w:r w:rsidR="007F4AD0">
          <w:rPr>
            <w:rFonts w:ascii="Georgia" w:hAnsi="Georgia"/>
          </w:rPr>
          <w:t>Singhanat</w:t>
        </w:r>
        <w:proofErr w:type="spellEnd"/>
        <w:r w:rsidR="007F4AD0">
          <w:rPr>
            <w:rFonts w:ascii="Georgia" w:hAnsi="Georgia"/>
          </w:rPr>
          <w:t xml:space="preserve"> </w:t>
        </w:r>
        <w:proofErr w:type="spellStart"/>
        <w:r w:rsidR="007F4AD0">
          <w:rPr>
            <w:rFonts w:ascii="Georgia" w:hAnsi="Georgia"/>
          </w:rPr>
          <w:t>Banphot</w:t>
        </w:r>
        <w:proofErr w:type="spellEnd"/>
        <w:r w:rsidR="007F4AD0">
          <w:rPr>
            <w:rFonts w:ascii="Georgia" w:hAnsi="Georgia"/>
          </w:rPr>
          <w:t xml:space="preserve"> Temple</w:t>
        </w:r>
        <w:r w:rsidR="007F4AD0">
          <w:rPr>
            <w:rFonts w:ascii="Georgia" w:hAnsi="Georgia"/>
          </w:rPr>
          <w:t xml:space="preserve"> is not known</w:t>
        </w:r>
      </w:ins>
      <w:del w:id="60" w:author="Jack Plummer" w:date="2022-10-21T10:17:00Z">
        <w:r w:rsidDel="007F4AD0">
          <w:rPr>
            <w:rFonts w:ascii="Georgia" w:hAnsi="Georgia"/>
          </w:rPr>
          <w:delText>. </w:delText>
        </w:r>
        <w:r w:rsidDel="007F4AD0">
          <w:rPr>
            <w:rStyle w:val="fontstyle01"/>
            <w:rFonts w:ascii="Georgia" w:hAnsi="Georgia"/>
          </w:rPr>
          <w:delText>This species occurs in very small and restricted area</w:delText>
        </w:r>
      </w:del>
      <w:r>
        <w:rPr>
          <w:rStyle w:val="fontstyle01"/>
          <w:rFonts w:ascii="Georgia" w:hAnsi="Georgia"/>
        </w:rPr>
        <w:t xml:space="preserve">. </w:t>
      </w:r>
      <w:ins w:id="61" w:author="Jack Plummer" w:date="2022-10-21T10:18:00Z">
        <w:r w:rsidR="007F4AD0">
          <w:rPr>
            <w:rStyle w:val="fontstyle01"/>
            <w:rFonts w:ascii="Georgia" w:hAnsi="Georgia"/>
          </w:rPr>
          <w:t xml:space="preserve">It is suspected that the population trend may be decreasing on account of habitat degradation; however, </w:t>
        </w:r>
      </w:ins>
      <w:del w:id="62" w:author="Jack Plummer" w:date="2022-10-21T10:18:00Z">
        <w:r w:rsidDel="007F4AD0">
          <w:rPr>
            <w:rStyle w:val="fontstyle01"/>
            <w:rFonts w:ascii="Georgia" w:hAnsi="Georgia"/>
          </w:rPr>
          <w:delText>F</w:delText>
        </w:r>
      </w:del>
      <w:ins w:id="63" w:author="Jack Plummer" w:date="2022-10-21T10:18:00Z">
        <w:r w:rsidR="007F4AD0">
          <w:rPr>
            <w:rStyle w:val="fontstyle01"/>
            <w:rFonts w:ascii="Georgia" w:hAnsi="Georgia"/>
          </w:rPr>
          <w:t>f</w:t>
        </w:r>
      </w:ins>
      <w:r>
        <w:rPr>
          <w:rStyle w:val="fontstyle01"/>
          <w:rFonts w:ascii="Georgia" w:hAnsi="Georgia"/>
        </w:rPr>
        <w:t>urther research into population status and trends is required to confirm whether a decline is apparent and ongoing.</w:t>
      </w:r>
    </w:p>
    <w:p w14:paraId="13CC745E" w14:textId="77777777" w:rsidR="00000000" w:rsidRDefault="00000000">
      <w:pPr>
        <w:pStyle w:val="Heading2"/>
        <w:divId w:val="620578228"/>
        <w:rPr>
          <w:rFonts w:eastAsia="Times New Roman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Population Information</w:t>
      </w:r>
    </w:p>
    <w:p w14:paraId="2598EF6D" w14:textId="77777777" w:rsidR="00000000" w:rsidRDefault="00000000">
      <w:pPr>
        <w:pStyle w:val="NormalWeb"/>
        <w:divId w:val="62057822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Current Population Trend: </w:t>
      </w:r>
      <w:r>
        <w:rPr>
          <w:rFonts w:ascii="Georgia" w:hAnsi="Georgia"/>
        </w:rPr>
        <w:t>Decreasing</w:t>
      </w:r>
    </w:p>
    <w:p w14:paraId="7725E1B1" w14:textId="77777777" w:rsidR="00000000" w:rsidRDefault="00000000">
      <w:pPr>
        <w:pStyle w:val="Heading1"/>
        <w:divId w:val="1718815378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Habitats and Ecology</w:t>
      </w:r>
    </w:p>
    <w:p w14:paraId="03502CE1" w14:textId="77777777" w:rsidR="00000000" w:rsidRDefault="00000000">
      <w:pPr>
        <w:pStyle w:val="NormalWeb"/>
        <w:divId w:val="1718815378"/>
        <w:rPr>
          <w:rFonts w:ascii="Georgia" w:hAnsi="Georgia"/>
        </w:rPr>
      </w:pPr>
      <w:commentRangeStart w:id="64"/>
      <w:r>
        <w:rPr>
          <w:rFonts w:ascii="Georgia" w:hAnsi="Georgia"/>
        </w:rPr>
        <w:t xml:space="preserve">This species </w:t>
      </w:r>
      <w:commentRangeEnd w:id="64"/>
      <w:r w:rsidR="007F4AD0">
        <w:rPr>
          <w:rStyle w:val="CommentReference"/>
        </w:rPr>
        <w:commentReference w:id="64"/>
      </w:r>
      <w:r>
        <w:rPr>
          <w:rFonts w:ascii="Georgia" w:hAnsi="Georgia"/>
        </w:rPr>
        <w:t>is found on sandstone cliffs in shade of mixed deciduous forest.</w:t>
      </w:r>
    </w:p>
    <w:p w14:paraId="35D664AB" w14:textId="77777777" w:rsidR="00000000" w:rsidRDefault="00000000">
      <w:pPr>
        <w:pStyle w:val="Heading2"/>
        <w:divId w:val="171881537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IUCN Habitats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763"/>
        <w:gridCol w:w="1020"/>
        <w:gridCol w:w="1888"/>
      </w:tblGrid>
      <w:tr w:rsidR="00000000" w14:paraId="7A840622" w14:textId="77777777">
        <w:trPr>
          <w:divId w:val="171881537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CE0BF0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50E38C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DA5093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F5FD53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000000" w14:paraId="27E9F0F8" w14:textId="77777777">
        <w:trPr>
          <w:divId w:val="171881537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5EC2E0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65"/>
            <w:r>
              <w:rPr>
                <w:rFonts w:ascii="Georgia" w:eastAsia="Times New Roman" w:hAnsi="Georgia"/>
                <w:sz w:val="18"/>
                <w:szCs w:val="18"/>
              </w:rPr>
              <w:t>1.6. Forest -&gt; Forest - Subtropical/Tropical Moist Lowland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0AF918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A6F861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3791A1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  <w:commentRangeEnd w:id="65"/>
            <w:r w:rsidR="007F4AD0">
              <w:rPr>
                <w:rStyle w:val="CommentReference"/>
              </w:rPr>
              <w:commentReference w:id="65"/>
            </w:r>
          </w:p>
        </w:tc>
      </w:tr>
    </w:tbl>
    <w:p w14:paraId="54CE180F" w14:textId="77777777" w:rsidR="00000000" w:rsidRDefault="00000000">
      <w:pPr>
        <w:pStyle w:val="Heading2"/>
        <w:divId w:val="171881537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Continuing Decline in Habitat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894"/>
        <w:gridCol w:w="6008"/>
      </w:tblGrid>
      <w:tr w:rsidR="007F4AD0" w14:paraId="0F38F405" w14:textId="77777777">
        <w:trPr>
          <w:divId w:val="171881537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17DD99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area, extent and/or quality of habitat?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411E73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DDF6BD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4DC4E079" w14:textId="77777777">
        <w:trPr>
          <w:divId w:val="1718815378"/>
          <w:tblCellSpacing w:w="15" w:type="dxa"/>
        </w:trPr>
        <w:tc>
          <w:tcPr>
            <w:tcW w:w="0" w:type="auto"/>
            <w:vAlign w:val="center"/>
            <w:hideMark/>
          </w:tcPr>
          <w:p w14:paraId="16F6204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415A6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Inferred</w:t>
            </w:r>
          </w:p>
        </w:tc>
        <w:tc>
          <w:tcPr>
            <w:tcW w:w="0" w:type="auto"/>
            <w:vAlign w:val="center"/>
            <w:hideMark/>
          </w:tcPr>
          <w:p w14:paraId="1535D8A5" w14:textId="3BF56BE0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Its habitat is threatened by the construction of tracks, temple and stairs </w:t>
            </w:r>
            <w:del w:id="66" w:author="Jack Plummer" w:date="2022-10-21T10:19:00Z">
              <w:r w:rsidDel="007F4AD0">
                <w:rPr>
                  <w:rFonts w:ascii="Georgia" w:eastAsia="Times New Roman" w:hAnsi="Georgia"/>
                  <w:sz w:val="18"/>
                  <w:szCs w:val="18"/>
                </w:rPr>
                <w:delText>across its range</w:delText>
              </w:r>
            </w:del>
            <w:ins w:id="67" w:author="Jack Plummer" w:date="2022-10-21T10:19:00Z">
              <w:r w:rsidR="007F4AD0">
                <w:rPr>
                  <w:rFonts w:ascii="Georgia" w:eastAsia="Times New Roman" w:hAnsi="Georgia"/>
                  <w:sz w:val="18"/>
                  <w:szCs w:val="18"/>
                </w:rPr>
                <w:t>a</w:t>
              </w:r>
              <w:r w:rsidR="007F4AD0">
                <w:rPr>
                  <w:rFonts w:eastAsia="Times New Roman"/>
                  <w:sz w:val="18"/>
                  <w:szCs w:val="18"/>
                </w:rPr>
                <w:t xml:space="preserve">t its two known </w:t>
              </w:r>
              <w:proofErr w:type="gramStart"/>
              <w:r w:rsidR="007F4AD0">
                <w:rPr>
                  <w:rFonts w:eastAsia="Times New Roman"/>
                  <w:sz w:val="18"/>
                  <w:szCs w:val="18"/>
                </w:rPr>
                <w:t>sites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>, and</w:t>
            </w:r>
            <w:proofErr w:type="gramEnd"/>
            <w:r>
              <w:rPr>
                <w:rFonts w:ascii="Georgia" w:eastAsia="Times New Roman" w:hAnsi="Georgia"/>
                <w:sz w:val="18"/>
                <w:szCs w:val="18"/>
              </w:rPr>
              <w:t xml:space="preserve"> trampling by tourists</w:t>
            </w:r>
            <w:ins w:id="68" w:author="Jack Plummer" w:date="2022-10-21T10:18:00Z">
              <w:r w:rsidR="007F4AD0">
                <w:rPr>
                  <w:rFonts w:ascii="Georgia" w:eastAsia="Times New Roman" w:hAnsi="Georgia"/>
                  <w:sz w:val="18"/>
                  <w:szCs w:val="18"/>
                </w:rPr>
                <w:t>.</w:t>
              </w:r>
              <w:r w:rsidR="007F4AD0">
                <w:rPr>
                  <w:rFonts w:eastAsia="Times New Roman"/>
                  <w:sz w:val="18"/>
                  <w:szCs w:val="18"/>
                </w:rPr>
                <w:t xml:space="preserve"> These t</w:t>
              </w:r>
            </w:ins>
            <w:ins w:id="69" w:author="Jack Plummer" w:date="2022-10-21T10:19:00Z">
              <w:r w:rsidR="007F4AD0">
                <w:rPr>
                  <w:rFonts w:eastAsia="Times New Roman"/>
                  <w:sz w:val="18"/>
                  <w:szCs w:val="18"/>
                </w:rPr>
                <w:t xml:space="preserve">hreats </w:t>
              </w:r>
            </w:ins>
            <w:del w:id="70" w:author="Jack Plummer" w:date="2022-10-21T10:18:00Z">
              <w:r w:rsidDel="007F4AD0">
                <w:rPr>
                  <w:rFonts w:ascii="Georgia" w:eastAsia="Times New Roman" w:hAnsi="Georgia"/>
                  <w:sz w:val="18"/>
                  <w:szCs w:val="18"/>
                </w:rPr>
                <w:delText xml:space="preserve"> and the area surrounding by agricultural areas which 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are inferred to be contributing to a continuing decline in habitat area, extent, and quality. </w:t>
            </w:r>
          </w:p>
        </w:tc>
      </w:tr>
    </w:tbl>
    <w:p w14:paraId="14E45415" w14:textId="77777777" w:rsidR="00000000" w:rsidRDefault="00000000">
      <w:pPr>
        <w:pStyle w:val="Heading2"/>
        <w:divId w:val="171881537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Systems</w:t>
      </w:r>
    </w:p>
    <w:p w14:paraId="167A601B" w14:textId="77777777" w:rsidR="00000000" w:rsidRDefault="00000000">
      <w:pPr>
        <w:pStyle w:val="NormalWeb"/>
        <w:divId w:val="171881537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System: </w:t>
      </w:r>
      <w:r>
        <w:rPr>
          <w:rFonts w:ascii="Georgia" w:hAnsi="Georgia"/>
        </w:rPr>
        <w:t>Terrestrial</w:t>
      </w:r>
    </w:p>
    <w:p w14:paraId="6FC5A14E" w14:textId="77777777" w:rsidR="00000000" w:rsidRDefault="00000000">
      <w:pPr>
        <w:pStyle w:val="Heading2"/>
        <w:divId w:val="171881537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Plant / Fungi Specific</w:t>
      </w:r>
    </w:p>
    <w:p w14:paraId="0BCA21B4" w14:textId="77777777" w:rsidR="00000000" w:rsidRDefault="00000000">
      <w:pPr>
        <w:pStyle w:val="NormalWeb"/>
        <w:divId w:val="171881537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Wild relative of a crop? </w:t>
      </w:r>
      <w:r>
        <w:rPr>
          <w:rFonts w:ascii="Georgia" w:hAnsi="Georgia"/>
        </w:rPr>
        <w:t>No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000000" w14:paraId="77B4B55E" w14:textId="77777777">
        <w:trPr>
          <w:divId w:val="171881537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47BAD5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Plant and Fungal Growth Forms</w:t>
            </w:r>
          </w:p>
        </w:tc>
      </w:tr>
      <w:tr w:rsidR="00000000" w14:paraId="6AFD6656" w14:textId="77777777">
        <w:trPr>
          <w:divId w:val="171881537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A9ED92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Annual</w:t>
            </w:r>
          </w:p>
        </w:tc>
      </w:tr>
      <w:tr w:rsidR="00000000" w14:paraId="7821AF43" w14:textId="77777777">
        <w:trPr>
          <w:divId w:val="171881537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64BE1C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Forb or Herb</w:t>
            </w:r>
          </w:p>
        </w:tc>
      </w:tr>
    </w:tbl>
    <w:p w14:paraId="3F4D95FA" w14:textId="77777777" w:rsidR="00000000" w:rsidRDefault="00000000">
      <w:pPr>
        <w:pStyle w:val="Heading1"/>
        <w:divId w:val="358627667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Use and Trade</w:t>
      </w:r>
    </w:p>
    <w:p w14:paraId="1E7F5C62" w14:textId="77777777" w:rsidR="00000000" w:rsidRDefault="00000000">
      <w:pPr>
        <w:pStyle w:val="Heading2"/>
        <w:divId w:val="35862766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General Use and Trade Information</w:t>
      </w:r>
    </w:p>
    <w:p w14:paraId="1707D6CC" w14:textId="09509D78" w:rsidR="00000000" w:rsidRDefault="00000000">
      <w:pPr>
        <w:pStyle w:val="NormalWeb"/>
        <w:divId w:val="358627667"/>
        <w:rPr>
          <w:ins w:id="71" w:author="Jack Plummer" w:date="2022-10-21T10:19:00Z"/>
          <w:rFonts w:ascii="Georgia" w:hAnsi="Georgia"/>
        </w:rPr>
      </w:pPr>
      <w:r>
        <w:rPr>
          <w:rStyle w:val="datalabel1"/>
          <w:rFonts w:ascii="Georgia" w:hAnsi="Georgia"/>
        </w:rPr>
        <w:t xml:space="preserve">Species not utilized: </w:t>
      </w:r>
      <w:r>
        <w:rPr>
          <w:rFonts w:ascii="Georgia" w:hAnsi="Georgia"/>
        </w:rPr>
        <w:t>true</w:t>
      </w:r>
    </w:p>
    <w:p w14:paraId="74B5C146" w14:textId="3FA9313A" w:rsidR="007F4AD0" w:rsidRDefault="007F4AD0">
      <w:pPr>
        <w:pStyle w:val="NormalWeb"/>
        <w:divId w:val="358627667"/>
        <w:rPr>
          <w:rFonts w:ascii="Georgia" w:hAnsi="Georgia"/>
        </w:rPr>
      </w:pPr>
      <w:ins w:id="72" w:author="Jack Plummer" w:date="2022-10-21T10:19:00Z">
        <w:r>
          <w:rPr>
            <w:rFonts w:ascii="Georgia" w:hAnsi="Georgia"/>
          </w:rPr>
          <w:t>This species is not known to be utilised.</w:t>
        </w:r>
      </w:ins>
    </w:p>
    <w:p w14:paraId="22C8169E" w14:textId="77777777" w:rsidR="00000000" w:rsidRDefault="00000000">
      <w:pPr>
        <w:pStyle w:val="Heading2"/>
        <w:divId w:val="35862766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Non- Consumptive Use</w:t>
      </w:r>
    </w:p>
    <w:p w14:paraId="71188250" w14:textId="77777777" w:rsidR="00000000" w:rsidRDefault="00000000">
      <w:pPr>
        <w:pStyle w:val="NormalWeb"/>
        <w:divId w:val="358627667"/>
        <w:rPr>
          <w:rFonts w:ascii="Georgia" w:hAnsi="Georgia"/>
        </w:rPr>
      </w:pPr>
      <w:commentRangeStart w:id="73"/>
      <w:r>
        <w:rPr>
          <w:rStyle w:val="datalabel1"/>
          <w:rFonts w:ascii="Georgia" w:hAnsi="Georgia"/>
        </w:rPr>
        <w:t xml:space="preserve">Non-consumptive use of the species? </w:t>
      </w:r>
      <w:r>
        <w:rPr>
          <w:rFonts w:ascii="Georgia" w:hAnsi="Georgia"/>
        </w:rPr>
        <w:t>true</w:t>
      </w:r>
      <w:commentRangeEnd w:id="73"/>
      <w:r w:rsidR="007F4AD0">
        <w:rPr>
          <w:rStyle w:val="CommentReference"/>
        </w:rPr>
        <w:commentReference w:id="73"/>
      </w:r>
    </w:p>
    <w:p w14:paraId="544C2BE0" w14:textId="77777777" w:rsidR="00000000" w:rsidRDefault="00000000">
      <w:pPr>
        <w:pStyle w:val="Heading1"/>
        <w:divId w:val="1477604515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Threats</w:t>
      </w:r>
    </w:p>
    <w:p w14:paraId="093C111C" w14:textId="56D768D3" w:rsidR="00000000" w:rsidRDefault="00000000">
      <w:pPr>
        <w:pStyle w:val="NormalWeb"/>
        <w:divId w:val="1477604515"/>
        <w:rPr>
          <w:rFonts w:ascii="Georgia" w:hAnsi="Georgia"/>
        </w:rPr>
      </w:pPr>
      <w:r>
        <w:rPr>
          <w:rFonts w:ascii="Georgia" w:hAnsi="Georgia"/>
        </w:rPr>
        <w:t xml:space="preserve">Its habitat is threatened by the construction of tracks, </w:t>
      </w:r>
      <w:proofErr w:type="gramStart"/>
      <w:r>
        <w:rPr>
          <w:rFonts w:ascii="Georgia" w:hAnsi="Georgia"/>
        </w:rPr>
        <w:t>temple</w:t>
      </w:r>
      <w:proofErr w:type="gramEnd"/>
      <w:r>
        <w:rPr>
          <w:rFonts w:ascii="Georgia" w:hAnsi="Georgia"/>
        </w:rPr>
        <w:t xml:space="preserve"> and stairs across its range, and trampling by tourists</w:t>
      </w:r>
      <w:ins w:id="74" w:author="Jack Plummer" w:date="2022-10-21T10:19:00Z">
        <w:r w:rsidR="007F4AD0">
          <w:rPr>
            <w:rFonts w:ascii="Georgia" w:hAnsi="Georgia"/>
          </w:rPr>
          <w:t>. Additionally, the sites are</w:t>
        </w:r>
      </w:ins>
      <w:del w:id="75" w:author="Jack Plummer" w:date="2022-10-21T10:19:00Z">
        <w:r w:rsidDel="007F4AD0">
          <w:rPr>
            <w:rFonts w:ascii="Georgia" w:hAnsi="Georgia"/>
          </w:rPr>
          <w:delText xml:space="preserve"> and the area</w:delText>
        </w:r>
      </w:del>
      <w:r>
        <w:rPr>
          <w:rFonts w:ascii="Georgia" w:hAnsi="Georgia"/>
        </w:rPr>
        <w:t xml:space="preserve"> </w:t>
      </w:r>
      <w:del w:id="76" w:author="Jack Plummer" w:date="2022-10-21T10:19:00Z">
        <w:r w:rsidDel="007F4AD0">
          <w:rPr>
            <w:rFonts w:ascii="Georgia" w:hAnsi="Georgia"/>
          </w:rPr>
          <w:delText xml:space="preserve">surrounding </w:delText>
        </w:r>
      </w:del>
      <w:ins w:id="77" w:author="Jack Plummer" w:date="2022-10-21T10:19:00Z">
        <w:r w:rsidR="007F4AD0">
          <w:rPr>
            <w:rFonts w:ascii="Georgia" w:hAnsi="Georgia"/>
          </w:rPr>
          <w:t>surround</w:t>
        </w:r>
        <w:r w:rsidR="007F4AD0">
          <w:rPr>
            <w:rFonts w:ascii="Georgia" w:hAnsi="Georgia"/>
          </w:rPr>
          <w:t>ed</w:t>
        </w:r>
        <w:r w:rsidR="007F4AD0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 xml:space="preserve">by agricultural areas </w:t>
      </w:r>
      <w:ins w:id="78" w:author="Jack Plummer" w:date="2022-10-21T10:19:00Z">
        <w:r w:rsidR="007F4AD0">
          <w:rPr>
            <w:rFonts w:ascii="Georgia" w:hAnsi="Georgia"/>
          </w:rPr>
          <w:t xml:space="preserve">and </w:t>
        </w:r>
      </w:ins>
      <w:del w:id="79" w:author="Jack Plummer" w:date="2022-10-21T10:19:00Z">
        <w:r w:rsidDel="007F4AD0">
          <w:rPr>
            <w:rFonts w:ascii="Georgia" w:hAnsi="Georgia"/>
          </w:rPr>
          <w:delText xml:space="preserve">which are inferred to be contributing to a continuing decline in habitat area, extent, and quality. Moreover, </w:delText>
        </w:r>
      </w:del>
      <w:r>
        <w:rPr>
          <w:rFonts w:ascii="Georgia" w:hAnsi="Georgia"/>
        </w:rPr>
        <w:t>the collection site</w:t>
      </w:r>
      <w:ins w:id="80" w:author="Jack Plummer" w:date="2022-10-21T10:20:00Z">
        <w:r w:rsidR="007F4AD0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 </w:t>
      </w:r>
      <w:ins w:id="81" w:author="Jack Plummer" w:date="2022-10-21T10:20:00Z">
        <w:r w:rsidR="007F4AD0">
          <w:rPr>
            <w:rFonts w:ascii="Georgia" w:hAnsi="Georgia"/>
          </w:rPr>
          <w:t>lie</w:t>
        </w:r>
      </w:ins>
      <w:del w:id="82" w:author="Jack Plummer" w:date="2022-10-21T10:20:00Z">
        <w:r w:rsidDel="007F4AD0">
          <w:rPr>
            <w:rFonts w:ascii="Georgia" w:hAnsi="Georgia"/>
          </w:rPr>
          <w:delText>is</w:delText>
        </w:r>
      </w:del>
      <w:r>
        <w:rPr>
          <w:rFonts w:ascii="Georgia" w:hAnsi="Georgia"/>
        </w:rPr>
        <w:t xml:space="preserve"> outside protected area</w:t>
      </w:r>
      <w:ins w:id="83" w:author="Jack Plummer" w:date="2022-10-21T10:20:00Z">
        <w:r w:rsidR="007F4AD0">
          <w:rPr>
            <w:rFonts w:ascii="Georgia" w:hAnsi="Georgia"/>
          </w:rPr>
          <w:t>s</w:t>
        </w:r>
      </w:ins>
      <w:r>
        <w:rPr>
          <w:rFonts w:ascii="Georgia" w:hAnsi="Georgia"/>
        </w:rPr>
        <w:t>.</w:t>
      </w:r>
    </w:p>
    <w:p w14:paraId="606925C1" w14:textId="77777777" w:rsidR="00000000" w:rsidRDefault="00000000">
      <w:pPr>
        <w:pStyle w:val="Heading2"/>
        <w:divId w:val="147760451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Threats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1"/>
        <w:gridCol w:w="740"/>
        <w:gridCol w:w="842"/>
        <w:gridCol w:w="842"/>
        <w:gridCol w:w="1155"/>
      </w:tblGrid>
      <w:tr w:rsidR="00000000" w14:paraId="072621EC" w14:textId="77777777">
        <w:trPr>
          <w:divId w:val="147760451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CDA3B0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B16395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EA22C8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E93D95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904C5D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Impact Score</w:t>
            </w:r>
          </w:p>
        </w:tc>
      </w:tr>
      <w:tr w:rsidR="00000000" w14:paraId="5B4AEF12" w14:textId="77777777">
        <w:trPr>
          <w:divId w:val="1477604515"/>
          <w:tblCellSpacing w:w="15" w:type="dxa"/>
        </w:trPr>
        <w:tc>
          <w:tcPr>
            <w:tcW w:w="0" w:type="auto"/>
            <w:vAlign w:val="center"/>
            <w:hideMark/>
          </w:tcPr>
          <w:p w14:paraId="5CF00E4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1.3. Residential &amp; commercial development -&gt; Tourism &amp; recreation areas</w:t>
            </w:r>
          </w:p>
        </w:tc>
        <w:tc>
          <w:tcPr>
            <w:tcW w:w="0" w:type="auto"/>
            <w:vAlign w:val="center"/>
            <w:hideMark/>
          </w:tcPr>
          <w:p w14:paraId="0060DF2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1F5DFD2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73C602D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E68888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4C85A594" w14:textId="77777777">
        <w:trPr>
          <w:divId w:val="1477604515"/>
          <w:tblCellSpacing w:w="15" w:type="dxa"/>
        </w:trPr>
        <w:tc>
          <w:tcPr>
            <w:tcW w:w="0" w:type="auto"/>
            <w:vAlign w:val="center"/>
            <w:hideMark/>
          </w:tcPr>
          <w:p w14:paraId="64C276A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2.1.1. Agriculture &amp; aquaculture -&gt; Annual &amp; perennial non-timber crops -&gt; Shifting agriculture</w:t>
            </w:r>
          </w:p>
        </w:tc>
        <w:tc>
          <w:tcPr>
            <w:tcW w:w="0" w:type="auto"/>
            <w:vAlign w:val="center"/>
            <w:hideMark/>
          </w:tcPr>
          <w:p w14:paraId="134FD5B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78C5B10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3254F8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969D7B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6A5DF5F6" w14:textId="77777777">
        <w:trPr>
          <w:divId w:val="1477604515"/>
          <w:tblCellSpacing w:w="15" w:type="dxa"/>
        </w:trPr>
        <w:tc>
          <w:tcPr>
            <w:tcW w:w="0" w:type="auto"/>
            <w:vAlign w:val="center"/>
            <w:hideMark/>
          </w:tcPr>
          <w:p w14:paraId="3E2E02A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2.1.2. Agriculture &amp; aquaculture -&gt; Annual &amp; perennial non-timber crops -&gt; Small-holder farming</w:t>
            </w:r>
          </w:p>
        </w:tc>
        <w:tc>
          <w:tcPr>
            <w:tcW w:w="0" w:type="auto"/>
            <w:vAlign w:val="center"/>
            <w:hideMark/>
          </w:tcPr>
          <w:p w14:paraId="062852A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53F79AE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CFF29C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3F35DB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3FC9A344" w14:textId="77777777">
        <w:trPr>
          <w:divId w:val="1477604515"/>
          <w:tblCellSpacing w:w="15" w:type="dxa"/>
        </w:trPr>
        <w:tc>
          <w:tcPr>
            <w:tcW w:w="0" w:type="auto"/>
            <w:vAlign w:val="center"/>
            <w:hideMark/>
          </w:tcPr>
          <w:p w14:paraId="31B1D41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6.3. Human intrusions &amp; disturbance -&gt; Work &amp; other activities</w:t>
            </w:r>
          </w:p>
        </w:tc>
        <w:tc>
          <w:tcPr>
            <w:tcW w:w="0" w:type="auto"/>
            <w:vAlign w:val="center"/>
            <w:hideMark/>
          </w:tcPr>
          <w:p w14:paraId="0E21EAD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463A2ED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122C81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E61FA3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</w:tbl>
    <w:p w14:paraId="35894F08" w14:textId="77777777" w:rsidR="00000000" w:rsidRDefault="00000000">
      <w:pPr>
        <w:pStyle w:val="Heading1"/>
        <w:divId w:val="1105538134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Conservation</w:t>
      </w:r>
    </w:p>
    <w:p w14:paraId="6FA9ABE3" w14:textId="4FC749EA" w:rsidR="00000000" w:rsidRDefault="00000000">
      <w:pPr>
        <w:pStyle w:val="NormalWeb"/>
        <w:divId w:val="1105538134"/>
        <w:rPr>
          <w:rFonts w:ascii="Georgia" w:hAnsi="Georgia"/>
        </w:rPr>
      </w:pPr>
      <w:r>
        <w:rPr>
          <w:rFonts w:ascii="Georgia" w:hAnsi="Georgia"/>
        </w:rPr>
        <w:t xml:space="preserve">This species is not known to be represented in </w:t>
      </w:r>
      <w:r>
        <w:rPr>
          <w:rStyle w:val="Emphasis"/>
          <w:rFonts w:ascii="Georgia" w:hAnsi="Georgia"/>
        </w:rPr>
        <w:t xml:space="preserve">ex situ </w:t>
      </w:r>
      <w:r>
        <w:rPr>
          <w:rFonts w:ascii="Georgia" w:hAnsi="Georgia"/>
        </w:rPr>
        <w:t>conservation in botanic gardens or gene bank</w:t>
      </w:r>
      <w:ins w:id="84" w:author="Jack Plummer" w:date="2022-10-21T10:20:00Z">
        <w:r w:rsidR="007F4AD0">
          <w:rPr>
            <w:rFonts w:ascii="Georgia" w:hAnsi="Georgia"/>
          </w:rPr>
          <w:t>s</w:t>
        </w:r>
      </w:ins>
      <w:del w:id="85" w:author="Jack Plummer" w:date="2022-10-21T10:20:00Z">
        <w:r w:rsidDel="007F4AD0">
          <w:rPr>
            <w:rFonts w:ascii="Georgia" w:hAnsi="Georgia"/>
          </w:rPr>
          <w:delText>.</w:delText>
        </w:r>
      </w:del>
      <w:r>
        <w:rPr>
          <w:rFonts w:ascii="Georgia" w:hAnsi="Georgia"/>
        </w:rPr>
        <w:t xml:space="preserve"> (BGCI 2022,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2022). This species has </w:t>
      </w:r>
      <w:ins w:id="86" w:author="Jack Plummer" w:date="2022-10-21T10:21:00Z">
        <w:r w:rsidR="007F4AD0">
          <w:rPr>
            <w:rFonts w:ascii="Georgia" w:hAnsi="Georgia"/>
          </w:rPr>
          <w:t xml:space="preserve">not </w:t>
        </w:r>
      </w:ins>
      <w:r>
        <w:rPr>
          <w:rFonts w:ascii="Georgia" w:hAnsi="Georgia"/>
        </w:rPr>
        <w:t xml:space="preserve">been recorded from </w:t>
      </w:r>
      <w:del w:id="87" w:author="Jack Plummer" w:date="2022-10-21T10:21:00Z">
        <w:r w:rsidDel="007F4AD0">
          <w:rPr>
            <w:rFonts w:ascii="Georgia" w:hAnsi="Georgia"/>
          </w:rPr>
          <w:delText>non-</w:delText>
        </w:r>
      </w:del>
      <w:r>
        <w:rPr>
          <w:rFonts w:ascii="Georgia" w:hAnsi="Georgia"/>
        </w:rPr>
        <w:t xml:space="preserve">protected areas. As the species is not known to be represented in </w:t>
      </w:r>
      <w:r>
        <w:rPr>
          <w:rStyle w:val="Emphasis"/>
          <w:rFonts w:ascii="Georgia" w:hAnsi="Georgia"/>
        </w:rPr>
        <w:t xml:space="preserve">ex situ </w:t>
      </w:r>
      <w:r>
        <w:rPr>
          <w:rFonts w:ascii="Georgia" w:hAnsi="Georgia"/>
        </w:rPr>
        <w:t>conservation, collection of germplasm from wild plants is recommended.</w:t>
      </w:r>
    </w:p>
    <w:p w14:paraId="5B341654" w14:textId="77777777" w:rsidR="00000000" w:rsidRDefault="00000000">
      <w:pPr>
        <w:pStyle w:val="Heading2"/>
        <w:divId w:val="110553813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Conservation Actions 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5160"/>
      </w:tblGrid>
      <w:tr w:rsidR="00000000" w14:paraId="67372BBC" w14:textId="77777777">
        <w:trPr>
          <w:divId w:val="110553813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8497FE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Occur in at least one PA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6BC0C7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70B51B5B" w14:textId="77777777">
        <w:trPr>
          <w:divId w:val="1105538134"/>
          <w:tblCellSpacing w:w="15" w:type="dxa"/>
        </w:trPr>
        <w:tc>
          <w:tcPr>
            <w:tcW w:w="0" w:type="auto"/>
            <w:vAlign w:val="center"/>
            <w:hideMark/>
          </w:tcPr>
          <w:p w14:paraId="4A95CAD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F92E055" w14:textId="3742AC8A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88" w:author="Jack Plummer" w:date="2022-10-21T10:21:00Z">
              <w:r w:rsidDel="007F4AD0">
                <w:rPr>
                  <w:rFonts w:ascii="Georgia" w:eastAsia="Times New Roman" w:hAnsi="Georgia"/>
                  <w:sz w:val="18"/>
                  <w:szCs w:val="18"/>
                </w:rPr>
                <w:delText>Recorded from non-protected</w:delText>
              </w:r>
            </w:del>
            <w:ins w:id="89" w:author="Jack Plummer" w:date="2022-10-21T10:21:00Z">
              <w:r w:rsidR="007F4AD0">
                <w:rPr>
                  <w:rFonts w:ascii="Georgia" w:eastAsia="Times New Roman" w:hAnsi="Georgia"/>
                  <w:sz w:val="18"/>
                  <w:szCs w:val="18"/>
                </w:rPr>
                <w:t>Not known from protected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area</w:t>
            </w:r>
            <w:ins w:id="90" w:author="Jack Plummer" w:date="2022-10-21T10:21:00Z">
              <w:r w:rsidR="007F4AD0">
                <w:rPr>
                  <w:rFonts w:ascii="Georgia" w:eastAsia="Times New Roman" w:hAnsi="Georgia"/>
                  <w:sz w:val="18"/>
                  <w:szCs w:val="18"/>
                </w:rPr>
                <w:t>ss</w:t>
              </w:r>
            </w:ins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>.</w:t>
            </w:r>
          </w:p>
        </w:tc>
      </w:tr>
    </w:tbl>
    <w:p w14:paraId="6EE76346" w14:textId="77777777" w:rsidR="00000000" w:rsidRDefault="00000000">
      <w:pPr>
        <w:divId w:val="1105538134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6609"/>
      </w:tblGrid>
      <w:tr w:rsidR="00000000" w14:paraId="7DDA701D" w14:textId="77777777">
        <w:trPr>
          <w:divId w:val="110553813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DD85FF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Subject to ex-situ conservation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0E5E04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74E67C0A" w14:textId="77777777">
        <w:trPr>
          <w:divId w:val="1105538134"/>
          <w:tblCellSpacing w:w="15" w:type="dxa"/>
        </w:trPr>
        <w:tc>
          <w:tcPr>
            <w:tcW w:w="0" w:type="auto"/>
            <w:vAlign w:val="center"/>
            <w:hideMark/>
          </w:tcPr>
          <w:p w14:paraId="400C04B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81CD364" w14:textId="7BE3067B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Not known to be represented in ex situ conservation in botanic gardens or gene bank</w:t>
            </w:r>
            <w:ins w:id="91" w:author="Jack Plummer" w:date="2022-10-21T10:21:00Z">
              <w:r w:rsidR="007F4AD0">
                <w:rPr>
                  <w:rFonts w:ascii="Georgia" w:eastAsia="Times New Roman" w:hAnsi="Georgia"/>
                  <w:sz w:val="18"/>
                  <w:szCs w:val="18"/>
                </w:rPr>
                <w:t>s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(BGCI 2022,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Genes</w:t>
            </w:r>
            <w:ins w:id="92" w:author="Jack Plummer" w:date="2022-10-21T10:21:00Z">
              <w:r w:rsidR="007F4AD0">
                <w:rPr>
                  <w:rFonts w:ascii="Georgia" w:eastAsia="Times New Roman" w:hAnsi="Georgia"/>
                  <w:sz w:val="18"/>
                  <w:szCs w:val="18"/>
                </w:rPr>
                <w:t>y</w:t>
              </w:r>
            </w:ins>
            <w:del w:id="93" w:author="Jack Plummer" w:date="2022-10-21T10:21:00Z">
              <w:r w:rsidDel="007F4AD0">
                <w:rPr>
                  <w:rFonts w:ascii="Georgia" w:eastAsia="Times New Roman" w:hAnsi="Georgia"/>
                  <w:sz w:val="18"/>
                  <w:szCs w:val="18"/>
                </w:rPr>
                <w:delText>t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>s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2022).</w:t>
            </w:r>
          </w:p>
        </w:tc>
      </w:tr>
    </w:tbl>
    <w:p w14:paraId="49318E3C" w14:textId="77777777" w:rsidR="00000000" w:rsidRDefault="00000000">
      <w:pPr>
        <w:pStyle w:val="Heading2"/>
        <w:divId w:val="110553813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Important Conservation Actions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7"/>
        <w:gridCol w:w="530"/>
      </w:tblGrid>
      <w:tr w:rsidR="00000000" w14:paraId="1A969729" w14:textId="77777777">
        <w:trPr>
          <w:divId w:val="110553813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D2A5E5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D72724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6C73D7FE" w14:textId="77777777">
        <w:trPr>
          <w:divId w:val="1105538134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E31CE6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1.1. Land/water protection -&gt; Site/area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7C8C67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4F6ED4D5" w14:textId="77777777">
        <w:trPr>
          <w:divId w:val="1105538134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3320DC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Land/water protection -&gt; Resource &amp; habitat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2486C4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2A19255F" w14:textId="77777777">
        <w:trPr>
          <w:divId w:val="1105538134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9E7BE9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3.4.1. Species management -&gt; Ex-situ conservation -&gt; Captive breeding/artificial propagation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A870D6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6253AB06" w14:textId="77777777">
        <w:trPr>
          <w:divId w:val="1105538134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1BB6CF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3.4.2. Species management -&gt; Ex-situ conservation -&gt; Genome resource bank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E5086E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ED4E8FC" w14:textId="77777777" w:rsidR="00000000" w:rsidRDefault="00000000">
      <w:pPr>
        <w:pStyle w:val="Heading2"/>
        <w:divId w:val="110553813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Research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000000" w14:paraId="225629AB" w14:textId="77777777">
        <w:trPr>
          <w:divId w:val="110553813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8FAE34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BEE5C4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0F31B448" w14:textId="77777777">
        <w:trPr>
          <w:divId w:val="1105538134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E8948D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3BCDB3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57A26D59" w14:textId="77777777">
        <w:trPr>
          <w:divId w:val="1105538134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0DDDA9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Research -&gt; Threats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A17A1A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6D1D880B" w14:textId="77777777">
        <w:trPr>
          <w:divId w:val="1105538134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D49CC2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Research -&gt; Actions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32A697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1249F700" w14:textId="77777777">
        <w:trPr>
          <w:divId w:val="1105538134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0F9119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3.1. Monitoring -&gt; Population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E23E66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1DFF5103" w14:textId="77777777">
        <w:trPr>
          <w:divId w:val="1105538134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A9573B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 Monitoring -&gt; Habitat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28546F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66D3A22D" w14:textId="77777777" w:rsidR="00000000" w:rsidRDefault="00000000">
      <w:pPr>
        <w:pStyle w:val="Heading1"/>
        <w:divId w:val="1060860784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Ecosystem Services</w:t>
      </w:r>
    </w:p>
    <w:p w14:paraId="60017A21" w14:textId="77777777" w:rsidR="00000000" w:rsidRDefault="00000000">
      <w:pPr>
        <w:pStyle w:val="Heading2"/>
        <w:divId w:val="106086078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Ecosystem Services Provided by the Species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12932C09" w14:textId="77777777">
        <w:trPr>
          <w:divId w:val="106086078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3B71F6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Insufficient Information Available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33C7CF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>All coded services should have an importance score of 5 - Not Known.</w:t>
            </w:r>
          </w:p>
        </w:tc>
      </w:tr>
      <w:tr w:rsidR="00000000" w14:paraId="4245BF4E" w14:textId="77777777">
        <w:trPr>
          <w:divId w:val="1060860784"/>
          <w:tblCellSpacing w:w="15" w:type="dxa"/>
        </w:trPr>
        <w:tc>
          <w:tcPr>
            <w:tcW w:w="0" w:type="auto"/>
            <w:vAlign w:val="center"/>
            <w:hideMark/>
          </w:tcPr>
          <w:p w14:paraId="330D050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5859F8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8C8F532" w14:textId="77777777" w:rsidR="00000000" w:rsidRDefault="00000000">
      <w:pPr>
        <w:pStyle w:val="Heading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Bibliography</w:t>
      </w:r>
    </w:p>
    <w:p w14:paraId="20733B2F" w14:textId="77777777" w:rsidR="00000000" w:rsidRDefault="00000000">
      <w:pPr>
        <w:pStyle w:val="NormalWeb"/>
        <w:divId w:val="837964189"/>
        <w:rPr>
          <w:rFonts w:ascii="Georgia" w:hAnsi="Georgia"/>
        </w:rPr>
      </w:pPr>
      <w:r>
        <w:rPr>
          <w:rFonts w:ascii="Georgia" w:hAnsi="Georgia"/>
        </w:rPr>
        <w:t xml:space="preserve">BGCI. 2022. Botanic Gardens Conservation International (BGCI) - </w:t>
      </w:r>
      <w:proofErr w:type="spellStart"/>
      <w:r>
        <w:rPr>
          <w:rFonts w:ascii="Georgia" w:hAnsi="Georgia"/>
        </w:rPr>
        <w:t>PlantSearch</w:t>
      </w:r>
      <w:proofErr w:type="spellEnd"/>
      <w:r>
        <w:rPr>
          <w:rFonts w:ascii="Georgia" w:hAnsi="Georgia"/>
        </w:rPr>
        <w:t xml:space="preserve">. Available at: </w:t>
      </w:r>
      <w:hyperlink r:id="rId9" w:history="1">
        <w:r>
          <w:rPr>
            <w:rStyle w:val="Hyperlink"/>
            <w:rFonts w:ascii="Georgia" w:hAnsi="Georgia"/>
          </w:rPr>
          <w:t>https://tools.bgci.org/plant_search.php</w:t>
        </w:r>
      </w:hyperlink>
      <w:r>
        <w:rPr>
          <w:rFonts w:ascii="Georgia" w:hAnsi="Georgia"/>
        </w:rPr>
        <w:t xml:space="preserve">. </w:t>
      </w:r>
    </w:p>
    <w:p w14:paraId="7FB24081" w14:textId="77777777" w:rsidR="00000000" w:rsidRDefault="00000000">
      <w:pPr>
        <w:pStyle w:val="NormalWeb"/>
        <w:divId w:val="837964189"/>
        <w:rPr>
          <w:rFonts w:ascii="Georgia" w:hAnsi="Georgia"/>
        </w:rPr>
      </w:pPr>
      <w:r>
        <w:rPr>
          <w:rFonts w:ascii="Georgia" w:hAnsi="Georgia"/>
        </w:rPr>
        <w:t xml:space="preserve">Bachman, S., Moat, J., Hill, A., de la Torre, J. and Scot, B. 2011. Supporting Red List threat assessments with </w:t>
      </w:r>
      <w:proofErr w:type="spellStart"/>
      <w:r>
        <w:rPr>
          <w:rFonts w:ascii="Georgia" w:hAnsi="Georgia"/>
        </w:rPr>
        <w:t>GeoCAT</w:t>
      </w:r>
      <w:proofErr w:type="spellEnd"/>
      <w:r>
        <w:rPr>
          <w:rFonts w:ascii="Georgia" w:hAnsi="Georgia"/>
        </w:rPr>
        <w:t xml:space="preserve">: Geospatial Conservation Assessment Tool. </w:t>
      </w:r>
      <w:proofErr w:type="spellStart"/>
      <w:r>
        <w:rPr>
          <w:rFonts w:ascii="Georgia" w:hAnsi="Georgia"/>
          <w:i/>
          <w:iCs/>
        </w:rPr>
        <w:t>ZooKeys</w:t>
      </w:r>
      <w:proofErr w:type="spellEnd"/>
      <w:r>
        <w:rPr>
          <w:rFonts w:ascii="Georgia" w:hAnsi="Georgia"/>
        </w:rPr>
        <w:t xml:space="preserve"> 150: 117-126.</w:t>
      </w:r>
    </w:p>
    <w:p w14:paraId="74618B2C" w14:textId="77777777" w:rsidR="00000000" w:rsidRDefault="00000000">
      <w:pPr>
        <w:pStyle w:val="NormalWeb"/>
        <w:divId w:val="837964189"/>
        <w:rPr>
          <w:rFonts w:ascii="Georgia" w:hAnsi="Georgia"/>
        </w:rPr>
      </w:pP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. 2022.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Global Portal on Plant Genetic Resources. Available at: </w:t>
      </w:r>
      <w:hyperlink r:id="rId10" w:history="1">
        <w:r>
          <w:rPr>
            <w:rStyle w:val="Hyperlink"/>
            <w:rFonts w:ascii="Georgia" w:hAnsi="Georgia"/>
          </w:rPr>
          <w:t>https://www.genesys-pgr.org/</w:t>
        </w:r>
      </w:hyperlink>
      <w:r>
        <w:rPr>
          <w:rFonts w:ascii="Georgia" w:hAnsi="Georgia"/>
        </w:rPr>
        <w:t xml:space="preserve">. </w:t>
      </w:r>
    </w:p>
    <w:p w14:paraId="5D250FFE" w14:textId="77777777" w:rsidR="00000000" w:rsidRDefault="00000000">
      <w:pPr>
        <w:pStyle w:val="NormalWeb"/>
        <w:divId w:val="837964189"/>
        <w:rPr>
          <w:rFonts w:ascii="Georgia" w:hAnsi="Georgia"/>
        </w:rPr>
      </w:pPr>
      <w:commentRangeStart w:id="94"/>
      <w:r>
        <w:rPr>
          <w:rFonts w:ascii="Georgia" w:hAnsi="Georgia"/>
        </w:rPr>
        <w:t>POWO. 2022. Plants of the World Online. Facilitated by the Royal Botanic Gardens, Kew. Available at: http://powo.science.kew.org/. (Accessed: 2022).</w:t>
      </w:r>
    </w:p>
    <w:p w14:paraId="71E36A99" w14:textId="77777777" w:rsidR="00151246" w:rsidRDefault="00000000">
      <w:pPr>
        <w:pStyle w:val="NormalWeb"/>
        <w:divId w:val="837964189"/>
        <w:rPr>
          <w:rFonts w:ascii="Georgia" w:hAnsi="Georgia"/>
        </w:rPr>
      </w:pPr>
      <w:proofErr w:type="spellStart"/>
      <w:r>
        <w:rPr>
          <w:rFonts w:ascii="Georgia" w:hAnsi="Georgia"/>
        </w:rPr>
        <w:t>Triboun</w:t>
      </w:r>
      <w:proofErr w:type="spellEnd"/>
      <w:r>
        <w:rPr>
          <w:rFonts w:ascii="Georgia" w:hAnsi="Georgia"/>
        </w:rPr>
        <w:t xml:space="preserve">, P. and Middleton, D.J. 2012. Twenty new species of </w:t>
      </w:r>
      <w:proofErr w:type="spellStart"/>
      <w:r>
        <w:rPr>
          <w:rFonts w:ascii="Georgia" w:hAnsi="Georgia"/>
        </w:rPr>
        <w:t>Paraboea</w:t>
      </w:r>
      <w:proofErr w:type="spellEnd"/>
      <w:r>
        <w:rPr>
          <w:rFonts w:ascii="Georgia" w:hAnsi="Georgia"/>
        </w:rPr>
        <w:t xml:space="preserve"> (</w:t>
      </w:r>
      <w:proofErr w:type="spellStart"/>
      <w:r>
        <w:rPr>
          <w:rFonts w:ascii="Georgia" w:hAnsi="Georgia"/>
        </w:rPr>
        <w:t>Gesneriaceae</w:t>
      </w:r>
      <w:proofErr w:type="spellEnd"/>
      <w:r>
        <w:rPr>
          <w:rFonts w:ascii="Georgia" w:hAnsi="Georgia"/>
        </w:rPr>
        <w:t xml:space="preserve">) from Thailand. </w:t>
      </w:r>
      <w:r>
        <w:rPr>
          <w:rFonts w:ascii="Georgia" w:hAnsi="Georgia"/>
          <w:i/>
          <w:iCs/>
        </w:rPr>
        <w:t>Gardens’ Bulletin Singapore</w:t>
      </w:r>
      <w:r>
        <w:rPr>
          <w:rFonts w:ascii="Georgia" w:hAnsi="Georgia"/>
        </w:rPr>
        <w:t xml:space="preserve"> 64(2): 333-370.</w:t>
      </w:r>
      <w:commentRangeEnd w:id="94"/>
      <w:r w:rsidR="007F4AD0">
        <w:rPr>
          <w:rStyle w:val="CommentReference"/>
        </w:rPr>
        <w:commentReference w:id="94"/>
      </w:r>
    </w:p>
    <w:sectPr w:rsidR="00151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ack Plummer" w:date="2022-10-21T10:14:00Z" w:initials="JP">
    <w:p w14:paraId="1932E9D6" w14:textId="77777777" w:rsidR="00DB1CA6" w:rsidRDefault="00DB1CA6" w:rsidP="00584925">
      <w:pPr>
        <w:pStyle w:val="CommentText"/>
      </w:pPr>
      <w:r>
        <w:rPr>
          <w:rStyle w:val="CommentReference"/>
        </w:rPr>
        <w:annotationRef/>
      </w:r>
      <w:r>
        <w:t>Can see that the two sites are close. However, it looks like the level of threat is very different at the two. Phu Tok looks like a major tourist attraction by comparison. I understand the  argument for one location, but if the level of threat is very different, two would perhaps be better = EN.</w:t>
      </w:r>
    </w:p>
  </w:comment>
  <w:comment w:id="3" w:author="Jack Plummer" w:date="2022-10-21T10:08:00Z" w:initials="JP">
    <w:p w14:paraId="207AB197" w14:textId="4E72835C" w:rsidR="00DB1CA6" w:rsidRDefault="00DB1CA6" w:rsidP="00102D4E">
      <w:pPr>
        <w:pStyle w:val="CommentText"/>
      </w:pPr>
      <w:r>
        <w:rPr>
          <w:rStyle w:val="CommentReference"/>
        </w:rPr>
        <w:annotationRef/>
      </w:r>
      <w:r>
        <w:t>Careful - should be 8 km2</w:t>
      </w:r>
    </w:p>
  </w:comment>
  <w:comment w:id="27" w:author="Jack Plummer" w:date="2022-10-21T10:18:00Z" w:initials="JP">
    <w:p w14:paraId="543482D2" w14:textId="77777777" w:rsidR="007F4AD0" w:rsidRDefault="007F4AD0" w:rsidP="00E70BFA">
      <w:pPr>
        <w:pStyle w:val="CommentText"/>
      </w:pPr>
      <w:r>
        <w:rPr>
          <w:rStyle w:val="CommentReference"/>
        </w:rPr>
        <w:annotationRef/>
      </w:r>
      <w:r>
        <w:t>50?</w:t>
      </w:r>
    </w:p>
  </w:comment>
  <w:comment w:id="48" w:author="Jack Plummer" w:date="2022-10-21T10:16:00Z" w:initials="JP">
    <w:p w14:paraId="3FDC33F3" w14:textId="2E163719" w:rsidR="00DB1CA6" w:rsidRDefault="00DB1CA6" w:rsidP="002D71E7">
      <w:pPr>
        <w:pStyle w:val="CommentText"/>
      </w:pPr>
      <w:r>
        <w:rPr>
          <w:rStyle w:val="CommentReference"/>
        </w:rPr>
        <w:annotationRef/>
      </w:r>
      <w:r>
        <w:t>The rate of development/trampling probably differs between these sites, so would be tempted to go with two locations.</w:t>
      </w:r>
    </w:p>
  </w:comment>
  <w:comment w:id="53" w:author="Jack Plummer" w:date="2022-10-21T10:17:00Z" w:initials="JP">
    <w:p w14:paraId="0015CBFF" w14:textId="77777777" w:rsidR="00DB1CA6" w:rsidRDefault="00DB1CA6" w:rsidP="00543172">
      <w:pPr>
        <w:pStyle w:val="CommentText"/>
      </w:pPr>
      <w:r>
        <w:rPr>
          <w:rStyle w:val="CommentReference"/>
        </w:rPr>
        <w:annotationRef/>
      </w:r>
      <w:r>
        <w:t>Remove if not using VU D2.</w:t>
      </w:r>
    </w:p>
  </w:comment>
  <w:comment w:id="64" w:author="Jack Plummer" w:date="2022-10-21T10:18:00Z" w:initials="JP">
    <w:p w14:paraId="1A3430A5" w14:textId="77777777" w:rsidR="007F4AD0" w:rsidRDefault="007F4AD0" w:rsidP="00960A6D">
      <w:pPr>
        <w:pStyle w:val="CommentText"/>
      </w:pPr>
      <w:r>
        <w:rPr>
          <w:rStyle w:val="CommentReference"/>
        </w:rPr>
        <w:annotationRef/>
      </w:r>
      <w:r>
        <w:t>Mention habit</w:t>
      </w:r>
    </w:p>
  </w:comment>
  <w:comment w:id="65" w:author="Jack Plummer" w:date="2022-10-21T10:20:00Z" w:initials="JP">
    <w:p w14:paraId="56195BC4" w14:textId="77777777" w:rsidR="007F4AD0" w:rsidRDefault="007F4AD0" w:rsidP="00384D58">
      <w:pPr>
        <w:pStyle w:val="CommentText"/>
      </w:pPr>
      <w:r>
        <w:rPr>
          <w:rStyle w:val="CommentReference"/>
        </w:rPr>
        <w:annotationRef/>
      </w:r>
      <w:r>
        <w:t>Perhaps also code rocky places</w:t>
      </w:r>
    </w:p>
  </w:comment>
  <w:comment w:id="73" w:author="Jack Plummer" w:date="2022-10-21T10:19:00Z" w:initials="JP">
    <w:p w14:paraId="2DB43D47" w14:textId="222535D2" w:rsidR="007F4AD0" w:rsidRDefault="007F4AD0" w:rsidP="00BF364B">
      <w:pPr>
        <w:pStyle w:val="CommentText"/>
      </w:pPr>
      <w:r>
        <w:rPr>
          <w:rStyle w:val="CommentReference"/>
        </w:rPr>
        <w:annotationRef/>
      </w:r>
      <w:r>
        <w:t>Remove</w:t>
      </w:r>
    </w:p>
  </w:comment>
  <w:comment w:id="94" w:author="Jack Plummer" w:date="2022-10-21T10:21:00Z" w:initials="JP">
    <w:p w14:paraId="2FFB0AF1" w14:textId="77777777" w:rsidR="007F4AD0" w:rsidRDefault="007F4AD0" w:rsidP="00AE431A">
      <w:pPr>
        <w:pStyle w:val="CommentText"/>
      </w:pPr>
      <w:r>
        <w:rPr>
          <w:rStyle w:val="CommentReference"/>
        </w:rPr>
        <w:annotationRef/>
      </w:r>
      <w:r>
        <w:t>Cite in assessment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932E9D6" w15:done="0"/>
  <w15:commentEx w15:paraId="207AB197" w15:done="0"/>
  <w15:commentEx w15:paraId="543482D2" w15:done="0"/>
  <w15:commentEx w15:paraId="3FDC33F3" w15:done="0"/>
  <w15:commentEx w15:paraId="0015CBFF" w15:done="0"/>
  <w15:commentEx w15:paraId="1A3430A5" w15:done="0"/>
  <w15:commentEx w15:paraId="56195BC4" w15:done="0"/>
  <w15:commentEx w15:paraId="2DB43D47" w15:done="0"/>
  <w15:commentEx w15:paraId="2FFB0A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FCEF79" w16cex:dateUtc="2022-10-21T09:14:00Z"/>
  <w16cex:commentExtensible w16cex:durableId="26FCEE1A" w16cex:dateUtc="2022-10-21T09:08:00Z"/>
  <w16cex:commentExtensible w16cex:durableId="26FCF05A" w16cex:dateUtc="2022-10-21T09:18:00Z"/>
  <w16cex:commentExtensible w16cex:durableId="26FCF007" w16cex:dateUtc="2022-10-21T09:16:00Z"/>
  <w16cex:commentExtensible w16cex:durableId="26FCF01D" w16cex:dateUtc="2022-10-21T09:17:00Z"/>
  <w16cex:commentExtensible w16cex:durableId="26FCF089" w16cex:dateUtc="2022-10-21T09:18:00Z"/>
  <w16cex:commentExtensible w16cex:durableId="26FCF0FA" w16cex:dateUtc="2022-10-21T09:20:00Z"/>
  <w16cex:commentExtensible w16cex:durableId="26FCF0B2" w16cex:dateUtc="2022-10-21T09:19:00Z"/>
  <w16cex:commentExtensible w16cex:durableId="26FCF135" w16cex:dateUtc="2022-10-21T09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932E9D6" w16cid:durableId="26FCEF79"/>
  <w16cid:commentId w16cid:paraId="207AB197" w16cid:durableId="26FCEE1A"/>
  <w16cid:commentId w16cid:paraId="543482D2" w16cid:durableId="26FCF05A"/>
  <w16cid:commentId w16cid:paraId="3FDC33F3" w16cid:durableId="26FCF007"/>
  <w16cid:commentId w16cid:paraId="0015CBFF" w16cid:durableId="26FCF01D"/>
  <w16cid:commentId w16cid:paraId="1A3430A5" w16cid:durableId="26FCF089"/>
  <w16cid:commentId w16cid:paraId="56195BC4" w16cid:durableId="26FCF0FA"/>
  <w16cid:commentId w16cid:paraId="2DB43D47" w16cid:durableId="26FCF0B2"/>
  <w16cid:commentId w16cid:paraId="2FFB0AF1" w16cid:durableId="26FCF13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CA6"/>
    <w:rsid w:val="00151246"/>
    <w:rsid w:val="007F4AD0"/>
    <w:rsid w:val="00DB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2E4094"/>
  <w15:chartTrackingRefBased/>
  <w15:docId w15:val="{BEF265BC-CF7D-4783-8BE3-3CE55C782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customStyle="1" w:styleId="fontstyle01">
    <w:name w:val="fontstyle01"/>
    <w:basedOn w:val="DefaultParagraphFont"/>
  </w:style>
  <w:style w:type="character" w:customStyle="1" w:styleId="redfont">
    <w:name w:val="redfont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B1C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1CA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1CA6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1C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1CA6"/>
    <w:rPr>
      <w:rFonts w:eastAsiaTheme="minorEastAsia"/>
      <w:b/>
      <w:bCs/>
    </w:rPr>
  </w:style>
  <w:style w:type="paragraph" w:styleId="Revision">
    <w:name w:val="Revision"/>
    <w:hidden/>
    <w:uiPriority w:val="99"/>
    <w:semiHidden/>
    <w:rsid w:val="00DB1CA6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627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8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4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5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0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8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1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4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5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6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9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09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4328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18" Type="http://schemas.openxmlformats.org/officeDocument/2006/relationships/customXml" Target="../customXml/item5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microsoft.com/office/2011/relationships/people" Target="people.xml"/><Relationship Id="rId17" Type="http://schemas.openxmlformats.org/officeDocument/2006/relationships/customXml" Target="../customXml/item4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5" Type="http://schemas.openxmlformats.org/officeDocument/2006/relationships/customXml" Target="../customXml/item2.xml"/><Relationship Id="rId10" Type="http://schemas.openxmlformats.org/officeDocument/2006/relationships/hyperlink" Target="https://www.genesys-pgr.org/" TargetMode="External"/><Relationship Id="rId4" Type="http://schemas.openxmlformats.org/officeDocument/2006/relationships/image" Target="file:///C:\Users\jpl10kg\Downloads\NBT_Batch3\resources\redListLogo.jpg" TargetMode="External"/><Relationship Id="rId9" Type="http://schemas.openxmlformats.org/officeDocument/2006/relationships/hyperlink" Target="https://tools.bgci.org/plant_search.php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F24C6F5-EF07-4570-9E61-78FFC63D7BFF}"/>
</file>

<file path=customXml/itemProps2.xml><?xml version="1.0" encoding="utf-8"?>
<ds:datastoreItem xmlns:ds="http://schemas.openxmlformats.org/officeDocument/2006/customXml" ds:itemID="{2F7E70C0-1669-4F1A-A39D-64FA5E88D6F7}"/>
</file>

<file path=customXml/itemProps3.xml><?xml version="1.0" encoding="utf-8"?>
<ds:datastoreItem xmlns:ds="http://schemas.openxmlformats.org/officeDocument/2006/customXml" ds:itemID="{594A9B4C-0820-412C-AF21-7345613A6A3B}"/>
</file>

<file path=customXml/itemProps4.xml><?xml version="1.0" encoding="utf-8"?>
<ds:datastoreItem xmlns:ds="http://schemas.openxmlformats.org/officeDocument/2006/customXml" ds:itemID="{EB038D8D-FA34-4B5C-8AE9-0003AEB3AC03}"/>
</file>

<file path=customXml/itemProps5.xml><?xml version="1.0" encoding="utf-8"?>
<ds:datastoreItem xmlns:ds="http://schemas.openxmlformats.org/officeDocument/2006/customXml" ds:itemID="{9BC5B3E0-C3D7-46B2-9C9F-6175EA9900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1252</Words>
  <Characters>7141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Paraboea lavandulodora</vt:lpstr>
    </vt:vector>
  </TitlesOfParts>
  <Company/>
  <LinksUpToDate>false</LinksUpToDate>
  <CharactersWithSpaces>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Paraboea lavandulodora</dc:title>
  <dc:subject/>
  <dc:creator>Jack Plummer</dc:creator>
  <cp:keywords/>
  <dc:description/>
  <cp:lastModifiedBy>Jack Plummer</cp:lastModifiedBy>
  <cp:revision>2</cp:revision>
  <dcterms:created xsi:type="dcterms:W3CDTF">2022-10-21T09:21:00Z</dcterms:created>
  <dcterms:modified xsi:type="dcterms:W3CDTF">2022-10-21T09:21:00Z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</Properties>
</file>