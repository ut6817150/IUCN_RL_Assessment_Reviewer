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8CB4A" w14:textId="77777777" w:rsidR="00BB1972" w:rsidRDefault="003842B3">
      <w:pPr>
        <w:jc w:val="center"/>
        <w:divId w:val="19551141"/>
        <w:rPr>
          <w:rFonts w:ascii="Georgia" w:eastAsia="Times New Roman" w:hAnsi="Georgia"/>
          <w:b/>
          <w:bCs/>
          <w:sz w:val="29"/>
          <w:szCs w:val="29"/>
        </w:rPr>
      </w:pPr>
      <w:r>
        <w:rPr>
          <w:rFonts w:ascii="Georgia" w:eastAsia="Times New Roman" w:hAnsi="Georgia"/>
          <w:b/>
          <w:bCs/>
          <w:sz w:val="29"/>
          <w:szCs w:val="29"/>
        </w:rPr>
        <w:t>Draft</w:t>
      </w:r>
    </w:p>
    <w:p w14:paraId="1FABB0D9" w14:textId="77777777" w:rsidR="00BB1972" w:rsidRDefault="003842B3">
      <w:pPr>
        <w:divId w:val="234900359"/>
        <w:rPr>
          <w:rFonts w:ascii="Georgia" w:eastAsia="Times New Roman" w:hAnsi="Georgia"/>
          <w:sz w:val="18"/>
          <w:szCs w:val="18"/>
        </w:rPr>
      </w:pPr>
      <w:r>
        <w:rPr>
          <w:rFonts w:ascii="Georgia" w:eastAsia="Times New Roman" w:hAnsi="Georgia"/>
          <w:noProof/>
          <w:sz w:val="18"/>
          <w:szCs w:val="18"/>
        </w:rPr>
        <w:drawing>
          <wp:inline distT="0" distB="0" distL="0" distR="0" wp14:anchorId="3BA49CF0" wp14:editId="352580E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18AC3BF1" w14:textId="77777777" w:rsidR="00BB1972" w:rsidRDefault="003842B3">
      <w:pPr>
        <w:shd w:val="clear" w:color="auto" w:fill="FFFFFF"/>
        <w:spacing w:before="100" w:beforeAutospacing="1" w:after="100" w:afterAutospacing="1"/>
        <w:jc w:val="right"/>
        <w:outlineLvl w:val="1"/>
        <w:divId w:val="234900359"/>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Gynoxys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sorataensis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Cuatrec</w:t>
      </w:r>
      <w:proofErr w:type="spellEnd"/>
      <w:r>
        <w:rPr>
          <w:rFonts w:ascii="Georgia" w:eastAsia="Times New Roman" w:hAnsi="Georgia"/>
          <w:b/>
          <w:bCs/>
          <w:color w:val="000000"/>
          <w:kern w:val="36"/>
          <w:sz w:val="29"/>
          <w:szCs w:val="29"/>
        </w:rPr>
        <w:t>.</w:t>
      </w:r>
    </w:p>
    <w:p w14:paraId="22844E7D" w14:textId="77777777" w:rsidR="00BB1972" w:rsidRDefault="003842B3">
      <w:pPr>
        <w:jc w:val="right"/>
        <w:divId w:val="234900359"/>
        <w:rPr>
          <w:rFonts w:ascii="Georgia" w:eastAsia="Times New Roman" w:hAnsi="Georgia"/>
          <w:sz w:val="18"/>
          <w:szCs w:val="18"/>
        </w:rPr>
      </w:pPr>
      <w:r>
        <w:rPr>
          <w:rFonts w:ascii="Georgia" w:eastAsia="Times New Roman" w:hAnsi="Georgia"/>
          <w:sz w:val="18"/>
          <w:szCs w:val="18"/>
        </w:rPr>
        <w:t xml:space="preserve">PLANTAE - TRACHEOPHYTA - MAGNOLIOPSIDA - ASTERALES - ASTERACEAE - </w:t>
      </w:r>
      <w:proofErr w:type="spellStart"/>
      <w:r>
        <w:rPr>
          <w:rFonts w:ascii="Georgia" w:eastAsia="Times New Roman" w:hAnsi="Georgia"/>
          <w:sz w:val="18"/>
          <w:szCs w:val="18"/>
        </w:rPr>
        <w:t>Gynoxys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sorataensis</w:t>
      </w:r>
      <w:proofErr w:type="spellEnd"/>
    </w:p>
    <w:p w14:paraId="48C3E541" w14:textId="77777777" w:rsidR="00BB1972" w:rsidRDefault="003842B3">
      <w:pPr>
        <w:pStyle w:val="NormalWeb"/>
        <w:divId w:val="51670059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BB1972" w14:paraId="6B156ADE" w14:textId="77777777">
        <w:trPr>
          <w:tblCellSpacing w:w="15" w:type="dxa"/>
          <w:jc w:val="center"/>
        </w:trPr>
        <w:tc>
          <w:tcPr>
            <w:tcW w:w="0" w:type="auto"/>
            <w:tcBorders>
              <w:bottom w:val="single" w:sz="6" w:space="0" w:color="000000"/>
            </w:tcBorders>
            <w:shd w:val="clear" w:color="auto" w:fill="BBBBBB"/>
            <w:vAlign w:val="center"/>
            <w:hideMark/>
          </w:tcPr>
          <w:p w14:paraId="1E3ED245" w14:textId="77777777" w:rsidR="00BB1972" w:rsidRDefault="003842B3">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BB1972" w14:paraId="51AAD06D" w14:textId="77777777">
        <w:trPr>
          <w:tblCellSpacing w:w="15" w:type="dxa"/>
          <w:jc w:val="center"/>
        </w:trPr>
        <w:tc>
          <w:tcPr>
            <w:tcW w:w="0" w:type="auto"/>
            <w:vAlign w:val="center"/>
            <w:hideMark/>
          </w:tcPr>
          <w:p w14:paraId="2FB1C3A1" w14:textId="77777777" w:rsidR="00BB1972" w:rsidRDefault="003842B3">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210AD6BE" w14:textId="77777777" w:rsidR="00BB1972" w:rsidRDefault="003842B3">
      <w:pPr>
        <w:pStyle w:val="Heading1"/>
        <w:divId w:val="137842658"/>
        <w:rPr>
          <w:rFonts w:ascii="Georgia" w:eastAsia="Times New Roman" w:hAnsi="Georgia"/>
          <w:sz w:val="29"/>
          <w:szCs w:val="29"/>
        </w:rPr>
      </w:pPr>
      <w:r>
        <w:rPr>
          <w:rFonts w:ascii="Georgia" w:eastAsia="Times New Roman" w:hAnsi="Georgia"/>
          <w:sz w:val="29"/>
          <w:szCs w:val="29"/>
        </w:rPr>
        <w:t>Red List Assessment</w:t>
      </w:r>
    </w:p>
    <w:p w14:paraId="37DCF524" w14:textId="77777777" w:rsidR="00BB1972" w:rsidRDefault="003842B3">
      <w:pPr>
        <w:pStyle w:val="Heading2"/>
        <w:divId w:val="137842658"/>
        <w:rPr>
          <w:rFonts w:ascii="Georgia" w:eastAsia="Times New Roman" w:hAnsi="Georgia"/>
          <w:sz w:val="27"/>
          <w:szCs w:val="27"/>
        </w:rPr>
      </w:pPr>
      <w:r>
        <w:rPr>
          <w:rFonts w:ascii="Georgia" w:eastAsia="Times New Roman" w:hAnsi="Georgia"/>
          <w:sz w:val="27"/>
          <w:szCs w:val="27"/>
        </w:rPr>
        <w:t>Assessment Information</w:t>
      </w:r>
    </w:p>
    <w:p w14:paraId="32B52FCF" w14:textId="77777777" w:rsidR="00BB1972" w:rsidRDefault="003842B3">
      <w:pPr>
        <w:pStyle w:val="NormalWeb"/>
        <w:divId w:val="137842658"/>
        <w:rPr>
          <w:rFonts w:ascii="Georgia" w:hAnsi="Georgia"/>
        </w:rPr>
      </w:pPr>
      <w:r>
        <w:rPr>
          <w:rStyle w:val="datalabel1"/>
          <w:rFonts w:ascii="Georgia" w:hAnsi="Georgia"/>
        </w:rPr>
        <w:t xml:space="preserve">Date of Assessment: </w:t>
      </w:r>
      <w:r>
        <w:rPr>
          <w:rFonts w:ascii="Georgia" w:hAnsi="Georgia"/>
        </w:rPr>
        <w:t>2023-09-29</w:t>
      </w:r>
    </w:p>
    <w:p w14:paraId="6BF7E7D8" w14:textId="77777777" w:rsidR="00BB1972" w:rsidRDefault="003842B3">
      <w:pPr>
        <w:pStyle w:val="NormalWeb"/>
        <w:divId w:val="137842658"/>
        <w:rPr>
          <w:rFonts w:ascii="Georgia" w:hAnsi="Georgia"/>
        </w:rPr>
      </w:pPr>
      <w:r>
        <w:rPr>
          <w:rStyle w:val="datalabel1"/>
          <w:rFonts w:ascii="Georgia" w:hAnsi="Georgia"/>
        </w:rPr>
        <w:t xml:space="preserve">Assessor(s): </w:t>
      </w:r>
      <w:r>
        <w:rPr>
          <w:rFonts w:ascii="Georgia" w:hAnsi="Georgia"/>
        </w:rPr>
        <w:t>Dicker, R.</w:t>
      </w:r>
    </w:p>
    <w:p w14:paraId="20864CE5" w14:textId="77777777" w:rsidR="00BB1972" w:rsidRDefault="003842B3">
      <w:pPr>
        <w:pStyle w:val="NormalWeb"/>
        <w:divId w:val="137842658"/>
        <w:rPr>
          <w:rFonts w:ascii="Georgia" w:hAnsi="Georgia"/>
        </w:rPr>
      </w:pPr>
      <w:r>
        <w:rPr>
          <w:rStyle w:val="datalabel1"/>
          <w:rFonts w:ascii="Georgia" w:hAnsi="Georgia"/>
        </w:rPr>
        <w:t xml:space="preserve">Contributor(s): </w:t>
      </w:r>
      <w:r>
        <w:rPr>
          <w:rFonts w:ascii="Georgia" w:hAnsi="Georgia"/>
        </w:rPr>
        <w:t>Plummer, J.</w:t>
      </w:r>
    </w:p>
    <w:p w14:paraId="5B40B7BE" w14:textId="77777777" w:rsidR="00BB1972" w:rsidRDefault="003842B3">
      <w:pPr>
        <w:pStyle w:val="NormalWeb"/>
        <w:divId w:val="137842658"/>
        <w:rPr>
          <w:rFonts w:ascii="Georgia" w:hAnsi="Georgia"/>
        </w:rPr>
      </w:pPr>
      <w:r>
        <w:rPr>
          <w:rStyle w:val="datalabel1"/>
          <w:rFonts w:ascii="Georgia" w:hAnsi="Georgia"/>
        </w:rPr>
        <w:t xml:space="preserve">Regions: </w:t>
      </w:r>
      <w:r>
        <w:rPr>
          <w:rFonts w:ascii="Georgia" w:hAnsi="Georgia"/>
        </w:rPr>
        <w:t>Global</w:t>
      </w:r>
    </w:p>
    <w:p w14:paraId="5CD5E9F6" w14:textId="77777777" w:rsidR="00BB1972" w:rsidRDefault="003842B3">
      <w:pPr>
        <w:pStyle w:val="Heading2"/>
        <w:divId w:val="137842658"/>
        <w:rPr>
          <w:rFonts w:ascii="Georgia" w:eastAsia="Times New Roman" w:hAnsi="Georgia"/>
          <w:sz w:val="27"/>
          <w:szCs w:val="27"/>
        </w:rPr>
      </w:pPr>
      <w:r>
        <w:rPr>
          <w:rFonts w:ascii="Georgia" w:eastAsia="Times New Roman" w:hAnsi="Georgia"/>
          <w:sz w:val="27"/>
          <w:szCs w:val="27"/>
        </w:rPr>
        <w:t>Assessment Rationale</w:t>
      </w:r>
    </w:p>
    <w:p w14:paraId="157D5876" w14:textId="4DB9CA71" w:rsidR="00BB1972" w:rsidRDefault="003842B3">
      <w:pPr>
        <w:pStyle w:val="NormalWeb"/>
        <w:divId w:val="137842658"/>
        <w:rPr>
          <w:rFonts w:ascii="Georgia" w:hAnsi="Georgia"/>
        </w:rPr>
      </w:pPr>
      <w:r>
        <w:rPr>
          <w:rFonts w:ascii="Georgia" w:hAnsi="Georgia"/>
        </w:rPr>
        <w:t xml:space="preserve">This species is endemic to Bolivia, where it is known to occur in the </w:t>
      </w:r>
      <w:proofErr w:type="spellStart"/>
      <w:r>
        <w:rPr>
          <w:rFonts w:ascii="Georgia" w:hAnsi="Georgia"/>
        </w:rPr>
        <w:t>Larcaja</w:t>
      </w:r>
      <w:proofErr w:type="spellEnd"/>
      <w:r>
        <w:rPr>
          <w:rFonts w:ascii="Georgia" w:hAnsi="Georgia"/>
        </w:rPr>
        <w:t xml:space="preserve"> province in the</w:t>
      </w:r>
      <w:r>
        <w:rPr>
          <w:rFonts w:ascii="Georgia" w:hAnsi="Georgia"/>
        </w:rPr>
        <w:t xml:space="preserve"> department of La Paz. It may occur in Peru</w:t>
      </w:r>
      <w:ins w:id="0" w:author="Jack Plummer" w:date="2023-10-06T16:53:00Z">
        <w:r w:rsidR="004F0C1D">
          <w:rPr>
            <w:rFonts w:ascii="Georgia" w:hAnsi="Georgia"/>
          </w:rPr>
          <w:t>,</w:t>
        </w:r>
      </w:ins>
      <w:r>
        <w:rPr>
          <w:rFonts w:ascii="Georgia" w:hAnsi="Georgia"/>
        </w:rPr>
        <w:t xml:space="preserve"> but the specimen could not be </w:t>
      </w:r>
      <w:commentRangeStart w:id="1"/>
      <w:r>
        <w:rPr>
          <w:rFonts w:ascii="Georgia" w:hAnsi="Georgia"/>
        </w:rPr>
        <w:t>verified</w:t>
      </w:r>
      <w:commentRangeEnd w:id="1"/>
      <w:r w:rsidR="001F34AE">
        <w:rPr>
          <w:rStyle w:val="CommentReference"/>
        </w:rPr>
        <w:commentReference w:id="1"/>
      </w:r>
      <w:r>
        <w:rPr>
          <w:rFonts w:ascii="Georgia" w:hAnsi="Georgia"/>
        </w:rPr>
        <w:t xml:space="preserve"> so has been excluded from the current assessment. The estimated extent of occur</w:t>
      </w:r>
      <w:ins w:id="2" w:author="Jack Plummer" w:date="2023-10-06T16:52:00Z">
        <w:r w:rsidR="004F0C1D">
          <w:rPr>
            <w:rFonts w:ascii="Georgia" w:hAnsi="Georgia"/>
          </w:rPr>
          <w:t>r</w:t>
        </w:r>
      </w:ins>
      <w:r>
        <w:rPr>
          <w:rFonts w:ascii="Georgia" w:hAnsi="Georgia"/>
        </w:rPr>
        <w:t>ence (EOO) of 12km</w:t>
      </w:r>
      <w:r>
        <w:rPr>
          <w:rFonts w:ascii="Georgia" w:hAnsi="Georgia"/>
          <w:vertAlign w:val="superscript"/>
        </w:rPr>
        <w:t>2</w:t>
      </w:r>
      <w:r>
        <w:rPr>
          <w:rFonts w:ascii="Georgia" w:hAnsi="Georgia"/>
        </w:rPr>
        <w:t> is below the Endangered threshold under criteri</w:t>
      </w:r>
      <w:del w:id="3" w:author="Jack Plummer" w:date="2023-10-06T16:53:00Z">
        <w:r w:rsidDel="001F34AE">
          <w:rPr>
            <w:rFonts w:ascii="Georgia" w:hAnsi="Georgia"/>
          </w:rPr>
          <w:delText>a</w:delText>
        </w:r>
      </w:del>
      <w:ins w:id="4" w:author="Jack Plummer" w:date="2023-10-06T16:53:00Z">
        <w:r w:rsidR="001F34AE">
          <w:rPr>
            <w:rFonts w:ascii="Georgia" w:hAnsi="Georgia"/>
          </w:rPr>
          <w:t>on</w:t>
        </w:r>
      </w:ins>
      <w:r>
        <w:rPr>
          <w:rFonts w:ascii="Georgia" w:hAnsi="Georgia"/>
        </w:rPr>
        <w:t xml:space="preserve"> B1. The estimated area of</w:t>
      </w:r>
      <w:r>
        <w:rPr>
          <w:rFonts w:ascii="Georgia" w:hAnsi="Georgia"/>
        </w:rPr>
        <w:t xml:space="preserve"> occur</w:t>
      </w:r>
      <w:ins w:id="5" w:author="Jack Plummer" w:date="2023-10-06T16:52:00Z">
        <w:r w:rsidR="004F0C1D">
          <w:rPr>
            <w:rFonts w:ascii="Georgia" w:hAnsi="Georgia"/>
          </w:rPr>
          <w:t>r</w:t>
        </w:r>
      </w:ins>
      <w:r>
        <w:rPr>
          <w:rFonts w:ascii="Georgia" w:hAnsi="Georgia"/>
        </w:rPr>
        <w:t>ence (AOO) of 12km</w:t>
      </w:r>
      <w:r>
        <w:rPr>
          <w:rFonts w:ascii="Georgia" w:hAnsi="Georgia"/>
          <w:vertAlign w:val="superscript"/>
        </w:rPr>
        <w:t>2</w:t>
      </w:r>
      <w:r>
        <w:rPr>
          <w:rFonts w:ascii="Georgia" w:hAnsi="Georgia"/>
        </w:rPr>
        <w:t xml:space="preserve"> is below the Endangered threshold under criterion B2. The species is known to occur in </w:t>
      </w:r>
      <w:ins w:id="6" w:author="Jack Plummer" w:date="2023-10-06T16:53:00Z">
        <w:r w:rsidR="001F34AE">
          <w:rPr>
            <w:rFonts w:ascii="Georgia" w:hAnsi="Georgia"/>
          </w:rPr>
          <w:t>three</w:t>
        </w:r>
      </w:ins>
      <w:del w:id="7" w:author="Jack Plummer" w:date="2023-10-06T16:53:00Z">
        <w:r w:rsidDel="001F34AE">
          <w:rPr>
            <w:rFonts w:ascii="Georgia" w:hAnsi="Georgia"/>
          </w:rPr>
          <w:delText>3</w:delText>
        </w:r>
      </w:del>
      <w:r>
        <w:rPr>
          <w:rFonts w:ascii="Georgia" w:hAnsi="Georgia"/>
        </w:rPr>
        <w:t xml:space="preserve"> locations where there is an inferred continuing decline in its extent and quality of habitat. The species is threatened by </w:t>
      </w:r>
      <w:proofErr w:type="spellStart"/>
      <w:r>
        <w:rPr>
          <w:rFonts w:ascii="Georgia" w:hAnsi="Georgia"/>
        </w:rPr>
        <w:t>agro</w:t>
      </w:r>
      <w:proofErr w:type="spellEnd"/>
      <w:r>
        <w:rPr>
          <w:rFonts w:ascii="Georgia" w:hAnsi="Georgia"/>
        </w:rPr>
        <w:t xml:space="preserve">-industry and </w:t>
      </w:r>
      <w:r>
        <w:rPr>
          <w:rFonts w:ascii="Georgia" w:hAnsi="Georgia"/>
        </w:rPr>
        <w:t xml:space="preserve">small holder farming, small holder </w:t>
      </w:r>
      <w:del w:id="8" w:author="Jack Plummer" w:date="2023-10-06T16:54:00Z">
        <w:r w:rsidDel="0077358E">
          <w:rPr>
            <w:rFonts w:ascii="Georgia" w:hAnsi="Georgia"/>
          </w:rPr>
          <w:delText xml:space="preserve">grazing </w:delText>
        </w:r>
      </w:del>
      <w:r>
        <w:rPr>
          <w:rFonts w:ascii="Georgia" w:hAnsi="Georgia"/>
        </w:rPr>
        <w:t>and nomadic grazing, residential development</w:t>
      </w:r>
      <w:ins w:id="9" w:author="Jack Plummer" w:date="2023-10-06T16:54:00Z">
        <w:r w:rsidR="0077358E">
          <w:rPr>
            <w:rFonts w:ascii="Georgia" w:hAnsi="Georgia"/>
          </w:rPr>
          <w:t>,</w:t>
        </w:r>
      </w:ins>
      <w:r>
        <w:rPr>
          <w:rFonts w:ascii="Georgia" w:hAnsi="Georgia"/>
        </w:rPr>
        <w:t xml:space="preserve"> and road construction. It is important to acknowledge that the AOO value is likely to be an underestimate due to the difficulty of obtaining comprehensive survey inform</w:t>
      </w:r>
      <w:r>
        <w:rPr>
          <w:rFonts w:ascii="Georgia" w:hAnsi="Georgia"/>
        </w:rPr>
        <w:t>ation. Nonetheless, the species is thought to be rare and the true AOO is suspected to not exceed the Endangered threshold of 500 km</w:t>
      </w:r>
      <w:r w:rsidRPr="001A6E8B">
        <w:rPr>
          <w:rFonts w:ascii="Georgia" w:hAnsi="Georgia"/>
          <w:vertAlign w:val="superscript"/>
          <w:rPrChange w:id="10" w:author="Jack Plummer" w:date="2023-10-06T16:55:00Z">
            <w:rPr>
              <w:rFonts w:ascii="Georgia" w:hAnsi="Georgia"/>
            </w:rPr>
          </w:rPrChange>
        </w:rPr>
        <w:t>2</w:t>
      </w:r>
      <w:r>
        <w:rPr>
          <w:rFonts w:ascii="Georgia" w:hAnsi="Georgia"/>
        </w:rPr>
        <w:t>. There is limited population information available, and so an assessment cannot be made under criteri</w:t>
      </w:r>
      <w:del w:id="11" w:author="Jack Plummer" w:date="2023-10-06T16:56:00Z">
        <w:r w:rsidDel="001A6E8B">
          <w:rPr>
            <w:rFonts w:ascii="Georgia" w:hAnsi="Georgia"/>
          </w:rPr>
          <w:delText>o</w:delText>
        </w:r>
        <w:r w:rsidDel="001A6E8B">
          <w:rPr>
            <w:rFonts w:ascii="Georgia" w:hAnsi="Georgia"/>
          </w:rPr>
          <w:delText>n</w:delText>
        </w:r>
      </w:del>
      <w:ins w:id="12" w:author="Jack Plummer" w:date="2023-10-06T16:56:00Z">
        <w:r w:rsidR="001A6E8B">
          <w:rPr>
            <w:rFonts w:ascii="Georgia" w:hAnsi="Georgia"/>
          </w:rPr>
          <w:t>a</w:t>
        </w:r>
      </w:ins>
      <w:r>
        <w:rPr>
          <w:rFonts w:ascii="Georgia" w:hAnsi="Georgia"/>
        </w:rPr>
        <w:t xml:space="preserve"> A, C, or D. Theref</w:t>
      </w:r>
      <w:r>
        <w:rPr>
          <w:rFonts w:ascii="Georgia" w:hAnsi="Georgia"/>
        </w:rPr>
        <w:t xml:space="preserve">ore, the species is assessed as Endangered </w:t>
      </w:r>
      <w:del w:id="13" w:author="Jack Plummer" w:date="2023-10-06T16:56:00Z">
        <w:r w:rsidDel="001A6E8B">
          <w:rPr>
            <w:rFonts w:ascii="Georgia" w:hAnsi="Georgia"/>
          </w:rPr>
          <w:delText xml:space="preserve">under criterion </w:delText>
        </w:r>
      </w:del>
      <w:r>
        <w:rPr>
          <w:rFonts w:ascii="Georgia" w:hAnsi="Georgia"/>
        </w:rPr>
        <w:t>B1ab(iii)+2ab(iii).</w:t>
      </w:r>
    </w:p>
    <w:p w14:paraId="04B77565" w14:textId="77777777" w:rsidR="00BB1972" w:rsidRDefault="003842B3">
      <w:pPr>
        <w:pStyle w:val="Heading1"/>
        <w:divId w:val="1131828477"/>
        <w:rPr>
          <w:rFonts w:ascii="Georgia" w:eastAsia="Times New Roman" w:hAnsi="Georgia"/>
          <w:sz w:val="29"/>
          <w:szCs w:val="29"/>
        </w:rPr>
      </w:pPr>
      <w:r>
        <w:rPr>
          <w:rFonts w:ascii="Georgia" w:eastAsia="Times New Roman" w:hAnsi="Georgia"/>
          <w:sz w:val="29"/>
          <w:szCs w:val="29"/>
        </w:rPr>
        <w:t>Distribution</w:t>
      </w:r>
    </w:p>
    <w:p w14:paraId="0D1F64F5"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Geographic Range</w:t>
      </w:r>
    </w:p>
    <w:p w14:paraId="0870C680" w14:textId="48E3E1BA" w:rsidR="00BB1972" w:rsidRDefault="003842B3">
      <w:pPr>
        <w:pStyle w:val="NormalWeb"/>
        <w:divId w:val="1131828477"/>
        <w:rPr>
          <w:rFonts w:ascii="Georgia" w:hAnsi="Georgia"/>
        </w:rPr>
      </w:pPr>
      <w:r>
        <w:rPr>
          <w:rFonts w:ascii="Georgia" w:hAnsi="Georgia"/>
        </w:rPr>
        <w:t xml:space="preserve">This species is endemic to Bolivia, where it is known to occur in the </w:t>
      </w:r>
      <w:commentRangeStart w:id="14"/>
      <w:proofErr w:type="spellStart"/>
      <w:r>
        <w:rPr>
          <w:rFonts w:ascii="Georgia" w:hAnsi="Georgia"/>
        </w:rPr>
        <w:t>Larecaja</w:t>
      </w:r>
      <w:commentRangeEnd w:id="14"/>
      <w:proofErr w:type="spellEnd"/>
      <w:r w:rsidR="00FF1F87">
        <w:rPr>
          <w:rStyle w:val="CommentReference"/>
        </w:rPr>
        <w:commentReference w:id="14"/>
      </w:r>
      <w:r>
        <w:rPr>
          <w:rFonts w:ascii="Georgia" w:hAnsi="Georgia"/>
        </w:rPr>
        <w:t xml:space="preserve"> province in the department of La Paz. It may occur in Peru</w:t>
      </w:r>
      <w:ins w:id="15" w:author="Jack Plummer" w:date="2023-10-06T16:56:00Z">
        <w:r w:rsidR="001A6E8B">
          <w:rPr>
            <w:rFonts w:ascii="Georgia" w:hAnsi="Georgia"/>
          </w:rPr>
          <w:t>,</w:t>
        </w:r>
      </w:ins>
      <w:r>
        <w:rPr>
          <w:rFonts w:ascii="Georgia" w:hAnsi="Georgia"/>
        </w:rPr>
        <w:t xml:space="preserve"> but the s</w:t>
      </w:r>
      <w:r>
        <w:rPr>
          <w:rFonts w:ascii="Georgia" w:hAnsi="Georgia"/>
        </w:rPr>
        <w:t xml:space="preserve">pecimen could not </w:t>
      </w:r>
      <w:commentRangeStart w:id="16"/>
      <w:r>
        <w:rPr>
          <w:rFonts w:ascii="Georgia" w:hAnsi="Georgia"/>
        </w:rPr>
        <w:t xml:space="preserve">be verified </w:t>
      </w:r>
      <w:commentRangeEnd w:id="16"/>
      <w:r w:rsidR="00FF1F87">
        <w:rPr>
          <w:rStyle w:val="CommentReference"/>
        </w:rPr>
        <w:commentReference w:id="16"/>
      </w:r>
      <w:r>
        <w:rPr>
          <w:rFonts w:ascii="Georgia" w:hAnsi="Georgia"/>
        </w:rPr>
        <w:t>so has been excluded from the current assessment. It has been found at elevations between 3,048 and 4,000 m asl.</w:t>
      </w:r>
    </w:p>
    <w:p w14:paraId="697BD884"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4"/>
        <w:gridCol w:w="6856"/>
      </w:tblGrid>
      <w:tr w:rsidR="00BB1972" w14:paraId="3B1D5299" w14:textId="77777777">
        <w:trPr>
          <w:divId w:val="1131828477"/>
          <w:tblCellSpacing w:w="15" w:type="dxa"/>
        </w:trPr>
        <w:tc>
          <w:tcPr>
            <w:tcW w:w="0" w:type="auto"/>
            <w:tcBorders>
              <w:bottom w:val="single" w:sz="6" w:space="0" w:color="000000"/>
            </w:tcBorders>
            <w:shd w:val="clear" w:color="auto" w:fill="BBBBBB"/>
            <w:vAlign w:val="center"/>
            <w:hideMark/>
          </w:tcPr>
          <w:p w14:paraId="4F2E2CC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397791B3"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B1972" w14:paraId="26050945" w14:textId="77777777">
        <w:trPr>
          <w:divId w:val="1131828477"/>
          <w:tblCellSpacing w:w="15" w:type="dxa"/>
        </w:trPr>
        <w:tc>
          <w:tcPr>
            <w:tcW w:w="0" w:type="auto"/>
            <w:vAlign w:val="center"/>
            <w:hideMark/>
          </w:tcPr>
          <w:p w14:paraId="6EF697D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052CE2CA"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Using GeoCAT software, the AOO was estimated from herbarium specimens using the sum of the 2 km x 2 km cells that the species occupied (Bachman </w:t>
            </w:r>
            <w:r>
              <w:rPr>
                <w:rFonts w:ascii="Georgia" w:eastAsia="Times New Roman" w:hAnsi="Georgia"/>
                <w:i/>
                <w:iCs/>
                <w:sz w:val="18"/>
                <w:szCs w:val="18"/>
              </w:rPr>
              <w:t>et al.</w:t>
            </w:r>
            <w:r>
              <w:rPr>
                <w:rFonts w:ascii="Georgia" w:eastAsia="Times New Roman" w:hAnsi="Georgia"/>
                <w:sz w:val="18"/>
                <w:szCs w:val="18"/>
              </w:rPr>
              <w:t xml:space="preserve"> 2011). However, this value is likely to be an underestimate.</w:t>
            </w:r>
          </w:p>
        </w:tc>
      </w:tr>
    </w:tbl>
    <w:p w14:paraId="2A416426"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52"/>
        <w:gridCol w:w="2100"/>
        <w:gridCol w:w="4958"/>
      </w:tblGrid>
      <w:tr w:rsidR="00BB1972" w14:paraId="444E86A7" w14:textId="77777777">
        <w:trPr>
          <w:divId w:val="1131828477"/>
          <w:tblCellSpacing w:w="15" w:type="dxa"/>
        </w:trPr>
        <w:tc>
          <w:tcPr>
            <w:tcW w:w="0" w:type="auto"/>
            <w:tcBorders>
              <w:bottom w:val="single" w:sz="6" w:space="0" w:color="000000"/>
            </w:tcBorders>
            <w:shd w:val="clear" w:color="auto" w:fill="BBBBBB"/>
            <w:vAlign w:val="center"/>
            <w:hideMark/>
          </w:tcPr>
          <w:p w14:paraId="29ABD59B"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Estimated extent</w:t>
            </w:r>
            <w:r>
              <w:rPr>
                <w:rFonts w:ascii="Georgia" w:eastAsia="Times New Roman" w:hAnsi="Georgia"/>
                <w:b/>
                <w:bCs/>
                <w:sz w:val="18"/>
                <w:szCs w:val="18"/>
              </w:rPr>
              <w:t xml:space="preserve"> of occurrence (EOO)- in km2</w:t>
            </w:r>
          </w:p>
        </w:tc>
        <w:tc>
          <w:tcPr>
            <w:tcW w:w="0" w:type="auto"/>
            <w:tcBorders>
              <w:bottom w:val="single" w:sz="6" w:space="0" w:color="000000"/>
            </w:tcBorders>
            <w:shd w:val="clear" w:color="auto" w:fill="BBBBBB"/>
            <w:vAlign w:val="center"/>
            <w:hideMark/>
          </w:tcPr>
          <w:p w14:paraId="402E5FF1"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4E238913"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B1972" w14:paraId="4458ED3F" w14:textId="77777777">
        <w:trPr>
          <w:divId w:val="1131828477"/>
          <w:tblCellSpacing w:w="15" w:type="dxa"/>
        </w:trPr>
        <w:tc>
          <w:tcPr>
            <w:tcW w:w="0" w:type="auto"/>
            <w:vAlign w:val="center"/>
            <w:hideMark/>
          </w:tcPr>
          <w:p w14:paraId="13908BF6" w14:textId="77777777" w:rsidR="00BB1972" w:rsidRDefault="003842B3">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2B56274C" w14:textId="77777777" w:rsidR="00BB1972" w:rsidRDefault="003842B3">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32E5AAA"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The extent of occurrence (EOO) was estimated using GeoCAT software to produce a minimum convex polygon encompassing all occurrence records from herbarium specimens (Bachman </w:t>
            </w:r>
            <w:r>
              <w:rPr>
                <w:rFonts w:ascii="Georgia" w:eastAsia="Times New Roman" w:hAnsi="Georgia"/>
                <w:i/>
                <w:iCs/>
                <w:sz w:val="18"/>
                <w:szCs w:val="18"/>
              </w:rPr>
              <w:t>et al.</w:t>
            </w:r>
            <w:r>
              <w:rPr>
                <w:rFonts w:ascii="Georgia" w:eastAsia="Times New Roman" w:hAnsi="Georgia"/>
                <w:sz w:val="18"/>
                <w:szCs w:val="18"/>
              </w:rPr>
              <w:t xml:space="preserve"> 2011).</w:t>
            </w:r>
          </w:p>
        </w:tc>
      </w:tr>
    </w:tbl>
    <w:p w14:paraId="22925A49"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35"/>
        <w:gridCol w:w="7275"/>
      </w:tblGrid>
      <w:tr w:rsidR="00BB1972" w14:paraId="2BB104B0" w14:textId="77777777">
        <w:trPr>
          <w:divId w:val="1131828477"/>
          <w:tblCellSpacing w:w="15" w:type="dxa"/>
        </w:trPr>
        <w:tc>
          <w:tcPr>
            <w:tcW w:w="0" w:type="auto"/>
            <w:tcBorders>
              <w:bottom w:val="single" w:sz="6" w:space="0" w:color="000000"/>
            </w:tcBorders>
            <w:shd w:val="clear" w:color="auto" w:fill="BBBBBB"/>
            <w:vAlign w:val="center"/>
            <w:hideMark/>
          </w:tcPr>
          <w:p w14:paraId="639E7889"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51830DB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B1972" w14:paraId="709151F2" w14:textId="77777777">
        <w:trPr>
          <w:divId w:val="1131828477"/>
          <w:tblCellSpacing w:w="15" w:type="dxa"/>
        </w:trPr>
        <w:tc>
          <w:tcPr>
            <w:tcW w:w="0" w:type="auto"/>
            <w:vAlign w:val="center"/>
            <w:hideMark/>
          </w:tcPr>
          <w:p w14:paraId="410D8F0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4035F1F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Based on threats presented by agricultural and livestock grazing practices, residential </w:t>
            </w:r>
            <w:proofErr w:type="gramStart"/>
            <w:r>
              <w:rPr>
                <w:rFonts w:ascii="Georgia" w:eastAsia="Times New Roman" w:hAnsi="Georgia"/>
                <w:sz w:val="18"/>
                <w:szCs w:val="18"/>
              </w:rPr>
              <w:t>development</w:t>
            </w:r>
            <w:proofErr w:type="gramEnd"/>
            <w:r>
              <w:rPr>
                <w:rFonts w:ascii="Georgia" w:eastAsia="Times New Roman" w:hAnsi="Georgia"/>
                <w:sz w:val="18"/>
                <w:szCs w:val="18"/>
              </w:rPr>
              <w:t xml:space="preserve"> and road construction.</w:t>
            </w:r>
          </w:p>
        </w:tc>
      </w:tr>
    </w:tbl>
    <w:p w14:paraId="1201A55B"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Elevation / Depth / Depth Zones</w:t>
      </w:r>
    </w:p>
    <w:p w14:paraId="64315206" w14:textId="77777777" w:rsidR="00BB1972" w:rsidRDefault="003842B3">
      <w:pPr>
        <w:pStyle w:val="NormalWeb"/>
        <w:divId w:val="1131828477"/>
        <w:rPr>
          <w:rFonts w:ascii="Georgia" w:hAnsi="Georgia"/>
        </w:rPr>
      </w:pPr>
      <w:r>
        <w:rPr>
          <w:rStyle w:val="datalabel1"/>
          <w:rFonts w:ascii="Georgia" w:hAnsi="Georgia"/>
        </w:rPr>
        <w:t xml:space="preserve">Elevation Lower Limit (in metres above sea level): </w:t>
      </w:r>
      <w:r>
        <w:rPr>
          <w:rFonts w:ascii="Georgia" w:hAnsi="Georgia"/>
        </w:rPr>
        <w:t>3048</w:t>
      </w:r>
    </w:p>
    <w:p w14:paraId="53249256" w14:textId="77777777" w:rsidR="00BB1972" w:rsidRDefault="003842B3">
      <w:pPr>
        <w:pStyle w:val="NormalWeb"/>
        <w:divId w:val="1131828477"/>
        <w:rPr>
          <w:rFonts w:ascii="Georgia" w:hAnsi="Georgia"/>
        </w:rPr>
      </w:pPr>
      <w:r>
        <w:rPr>
          <w:rStyle w:val="datalabel1"/>
          <w:rFonts w:ascii="Georgia" w:hAnsi="Georgia"/>
        </w:rPr>
        <w:t>Elevation Upper Limit (in metres above sea l</w:t>
      </w:r>
      <w:r>
        <w:rPr>
          <w:rStyle w:val="datalabel1"/>
          <w:rFonts w:ascii="Georgia" w:hAnsi="Georgia"/>
        </w:rPr>
        <w:t xml:space="preserve">evel): </w:t>
      </w:r>
      <w:r>
        <w:rPr>
          <w:rFonts w:ascii="Georgia" w:hAnsi="Georgia"/>
        </w:rPr>
        <w:t>4000</w:t>
      </w:r>
    </w:p>
    <w:p w14:paraId="3D0EC522"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8"/>
        <w:gridCol w:w="1147"/>
        <w:gridCol w:w="1716"/>
        <w:gridCol w:w="991"/>
        <w:gridCol w:w="1005"/>
        <w:gridCol w:w="1228"/>
        <w:gridCol w:w="1151"/>
        <w:gridCol w:w="1094"/>
      </w:tblGrid>
      <w:tr w:rsidR="00BB1972" w14:paraId="5C9FAA85" w14:textId="77777777">
        <w:trPr>
          <w:divId w:val="1131828477"/>
          <w:tblCellSpacing w:w="15" w:type="dxa"/>
        </w:trPr>
        <w:tc>
          <w:tcPr>
            <w:tcW w:w="0" w:type="auto"/>
            <w:tcBorders>
              <w:bottom w:val="single" w:sz="6" w:space="0" w:color="000000"/>
            </w:tcBorders>
            <w:shd w:val="clear" w:color="auto" w:fill="BBBBBB"/>
            <w:vAlign w:val="center"/>
            <w:hideMark/>
          </w:tcPr>
          <w:p w14:paraId="7AAD85A9"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DED9C34"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F8E61D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44B4A32"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76A2DA3"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F65BF6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D6B94C6"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3375408"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 xml:space="preserve">Date </w:t>
            </w:r>
            <w:r>
              <w:rPr>
                <w:rFonts w:ascii="Georgia" w:eastAsia="Times New Roman" w:hAnsi="Georgia"/>
                <w:b/>
                <w:bCs/>
                <w:sz w:val="18"/>
                <w:szCs w:val="18"/>
              </w:rPr>
              <w:t>restriction imposed:</w:t>
            </w:r>
          </w:p>
        </w:tc>
      </w:tr>
      <w:tr w:rsidR="00BB1972" w14:paraId="1EDDEDA3" w14:textId="77777777">
        <w:trPr>
          <w:divId w:val="1131828477"/>
          <w:tblCellSpacing w:w="15" w:type="dxa"/>
        </w:trPr>
        <w:tc>
          <w:tcPr>
            <w:tcW w:w="0" w:type="auto"/>
            <w:vAlign w:val="center"/>
            <w:hideMark/>
          </w:tcPr>
          <w:p w14:paraId="745D9491" w14:textId="77777777" w:rsidR="00BB1972" w:rsidRDefault="003842B3">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519803A"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E590D27" w14:textId="77777777" w:rsidR="00BB1972" w:rsidRDefault="003842B3">
            <w:pPr>
              <w:spacing w:after="75"/>
              <w:rPr>
                <w:rFonts w:ascii="Georgia" w:eastAsia="Times New Roman" w:hAnsi="Georgia"/>
                <w:sz w:val="18"/>
                <w:szCs w:val="18"/>
              </w:rPr>
            </w:pPr>
            <w:r>
              <w:rPr>
                <w:rFonts w:ascii="Georgia" w:eastAsia="Times New Roman" w:hAnsi="Georgia"/>
                <w:sz w:val="18"/>
                <w:szCs w:val="18"/>
              </w:rPr>
              <w:t>Map was created using point data from georeferenced herbarium specimens.</w:t>
            </w:r>
          </w:p>
        </w:tc>
        <w:tc>
          <w:tcPr>
            <w:tcW w:w="0" w:type="auto"/>
            <w:vAlign w:val="center"/>
            <w:hideMark/>
          </w:tcPr>
          <w:p w14:paraId="395A9A70"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3E38B8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B6CE03C"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AE332F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92801E8"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42F23D36" w14:textId="77777777" w:rsidR="00BB1972" w:rsidRDefault="003842B3">
      <w:pPr>
        <w:pStyle w:val="Heading2"/>
        <w:divId w:val="1131828477"/>
        <w:rPr>
          <w:rFonts w:ascii="Georgia" w:eastAsia="Times New Roman" w:hAnsi="Georgia"/>
          <w:sz w:val="27"/>
          <w:szCs w:val="27"/>
        </w:rPr>
      </w:pPr>
      <w:r>
        <w:rPr>
          <w:rFonts w:ascii="Georgia" w:eastAsia="Times New Roman" w:hAnsi="Georgia"/>
          <w:sz w:val="27"/>
          <w:szCs w:val="27"/>
        </w:rPr>
        <w:t>Biogeographic Realms</w:t>
      </w:r>
    </w:p>
    <w:p w14:paraId="622326E4" w14:textId="77777777" w:rsidR="00BB1972" w:rsidRDefault="003842B3">
      <w:pPr>
        <w:pStyle w:val="NormalWeb"/>
        <w:divId w:val="1131828477"/>
        <w:rPr>
          <w:rFonts w:ascii="Georgia" w:hAnsi="Georgia"/>
        </w:rPr>
      </w:pPr>
      <w:r>
        <w:rPr>
          <w:rStyle w:val="datalabel1"/>
          <w:rFonts w:ascii="Georgia" w:hAnsi="Georgia"/>
        </w:rPr>
        <w:t xml:space="preserve">Biogeographic Realm: </w:t>
      </w:r>
      <w:r>
        <w:rPr>
          <w:rFonts w:ascii="Georgia" w:hAnsi="Georgia"/>
        </w:rPr>
        <w:t>Neotropical</w:t>
      </w:r>
    </w:p>
    <w:p w14:paraId="7997F6B4" w14:textId="77777777" w:rsidR="00BB1972" w:rsidRDefault="003842B3">
      <w:pPr>
        <w:pStyle w:val="Heading1"/>
        <w:divId w:val="772897441"/>
        <w:rPr>
          <w:rFonts w:ascii="Georgia" w:eastAsia="Times New Roman" w:hAnsi="Georgia"/>
          <w:sz w:val="29"/>
          <w:szCs w:val="29"/>
        </w:rPr>
      </w:pPr>
      <w:r>
        <w:rPr>
          <w:rFonts w:ascii="Georgia" w:eastAsia="Times New Roman" w:hAnsi="Georgia"/>
          <w:sz w:val="29"/>
          <w:szCs w:val="29"/>
        </w:rPr>
        <w:t>Occurrence</w:t>
      </w:r>
    </w:p>
    <w:p w14:paraId="55E05D96" w14:textId="77777777" w:rsidR="00BB1972" w:rsidRDefault="003842B3">
      <w:pPr>
        <w:pStyle w:val="Heading2"/>
        <w:divId w:val="772897441"/>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28"/>
        <w:gridCol w:w="901"/>
        <w:gridCol w:w="657"/>
        <w:gridCol w:w="1430"/>
        <w:gridCol w:w="1154"/>
      </w:tblGrid>
      <w:tr w:rsidR="00BB1972" w14:paraId="36C1655A" w14:textId="77777777">
        <w:trPr>
          <w:divId w:val="772897441"/>
          <w:tblCellSpacing w:w="15" w:type="dxa"/>
        </w:trPr>
        <w:tc>
          <w:tcPr>
            <w:tcW w:w="0" w:type="auto"/>
            <w:tcBorders>
              <w:bottom w:val="single" w:sz="6" w:space="0" w:color="000000"/>
            </w:tcBorders>
            <w:shd w:val="clear" w:color="auto" w:fill="BBBBBB"/>
            <w:vAlign w:val="center"/>
            <w:hideMark/>
          </w:tcPr>
          <w:p w14:paraId="1B73299F"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C108258"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10652BAF"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4499784"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6466C9B"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BB1972" w14:paraId="7FCA716D" w14:textId="77777777">
        <w:trPr>
          <w:divId w:val="772897441"/>
          <w:tblCellSpacing w:w="15" w:type="dxa"/>
        </w:trPr>
        <w:tc>
          <w:tcPr>
            <w:tcW w:w="0" w:type="auto"/>
            <w:tcBorders>
              <w:bottom w:val="single" w:sz="6" w:space="0" w:color="CCCCCC"/>
            </w:tcBorders>
            <w:vAlign w:val="center"/>
            <w:hideMark/>
          </w:tcPr>
          <w:p w14:paraId="345A0EE1"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Bolivia, </w:t>
            </w:r>
            <w:proofErr w:type="spellStart"/>
            <w:r>
              <w:rPr>
                <w:rFonts w:ascii="Georgia" w:eastAsia="Times New Roman" w:hAnsi="Georgia"/>
                <w:sz w:val="18"/>
                <w:szCs w:val="18"/>
              </w:rPr>
              <w:t>Plurinational</w:t>
            </w:r>
            <w:proofErr w:type="spellEnd"/>
            <w:r>
              <w:rPr>
                <w:rFonts w:ascii="Georgia" w:eastAsia="Times New Roman" w:hAnsi="Georgia"/>
                <w:sz w:val="18"/>
                <w:szCs w:val="18"/>
              </w:rPr>
              <w:t xml:space="preserve"> State of</w:t>
            </w:r>
          </w:p>
        </w:tc>
        <w:tc>
          <w:tcPr>
            <w:tcW w:w="0" w:type="auto"/>
            <w:tcBorders>
              <w:bottom w:val="single" w:sz="6" w:space="0" w:color="CCCCCC"/>
            </w:tcBorders>
            <w:vAlign w:val="center"/>
            <w:hideMark/>
          </w:tcPr>
          <w:p w14:paraId="7DF997C4" w14:textId="77777777" w:rsidR="00BB1972" w:rsidRDefault="003842B3">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B4025B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6F41D3A"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E11E6A7"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Resident</w:t>
            </w:r>
          </w:p>
        </w:tc>
      </w:tr>
    </w:tbl>
    <w:p w14:paraId="146E5DDC" w14:textId="77777777" w:rsidR="00BB1972" w:rsidRDefault="003842B3">
      <w:pPr>
        <w:pStyle w:val="Heading1"/>
        <w:divId w:val="618340880"/>
        <w:rPr>
          <w:rFonts w:ascii="Georgia" w:eastAsia="Times New Roman" w:hAnsi="Georgia"/>
          <w:sz w:val="29"/>
          <w:szCs w:val="29"/>
        </w:rPr>
      </w:pPr>
      <w:r>
        <w:rPr>
          <w:rFonts w:ascii="Georgia" w:eastAsia="Times New Roman" w:hAnsi="Georgia"/>
          <w:sz w:val="29"/>
          <w:szCs w:val="29"/>
        </w:rPr>
        <w:t>Population</w:t>
      </w:r>
    </w:p>
    <w:p w14:paraId="69136CC1" w14:textId="77777777" w:rsidR="00BB1972" w:rsidRDefault="003842B3">
      <w:pPr>
        <w:pStyle w:val="NormalWeb"/>
        <w:divId w:val="618340880"/>
        <w:rPr>
          <w:rFonts w:ascii="Georgia" w:hAnsi="Georgia"/>
        </w:rPr>
      </w:pPr>
      <w:r>
        <w:rPr>
          <w:rFonts w:ascii="Georgia" w:hAnsi="Georgia"/>
        </w:rPr>
        <w:t xml:space="preserve">No numerical population information is available, and the current trend is unknown. The species is known from three herbarium specimens collected between 1851 and 1996. An </w:t>
      </w:r>
      <w:r>
        <w:rPr>
          <w:rFonts w:ascii="Georgia" w:hAnsi="Georgia"/>
        </w:rPr>
        <w:t>additional herbarium specimen has been excluded from the current assessment as it could not be verified. The species has been described as very locally frequent however it does occur within areas of land use and is not known to occur in any protected areas</w:t>
      </w:r>
      <w:r>
        <w:rPr>
          <w:rFonts w:ascii="Georgia" w:hAnsi="Georgia"/>
        </w:rPr>
        <w:t>, making it difficult to infer whether the species is stable or otherwise.</w:t>
      </w:r>
    </w:p>
    <w:p w14:paraId="29400BEB" w14:textId="77777777" w:rsidR="00BB1972" w:rsidRDefault="003842B3">
      <w:pPr>
        <w:pStyle w:val="Heading2"/>
        <w:divId w:val="618340880"/>
        <w:rPr>
          <w:rFonts w:ascii="Georgia" w:eastAsia="Times New Roman" w:hAnsi="Georgia"/>
          <w:sz w:val="27"/>
          <w:szCs w:val="27"/>
        </w:rPr>
      </w:pPr>
      <w:r>
        <w:rPr>
          <w:rFonts w:ascii="Georgia" w:eastAsia="Times New Roman" w:hAnsi="Georgia"/>
          <w:sz w:val="27"/>
          <w:szCs w:val="27"/>
        </w:rPr>
        <w:t>Population Information</w:t>
      </w:r>
    </w:p>
    <w:p w14:paraId="19160E1D" w14:textId="77777777" w:rsidR="00BB1972" w:rsidRDefault="003842B3">
      <w:pPr>
        <w:pStyle w:val="NormalWeb"/>
        <w:divId w:val="618340880"/>
        <w:rPr>
          <w:rFonts w:ascii="Georgia" w:hAnsi="Georgia"/>
        </w:rPr>
      </w:pPr>
      <w:r>
        <w:rPr>
          <w:rStyle w:val="datalabel1"/>
          <w:rFonts w:ascii="Georgia" w:hAnsi="Georgia"/>
        </w:rPr>
        <w:t xml:space="preserve">Current Population Trend: </w:t>
      </w:r>
      <w:r>
        <w:rPr>
          <w:rFonts w:ascii="Georgia" w:hAnsi="Georgia"/>
        </w:rPr>
        <w:t>Unknown</w:t>
      </w:r>
    </w:p>
    <w:p w14:paraId="7E283CE8" w14:textId="77777777" w:rsidR="00BB1972" w:rsidRDefault="003842B3">
      <w:pPr>
        <w:pStyle w:val="Heading1"/>
        <w:divId w:val="15230846"/>
        <w:rPr>
          <w:rFonts w:ascii="Georgia" w:eastAsia="Times New Roman" w:hAnsi="Georgia"/>
          <w:sz w:val="29"/>
          <w:szCs w:val="29"/>
        </w:rPr>
      </w:pPr>
      <w:r>
        <w:rPr>
          <w:rFonts w:ascii="Georgia" w:eastAsia="Times New Roman" w:hAnsi="Georgia"/>
          <w:sz w:val="29"/>
          <w:szCs w:val="29"/>
        </w:rPr>
        <w:t>Habitats and Ecology</w:t>
      </w:r>
    </w:p>
    <w:p w14:paraId="68B59055" w14:textId="66262DFE" w:rsidR="00BB1972" w:rsidRDefault="003842B3">
      <w:pPr>
        <w:pStyle w:val="NormalWeb"/>
        <w:divId w:val="15230846"/>
        <w:rPr>
          <w:rFonts w:ascii="Georgia" w:hAnsi="Georgia"/>
        </w:rPr>
      </w:pPr>
      <w:r>
        <w:rPr>
          <w:rFonts w:ascii="Georgia" w:hAnsi="Georgia"/>
        </w:rPr>
        <w:t xml:space="preserve">This species is a shrub or small tree reaching between 2 and 5 m in height with yellow ray florets and </w:t>
      </w:r>
      <w:r>
        <w:rPr>
          <w:rFonts w:ascii="Georgia" w:hAnsi="Georgia"/>
        </w:rPr>
        <w:t>opposite leaves which are dull green above and white beneath (</w:t>
      </w:r>
      <w:commentRangeStart w:id="17"/>
      <w:proofErr w:type="spellStart"/>
      <w:r w:rsidRPr="00743AEF">
        <w:rPr>
          <w:rStyle w:val="Emphasis"/>
          <w:rFonts w:ascii="Georgia" w:hAnsi="Georgia"/>
          <w:i w:val="0"/>
          <w:iCs w:val="0"/>
          <w:rPrChange w:id="18" w:author="Jack Plummer" w:date="2023-10-06T17:00:00Z">
            <w:rPr>
              <w:rStyle w:val="Emphasis"/>
              <w:rFonts w:ascii="Georgia" w:hAnsi="Georgia"/>
            </w:rPr>
          </w:rPrChange>
        </w:rPr>
        <w:t>Cuatrecasas</w:t>
      </w:r>
      <w:proofErr w:type="spellEnd"/>
      <w:del w:id="19" w:author="Jack Plummer" w:date="2023-10-06T16:59:00Z">
        <w:r w:rsidRPr="00743AEF" w:rsidDel="00743AEF">
          <w:rPr>
            <w:rStyle w:val="Emphasis"/>
            <w:rFonts w:ascii="Georgia" w:hAnsi="Georgia"/>
            <w:i w:val="0"/>
            <w:iCs w:val="0"/>
            <w:rPrChange w:id="20" w:author="Jack Plummer" w:date="2023-10-06T17:00:00Z">
              <w:rPr>
                <w:rStyle w:val="Emphasis"/>
                <w:rFonts w:ascii="Georgia" w:hAnsi="Georgia"/>
              </w:rPr>
            </w:rPrChange>
          </w:rPr>
          <w:delText>,</w:delText>
        </w:r>
      </w:del>
      <w:r w:rsidRPr="00743AEF">
        <w:rPr>
          <w:rStyle w:val="Emphasis"/>
          <w:rFonts w:ascii="Georgia" w:hAnsi="Georgia"/>
          <w:i w:val="0"/>
          <w:iCs w:val="0"/>
          <w:rPrChange w:id="21" w:author="Jack Plummer" w:date="2023-10-06T17:00:00Z">
            <w:rPr>
              <w:rStyle w:val="Emphasis"/>
              <w:rFonts w:ascii="Georgia" w:hAnsi="Georgia"/>
            </w:rPr>
          </w:rPrChange>
        </w:rPr>
        <w:t xml:space="preserve"> 1951</w:t>
      </w:r>
      <w:commentRangeEnd w:id="17"/>
      <w:r w:rsidR="00743AEF">
        <w:rPr>
          <w:rStyle w:val="CommentReference"/>
        </w:rPr>
        <w:commentReference w:id="17"/>
      </w:r>
      <w:r>
        <w:rPr>
          <w:rStyle w:val="Emphasis"/>
          <w:rFonts w:ascii="Georgia" w:hAnsi="Georgia"/>
        </w:rPr>
        <w:t>, Wood #11286 </w:t>
      </w:r>
      <w:r>
        <w:rPr>
          <w:rFonts w:ascii="Georgia" w:hAnsi="Georgia"/>
        </w:rPr>
        <w:t>(K)). It has been collected from high altitude dry hill grassland with scrub on steep slopes</w:t>
      </w:r>
      <w:ins w:id="22" w:author="Jack Plummer" w:date="2023-10-06T17:00:00Z">
        <w:r w:rsidR="00743AEF">
          <w:rPr>
            <w:rFonts w:ascii="Georgia" w:hAnsi="Georgia"/>
          </w:rPr>
          <w:t>,</w:t>
        </w:r>
      </w:ins>
      <w:r>
        <w:rPr>
          <w:rFonts w:ascii="Georgia" w:hAnsi="Georgia"/>
        </w:rPr>
        <w:t xml:space="preserve"> and in deep scrub-filled gullies (</w:t>
      </w:r>
      <w:r>
        <w:rPr>
          <w:rStyle w:val="Emphasis"/>
          <w:rFonts w:ascii="Georgia" w:hAnsi="Georgia"/>
        </w:rPr>
        <w:t>Wood #11286 </w:t>
      </w:r>
      <w:r>
        <w:rPr>
          <w:rFonts w:ascii="Georgia" w:hAnsi="Georgia"/>
        </w:rPr>
        <w:t>(K)).</w:t>
      </w:r>
    </w:p>
    <w:p w14:paraId="186EF70E" w14:textId="77777777" w:rsidR="00BB1972" w:rsidRDefault="003842B3">
      <w:pPr>
        <w:pStyle w:val="Heading2"/>
        <w:divId w:val="15230846"/>
        <w:rPr>
          <w:rFonts w:ascii="Georgia" w:eastAsia="Times New Roman" w:hAnsi="Georgia"/>
          <w:sz w:val="27"/>
          <w:szCs w:val="27"/>
        </w:rPr>
      </w:pPr>
      <w:r>
        <w:rPr>
          <w:rFonts w:ascii="Georgia" w:eastAsia="Times New Roman" w:hAnsi="Georgia"/>
          <w:sz w:val="27"/>
          <w:szCs w:val="27"/>
        </w:rPr>
        <w:t>IUCN Habitats Clas</w:t>
      </w:r>
      <w:r>
        <w:rPr>
          <w:rFonts w:ascii="Georgia" w:eastAsia="Times New Roman" w:hAnsi="Georgia"/>
          <w:sz w:val="27"/>
          <w:szCs w:val="27"/>
        </w:rPr>
        <w:t>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51"/>
        <w:gridCol w:w="763"/>
        <w:gridCol w:w="1020"/>
        <w:gridCol w:w="1876"/>
      </w:tblGrid>
      <w:tr w:rsidR="00BB1972" w14:paraId="0BE210D9" w14:textId="77777777">
        <w:trPr>
          <w:divId w:val="15230846"/>
          <w:tblCellSpacing w:w="15" w:type="dxa"/>
        </w:trPr>
        <w:tc>
          <w:tcPr>
            <w:tcW w:w="0" w:type="auto"/>
            <w:tcBorders>
              <w:bottom w:val="single" w:sz="6" w:space="0" w:color="000000"/>
            </w:tcBorders>
            <w:shd w:val="clear" w:color="auto" w:fill="BBBBBB"/>
            <w:vAlign w:val="center"/>
            <w:hideMark/>
          </w:tcPr>
          <w:p w14:paraId="74089652"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87BB783"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0D3BC97A"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9ACF93A"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BB1972" w14:paraId="47707675" w14:textId="77777777">
        <w:trPr>
          <w:divId w:val="15230846"/>
          <w:tblCellSpacing w:w="15" w:type="dxa"/>
        </w:trPr>
        <w:tc>
          <w:tcPr>
            <w:tcW w:w="0" w:type="auto"/>
            <w:tcBorders>
              <w:bottom w:val="single" w:sz="6" w:space="0" w:color="CCCCCC"/>
            </w:tcBorders>
            <w:vAlign w:val="center"/>
            <w:hideMark/>
          </w:tcPr>
          <w:p w14:paraId="7AAD0216" w14:textId="58EF918F" w:rsidR="00BB1972" w:rsidRDefault="003842B3">
            <w:pPr>
              <w:spacing w:after="75"/>
              <w:rPr>
                <w:rFonts w:ascii="Georgia" w:eastAsia="Times New Roman" w:hAnsi="Georgia"/>
                <w:sz w:val="18"/>
                <w:szCs w:val="18"/>
              </w:rPr>
            </w:pPr>
            <w:r>
              <w:rPr>
                <w:rFonts w:ascii="Georgia" w:eastAsia="Times New Roman" w:hAnsi="Georgia"/>
                <w:sz w:val="18"/>
                <w:szCs w:val="18"/>
              </w:rPr>
              <w:t xml:space="preserve">3.7. Shrubland -&gt; Shrubland </w:t>
            </w:r>
            <w:del w:id="23" w:author="Jack Plummer" w:date="2023-10-06T17:00:00Z">
              <w:r w:rsidDel="00743AEF">
                <w:rPr>
                  <w:rFonts w:ascii="Georgia" w:eastAsia="Times New Roman" w:hAnsi="Georgia"/>
                  <w:sz w:val="18"/>
                  <w:szCs w:val="18"/>
                </w:rPr>
                <w:delText>-</w:delText>
              </w:r>
            </w:del>
            <w:ins w:id="24" w:author="Jack Plummer" w:date="2023-10-06T17:00:00Z">
              <w:r w:rsidR="00743AEF">
                <w:rPr>
                  <w:rFonts w:ascii="Georgia" w:eastAsia="Times New Roman" w:hAnsi="Georgia"/>
                  <w:sz w:val="18"/>
                  <w:szCs w:val="18"/>
                </w:rPr>
                <w:t>–</w:t>
              </w:r>
            </w:ins>
            <w:r>
              <w:rPr>
                <w:rFonts w:ascii="Georgia" w:eastAsia="Times New Roman" w:hAnsi="Georgia"/>
                <w:sz w:val="18"/>
                <w:szCs w:val="18"/>
              </w:rPr>
              <w:t xml:space="preserve"> Subtropical/Tropical High Altitude</w:t>
            </w:r>
          </w:p>
        </w:tc>
        <w:tc>
          <w:tcPr>
            <w:tcW w:w="0" w:type="auto"/>
            <w:tcBorders>
              <w:bottom w:val="single" w:sz="6" w:space="0" w:color="CCCCCC"/>
            </w:tcBorders>
            <w:vAlign w:val="center"/>
            <w:hideMark/>
          </w:tcPr>
          <w:p w14:paraId="5A35FB1B"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63EF110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656DFC2F"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r w:rsidR="00BB1972" w14:paraId="29FBACB7" w14:textId="77777777">
        <w:trPr>
          <w:divId w:val="15230846"/>
          <w:tblCellSpacing w:w="15" w:type="dxa"/>
        </w:trPr>
        <w:tc>
          <w:tcPr>
            <w:tcW w:w="0" w:type="auto"/>
            <w:tcBorders>
              <w:bottom w:val="single" w:sz="6" w:space="0" w:color="CCCCCC"/>
            </w:tcBorders>
            <w:vAlign w:val="center"/>
            <w:hideMark/>
          </w:tcPr>
          <w:p w14:paraId="407D491C" w14:textId="6FC46A3D" w:rsidR="00BB1972" w:rsidRDefault="003842B3">
            <w:pPr>
              <w:spacing w:after="75"/>
              <w:rPr>
                <w:rFonts w:ascii="Georgia" w:eastAsia="Times New Roman" w:hAnsi="Georgia"/>
                <w:sz w:val="18"/>
                <w:szCs w:val="18"/>
              </w:rPr>
            </w:pPr>
            <w:r>
              <w:rPr>
                <w:rFonts w:ascii="Georgia" w:eastAsia="Times New Roman" w:hAnsi="Georgia"/>
                <w:sz w:val="18"/>
                <w:szCs w:val="18"/>
              </w:rPr>
              <w:t xml:space="preserve">4.7. Grassland -&gt; Grassland </w:t>
            </w:r>
            <w:del w:id="25" w:author="Jack Plummer" w:date="2023-10-06T17:00:00Z">
              <w:r w:rsidDel="00743AEF">
                <w:rPr>
                  <w:rFonts w:ascii="Georgia" w:eastAsia="Times New Roman" w:hAnsi="Georgia"/>
                  <w:sz w:val="18"/>
                  <w:szCs w:val="18"/>
                </w:rPr>
                <w:delText>-</w:delText>
              </w:r>
            </w:del>
            <w:ins w:id="26" w:author="Jack Plummer" w:date="2023-10-06T17:00:00Z">
              <w:r w:rsidR="00743AEF">
                <w:rPr>
                  <w:rFonts w:ascii="Georgia" w:eastAsia="Times New Roman" w:hAnsi="Georgia"/>
                  <w:sz w:val="18"/>
                  <w:szCs w:val="18"/>
                </w:rPr>
                <w:t>–</w:t>
              </w:r>
            </w:ins>
            <w:r>
              <w:rPr>
                <w:rFonts w:ascii="Georgia" w:eastAsia="Times New Roman" w:hAnsi="Georgia"/>
                <w:sz w:val="18"/>
                <w:szCs w:val="18"/>
              </w:rPr>
              <w:t xml:space="preserve"> Subtropical/Tropical High Altitude</w:t>
            </w:r>
          </w:p>
        </w:tc>
        <w:tc>
          <w:tcPr>
            <w:tcW w:w="0" w:type="auto"/>
            <w:tcBorders>
              <w:bottom w:val="single" w:sz="6" w:space="0" w:color="CCCCCC"/>
            </w:tcBorders>
            <w:vAlign w:val="center"/>
            <w:hideMark/>
          </w:tcPr>
          <w:p w14:paraId="216A9283"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0836F2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D4CE50C"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371DBA87" w14:textId="77777777" w:rsidR="00BB1972" w:rsidRDefault="003842B3">
      <w:pPr>
        <w:pStyle w:val="Heading2"/>
        <w:divId w:val="15230846"/>
        <w:rPr>
          <w:rFonts w:ascii="Georgia" w:eastAsia="Times New Roman" w:hAnsi="Georgia"/>
          <w:sz w:val="27"/>
          <w:szCs w:val="27"/>
        </w:rPr>
      </w:pPr>
      <w:r>
        <w:rPr>
          <w:rFonts w:ascii="Georgia" w:eastAsia="Times New Roman" w:hAnsi="Georgia"/>
          <w:sz w:val="27"/>
          <w:szCs w:val="27"/>
        </w:rPr>
        <w:t xml:space="preserve">Continuing </w:t>
      </w:r>
      <w:r>
        <w:rPr>
          <w:rFonts w:ascii="Georgia" w:eastAsia="Times New Roman" w:hAnsi="Georgia"/>
          <w:sz w:val="27"/>
          <w:szCs w:val="27"/>
        </w:rPr>
        <w:t>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59"/>
        <w:gridCol w:w="894"/>
        <w:gridCol w:w="6057"/>
      </w:tblGrid>
      <w:tr w:rsidR="00BB1972" w14:paraId="0AB77345" w14:textId="77777777">
        <w:trPr>
          <w:divId w:val="15230846"/>
          <w:tblCellSpacing w:w="15" w:type="dxa"/>
        </w:trPr>
        <w:tc>
          <w:tcPr>
            <w:tcW w:w="0" w:type="auto"/>
            <w:tcBorders>
              <w:bottom w:val="single" w:sz="6" w:space="0" w:color="000000"/>
            </w:tcBorders>
            <w:shd w:val="clear" w:color="auto" w:fill="BBBBBB"/>
            <w:vAlign w:val="center"/>
            <w:hideMark/>
          </w:tcPr>
          <w:p w14:paraId="0A89A2EA"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D3BA4A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427821D"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B1972" w14:paraId="4A7BCF05" w14:textId="77777777">
        <w:trPr>
          <w:divId w:val="15230846"/>
          <w:tblCellSpacing w:w="15" w:type="dxa"/>
        </w:trPr>
        <w:tc>
          <w:tcPr>
            <w:tcW w:w="0" w:type="auto"/>
            <w:vAlign w:val="center"/>
            <w:hideMark/>
          </w:tcPr>
          <w:p w14:paraId="3ACDE4A6" w14:textId="77777777" w:rsidR="00BB1972" w:rsidRDefault="003842B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7C99232" w14:textId="77777777" w:rsidR="00BB1972" w:rsidRDefault="003842B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AFA2C21" w14:textId="1A1206BE" w:rsidR="00BB1972" w:rsidRDefault="003842B3">
            <w:pPr>
              <w:spacing w:after="75"/>
              <w:rPr>
                <w:rFonts w:ascii="Georgia" w:eastAsia="Times New Roman" w:hAnsi="Georgia"/>
                <w:sz w:val="18"/>
                <w:szCs w:val="18"/>
              </w:rPr>
            </w:pPr>
            <w:r>
              <w:rPr>
                <w:rFonts w:ascii="Georgia" w:eastAsia="Times New Roman" w:hAnsi="Georgia"/>
                <w:sz w:val="18"/>
                <w:szCs w:val="18"/>
              </w:rPr>
              <w:t xml:space="preserve">The area and quality of suitable habitat available for this species is inferred to be declining due to threats including </w:t>
            </w:r>
            <w:r>
              <w:rPr>
                <w:rFonts w:ascii="Georgia" w:eastAsia="Times New Roman" w:hAnsi="Georgia"/>
                <w:sz w:val="18"/>
                <w:szCs w:val="18"/>
              </w:rPr>
              <w:t xml:space="preserve">smallholder and agroindustry agriculture as well as smallholder and nomadic grazing, residential </w:t>
            </w:r>
            <w:del w:id="27" w:author="Jack Plummer" w:date="2023-10-06T17:00:00Z">
              <w:r w:rsidDel="00743AEF">
                <w:rPr>
                  <w:rFonts w:ascii="Georgia" w:eastAsia="Times New Roman" w:hAnsi="Georgia"/>
                  <w:sz w:val="18"/>
                  <w:szCs w:val="18"/>
                </w:rPr>
                <w:delText>development</w:delText>
              </w:r>
            </w:del>
            <w:ins w:id="28" w:author="Jack Plummer" w:date="2023-10-06T17:00:00Z">
              <w:r w:rsidR="00743AEF">
                <w:rPr>
                  <w:rFonts w:ascii="Georgia" w:eastAsia="Times New Roman" w:hAnsi="Georgia"/>
                  <w:sz w:val="18"/>
                  <w:szCs w:val="18"/>
                </w:rPr>
                <w:t>development,</w:t>
              </w:r>
            </w:ins>
            <w:r>
              <w:rPr>
                <w:rFonts w:ascii="Georgia" w:eastAsia="Times New Roman" w:hAnsi="Georgia"/>
                <w:sz w:val="18"/>
                <w:szCs w:val="18"/>
              </w:rPr>
              <w:t xml:space="preserve"> and road construction.</w:t>
            </w:r>
          </w:p>
        </w:tc>
      </w:tr>
    </w:tbl>
    <w:p w14:paraId="0AC1D547" w14:textId="77777777" w:rsidR="00BB1972" w:rsidRDefault="003842B3">
      <w:pPr>
        <w:pStyle w:val="Heading2"/>
        <w:divId w:val="15230846"/>
        <w:rPr>
          <w:rFonts w:ascii="Georgia" w:eastAsia="Times New Roman" w:hAnsi="Georgia"/>
          <w:sz w:val="27"/>
          <w:szCs w:val="27"/>
        </w:rPr>
      </w:pPr>
      <w:r>
        <w:rPr>
          <w:rFonts w:ascii="Georgia" w:eastAsia="Times New Roman" w:hAnsi="Georgia"/>
          <w:sz w:val="27"/>
          <w:szCs w:val="27"/>
        </w:rPr>
        <w:t>Systems</w:t>
      </w:r>
    </w:p>
    <w:p w14:paraId="491FABD5" w14:textId="77777777" w:rsidR="00BB1972" w:rsidRDefault="003842B3">
      <w:pPr>
        <w:pStyle w:val="NormalWeb"/>
        <w:divId w:val="15230846"/>
        <w:rPr>
          <w:rFonts w:ascii="Georgia" w:hAnsi="Georgia"/>
        </w:rPr>
      </w:pPr>
      <w:r>
        <w:rPr>
          <w:rStyle w:val="datalabel1"/>
          <w:rFonts w:ascii="Georgia" w:hAnsi="Georgia"/>
        </w:rPr>
        <w:t xml:space="preserve">System: </w:t>
      </w:r>
      <w:r>
        <w:rPr>
          <w:rFonts w:ascii="Georgia" w:hAnsi="Georgia"/>
        </w:rPr>
        <w:t>Terrestrial</w:t>
      </w:r>
    </w:p>
    <w:p w14:paraId="5F0FD634" w14:textId="77777777" w:rsidR="00BB1972" w:rsidRDefault="003842B3">
      <w:pPr>
        <w:pStyle w:val="Heading2"/>
        <w:divId w:val="15230846"/>
        <w:rPr>
          <w:rFonts w:ascii="Georgia" w:eastAsia="Times New Roman" w:hAnsi="Georgia"/>
          <w:sz w:val="27"/>
          <w:szCs w:val="27"/>
        </w:rPr>
      </w:pPr>
      <w:r>
        <w:rPr>
          <w:rFonts w:ascii="Georgia" w:eastAsia="Times New Roman" w:hAnsi="Georgia"/>
          <w:sz w:val="27"/>
          <w:szCs w:val="27"/>
        </w:rPr>
        <w:t>Plant / Fungi Specific</w:t>
      </w:r>
    </w:p>
    <w:p w14:paraId="7D998232" w14:textId="77777777" w:rsidR="00BB1972" w:rsidRDefault="003842B3">
      <w:pPr>
        <w:pStyle w:val="NormalWeb"/>
        <w:divId w:val="15230846"/>
        <w:rPr>
          <w:rFonts w:ascii="Georgia" w:hAnsi="Georgia"/>
        </w:rPr>
      </w:pPr>
      <w:r>
        <w:rPr>
          <w:rStyle w:val="datalabel1"/>
          <w:rFonts w:ascii="Georgia" w:hAnsi="Georgia"/>
        </w:rPr>
        <w:lastRenderedPageBreak/>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BB1972" w14:paraId="6D31DAED" w14:textId="77777777">
        <w:trPr>
          <w:divId w:val="15230846"/>
          <w:tblCellSpacing w:w="15" w:type="dxa"/>
        </w:trPr>
        <w:tc>
          <w:tcPr>
            <w:tcW w:w="0" w:type="auto"/>
            <w:tcBorders>
              <w:bottom w:val="single" w:sz="6" w:space="0" w:color="000000"/>
            </w:tcBorders>
            <w:shd w:val="clear" w:color="auto" w:fill="BBBBBB"/>
            <w:vAlign w:val="center"/>
            <w:hideMark/>
          </w:tcPr>
          <w:p w14:paraId="0524BB4B"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BB1972" w14:paraId="5A955146" w14:textId="77777777">
        <w:trPr>
          <w:divId w:val="15230846"/>
          <w:tblCellSpacing w:w="15" w:type="dxa"/>
        </w:trPr>
        <w:tc>
          <w:tcPr>
            <w:tcW w:w="0" w:type="auto"/>
            <w:tcBorders>
              <w:bottom w:val="single" w:sz="6" w:space="0" w:color="CCCCCC"/>
            </w:tcBorders>
            <w:vAlign w:val="center"/>
            <w:hideMark/>
          </w:tcPr>
          <w:p w14:paraId="2CA89628"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Shrub - </w:t>
            </w:r>
            <w:r>
              <w:rPr>
                <w:rFonts w:ascii="Georgia" w:eastAsia="Times New Roman" w:hAnsi="Georgia"/>
                <w:sz w:val="18"/>
                <w:szCs w:val="18"/>
              </w:rPr>
              <w:t>large</w:t>
            </w:r>
          </w:p>
        </w:tc>
      </w:tr>
      <w:tr w:rsidR="00BB1972" w14:paraId="37065FE6" w14:textId="77777777">
        <w:trPr>
          <w:divId w:val="15230846"/>
          <w:tblCellSpacing w:w="15" w:type="dxa"/>
        </w:trPr>
        <w:tc>
          <w:tcPr>
            <w:tcW w:w="0" w:type="auto"/>
            <w:tcBorders>
              <w:bottom w:val="single" w:sz="6" w:space="0" w:color="CCCCCC"/>
            </w:tcBorders>
            <w:vAlign w:val="center"/>
            <w:hideMark/>
          </w:tcPr>
          <w:p w14:paraId="2D5BD4FB" w14:textId="77777777" w:rsidR="00BB1972" w:rsidRDefault="003842B3">
            <w:pPr>
              <w:spacing w:after="75"/>
              <w:rPr>
                <w:rFonts w:ascii="Georgia" w:eastAsia="Times New Roman" w:hAnsi="Georgia"/>
                <w:sz w:val="18"/>
                <w:szCs w:val="18"/>
              </w:rPr>
            </w:pPr>
            <w:r>
              <w:rPr>
                <w:rFonts w:ascii="Georgia" w:eastAsia="Times New Roman" w:hAnsi="Georgia"/>
                <w:sz w:val="18"/>
                <w:szCs w:val="18"/>
              </w:rPr>
              <w:t>Tree - small</w:t>
            </w:r>
          </w:p>
        </w:tc>
      </w:tr>
    </w:tbl>
    <w:p w14:paraId="0A99D5AC" w14:textId="77777777" w:rsidR="00BB1972" w:rsidRDefault="003842B3">
      <w:pPr>
        <w:pStyle w:val="Heading1"/>
        <w:divId w:val="14162788"/>
        <w:rPr>
          <w:rFonts w:ascii="Georgia" w:eastAsia="Times New Roman" w:hAnsi="Georgia"/>
          <w:sz w:val="29"/>
          <w:szCs w:val="29"/>
        </w:rPr>
      </w:pPr>
      <w:r>
        <w:rPr>
          <w:rFonts w:ascii="Georgia" w:eastAsia="Times New Roman" w:hAnsi="Georgia"/>
          <w:sz w:val="29"/>
          <w:szCs w:val="29"/>
        </w:rPr>
        <w:t>Use and Trade</w:t>
      </w:r>
    </w:p>
    <w:p w14:paraId="4AA6D62A" w14:textId="77777777" w:rsidR="00BB1972" w:rsidRDefault="003842B3">
      <w:pPr>
        <w:pStyle w:val="Heading2"/>
        <w:divId w:val="14162788"/>
        <w:rPr>
          <w:rFonts w:ascii="Georgia" w:eastAsia="Times New Roman" w:hAnsi="Georgia"/>
          <w:sz w:val="27"/>
          <w:szCs w:val="27"/>
        </w:rPr>
      </w:pPr>
      <w:r>
        <w:rPr>
          <w:rFonts w:ascii="Georgia" w:eastAsia="Times New Roman" w:hAnsi="Georgia"/>
          <w:sz w:val="27"/>
          <w:szCs w:val="27"/>
        </w:rPr>
        <w:t>General Use and Trade Information</w:t>
      </w:r>
    </w:p>
    <w:p w14:paraId="7D72E950" w14:textId="77777777" w:rsidR="00BB1972" w:rsidRDefault="003842B3">
      <w:pPr>
        <w:pStyle w:val="NormalWeb"/>
        <w:divId w:val="14162788"/>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3C6D9D05" w14:textId="77777777" w:rsidR="00BB1972" w:rsidRDefault="003842B3">
      <w:pPr>
        <w:pStyle w:val="NormalWeb"/>
        <w:divId w:val="14162788"/>
        <w:rPr>
          <w:rFonts w:ascii="Georgia" w:hAnsi="Georgia"/>
        </w:rPr>
      </w:pPr>
      <w:r>
        <w:rPr>
          <w:rFonts w:ascii="Georgia" w:hAnsi="Georgia"/>
        </w:rPr>
        <w:t>This species is not known to be utilised.</w:t>
      </w:r>
    </w:p>
    <w:p w14:paraId="542DA580" w14:textId="77777777" w:rsidR="00BB1972" w:rsidRDefault="003842B3">
      <w:pPr>
        <w:pStyle w:val="Heading1"/>
        <w:divId w:val="1937248794"/>
        <w:rPr>
          <w:rFonts w:ascii="Georgia" w:eastAsia="Times New Roman" w:hAnsi="Georgia"/>
          <w:sz w:val="29"/>
          <w:szCs w:val="29"/>
        </w:rPr>
      </w:pPr>
      <w:commentRangeStart w:id="29"/>
      <w:r>
        <w:rPr>
          <w:rFonts w:ascii="Georgia" w:eastAsia="Times New Roman" w:hAnsi="Georgia"/>
          <w:sz w:val="29"/>
          <w:szCs w:val="29"/>
        </w:rPr>
        <w:t>Threats</w:t>
      </w:r>
      <w:commentRangeEnd w:id="29"/>
      <w:r w:rsidR="00B00375">
        <w:rPr>
          <w:rStyle w:val="CommentReference"/>
          <w:b w:val="0"/>
          <w:bCs w:val="0"/>
          <w:color w:val="auto"/>
          <w:kern w:val="0"/>
        </w:rPr>
        <w:commentReference w:id="29"/>
      </w:r>
    </w:p>
    <w:p w14:paraId="763313C9" w14:textId="0288A354" w:rsidR="00BB1972" w:rsidRDefault="003842B3">
      <w:pPr>
        <w:pStyle w:val="NormalWeb"/>
        <w:divId w:val="1937248794"/>
        <w:rPr>
          <w:rFonts w:ascii="Georgia" w:hAnsi="Georgia"/>
        </w:rPr>
      </w:pPr>
      <w:commentRangeStart w:id="30"/>
      <w:r w:rsidRPr="00743AEF">
        <w:rPr>
          <w:rFonts w:ascii="Georgia" w:hAnsi="Georgia"/>
          <w:strike/>
          <w:rPrChange w:id="31" w:author="Jack Plummer" w:date="2023-10-06T17:00:00Z">
            <w:rPr>
              <w:rFonts w:ascii="Georgia" w:hAnsi="Georgia"/>
            </w:rPr>
          </w:rPrChange>
        </w:rPr>
        <w:t xml:space="preserve">This species is endemic to Bolivia, where it is known to occur in the </w:t>
      </w:r>
      <w:proofErr w:type="spellStart"/>
      <w:r w:rsidRPr="00743AEF">
        <w:rPr>
          <w:rFonts w:ascii="Georgia" w:hAnsi="Georgia"/>
          <w:strike/>
          <w:rPrChange w:id="32" w:author="Jack Plummer" w:date="2023-10-06T17:00:00Z">
            <w:rPr>
              <w:rFonts w:ascii="Georgia" w:hAnsi="Georgia"/>
            </w:rPr>
          </w:rPrChange>
        </w:rPr>
        <w:t>Larcaja</w:t>
      </w:r>
      <w:proofErr w:type="spellEnd"/>
      <w:r w:rsidRPr="00743AEF">
        <w:rPr>
          <w:rFonts w:ascii="Georgia" w:hAnsi="Georgia"/>
          <w:strike/>
          <w:rPrChange w:id="33" w:author="Jack Plummer" w:date="2023-10-06T17:00:00Z">
            <w:rPr>
              <w:rFonts w:ascii="Georgia" w:hAnsi="Georgia"/>
            </w:rPr>
          </w:rPrChange>
        </w:rPr>
        <w:t xml:space="preserve"> province in the </w:t>
      </w:r>
      <w:r w:rsidRPr="00743AEF">
        <w:rPr>
          <w:rFonts w:ascii="Georgia" w:hAnsi="Georgia"/>
          <w:strike/>
          <w:rPrChange w:id="34" w:author="Jack Plummer" w:date="2023-10-06T17:00:00Z">
            <w:rPr>
              <w:rFonts w:ascii="Georgia" w:hAnsi="Georgia"/>
            </w:rPr>
          </w:rPrChange>
        </w:rPr>
        <w:t xml:space="preserve">department of La Paz. It may occur in </w:t>
      </w:r>
      <w:proofErr w:type="gramStart"/>
      <w:r w:rsidRPr="00743AEF">
        <w:rPr>
          <w:rFonts w:ascii="Georgia" w:hAnsi="Georgia"/>
          <w:strike/>
          <w:rPrChange w:id="35" w:author="Jack Plummer" w:date="2023-10-06T17:00:00Z">
            <w:rPr>
              <w:rFonts w:ascii="Georgia" w:hAnsi="Georgia"/>
            </w:rPr>
          </w:rPrChange>
        </w:rPr>
        <w:t>Peru</w:t>
      </w:r>
      <w:proofErr w:type="gramEnd"/>
      <w:r w:rsidRPr="00743AEF">
        <w:rPr>
          <w:rFonts w:ascii="Georgia" w:hAnsi="Georgia"/>
          <w:strike/>
          <w:rPrChange w:id="36" w:author="Jack Plummer" w:date="2023-10-06T17:00:00Z">
            <w:rPr>
              <w:rFonts w:ascii="Georgia" w:hAnsi="Georgia"/>
            </w:rPr>
          </w:rPrChange>
        </w:rPr>
        <w:t xml:space="preserve"> but the specimen could not be verified so has been excluded from the current assessment.</w:t>
      </w:r>
      <w:r>
        <w:rPr>
          <w:rFonts w:ascii="Georgia" w:hAnsi="Georgia"/>
        </w:rPr>
        <w:t xml:space="preserve"> </w:t>
      </w:r>
      <w:commentRangeEnd w:id="30"/>
      <w:r w:rsidR="00743AEF">
        <w:rPr>
          <w:rStyle w:val="CommentReference"/>
        </w:rPr>
        <w:commentReference w:id="30"/>
      </w:r>
      <w:r>
        <w:rPr>
          <w:rFonts w:ascii="Georgia" w:hAnsi="Georgia"/>
        </w:rPr>
        <w:t>Satellite imagery shows evidence of habitat degradation at all of the</w:t>
      </w:r>
      <w:ins w:id="37" w:author="Jack Plummer" w:date="2023-10-06T17:01:00Z">
        <w:r w:rsidR="00743AEF">
          <w:rPr>
            <w:rFonts w:ascii="Georgia" w:hAnsi="Georgia"/>
          </w:rPr>
          <w:t xml:space="preserve"> known</w:t>
        </w:r>
      </w:ins>
      <w:r>
        <w:rPr>
          <w:rFonts w:ascii="Georgia" w:hAnsi="Georgia"/>
        </w:rPr>
        <w:t xml:space="preserve"> collection </w:t>
      </w:r>
      <w:proofErr w:type="gramStart"/>
      <w:r>
        <w:rPr>
          <w:rFonts w:ascii="Georgia" w:hAnsi="Georgia"/>
        </w:rPr>
        <w:t>sites</w:t>
      </w:r>
      <w:proofErr w:type="gramEnd"/>
      <w:r>
        <w:rPr>
          <w:rFonts w:ascii="Georgia" w:hAnsi="Georgia"/>
        </w:rPr>
        <w:t xml:space="preserve"> and it is inferred that the main ongo</w:t>
      </w:r>
      <w:r>
        <w:rPr>
          <w:rFonts w:ascii="Georgia" w:hAnsi="Georgia"/>
        </w:rPr>
        <w:t xml:space="preserve">ing threats include </w:t>
      </w:r>
      <w:proofErr w:type="spellStart"/>
      <w:r>
        <w:rPr>
          <w:rFonts w:ascii="Georgia" w:hAnsi="Georgia"/>
        </w:rPr>
        <w:t>agro</w:t>
      </w:r>
      <w:proofErr w:type="spellEnd"/>
      <w:r>
        <w:rPr>
          <w:rFonts w:ascii="Georgia" w:hAnsi="Georgia"/>
        </w:rPr>
        <w:t>-industry and small holder farming and both small holder and nomadic grazing, in addition to residential development and road construction largely associated with the small town of Sorata (Google Earth 2023).</w:t>
      </w:r>
    </w:p>
    <w:p w14:paraId="208B02A1" w14:textId="77777777" w:rsidR="00BB1972" w:rsidRDefault="003842B3">
      <w:pPr>
        <w:pStyle w:val="Heading2"/>
        <w:divId w:val="1937248794"/>
        <w:rPr>
          <w:rFonts w:ascii="Georgia" w:eastAsia="Times New Roman" w:hAnsi="Georgia"/>
          <w:sz w:val="27"/>
          <w:szCs w:val="27"/>
        </w:rPr>
      </w:pPr>
      <w:r>
        <w:rPr>
          <w:rFonts w:ascii="Georgia" w:eastAsia="Times New Roman" w:hAnsi="Georgia"/>
          <w:sz w:val="27"/>
          <w:szCs w:val="27"/>
        </w:rPr>
        <w:t xml:space="preserve">Threats Classification </w:t>
      </w:r>
      <w:r>
        <w:rPr>
          <w:rFonts w:ascii="Georgia" w:eastAsia="Times New Roman" w:hAnsi="Georgia"/>
          <w:sz w:val="27"/>
          <w:szCs w:val="27"/>
        </w:rPr>
        <w:t>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59"/>
        <w:gridCol w:w="740"/>
        <w:gridCol w:w="1196"/>
        <w:gridCol w:w="2015"/>
      </w:tblGrid>
      <w:tr w:rsidR="00BB1972" w14:paraId="3DD4DFA2" w14:textId="77777777">
        <w:trPr>
          <w:divId w:val="1937248794"/>
          <w:tblCellSpacing w:w="15" w:type="dxa"/>
        </w:trPr>
        <w:tc>
          <w:tcPr>
            <w:tcW w:w="0" w:type="auto"/>
            <w:tcBorders>
              <w:bottom w:val="single" w:sz="6" w:space="0" w:color="000000"/>
            </w:tcBorders>
            <w:shd w:val="clear" w:color="auto" w:fill="BBBBBB"/>
            <w:vAlign w:val="center"/>
            <w:hideMark/>
          </w:tcPr>
          <w:p w14:paraId="0FF090AA"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AEA89C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2B342DF"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221940BA"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Severity</w:t>
            </w:r>
          </w:p>
        </w:tc>
      </w:tr>
      <w:tr w:rsidR="00BB1972" w14:paraId="67A40F78" w14:textId="77777777">
        <w:trPr>
          <w:divId w:val="1937248794"/>
          <w:tblCellSpacing w:w="15" w:type="dxa"/>
        </w:trPr>
        <w:tc>
          <w:tcPr>
            <w:tcW w:w="0" w:type="auto"/>
            <w:vAlign w:val="center"/>
            <w:hideMark/>
          </w:tcPr>
          <w:p w14:paraId="2A942F4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11E79AE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D2F5CE5" w14:textId="77777777" w:rsidR="00BB1972" w:rsidRDefault="003842B3">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1D0BC57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Rapid Declines</w:t>
            </w:r>
          </w:p>
        </w:tc>
      </w:tr>
      <w:tr w:rsidR="00BB1972" w14:paraId="227AEAB3" w14:textId="77777777">
        <w:trPr>
          <w:divId w:val="1937248794"/>
          <w:tblCellSpacing w:w="15" w:type="dxa"/>
        </w:trPr>
        <w:tc>
          <w:tcPr>
            <w:tcW w:w="0" w:type="auto"/>
            <w:vAlign w:val="center"/>
            <w:hideMark/>
          </w:tcPr>
          <w:p w14:paraId="1BF25E3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3C16165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664BD36"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Whole (&gt;90%)</w:t>
            </w:r>
          </w:p>
        </w:tc>
        <w:tc>
          <w:tcPr>
            <w:tcW w:w="0" w:type="auto"/>
            <w:vAlign w:val="center"/>
            <w:hideMark/>
          </w:tcPr>
          <w:p w14:paraId="51BB88C6"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Rapid Declines</w:t>
            </w:r>
          </w:p>
        </w:tc>
      </w:tr>
      <w:tr w:rsidR="00BB1972" w14:paraId="184C0939" w14:textId="77777777">
        <w:trPr>
          <w:divId w:val="1937248794"/>
          <w:tblCellSpacing w:w="15" w:type="dxa"/>
        </w:trPr>
        <w:tc>
          <w:tcPr>
            <w:tcW w:w="0" w:type="auto"/>
            <w:vAlign w:val="center"/>
            <w:hideMark/>
          </w:tcPr>
          <w:p w14:paraId="608A958A"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3F97B808"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A7BF023" w14:textId="77777777" w:rsidR="00BB1972" w:rsidRDefault="003842B3">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3FB83167"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Rapid Declines</w:t>
            </w:r>
          </w:p>
        </w:tc>
      </w:tr>
      <w:tr w:rsidR="00BB1972" w14:paraId="697F8E75" w14:textId="77777777">
        <w:trPr>
          <w:divId w:val="1937248794"/>
          <w:tblCellSpacing w:w="15" w:type="dxa"/>
        </w:trPr>
        <w:tc>
          <w:tcPr>
            <w:tcW w:w="0" w:type="auto"/>
            <w:vAlign w:val="center"/>
            <w:hideMark/>
          </w:tcPr>
          <w:p w14:paraId="380A8A27" w14:textId="77777777" w:rsidR="00BB1972" w:rsidRDefault="003842B3">
            <w:pPr>
              <w:spacing w:after="75"/>
              <w:rPr>
                <w:rFonts w:ascii="Georgia" w:eastAsia="Times New Roman" w:hAnsi="Georgia"/>
                <w:sz w:val="18"/>
                <w:szCs w:val="18"/>
              </w:rPr>
            </w:pPr>
            <w:r>
              <w:rPr>
                <w:rFonts w:ascii="Georgia" w:eastAsia="Times New Roman" w:hAnsi="Georgia"/>
                <w:sz w:val="18"/>
                <w:szCs w:val="18"/>
              </w:rPr>
              <w:t>2.2.1. Agriculture &amp; aquaculture -&gt; Wood &amp; pulp plantations -&gt; Small-holder plantations</w:t>
            </w:r>
          </w:p>
        </w:tc>
        <w:tc>
          <w:tcPr>
            <w:tcW w:w="0" w:type="auto"/>
            <w:vAlign w:val="center"/>
            <w:hideMark/>
          </w:tcPr>
          <w:p w14:paraId="0762C7B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w:t>
            </w:r>
            <w:r>
              <w:rPr>
                <w:rFonts w:ascii="Georgia" w:eastAsia="Times New Roman" w:hAnsi="Georgia"/>
                <w:sz w:val="18"/>
                <w:szCs w:val="18"/>
              </w:rPr>
              <w:t>going</w:t>
            </w:r>
          </w:p>
        </w:tc>
        <w:tc>
          <w:tcPr>
            <w:tcW w:w="0" w:type="auto"/>
            <w:vAlign w:val="center"/>
            <w:hideMark/>
          </w:tcPr>
          <w:p w14:paraId="7394B79B" w14:textId="77777777" w:rsidR="00BB1972" w:rsidRDefault="003842B3">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B54A661" w14:textId="77777777" w:rsidR="00BB1972" w:rsidRDefault="003842B3">
            <w:pPr>
              <w:spacing w:after="75"/>
              <w:rPr>
                <w:rFonts w:ascii="Georgia" w:eastAsia="Times New Roman" w:hAnsi="Georgia"/>
                <w:sz w:val="18"/>
                <w:szCs w:val="18"/>
              </w:rPr>
            </w:pPr>
            <w:r>
              <w:rPr>
                <w:rFonts w:ascii="Georgia" w:eastAsia="Times New Roman" w:hAnsi="Georgia"/>
                <w:sz w:val="18"/>
                <w:szCs w:val="18"/>
              </w:rPr>
              <w:t>Slow, Significant Declines</w:t>
            </w:r>
          </w:p>
        </w:tc>
      </w:tr>
      <w:tr w:rsidR="00BB1972" w14:paraId="15AE957D" w14:textId="77777777">
        <w:trPr>
          <w:divId w:val="1937248794"/>
          <w:tblCellSpacing w:w="15" w:type="dxa"/>
        </w:trPr>
        <w:tc>
          <w:tcPr>
            <w:tcW w:w="0" w:type="auto"/>
            <w:vAlign w:val="center"/>
            <w:hideMark/>
          </w:tcPr>
          <w:p w14:paraId="5D8919AF" w14:textId="77777777" w:rsidR="00BB1972" w:rsidRDefault="003842B3">
            <w:pPr>
              <w:spacing w:after="75"/>
              <w:rPr>
                <w:rFonts w:ascii="Georgia" w:eastAsia="Times New Roman" w:hAnsi="Georgia"/>
                <w:sz w:val="18"/>
                <w:szCs w:val="18"/>
              </w:rPr>
            </w:pPr>
            <w:r>
              <w:rPr>
                <w:rFonts w:ascii="Georgia" w:eastAsia="Times New Roman" w:hAnsi="Georgia"/>
                <w:sz w:val="18"/>
                <w:szCs w:val="18"/>
              </w:rPr>
              <w:t>2.3.1. Agriculture &amp; aquaculture -&gt; Livestock farming &amp; ranching -&gt; Nomadic grazing</w:t>
            </w:r>
          </w:p>
        </w:tc>
        <w:tc>
          <w:tcPr>
            <w:tcW w:w="0" w:type="auto"/>
            <w:vAlign w:val="center"/>
            <w:hideMark/>
          </w:tcPr>
          <w:p w14:paraId="6FAB4017"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7C69351" w14:textId="77777777" w:rsidR="00BB1972" w:rsidRDefault="003842B3">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80E3FB3" w14:textId="77777777" w:rsidR="00BB1972" w:rsidRDefault="003842B3">
            <w:pPr>
              <w:spacing w:after="75"/>
              <w:rPr>
                <w:rFonts w:ascii="Georgia" w:eastAsia="Times New Roman" w:hAnsi="Georgia"/>
                <w:sz w:val="18"/>
                <w:szCs w:val="18"/>
              </w:rPr>
            </w:pPr>
            <w:r>
              <w:rPr>
                <w:rFonts w:ascii="Georgia" w:eastAsia="Times New Roman" w:hAnsi="Georgia"/>
                <w:sz w:val="18"/>
                <w:szCs w:val="18"/>
              </w:rPr>
              <w:t>Unknown</w:t>
            </w:r>
          </w:p>
        </w:tc>
      </w:tr>
      <w:tr w:rsidR="00BB1972" w14:paraId="7E77C782" w14:textId="77777777">
        <w:trPr>
          <w:divId w:val="1937248794"/>
          <w:tblCellSpacing w:w="15" w:type="dxa"/>
        </w:trPr>
        <w:tc>
          <w:tcPr>
            <w:tcW w:w="0" w:type="auto"/>
            <w:vAlign w:val="center"/>
            <w:hideMark/>
          </w:tcPr>
          <w:p w14:paraId="65A99F9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 xml:space="preserve">2.3.2. Agriculture &amp; aquaculture -&gt; Livestock farming &amp; ranching -&gt; Small-holder grazing, </w:t>
            </w:r>
            <w:proofErr w:type="gramStart"/>
            <w:r>
              <w:rPr>
                <w:rFonts w:ascii="Georgia" w:eastAsia="Times New Roman" w:hAnsi="Georgia"/>
                <w:sz w:val="18"/>
                <w:szCs w:val="18"/>
              </w:rPr>
              <w:t>ranching</w:t>
            </w:r>
            <w:proofErr w:type="gramEnd"/>
            <w:r>
              <w:rPr>
                <w:rFonts w:ascii="Georgia" w:eastAsia="Times New Roman" w:hAnsi="Georgia"/>
                <w:sz w:val="18"/>
                <w:szCs w:val="18"/>
              </w:rPr>
              <w:t xml:space="preserve"> or farming</w:t>
            </w:r>
          </w:p>
        </w:tc>
        <w:tc>
          <w:tcPr>
            <w:tcW w:w="0" w:type="auto"/>
            <w:vAlign w:val="center"/>
            <w:hideMark/>
          </w:tcPr>
          <w:p w14:paraId="375D6DFB"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650FA25" w14:textId="77777777" w:rsidR="00BB1972" w:rsidRDefault="003842B3">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B992D9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Rapid Declines</w:t>
            </w:r>
          </w:p>
        </w:tc>
      </w:tr>
      <w:tr w:rsidR="00BB1972" w14:paraId="0DACDA19" w14:textId="77777777">
        <w:trPr>
          <w:divId w:val="1937248794"/>
          <w:tblCellSpacing w:w="15" w:type="dxa"/>
        </w:trPr>
        <w:tc>
          <w:tcPr>
            <w:tcW w:w="0" w:type="auto"/>
            <w:vAlign w:val="center"/>
            <w:hideMark/>
          </w:tcPr>
          <w:p w14:paraId="542DC082" w14:textId="77777777" w:rsidR="00BB1972" w:rsidRDefault="003842B3">
            <w:pPr>
              <w:spacing w:after="75"/>
              <w:rPr>
                <w:rFonts w:ascii="Georgia" w:eastAsia="Times New Roman" w:hAnsi="Georgia"/>
                <w:sz w:val="18"/>
                <w:szCs w:val="18"/>
              </w:rPr>
            </w:pPr>
            <w:r>
              <w:rPr>
                <w:rFonts w:ascii="Georgia" w:eastAsia="Times New Roman" w:hAnsi="Georgia"/>
                <w:sz w:val="18"/>
                <w:szCs w:val="18"/>
              </w:rPr>
              <w:t>4.1. Transportation &amp; service corridors -&gt; Roads &amp; railroads</w:t>
            </w:r>
          </w:p>
        </w:tc>
        <w:tc>
          <w:tcPr>
            <w:tcW w:w="0" w:type="auto"/>
            <w:vAlign w:val="center"/>
            <w:hideMark/>
          </w:tcPr>
          <w:p w14:paraId="7A3F25D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39BE1E0" w14:textId="77777777" w:rsidR="00BB1972" w:rsidRDefault="003842B3">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6E354BE1" w14:textId="77777777" w:rsidR="00BB1972" w:rsidRDefault="003842B3">
            <w:pPr>
              <w:spacing w:after="75"/>
              <w:rPr>
                <w:rFonts w:ascii="Georgia" w:eastAsia="Times New Roman" w:hAnsi="Georgia"/>
                <w:sz w:val="18"/>
                <w:szCs w:val="18"/>
              </w:rPr>
            </w:pPr>
            <w:r>
              <w:rPr>
                <w:rFonts w:ascii="Georgia" w:eastAsia="Times New Roman" w:hAnsi="Georgia"/>
                <w:sz w:val="18"/>
                <w:szCs w:val="18"/>
              </w:rPr>
              <w:t>Causing/Could cause fluctuations</w:t>
            </w:r>
          </w:p>
        </w:tc>
      </w:tr>
    </w:tbl>
    <w:p w14:paraId="3B379F2A" w14:textId="77777777" w:rsidR="00BB1972" w:rsidRDefault="003842B3">
      <w:pPr>
        <w:pStyle w:val="Heading1"/>
        <w:divId w:val="434715664"/>
        <w:rPr>
          <w:rFonts w:ascii="Georgia" w:eastAsia="Times New Roman" w:hAnsi="Georgia"/>
          <w:sz w:val="29"/>
          <w:szCs w:val="29"/>
        </w:rPr>
      </w:pPr>
      <w:r>
        <w:rPr>
          <w:rFonts w:ascii="Georgia" w:eastAsia="Times New Roman" w:hAnsi="Georgia"/>
          <w:sz w:val="29"/>
          <w:szCs w:val="29"/>
        </w:rPr>
        <w:t>Conservation</w:t>
      </w:r>
    </w:p>
    <w:p w14:paraId="5FE1DCEE" w14:textId="77777777" w:rsidR="00BB1972" w:rsidRDefault="003842B3">
      <w:pPr>
        <w:pStyle w:val="NormalWeb"/>
        <w:divId w:val="434715664"/>
        <w:rPr>
          <w:rFonts w:ascii="Georgia" w:hAnsi="Georgia"/>
        </w:rPr>
      </w:pPr>
      <w:r>
        <w:rPr>
          <w:rFonts w:ascii="Georgia" w:hAnsi="Georgia"/>
        </w:rPr>
        <w:t xml:space="preserve">There are currently no known ex situ conservation sites for </w:t>
      </w:r>
      <w:r>
        <w:rPr>
          <w:rFonts w:ascii="Georgia" w:hAnsi="Georgia"/>
        </w:rPr>
        <w:t>this species (BGCI 2023). This species does not occur within any protected areas (UNEP-WCMC and IUCN 2023).</w:t>
      </w:r>
    </w:p>
    <w:p w14:paraId="76E58C05" w14:textId="77777777" w:rsidR="00BB1972" w:rsidRDefault="003842B3">
      <w:pPr>
        <w:pStyle w:val="Heading2"/>
        <w:divId w:val="434715664"/>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BB1972" w14:paraId="58278020" w14:textId="77777777">
        <w:trPr>
          <w:divId w:val="434715664"/>
          <w:tblCellSpacing w:w="15" w:type="dxa"/>
        </w:trPr>
        <w:tc>
          <w:tcPr>
            <w:tcW w:w="0" w:type="auto"/>
            <w:tcBorders>
              <w:bottom w:val="single" w:sz="6" w:space="0" w:color="000000"/>
            </w:tcBorders>
            <w:shd w:val="clear" w:color="auto" w:fill="BBBBBB"/>
            <w:vAlign w:val="center"/>
            <w:hideMark/>
          </w:tcPr>
          <w:p w14:paraId="5F399BCB"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lastRenderedPageBreak/>
              <w:t>Action Recovery Plan</w:t>
            </w:r>
          </w:p>
        </w:tc>
        <w:tc>
          <w:tcPr>
            <w:tcW w:w="0" w:type="auto"/>
            <w:tcBorders>
              <w:bottom w:val="single" w:sz="6" w:space="0" w:color="000000"/>
            </w:tcBorders>
            <w:shd w:val="clear" w:color="auto" w:fill="BBBBBB"/>
            <w:vAlign w:val="center"/>
            <w:hideMark/>
          </w:tcPr>
          <w:p w14:paraId="401A9DE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Note</w:t>
            </w:r>
          </w:p>
        </w:tc>
      </w:tr>
      <w:tr w:rsidR="00BB1972" w14:paraId="4B7848EA" w14:textId="77777777">
        <w:trPr>
          <w:divId w:val="434715664"/>
          <w:tblCellSpacing w:w="15" w:type="dxa"/>
        </w:trPr>
        <w:tc>
          <w:tcPr>
            <w:tcW w:w="0" w:type="auto"/>
            <w:vAlign w:val="center"/>
            <w:hideMark/>
          </w:tcPr>
          <w:p w14:paraId="7E6B3F16" w14:textId="77777777" w:rsidR="00BB1972" w:rsidRDefault="003842B3">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3602BAC"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60921458" w14:textId="77777777" w:rsidR="00BB1972" w:rsidRDefault="00BB1972">
      <w:pPr>
        <w:divId w:val="43471566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BB1972" w14:paraId="4E9265E5" w14:textId="77777777">
        <w:trPr>
          <w:divId w:val="434715664"/>
          <w:tblCellSpacing w:w="15" w:type="dxa"/>
        </w:trPr>
        <w:tc>
          <w:tcPr>
            <w:tcW w:w="0" w:type="auto"/>
            <w:tcBorders>
              <w:bottom w:val="single" w:sz="6" w:space="0" w:color="000000"/>
            </w:tcBorders>
            <w:shd w:val="clear" w:color="auto" w:fill="BBBBBB"/>
            <w:vAlign w:val="center"/>
            <w:hideMark/>
          </w:tcPr>
          <w:p w14:paraId="5F235DEA"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6AD6D41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Note</w:t>
            </w:r>
          </w:p>
        </w:tc>
      </w:tr>
      <w:tr w:rsidR="00BB1972" w14:paraId="1DC33287" w14:textId="77777777">
        <w:trPr>
          <w:divId w:val="434715664"/>
          <w:tblCellSpacing w:w="15" w:type="dxa"/>
        </w:trPr>
        <w:tc>
          <w:tcPr>
            <w:tcW w:w="0" w:type="auto"/>
            <w:vAlign w:val="center"/>
            <w:hideMark/>
          </w:tcPr>
          <w:p w14:paraId="615BD43C" w14:textId="77777777" w:rsidR="00BB1972" w:rsidRDefault="003842B3">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AE9FE08"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647632AB" w14:textId="77777777" w:rsidR="00BB1972" w:rsidRDefault="00BB1972">
      <w:pPr>
        <w:divId w:val="43471566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BB1972" w14:paraId="004BF4F8" w14:textId="77777777">
        <w:trPr>
          <w:divId w:val="434715664"/>
          <w:tblCellSpacing w:w="15" w:type="dxa"/>
        </w:trPr>
        <w:tc>
          <w:tcPr>
            <w:tcW w:w="0" w:type="auto"/>
            <w:tcBorders>
              <w:bottom w:val="single" w:sz="6" w:space="0" w:color="000000"/>
            </w:tcBorders>
            <w:shd w:val="clear" w:color="auto" w:fill="BBBBBB"/>
            <w:vAlign w:val="center"/>
            <w:hideMark/>
          </w:tcPr>
          <w:p w14:paraId="2582AADB"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0E15A25"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Note</w:t>
            </w:r>
          </w:p>
        </w:tc>
      </w:tr>
      <w:tr w:rsidR="00BB1972" w14:paraId="73AA8199" w14:textId="77777777">
        <w:trPr>
          <w:divId w:val="434715664"/>
          <w:tblCellSpacing w:w="15" w:type="dxa"/>
        </w:trPr>
        <w:tc>
          <w:tcPr>
            <w:tcW w:w="0" w:type="auto"/>
            <w:vAlign w:val="center"/>
            <w:hideMark/>
          </w:tcPr>
          <w:p w14:paraId="7D01720E" w14:textId="77777777" w:rsidR="00BB1972" w:rsidRDefault="003842B3">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B818A7C"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6F3AC084" w14:textId="77777777" w:rsidR="00BB1972" w:rsidRDefault="00BB1972">
      <w:pPr>
        <w:divId w:val="43471566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55"/>
        <w:gridCol w:w="530"/>
      </w:tblGrid>
      <w:tr w:rsidR="00BB1972" w14:paraId="19240167" w14:textId="77777777">
        <w:trPr>
          <w:divId w:val="434715664"/>
          <w:tblCellSpacing w:w="15" w:type="dxa"/>
        </w:trPr>
        <w:tc>
          <w:tcPr>
            <w:tcW w:w="0" w:type="auto"/>
            <w:tcBorders>
              <w:bottom w:val="single" w:sz="6" w:space="0" w:color="000000"/>
            </w:tcBorders>
            <w:shd w:val="clear" w:color="auto" w:fill="BBBBBB"/>
            <w:vAlign w:val="center"/>
            <w:hideMark/>
          </w:tcPr>
          <w:p w14:paraId="3BF8848F"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Percentage of population protected by PAs (0-100)</w:t>
            </w:r>
          </w:p>
        </w:tc>
        <w:tc>
          <w:tcPr>
            <w:tcW w:w="0" w:type="auto"/>
            <w:tcBorders>
              <w:bottom w:val="single" w:sz="6" w:space="0" w:color="000000"/>
            </w:tcBorders>
            <w:shd w:val="clear" w:color="auto" w:fill="BBBBBB"/>
            <w:vAlign w:val="center"/>
            <w:hideMark/>
          </w:tcPr>
          <w:p w14:paraId="48023E7C"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Note</w:t>
            </w:r>
          </w:p>
        </w:tc>
      </w:tr>
      <w:tr w:rsidR="00BB1972" w14:paraId="0D13ADE6" w14:textId="77777777">
        <w:trPr>
          <w:divId w:val="434715664"/>
          <w:tblCellSpacing w:w="15" w:type="dxa"/>
        </w:trPr>
        <w:tc>
          <w:tcPr>
            <w:tcW w:w="0" w:type="auto"/>
            <w:vAlign w:val="center"/>
            <w:hideMark/>
          </w:tcPr>
          <w:p w14:paraId="1556848B" w14:textId="77777777" w:rsidR="00BB1972" w:rsidRDefault="003842B3">
            <w:pPr>
              <w:spacing w:after="75"/>
              <w:rPr>
                <w:rFonts w:ascii="Georgia" w:eastAsia="Times New Roman" w:hAnsi="Georgia"/>
                <w:sz w:val="18"/>
                <w:szCs w:val="18"/>
              </w:rPr>
            </w:pPr>
            <w:r>
              <w:rPr>
                <w:rFonts w:ascii="Georgia" w:eastAsia="Times New Roman" w:hAnsi="Georgia"/>
                <w:sz w:val="18"/>
                <w:szCs w:val="18"/>
              </w:rPr>
              <w:t>0</w:t>
            </w:r>
          </w:p>
        </w:tc>
        <w:tc>
          <w:tcPr>
            <w:tcW w:w="0" w:type="auto"/>
            <w:vAlign w:val="center"/>
            <w:hideMark/>
          </w:tcPr>
          <w:p w14:paraId="33277DD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47030FA5" w14:textId="77777777" w:rsidR="00BB1972" w:rsidRDefault="003842B3">
      <w:pPr>
        <w:pStyle w:val="Heading2"/>
        <w:divId w:val="434715664"/>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BB1972" w14:paraId="462F1F2F" w14:textId="77777777">
        <w:trPr>
          <w:divId w:val="434715664"/>
          <w:tblCellSpacing w:w="15" w:type="dxa"/>
        </w:trPr>
        <w:tc>
          <w:tcPr>
            <w:tcW w:w="0" w:type="auto"/>
            <w:tcBorders>
              <w:bottom w:val="single" w:sz="6" w:space="0" w:color="000000"/>
            </w:tcBorders>
            <w:shd w:val="clear" w:color="auto" w:fill="BBBBBB"/>
            <w:vAlign w:val="center"/>
            <w:hideMark/>
          </w:tcPr>
          <w:p w14:paraId="5B7C0488"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FC6BC35"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Note</w:t>
            </w:r>
          </w:p>
        </w:tc>
      </w:tr>
      <w:tr w:rsidR="00BB1972" w14:paraId="0C1D44F9" w14:textId="77777777">
        <w:trPr>
          <w:divId w:val="434715664"/>
          <w:tblCellSpacing w:w="15" w:type="dxa"/>
        </w:trPr>
        <w:tc>
          <w:tcPr>
            <w:tcW w:w="0" w:type="auto"/>
            <w:tcBorders>
              <w:bottom w:val="single" w:sz="6" w:space="0" w:color="CCCCCC"/>
            </w:tcBorders>
            <w:vAlign w:val="center"/>
            <w:hideMark/>
          </w:tcPr>
          <w:p w14:paraId="18CC376D" w14:textId="77777777" w:rsidR="00BB1972" w:rsidRDefault="003842B3">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6D7712E8"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r w:rsidR="00BB1972" w14:paraId="5568DA45" w14:textId="77777777">
        <w:trPr>
          <w:divId w:val="434715664"/>
          <w:tblCellSpacing w:w="15" w:type="dxa"/>
        </w:trPr>
        <w:tc>
          <w:tcPr>
            <w:tcW w:w="0" w:type="auto"/>
            <w:tcBorders>
              <w:bottom w:val="single" w:sz="6" w:space="0" w:color="CCCCCC"/>
            </w:tcBorders>
            <w:vAlign w:val="center"/>
            <w:hideMark/>
          </w:tcPr>
          <w:p w14:paraId="59EBAD24" w14:textId="77777777" w:rsidR="00BB1972" w:rsidRDefault="003842B3">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415E301F"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328A6E12" w14:textId="77777777" w:rsidR="00BB1972" w:rsidRDefault="003842B3">
      <w:pPr>
        <w:pStyle w:val="Heading2"/>
        <w:divId w:val="434715664"/>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BB1972" w14:paraId="40C91858" w14:textId="77777777">
        <w:trPr>
          <w:divId w:val="434715664"/>
          <w:tblCellSpacing w:w="15" w:type="dxa"/>
        </w:trPr>
        <w:tc>
          <w:tcPr>
            <w:tcW w:w="0" w:type="auto"/>
            <w:tcBorders>
              <w:bottom w:val="single" w:sz="6" w:space="0" w:color="000000"/>
            </w:tcBorders>
            <w:shd w:val="clear" w:color="auto" w:fill="BBBBBB"/>
            <w:vAlign w:val="center"/>
            <w:hideMark/>
          </w:tcPr>
          <w:p w14:paraId="03AD7CB0"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31951EBD" w14:textId="77777777" w:rsidR="00BB1972" w:rsidRDefault="003842B3">
            <w:pPr>
              <w:spacing w:after="75"/>
              <w:rPr>
                <w:rFonts w:ascii="Georgia" w:eastAsia="Times New Roman" w:hAnsi="Georgia"/>
                <w:b/>
                <w:bCs/>
                <w:sz w:val="18"/>
                <w:szCs w:val="18"/>
              </w:rPr>
            </w:pPr>
            <w:r>
              <w:rPr>
                <w:rFonts w:ascii="Georgia" w:eastAsia="Times New Roman" w:hAnsi="Georgia"/>
                <w:b/>
                <w:bCs/>
                <w:sz w:val="18"/>
                <w:szCs w:val="18"/>
              </w:rPr>
              <w:t>Note</w:t>
            </w:r>
          </w:p>
        </w:tc>
      </w:tr>
      <w:tr w:rsidR="00BB1972" w14:paraId="714F07FD" w14:textId="77777777">
        <w:trPr>
          <w:divId w:val="434715664"/>
          <w:tblCellSpacing w:w="15" w:type="dxa"/>
        </w:trPr>
        <w:tc>
          <w:tcPr>
            <w:tcW w:w="0" w:type="auto"/>
            <w:tcBorders>
              <w:bottom w:val="single" w:sz="6" w:space="0" w:color="CCCCCC"/>
            </w:tcBorders>
            <w:vAlign w:val="center"/>
            <w:hideMark/>
          </w:tcPr>
          <w:p w14:paraId="7DB7C015" w14:textId="77777777" w:rsidR="00BB1972" w:rsidRDefault="003842B3">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D50D6D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r w:rsidR="00BB1972" w14:paraId="7EA272CF" w14:textId="77777777">
        <w:trPr>
          <w:divId w:val="434715664"/>
          <w:tblCellSpacing w:w="15" w:type="dxa"/>
        </w:trPr>
        <w:tc>
          <w:tcPr>
            <w:tcW w:w="0" w:type="auto"/>
            <w:tcBorders>
              <w:bottom w:val="single" w:sz="6" w:space="0" w:color="CCCCCC"/>
            </w:tcBorders>
            <w:vAlign w:val="center"/>
            <w:hideMark/>
          </w:tcPr>
          <w:p w14:paraId="7FF267D9" w14:textId="77777777" w:rsidR="00BB1972" w:rsidRDefault="003842B3">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1186E240" w14:textId="77777777" w:rsidR="00BB1972" w:rsidRDefault="003842B3">
            <w:pPr>
              <w:spacing w:after="75"/>
              <w:rPr>
                <w:rFonts w:ascii="Georgia" w:eastAsia="Times New Roman" w:hAnsi="Georgia"/>
                <w:sz w:val="18"/>
                <w:szCs w:val="18"/>
              </w:rPr>
            </w:pPr>
            <w:r>
              <w:rPr>
                <w:rFonts w:ascii="Georgia" w:eastAsia="Times New Roman" w:hAnsi="Georgia"/>
                <w:sz w:val="18"/>
                <w:szCs w:val="18"/>
              </w:rPr>
              <w:t>-</w:t>
            </w:r>
          </w:p>
        </w:tc>
      </w:tr>
    </w:tbl>
    <w:p w14:paraId="391B6CEE" w14:textId="77777777" w:rsidR="00BB1972" w:rsidRDefault="003842B3">
      <w:pPr>
        <w:pStyle w:val="Heading1"/>
        <w:rPr>
          <w:rFonts w:ascii="Georgia" w:eastAsia="Times New Roman" w:hAnsi="Georgia"/>
          <w:sz w:val="29"/>
          <w:szCs w:val="29"/>
        </w:rPr>
      </w:pPr>
      <w:r>
        <w:rPr>
          <w:rFonts w:ascii="Georgia" w:eastAsia="Times New Roman" w:hAnsi="Georgia"/>
          <w:sz w:val="29"/>
          <w:szCs w:val="29"/>
        </w:rPr>
        <w:t>Bibliography</w:t>
      </w:r>
    </w:p>
    <w:p w14:paraId="6C2EB881" w14:textId="77777777" w:rsidR="00BB1972" w:rsidRDefault="003842B3">
      <w:pPr>
        <w:pStyle w:val="NormalWeb"/>
        <w:divId w:val="1146240035"/>
        <w:rPr>
          <w:rFonts w:ascii="Georgia" w:hAnsi="Georgia"/>
        </w:rPr>
      </w:pPr>
      <w:r>
        <w:rPr>
          <w:rFonts w:ascii="Georgia" w:hAnsi="Georgia"/>
        </w:rPr>
        <w:t xml:space="preserve">BGCI. Botanic Gardens Conservation International (BGCI) - </w:t>
      </w:r>
      <w:proofErr w:type="spellStart"/>
      <w:r>
        <w:rPr>
          <w:rFonts w:ascii="Georgia" w:hAnsi="Georgia"/>
        </w:rPr>
        <w:t>PlantSearch</w:t>
      </w:r>
      <w:proofErr w:type="spellEnd"/>
      <w:r>
        <w:rPr>
          <w:rFonts w:ascii="Georgia" w:hAnsi="Georgia"/>
        </w:rPr>
        <w:t>.</w:t>
      </w:r>
    </w:p>
    <w:p w14:paraId="57692918" w14:textId="77777777" w:rsidR="00BB1972" w:rsidRDefault="003842B3">
      <w:pPr>
        <w:pStyle w:val="NormalWeb"/>
        <w:divId w:val="1146240035"/>
        <w:rPr>
          <w:rFonts w:ascii="Georgia" w:hAnsi="Georgia"/>
        </w:rPr>
      </w:pPr>
      <w:r>
        <w:rPr>
          <w:rFonts w:ascii="Georgia" w:hAnsi="Georgia"/>
        </w:rPr>
        <w:t xml:space="preserve">Bachman, S., Moat, J., Hill, A.W., de la Torre, J. and Scott, B. 2011. Supporting Red List threat assessments with GeoCAT: geospatial conservation assessment tool. In: Smith V, Penev L (Eds) e-Infrastructures for data publishing in biodiversity science. </w:t>
      </w:r>
      <w:proofErr w:type="spellStart"/>
      <w:r>
        <w:rPr>
          <w:rFonts w:ascii="Georgia" w:hAnsi="Georgia"/>
          <w:i/>
          <w:iCs/>
        </w:rPr>
        <w:t>Zo</w:t>
      </w:r>
      <w:r>
        <w:rPr>
          <w:rFonts w:ascii="Georgia" w:hAnsi="Georgia"/>
          <w:i/>
          <w:iCs/>
        </w:rPr>
        <w:t>oKeys</w:t>
      </w:r>
      <w:proofErr w:type="spellEnd"/>
      <w:r>
        <w:rPr>
          <w:rFonts w:ascii="Georgia" w:hAnsi="Georgia"/>
        </w:rPr>
        <w:t xml:space="preserve"> 150: 117–126.</w:t>
      </w:r>
    </w:p>
    <w:p w14:paraId="785A5DD9" w14:textId="77777777" w:rsidR="00BB1972" w:rsidRDefault="003842B3">
      <w:pPr>
        <w:pStyle w:val="NormalWeb"/>
        <w:divId w:val="1146240035"/>
        <w:rPr>
          <w:rFonts w:ascii="Georgia" w:hAnsi="Georgia"/>
        </w:rPr>
      </w:pPr>
      <w:proofErr w:type="spellStart"/>
      <w:r>
        <w:rPr>
          <w:rFonts w:ascii="Georgia" w:hAnsi="Georgia"/>
        </w:rPr>
        <w:t>Cuatrecasas</w:t>
      </w:r>
      <w:proofErr w:type="spellEnd"/>
      <w:r>
        <w:rPr>
          <w:rFonts w:ascii="Georgia" w:hAnsi="Georgia"/>
        </w:rPr>
        <w:t xml:space="preserve">, J. 1951. Contributions to the flora of South America: Studies on Andean Compositae, II. Studies in South American plants, III. </w:t>
      </w:r>
      <w:proofErr w:type="spellStart"/>
      <w:r>
        <w:rPr>
          <w:rFonts w:ascii="Georgia" w:hAnsi="Georgia"/>
          <w:i/>
          <w:iCs/>
        </w:rPr>
        <w:t>Fieldiana</w:t>
      </w:r>
      <w:proofErr w:type="spellEnd"/>
      <w:r>
        <w:rPr>
          <w:rFonts w:ascii="Georgia" w:hAnsi="Georgia"/>
          <w:i/>
          <w:iCs/>
        </w:rPr>
        <w:t>, Botany</w:t>
      </w:r>
      <w:r>
        <w:rPr>
          <w:rFonts w:ascii="Georgia" w:hAnsi="Georgia"/>
        </w:rPr>
        <w:t xml:space="preserve"> 27(2): 1-119.</w:t>
      </w:r>
    </w:p>
    <w:p w14:paraId="3DCF4FC2" w14:textId="77777777" w:rsidR="00BB1972" w:rsidRDefault="003842B3">
      <w:pPr>
        <w:pStyle w:val="NormalWeb"/>
        <w:divId w:val="1146240035"/>
        <w:rPr>
          <w:rFonts w:ascii="Georgia" w:hAnsi="Georgia"/>
        </w:rPr>
      </w:pPr>
      <w:r>
        <w:rPr>
          <w:rFonts w:ascii="Georgia" w:hAnsi="Georgia"/>
        </w:rPr>
        <w:t xml:space="preserve">Dinerstein, E., Olson, D., Joshi, A., Vynne, C., Burgess, N.D., </w:t>
      </w:r>
      <w:r>
        <w:rPr>
          <w:rFonts w:ascii="Georgia" w:hAnsi="Georgia"/>
        </w:rPr>
        <w:t xml:space="preserve">Wikramanayake, E., Hahn, N., Palminteri, S., </w:t>
      </w:r>
      <w:proofErr w:type="spellStart"/>
      <w:r>
        <w:rPr>
          <w:rFonts w:ascii="Georgia" w:hAnsi="Georgia"/>
        </w:rPr>
        <w:t>Hedao</w:t>
      </w:r>
      <w:proofErr w:type="spellEnd"/>
      <w:r>
        <w:rPr>
          <w:rFonts w:ascii="Georgia" w:hAnsi="Georgia"/>
        </w:rPr>
        <w:t xml:space="preserve">, P., Noss, R. and Hansen, M. 2017. An ecoregion-based approach to protecting half the terrestrial realm. </w:t>
      </w:r>
      <w:proofErr w:type="spellStart"/>
      <w:r>
        <w:rPr>
          <w:rFonts w:ascii="Georgia" w:hAnsi="Georgia"/>
          <w:i/>
          <w:iCs/>
        </w:rPr>
        <w:t>BioScience</w:t>
      </w:r>
      <w:proofErr w:type="spellEnd"/>
      <w:r>
        <w:rPr>
          <w:rFonts w:ascii="Georgia" w:hAnsi="Georgia"/>
        </w:rPr>
        <w:t xml:space="preserve"> 67(6): 534-545.</w:t>
      </w:r>
    </w:p>
    <w:p w14:paraId="55339E1E" w14:textId="77777777" w:rsidR="00BB1972" w:rsidRDefault="003842B3">
      <w:pPr>
        <w:pStyle w:val="NormalWeb"/>
        <w:divId w:val="1146240035"/>
        <w:rPr>
          <w:rFonts w:ascii="Georgia" w:hAnsi="Georgia"/>
        </w:rPr>
      </w:pPr>
      <w:r>
        <w:rPr>
          <w:rFonts w:ascii="Georgia" w:hAnsi="Georgia"/>
        </w:rPr>
        <w:t xml:space="preserve">Google Earth. 2020. Satellite Imagery. Available at: </w:t>
      </w:r>
      <w:hyperlink r:id="rId14" w:history="1">
        <w:r>
          <w:rPr>
            <w:rStyle w:val="Hyperlink"/>
            <w:rFonts w:ascii="Georgia" w:hAnsi="Georgia"/>
          </w:rPr>
          <w:t>https://earth.google.com/web/</w:t>
        </w:r>
      </w:hyperlink>
      <w:r>
        <w:rPr>
          <w:rFonts w:ascii="Georgia" w:hAnsi="Georgia"/>
        </w:rPr>
        <w:t xml:space="preserve">. </w:t>
      </w:r>
    </w:p>
    <w:p w14:paraId="3845BA2B" w14:textId="1526AE47" w:rsidR="00BB1972" w:rsidRDefault="003842B3">
      <w:pPr>
        <w:pStyle w:val="NormalWeb"/>
        <w:divId w:val="1146240035"/>
        <w:rPr>
          <w:rFonts w:ascii="Georgia" w:hAnsi="Georgia"/>
        </w:rPr>
      </w:pPr>
      <w:commentRangeStart w:id="38"/>
      <w:r>
        <w:rPr>
          <w:rFonts w:ascii="Georgia" w:hAnsi="Georgia"/>
        </w:rPr>
        <w:t xml:space="preserve">IUCN and UNEP-WCMC. 2010. The World Database on Protected Areas (WDPA): Annual Release [On-line]. Cambridge Available at: </w:t>
      </w:r>
      <w:hyperlink r:id="rId15" w:history="1">
        <w:r>
          <w:rPr>
            <w:rStyle w:val="Hyperlink"/>
            <w:rFonts w:ascii="Georgia" w:hAnsi="Georgia"/>
          </w:rPr>
          <w:t>www.wdpa.org</w:t>
        </w:r>
      </w:hyperlink>
      <w:r>
        <w:rPr>
          <w:rFonts w:ascii="Georgia" w:hAnsi="Georgia"/>
        </w:rPr>
        <w:t>. (Accessed: 17 May 2012).</w:t>
      </w:r>
      <w:commentRangeEnd w:id="38"/>
      <w:r>
        <w:rPr>
          <w:rStyle w:val="CommentReference"/>
        </w:rPr>
        <w:commentReference w:id="38"/>
      </w:r>
    </w:p>
    <w:p w14:paraId="6603D238" w14:textId="77777777" w:rsidR="00A122DF" w:rsidRDefault="003842B3">
      <w:pPr>
        <w:pStyle w:val="NormalWeb"/>
        <w:divId w:val="1146240035"/>
        <w:rPr>
          <w:rFonts w:ascii="Georgia" w:hAnsi="Georgia"/>
        </w:rPr>
      </w:pPr>
      <w:r>
        <w:rPr>
          <w:rFonts w:ascii="Georgia" w:hAnsi="Georgia"/>
        </w:rPr>
        <w:t>UNEP-WCMC and IUCN. 2023. Protected Planet: The World Database on Protected Areas (WDPA) and World Database on Other Effective Area-based Conservation Measure</w:t>
      </w:r>
      <w:r>
        <w:rPr>
          <w:rFonts w:ascii="Georgia" w:hAnsi="Georgia"/>
        </w:rPr>
        <w:t xml:space="preserve">s (WD-OECM) [Online]. Cambridge, UK. UNEP-WCMC and IUCN. Available at: </w:t>
      </w:r>
      <w:hyperlink r:id="rId16" w:history="1">
        <w:r>
          <w:rPr>
            <w:rStyle w:val="Hyperlink"/>
            <w:rFonts w:ascii="Georgia" w:hAnsi="Georgia"/>
          </w:rPr>
          <w:t>https://www.protectedplanet.net</w:t>
        </w:r>
      </w:hyperlink>
      <w:r>
        <w:rPr>
          <w:rFonts w:ascii="Georgia" w:hAnsi="Georgia"/>
        </w:rPr>
        <w:t>. (Accessed: 2023).</w:t>
      </w:r>
    </w:p>
    <w:sectPr w:rsidR="00A122D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ack Plummer" w:date="2023-10-06T16:53:00Z" w:initials="JP">
    <w:p w14:paraId="6F8F6308" w14:textId="77777777" w:rsidR="001F34AE" w:rsidRDefault="001F34AE" w:rsidP="002F55D8">
      <w:pPr>
        <w:pStyle w:val="CommentText"/>
      </w:pPr>
      <w:r>
        <w:rPr>
          <w:rStyle w:val="CommentReference"/>
        </w:rPr>
        <w:annotationRef/>
      </w:r>
      <w:r>
        <w:t>Taxonomically? Or provenance of specimen? Or specimen has not been consulted?</w:t>
      </w:r>
    </w:p>
  </w:comment>
  <w:comment w:id="14" w:author="Jack Plummer" w:date="2023-10-06T16:57:00Z" w:initials="JP">
    <w:p w14:paraId="12105292" w14:textId="77777777" w:rsidR="00FF1F87" w:rsidRDefault="00FF1F87" w:rsidP="00C10DDA">
      <w:pPr>
        <w:pStyle w:val="CommentText"/>
      </w:pPr>
      <w:r>
        <w:rPr>
          <w:rStyle w:val="CommentReference"/>
        </w:rPr>
        <w:annotationRef/>
      </w:r>
      <w:r>
        <w:t>Check spelling - different in rationale</w:t>
      </w:r>
    </w:p>
  </w:comment>
  <w:comment w:id="16" w:author="Jack Plummer" w:date="2023-10-06T16:58:00Z" w:initials="JP">
    <w:p w14:paraId="13BF3E3A" w14:textId="77777777" w:rsidR="00FF1F87" w:rsidRDefault="00FF1F87" w:rsidP="000402C1">
      <w:pPr>
        <w:pStyle w:val="CommentText"/>
      </w:pPr>
      <w:r>
        <w:rPr>
          <w:rStyle w:val="CommentReference"/>
        </w:rPr>
        <w:annotationRef/>
      </w:r>
      <w:r>
        <w:t>Same as above - is this because it hasn't been seen?</w:t>
      </w:r>
    </w:p>
  </w:comment>
  <w:comment w:id="17" w:author="Jack Plummer" w:date="2023-10-06T17:00:00Z" w:initials="JP">
    <w:p w14:paraId="0BBFE6BB" w14:textId="77777777" w:rsidR="00743AEF" w:rsidRDefault="00743AEF" w:rsidP="004503BB">
      <w:pPr>
        <w:pStyle w:val="CommentText"/>
      </w:pPr>
      <w:r>
        <w:rPr>
          <w:rStyle w:val="CommentReference"/>
        </w:rPr>
        <w:annotationRef/>
      </w:r>
      <w:r>
        <w:t>If a publication, don't italicise</w:t>
      </w:r>
    </w:p>
  </w:comment>
  <w:comment w:id="29" w:author="Jack Plummer" w:date="2023-10-06T17:04:00Z" w:initials="JP">
    <w:p w14:paraId="6636B295" w14:textId="77777777" w:rsidR="00B00375" w:rsidRDefault="00B00375">
      <w:pPr>
        <w:pStyle w:val="CommentText"/>
      </w:pPr>
      <w:r>
        <w:rPr>
          <w:rStyle w:val="CommentReference"/>
        </w:rPr>
        <w:annotationRef/>
      </w:r>
      <w:r>
        <w:t>Anything beyond Google Earth, perhaps a paper about the province? Or the habitat type/ecoregion etc.? Not essential but good to get some literature evidence of threats where possible. If nothing obvious, fine as is!</w:t>
      </w:r>
    </w:p>
    <w:p w14:paraId="5B6DEC92" w14:textId="77777777" w:rsidR="00B00375" w:rsidRDefault="00B00375">
      <w:pPr>
        <w:pStyle w:val="CommentText"/>
      </w:pPr>
    </w:p>
    <w:p w14:paraId="6B27431B" w14:textId="77777777" w:rsidR="00B00375" w:rsidRDefault="00B00375" w:rsidP="001A0CAC">
      <w:pPr>
        <w:pStyle w:val="CommentText"/>
      </w:pPr>
      <w:r>
        <w:t>(However, as quite range-restricted, I'd probably avoid anything at broad-scale (country-wide etc.) as probably not relevant.)</w:t>
      </w:r>
    </w:p>
  </w:comment>
  <w:comment w:id="30" w:author="Jack Plummer" w:date="2023-10-06T17:01:00Z" w:initials="JP">
    <w:p w14:paraId="3EF93592" w14:textId="77777777" w:rsidR="003842B3" w:rsidRDefault="00743AEF" w:rsidP="00BA3C3E">
      <w:pPr>
        <w:pStyle w:val="CommentText"/>
      </w:pPr>
      <w:r>
        <w:rPr>
          <w:rStyle w:val="CommentReference"/>
        </w:rPr>
        <w:annotationRef/>
      </w:r>
      <w:r w:rsidR="003842B3">
        <w:t>Don't need to repeat here</w:t>
      </w:r>
    </w:p>
  </w:comment>
  <w:comment w:id="38" w:author="Jack Plummer" w:date="2023-10-06T17:05:00Z" w:initials="JP">
    <w:p w14:paraId="6DA0A4D7" w14:textId="77777777" w:rsidR="003842B3" w:rsidRDefault="003842B3" w:rsidP="00FD0BD9">
      <w:pPr>
        <w:pStyle w:val="CommentText"/>
      </w:pPr>
      <w:r>
        <w:rPr>
          <w:rStyle w:val="CommentReference"/>
        </w:rPr>
        <w:annotationRef/>
      </w:r>
      <w:r>
        <w:t>Think this ref might be an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8F6308" w15:done="0"/>
  <w15:commentEx w15:paraId="12105292" w15:done="0"/>
  <w15:commentEx w15:paraId="13BF3E3A" w15:done="0"/>
  <w15:commentEx w15:paraId="0BBFE6BB" w15:done="0"/>
  <w15:commentEx w15:paraId="6B27431B" w15:done="0"/>
  <w15:commentEx w15:paraId="3EF93592" w15:done="0"/>
  <w15:commentEx w15:paraId="6DA0A4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FD76762" w16cex:dateUtc="2023-10-06T15:53:00Z"/>
  <w16cex:commentExtensible w16cex:durableId="66EE152D" w16cex:dateUtc="2023-10-06T15:57:00Z"/>
  <w16cex:commentExtensible w16cex:durableId="585809D0" w16cex:dateUtc="2023-10-06T15:58:00Z"/>
  <w16cex:commentExtensible w16cex:durableId="6F473146" w16cex:dateUtc="2023-10-06T16:00:00Z"/>
  <w16cex:commentExtensible w16cex:durableId="226ABCF5" w16cex:dateUtc="2023-10-06T16:04:00Z"/>
  <w16cex:commentExtensible w16cex:durableId="4EB99973" w16cex:dateUtc="2023-10-06T16:01:00Z"/>
  <w16cex:commentExtensible w16cex:durableId="05BF21EB" w16cex:dateUtc="2023-10-06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8F6308" w16cid:durableId="1FD76762"/>
  <w16cid:commentId w16cid:paraId="12105292" w16cid:durableId="66EE152D"/>
  <w16cid:commentId w16cid:paraId="13BF3E3A" w16cid:durableId="585809D0"/>
  <w16cid:commentId w16cid:paraId="0BBFE6BB" w16cid:durableId="6F473146"/>
  <w16cid:commentId w16cid:paraId="6B27431B" w16cid:durableId="226ABCF5"/>
  <w16cid:commentId w16cid:paraId="3EF93592" w16cid:durableId="4EB99973"/>
  <w16cid:commentId w16cid:paraId="6DA0A4D7" w16cid:durableId="05BF21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34"/>
    <w:rsid w:val="001A6E8B"/>
    <w:rsid w:val="001F34AE"/>
    <w:rsid w:val="003842B3"/>
    <w:rsid w:val="003B4754"/>
    <w:rsid w:val="004F0C1D"/>
    <w:rsid w:val="00732D34"/>
    <w:rsid w:val="00743AEF"/>
    <w:rsid w:val="0077358E"/>
    <w:rsid w:val="00A122DF"/>
    <w:rsid w:val="00B00375"/>
    <w:rsid w:val="00BB1972"/>
    <w:rsid w:val="00FF1F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864B0"/>
  <w15:chartTrackingRefBased/>
  <w15:docId w15:val="{C53A412C-4884-4C46-A827-08F8E245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F0C1D"/>
    <w:rPr>
      <w:rFonts w:eastAsiaTheme="minorEastAsia"/>
      <w:sz w:val="24"/>
      <w:szCs w:val="24"/>
    </w:rPr>
  </w:style>
  <w:style w:type="character" w:styleId="CommentReference">
    <w:name w:val="annotation reference"/>
    <w:basedOn w:val="DefaultParagraphFont"/>
    <w:uiPriority w:val="99"/>
    <w:semiHidden/>
    <w:unhideWhenUsed/>
    <w:rsid w:val="001F34AE"/>
    <w:rPr>
      <w:sz w:val="16"/>
      <w:szCs w:val="16"/>
    </w:rPr>
  </w:style>
  <w:style w:type="paragraph" w:styleId="CommentText">
    <w:name w:val="annotation text"/>
    <w:basedOn w:val="Normal"/>
    <w:link w:val="CommentTextChar"/>
    <w:uiPriority w:val="99"/>
    <w:unhideWhenUsed/>
    <w:rsid w:val="001F34AE"/>
    <w:rPr>
      <w:sz w:val="20"/>
      <w:szCs w:val="20"/>
    </w:rPr>
  </w:style>
  <w:style w:type="character" w:customStyle="1" w:styleId="CommentTextChar">
    <w:name w:val="Comment Text Char"/>
    <w:basedOn w:val="DefaultParagraphFont"/>
    <w:link w:val="CommentText"/>
    <w:uiPriority w:val="99"/>
    <w:rsid w:val="001F34AE"/>
    <w:rPr>
      <w:rFonts w:eastAsiaTheme="minorEastAsia"/>
    </w:rPr>
  </w:style>
  <w:style w:type="paragraph" w:styleId="CommentSubject">
    <w:name w:val="annotation subject"/>
    <w:basedOn w:val="CommentText"/>
    <w:next w:val="CommentText"/>
    <w:link w:val="CommentSubjectChar"/>
    <w:uiPriority w:val="99"/>
    <w:semiHidden/>
    <w:unhideWhenUsed/>
    <w:rsid w:val="001F34AE"/>
    <w:rPr>
      <w:b/>
      <w:bCs/>
    </w:rPr>
  </w:style>
  <w:style w:type="character" w:customStyle="1" w:styleId="CommentSubjectChar">
    <w:name w:val="Comment Subject Char"/>
    <w:basedOn w:val="CommentTextChar"/>
    <w:link w:val="CommentSubject"/>
    <w:uiPriority w:val="99"/>
    <w:semiHidden/>
    <w:rsid w:val="001F34AE"/>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88">
      <w:marLeft w:val="0"/>
      <w:marRight w:val="0"/>
      <w:marTop w:val="0"/>
      <w:marBottom w:val="0"/>
      <w:divBdr>
        <w:top w:val="none" w:sz="0" w:space="0" w:color="auto"/>
        <w:left w:val="none" w:sz="0" w:space="0" w:color="auto"/>
        <w:bottom w:val="none" w:sz="0" w:space="0" w:color="auto"/>
        <w:right w:val="none" w:sz="0" w:space="0" w:color="auto"/>
      </w:divBdr>
    </w:div>
    <w:div w:id="15230846">
      <w:marLeft w:val="0"/>
      <w:marRight w:val="0"/>
      <w:marTop w:val="0"/>
      <w:marBottom w:val="0"/>
      <w:divBdr>
        <w:top w:val="none" w:sz="0" w:space="0" w:color="auto"/>
        <w:left w:val="none" w:sz="0" w:space="0" w:color="auto"/>
        <w:bottom w:val="none" w:sz="0" w:space="0" w:color="auto"/>
        <w:right w:val="none" w:sz="0" w:space="0" w:color="auto"/>
      </w:divBdr>
    </w:div>
    <w:div w:id="137842658">
      <w:marLeft w:val="0"/>
      <w:marRight w:val="0"/>
      <w:marTop w:val="0"/>
      <w:marBottom w:val="0"/>
      <w:divBdr>
        <w:top w:val="none" w:sz="0" w:space="0" w:color="auto"/>
        <w:left w:val="none" w:sz="0" w:space="0" w:color="auto"/>
        <w:bottom w:val="none" w:sz="0" w:space="0" w:color="auto"/>
        <w:right w:val="none" w:sz="0" w:space="0" w:color="auto"/>
      </w:divBdr>
    </w:div>
    <w:div w:id="234900359">
      <w:marLeft w:val="0"/>
      <w:marRight w:val="0"/>
      <w:marTop w:val="0"/>
      <w:marBottom w:val="0"/>
      <w:divBdr>
        <w:top w:val="none" w:sz="0" w:space="0" w:color="auto"/>
        <w:left w:val="none" w:sz="0" w:space="0" w:color="auto"/>
        <w:bottom w:val="none" w:sz="0" w:space="0" w:color="auto"/>
        <w:right w:val="none" w:sz="0" w:space="0" w:color="auto"/>
      </w:divBdr>
      <w:divsChild>
        <w:div w:id="19551141">
          <w:marLeft w:val="0"/>
          <w:marRight w:val="0"/>
          <w:marTop w:val="0"/>
          <w:marBottom w:val="150"/>
          <w:divBdr>
            <w:top w:val="single" w:sz="12" w:space="0" w:color="000000"/>
            <w:left w:val="none" w:sz="0" w:space="0" w:color="auto"/>
            <w:bottom w:val="single" w:sz="12" w:space="0" w:color="000000"/>
            <w:right w:val="none" w:sz="0" w:space="0" w:color="auto"/>
          </w:divBdr>
        </w:div>
      </w:divsChild>
    </w:div>
    <w:div w:id="434715664">
      <w:marLeft w:val="0"/>
      <w:marRight w:val="0"/>
      <w:marTop w:val="0"/>
      <w:marBottom w:val="0"/>
      <w:divBdr>
        <w:top w:val="none" w:sz="0" w:space="0" w:color="auto"/>
        <w:left w:val="none" w:sz="0" w:space="0" w:color="auto"/>
        <w:bottom w:val="none" w:sz="0" w:space="0" w:color="auto"/>
        <w:right w:val="none" w:sz="0" w:space="0" w:color="auto"/>
      </w:divBdr>
    </w:div>
    <w:div w:id="516700598">
      <w:marLeft w:val="0"/>
      <w:marRight w:val="0"/>
      <w:marTop w:val="0"/>
      <w:marBottom w:val="0"/>
      <w:divBdr>
        <w:top w:val="none" w:sz="0" w:space="0" w:color="auto"/>
        <w:left w:val="none" w:sz="0" w:space="0" w:color="auto"/>
        <w:bottom w:val="none" w:sz="0" w:space="0" w:color="auto"/>
        <w:right w:val="none" w:sz="0" w:space="0" w:color="auto"/>
      </w:divBdr>
    </w:div>
    <w:div w:id="618340880">
      <w:marLeft w:val="0"/>
      <w:marRight w:val="0"/>
      <w:marTop w:val="0"/>
      <w:marBottom w:val="0"/>
      <w:divBdr>
        <w:top w:val="none" w:sz="0" w:space="0" w:color="auto"/>
        <w:left w:val="none" w:sz="0" w:space="0" w:color="auto"/>
        <w:bottom w:val="none" w:sz="0" w:space="0" w:color="auto"/>
        <w:right w:val="none" w:sz="0" w:space="0" w:color="auto"/>
      </w:divBdr>
    </w:div>
    <w:div w:id="772897441">
      <w:marLeft w:val="0"/>
      <w:marRight w:val="0"/>
      <w:marTop w:val="0"/>
      <w:marBottom w:val="0"/>
      <w:divBdr>
        <w:top w:val="none" w:sz="0" w:space="0" w:color="auto"/>
        <w:left w:val="none" w:sz="0" w:space="0" w:color="auto"/>
        <w:bottom w:val="none" w:sz="0" w:space="0" w:color="auto"/>
        <w:right w:val="none" w:sz="0" w:space="0" w:color="auto"/>
      </w:divBdr>
    </w:div>
    <w:div w:id="1131828477">
      <w:marLeft w:val="0"/>
      <w:marRight w:val="0"/>
      <w:marTop w:val="0"/>
      <w:marBottom w:val="0"/>
      <w:divBdr>
        <w:top w:val="none" w:sz="0" w:space="0" w:color="auto"/>
        <w:left w:val="none" w:sz="0" w:space="0" w:color="auto"/>
        <w:bottom w:val="none" w:sz="0" w:space="0" w:color="auto"/>
        <w:right w:val="none" w:sz="0" w:space="0" w:color="auto"/>
      </w:divBdr>
    </w:div>
    <w:div w:id="1146240035">
      <w:marLeft w:val="0"/>
      <w:marRight w:val="0"/>
      <w:marTop w:val="0"/>
      <w:marBottom w:val="0"/>
      <w:divBdr>
        <w:top w:val="none" w:sz="0" w:space="0" w:color="auto"/>
        <w:left w:val="none" w:sz="0" w:space="0" w:color="auto"/>
        <w:bottom w:val="none" w:sz="0" w:space="0" w:color="auto"/>
        <w:right w:val="none" w:sz="0" w:space="0" w:color="auto"/>
      </w:divBdr>
    </w:div>
    <w:div w:id="193724879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rotectedplanet.net"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file:///C:\Users\rdi10kg\Downloads\www.wdpa.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s://earth.google.com/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FC5FC5-A38A-4C16-8C2E-E371050F9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44BFD9-9DD9-436D-AD02-43D4FBFEE891}">
  <ds:schemaRefs>
    <ds:schemaRef ds:uri="Microsoft.SharePoint.Taxonomy.ContentTypeSync"/>
  </ds:schemaRefs>
</ds:datastoreItem>
</file>

<file path=customXml/itemProps3.xml><?xml version="1.0" encoding="utf-8"?>
<ds:datastoreItem xmlns:ds="http://schemas.openxmlformats.org/officeDocument/2006/customXml" ds:itemID="{389BCA3F-BBAF-4C01-9C1A-E634B706C0D5}">
  <ds:schemaRefs>
    <ds:schemaRef ds:uri="http://schemas.microsoft.com/sharepoint/events"/>
  </ds:schemaRefs>
</ds:datastoreItem>
</file>

<file path=customXml/itemProps4.xml><?xml version="1.0" encoding="utf-8"?>
<ds:datastoreItem xmlns:ds="http://schemas.openxmlformats.org/officeDocument/2006/customXml" ds:itemID="{ACE2B6C0-4E76-488E-8DC6-60B3EE163D70}">
  <ds:schemaRefs>
    <ds:schemaRef ds:uri="http://schemas.microsoft.com/sharepoint/v3/contenttype/forms"/>
  </ds:schemaRefs>
</ds:datastoreItem>
</file>

<file path=customXml/itemProps5.xml><?xml version="1.0" encoding="utf-8"?>
<ds:datastoreItem xmlns:ds="http://schemas.openxmlformats.org/officeDocument/2006/customXml" ds:itemID="{30027EF5-CFE3-4672-A060-058E4CA67E63}">
  <ds:schemaRefs>
    <ds:schemaRef ds:uri="http://schemas.microsoft.com/office/2006/documentManagement/types"/>
    <ds:schemaRef ds:uri="3174fa65-5130-4218-be7b-3006b691958f"/>
    <ds:schemaRef ds:uri="http://schemas.microsoft.com/office/infopath/2007/PartnerControls"/>
    <ds:schemaRef ds:uri="http://purl.org/dc/elements/1.1/"/>
    <ds:schemaRef ds:uri="http://schemas.microsoft.com/office/2006/metadata/properties"/>
    <ds:schemaRef ds:uri="150f78d0-e5c4-40ba-9879-1115501c63e5"/>
    <ds:schemaRef ds:uri="http://purl.org/dc/terms/"/>
    <ds:schemaRef ds:uri="http://schemas.openxmlformats.org/package/2006/metadata/core-properties"/>
    <ds:schemaRef ds:uri="590658d6-28a4-43df-8461-354b94568f6c"/>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1307</Words>
  <Characters>7705</Characters>
  <Application>Microsoft Office Word</Application>
  <DocSecurity>0</DocSecurity>
  <Lines>64</Lines>
  <Paragraphs>17</Paragraphs>
  <ScaleCrop>false</ScaleCrop>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Gynoxys sorataensis</dc:title>
  <dc:subject/>
  <dc:creator>Rebecca Dicker</dc:creator>
  <cp:keywords/>
  <dc:description/>
  <cp:lastModifiedBy>Jack Plummer</cp:lastModifiedBy>
  <cp:revision>10</cp:revision>
  <dcterms:created xsi:type="dcterms:W3CDTF">2023-10-06T15:52:00Z</dcterms:created>
  <dcterms:modified xsi:type="dcterms:W3CDTF">2023-10-06T16:06:00Z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