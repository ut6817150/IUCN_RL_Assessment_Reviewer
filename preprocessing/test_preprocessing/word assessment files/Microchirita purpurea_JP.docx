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A0606" w14:textId="77777777" w:rsidR="00000000" w:rsidRDefault="00000000">
      <w:pPr>
        <w:jc w:val="center"/>
        <w:divId w:val="2009745118"/>
        <w:rPr>
          <w:rFonts w:ascii="Georgia" w:eastAsia="Times New Roman" w:hAnsi="Georgia"/>
          <w:b/>
          <w:bCs/>
          <w:sz w:val="29"/>
          <w:szCs w:val="29"/>
        </w:rPr>
      </w:pPr>
      <w:r>
        <w:rPr>
          <w:rFonts w:ascii="Georgia" w:eastAsia="Times New Roman" w:hAnsi="Georgia"/>
          <w:b/>
          <w:bCs/>
          <w:sz w:val="29"/>
          <w:szCs w:val="29"/>
        </w:rPr>
        <w:t>Draft</w:t>
      </w:r>
    </w:p>
    <w:p w14:paraId="4745F284" w14:textId="77777777" w:rsidR="00000000" w:rsidRDefault="00000000">
      <w:pPr>
        <w:divId w:val="1519467076"/>
        <w:rPr>
          <w:rFonts w:ascii="Georgia" w:eastAsia="Times New Roman" w:hAnsi="Georgia"/>
          <w:sz w:val="18"/>
          <w:szCs w:val="18"/>
        </w:rPr>
      </w:pPr>
      <w:r>
        <w:rPr>
          <w:rFonts w:ascii="Georgia" w:eastAsia="Times New Roman" w:hAnsi="Georgia"/>
          <w:noProof/>
          <w:sz w:val="18"/>
          <w:szCs w:val="18"/>
        </w:rPr>
        <w:drawing>
          <wp:inline distT="0" distB="0" distL="0" distR="0" wp14:anchorId="4E3DDD06" wp14:editId="36550F2A">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757FBA" w14:textId="77777777" w:rsidR="00000000" w:rsidRDefault="00000000">
      <w:pPr>
        <w:shd w:val="clear" w:color="auto" w:fill="FFFFFF"/>
        <w:spacing w:before="100" w:beforeAutospacing="1" w:after="100" w:afterAutospacing="1"/>
        <w:jc w:val="right"/>
        <w:outlineLvl w:val="1"/>
        <w:divId w:val="1519467076"/>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purpurea</w:t>
      </w:r>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D.</w:t>
      </w:r>
      <w:proofErr w:type="gramStart"/>
      <w:r>
        <w:rPr>
          <w:rFonts w:ascii="Georgia" w:eastAsia="Times New Roman" w:hAnsi="Georgia"/>
          <w:b/>
          <w:bCs/>
          <w:color w:val="000000"/>
          <w:kern w:val="36"/>
          <w:sz w:val="29"/>
          <w:szCs w:val="29"/>
        </w:rPr>
        <w:t>J.Middleton</w:t>
      </w:r>
      <w:proofErr w:type="spellEnd"/>
      <w:proofErr w:type="gram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Triboun</w:t>
      </w:r>
      <w:proofErr w:type="spellEnd"/>
    </w:p>
    <w:p w14:paraId="73B1F13D" w14:textId="77777777" w:rsidR="00000000" w:rsidRDefault="00000000">
      <w:pPr>
        <w:jc w:val="right"/>
        <w:divId w:val="1519467076"/>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purpurea</w:t>
      </w:r>
    </w:p>
    <w:p w14:paraId="0C8095DE" w14:textId="77777777" w:rsidR="00000000" w:rsidRDefault="00000000">
      <w:pPr>
        <w:pStyle w:val="NormalWeb"/>
        <w:divId w:val="1837065847"/>
        <w:rPr>
          <w:rFonts w:ascii="Georgia" w:hAnsi="Georgia"/>
        </w:rPr>
      </w:pPr>
      <w:r>
        <w:rPr>
          <w:rStyle w:val="Strong"/>
          <w:rFonts w:ascii="Georgia" w:hAnsi="Georgia"/>
        </w:rPr>
        <w:t xml:space="preserve">Common Names: </w:t>
      </w:r>
      <w:r>
        <w:rPr>
          <w:rFonts w:ascii="Georgia" w:hAnsi="Georgia"/>
        </w:rPr>
        <w:t xml:space="preserve">net </w:t>
      </w:r>
      <w:proofErr w:type="spellStart"/>
      <w:r>
        <w:rPr>
          <w:rFonts w:ascii="Georgia" w:hAnsi="Georgia"/>
        </w:rPr>
        <w:t>muang</w:t>
      </w:r>
      <w:proofErr w:type="spellEnd"/>
      <w:r>
        <w:rPr>
          <w:rFonts w:ascii="Georgia" w:hAnsi="Georgia"/>
        </w:rPr>
        <w:t xml:space="preserve"> (Thai)</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39"/>
      </w:tblGrid>
      <w:tr w:rsidR="00000000" w14:paraId="3842AA05" w14:textId="77777777">
        <w:trPr>
          <w:tblCellSpacing w:w="15" w:type="dxa"/>
          <w:jc w:val="center"/>
        </w:trPr>
        <w:tc>
          <w:tcPr>
            <w:tcW w:w="0" w:type="auto"/>
            <w:tcBorders>
              <w:bottom w:val="single" w:sz="6" w:space="0" w:color="000000"/>
            </w:tcBorders>
            <w:shd w:val="clear" w:color="auto" w:fill="BBBBBB"/>
            <w:vAlign w:val="center"/>
            <w:hideMark/>
          </w:tcPr>
          <w:p w14:paraId="3C021DEC"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2E4CC634" w14:textId="77777777">
        <w:trPr>
          <w:tblCellSpacing w:w="15" w:type="dxa"/>
          <w:jc w:val="center"/>
        </w:trPr>
        <w:tc>
          <w:tcPr>
            <w:tcW w:w="0" w:type="auto"/>
            <w:vAlign w:val="center"/>
            <w:hideMark/>
          </w:tcPr>
          <w:p w14:paraId="70816000" w14:textId="77777777" w:rsidR="00000000" w:rsidRDefault="00000000">
            <w:pPr>
              <w:spacing w:after="75"/>
              <w:rPr>
                <w:rFonts w:ascii="Georgia" w:eastAsia="Times New Roman" w:hAnsi="Georgia"/>
                <w:sz w:val="20"/>
                <w:szCs w:val="20"/>
              </w:rPr>
            </w:pPr>
            <w:r>
              <w:rPr>
                <w:rFonts w:ascii="Georgia" w:eastAsia="Times New Roman" w:hAnsi="Georgia"/>
                <w:sz w:val="20"/>
                <w:szCs w:val="20"/>
              </w:rPr>
              <w:t>EN - Endangered, B2ab(iii) (IUCN version 3.1)</w:t>
            </w:r>
          </w:p>
        </w:tc>
      </w:tr>
    </w:tbl>
    <w:p w14:paraId="525C8970" w14:textId="77777777" w:rsidR="00000000" w:rsidRDefault="00000000">
      <w:pPr>
        <w:pStyle w:val="Heading1"/>
        <w:divId w:val="874663047"/>
        <w:rPr>
          <w:rFonts w:ascii="Georgia" w:eastAsia="Times New Roman" w:hAnsi="Georgia"/>
          <w:sz w:val="29"/>
          <w:szCs w:val="29"/>
        </w:rPr>
      </w:pPr>
      <w:r>
        <w:rPr>
          <w:rFonts w:ascii="Georgia" w:eastAsia="Times New Roman" w:hAnsi="Georgia"/>
          <w:sz w:val="29"/>
          <w:szCs w:val="29"/>
        </w:rPr>
        <w:t>Red List Assessment</w:t>
      </w:r>
    </w:p>
    <w:p w14:paraId="431171A4" w14:textId="77777777" w:rsidR="00000000" w:rsidRDefault="00000000">
      <w:pPr>
        <w:pStyle w:val="Heading2"/>
        <w:divId w:val="874663047"/>
        <w:rPr>
          <w:rFonts w:ascii="Georgia" w:eastAsia="Times New Roman" w:hAnsi="Georgia"/>
          <w:sz w:val="27"/>
          <w:szCs w:val="27"/>
        </w:rPr>
      </w:pPr>
      <w:r>
        <w:rPr>
          <w:rFonts w:ascii="Georgia" w:eastAsia="Times New Roman" w:hAnsi="Georgia"/>
          <w:sz w:val="27"/>
          <w:szCs w:val="27"/>
        </w:rPr>
        <w:t>Assessment Information</w:t>
      </w:r>
    </w:p>
    <w:p w14:paraId="0F418642" w14:textId="77777777" w:rsidR="00000000" w:rsidRDefault="00000000">
      <w:pPr>
        <w:pStyle w:val="NormalWeb"/>
        <w:divId w:val="874663047"/>
        <w:rPr>
          <w:rFonts w:ascii="Georgia" w:hAnsi="Georgia"/>
        </w:rPr>
      </w:pPr>
      <w:r>
        <w:rPr>
          <w:rStyle w:val="datalabel1"/>
          <w:rFonts w:ascii="Georgia" w:hAnsi="Georgia"/>
        </w:rPr>
        <w:t xml:space="preserve">Date of Assessment: </w:t>
      </w:r>
      <w:r>
        <w:rPr>
          <w:rFonts w:ascii="Georgia" w:hAnsi="Georgia"/>
        </w:rPr>
        <w:t>2022-08-30</w:t>
      </w:r>
    </w:p>
    <w:p w14:paraId="5FC8581C" w14:textId="77777777" w:rsidR="00000000" w:rsidRDefault="00000000">
      <w:pPr>
        <w:pStyle w:val="NormalWeb"/>
        <w:divId w:val="874663047"/>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23E9049D" w14:textId="77777777" w:rsidR="00000000" w:rsidRDefault="00000000">
      <w:pPr>
        <w:pStyle w:val="NormalWeb"/>
        <w:divId w:val="874663047"/>
        <w:rPr>
          <w:rFonts w:ascii="Georgia" w:hAnsi="Georgia"/>
        </w:rPr>
      </w:pPr>
      <w:r>
        <w:rPr>
          <w:rStyle w:val="datalabel1"/>
          <w:rFonts w:ascii="Georgia" w:hAnsi="Georgia"/>
        </w:rPr>
        <w:t xml:space="preserve">Regions: </w:t>
      </w:r>
      <w:r>
        <w:rPr>
          <w:rFonts w:ascii="Georgia" w:hAnsi="Georgia"/>
        </w:rPr>
        <w:t>Global</w:t>
      </w:r>
    </w:p>
    <w:p w14:paraId="3D62B7BA" w14:textId="77777777" w:rsidR="00000000" w:rsidRDefault="00000000">
      <w:pPr>
        <w:pStyle w:val="Heading2"/>
        <w:divId w:val="874663047"/>
        <w:rPr>
          <w:rFonts w:ascii="Georgia" w:eastAsia="Times New Roman" w:hAnsi="Georgia"/>
          <w:sz w:val="27"/>
          <w:szCs w:val="27"/>
        </w:rPr>
      </w:pPr>
      <w:r>
        <w:rPr>
          <w:rFonts w:ascii="Georgia" w:eastAsia="Times New Roman" w:hAnsi="Georgia"/>
          <w:sz w:val="27"/>
          <w:szCs w:val="27"/>
        </w:rPr>
        <w:t>Assessment Rationale</w:t>
      </w:r>
    </w:p>
    <w:p w14:paraId="0F2F395C" w14:textId="1EB71077" w:rsidR="00000000" w:rsidRDefault="00000000">
      <w:pPr>
        <w:pStyle w:val="NormalWeb"/>
        <w:divId w:val="874663047"/>
        <w:rPr>
          <w:rFonts w:ascii="Georgia" w:hAnsi="Georgia"/>
        </w:rPr>
      </w:pPr>
      <w:proofErr w:type="spellStart"/>
      <w:r>
        <w:rPr>
          <w:rStyle w:val="Emphasis"/>
          <w:rFonts w:ascii="Georgia" w:hAnsi="Georgia"/>
        </w:rPr>
        <w:t>Microchirita</w:t>
      </w:r>
      <w:proofErr w:type="spellEnd"/>
      <w:r>
        <w:rPr>
          <w:rStyle w:val="Emphasis"/>
          <w:rFonts w:ascii="Georgia" w:hAnsi="Georgia"/>
        </w:rPr>
        <w:t xml:space="preserve"> purpurea</w:t>
      </w:r>
      <w:r>
        <w:rPr>
          <w:rFonts w:ascii="Georgia" w:hAnsi="Georgia"/>
        </w:rPr>
        <w:t xml:space="preserve"> is distributed </w:t>
      </w:r>
      <w:ins w:id="0" w:author="Jack Plummer" w:date="2022-10-20T18:28:00Z">
        <w:r w:rsidR="001A5C6B">
          <w:rPr>
            <w:rFonts w:ascii="Georgia" w:hAnsi="Georgia"/>
          </w:rPr>
          <w:t>in</w:t>
        </w:r>
      </w:ins>
      <w:del w:id="1" w:author="Jack Plummer" w:date="2022-10-20T18:28:00Z">
        <w:r w:rsidDel="001A5C6B">
          <w:rPr>
            <w:rFonts w:ascii="Georgia" w:hAnsi="Georgia"/>
          </w:rPr>
          <w:delText>to</w:delText>
        </w:r>
      </w:del>
      <w:r>
        <w:rPr>
          <w:rFonts w:ascii="Georgia" w:hAnsi="Georgia"/>
        </w:rPr>
        <w:t xml:space="preserve"> </w:t>
      </w:r>
      <w:proofErr w:type="spellStart"/>
      <w:r>
        <w:rPr>
          <w:rFonts w:ascii="Georgia" w:hAnsi="Georgia"/>
        </w:rPr>
        <w:t>Southeastern</w:t>
      </w:r>
      <w:proofErr w:type="spellEnd"/>
      <w:r>
        <w:rPr>
          <w:rFonts w:ascii="Georgia" w:hAnsi="Georgia"/>
        </w:rPr>
        <w:t xml:space="preserve"> Thailand and Vietnam. Its estimated extent of occurrence of 10,480 km</w:t>
      </w:r>
      <w:r>
        <w:rPr>
          <w:rFonts w:ascii="Georgia" w:hAnsi="Georgia"/>
          <w:vertAlign w:val="superscript"/>
        </w:rPr>
        <w:t xml:space="preserve">2 </w:t>
      </w:r>
      <w:r>
        <w:rPr>
          <w:rFonts w:ascii="Georgia" w:hAnsi="Georgia"/>
        </w:rPr>
        <w:t>falls within the threshold values for the Vulnerable category under criterion B1. Based on georeferenced herbarium specimens, the area of occupancy (AOO) is estimated as 16 km</w:t>
      </w:r>
      <w:r>
        <w:rPr>
          <w:rFonts w:ascii="Georgia" w:hAnsi="Georgia"/>
          <w:vertAlign w:val="superscript"/>
        </w:rPr>
        <w:t>2</w:t>
      </w:r>
      <w:r>
        <w:rPr>
          <w:rFonts w:ascii="Georgia" w:hAnsi="Georgia"/>
        </w:rPr>
        <w:t>, falling within the threshold values for Endangered category under criterion B2. The major threats to this species are the construction of temple and stairs across its range and human activities, which are inferred to be contributing to a continuing decline in habitat area, extent</w:t>
      </w:r>
      <w:ins w:id="2" w:author="Jack Plummer" w:date="2022-10-20T18:28:00Z">
        <w:r w:rsidR="001A5C6B">
          <w:rPr>
            <w:rFonts w:ascii="Georgia" w:hAnsi="Georgia"/>
          </w:rPr>
          <w:t>,</w:t>
        </w:r>
      </w:ins>
      <w:r>
        <w:rPr>
          <w:rFonts w:ascii="Georgia" w:hAnsi="Georgia"/>
        </w:rPr>
        <w:t xml:space="preserve"> and quality. Moreover, all known localities are outside protected areas. </w:t>
      </w:r>
      <w:del w:id="3" w:author="Jack Plummer" w:date="2022-10-20T18:28:00Z">
        <w:r w:rsidDel="001A5C6B">
          <w:rPr>
            <w:rFonts w:ascii="Georgia" w:hAnsi="Georgia"/>
          </w:rPr>
          <w:delText xml:space="preserve">The number of locations for this species falls within the threshold for Endangered category. </w:delText>
        </w:r>
      </w:del>
      <w:r>
        <w:rPr>
          <w:rFonts w:ascii="Georgia" w:hAnsi="Georgia"/>
        </w:rPr>
        <w:t xml:space="preserve">This species </w:t>
      </w:r>
      <w:proofErr w:type="gramStart"/>
      <w:r>
        <w:rPr>
          <w:rFonts w:ascii="Georgia" w:hAnsi="Georgia"/>
        </w:rPr>
        <w:t>is considered to be</w:t>
      </w:r>
      <w:proofErr w:type="gramEnd"/>
      <w:r>
        <w:rPr>
          <w:rFonts w:ascii="Georgia" w:hAnsi="Georgia"/>
        </w:rPr>
        <w:t xml:space="preserve"> restricted to four locations. The population trend is suspected to be decreasing. This species </w:t>
      </w:r>
      <w:ins w:id="4" w:author="Jack Plummer" w:date="2022-10-20T18:28:00Z">
        <w:r w:rsidR="001A5C6B">
          <w:rPr>
            <w:rFonts w:ascii="Georgia" w:hAnsi="Georgia"/>
          </w:rPr>
          <w:t xml:space="preserve">is </w:t>
        </w:r>
      </w:ins>
      <w:r>
        <w:rPr>
          <w:rFonts w:ascii="Georgia" w:hAnsi="Georgia"/>
        </w:rPr>
        <w:t>assessed as EN B2ab(iii) owing to its restricted AOO, limit</w:t>
      </w:r>
      <w:ins w:id="5" w:author="Jack Plummer" w:date="2022-10-20T18:28:00Z">
        <w:r w:rsidR="001A5C6B">
          <w:rPr>
            <w:rFonts w:ascii="Georgia" w:hAnsi="Georgia"/>
          </w:rPr>
          <w:t>ed</w:t>
        </w:r>
      </w:ins>
      <w:r>
        <w:rPr>
          <w:rFonts w:ascii="Georgia" w:hAnsi="Georgia"/>
        </w:rPr>
        <w:t xml:space="preserve"> number of locations</w:t>
      </w:r>
      <w:ins w:id="6" w:author="Jack Plummer" w:date="2022-10-20T18:28:00Z">
        <w:r w:rsidR="001A5C6B">
          <w:rPr>
            <w:rFonts w:ascii="Georgia" w:hAnsi="Georgia"/>
          </w:rPr>
          <w:t>,</w:t>
        </w:r>
      </w:ins>
      <w:r>
        <w:rPr>
          <w:rFonts w:ascii="Georgia" w:hAnsi="Georgia"/>
        </w:rPr>
        <w:t xml:space="preserve"> and a continuing habitat decline.</w:t>
      </w:r>
    </w:p>
    <w:p w14:paraId="21B82948" w14:textId="77777777" w:rsidR="00000000" w:rsidRDefault="00000000">
      <w:pPr>
        <w:pStyle w:val="Heading1"/>
        <w:divId w:val="1488008514"/>
        <w:rPr>
          <w:rFonts w:ascii="Georgia" w:eastAsia="Times New Roman" w:hAnsi="Georgia"/>
          <w:sz w:val="29"/>
          <w:szCs w:val="29"/>
        </w:rPr>
      </w:pPr>
      <w:r>
        <w:rPr>
          <w:rFonts w:ascii="Georgia" w:eastAsia="Times New Roman" w:hAnsi="Georgia"/>
          <w:sz w:val="29"/>
          <w:szCs w:val="29"/>
        </w:rPr>
        <w:t>Distribution</w:t>
      </w:r>
    </w:p>
    <w:p w14:paraId="3114851A" w14:textId="77777777" w:rsidR="00000000" w:rsidRDefault="00000000">
      <w:pPr>
        <w:pStyle w:val="Heading2"/>
        <w:divId w:val="1488008514"/>
        <w:rPr>
          <w:rFonts w:ascii="Georgia" w:eastAsia="Times New Roman" w:hAnsi="Georgia"/>
          <w:sz w:val="27"/>
          <w:szCs w:val="27"/>
        </w:rPr>
      </w:pPr>
      <w:r>
        <w:rPr>
          <w:rFonts w:ascii="Georgia" w:eastAsia="Times New Roman" w:hAnsi="Georgia"/>
          <w:sz w:val="27"/>
          <w:szCs w:val="27"/>
        </w:rPr>
        <w:t>Geographic Range</w:t>
      </w:r>
    </w:p>
    <w:p w14:paraId="7B42F708" w14:textId="29244B2B" w:rsidR="00000000" w:rsidRDefault="00000000">
      <w:pPr>
        <w:pStyle w:val="NormalWeb"/>
        <w:divId w:val="1488008514"/>
        <w:rPr>
          <w:rFonts w:ascii="Georgia" w:hAnsi="Georgia"/>
        </w:rPr>
      </w:pPr>
      <w:r>
        <w:rPr>
          <w:rFonts w:ascii="Georgia" w:hAnsi="Georgia"/>
        </w:rPr>
        <w:t xml:space="preserve">This species is found in </w:t>
      </w:r>
      <w:proofErr w:type="spellStart"/>
      <w:r>
        <w:rPr>
          <w:rFonts w:ascii="Georgia" w:hAnsi="Georgia"/>
        </w:rPr>
        <w:t>Southeastern</w:t>
      </w:r>
      <w:proofErr w:type="spellEnd"/>
      <w:r>
        <w:rPr>
          <w:rFonts w:ascii="Georgia" w:hAnsi="Georgia"/>
        </w:rPr>
        <w:t xml:space="preserve"> Thailand and Vietnam. The extent of occurrence is 10,480 km</w:t>
      </w:r>
      <w:r>
        <w:rPr>
          <w:rFonts w:ascii="Georgia" w:hAnsi="Georgia"/>
          <w:vertAlign w:val="superscript"/>
        </w:rPr>
        <w:t>2</w:t>
      </w:r>
      <w:r>
        <w:rPr>
          <w:rFonts w:ascii="Georgia" w:hAnsi="Georgia"/>
        </w:rPr>
        <w:t xml:space="preserve"> and the area of occupancy is 16 km</w:t>
      </w:r>
      <w:r>
        <w:rPr>
          <w:rFonts w:ascii="Georgia" w:hAnsi="Georgia"/>
          <w:vertAlign w:val="superscript"/>
        </w:rPr>
        <w:t>2</w:t>
      </w:r>
      <w:del w:id="7" w:author="Jack Plummer" w:date="2022-10-20T18:29:00Z">
        <w:r w:rsidDel="001A5C6B">
          <w:rPr>
            <w:rFonts w:ascii="Georgia" w:hAnsi="Georgia"/>
          </w:rPr>
          <w:delText xml:space="preserve"> which are not in a protected area</w:delText>
        </w:r>
      </w:del>
      <w:r>
        <w:rPr>
          <w:rFonts w:ascii="Georgia" w:hAnsi="Georgia"/>
        </w:rPr>
        <w:t xml:space="preserve">. </w:t>
      </w:r>
      <w:ins w:id="8" w:author="Jack Plummer" w:date="2022-10-20T18:29:00Z">
        <w:r w:rsidR="001A5C6B">
          <w:rPr>
            <w:rFonts w:ascii="Georgia" w:hAnsi="Georgia"/>
          </w:rPr>
          <w:t xml:space="preserve">It has been </w:t>
        </w:r>
      </w:ins>
      <w:del w:id="9" w:author="Jack Plummer" w:date="2022-10-20T18:29:00Z">
        <w:r w:rsidDel="001A5C6B">
          <w:rPr>
            <w:rFonts w:ascii="Georgia" w:hAnsi="Georgia"/>
          </w:rPr>
          <w:delText>R</w:delText>
        </w:r>
      </w:del>
      <w:ins w:id="10" w:author="Jack Plummer" w:date="2022-10-20T18:29:00Z">
        <w:r w:rsidR="001A5C6B">
          <w:rPr>
            <w:rFonts w:ascii="Georgia" w:hAnsi="Georgia"/>
          </w:rPr>
          <w:t>r</w:t>
        </w:r>
      </w:ins>
      <w:r>
        <w:rPr>
          <w:rFonts w:ascii="Georgia" w:hAnsi="Georgia"/>
        </w:rPr>
        <w:t>ecorded from a narrow altitud</w:t>
      </w:r>
      <w:ins w:id="11" w:author="Jack Plummer" w:date="2022-10-20T18:29:00Z">
        <w:r w:rsidR="001A5C6B">
          <w:rPr>
            <w:rFonts w:ascii="Georgia" w:hAnsi="Georgia"/>
          </w:rPr>
          <w:t>inal</w:t>
        </w:r>
      </w:ins>
      <w:del w:id="12" w:author="Jack Plummer" w:date="2022-10-20T18:29:00Z">
        <w:r w:rsidDel="001A5C6B">
          <w:rPr>
            <w:rFonts w:ascii="Georgia" w:hAnsi="Georgia"/>
          </w:rPr>
          <w:delText>e</w:delText>
        </w:r>
      </w:del>
      <w:r>
        <w:rPr>
          <w:rFonts w:ascii="Georgia" w:hAnsi="Georgia"/>
        </w:rPr>
        <w:t xml:space="preserve"> range between 8 and 80 m</w:t>
      </w:r>
      <w:ins w:id="13" w:author="Jack Plummer" w:date="2022-10-20T18:29:00Z">
        <w:r w:rsidR="001A5C6B">
          <w:rPr>
            <w:rFonts w:ascii="Georgia" w:hAnsi="Georgia"/>
          </w:rPr>
          <w:t xml:space="preserve"> asl</w:t>
        </w:r>
      </w:ins>
      <w:r>
        <w:rPr>
          <w:rFonts w:ascii="Georgia" w:hAnsi="Georgia"/>
        </w:rPr>
        <w:t>.</w:t>
      </w:r>
    </w:p>
    <w:p w14:paraId="530BDDC6" w14:textId="77777777" w:rsidR="00000000" w:rsidRDefault="00000000">
      <w:pPr>
        <w:pStyle w:val="Heading2"/>
        <w:divId w:val="1488008514"/>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21"/>
        <w:gridCol w:w="6089"/>
      </w:tblGrid>
      <w:tr w:rsidR="00000000" w14:paraId="77CCDFD5" w14:textId="77777777">
        <w:trPr>
          <w:divId w:val="1488008514"/>
          <w:tblCellSpacing w:w="15" w:type="dxa"/>
        </w:trPr>
        <w:tc>
          <w:tcPr>
            <w:tcW w:w="0" w:type="auto"/>
            <w:tcBorders>
              <w:bottom w:val="single" w:sz="6" w:space="0" w:color="000000"/>
            </w:tcBorders>
            <w:shd w:val="clear" w:color="auto" w:fill="BBBBBB"/>
            <w:vAlign w:val="center"/>
            <w:hideMark/>
          </w:tcPr>
          <w:p w14:paraId="0947D61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23EDE09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6C069F4" w14:textId="77777777">
        <w:trPr>
          <w:divId w:val="1488008514"/>
          <w:tblCellSpacing w:w="15" w:type="dxa"/>
        </w:trPr>
        <w:tc>
          <w:tcPr>
            <w:tcW w:w="0" w:type="auto"/>
            <w:vAlign w:val="center"/>
            <w:hideMark/>
          </w:tcPr>
          <w:p w14:paraId="09B3E15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54D7D2D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w:t>
            </w:r>
          </w:p>
        </w:tc>
      </w:tr>
    </w:tbl>
    <w:p w14:paraId="4EADAC67" w14:textId="77777777" w:rsidR="00000000" w:rsidRDefault="00000000">
      <w:pPr>
        <w:pStyle w:val="Heading2"/>
        <w:divId w:val="1488008514"/>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6771FBD3" w14:textId="77777777">
        <w:trPr>
          <w:divId w:val="1488008514"/>
          <w:tblCellSpacing w:w="15" w:type="dxa"/>
        </w:trPr>
        <w:tc>
          <w:tcPr>
            <w:tcW w:w="0" w:type="auto"/>
            <w:tcBorders>
              <w:bottom w:val="single" w:sz="6" w:space="0" w:color="000000"/>
            </w:tcBorders>
            <w:shd w:val="clear" w:color="auto" w:fill="BBBBBB"/>
            <w:vAlign w:val="center"/>
            <w:hideMark/>
          </w:tcPr>
          <w:p w14:paraId="77BBC18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78FB8D1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561792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EC7CB09" w14:textId="77777777">
        <w:trPr>
          <w:divId w:val="1488008514"/>
          <w:tblCellSpacing w:w="15" w:type="dxa"/>
        </w:trPr>
        <w:tc>
          <w:tcPr>
            <w:tcW w:w="0" w:type="auto"/>
            <w:vAlign w:val="center"/>
            <w:hideMark/>
          </w:tcPr>
          <w:p w14:paraId="1AD6B70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10480</w:t>
            </w:r>
          </w:p>
        </w:tc>
        <w:tc>
          <w:tcPr>
            <w:tcW w:w="0" w:type="auto"/>
            <w:vAlign w:val="center"/>
            <w:hideMark/>
          </w:tcPr>
          <w:p w14:paraId="3A3763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9F7B42B" w14:textId="46AF8BD6"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w:t>
            </w:r>
            <w:del w:id="14" w:author="Jack Plummer" w:date="2022-10-20T18:29:00Z">
              <w:r w:rsidDel="001A5C6B">
                <w:rPr>
                  <w:rFonts w:ascii="Georgia" w:eastAsia="Times New Roman" w:hAnsi="Georgia"/>
                  <w:sz w:val="18"/>
                  <w:szCs w:val="18"/>
                </w:rPr>
                <w:delText>2 x 2 km grid cell</w:delText>
              </w:r>
            </w:del>
            <w:ins w:id="15" w:author="Jack Plummer" w:date="2022-10-20T18:29:00Z">
              <w:r w:rsidR="001A5C6B">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41C4E406" w14:textId="77777777" w:rsidR="00000000" w:rsidRDefault="00000000">
      <w:pPr>
        <w:pStyle w:val="Heading2"/>
        <w:divId w:val="1488008514"/>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74"/>
        <w:gridCol w:w="7536"/>
      </w:tblGrid>
      <w:tr w:rsidR="001A5C6B" w14:paraId="6D34F006" w14:textId="77777777">
        <w:trPr>
          <w:divId w:val="1488008514"/>
          <w:tblCellSpacing w:w="15" w:type="dxa"/>
        </w:trPr>
        <w:tc>
          <w:tcPr>
            <w:tcW w:w="0" w:type="auto"/>
            <w:tcBorders>
              <w:bottom w:val="single" w:sz="6" w:space="0" w:color="000000"/>
            </w:tcBorders>
            <w:shd w:val="clear" w:color="auto" w:fill="BBBBBB"/>
            <w:vAlign w:val="center"/>
            <w:hideMark/>
          </w:tcPr>
          <w:p w14:paraId="396C862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3638D6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A5C6B" w14:paraId="52172FD0" w14:textId="77777777">
        <w:trPr>
          <w:divId w:val="1488008514"/>
          <w:tblCellSpacing w:w="15" w:type="dxa"/>
        </w:trPr>
        <w:tc>
          <w:tcPr>
            <w:tcW w:w="0" w:type="auto"/>
            <w:vAlign w:val="center"/>
            <w:hideMark/>
          </w:tcPr>
          <w:p w14:paraId="22E9123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626B8697" w14:textId="339D821A" w:rsidR="00000000" w:rsidRDefault="001A5C6B">
            <w:pPr>
              <w:spacing w:after="75"/>
              <w:rPr>
                <w:rFonts w:ascii="Georgia" w:eastAsia="Times New Roman" w:hAnsi="Georgia"/>
                <w:sz w:val="18"/>
                <w:szCs w:val="18"/>
              </w:rPr>
            </w:pPr>
            <w:ins w:id="16" w:author="Jack Plummer" w:date="2022-10-20T18:29:00Z">
              <w:r>
                <w:rPr>
                  <w:rFonts w:ascii="Georgia" w:eastAsia="Times New Roman" w:hAnsi="Georgia"/>
                  <w:sz w:val="18"/>
                  <w:szCs w:val="18"/>
                </w:rPr>
                <w:t xml:space="preserve">The species is known from four geographically disparate </w:t>
              </w:r>
            </w:ins>
            <w:del w:id="17" w:author="Jack Plummer" w:date="2022-10-20T18:30:00Z">
              <w:r w:rsidR="00000000" w:rsidDel="001A5C6B">
                <w:rPr>
                  <w:rFonts w:ascii="Georgia" w:eastAsia="Times New Roman" w:hAnsi="Georgia"/>
                  <w:sz w:val="18"/>
                  <w:szCs w:val="18"/>
                </w:rPr>
                <w:delText>C</w:delText>
              </w:r>
            </w:del>
            <w:ins w:id="18" w:author="Jack Plummer" w:date="2022-10-20T18:30:00Z">
              <w:r>
                <w:rPr>
                  <w:rFonts w:ascii="Georgia" w:eastAsia="Times New Roman" w:hAnsi="Georgia"/>
                  <w:sz w:val="18"/>
                  <w:szCs w:val="18"/>
                </w:rPr>
                <w:t>c</w:t>
              </w:r>
            </w:ins>
            <w:r w:rsidR="00000000">
              <w:rPr>
                <w:rFonts w:ascii="Georgia" w:eastAsia="Times New Roman" w:hAnsi="Georgia"/>
                <w:sz w:val="18"/>
                <w:szCs w:val="18"/>
              </w:rPr>
              <w:t xml:space="preserve">ollection localities </w:t>
            </w:r>
            <w:del w:id="19" w:author="Jack Plummer" w:date="2022-10-20T18:30:00Z">
              <w:r w:rsidR="00000000" w:rsidDel="001A5C6B">
                <w:rPr>
                  <w:rFonts w:ascii="Georgia" w:eastAsia="Times New Roman" w:hAnsi="Georgia"/>
                  <w:sz w:val="18"/>
                  <w:szCs w:val="18"/>
                </w:rPr>
                <w:delText>occur in four locations from</w:delText>
              </w:r>
            </w:del>
            <w:ins w:id="20" w:author="Jack Plummer" w:date="2022-10-20T18:30:00Z">
              <w:r>
                <w:rPr>
                  <w:rFonts w:ascii="Georgia" w:eastAsia="Times New Roman" w:hAnsi="Georgia"/>
                  <w:sz w:val="18"/>
                  <w:szCs w:val="18"/>
                </w:rPr>
                <w:t>across</w:t>
              </w:r>
            </w:ins>
            <w:r w:rsidR="00000000">
              <w:rPr>
                <w:rFonts w:ascii="Georgia" w:eastAsia="Times New Roman" w:hAnsi="Georgia"/>
                <w:sz w:val="18"/>
                <w:szCs w:val="18"/>
              </w:rPr>
              <w:t xml:space="preserve"> </w:t>
            </w:r>
            <w:proofErr w:type="spellStart"/>
            <w:r w:rsidR="00000000">
              <w:rPr>
                <w:rFonts w:ascii="Georgia" w:eastAsia="Times New Roman" w:hAnsi="Georgia"/>
                <w:sz w:val="18"/>
                <w:szCs w:val="18"/>
              </w:rPr>
              <w:t>Southeastern</w:t>
            </w:r>
            <w:proofErr w:type="spellEnd"/>
            <w:r w:rsidR="00000000">
              <w:rPr>
                <w:rFonts w:ascii="Georgia" w:eastAsia="Times New Roman" w:hAnsi="Georgia"/>
                <w:sz w:val="18"/>
                <w:szCs w:val="18"/>
              </w:rPr>
              <w:t xml:space="preserve"> </w:t>
            </w:r>
            <w:ins w:id="21" w:author="Jack Plummer" w:date="2022-10-20T18:29:00Z">
              <w:r>
                <w:rPr>
                  <w:rFonts w:ascii="Georgia" w:eastAsia="Times New Roman" w:hAnsi="Georgia"/>
                  <w:sz w:val="18"/>
                  <w:szCs w:val="18"/>
                </w:rPr>
                <w:t xml:space="preserve">Thailand </w:t>
              </w:r>
            </w:ins>
            <w:r w:rsidR="00000000">
              <w:rPr>
                <w:rFonts w:ascii="Georgia" w:eastAsia="Times New Roman" w:hAnsi="Georgia"/>
                <w:sz w:val="18"/>
                <w:szCs w:val="18"/>
              </w:rPr>
              <w:t>and Vietnam</w:t>
            </w:r>
            <w:ins w:id="22" w:author="Jack Plummer" w:date="2022-10-20T18:30:00Z">
              <w:r>
                <w:rPr>
                  <w:rFonts w:ascii="Georgia" w:eastAsia="Times New Roman" w:hAnsi="Georgia"/>
                  <w:sz w:val="18"/>
                  <w:szCs w:val="18"/>
                </w:rPr>
                <w:t>, which are viewed as distinct locations</w:t>
              </w:r>
            </w:ins>
            <w:r w:rsidR="00000000">
              <w:rPr>
                <w:rFonts w:ascii="Georgia" w:eastAsia="Times New Roman" w:hAnsi="Georgia"/>
                <w:sz w:val="18"/>
                <w:szCs w:val="18"/>
              </w:rPr>
              <w:t>.</w:t>
            </w:r>
          </w:p>
        </w:tc>
      </w:tr>
    </w:tbl>
    <w:p w14:paraId="5E921A0C" w14:textId="77777777" w:rsidR="00000000" w:rsidRDefault="00000000">
      <w:pPr>
        <w:pStyle w:val="Heading2"/>
        <w:divId w:val="1488008514"/>
        <w:rPr>
          <w:rFonts w:ascii="Georgia" w:eastAsia="Times New Roman" w:hAnsi="Georgia"/>
          <w:sz w:val="27"/>
          <w:szCs w:val="27"/>
        </w:rPr>
      </w:pPr>
      <w:r>
        <w:rPr>
          <w:rFonts w:ascii="Georgia" w:eastAsia="Times New Roman" w:hAnsi="Georgia"/>
          <w:sz w:val="27"/>
          <w:szCs w:val="27"/>
        </w:rPr>
        <w:t>Elevation / Depth / Depth Zones</w:t>
      </w:r>
    </w:p>
    <w:p w14:paraId="25FE363F" w14:textId="77777777" w:rsidR="00000000" w:rsidRDefault="00000000">
      <w:pPr>
        <w:pStyle w:val="NormalWeb"/>
        <w:divId w:val="1488008514"/>
        <w:rPr>
          <w:rFonts w:ascii="Georgia" w:hAnsi="Georgia"/>
        </w:rPr>
      </w:pPr>
      <w:r>
        <w:rPr>
          <w:rStyle w:val="datalabel1"/>
          <w:rFonts w:ascii="Georgia" w:hAnsi="Georgia"/>
        </w:rPr>
        <w:t xml:space="preserve">Elevation Lower Limit (in metres above sea level): </w:t>
      </w:r>
      <w:r>
        <w:rPr>
          <w:rFonts w:ascii="Georgia" w:hAnsi="Georgia"/>
        </w:rPr>
        <w:t>8</w:t>
      </w:r>
    </w:p>
    <w:p w14:paraId="2473DA57" w14:textId="77777777" w:rsidR="00000000" w:rsidRDefault="00000000">
      <w:pPr>
        <w:pStyle w:val="NormalWeb"/>
        <w:divId w:val="1488008514"/>
        <w:rPr>
          <w:rFonts w:ascii="Georgia" w:hAnsi="Georgia"/>
        </w:rPr>
      </w:pPr>
      <w:r>
        <w:rPr>
          <w:rStyle w:val="datalabel1"/>
          <w:rFonts w:ascii="Georgia" w:hAnsi="Georgia"/>
        </w:rPr>
        <w:t xml:space="preserve">Elevation Upper Limit (in metres above sea level): </w:t>
      </w:r>
      <w:r>
        <w:rPr>
          <w:rFonts w:ascii="Georgia" w:hAnsi="Georgia"/>
        </w:rPr>
        <w:t>80</w:t>
      </w:r>
    </w:p>
    <w:p w14:paraId="0B8C1214" w14:textId="77777777" w:rsidR="00000000" w:rsidRDefault="00000000">
      <w:pPr>
        <w:pStyle w:val="Heading2"/>
        <w:divId w:val="1488008514"/>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21481A8F" w14:textId="77777777">
        <w:trPr>
          <w:divId w:val="1488008514"/>
          <w:tblCellSpacing w:w="15" w:type="dxa"/>
        </w:trPr>
        <w:tc>
          <w:tcPr>
            <w:tcW w:w="0" w:type="auto"/>
            <w:tcBorders>
              <w:bottom w:val="single" w:sz="6" w:space="0" w:color="000000"/>
            </w:tcBorders>
            <w:shd w:val="clear" w:color="auto" w:fill="BBBBBB"/>
            <w:vAlign w:val="center"/>
            <w:hideMark/>
          </w:tcPr>
          <w:p w14:paraId="179E2DE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A53F0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71369DB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74CD32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94DC4E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7787B92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2CD78C0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6422ACB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5BAA8A45" w14:textId="77777777">
        <w:trPr>
          <w:divId w:val="1488008514"/>
          <w:tblCellSpacing w:w="15" w:type="dxa"/>
        </w:trPr>
        <w:tc>
          <w:tcPr>
            <w:tcW w:w="0" w:type="auto"/>
            <w:vAlign w:val="center"/>
            <w:hideMark/>
          </w:tcPr>
          <w:p w14:paraId="662F970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AC1881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8DA1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3D6E4E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BC4E7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EE086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5C605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8C654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8875FB8" w14:textId="77777777" w:rsidR="00000000" w:rsidRDefault="00000000">
      <w:pPr>
        <w:pStyle w:val="Heading2"/>
        <w:divId w:val="1488008514"/>
        <w:rPr>
          <w:rFonts w:ascii="Georgia" w:eastAsia="Times New Roman" w:hAnsi="Georgia"/>
          <w:sz w:val="27"/>
          <w:szCs w:val="27"/>
        </w:rPr>
      </w:pPr>
      <w:r>
        <w:rPr>
          <w:rFonts w:ascii="Georgia" w:eastAsia="Times New Roman" w:hAnsi="Georgia"/>
          <w:sz w:val="27"/>
          <w:szCs w:val="27"/>
        </w:rPr>
        <w:t>Biogeographic Realms</w:t>
      </w:r>
    </w:p>
    <w:p w14:paraId="3C6FE9D7" w14:textId="77777777" w:rsidR="00000000" w:rsidRDefault="00000000">
      <w:pPr>
        <w:pStyle w:val="NormalWeb"/>
        <w:divId w:val="1488008514"/>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2C6AA856" w14:textId="77777777" w:rsidR="00000000" w:rsidRDefault="00000000">
      <w:pPr>
        <w:pStyle w:val="Heading1"/>
        <w:divId w:val="1417746722"/>
        <w:rPr>
          <w:rFonts w:ascii="Georgia" w:eastAsia="Times New Roman" w:hAnsi="Georgia"/>
          <w:sz w:val="29"/>
          <w:szCs w:val="29"/>
        </w:rPr>
      </w:pPr>
      <w:r>
        <w:rPr>
          <w:rFonts w:ascii="Georgia" w:eastAsia="Times New Roman" w:hAnsi="Georgia"/>
          <w:sz w:val="29"/>
          <w:szCs w:val="29"/>
        </w:rPr>
        <w:t>Occurrence</w:t>
      </w:r>
    </w:p>
    <w:p w14:paraId="12C8ACCF" w14:textId="77777777" w:rsidR="00000000" w:rsidRDefault="00000000">
      <w:pPr>
        <w:pStyle w:val="Heading2"/>
        <w:divId w:val="1417746722"/>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7B352566" w14:textId="77777777">
        <w:trPr>
          <w:divId w:val="1417746722"/>
          <w:tblCellSpacing w:w="15" w:type="dxa"/>
        </w:trPr>
        <w:tc>
          <w:tcPr>
            <w:tcW w:w="0" w:type="auto"/>
            <w:tcBorders>
              <w:bottom w:val="single" w:sz="6" w:space="0" w:color="000000"/>
            </w:tcBorders>
            <w:shd w:val="clear" w:color="auto" w:fill="BBBBBB"/>
            <w:vAlign w:val="center"/>
            <w:hideMark/>
          </w:tcPr>
          <w:p w14:paraId="379A323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3184C6C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DCAFB5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7F18144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59CF27C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7087EAEE" w14:textId="77777777">
        <w:trPr>
          <w:divId w:val="1417746722"/>
          <w:tblCellSpacing w:w="15" w:type="dxa"/>
        </w:trPr>
        <w:tc>
          <w:tcPr>
            <w:tcW w:w="0" w:type="auto"/>
            <w:tcBorders>
              <w:bottom w:val="single" w:sz="6" w:space="0" w:color="CCCCCC"/>
            </w:tcBorders>
            <w:vAlign w:val="center"/>
            <w:hideMark/>
          </w:tcPr>
          <w:p w14:paraId="40E8B7C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3ADF6C1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8419E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858EBF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661C9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294C9969" w14:textId="77777777" w:rsidR="00000000" w:rsidRDefault="00000000">
      <w:pPr>
        <w:pStyle w:val="Heading1"/>
        <w:divId w:val="1320425308"/>
        <w:rPr>
          <w:rFonts w:ascii="Georgia" w:eastAsia="Times New Roman" w:hAnsi="Georgia"/>
          <w:sz w:val="29"/>
          <w:szCs w:val="29"/>
        </w:rPr>
      </w:pPr>
      <w:r>
        <w:rPr>
          <w:rFonts w:ascii="Georgia" w:eastAsia="Times New Roman" w:hAnsi="Georgia"/>
          <w:sz w:val="29"/>
          <w:szCs w:val="29"/>
        </w:rPr>
        <w:lastRenderedPageBreak/>
        <w:t>Population</w:t>
      </w:r>
    </w:p>
    <w:p w14:paraId="7AA608D0" w14:textId="0D169DED" w:rsidR="00000000" w:rsidRDefault="00000000">
      <w:pPr>
        <w:pStyle w:val="NormalWeb"/>
        <w:divId w:val="1320425308"/>
        <w:rPr>
          <w:rFonts w:ascii="Georgia" w:hAnsi="Georgia"/>
        </w:rPr>
      </w:pPr>
      <w:del w:id="23" w:author="Jack Plummer" w:date="2022-10-20T18:30:00Z">
        <w:r w:rsidDel="001A5C6B">
          <w:rPr>
            <w:rStyle w:val="fontstyle01"/>
            <w:rFonts w:ascii="Georgia" w:hAnsi="Georgia"/>
          </w:rPr>
          <w:delText>The species has been described as growing at a locality in Southeastern Thailand and Vietnam. </w:delText>
        </w:r>
      </w:del>
      <w:r>
        <w:rPr>
          <w:rStyle w:val="fontstyle01"/>
          <w:rFonts w:ascii="Georgia" w:hAnsi="Georgia"/>
        </w:rPr>
        <w:t xml:space="preserve">The subpopulation at Khao </w:t>
      </w:r>
      <w:proofErr w:type="spellStart"/>
      <w:r>
        <w:rPr>
          <w:rStyle w:val="fontstyle01"/>
          <w:rFonts w:ascii="Georgia" w:hAnsi="Georgia"/>
        </w:rPr>
        <w:t>Wongkot</w:t>
      </w:r>
      <w:proofErr w:type="spellEnd"/>
      <w:r>
        <w:rPr>
          <w:rStyle w:val="fontstyle01"/>
          <w:rFonts w:ascii="Georgia" w:hAnsi="Georgia"/>
        </w:rPr>
        <w:t xml:space="preserve"> </w:t>
      </w:r>
      <w:proofErr w:type="spellStart"/>
      <w:r>
        <w:rPr>
          <w:rStyle w:val="fontstyle01"/>
          <w:rFonts w:ascii="Georgia" w:hAnsi="Georgia"/>
        </w:rPr>
        <w:t>Rujira</w:t>
      </w:r>
      <w:proofErr w:type="spellEnd"/>
      <w:r>
        <w:rPr>
          <w:rStyle w:val="fontstyle01"/>
          <w:rFonts w:ascii="Georgia" w:hAnsi="Georgia"/>
        </w:rPr>
        <w:t xml:space="preserve"> </w:t>
      </w:r>
      <w:proofErr w:type="spellStart"/>
      <w:r>
        <w:rPr>
          <w:rStyle w:val="fontstyle01"/>
          <w:rFonts w:ascii="Georgia" w:hAnsi="Georgia"/>
        </w:rPr>
        <w:t>Wongsaram</w:t>
      </w:r>
      <w:proofErr w:type="spellEnd"/>
      <w:r>
        <w:rPr>
          <w:rStyle w:val="fontstyle01"/>
          <w:rFonts w:ascii="Georgia" w:hAnsi="Georgia"/>
        </w:rPr>
        <w:t xml:space="preserve"> Temple consist</w:t>
      </w:r>
      <w:ins w:id="24" w:author="Jack Plummer" w:date="2022-10-20T18:30:00Z">
        <w:r w:rsidR="001A5C6B">
          <w:rPr>
            <w:rStyle w:val="fontstyle01"/>
            <w:rFonts w:ascii="Georgia" w:hAnsi="Georgia"/>
          </w:rPr>
          <w:t>s</w:t>
        </w:r>
      </w:ins>
      <w:r>
        <w:rPr>
          <w:rStyle w:val="fontstyle01"/>
          <w:rFonts w:ascii="Georgia" w:hAnsi="Georgia"/>
        </w:rPr>
        <w:t xml:space="preserve"> of 5,000 mature individuals</w:t>
      </w:r>
      <w:ins w:id="25" w:author="Jack Plummer" w:date="2022-10-20T18:30:00Z">
        <w:r w:rsidR="001A5C6B">
          <w:rPr>
            <w:rStyle w:val="fontstyle01"/>
            <w:rFonts w:ascii="Georgia" w:hAnsi="Georgia"/>
          </w:rPr>
          <w:t>. However, no further pop</w:t>
        </w:r>
      </w:ins>
      <w:ins w:id="26" w:author="Jack Plummer" w:date="2022-10-20T18:31:00Z">
        <w:r w:rsidR="001A5C6B">
          <w:rPr>
            <w:rStyle w:val="fontstyle01"/>
            <w:rFonts w:ascii="Georgia" w:hAnsi="Georgia"/>
          </w:rPr>
          <w:t>ulation</w:t>
        </w:r>
      </w:ins>
      <w:ins w:id="27" w:author="Jack Plummer" w:date="2022-10-20T18:33:00Z">
        <w:r w:rsidR="001A5C6B">
          <w:rPr>
            <w:rStyle w:val="fontstyle01"/>
            <w:rFonts w:ascii="Georgia" w:hAnsi="Georgia"/>
          </w:rPr>
          <w:t xml:space="preserve"> information</w:t>
        </w:r>
      </w:ins>
      <w:ins w:id="28" w:author="Jack Plummer" w:date="2022-10-20T18:31:00Z">
        <w:r w:rsidR="001A5C6B">
          <w:rPr>
            <w:rStyle w:val="fontstyle01"/>
            <w:rFonts w:ascii="Georgia" w:hAnsi="Georgia"/>
          </w:rPr>
          <w:t xml:space="preserve"> is available. It is suspected that the population trend may be decreasing on account of habitat degradation, but </w:t>
        </w:r>
      </w:ins>
      <w:del w:id="29" w:author="Jack Plummer" w:date="2022-10-20T18:30:00Z">
        <w:r w:rsidDel="001A5C6B">
          <w:rPr>
            <w:rStyle w:val="fontstyle01"/>
            <w:rFonts w:ascii="Georgia" w:hAnsi="Georgia"/>
          </w:rPr>
          <w:delText>. This species occurs in small area.</w:delText>
        </w:r>
      </w:del>
      <w:del w:id="30" w:author="Jack Plummer" w:date="2022-10-20T18:31:00Z">
        <w:r w:rsidDel="001A5C6B">
          <w:rPr>
            <w:rStyle w:val="fontstyle01"/>
            <w:rFonts w:ascii="Georgia" w:hAnsi="Georgia"/>
          </w:rPr>
          <w:delText xml:space="preserve"> </w:delText>
        </w:r>
        <w:r w:rsidDel="001A5C6B">
          <w:rPr>
            <w:rFonts w:ascii="Georgia" w:hAnsi="Georgia"/>
          </w:rPr>
          <w:delText>F</w:delText>
        </w:r>
      </w:del>
      <w:ins w:id="31" w:author="Jack Plummer" w:date="2022-10-20T18:31:00Z">
        <w:r w:rsidR="001A5C6B">
          <w:rPr>
            <w:rFonts w:ascii="Georgia" w:hAnsi="Georgia"/>
          </w:rPr>
          <w:t>f</w:t>
        </w:r>
      </w:ins>
      <w:r>
        <w:rPr>
          <w:rFonts w:ascii="Georgia" w:hAnsi="Georgia"/>
        </w:rPr>
        <w:t>urther research into population status and trends is required to confirm whether a decline is apparent and ongoing.</w:t>
      </w:r>
    </w:p>
    <w:p w14:paraId="4EAD1231" w14:textId="77777777" w:rsidR="00000000" w:rsidRDefault="00000000">
      <w:pPr>
        <w:pStyle w:val="Heading2"/>
        <w:divId w:val="1320425308"/>
        <w:rPr>
          <w:rFonts w:ascii="Georgia" w:eastAsia="Times New Roman" w:hAnsi="Georgia"/>
          <w:sz w:val="27"/>
          <w:szCs w:val="27"/>
        </w:rPr>
      </w:pPr>
      <w:r>
        <w:rPr>
          <w:rFonts w:ascii="Georgia" w:eastAsia="Times New Roman" w:hAnsi="Georgia"/>
          <w:sz w:val="27"/>
          <w:szCs w:val="27"/>
        </w:rPr>
        <w:t>Population Information</w:t>
      </w:r>
    </w:p>
    <w:p w14:paraId="609FBABD" w14:textId="77777777" w:rsidR="00000000" w:rsidRDefault="00000000">
      <w:pPr>
        <w:pStyle w:val="NormalWeb"/>
        <w:divId w:val="1320425308"/>
        <w:rPr>
          <w:rFonts w:ascii="Georgia" w:hAnsi="Georgia"/>
        </w:rPr>
      </w:pPr>
      <w:r>
        <w:rPr>
          <w:rStyle w:val="datalabel1"/>
          <w:rFonts w:ascii="Georgia" w:hAnsi="Georgia"/>
        </w:rPr>
        <w:t xml:space="preserve">Current Population Trend: </w:t>
      </w:r>
      <w:r>
        <w:rPr>
          <w:rFonts w:ascii="Georgia" w:hAnsi="Georgia"/>
        </w:rPr>
        <w:t>Decreasing</w:t>
      </w:r>
    </w:p>
    <w:p w14:paraId="6ACBD5CD" w14:textId="77777777" w:rsidR="00000000" w:rsidRDefault="00000000">
      <w:pPr>
        <w:pStyle w:val="Heading1"/>
        <w:divId w:val="1051226421"/>
        <w:rPr>
          <w:rFonts w:ascii="Georgia" w:eastAsia="Times New Roman" w:hAnsi="Georgia"/>
          <w:sz w:val="29"/>
          <w:szCs w:val="29"/>
        </w:rPr>
      </w:pPr>
      <w:r>
        <w:rPr>
          <w:rFonts w:ascii="Georgia" w:eastAsia="Times New Roman" w:hAnsi="Georgia"/>
          <w:sz w:val="29"/>
          <w:szCs w:val="29"/>
        </w:rPr>
        <w:t>Habitats and Ecology</w:t>
      </w:r>
    </w:p>
    <w:p w14:paraId="28D5FDF4" w14:textId="77777777" w:rsidR="00000000" w:rsidRDefault="00000000">
      <w:pPr>
        <w:pStyle w:val="NormalWeb"/>
        <w:divId w:val="1051226421"/>
        <w:rPr>
          <w:rFonts w:ascii="Georgia" w:hAnsi="Georgia"/>
        </w:rPr>
      </w:pPr>
      <w:commentRangeStart w:id="32"/>
      <w:r>
        <w:rPr>
          <w:rFonts w:ascii="Georgia" w:hAnsi="Georgia"/>
        </w:rPr>
        <w:t xml:space="preserve">This species </w:t>
      </w:r>
      <w:commentRangeEnd w:id="32"/>
      <w:r w:rsidR="001A5C6B">
        <w:rPr>
          <w:rStyle w:val="CommentReference"/>
        </w:rPr>
        <w:commentReference w:id="32"/>
      </w:r>
      <w:r>
        <w:rPr>
          <w:rFonts w:ascii="Georgia" w:hAnsi="Georgia"/>
        </w:rPr>
        <w:t>is found on limestone in secondary forest.</w:t>
      </w:r>
    </w:p>
    <w:p w14:paraId="347C4372" w14:textId="77777777" w:rsidR="00000000" w:rsidRDefault="00000000">
      <w:pPr>
        <w:pStyle w:val="Heading2"/>
        <w:divId w:val="1051226421"/>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34E1A3E6" w14:textId="77777777">
        <w:trPr>
          <w:divId w:val="1051226421"/>
          <w:tblCellSpacing w:w="15" w:type="dxa"/>
        </w:trPr>
        <w:tc>
          <w:tcPr>
            <w:tcW w:w="0" w:type="auto"/>
            <w:tcBorders>
              <w:bottom w:val="single" w:sz="6" w:space="0" w:color="000000"/>
            </w:tcBorders>
            <w:shd w:val="clear" w:color="auto" w:fill="BBBBBB"/>
            <w:vAlign w:val="center"/>
            <w:hideMark/>
          </w:tcPr>
          <w:p w14:paraId="1E34430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5FC62D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E68E99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9D6EA2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1FFAE1F9" w14:textId="77777777">
        <w:trPr>
          <w:divId w:val="1051226421"/>
          <w:tblCellSpacing w:w="15" w:type="dxa"/>
        </w:trPr>
        <w:tc>
          <w:tcPr>
            <w:tcW w:w="0" w:type="auto"/>
            <w:tcBorders>
              <w:bottom w:val="single" w:sz="6" w:space="0" w:color="CCCCCC"/>
            </w:tcBorders>
            <w:vAlign w:val="center"/>
            <w:hideMark/>
          </w:tcPr>
          <w:p w14:paraId="4F597E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74B6DF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63C5F40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C3031F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6BBDB3B" w14:textId="77777777" w:rsidR="00000000" w:rsidRDefault="00000000">
      <w:pPr>
        <w:pStyle w:val="Heading2"/>
        <w:divId w:val="1051226421"/>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11"/>
        <w:gridCol w:w="894"/>
        <w:gridCol w:w="4805"/>
      </w:tblGrid>
      <w:tr w:rsidR="00000000" w14:paraId="1C6AAF3B" w14:textId="77777777">
        <w:trPr>
          <w:divId w:val="1051226421"/>
          <w:tblCellSpacing w:w="15" w:type="dxa"/>
        </w:trPr>
        <w:tc>
          <w:tcPr>
            <w:tcW w:w="0" w:type="auto"/>
            <w:tcBorders>
              <w:bottom w:val="single" w:sz="6" w:space="0" w:color="000000"/>
            </w:tcBorders>
            <w:shd w:val="clear" w:color="auto" w:fill="BBBBBB"/>
            <w:vAlign w:val="center"/>
            <w:hideMark/>
          </w:tcPr>
          <w:p w14:paraId="1FD6551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C8BAB3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5348F5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B7395EC" w14:textId="77777777">
        <w:trPr>
          <w:divId w:val="1051226421"/>
          <w:tblCellSpacing w:w="15" w:type="dxa"/>
        </w:trPr>
        <w:tc>
          <w:tcPr>
            <w:tcW w:w="0" w:type="auto"/>
            <w:vAlign w:val="center"/>
            <w:hideMark/>
          </w:tcPr>
          <w:p w14:paraId="43D122A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92A5D2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79451CED" w14:textId="53DB77B1" w:rsidR="00000000" w:rsidRDefault="00000000">
            <w:pPr>
              <w:spacing w:after="75"/>
              <w:rPr>
                <w:rFonts w:ascii="Georgia" w:eastAsia="Times New Roman" w:hAnsi="Georgia"/>
                <w:sz w:val="18"/>
                <w:szCs w:val="18"/>
              </w:rPr>
            </w:pPr>
            <w:r>
              <w:rPr>
                <w:rFonts w:ascii="Georgia" w:eastAsia="Times New Roman" w:hAnsi="Georgia"/>
                <w:sz w:val="18"/>
                <w:szCs w:val="18"/>
              </w:rPr>
              <w:t>Its habitat is threatened by the construction of temple and stairs across its range</w:t>
            </w:r>
            <w:ins w:id="33" w:author="Jack Plummer" w:date="2022-10-20T18:33:00Z">
              <w:r w:rsidR="001A5C6B">
                <w:rPr>
                  <w:rFonts w:ascii="Georgia" w:eastAsia="Times New Roman" w:hAnsi="Georgia"/>
                  <w:sz w:val="18"/>
                  <w:szCs w:val="18"/>
                </w:rPr>
                <w:t>,</w:t>
              </w:r>
            </w:ins>
            <w:r>
              <w:rPr>
                <w:rFonts w:ascii="Georgia" w:eastAsia="Times New Roman" w:hAnsi="Georgia"/>
                <w:sz w:val="18"/>
                <w:szCs w:val="18"/>
              </w:rPr>
              <w:t xml:space="preserve"> and </w:t>
            </w:r>
            <w:commentRangeStart w:id="34"/>
            <w:r>
              <w:rPr>
                <w:rFonts w:ascii="Georgia" w:eastAsia="Times New Roman" w:hAnsi="Georgia"/>
                <w:sz w:val="18"/>
                <w:szCs w:val="18"/>
              </w:rPr>
              <w:t>human activities.</w:t>
            </w:r>
            <w:commentRangeEnd w:id="34"/>
            <w:r w:rsidR="001A5C6B">
              <w:rPr>
                <w:rStyle w:val="CommentReference"/>
              </w:rPr>
              <w:commentReference w:id="34"/>
            </w:r>
          </w:p>
        </w:tc>
      </w:tr>
    </w:tbl>
    <w:p w14:paraId="4C4B793E" w14:textId="77777777" w:rsidR="00000000" w:rsidRDefault="00000000">
      <w:pPr>
        <w:pStyle w:val="Heading2"/>
        <w:divId w:val="1051226421"/>
        <w:rPr>
          <w:rFonts w:ascii="Georgia" w:eastAsia="Times New Roman" w:hAnsi="Georgia"/>
          <w:sz w:val="27"/>
          <w:szCs w:val="27"/>
        </w:rPr>
      </w:pPr>
      <w:r>
        <w:rPr>
          <w:rFonts w:ascii="Georgia" w:eastAsia="Times New Roman" w:hAnsi="Georgia"/>
          <w:sz w:val="27"/>
          <w:szCs w:val="27"/>
        </w:rPr>
        <w:t>Systems</w:t>
      </w:r>
    </w:p>
    <w:p w14:paraId="067718C4" w14:textId="77777777" w:rsidR="00000000" w:rsidRDefault="00000000">
      <w:pPr>
        <w:pStyle w:val="NormalWeb"/>
        <w:divId w:val="1051226421"/>
        <w:rPr>
          <w:rFonts w:ascii="Georgia" w:hAnsi="Georgia"/>
        </w:rPr>
      </w:pPr>
      <w:r>
        <w:rPr>
          <w:rStyle w:val="datalabel1"/>
          <w:rFonts w:ascii="Georgia" w:hAnsi="Georgia"/>
        </w:rPr>
        <w:t xml:space="preserve">System: </w:t>
      </w:r>
      <w:r>
        <w:rPr>
          <w:rFonts w:ascii="Georgia" w:hAnsi="Georgia"/>
        </w:rPr>
        <w:t>Terrestrial</w:t>
      </w:r>
    </w:p>
    <w:p w14:paraId="21FDD77E" w14:textId="77777777" w:rsidR="00000000" w:rsidRDefault="00000000">
      <w:pPr>
        <w:pStyle w:val="Heading2"/>
        <w:divId w:val="1051226421"/>
        <w:rPr>
          <w:rFonts w:ascii="Georgia" w:eastAsia="Times New Roman" w:hAnsi="Georgia"/>
          <w:sz w:val="27"/>
          <w:szCs w:val="27"/>
        </w:rPr>
      </w:pPr>
      <w:r>
        <w:rPr>
          <w:rFonts w:ascii="Georgia" w:eastAsia="Times New Roman" w:hAnsi="Georgia"/>
          <w:sz w:val="27"/>
          <w:szCs w:val="27"/>
        </w:rPr>
        <w:t>Plant / Fungi Specific</w:t>
      </w:r>
    </w:p>
    <w:p w14:paraId="2240D0C5" w14:textId="77777777" w:rsidR="00000000" w:rsidRDefault="00000000">
      <w:pPr>
        <w:pStyle w:val="NormalWeb"/>
        <w:divId w:val="1051226421"/>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2FDDB3AC" w14:textId="77777777">
        <w:trPr>
          <w:divId w:val="1051226421"/>
          <w:tblCellSpacing w:w="15" w:type="dxa"/>
        </w:trPr>
        <w:tc>
          <w:tcPr>
            <w:tcW w:w="0" w:type="auto"/>
            <w:tcBorders>
              <w:bottom w:val="single" w:sz="6" w:space="0" w:color="000000"/>
            </w:tcBorders>
            <w:shd w:val="clear" w:color="auto" w:fill="BBBBBB"/>
            <w:vAlign w:val="center"/>
            <w:hideMark/>
          </w:tcPr>
          <w:p w14:paraId="2B95E0C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02BB1119" w14:textId="77777777">
        <w:trPr>
          <w:divId w:val="1051226421"/>
          <w:tblCellSpacing w:w="15" w:type="dxa"/>
        </w:trPr>
        <w:tc>
          <w:tcPr>
            <w:tcW w:w="0" w:type="auto"/>
            <w:tcBorders>
              <w:bottom w:val="single" w:sz="6" w:space="0" w:color="CCCCCC"/>
            </w:tcBorders>
            <w:vAlign w:val="center"/>
            <w:hideMark/>
          </w:tcPr>
          <w:p w14:paraId="6742A4D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4DC60188" w14:textId="77777777">
        <w:trPr>
          <w:divId w:val="1051226421"/>
          <w:tblCellSpacing w:w="15" w:type="dxa"/>
        </w:trPr>
        <w:tc>
          <w:tcPr>
            <w:tcW w:w="0" w:type="auto"/>
            <w:tcBorders>
              <w:bottom w:val="single" w:sz="6" w:space="0" w:color="CCCCCC"/>
            </w:tcBorders>
            <w:vAlign w:val="center"/>
            <w:hideMark/>
          </w:tcPr>
          <w:p w14:paraId="5D8B8D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4035A249" w14:textId="77777777" w:rsidR="00000000" w:rsidRDefault="00000000">
      <w:pPr>
        <w:pStyle w:val="Heading1"/>
        <w:divId w:val="568467319"/>
        <w:rPr>
          <w:rFonts w:ascii="Georgia" w:eastAsia="Times New Roman" w:hAnsi="Georgia"/>
          <w:sz w:val="29"/>
          <w:szCs w:val="29"/>
        </w:rPr>
      </w:pPr>
      <w:r>
        <w:rPr>
          <w:rFonts w:ascii="Georgia" w:eastAsia="Times New Roman" w:hAnsi="Georgia"/>
          <w:sz w:val="29"/>
          <w:szCs w:val="29"/>
        </w:rPr>
        <w:t>Use and Trade</w:t>
      </w:r>
    </w:p>
    <w:p w14:paraId="649FA93A" w14:textId="77777777" w:rsidR="00000000" w:rsidRDefault="00000000">
      <w:pPr>
        <w:pStyle w:val="Heading2"/>
        <w:divId w:val="568467319"/>
        <w:rPr>
          <w:rFonts w:ascii="Georgia" w:eastAsia="Times New Roman" w:hAnsi="Georgia"/>
          <w:sz w:val="27"/>
          <w:szCs w:val="27"/>
        </w:rPr>
      </w:pPr>
      <w:r>
        <w:rPr>
          <w:rFonts w:ascii="Georgia" w:eastAsia="Times New Roman" w:hAnsi="Georgia"/>
          <w:sz w:val="27"/>
          <w:szCs w:val="27"/>
        </w:rPr>
        <w:t>General Use and Trade Information</w:t>
      </w:r>
    </w:p>
    <w:p w14:paraId="5C2C06B0" w14:textId="287B17EC" w:rsidR="00000000" w:rsidRDefault="00000000">
      <w:pPr>
        <w:pStyle w:val="NormalWeb"/>
        <w:divId w:val="568467319"/>
        <w:rPr>
          <w:ins w:id="35" w:author="Jack Plummer" w:date="2022-10-20T18:34:00Z"/>
          <w:rFonts w:ascii="Georgia" w:hAnsi="Georgia"/>
        </w:rPr>
      </w:pPr>
      <w:r>
        <w:rPr>
          <w:rStyle w:val="datalabel1"/>
          <w:rFonts w:ascii="Georgia" w:hAnsi="Georgia"/>
        </w:rPr>
        <w:t xml:space="preserve">Species not utilized: </w:t>
      </w:r>
      <w:r>
        <w:rPr>
          <w:rFonts w:ascii="Georgia" w:hAnsi="Georgia"/>
        </w:rPr>
        <w:t>true</w:t>
      </w:r>
    </w:p>
    <w:p w14:paraId="155174AE" w14:textId="0207328E" w:rsidR="001A5C6B" w:rsidRDefault="001A5C6B">
      <w:pPr>
        <w:pStyle w:val="NormalWeb"/>
        <w:divId w:val="568467319"/>
        <w:rPr>
          <w:rFonts w:ascii="Georgia" w:hAnsi="Georgia"/>
        </w:rPr>
      </w:pPr>
      <w:ins w:id="36" w:author="Jack Plummer" w:date="2022-10-20T18:34:00Z">
        <w:r>
          <w:rPr>
            <w:rFonts w:ascii="Georgia" w:hAnsi="Georgia"/>
          </w:rPr>
          <w:t>This species is not known to be utilised.</w:t>
        </w:r>
      </w:ins>
    </w:p>
    <w:p w14:paraId="20096801" w14:textId="77777777" w:rsidR="00000000" w:rsidRDefault="00000000">
      <w:pPr>
        <w:pStyle w:val="Heading2"/>
        <w:divId w:val="568467319"/>
        <w:rPr>
          <w:rFonts w:ascii="Georgia" w:eastAsia="Times New Roman" w:hAnsi="Georgia"/>
          <w:sz w:val="27"/>
          <w:szCs w:val="27"/>
        </w:rPr>
      </w:pPr>
      <w:r>
        <w:rPr>
          <w:rFonts w:ascii="Georgia" w:eastAsia="Times New Roman" w:hAnsi="Georgia"/>
          <w:sz w:val="27"/>
          <w:szCs w:val="27"/>
        </w:rPr>
        <w:lastRenderedPageBreak/>
        <w:t>Non- Consumptive Use</w:t>
      </w:r>
    </w:p>
    <w:p w14:paraId="23E7AE94" w14:textId="77777777" w:rsidR="00000000" w:rsidRDefault="00000000">
      <w:pPr>
        <w:pStyle w:val="NormalWeb"/>
        <w:divId w:val="568467319"/>
        <w:rPr>
          <w:rFonts w:ascii="Georgia" w:hAnsi="Georgia"/>
        </w:rPr>
      </w:pPr>
      <w:commentRangeStart w:id="37"/>
      <w:r>
        <w:rPr>
          <w:rStyle w:val="datalabel1"/>
          <w:rFonts w:ascii="Georgia" w:hAnsi="Georgia"/>
        </w:rPr>
        <w:t xml:space="preserve">Non-consumptive use of the species? </w:t>
      </w:r>
      <w:r>
        <w:rPr>
          <w:rFonts w:ascii="Georgia" w:hAnsi="Georgia"/>
        </w:rPr>
        <w:t>true</w:t>
      </w:r>
      <w:commentRangeEnd w:id="37"/>
      <w:r w:rsidR="001A5C6B">
        <w:rPr>
          <w:rStyle w:val="CommentReference"/>
        </w:rPr>
        <w:commentReference w:id="37"/>
      </w:r>
    </w:p>
    <w:p w14:paraId="0A2130CC" w14:textId="77777777" w:rsidR="00000000" w:rsidRDefault="00000000">
      <w:pPr>
        <w:pStyle w:val="Heading1"/>
        <w:divId w:val="1648589475"/>
        <w:rPr>
          <w:rFonts w:ascii="Georgia" w:eastAsia="Times New Roman" w:hAnsi="Georgia"/>
          <w:sz w:val="29"/>
          <w:szCs w:val="29"/>
        </w:rPr>
      </w:pPr>
      <w:r>
        <w:rPr>
          <w:rFonts w:ascii="Georgia" w:eastAsia="Times New Roman" w:hAnsi="Georgia"/>
          <w:sz w:val="29"/>
          <w:szCs w:val="29"/>
        </w:rPr>
        <w:t>Threats</w:t>
      </w:r>
    </w:p>
    <w:p w14:paraId="3659AB19" w14:textId="4AA47712" w:rsidR="00000000" w:rsidRDefault="00000000">
      <w:pPr>
        <w:pStyle w:val="NormalWeb"/>
        <w:divId w:val="1648589475"/>
        <w:rPr>
          <w:rFonts w:ascii="Georgia" w:hAnsi="Georgia"/>
        </w:rPr>
      </w:pPr>
      <w:r>
        <w:rPr>
          <w:rFonts w:ascii="Georgia" w:hAnsi="Georgia"/>
        </w:rPr>
        <w:t>Its habitat is threatened by visitors, the construction of temple and stairs</w:t>
      </w:r>
      <w:ins w:id="38" w:author="Jack Plummer" w:date="2022-10-20T18:41:00Z">
        <w:r w:rsidR="00B17098">
          <w:rPr>
            <w:rFonts w:ascii="Georgia" w:hAnsi="Georgia"/>
          </w:rPr>
          <w:t>,</w:t>
        </w:r>
      </w:ins>
      <w:r>
        <w:rPr>
          <w:rFonts w:ascii="Georgia" w:hAnsi="Georgia"/>
        </w:rPr>
        <w:t xml:space="preserve"> and human activities which are inferred to be contributing to a continuing decline in habitat area, </w:t>
      </w:r>
      <w:proofErr w:type="gramStart"/>
      <w:r>
        <w:rPr>
          <w:rFonts w:ascii="Georgia" w:hAnsi="Georgia"/>
        </w:rPr>
        <w:t>extent</w:t>
      </w:r>
      <w:proofErr w:type="gramEnd"/>
      <w:r>
        <w:rPr>
          <w:rFonts w:ascii="Georgia" w:hAnsi="Georgia"/>
        </w:rPr>
        <w:t xml:space="preserve"> and quality.</w:t>
      </w:r>
    </w:p>
    <w:p w14:paraId="29059F45" w14:textId="77777777" w:rsidR="00000000" w:rsidRDefault="00000000">
      <w:pPr>
        <w:pStyle w:val="Heading2"/>
        <w:divId w:val="1648589475"/>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29"/>
        <w:gridCol w:w="740"/>
        <w:gridCol w:w="842"/>
        <w:gridCol w:w="842"/>
        <w:gridCol w:w="1257"/>
      </w:tblGrid>
      <w:tr w:rsidR="00000000" w14:paraId="42C2CB8D" w14:textId="77777777">
        <w:trPr>
          <w:divId w:val="1648589475"/>
          <w:tblCellSpacing w:w="15" w:type="dxa"/>
        </w:trPr>
        <w:tc>
          <w:tcPr>
            <w:tcW w:w="0" w:type="auto"/>
            <w:tcBorders>
              <w:bottom w:val="single" w:sz="6" w:space="0" w:color="000000"/>
            </w:tcBorders>
            <w:shd w:val="clear" w:color="auto" w:fill="BBBBBB"/>
            <w:vAlign w:val="center"/>
            <w:hideMark/>
          </w:tcPr>
          <w:p w14:paraId="57BBF4F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60B11B2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056B208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9CAA1F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DB48E4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4069C163" w14:textId="77777777">
        <w:trPr>
          <w:divId w:val="1648589475"/>
          <w:tblCellSpacing w:w="15" w:type="dxa"/>
        </w:trPr>
        <w:tc>
          <w:tcPr>
            <w:tcW w:w="0" w:type="auto"/>
            <w:vAlign w:val="center"/>
            <w:hideMark/>
          </w:tcPr>
          <w:p w14:paraId="4607BC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31C4862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B5A349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EA0833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ED5855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6367A9E9" w14:textId="77777777">
        <w:trPr>
          <w:divId w:val="1648589475"/>
          <w:tblCellSpacing w:w="15" w:type="dxa"/>
        </w:trPr>
        <w:tc>
          <w:tcPr>
            <w:tcW w:w="0" w:type="auto"/>
            <w:vAlign w:val="center"/>
            <w:hideMark/>
          </w:tcPr>
          <w:p w14:paraId="342CB7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3294F0B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6E39F3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56072D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022D58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1AEE3D1E" w14:textId="77777777" w:rsidR="00000000" w:rsidRDefault="00000000">
      <w:pPr>
        <w:pStyle w:val="Heading1"/>
        <w:divId w:val="479468734"/>
        <w:rPr>
          <w:rFonts w:ascii="Georgia" w:eastAsia="Times New Roman" w:hAnsi="Georgia"/>
          <w:sz w:val="29"/>
          <w:szCs w:val="29"/>
        </w:rPr>
      </w:pPr>
      <w:r>
        <w:rPr>
          <w:rFonts w:ascii="Georgia" w:eastAsia="Times New Roman" w:hAnsi="Georgia"/>
          <w:sz w:val="29"/>
          <w:szCs w:val="29"/>
        </w:rPr>
        <w:t>Conservation</w:t>
      </w:r>
    </w:p>
    <w:p w14:paraId="40AB69D6" w14:textId="7494F8A6" w:rsidR="00000000" w:rsidRDefault="00000000">
      <w:pPr>
        <w:pStyle w:val="NormalWeb"/>
        <w:divId w:val="479468734"/>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w:t>
      </w:r>
      <w:ins w:id="39" w:author="Jack Plummer" w:date="2022-10-20T18:42:00Z">
        <w:r w:rsidR="00B17098">
          <w:rPr>
            <w:rFonts w:ascii="Georgia" w:hAnsi="Georgia"/>
          </w:rPr>
          <w:t>ks</w:t>
        </w:r>
      </w:ins>
      <w:del w:id="40" w:author="Jack Plummer" w:date="2022-10-20T18:42:00Z">
        <w:r w:rsidDel="00B17098">
          <w:rPr>
            <w:rFonts w:ascii="Georgia" w:hAnsi="Georgia"/>
          </w:rPr>
          <w:delText>k.</w:delText>
        </w:r>
      </w:del>
      <w:r>
        <w:rPr>
          <w:rFonts w:ascii="Georgia" w:hAnsi="Georgia"/>
        </w:rPr>
        <w:t xml:space="preserve"> (BGCI 2022, </w:t>
      </w:r>
      <w:proofErr w:type="spellStart"/>
      <w:r>
        <w:rPr>
          <w:rFonts w:ascii="Georgia" w:hAnsi="Georgia"/>
        </w:rPr>
        <w:t>Genesys</w:t>
      </w:r>
      <w:proofErr w:type="spellEnd"/>
      <w:r>
        <w:rPr>
          <w:rFonts w:ascii="Georgia" w:hAnsi="Georgia"/>
        </w:rPr>
        <w:t xml:space="preserve"> 2022). This species has </w:t>
      </w:r>
      <w:ins w:id="41" w:author="Jack Plummer" w:date="2022-10-20T18:42:00Z">
        <w:r w:rsidR="00B17098">
          <w:rPr>
            <w:rFonts w:ascii="Georgia" w:hAnsi="Georgia"/>
          </w:rPr>
          <w:t xml:space="preserve">not </w:t>
        </w:r>
      </w:ins>
      <w:r>
        <w:rPr>
          <w:rFonts w:ascii="Georgia" w:hAnsi="Georgia"/>
        </w:rPr>
        <w:t xml:space="preserve">been recorded from </w:t>
      </w:r>
      <w:del w:id="42" w:author="Jack Plummer" w:date="2022-10-20T18:42:00Z">
        <w:r w:rsidDel="00B17098">
          <w:rPr>
            <w:rFonts w:ascii="Georgia" w:hAnsi="Georgia"/>
          </w:rPr>
          <w:delText>non-</w:delText>
        </w:r>
      </w:del>
      <w:ins w:id="43" w:author="Jack Plummer" w:date="2022-10-20T18:42:00Z">
        <w:r w:rsidR="00B17098">
          <w:rPr>
            <w:rFonts w:ascii="Georgia" w:hAnsi="Georgia"/>
          </w:rPr>
          <w:t xml:space="preserve">any </w:t>
        </w:r>
      </w:ins>
      <w:r>
        <w:rPr>
          <w:rFonts w:ascii="Georgia" w:hAnsi="Georgia"/>
        </w:rPr>
        <w:t xml:space="preserve">protected areas.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0B080A97" w14:textId="77777777" w:rsidR="00000000" w:rsidRDefault="00000000">
      <w:pPr>
        <w:pStyle w:val="Heading2"/>
        <w:divId w:val="479468734"/>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4654"/>
      </w:tblGrid>
      <w:tr w:rsidR="00000000" w14:paraId="793FE649" w14:textId="77777777">
        <w:trPr>
          <w:divId w:val="479468734"/>
          <w:tblCellSpacing w:w="15" w:type="dxa"/>
        </w:trPr>
        <w:tc>
          <w:tcPr>
            <w:tcW w:w="0" w:type="auto"/>
            <w:tcBorders>
              <w:bottom w:val="single" w:sz="6" w:space="0" w:color="000000"/>
            </w:tcBorders>
            <w:shd w:val="clear" w:color="auto" w:fill="BBBBBB"/>
            <w:vAlign w:val="center"/>
            <w:hideMark/>
          </w:tcPr>
          <w:p w14:paraId="4E8B002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45917B9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0058A50" w14:textId="77777777">
        <w:trPr>
          <w:divId w:val="479468734"/>
          <w:tblCellSpacing w:w="15" w:type="dxa"/>
        </w:trPr>
        <w:tc>
          <w:tcPr>
            <w:tcW w:w="0" w:type="auto"/>
            <w:vAlign w:val="center"/>
            <w:hideMark/>
          </w:tcPr>
          <w:p w14:paraId="23727D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A51D281" w14:textId="6BF5DCE3" w:rsidR="00000000" w:rsidRDefault="00000000">
            <w:pPr>
              <w:spacing w:after="75"/>
              <w:rPr>
                <w:rFonts w:ascii="Georgia" w:eastAsia="Times New Roman" w:hAnsi="Georgia"/>
                <w:sz w:val="18"/>
                <w:szCs w:val="18"/>
              </w:rPr>
            </w:pPr>
            <w:del w:id="44" w:author="Jack Plummer" w:date="2022-10-20T18:42:00Z">
              <w:r w:rsidDel="00B17098">
                <w:rPr>
                  <w:rFonts w:ascii="Georgia" w:eastAsia="Times New Roman" w:hAnsi="Georgia"/>
                  <w:sz w:val="18"/>
                  <w:szCs w:val="18"/>
                </w:rPr>
                <w:delText>Recorded from non-</w:delText>
              </w:r>
            </w:del>
            <w:ins w:id="45" w:author="Jack Plummer" w:date="2022-10-20T18:42:00Z">
              <w:r w:rsidR="00B17098">
                <w:rPr>
                  <w:rFonts w:ascii="Georgia" w:eastAsia="Times New Roman" w:hAnsi="Georgia"/>
                  <w:sz w:val="18"/>
                  <w:szCs w:val="18"/>
                </w:rPr>
                <w:t xml:space="preserve">Not known from any </w:t>
              </w:r>
            </w:ins>
            <w:r>
              <w:rPr>
                <w:rFonts w:ascii="Georgia" w:eastAsia="Times New Roman" w:hAnsi="Georgia"/>
                <w:sz w:val="18"/>
                <w:szCs w:val="18"/>
              </w:rPr>
              <w:t>protected areas.</w:t>
            </w:r>
          </w:p>
        </w:tc>
      </w:tr>
    </w:tbl>
    <w:p w14:paraId="5F97E4D2" w14:textId="77777777" w:rsidR="00000000" w:rsidRDefault="00000000">
      <w:pPr>
        <w:divId w:val="47946873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9"/>
        <w:gridCol w:w="6601"/>
      </w:tblGrid>
      <w:tr w:rsidR="00000000" w14:paraId="751A99C4" w14:textId="77777777">
        <w:trPr>
          <w:divId w:val="479468734"/>
          <w:tblCellSpacing w:w="15" w:type="dxa"/>
        </w:trPr>
        <w:tc>
          <w:tcPr>
            <w:tcW w:w="0" w:type="auto"/>
            <w:tcBorders>
              <w:bottom w:val="single" w:sz="6" w:space="0" w:color="000000"/>
            </w:tcBorders>
            <w:shd w:val="clear" w:color="auto" w:fill="BBBBBB"/>
            <w:vAlign w:val="center"/>
            <w:hideMark/>
          </w:tcPr>
          <w:p w14:paraId="61322A3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5C8BAA8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632BD49" w14:textId="77777777">
        <w:trPr>
          <w:divId w:val="479468734"/>
          <w:tblCellSpacing w:w="15" w:type="dxa"/>
        </w:trPr>
        <w:tc>
          <w:tcPr>
            <w:tcW w:w="0" w:type="auto"/>
            <w:vAlign w:val="center"/>
            <w:hideMark/>
          </w:tcPr>
          <w:p w14:paraId="1889FD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0CAFC03" w14:textId="17DEFD7D" w:rsidR="00000000" w:rsidRDefault="00000000">
            <w:pPr>
              <w:spacing w:after="75"/>
              <w:rPr>
                <w:rFonts w:ascii="Georgia" w:eastAsia="Times New Roman" w:hAnsi="Georgia"/>
                <w:sz w:val="18"/>
                <w:szCs w:val="18"/>
              </w:rPr>
            </w:pPr>
            <w:r>
              <w:rPr>
                <w:rFonts w:ascii="Georgia" w:eastAsia="Times New Roman" w:hAnsi="Georgia"/>
                <w:sz w:val="18"/>
                <w:szCs w:val="18"/>
              </w:rPr>
              <w:t xml:space="preserve">Not known to be represented in ex situ conservation in botanic gardens or gene bank (BGCI 2022, </w:t>
            </w:r>
            <w:proofErr w:type="spellStart"/>
            <w:r>
              <w:rPr>
                <w:rFonts w:ascii="Georgia" w:eastAsia="Times New Roman" w:hAnsi="Georgia"/>
                <w:sz w:val="18"/>
                <w:szCs w:val="18"/>
              </w:rPr>
              <w:t>Genes</w:t>
            </w:r>
            <w:ins w:id="46" w:author="Jack Plummer" w:date="2022-10-20T18:42:00Z">
              <w:r w:rsidR="00B17098">
                <w:rPr>
                  <w:rFonts w:ascii="Georgia" w:eastAsia="Times New Roman" w:hAnsi="Georgia"/>
                  <w:sz w:val="18"/>
                  <w:szCs w:val="18"/>
                </w:rPr>
                <w:t>y</w:t>
              </w:r>
            </w:ins>
            <w:del w:id="47" w:author="Jack Plummer" w:date="2022-10-20T18:42:00Z">
              <w:r w:rsidDel="00B17098">
                <w:rPr>
                  <w:rFonts w:ascii="Georgia" w:eastAsia="Times New Roman" w:hAnsi="Georgia"/>
                  <w:sz w:val="18"/>
                  <w:szCs w:val="18"/>
                </w:rPr>
                <w:delText>t</w:delText>
              </w:r>
            </w:del>
            <w:r>
              <w:rPr>
                <w:rFonts w:ascii="Georgia" w:eastAsia="Times New Roman" w:hAnsi="Georgia"/>
                <w:sz w:val="18"/>
                <w:szCs w:val="18"/>
              </w:rPr>
              <w:t>s</w:t>
            </w:r>
            <w:proofErr w:type="spellEnd"/>
            <w:r>
              <w:rPr>
                <w:rFonts w:ascii="Georgia" w:eastAsia="Times New Roman" w:hAnsi="Georgia"/>
                <w:sz w:val="18"/>
                <w:szCs w:val="18"/>
              </w:rPr>
              <w:t xml:space="preserve"> 2022).</w:t>
            </w:r>
          </w:p>
        </w:tc>
      </w:tr>
    </w:tbl>
    <w:p w14:paraId="639443DA" w14:textId="77777777" w:rsidR="00000000" w:rsidRDefault="00000000">
      <w:pPr>
        <w:pStyle w:val="Heading2"/>
        <w:divId w:val="479468734"/>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000000" w14:paraId="145DB968" w14:textId="77777777">
        <w:trPr>
          <w:divId w:val="479468734"/>
          <w:tblCellSpacing w:w="15" w:type="dxa"/>
        </w:trPr>
        <w:tc>
          <w:tcPr>
            <w:tcW w:w="0" w:type="auto"/>
            <w:tcBorders>
              <w:bottom w:val="single" w:sz="6" w:space="0" w:color="000000"/>
            </w:tcBorders>
            <w:shd w:val="clear" w:color="auto" w:fill="BBBBBB"/>
            <w:vAlign w:val="center"/>
            <w:hideMark/>
          </w:tcPr>
          <w:p w14:paraId="49FBFF9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388DB9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7522790" w14:textId="77777777">
        <w:trPr>
          <w:divId w:val="479468734"/>
          <w:tblCellSpacing w:w="15" w:type="dxa"/>
        </w:trPr>
        <w:tc>
          <w:tcPr>
            <w:tcW w:w="0" w:type="auto"/>
            <w:tcBorders>
              <w:bottom w:val="single" w:sz="6" w:space="0" w:color="CCCCCC"/>
            </w:tcBorders>
            <w:vAlign w:val="center"/>
            <w:hideMark/>
          </w:tcPr>
          <w:p w14:paraId="6A9E741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5BD78D3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357C4D5" w14:textId="77777777">
        <w:trPr>
          <w:divId w:val="479468734"/>
          <w:tblCellSpacing w:w="15" w:type="dxa"/>
        </w:trPr>
        <w:tc>
          <w:tcPr>
            <w:tcW w:w="0" w:type="auto"/>
            <w:tcBorders>
              <w:bottom w:val="single" w:sz="6" w:space="0" w:color="CCCCCC"/>
            </w:tcBorders>
            <w:vAlign w:val="center"/>
            <w:hideMark/>
          </w:tcPr>
          <w:p w14:paraId="25C4A75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0453866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7D7C76E" w14:textId="77777777">
        <w:trPr>
          <w:divId w:val="479468734"/>
          <w:tblCellSpacing w:w="15" w:type="dxa"/>
        </w:trPr>
        <w:tc>
          <w:tcPr>
            <w:tcW w:w="0" w:type="auto"/>
            <w:tcBorders>
              <w:bottom w:val="single" w:sz="6" w:space="0" w:color="CCCCCC"/>
            </w:tcBorders>
            <w:vAlign w:val="center"/>
            <w:hideMark/>
          </w:tcPr>
          <w:p w14:paraId="2926E7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5493094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C0A8A40" w14:textId="77777777" w:rsidR="00000000" w:rsidRDefault="00000000">
      <w:pPr>
        <w:pStyle w:val="Heading2"/>
        <w:divId w:val="479468734"/>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000000" w14:paraId="743F3A92" w14:textId="77777777">
        <w:trPr>
          <w:divId w:val="479468734"/>
          <w:tblCellSpacing w:w="15" w:type="dxa"/>
        </w:trPr>
        <w:tc>
          <w:tcPr>
            <w:tcW w:w="0" w:type="auto"/>
            <w:tcBorders>
              <w:bottom w:val="single" w:sz="6" w:space="0" w:color="000000"/>
            </w:tcBorders>
            <w:shd w:val="clear" w:color="auto" w:fill="BBBBBB"/>
            <w:vAlign w:val="center"/>
            <w:hideMark/>
          </w:tcPr>
          <w:p w14:paraId="5B66711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40CA5B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AA41D84" w14:textId="77777777">
        <w:trPr>
          <w:divId w:val="479468734"/>
          <w:tblCellSpacing w:w="15" w:type="dxa"/>
        </w:trPr>
        <w:tc>
          <w:tcPr>
            <w:tcW w:w="0" w:type="auto"/>
            <w:tcBorders>
              <w:bottom w:val="single" w:sz="6" w:space="0" w:color="CCCCCC"/>
            </w:tcBorders>
            <w:vAlign w:val="center"/>
            <w:hideMark/>
          </w:tcPr>
          <w:p w14:paraId="38B6D6F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5962B41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A29D46A" w14:textId="77777777">
        <w:trPr>
          <w:divId w:val="479468734"/>
          <w:tblCellSpacing w:w="15" w:type="dxa"/>
        </w:trPr>
        <w:tc>
          <w:tcPr>
            <w:tcW w:w="0" w:type="auto"/>
            <w:tcBorders>
              <w:bottom w:val="single" w:sz="6" w:space="0" w:color="CCCCCC"/>
            </w:tcBorders>
            <w:vAlign w:val="center"/>
            <w:hideMark/>
          </w:tcPr>
          <w:p w14:paraId="450D23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240A4C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E34FE8F" w14:textId="77777777">
        <w:trPr>
          <w:divId w:val="479468734"/>
          <w:tblCellSpacing w:w="15" w:type="dxa"/>
        </w:trPr>
        <w:tc>
          <w:tcPr>
            <w:tcW w:w="0" w:type="auto"/>
            <w:tcBorders>
              <w:bottom w:val="single" w:sz="6" w:space="0" w:color="CCCCCC"/>
            </w:tcBorders>
            <w:vAlign w:val="center"/>
            <w:hideMark/>
          </w:tcPr>
          <w:p w14:paraId="71C6B4E1"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1.6. Research -&gt; Actions</w:t>
            </w:r>
          </w:p>
        </w:tc>
        <w:tc>
          <w:tcPr>
            <w:tcW w:w="0" w:type="auto"/>
            <w:tcBorders>
              <w:bottom w:val="single" w:sz="6" w:space="0" w:color="CCCCCC"/>
            </w:tcBorders>
            <w:vAlign w:val="center"/>
            <w:hideMark/>
          </w:tcPr>
          <w:p w14:paraId="6F161B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99020CF" w14:textId="77777777">
        <w:trPr>
          <w:divId w:val="479468734"/>
          <w:tblCellSpacing w:w="15" w:type="dxa"/>
        </w:trPr>
        <w:tc>
          <w:tcPr>
            <w:tcW w:w="0" w:type="auto"/>
            <w:tcBorders>
              <w:bottom w:val="single" w:sz="6" w:space="0" w:color="CCCCCC"/>
            </w:tcBorders>
            <w:vAlign w:val="center"/>
            <w:hideMark/>
          </w:tcPr>
          <w:p w14:paraId="121676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02C3B8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BADF8B1" w14:textId="77777777">
        <w:trPr>
          <w:divId w:val="479468734"/>
          <w:tblCellSpacing w:w="15" w:type="dxa"/>
        </w:trPr>
        <w:tc>
          <w:tcPr>
            <w:tcW w:w="0" w:type="auto"/>
            <w:tcBorders>
              <w:bottom w:val="single" w:sz="6" w:space="0" w:color="CCCCCC"/>
            </w:tcBorders>
            <w:vAlign w:val="center"/>
            <w:hideMark/>
          </w:tcPr>
          <w:p w14:paraId="194770E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64C243C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806CA3B" w14:textId="77777777">
        <w:trPr>
          <w:divId w:val="479468734"/>
          <w:tblCellSpacing w:w="15" w:type="dxa"/>
        </w:trPr>
        <w:tc>
          <w:tcPr>
            <w:tcW w:w="0" w:type="auto"/>
            <w:tcBorders>
              <w:bottom w:val="single" w:sz="6" w:space="0" w:color="CCCCCC"/>
            </w:tcBorders>
            <w:vAlign w:val="center"/>
            <w:hideMark/>
          </w:tcPr>
          <w:p w14:paraId="2C2A4CE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6DD5395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788EF4F" w14:textId="77777777" w:rsidR="00000000" w:rsidRDefault="00000000">
      <w:pPr>
        <w:pStyle w:val="Heading1"/>
        <w:divId w:val="948125765"/>
        <w:rPr>
          <w:rFonts w:ascii="Georgia" w:eastAsia="Times New Roman" w:hAnsi="Georgia"/>
          <w:sz w:val="29"/>
          <w:szCs w:val="29"/>
        </w:rPr>
      </w:pPr>
      <w:r>
        <w:rPr>
          <w:rFonts w:ascii="Georgia" w:eastAsia="Times New Roman" w:hAnsi="Georgia"/>
          <w:sz w:val="29"/>
          <w:szCs w:val="29"/>
        </w:rPr>
        <w:t>Ecosystem Services</w:t>
      </w:r>
    </w:p>
    <w:p w14:paraId="4B51742D" w14:textId="77777777" w:rsidR="00000000" w:rsidRDefault="00000000">
      <w:pPr>
        <w:pStyle w:val="Heading2"/>
        <w:divId w:val="948125765"/>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3C2A63BB" w14:textId="77777777">
        <w:trPr>
          <w:divId w:val="948125765"/>
          <w:tblCellSpacing w:w="15" w:type="dxa"/>
        </w:trPr>
        <w:tc>
          <w:tcPr>
            <w:tcW w:w="0" w:type="auto"/>
            <w:tcBorders>
              <w:bottom w:val="single" w:sz="6" w:space="0" w:color="000000"/>
            </w:tcBorders>
            <w:shd w:val="clear" w:color="auto" w:fill="BBBBBB"/>
            <w:vAlign w:val="center"/>
            <w:hideMark/>
          </w:tcPr>
          <w:p w14:paraId="0EE2D15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2E84EAA4"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00BD2110" w14:textId="77777777">
        <w:trPr>
          <w:divId w:val="948125765"/>
          <w:tblCellSpacing w:w="15" w:type="dxa"/>
        </w:trPr>
        <w:tc>
          <w:tcPr>
            <w:tcW w:w="0" w:type="auto"/>
            <w:vAlign w:val="center"/>
            <w:hideMark/>
          </w:tcPr>
          <w:p w14:paraId="4140C1B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C547FF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2AA147D"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1E0E9AA" w14:textId="77777777" w:rsidR="00000000" w:rsidRDefault="00000000">
      <w:pPr>
        <w:pStyle w:val="NormalWeb"/>
        <w:divId w:val="769661447"/>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2C70CD24" w14:textId="77777777" w:rsidR="00000000" w:rsidRDefault="00000000">
      <w:pPr>
        <w:pStyle w:val="NormalWeb"/>
        <w:divId w:val="769661447"/>
        <w:rPr>
          <w:rFonts w:ascii="Georgia" w:hAnsi="Georgia"/>
        </w:rPr>
      </w:pPr>
      <w:r>
        <w:rPr>
          <w:rFonts w:ascii="Georgia" w:hAnsi="Georgia"/>
        </w:rPr>
        <w:t xml:space="preserve">Bachman, S., Moat, J., Hill, A., de la Torre, J. and Scot,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7E7AA243" w14:textId="77777777" w:rsidR="00000000" w:rsidRDefault="00000000">
      <w:pPr>
        <w:pStyle w:val="NormalWeb"/>
        <w:divId w:val="769661447"/>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41AFE06C" w14:textId="77777777" w:rsidR="00000000" w:rsidRDefault="00000000">
      <w:pPr>
        <w:pStyle w:val="NormalWeb"/>
        <w:divId w:val="769661447"/>
        <w:rPr>
          <w:rFonts w:ascii="Georgia" w:hAnsi="Georgia"/>
        </w:rPr>
      </w:pPr>
      <w:commentRangeStart w:id="48"/>
      <w:r>
        <w:rPr>
          <w:rFonts w:ascii="Georgia" w:hAnsi="Georgia"/>
        </w:rPr>
        <w:t>POWO. 2022. Plants of the World Online. Facilitated by the Royal Botanic Gardens, Kew. Available at: http://powo.science.kew.org/. (Accessed: 2022).</w:t>
      </w:r>
    </w:p>
    <w:p w14:paraId="13416149" w14:textId="77777777" w:rsidR="001024AC" w:rsidRDefault="00000000">
      <w:pPr>
        <w:pStyle w:val="NormalWeb"/>
        <w:divId w:val="769661447"/>
        <w:rPr>
          <w:rFonts w:ascii="Georgia" w:hAnsi="Georgia"/>
        </w:rPr>
      </w:pPr>
      <w:r>
        <w:rPr>
          <w:rFonts w:ascii="Georgia" w:hAnsi="Georgia"/>
        </w:rPr>
        <w:t xml:space="preserve">Puglisi, </w:t>
      </w:r>
      <w:proofErr w:type="gramStart"/>
      <w:r>
        <w:rPr>
          <w:rFonts w:ascii="Georgia" w:hAnsi="Georgia"/>
        </w:rPr>
        <w:t>C.</w:t>
      </w:r>
      <w:proofErr w:type="gramEnd"/>
      <w:r>
        <w:rPr>
          <w:rFonts w:ascii="Georgia" w:hAnsi="Georgia"/>
        </w:rPr>
        <w:t xml:space="preserve"> and Middleton, D.J. 2017. A revision of </w:t>
      </w:r>
      <w:proofErr w:type="spellStart"/>
      <w:r>
        <w:rPr>
          <w:rFonts w:ascii="Georgia" w:hAnsi="Georgia"/>
        </w:rPr>
        <w:t>Microchirita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in Thailand. </w:t>
      </w:r>
      <w:r>
        <w:rPr>
          <w:rFonts w:ascii="Georgia" w:hAnsi="Georgia"/>
          <w:i/>
          <w:iCs/>
        </w:rPr>
        <w:t>Gardens' Bulletin Singapore</w:t>
      </w:r>
      <w:r>
        <w:rPr>
          <w:rFonts w:ascii="Georgia" w:hAnsi="Georgia"/>
        </w:rPr>
        <w:t xml:space="preserve"> 69(2): 211–284.</w:t>
      </w:r>
      <w:commentRangeEnd w:id="48"/>
      <w:r w:rsidR="00B17098">
        <w:rPr>
          <w:rStyle w:val="CommentReference"/>
        </w:rPr>
        <w:commentReference w:id="48"/>
      </w:r>
    </w:p>
    <w:sectPr w:rsidR="001024A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2" w:author="Jack Plummer" w:date="2022-10-20T18:33:00Z" w:initials="JP">
    <w:p w14:paraId="04A43868" w14:textId="77777777" w:rsidR="001A5C6B" w:rsidRDefault="001A5C6B" w:rsidP="00545E74">
      <w:pPr>
        <w:pStyle w:val="CommentText"/>
      </w:pPr>
      <w:r>
        <w:rPr>
          <w:rStyle w:val="CommentReference"/>
        </w:rPr>
        <w:annotationRef/>
      </w:r>
      <w:r>
        <w:t>Mention habit</w:t>
      </w:r>
    </w:p>
  </w:comment>
  <w:comment w:id="34" w:author="Jack Plummer" w:date="2022-10-20T18:33:00Z" w:initials="JP">
    <w:p w14:paraId="38FE017C" w14:textId="77777777" w:rsidR="001A5C6B" w:rsidRDefault="001A5C6B" w:rsidP="006E258B">
      <w:pPr>
        <w:pStyle w:val="CommentText"/>
      </w:pPr>
      <w:r>
        <w:rPr>
          <w:rStyle w:val="CommentReference"/>
        </w:rPr>
        <w:annotationRef/>
      </w:r>
      <w:r>
        <w:t>Elaborate - tourism or work-related?</w:t>
      </w:r>
    </w:p>
  </w:comment>
  <w:comment w:id="37" w:author="Jack Plummer" w:date="2022-10-20T18:34:00Z" w:initials="JP">
    <w:p w14:paraId="7B2DF1AD" w14:textId="77777777" w:rsidR="001A5C6B" w:rsidRDefault="001A5C6B" w:rsidP="00D54921">
      <w:pPr>
        <w:pStyle w:val="CommentText"/>
      </w:pPr>
      <w:r>
        <w:rPr>
          <w:rStyle w:val="CommentReference"/>
        </w:rPr>
        <w:annotationRef/>
      </w:r>
      <w:r>
        <w:t>Remove</w:t>
      </w:r>
    </w:p>
  </w:comment>
  <w:comment w:id="48" w:author="Jack Plummer" w:date="2022-10-20T18:42:00Z" w:initials="JP">
    <w:p w14:paraId="5F5849ED" w14:textId="77777777" w:rsidR="00B17098" w:rsidRDefault="00B17098" w:rsidP="00707E37">
      <w:pPr>
        <w:pStyle w:val="CommentText"/>
      </w:pPr>
      <w:r>
        <w:rPr>
          <w:rStyle w:val="CommentReference"/>
        </w:rPr>
        <w:annotationRef/>
      </w:r>
      <w:r>
        <w:t>Cite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A43868" w15:done="0"/>
  <w15:commentEx w15:paraId="38FE017C" w15:done="0"/>
  <w15:commentEx w15:paraId="7B2DF1AD" w15:done="0"/>
  <w15:commentEx w15:paraId="5F5849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12FE" w16cex:dateUtc="2022-10-20T17:33:00Z"/>
  <w16cex:commentExtensible w16cex:durableId="26FC130D" w16cex:dateUtc="2022-10-20T17:33:00Z"/>
  <w16cex:commentExtensible w16cex:durableId="26FC132B" w16cex:dateUtc="2022-10-20T17:34:00Z"/>
  <w16cex:commentExtensible w16cex:durableId="26FC1526" w16cex:dateUtc="2022-10-20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A43868" w16cid:durableId="26FC12FE"/>
  <w16cid:commentId w16cid:paraId="38FE017C" w16cid:durableId="26FC130D"/>
  <w16cid:commentId w16cid:paraId="7B2DF1AD" w16cid:durableId="26FC132B"/>
  <w16cid:commentId w16cid:paraId="5F5849ED" w16cid:durableId="26FC15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5C6B"/>
    <w:rsid w:val="001024AC"/>
    <w:rsid w:val="001A5C6B"/>
    <w:rsid w:val="00B170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A3DD5"/>
  <w15:chartTrackingRefBased/>
  <w15:docId w15:val="{F5012383-7ADB-4CD3-BFFF-0D0EB460F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fontstyle01">
    <w:name w:val="fontstyle01"/>
    <w:basedOn w:val="DefaultParagraphFont"/>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1A5C6B"/>
    <w:rPr>
      <w:rFonts w:eastAsiaTheme="minorEastAsia"/>
      <w:sz w:val="24"/>
      <w:szCs w:val="24"/>
    </w:rPr>
  </w:style>
  <w:style w:type="character" w:styleId="CommentReference">
    <w:name w:val="annotation reference"/>
    <w:basedOn w:val="DefaultParagraphFont"/>
    <w:uiPriority w:val="99"/>
    <w:semiHidden/>
    <w:unhideWhenUsed/>
    <w:rsid w:val="001A5C6B"/>
    <w:rPr>
      <w:sz w:val="16"/>
      <w:szCs w:val="16"/>
    </w:rPr>
  </w:style>
  <w:style w:type="paragraph" w:styleId="CommentText">
    <w:name w:val="annotation text"/>
    <w:basedOn w:val="Normal"/>
    <w:link w:val="CommentTextChar"/>
    <w:uiPriority w:val="99"/>
    <w:unhideWhenUsed/>
    <w:rsid w:val="001A5C6B"/>
    <w:rPr>
      <w:sz w:val="20"/>
      <w:szCs w:val="20"/>
    </w:rPr>
  </w:style>
  <w:style w:type="character" w:customStyle="1" w:styleId="CommentTextChar">
    <w:name w:val="Comment Text Char"/>
    <w:basedOn w:val="DefaultParagraphFont"/>
    <w:link w:val="CommentText"/>
    <w:uiPriority w:val="99"/>
    <w:rsid w:val="001A5C6B"/>
    <w:rPr>
      <w:rFonts w:eastAsiaTheme="minorEastAsia"/>
    </w:rPr>
  </w:style>
  <w:style w:type="paragraph" w:styleId="CommentSubject">
    <w:name w:val="annotation subject"/>
    <w:basedOn w:val="CommentText"/>
    <w:next w:val="CommentText"/>
    <w:link w:val="CommentSubjectChar"/>
    <w:uiPriority w:val="99"/>
    <w:semiHidden/>
    <w:unhideWhenUsed/>
    <w:rsid w:val="001A5C6B"/>
    <w:rPr>
      <w:b/>
      <w:bCs/>
    </w:rPr>
  </w:style>
  <w:style w:type="character" w:customStyle="1" w:styleId="CommentSubjectChar">
    <w:name w:val="Comment Subject Char"/>
    <w:basedOn w:val="CommentTextChar"/>
    <w:link w:val="CommentSubject"/>
    <w:uiPriority w:val="99"/>
    <w:semiHidden/>
    <w:rsid w:val="001A5C6B"/>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468734">
      <w:marLeft w:val="0"/>
      <w:marRight w:val="0"/>
      <w:marTop w:val="0"/>
      <w:marBottom w:val="0"/>
      <w:divBdr>
        <w:top w:val="none" w:sz="0" w:space="0" w:color="auto"/>
        <w:left w:val="none" w:sz="0" w:space="0" w:color="auto"/>
        <w:bottom w:val="none" w:sz="0" w:space="0" w:color="auto"/>
        <w:right w:val="none" w:sz="0" w:space="0" w:color="auto"/>
      </w:divBdr>
    </w:div>
    <w:div w:id="568467319">
      <w:marLeft w:val="0"/>
      <w:marRight w:val="0"/>
      <w:marTop w:val="0"/>
      <w:marBottom w:val="0"/>
      <w:divBdr>
        <w:top w:val="none" w:sz="0" w:space="0" w:color="auto"/>
        <w:left w:val="none" w:sz="0" w:space="0" w:color="auto"/>
        <w:bottom w:val="none" w:sz="0" w:space="0" w:color="auto"/>
        <w:right w:val="none" w:sz="0" w:space="0" w:color="auto"/>
      </w:divBdr>
    </w:div>
    <w:div w:id="769661447">
      <w:marLeft w:val="0"/>
      <w:marRight w:val="0"/>
      <w:marTop w:val="0"/>
      <w:marBottom w:val="0"/>
      <w:divBdr>
        <w:top w:val="none" w:sz="0" w:space="0" w:color="auto"/>
        <w:left w:val="none" w:sz="0" w:space="0" w:color="auto"/>
        <w:bottom w:val="none" w:sz="0" w:space="0" w:color="auto"/>
        <w:right w:val="none" w:sz="0" w:space="0" w:color="auto"/>
      </w:divBdr>
    </w:div>
    <w:div w:id="874663047">
      <w:marLeft w:val="0"/>
      <w:marRight w:val="0"/>
      <w:marTop w:val="0"/>
      <w:marBottom w:val="0"/>
      <w:divBdr>
        <w:top w:val="none" w:sz="0" w:space="0" w:color="auto"/>
        <w:left w:val="none" w:sz="0" w:space="0" w:color="auto"/>
        <w:bottom w:val="none" w:sz="0" w:space="0" w:color="auto"/>
        <w:right w:val="none" w:sz="0" w:space="0" w:color="auto"/>
      </w:divBdr>
    </w:div>
    <w:div w:id="948125765">
      <w:marLeft w:val="0"/>
      <w:marRight w:val="0"/>
      <w:marTop w:val="0"/>
      <w:marBottom w:val="0"/>
      <w:divBdr>
        <w:top w:val="none" w:sz="0" w:space="0" w:color="auto"/>
        <w:left w:val="none" w:sz="0" w:space="0" w:color="auto"/>
        <w:bottom w:val="none" w:sz="0" w:space="0" w:color="auto"/>
        <w:right w:val="none" w:sz="0" w:space="0" w:color="auto"/>
      </w:divBdr>
    </w:div>
    <w:div w:id="1051226421">
      <w:marLeft w:val="0"/>
      <w:marRight w:val="0"/>
      <w:marTop w:val="0"/>
      <w:marBottom w:val="0"/>
      <w:divBdr>
        <w:top w:val="none" w:sz="0" w:space="0" w:color="auto"/>
        <w:left w:val="none" w:sz="0" w:space="0" w:color="auto"/>
        <w:bottom w:val="none" w:sz="0" w:space="0" w:color="auto"/>
        <w:right w:val="none" w:sz="0" w:space="0" w:color="auto"/>
      </w:divBdr>
    </w:div>
    <w:div w:id="1320425308">
      <w:marLeft w:val="0"/>
      <w:marRight w:val="0"/>
      <w:marTop w:val="0"/>
      <w:marBottom w:val="0"/>
      <w:divBdr>
        <w:top w:val="none" w:sz="0" w:space="0" w:color="auto"/>
        <w:left w:val="none" w:sz="0" w:space="0" w:color="auto"/>
        <w:bottom w:val="none" w:sz="0" w:space="0" w:color="auto"/>
        <w:right w:val="none" w:sz="0" w:space="0" w:color="auto"/>
      </w:divBdr>
    </w:div>
    <w:div w:id="1417746722">
      <w:marLeft w:val="0"/>
      <w:marRight w:val="0"/>
      <w:marTop w:val="0"/>
      <w:marBottom w:val="0"/>
      <w:divBdr>
        <w:top w:val="none" w:sz="0" w:space="0" w:color="auto"/>
        <w:left w:val="none" w:sz="0" w:space="0" w:color="auto"/>
        <w:bottom w:val="none" w:sz="0" w:space="0" w:color="auto"/>
        <w:right w:val="none" w:sz="0" w:space="0" w:color="auto"/>
      </w:divBdr>
    </w:div>
    <w:div w:id="1488008514">
      <w:marLeft w:val="0"/>
      <w:marRight w:val="0"/>
      <w:marTop w:val="0"/>
      <w:marBottom w:val="0"/>
      <w:divBdr>
        <w:top w:val="none" w:sz="0" w:space="0" w:color="auto"/>
        <w:left w:val="none" w:sz="0" w:space="0" w:color="auto"/>
        <w:bottom w:val="none" w:sz="0" w:space="0" w:color="auto"/>
        <w:right w:val="none" w:sz="0" w:space="0" w:color="auto"/>
      </w:divBdr>
    </w:div>
    <w:div w:id="1519467076">
      <w:marLeft w:val="0"/>
      <w:marRight w:val="0"/>
      <w:marTop w:val="0"/>
      <w:marBottom w:val="0"/>
      <w:divBdr>
        <w:top w:val="none" w:sz="0" w:space="0" w:color="auto"/>
        <w:left w:val="none" w:sz="0" w:space="0" w:color="auto"/>
        <w:bottom w:val="none" w:sz="0" w:space="0" w:color="auto"/>
        <w:right w:val="none" w:sz="0" w:space="0" w:color="auto"/>
      </w:divBdr>
      <w:divsChild>
        <w:div w:id="200974511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648589475">
      <w:marLeft w:val="0"/>
      <w:marRight w:val="0"/>
      <w:marTop w:val="0"/>
      <w:marBottom w:val="0"/>
      <w:divBdr>
        <w:top w:val="none" w:sz="0" w:space="0" w:color="auto"/>
        <w:left w:val="none" w:sz="0" w:space="0" w:color="auto"/>
        <w:bottom w:val="none" w:sz="0" w:space="0" w:color="auto"/>
        <w:right w:val="none" w:sz="0" w:space="0" w:color="auto"/>
      </w:divBdr>
    </w:div>
    <w:div w:id="183706584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NBT_Batch3\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6606F3-08FF-4F41-AA97-9166EA065CB9}"/>
</file>

<file path=customXml/itemProps2.xml><?xml version="1.0" encoding="utf-8"?>
<ds:datastoreItem xmlns:ds="http://schemas.openxmlformats.org/officeDocument/2006/customXml" ds:itemID="{2523C5BB-7B03-4B94-96C2-E1AB0606653D}"/>
</file>

<file path=customXml/itemProps3.xml><?xml version="1.0" encoding="utf-8"?>
<ds:datastoreItem xmlns:ds="http://schemas.openxmlformats.org/officeDocument/2006/customXml" ds:itemID="{54CD6F18-3D01-42D9-A34F-EED5C7567FDD}"/>
</file>

<file path=customXml/itemProps4.xml><?xml version="1.0" encoding="utf-8"?>
<ds:datastoreItem xmlns:ds="http://schemas.openxmlformats.org/officeDocument/2006/customXml" ds:itemID="{4C7D00C6-322E-4835-AC2C-E7C5F12319F5}"/>
</file>

<file path=customXml/itemProps5.xml><?xml version="1.0" encoding="utf-8"?>
<ds:datastoreItem xmlns:ds="http://schemas.openxmlformats.org/officeDocument/2006/customXml" ds:itemID="{C2975C4A-660C-4C9D-B375-82F052462855}"/>
</file>

<file path=docProps/app.xml><?xml version="1.0" encoding="utf-8"?>
<Properties xmlns="http://schemas.openxmlformats.org/officeDocument/2006/extended-properties" xmlns:vt="http://schemas.openxmlformats.org/officeDocument/2006/docPropsVTypes">
  <Template>Normal</Template>
  <TotalTime>7</TotalTime>
  <Pages>5</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Microchirita purpurea</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purpurea</dc:title>
  <dc:subject/>
  <dc:creator>Jack Plummer</dc:creator>
  <cp:keywords/>
  <dc:description/>
  <cp:lastModifiedBy>Jack Plummer</cp:lastModifiedBy>
  <cp:revision>2</cp:revision>
  <dcterms:created xsi:type="dcterms:W3CDTF">2022-10-20T17:43:00Z</dcterms:created>
  <dcterms:modified xsi:type="dcterms:W3CDTF">2022-10-20T17:43:00Z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