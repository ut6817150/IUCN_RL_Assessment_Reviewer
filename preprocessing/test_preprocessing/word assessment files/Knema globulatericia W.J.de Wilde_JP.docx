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9CB86" w14:textId="77777777" w:rsidR="009F4822" w:rsidRDefault="003B694F">
      <w:pPr>
        <w:jc w:val="center"/>
        <w:divId w:val="149105964"/>
        <w:rPr>
          <w:rFonts w:ascii="Georgia" w:eastAsia="Times New Roman" w:hAnsi="Georgia"/>
          <w:b/>
          <w:bCs/>
          <w:sz w:val="29"/>
          <w:szCs w:val="29"/>
        </w:rPr>
      </w:pPr>
      <w:r>
        <w:rPr>
          <w:rFonts w:ascii="Georgia" w:eastAsia="Times New Roman" w:hAnsi="Georgia"/>
          <w:b/>
          <w:bCs/>
          <w:sz w:val="29"/>
          <w:szCs w:val="29"/>
        </w:rPr>
        <w:t>Draft</w:t>
      </w:r>
    </w:p>
    <w:p w14:paraId="4AE1B862" w14:textId="77777777" w:rsidR="009F4822" w:rsidRDefault="003B694F">
      <w:pPr>
        <w:divId w:val="168637412"/>
        <w:rPr>
          <w:rFonts w:ascii="Georgia" w:eastAsia="Times New Roman" w:hAnsi="Georgia"/>
          <w:sz w:val="18"/>
          <w:szCs w:val="18"/>
        </w:rPr>
      </w:pPr>
      <w:r>
        <w:rPr>
          <w:rFonts w:ascii="Georgia" w:eastAsia="Times New Roman" w:hAnsi="Georgia"/>
          <w:noProof/>
          <w:sz w:val="18"/>
          <w:szCs w:val="18"/>
        </w:rPr>
        <w:drawing>
          <wp:inline distT="0" distB="0" distL="0" distR="0" wp14:anchorId="0D46A3FC" wp14:editId="6A0DA5A1">
            <wp:extent cx="326390" cy="326390"/>
            <wp:effectExtent l="0" t="0" r="16510" b="1651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p w14:paraId="506B663C" w14:textId="77777777" w:rsidR="009F4822" w:rsidRDefault="003B694F">
      <w:pPr>
        <w:shd w:val="clear" w:color="auto" w:fill="FFFFFF"/>
        <w:spacing w:before="100" w:beforeAutospacing="1" w:after="100" w:afterAutospacing="1"/>
        <w:jc w:val="right"/>
        <w:outlineLvl w:val="1"/>
        <w:divId w:val="168637412"/>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Knema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globulatericia</w:t>
      </w:r>
      <w:proofErr w:type="spellEnd"/>
      <w:r>
        <w:rPr>
          <w:rFonts w:ascii="Georgia" w:eastAsia="Times New Roman" w:hAnsi="Georgia"/>
          <w:b/>
          <w:bCs/>
          <w:color w:val="000000"/>
          <w:kern w:val="36"/>
          <w:sz w:val="29"/>
          <w:szCs w:val="29"/>
        </w:rPr>
        <w:t xml:space="preserve"> - de Wilde</w:t>
      </w:r>
    </w:p>
    <w:p w14:paraId="433DF572" w14:textId="77777777" w:rsidR="009F4822" w:rsidRDefault="003B694F">
      <w:pPr>
        <w:jc w:val="right"/>
        <w:divId w:val="168637412"/>
        <w:rPr>
          <w:rFonts w:ascii="Georgia" w:eastAsia="Times New Roman" w:hAnsi="Georgia"/>
          <w:sz w:val="18"/>
          <w:szCs w:val="18"/>
        </w:rPr>
      </w:pPr>
      <w:r>
        <w:rPr>
          <w:rFonts w:ascii="Georgia" w:eastAsia="Times New Roman" w:hAnsi="Georgia"/>
          <w:sz w:val="18"/>
          <w:szCs w:val="18"/>
        </w:rPr>
        <w:t xml:space="preserve">PLANTAE - TRACHEOPHYTA - MAGNOLIOPSIDA - MAGNOLIALES - MYRISTICACEAE - </w:t>
      </w:r>
      <w:proofErr w:type="spellStart"/>
      <w:r>
        <w:rPr>
          <w:rFonts w:ascii="Georgia" w:eastAsia="Times New Roman" w:hAnsi="Georgia"/>
          <w:sz w:val="18"/>
          <w:szCs w:val="18"/>
        </w:rPr>
        <w:t>Knema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globulatericia</w:t>
      </w:r>
      <w:proofErr w:type="spellEnd"/>
    </w:p>
    <w:p w14:paraId="3AFDF499" w14:textId="77777777" w:rsidR="009F4822" w:rsidRDefault="003B694F">
      <w:pPr>
        <w:pStyle w:val="NormalWeb"/>
        <w:divId w:val="1198548165"/>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576"/>
      </w:tblGrid>
      <w:tr w:rsidR="009F4822" w14:paraId="23092A92" w14:textId="77777777">
        <w:trPr>
          <w:tblCellSpacing w:w="15" w:type="dxa"/>
          <w:jc w:val="center"/>
        </w:trPr>
        <w:tc>
          <w:tcPr>
            <w:tcW w:w="0" w:type="auto"/>
            <w:tcBorders>
              <w:bottom w:val="single" w:sz="6" w:space="0" w:color="000000"/>
            </w:tcBorders>
            <w:shd w:val="clear" w:color="auto" w:fill="BBBBBB"/>
            <w:vAlign w:val="center"/>
            <w:hideMark/>
          </w:tcPr>
          <w:p w14:paraId="3B9D77C9" w14:textId="77777777" w:rsidR="009F4822" w:rsidRDefault="003B694F">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9F4822" w14:paraId="3660662B" w14:textId="77777777">
        <w:trPr>
          <w:tblCellSpacing w:w="15" w:type="dxa"/>
          <w:jc w:val="center"/>
        </w:trPr>
        <w:tc>
          <w:tcPr>
            <w:tcW w:w="0" w:type="auto"/>
            <w:vAlign w:val="center"/>
            <w:hideMark/>
          </w:tcPr>
          <w:p w14:paraId="31B2E0A2" w14:textId="77777777" w:rsidR="009F4822" w:rsidRDefault="003B694F">
            <w:pPr>
              <w:spacing w:after="75"/>
              <w:rPr>
                <w:rFonts w:ascii="Georgia" w:eastAsia="Times New Roman" w:hAnsi="Georgia"/>
                <w:sz w:val="20"/>
                <w:szCs w:val="20"/>
              </w:rPr>
            </w:pPr>
            <w:commentRangeStart w:id="0"/>
            <w:r>
              <w:rPr>
                <w:rFonts w:ascii="Georgia" w:eastAsia="Times New Roman" w:hAnsi="Georgia"/>
                <w:sz w:val="20"/>
                <w:szCs w:val="20"/>
              </w:rPr>
              <w:t>EN - Endangered, B2ab(iii) (IUCN version 3.1)</w:t>
            </w:r>
            <w:commentRangeEnd w:id="0"/>
            <w:r>
              <w:rPr>
                <w:rStyle w:val="CommentReference"/>
              </w:rPr>
              <w:commentReference w:id="0"/>
            </w:r>
          </w:p>
        </w:tc>
      </w:tr>
    </w:tbl>
    <w:p w14:paraId="2B3C45C1" w14:textId="77777777" w:rsidR="009F4822" w:rsidRDefault="003B694F">
      <w:pPr>
        <w:pStyle w:val="Heading1"/>
        <w:divId w:val="726760868"/>
        <w:rPr>
          <w:rFonts w:ascii="Georgia" w:eastAsia="Times New Roman" w:hAnsi="Georgia"/>
          <w:sz w:val="29"/>
          <w:szCs w:val="29"/>
        </w:rPr>
      </w:pPr>
      <w:r>
        <w:rPr>
          <w:rFonts w:ascii="Georgia" w:eastAsia="Times New Roman" w:hAnsi="Georgia"/>
          <w:sz w:val="29"/>
          <w:szCs w:val="29"/>
        </w:rPr>
        <w:t>Red List Assessment</w:t>
      </w:r>
    </w:p>
    <w:p w14:paraId="424CD78D" w14:textId="77777777" w:rsidR="009F4822" w:rsidRDefault="003B694F">
      <w:pPr>
        <w:pStyle w:val="Heading2"/>
        <w:divId w:val="726760868"/>
        <w:rPr>
          <w:rFonts w:ascii="Georgia" w:eastAsia="Times New Roman" w:hAnsi="Georgia"/>
          <w:sz w:val="27"/>
          <w:szCs w:val="27"/>
        </w:rPr>
      </w:pPr>
      <w:r>
        <w:rPr>
          <w:rFonts w:ascii="Georgia" w:eastAsia="Times New Roman" w:hAnsi="Georgia"/>
          <w:sz w:val="27"/>
          <w:szCs w:val="27"/>
        </w:rPr>
        <w:t>Assessment Information</w:t>
      </w:r>
    </w:p>
    <w:p w14:paraId="18F61F48" w14:textId="77777777" w:rsidR="009F4822" w:rsidRDefault="003B694F">
      <w:pPr>
        <w:pStyle w:val="NormalWeb"/>
        <w:divId w:val="726760868"/>
        <w:rPr>
          <w:rFonts w:ascii="Georgia" w:hAnsi="Georgia"/>
        </w:rPr>
      </w:pPr>
      <w:r>
        <w:rPr>
          <w:rStyle w:val="datalabel1"/>
          <w:rFonts w:ascii="Georgia" w:hAnsi="Georgia"/>
        </w:rPr>
        <w:t xml:space="preserve">Date of Assessment: </w:t>
      </w:r>
      <w:r>
        <w:rPr>
          <w:rFonts w:ascii="Georgia" w:hAnsi="Georgia"/>
        </w:rPr>
        <w:t>2022-05-16</w:t>
      </w:r>
    </w:p>
    <w:p w14:paraId="351AC594" w14:textId="77777777" w:rsidR="009F4822" w:rsidRDefault="003B694F">
      <w:pPr>
        <w:pStyle w:val="NormalWeb"/>
        <w:divId w:val="726760868"/>
        <w:rPr>
          <w:rFonts w:ascii="Georgia" w:hAnsi="Georgia"/>
        </w:rPr>
      </w:pPr>
      <w:r>
        <w:rPr>
          <w:rStyle w:val="datalabel1"/>
          <w:rFonts w:ascii="Georgia" w:hAnsi="Georgia"/>
        </w:rPr>
        <w:t xml:space="preserve">Assessor(s): </w:t>
      </w:r>
      <w:r>
        <w:rPr>
          <w:rFonts w:ascii="Georgia" w:hAnsi="Georgia"/>
        </w:rPr>
        <w:t>Pakkad, G.</w:t>
      </w:r>
    </w:p>
    <w:p w14:paraId="5F1A8FFC" w14:textId="77777777" w:rsidR="009F4822" w:rsidRDefault="003B694F">
      <w:pPr>
        <w:pStyle w:val="NormalWeb"/>
        <w:divId w:val="726760868"/>
        <w:rPr>
          <w:rFonts w:ascii="Georgia" w:hAnsi="Georgia"/>
        </w:rPr>
      </w:pPr>
      <w:r>
        <w:rPr>
          <w:rStyle w:val="datalabel1"/>
          <w:rFonts w:ascii="Georgia" w:hAnsi="Georgia"/>
        </w:rPr>
        <w:t xml:space="preserve">Regions: </w:t>
      </w:r>
      <w:r>
        <w:rPr>
          <w:rFonts w:ascii="Georgia" w:hAnsi="Georgia"/>
        </w:rPr>
        <w:t>Global</w:t>
      </w:r>
    </w:p>
    <w:p w14:paraId="1912B2DB" w14:textId="77777777" w:rsidR="009F4822" w:rsidRDefault="003B694F">
      <w:pPr>
        <w:pStyle w:val="Heading2"/>
        <w:divId w:val="726760868"/>
        <w:rPr>
          <w:rFonts w:ascii="Georgia" w:eastAsia="Times New Roman" w:hAnsi="Georgia"/>
          <w:sz w:val="27"/>
          <w:szCs w:val="27"/>
        </w:rPr>
      </w:pPr>
      <w:r>
        <w:rPr>
          <w:rFonts w:ascii="Georgia" w:eastAsia="Times New Roman" w:hAnsi="Georgia"/>
          <w:sz w:val="27"/>
          <w:szCs w:val="27"/>
        </w:rPr>
        <w:t>Assessment Rationale</w:t>
      </w:r>
    </w:p>
    <w:p w14:paraId="7D643C25" w14:textId="7AD62572" w:rsidR="009F4822" w:rsidRDefault="00DA09C9">
      <w:pPr>
        <w:pStyle w:val="NormalWeb"/>
        <w:divId w:val="726760868"/>
        <w:rPr>
          <w:rFonts w:ascii="Georgia" w:hAnsi="Georgia"/>
        </w:rPr>
      </w:pPr>
      <w:ins w:id="1" w:author="Jack Plummer" w:date="2022-08-19T16:58:00Z">
        <w:r>
          <w:rPr>
            <w:rFonts w:ascii="Georgia" w:hAnsi="Georgia"/>
          </w:rPr>
          <w:t xml:space="preserve">This </w:t>
        </w:r>
      </w:ins>
      <w:del w:id="2" w:author="Jack Plummer" w:date="2022-08-19T16:58:00Z">
        <w:r w:rsidR="003B694F" w:rsidDel="00DA09C9">
          <w:rPr>
            <w:rFonts w:ascii="Georgia" w:hAnsi="Georgia"/>
          </w:rPr>
          <w:delText>S</w:delText>
        </w:r>
      </w:del>
      <w:ins w:id="3" w:author="Jack Plummer" w:date="2022-08-19T16:58:00Z">
        <w:r>
          <w:rPr>
            <w:rFonts w:ascii="Georgia" w:hAnsi="Georgia"/>
          </w:rPr>
          <w:t>s</w:t>
        </w:r>
      </w:ins>
      <w:r w:rsidR="003B694F">
        <w:rPr>
          <w:rFonts w:ascii="Georgia" w:hAnsi="Georgia"/>
        </w:rPr>
        <w:t>pecies is known from five collection sites within a</w:t>
      </w:r>
      <w:ins w:id="4" w:author="Jack Plummer" w:date="2022-08-19T16:58:00Z">
        <w:r>
          <w:rPr>
            <w:rFonts w:ascii="Georgia" w:hAnsi="Georgia"/>
          </w:rPr>
          <w:t xml:space="preserve">n estimated extent of occurrence </w:t>
        </w:r>
      </w:ins>
      <w:del w:id="5" w:author="Jack Plummer" w:date="2022-08-19T16:58:00Z">
        <w:r w:rsidR="003B694F" w:rsidDel="00DA09C9">
          <w:rPr>
            <w:rFonts w:ascii="Georgia" w:hAnsi="Georgia"/>
          </w:rPr>
          <w:delText xml:space="preserve"> larger area </w:delText>
        </w:r>
      </w:del>
      <w:r w:rsidR="003B694F">
        <w:rPr>
          <w:rFonts w:ascii="Georgia" w:hAnsi="Georgia"/>
        </w:rPr>
        <w:t>(EOO</w:t>
      </w:r>
      <w:ins w:id="6" w:author="Jack Plummer" w:date="2022-08-19T16:58:00Z">
        <w:r>
          <w:rPr>
            <w:rFonts w:ascii="Georgia" w:hAnsi="Georgia"/>
          </w:rPr>
          <w:t>)</w:t>
        </w:r>
      </w:ins>
      <w:del w:id="7" w:author="Jack Plummer" w:date="2022-08-19T16:58:00Z">
        <w:r w:rsidR="003B694F" w:rsidDel="00DA09C9">
          <w:rPr>
            <w:rFonts w:ascii="Georgia" w:hAnsi="Georgia"/>
          </w:rPr>
          <w:delText xml:space="preserve"> = </w:delText>
        </w:r>
      </w:del>
      <w:ins w:id="8" w:author="Jack Plummer" w:date="2022-08-19T16:58:00Z">
        <w:r>
          <w:rPr>
            <w:rFonts w:ascii="Georgia" w:hAnsi="Georgia"/>
          </w:rPr>
          <w:t xml:space="preserve"> of </w:t>
        </w:r>
      </w:ins>
      <w:r w:rsidR="003B694F">
        <w:rPr>
          <w:rFonts w:ascii="Georgia" w:hAnsi="Georgia"/>
        </w:rPr>
        <w:t>157,149 km2</w:t>
      </w:r>
      <w:del w:id="9" w:author="Jack Plummer" w:date="2022-08-19T16:58:00Z">
        <w:r w:rsidR="003B694F" w:rsidDel="00DA09C9">
          <w:rPr>
            <w:rFonts w:ascii="Georgia" w:hAnsi="Georgia"/>
          </w:rPr>
          <w:delText>)</w:delText>
        </w:r>
      </w:del>
      <w:r w:rsidR="003B694F">
        <w:rPr>
          <w:rFonts w:ascii="Georgia" w:hAnsi="Georgia"/>
        </w:rPr>
        <w:t xml:space="preserve">. There are areas of suitable habitat that have not been comprehensively surveyed, but urbanization is causing sharp declines </w:t>
      </w:r>
      <w:ins w:id="10" w:author="Jack Plummer" w:date="2022-08-19T16:58:00Z">
        <w:r>
          <w:rPr>
            <w:rFonts w:ascii="Georgia" w:hAnsi="Georgia"/>
          </w:rPr>
          <w:t xml:space="preserve">in its </w:t>
        </w:r>
      </w:ins>
      <w:del w:id="11" w:author="Jack Plummer" w:date="2022-08-19T16:58:00Z">
        <w:r w:rsidR="003B694F" w:rsidDel="00DA09C9">
          <w:rPr>
            <w:rFonts w:ascii="Georgia" w:hAnsi="Georgia"/>
          </w:rPr>
          <w:delText xml:space="preserve">it is </w:delText>
        </w:r>
      </w:del>
      <w:r w:rsidR="003B694F">
        <w:rPr>
          <w:rFonts w:ascii="Georgia" w:hAnsi="Georgia"/>
        </w:rPr>
        <w:t>availability. Its estimated extent of occurrence (EOO) exceeds the threshold value for a threatened category under criterion B1. Based on georeferenced herbarium specimens, the area of occupancy is estimated as 36 km</w:t>
      </w:r>
      <w:r w:rsidR="003B694F">
        <w:rPr>
          <w:rFonts w:ascii="Georgia" w:hAnsi="Georgia"/>
          <w:vertAlign w:val="superscript"/>
        </w:rPr>
        <w:t>2</w:t>
      </w:r>
      <w:r w:rsidR="003B694F">
        <w:rPr>
          <w:rFonts w:ascii="Georgia" w:hAnsi="Georgia"/>
        </w:rPr>
        <w:t>, falling within the threshold values for the Endangered category under criterion B2. While this is likely to be an underestimate as botanical inventory is incomplete across its distribution, it is considered unlikely that the true value exceeds the Endangered threshold of 500 km</w:t>
      </w:r>
      <w:r w:rsidR="003B694F">
        <w:rPr>
          <w:rFonts w:ascii="Georgia" w:hAnsi="Georgia"/>
          <w:vertAlign w:val="superscript"/>
        </w:rPr>
        <w:t>2</w:t>
      </w:r>
      <w:r w:rsidR="003B694F">
        <w:rPr>
          <w:rFonts w:ascii="Georgia" w:hAnsi="Georgia"/>
        </w:rPr>
        <w:t>. The number of locations for the species is five,</w:t>
      </w:r>
      <w:ins w:id="12" w:author="Jack Plummer" w:date="2022-08-19T16:58:00Z">
        <w:r>
          <w:rPr>
            <w:rFonts w:ascii="Georgia" w:hAnsi="Georgia"/>
          </w:rPr>
          <w:t xml:space="preserve"> falling within the</w:t>
        </w:r>
      </w:ins>
      <w:r w:rsidR="003B694F">
        <w:rPr>
          <w:rFonts w:ascii="Georgia" w:hAnsi="Georgia"/>
        </w:rPr>
        <w:t xml:space="preserve"> threshold for the Endangered category under criterion </w:t>
      </w:r>
      <w:del w:id="13" w:author="Jack Plummer" w:date="2022-08-19T16:58:00Z">
        <w:r w:rsidR="003B694F" w:rsidDel="00DA09C9">
          <w:rPr>
            <w:rFonts w:ascii="Georgia" w:hAnsi="Georgia"/>
          </w:rPr>
          <w:delText xml:space="preserve">criterion </w:delText>
        </w:r>
      </w:del>
      <w:r w:rsidR="003B694F">
        <w:rPr>
          <w:rFonts w:ascii="Georgia" w:hAnsi="Georgia"/>
        </w:rPr>
        <w:t>B2a. The major threat to the species is urbanization across its range, which is inferred to be contributing to a continuing decline in habitat area, extent, and quality. There is limited population information available, but the population trend is suspected to be decreasing. It is not clear whether the population is severely fragmented or subject to extreme fluctuations. Taking a precautionary approach, the species is assessed as Endangered B2ab(iii) owing to its restricted AOO, limited number of locations, and continuing habitat decline. As the species is poorly studied, and suspected to be under-collected, further research into its distribution and population status will be necessary to validate this assessment of extinction risk.</w:t>
      </w:r>
    </w:p>
    <w:p w14:paraId="09644750" w14:textId="77777777" w:rsidR="009F4822" w:rsidRDefault="003B694F">
      <w:pPr>
        <w:pStyle w:val="Heading1"/>
        <w:divId w:val="1489856366"/>
        <w:rPr>
          <w:rFonts w:ascii="Georgia" w:eastAsia="Times New Roman" w:hAnsi="Georgia"/>
          <w:sz w:val="29"/>
          <w:szCs w:val="29"/>
        </w:rPr>
      </w:pPr>
      <w:r>
        <w:rPr>
          <w:rFonts w:ascii="Georgia" w:eastAsia="Times New Roman" w:hAnsi="Georgia"/>
          <w:sz w:val="29"/>
          <w:szCs w:val="29"/>
        </w:rPr>
        <w:t>Distribution</w:t>
      </w:r>
    </w:p>
    <w:p w14:paraId="671082E1" w14:textId="77777777" w:rsidR="009F4822" w:rsidRDefault="003B694F">
      <w:pPr>
        <w:pStyle w:val="Heading2"/>
        <w:divId w:val="1489856366"/>
        <w:rPr>
          <w:rFonts w:ascii="Georgia" w:eastAsia="Times New Roman" w:hAnsi="Georgia"/>
          <w:sz w:val="27"/>
          <w:szCs w:val="27"/>
        </w:rPr>
      </w:pPr>
      <w:r>
        <w:rPr>
          <w:rFonts w:ascii="Georgia" w:eastAsia="Times New Roman" w:hAnsi="Georgia"/>
          <w:sz w:val="27"/>
          <w:szCs w:val="27"/>
        </w:rPr>
        <w:t>Geographic Range</w:t>
      </w:r>
    </w:p>
    <w:p w14:paraId="7F79E221" w14:textId="33156B21" w:rsidR="009F4822" w:rsidRDefault="003B694F">
      <w:pPr>
        <w:pStyle w:val="NormalWeb"/>
        <w:divId w:val="1489856366"/>
        <w:rPr>
          <w:rFonts w:ascii="Georgia" w:hAnsi="Georgia"/>
        </w:rPr>
      </w:pPr>
      <w:r>
        <w:rPr>
          <w:rFonts w:ascii="Georgia" w:hAnsi="Georgia"/>
        </w:rPr>
        <w:t>The species is endemic to Thailand. It has been documented from the province</w:t>
      </w:r>
      <w:ins w:id="14" w:author="Jack Plummer" w:date="2022-08-19T16:59:00Z">
        <w:r w:rsidR="00DA09C9">
          <w:rPr>
            <w:rFonts w:ascii="Georgia" w:hAnsi="Georgia"/>
          </w:rPr>
          <w:t>s</w:t>
        </w:r>
      </w:ins>
      <w:r>
        <w:rPr>
          <w:rFonts w:ascii="Georgia" w:hAnsi="Georgia"/>
        </w:rPr>
        <w:t xml:space="preserve"> of Kanchanaburi, Phetchaburi, </w:t>
      </w:r>
      <w:proofErr w:type="spellStart"/>
      <w:r>
        <w:rPr>
          <w:rFonts w:ascii="Georgia" w:hAnsi="Georgia"/>
        </w:rPr>
        <w:t>Chantaburi</w:t>
      </w:r>
      <w:proofErr w:type="spellEnd"/>
      <w:r>
        <w:rPr>
          <w:rFonts w:ascii="Georgia" w:hAnsi="Georgia"/>
        </w:rPr>
        <w:t>, Trat and Surat Thani. This species </w:t>
      </w:r>
      <w:del w:id="15" w:author="Jack Plummer" w:date="2022-08-19T16:59:00Z">
        <w:r w:rsidDel="00DA09C9">
          <w:rPr>
            <w:rFonts w:ascii="Georgia" w:hAnsi="Georgia"/>
          </w:rPr>
          <w:delText>occurs possibly</w:delText>
        </w:r>
      </w:del>
      <w:ins w:id="16" w:author="Jack Plummer" w:date="2022-08-19T16:59:00Z">
        <w:r w:rsidR="00DA09C9">
          <w:rPr>
            <w:rFonts w:ascii="Georgia" w:hAnsi="Georgia"/>
          </w:rPr>
          <w:t>may</w:t>
        </w:r>
      </w:ins>
      <w:r>
        <w:rPr>
          <w:rFonts w:ascii="Georgia" w:hAnsi="Georgia"/>
        </w:rPr>
        <w:t xml:space="preserve"> also</w:t>
      </w:r>
      <w:ins w:id="17" w:author="Jack Plummer" w:date="2022-08-19T16:59:00Z">
        <w:r w:rsidR="00DA09C9">
          <w:rPr>
            <w:rFonts w:ascii="Georgia" w:hAnsi="Georgia"/>
          </w:rPr>
          <w:t xml:space="preserve"> occur</w:t>
        </w:r>
      </w:ins>
      <w:r>
        <w:rPr>
          <w:rFonts w:ascii="Georgia" w:hAnsi="Georgia"/>
        </w:rPr>
        <w:t xml:space="preserve"> in </w:t>
      </w:r>
      <w:commentRangeStart w:id="18"/>
      <w:r>
        <w:rPr>
          <w:rFonts w:ascii="Georgia" w:hAnsi="Georgia"/>
        </w:rPr>
        <w:t>Annan</w:t>
      </w:r>
      <w:commentRangeEnd w:id="18"/>
      <w:r w:rsidR="00DA09C9">
        <w:rPr>
          <w:rStyle w:val="CommentReference"/>
        </w:rPr>
        <w:commentReference w:id="18"/>
      </w:r>
      <w:r>
        <w:rPr>
          <w:rFonts w:ascii="Georgia" w:hAnsi="Georgia"/>
        </w:rPr>
        <w:t>. </w:t>
      </w:r>
      <w:ins w:id="19" w:author="Jack Plummer" w:date="2022-08-19T17:00:00Z">
        <w:r w:rsidR="00DA09C9">
          <w:rPr>
            <w:rFonts w:ascii="Georgia" w:hAnsi="Georgia"/>
          </w:rPr>
          <w:t>I</w:t>
        </w:r>
      </w:ins>
      <w:del w:id="20" w:author="Jack Plummer" w:date="2022-08-19T17:00:00Z">
        <w:r w:rsidDel="00DA09C9">
          <w:rPr>
            <w:rFonts w:ascii="Georgia" w:hAnsi="Georgia"/>
          </w:rPr>
          <w:delText>i</w:delText>
        </w:r>
      </w:del>
      <w:r>
        <w:rPr>
          <w:rFonts w:ascii="Georgia" w:hAnsi="Georgia"/>
        </w:rPr>
        <w:t xml:space="preserve">t occurs between 0-900 m asl </w:t>
      </w:r>
      <w:del w:id="21" w:author="Jack Plummer" w:date="2022-08-19T17:00:00Z">
        <w:r w:rsidDel="00DA09C9">
          <w:rPr>
            <w:rFonts w:ascii="Georgia" w:hAnsi="Georgia"/>
          </w:rPr>
          <w:delText xml:space="preserve">in evergreen and dry evergreen forest </w:delText>
        </w:r>
      </w:del>
      <w:r>
        <w:rPr>
          <w:rFonts w:ascii="Georgia" w:hAnsi="Georgia"/>
        </w:rPr>
        <w:t>(Wilde 2002). Survey work is recommended to identify whether any further subpopulations occur in Thailand.</w:t>
      </w:r>
    </w:p>
    <w:p w14:paraId="01E4F784" w14:textId="77777777" w:rsidR="009F4822" w:rsidRDefault="009F4822">
      <w:pPr>
        <w:pStyle w:val="NormalWeb"/>
        <w:divId w:val="1489856366"/>
        <w:rPr>
          <w:rFonts w:ascii="Georgia" w:hAnsi="Georgia"/>
        </w:rPr>
      </w:pPr>
    </w:p>
    <w:p w14:paraId="47F8293E" w14:textId="77777777" w:rsidR="009F4822" w:rsidRDefault="003B694F">
      <w:pPr>
        <w:pStyle w:val="Heading2"/>
        <w:divId w:val="1489856366"/>
        <w:rPr>
          <w:rFonts w:ascii="Georgia" w:eastAsia="Times New Roman" w:hAnsi="Georgia"/>
          <w:sz w:val="27"/>
          <w:szCs w:val="27"/>
        </w:rPr>
      </w:pPr>
      <w:r>
        <w:rPr>
          <w:rFonts w:ascii="Georgia" w:eastAsia="Times New Roman" w:hAnsi="Georgia"/>
          <w:sz w:val="27"/>
          <w:szCs w:val="27"/>
        </w:rPr>
        <w:lastRenderedPageBreak/>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30"/>
        <w:gridCol w:w="6280"/>
      </w:tblGrid>
      <w:tr w:rsidR="009F4822" w14:paraId="6C31905B" w14:textId="77777777">
        <w:trPr>
          <w:divId w:val="1489856366"/>
          <w:tblCellSpacing w:w="15" w:type="dxa"/>
        </w:trPr>
        <w:tc>
          <w:tcPr>
            <w:tcW w:w="0" w:type="auto"/>
            <w:tcBorders>
              <w:bottom w:val="single" w:sz="6" w:space="0" w:color="000000"/>
            </w:tcBorders>
            <w:shd w:val="clear" w:color="auto" w:fill="BBBBBB"/>
            <w:vAlign w:val="center"/>
            <w:hideMark/>
          </w:tcPr>
          <w:p w14:paraId="16530266"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098FC97E"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9F4822" w14:paraId="2313A3D4" w14:textId="77777777">
        <w:trPr>
          <w:divId w:val="1489856366"/>
          <w:tblCellSpacing w:w="15" w:type="dxa"/>
        </w:trPr>
        <w:tc>
          <w:tcPr>
            <w:tcW w:w="0" w:type="auto"/>
            <w:vAlign w:val="center"/>
            <w:hideMark/>
          </w:tcPr>
          <w:p w14:paraId="447BEBFE" w14:textId="77777777" w:rsidR="009F4822" w:rsidRDefault="003B694F">
            <w:pPr>
              <w:spacing w:after="75"/>
              <w:rPr>
                <w:rFonts w:ascii="Georgia" w:eastAsia="Times New Roman" w:hAnsi="Georgia"/>
                <w:sz w:val="18"/>
                <w:szCs w:val="18"/>
              </w:rPr>
            </w:pPr>
            <w:r>
              <w:rPr>
                <w:rFonts w:ascii="Georgia" w:eastAsia="Times New Roman" w:hAnsi="Georgia"/>
                <w:sz w:val="18"/>
                <w:szCs w:val="18"/>
              </w:rPr>
              <w:t>36</w:t>
            </w:r>
          </w:p>
        </w:tc>
        <w:tc>
          <w:tcPr>
            <w:tcW w:w="0" w:type="auto"/>
            <w:vAlign w:val="center"/>
            <w:hideMark/>
          </w:tcPr>
          <w:p w14:paraId="61194FB4" w14:textId="77777777" w:rsidR="009F4822" w:rsidRDefault="003B694F">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GBIF.org 2022).</w:t>
            </w:r>
          </w:p>
        </w:tc>
      </w:tr>
    </w:tbl>
    <w:p w14:paraId="4380C406" w14:textId="77777777" w:rsidR="009F4822" w:rsidRDefault="003B694F">
      <w:pPr>
        <w:pStyle w:val="Heading2"/>
        <w:divId w:val="1489856366"/>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9F4822" w14:paraId="19E5C9AC" w14:textId="77777777">
        <w:trPr>
          <w:divId w:val="1489856366"/>
          <w:tblCellSpacing w:w="15" w:type="dxa"/>
        </w:trPr>
        <w:tc>
          <w:tcPr>
            <w:tcW w:w="0" w:type="auto"/>
            <w:tcBorders>
              <w:bottom w:val="single" w:sz="6" w:space="0" w:color="000000"/>
            </w:tcBorders>
            <w:shd w:val="clear" w:color="auto" w:fill="BBBBBB"/>
            <w:vAlign w:val="center"/>
            <w:hideMark/>
          </w:tcPr>
          <w:p w14:paraId="3DECE303"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43CDB2D8"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4552F09E"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9F4822" w14:paraId="4E476745" w14:textId="77777777">
        <w:trPr>
          <w:divId w:val="1489856366"/>
          <w:tblCellSpacing w:w="15" w:type="dxa"/>
        </w:trPr>
        <w:tc>
          <w:tcPr>
            <w:tcW w:w="0" w:type="auto"/>
            <w:vAlign w:val="center"/>
            <w:hideMark/>
          </w:tcPr>
          <w:p w14:paraId="1F769105" w14:textId="77777777" w:rsidR="009F4822" w:rsidRDefault="003B694F">
            <w:pPr>
              <w:spacing w:after="75"/>
              <w:rPr>
                <w:rFonts w:ascii="Georgia" w:eastAsia="Times New Roman" w:hAnsi="Georgia"/>
                <w:sz w:val="18"/>
                <w:szCs w:val="18"/>
              </w:rPr>
            </w:pPr>
            <w:r>
              <w:rPr>
                <w:rFonts w:ascii="Georgia" w:eastAsia="Times New Roman" w:hAnsi="Georgia"/>
                <w:sz w:val="18"/>
                <w:szCs w:val="18"/>
              </w:rPr>
              <w:t>157149</w:t>
            </w:r>
          </w:p>
        </w:tc>
        <w:tc>
          <w:tcPr>
            <w:tcW w:w="0" w:type="auto"/>
            <w:vAlign w:val="center"/>
            <w:hideMark/>
          </w:tcPr>
          <w:p w14:paraId="22A635E0" w14:textId="77777777" w:rsidR="009F4822" w:rsidRDefault="003B694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D6D89AC" w14:textId="0757DED9" w:rsidR="009F4822" w:rsidRDefault="003B694F">
            <w:pPr>
              <w:spacing w:after="75"/>
              <w:rPr>
                <w:rFonts w:ascii="Georgia" w:eastAsia="Times New Roman" w:hAnsi="Georgia"/>
                <w:sz w:val="18"/>
                <w:szCs w:val="18"/>
              </w:rPr>
            </w:pPr>
            <w:r>
              <w:rPr>
                <w:rFonts w:ascii="Georgia" w:eastAsia="Times New Roman" w:hAnsi="Georgia"/>
                <w:sz w:val="18"/>
                <w:szCs w:val="18"/>
              </w:rPr>
              <w:t xml:space="preserve">Estimated from a </w:t>
            </w:r>
            <w:del w:id="22" w:author="Jack Plummer" w:date="2022-08-19T17:00:00Z">
              <w:r w:rsidDel="00DA09C9">
                <w:rPr>
                  <w:rFonts w:ascii="Georgia" w:eastAsia="Times New Roman" w:hAnsi="Georgia"/>
                  <w:sz w:val="18"/>
                  <w:szCs w:val="18"/>
                </w:rPr>
                <w:delText>2 x 2 km grid cell</w:delText>
              </w:r>
            </w:del>
            <w:ins w:id="23" w:author="Jack Plummer" w:date="2022-08-19T17:00:00Z">
              <w:r w:rsidR="00DA09C9">
                <w:rPr>
                  <w:rFonts w:ascii="Georgia" w:eastAsia="Times New Roman" w:hAnsi="Georgia"/>
                  <w:sz w:val="18"/>
                  <w:szCs w:val="18"/>
                </w:rPr>
                <w:t>minimum convex polygon</w:t>
              </w:r>
            </w:ins>
            <w:r>
              <w:rPr>
                <w:rFonts w:ascii="Georgia" w:eastAsia="Times New Roman" w:hAnsi="Georgia"/>
                <w:sz w:val="18"/>
                <w:szCs w:val="18"/>
              </w:rPr>
              <w:t xml:space="preserve">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2451AF77" w14:textId="77777777" w:rsidR="009F4822" w:rsidRDefault="003B694F">
      <w:pPr>
        <w:pStyle w:val="Heading2"/>
        <w:divId w:val="1489856366"/>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516"/>
        <w:gridCol w:w="7494"/>
      </w:tblGrid>
      <w:tr w:rsidR="00DA09C9" w14:paraId="0A984C35" w14:textId="77777777">
        <w:trPr>
          <w:divId w:val="1489856366"/>
          <w:tblCellSpacing w:w="15" w:type="dxa"/>
        </w:trPr>
        <w:tc>
          <w:tcPr>
            <w:tcW w:w="0" w:type="auto"/>
            <w:tcBorders>
              <w:bottom w:val="single" w:sz="6" w:space="0" w:color="000000"/>
            </w:tcBorders>
            <w:shd w:val="clear" w:color="auto" w:fill="BBBBBB"/>
            <w:vAlign w:val="center"/>
            <w:hideMark/>
          </w:tcPr>
          <w:p w14:paraId="6CC52332"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61E4337E"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DA09C9" w14:paraId="68C04A9E" w14:textId="77777777">
        <w:trPr>
          <w:divId w:val="1489856366"/>
          <w:tblCellSpacing w:w="15" w:type="dxa"/>
        </w:trPr>
        <w:tc>
          <w:tcPr>
            <w:tcW w:w="0" w:type="auto"/>
            <w:vAlign w:val="center"/>
            <w:hideMark/>
          </w:tcPr>
          <w:p w14:paraId="0FB04228" w14:textId="77777777" w:rsidR="009F4822" w:rsidRDefault="003B694F">
            <w:pPr>
              <w:spacing w:after="75"/>
              <w:rPr>
                <w:rFonts w:ascii="Georgia" w:eastAsia="Times New Roman" w:hAnsi="Georgia"/>
                <w:sz w:val="18"/>
                <w:szCs w:val="18"/>
              </w:rPr>
            </w:pPr>
            <w:r>
              <w:rPr>
                <w:rFonts w:ascii="Georgia" w:eastAsia="Times New Roman" w:hAnsi="Georgia"/>
                <w:sz w:val="18"/>
                <w:szCs w:val="18"/>
              </w:rPr>
              <w:t>5</w:t>
            </w:r>
          </w:p>
        </w:tc>
        <w:tc>
          <w:tcPr>
            <w:tcW w:w="0" w:type="auto"/>
            <w:vAlign w:val="center"/>
            <w:hideMark/>
          </w:tcPr>
          <w:p w14:paraId="77E6B525" w14:textId="15396B3B" w:rsidR="009F4822" w:rsidRDefault="003B694F">
            <w:pPr>
              <w:spacing w:after="75"/>
              <w:rPr>
                <w:rFonts w:ascii="Georgia" w:eastAsia="Times New Roman" w:hAnsi="Georgia"/>
                <w:sz w:val="18"/>
                <w:szCs w:val="18"/>
              </w:rPr>
            </w:pPr>
            <w:r>
              <w:rPr>
                <w:rFonts w:ascii="Georgia" w:eastAsia="Times New Roman" w:hAnsi="Georgia"/>
                <w:sz w:val="18"/>
                <w:szCs w:val="18"/>
              </w:rPr>
              <w:t>The species is known from four to five</w:t>
            </w:r>
            <w:ins w:id="24" w:author="Jack Plummer" w:date="2022-08-19T17:01:00Z">
              <w:r w:rsidR="00DA09C9">
                <w:rPr>
                  <w:rFonts w:ascii="Georgia" w:eastAsia="Times New Roman" w:hAnsi="Georgia"/>
                  <w:sz w:val="18"/>
                  <w:szCs w:val="18"/>
                </w:rPr>
                <w:t xml:space="preserve"> geographically separated</w:t>
              </w:r>
            </w:ins>
            <w:r>
              <w:rPr>
                <w:rFonts w:ascii="Georgia" w:eastAsia="Times New Roman" w:hAnsi="Georgia"/>
                <w:sz w:val="18"/>
                <w:szCs w:val="18"/>
              </w:rPr>
              <w:t xml:space="preserve"> collection sites at Kanchanaburi, Phetchaburi, </w:t>
            </w:r>
            <w:proofErr w:type="spellStart"/>
            <w:r>
              <w:rPr>
                <w:rFonts w:ascii="Georgia" w:eastAsia="Times New Roman" w:hAnsi="Georgia"/>
                <w:sz w:val="18"/>
                <w:szCs w:val="18"/>
              </w:rPr>
              <w:t>Chantaburi</w:t>
            </w:r>
            <w:proofErr w:type="spellEnd"/>
            <w:r>
              <w:rPr>
                <w:rFonts w:ascii="Georgia" w:eastAsia="Times New Roman" w:hAnsi="Georgia"/>
                <w:sz w:val="18"/>
                <w:szCs w:val="18"/>
              </w:rPr>
              <w:t xml:space="preserve">, Trat and </w:t>
            </w:r>
            <w:proofErr w:type="spellStart"/>
            <w:r>
              <w:rPr>
                <w:rFonts w:ascii="Georgia" w:eastAsia="Times New Roman" w:hAnsi="Georgia"/>
                <w:sz w:val="18"/>
                <w:szCs w:val="18"/>
              </w:rPr>
              <w:t>Phang</w:t>
            </w:r>
            <w:proofErr w:type="spellEnd"/>
            <w:r>
              <w:rPr>
                <w:rFonts w:ascii="Georgia" w:eastAsia="Times New Roman" w:hAnsi="Georgia"/>
                <w:sz w:val="18"/>
                <w:szCs w:val="18"/>
              </w:rPr>
              <w:t>-Nga</w:t>
            </w:r>
            <w:ins w:id="25" w:author="Jack Plummer" w:date="2022-08-19T17:01:00Z">
              <w:r w:rsidR="00DA09C9">
                <w:rPr>
                  <w:rFonts w:ascii="Georgia" w:eastAsia="Times New Roman" w:hAnsi="Georgia"/>
                  <w:sz w:val="18"/>
                  <w:szCs w:val="18"/>
                </w:rPr>
                <w:t>, threatened by urbanisation.</w:t>
              </w:r>
            </w:ins>
            <w:del w:id="26" w:author="Jack Plummer" w:date="2022-08-19T17:01:00Z">
              <w:r w:rsidDel="00DA09C9">
                <w:rPr>
                  <w:rFonts w:ascii="Georgia" w:eastAsia="Times New Roman" w:hAnsi="Georgia"/>
                  <w:sz w:val="18"/>
                  <w:szCs w:val="18"/>
                </w:rPr>
                <w:delText>.</w:delText>
              </w:r>
            </w:del>
          </w:p>
        </w:tc>
      </w:tr>
    </w:tbl>
    <w:p w14:paraId="33FB8B1B" w14:textId="77777777" w:rsidR="009F4822" w:rsidRDefault="003B694F">
      <w:pPr>
        <w:pStyle w:val="Heading2"/>
        <w:divId w:val="1489856366"/>
        <w:rPr>
          <w:rFonts w:ascii="Georgia" w:eastAsia="Times New Roman" w:hAnsi="Georgia"/>
          <w:sz w:val="27"/>
          <w:szCs w:val="27"/>
        </w:rPr>
      </w:pPr>
      <w:r>
        <w:rPr>
          <w:rFonts w:ascii="Georgia" w:eastAsia="Times New Roman" w:hAnsi="Georgia"/>
          <w:sz w:val="27"/>
          <w:szCs w:val="27"/>
        </w:rPr>
        <w:t>Elevation / Depth / Depth Zones</w:t>
      </w:r>
    </w:p>
    <w:p w14:paraId="54146060" w14:textId="77777777" w:rsidR="009F4822" w:rsidRDefault="003B694F">
      <w:pPr>
        <w:pStyle w:val="NormalWeb"/>
        <w:divId w:val="1489856366"/>
        <w:rPr>
          <w:rFonts w:ascii="Georgia" w:hAnsi="Georgia"/>
        </w:rPr>
      </w:pPr>
      <w:r>
        <w:rPr>
          <w:rStyle w:val="datalabel1"/>
          <w:rFonts w:ascii="Georgia" w:hAnsi="Georgia"/>
        </w:rPr>
        <w:t xml:space="preserve">Elevation Lower Limit (in metres above sea level): </w:t>
      </w:r>
      <w:r>
        <w:rPr>
          <w:rFonts w:ascii="Georgia" w:hAnsi="Georgia"/>
        </w:rPr>
        <w:t>0</w:t>
      </w:r>
    </w:p>
    <w:p w14:paraId="2CC22D59" w14:textId="77777777" w:rsidR="009F4822" w:rsidRDefault="003B694F">
      <w:pPr>
        <w:pStyle w:val="NormalWeb"/>
        <w:divId w:val="1489856366"/>
        <w:rPr>
          <w:rFonts w:ascii="Georgia" w:hAnsi="Georgia"/>
        </w:rPr>
      </w:pPr>
      <w:r>
        <w:rPr>
          <w:rStyle w:val="datalabel1"/>
          <w:rFonts w:ascii="Georgia" w:hAnsi="Georgia"/>
        </w:rPr>
        <w:t xml:space="preserve">Elevation Upper Limit (in metres above sea level): </w:t>
      </w:r>
      <w:r>
        <w:rPr>
          <w:rFonts w:ascii="Georgia" w:hAnsi="Georgia"/>
        </w:rPr>
        <w:t>900</w:t>
      </w:r>
    </w:p>
    <w:p w14:paraId="30528D71" w14:textId="77777777" w:rsidR="009F4822" w:rsidRDefault="003B694F">
      <w:pPr>
        <w:pStyle w:val="Heading2"/>
        <w:divId w:val="1489856366"/>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5"/>
        <w:gridCol w:w="1139"/>
        <w:gridCol w:w="1748"/>
        <w:gridCol w:w="982"/>
        <w:gridCol w:w="1003"/>
        <w:gridCol w:w="1228"/>
        <w:gridCol w:w="1145"/>
        <w:gridCol w:w="1090"/>
      </w:tblGrid>
      <w:tr w:rsidR="009F4822" w14:paraId="1E18392B" w14:textId="77777777">
        <w:trPr>
          <w:divId w:val="1489856366"/>
          <w:tblCellSpacing w:w="15" w:type="dxa"/>
        </w:trPr>
        <w:tc>
          <w:tcPr>
            <w:tcW w:w="0" w:type="auto"/>
            <w:tcBorders>
              <w:bottom w:val="single" w:sz="6" w:space="0" w:color="000000"/>
            </w:tcBorders>
            <w:shd w:val="clear" w:color="auto" w:fill="BBBBBB"/>
            <w:vAlign w:val="center"/>
            <w:hideMark/>
          </w:tcPr>
          <w:p w14:paraId="6A090748"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7769502F"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1E362505"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1E36F3BB"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3D310847"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1D17603D"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24D3D2D6"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6D4C2AF0"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9F4822" w14:paraId="1CBE5515" w14:textId="77777777">
        <w:trPr>
          <w:divId w:val="1489856366"/>
          <w:tblCellSpacing w:w="15" w:type="dxa"/>
        </w:trPr>
        <w:tc>
          <w:tcPr>
            <w:tcW w:w="0" w:type="auto"/>
            <w:vAlign w:val="center"/>
            <w:hideMark/>
          </w:tcPr>
          <w:p w14:paraId="2255E364" w14:textId="77777777" w:rsidR="009F4822" w:rsidRDefault="003B694F">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540132B7" w14:textId="77777777" w:rsidR="009F4822" w:rsidRDefault="003B694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D0389F2" w14:textId="5E110A22" w:rsidR="009F4822" w:rsidRDefault="003B694F">
            <w:pPr>
              <w:spacing w:after="75"/>
              <w:rPr>
                <w:rFonts w:ascii="Georgia" w:eastAsia="Times New Roman" w:hAnsi="Georgia"/>
                <w:sz w:val="18"/>
                <w:szCs w:val="18"/>
              </w:rPr>
            </w:pPr>
            <w:r>
              <w:rPr>
                <w:rFonts w:ascii="Georgia" w:eastAsia="Times New Roman" w:hAnsi="Georgia"/>
                <w:sz w:val="18"/>
                <w:szCs w:val="18"/>
              </w:rPr>
              <w:t>Point data generated from herbarium specimen records (GBIF.org 2021)</w:t>
            </w:r>
            <w:ins w:id="27" w:author="Jack Plummer" w:date="2022-08-19T17:01:00Z">
              <w:r w:rsidR="00DA09C9">
                <w:rPr>
                  <w:rFonts w:ascii="Georgia" w:eastAsia="Times New Roman" w:hAnsi="Georgia"/>
                  <w:sz w:val="18"/>
                  <w:szCs w:val="18"/>
                </w:rPr>
                <w:t xml:space="preserve"> but </w:t>
              </w:r>
            </w:ins>
            <w:del w:id="28" w:author="Jack Plummer" w:date="2022-08-19T17:01:00Z">
              <w:r w:rsidDel="00DA09C9">
                <w:rPr>
                  <w:rFonts w:ascii="Georgia" w:eastAsia="Times New Roman" w:hAnsi="Georgia"/>
                  <w:sz w:val="18"/>
                  <w:szCs w:val="18"/>
                </w:rPr>
                <w:delText xml:space="preserve">. While the point data </w:delText>
              </w:r>
            </w:del>
            <w:r>
              <w:rPr>
                <w:rFonts w:ascii="Georgia" w:eastAsia="Times New Roman" w:hAnsi="Georgia"/>
                <w:sz w:val="18"/>
                <w:szCs w:val="18"/>
              </w:rPr>
              <w:t>does not include all collections or observations.</w:t>
            </w:r>
          </w:p>
        </w:tc>
        <w:tc>
          <w:tcPr>
            <w:tcW w:w="0" w:type="auto"/>
            <w:vAlign w:val="center"/>
            <w:hideMark/>
          </w:tcPr>
          <w:p w14:paraId="1BCFDF3C" w14:textId="77777777" w:rsidR="009F4822" w:rsidRDefault="003B694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0B3BDDE" w14:textId="77777777" w:rsidR="009F4822" w:rsidRDefault="003B694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A87A28C" w14:textId="77777777" w:rsidR="009F4822" w:rsidRDefault="003B694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073B7D8" w14:textId="77777777" w:rsidR="009F4822" w:rsidRDefault="003B694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2608AED" w14:textId="77777777" w:rsidR="009F4822" w:rsidRDefault="003B694F">
            <w:pPr>
              <w:spacing w:after="75"/>
              <w:rPr>
                <w:rFonts w:ascii="Georgia" w:eastAsia="Times New Roman" w:hAnsi="Georgia"/>
                <w:sz w:val="18"/>
                <w:szCs w:val="18"/>
              </w:rPr>
            </w:pPr>
            <w:r>
              <w:rPr>
                <w:rFonts w:ascii="Georgia" w:eastAsia="Times New Roman" w:hAnsi="Georgia"/>
                <w:sz w:val="18"/>
                <w:szCs w:val="18"/>
              </w:rPr>
              <w:t>-</w:t>
            </w:r>
          </w:p>
        </w:tc>
      </w:tr>
    </w:tbl>
    <w:p w14:paraId="4CD2B5D5" w14:textId="77777777" w:rsidR="009F4822" w:rsidRDefault="003B694F">
      <w:pPr>
        <w:pStyle w:val="Heading2"/>
        <w:divId w:val="1489856366"/>
        <w:rPr>
          <w:rFonts w:ascii="Georgia" w:eastAsia="Times New Roman" w:hAnsi="Georgia"/>
          <w:sz w:val="27"/>
          <w:szCs w:val="27"/>
        </w:rPr>
      </w:pPr>
      <w:r>
        <w:rPr>
          <w:rFonts w:ascii="Georgia" w:eastAsia="Times New Roman" w:hAnsi="Georgia"/>
          <w:sz w:val="27"/>
          <w:szCs w:val="27"/>
        </w:rPr>
        <w:t>Biogeographic Realms</w:t>
      </w:r>
    </w:p>
    <w:p w14:paraId="4A9696DA" w14:textId="77777777" w:rsidR="009F4822" w:rsidRDefault="003B694F">
      <w:pPr>
        <w:pStyle w:val="NormalWeb"/>
        <w:divId w:val="1489856366"/>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0E26074F" w14:textId="77777777" w:rsidR="009F4822" w:rsidRDefault="003B694F">
      <w:pPr>
        <w:pStyle w:val="Heading1"/>
        <w:divId w:val="1132603219"/>
        <w:rPr>
          <w:rFonts w:ascii="Georgia" w:eastAsia="Times New Roman" w:hAnsi="Georgia"/>
          <w:sz w:val="29"/>
          <w:szCs w:val="29"/>
        </w:rPr>
      </w:pPr>
      <w:r>
        <w:rPr>
          <w:rFonts w:ascii="Georgia" w:eastAsia="Times New Roman" w:hAnsi="Georgia"/>
          <w:sz w:val="29"/>
          <w:szCs w:val="29"/>
        </w:rPr>
        <w:t>Occurrence</w:t>
      </w:r>
    </w:p>
    <w:p w14:paraId="63F31A91" w14:textId="77777777" w:rsidR="009F4822" w:rsidRDefault="003B694F">
      <w:pPr>
        <w:pStyle w:val="Heading2"/>
        <w:divId w:val="1132603219"/>
        <w:rPr>
          <w:rFonts w:ascii="Georgia" w:eastAsia="Times New Roman" w:hAnsi="Georgia"/>
          <w:sz w:val="27"/>
          <w:szCs w:val="27"/>
        </w:rPr>
      </w:pPr>
      <w:r>
        <w:rPr>
          <w:rFonts w:ascii="Georgia" w:eastAsia="Times New Roman" w:hAnsi="Georgia"/>
          <w:sz w:val="27"/>
          <w:szCs w:val="27"/>
        </w:rPr>
        <w:lastRenderedPageBreak/>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9F4822" w14:paraId="1ECB1FC5" w14:textId="77777777">
        <w:trPr>
          <w:divId w:val="1132603219"/>
          <w:tblCellSpacing w:w="15" w:type="dxa"/>
        </w:trPr>
        <w:tc>
          <w:tcPr>
            <w:tcW w:w="0" w:type="auto"/>
            <w:tcBorders>
              <w:bottom w:val="single" w:sz="6" w:space="0" w:color="000000"/>
            </w:tcBorders>
            <w:shd w:val="clear" w:color="auto" w:fill="BBBBBB"/>
            <w:vAlign w:val="center"/>
            <w:hideMark/>
          </w:tcPr>
          <w:p w14:paraId="004F27B6"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77B32E55"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30055C15"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58AA5464"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1974541A"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9F4822" w14:paraId="1425885F" w14:textId="77777777">
        <w:trPr>
          <w:divId w:val="1132603219"/>
          <w:tblCellSpacing w:w="15" w:type="dxa"/>
        </w:trPr>
        <w:tc>
          <w:tcPr>
            <w:tcW w:w="0" w:type="auto"/>
            <w:tcBorders>
              <w:bottom w:val="single" w:sz="6" w:space="0" w:color="CCCCCC"/>
            </w:tcBorders>
            <w:vAlign w:val="center"/>
            <w:hideMark/>
          </w:tcPr>
          <w:p w14:paraId="718E967D" w14:textId="77777777" w:rsidR="009F4822" w:rsidRDefault="003B694F">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06303605" w14:textId="77777777" w:rsidR="009F4822" w:rsidRDefault="003B694F">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29513FE" w14:textId="77777777" w:rsidR="009F4822" w:rsidRDefault="003B694F">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C2CB744" w14:textId="77777777" w:rsidR="009F4822" w:rsidRDefault="003B694F">
            <w:pPr>
              <w:spacing w:after="75"/>
              <w:rPr>
                <w:rFonts w:ascii="Georgia" w:eastAsia="Times New Roman" w:hAnsi="Georgia"/>
                <w:sz w:val="18"/>
                <w:szCs w:val="18"/>
              </w:rPr>
            </w:pPr>
            <w:r>
              <w:rPr>
                <w:rFonts w:ascii="Georgia" w:eastAsia="Times New Roman" w:hAnsi="Georgia"/>
                <w:sz w:val="18"/>
                <w:szCs w:val="18"/>
              </w:rPr>
              <w:t>No</w:t>
            </w:r>
          </w:p>
        </w:tc>
        <w:tc>
          <w:tcPr>
            <w:tcW w:w="0" w:type="auto"/>
            <w:tcBorders>
              <w:bottom w:val="single" w:sz="6" w:space="0" w:color="CCCCCC"/>
            </w:tcBorders>
            <w:vAlign w:val="center"/>
            <w:hideMark/>
          </w:tcPr>
          <w:p w14:paraId="4A7F63D4" w14:textId="77777777" w:rsidR="009F4822" w:rsidRDefault="003B694F">
            <w:pPr>
              <w:spacing w:after="75"/>
              <w:rPr>
                <w:rFonts w:ascii="Georgia" w:eastAsia="Times New Roman" w:hAnsi="Georgia"/>
                <w:sz w:val="18"/>
                <w:szCs w:val="18"/>
              </w:rPr>
            </w:pPr>
            <w:r>
              <w:rPr>
                <w:rFonts w:ascii="Georgia" w:eastAsia="Times New Roman" w:hAnsi="Georgia"/>
                <w:sz w:val="18"/>
                <w:szCs w:val="18"/>
              </w:rPr>
              <w:t>Resident</w:t>
            </w:r>
          </w:p>
        </w:tc>
      </w:tr>
    </w:tbl>
    <w:p w14:paraId="7EED5B81" w14:textId="77777777" w:rsidR="009F4822" w:rsidRDefault="003B694F">
      <w:pPr>
        <w:pStyle w:val="Heading1"/>
        <w:divId w:val="604460071"/>
        <w:rPr>
          <w:rFonts w:ascii="Georgia" w:eastAsia="Times New Roman" w:hAnsi="Georgia"/>
          <w:sz w:val="29"/>
          <w:szCs w:val="29"/>
        </w:rPr>
      </w:pPr>
      <w:r>
        <w:rPr>
          <w:rFonts w:ascii="Georgia" w:eastAsia="Times New Roman" w:hAnsi="Georgia"/>
          <w:sz w:val="29"/>
          <w:szCs w:val="29"/>
        </w:rPr>
        <w:t>Population</w:t>
      </w:r>
    </w:p>
    <w:p w14:paraId="72DC7080" w14:textId="20EF727E" w:rsidR="009F4822" w:rsidRDefault="003B694F">
      <w:pPr>
        <w:pStyle w:val="NormalWeb"/>
        <w:divId w:val="604460071"/>
        <w:rPr>
          <w:rFonts w:ascii="Georgia" w:hAnsi="Georgia"/>
        </w:rPr>
      </w:pPr>
      <w:del w:id="29" w:author="Jack Plummer" w:date="2022-08-19T17:01:00Z">
        <w:r w:rsidDel="00DA09C9">
          <w:rPr>
            <w:rFonts w:ascii="Georgia" w:hAnsi="Georgia"/>
          </w:rPr>
          <w:delText>The species is known from five collection sites at Kanchanaburi, Phetchaburi, Chantaburi, Trat and Surat Thani. </w:delText>
        </w:r>
      </w:del>
      <w:r>
        <w:rPr>
          <w:rFonts w:ascii="Georgia" w:hAnsi="Georgia"/>
        </w:rPr>
        <w:t>Based on habitat loss at known sites, the population trend is suspected to be decreasing. No information is available around the size and status of specific subpopulations</w:t>
      </w:r>
      <w:del w:id="30" w:author="Jack Plummer" w:date="2022-08-19T17:01:00Z">
        <w:r w:rsidDel="00DA09C9">
          <w:rPr>
            <w:rFonts w:ascii="Georgia" w:hAnsi="Georgia"/>
          </w:rPr>
          <w:delText xml:space="preserve"> and the current population trend is unknown</w:delText>
        </w:r>
      </w:del>
      <w:r>
        <w:rPr>
          <w:rFonts w:ascii="Georgia" w:hAnsi="Georgia"/>
        </w:rPr>
        <w:t>. Further research into population status and trends is required to confirmed whether a decline is apparent and ongoing.</w:t>
      </w:r>
    </w:p>
    <w:p w14:paraId="0DD4DC75" w14:textId="77777777" w:rsidR="009F4822" w:rsidRDefault="003B694F">
      <w:pPr>
        <w:pStyle w:val="Heading2"/>
        <w:divId w:val="604460071"/>
        <w:rPr>
          <w:rFonts w:ascii="Georgia" w:eastAsia="Times New Roman" w:hAnsi="Georgia"/>
          <w:sz w:val="27"/>
          <w:szCs w:val="27"/>
        </w:rPr>
      </w:pPr>
      <w:r>
        <w:rPr>
          <w:rFonts w:ascii="Georgia" w:eastAsia="Times New Roman" w:hAnsi="Georgia"/>
          <w:sz w:val="27"/>
          <w:szCs w:val="27"/>
        </w:rPr>
        <w:t>Population Information</w:t>
      </w:r>
    </w:p>
    <w:p w14:paraId="3A1A3505" w14:textId="77777777" w:rsidR="009F4822" w:rsidRDefault="003B694F">
      <w:pPr>
        <w:pStyle w:val="NormalWeb"/>
        <w:divId w:val="604460071"/>
        <w:rPr>
          <w:rFonts w:ascii="Georgia" w:hAnsi="Georgia"/>
        </w:rPr>
      </w:pPr>
      <w:r>
        <w:rPr>
          <w:rStyle w:val="datalabel1"/>
          <w:rFonts w:ascii="Georgia" w:hAnsi="Georgia"/>
        </w:rPr>
        <w:t xml:space="preserve">Current Population Trend: </w:t>
      </w:r>
      <w:r>
        <w:rPr>
          <w:rFonts w:ascii="Georgia" w:hAnsi="Georgia"/>
        </w:rPr>
        <w:t>Decreasing</w:t>
      </w:r>
    </w:p>
    <w:p w14:paraId="1A70C35B" w14:textId="77777777" w:rsidR="009F4822" w:rsidRDefault="003B694F">
      <w:pPr>
        <w:pStyle w:val="Heading1"/>
        <w:divId w:val="1407999661"/>
        <w:rPr>
          <w:rFonts w:ascii="Georgia" w:eastAsia="Times New Roman" w:hAnsi="Georgia"/>
          <w:sz w:val="29"/>
          <w:szCs w:val="29"/>
        </w:rPr>
      </w:pPr>
      <w:r>
        <w:rPr>
          <w:rFonts w:ascii="Georgia" w:eastAsia="Times New Roman" w:hAnsi="Georgia"/>
          <w:sz w:val="29"/>
          <w:szCs w:val="29"/>
        </w:rPr>
        <w:t>Habitats and Ecology</w:t>
      </w:r>
    </w:p>
    <w:p w14:paraId="730338EC" w14:textId="74453469" w:rsidR="009F4822" w:rsidRDefault="003B694F">
      <w:pPr>
        <w:pStyle w:val="NormalWeb"/>
        <w:divId w:val="1407999661"/>
        <w:rPr>
          <w:rFonts w:ascii="Georgia" w:hAnsi="Georgia"/>
        </w:rPr>
      </w:pPr>
      <w:r>
        <w:rPr>
          <w:rFonts w:ascii="Georgia" w:hAnsi="Georgia"/>
        </w:rPr>
        <w:t xml:space="preserve">This species is a tree up to 12 m tall.  It </w:t>
      </w:r>
      <w:del w:id="31" w:author="Jack Plummer" w:date="2022-08-19T17:02:00Z">
        <w:r w:rsidDel="00DA09C9">
          <w:rPr>
            <w:rFonts w:ascii="Georgia" w:hAnsi="Georgia"/>
          </w:rPr>
          <w:delText xml:space="preserve">is </w:delText>
        </w:r>
      </w:del>
      <w:r>
        <w:rPr>
          <w:rFonts w:ascii="Georgia" w:hAnsi="Georgia"/>
        </w:rPr>
        <w:t>occurs in evergreen and dry evergreen forest at 0-900 m asl</w:t>
      </w:r>
      <w:ins w:id="32" w:author="Jack Plummer" w:date="2022-08-19T17:02:00Z">
        <w:r w:rsidR="00DA09C9">
          <w:rPr>
            <w:rFonts w:ascii="Georgia" w:hAnsi="Georgia"/>
          </w:rPr>
          <w:t xml:space="preserve"> (Wilde 2002)</w:t>
        </w:r>
      </w:ins>
      <w:r>
        <w:rPr>
          <w:rFonts w:ascii="Georgia" w:hAnsi="Georgia"/>
        </w:rPr>
        <w:t>.</w:t>
      </w:r>
    </w:p>
    <w:p w14:paraId="5DAB9EC8" w14:textId="77777777" w:rsidR="009F4822" w:rsidRDefault="003B694F">
      <w:pPr>
        <w:pStyle w:val="Heading2"/>
        <w:divId w:val="1407999661"/>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843"/>
        <w:gridCol w:w="718"/>
        <w:gridCol w:w="1020"/>
        <w:gridCol w:w="1888"/>
      </w:tblGrid>
      <w:tr w:rsidR="009F4822" w14:paraId="71E570B5" w14:textId="77777777">
        <w:trPr>
          <w:divId w:val="1407999661"/>
          <w:tblCellSpacing w:w="15" w:type="dxa"/>
        </w:trPr>
        <w:tc>
          <w:tcPr>
            <w:tcW w:w="0" w:type="auto"/>
            <w:tcBorders>
              <w:bottom w:val="single" w:sz="6" w:space="0" w:color="000000"/>
            </w:tcBorders>
            <w:shd w:val="clear" w:color="auto" w:fill="BBBBBB"/>
            <w:vAlign w:val="center"/>
            <w:hideMark/>
          </w:tcPr>
          <w:p w14:paraId="1BF751F9"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7A1085D6"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66EB4E69"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6C2C1318"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9F4822" w14:paraId="5161F4AF" w14:textId="77777777">
        <w:trPr>
          <w:divId w:val="1407999661"/>
          <w:tblCellSpacing w:w="15" w:type="dxa"/>
        </w:trPr>
        <w:tc>
          <w:tcPr>
            <w:tcW w:w="0" w:type="auto"/>
            <w:tcBorders>
              <w:bottom w:val="single" w:sz="6" w:space="0" w:color="CCCCCC"/>
            </w:tcBorders>
            <w:vAlign w:val="center"/>
            <w:hideMark/>
          </w:tcPr>
          <w:p w14:paraId="0A21CCAA" w14:textId="77777777" w:rsidR="009F4822" w:rsidRDefault="003B694F">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4DB54171" w14:textId="77777777" w:rsidR="009F4822" w:rsidRDefault="003B694F">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D9C61EB" w14:textId="77777777" w:rsidR="009F4822" w:rsidRDefault="003B694F">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3365545B" w14:textId="77777777" w:rsidR="009F4822" w:rsidRDefault="003B694F">
            <w:pPr>
              <w:spacing w:after="75"/>
              <w:rPr>
                <w:rFonts w:ascii="Georgia" w:eastAsia="Times New Roman" w:hAnsi="Georgia"/>
                <w:sz w:val="18"/>
                <w:szCs w:val="18"/>
              </w:rPr>
            </w:pPr>
            <w:r>
              <w:rPr>
                <w:rFonts w:ascii="Georgia" w:eastAsia="Times New Roman" w:hAnsi="Georgia"/>
                <w:sz w:val="18"/>
                <w:szCs w:val="18"/>
              </w:rPr>
              <w:t>-</w:t>
            </w:r>
          </w:p>
        </w:tc>
      </w:tr>
    </w:tbl>
    <w:p w14:paraId="35F4BE4F" w14:textId="77777777" w:rsidR="009F4822" w:rsidRDefault="003B694F">
      <w:pPr>
        <w:pStyle w:val="Heading2"/>
        <w:divId w:val="1407999661"/>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358"/>
        <w:gridCol w:w="1627"/>
        <w:gridCol w:w="5025"/>
      </w:tblGrid>
      <w:tr w:rsidR="009F4822" w14:paraId="16F71830" w14:textId="77777777">
        <w:trPr>
          <w:divId w:val="1407999661"/>
          <w:tblCellSpacing w:w="15" w:type="dxa"/>
        </w:trPr>
        <w:tc>
          <w:tcPr>
            <w:tcW w:w="0" w:type="auto"/>
            <w:tcBorders>
              <w:bottom w:val="single" w:sz="6" w:space="0" w:color="000000"/>
            </w:tcBorders>
            <w:shd w:val="clear" w:color="auto" w:fill="BBBBBB"/>
            <w:vAlign w:val="center"/>
            <w:hideMark/>
          </w:tcPr>
          <w:p w14:paraId="0935A349"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69C5DF0A"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670A7353"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9F4822" w14:paraId="32F0237D" w14:textId="77777777">
        <w:trPr>
          <w:divId w:val="1407999661"/>
          <w:tblCellSpacing w:w="15" w:type="dxa"/>
        </w:trPr>
        <w:tc>
          <w:tcPr>
            <w:tcW w:w="0" w:type="auto"/>
            <w:vAlign w:val="center"/>
            <w:hideMark/>
          </w:tcPr>
          <w:p w14:paraId="2067A588" w14:textId="77777777" w:rsidR="009F4822" w:rsidRDefault="003B694F">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3461FCF" w14:textId="09BDE212" w:rsidR="009F4822" w:rsidRDefault="003B694F">
            <w:pPr>
              <w:spacing w:after="75"/>
              <w:rPr>
                <w:rFonts w:ascii="Georgia" w:eastAsia="Times New Roman" w:hAnsi="Georgia"/>
                <w:sz w:val="18"/>
                <w:szCs w:val="18"/>
              </w:rPr>
            </w:pPr>
            <w:del w:id="33" w:author="Jack Plummer" w:date="2022-08-19T17:02:00Z">
              <w:r w:rsidDel="00DA09C9">
                <w:rPr>
                  <w:rFonts w:ascii="Georgia" w:eastAsia="Times New Roman" w:hAnsi="Georgia"/>
                  <w:sz w:val="18"/>
                  <w:szCs w:val="18"/>
                </w:rPr>
                <w:delText>Projected</w:delText>
              </w:r>
            </w:del>
            <w:ins w:id="34" w:author="Jack Plummer" w:date="2022-08-19T17:02:00Z">
              <w:r w:rsidR="00DA09C9">
                <w:rPr>
                  <w:rFonts w:ascii="Georgia" w:eastAsia="Times New Roman" w:hAnsi="Georgia"/>
                  <w:sz w:val="18"/>
                  <w:szCs w:val="18"/>
                </w:rPr>
                <w:t>Estimated</w:t>
              </w:r>
            </w:ins>
          </w:p>
        </w:tc>
        <w:tc>
          <w:tcPr>
            <w:tcW w:w="0" w:type="auto"/>
            <w:vAlign w:val="center"/>
            <w:hideMark/>
          </w:tcPr>
          <w:p w14:paraId="743F1406" w14:textId="6880F8EC" w:rsidR="009F4822" w:rsidRDefault="003B694F">
            <w:pPr>
              <w:spacing w:after="75"/>
              <w:rPr>
                <w:rFonts w:ascii="Georgia" w:eastAsia="Times New Roman" w:hAnsi="Georgia"/>
                <w:sz w:val="18"/>
                <w:szCs w:val="18"/>
              </w:rPr>
            </w:pPr>
            <w:r>
              <w:rPr>
                <w:rFonts w:ascii="Georgia" w:eastAsia="Times New Roman" w:hAnsi="Georgia"/>
                <w:sz w:val="18"/>
                <w:szCs w:val="18"/>
              </w:rPr>
              <w:t>From 2002 to 2021, the total forest cover loss</w:t>
            </w:r>
            <w:ins w:id="35" w:author="Jack Plummer" w:date="2022-08-19T17:03:00Z">
              <w:r w:rsidR="00136C92">
                <w:rPr>
                  <w:rFonts w:ascii="Georgia" w:eastAsia="Times New Roman" w:hAnsi="Georgia"/>
                  <w:sz w:val="18"/>
                  <w:szCs w:val="18"/>
                </w:rPr>
                <w:t>es</w:t>
              </w:r>
            </w:ins>
            <w:r>
              <w:rPr>
                <w:rFonts w:ascii="Georgia" w:eastAsia="Times New Roman" w:hAnsi="Georgia"/>
                <w:sz w:val="18"/>
                <w:szCs w:val="18"/>
              </w:rPr>
              <w:t xml:space="preserve"> in Kanchanaburi, Chanthaburi, Trat, Phetchaburi and Surat Thani </w:t>
            </w:r>
            <w:ins w:id="36" w:author="Jack Plummer" w:date="2022-08-19T17:02:00Z">
              <w:r w:rsidR="00DA09C9">
                <w:rPr>
                  <w:rFonts w:ascii="Georgia" w:eastAsia="Times New Roman" w:hAnsi="Georgia"/>
                  <w:sz w:val="18"/>
                  <w:szCs w:val="18"/>
                </w:rPr>
                <w:t>w</w:t>
              </w:r>
            </w:ins>
            <w:ins w:id="37" w:author="Jack Plummer" w:date="2022-08-19T17:03:00Z">
              <w:r w:rsidR="00136C92">
                <w:rPr>
                  <w:rFonts w:ascii="Georgia" w:eastAsia="Times New Roman" w:hAnsi="Georgia"/>
                  <w:sz w:val="18"/>
                  <w:szCs w:val="18"/>
                </w:rPr>
                <w:t>ere</w:t>
              </w:r>
            </w:ins>
            <w:del w:id="38" w:author="Jack Plummer" w:date="2022-08-19T17:02:00Z">
              <w:r w:rsidDel="00DA09C9">
                <w:rPr>
                  <w:rFonts w:ascii="Georgia" w:eastAsia="Times New Roman" w:hAnsi="Georgia"/>
                  <w:sz w:val="18"/>
                  <w:szCs w:val="18"/>
                </w:rPr>
                <w:delText>is</w:delText>
              </w:r>
            </w:del>
            <w:r>
              <w:rPr>
                <w:rFonts w:ascii="Georgia" w:eastAsia="Times New Roman" w:hAnsi="Georgia"/>
                <w:sz w:val="18"/>
                <w:szCs w:val="18"/>
              </w:rPr>
              <w:t xml:space="preserve"> 8.0, 8.0, 7.1, 23 and 3.8% respectively (Global Forest Watch 2022).</w:t>
            </w:r>
          </w:p>
        </w:tc>
      </w:tr>
    </w:tbl>
    <w:p w14:paraId="418E4F3F" w14:textId="77777777" w:rsidR="009F4822" w:rsidRDefault="003B694F">
      <w:pPr>
        <w:pStyle w:val="Heading2"/>
        <w:divId w:val="1407999661"/>
        <w:rPr>
          <w:rFonts w:ascii="Georgia" w:eastAsia="Times New Roman" w:hAnsi="Georgia"/>
          <w:sz w:val="27"/>
          <w:szCs w:val="27"/>
        </w:rPr>
      </w:pPr>
      <w:r>
        <w:rPr>
          <w:rFonts w:ascii="Georgia" w:eastAsia="Times New Roman" w:hAnsi="Georgia"/>
          <w:sz w:val="27"/>
          <w:szCs w:val="27"/>
        </w:rPr>
        <w:t>Systems</w:t>
      </w:r>
    </w:p>
    <w:p w14:paraId="0B82FFC1" w14:textId="77777777" w:rsidR="009F4822" w:rsidRDefault="003B694F">
      <w:pPr>
        <w:pStyle w:val="NormalWeb"/>
        <w:divId w:val="1407999661"/>
        <w:rPr>
          <w:rFonts w:ascii="Georgia" w:hAnsi="Georgia"/>
        </w:rPr>
      </w:pPr>
      <w:r>
        <w:rPr>
          <w:rStyle w:val="datalabel1"/>
          <w:rFonts w:ascii="Georgia" w:hAnsi="Georgia"/>
        </w:rPr>
        <w:t xml:space="preserve">System: </w:t>
      </w:r>
      <w:r>
        <w:rPr>
          <w:rFonts w:ascii="Georgia" w:hAnsi="Georgia"/>
        </w:rPr>
        <w:t>Terrestrial</w:t>
      </w:r>
    </w:p>
    <w:p w14:paraId="3B9A36C0" w14:textId="77777777" w:rsidR="009F4822" w:rsidRDefault="003B694F">
      <w:pPr>
        <w:pStyle w:val="Heading2"/>
        <w:divId w:val="1407999661"/>
        <w:rPr>
          <w:rFonts w:ascii="Georgia" w:eastAsia="Times New Roman" w:hAnsi="Georgia"/>
          <w:sz w:val="27"/>
          <w:szCs w:val="27"/>
        </w:rPr>
      </w:pPr>
      <w:r>
        <w:rPr>
          <w:rFonts w:ascii="Georgia" w:eastAsia="Times New Roman" w:hAnsi="Georgia"/>
          <w:sz w:val="27"/>
          <w:szCs w:val="27"/>
        </w:rPr>
        <w:t>Plant Specific</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9F4822" w14:paraId="174FF5B6" w14:textId="77777777">
        <w:trPr>
          <w:divId w:val="1407999661"/>
          <w:tblCellSpacing w:w="15" w:type="dxa"/>
        </w:trPr>
        <w:tc>
          <w:tcPr>
            <w:tcW w:w="0" w:type="auto"/>
            <w:tcBorders>
              <w:bottom w:val="single" w:sz="6" w:space="0" w:color="000000"/>
            </w:tcBorders>
            <w:shd w:val="clear" w:color="auto" w:fill="BBBBBB"/>
            <w:vAlign w:val="center"/>
            <w:hideMark/>
          </w:tcPr>
          <w:p w14:paraId="263340F6"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Plant Growth Forms</w:t>
            </w:r>
          </w:p>
        </w:tc>
      </w:tr>
      <w:tr w:rsidR="009F4822" w14:paraId="092A80AD" w14:textId="77777777">
        <w:trPr>
          <w:divId w:val="1407999661"/>
          <w:tblCellSpacing w:w="15" w:type="dxa"/>
        </w:trPr>
        <w:tc>
          <w:tcPr>
            <w:tcW w:w="0" w:type="auto"/>
            <w:tcBorders>
              <w:bottom w:val="single" w:sz="6" w:space="0" w:color="CCCCCC"/>
            </w:tcBorders>
            <w:vAlign w:val="center"/>
            <w:hideMark/>
          </w:tcPr>
          <w:p w14:paraId="71920082" w14:textId="77777777" w:rsidR="009F4822" w:rsidRDefault="003B694F">
            <w:pPr>
              <w:spacing w:after="75"/>
              <w:rPr>
                <w:rFonts w:ascii="Georgia" w:eastAsia="Times New Roman" w:hAnsi="Georgia"/>
                <w:sz w:val="18"/>
                <w:szCs w:val="18"/>
              </w:rPr>
            </w:pPr>
            <w:r>
              <w:rPr>
                <w:rFonts w:ascii="Georgia" w:eastAsia="Times New Roman" w:hAnsi="Georgia"/>
                <w:sz w:val="18"/>
                <w:szCs w:val="18"/>
              </w:rPr>
              <w:t>Tree - small</w:t>
            </w:r>
          </w:p>
        </w:tc>
      </w:tr>
    </w:tbl>
    <w:p w14:paraId="3E9733A8" w14:textId="77777777" w:rsidR="009F4822" w:rsidRDefault="003B694F">
      <w:pPr>
        <w:pStyle w:val="Heading1"/>
        <w:divId w:val="773787978"/>
        <w:rPr>
          <w:rFonts w:ascii="Georgia" w:eastAsia="Times New Roman" w:hAnsi="Georgia"/>
          <w:sz w:val="29"/>
          <w:szCs w:val="29"/>
        </w:rPr>
      </w:pPr>
      <w:r>
        <w:rPr>
          <w:rFonts w:ascii="Georgia" w:eastAsia="Times New Roman" w:hAnsi="Georgia"/>
          <w:sz w:val="29"/>
          <w:szCs w:val="29"/>
        </w:rPr>
        <w:t>Use and Trade</w:t>
      </w:r>
    </w:p>
    <w:p w14:paraId="49A58075" w14:textId="77777777" w:rsidR="009F4822" w:rsidRDefault="003B694F">
      <w:pPr>
        <w:pStyle w:val="Heading2"/>
        <w:divId w:val="773787978"/>
        <w:rPr>
          <w:rFonts w:ascii="Georgia" w:eastAsia="Times New Roman" w:hAnsi="Georgia"/>
          <w:sz w:val="27"/>
          <w:szCs w:val="27"/>
        </w:rPr>
      </w:pPr>
      <w:r>
        <w:rPr>
          <w:rFonts w:ascii="Georgia" w:eastAsia="Times New Roman" w:hAnsi="Georgia"/>
          <w:sz w:val="27"/>
          <w:szCs w:val="27"/>
        </w:rPr>
        <w:lastRenderedPageBreak/>
        <w:t>General Use and Trade Information</w:t>
      </w:r>
    </w:p>
    <w:p w14:paraId="6D3DECD5" w14:textId="77777777" w:rsidR="009F4822" w:rsidRDefault="003B694F">
      <w:pPr>
        <w:pStyle w:val="NormalWeb"/>
        <w:divId w:val="773787978"/>
        <w:rPr>
          <w:rFonts w:ascii="Georgia" w:hAnsi="Georgia"/>
        </w:rPr>
      </w:pPr>
      <w:r>
        <w:rPr>
          <w:rStyle w:val="datalabel1"/>
          <w:rFonts w:ascii="Georgia" w:hAnsi="Georgia"/>
        </w:rPr>
        <w:t xml:space="preserve">No use/trade information for this species: </w:t>
      </w:r>
      <w:r>
        <w:rPr>
          <w:rFonts w:ascii="Georgia" w:hAnsi="Georgia"/>
        </w:rPr>
        <w:t>true</w:t>
      </w:r>
    </w:p>
    <w:p w14:paraId="7BB38988" w14:textId="77777777" w:rsidR="009F4822" w:rsidRDefault="003B694F">
      <w:pPr>
        <w:pStyle w:val="NormalWeb"/>
        <w:divId w:val="773787978"/>
        <w:rPr>
          <w:rFonts w:ascii="Georgia" w:hAnsi="Georgia"/>
        </w:rPr>
      </w:pPr>
      <w:r>
        <w:rPr>
          <w:rFonts w:ascii="Georgia" w:hAnsi="Georgia"/>
        </w:rPr>
        <w:t xml:space="preserve">No information is available for this species. </w:t>
      </w:r>
    </w:p>
    <w:p w14:paraId="31B024D0" w14:textId="77777777" w:rsidR="009F4822" w:rsidRDefault="003B694F">
      <w:pPr>
        <w:pStyle w:val="Heading1"/>
        <w:divId w:val="174685321"/>
        <w:rPr>
          <w:rFonts w:ascii="Georgia" w:eastAsia="Times New Roman" w:hAnsi="Georgia"/>
          <w:sz w:val="29"/>
          <w:szCs w:val="29"/>
        </w:rPr>
      </w:pPr>
      <w:commentRangeStart w:id="39"/>
      <w:commentRangeStart w:id="40"/>
      <w:r>
        <w:rPr>
          <w:rFonts w:ascii="Georgia" w:eastAsia="Times New Roman" w:hAnsi="Georgia"/>
          <w:sz w:val="29"/>
          <w:szCs w:val="29"/>
        </w:rPr>
        <w:t>Threats</w:t>
      </w:r>
      <w:commentRangeEnd w:id="39"/>
      <w:r w:rsidR="00136C92">
        <w:rPr>
          <w:rStyle w:val="CommentReference"/>
          <w:b w:val="0"/>
          <w:bCs w:val="0"/>
          <w:color w:val="auto"/>
          <w:kern w:val="0"/>
        </w:rPr>
        <w:commentReference w:id="39"/>
      </w:r>
      <w:commentRangeEnd w:id="40"/>
      <w:r w:rsidR="00136C92">
        <w:rPr>
          <w:rStyle w:val="CommentReference"/>
          <w:b w:val="0"/>
          <w:bCs w:val="0"/>
          <w:color w:val="auto"/>
          <w:kern w:val="0"/>
        </w:rPr>
        <w:commentReference w:id="40"/>
      </w:r>
    </w:p>
    <w:p w14:paraId="4D810386" w14:textId="5AEB66A2" w:rsidR="009F4822" w:rsidRDefault="003B694F">
      <w:pPr>
        <w:pStyle w:val="NormalWeb"/>
        <w:divId w:val="174685321"/>
        <w:rPr>
          <w:rFonts w:ascii="Georgia" w:hAnsi="Georgia"/>
        </w:rPr>
      </w:pPr>
      <w:r>
        <w:rPr>
          <w:rFonts w:ascii="Georgia" w:hAnsi="Georgia"/>
        </w:rPr>
        <w:t>Conversion of forest cover to cash crop plantations is the dominant driver of forest change in Southeast Asia, followed by selective logging, and establishment of tree plantations (</w:t>
      </w:r>
      <w:proofErr w:type="spellStart"/>
      <w:r>
        <w:rPr>
          <w:rFonts w:ascii="Georgia" w:hAnsi="Georgia"/>
        </w:rPr>
        <w:t>Stibig</w:t>
      </w:r>
      <w:proofErr w:type="spellEnd"/>
      <w:r>
        <w:rPr>
          <w:rFonts w:ascii="Georgia" w:hAnsi="Georgia"/>
        </w:rPr>
        <w:t xml:space="preserve"> </w:t>
      </w:r>
      <w:r>
        <w:rPr>
          <w:rStyle w:val="Emphasis"/>
          <w:rFonts w:ascii="Georgia" w:hAnsi="Georgia"/>
        </w:rPr>
        <w:t>et al</w:t>
      </w:r>
      <w:r>
        <w:rPr>
          <w:rFonts w:ascii="Georgia" w:hAnsi="Georgia"/>
        </w:rPr>
        <w:t>. 2013).</w:t>
      </w:r>
      <w:ins w:id="41" w:author="Jack Plummer" w:date="2022-08-19T17:03:00Z">
        <w:r w:rsidR="00136C92">
          <w:rPr>
            <w:rFonts w:ascii="Georgia" w:hAnsi="Georgia"/>
          </w:rPr>
          <w:t xml:space="preserve"> </w:t>
        </w:r>
      </w:ins>
      <w:del w:id="42" w:author="Jack Plummer" w:date="2022-08-19T17:03:00Z">
        <w:r w:rsidDel="00136C92">
          <w:rPr>
            <w:rFonts w:ascii="Georgia" w:hAnsi="Georgia"/>
          </w:rPr>
          <w:delText>  </w:delText>
        </w:r>
      </w:del>
      <w:r>
        <w:rPr>
          <w:rFonts w:ascii="Georgia" w:hAnsi="Georgia"/>
        </w:rPr>
        <w:t>From 2002 to 2021, the total forest cover loss</w:t>
      </w:r>
      <w:ins w:id="43" w:author="Jack Plummer" w:date="2022-08-19T17:04:00Z">
        <w:r w:rsidR="00136C92">
          <w:rPr>
            <w:rFonts w:ascii="Georgia" w:hAnsi="Georgia"/>
          </w:rPr>
          <w:t>es</w:t>
        </w:r>
      </w:ins>
      <w:r>
        <w:rPr>
          <w:rFonts w:ascii="Georgia" w:hAnsi="Georgia"/>
        </w:rPr>
        <w:t xml:space="preserve"> in Kanchanaburi, </w:t>
      </w:r>
      <w:del w:id="44" w:author="Jack Plummer" w:date="2022-08-19T17:03:00Z">
        <w:r w:rsidDel="00136C92">
          <w:rPr>
            <w:rFonts w:ascii="Georgia" w:hAnsi="Georgia"/>
          </w:rPr>
          <w:delText xml:space="preserve"> </w:delText>
        </w:r>
      </w:del>
      <w:r>
        <w:rPr>
          <w:rFonts w:ascii="Georgia" w:hAnsi="Georgia"/>
        </w:rPr>
        <w:t>Chanthaburi, Trat, Phetchaburi and </w:t>
      </w:r>
      <w:del w:id="45" w:author="Jack Plummer" w:date="2022-08-19T17:03:00Z">
        <w:r w:rsidDel="00136C92">
          <w:rPr>
            <w:rFonts w:ascii="Georgia" w:hAnsi="Georgia"/>
          </w:rPr>
          <w:delText xml:space="preserve"> </w:delText>
        </w:r>
      </w:del>
      <w:r>
        <w:rPr>
          <w:rFonts w:ascii="Georgia" w:hAnsi="Georgia"/>
        </w:rPr>
        <w:t xml:space="preserve">Surat Thani </w:t>
      </w:r>
      <w:ins w:id="46" w:author="Jack Plummer" w:date="2022-08-19T17:03:00Z">
        <w:r w:rsidR="00136C92">
          <w:rPr>
            <w:rFonts w:ascii="Georgia" w:hAnsi="Georgia"/>
          </w:rPr>
          <w:t>w</w:t>
        </w:r>
      </w:ins>
      <w:ins w:id="47" w:author="Jack Plummer" w:date="2022-08-19T17:04:00Z">
        <w:r w:rsidR="00136C92">
          <w:rPr>
            <w:rFonts w:ascii="Georgia" w:hAnsi="Georgia"/>
          </w:rPr>
          <w:t>ere</w:t>
        </w:r>
      </w:ins>
      <w:del w:id="48" w:author="Jack Plummer" w:date="2022-08-19T17:03:00Z">
        <w:r w:rsidDel="00136C92">
          <w:rPr>
            <w:rFonts w:ascii="Georgia" w:hAnsi="Georgia"/>
          </w:rPr>
          <w:delText>is</w:delText>
        </w:r>
      </w:del>
      <w:r>
        <w:rPr>
          <w:rFonts w:ascii="Georgia" w:hAnsi="Georgia"/>
        </w:rPr>
        <w:t xml:space="preserve"> 8.0, 8.0, 7.1, 23 and 3.8% respectively (Global Forest Watch 2022).</w:t>
      </w:r>
    </w:p>
    <w:p w14:paraId="6970FBDA" w14:textId="77777777" w:rsidR="009F4822" w:rsidRDefault="003B694F">
      <w:pPr>
        <w:pStyle w:val="Heading2"/>
        <w:divId w:val="174685321"/>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02"/>
        <w:gridCol w:w="740"/>
        <w:gridCol w:w="609"/>
        <w:gridCol w:w="815"/>
        <w:gridCol w:w="1144"/>
      </w:tblGrid>
      <w:tr w:rsidR="009F4822" w14:paraId="20FCCE50" w14:textId="77777777">
        <w:trPr>
          <w:divId w:val="174685321"/>
          <w:tblCellSpacing w:w="15" w:type="dxa"/>
        </w:trPr>
        <w:tc>
          <w:tcPr>
            <w:tcW w:w="0" w:type="auto"/>
            <w:tcBorders>
              <w:bottom w:val="single" w:sz="6" w:space="0" w:color="000000"/>
            </w:tcBorders>
            <w:shd w:val="clear" w:color="auto" w:fill="BBBBBB"/>
            <w:vAlign w:val="center"/>
            <w:hideMark/>
          </w:tcPr>
          <w:p w14:paraId="2E7AC1AC"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3664B768"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50DCD50A"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42E5CCAE"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04EA0635"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9F4822" w14:paraId="711A4377" w14:textId="77777777">
        <w:trPr>
          <w:divId w:val="174685321"/>
          <w:tblCellSpacing w:w="15" w:type="dxa"/>
        </w:trPr>
        <w:tc>
          <w:tcPr>
            <w:tcW w:w="0" w:type="auto"/>
            <w:vAlign w:val="center"/>
            <w:hideMark/>
          </w:tcPr>
          <w:p w14:paraId="1D83893D" w14:textId="77777777" w:rsidR="009F4822" w:rsidRDefault="003B694F">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5A34A926" w14:textId="77777777" w:rsidR="009F4822" w:rsidRDefault="003B694F">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149F54A" w14:textId="77777777" w:rsidR="009F4822" w:rsidRDefault="003B694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D53F397" w14:textId="77777777" w:rsidR="009F4822" w:rsidRDefault="003B694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8B4F4A6" w14:textId="77777777" w:rsidR="009F4822" w:rsidRDefault="003B694F">
            <w:pPr>
              <w:spacing w:after="75"/>
              <w:rPr>
                <w:rFonts w:ascii="Georgia" w:eastAsia="Times New Roman" w:hAnsi="Georgia"/>
                <w:sz w:val="18"/>
                <w:szCs w:val="18"/>
              </w:rPr>
            </w:pPr>
            <w:r>
              <w:rPr>
                <w:rFonts w:ascii="Georgia" w:eastAsia="Times New Roman" w:hAnsi="Georgia"/>
                <w:sz w:val="18"/>
                <w:szCs w:val="18"/>
              </w:rPr>
              <w:t>Low Impact: 3</w:t>
            </w:r>
          </w:p>
        </w:tc>
      </w:tr>
      <w:tr w:rsidR="009F4822" w14:paraId="6D83C19C" w14:textId="77777777">
        <w:trPr>
          <w:divId w:val="174685321"/>
          <w:tblCellSpacing w:w="15" w:type="dxa"/>
        </w:trPr>
        <w:tc>
          <w:tcPr>
            <w:tcW w:w="0" w:type="auto"/>
            <w:vAlign w:val="center"/>
            <w:hideMark/>
          </w:tcPr>
          <w:p w14:paraId="179B3128" w14:textId="77777777" w:rsidR="009F4822" w:rsidRDefault="003B694F">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37B98800" w14:textId="77777777" w:rsidR="009F4822" w:rsidRDefault="003B694F">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63A331E1" w14:textId="77777777" w:rsidR="009F4822" w:rsidRDefault="003B694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6BD6254" w14:textId="77777777" w:rsidR="009F4822" w:rsidRDefault="003B694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A71DEF9" w14:textId="77777777" w:rsidR="009F4822" w:rsidRDefault="003B694F">
            <w:pPr>
              <w:spacing w:after="75"/>
              <w:rPr>
                <w:rFonts w:ascii="Georgia" w:eastAsia="Times New Roman" w:hAnsi="Georgia"/>
                <w:sz w:val="18"/>
                <w:szCs w:val="18"/>
              </w:rPr>
            </w:pPr>
            <w:r>
              <w:rPr>
                <w:rFonts w:ascii="Georgia" w:eastAsia="Times New Roman" w:hAnsi="Georgia"/>
                <w:sz w:val="18"/>
                <w:szCs w:val="18"/>
              </w:rPr>
              <w:t>Low Impact: 3</w:t>
            </w:r>
          </w:p>
        </w:tc>
      </w:tr>
    </w:tbl>
    <w:p w14:paraId="72A75EA0" w14:textId="77777777" w:rsidR="009F4822" w:rsidRDefault="003B694F">
      <w:pPr>
        <w:pStyle w:val="Heading1"/>
        <w:divId w:val="1941798280"/>
        <w:rPr>
          <w:rFonts w:ascii="Georgia" w:eastAsia="Times New Roman" w:hAnsi="Georgia"/>
          <w:sz w:val="29"/>
          <w:szCs w:val="29"/>
        </w:rPr>
      </w:pPr>
      <w:r>
        <w:rPr>
          <w:rFonts w:ascii="Georgia" w:eastAsia="Times New Roman" w:hAnsi="Georgia"/>
          <w:sz w:val="29"/>
          <w:szCs w:val="29"/>
        </w:rPr>
        <w:t>Conservation</w:t>
      </w:r>
    </w:p>
    <w:p w14:paraId="19E62221" w14:textId="1246B31E" w:rsidR="009F4822" w:rsidDel="008211FD" w:rsidRDefault="003B694F">
      <w:pPr>
        <w:pStyle w:val="NormalWeb"/>
        <w:divId w:val="1941798280"/>
        <w:rPr>
          <w:del w:id="49" w:author="Jack Plummer" w:date="2022-08-19T21:11:00Z"/>
          <w:rFonts w:ascii="Georgia" w:hAnsi="Georgia"/>
        </w:rPr>
      </w:pPr>
      <w:r>
        <w:rPr>
          <w:rFonts w:ascii="Georgia" w:hAnsi="Georgia"/>
        </w:rPr>
        <w:t>The species is not known to be represented in </w:t>
      </w:r>
      <w:r>
        <w:rPr>
          <w:rStyle w:val="Emphasis"/>
          <w:rFonts w:ascii="Georgia" w:hAnsi="Georgia"/>
        </w:rPr>
        <w:t>ex situ</w:t>
      </w:r>
      <w:r>
        <w:rPr>
          <w:rFonts w:ascii="Georgia" w:hAnsi="Georgia"/>
        </w:rPr>
        <w:t xml:space="preserve"> conservation in botanic gardens (BGCI 2021). The species has been recorded from multiple protected areas across its range, </w:t>
      </w:r>
      <w:del w:id="50" w:author="Jack Plummer" w:date="2022-08-19T17:05:00Z">
        <w:r w:rsidDel="00136C92">
          <w:rPr>
            <w:rStyle w:val="Emphasis"/>
            <w:rFonts w:ascii="Georgia" w:hAnsi="Georgia"/>
          </w:rPr>
          <w:delText>e.g.</w:delText>
        </w:r>
      </w:del>
      <w:ins w:id="51" w:author="Jack Plummer" w:date="2022-08-19T17:05:00Z">
        <w:r w:rsidR="00136C92">
          <w:rPr>
            <w:rStyle w:val="Emphasis"/>
            <w:rFonts w:ascii="Georgia" w:hAnsi="Georgia"/>
            <w:i w:val="0"/>
            <w:iCs w:val="0"/>
          </w:rPr>
          <w:t>including</w:t>
        </w:r>
      </w:ins>
      <w:r>
        <w:rPr>
          <w:rFonts w:ascii="Georgia" w:hAnsi="Georgia"/>
        </w:rPr>
        <w:t> </w:t>
      </w:r>
      <w:proofErr w:type="spellStart"/>
      <w:r>
        <w:rPr>
          <w:rFonts w:ascii="Georgia" w:hAnsi="Georgia"/>
        </w:rPr>
        <w:t>Kaeng</w:t>
      </w:r>
      <w:proofErr w:type="spellEnd"/>
      <w:r>
        <w:rPr>
          <w:rFonts w:ascii="Georgia" w:hAnsi="Georgia"/>
        </w:rPr>
        <w:t xml:space="preserve"> Krachan National Park, Khao </w:t>
      </w:r>
      <w:proofErr w:type="spellStart"/>
      <w:r>
        <w:rPr>
          <w:rFonts w:ascii="Georgia" w:hAnsi="Georgia"/>
        </w:rPr>
        <w:t>Khitchakut</w:t>
      </w:r>
      <w:proofErr w:type="spellEnd"/>
      <w:r>
        <w:rPr>
          <w:rFonts w:ascii="Georgia" w:hAnsi="Georgia"/>
        </w:rPr>
        <w:t xml:space="preserve"> National Park, </w:t>
      </w:r>
      <w:proofErr w:type="spellStart"/>
      <w:r>
        <w:rPr>
          <w:rFonts w:ascii="Georgia" w:hAnsi="Georgia"/>
        </w:rPr>
        <w:t>Kaeng</w:t>
      </w:r>
      <w:proofErr w:type="spellEnd"/>
      <w:r>
        <w:rPr>
          <w:rFonts w:ascii="Georgia" w:hAnsi="Georgia"/>
        </w:rPr>
        <w:t xml:space="preserve"> Krachan National </w:t>
      </w:r>
      <w:proofErr w:type="gramStart"/>
      <w:r>
        <w:rPr>
          <w:rFonts w:ascii="Georgia" w:hAnsi="Georgia"/>
        </w:rPr>
        <w:t>Park</w:t>
      </w:r>
      <w:proofErr w:type="gramEnd"/>
      <w:r>
        <w:rPr>
          <w:rFonts w:ascii="Georgia" w:hAnsi="Georgia"/>
        </w:rPr>
        <w:t xml:space="preserve"> and Khao </w:t>
      </w:r>
      <w:proofErr w:type="spellStart"/>
      <w:r>
        <w:rPr>
          <w:rFonts w:ascii="Georgia" w:hAnsi="Georgia"/>
        </w:rPr>
        <w:t>Sok</w:t>
      </w:r>
      <w:proofErr w:type="spellEnd"/>
      <w:r>
        <w:rPr>
          <w:rFonts w:ascii="Georgia" w:hAnsi="Georgia"/>
        </w:rPr>
        <w:t xml:space="preserve"> National Park.</w:t>
      </w:r>
      <w:ins w:id="52" w:author="Jack Plummer" w:date="2022-08-19T21:11:00Z">
        <w:r w:rsidR="008211FD">
          <w:rPr>
            <w:rFonts w:ascii="Georgia" w:hAnsi="Georgia"/>
          </w:rPr>
          <w:t xml:space="preserve"> </w:t>
        </w:r>
      </w:ins>
      <w:ins w:id="53" w:author="Jack Plummer" w:date="2022-08-19T21:12:00Z">
        <w:r w:rsidR="00A63021">
          <w:rPr>
            <w:rFonts w:ascii="Georgia" w:hAnsi="Georgia"/>
          </w:rPr>
          <w:t xml:space="preserve">In the </w:t>
        </w:r>
        <w:r w:rsidR="009A5556">
          <w:rPr>
            <w:rFonts w:ascii="Georgia" w:hAnsi="Georgia"/>
          </w:rPr>
          <w:t>Threatened Plan</w:t>
        </w:r>
      </w:ins>
      <w:ins w:id="54" w:author="Jack Plummer" w:date="2022-08-19T21:13:00Z">
        <w:r w:rsidR="009A5556">
          <w:rPr>
            <w:rFonts w:ascii="Georgia" w:hAnsi="Georgia"/>
          </w:rPr>
          <w:t>ts of Thailand</w:t>
        </w:r>
      </w:ins>
      <w:ins w:id="55" w:author="Jack Plummer" w:date="2022-08-19T21:12:00Z">
        <w:r w:rsidR="008211FD">
          <w:rPr>
            <w:rFonts w:ascii="Georgia" w:hAnsi="Georgia"/>
          </w:rPr>
          <w:t xml:space="preserve"> </w:t>
        </w:r>
      </w:ins>
    </w:p>
    <w:p w14:paraId="2CB80529" w14:textId="40C5BFC3" w:rsidR="009F4822" w:rsidRDefault="003B694F" w:rsidP="009A5556">
      <w:pPr>
        <w:pStyle w:val="NormalWeb"/>
        <w:divId w:val="1941798280"/>
        <w:rPr>
          <w:rFonts w:ascii="Georgia" w:hAnsi="Georgia"/>
        </w:rPr>
      </w:pPr>
      <w:del w:id="56" w:author="Jack Plummer" w:date="2022-08-19T21:13:00Z">
        <w:r w:rsidDel="009A5556">
          <w:rPr>
            <w:rFonts w:ascii="Georgia" w:hAnsi="Georgia"/>
          </w:rPr>
          <w:delText xml:space="preserve">Vulnerable </w:delText>
        </w:r>
      </w:del>
      <w:r>
        <w:rPr>
          <w:rFonts w:ascii="Georgia" w:hAnsi="Georgia"/>
        </w:rPr>
        <w:t>(V</w:t>
      </w:r>
      <w:del w:id="57" w:author="Jack Plummer" w:date="2022-08-19T21:13:00Z">
        <w:r w:rsidDel="009A5556">
          <w:rPr>
            <w:rFonts w:ascii="Georgia" w:hAnsi="Georgia"/>
          </w:rPr>
          <w:delText>a</w:delText>
        </w:r>
      </w:del>
      <w:ins w:id="58" w:author="Jack Plummer" w:date="2022-08-19T21:13:00Z">
        <w:r w:rsidR="009A5556">
          <w:rPr>
            <w:rFonts w:ascii="Georgia" w:hAnsi="Georgia"/>
          </w:rPr>
          <w:t>o</w:t>
        </w:r>
      </w:ins>
      <w:r>
        <w:rPr>
          <w:rFonts w:ascii="Georgia" w:hAnsi="Georgia"/>
        </w:rPr>
        <w:t xml:space="preserve">radol </w:t>
      </w:r>
      <w:r>
        <w:rPr>
          <w:rStyle w:val="Emphasis"/>
          <w:rFonts w:ascii="Georgia" w:hAnsi="Georgia"/>
        </w:rPr>
        <w:t>et al.</w:t>
      </w:r>
      <w:r>
        <w:rPr>
          <w:rFonts w:ascii="Georgia" w:hAnsi="Georgia"/>
        </w:rPr>
        <w:t xml:space="preserve"> 2017)</w:t>
      </w:r>
      <w:ins w:id="59" w:author="Jack Plummer" w:date="2022-08-19T21:13:00Z">
        <w:r w:rsidR="009A5556">
          <w:rPr>
            <w:rFonts w:ascii="Georgia" w:hAnsi="Georgia"/>
          </w:rPr>
          <w:t xml:space="preserve">, this species was listed as </w:t>
        </w:r>
        <w:r w:rsidR="009A5556">
          <w:rPr>
            <w:rFonts w:ascii="Georgia" w:hAnsi="Georgia"/>
          </w:rPr>
          <w:t>Vulnerable</w:t>
        </w:r>
      </w:ins>
      <w:r>
        <w:rPr>
          <w:rFonts w:ascii="Georgia" w:hAnsi="Georgia"/>
        </w:rPr>
        <w:t>.</w:t>
      </w:r>
    </w:p>
    <w:p w14:paraId="2AAAC013" w14:textId="77777777" w:rsidR="009F4822" w:rsidRDefault="003B694F">
      <w:pPr>
        <w:pStyle w:val="Heading2"/>
        <w:divId w:val="1941798280"/>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26"/>
        <w:gridCol w:w="7684"/>
      </w:tblGrid>
      <w:tr w:rsidR="00136C92" w14:paraId="7474AFE4" w14:textId="77777777">
        <w:trPr>
          <w:divId w:val="1941798280"/>
          <w:tblCellSpacing w:w="15" w:type="dxa"/>
        </w:trPr>
        <w:tc>
          <w:tcPr>
            <w:tcW w:w="0" w:type="auto"/>
            <w:tcBorders>
              <w:bottom w:val="single" w:sz="6" w:space="0" w:color="000000"/>
            </w:tcBorders>
            <w:shd w:val="clear" w:color="auto" w:fill="BBBBBB"/>
            <w:vAlign w:val="center"/>
            <w:hideMark/>
          </w:tcPr>
          <w:p w14:paraId="73976BFF"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13170056"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Note</w:t>
            </w:r>
          </w:p>
        </w:tc>
      </w:tr>
      <w:tr w:rsidR="009F4822" w14:paraId="600AF110" w14:textId="77777777">
        <w:trPr>
          <w:divId w:val="1941798280"/>
          <w:tblCellSpacing w:w="15" w:type="dxa"/>
        </w:trPr>
        <w:tc>
          <w:tcPr>
            <w:tcW w:w="0" w:type="auto"/>
            <w:vAlign w:val="center"/>
            <w:hideMark/>
          </w:tcPr>
          <w:p w14:paraId="3B8CB710" w14:textId="77777777" w:rsidR="009F4822" w:rsidRDefault="003B694F">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057B6C2" w14:textId="667ED67C" w:rsidR="009F4822" w:rsidRDefault="003B694F">
            <w:pPr>
              <w:spacing w:after="75"/>
              <w:rPr>
                <w:rFonts w:ascii="Georgia" w:eastAsia="Times New Roman" w:hAnsi="Georgia"/>
                <w:sz w:val="18"/>
                <w:szCs w:val="18"/>
              </w:rPr>
            </w:pPr>
            <w:r>
              <w:rPr>
                <w:rFonts w:ascii="Georgia" w:eastAsia="Times New Roman" w:hAnsi="Georgia"/>
                <w:sz w:val="18"/>
                <w:szCs w:val="18"/>
              </w:rPr>
              <w:t>The species has been recorded from multiple protected areas across its range</w:t>
            </w:r>
            <w:ins w:id="60" w:author="Jack Plummer" w:date="2022-08-19T17:06:00Z">
              <w:r w:rsidR="00136C92">
                <w:rPr>
                  <w:rFonts w:ascii="Georgia" w:eastAsia="Times New Roman" w:hAnsi="Georgia"/>
                  <w:sz w:val="18"/>
                  <w:szCs w:val="18"/>
                </w:rPr>
                <w:t xml:space="preserve"> </w:t>
              </w:r>
              <w:r w:rsidR="00136C92">
                <w:rPr>
                  <w:rFonts w:eastAsia="Times New Roman"/>
                  <w:sz w:val="18"/>
                  <w:szCs w:val="18"/>
                </w:rPr>
                <w:t xml:space="preserve">including </w:t>
              </w:r>
            </w:ins>
            <w:del w:id="61" w:author="Jack Plummer" w:date="2022-08-19T17:06:00Z">
              <w:r w:rsidDel="00136C92">
                <w:rPr>
                  <w:rFonts w:ascii="Georgia" w:eastAsia="Times New Roman" w:hAnsi="Georgia"/>
                  <w:sz w:val="18"/>
                  <w:szCs w:val="18"/>
                </w:rPr>
                <w:delText xml:space="preserve">, e.g. </w:delText>
              </w:r>
            </w:del>
            <w:proofErr w:type="spellStart"/>
            <w:r>
              <w:rPr>
                <w:rFonts w:ascii="Georgia" w:eastAsia="Times New Roman" w:hAnsi="Georgia"/>
                <w:sz w:val="18"/>
                <w:szCs w:val="18"/>
              </w:rPr>
              <w:t>Kaeng</w:t>
            </w:r>
            <w:proofErr w:type="spellEnd"/>
            <w:r>
              <w:rPr>
                <w:rFonts w:ascii="Georgia" w:eastAsia="Times New Roman" w:hAnsi="Georgia"/>
                <w:sz w:val="18"/>
                <w:szCs w:val="18"/>
              </w:rPr>
              <w:t xml:space="preserve"> Krachan National Park, Khao </w:t>
            </w:r>
            <w:proofErr w:type="spellStart"/>
            <w:r>
              <w:rPr>
                <w:rFonts w:ascii="Georgia" w:eastAsia="Times New Roman" w:hAnsi="Georgia"/>
                <w:sz w:val="18"/>
                <w:szCs w:val="18"/>
              </w:rPr>
              <w:t>Khitchakut</w:t>
            </w:r>
            <w:proofErr w:type="spellEnd"/>
            <w:r>
              <w:rPr>
                <w:rFonts w:ascii="Georgia" w:eastAsia="Times New Roman" w:hAnsi="Georgia"/>
                <w:sz w:val="18"/>
                <w:szCs w:val="18"/>
              </w:rPr>
              <w:t xml:space="preserve"> National Park, </w:t>
            </w:r>
            <w:proofErr w:type="spellStart"/>
            <w:r>
              <w:rPr>
                <w:rFonts w:ascii="Georgia" w:eastAsia="Times New Roman" w:hAnsi="Georgia"/>
                <w:sz w:val="18"/>
                <w:szCs w:val="18"/>
              </w:rPr>
              <w:t>Kaeng</w:t>
            </w:r>
            <w:proofErr w:type="spellEnd"/>
            <w:r>
              <w:rPr>
                <w:rFonts w:ascii="Georgia" w:eastAsia="Times New Roman" w:hAnsi="Georgia"/>
                <w:sz w:val="18"/>
                <w:szCs w:val="18"/>
              </w:rPr>
              <w:t xml:space="preserve"> Krachan National </w:t>
            </w:r>
            <w:proofErr w:type="gramStart"/>
            <w:r>
              <w:rPr>
                <w:rFonts w:ascii="Georgia" w:eastAsia="Times New Roman" w:hAnsi="Georgia"/>
                <w:sz w:val="18"/>
                <w:szCs w:val="18"/>
              </w:rPr>
              <w:t>Park</w:t>
            </w:r>
            <w:proofErr w:type="gramEnd"/>
            <w:r>
              <w:rPr>
                <w:rFonts w:ascii="Georgia" w:eastAsia="Times New Roman" w:hAnsi="Georgia"/>
                <w:sz w:val="18"/>
                <w:szCs w:val="18"/>
              </w:rPr>
              <w:t xml:space="preserve"> and Khao </w:t>
            </w:r>
            <w:proofErr w:type="spellStart"/>
            <w:r>
              <w:rPr>
                <w:rFonts w:ascii="Georgia" w:eastAsia="Times New Roman" w:hAnsi="Georgia"/>
                <w:sz w:val="18"/>
                <w:szCs w:val="18"/>
              </w:rPr>
              <w:t>Sok</w:t>
            </w:r>
            <w:proofErr w:type="spellEnd"/>
            <w:r>
              <w:rPr>
                <w:rFonts w:ascii="Georgia" w:eastAsia="Times New Roman" w:hAnsi="Georgia"/>
                <w:sz w:val="18"/>
                <w:szCs w:val="18"/>
              </w:rPr>
              <w:t xml:space="preserve"> National Park.</w:t>
            </w:r>
          </w:p>
        </w:tc>
      </w:tr>
    </w:tbl>
    <w:p w14:paraId="1ECEE2AF" w14:textId="77777777" w:rsidR="009F4822" w:rsidRDefault="003B694F">
      <w:pPr>
        <w:pStyle w:val="Heading2"/>
        <w:divId w:val="1941798280"/>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87"/>
        <w:gridCol w:w="530"/>
      </w:tblGrid>
      <w:tr w:rsidR="009F4822" w14:paraId="4B62CE7A" w14:textId="77777777">
        <w:trPr>
          <w:divId w:val="1941798280"/>
          <w:tblCellSpacing w:w="15" w:type="dxa"/>
        </w:trPr>
        <w:tc>
          <w:tcPr>
            <w:tcW w:w="0" w:type="auto"/>
            <w:tcBorders>
              <w:bottom w:val="single" w:sz="6" w:space="0" w:color="000000"/>
            </w:tcBorders>
            <w:shd w:val="clear" w:color="auto" w:fill="BBBBBB"/>
            <w:vAlign w:val="center"/>
            <w:hideMark/>
          </w:tcPr>
          <w:p w14:paraId="01DB0E52"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4BC122D9"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Note</w:t>
            </w:r>
          </w:p>
        </w:tc>
      </w:tr>
      <w:tr w:rsidR="009F4822" w14:paraId="33555E66" w14:textId="77777777">
        <w:trPr>
          <w:divId w:val="1941798280"/>
          <w:tblCellSpacing w:w="15" w:type="dxa"/>
        </w:trPr>
        <w:tc>
          <w:tcPr>
            <w:tcW w:w="0" w:type="auto"/>
            <w:tcBorders>
              <w:bottom w:val="single" w:sz="6" w:space="0" w:color="CCCCCC"/>
            </w:tcBorders>
            <w:vAlign w:val="center"/>
            <w:hideMark/>
          </w:tcPr>
          <w:p w14:paraId="28980187" w14:textId="77777777" w:rsidR="009F4822" w:rsidRDefault="003B694F">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6A7F5E66" w14:textId="77777777" w:rsidR="009F4822" w:rsidRDefault="003B694F">
            <w:pPr>
              <w:spacing w:after="75"/>
              <w:rPr>
                <w:rFonts w:ascii="Georgia" w:eastAsia="Times New Roman" w:hAnsi="Georgia"/>
                <w:sz w:val="18"/>
                <w:szCs w:val="18"/>
              </w:rPr>
            </w:pPr>
            <w:r>
              <w:rPr>
                <w:rFonts w:ascii="Georgia" w:eastAsia="Times New Roman" w:hAnsi="Georgia"/>
                <w:sz w:val="18"/>
                <w:szCs w:val="18"/>
              </w:rPr>
              <w:t>-</w:t>
            </w:r>
          </w:p>
        </w:tc>
      </w:tr>
      <w:tr w:rsidR="009F4822" w14:paraId="7B177A43" w14:textId="77777777">
        <w:trPr>
          <w:divId w:val="1941798280"/>
          <w:tblCellSpacing w:w="15" w:type="dxa"/>
        </w:trPr>
        <w:tc>
          <w:tcPr>
            <w:tcW w:w="0" w:type="auto"/>
            <w:tcBorders>
              <w:bottom w:val="single" w:sz="6" w:space="0" w:color="CCCCCC"/>
            </w:tcBorders>
            <w:vAlign w:val="center"/>
            <w:hideMark/>
          </w:tcPr>
          <w:p w14:paraId="6D1345BF" w14:textId="77777777" w:rsidR="009F4822" w:rsidRDefault="003B694F">
            <w:pPr>
              <w:spacing w:after="75"/>
              <w:rPr>
                <w:rFonts w:ascii="Georgia" w:eastAsia="Times New Roman" w:hAnsi="Georgia"/>
                <w:sz w:val="18"/>
                <w:szCs w:val="18"/>
              </w:rPr>
            </w:pPr>
            <w:r>
              <w:rPr>
                <w:rFonts w:ascii="Georgia" w:eastAsia="Times New Roman" w:hAnsi="Georgia"/>
                <w:sz w:val="18"/>
                <w:szCs w:val="18"/>
              </w:rPr>
              <w:t>2.3. Land/water management -&gt; Habitat &amp; natural process restoration</w:t>
            </w:r>
          </w:p>
        </w:tc>
        <w:tc>
          <w:tcPr>
            <w:tcW w:w="0" w:type="auto"/>
            <w:tcBorders>
              <w:bottom w:val="single" w:sz="6" w:space="0" w:color="CCCCCC"/>
            </w:tcBorders>
            <w:vAlign w:val="center"/>
            <w:hideMark/>
          </w:tcPr>
          <w:p w14:paraId="1767904C" w14:textId="77777777" w:rsidR="009F4822" w:rsidRDefault="003B694F">
            <w:pPr>
              <w:spacing w:after="75"/>
              <w:rPr>
                <w:rFonts w:ascii="Georgia" w:eastAsia="Times New Roman" w:hAnsi="Georgia"/>
                <w:sz w:val="18"/>
                <w:szCs w:val="18"/>
              </w:rPr>
            </w:pPr>
            <w:r>
              <w:rPr>
                <w:rFonts w:ascii="Georgia" w:eastAsia="Times New Roman" w:hAnsi="Georgia"/>
                <w:sz w:val="18"/>
                <w:szCs w:val="18"/>
              </w:rPr>
              <w:t>-</w:t>
            </w:r>
          </w:p>
        </w:tc>
      </w:tr>
    </w:tbl>
    <w:p w14:paraId="4EBA678E" w14:textId="77777777" w:rsidR="009F4822" w:rsidRDefault="003B694F">
      <w:pPr>
        <w:pStyle w:val="Heading2"/>
        <w:divId w:val="1941798280"/>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9F4822" w14:paraId="040D83E8" w14:textId="77777777">
        <w:trPr>
          <w:divId w:val="1941798280"/>
          <w:tblCellSpacing w:w="15" w:type="dxa"/>
        </w:trPr>
        <w:tc>
          <w:tcPr>
            <w:tcW w:w="0" w:type="auto"/>
            <w:tcBorders>
              <w:bottom w:val="single" w:sz="6" w:space="0" w:color="000000"/>
            </w:tcBorders>
            <w:shd w:val="clear" w:color="auto" w:fill="BBBBBB"/>
            <w:vAlign w:val="center"/>
            <w:hideMark/>
          </w:tcPr>
          <w:p w14:paraId="60239F4E"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51A362AE"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Note</w:t>
            </w:r>
          </w:p>
        </w:tc>
      </w:tr>
      <w:tr w:rsidR="009F4822" w14:paraId="5D24DE56" w14:textId="77777777">
        <w:trPr>
          <w:divId w:val="1941798280"/>
          <w:tblCellSpacing w:w="15" w:type="dxa"/>
        </w:trPr>
        <w:tc>
          <w:tcPr>
            <w:tcW w:w="0" w:type="auto"/>
            <w:tcBorders>
              <w:bottom w:val="single" w:sz="6" w:space="0" w:color="CCCCCC"/>
            </w:tcBorders>
            <w:vAlign w:val="center"/>
            <w:hideMark/>
          </w:tcPr>
          <w:p w14:paraId="158A14D4" w14:textId="77777777" w:rsidR="009F4822" w:rsidRDefault="003B694F">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6D4DCFAC" w14:textId="77777777" w:rsidR="009F4822" w:rsidRDefault="003B694F">
            <w:pPr>
              <w:spacing w:after="75"/>
              <w:rPr>
                <w:rFonts w:ascii="Georgia" w:eastAsia="Times New Roman" w:hAnsi="Georgia"/>
                <w:sz w:val="18"/>
                <w:szCs w:val="18"/>
              </w:rPr>
            </w:pPr>
            <w:r>
              <w:rPr>
                <w:rFonts w:ascii="Georgia" w:eastAsia="Times New Roman" w:hAnsi="Georgia"/>
                <w:sz w:val="18"/>
                <w:szCs w:val="18"/>
              </w:rPr>
              <w:t>-</w:t>
            </w:r>
          </w:p>
        </w:tc>
      </w:tr>
      <w:tr w:rsidR="009F4822" w14:paraId="3FC615CF" w14:textId="77777777">
        <w:trPr>
          <w:divId w:val="1941798280"/>
          <w:tblCellSpacing w:w="15" w:type="dxa"/>
        </w:trPr>
        <w:tc>
          <w:tcPr>
            <w:tcW w:w="0" w:type="auto"/>
            <w:tcBorders>
              <w:bottom w:val="single" w:sz="6" w:space="0" w:color="CCCCCC"/>
            </w:tcBorders>
            <w:vAlign w:val="center"/>
            <w:hideMark/>
          </w:tcPr>
          <w:p w14:paraId="6A7275F6" w14:textId="77777777" w:rsidR="009F4822" w:rsidRDefault="003B694F">
            <w:pPr>
              <w:spacing w:after="75"/>
              <w:rPr>
                <w:rFonts w:ascii="Georgia" w:eastAsia="Times New Roman" w:hAnsi="Georgia"/>
                <w:sz w:val="18"/>
                <w:szCs w:val="18"/>
              </w:rPr>
            </w:pPr>
            <w:r>
              <w:rPr>
                <w:rFonts w:ascii="Georgia" w:eastAsia="Times New Roman" w:hAnsi="Georgia"/>
                <w:sz w:val="18"/>
                <w:szCs w:val="18"/>
              </w:rPr>
              <w:lastRenderedPageBreak/>
              <w:t>1.5. Research -&gt; Threats</w:t>
            </w:r>
          </w:p>
        </w:tc>
        <w:tc>
          <w:tcPr>
            <w:tcW w:w="0" w:type="auto"/>
            <w:tcBorders>
              <w:bottom w:val="single" w:sz="6" w:space="0" w:color="CCCCCC"/>
            </w:tcBorders>
            <w:vAlign w:val="center"/>
            <w:hideMark/>
          </w:tcPr>
          <w:p w14:paraId="44244DB6" w14:textId="77777777" w:rsidR="009F4822" w:rsidRDefault="003B694F">
            <w:pPr>
              <w:spacing w:after="75"/>
              <w:rPr>
                <w:rFonts w:ascii="Georgia" w:eastAsia="Times New Roman" w:hAnsi="Georgia"/>
                <w:sz w:val="18"/>
                <w:szCs w:val="18"/>
              </w:rPr>
            </w:pPr>
            <w:r>
              <w:rPr>
                <w:rFonts w:ascii="Georgia" w:eastAsia="Times New Roman" w:hAnsi="Georgia"/>
                <w:sz w:val="18"/>
                <w:szCs w:val="18"/>
              </w:rPr>
              <w:t>-</w:t>
            </w:r>
          </w:p>
        </w:tc>
      </w:tr>
    </w:tbl>
    <w:p w14:paraId="2D3F861C" w14:textId="77777777" w:rsidR="009F4822" w:rsidRDefault="003B694F">
      <w:pPr>
        <w:pStyle w:val="Heading1"/>
        <w:divId w:val="192964497"/>
        <w:rPr>
          <w:rFonts w:ascii="Georgia" w:eastAsia="Times New Roman" w:hAnsi="Georgia"/>
          <w:sz w:val="29"/>
          <w:szCs w:val="29"/>
        </w:rPr>
      </w:pPr>
      <w:r>
        <w:rPr>
          <w:rFonts w:ascii="Georgia" w:eastAsia="Times New Roman" w:hAnsi="Georgia"/>
          <w:sz w:val="29"/>
          <w:szCs w:val="29"/>
        </w:rPr>
        <w:t>Ecosystem Services</w:t>
      </w:r>
    </w:p>
    <w:p w14:paraId="7908A6D3" w14:textId="77777777" w:rsidR="009F4822" w:rsidRDefault="003B694F">
      <w:pPr>
        <w:pStyle w:val="Heading2"/>
        <w:divId w:val="192964497"/>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9F4822" w14:paraId="2CD9C17E" w14:textId="77777777">
        <w:trPr>
          <w:divId w:val="192964497"/>
          <w:tblCellSpacing w:w="15" w:type="dxa"/>
        </w:trPr>
        <w:tc>
          <w:tcPr>
            <w:tcW w:w="0" w:type="auto"/>
            <w:tcBorders>
              <w:bottom w:val="single" w:sz="6" w:space="0" w:color="000000"/>
            </w:tcBorders>
            <w:shd w:val="clear" w:color="auto" w:fill="BBBBBB"/>
            <w:vAlign w:val="center"/>
            <w:hideMark/>
          </w:tcPr>
          <w:p w14:paraId="5BF4F7DE" w14:textId="77777777" w:rsidR="009F4822" w:rsidRDefault="003B694F">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5FD5EC5E" w14:textId="77777777" w:rsidR="009F4822" w:rsidRDefault="003B694F">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9F4822" w14:paraId="14E029BD" w14:textId="77777777">
        <w:trPr>
          <w:divId w:val="192964497"/>
          <w:tblCellSpacing w:w="15" w:type="dxa"/>
        </w:trPr>
        <w:tc>
          <w:tcPr>
            <w:tcW w:w="0" w:type="auto"/>
            <w:vAlign w:val="center"/>
            <w:hideMark/>
          </w:tcPr>
          <w:p w14:paraId="38E0D577" w14:textId="77777777" w:rsidR="009F4822" w:rsidRDefault="003B694F">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246A1624" w14:textId="77777777" w:rsidR="009F4822" w:rsidRDefault="003B694F">
            <w:pPr>
              <w:spacing w:after="75"/>
              <w:rPr>
                <w:rFonts w:ascii="Georgia" w:eastAsia="Times New Roman" w:hAnsi="Georgia"/>
                <w:sz w:val="18"/>
                <w:szCs w:val="18"/>
              </w:rPr>
            </w:pPr>
            <w:r>
              <w:rPr>
                <w:rFonts w:ascii="Georgia" w:eastAsia="Times New Roman" w:hAnsi="Georgia"/>
                <w:sz w:val="18"/>
                <w:szCs w:val="18"/>
              </w:rPr>
              <w:t>-</w:t>
            </w:r>
          </w:p>
        </w:tc>
      </w:tr>
    </w:tbl>
    <w:p w14:paraId="76ADF626" w14:textId="77777777" w:rsidR="009F4822" w:rsidRDefault="003B694F">
      <w:pPr>
        <w:pStyle w:val="Heading1"/>
        <w:rPr>
          <w:rFonts w:ascii="Georgia" w:eastAsia="Times New Roman" w:hAnsi="Georgia"/>
          <w:sz w:val="29"/>
          <w:szCs w:val="29"/>
        </w:rPr>
      </w:pPr>
      <w:r>
        <w:rPr>
          <w:rFonts w:ascii="Georgia" w:eastAsia="Times New Roman" w:hAnsi="Georgia"/>
          <w:sz w:val="29"/>
          <w:szCs w:val="29"/>
        </w:rPr>
        <w:t>Bibliography</w:t>
      </w:r>
    </w:p>
    <w:p w14:paraId="0AC8FC61" w14:textId="77777777" w:rsidR="009F4822" w:rsidRDefault="003B694F">
      <w:pPr>
        <w:pStyle w:val="NormalWeb"/>
        <w:divId w:val="1366365966"/>
        <w:rPr>
          <w:rFonts w:ascii="Georgia" w:hAnsi="Georgia"/>
        </w:rPr>
      </w:pPr>
      <w:r>
        <w:rPr>
          <w:rFonts w:ascii="Georgia" w:hAnsi="Georgia"/>
        </w:rPr>
        <w:t xml:space="preserve">Bachman et al.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5B86D05B" w14:textId="77777777" w:rsidR="009F4822" w:rsidRDefault="003B694F">
      <w:pPr>
        <w:pStyle w:val="NormalWeb"/>
        <w:divId w:val="1366365966"/>
        <w:rPr>
          <w:rFonts w:ascii="Georgia" w:hAnsi="Georgia"/>
        </w:rPr>
      </w:pPr>
      <w:r>
        <w:rPr>
          <w:rFonts w:ascii="Georgia" w:hAnsi="Georgia"/>
        </w:rPr>
        <w:t xml:space="preserve">GBIF. 2022. Global Biodiversity Information Facility. Available at: </w:t>
      </w:r>
      <w:hyperlink r:id="rId14" w:history="1">
        <w:r>
          <w:rPr>
            <w:rStyle w:val="Hyperlink"/>
            <w:rFonts w:ascii="Georgia" w:hAnsi="Georgia"/>
          </w:rPr>
          <w:t>http://data.gbif.org/</w:t>
        </w:r>
      </w:hyperlink>
      <w:r>
        <w:rPr>
          <w:rFonts w:ascii="Georgia" w:hAnsi="Georgia"/>
        </w:rPr>
        <w:t xml:space="preserve">. </w:t>
      </w:r>
    </w:p>
    <w:p w14:paraId="5DF418F6" w14:textId="77777777" w:rsidR="009F4822" w:rsidRDefault="003B694F">
      <w:pPr>
        <w:pStyle w:val="NormalWeb"/>
        <w:divId w:val="1366365966"/>
        <w:rPr>
          <w:rFonts w:ascii="Georgia" w:hAnsi="Georgia"/>
        </w:rPr>
      </w:pPr>
      <w:r>
        <w:rPr>
          <w:rFonts w:ascii="Georgia" w:hAnsi="Georgia"/>
        </w:rPr>
        <w:t xml:space="preserve">Global Forest Watch. 2022. Thailand Deforestation Rates &amp; Statistics. Available at: </w:t>
      </w:r>
      <w:hyperlink r:id="rId15" w:history="1">
        <w:r>
          <w:rPr>
            <w:rStyle w:val="Hyperlink"/>
            <w:rFonts w:ascii="Georgia" w:hAnsi="Georgia"/>
          </w:rPr>
          <w:t>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w:t>
        </w:r>
      </w:hyperlink>
      <w:r>
        <w:rPr>
          <w:rFonts w:ascii="Georgia" w:hAnsi="Georgia"/>
        </w:rPr>
        <w:t xml:space="preserve">. (Accessed: 14 </w:t>
      </w:r>
      <w:proofErr w:type="gramStart"/>
      <w:r>
        <w:rPr>
          <w:rFonts w:ascii="Georgia" w:hAnsi="Georgia"/>
        </w:rPr>
        <w:t>May,</w:t>
      </w:r>
      <w:proofErr w:type="gramEnd"/>
      <w:r>
        <w:rPr>
          <w:rFonts w:ascii="Georgia" w:hAnsi="Georgia"/>
        </w:rPr>
        <w:t xml:space="preserve"> 2022).</w:t>
      </w:r>
    </w:p>
    <w:p w14:paraId="786E7067" w14:textId="77777777" w:rsidR="009F4822" w:rsidRDefault="003B694F">
      <w:pPr>
        <w:pStyle w:val="NormalWeb"/>
        <w:divId w:val="1366365966"/>
        <w:rPr>
          <w:rFonts w:ascii="Georgia" w:hAnsi="Georgia"/>
        </w:rPr>
      </w:pPr>
      <w:proofErr w:type="spellStart"/>
      <w:r>
        <w:rPr>
          <w:rFonts w:ascii="Georgia" w:hAnsi="Georgia"/>
        </w:rPr>
        <w:t>Stibig</w:t>
      </w:r>
      <w:proofErr w:type="spellEnd"/>
      <w:r>
        <w:rPr>
          <w:rFonts w:ascii="Georgia" w:hAnsi="Georgia"/>
        </w:rPr>
        <w:t xml:space="preserve">, H.-J., </w:t>
      </w:r>
      <w:proofErr w:type="spellStart"/>
      <w:r>
        <w:rPr>
          <w:rFonts w:ascii="Georgia" w:hAnsi="Georgia"/>
        </w:rPr>
        <w:t>Achard</w:t>
      </w:r>
      <w:proofErr w:type="spellEnd"/>
      <w:r>
        <w:rPr>
          <w:rFonts w:ascii="Georgia" w:hAnsi="Georgia"/>
        </w:rPr>
        <w:t xml:space="preserve">, F., </w:t>
      </w:r>
      <w:proofErr w:type="spellStart"/>
      <w:r>
        <w:rPr>
          <w:rFonts w:ascii="Georgia" w:hAnsi="Georgia"/>
        </w:rPr>
        <w:t>Carboni</w:t>
      </w:r>
      <w:proofErr w:type="spellEnd"/>
      <w:r>
        <w:rPr>
          <w:rFonts w:ascii="Georgia" w:hAnsi="Georgia"/>
        </w:rPr>
        <w:t xml:space="preserve">, S., </w:t>
      </w:r>
      <w:proofErr w:type="spellStart"/>
      <w:r>
        <w:rPr>
          <w:rFonts w:ascii="Georgia" w:hAnsi="Georgia"/>
        </w:rPr>
        <w:t>Raši</w:t>
      </w:r>
      <w:proofErr w:type="spellEnd"/>
      <w:r>
        <w:rPr>
          <w:rFonts w:ascii="Georgia" w:hAnsi="Georgia"/>
        </w:rPr>
        <w:t xml:space="preserve">, R. and Miettinen, J. 2013. Change in tropical forest cover of Southeast Asia from 1990 to 2010. </w:t>
      </w:r>
      <w:proofErr w:type="spellStart"/>
      <w:r>
        <w:rPr>
          <w:rFonts w:ascii="Georgia" w:hAnsi="Georgia"/>
          <w:i/>
          <w:iCs/>
        </w:rPr>
        <w:t>Biogeosciences</w:t>
      </w:r>
      <w:proofErr w:type="spellEnd"/>
      <w:r>
        <w:rPr>
          <w:rFonts w:ascii="Georgia" w:hAnsi="Georgia"/>
          <w:i/>
          <w:iCs/>
        </w:rPr>
        <w:t xml:space="preserve"> Discussions</w:t>
      </w:r>
      <w:r>
        <w:rPr>
          <w:rFonts w:ascii="Georgia" w:hAnsi="Georgia"/>
        </w:rPr>
        <w:t xml:space="preserve"> 10(8): 12625–12653.</w:t>
      </w:r>
    </w:p>
    <w:p w14:paraId="3FDB13DB" w14:textId="77777777" w:rsidR="009F4822" w:rsidRDefault="003B694F">
      <w:pPr>
        <w:pStyle w:val="NormalWeb"/>
        <w:divId w:val="1366365966"/>
        <w:rPr>
          <w:rFonts w:ascii="Georgia" w:hAnsi="Georgia"/>
        </w:rPr>
      </w:pPr>
      <w:r>
        <w:rPr>
          <w:rFonts w:ascii="Georgia" w:hAnsi="Georgia"/>
        </w:rPr>
        <w:t xml:space="preserve">Voradol, C., </w:t>
      </w:r>
      <w:proofErr w:type="spellStart"/>
      <w:r>
        <w:rPr>
          <w:rFonts w:ascii="Georgia" w:hAnsi="Georgia"/>
        </w:rPr>
        <w:t>Suphuntee</w:t>
      </w:r>
      <w:proofErr w:type="spellEnd"/>
      <w:r>
        <w:rPr>
          <w:rFonts w:ascii="Georgia" w:hAnsi="Georgia"/>
        </w:rPr>
        <w:t xml:space="preserve">, S., </w:t>
      </w:r>
      <w:proofErr w:type="spellStart"/>
      <w:r>
        <w:rPr>
          <w:rFonts w:ascii="Georgia" w:hAnsi="Georgia"/>
        </w:rPr>
        <w:t>Tetsana</w:t>
      </w:r>
      <w:proofErr w:type="spellEnd"/>
      <w:r>
        <w:rPr>
          <w:rFonts w:ascii="Georgia" w:hAnsi="Georgia"/>
        </w:rPr>
        <w:t xml:space="preserve">, N., </w:t>
      </w:r>
      <w:proofErr w:type="spellStart"/>
      <w:r>
        <w:rPr>
          <w:rFonts w:ascii="Georgia" w:hAnsi="Georgia"/>
        </w:rPr>
        <w:t>Poopath</w:t>
      </w:r>
      <w:proofErr w:type="spellEnd"/>
      <w:r>
        <w:rPr>
          <w:rFonts w:ascii="Georgia" w:hAnsi="Georgia"/>
        </w:rPr>
        <w:t xml:space="preserve">, M., and </w:t>
      </w:r>
      <w:proofErr w:type="spellStart"/>
      <w:r>
        <w:rPr>
          <w:rFonts w:ascii="Georgia" w:hAnsi="Georgia"/>
        </w:rPr>
        <w:t>Tanikkool</w:t>
      </w:r>
      <w:proofErr w:type="spellEnd"/>
      <w:r>
        <w:rPr>
          <w:rFonts w:ascii="Georgia" w:hAnsi="Georgia"/>
        </w:rPr>
        <w:t xml:space="preserve">, S. 2017. </w:t>
      </w:r>
      <w:r>
        <w:rPr>
          <w:rFonts w:ascii="Georgia" w:hAnsi="Georgia"/>
          <w:i/>
          <w:iCs/>
        </w:rPr>
        <w:t>Threatened Plants in Thailand</w:t>
      </w:r>
      <w:r>
        <w:rPr>
          <w:rFonts w:ascii="Georgia" w:hAnsi="Georgia"/>
        </w:rPr>
        <w:t>. Office of the Forest Herbarium, Forest and Plant Conservation Research Office, Bangkok.</w:t>
      </w:r>
    </w:p>
    <w:p w14:paraId="52959CE3" w14:textId="77777777" w:rsidR="009F4822" w:rsidRDefault="003B694F">
      <w:pPr>
        <w:pStyle w:val="NormalWeb"/>
        <w:divId w:val="1366365966"/>
        <w:rPr>
          <w:rFonts w:ascii="Georgia" w:hAnsi="Georgia"/>
        </w:rPr>
      </w:pPr>
      <w:r>
        <w:rPr>
          <w:rFonts w:ascii="Georgia" w:hAnsi="Georgia"/>
        </w:rPr>
        <w:t xml:space="preserve">Wilde, W. J. De. 2002. </w:t>
      </w:r>
      <w:proofErr w:type="spellStart"/>
      <w:r>
        <w:rPr>
          <w:rFonts w:ascii="Georgia" w:hAnsi="Georgia"/>
        </w:rPr>
        <w:t>Myristicaceae</w:t>
      </w:r>
      <w:proofErr w:type="spellEnd"/>
      <w:r>
        <w:rPr>
          <w:rFonts w:ascii="Georgia" w:hAnsi="Georgia"/>
        </w:rPr>
        <w:t xml:space="preserve">. In: </w:t>
      </w:r>
      <w:proofErr w:type="spellStart"/>
      <w:r>
        <w:rPr>
          <w:rFonts w:ascii="Georgia" w:hAnsi="Georgia"/>
        </w:rPr>
        <w:t>Santisuk</w:t>
      </w:r>
      <w:proofErr w:type="spellEnd"/>
      <w:r>
        <w:rPr>
          <w:rFonts w:ascii="Georgia" w:hAnsi="Georgia"/>
        </w:rPr>
        <w:t xml:space="preserve">, T., and Larsen, K. (eds), </w:t>
      </w:r>
      <w:r>
        <w:rPr>
          <w:rFonts w:ascii="Georgia" w:hAnsi="Georgia"/>
          <w:i/>
          <w:iCs/>
        </w:rPr>
        <w:t xml:space="preserve">Flora of </w:t>
      </w:r>
      <w:proofErr w:type="gramStart"/>
      <w:r>
        <w:rPr>
          <w:rFonts w:ascii="Georgia" w:hAnsi="Georgia"/>
          <w:i/>
          <w:iCs/>
        </w:rPr>
        <w:t xml:space="preserve">Thailand </w:t>
      </w:r>
      <w:r>
        <w:rPr>
          <w:rFonts w:ascii="Georgia" w:hAnsi="Georgia"/>
        </w:rPr>
        <w:t>,</w:t>
      </w:r>
      <w:proofErr w:type="gramEnd"/>
      <w:r>
        <w:rPr>
          <w:rFonts w:ascii="Georgia" w:hAnsi="Georgia"/>
        </w:rPr>
        <w:t xml:space="preserve"> pp. 720-777. Department of National Parks, Wildlife and Plant Conservation, Thailand.</w:t>
      </w:r>
    </w:p>
    <w:p w14:paraId="50B0929F" w14:textId="77777777" w:rsidR="009F4822" w:rsidRDefault="003B694F">
      <w:pPr>
        <w:pStyle w:val="NormalWeb"/>
        <w:divId w:val="1366365966"/>
        <w:rPr>
          <w:rFonts w:ascii="Georgia" w:hAnsi="Georgia"/>
        </w:rPr>
      </w:pPr>
      <w:r>
        <w:rPr>
          <w:rFonts w:ascii="Georgia" w:hAnsi="Georgia"/>
        </w:rPr>
        <w:t xml:space="preserve">de Wilde, W.J.J.O. 1979. New account of the genus </w:t>
      </w:r>
      <w:proofErr w:type="spellStart"/>
      <w:r>
        <w:rPr>
          <w:rFonts w:ascii="Georgia" w:hAnsi="Georgia"/>
        </w:rPr>
        <w:t>Knema</w:t>
      </w:r>
      <w:proofErr w:type="spellEnd"/>
      <w:r>
        <w:rPr>
          <w:rFonts w:ascii="Georgia" w:hAnsi="Georgia"/>
        </w:rPr>
        <w:t xml:space="preserve"> (</w:t>
      </w:r>
      <w:proofErr w:type="spellStart"/>
      <w:r>
        <w:rPr>
          <w:rFonts w:ascii="Georgia" w:hAnsi="Georgia"/>
        </w:rPr>
        <w:t>Myristicaceae</w:t>
      </w:r>
      <w:proofErr w:type="spellEnd"/>
      <w:r>
        <w:rPr>
          <w:rFonts w:ascii="Georgia" w:hAnsi="Georgia"/>
        </w:rPr>
        <w:t xml:space="preserve">). </w:t>
      </w:r>
      <w:proofErr w:type="spellStart"/>
      <w:r>
        <w:rPr>
          <w:rFonts w:ascii="Georgia" w:hAnsi="Georgia"/>
          <w:i/>
          <w:iCs/>
        </w:rPr>
        <w:t>Blumea</w:t>
      </w:r>
      <w:proofErr w:type="spellEnd"/>
      <w:r>
        <w:rPr>
          <w:rFonts w:ascii="Georgia" w:hAnsi="Georgia"/>
        </w:rPr>
        <w:t xml:space="preserve"> 25: 321-478.</w:t>
      </w:r>
    </w:p>
    <w:p w14:paraId="20F5B5A8" w14:textId="77777777" w:rsidR="009F4822" w:rsidRDefault="003B694F">
      <w:pPr>
        <w:pStyle w:val="NormalWeb"/>
        <w:divId w:val="1366365966"/>
        <w:rPr>
          <w:rFonts w:ascii="Georgia" w:hAnsi="Georgia"/>
        </w:rPr>
      </w:pPr>
      <w:r>
        <w:rPr>
          <w:rFonts w:ascii="Georgia" w:hAnsi="Georgia"/>
        </w:rPr>
        <w:t xml:space="preserve">de Wilde, W.J.J.O. 2002. Additions to Asian </w:t>
      </w:r>
      <w:proofErr w:type="spellStart"/>
      <w:r>
        <w:rPr>
          <w:rFonts w:ascii="Georgia" w:hAnsi="Georgia"/>
        </w:rPr>
        <w:t>Myristicaceae</w:t>
      </w:r>
      <w:proofErr w:type="spellEnd"/>
      <w:r>
        <w:rPr>
          <w:rFonts w:ascii="Georgia" w:hAnsi="Georgia"/>
        </w:rPr>
        <w:t xml:space="preserve">: </w:t>
      </w:r>
      <w:proofErr w:type="spellStart"/>
      <w:r>
        <w:rPr>
          <w:rFonts w:ascii="Georgia" w:hAnsi="Georgia"/>
        </w:rPr>
        <w:t>Endocomia</w:t>
      </w:r>
      <w:proofErr w:type="spellEnd"/>
      <w:r>
        <w:rPr>
          <w:rFonts w:ascii="Georgia" w:hAnsi="Georgia"/>
        </w:rPr>
        <w:t xml:space="preserve">, </w:t>
      </w:r>
      <w:proofErr w:type="spellStart"/>
      <w:r>
        <w:rPr>
          <w:rFonts w:ascii="Georgia" w:hAnsi="Georgia"/>
        </w:rPr>
        <w:t>Gymnacranthera</w:t>
      </w:r>
      <w:proofErr w:type="spellEnd"/>
      <w:r>
        <w:rPr>
          <w:rFonts w:ascii="Georgia" w:hAnsi="Georgia"/>
        </w:rPr>
        <w:t xml:space="preserve">, </w:t>
      </w:r>
      <w:proofErr w:type="spellStart"/>
      <w:r>
        <w:rPr>
          <w:rFonts w:ascii="Georgia" w:hAnsi="Georgia"/>
        </w:rPr>
        <w:t>Horsfieldia</w:t>
      </w:r>
      <w:proofErr w:type="spellEnd"/>
      <w:r>
        <w:rPr>
          <w:rFonts w:ascii="Georgia" w:hAnsi="Georgia"/>
        </w:rPr>
        <w:t xml:space="preserve">, </w:t>
      </w:r>
      <w:proofErr w:type="spellStart"/>
      <w:r>
        <w:rPr>
          <w:rFonts w:ascii="Georgia" w:hAnsi="Georgia"/>
        </w:rPr>
        <w:t>Knema</w:t>
      </w:r>
      <w:proofErr w:type="spellEnd"/>
      <w:r>
        <w:rPr>
          <w:rFonts w:ascii="Georgia" w:hAnsi="Georgia"/>
        </w:rPr>
        <w:t xml:space="preserve">, and Myristica. </w:t>
      </w:r>
      <w:proofErr w:type="spellStart"/>
      <w:r>
        <w:rPr>
          <w:rFonts w:ascii="Georgia" w:hAnsi="Georgia"/>
          <w:i/>
          <w:iCs/>
        </w:rPr>
        <w:t>Blumea</w:t>
      </w:r>
      <w:proofErr w:type="spellEnd"/>
      <w:r>
        <w:rPr>
          <w:rFonts w:ascii="Georgia" w:hAnsi="Georgia"/>
        </w:rPr>
        <w:t xml:space="preserve"> 47: 347-362.</w:t>
      </w:r>
    </w:p>
    <w:sectPr w:rsidR="009F482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2-08-19T17:07:00Z" w:initials="JP">
    <w:p w14:paraId="577D97E4" w14:textId="77777777" w:rsidR="003B694F" w:rsidRDefault="003B694F" w:rsidP="009301C1">
      <w:pPr>
        <w:pStyle w:val="CommentText"/>
      </w:pPr>
      <w:r>
        <w:rPr>
          <w:rStyle w:val="CommentReference"/>
        </w:rPr>
        <w:annotationRef/>
      </w:r>
      <w:r>
        <w:t>If all collections made in PA's and a potential extra locality (Annan?), plus big EOO and presence in five provinces, perhaps this is slightly too precautionary.</w:t>
      </w:r>
    </w:p>
  </w:comment>
  <w:comment w:id="18" w:author="Jack Plummer" w:date="2022-08-19T17:00:00Z" w:initials="JP">
    <w:p w14:paraId="0F5F724A" w14:textId="20F56634" w:rsidR="00DA09C9" w:rsidRDefault="00DA09C9" w:rsidP="00E562B2">
      <w:pPr>
        <w:pStyle w:val="CommentText"/>
      </w:pPr>
      <w:r>
        <w:rPr>
          <w:rStyle w:val="CommentReference"/>
        </w:rPr>
        <w:annotationRef/>
      </w:r>
      <w:r>
        <w:t>Annan?</w:t>
      </w:r>
    </w:p>
  </w:comment>
  <w:comment w:id="39" w:author="Jack Plummer" w:date="2022-08-19T17:05:00Z" w:initials="JP">
    <w:p w14:paraId="0AB9E3F7" w14:textId="77777777" w:rsidR="00136C92" w:rsidRDefault="00136C92" w:rsidP="004A686E">
      <w:pPr>
        <w:pStyle w:val="CommentText"/>
      </w:pPr>
      <w:r>
        <w:rPr>
          <w:rStyle w:val="CommentReference"/>
        </w:rPr>
        <w:annotationRef/>
      </w:r>
      <w:r>
        <w:t>Need to mention agriculture, logging and tree plantations in Threats table, and urbanisation in the Threats text. Can we be any more specific on the threats at collection sites?</w:t>
      </w:r>
    </w:p>
  </w:comment>
  <w:comment w:id="40" w:author="Jack Plummer" w:date="2022-08-19T17:06:00Z" w:initials="JP">
    <w:p w14:paraId="0DA6D57C" w14:textId="63F445D0" w:rsidR="00136C92" w:rsidRDefault="00136C92" w:rsidP="00CF6A62">
      <w:pPr>
        <w:pStyle w:val="CommentText"/>
      </w:pPr>
      <w:r>
        <w:rPr>
          <w:rStyle w:val="CommentReference"/>
        </w:rPr>
        <w:annotationRef/>
      </w:r>
      <w:r>
        <w:t xml:space="preserve">Additionally, it looks like some (all?) collections were made </w:t>
      </w:r>
      <w:r>
        <w:rPr>
          <w:i/>
          <w:iCs/>
        </w:rPr>
        <w:t>in</w:t>
      </w:r>
      <w:r>
        <w:t xml:space="preserve"> protected areas. Are all these threats relevant within PA's?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77D97E4" w15:done="0"/>
  <w15:commentEx w15:paraId="0F5F724A" w15:done="0"/>
  <w15:commentEx w15:paraId="0AB9E3F7" w15:done="0"/>
  <w15:commentEx w15:paraId="0DA6D57C" w15:paraIdParent="0AB9E3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A41EA" w16cex:dateUtc="2022-08-19T16:07:00Z"/>
  <w16cex:commentExtensible w16cex:durableId="26AA402C" w16cex:dateUtc="2022-08-19T16:00:00Z"/>
  <w16cex:commentExtensible w16cex:durableId="26AA4147" w16cex:dateUtc="2022-08-19T16:05:00Z"/>
  <w16cex:commentExtensible w16cex:durableId="26AA4189" w16cex:dateUtc="2022-08-19T16: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7D97E4" w16cid:durableId="26AA41EA"/>
  <w16cid:commentId w16cid:paraId="0F5F724A" w16cid:durableId="26AA402C"/>
  <w16cid:commentId w16cid:paraId="0AB9E3F7" w16cid:durableId="26AA4147"/>
  <w16cid:commentId w16cid:paraId="0DA6D57C" w16cid:durableId="26AA418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9C9"/>
    <w:rsid w:val="00136C92"/>
    <w:rsid w:val="003B694F"/>
    <w:rsid w:val="008211FD"/>
    <w:rsid w:val="009A5556"/>
    <w:rsid w:val="009F4822"/>
    <w:rsid w:val="00A63021"/>
    <w:rsid w:val="00DA09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B849D4"/>
  <w15:chartTrackingRefBased/>
  <w15:docId w15:val="{B32C6A85-6210-41C4-9BFA-252FA7B41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DA09C9"/>
    <w:rPr>
      <w:rFonts w:eastAsiaTheme="minorEastAsia"/>
      <w:sz w:val="24"/>
      <w:szCs w:val="24"/>
    </w:rPr>
  </w:style>
  <w:style w:type="character" w:styleId="CommentReference">
    <w:name w:val="annotation reference"/>
    <w:basedOn w:val="DefaultParagraphFont"/>
    <w:uiPriority w:val="99"/>
    <w:semiHidden/>
    <w:unhideWhenUsed/>
    <w:rsid w:val="00DA09C9"/>
    <w:rPr>
      <w:sz w:val="16"/>
      <w:szCs w:val="16"/>
    </w:rPr>
  </w:style>
  <w:style w:type="paragraph" w:styleId="CommentText">
    <w:name w:val="annotation text"/>
    <w:basedOn w:val="Normal"/>
    <w:link w:val="CommentTextChar"/>
    <w:uiPriority w:val="99"/>
    <w:unhideWhenUsed/>
    <w:rsid w:val="00DA09C9"/>
    <w:rPr>
      <w:sz w:val="20"/>
      <w:szCs w:val="20"/>
    </w:rPr>
  </w:style>
  <w:style w:type="character" w:customStyle="1" w:styleId="CommentTextChar">
    <w:name w:val="Comment Text Char"/>
    <w:basedOn w:val="DefaultParagraphFont"/>
    <w:link w:val="CommentText"/>
    <w:uiPriority w:val="99"/>
    <w:rsid w:val="00DA09C9"/>
    <w:rPr>
      <w:rFonts w:eastAsiaTheme="minorEastAsia"/>
    </w:rPr>
  </w:style>
  <w:style w:type="paragraph" w:styleId="CommentSubject">
    <w:name w:val="annotation subject"/>
    <w:basedOn w:val="CommentText"/>
    <w:next w:val="CommentText"/>
    <w:link w:val="CommentSubjectChar"/>
    <w:uiPriority w:val="99"/>
    <w:semiHidden/>
    <w:unhideWhenUsed/>
    <w:rsid w:val="00DA09C9"/>
    <w:rPr>
      <w:b/>
      <w:bCs/>
    </w:rPr>
  </w:style>
  <w:style w:type="character" w:customStyle="1" w:styleId="CommentSubjectChar">
    <w:name w:val="Comment Subject Char"/>
    <w:basedOn w:val="CommentTextChar"/>
    <w:link w:val="CommentSubject"/>
    <w:uiPriority w:val="99"/>
    <w:semiHidden/>
    <w:rsid w:val="00DA09C9"/>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637412">
      <w:marLeft w:val="0"/>
      <w:marRight w:val="0"/>
      <w:marTop w:val="0"/>
      <w:marBottom w:val="0"/>
      <w:divBdr>
        <w:top w:val="none" w:sz="0" w:space="0" w:color="auto"/>
        <w:left w:val="none" w:sz="0" w:space="0" w:color="auto"/>
        <w:bottom w:val="none" w:sz="0" w:space="0" w:color="auto"/>
        <w:right w:val="none" w:sz="0" w:space="0" w:color="auto"/>
      </w:divBdr>
      <w:divsChild>
        <w:div w:id="149105964">
          <w:marLeft w:val="0"/>
          <w:marRight w:val="0"/>
          <w:marTop w:val="0"/>
          <w:marBottom w:val="150"/>
          <w:divBdr>
            <w:top w:val="single" w:sz="12" w:space="0" w:color="000000"/>
            <w:left w:val="none" w:sz="0" w:space="0" w:color="auto"/>
            <w:bottom w:val="single" w:sz="12" w:space="0" w:color="000000"/>
            <w:right w:val="none" w:sz="0" w:space="0" w:color="auto"/>
          </w:divBdr>
        </w:div>
      </w:divsChild>
    </w:div>
    <w:div w:id="174685321">
      <w:marLeft w:val="0"/>
      <w:marRight w:val="0"/>
      <w:marTop w:val="0"/>
      <w:marBottom w:val="0"/>
      <w:divBdr>
        <w:top w:val="none" w:sz="0" w:space="0" w:color="auto"/>
        <w:left w:val="none" w:sz="0" w:space="0" w:color="auto"/>
        <w:bottom w:val="none" w:sz="0" w:space="0" w:color="auto"/>
        <w:right w:val="none" w:sz="0" w:space="0" w:color="auto"/>
      </w:divBdr>
    </w:div>
    <w:div w:id="192964497">
      <w:marLeft w:val="0"/>
      <w:marRight w:val="0"/>
      <w:marTop w:val="0"/>
      <w:marBottom w:val="0"/>
      <w:divBdr>
        <w:top w:val="none" w:sz="0" w:space="0" w:color="auto"/>
        <w:left w:val="none" w:sz="0" w:space="0" w:color="auto"/>
        <w:bottom w:val="none" w:sz="0" w:space="0" w:color="auto"/>
        <w:right w:val="none" w:sz="0" w:space="0" w:color="auto"/>
      </w:divBdr>
    </w:div>
    <w:div w:id="604460071">
      <w:marLeft w:val="0"/>
      <w:marRight w:val="0"/>
      <w:marTop w:val="0"/>
      <w:marBottom w:val="0"/>
      <w:divBdr>
        <w:top w:val="none" w:sz="0" w:space="0" w:color="auto"/>
        <w:left w:val="none" w:sz="0" w:space="0" w:color="auto"/>
        <w:bottom w:val="none" w:sz="0" w:space="0" w:color="auto"/>
        <w:right w:val="none" w:sz="0" w:space="0" w:color="auto"/>
      </w:divBdr>
    </w:div>
    <w:div w:id="726760868">
      <w:marLeft w:val="0"/>
      <w:marRight w:val="0"/>
      <w:marTop w:val="0"/>
      <w:marBottom w:val="0"/>
      <w:divBdr>
        <w:top w:val="none" w:sz="0" w:space="0" w:color="auto"/>
        <w:left w:val="none" w:sz="0" w:space="0" w:color="auto"/>
        <w:bottom w:val="none" w:sz="0" w:space="0" w:color="auto"/>
        <w:right w:val="none" w:sz="0" w:space="0" w:color="auto"/>
      </w:divBdr>
    </w:div>
    <w:div w:id="773787978">
      <w:marLeft w:val="0"/>
      <w:marRight w:val="0"/>
      <w:marTop w:val="0"/>
      <w:marBottom w:val="0"/>
      <w:divBdr>
        <w:top w:val="none" w:sz="0" w:space="0" w:color="auto"/>
        <w:left w:val="none" w:sz="0" w:space="0" w:color="auto"/>
        <w:bottom w:val="none" w:sz="0" w:space="0" w:color="auto"/>
        <w:right w:val="none" w:sz="0" w:space="0" w:color="auto"/>
      </w:divBdr>
    </w:div>
    <w:div w:id="1132603219">
      <w:marLeft w:val="0"/>
      <w:marRight w:val="0"/>
      <w:marTop w:val="0"/>
      <w:marBottom w:val="0"/>
      <w:divBdr>
        <w:top w:val="none" w:sz="0" w:space="0" w:color="auto"/>
        <w:left w:val="none" w:sz="0" w:space="0" w:color="auto"/>
        <w:bottom w:val="none" w:sz="0" w:space="0" w:color="auto"/>
        <w:right w:val="none" w:sz="0" w:space="0" w:color="auto"/>
      </w:divBdr>
    </w:div>
    <w:div w:id="1198548165">
      <w:marLeft w:val="0"/>
      <w:marRight w:val="0"/>
      <w:marTop w:val="0"/>
      <w:marBottom w:val="0"/>
      <w:divBdr>
        <w:top w:val="none" w:sz="0" w:space="0" w:color="auto"/>
        <w:left w:val="none" w:sz="0" w:space="0" w:color="auto"/>
        <w:bottom w:val="none" w:sz="0" w:space="0" w:color="auto"/>
        <w:right w:val="none" w:sz="0" w:space="0" w:color="auto"/>
      </w:divBdr>
    </w:div>
    <w:div w:id="1366365966">
      <w:marLeft w:val="0"/>
      <w:marRight w:val="0"/>
      <w:marTop w:val="0"/>
      <w:marBottom w:val="0"/>
      <w:divBdr>
        <w:top w:val="none" w:sz="0" w:space="0" w:color="auto"/>
        <w:left w:val="none" w:sz="0" w:space="0" w:color="auto"/>
        <w:bottom w:val="none" w:sz="0" w:space="0" w:color="auto"/>
        <w:right w:val="none" w:sz="0" w:space="0" w:color="auto"/>
      </w:divBdr>
    </w:div>
    <w:div w:id="1407999661">
      <w:marLeft w:val="0"/>
      <w:marRight w:val="0"/>
      <w:marTop w:val="0"/>
      <w:marBottom w:val="0"/>
      <w:divBdr>
        <w:top w:val="none" w:sz="0" w:space="0" w:color="auto"/>
        <w:left w:val="none" w:sz="0" w:space="0" w:color="auto"/>
        <w:bottom w:val="none" w:sz="0" w:space="0" w:color="auto"/>
        <w:right w:val="none" w:sz="0" w:space="0" w:color="auto"/>
      </w:divBdr>
    </w:div>
    <w:div w:id="1489856366">
      <w:marLeft w:val="0"/>
      <w:marRight w:val="0"/>
      <w:marTop w:val="0"/>
      <w:marBottom w:val="0"/>
      <w:divBdr>
        <w:top w:val="none" w:sz="0" w:space="0" w:color="auto"/>
        <w:left w:val="none" w:sz="0" w:space="0" w:color="auto"/>
        <w:bottom w:val="none" w:sz="0" w:space="0" w:color="auto"/>
        <w:right w:val="none" w:sz="0" w:space="0" w:color="auto"/>
      </w:divBdr>
    </w:div>
    <w:div w:id="194179828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 TargetMode="Externa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data.gbif.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file>

<file path=customXml/item4.xml><?xml version="1.0" encoding="utf-8"?>
<?mso-contentType ?>
<SharedContentType xmlns="Microsoft.SharePoint.Taxonomy.ContentTypeSync" SourceId="4874f941-1732-4aa1-804a-4f99632a5909"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D16313-4D85-4A4A-AE84-D0A5780C61ED}">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customXml/itemProps2.xml><?xml version="1.0" encoding="utf-8"?>
<ds:datastoreItem xmlns:ds="http://schemas.openxmlformats.org/officeDocument/2006/customXml" ds:itemID="{92F6ECC0-1CA0-40D1-B9D6-6374F35D1CC8}">
  <ds:schemaRefs>
    <ds:schemaRef ds:uri="http://schemas.microsoft.com/sharepoint/v3/contenttype/forms"/>
  </ds:schemaRefs>
</ds:datastoreItem>
</file>

<file path=customXml/itemProps3.xml><?xml version="1.0" encoding="utf-8"?>
<ds:datastoreItem xmlns:ds="http://schemas.openxmlformats.org/officeDocument/2006/customXml" ds:itemID="{71756F00-ABCF-432A-8308-53AE18AB87CC}">
  <ds:schemaRefs>
    <ds:schemaRef ds:uri="http://schemas.microsoft.com/sharepoint/events"/>
  </ds:schemaRefs>
</ds:datastoreItem>
</file>

<file path=customXml/itemProps4.xml><?xml version="1.0" encoding="utf-8"?>
<ds:datastoreItem xmlns:ds="http://schemas.openxmlformats.org/officeDocument/2006/customXml" ds:itemID="{BA9224C8-4920-47B5-9ACB-36C2BB725D90}">
  <ds:schemaRefs>
    <ds:schemaRef ds:uri="Microsoft.SharePoint.Taxonomy.ContentTypeSync"/>
  </ds:schemaRefs>
</ds:datastoreItem>
</file>

<file path=customXml/itemProps5.xml><?xml version="1.0" encoding="utf-8"?>
<ds:datastoreItem xmlns:ds="http://schemas.openxmlformats.org/officeDocument/2006/customXml" ds:itemID="{1779E905-9643-438F-922C-C3A31F0B9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1446</Words>
  <Characters>8245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Knema globulatericia</vt:lpstr>
    </vt:vector>
  </TitlesOfParts>
  <Company/>
  <LinksUpToDate>false</LinksUpToDate>
  <CharactersWithSpaces>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Knema globulatericia</dc:title>
  <dc:subject/>
  <dc:creator>Jack Plummer</dc:creator>
  <cp:keywords/>
  <dc:description/>
  <cp:lastModifiedBy>Jack Plummer</cp:lastModifiedBy>
  <cp:revision>5</cp:revision>
  <dcterms:created xsi:type="dcterms:W3CDTF">2022-08-19T16:09:00Z</dcterms:created>
  <dcterms:modified xsi:type="dcterms:W3CDTF">2022-08-19T20:13:00Z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