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6FE3D" w14:textId="77777777" w:rsidR="00000000" w:rsidRDefault="00F643FD">
      <w:pPr>
        <w:jc w:val="center"/>
        <w:divId w:val="317922284"/>
        <w:rPr>
          <w:rFonts w:ascii="Georgia" w:eastAsia="Times New Roman" w:hAnsi="Georgia"/>
          <w:b/>
          <w:bCs/>
          <w:sz w:val="29"/>
          <w:szCs w:val="29"/>
        </w:rPr>
      </w:pPr>
      <w:r>
        <w:rPr>
          <w:rFonts w:ascii="Georgia" w:eastAsia="Times New Roman" w:hAnsi="Georgia"/>
          <w:b/>
          <w:bCs/>
          <w:sz w:val="29"/>
          <w:szCs w:val="29"/>
        </w:rPr>
        <w:t>Draft</w:t>
      </w:r>
    </w:p>
    <w:p w14:paraId="5EF44160" w14:textId="77777777" w:rsidR="00000000" w:rsidRDefault="00F643FD">
      <w:pPr>
        <w:divId w:val="940189180"/>
        <w:rPr>
          <w:rFonts w:ascii="Georgia" w:eastAsia="Times New Roman" w:hAnsi="Georgia"/>
          <w:sz w:val="18"/>
          <w:szCs w:val="18"/>
        </w:rPr>
      </w:pPr>
      <w:r>
        <w:rPr>
          <w:rFonts w:ascii="Georgia" w:eastAsia="Times New Roman" w:hAnsi="Georgia"/>
          <w:noProof/>
          <w:sz w:val="18"/>
          <w:szCs w:val="18"/>
        </w:rPr>
        <w:drawing>
          <wp:inline distT="0" distB="0" distL="0" distR="0" wp14:anchorId="6075CDC5" wp14:editId="2263D99B">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7CEA32" w14:textId="77777777" w:rsidR="00000000" w:rsidRDefault="00F643FD">
      <w:pPr>
        <w:shd w:val="clear" w:color="auto" w:fill="FFFFFF"/>
        <w:spacing w:before="100" w:beforeAutospacing="1" w:after="100" w:afterAutospacing="1"/>
        <w:jc w:val="right"/>
        <w:outlineLvl w:val="1"/>
        <w:divId w:val="940189180"/>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 xml:space="preserve">Ardisia </w:t>
      </w:r>
      <w:proofErr w:type="spellStart"/>
      <w:r>
        <w:rPr>
          <w:rStyle w:val="Emphasis"/>
          <w:rFonts w:ascii="Georgia" w:eastAsia="Times New Roman" w:hAnsi="Georgia"/>
          <w:b/>
          <w:bCs/>
          <w:color w:val="000000"/>
          <w:kern w:val="36"/>
          <w:sz w:val="29"/>
          <w:szCs w:val="29"/>
        </w:rPr>
        <w:t>ionantha</w:t>
      </w:r>
      <w:proofErr w:type="spellEnd"/>
      <w:r>
        <w:rPr>
          <w:rFonts w:ascii="Georgia" w:eastAsia="Times New Roman" w:hAnsi="Georgia"/>
          <w:b/>
          <w:bCs/>
          <w:color w:val="000000"/>
          <w:kern w:val="36"/>
          <w:sz w:val="29"/>
          <w:szCs w:val="29"/>
        </w:rPr>
        <w:t xml:space="preserve"> - </w:t>
      </w:r>
      <w:proofErr w:type="spellStart"/>
      <w:proofErr w:type="gramStart"/>
      <w:r>
        <w:rPr>
          <w:rFonts w:ascii="Georgia" w:eastAsia="Times New Roman" w:hAnsi="Georgia"/>
          <w:b/>
          <w:bCs/>
          <w:color w:val="000000"/>
          <w:kern w:val="36"/>
          <w:sz w:val="29"/>
          <w:szCs w:val="29"/>
        </w:rPr>
        <w:t>K.Larsen</w:t>
      </w:r>
      <w:proofErr w:type="spellEnd"/>
      <w:proofErr w:type="gramEnd"/>
      <w:r>
        <w:rPr>
          <w:rFonts w:ascii="Georgia" w:eastAsia="Times New Roman" w:hAnsi="Georgia"/>
          <w:b/>
          <w:bCs/>
          <w:color w:val="000000"/>
          <w:kern w:val="36"/>
          <w:sz w:val="29"/>
          <w:szCs w:val="29"/>
        </w:rPr>
        <w:t xml:space="preserve"> &amp; C.M.Hu</w:t>
      </w:r>
    </w:p>
    <w:p w14:paraId="623176B3" w14:textId="77777777" w:rsidR="00000000" w:rsidRDefault="00F643FD">
      <w:pPr>
        <w:jc w:val="right"/>
        <w:divId w:val="940189180"/>
        <w:rPr>
          <w:rFonts w:ascii="Georgia" w:eastAsia="Times New Roman" w:hAnsi="Georgia"/>
          <w:sz w:val="18"/>
          <w:szCs w:val="18"/>
        </w:rPr>
      </w:pPr>
      <w:r>
        <w:rPr>
          <w:rFonts w:ascii="Georgia" w:eastAsia="Times New Roman" w:hAnsi="Georgia"/>
          <w:sz w:val="18"/>
          <w:szCs w:val="18"/>
        </w:rPr>
        <w:t xml:space="preserve">PLANTAE - TRACHEOPHYTA - MAGNOLIOPSIDA - ERICALES - PRIMULACEAE - Ardisia - </w:t>
      </w:r>
      <w:proofErr w:type="spellStart"/>
      <w:r>
        <w:rPr>
          <w:rFonts w:ascii="Georgia" w:eastAsia="Times New Roman" w:hAnsi="Georgia"/>
          <w:sz w:val="18"/>
          <w:szCs w:val="18"/>
        </w:rPr>
        <w:t>ionantha</w:t>
      </w:r>
      <w:proofErr w:type="spellEnd"/>
    </w:p>
    <w:p w14:paraId="1EA39881" w14:textId="77777777" w:rsidR="00000000" w:rsidRDefault="00F643FD">
      <w:pPr>
        <w:pStyle w:val="NormalWeb"/>
        <w:divId w:val="1040595048"/>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133"/>
      </w:tblGrid>
      <w:tr w:rsidR="00000000" w14:paraId="7973C347" w14:textId="77777777">
        <w:trPr>
          <w:tblCellSpacing w:w="15" w:type="dxa"/>
          <w:jc w:val="center"/>
        </w:trPr>
        <w:tc>
          <w:tcPr>
            <w:tcW w:w="0" w:type="auto"/>
            <w:tcBorders>
              <w:bottom w:val="single" w:sz="6" w:space="0" w:color="000000"/>
            </w:tcBorders>
            <w:shd w:val="clear" w:color="auto" w:fill="BBBBBB"/>
            <w:vAlign w:val="center"/>
            <w:hideMark/>
          </w:tcPr>
          <w:p w14:paraId="051E60C9" w14:textId="77777777" w:rsidR="00000000" w:rsidRDefault="00F643FD">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41D11D3F" w14:textId="77777777">
        <w:trPr>
          <w:tblCellSpacing w:w="15" w:type="dxa"/>
          <w:jc w:val="center"/>
        </w:trPr>
        <w:tc>
          <w:tcPr>
            <w:tcW w:w="0" w:type="auto"/>
            <w:vAlign w:val="center"/>
            <w:hideMark/>
          </w:tcPr>
          <w:p w14:paraId="691766D6" w14:textId="77777777" w:rsidR="00000000" w:rsidRDefault="00F643FD">
            <w:pPr>
              <w:spacing w:after="75"/>
              <w:rPr>
                <w:rFonts w:ascii="Georgia" w:eastAsia="Times New Roman" w:hAnsi="Georgia"/>
                <w:sz w:val="20"/>
                <w:szCs w:val="20"/>
              </w:rPr>
            </w:pPr>
            <w:r>
              <w:rPr>
                <w:rFonts w:ascii="Georgia" w:eastAsia="Times New Roman" w:hAnsi="Georgia"/>
                <w:sz w:val="20"/>
                <w:szCs w:val="20"/>
              </w:rPr>
              <w:t>VU - Vulnerable, B2ab(iii) (IUCN version 3.1)</w:t>
            </w:r>
          </w:p>
        </w:tc>
      </w:tr>
    </w:tbl>
    <w:p w14:paraId="0E5BDD3F" w14:textId="77777777" w:rsidR="00000000" w:rsidRDefault="00F643FD">
      <w:pPr>
        <w:pStyle w:val="Heading1"/>
        <w:divId w:val="483203765"/>
        <w:rPr>
          <w:rFonts w:ascii="Georgia" w:eastAsia="Times New Roman" w:hAnsi="Georgia"/>
          <w:sz w:val="29"/>
          <w:szCs w:val="29"/>
        </w:rPr>
      </w:pPr>
      <w:r>
        <w:rPr>
          <w:rFonts w:ascii="Georgia" w:eastAsia="Times New Roman" w:hAnsi="Georgia"/>
          <w:sz w:val="29"/>
          <w:szCs w:val="29"/>
        </w:rPr>
        <w:t>Red List Assessment</w:t>
      </w:r>
    </w:p>
    <w:p w14:paraId="754367D1" w14:textId="77777777" w:rsidR="00000000" w:rsidRDefault="00F643FD">
      <w:pPr>
        <w:pStyle w:val="Heading2"/>
        <w:divId w:val="483203765"/>
        <w:rPr>
          <w:rFonts w:ascii="Georgia" w:eastAsia="Times New Roman" w:hAnsi="Georgia"/>
          <w:sz w:val="27"/>
          <w:szCs w:val="27"/>
        </w:rPr>
      </w:pPr>
      <w:r>
        <w:rPr>
          <w:rFonts w:ascii="Georgia" w:eastAsia="Times New Roman" w:hAnsi="Georgia"/>
          <w:sz w:val="27"/>
          <w:szCs w:val="27"/>
        </w:rPr>
        <w:t>Assessment Information</w:t>
      </w:r>
    </w:p>
    <w:p w14:paraId="35F2A407" w14:textId="77777777" w:rsidR="00000000" w:rsidRDefault="00F643FD">
      <w:pPr>
        <w:pStyle w:val="NormalWeb"/>
        <w:divId w:val="483203765"/>
        <w:rPr>
          <w:rFonts w:ascii="Georgia" w:hAnsi="Georgia"/>
        </w:rPr>
      </w:pPr>
      <w:r>
        <w:rPr>
          <w:rStyle w:val="datalabel1"/>
          <w:rFonts w:ascii="Georgia" w:hAnsi="Georgia"/>
        </w:rPr>
        <w:t xml:space="preserve">Date of Assessment: </w:t>
      </w:r>
      <w:r>
        <w:rPr>
          <w:rFonts w:ascii="Georgia" w:hAnsi="Georgia"/>
        </w:rPr>
        <w:t>2022-05-15</w:t>
      </w:r>
    </w:p>
    <w:p w14:paraId="388B77FC" w14:textId="77777777" w:rsidR="00000000" w:rsidRDefault="00F643FD">
      <w:pPr>
        <w:pStyle w:val="NormalWeb"/>
        <w:divId w:val="483203765"/>
        <w:rPr>
          <w:rFonts w:ascii="Georgia" w:hAnsi="Georgia"/>
        </w:rPr>
      </w:pPr>
      <w:r>
        <w:rPr>
          <w:rStyle w:val="datalabel1"/>
          <w:rFonts w:ascii="Georgia" w:hAnsi="Georgia"/>
        </w:rPr>
        <w:t xml:space="preserve">Assessor(s): </w:t>
      </w:r>
      <w:r>
        <w:rPr>
          <w:rFonts w:ascii="Georgia" w:hAnsi="Georgia"/>
        </w:rPr>
        <w:t>Pakkad, G.</w:t>
      </w:r>
    </w:p>
    <w:p w14:paraId="5986D769" w14:textId="77777777" w:rsidR="00000000" w:rsidRDefault="00F643FD">
      <w:pPr>
        <w:pStyle w:val="NormalWeb"/>
        <w:divId w:val="483203765"/>
        <w:rPr>
          <w:rFonts w:ascii="Georgia" w:hAnsi="Georgia"/>
        </w:rPr>
      </w:pPr>
      <w:r>
        <w:rPr>
          <w:rStyle w:val="datalabel1"/>
          <w:rFonts w:ascii="Georgia" w:hAnsi="Georgia"/>
        </w:rPr>
        <w:t xml:space="preserve">Regions: </w:t>
      </w:r>
      <w:r>
        <w:rPr>
          <w:rFonts w:ascii="Georgia" w:hAnsi="Georgia"/>
        </w:rPr>
        <w:t>Global</w:t>
      </w:r>
    </w:p>
    <w:p w14:paraId="2502C152" w14:textId="77777777" w:rsidR="00000000" w:rsidRDefault="00F643FD">
      <w:pPr>
        <w:pStyle w:val="Heading2"/>
        <w:divId w:val="483203765"/>
        <w:rPr>
          <w:rFonts w:ascii="Georgia" w:eastAsia="Times New Roman" w:hAnsi="Georgia"/>
          <w:sz w:val="27"/>
          <w:szCs w:val="27"/>
        </w:rPr>
      </w:pPr>
      <w:r>
        <w:rPr>
          <w:rFonts w:ascii="Georgia" w:eastAsia="Times New Roman" w:hAnsi="Georgia"/>
          <w:sz w:val="27"/>
          <w:szCs w:val="27"/>
        </w:rPr>
        <w:t>Assessment Rationale</w:t>
      </w:r>
    </w:p>
    <w:p w14:paraId="75BF2906" w14:textId="07211EAE" w:rsidR="00000000" w:rsidRDefault="00483241">
      <w:pPr>
        <w:pStyle w:val="NormalWeb"/>
        <w:divId w:val="483203765"/>
        <w:rPr>
          <w:rFonts w:ascii="Georgia" w:hAnsi="Georgia"/>
        </w:rPr>
      </w:pPr>
      <w:ins w:id="0" w:author="Jack Plummer" w:date="2022-08-19T13:22:00Z">
        <w:r>
          <w:rPr>
            <w:rFonts w:ascii="Georgia" w:hAnsi="Georgia"/>
          </w:rPr>
          <w:t xml:space="preserve">This </w:t>
        </w:r>
      </w:ins>
      <w:del w:id="1" w:author="Jack Plummer" w:date="2022-08-19T13:22:00Z">
        <w:r w:rsidR="00F643FD" w:rsidDel="00483241">
          <w:rPr>
            <w:rFonts w:ascii="Georgia" w:hAnsi="Georgia"/>
          </w:rPr>
          <w:delText>S</w:delText>
        </w:r>
      </w:del>
      <w:ins w:id="2" w:author="Jack Plummer" w:date="2022-08-19T13:22:00Z">
        <w:r>
          <w:rPr>
            <w:rFonts w:ascii="Georgia" w:hAnsi="Georgia"/>
          </w:rPr>
          <w:t>s</w:t>
        </w:r>
      </w:ins>
      <w:r w:rsidR="00F643FD">
        <w:rPr>
          <w:rFonts w:ascii="Georgia" w:hAnsi="Georgia"/>
        </w:rPr>
        <w:t xml:space="preserve">pecies is known from eight collection sites within </w:t>
      </w:r>
      <w:del w:id="3" w:author="Jack Plummer" w:date="2022-08-19T13:22:00Z">
        <w:r w:rsidR="00F643FD" w:rsidDel="00483241">
          <w:rPr>
            <w:rFonts w:ascii="Georgia" w:hAnsi="Georgia"/>
          </w:rPr>
          <w:delText>a larger area</w:delText>
        </w:r>
      </w:del>
      <w:ins w:id="4" w:author="Jack Plummer" w:date="2022-08-19T13:22:00Z">
        <w:r>
          <w:rPr>
            <w:rFonts w:ascii="Georgia" w:hAnsi="Georgia"/>
          </w:rPr>
          <w:t>an extent of occurrence</w:t>
        </w:r>
      </w:ins>
      <w:r w:rsidR="00F643FD">
        <w:rPr>
          <w:rFonts w:ascii="Georgia" w:hAnsi="Georgia"/>
        </w:rPr>
        <w:t xml:space="preserve"> (EOO</w:t>
      </w:r>
      <w:ins w:id="5" w:author="Jack Plummer" w:date="2022-08-19T13:22:00Z">
        <w:r>
          <w:rPr>
            <w:rFonts w:ascii="Georgia" w:hAnsi="Georgia"/>
          </w:rPr>
          <w:t>) of</w:t>
        </w:r>
      </w:ins>
      <w:del w:id="6" w:author="Jack Plummer" w:date="2022-08-19T13:22:00Z">
        <w:r w:rsidR="00F643FD" w:rsidDel="00483241">
          <w:rPr>
            <w:rFonts w:ascii="Georgia" w:hAnsi="Georgia"/>
          </w:rPr>
          <w:delText xml:space="preserve"> = </w:delText>
        </w:r>
      </w:del>
      <w:ins w:id="7" w:author="Jack Plummer" w:date="2022-08-19T13:22:00Z">
        <w:r>
          <w:rPr>
            <w:rFonts w:ascii="Georgia" w:hAnsi="Georgia"/>
          </w:rPr>
          <w:t xml:space="preserve"> </w:t>
        </w:r>
      </w:ins>
      <w:r w:rsidR="00F643FD">
        <w:rPr>
          <w:rFonts w:ascii="Georgia" w:hAnsi="Georgia"/>
        </w:rPr>
        <w:t>190,203 km2</w:t>
      </w:r>
      <w:del w:id="8" w:author="Jack Plummer" w:date="2022-08-19T13:22:00Z">
        <w:r w:rsidR="00F643FD" w:rsidDel="00483241">
          <w:rPr>
            <w:rFonts w:ascii="Georgia" w:hAnsi="Georgia"/>
          </w:rPr>
          <w:delText>)</w:delText>
        </w:r>
      </w:del>
      <w:r w:rsidR="00F643FD">
        <w:rPr>
          <w:rFonts w:ascii="Georgia" w:hAnsi="Georgia"/>
        </w:rPr>
        <w:t xml:space="preserve">. There are areas of suitable habitat that have not been comprehensively surveyed, but urbanization is causing sharp declines </w:t>
      </w:r>
      <w:del w:id="9" w:author="Jack Plummer" w:date="2022-08-19T13:22:00Z">
        <w:r w:rsidR="00F643FD" w:rsidDel="00483241">
          <w:rPr>
            <w:rFonts w:ascii="Georgia" w:hAnsi="Georgia"/>
          </w:rPr>
          <w:delText>it is</w:delText>
        </w:r>
      </w:del>
      <w:ins w:id="10" w:author="Jack Plummer" w:date="2022-08-19T13:22:00Z">
        <w:r>
          <w:rPr>
            <w:rFonts w:ascii="Georgia" w:hAnsi="Georgia"/>
          </w:rPr>
          <w:t>in its</w:t>
        </w:r>
      </w:ins>
      <w:r w:rsidR="00F643FD">
        <w:rPr>
          <w:rFonts w:ascii="Georgia" w:hAnsi="Georgia"/>
        </w:rPr>
        <w:t xml:space="preserve"> availability. Its estimated </w:t>
      </w:r>
      <w:del w:id="11" w:author="Jack Plummer" w:date="2022-08-19T13:22:00Z">
        <w:r w:rsidR="00F643FD" w:rsidDel="00483241">
          <w:rPr>
            <w:rFonts w:ascii="Georgia" w:hAnsi="Georgia"/>
          </w:rPr>
          <w:delText>extent of o</w:delText>
        </w:r>
        <w:r w:rsidR="00F643FD" w:rsidDel="00483241">
          <w:rPr>
            <w:rFonts w:ascii="Georgia" w:hAnsi="Georgia"/>
          </w:rPr>
          <w:delText>ccurrence (</w:delText>
        </w:r>
      </w:del>
      <w:r w:rsidR="00F643FD">
        <w:rPr>
          <w:rFonts w:ascii="Georgia" w:hAnsi="Georgia"/>
        </w:rPr>
        <w:t>EOO</w:t>
      </w:r>
      <w:del w:id="12" w:author="Jack Plummer" w:date="2022-08-19T13:23:00Z">
        <w:r w:rsidR="00F643FD" w:rsidDel="00483241">
          <w:rPr>
            <w:rFonts w:ascii="Georgia" w:hAnsi="Georgia"/>
          </w:rPr>
          <w:delText>)</w:delText>
        </w:r>
      </w:del>
      <w:r w:rsidR="00F643FD">
        <w:rPr>
          <w:rFonts w:ascii="Georgia" w:hAnsi="Georgia"/>
        </w:rPr>
        <w:t xml:space="preserve"> exceeds the threshold value for a threatened category under criterion B1. Based on georeferenced herbarium specimens, the area of occupancy is estimated as 32 km</w:t>
      </w:r>
      <w:r w:rsidR="00F643FD">
        <w:rPr>
          <w:rFonts w:ascii="Georgia" w:hAnsi="Georgia"/>
          <w:vertAlign w:val="superscript"/>
        </w:rPr>
        <w:t>2</w:t>
      </w:r>
      <w:r w:rsidR="00F643FD">
        <w:rPr>
          <w:rFonts w:ascii="Georgia" w:hAnsi="Georgia"/>
        </w:rPr>
        <w:t>, falling within the threshold values for the Endangered category under criter</w:t>
      </w:r>
      <w:r w:rsidR="00F643FD">
        <w:rPr>
          <w:rFonts w:ascii="Georgia" w:hAnsi="Georgia"/>
        </w:rPr>
        <w:t>ion B2. While this is likely to be an underestimate as botanical inventory is incomplete across its distribution, it is considered unlikely that the true value exceeds the Endangered threshold of 500 km</w:t>
      </w:r>
      <w:r w:rsidR="00F643FD">
        <w:rPr>
          <w:rFonts w:ascii="Georgia" w:hAnsi="Georgia"/>
          <w:vertAlign w:val="superscript"/>
        </w:rPr>
        <w:t>2</w:t>
      </w:r>
      <w:r w:rsidR="00F643FD">
        <w:rPr>
          <w:rFonts w:ascii="Georgia" w:hAnsi="Georgia"/>
        </w:rPr>
        <w:t xml:space="preserve">. The number of locations for the species is eight, </w:t>
      </w:r>
      <w:ins w:id="13" w:author="Jack Plummer" w:date="2022-08-19T13:23:00Z">
        <w:r>
          <w:rPr>
            <w:rFonts w:ascii="Georgia" w:hAnsi="Georgia"/>
          </w:rPr>
          <w:t xml:space="preserve">falling within the </w:t>
        </w:r>
      </w:ins>
      <w:r w:rsidR="00F643FD">
        <w:rPr>
          <w:rFonts w:ascii="Georgia" w:hAnsi="Georgia"/>
        </w:rPr>
        <w:t>t</w:t>
      </w:r>
      <w:r w:rsidR="00F643FD">
        <w:rPr>
          <w:rFonts w:ascii="Georgia" w:hAnsi="Georgia"/>
        </w:rPr>
        <w:t>hreshold for the Vulnerable category under criterion</w:t>
      </w:r>
      <w:del w:id="14" w:author="Jack Plummer" w:date="2022-08-19T13:23:00Z">
        <w:r w:rsidR="00F643FD" w:rsidDel="00483241">
          <w:rPr>
            <w:rFonts w:ascii="Georgia" w:hAnsi="Georgia"/>
          </w:rPr>
          <w:delText xml:space="preserve"> c</w:delText>
        </w:r>
        <w:r w:rsidR="00F643FD" w:rsidDel="00483241">
          <w:rPr>
            <w:rFonts w:ascii="Georgia" w:hAnsi="Georgia"/>
          </w:rPr>
          <w:delText>riterion</w:delText>
        </w:r>
      </w:del>
      <w:r w:rsidR="00F643FD">
        <w:rPr>
          <w:rFonts w:ascii="Georgia" w:hAnsi="Georgia"/>
        </w:rPr>
        <w:t xml:space="preserve"> B2a.</w:t>
      </w:r>
      <w:ins w:id="15" w:author="Jack Plummer" w:date="2022-08-19T13:23:00Z">
        <w:r>
          <w:rPr>
            <w:rFonts w:ascii="Georgia" w:hAnsi="Georgia"/>
          </w:rPr>
          <w:t xml:space="preserve"> </w:t>
        </w:r>
      </w:ins>
      <w:moveToRangeStart w:id="16" w:author="Jack Plummer" w:date="2022-08-19T13:23:00Z" w:name="move111807855"/>
      <w:moveTo w:id="17" w:author="Jack Plummer" w:date="2022-08-19T13:23:00Z">
        <w:r>
          <w:rPr>
            <w:rFonts w:ascii="Georgia" w:hAnsi="Georgia"/>
          </w:rPr>
          <w:t>Although this number could be higher if the species is confirmed to occur elsewhere within the EOO, the number of locations may still total ten or fewer.</w:t>
        </w:r>
      </w:moveTo>
      <w:moveToRangeEnd w:id="16"/>
      <w:r w:rsidR="00F643FD">
        <w:rPr>
          <w:rFonts w:ascii="Georgia" w:hAnsi="Georgia"/>
        </w:rPr>
        <w:t xml:space="preserve"> The major threat to the species is urbanization across its range, which is inferred to be contributing to a continuing decline in habitat area, extent, and quality. </w:t>
      </w:r>
      <w:del w:id="18" w:author="Jack Plummer" w:date="2022-08-19T13:24:00Z">
        <w:r w:rsidR="00F643FD" w:rsidDel="00483241">
          <w:rPr>
            <w:rFonts w:ascii="Georgia" w:hAnsi="Georgia"/>
          </w:rPr>
          <w:delText>The species is consider</w:delText>
        </w:r>
        <w:r w:rsidR="00F643FD" w:rsidDel="00483241">
          <w:rPr>
            <w:rFonts w:ascii="Georgia" w:hAnsi="Georgia"/>
          </w:rPr>
          <w:delText xml:space="preserve">ed to be restricted to eight locations. </w:delText>
        </w:r>
      </w:del>
      <w:moveFromRangeStart w:id="19" w:author="Jack Plummer" w:date="2022-08-19T13:23:00Z" w:name="move111807855"/>
      <w:moveFrom w:id="20" w:author="Jack Plummer" w:date="2022-08-19T13:23:00Z">
        <w:r w:rsidR="00F643FD" w:rsidDel="00483241">
          <w:rPr>
            <w:rFonts w:ascii="Georgia" w:hAnsi="Georgia"/>
          </w:rPr>
          <w:t xml:space="preserve">Although this number could be higher if the species is confirmed to occur elsewhere within the EOO, the number of locations may still total ten or fewer. </w:t>
        </w:r>
      </w:moveFrom>
      <w:moveFromRangeEnd w:id="19"/>
      <w:r w:rsidR="00F643FD">
        <w:rPr>
          <w:rFonts w:ascii="Georgia" w:hAnsi="Georgia"/>
        </w:rPr>
        <w:t>There is limited population information available, but the pop</w:t>
      </w:r>
      <w:r w:rsidR="00F643FD">
        <w:rPr>
          <w:rFonts w:ascii="Georgia" w:hAnsi="Georgia"/>
        </w:rPr>
        <w:t>ulation trend is suspected to be decreasing. It is not clear whether the population is severely fragmented or subject to extreme fluctuations. Taking a precautionary approach, the species is assessed as Vulnerable B2ab(iii) owing to its restricted AOO, lim</w:t>
      </w:r>
      <w:r w:rsidR="00F643FD">
        <w:rPr>
          <w:rFonts w:ascii="Georgia" w:hAnsi="Georgia"/>
        </w:rPr>
        <w:t>ited number of locations, and continuing habitat decline. As the species is poorly studied, and suspected to be under-collected, further research into its distribution and population status will be necessary to validate this assessment of extinction risk.</w:t>
      </w:r>
    </w:p>
    <w:p w14:paraId="4195BAE6" w14:textId="77777777" w:rsidR="00000000" w:rsidRDefault="00F643FD">
      <w:pPr>
        <w:pStyle w:val="NormalWeb"/>
        <w:divId w:val="483203765"/>
        <w:rPr>
          <w:rFonts w:ascii="Georgia" w:hAnsi="Georgia"/>
        </w:rPr>
      </w:pPr>
    </w:p>
    <w:p w14:paraId="282FDCCD" w14:textId="77777777" w:rsidR="00000000" w:rsidRDefault="00F643FD">
      <w:pPr>
        <w:pStyle w:val="Heading1"/>
        <w:divId w:val="1236554338"/>
        <w:rPr>
          <w:rFonts w:ascii="Georgia" w:eastAsia="Times New Roman" w:hAnsi="Georgia"/>
          <w:sz w:val="29"/>
          <w:szCs w:val="29"/>
        </w:rPr>
      </w:pPr>
      <w:r>
        <w:rPr>
          <w:rFonts w:ascii="Georgia" w:eastAsia="Times New Roman" w:hAnsi="Georgia"/>
          <w:sz w:val="29"/>
          <w:szCs w:val="29"/>
        </w:rPr>
        <w:t>Distribution</w:t>
      </w:r>
    </w:p>
    <w:p w14:paraId="4F3676BE" w14:textId="77777777" w:rsidR="00000000" w:rsidRDefault="00F643FD">
      <w:pPr>
        <w:pStyle w:val="Heading2"/>
        <w:divId w:val="1236554338"/>
        <w:rPr>
          <w:rFonts w:ascii="Georgia" w:eastAsia="Times New Roman" w:hAnsi="Georgia"/>
          <w:sz w:val="27"/>
          <w:szCs w:val="27"/>
        </w:rPr>
      </w:pPr>
      <w:r>
        <w:rPr>
          <w:rFonts w:ascii="Georgia" w:eastAsia="Times New Roman" w:hAnsi="Georgia"/>
          <w:sz w:val="27"/>
          <w:szCs w:val="27"/>
        </w:rPr>
        <w:t>Geographic Range</w:t>
      </w:r>
    </w:p>
    <w:p w14:paraId="777641CB" w14:textId="2B3B03DC" w:rsidR="00000000" w:rsidRPr="00483241" w:rsidRDefault="00F643FD">
      <w:pPr>
        <w:pStyle w:val="NormalWeb"/>
        <w:divId w:val="1236554338"/>
        <w:rPr>
          <w:rFonts w:ascii="Georgia" w:hAnsi="Georgia"/>
          <w:color w:val="FF0000"/>
          <w:rPrChange w:id="21" w:author="Jack Plummer" w:date="2022-08-19T13:25:00Z">
            <w:rPr>
              <w:rFonts w:ascii="Georgia" w:hAnsi="Georgia"/>
            </w:rPr>
          </w:rPrChange>
        </w:rPr>
      </w:pPr>
      <w:r>
        <w:rPr>
          <w:rFonts w:ascii="Georgia" w:hAnsi="Georgia"/>
        </w:rPr>
        <w:t xml:space="preserve">The species is endemic to Thailand, </w:t>
      </w:r>
      <w:del w:id="22" w:author="Jack Plummer" w:date="2022-08-19T13:24:00Z">
        <w:r w:rsidDel="00483241">
          <w:rPr>
            <w:rFonts w:ascii="Georgia" w:hAnsi="Georgia"/>
          </w:rPr>
          <w:delText xml:space="preserve">occupying </w:delText>
        </w:r>
      </w:del>
      <w:ins w:id="23" w:author="Jack Plummer" w:date="2022-08-19T13:24:00Z">
        <w:r w:rsidR="00483241">
          <w:rPr>
            <w:rFonts w:ascii="Georgia" w:hAnsi="Georgia"/>
          </w:rPr>
          <w:t>occu</w:t>
        </w:r>
        <w:r w:rsidR="00483241">
          <w:rPr>
            <w:rFonts w:ascii="Georgia" w:hAnsi="Georgia"/>
          </w:rPr>
          <w:t>rr</w:t>
        </w:r>
        <w:r w:rsidR="00483241">
          <w:rPr>
            <w:rFonts w:ascii="Georgia" w:hAnsi="Georgia"/>
          </w:rPr>
          <w:t xml:space="preserve">ing </w:t>
        </w:r>
      </w:ins>
      <w:r>
        <w:rPr>
          <w:rFonts w:ascii="Georgia" w:hAnsi="Georgia"/>
        </w:rPr>
        <w:t xml:space="preserve">across </w:t>
      </w:r>
      <w:ins w:id="24" w:author="Jack Plummer" w:date="2022-08-19T13:25:00Z">
        <w:r w:rsidR="00483241">
          <w:rPr>
            <w:rFonts w:ascii="Georgia" w:hAnsi="Georgia"/>
          </w:rPr>
          <w:t>n</w:t>
        </w:r>
      </w:ins>
      <w:del w:id="25" w:author="Jack Plummer" w:date="2022-08-19T13:24:00Z">
        <w:r w:rsidDel="00483241">
          <w:rPr>
            <w:rFonts w:ascii="Georgia" w:hAnsi="Georgia"/>
          </w:rPr>
          <w:delText>N</w:delText>
        </w:r>
      </w:del>
      <w:r>
        <w:rPr>
          <w:rFonts w:ascii="Georgia" w:hAnsi="Georgia"/>
        </w:rPr>
        <w:t xml:space="preserve">orthern, </w:t>
      </w:r>
      <w:proofErr w:type="spellStart"/>
      <w:ins w:id="26" w:author="Jack Plummer" w:date="2022-08-19T13:25:00Z">
        <w:r w:rsidR="00483241">
          <w:rPr>
            <w:rFonts w:ascii="Georgia" w:hAnsi="Georgia"/>
          </w:rPr>
          <w:t>s</w:t>
        </w:r>
      </w:ins>
      <w:del w:id="27" w:author="Jack Plummer" w:date="2022-08-19T13:25:00Z">
        <w:r w:rsidDel="00483241">
          <w:rPr>
            <w:rFonts w:ascii="Georgia" w:hAnsi="Georgia"/>
          </w:rPr>
          <w:delText>S</w:delText>
        </w:r>
      </w:del>
      <w:r>
        <w:rPr>
          <w:rFonts w:ascii="Georgia" w:hAnsi="Georgia"/>
        </w:rPr>
        <w:t>outh</w:t>
      </w:r>
      <w:ins w:id="28" w:author="Jack Plummer" w:date="2022-08-19T13:25:00Z">
        <w:r w:rsidR="00483241">
          <w:rPr>
            <w:rFonts w:ascii="Georgia" w:hAnsi="Georgia"/>
          </w:rPr>
          <w:t>e</w:t>
        </w:r>
      </w:ins>
      <w:del w:id="29" w:author="Jack Plummer" w:date="2022-08-19T13:25:00Z">
        <w:r w:rsidDel="00483241">
          <w:rPr>
            <w:rFonts w:ascii="Georgia" w:hAnsi="Georgia"/>
          </w:rPr>
          <w:delText>-E</w:delText>
        </w:r>
      </w:del>
      <w:r>
        <w:rPr>
          <w:rFonts w:ascii="Georgia" w:hAnsi="Georgia"/>
        </w:rPr>
        <w:t>astern</w:t>
      </w:r>
      <w:proofErr w:type="spellEnd"/>
      <w:r>
        <w:rPr>
          <w:rFonts w:ascii="Georgia" w:hAnsi="Georgia"/>
        </w:rPr>
        <w:t xml:space="preserve"> and </w:t>
      </w:r>
      <w:ins w:id="30" w:author="Jack Plummer" w:date="2022-08-19T13:25:00Z">
        <w:r w:rsidR="00483241">
          <w:rPr>
            <w:rFonts w:ascii="Georgia" w:hAnsi="Georgia"/>
          </w:rPr>
          <w:t>p</w:t>
        </w:r>
      </w:ins>
      <w:del w:id="31" w:author="Jack Plummer" w:date="2022-08-19T13:25:00Z">
        <w:r w:rsidDel="00483241">
          <w:rPr>
            <w:rFonts w:ascii="Georgia" w:hAnsi="Georgia"/>
          </w:rPr>
          <w:delText>P</w:delText>
        </w:r>
      </w:del>
      <w:r>
        <w:rPr>
          <w:rFonts w:ascii="Georgia" w:hAnsi="Georgia"/>
        </w:rPr>
        <w:t xml:space="preserve">eninsular Thailand. It has been documented from the provinces of Sukhothai, </w:t>
      </w:r>
      <w:proofErr w:type="spellStart"/>
      <w:r>
        <w:rPr>
          <w:rFonts w:ascii="Georgia" w:hAnsi="Georgia"/>
        </w:rPr>
        <w:t>Phitsanulok</w:t>
      </w:r>
      <w:proofErr w:type="spellEnd"/>
      <w:r>
        <w:rPr>
          <w:rFonts w:ascii="Georgia" w:hAnsi="Georgia"/>
        </w:rPr>
        <w:t xml:space="preserve">, Chon Buri, Ranong, Rayong, Nakhon Si Thammarat and Krabi. Survey work is recommended </w:t>
      </w:r>
      <w:r>
        <w:rPr>
          <w:rFonts w:ascii="Georgia" w:hAnsi="Georgia"/>
        </w:rPr>
        <w:t>to identify whether any further subpopulations occur in Thailand.</w:t>
      </w:r>
      <w:ins w:id="32" w:author="Jack Plummer" w:date="2022-08-19T13:25:00Z">
        <w:r w:rsidR="00483241">
          <w:rPr>
            <w:rFonts w:ascii="Georgia" w:hAnsi="Georgia"/>
          </w:rPr>
          <w:t xml:space="preserve"> </w:t>
        </w:r>
        <w:r w:rsidR="00483241">
          <w:rPr>
            <w:rFonts w:ascii="Georgia" w:hAnsi="Georgia"/>
            <w:color w:val="FF0000"/>
          </w:rPr>
          <w:t>Add sentence on altitude</w:t>
        </w:r>
      </w:ins>
    </w:p>
    <w:p w14:paraId="0EC702BC" w14:textId="77777777" w:rsidR="00000000" w:rsidRDefault="00F643FD">
      <w:pPr>
        <w:pStyle w:val="Heading2"/>
        <w:divId w:val="1236554338"/>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30"/>
        <w:gridCol w:w="6280"/>
      </w:tblGrid>
      <w:tr w:rsidR="00000000" w14:paraId="51993F84" w14:textId="77777777">
        <w:trPr>
          <w:divId w:val="1236554338"/>
          <w:tblCellSpacing w:w="15" w:type="dxa"/>
        </w:trPr>
        <w:tc>
          <w:tcPr>
            <w:tcW w:w="0" w:type="auto"/>
            <w:tcBorders>
              <w:bottom w:val="single" w:sz="6" w:space="0" w:color="000000"/>
            </w:tcBorders>
            <w:shd w:val="clear" w:color="auto" w:fill="BBBBBB"/>
            <w:vAlign w:val="center"/>
            <w:hideMark/>
          </w:tcPr>
          <w:p w14:paraId="03C08EB0"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0D2EA5BF"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370D0B3B" w14:textId="77777777">
        <w:trPr>
          <w:divId w:val="1236554338"/>
          <w:tblCellSpacing w:w="15" w:type="dxa"/>
        </w:trPr>
        <w:tc>
          <w:tcPr>
            <w:tcW w:w="0" w:type="auto"/>
            <w:vAlign w:val="center"/>
            <w:hideMark/>
          </w:tcPr>
          <w:p w14:paraId="7F268E74" w14:textId="77777777" w:rsidR="00000000" w:rsidRDefault="00F643FD">
            <w:pPr>
              <w:spacing w:after="75"/>
              <w:rPr>
                <w:rFonts w:ascii="Georgia" w:eastAsia="Times New Roman" w:hAnsi="Georgia"/>
                <w:sz w:val="18"/>
                <w:szCs w:val="18"/>
              </w:rPr>
            </w:pPr>
            <w:r>
              <w:rPr>
                <w:rFonts w:ascii="Georgia" w:eastAsia="Times New Roman" w:hAnsi="Georgia"/>
                <w:sz w:val="18"/>
                <w:szCs w:val="18"/>
              </w:rPr>
              <w:t>32</w:t>
            </w:r>
          </w:p>
        </w:tc>
        <w:tc>
          <w:tcPr>
            <w:tcW w:w="0" w:type="auto"/>
            <w:vAlign w:val="center"/>
            <w:hideMark/>
          </w:tcPr>
          <w:p w14:paraId="053400BD" w14:textId="77777777" w:rsidR="00000000" w:rsidRDefault="00F643FD">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w:t>
            </w:r>
            <w:r>
              <w:rPr>
                <w:rFonts w:ascii="Georgia" w:eastAsia="Times New Roman" w:hAnsi="Georgia"/>
                <w:sz w:val="18"/>
                <w:szCs w:val="18"/>
              </w:rPr>
              <w:t xml:space="preserve"> 2011, GBIF.org 2022).</w:t>
            </w:r>
          </w:p>
        </w:tc>
      </w:tr>
    </w:tbl>
    <w:p w14:paraId="0A74B599" w14:textId="77777777" w:rsidR="00000000" w:rsidRDefault="00F643FD">
      <w:pPr>
        <w:pStyle w:val="Heading2"/>
        <w:divId w:val="1236554338"/>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90"/>
        <w:gridCol w:w="2551"/>
        <w:gridCol w:w="4169"/>
      </w:tblGrid>
      <w:tr w:rsidR="00000000" w14:paraId="2EE01D0C" w14:textId="77777777">
        <w:trPr>
          <w:divId w:val="1236554338"/>
          <w:tblCellSpacing w:w="15" w:type="dxa"/>
        </w:trPr>
        <w:tc>
          <w:tcPr>
            <w:tcW w:w="0" w:type="auto"/>
            <w:tcBorders>
              <w:bottom w:val="single" w:sz="6" w:space="0" w:color="000000"/>
            </w:tcBorders>
            <w:shd w:val="clear" w:color="auto" w:fill="BBBBBB"/>
            <w:vAlign w:val="center"/>
            <w:hideMark/>
          </w:tcPr>
          <w:p w14:paraId="3A6755EC"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29580013"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30079B5D"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7A426C2A" w14:textId="77777777">
        <w:trPr>
          <w:divId w:val="1236554338"/>
          <w:tblCellSpacing w:w="15" w:type="dxa"/>
        </w:trPr>
        <w:tc>
          <w:tcPr>
            <w:tcW w:w="0" w:type="auto"/>
            <w:vAlign w:val="center"/>
            <w:hideMark/>
          </w:tcPr>
          <w:p w14:paraId="66C71C2A" w14:textId="77777777" w:rsidR="00000000" w:rsidRDefault="00F643FD">
            <w:pPr>
              <w:spacing w:after="75"/>
              <w:rPr>
                <w:rFonts w:ascii="Georgia" w:eastAsia="Times New Roman" w:hAnsi="Georgia"/>
                <w:sz w:val="18"/>
                <w:szCs w:val="18"/>
              </w:rPr>
            </w:pPr>
            <w:r>
              <w:rPr>
                <w:rFonts w:ascii="Georgia" w:eastAsia="Times New Roman" w:hAnsi="Georgia"/>
                <w:sz w:val="18"/>
                <w:szCs w:val="18"/>
              </w:rPr>
              <w:t>190203</w:t>
            </w:r>
          </w:p>
        </w:tc>
        <w:tc>
          <w:tcPr>
            <w:tcW w:w="0" w:type="auto"/>
            <w:vAlign w:val="center"/>
            <w:hideMark/>
          </w:tcPr>
          <w:p w14:paraId="7F906A0B" w14:textId="77777777" w:rsidR="00000000" w:rsidRDefault="00F643FD">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624132B0" w14:textId="77777777" w:rsidR="00000000" w:rsidRDefault="00F643FD">
            <w:pPr>
              <w:spacing w:after="75"/>
              <w:rPr>
                <w:rFonts w:ascii="Georgia" w:eastAsia="Times New Roman" w:hAnsi="Georgia"/>
                <w:sz w:val="18"/>
                <w:szCs w:val="18"/>
              </w:rPr>
            </w:pPr>
            <w:r>
              <w:rPr>
                <w:rFonts w:ascii="Georgia" w:eastAsia="Times New Roman" w:hAnsi="Georgia"/>
                <w:sz w:val="18"/>
                <w:szCs w:val="18"/>
              </w:rPr>
              <w:t>Estimated from a 2 x 2 km grid cell for herbarium specimen point data mapped usin</w:t>
            </w:r>
            <w:r>
              <w:rPr>
                <w:rFonts w:ascii="Georgia" w:eastAsia="Times New Roman" w:hAnsi="Georgia"/>
                <w:sz w:val="18"/>
                <w:szCs w:val="18"/>
              </w:rPr>
              <w:t xml:space="preserve">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613C8C7B" w14:textId="77777777" w:rsidR="00000000" w:rsidRDefault="00F643FD">
      <w:pPr>
        <w:pStyle w:val="Heading2"/>
        <w:divId w:val="1236554338"/>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42"/>
        <w:gridCol w:w="6803"/>
      </w:tblGrid>
      <w:tr w:rsidR="00483241" w14:paraId="6DF7E26B" w14:textId="77777777">
        <w:trPr>
          <w:divId w:val="1236554338"/>
          <w:tblCellSpacing w:w="15" w:type="dxa"/>
        </w:trPr>
        <w:tc>
          <w:tcPr>
            <w:tcW w:w="0" w:type="auto"/>
            <w:tcBorders>
              <w:bottom w:val="single" w:sz="6" w:space="0" w:color="000000"/>
            </w:tcBorders>
            <w:shd w:val="clear" w:color="auto" w:fill="BBBBBB"/>
            <w:vAlign w:val="center"/>
            <w:hideMark/>
          </w:tcPr>
          <w:p w14:paraId="6AE62306"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19DA7CF1"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483241" w14:paraId="0EF35315" w14:textId="77777777">
        <w:trPr>
          <w:divId w:val="1236554338"/>
          <w:tblCellSpacing w:w="15" w:type="dxa"/>
        </w:trPr>
        <w:tc>
          <w:tcPr>
            <w:tcW w:w="0" w:type="auto"/>
            <w:vAlign w:val="center"/>
            <w:hideMark/>
          </w:tcPr>
          <w:p w14:paraId="59B61DE7" w14:textId="77777777" w:rsidR="00000000" w:rsidRDefault="00F643FD">
            <w:pPr>
              <w:spacing w:after="75"/>
              <w:rPr>
                <w:rFonts w:ascii="Georgia" w:eastAsia="Times New Roman" w:hAnsi="Georgia"/>
                <w:sz w:val="18"/>
                <w:szCs w:val="18"/>
              </w:rPr>
            </w:pPr>
            <w:r>
              <w:rPr>
                <w:rFonts w:ascii="Georgia" w:eastAsia="Times New Roman" w:hAnsi="Georgia"/>
                <w:sz w:val="18"/>
                <w:szCs w:val="18"/>
              </w:rPr>
              <w:t>8</w:t>
            </w:r>
          </w:p>
        </w:tc>
        <w:tc>
          <w:tcPr>
            <w:tcW w:w="0" w:type="auto"/>
            <w:vAlign w:val="center"/>
            <w:hideMark/>
          </w:tcPr>
          <w:p w14:paraId="3AA60AA6" w14:textId="078F86B8" w:rsidR="00000000" w:rsidRPr="00483241" w:rsidRDefault="00F643FD">
            <w:pPr>
              <w:spacing w:after="75"/>
              <w:rPr>
                <w:rFonts w:ascii="Georgia" w:eastAsia="Times New Roman" w:hAnsi="Georgia"/>
                <w:sz w:val="18"/>
                <w:szCs w:val="18"/>
              </w:rPr>
            </w:pPr>
            <w:del w:id="33" w:author="Jack Plummer" w:date="2022-08-19T13:25:00Z">
              <w:r w:rsidRPr="00483241" w:rsidDel="00483241">
                <w:rPr>
                  <w:rFonts w:ascii="Georgia" w:eastAsia="Times New Roman" w:hAnsi="Georgia"/>
                  <w:color w:val="FF0000"/>
                  <w:sz w:val="18"/>
                  <w:szCs w:val="18"/>
                  <w:rPrChange w:id="34" w:author="Jack Plummer" w:date="2022-08-19T13:25:00Z">
                    <w:rPr>
                      <w:rFonts w:ascii="Georgia" w:eastAsia="Times New Roman" w:hAnsi="Georgia"/>
                      <w:sz w:val="18"/>
                      <w:szCs w:val="18"/>
                    </w:rPr>
                  </w:rPrChange>
                </w:rPr>
                <w:delText>-</w:delText>
              </w:r>
            </w:del>
            <w:ins w:id="35" w:author="Jack Plummer" w:date="2022-08-19T13:26:00Z">
              <w:r w:rsidR="00483241">
                <w:rPr>
                  <w:rFonts w:ascii="Georgia" w:eastAsia="Times New Roman" w:hAnsi="Georgia"/>
                  <w:sz w:val="18"/>
                  <w:szCs w:val="18"/>
                </w:rPr>
                <w:t xml:space="preserve">The species is known from eight distinct collection sites, </w:t>
              </w:r>
            </w:ins>
            <w:ins w:id="36" w:author="Jack Plummer" w:date="2022-08-19T13:34:00Z">
              <w:r w:rsidR="00366566">
                <w:rPr>
                  <w:rFonts w:ascii="Georgia" w:eastAsia="Times New Roman" w:hAnsi="Georgia"/>
                  <w:sz w:val="18"/>
                  <w:szCs w:val="18"/>
                </w:rPr>
                <w:t>threatened by urbanisation</w:t>
              </w:r>
            </w:ins>
            <w:ins w:id="37" w:author="Jack Plummer" w:date="2022-08-19T13:26:00Z">
              <w:r w:rsidR="00483241">
                <w:rPr>
                  <w:rFonts w:ascii="Georgia" w:eastAsia="Times New Roman" w:hAnsi="Georgia"/>
                  <w:sz w:val="18"/>
                  <w:szCs w:val="18"/>
                </w:rPr>
                <w:t xml:space="preserve"> </w:t>
              </w:r>
            </w:ins>
          </w:p>
        </w:tc>
      </w:tr>
    </w:tbl>
    <w:p w14:paraId="27C6F8C3" w14:textId="77777777" w:rsidR="00000000" w:rsidRDefault="00F643FD">
      <w:pPr>
        <w:pStyle w:val="Heading2"/>
        <w:divId w:val="1236554338"/>
        <w:rPr>
          <w:rFonts w:ascii="Georgia" w:eastAsia="Times New Roman" w:hAnsi="Georgia"/>
          <w:sz w:val="27"/>
          <w:szCs w:val="27"/>
        </w:rPr>
      </w:pPr>
      <w:r>
        <w:rPr>
          <w:rFonts w:ascii="Georgia" w:eastAsia="Times New Roman" w:hAnsi="Georgia"/>
          <w:sz w:val="27"/>
          <w:szCs w:val="27"/>
        </w:rPr>
        <w:t>Elevation / Depth / Depth Zones</w:t>
      </w:r>
    </w:p>
    <w:p w14:paraId="17422A28" w14:textId="77777777" w:rsidR="00000000" w:rsidRDefault="00F643FD">
      <w:pPr>
        <w:pStyle w:val="NormalWeb"/>
        <w:divId w:val="1236554338"/>
        <w:rPr>
          <w:rFonts w:ascii="Georgia" w:hAnsi="Georgia"/>
        </w:rPr>
      </w:pPr>
      <w:r>
        <w:rPr>
          <w:rStyle w:val="datalabel1"/>
          <w:rFonts w:ascii="Georgia" w:hAnsi="Georgia"/>
        </w:rPr>
        <w:t xml:space="preserve">Elevation Lower Limit (in metres above sea level): </w:t>
      </w:r>
      <w:r>
        <w:rPr>
          <w:rFonts w:ascii="Georgia" w:hAnsi="Georgia"/>
        </w:rPr>
        <w:t>0</w:t>
      </w:r>
    </w:p>
    <w:p w14:paraId="605807C9" w14:textId="77777777" w:rsidR="00000000" w:rsidRDefault="00F643FD">
      <w:pPr>
        <w:pStyle w:val="NormalWeb"/>
        <w:divId w:val="1236554338"/>
        <w:rPr>
          <w:rFonts w:ascii="Georgia" w:hAnsi="Georgia"/>
        </w:rPr>
      </w:pPr>
      <w:r>
        <w:rPr>
          <w:rStyle w:val="datalabel1"/>
          <w:rFonts w:ascii="Georgia" w:hAnsi="Georgia"/>
        </w:rPr>
        <w:t xml:space="preserve">Elevation Upper Limit (in metres above sea level): </w:t>
      </w:r>
      <w:r>
        <w:rPr>
          <w:rFonts w:ascii="Georgia" w:hAnsi="Georgia"/>
        </w:rPr>
        <w:t>700</w:t>
      </w:r>
    </w:p>
    <w:p w14:paraId="2C2FA042" w14:textId="77777777" w:rsidR="00000000" w:rsidRDefault="00F643FD">
      <w:pPr>
        <w:pStyle w:val="Heading2"/>
        <w:divId w:val="1236554338"/>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6"/>
        <w:gridCol w:w="1139"/>
        <w:gridCol w:w="1750"/>
        <w:gridCol w:w="981"/>
        <w:gridCol w:w="1003"/>
        <w:gridCol w:w="1228"/>
        <w:gridCol w:w="1144"/>
        <w:gridCol w:w="1089"/>
      </w:tblGrid>
      <w:tr w:rsidR="00000000" w14:paraId="19780F6E" w14:textId="77777777">
        <w:trPr>
          <w:divId w:val="1236554338"/>
          <w:tblCellSpacing w:w="15" w:type="dxa"/>
        </w:trPr>
        <w:tc>
          <w:tcPr>
            <w:tcW w:w="0" w:type="auto"/>
            <w:tcBorders>
              <w:bottom w:val="single" w:sz="6" w:space="0" w:color="000000"/>
            </w:tcBorders>
            <w:shd w:val="clear" w:color="auto" w:fill="BBBBBB"/>
            <w:vAlign w:val="center"/>
            <w:hideMark/>
          </w:tcPr>
          <w:p w14:paraId="3A23CF94"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0ADF452C"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326D6BBF"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2ACB5228"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551BA537"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209E2345"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6DBBE44E"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 xml:space="preserve">Geographic </w:t>
            </w:r>
            <w:r>
              <w:rPr>
                <w:rFonts w:ascii="Georgia" w:eastAsia="Times New Roman" w:hAnsi="Georgia"/>
                <w:b/>
                <w:bCs/>
                <w:sz w:val="18"/>
                <w:szCs w:val="18"/>
              </w:rPr>
              <w:t>range this applies to:</w:t>
            </w:r>
          </w:p>
        </w:tc>
        <w:tc>
          <w:tcPr>
            <w:tcW w:w="0" w:type="auto"/>
            <w:tcBorders>
              <w:bottom w:val="single" w:sz="6" w:space="0" w:color="000000"/>
            </w:tcBorders>
            <w:shd w:val="clear" w:color="auto" w:fill="BBBBBB"/>
            <w:vAlign w:val="center"/>
            <w:hideMark/>
          </w:tcPr>
          <w:p w14:paraId="5C328729"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000514C2" w14:textId="77777777">
        <w:trPr>
          <w:divId w:val="1236554338"/>
          <w:tblCellSpacing w:w="15" w:type="dxa"/>
        </w:trPr>
        <w:tc>
          <w:tcPr>
            <w:tcW w:w="0" w:type="auto"/>
            <w:vAlign w:val="center"/>
            <w:hideMark/>
          </w:tcPr>
          <w:p w14:paraId="2DF4B924" w14:textId="77777777" w:rsidR="00000000" w:rsidRDefault="00F643FD">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206F6D2D" w14:textId="77777777" w:rsidR="00000000" w:rsidRDefault="00F643F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DBC1BAE" w14:textId="030FC4B3" w:rsidR="00000000" w:rsidRDefault="00F643FD">
            <w:pPr>
              <w:spacing w:after="75"/>
              <w:rPr>
                <w:rFonts w:ascii="Georgia" w:eastAsia="Times New Roman" w:hAnsi="Georgia"/>
                <w:sz w:val="18"/>
                <w:szCs w:val="18"/>
              </w:rPr>
            </w:pPr>
            <w:r>
              <w:rPr>
                <w:rFonts w:ascii="Georgia" w:eastAsia="Times New Roman" w:hAnsi="Georgia"/>
                <w:sz w:val="18"/>
                <w:szCs w:val="18"/>
              </w:rPr>
              <w:t>Point data generated from herbarium specimen records (GBIF.org 2021)</w:t>
            </w:r>
            <w:del w:id="38" w:author="Jack Plummer" w:date="2022-08-19T13:35:00Z">
              <w:r w:rsidDel="00366566">
                <w:rPr>
                  <w:rFonts w:ascii="Georgia" w:eastAsia="Times New Roman" w:hAnsi="Georgia"/>
                  <w:sz w:val="18"/>
                  <w:szCs w:val="18"/>
                </w:rPr>
                <w:delText>.</w:delText>
              </w:r>
            </w:del>
            <w:ins w:id="39" w:author="Jack Plummer" w:date="2022-08-19T13:35:00Z">
              <w:r w:rsidR="00366566">
                <w:rPr>
                  <w:rFonts w:ascii="Georgia" w:eastAsia="Times New Roman" w:hAnsi="Georgia"/>
                  <w:sz w:val="18"/>
                  <w:szCs w:val="18"/>
                </w:rPr>
                <w:t xml:space="preserve"> but </w:t>
              </w:r>
            </w:ins>
            <w:del w:id="40" w:author="Jack Plummer" w:date="2022-08-19T13:35:00Z">
              <w:r w:rsidDel="00366566">
                <w:rPr>
                  <w:rFonts w:ascii="Georgia" w:eastAsia="Times New Roman" w:hAnsi="Georgia"/>
                  <w:sz w:val="18"/>
                  <w:szCs w:val="18"/>
                </w:rPr>
                <w:delText xml:space="preserve"> While the point data does </w:delText>
              </w:r>
            </w:del>
            <w:ins w:id="41" w:author="Jack Plummer" w:date="2022-08-19T13:35:00Z">
              <w:r w:rsidR="00366566">
                <w:rPr>
                  <w:rFonts w:ascii="Georgia" w:eastAsia="Times New Roman" w:hAnsi="Georgia"/>
                  <w:sz w:val="18"/>
                  <w:szCs w:val="18"/>
                </w:rPr>
                <w:t xml:space="preserve"> may </w:t>
              </w:r>
            </w:ins>
            <w:r>
              <w:rPr>
                <w:rFonts w:ascii="Georgia" w:eastAsia="Times New Roman" w:hAnsi="Georgia"/>
                <w:sz w:val="18"/>
                <w:szCs w:val="18"/>
              </w:rPr>
              <w:t>not include all collections or observations.</w:t>
            </w:r>
          </w:p>
        </w:tc>
        <w:tc>
          <w:tcPr>
            <w:tcW w:w="0" w:type="auto"/>
            <w:vAlign w:val="center"/>
            <w:hideMark/>
          </w:tcPr>
          <w:p w14:paraId="647ED539" w14:textId="77777777" w:rsidR="00000000" w:rsidRDefault="00F643F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0C6E503" w14:textId="77777777" w:rsidR="00000000" w:rsidRDefault="00F643F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94CA738" w14:textId="77777777" w:rsidR="00000000" w:rsidRDefault="00F643F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CB7BE07" w14:textId="77777777" w:rsidR="00000000" w:rsidRDefault="00F643F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001CC3D" w14:textId="77777777" w:rsidR="00000000" w:rsidRDefault="00F643FD">
            <w:pPr>
              <w:spacing w:after="75"/>
              <w:rPr>
                <w:rFonts w:ascii="Georgia" w:eastAsia="Times New Roman" w:hAnsi="Georgia"/>
                <w:sz w:val="18"/>
                <w:szCs w:val="18"/>
              </w:rPr>
            </w:pPr>
            <w:r>
              <w:rPr>
                <w:rFonts w:ascii="Georgia" w:eastAsia="Times New Roman" w:hAnsi="Georgia"/>
                <w:sz w:val="18"/>
                <w:szCs w:val="18"/>
              </w:rPr>
              <w:t>-</w:t>
            </w:r>
          </w:p>
        </w:tc>
      </w:tr>
    </w:tbl>
    <w:p w14:paraId="5DFA0CB9" w14:textId="77777777" w:rsidR="00000000" w:rsidRDefault="00F643FD">
      <w:pPr>
        <w:pStyle w:val="Heading2"/>
        <w:divId w:val="1236554338"/>
        <w:rPr>
          <w:rFonts w:ascii="Georgia" w:eastAsia="Times New Roman" w:hAnsi="Georgia"/>
          <w:sz w:val="27"/>
          <w:szCs w:val="27"/>
        </w:rPr>
      </w:pPr>
      <w:r>
        <w:rPr>
          <w:rFonts w:ascii="Georgia" w:eastAsia="Times New Roman" w:hAnsi="Georgia"/>
          <w:sz w:val="27"/>
          <w:szCs w:val="27"/>
        </w:rPr>
        <w:t>Biogeographic Realms</w:t>
      </w:r>
    </w:p>
    <w:p w14:paraId="5CC70287" w14:textId="77777777" w:rsidR="00000000" w:rsidRDefault="00F643FD">
      <w:pPr>
        <w:pStyle w:val="NormalWeb"/>
        <w:divId w:val="1236554338"/>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59B8DD44" w14:textId="77777777" w:rsidR="00000000" w:rsidRDefault="00F643FD">
      <w:pPr>
        <w:pStyle w:val="Heading1"/>
        <w:divId w:val="1199246920"/>
        <w:rPr>
          <w:rFonts w:ascii="Georgia" w:eastAsia="Times New Roman" w:hAnsi="Georgia"/>
          <w:sz w:val="29"/>
          <w:szCs w:val="29"/>
        </w:rPr>
      </w:pPr>
      <w:r>
        <w:rPr>
          <w:rFonts w:ascii="Georgia" w:eastAsia="Times New Roman" w:hAnsi="Georgia"/>
          <w:sz w:val="29"/>
          <w:szCs w:val="29"/>
        </w:rPr>
        <w:lastRenderedPageBreak/>
        <w:t>Occurrence</w:t>
      </w:r>
    </w:p>
    <w:p w14:paraId="240D6CF2" w14:textId="77777777" w:rsidR="00000000" w:rsidRDefault="00F643FD">
      <w:pPr>
        <w:pStyle w:val="Heading2"/>
        <w:divId w:val="1199246920"/>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000000" w14:paraId="2CB29542" w14:textId="77777777">
        <w:trPr>
          <w:divId w:val="1199246920"/>
          <w:tblCellSpacing w:w="15" w:type="dxa"/>
        </w:trPr>
        <w:tc>
          <w:tcPr>
            <w:tcW w:w="0" w:type="auto"/>
            <w:tcBorders>
              <w:bottom w:val="single" w:sz="6" w:space="0" w:color="000000"/>
            </w:tcBorders>
            <w:shd w:val="clear" w:color="auto" w:fill="BBBBBB"/>
            <w:vAlign w:val="center"/>
            <w:hideMark/>
          </w:tcPr>
          <w:p w14:paraId="32194154"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0DEBFCF3"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Presenc</w:t>
            </w:r>
            <w:r>
              <w:rPr>
                <w:rFonts w:ascii="Georgia" w:eastAsia="Times New Roman" w:hAnsi="Georgia"/>
                <w:b/>
                <w:bCs/>
                <w:sz w:val="18"/>
                <w:szCs w:val="18"/>
              </w:rPr>
              <w:t>e</w:t>
            </w:r>
          </w:p>
        </w:tc>
        <w:tc>
          <w:tcPr>
            <w:tcW w:w="0" w:type="auto"/>
            <w:tcBorders>
              <w:bottom w:val="single" w:sz="6" w:space="0" w:color="000000"/>
            </w:tcBorders>
            <w:shd w:val="clear" w:color="auto" w:fill="BBBBBB"/>
            <w:vAlign w:val="center"/>
            <w:hideMark/>
          </w:tcPr>
          <w:p w14:paraId="3153AA0E"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71AFA244"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79F0F9F8"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58B804E0" w14:textId="77777777">
        <w:trPr>
          <w:divId w:val="1199246920"/>
          <w:tblCellSpacing w:w="15" w:type="dxa"/>
        </w:trPr>
        <w:tc>
          <w:tcPr>
            <w:tcW w:w="0" w:type="auto"/>
            <w:tcBorders>
              <w:bottom w:val="single" w:sz="6" w:space="0" w:color="CCCCCC"/>
            </w:tcBorders>
            <w:vAlign w:val="center"/>
            <w:hideMark/>
          </w:tcPr>
          <w:p w14:paraId="5A14C9AF" w14:textId="77777777" w:rsidR="00000000" w:rsidRDefault="00F643FD">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6A8A2E11" w14:textId="77777777" w:rsidR="00000000" w:rsidRDefault="00F643FD">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21626CE" w14:textId="77777777" w:rsidR="00000000" w:rsidRDefault="00F643FD">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6DB8481" w14:textId="77777777" w:rsidR="00000000" w:rsidRDefault="00F643FD">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1E771046" w14:textId="77777777" w:rsidR="00000000" w:rsidRDefault="00F643FD">
            <w:pPr>
              <w:spacing w:after="75"/>
              <w:rPr>
                <w:rFonts w:ascii="Georgia" w:eastAsia="Times New Roman" w:hAnsi="Georgia"/>
                <w:sz w:val="18"/>
                <w:szCs w:val="18"/>
              </w:rPr>
            </w:pPr>
            <w:r>
              <w:rPr>
                <w:rFonts w:ascii="Georgia" w:eastAsia="Times New Roman" w:hAnsi="Georgia"/>
                <w:sz w:val="18"/>
                <w:szCs w:val="18"/>
              </w:rPr>
              <w:t>Resident</w:t>
            </w:r>
          </w:p>
        </w:tc>
      </w:tr>
    </w:tbl>
    <w:p w14:paraId="269FEF1A" w14:textId="77777777" w:rsidR="00000000" w:rsidRDefault="00F643FD">
      <w:pPr>
        <w:pStyle w:val="Heading1"/>
        <w:divId w:val="1663386168"/>
        <w:rPr>
          <w:rFonts w:ascii="Georgia" w:eastAsia="Times New Roman" w:hAnsi="Georgia"/>
          <w:sz w:val="29"/>
          <w:szCs w:val="29"/>
        </w:rPr>
      </w:pPr>
      <w:r>
        <w:rPr>
          <w:rFonts w:ascii="Georgia" w:eastAsia="Times New Roman" w:hAnsi="Georgia"/>
          <w:sz w:val="29"/>
          <w:szCs w:val="29"/>
        </w:rPr>
        <w:t>Population</w:t>
      </w:r>
    </w:p>
    <w:p w14:paraId="60A4773C" w14:textId="4D89CF5C" w:rsidR="00000000" w:rsidRDefault="00F643FD">
      <w:pPr>
        <w:pStyle w:val="NormalWeb"/>
        <w:divId w:val="1663386168"/>
        <w:rPr>
          <w:rFonts w:ascii="Georgia" w:hAnsi="Georgia"/>
        </w:rPr>
      </w:pPr>
      <w:del w:id="42" w:author="Jack Plummer" w:date="2022-08-19T13:35:00Z">
        <w:r w:rsidDel="00366566">
          <w:rPr>
            <w:rFonts w:ascii="Georgia" w:hAnsi="Georgia"/>
          </w:rPr>
          <w:delText xml:space="preserve">The species is known from eight collection sites at the provinces of Sukhothai, Phitsanulok, Chon Buri, Ranong, Rayong, Nakhon Si Thammarat and Krabi. </w:delText>
        </w:r>
      </w:del>
      <w:r>
        <w:rPr>
          <w:rFonts w:ascii="Georgia" w:hAnsi="Georgia"/>
        </w:rPr>
        <w:t xml:space="preserve">Based on habitat loss at known sites, the population trend is suspected to be decreasing. No information </w:t>
      </w:r>
      <w:r>
        <w:rPr>
          <w:rFonts w:ascii="Georgia" w:hAnsi="Georgia"/>
        </w:rPr>
        <w:t>is available around the size and status of specific subpopulations</w:t>
      </w:r>
      <w:del w:id="43" w:author="Jack Plummer" w:date="2022-08-19T13:35:00Z">
        <w:r w:rsidDel="00366566">
          <w:rPr>
            <w:rFonts w:ascii="Georgia" w:hAnsi="Georgia"/>
          </w:rPr>
          <w:delText xml:space="preserve"> </w:delText>
        </w:r>
      </w:del>
      <w:ins w:id="44" w:author="Jack Plummer" w:date="2022-08-19T13:36:00Z">
        <w:r w:rsidR="00366566">
          <w:rPr>
            <w:rFonts w:ascii="Georgia" w:hAnsi="Georgia"/>
          </w:rPr>
          <w:t>.</w:t>
        </w:r>
      </w:ins>
      <w:del w:id="45" w:author="Jack Plummer" w:date="2022-08-19T13:35:00Z">
        <w:r w:rsidDel="00366566">
          <w:rPr>
            <w:rFonts w:ascii="Georgia" w:hAnsi="Georgia"/>
          </w:rPr>
          <w:delText>and the current population trend is unknown.</w:delText>
        </w:r>
      </w:del>
      <w:r>
        <w:rPr>
          <w:rFonts w:ascii="Georgia" w:hAnsi="Georgia"/>
        </w:rPr>
        <w:t> Further research into population status and trends is required to confirmed whether a decline is apparent and ongoing.</w:t>
      </w:r>
    </w:p>
    <w:p w14:paraId="207F1AE1" w14:textId="77777777" w:rsidR="00000000" w:rsidRDefault="00F643FD">
      <w:pPr>
        <w:pStyle w:val="Heading2"/>
        <w:divId w:val="1663386168"/>
        <w:rPr>
          <w:rFonts w:ascii="Georgia" w:eastAsia="Times New Roman" w:hAnsi="Georgia"/>
          <w:sz w:val="27"/>
          <w:szCs w:val="27"/>
        </w:rPr>
      </w:pPr>
      <w:r>
        <w:rPr>
          <w:rFonts w:ascii="Georgia" w:eastAsia="Times New Roman" w:hAnsi="Georgia"/>
          <w:sz w:val="27"/>
          <w:szCs w:val="27"/>
        </w:rPr>
        <w:t>Population Information</w:t>
      </w:r>
    </w:p>
    <w:p w14:paraId="4736FAA9" w14:textId="77777777" w:rsidR="00000000" w:rsidRDefault="00F643FD">
      <w:pPr>
        <w:pStyle w:val="NormalWeb"/>
        <w:divId w:val="1663386168"/>
        <w:rPr>
          <w:rFonts w:ascii="Georgia" w:hAnsi="Georgia"/>
        </w:rPr>
      </w:pPr>
      <w:r>
        <w:rPr>
          <w:rStyle w:val="datalabel1"/>
          <w:rFonts w:ascii="Georgia" w:hAnsi="Georgia"/>
        </w:rPr>
        <w:t>Cu</w:t>
      </w:r>
      <w:r>
        <w:rPr>
          <w:rStyle w:val="datalabel1"/>
          <w:rFonts w:ascii="Georgia" w:hAnsi="Georgia"/>
        </w:rPr>
        <w:t xml:space="preserve">rrent Population Trend: </w:t>
      </w:r>
      <w:r>
        <w:rPr>
          <w:rFonts w:ascii="Georgia" w:hAnsi="Georgia"/>
        </w:rPr>
        <w:t>Decreasing</w:t>
      </w:r>
    </w:p>
    <w:p w14:paraId="233B05D4" w14:textId="77777777" w:rsidR="00000000" w:rsidRDefault="00F643FD">
      <w:pPr>
        <w:pStyle w:val="Heading1"/>
        <w:divId w:val="795871150"/>
        <w:rPr>
          <w:rFonts w:ascii="Georgia" w:eastAsia="Times New Roman" w:hAnsi="Georgia"/>
          <w:sz w:val="29"/>
          <w:szCs w:val="29"/>
        </w:rPr>
      </w:pPr>
      <w:r>
        <w:rPr>
          <w:rFonts w:ascii="Georgia" w:eastAsia="Times New Roman" w:hAnsi="Georgia"/>
          <w:sz w:val="29"/>
          <w:szCs w:val="29"/>
        </w:rPr>
        <w:t>Habitats and Ecology</w:t>
      </w:r>
    </w:p>
    <w:p w14:paraId="2A5B6717" w14:textId="2250B997" w:rsidR="00000000" w:rsidRDefault="00F643FD">
      <w:pPr>
        <w:pStyle w:val="NormalWeb"/>
        <w:divId w:val="795871150"/>
        <w:rPr>
          <w:rFonts w:ascii="Georgia" w:hAnsi="Georgia"/>
        </w:rPr>
      </w:pPr>
      <w:r>
        <w:rPr>
          <w:rFonts w:ascii="Georgia" w:hAnsi="Georgia"/>
        </w:rPr>
        <w:t>This species is a small tree. It</w:t>
      </w:r>
      <w:ins w:id="46" w:author="Jack Plummer" w:date="2022-08-19T13:36:00Z">
        <w:r w:rsidR="00366566">
          <w:rPr>
            <w:rFonts w:ascii="Georgia" w:hAnsi="Georgia"/>
          </w:rPr>
          <w:t xml:space="preserve"> </w:t>
        </w:r>
      </w:ins>
      <w:del w:id="47" w:author="Jack Plummer" w:date="2022-08-19T13:36:00Z">
        <w:r w:rsidDel="00366566">
          <w:rPr>
            <w:rFonts w:ascii="Georgia" w:hAnsi="Georgia"/>
          </w:rPr>
          <w:delText xml:space="preserve"> </w:delText>
        </w:r>
        <w:r w:rsidDel="00366566">
          <w:rPr>
            <w:rFonts w:ascii="Georgia" w:hAnsi="Georgia"/>
          </w:rPr>
          <w:delText xml:space="preserve">is </w:delText>
        </w:r>
      </w:del>
      <w:r>
        <w:rPr>
          <w:rFonts w:ascii="Georgia" w:hAnsi="Georgia"/>
        </w:rPr>
        <w:t>occurs in </w:t>
      </w:r>
      <w:ins w:id="48" w:author="Jack Plummer" w:date="2022-08-19T13:36:00Z">
        <w:r w:rsidR="00366566">
          <w:rPr>
            <w:rFonts w:ascii="Georgia" w:hAnsi="Georgia"/>
          </w:rPr>
          <w:t>t</w:t>
        </w:r>
      </w:ins>
      <w:del w:id="49" w:author="Jack Plummer" w:date="2022-08-19T13:36:00Z">
        <w:r w:rsidDel="00366566">
          <w:rPr>
            <w:rFonts w:ascii="Georgia" w:hAnsi="Georgia"/>
          </w:rPr>
          <w:delText>T</w:delText>
        </w:r>
      </w:del>
      <w:r>
        <w:rPr>
          <w:rFonts w:ascii="Georgia" w:hAnsi="Georgia"/>
        </w:rPr>
        <w:t>ropical rain forest.</w:t>
      </w:r>
    </w:p>
    <w:p w14:paraId="0F8EA55D" w14:textId="77777777" w:rsidR="00000000" w:rsidRDefault="00F643FD">
      <w:pPr>
        <w:pStyle w:val="Heading2"/>
        <w:divId w:val="795871150"/>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181"/>
        <w:gridCol w:w="718"/>
        <w:gridCol w:w="1020"/>
        <w:gridCol w:w="1888"/>
      </w:tblGrid>
      <w:tr w:rsidR="00000000" w14:paraId="68347C73" w14:textId="77777777">
        <w:trPr>
          <w:divId w:val="795871150"/>
          <w:tblCellSpacing w:w="15" w:type="dxa"/>
        </w:trPr>
        <w:tc>
          <w:tcPr>
            <w:tcW w:w="0" w:type="auto"/>
            <w:tcBorders>
              <w:bottom w:val="single" w:sz="6" w:space="0" w:color="000000"/>
            </w:tcBorders>
            <w:shd w:val="clear" w:color="auto" w:fill="BBBBBB"/>
            <w:vAlign w:val="center"/>
            <w:hideMark/>
          </w:tcPr>
          <w:p w14:paraId="6E6AA99D"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0CF9DB28"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68594F64"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4547A291"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1313D1D0" w14:textId="77777777">
        <w:trPr>
          <w:divId w:val="795871150"/>
          <w:tblCellSpacing w:w="15" w:type="dxa"/>
        </w:trPr>
        <w:tc>
          <w:tcPr>
            <w:tcW w:w="0" w:type="auto"/>
            <w:tcBorders>
              <w:bottom w:val="single" w:sz="6" w:space="0" w:color="CCCCCC"/>
            </w:tcBorders>
            <w:vAlign w:val="center"/>
            <w:hideMark/>
          </w:tcPr>
          <w:p w14:paraId="40973792" w14:textId="77777777" w:rsidR="00000000" w:rsidRDefault="00F643FD">
            <w:pPr>
              <w:spacing w:after="75"/>
              <w:rPr>
                <w:rFonts w:ascii="Georgia" w:eastAsia="Times New Roman" w:hAnsi="Georgia"/>
                <w:sz w:val="18"/>
                <w:szCs w:val="18"/>
              </w:rPr>
            </w:pPr>
            <w:r>
              <w:rPr>
                <w:rFonts w:ascii="Georgia" w:eastAsia="Times New Roman" w:hAnsi="Georgia"/>
                <w:sz w:val="18"/>
                <w:szCs w:val="18"/>
              </w:rPr>
              <w:t xml:space="preserve">1.5. Forest -&gt; Forest - Subtropical/Tropical </w:t>
            </w:r>
            <w:commentRangeStart w:id="50"/>
            <w:r>
              <w:rPr>
                <w:rFonts w:ascii="Georgia" w:eastAsia="Times New Roman" w:hAnsi="Georgia"/>
                <w:sz w:val="18"/>
                <w:szCs w:val="18"/>
              </w:rPr>
              <w:t>Dry</w:t>
            </w:r>
            <w:commentRangeEnd w:id="50"/>
            <w:r w:rsidR="00366566">
              <w:rPr>
                <w:rStyle w:val="CommentReference"/>
              </w:rPr>
              <w:commentReference w:id="50"/>
            </w:r>
          </w:p>
        </w:tc>
        <w:tc>
          <w:tcPr>
            <w:tcW w:w="0" w:type="auto"/>
            <w:tcBorders>
              <w:bottom w:val="single" w:sz="6" w:space="0" w:color="CCCCCC"/>
            </w:tcBorders>
            <w:vAlign w:val="center"/>
            <w:hideMark/>
          </w:tcPr>
          <w:p w14:paraId="043BB62F" w14:textId="77777777" w:rsidR="00000000" w:rsidRDefault="00F643FD">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1C8C9E6" w14:textId="77777777" w:rsidR="00000000" w:rsidRDefault="00F643FD">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0EF61F1A" w14:textId="77777777" w:rsidR="00000000" w:rsidRDefault="00F643FD">
            <w:pPr>
              <w:spacing w:after="75"/>
              <w:rPr>
                <w:rFonts w:ascii="Georgia" w:eastAsia="Times New Roman" w:hAnsi="Georgia"/>
                <w:sz w:val="18"/>
                <w:szCs w:val="18"/>
              </w:rPr>
            </w:pPr>
            <w:r>
              <w:rPr>
                <w:rFonts w:ascii="Georgia" w:eastAsia="Times New Roman" w:hAnsi="Georgia"/>
                <w:sz w:val="18"/>
                <w:szCs w:val="18"/>
              </w:rPr>
              <w:t>-</w:t>
            </w:r>
          </w:p>
        </w:tc>
      </w:tr>
    </w:tbl>
    <w:p w14:paraId="7A64C6DD" w14:textId="77777777" w:rsidR="00000000" w:rsidRDefault="00F643FD">
      <w:pPr>
        <w:pStyle w:val="Heading2"/>
        <w:divId w:val="795871150"/>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35"/>
        <w:gridCol w:w="894"/>
        <w:gridCol w:w="5881"/>
      </w:tblGrid>
      <w:tr w:rsidR="00000000" w14:paraId="35E3464B" w14:textId="77777777">
        <w:trPr>
          <w:divId w:val="795871150"/>
          <w:tblCellSpacing w:w="15" w:type="dxa"/>
        </w:trPr>
        <w:tc>
          <w:tcPr>
            <w:tcW w:w="0" w:type="auto"/>
            <w:tcBorders>
              <w:bottom w:val="single" w:sz="6" w:space="0" w:color="000000"/>
            </w:tcBorders>
            <w:shd w:val="clear" w:color="auto" w:fill="BBBBBB"/>
            <w:vAlign w:val="center"/>
            <w:hideMark/>
          </w:tcPr>
          <w:p w14:paraId="072E163B"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0E179859"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3A3C49AD"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031F36B1" w14:textId="77777777">
        <w:trPr>
          <w:divId w:val="795871150"/>
          <w:tblCellSpacing w:w="15" w:type="dxa"/>
        </w:trPr>
        <w:tc>
          <w:tcPr>
            <w:tcW w:w="0" w:type="auto"/>
            <w:vAlign w:val="center"/>
            <w:hideMark/>
          </w:tcPr>
          <w:p w14:paraId="6B0C79EB" w14:textId="77777777" w:rsidR="00000000" w:rsidRDefault="00F643FD">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58AE21EF" w14:textId="77777777" w:rsidR="00000000" w:rsidRDefault="00F643FD">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2B58A784" w14:textId="014731DF" w:rsidR="00000000" w:rsidRDefault="00F643FD">
            <w:pPr>
              <w:spacing w:after="75"/>
              <w:rPr>
                <w:rFonts w:ascii="Georgia" w:eastAsia="Times New Roman" w:hAnsi="Georgia"/>
                <w:sz w:val="18"/>
                <w:szCs w:val="18"/>
              </w:rPr>
            </w:pPr>
            <w:r>
              <w:rPr>
                <w:rFonts w:ascii="Georgia" w:eastAsia="Times New Roman" w:hAnsi="Georgia"/>
                <w:sz w:val="18"/>
                <w:szCs w:val="18"/>
              </w:rPr>
              <w:t>From 2002 to 2021, Thailand lost 128kha of humid p</w:t>
            </w:r>
            <w:r>
              <w:rPr>
                <w:rFonts w:ascii="Georgia" w:eastAsia="Times New Roman" w:hAnsi="Georgia"/>
                <w:sz w:val="18"/>
                <w:szCs w:val="18"/>
              </w:rPr>
              <w:t xml:space="preserve">rimary forest, making up 5.7% of its total tree cover loss in the same </w:t>
            </w:r>
            <w:proofErr w:type="gramStart"/>
            <w:r>
              <w:rPr>
                <w:rFonts w:ascii="Georgia" w:eastAsia="Times New Roman" w:hAnsi="Georgia"/>
                <w:sz w:val="18"/>
                <w:szCs w:val="18"/>
              </w:rPr>
              <w:t>time period</w:t>
            </w:r>
            <w:proofErr w:type="gramEnd"/>
            <w:r>
              <w:rPr>
                <w:rFonts w:ascii="Georgia" w:eastAsia="Times New Roman" w:hAnsi="Georgia"/>
                <w:sz w:val="18"/>
                <w:szCs w:val="18"/>
              </w:rPr>
              <w:t xml:space="preserve">. </w:t>
            </w:r>
            <w:del w:id="51" w:author="Jack Plummer" w:date="2022-08-19T13:38:00Z">
              <w:r w:rsidDel="00366566">
                <w:rPr>
                  <w:rFonts w:ascii="Georgia" w:eastAsia="Times New Roman" w:hAnsi="Georgia"/>
                  <w:sz w:val="18"/>
                  <w:szCs w:val="18"/>
                </w:rPr>
                <w:delText>T</w:delText>
              </w:r>
            </w:del>
            <w:ins w:id="52" w:author="Jack Plummer" w:date="2022-08-19T13:38:00Z">
              <w:r w:rsidR="00366566">
                <w:rPr>
                  <w:rFonts w:ascii="Georgia" w:eastAsia="Times New Roman" w:hAnsi="Georgia"/>
                  <w:sz w:val="18"/>
                  <w:szCs w:val="18"/>
                </w:rPr>
                <w:t>The t</w:t>
              </w:r>
            </w:ins>
            <w:r>
              <w:rPr>
                <w:rFonts w:ascii="Georgia" w:eastAsia="Times New Roman" w:hAnsi="Georgia"/>
                <w:sz w:val="18"/>
                <w:szCs w:val="18"/>
              </w:rPr>
              <w:t xml:space="preserve">otal area of humid primary forest in Thailand decreased by 2.2% in this </w:t>
            </w:r>
            <w:proofErr w:type="gramStart"/>
            <w:r>
              <w:rPr>
                <w:rFonts w:ascii="Georgia" w:eastAsia="Times New Roman" w:hAnsi="Georgia"/>
                <w:sz w:val="18"/>
                <w:szCs w:val="18"/>
              </w:rPr>
              <w:t>time period</w:t>
            </w:r>
            <w:proofErr w:type="gramEnd"/>
            <w:r>
              <w:rPr>
                <w:rFonts w:ascii="Georgia" w:eastAsia="Times New Roman" w:hAnsi="Georgia"/>
                <w:sz w:val="18"/>
                <w:szCs w:val="18"/>
              </w:rPr>
              <w:t xml:space="preserve"> (Global Forest Watch 2022) </w:t>
            </w:r>
          </w:p>
        </w:tc>
      </w:tr>
    </w:tbl>
    <w:p w14:paraId="5F81DF91" w14:textId="77777777" w:rsidR="00000000" w:rsidRDefault="00F643FD">
      <w:pPr>
        <w:pStyle w:val="Heading2"/>
        <w:divId w:val="795871150"/>
        <w:rPr>
          <w:rFonts w:ascii="Georgia" w:eastAsia="Times New Roman" w:hAnsi="Georgia"/>
          <w:sz w:val="27"/>
          <w:szCs w:val="27"/>
        </w:rPr>
      </w:pPr>
      <w:r>
        <w:rPr>
          <w:rFonts w:ascii="Georgia" w:eastAsia="Times New Roman" w:hAnsi="Georgia"/>
          <w:sz w:val="27"/>
          <w:szCs w:val="27"/>
        </w:rPr>
        <w:t>Systems</w:t>
      </w:r>
    </w:p>
    <w:p w14:paraId="146AB185" w14:textId="77777777" w:rsidR="00000000" w:rsidRDefault="00F643FD">
      <w:pPr>
        <w:pStyle w:val="NormalWeb"/>
        <w:divId w:val="795871150"/>
        <w:rPr>
          <w:rFonts w:ascii="Georgia" w:hAnsi="Georgia"/>
        </w:rPr>
      </w:pPr>
      <w:r>
        <w:rPr>
          <w:rStyle w:val="datalabel1"/>
          <w:rFonts w:ascii="Georgia" w:hAnsi="Georgia"/>
        </w:rPr>
        <w:t xml:space="preserve">System: </w:t>
      </w:r>
      <w:r>
        <w:rPr>
          <w:rFonts w:ascii="Georgia" w:hAnsi="Georgia"/>
        </w:rPr>
        <w:t>Terrestrial</w:t>
      </w:r>
    </w:p>
    <w:p w14:paraId="5C28FEC0" w14:textId="77777777" w:rsidR="00000000" w:rsidRDefault="00F643FD">
      <w:pPr>
        <w:pStyle w:val="Heading2"/>
        <w:divId w:val="795871150"/>
        <w:rPr>
          <w:rFonts w:ascii="Georgia" w:eastAsia="Times New Roman" w:hAnsi="Georgia"/>
          <w:sz w:val="27"/>
          <w:szCs w:val="27"/>
        </w:rPr>
      </w:pPr>
      <w:r>
        <w:rPr>
          <w:rFonts w:ascii="Georgia" w:eastAsia="Times New Roman" w:hAnsi="Georgia"/>
          <w:sz w:val="27"/>
          <w:szCs w:val="27"/>
        </w:rPr>
        <w:t>Plant Specific</w:t>
      </w:r>
    </w:p>
    <w:p w14:paraId="2BC1F7E0" w14:textId="77777777" w:rsidR="00000000" w:rsidRDefault="00F643FD">
      <w:pPr>
        <w:pStyle w:val="NormalWeb"/>
        <w:divId w:val="795871150"/>
        <w:rPr>
          <w:rFonts w:ascii="Georgia" w:hAnsi="Georgia"/>
        </w:rPr>
      </w:pPr>
      <w:r>
        <w:rPr>
          <w:rStyle w:val="datalabel1"/>
          <w:rFonts w:ascii="Georgia" w:hAnsi="Georgia"/>
        </w:rPr>
        <w:t>Wild relative o</w:t>
      </w:r>
      <w:r>
        <w:rPr>
          <w:rStyle w:val="datalabel1"/>
          <w:rFonts w:ascii="Georgia" w:hAnsi="Georgia"/>
        </w:rPr>
        <w:t xml:space="preserve">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000000" w14:paraId="315838C1" w14:textId="77777777">
        <w:trPr>
          <w:divId w:val="795871150"/>
          <w:tblCellSpacing w:w="15" w:type="dxa"/>
        </w:trPr>
        <w:tc>
          <w:tcPr>
            <w:tcW w:w="0" w:type="auto"/>
            <w:tcBorders>
              <w:bottom w:val="single" w:sz="6" w:space="0" w:color="000000"/>
            </w:tcBorders>
            <w:shd w:val="clear" w:color="auto" w:fill="BBBBBB"/>
            <w:vAlign w:val="center"/>
            <w:hideMark/>
          </w:tcPr>
          <w:p w14:paraId="4B4F03F9"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lastRenderedPageBreak/>
              <w:t>Plant Growth Forms</w:t>
            </w:r>
          </w:p>
        </w:tc>
      </w:tr>
      <w:tr w:rsidR="00000000" w14:paraId="54ADC602" w14:textId="77777777">
        <w:trPr>
          <w:divId w:val="795871150"/>
          <w:tblCellSpacing w:w="15" w:type="dxa"/>
        </w:trPr>
        <w:tc>
          <w:tcPr>
            <w:tcW w:w="0" w:type="auto"/>
            <w:tcBorders>
              <w:bottom w:val="single" w:sz="6" w:space="0" w:color="CCCCCC"/>
            </w:tcBorders>
            <w:vAlign w:val="center"/>
            <w:hideMark/>
          </w:tcPr>
          <w:p w14:paraId="20862107" w14:textId="77777777" w:rsidR="00000000" w:rsidRDefault="00F643FD">
            <w:pPr>
              <w:spacing w:after="75"/>
              <w:rPr>
                <w:rFonts w:ascii="Georgia" w:eastAsia="Times New Roman" w:hAnsi="Georgia"/>
                <w:sz w:val="18"/>
                <w:szCs w:val="18"/>
              </w:rPr>
            </w:pPr>
            <w:r>
              <w:rPr>
                <w:rFonts w:ascii="Georgia" w:eastAsia="Times New Roman" w:hAnsi="Georgia"/>
                <w:sz w:val="18"/>
                <w:szCs w:val="18"/>
              </w:rPr>
              <w:t>Tree - small</w:t>
            </w:r>
          </w:p>
        </w:tc>
      </w:tr>
    </w:tbl>
    <w:p w14:paraId="29922AF9" w14:textId="77777777" w:rsidR="00000000" w:rsidRDefault="00F643FD">
      <w:pPr>
        <w:pStyle w:val="Heading1"/>
        <w:divId w:val="542133978"/>
        <w:rPr>
          <w:rFonts w:ascii="Georgia" w:eastAsia="Times New Roman" w:hAnsi="Georgia"/>
          <w:sz w:val="29"/>
          <w:szCs w:val="29"/>
        </w:rPr>
      </w:pPr>
      <w:r>
        <w:rPr>
          <w:rFonts w:ascii="Georgia" w:eastAsia="Times New Roman" w:hAnsi="Georgia"/>
          <w:sz w:val="29"/>
          <w:szCs w:val="29"/>
        </w:rPr>
        <w:t>Use and Trade</w:t>
      </w:r>
    </w:p>
    <w:p w14:paraId="678749AD" w14:textId="77777777" w:rsidR="00000000" w:rsidRDefault="00F643FD">
      <w:pPr>
        <w:pStyle w:val="Heading2"/>
        <w:divId w:val="542133978"/>
        <w:rPr>
          <w:rFonts w:ascii="Georgia" w:eastAsia="Times New Roman" w:hAnsi="Georgia"/>
          <w:sz w:val="27"/>
          <w:szCs w:val="27"/>
        </w:rPr>
      </w:pPr>
      <w:r>
        <w:rPr>
          <w:rFonts w:ascii="Georgia" w:eastAsia="Times New Roman" w:hAnsi="Georgia"/>
          <w:sz w:val="27"/>
          <w:szCs w:val="27"/>
        </w:rPr>
        <w:t>General Use and Trade Information</w:t>
      </w:r>
    </w:p>
    <w:p w14:paraId="4C226D08" w14:textId="54999202" w:rsidR="00000000" w:rsidRDefault="00F643FD">
      <w:pPr>
        <w:pStyle w:val="NormalWeb"/>
        <w:divId w:val="542133978"/>
        <w:rPr>
          <w:rFonts w:ascii="Georgia" w:hAnsi="Georgia"/>
        </w:rPr>
      </w:pPr>
      <w:r>
        <w:rPr>
          <w:rFonts w:ascii="Georgia" w:hAnsi="Georgia"/>
        </w:rPr>
        <w:t>The species is reported to be used in tradition</w:t>
      </w:r>
      <w:ins w:id="53" w:author="Jack Plummer" w:date="2022-08-19T13:38:00Z">
        <w:r w:rsidR="00366566">
          <w:rPr>
            <w:rFonts w:ascii="Georgia" w:hAnsi="Georgia"/>
          </w:rPr>
          <w:t>al</w:t>
        </w:r>
      </w:ins>
      <w:r>
        <w:rPr>
          <w:rFonts w:ascii="Georgia" w:hAnsi="Georgia"/>
        </w:rPr>
        <w:t xml:space="preserve"> medicine and </w:t>
      </w:r>
      <w:ins w:id="54" w:author="Jack Plummer" w:date="2022-08-19T13:38:00Z">
        <w:r w:rsidR="00366566">
          <w:rPr>
            <w:rFonts w:ascii="Georgia" w:hAnsi="Georgia"/>
          </w:rPr>
          <w:t xml:space="preserve">as an </w:t>
        </w:r>
      </w:ins>
      <w:r>
        <w:rPr>
          <w:rFonts w:ascii="Georgia" w:hAnsi="Georgia"/>
        </w:rPr>
        <w:t>ornamental plant (</w:t>
      </w:r>
      <w:proofErr w:type="spellStart"/>
      <w:r>
        <w:rPr>
          <w:rFonts w:ascii="Georgia" w:hAnsi="Georgia"/>
        </w:rPr>
        <w:t>Langpanic</w:t>
      </w:r>
      <w:r>
        <w:rPr>
          <w:rFonts w:ascii="Georgia" w:hAnsi="Georgia"/>
        </w:rPr>
        <w:t>h</w:t>
      </w:r>
      <w:proofErr w:type="spellEnd"/>
      <w:del w:id="55" w:author="Jack Plummer" w:date="2022-08-19T13:38:00Z">
        <w:r w:rsidDel="00366566">
          <w:rPr>
            <w:rFonts w:ascii="Georgia" w:hAnsi="Georgia"/>
          </w:rPr>
          <w:delText>,</w:delText>
        </w:r>
      </w:del>
      <w:r>
        <w:rPr>
          <w:rFonts w:ascii="Georgia" w:hAnsi="Georgia"/>
        </w:rPr>
        <w:t xml:space="preserve"> 2018). </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64"/>
        <w:gridCol w:w="1161"/>
        <w:gridCol w:w="862"/>
        <w:gridCol w:w="1307"/>
        <w:gridCol w:w="2111"/>
      </w:tblGrid>
      <w:tr w:rsidR="00000000" w14:paraId="7E2D712A" w14:textId="77777777">
        <w:trPr>
          <w:divId w:val="542133978"/>
          <w:tblCellSpacing w:w="15" w:type="dxa"/>
        </w:trPr>
        <w:tc>
          <w:tcPr>
            <w:tcW w:w="0" w:type="auto"/>
            <w:tcBorders>
              <w:bottom w:val="single" w:sz="6" w:space="0" w:color="000000"/>
            </w:tcBorders>
            <w:shd w:val="clear" w:color="auto" w:fill="BBBBBB"/>
            <w:vAlign w:val="center"/>
            <w:hideMark/>
          </w:tcPr>
          <w:p w14:paraId="5FBD970F" w14:textId="77777777" w:rsidR="00000000" w:rsidRDefault="00F643FD">
            <w:pPr>
              <w:spacing w:after="75"/>
              <w:rPr>
                <w:rFonts w:ascii="Georgia" w:eastAsia="Times New Roman" w:hAnsi="Georgia"/>
                <w:b/>
                <w:bCs/>
                <w:sz w:val="18"/>
                <w:szCs w:val="18"/>
              </w:rPr>
            </w:pPr>
            <w:commentRangeStart w:id="56"/>
            <w:r>
              <w:rPr>
                <w:rFonts w:ascii="Georgia" w:eastAsia="Times New Roman" w:hAnsi="Georgia"/>
                <w:b/>
                <w:bCs/>
                <w:sz w:val="18"/>
                <w:szCs w:val="18"/>
              </w:rPr>
              <w:t>End Use</w:t>
            </w:r>
            <w:commentRangeEnd w:id="56"/>
            <w:r w:rsidR="00366566">
              <w:rPr>
                <w:rStyle w:val="CommentReference"/>
              </w:rPr>
              <w:commentReference w:id="56"/>
            </w:r>
          </w:p>
        </w:tc>
        <w:tc>
          <w:tcPr>
            <w:tcW w:w="0" w:type="auto"/>
            <w:tcBorders>
              <w:bottom w:val="single" w:sz="6" w:space="0" w:color="000000"/>
            </w:tcBorders>
            <w:shd w:val="clear" w:color="auto" w:fill="BBBBBB"/>
            <w:vAlign w:val="center"/>
            <w:hideMark/>
          </w:tcPr>
          <w:p w14:paraId="0758FB69"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Subsistence</w:t>
            </w:r>
          </w:p>
        </w:tc>
        <w:tc>
          <w:tcPr>
            <w:tcW w:w="0" w:type="auto"/>
            <w:tcBorders>
              <w:bottom w:val="single" w:sz="6" w:space="0" w:color="000000"/>
            </w:tcBorders>
            <w:shd w:val="clear" w:color="auto" w:fill="BBBBBB"/>
            <w:vAlign w:val="center"/>
            <w:hideMark/>
          </w:tcPr>
          <w:p w14:paraId="7BB1A044"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National</w:t>
            </w:r>
          </w:p>
        </w:tc>
        <w:tc>
          <w:tcPr>
            <w:tcW w:w="0" w:type="auto"/>
            <w:tcBorders>
              <w:bottom w:val="single" w:sz="6" w:space="0" w:color="000000"/>
            </w:tcBorders>
            <w:shd w:val="clear" w:color="auto" w:fill="BBBBBB"/>
            <w:vAlign w:val="center"/>
            <w:hideMark/>
          </w:tcPr>
          <w:p w14:paraId="685E4896"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International</w:t>
            </w:r>
          </w:p>
        </w:tc>
        <w:tc>
          <w:tcPr>
            <w:tcW w:w="0" w:type="auto"/>
            <w:tcBorders>
              <w:bottom w:val="single" w:sz="6" w:space="0" w:color="000000"/>
            </w:tcBorders>
            <w:shd w:val="clear" w:color="auto" w:fill="BBBBBB"/>
            <w:vAlign w:val="center"/>
            <w:hideMark/>
          </w:tcPr>
          <w:p w14:paraId="04139450"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Other (please specify)</w:t>
            </w:r>
          </w:p>
        </w:tc>
      </w:tr>
      <w:tr w:rsidR="00000000" w14:paraId="54A09A4A" w14:textId="77777777">
        <w:trPr>
          <w:divId w:val="542133978"/>
          <w:tblCellSpacing w:w="15" w:type="dxa"/>
        </w:trPr>
        <w:tc>
          <w:tcPr>
            <w:tcW w:w="0" w:type="auto"/>
            <w:tcBorders>
              <w:bottom w:val="single" w:sz="6" w:space="0" w:color="CCCCCC"/>
            </w:tcBorders>
            <w:vAlign w:val="center"/>
            <w:hideMark/>
          </w:tcPr>
          <w:p w14:paraId="305B49A0" w14:textId="77777777" w:rsidR="00000000" w:rsidRDefault="00F643FD">
            <w:pPr>
              <w:spacing w:after="75"/>
              <w:rPr>
                <w:rFonts w:ascii="Georgia" w:eastAsia="Times New Roman" w:hAnsi="Georgia"/>
                <w:sz w:val="18"/>
                <w:szCs w:val="18"/>
              </w:rPr>
            </w:pPr>
            <w:r>
              <w:rPr>
                <w:rFonts w:ascii="Georgia" w:eastAsia="Times New Roman" w:hAnsi="Georgia"/>
                <w:sz w:val="18"/>
                <w:szCs w:val="18"/>
              </w:rPr>
              <w:t>3. Medicine - human &amp; veterinary</w:t>
            </w:r>
          </w:p>
        </w:tc>
        <w:tc>
          <w:tcPr>
            <w:tcW w:w="0" w:type="auto"/>
            <w:tcBorders>
              <w:bottom w:val="single" w:sz="6" w:space="0" w:color="CCCCCC"/>
            </w:tcBorders>
            <w:vAlign w:val="center"/>
            <w:hideMark/>
          </w:tcPr>
          <w:p w14:paraId="39245239" w14:textId="77777777" w:rsidR="00000000" w:rsidRDefault="00F643FD">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173190B" w14:textId="77777777" w:rsidR="00000000" w:rsidRDefault="00F643FD">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79487A5" w14:textId="77777777" w:rsidR="00000000" w:rsidRDefault="00F643FD">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824BE2E" w14:textId="77777777" w:rsidR="00000000" w:rsidRDefault="00F643FD">
            <w:pPr>
              <w:spacing w:after="75"/>
              <w:rPr>
                <w:rFonts w:ascii="Georgia" w:eastAsia="Times New Roman" w:hAnsi="Georgia"/>
                <w:sz w:val="18"/>
                <w:szCs w:val="18"/>
              </w:rPr>
            </w:pPr>
            <w:r>
              <w:rPr>
                <w:rFonts w:ascii="Georgia" w:eastAsia="Times New Roman" w:hAnsi="Georgia"/>
                <w:sz w:val="18"/>
                <w:szCs w:val="18"/>
              </w:rPr>
              <w:t>-</w:t>
            </w:r>
          </w:p>
        </w:tc>
      </w:tr>
    </w:tbl>
    <w:p w14:paraId="304BEFD6" w14:textId="77777777" w:rsidR="00000000" w:rsidRDefault="00F643FD">
      <w:pPr>
        <w:pStyle w:val="Heading1"/>
        <w:divId w:val="1238246935"/>
        <w:rPr>
          <w:rFonts w:ascii="Georgia" w:eastAsia="Times New Roman" w:hAnsi="Georgia"/>
          <w:sz w:val="29"/>
          <w:szCs w:val="29"/>
        </w:rPr>
      </w:pPr>
      <w:r>
        <w:rPr>
          <w:rFonts w:ascii="Georgia" w:eastAsia="Times New Roman" w:hAnsi="Georgia"/>
          <w:sz w:val="29"/>
          <w:szCs w:val="29"/>
        </w:rPr>
        <w:t>Threats</w:t>
      </w:r>
    </w:p>
    <w:p w14:paraId="6C3CAE3F" w14:textId="4DD15340" w:rsidR="00000000" w:rsidRPr="00366566" w:rsidRDefault="00F643FD">
      <w:pPr>
        <w:pStyle w:val="NormalWeb"/>
        <w:divId w:val="1238246935"/>
        <w:rPr>
          <w:rFonts w:ascii="Georgia" w:hAnsi="Georgia"/>
          <w:color w:val="FF0000"/>
          <w:rPrChange w:id="57" w:author="Jack Plummer" w:date="2022-08-19T13:39:00Z">
            <w:rPr>
              <w:rFonts w:ascii="Georgia" w:hAnsi="Georgia"/>
            </w:rPr>
          </w:rPrChange>
        </w:rPr>
      </w:pPr>
      <w:r>
        <w:rPr>
          <w:rFonts w:ascii="Georgia" w:hAnsi="Georgia"/>
        </w:rPr>
        <w:t>Conversion of forest cover to cash crop plantations is the dominant driver of forest change in Southeast Asia, followed by selective logging, and establishment of tree plantations (</w:t>
      </w:r>
      <w:proofErr w:type="spellStart"/>
      <w:r>
        <w:rPr>
          <w:rFonts w:ascii="Georgia" w:hAnsi="Georgia"/>
        </w:rPr>
        <w:t>S</w:t>
      </w:r>
      <w:r>
        <w:rPr>
          <w:rFonts w:ascii="Georgia" w:hAnsi="Georgia"/>
        </w:rPr>
        <w:t>tibig</w:t>
      </w:r>
      <w:proofErr w:type="spellEnd"/>
      <w:r>
        <w:rPr>
          <w:rFonts w:ascii="Georgia" w:hAnsi="Georgia"/>
        </w:rPr>
        <w:t xml:space="preserve"> </w:t>
      </w:r>
      <w:r>
        <w:rPr>
          <w:rStyle w:val="Emphasis"/>
          <w:rFonts w:ascii="Georgia" w:hAnsi="Georgia"/>
        </w:rPr>
        <w:t>et al</w:t>
      </w:r>
      <w:r>
        <w:rPr>
          <w:rFonts w:ascii="Georgia" w:hAnsi="Georgia"/>
        </w:rPr>
        <w:t>. 2013). </w:t>
      </w:r>
      <w:ins w:id="58" w:author="Jack Plummer" w:date="2022-08-19T13:39:00Z">
        <w:r w:rsidR="00366566">
          <w:rPr>
            <w:rFonts w:ascii="Georgia" w:hAnsi="Georgia"/>
            <w:color w:val="FF0000"/>
          </w:rPr>
          <w:t>Need to mention urbanisation</w:t>
        </w:r>
      </w:ins>
    </w:p>
    <w:p w14:paraId="6EF587FE" w14:textId="77777777" w:rsidR="00000000" w:rsidRDefault="00F643FD">
      <w:pPr>
        <w:pStyle w:val="Heading2"/>
        <w:divId w:val="1238246935"/>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02"/>
        <w:gridCol w:w="740"/>
        <w:gridCol w:w="609"/>
        <w:gridCol w:w="815"/>
        <w:gridCol w:w="1144"/>
      </w:tblGrid>
      <w:tr w:rsidR="00000000" w14:paraId="3C8360C3" w14:textId="77777777">
        <w:trPr>
          <w:divId w:val="1238246935"/>
          <w:tblCellSpacing w:w="15" w:type="dxa"/>
        </w:trPr>
        <w:tc>
          <w:tcPr>
            <w:tcW w:w="0" w:type="auto"/>
            <w:tcBorders>
              <w:bottom w:val="single" w:sz="6" w:space="0" w:color="000000"/>
            </w:tcBorders>
            <w:shd w:val="clear" w:color="auto" w:fill="BBBBBB"/>
            <w:vAlign w:val="center"/>
            <w:hideMark/>
          </w:tcPr>
          <w:p w14:paraId="5C6F04B2"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2A141062"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5EC552C5"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5305413B"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0BA46355"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3FC9E269" w14:textId="77777777">
        <w:trPr>
          <w:divId w:val="1238246935"/>
          <w:tblCellSpacing w:w="15" w:type="dxa"/>
        </w:trPr>
        <w:tc>
          <w:tcPr>
            <w:tcW w:w="0" w:type="auto"/>
            <w:vAlign w:val="center"/>
            <w:hideMark/>
          </w:tcPr>
          <w:p w14:paraId="1723EB1D" w14:textId="77777777" w:rsidR="00000000" w:rsidRDefault="00F643FD">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57FF7BF2" w14:textId="77777777" w:rsidR="00000000" w:rsidRDefault="00F643FD">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F42C688" w14:textId="77777777" w:rsidR="00000000" w:rsidRDefault="00F643F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FC74485" w14:textId="77777777" w:rsidR="00000000" w:rsidRDefault="00F643F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A9C788F" w14:textId="77777777" w:rsidR="00000000" w:rsidRDefault="00F643FD">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6A6CB244" w14:textId="77777777">
        <w:trPr>
          <w:divId w:val="1238246935"/>
          <w:tblCellSpacing w:w="15" w:type="dxa"/>
        </w:trPr>
        <w:tc>
          <w:tcPr>
            <w:tcW w:w="0" w:type="auto"/>
            <w:vAlign w:val="center"/>
            <w:hideMark/>
          </w:tcPr>
          <w:p w14:paraId="3EFFB587" w14:textId="77777777" w:rsidR="00000000" w:rsidRDefault="00F643FD">
            <w:pPr>
              <w:spacing w:after="75"/>
              <w:rPr>
                <w:rFonts w:ascii="Georgia" w:eastAsia="Times New Roman" w:hAnsi="Georgia"/>
                <w:sz w:val="18"/>
                <w:szCs w:val="18"/>
              </w:rPr>
            </w:pPr>
            <w:r>
              <w:rPr>
                <w:rFonts w:ascii="Georgia" w:eastAsia="Times New Roman" w:hAnsi="Georgia"/>
                <w:sz w:val="18"/>
                <w:szCs w:val="18"/>
              </w:rPr>
              <w:t xml:space="preserve">2.1.1. Agriculture &amp; aquaculture -&gt; Annual &amp; </w:t>
            </w:r>
            <w:r>
              <w:rPr>
                <w:rFonts w:ascii="Georgia" w:eastAsia="Times New Roman" w:hAnsi="Georgia"/>
                <w:sz w:val="18"/>
                <w:szCs w:val="18"/>
              </w:rPr>
              <w:t>perennial non-timber crops -&gt; Shifting agriculture</w:t>
            </w:r>
          </w:p>
        </w:tc>
        <w:tc>
          <w:tcPr>
            <w:tcW w:w="0" w:type="auto"/>
            <w:vAlign w:val="center"/>
            <w:hideMark/>
          </w:tcPr>
          <w:p w14:paraId="72E3DEA5" w14:textId="77777777" w:rsidR="00000000" w:rsidRDefault="00F643FD">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AE161A5" w14:textId="77777777" w:rsidR="00000000" w:rsidRDefault="00F643F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36BBA9B" w14:textId="77777777" w:rsidR="00000000" w:rsidRDefault="00F643F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6E2809B" w14:textId="77777777" w:rsidR="00000000" w:rsidRDefault="00F643FD">
            <w:pPr>
              <w:spacing w:after="75"/>
              <w:rPr>
                <w:rFonts w:ascii="Georgia" w:eastAsia="Times New Roman" w:hAnsi="Georgia"/>
                <w:sz w:val="18"/>
                <w:szCs w:val="18"/>
              </w:rPr>
            </w:pPr>
            <w:r>
              <w:rPr>
                <w:rFonts w:ascii="Georgia" w:eastAsia="Times New Roman" w:hAnsi="Georgia"/>
                <w:sz w:val="18"/>
                <w:szCs w:val="18"/>
              </w:rPr>
              <w:t>Low Impact: 3</w:t>
            </w:r>
          </w:p>
        </w:tc>
      </w:tr>
    </w:tbl>
    <w:p w14:paraId="66FFD38F" w14:textId="77777777" w:rsidR="00000000" w:rsidRDefault="00F643FD">
      <w:pPr>
        <w:pStyle w:val="Heading1"/>
        <w:divId w:val="1264344762"/>
        <w:rPr>
          <w:rFonts w:ascii="Georgia" w:eastAsia="Times New Roman" w:hAnsi="Georgia"/>
          <w:sz w:val="29"/>
          <w:szCs w:val="29"/>
        </w:rPr>
      </w:pPr>
      <w:r>
        <w:rPr>
          <w:rFonts w:ascii="Georgia" w:eastAsia="Times New Roman" w:hAnsi="Georgia"/>
          <w:sz w:val="29"/>
          <w:szCs w:val="29"/>
        </w:rPr>
        <w:t>Conservation</w:t>
      </w:r>
    </w:p>
    <w:p w14:paraId="7F6414A0" w14:textId="1F1D5F29" w:rsidR="00000000" w:rsidRDefault="00F643FD">
      <w:pPr>
        <w:pStyle w:val="NormalWeb"/>
        <w:divId w:val="1264344762"/>
        <w:rPr>
          <w:rFonts w:ascii="Georgia" w:hAnsi="Georgia"/>
        </w:rPr>
      </w:pPr>
      <w:r>
        <w:rPr>
          <w:rFonts w:ascii="Georgia" w:hAnsi="Georgia"/>
        </w:rPr>
        <w:t>The species is </w:t>
      </w:r>
      <w:del w:id="59" w:author="Jack Plummer" w:date="2022-08-19T13:39:00Z">
        <w:r w:rsidDel="00F643FD">
          <w:rPr>
            <w:rFonts w:ascii="Georgia" w:hAnsi="Georgia"/>
          </w:rPr>
          <w:delText xml:space="preserve"> </w:delText>
        </w:r>
      </w:del>
      <w:r>
        <w:rPr>
          <w:rFonts w:ascii="Georgia" w:hAnsi="Georgia"/>
        </w:rPr>
        <w:t>known to be represented in </w:t>
      </w:r>
      <w:r>
        <w:rPr>
          <w:rStyle w:val="Emphasis"/>
          <w:rFonts w:ascii="Georgia" w:hAnsi="Georgia"/>
        </w:rPr>
        <w:t>ex situ</w:t>
      </w:r>
      <w:r>
        <w:rPr>
          <w:rFonts w:ascii="Georgia" w:hAnsi="Georgia"/>
        </w:rPr>
        <w:t> conservation in botanic gardens (BGCI 2021). The species has been recorded from multiple protected areas across it</w:t>
      </w:r>
      <w:r>
        <w:rPr>
          <w:rFonts w:ascii="Georgia" w:hAnsi="Georgia"/>
        </w:rPr>
        <w:t>s range</w:t>
      </w:r>
      <w:del w:id="60" w:author="Jack Plummer" w:date="2022-08-19T13:39:00Z">
        <w:r w:rsidDel="00F643FD">
          <w:rPr>
            <w:rFonts w:ascii="Georgia" w:hAnsi="Georgia"/>
          </w:rPr>
          <w:delText xml:space="preserve">, </w:delText>
        </w:r>
        <w:r w:rsidDel="00F643FD">
          <w:rPr>
            <w:rStyle w:val="Emphasis"/>
            <w:rFonts w:ascii="Georgia" w:hAnsi="Georgia"/>
          </w:rPr>
          <w:delText>e.g</w:delText>
        </w:r>
        <w:r w:rsidDel="00F643FD">
          <w:rPr>
            <w:rStyle w:val="Emphasis"/>
            <w:rFonts w:ascii="Georgia" w:hAnsi="Georgia"/>
          </w:rPr>
          <w:delText>.</w:delText>
        </w:r>
      </w:del>
      <w:ins w:id="61" w:author="Jack Plummer" w:date="2022-08-19T13:39:00Z">
        <w:r>
          <w:rPr>
            <w:rStyle w:val="Emphasis"/>
            <w:rFonts w:ascii="Georgia" w:hAnsi="Georgia"/>
            <w:i w:val="0"/>
            <w:iCs w:val="0"/>
          </w:rPr>
          <w:t xml:space="preserve"> including</w:t>
        </w:r>
      </w:ins>
      <w:r>
        <w:rPr>
          <w:rFonts w:ascii="Georgia" w:hAnsi="Georgia"/>
        </w:rPr>
        <w:t> </w:t>
      </w:r>
      <w:proofErr w:type="spellStart"/>
      <w:r>
        <w:rPr>
          <w:rFonts w:ascii="Georgia" w:hAnsi="Georgia"/>
        </w:rPr>
        <w:t>Kuan</w:t>
      </w:r>
      <w:proofErr w:type="spellEnd"/>
      <w:r>
        <w:rPr>
          <w:rFonts w:ascii="Georgia" w:hAnsi="Georgia"/>
        </w:rPr>
        <w:t xml:space="preserve"> Mae Yay Mon Wildlife Sanctuary, Khao </w:t>
      </w:r>
      <w:proofErr w:type="spellStart"/>
      <w:r>
        <w:rPr>
          <w:rFonts w:ascii="Georgia" w:hAnsi="Georgia"/>
        </w:rPr>
        <w:t>Phanom</w:t>
      </w:r>
      <w:proofErr w:type="spellEnd"/>
      <w:r>
        <w:rPr>
          <w:rFonts w:ascii="Georgia" w:hAnsi="Georgia"/>
        </w:rPr>
        <w:t xml:space="preserve"> </w:t>
      </w:r>
      <w:proofErr w:type="spellStart"/>
      <w:r>
        <w:rPr>
          <w:rFonts w:ascii="Georgia" w:hAnsi="Georgia"/>
        </w:rPr>
        <w:t>Benja</w:t>
      </w:r>
      <w:proofErr w:type="spellEnd"/>
      <w:r>
        <w:rPr>
          <w:rFonts w:ascii="Georgia" w:hAnsi="Georgia"/>
        </w:rPr>
        <w:t xml:space="preserve"> National Park, Khao </w:t>
      </w:r>
      <w:proofErr w:type="spellStart"/>
      <w:r>
        <w:rPr>
          <w:rFonts w:ascii="Georgia" w:hAnsi="Georgia"/>
        </w:rPr>
        <w:t>Luang</w:t>
      </w:r>
      <w:proofErr w:type="spellEnd"/>
      <w:r>
        <w:rPr>
          <w:rFonts w:ascii="Georgia" w:hAnsi="Georgia"/>
        </w:rPr>
        <w:t xml:space="preserve"> National Park, Sri </w:t>
      </w:r>
      <w:proofErr w:type="spellStart"/>
      <w:r>
        <w:rPr>
          <w:rFonts w:ascii="Georgia" w:hAnsi="Georgia"/>
        </w:rPr>
        <w:t>Chatchanalai</w:t>
      </w:r>
      <w:proofErr w:type="spellEnd"/>
      <w:r>
        <w:rPr>
          <w:rFonts w:ascii="Georgia" w:hAnsi="Georgia"/>
        </w:rPr>
        <w:t xml:space="preserve"> National </w:t>
      </w:r>
      <w:proofErr w:type="gramStart"/>
      <w:r>
        <w:rPr>
          <w:rFonts w:ascii="Georgia" w:hAnsi="Georgia"/>
        </w:rPr>
        <w:t>Park</w:t>
      </w:r>
      <w:proofErr w:type="gramEnd"/>
      <w:r>
        <w:rPr>
          <w:rFonts w:ascii="Georgia" w:hAnsi="Georgia"/>
        </w:rPr>
        <w:t xml:space="preserve"> and Laem Sohn National Park. </w:t>
      </w:r>
    </w:p>
    <w:p w14:paraId="3D782BBF" w14:textId="77777777" w:rsidR="00000000" w:rsidRDefault="00F643FD">
      <w:pPr>
        <w:pStyle w:val="Heading2"/>
        <w:divId w:val="1264344762"/>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08"/>
        <w:gridCol w:w="7802"/>
      </w:tblGrid>
      <w:tr w:rsidR="00000000" w14:paraId="05CCCAD9" w14:textId="77777777">
        <w:trPr>
          <w:divId w:val="1264344762"/>
          <w:tblCellSpacing w:w="15" w:type="dxa"/>
        </w:trPr>
        <w:tc>
          <w:tcPr>
            <w:tcW w:w="0" w:type="auto"/>
            <w:tcBorders>
              <w:bottom w:val="single" w:sz="6" w:space="0" w:color="000000"/>
            </w:tcBorders>
            <w:shd w:val="clear" w:color="auto" w:fill="BBBBBB"/>
            <w:vAlign w:val="center"/>
            <w:hideMark/>
          </w:tcPr>
          <w:p w14:paraId="46330E56"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2FB9CBD1"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D257B0D" w14:textId="77777777">
        <w:trPr>
          <w:divId w:val="1264344762"/>
          <w:tblCellSpacing w:w="15" w:type="dxa"/>
        </w:trPr>
        <w:tc>
          <w:tcPr>
            <w:tcW w:w="0" w:type="auto"/>
            <w:vAlign w:val="center"/>
            <w:hideMark/>
          </w:tcPr>
          <w:p w14:paraId="1C8EA9F8" w14:textId="77777777" w:rsidR="00000000" w:rsidRDefault="00F643FD">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81B5F58" w14:textId="56B65F64" w:rsidR="00000000" w:rsidRDefault="00F643FD">
            <w:pPr>
              <w:spacing w:after="75"/>
              <w:rPr>
                <w:rFonts w:ascii="Georgia" w:eastAsia="Times New Roman" w:hAnsi="Georgia"/>
                <w:sz w:val="18"/>
                <w:szCs w:val="18"/>
              </w:rPr>
            </w:pPr>
            <w:r>
              <w:rPr>
                <w:rFonts w:ascii="Georgia" w:eastAsia="Times New Roman" w:hAnsi="Georgia"/>
                <w:sz w:val="18"/>
                <w:szCs w:val="18"/>
              </w:rPr>
              <w:t>The species has been recorded from multiple protected areas across its range</w:t>
            </w:r>
            <w:ins w:id="62" w:author="Jack Plummer" w:date="2022-08-19T13:40:00Z">
              <w:r>
                <w:rPr>
                  <w:rFonts w:ascii="Georgia" w:eastAsia="Times New Roman" w:hAnsi="Georgia"/>
                  <w:sz w:val="18"/>
                  <w:szCs w:val="18"/>
                </w:rPr>
                <w:t xml:space="preserve"> </w:t>
              </w:r>
              <w:r>
                <w:rPr>
                  <w:rFonts w:eastAsia="Times New Roman"/>
                  <w:sz w:val="18"/>
                  <w:szCs w:val="18"/>
                </w:rPr>
                <w:t>including</w:t>
              </w:r>
            </w:ins>
            <w:del w:id="63" w:author="Jack Plummer" w:date="2022-08-19T13:40:00Z">
              <w:r w:rsidDel="00F643FD">
                <w:rPr>
                  <w:rFonts w:ascii="Georgia" w:eastAsia="Times New Roman" w:hAnsi="Georgia"/>
                  <w:sz w:val="18"/>
                  <w:szCs w:val="18"/>
                </w:rPr>
                <w:delText>, e.g.</w:delText>
              </w:r>
            </w:del>
            <w:r>
              <w:rPr>
                <w:rFonts w:ascii="Georgia" w:eastAsia="Times New Roman" w:hAnsi="Georgia"/>
                <w:sz w:val="18"/>
                <w:szCs w:val="18"/>
              </w:rPr>
              <w:t xml:space="preserve"> </w:t>
            </w:r>
            <w:proofErr w:type="spellStart"/>
            <w:r>
              <w:rPr>
                <w:rFonts w:ascii="Georgia" w:eastAsia="Times New Roman" w:hAnsi="Georgia"/>
                <w:sz w:val="18"/>
                <w:szCs w:val="18"/>
              </w:rPr>
              <w:t>Kuan</w:t>
            </w:r>
            <w:proofErr w:type="spellEnd"/>
            <w:r>
              <w:rPr>
                <w:rFonts w:ascii="Georgia" w:eastAsia="Times New Roman" w:hAnsi="Georgia"/>
                <w:sz w:val="18"/>
                <w:szCs w:val="18"/>
              </w:rPr>
              <w:t xml:space="preserve"> Mae Yay Mon Wildlife Sanctuary, Khao </w:t>
            </w:r>
            <w:proofErr w:type="spellStart"/>
            <w:r>
              <w:rPr>
                <w:rFonts w:ascii="Georgia" w:eastAsia="Times New Roman" w:hAnsi="Georgia"/>
                <w:sz w:val="18"/>
                <w:szCs w:val="18"/>
              </w:rPr>
              <w:t>Phanom</w:t>
            </w:r>
            <w:proofErr w:type="spellEnd"/>
            <w:r>
              <w:rPr>
                <w:rFonts w:ascii="Georgia" w:eastAsia="Times New Roman" w:hAnsi="Georgia"/>
                <w:sz w:val="18"/>
                <w:szCs w:val="18"/>
              </w:rPr>
              <w:t xml:space="preserve"> </w:t>
            </w:r>
            <w:proofErr w:type="spellStart"/>
            <w:r>
              <w:rPr>
                <w:rFonts w:ascii="Georgia" w:eastAsia="Times New Roman" w:hAnsi="Georgia"/>
                <w:sz w:val="18"/>
                <w:szCs w:val="18"/>
              </w:rPr>
              <w:t>Benja</w:t>
            </w:r>
            <w:proofErr w:type="spellEnd"/>
            <w:r>
              <w:rPr>
                <w:rFonts w:ascii="Georgia" w:eastAsia="Times New Roman" w:hAnsi="Georgia"/>
                <w:sz w:val="18"/>
                <w:szCs w:val="18"/>
              </w:rPr>
              <w:t xml:space="preserve"> National Park, Khao </w:t>
            </w:r>
            <w:proofErr w:type="spellStart"/>
            <w:r>
              <w:rPr>
                <w:rFonts w:ascii="Georgia" w:eastAsia="Times New Roman" w:hAnsi="Georgia"/>
                <w:sz w:val="18"/>
                <w:szCs w:val="18"/>
              </w:rPr>
              <w:t>Luang</w:t>
            </w:r>
            <w:proofErr w:type="spellEnd"/>
            <w:r>
              <w:rPr>
                <w:rFonts w:ascii="Georgia" w:eastAsia="Times New Roman" w:hAnsi="Georgia"/>
                <w:sz w:val="18"/>
                <w:szCs w:val="18"/>
              </w:rPr>
              <w:t xml:space="preserve"> National Park, Sri </w:t>
            </w:r>
            <w:proofErr w:type="spellStart"/>
            <w:r>
              <w:rPr>
                <w:rFonts w:ascii="Georgia" w:eastAsia="Times New Roman" w:hAnsi="Georgia"/>
                <w:sz w:val="18"/>
                <w:szCs w:val="18"/>
              </w:rPr>
              <w:t>Chatchanalai</w:t>
            </w:r>
            <w:proofErr w:type="spellEnd"/>
            <w:r>
              <w:rPr>
                <w:rFonts w:ascii="Georgia" w:eastAsia="Times New Roman" w:hAnsi="Georgia"/>
                <w:sz w:val="18"/>
                <w:szCs w:val="18"/>
              </w:rPr>
              <w:t xml:space="preserve"> National Park and Laem Sohn National Park. </w:t>
            </w:r>
          </w:p>
        </w:tc>
      </w:tr>
    </w:tbl>
    <w:p w14:paraId="61EE7185" w14:textId="77777777" w:rsidR="00000000" w:rsidRDefault="00F643FD">
      <w:pPr>
        <w:pStyle w:val="Heading2"/>
        <w:divId w:val="1264344762"/>
        <w:rPr>
          <w:rFonts w:ascii="Georgia" w:eastAsia="Times New Roman" w:hAnsi="Georgia"/>
          <w:sz w:val="27"/>
          <w:szCs w:val="27"/>
        </w:rPr>
      </w:pPr>
      <w:r>
        <w:rPr>
          <w:rFonts w:ascii="Georgia" w:eastAsia="Times New Roman" w:hAnsi="Georgia"/>
          <w:sz w:val="27"/>
          <w:szCs w:val="27"/>
        </w:rPr>
        <w:t>Important Conse</w:t>
      </w:r>
      <w:r>
        <w:rPr>
          <w:rFonts w:ascii="Georgia" w:eastAsia="Times New Roman" w:hAnsi="Georgia"/>
          <w:sz w:val="27"/>
          <w:szCs w:val="27"/>
        </w:rPr>
        <w:t>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87"/>
        <w:gridCol w:w="530"/>
      </w:tblGrid>
      <w:tr w:rsidR="00000000" w14:paraId="6E1C2A3D" w14:textId="77777777">
        <w:trPr>
          <w:divId w:val="1264344762"/>
          <w:tblCellSpacing w:w="15" w:type="dxa"/>
        </w:trPr>
        <w:tc>
          <w:tcPr>
            <w:tcW w:w="0" w:type="auto"/>
            <w:tcBorders>
              <w:bottom w:val="single" w:sz="6" w:space="0" w:color="000000"/>
            </w:tcBorders>
            <w:shd w:val="clear" w:color="auto" w:fill="BBBBBB"/>
            <w:vAlign w:val="center"/>
            <w:hideMark/>
          </w:tcPr>
          <w:p w14:paraId="1385E651"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12E17397"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578647C" w14:textId="77777777">
        <w:trPr>
          <w:divId w:val="1264344762"/>
          <w:tblCellSpacing w:w="15" w:type="dxa"/>
        </w:trPr>
        <w:tc>
          <w:tcPr>
            <w:tcW w:w="0" w:type="auto"/>
            <w:tcBorders>
              <w:bottom w:val="single" w:sz="6" w:space="0" w:color="CCCCCC"/>
            </w:tcBorders>
            <w:vAlign w:val="center"/>
            <w:hideMark/>
          </w:tcPr>
          <w:p w14:paraId="498D63D1" w14:textId="77777777" w:rsidR="00000000" w:rsidRDefault="00F643FD">
            <w:pPr>
              <w:spacing w:after="75"/>
              <w:rPr>
                <w:rFonts w:ascii="Georgia" w:eastAsia="Times New Roman" w:hAnsi="Georgia"/>
                <w:sz w:val="18"/>
                <w:szCs w:val="18"/>
              </w:rPr>
            </w:pPr>
            <w:r>
              <w:rPr>
                <w:rFonts w:ascii="Georgia" w:eastAsia="Times New Roman" w:hAnsi="Georgia"/>
                <w:sz w:val="18"/>
                <w:szCs w:val="18"/>
              </w:rPr>
              <w:t>2.3. Land/water management -&gt; Habitat &amp; natural process restoration</w:t>
            </w:r>
          </w:p>
        </w:tc>
        <w:tc>
          <w:tcPr>
            <w:tcW w:w="0" w:type="auto"/>
            <w:tcBorders>
              <w:bottom w:val="single" w:sz="6" w:space="0" w:color="CCCCCC"/>
            </w:tcBorders>
            <w:vAlign w:val="center"/>
            <w:hideMark/>
          </w:tcPr>
          <w:p w14:paraId="503B13EE" w14:textId="77777777" w:rsidR="00000000" w:rsidRDefault="00F643FD">
            <w:pPr>
              <w:spacing w:after="75"/>
              <w:rPr>
                <w:rFonts w:ascii="Georgia" w:eastAsia="Times New Roman" w:hAnsi="Georgia"/>
                <w:sz w:val="18"/>
                <w:szCs w:val="18"/>
              </w:rPr>
            </w:pPr>
            <w:r>
              <w:rPr>
                <w:rFonts w:ascii="Georgia" w:eastAsia="Times New Roman" w:hAnsi="Georgia"/>
                <w:sz w:val="18"/>
                <w:szCs w:val="18"/>
              </w:rPr>
              <w:t>-</w:t>
            </w:r>
          </w:p>
        </w:tc>
      </w:tr>
    </w:tbl>
    <w:p w14:paraId="76B3A669" w14:textId="77777777" w:rsidR="00000000" w:rsidRDefault="00F643FD">
      <w:pPr>
        <w:pStyle w:val="Heading2"/>
        <w:divId w:val="1264344762"/>
        <w:rPr>
          <w:rFonts w:ascii="Georgia" w:eastAsia="Times New Roman" w:hAnsi="Georgia"/>
          <w:sz w:val="27"/>
          <w:szCs w:val="27"/>
        </w:rPr>
      </w:pPr>
      <w:r>
        <w:rPr>
          <w:rFonts w:ascii="Georgia" w:eastAsia="Times New Roman" w:hAnsi="Georgia"/>
          <w:sz w:val="27"/>
          <w:szCs w:val="27"/>
        </w:rPr>
        <w:lastRenderedPageBreak/>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77C914B9" w14:textId="77777777">
        <w:trPr>
          <w:divId w:val="1264344762"/>
          <w:tblCellSpacing w:w="15" w:type="dxa"/>
        </w:trPr>
        <w:tc>
          <w:tcPr>
            <w:tcW w:w="0" w:type="auto"/>
            <w:tcBorders>
              <w:bottom w:val="single" w:sz="6" w:space="0" w:color="000000"/>
            </w:tcBorders>
            <w:shd w:val="clear" w:color="auto" w:fill="BBBBBB"/>
            <w:vAlign w:val="center"/>
            <w:hideMark/>
          </w:tcPr>
          <w:p w14:paraId="65040147"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65B1F9CD"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501FD467" w14:textId="77777777">
        <w:trPr>
          <w:divId w:val="1264344762"/>
          <w:tblCellSpacing w:w="15" w:type="dxa"/>
        </w:trPr>
        <w:tc>
          <w:tcPr>
            <w:tcW w:w="0" w:type="auto"/>
            <w:tcBorders>
              <w:bottom w:val="single" w:sz="6" w:space="0" w:color="CCCCCC"/>
            </w:tcBorders>
            <w:vAlign w:val="center"/>
            <w:hideMark/>
          </w:tcPr>
          <w:p w14:paraId="782CE295" w14:textId="77777777" w:rsidR="00000000" w:rsidRDefault="00F643FD">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6CFD6530" w14:textId="77777777" w:rsidR="00000000" w:rsidRDefault="00F643FD">
            <w:pPr>
              <w:spacing w:after="75"/>
              <w:rPr>
                <w:rFonts w:ascii="Georgia" w:eastAsia="Times New Roman" w:hAnsi="Georgia"/>
                <w:sz w:val="18"/>
                <w:szCs w:val="18"/>
              </w:rPr>
            </w:pPr>
            <w:r>
              <w:rPr>
                <w:rFonts w:ascii="Georgia" w:eastAsia="Times New Roman" w:hAnsi="Georgia"/>
                <w:sz w:val="18"/>
                <w:szCs w:val="18"/>
              </w:rPr>
              <w:t>-</w:t>
            </w:r>
          </w:p>
        </w:tc>
      </w:tr>
      <w:tr w:rsidR="00000000" w14:paraId="48ABAC2B" w14:textId="77777777">
        <w:trPr>
          <w:divId w:val="1264344762"/>
          <w:tblCellSpacing w:w="15" w:type="dxa"/>
        </w:trPr>
        <w:tc>
          <w:tcPr>
            <w:tcW w:w="0" w:type="auto"/>
            <w:tcBorders>
              <w:bottom w:val="single" w:sz="6" w:space="0" w:color="CCCCCC"/>
            </w:tcBorders>
            <w:vAlign w:val="center"/>
            <w:hideMark/>
          </w:tcPr>
          <w:p w14:paraId="702457E5" w14:textId="77777777" w:rsidR="00000000" w:rsidRDefault="00F643FD">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3D4CDC49" w14:textId="77777777" w:rsidR="00000000" w:rsidRDefault="00F643FD">
            <w:pPr>
              <w:spacing w:after="75"/>
              <w:rPr>
                <w:rFonts w:ascii="Georgia" w:eastAsia="Times New Roman" w:hAnsi="Georgia"/>
                <w:sz w:val="18"/>
                <w:szCs w:val="18"/>
              </w:rPr>
            </w:pPr>
            <w:r>
              <w:rPr>
                <w:rFonts w:ascii="Georgia" w:eastAsia="Times New Roman" w:hAnsi="Georgia"/>
                <w:sz w:val="18"/>
                <w:szCs w:val="18"/>
              </w:rPr>
              <w:t>-</w:t>
            </w:r>
          </w:p>
        </w:tc>
      </w:tr>
    </w:tbl>
    <w:p w14:paraId="7CF8CAAE" w14:textId="77777777" w:rsidR="00000000" w:rsidRDefault="00F643FD">
      <w:pPr>
        <w:pStyle w:val="Heading1"/>
        <w:divId w:val="1952274462"/>
        <w:rPr>
          <w:rFonts w:ascii="Georgia" w:eastAsia="Times New Roman" w:hAnsi="Georgia"/>
          <w:sz w:val="29"/>
          <w:szCs w:val="29"/>
        </w:rPr>
      </w:pPr>
      <w:r>
        <w:rPr>
          <w:rFonts w:ascii="Georgia" w:eastAsia="Times New Roman" w:hAnsi="Georgia"/>
          <w:sz w:val="29"/>
          <w:szCs w:val="29"/>
        </w:rPr>
        <w:t>Ecosystem Service</w:t>
      </w:r>
      <w:r>
        <w:rPr>
          <w:rFonts w:ascii="Georgia" w:eastAsia="Times New Roman" w:hAnsi="Georgia"/>
          <w:sz w:val="29"/>
          <w:szCs w:val="29"/>
        </w:rPr>
        <w:t>s</w:t>
      </w:r>
    </w:p>
    <w:p w14:paraId="6F8465FA" w14:textId="77777777" w:rsidR="00000000" w:rsidRDefault="00F643FD">
      <w:pPr>
        <w:pStyle w:val="Heading2"/>
        <w:divId w:val="1952274462"/>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04BD16AA" w14:textId="77777777">
        <w:trPr>
          <w:divId w:val="1952274462"/>
          <w:tblCellSpacing w:w="15" w:type="dxa"/>
        </w:trPr>
        <w:tc>
          <w:tcPr>
            <w:tcW w:w="0" w:type="auto"/>
            <w:tcBorders>
              <w:bottom w:val="single" w:sz="6" w:space="0" w:color="000000"/>
            </w:tcBorders>
            <w:shd w:val="clear" w:color="auto" w:fill="BBBBBB"/>
            <w:vAlign w:val="center"/>
            <w:hideMark/>
          </w:tcPr>
          <w:p w14:paraId="45490FE5" w14:textId="77777777" w:rsidR="00000000" w:rsidRDefault="00F643FD">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1EF3A992" w14:textId="77777777" w:rsidR="00000000" w:rsidRDefault="00F643FD">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6B8F1A0D" w14:textId="77777777">
        <w:trPr>
          <w:divId w:val="1952274462"/>
          <w:tblCellSpacing w:w="15" w:type="dxa"/>
        </w:trPr>
        <w:tc>
          <w:tcPr>
            <w:tcW w:w="0" w:type="auto"/>
            <w:vAlign w:val="center"/>
            <w:hideMark/>
          </w:tcPr>
          <w:p w14:paraId="651B3C51" w14:textId="77777777" w:rsidR="00000000" w:rsidRDefault="00F643FD">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60E5D0FB" w14:textId="77777777" w:rsidR="00000000" w:rsidRDefault="00F643FD">
            <w:pPr>
              <w:spacing w:after="75"/>
              <w:rPr>
                <w:rFonts w:ascii="Georgia" w:eastAsia="Times New Roman" w:hAnsi="Georgia"/>
                <w:sz w:val="18"/>
                <w:szCs w:val="18"/>
              </w:rPr>
            </w:pPr>
            <w:r>
              <w:rPr>
                <w:rFonts w:ascii="Georgia" w:eastAsia="Times New Roman" w:hAnsi="Georgia"/>
                <w:sz w:val="18"/>
                <w:szCs w:val="18"/>
              </w:rPr>
              <w:t>-</w:t>
            </w:r>
          </w:p>
        </w:tc>
      </w:tr>
    </w:tbl>
    <w:p w14:paraId="6BE76200" w14:textId="77777777" w:rsidR="00000000" w:rsidRDefault="00F643FD">
      <w:pPr>
        <w:pStyle w:val="Heading1"/>
        <w:rPr>
          <w:rFonts w:ascii="Georgia" w:eastAsia="Times New Roman" w:hAnsi="Georgia"/>
          <w:sz w:val="29"/>
          <w:szCs w:val="29"/>
        </w:rPr>
      </w:pPr>
      <w:r>
        <w:rPr>
          <w:rFonts w:ascii="Georgia" w:eastAsia="Times New Roman" w:hAnsi="Georgia"/>
          <w:sz w:val="29"/>
          <w:szCs w:val="29"/>
        </w:rPr>
        <w:t>Bibliography</w:t>
      </w:r>
    </w:p>
    <w:p w14:paraId="26A78ED1" w14:textId="77777777" w:rsidR="00000000" w:rsidRDefault="00F643FD">
      <w:pPr>
        <w:pStyle w:val="NormalWeb"/>
        <w:divId w:val="708384227"/>
        <w:rPr>
          <w:rFonts w:ascii="Georgia" w:hAnsi="Georgia"/>
        </w:rPr>
      </w:pPr>
      <w:r>
        <w:rPr>
          <w:rFonts w:ascii="Georgia" w:hAnsi="Georgia"/>
        </w:rPr>
        <w:t xml:space="preserve">Bachman et al.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051EA24D" w14:textId="77777777" w:rsidR="00000000" w:rsidRDefault="00F643FD">
      <w:pPr>
        <w:pStyle w:val="NormalWeb"/>
        <w:divId w:val="708384227"/>
        <w:rPr>
          <w:rFonts w:ascii="Georgia" w:hAnsi="Georgia"/>
        </w:rPr>
      </w:pPr>
      <w:proofErr w:type="spellStart"/>
      <w:r>
        <w:rPr>
          <w:rFonts w:ascii="Georgia" w:hAnsi="Georgia"/>
        </w:rPr>
        <w:t>Booyakiet</w:t>
      </w:r>
      <w:proofErr w:type="spellEnd"/>
      <w:r>
        <w:rPr>
          <w:rFonts w:ascii="Georgia" w:hAnsi="Georgia"/>
        </w:rPr>
        <w:t xml:space="preserve">, S., et al. 2012. Study of Biodiversity at </w:t>
      </w:r>
      <w:proofErr w:type="spellStart"/>
      <w:r>
        <w:rPr>
          <w:rFonts w:ascii="Georgia" w:hAnsi="Georgia"/>
        </w:rPr>
        <w:t>Pah</w:t>
      </w:r>
      <w:proofErr w:type="spellEnd"/>
      <w:r>
        <w:rPr>
          <w:rFonts w:ascii="Georgia" w:hAnsi="Georgia"/>
        </w:rPr>
        <w:t xml:space="preserve"> Klong </w:t>
      </w:r>
      <w:proofErr w:type="spellStart"/>
      <w:r>
        <w:rPr>
          <w:rFonts w:ascii="Georgia" w:hAnsi="Georgia"/>
        </w:rPr>
        <w:t>Saeng</w:t>
      </w:r>
      <w:proofErr w:type="spellEnd"/>
      <w:r>
        <w:rPr>
          <w:rFonts w:ascii="Georgia" w:hAnsi="Georgia"/>
        </w:rPr>
        <w:t xml:space="preserve"> Wildlife </w:t>
      </w:r>
      <w:proofErr w:type="spellStart"/>
      <w:r>
        <w:rPr>
          <w:rFonts w:ascii="Georgia" w:hAnsi="Georgia"/>
        </w:rPr>
        <w:t>Santuary</w:t>
      </w:r>
      <w:proofErr w:type="spellEnd"/>
      <w:r>
        <w:rPr>
          <w:rFonts w:ascii="Georgia" w:hAnsi="Georgia"/>
        </w:rPr>
        <w:t xml:space="preserve">, </w:t>
      </w:r>
      <w:proofErr w:type="spellStart"/>
      <w:r>
        <w:rPr>
          <w:rFonts w:ascii="Georgia" w:hAnsi="Georgia"/>
        </w:rPr>
        <w:t>Suratthani</w:t>
      </w:r>
      <w:proofErr w:type="spellEnd"/>
      <w:r>
        <w:rPr>
          <w:rFonts w:ascii="Georgia" w:hAnsi="Georgia"/>
        </w:rPr>
        <w:t xml:space="preserve"> Province. Department of National Parks, Wildlife and Plant Conservation, Bangkok.</w:t>
      </w:r>
    </w:p>
    <w:p w14:paraId="03450432" w14:textId="77777777" w:rsidR="00000000" w:rsidRDefault="00F643FD">
      <w:pPr>
        <w:pStyle w:val="NormalWeb"/>
        <w:divId w:val="708384227"/>
        <w:rPr>
          <w:rFonts w:ascii="Georgia" w:hAnsi="Georgia"/>
        </w:rPr>
      </w:pPr>
      <w:r>
        <w:rPr>
          <w:rFonts w:ascii="Georgia" w:hAnsi="Georgia"/>
        </w:rPr>
        <w:t xml:space="preserve">Chamchumroon, V., </w:t>
      </w:r>
      <w:proofErr w:type="spellStart"/>
      <w:r>
        <w:rPr>
          <w:rFonts w:ascii="Georgia" w:hAnsi="Georgia"/>
        </w:rPr>
        <w:t>Suphuntee</w:t>
      </w:r>
      <w:proofErr w:type="spellEnd"/>
      <w:r>
        <w:rPr>
          <w:rFonts w:ascii="Georgia" w:hAnsi="Georgia"/>
        </w:rPr>
        <w:t xml:space="preserve">, N., </w:t>
      </w:r>
      <w:proofErr w:type="spellStart"/>
      <w:r>
        <w:rPr>
          <w:rFonts w:ascii="Georgia" w:hAnsi="Georgia"/>
        </w:rPr>
        <w:t>Tetsana</w:t>
      </w:r>
      <w:proofErr w:type="spellEnd"/>
      <w:r>
        <w:rPr>
          <w:rFonts w:ascii="Georgia" w:hAnsi="Georgia"/>
        </w:rPr>
        <w:t xml:space="preserve">, N., </w:t>
      </w:r>
      <w:proofErr w:type="spellStart"/>
      <w:r>
        <w:rPr>
          <w:rFonts w:ascii="Georgia" w:hAnsi="Georgia"/>
        </w:rPr>
        <w:t>Poopath</w:t>
      </w:r>
      <w:proofErr w:type="spellEnd"/>
      <w:r>
        <w:rPr>
          <w:rFonts w:ascii="Georgia" w:hAnsi="Georgia"/>
        </w:rPr>
        <w:t xml:space="preserve">, M. &amp; </w:t>
      </w:r>
      <w:proofErr w:type="spellStart"/>
      <w:r>
        <w:rPr>
          <w:rFonts w:ascii="Georgia" w:hAnsi="Georgia"/>
        </w:rPr>
        <w:t>Tanikkool</w:t>
      </w:r>
      <w:proofErr w:type="spellEnd"/>
      <w:r>
        <w:rPr>
          <w:rFonts w:ascii="Georgia" w:hAnsi="Georgia"/>
        </w:rPr>
        <w:t>, S. 2</w:t>
      </w:r>
      <w:r>
        <w:rPr>
          <w:rFonts w:ascii="Georgia" w:hAnsi="Georgia"/>
        </w:rPr>
        <w:t xml:space="preserve">017. </w:t>
      </w:r>
      <w:r>
        <w:rPr>
          <w:rFonts w:ascii="Georgia" w:hAnsi="Georgia"/>
          <w:i/>
          <w:iCs/>
        </w:rPr>
        <w:t>Threatened plants in Thailand.</w:t>
      </w:r>
      <w:r>
        <w:rPr>
          <w:rFonts w:ascii="Georgia" w:hAnsi="Georgia"/>
        </w:rPr>
        <w:t xml:space="preserve"> Department of National Parks, Wildlife and Plant Conservation, Bangkok.</w:t>
      </w:r>
    </w:p>
    <w:p w14:paraId="09BEA9B1" w14:textId="77777777" w:rsidR="00000000" w:rsidRDefault="00F643FD">
      <w:pPr>
        <w:pStyle w:val="NormalWeb"/>
        <w:divId w:val="708384227"/>
        <w:rPr>
          <w:rFonts w:ascii="Georgia" w:hAnsi="Georgia"/>
        </w:rPr>
      </w:pPr>
      <w:proofErr w:type="spellStart"/>
      <w:r>
        <w:rPr>
          <w:rFonts w:ascii="Georgia" w:hAnsi="Georgia"/>
        </w:rPr>
        <w:t>Chantarapon</w:t>
      </w:r>
      <w:proofErr w:type="spellEnd"/>
      <w:r>
        <w:rPr>
          <w:rFonts w:ascii="Georgia" w:hAnsi="Georgia"/>
        </w:rPr>
        <w:t xml:space="preserve">, P., </w:t>
      </w:r>
      <w:proofErr w:type="spellStart"/>
      <w:r>
        <w:rPr>
          <w:rFonts w:ascii="Georgia" w:hAnsi="Georgia"/>
        </w:rPr>
        <w:t>Tanthien</w:t>
      </w:r>
      <w:proofErr w:type="spellEnd"/>
      <w:r>
        <w:rPr>
          <w:rFonts w:ascii="Georgia" w:hAnsi="Georgia"/>
        </w:rPr>
        <w:t xml:space="preserve">, S., and </w:t>
      </w:r>
      <w:proofErr w:type="spellStart"/>
      <w:r>
        <w:rPr>
          <w:rFonts w:ascii="Georgia" w:hAnsi="Georgia"/>
        </w:rPr>
        <w:t>Neamsuvan</w:t>
      </w:r>
      <w:proofErr w:type="spellEnd"/>
      <w:r>
        <w:rPr>
          <w:rFonts w:ascii="Georgia" w:hAnsi="Georgia"/>
        </w:rPr>
        <w:t xml:space="preserve">, O. 2014. Diversity of medicinal plants for fever healing from Khao </w:t>
      </w:r>
      <w:proofErr w:type="spellStart"/>
      <w:r>
        <w:rPr>
          <w:rFonts w:ascii="Georgia" w:hAnsi="Georgia"/>
        </w:rPr>
        <w:t>Phanom</w:t>
      </w:r>
      <w:proofErr w:type="spellEnd"/>
      <w:r>
        <w:rPr>
          <w:rFonts w:ascii="Georgia" w:hAnsi="Georgia"/>
        </w:rPr>
        <w:t xml:space="preserve"> </w:t>
      </w:r>
      <w:proofErr w:type="spellStart"/>
      <w:r>
        <w:rPr>
          <w:rFonts w:ascii="Georgia" w:hAnsi="Georgia"/>
        </w:rPr>
        <w:t>Benja</w:t>
      </w:r>
      <w:proofErr w:type="spellEnd"/>
      <w:r>
        <w:rPr>
          <w:rFonts w:ascii="Georgia" w:hAnsi="Georgia"/>
        </w:rPr>
        <w:t xml:space="preserve"> National Park Krabi Pr</w:t>
      </w:r>
      <w:r>
        <w:rPr>
          <w:rFonts w:ascii="Georgia" w:hAnsi="Georgia"/>
        </w:rPr>
        <w:t xml:space="preserve">ovince. </w:t>
      </w:r>
      <w:r>
        <w:rPr>
          <w:rFonts w:ascii="Georgia" w:hAnsi="Georgia"/>
          <w:i/>
          <w:iCs/>
        </w:rPr>
        <w:t xml:space="preserve">KKU Sci. J. </w:t>
      </w:r>
      <w:r>
        <w:rPr>
          <w:rFonts w:ascii="Georgia" w:hAnsi="Georgia"/>
        </w:rPr>
        <w:t>42(2): 313-326.</w:t>
      </w:r>
    </w:p>
    <w:p w14:paraId="72808F44" w14:textId="77777777" w:rsidR="00000000" w:rsidRDefault="00F643FD">
      <w:pPr>
        <w:pStyle w:val="NormalWeb"/>
        <w:divId w:val="708384227"/>
        <w:rPr>
          <w:rFonts w:ascii="Georgia" w:hAnsi="Georgia"/>
        </w:rPr>
      </w:pPr>
      <w:r>
        <w:rPr>
          <w:rFonts w:ascii="Georgia" w:hAnsi="Georgia"/>
        </w:rPr>
        <w:t xml:space="preserve">GBIF. 2022. Global Biodiversity Information Facility. Available at: </w:t>
      </w:r>
      <w:hyperlink r:id="rId14" w:history="1">
        <w:r>
          <w:rPr>
            <w:rStyle w:val="Hyperlink"/>
            <w:rFonts w:ascii="Georgia" w:hAnsi="Georgia"/>
          </w:rPr>
          <w:t>http://data.gbif.org/</w:t>
        </w:r>
      </w:hyperlink>
      <w:r>
        <w:rPr>
          <w:rFonts w:ascii="Georgia" w:hAnsi="Georgia"/>
        </w:rPr>
        <w:t xml:space="preserve">. </w:t>
      </w:r>
    </w:p>
    <w:p w14:paraId="49051BBB" w14:textId="77777777" w:rsidR="00000000" w:rsidRDefault="00F643FD">
      <w:pPr>
        <w:pStyle w:val="NormalWeb"/>
        <w:divId w:val="708384227"/>
        <w:rPr>
          <w:rFonts w:ascii="Georgia" w:hAnsi="Georgia"/>
        </w:rPr>
      </w:pPr>
      <w:r>
        <w:rPr>
          <w:rFonts w:ascii="Georgia" w:hAnsi="Georgia"/>
        </w:rPr>
        <w:t xml:space="preserve">Global Forest Watch. 2022. Thailand Deforestation Rates &amp; Statistics. Available at: </w:t>
      </w:r>
      <w:hyperlink r:id="rId15" w:history="1">
        <w:r>
          <w:rPr>
            <w:rStyle w:val="Hyperlink"/>
            <w:rFonts w:ascii="Georgia" w:hAnsi="Georgia"/>
          </w:rPr>
          <w:t>https://www.globalforestwatch.org/dashboards/country/THA/?category=summary&amp;location=WyJjb</w:t>
        </w:r>
        <w:r>
          <w:rPr>
            <w:rStyle w:val="Hyperlink"/>
            <w:rFonts w:ascii="Georgia" w:hAnsi="Georgia"/>
          </w:rPr>
          <w:t>3VudHJ5IiwiVEhBIl0%3D&amp;map=eyJjYW5Cb3VuZCI6ZmFsc2UsImRhdGFzZXRzIjpbeyJkYXRhc2V0IjoicG9saXRpY2FsLWJvdW5kYXJpZXMiLCJsYXllcnMiOlsiZGlzcHV0ZWQtcG9saXRpY2FsLWJvdW5kYXJpZXMiLCJwb2xpdGljYWwtYm91bmRhcmllcyJdLCJib3VuZGFyeSI6dHJ1ZSwib3BhY2l0eSI6MSwidmlzaWJpbGl0eSI6dH</w:t>
        </w:r>
        <w:r>
          <w:rPr>
            <w:rStyle w:val="Hyperlink"/>
            <w:rFonts w:ascii="Georgia" w:hAnsi="Georgia"/>
          </w:rPr>
          <w:t>J1ZX0seyJkYXRhc2V0IjoidHJlZS1jb3Zlci1sb3NzIiwibGF5ZXJzIjpbInRyZWUtY292ZXItbG9zcyJdLCJvcGFjaXR5IjoxLCJ2aXNpYmlsaXR5Ijp0cnVlLCJ0aW1lbGluZVBhcmFtcyI6eyJzdGFydERhdGUiOiIyMDAxLTAxLTAxIiwiZW5kRGF0ZSI6IjIwMjEtMTItMzEiLCJ0cmltRW5kRGF0ZSI6IjIwMjEtMTItMzEifSwicGFyYW</w:t>
        </w:r>
        <w:r>
          <w:rPr>
            <w:rStyle w:val="Hyperlink"/>
            <w:rFonts w:ascii="Georgia" w:hAnsi="Georgia"/>
          </w:rPr>
          <w:t>1zIjp7InRocmVzaG9sZCI6MzAsInZpc2liaWxpdHkiOnRydWV9fV19&amp;showMap=true</w:t>
        </w:r>
      </w:hyperlink>
      <w:r>
        <w:rPr>
          <w:rFonts w:ascii="Georgia" w:hAnsi="Georgia"/>
        </w:rPr>
        <w:t xml:space="preserve">. (Accessed: 14 </w:t>
      </w:r>
      <w:proofErr w:type="gramStart"/>
      <w:r>
        <w:rPr>
          <w:rFonts w:ascii="Georgia" w:hAnsi="Georgia"/>
        </w:rPr>
        <w:t>May,</w:t>
      </w:r>
      <w:proofErr w:type="gramEnd"/>
      <w:r>
        <w:rPr>
          <w:rFonts w:ascii="Georgia" w:hAnsi="Georgia"/>
        </w:rPr>
        <w:t xml:space="preserve"> 2022).</w:t>
      </w:r>
    </w:p>
    <w:p w14:paraId="64059F30" w14:textId="77777777" w:rsidR="00000000" w:rsidRDefault="00F643FD">
      <w:pPr>
        <w:pStyle w:val="NormalWeb"/>
        <w:divId w:val="708384227"/>
        <w:rPr>
          <w:rFonts w:ascii="Georgia" w:hAnsi="Georgia"/>
        </w:rPr>
      </w:pPr>
      <w:r>
        <w:rPr>
          <w:rFonts w:ascii="Georgia" w:hAnsi="Georgia"/>
        </w:rPr>
        <w:t xml:space="preserve">Larsen, </w:t>
      </w:r>
      <w:proofErr w:type="gramStart"/>
      <w:r>
        <w:rPr>
          <w:rFonts w:ascii="Georgia" w:hAnsi="Georgia"/>
        </w:rPr>
        <w:t>K.</w:t>
      </w:r>
      <w:proofErr w:type="gramEnd"/>
      <w:r>
        <w:rPr>
          <w:rFonts w:ascii="Georgia" w:hAnsi="Georgia"/>
        </w:rPr>
        <w:t xml:space="preserve"> and C-M. Hu. 1996. </w:t>
      </w:r>
      <w:proofErr w:type="spellStart"/>
      <w:r>
        <w:rPr>
          <w:rFonts w:ascii="Georgia" w:hAnsi="Georgia"/>
        </w:rPr>
        <w:t>Myrsinaceae</w:t>
      </w:r>
      <w:proofErr w:type="spellEnd"/>
      <w:r>
        <w:rPr>
          <w:rFonts w:ascii="Georgia" w:hAnsi="Georgia"/>
        </w:rPr>
        <w:t xml:space="preserve">. In: T. </w:t>
      </w:r>
      <w:proofErr w:type="spellStart"/>
      <w:r>
        <w:rPr>
          <w:rFonts w:ascii="Georgia" w:hAnsi="Georgia"/>
        </w:rPr>
        <w:t>Smitinand</w:t>
      </w:r>
      <w:proofErr w:type="spellEnd"/>
      <w:r>
        <w:rPr>
          <w:rFonts w:ascii="Georgia" w:hAnsi="Georgia"/>
        </w:rPr>
        <w:t xml:space="preserve"> and K. Larsen (eds), </w:t>
      </w:r>
      <w:r>
        <w:rPr>
          <w:rFonts w:ascii="Georgia" w:hAnsi="Georgia"/>
          <w:i/>
          <w:iCs/>
        </w:rPr>
        <w:t>Flora of Thailand</w:t>
      </w:r>
      <w:r>
        <w:rPr>
          <w:rFonts w:ascii="Georgia" w:hAnsi="Georgia"/>
        </w:rPr>
        <w:t xml:space="preserve">, pp. 81-178. The Forest Herbarium, Royal Forest </w:t>
      </w:r>
      <w:proofErr w:type="spellStart"/>
      <w:r>
        <w:rPr>
          <w:rFonts w:ascii="Georgia" w:hAnsi="Georgia"/>
        </w:rPr>
        <w:t>Derpartment</w:t>
      </w:r>
      <w:proofErr w:type="spellEnd"/>
      <w:r>
        <w:rPr>
          <w:rFonts w:ascii="Georgia" w:hAnsi="Georgia"/>
        </w:rPr>
        <w:t>, B</w:t>
      </w:r>
      <w:r>
        <w:rPr>
          <w:rFonts w:ascii="Georgia" w:hAnsi="Georgia"/>
        </w:rPr>
        <w:t>angkok, Thailand.</w:t>
      </w:r>
    </w:p>
    <w:p w14:paraId="46B8CE80" w14:textId="77777777" w:rsidR="00000000" w:rsidRDefault="00F643FD">
      <w:pPr>
        <w:pStyle w:val="NormalWeb"/>
        <w:divId w:val="708384227"/>
        <w:rPr>
          <w:rFonts w:ascii="Georgia" w:hAnsi="Georgia"/>
        </w:rPr>
      </w:pPr>
      <w:proofErr w:type="spellStart"/>
      <w:r>
        <w:rPr>
          <w:rFonts w:ascii="Georgia" w:hAnsi="Georgia"/>
        </w:rPr>
        <w:t>Leangpanich</w:t>
      </w:r>
      <w:proofErr w:type="spellEnd"/>
      <w:r>
        <w:rPr>
          <w:rFonts w:ascii="Georgia" w:hAnsi="Georgia"/>
        </w:rPr>
        <w:t xml:space="preserve">, S. 2018. Comparative study of efficacy and adverse effect of </w:t>
      </w:r>
      <w:proofErr w:type="spellStart"/>
      <w:r>
        <w:rPr>
          <w:rFonts w:ascii="Georgia" w:hAnsi="Georgia"/>
        </w:rPr>
        <w:t>Prapchompothaweep</w:t>
      </w:r>
      <w:proofErr w:type="spellEnd"/>
      <w:r>
        <w:rPr>
          <w:rFonts w:ascii="Georgia" w:hAnsi="Georgia"/>
        </w:rPr>
        <w:t xml:space="preserve"> Remedy crude drug and loratadine for treatment of allergic rhinitis patients (Clinical trial phase II). Thammasat University.</w:t>
      </w:r>
    </w:p>
    <w:p w14:paraId="3AD6EB14" w14:textId="77777777" w:rsidR="00000000" w:rsidRDefault="00F643FD">
      <w:pPr>
        <w:pStyle w:val="NormalWeb"/>
        <w:divId w:val="708384227"/>
        <w:rPr>
          <w:rFonts w:ascii="Georgia" w:hAnsi="Georgia"/>
        </w:rPr>
      </w:pPr>
      <w:proofErr w:type="spellStart"/>
      <w:r>
        <w:rPr>
          <w:rFonts w:ascii="Georgia" w:hAnsi="Georgia"/>
        </w:rPr>
        <w:t>Leangpanich</w:t>
      </w:r>
      <w:proofErr w:type="spellEnd"/>
      <w:r>
        <w:rPr>
          <w:rFonts w:ascii="Georgia" w:hAnsi="Georgia"/>
        </w:rPr>
        <w:t>, S. 2018</w:t>
      </w:r>
      <w:r>
        <w:rPr>
          <w:rFonts w:ascii="Georgia" w:hAnsi="Georgia"/>
        </w:rPr>
        <w:t xml:space="preserve">. Comparative study of efficacy and adverse effect of </w:t>
      </w:r>
      <w:proofErr w:type="spellStart"/>
      <w:r>
        <w:rPr>
          <w:rFonts w:ascii="Georgia" w:hAnsi="Georgia"/>
        </w:rPr>
        <w:t>prapchompoothaweep</w:t>
      </w:r>
      <w:proofErr w:type="spellEnd"/>
      <w:r>
        <w:rPr>
          <w:rFonts w:ascii="Georgia" w:hAnsi="Georgia"/>
        </w:rPr>
        <w:t xml:space="preserve"> remedy crude drug and loratadine for treatment of allergic rhinitis patients (clinical </w:t>
      </w:r>
      <w:proofErr w:type="spellStart"/>
      <w:r>
        <w:rPr>
          <w:rFonts w:ascii="Georgia" w:hAnsi="Georgia"/>
        </w:rPr>
        <w:t>trail</w:t>
      </w:r>
      <w:proofErr w:type="spellEnd"/>
      <w:r>
        <w:rPr>
          <w:rFonts w:ascii="Georgia" w:hAnsi="Georgia"/>
        </w:rPr>
        <w:t xml:space="preserve"> phase 2</w:t>
      </w:r>
      <w:proofErr w:type="gramStart"/>
      <w:r>
        <w:rPr>
          <w:rFonts w:ascii="Georgia" w:hAnsi="Georgia"/>
        </w:rPr>
        <w:t>) .</w:t>
      </w:r>
      <w:proofErr w:type="gramEnd"/>
      <w:r>
        <w:rPr>
          <w:rFonts w:ascii="Georgia" w:hAnsi="Georgia"/>
        </w:rPr>
        <w:t xml:space="preserve"> Faculty of medicine, Thammasat University.</w:t>
      </w:r>
    </w:p>
    <w:p w14:paraId="62052B4A" w14:textId="77777777" w:rsidR="00000000" w:rsidRDefault="00F643FD">
      <w:pPr>
        <w:pStyle w:val="NormalWeb"/>
        <w:divId w:val="708384227"/>
        <w:rPr>
          <w:rFonts w:ascii="Georgia" w:hAnsi="Georgia"/>
        </w:rPr>
      </w:pPr>
      <w:proofErr w:type="spellStart"/>
      <w:r>
        <w:rPr>
          <w:rFonts w:ascii="Georgia" w:hAnsi="Georgia"/>
        </w:rPr>
        <w:t>Stibig</w:t>
      </w:r>
      <w:proofErr w:type="spellEnd"/>
      <w:r>
        <w:rPr>
          <w:rFonts w:ascii="Georgia" w:hAnsi="Georgia"/>
        </w:rPr>
        <w:t xml:space="preserve">, H.-J., </w:t>
      </w:r>
      <w:proofErr w:type="spellStart"/>
      <w:r>
        <w:rPr>
          <w:rFonts w:ascii="Georgia" w:hAnsi="Georgia"/>
        </w:rPr>
        <w:t>Achard</w:t>
      </w:r>
      <w:proofErr w:type="spellEnd"/>
      <w:r>
        <w:rPr>
          <w:rFonts w:ascii="Georgia" w:hAnsi="Georgia"/>
        </w:rPr>
        <w:t xml:space="preserve">, F., </w:t>
      </w:r>
      <w:proofErr w:type="spellStart"/>
      <w:r>
        <w:rPr>
          <w:rFonts w:ascii="Georgia" w:hAnsi="Georgia"/>
        </w:rPr>
        <w:t>Carboni</w:t>
      </w:r>
      <w:proofErr w:type="spellEnd"/>
      <w:r>
        <w:rPr>
          <w:rFonts w:ascii="Georgia" w:hAnsi="Georgia"/>
        </w:rPr>
        <w:t xml:space="preserve">, </w:t>
      </w:r>
      <w:r>
        <w:rPr>
          <w:rFonts w:ascii="Georgia" w:hAnsi="Georgia"/>
        </w:rPr>
        <w:t xml:space="preserve">S., </w:t>
      </w:r>
      <w:proofErr w:type="spellStart"/>
      <w:r>
        <w:rPr>
          <w:rFonts w:ascii="Georgia" w:hAnsi="Georgia"/>
        </w:rPr>
        <w:t>Raši</w:t>
      </w:r>
      <w:proofErr w:type="spellEnd"/>
      <w:r>
        <w:rPr>
          <w:rFonts w:ascii="Georgia" w:hAnsi="Georgia"/>
        </w:rPr>
        <w:t xml:space="preserve">, R. and Miettinen, J. 2013. Change in tropical forest cover of Southeast Asia from 1990 to 2010. </w:t>
      </w:r>
      <w:proofErr w:type="spellStart"/>
      <w:r>
        <w:rPr>
          <w:rFonts w:ascii="Georgia" w:hAnsi="Georgia"/>
          <w:i/>
          <w:iCs/>
        </w:rPr>
        <w:t>Biogeosciences</w:t>
      </w:r>
      <w:proofErr w:type="spellEnd"/>
      <w:r>
        <w:rPr>
          <w:rFonts w:ascii="Georgia" w:hAnsi="Georgia"/>
          <w:i/>
          <w:iCs/>
        </w:rPr>
        <w:t xml:space="preserve"> Discussions</w:t>
      </w:r>
      <w:r>
        <w:rPr>
          <w:rFonts w:ascii="Georgia" w:hAnsi="Georgia"/>
        </w:rPr>
        <w:t xml:space="preserve"> 10(8): 12625–12653.</w:t>
      </w:r>
    </w:p>
    <w:p w14:paraId="7B5AAB98" w14:textId="77777777" w:rsidR="00000000" w:rsidRDefault="00F643FD">
      <w:pPr>
        <w:pStyle w:val="NormalWeb"/>
        <w:divId w:val="708384227"/>
        <w:rPr>
          <w:rFonts w:ascii="Georgia" w:hAnsi="Georgia"/>
        </w:rPr>
      </w:pPr>
      <w:proofErr w:type="spellStart"/>
      <w:r>
        <w:rPr>
          <w:rFonts w:ascii="Georgia" w:hAnsi="Georgia"/>
        </w:rPr>
        <w:lastRenderedPageBreak/>
        <w:t>Thananoppakun</w:t>
      </w:r>
      <w:proofErr w:type="spellEnd"/>
      <w:r>
        <w:rPr>
          <w:rFonts w:ascii="Georgia" w:hAnsi="Georgia"/>
        </w:rPr>
        <w:t xml:space="preserve">, K. 2016. Ethnobotany in </w:t>
      </w:r>
      <w:proofErr w:type="spellStart"/>
      <w:r>
        <w:rPr>
          <w:rFonts w:ascii="Georgia" w:hAnsi="Georgia"/>
        </w:rPr>
        <w:t>Tombon</w:t>
      </w:r>
      <w:proofErr w:type="spellEnd"/>
      <w:r>
        <w:rPr>
          <w:rFonts w:ascii="Georgia" w:hAnsi="Georgia"/>
        </w:rPr>
        <w:t xml:space="preserve"> </w:t>
      </w:r>
      <w:proofErr w:type="spellStart"/>
      <w:r>
        <w:rPr>
          <w:rFonts w:ascii="Georgia" w:hAnsi="Georgia"/>
        </w:rPr>
        <w:t>Chom</w:t>
      </w:r>
      <w:proofErr w:type="spellEnd"/>
      <w:r>
        <w:rPr>
          <w:rFonts w:ascii="Georgia" w:hAnsi="Georgia"/>
        </w:rPr>
        <w:t xml:space="preserve"> Tong, </w:t>
      </w:r>
      <w:proofErr w:type="spellStart"/>
      <w:r>
        <w:rPr>
          <w:rFonts w:ascii="Georgia" w:hAnsi="Georgia"/>
        </w:rPr>
        <w:t>Phlai</w:t>
      </w:r>
      <w:proofErr w:type="spellEnd"/>
      <w:r>
        <w:rPr>
          <w:rFonts w:ascii="Georgia" w:hAnsi="Georgia"/>
        </w:rPr>
        <w:t xml:space="preserve"> </w:t>
      </w:r>
      <w:proofErr w:type="spellStart"/>
      <w:r>
        <w:rPr>
          <w:rFonts w:ascii="Georgia" w:hAnsi="Georgia"/>
        </w:rPr>
        <w:t>Chumpon</w:t>
      </w:r>
      <w:proofErr w:type="spellEnd"/>
      <w:r>
        <w:rPr>
          <w:rFonts w:ascii="Georgia" w:hAnsi="Georgia"/>
        </w:rPr>
        <w:t xml:space="preserve">, Ban Khlong, Wat Chan Pak </w:t>
      </w:r>
      <w:proofErr w:type="spellStart"/>
      <w:r>
        <w:rPr>
          <w:rFonts w:ascii="Georgia" w:hAnsi="Georgia"/>
        </w:rPr>
        <w:t>Thok</w:t>
      </w:r>
      <w:proofErr w:type="spellEnd"/>
      <w:r>
        <w:rPr>
          <w:rFonts w:ascii="Georgia" w:hAnsi="Georgia"/>
        </w:rPr>
        <w:t xml:space="preserve">, </w:t>
      </w:r>
      <w:r>
        <w:rPr>
          <w:rFonts w:ascii="Georgia" w:hAnsi="Georgia"/>
        </w:rPr>
        <w:t xml:space="preserve">Mueang District, </w:t>
      </w:r>
      <w:proofErr w:type="spellStart"/>
      <w:r>
        <w:rPr>
          <w:rFonts w:ascii="Georgia" w:hAnsi="Georgia"/>
        </w:rPr>
        <w:t>Phitsanulok</w:t>
      </w:r>
      <w:proofErr w:type="spellEnd"/>
      <w:r>
        <w:rPr>
          <w:rFonts w:ascii="Georgia" w:hAnsi="Georgia"/>
        </w:rPr>
        <w:t xml:space="preserve">. </w:t>
      </w:r>
      <w:r>
        <w:rPr>
          <w:rFonts w:ascii="Georgia" w:hAnsi="Georgia"/>
          <w:i/>
          <w:iCs/>
        </w:rPr>
        <w:t xml:space="preserve">Rajabhat J. Sci. </w:t>
      </w:r>
      <w:proofErr w:type="spellStart"/>
      <w:r>
        <w:rPr>
          <w:rFonts w:ascii="Georgia" w:hAnsi="Georgia"/>
          <w:i/>
          <w:iCs/>
        </w:rPr>
        <w:t>Humanit</w:t>
      </w:r>
      <w:proofErr w:type="spellEnd"/>
      <w:r>
        <w:rPr>
          <w:rFonts w:ascii="Georgia" w:hAnsi="Georgia"/>
          <w:i/>
          <w:iCs/>
        </w:rPr>
        <w:t>. Soc. Sci.</w:t>
      </w:r>
      <w:r>
        <w:rPr>
          <w:rFonts w:ascii="Georgia" w:hAnsi="Georgia"/>
        </w:rPr>
        <w:t xml:space="preserve"> 17(2): 271-285.</w:t>
      </w:r>
    </w:p>
    <w:sectPr w:rsidR="0000000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0" w:author="Jack Plummer" w:date="2022-08-19T13:37:00Z" w:initials="JP">
    <w:p w14:paraId="591D6120" w14:textId="77777777" w:rsidR="00366566" w:rsidRDefault="00366566" w:rsidP="00065C80">
      <w:pPr>
        <w:pStyle w:val="CommentText"/>
      </w:pPr>
      <w:r>
        <w:rPr>
          <w:rStyle w:val="CommentReference"/>
        </w:rPr>
        <w:annotationRef/>
      </w:r>
      <w:r>
        <w:t>Habitat text suggests rain forest - presumably 1.6</w:t>
      </w:r>
    </w:p>
  </w:comment>
  <w:comment w:id="56" w:author="Jack Plummer" w:date="2022-08-19T13:39:00Z" w:initials="JP">
    <w:p w14:paraId="0E5841C1" w14:textId="77777777" w:rsidR="00366566" w:rsidRDefault="00366566" w:rsidP="00C52682">
      <w:pPr>
        <w:pStyle w:val="CommentText"/>
      </w:pPr>
      <w:r>
        <w:rPr>
          <w:rStyle w:val="CommentReference"/>
        </w:rPr>
        <w:annotationRef/>
      </w:r>
      <w:r>
        <w:t>Also code 13 (horticulture)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91D6120" w15:done="0"/>
  <w15:commentEx w15:paraId="0E5841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A10B7" w16cex:dateUtc="2022-08-19T12:37:00Z"/>
  <w16cex:commentExtensible w16cex:durableId="26AA1104" w16cex:dateUtc="2022-08-19T1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91D6120" w16cid:durableId="26AA10B7"/>
  <w16cid:commentId w16cid:paraId="0E5841C1" w16cid:durableId="26AA11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3241"/>
    <w:rsid w:val="00366566"/>
    <w:rsid w:val="00483241"/>
    <w:rsid w:val="00F643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FCDCC7"/>
  <w15:chartTrackingRefBased/>
  <w15:docId w15:val="{59840C07-8007-48A3-9601-5C78EF44A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483241"/>
    <w:rPr>
      <w:rFonts w:eastAsiaTheme="minorEastAsia"/>
      <w:sz w:val="24"/>
      <w:szCs w:val="24"/>
    </w:rPr>
  </w:style>
  <w:style w:type="character" w:styleId="CommentReference">
    <w:name w:val="annotation reference"/>
    <w:basedOn w:val="DefaultParagraphFont"/>
    <w:uiPriority w:val="99"/>
    <w:semiHidden/>
    <w:unhideWhenUsed/>
    <w:rsid w:val="00366566"/>
    <w:rPr>
      <w:sz w:val="16"/>
      <w:szCs w:val="16"/>
    </w:rPr>
  </w:style>
  <w:style w:type="paragraph" w:styleId="CommentText">
    <w:name w:val="annotation text"/>
    <w:basedOn w:val="Normal"/>
    <w:link w:val="CommentTextChar"/>
    <w:uiPriority w:val="99"/>
    <w:unhideWhenUsed/>
    <w:rsid w:val="00366566"/>
    <w:rPr>
      <w:sz w:val="20"/>
      <w:szCs w:val="20"/>
    </w:rPr>
  </w:style>
  <w:style w:type="character" w:customStyle="1" w:styleId="CommentTextChar">
    <w:name w:val="Comment Text Char"/>
    <w:basedOn w:val="DefaultParagraphFont"/>
    <w:link w:val="CommentText"/>
    <w:uiPriority w:val="99"/>
    <w:rsid w:val="00366566"/>
    <w:rPr>
      <w:rFonts w:eastAsiaTheme="minorEastAsia"/>
    </w:rPr>
  </w:style>
  <w:style w:type="paragraph" w:styleId="CommentSubject">
    <w:name w:val="annotation subject"/>
    <w:basedOn w:val="CommentText"/>
    <w:next w:val="CommentText"/>
    <w:link w:val="CommentSubjectChar"/>
    <w:uiPriority w:val="99"/>
    <w:semiHidden/>
    <w:unhideWhenUsed/>
    <w:rsid w:val="00366566"/>
    <w:rPr>
      <w:b/>
      <w:bCs/>
    </w:rPr>
  </w:style>
  <w:style w:type="character" w:customStyle="1" w:styleId="CommentSubjectChar">
    <w:name w:val="Comment Subject Char"/>
    <w:basedOn w:val="CommentTextChar"/>
    <w:link w:val="CommentSubject"/>
    <w:uiPriority w:val="99"/>
    <w:semiHidden/>
    <w:rsid w:val="00366566"/>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203765">
      <w:marLeft w:val="0"/>
      <w:marRight w:val="0"/>
      <w:marTop w:val="0"/>
      <w:marBottom w:val="0"/>
      <w:divBdr>
        <w:top w:val="none" w:sz="0" w:space="0" w:color="auto"/>
        <w:left w:val="none" w:sz="0" w:space="0" w:color="auto"/>
        <w:bottom w:val="none" w:sz="0" w:space="0" w:color="auto"/>
        <w:right w:val="none" w:sz="0" w:space="0" w:color="auto"/>
      </w:divBdr>
    </w:div>
    <w:div w:id="542133978">
      <w:marLeft w:val="0"/>
      <w:marRight w:val="0"/>
      <w:marTop w:val="0"/>
      <w:marBottom w:val="0"/>
      <w:divBdr>
        <w:top w:val="none" w:sz="0" w:space="0" w:color="auto"/>
        <w:left w:val="none" w:sz="0" w:space="0" w:color="auto"/>
        <w:bottom w:val="none" w:sz="0" w:space="0" w:color="auto"/>
        <w:right w:val="none" w:sz="0" w:space="0" w:color="auto"/>
      </w:divBdr>
    </w:div>
    <w:div w:id="708384227">
      <w:marLeft w:val="0"/>
      <w:marRight w:val="0"/>
      <w:marTop w:val="0"/>
      <w:marBottom w:val="0"/>
      <w:divBdr>
        <w:top w:val="none" w:sz="0" w:space="0" w:color="auto"/>
        <w:left w:val="none" w:sz="0" w:space="0" w:color="auto"/>
        <w:bottom w:val="none" w:sz="0" w:space="0" w:color="auto"/>
        <w:right w:val="none" w:sz="0" w:space="0" w:color="auto"/>
      </w:divBdr>
    </w:div>
    <w:div w:id="795871150">
      <w:marLeft w:val="0"/>
      <w:marRight w:val="0"/>
      <w:marTop w:val="0"/>
      <w:marBottom w:val="0"/>
      <w:divBdr>
        <w:top w:val="none" w:sz="0" w:space="0" w:color="auto"/>
        <w:left w:val="none" w:sz="0" w:space="0" w:color="auto"/>
        <w:bottom w:val="none" w:sz="0" w:space="0" w:color="auto"/>
        <w:right w:val="none" w:sz="0" w:space="0" w:color="auto"/>
      </w:divBdr>
    </w:div>
    <w:div w:id="940189180">
      <w:marLeft w:val="0"/>
      <w:marRight w:val="0"/>
      <w:marTop w:val="0"/>
      <w:marBottom w:val="0"/>
      <w:divBdr>
        <w:top w:val="none" w:sz="0" w:space="0" w:color="auto"/>
        <w:left w:val="none" w:sz="0" w:space="0" w:color="auto"/>
        <w:bottom w:val="none" w:sz="0" w:space="0" w:color="auto"/>
        <w:right w:val="none" w:sz="0" w:space="0" w:color="auto"/>
      </w:divBdr>
      <w:divsChild>
        <w:div w:id="317922284">
          <w:marLeft w:val="0"/>
          <w:marRight w:val="0"/>
          <w:marTop w:val="0"/>
          <w:marBottom w:val="150"/>
          <w:divBdr>
            <w:top w:val="single" w:sz="12" w:space="0" w:color="000000"/>
            <w:left w:val="none" w:sz="0" w:space="0" w:color="auto"/>
            <w:bottom w:val="single" w:sz="12" w:space="0" w:color="000000"/>
            <w:right w:val="none" w:sz="0" w:space="0" w:color="auto"/>
          </w:divBdr>
        </w:div>
      </w:divsChild>
    </w:div>
    <w:div w:id="1040595048">
      <w:marLeft w:val="0"/>
      <w:marRight w:val="0"/>
      <w:marTop w:val="0"/>
      <w:marBottom w:val="0"/>
      <w:divBdr>
        <w:top w:val="none" w:sz="0" w:space="0" w:color="auto"/>
        <w:left w:val="none" w:sz="0" w:space="0" w:color="auto"/>
        <w:bottom w:val="none" w:sz="0" w:space="0" w:color="auto"/>
        <w:right w:val="none" w:sz="0" w:space="0" w:color="auto"/>
      </w:divBdr>
    </w:div>
    <w:div w:id="1199246920">
      <w:marLeft w:val="0"/>
      <w:marRight w:val="0"/>
      <w:marTop w:val="0"/>
      <w:marBottom w:val="0"/>
      <w:divBdr>
        <w:top w:val="none" w:sz="0" w:space="0" w:color="auto"/>
        <w:left w:val="none" w:sz="0" w:space="0" w:color="auto"/>
        <w:bottom w:val="none" w:sz="0" w:space="0" w:color="auto"/>
        <w:right w:val="none" w:sz="0" w:space="0" w:color="auto"/>
      </w:divBdr>
    </w:div>
    <w:div w:id="1236554338">
      <w:marLeft w:val="0"/>
      <w:marRight w:val="0"/>
      <w:marTop w:val="0"/>
      <w:marBottom w:val="0"/>
      <w:divBdr>
        <w:top w:val="none" w:sz="0" w:space="0" w:color="auto"/>
        <w:left w:val="none" w:sz="0" w:space="0" w:color="auto"/>
        <w:bottom w:val="none" w:sz="0" w:space="0" w:color="auto"/>
        <w:right w:val="none" w:sz="0" w:space="0" w:color="auto"/>
      </w:divBdr>
    </w:div>
    <w:div w:id="1238246935">
      <w:marLeft w:val="0"/>
      <w:marRight w:val="0"/>
      <w:marTop w:val="0"/>
      <w:marBottom w:val="0"/>
      <w:divBdr>
        <w:top w:val="none" w:sz="0" w:space="0" w:color="auto"/>
        <w:left w:val="none" w:sz="0" w:space="0" w:color="auto"/>
        <w:bottom w:val="none" w:sz="0" w:space="0" w:color="auto"/>
        <w:right w:val="none" w:sz="0" w:space="0" w:color="auto"/>
      </w:divBdr>
    </w:div>
    <w:div w:id="1264344762">
      <w:marLeft w:val="0"/>
      <w:marRight w:val="0"/>
      <w:marTop w:val="0"/>
      <w:marBottom w:val="0"/>
      <w:divBdr>
        <w:top w:val="none" w:sz="0" w:space="0" w:color="auto"/>
        <w:left w:val="none" w:sz="0" w:space="0" w:color="auto"/>
        <w:bottom w:val="none" w:sz="0" w:space="0" w:color="auto"/>
        <w:right w:val="none" w:sz="0" w:space="0" w:color="auto"/>
      </w:divBdr>
    </w:div>
    <w:div w:id="1663386168">
      <w:marLeft w:val="0"/>
      <w:marRight w:val="0"/>
      <w:marTop w:val="0"/>
      <w:marBottom w:val="0"/>
      <w:divBdr>
        <w:top w:val="none" w:sz="0" w:space="0" w:color="auto"/>
        <w:left w:val="none" w:sz="0" w:space="0" w:color="auto"/>
        <w:bottom w:val="none" w:sz="0" w:space="0" w:color="auto"/>
        <w:right w:val="none" w:sz="0" w:space="0" w:color="auto"/>
      </w:divBdr>
    </w:div>
    <w:div w:id="195227446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s://www.globalforestwatch.org/dashboards/country/THA/?category=summary&amp;location=WyJjb3VudHJ5IiwiVEhBIl0%3D&amp;map=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amp;showMap=true" TargetMode="Externa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data.gbif.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F3E38F3-F182-45CB-8D83-12A1382E61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463B05-E1AB-468A-B1B5-BF928669D8E2}">
  <ds:schemaRefs>
    <ds:schemaRef ds:uri="Microsoft.SharePoint.Taxonomy.ContentTypeSync"/>
  </ds:schemaRefs>
</ds:datastoreItem>
</file>

<file path=customXml/itemProps3.xml><?xml version="1.0" encoding="utf-8"?>
<ds:datastoreItem xmlns:ds="http://schemas.openxmlformats.org/officeDocument/2006/customXml" ds:itemID="{A21B5264-5E4C-422E-B71E-11518AB7709F}">
  <ds:schemaRefs>
    <ds:schemaRef ds:uri="http://schemas.microsoft.com/sharepoint/events"/>
  </ds:schemaRefs>
</ds:datastoreItem>
</file>

<file path=customXml/itemProps4.xml><?xml version="1.0" encoding="utf-8"?>
<ds:datastoreItem xmlns:ds="http://schemas.openxmlformats.org/officeDocument/2006/customXml" ds:itemID="{A1CC1941-5FED-4233-8046-6D0C2FCED19F}">
  <ds:schemaRefs>
    <ds:schemaRef ds:uri="http://schemas.microsoft.com/sharepoint/v3/contenttype/forms"/>
  </ds:schemaRefs>
</ds:datastoreItem>
</file>

<file path=customXml/itemProps5.xml><?xml version="1.0" encoding="utf-8"?>
<ds:datastoreItem xmlns:ds="http://schemas.openxmlformats.org/officeDocument/2006/customXml" ds:itemID="{665EC00A-5A98-497C-A685-E9547FBAD35E}">
  <ds:schemaRefs>
    <ds:schemaRef ds:uri="http://purl.org/dc/terms/"/>
    <ds:schemaRef ds:uri="590658d6-28a4-43df-8461-354b94568f6c"/>
    <ds:schemaRef ds:uri="http://purl.org/dc/dcmitype/"/>
    <ds:schemaRef ds:uri="http://schemas.openxmlformats.org/package/2006/metadata/core-properties"/>
    <ds:schemaRef ds:uri="3174fa65-5130-4218-be7b-3006b691958f"/>
    <ds:schemaRef ds:uri="http://schemas.microsoft.com/office/2006/documentManagement/types"/>
    <ds:schemaRef ds:uri="http://schemas.microsoft.com/office/2006/metadata/properties"/>
    <ds:schemaRef ds:uri="150f78d0-e5c4-40ba-9879-1115501c63e5"/>
    <ds:schemaRef ds:uri="http://schemas.microsoft.com/office/infopath/2007/PartnerControls"/>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1293</Words>
  <Characters>9339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Ardisia ionantha</vt:lpstr>
    </vt:vector>
  </TitlesOfParts>
  <Company/>
  <LinksUpToDate>false</LinksUpToDate>
  <CharactersWithSpaces>10611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Ardisia ionantha</dc:title>
  <dc:subject/>
  <dc:creator>Jack Plummer</dc:creator>
  <cp:keywords/>
  <dc:description/>
  <cp:lastModifiedBy>Jack Plummer</cp:lastModifiedBy>
  <cp:revision>2</cp:revision>
  <dcterms:created xsi:type="dcterms:W3CDTF">2022-08-19T12:40:00Z</dcterms:created>
  <dcterms:modified xsi:type="dcterms:W3CDTF">2022-08-19T12:40:00Z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