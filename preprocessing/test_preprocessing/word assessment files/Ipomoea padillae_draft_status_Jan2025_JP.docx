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4D79" w14:textId="77777777" w:rsidR="001C3102" w:rsidRDefault="00000000">
      <w:pPr>
        <w:jc w:val="center"/>
        <w:divId w:val="500781191"/>
        <w:rPr>
          <w:rFonts w:ascii="Georgia" w:eastAsia="Times New Roman" w:hAnsi="Georgia"/>
          <w:b/>
          <w:bCs/>
          <w:sz w:val="29"/>
          <w:szCs w:val="29"/>
        </w:rPr>
      </w:pPr>
      <w:r>
        <w:rPr>
          <w:rFonts w:ascii="Georgia" w:eastAsia="Times New Roman" w:hAnsi="Georgia"/>
          <w:b/>
          <w:bCs/>
          <w:sz w:val="29"/>
          <w:szCs w:val="29"/>
        </w:rPr>
        <w:t>Draft</w:t>
      </w:r>
    </w:p>
    <w:p w14:paraId="3A27FD90" w14:textId="77777777" w:rsidR="001C3102" w:rsidRDefault="00000000">
      <w:pPr>
        <w:divId w:val="1787888699"/>
        <w:rPr>
          <w:rFonts w:ascii="Georgia" w:eastAsia="Times New Roman" w:hAnsi="Georgia"/>
          <w:sz w:val="18"/>
          <w:szCs w:val="18"/>
        </w:rPr>
      </w:pPr>
      <w:r>
        <w:rPr>
          <w:rFonts w:ascii="Georgia" w:eastAsia="Times New Roman" w:hAnsi="Georgia"/>
          <w:noProof/>
          <w:sz w:val="18"/>
          <w:szCs w:val="18"/>
        </w:rPr>
        <w:drawing>
          <wp:inline distT="0" distB="0" distL="0" distR="0" wp14:anchorId="30D09CEA" wp14:editId="4E2088C3">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3758A7" w14:textId="77777777" w:rsidR="001C3102" w:rsidRDefault="00000000">
      <w:pPr>
        <w:shd w:val="clear" w:color="auto" w:fill="FFFFFF"/>
        <w:spacing w:before="100" w:beforeAutospacing="1" w:after="100" w:afterAutospacing="1"/>
        <w:jc w:val="right"/>
        <w:outlineLvl w:val="1"/>
        <w:divId w:val="1787888699"/>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Ipomoea </w:t>
      </w:r>
      <w:proofErr w:type="spellStart"/>
      <w:r>
        <w:rPr>
          <w:rStyle w:val="Emphasis"/>
          <w:rFonts w:ascii="Georgia" w:eastAsia="Times New Roman" w:hAnsi="Georgia"/>
          <w:b/>
          <w:bCs/>
          <w:color w:val="000000"/>
          <w:kern w:val="36"/>
          <w:sz w:val="29"/>
          <w:szCs w:val="29"/>
        </w:rPr>
        <w:t>padillae</w:t>
      </w:r>
      <w:proofErr w:type="spellEnd"/>
      <w:r>
        <w:rPr>
          <w:rFonts w:ascii="Georgia" w:eastAsia="Times New Roman" w:hAnsi="Georgia"/>
          <w:b/>
          <w:bCs/>
          <w:color w:val="000000"/>
          <w:kern w:val="36"/>
          <w:sz w:val="29"/>
          <w:szCs w:val="29"/>
        </w:rPr>
        <w:t xml:space="preserve"> - O'Donell</w:t>
      </w:r>
    </w:p>
    <w:p w14:paraId="0550C242" w14:textId="77777777" w:rsidR="001C3102" w:rsidRDefault="00000000">
      <w:pPr>
        <w:jc w:val="right"/>
        <w:divId w:val="1787888699"/>
        <w:rPr>
          <w:rFonts w:ascii="Georgia" w:eastAsia="Times New Roman" w:hAnsi="Georgia"/>
          <w:sz w:val="18"/>
          <w:szCs w:val="18"/>
        </w:rPr>
      </w:pPr>
      <w:r>
        <w:rPr>
          <w:rFonts w:ascii="Georgia" w:eastAsia="Times New Roman" w:hAnsi="Georgia"/>
          <w:sz w:val="18"/>
          <w:szCs w:val="18"/>
        </w:rPr>
        <w:t xml:space="preserve">PLANTAE - TRACHEOPHYTA - MAGNOLIOPSIDA - SOLANALES - CONVOLVULACEAE - Ipomoea - </w:t>
      </w:r>
      <w:proofErr w:type="spellStart"/>
      <w:r>
        <w:rPr>
          <w:rFonts w:ascii="Georgia" w:eastAsia="Times New Roman" w:hAnsi="Georgia"/>
          <w:sz w:val="18"/>
          <w:szCs w:val="18"/>
        </w:rPr>
        <w:t>padillae</w:t>
      </w:r>
      <w:proofErr w:type="spellEnd"/>
    </w:p>
    <w:p w14:paraId="06390B50" w14:textId="77777777" w:rsidR="001C3102" w:rsidRDefault="00000000">
      <w:pPr>
        <w:pStyle w:val="NormalWeb"/>
        <w:divId w:val="1298489603"/>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471"/>
      </w:tblGrid>
      <w:tr w:rsidR="001C3102" w14:paraId="5183F9EB" w14:textId="77777777">
        <w:trPr>
          <w:tblCellSpacing w:w="15" w:type="dxa"/>
          <w:jc w:val="center"/>
        </w:trPr>
        <w:tc>
          <w:tcPr>
            <w:tcW w:w="0" w:type="auto"/>
            <w:tcBorders>
              <w:bottom w:val="single" w:sz="6" w:space="0" w:color="000000"/>
            </w:tcBorders>
            <w:shd w:val="clear" w:color="auto" w:fill="BBBBBB"/>
            <w:vAlign w:val="center"/>
            <w:hideMark/>
          </w:tcPr>
          <w:p w14:paraId="5573AB6B" w14:textId="77777777" w:rsidR="001C3102"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1C3102" w14:paraId="53EC3E24" w14:textId="77777777">
        <w:trPr>
          <w:tblCellSpacing w:w="15" w:type="dxa"/>
          <w:jc w:val="center"/>
        </w:trPr>
        <w:tc>
          <w:tcPr>
            <w:tcW w:w="0" w:type="auto"/>
            <w:vAlign w:val="center"/>
            <w:hideMark/>
          </w:tcPr>
          <w:p w14:paraId="4F17823D" w14:textId="77777777" w:rsidR="001C3102" w:rsidRDefault="00000000">
            <w:pPr>
              <w:spacing w:after="75"/>
              <w:rPr>
                <w:rFonts w:ascii="Georgia" w:eastAsia="Times New Roman" w:hAnsi="Georgia"/>
                <w:sz w:val="20"/>
                <w:szCs w:val="20"/>
              </w:rPr>
            </w:pPr>
            <w:commentRangeStart w:id="0"/>
            <w:r>
              <w:rPr>
                <w:rFonts w:ascii="Georgia" w:eastAsia="Times New Roman" w:hAnsi="Georgia"/>
                <w:sz w:val="20"/>
                <w:szCs w:val="20"/>
              </w:rPr>
              <w:t>VU - Vulnerable, B2ab(iii) (IUCN version 3.1)</w:t>
            </w:r>
            <w:commentRangeEnd w:id="0"/>
            <w:r w:rsidR="0034779C">
              <w:rPr>
                <w:rStyle w:val="CommentReference"/>
              </w:rPr>
              <w:commentReference w:id="0"/>
            </w:r>
          </w:p>
        </w:tc>
      </w:tr>
    </w:tbl>
    <w:p w14:paraId="2918DF12" w14:textId="77777777" w:rsidR="001C3102" w:rsidRDefault="00000000">
      <w:pPr>
        <w:pStyle w:val="Heading1"/>
        <w:divId w:val="695886706"/>
        <w:rPr>
          <w:rFonts w:ascii="Georgia" w:eastAsia="Times New Roman" w:hAnsi="Georgia"/>
          <w:sz w:val="29"/>
          <w:szCs w:val="29"/>
        </w:rPr>
      </w:pPr>
      <w:r>
        <w:rPr>
          <w:rFonts w:ascii="Georgia" w:eastAsia="Times New Roman" w:hAnsi="Georgia"/>
          <w:sz w:val="29"/>
          <w:szCs w:val="29"/>
        </w:rPr>
        <w:t>Red List Assessment</w:t>
      </w:r>
    </w:p>
    <w:p w14:paraId="3A326FE9" w14:textId="77777777" w:rsidR="001C3102" w:rsidRDefault="00000000">
      <w:pPr>
        <w:pStyle w:val="Heading2"/>
        <w:divId w:val="695886706"/>
        <w:rPr>
          <w:rFonts w:ascii="Georgia" w:eastAsia="Times New Roman" w:hAnsi="Georgia"/>
          <w:sz w:val="27"/>
          <w:szCs w:val="27"/>
        </w:rPr>
      </w:pPr>
      <w:r>
        <w:rPr>
          <w:rFonts w:ascii="Georgia" w:eastAsia="Times New Roman" w:hAnsi="Georgia"/>
          <w:sz w:val="27"/>
          <w:szCs w:val="27"/>
        </w:rPr>
        <w:t>Assessment Information</w:t>
      </w:r>
    </w:p>
    <w:p w14:paraId="3BFC043A" w14:textId="77777777" w:rsidR="001C3102" w:rsidRDefault="00000000">
      <w:pPr>
        <w:pStyle w:val="NormalWeb"/>
        <w:divId w:val="695886706"/>
        <w:rPr>
          <w:rFonts w:ascii="Georgia" w:hAnsi="Georgia"/>
        </w:rPr>
      </w:pPr>
      <w:r>
        <w:rPr>
          <w:rStyle w:val="datalabel1"/>
          <w:rFonts w:ascii="Georgia" w:hAnsi="Georgia"/>
        </w:rPr>
        <w:t xml:space="preserve">Regions: </w:t>
      </w:r>
      <w:r>
        <w:rPr>
          <w:rFonts w:ascii="Georgia" w:hAnsi="Georgia"/>
        </w:rPr>
        <w:t>Global</w:t>
      </w:r>
    </w:p>
    <w:p w14:paraId="4E3B02F4" w14:textId="77777777" w:rsidR="001C3102" w:rsidRDefault="00000000">
      <w:pPr>
        <w:pStyle w:val="Heading2"/>
        <w:divId w:val="695886706"/>
        <w:rPr>
          <w:rFonts w:ascii="Georgia" w:eastAsia="Times New Roman" w:hAnsi="Georgia"/>
          <w:sz w:val="27"/>
          <w:szCs w:val="27"/>
        </w:rPr>
      </w:pPr>
      <w:r>
        <w:rPr>
          <w:rFonts w:ascii="Georgia" w:eastAsia="Times New Roman" w:hAnsi="Georgia"/>
          <w:sz w:val="27"/>
          <w:szCs w:val="27"/>
        </w:rPr>
        <w:t>Assessment Rationale</w:t>
      </w:r>
    </w:p>
    <w:p w14:paraId="48ED3B55" w14:textId="04018AAB" w:rsidR="001C3102" w:rsidRDefault="00000000">
      <w:pPr>
        <w:pStyle w:val="NormalWeb"/>
        <w:divId w:val="695886706"/>
        <w:rPr>
          <w:rFonts w:ascii="Georgia" w:hAnsi="Georgia"/>
        </w:rPr>
      </w:pPr>
      <w:r>
        <w:rPr>
          <w:rStyle w:val="Emphasis"/>
          <w:rFonts w:ascii="Georgia" w:hAnsi="Georgia"/>
        </w:rPr>
        <w:t xml:space="preserve">Ipomoea </w:t>
      </w:r>
      <w:proofErr w:type="spellStart"/>
      <w:r>
        <w:rPr>
          <w:rStyle w:val="Emphasis"/>
          <w:rFonts w:ascii="Georgia" w:hAnsi="Georgia"/>
        </w:rPr>
        <w:t>padillae</w:t>
      </w:r>
      <w:proofErr w:type="spellEnd"/>
      <w:r>
        <w:rPr>
          <w:rFonts w:ascii="Georgia" w:hAnsi="Georgia"/>
        </w:rPr>
        <w:t xml:space="preserve"> is an endemic species of the Pampa biome and occurs in Argentina and Brazil, close to the border between these countries, and can be found </w:t>
      </w:r>
      <w:del w:id="1" w:author="Jack Plummer" w:date="2025-01-09T16:44:00Z" w16du:dateUtc="2025-01-09T16:44:00Z">
        <w:r w:rsidDel="00152090">
          <w:rPr>
            <w:rFonts w:ascii="Georgia" w:hAnsi="Georgia"/>
          </w:rPr>
          <w:delText xml:space="preserve">since </w:delText>
        </w:r>
      </w:del>
      <w:ins w:id="2" w:author="Jack Plummer" w:date="2025-01-09T16:44:00Z" w16du:dateUtc="2025-01-09T16:44:00Z">
        <w:r w:rsidR="00152090">
          <w:rPr>
            <w:rFonts w:ascii="Georgia" w:hAnsi="Georgia"/>
          </w:rPr>
          <w:t xml:space="preserve">in </w:t>
        </w:r>
      </w:ins>
      <w:r>
        <w:rPr>
          <w:rFonts w:ascii="Georgia" w:hAnsi="Georgia"/>
        </w:rPr>
        <w:t>grasslands</w:t>
      </w:r>
      <w:del w:id="3" w:author="Jack Plummer" w:date="2025-01-09T16:44:00Z" w16du:dateUtc="2025-01-09T16:44:00Z">
        <w:r w:rsidDel="00152090">
          <w:rPr>
            <w:rFonts w:ascii="Georgia" w:hAnsi="Georgia"/>
          </w:rPr>
          <w:delText>,</w:delText>
        </w:r>
      </w:del>
      <w:r>
        <w:rPr>
          <w:rFonts w:ascii="Georgia" w:hAnsi="Georgia"/>
        </w:rPr>
        <w:t xml:space="preserve"> </w:t>
      </w:r>
      <w:ins w:id="4" w:author="Jack Plummer" w:date="2025-01-09T16:44:00Z" w16du:dateUtc="2025-01-09T16:44:00Z">
        <w:r w:rsidR="00152090">
          <w:rPr>
            <w:rFonts w:ascii="Georgia" w:hAnsi="Georgia"/>
          </w:rPr>
          <w:t xml:space="preserve">and on </w:t>
        </w:r>
      </w:ins>
      <w:r>
        <w:rPr>
          <w:rFonts w:ascii="Georgia" w:hAnsi="Georgia"/>
        </w:rPr>
        <w:t>roadside</w:t>
      </w:r>
      <w:ins w:id="5" w:author="Jack Plummer" w:date="2025-01-09T16:44:00Z" w16du:dateUtc="2025-01-09T16:44:00Z">
        <w:r w:rsidR="00152090">
          <w:rPr>
            <w:rFonts w:ascii="Georgia" w:hAnsi="Georgia"/>
          </w:rPr>
          <w:t>s</w:t>
        </w:r>
      </w:ins>
      <w:r>
        <w:rPr>
          <w:rFonts w:ascii="Georgia" w:hAnsi="Georgia"/>
        </w:rPr>
        <w:t xml:space="preserve"> </w:t>
      </w:r>
      <w:commentRangeStart w:id="6"/>
      <w:r>
        <w:rPr>
          <w:rFonts w:ascii="Georgia" w:hAnsi="Georgia"/>
        </w:rPr>
        <w:t>until dry field</w:t>
      </w:r>
      <w:commentRangeEnd w:id="6"/>
      <w:r w:rsidR="00152090">
        <w:rPr>
          <w:rStyle w:val="CommentReference"/>
        </w:rPr>
        <w:commentReference w:id="6"/>
      </w:r>
      <w:r>
        <w:rPr>
          <w:rFonts w:ascii="Georgia" w:hAnsi="Georgia"/>
        </w:rPr>
        <w:t xml:space="preserve">. </w:t>
      </w:r>
      <w:commentRangeStart w:id="7"/>
      <w:r>
        <w:rPr>
          <w:rFonts w:ascii="Georgia" w:hAnsi="Georgia"/>
        </w:rPr>
        <w:t>The species is a crop wild relative</w:t>
      </w:r>
      <w:del w:id="8" w:author="Jack Plummer" w:date="2025-01-10T10:44:00Z" w16du:dateUtc="2025-01-10T10:44:00Z">
        <w:r w:rsidDel="0034779C">
          <w:rPr>
            <w:rFonts w:ascii="Georgia" w:hAnsi="Georgia"/>
          </w:rPr>
          <w:delText>s</w:delText>
        </w:r>
      </w:del>
      <w:r>
        <w:rPr>
          <w:rFonts w:ascii="Georgia" w:hAnsi="Georgia"/>
        </w:rPr>
        <w:t xml:space="preserve"> of sweet potato crop classified as Taxon Group 3.</w:t>
      </w:r>
      <w:commentRangeEnd w:id="7"/>
      <w:r w:rsidR="00152090">
        <w:rPr>
          <w:rStyle w:val="CommentReference"/>
        </w:rPr>
        <w:commentReference w:id="7"/>
      </w:r>
      <w:r>
        <w:rPr>
          <w:rFonts w:ascii="Georgia" w:hAnsi="Georgia"/>
        </w:rPr>
        <w:t xml:space="preserve"> </w:t>
      </w:r>
      <w:del w:id="9" w:author="Jack Plummer" w:date="2025-01-09T16:45:00Z" w16du:dateUtc="2025-01-09T16:45:00Z">
        <w:r w:rsidDel="00152090">
          <w:rPr>
            <w:rFonts w:ascii="Georgia" w:hAnsi="Georgia"/>
          </w:rPr>
          <w:delText>Despite not having a significant number of</w:delText>
        </w:r>
      </w:del>
      <w:ins w:id="10" w:author="Jack Plummer" w:date="2025-01-09T16:45:00Z" w16du:dateUtc="2025-01-09T16:45:00Z">
        <w:r w:rsidR="00152090">
          <w:rPr>
            <w:rFonts w:ascii="Georgia" w:hAnsi="Georgia"/>
          </w:rPr>
          <w:t>Known from few</w:t>
        </w:r>
      </w:ins>
      <w:r>
        <w:rPr>
          <w:rFonts w:ascii="Georgia" w:hAnsi="Georgia"/>
        </w:rPr>
        <w:t xml:space="preserve"> collections, the</w:t>
      </w:r>
      <w:ins w:id="11" w:author="Jack Plummer" w:date="2025-01-09T16:45:00Z" w16du:dateUtc="2025-01-09T16:45:00Z">
        <w:r w:rsidR="00152090">
          <w:rPr>
            <w:rFonts w:ascii="Georgia" w:hAnsi="Georgia"/>
          </w:rPr>
          <w:t xml:space="preserve"> estimated</w:t>
        </w:r>
      </w:ins>
      <w:r>
        <w:rPr>
          <w:rFonts w:ascii="Georgia" w:hAnsi="Georgia"/>
        </w:rPr>
        <w:t xml:space="preserve"> area of occupancy (AOO) </w:t>
      </w:r>
      <w:del w:id="12" w:author="Jack Plummer" w:date="2025-01-09T16:45:00Z" w16du:dateUtc="2025-01-09T16:45:00Z">
        <w:r w:rsidDel="00152090">
          <w:rPr>
            <w:rFonts w:ascii="Georgia" w:hAnsi="Georgia"/>
          </w:rPr>
          <w:delText xml:space="preserve">of </w:delText>
        </w:r>
        <w:r w:rsidDel="00152090">
          <w:rPr>
            <w:rStyle w:val="Emphasis"/>
            <w:rFonts w:ascii="Georgia" w:hAnsi="Georgia"/>
          </w:rPr>
          <w:delText>Ipomoea padillae</w:delText>
        </w:r>
        <w:r w:rsidDel="00152090">
          <w:rPr>
            <w:rFonts w:ascii="Georgia" w:hAnsi="Georgia"/>
          </w:rPr>
          <w:delText xml:space="preserve"> </w:delText>
        </w:r>
      </w:del>
      <w:r>
        <w:rPr>
          <w:rFonts w:ascii="Georgia" w:hAnsi="Georgia"/>
        </w:rPr>
        <w:t xml:space="preserve">is 64 </w:t>
      </w:r>
      <w:ins w:id="13" w:author="Jack Plummer" w:date="2025-01-09T16:46:00Z" w16du:dateUtc="2025-01-09T16:46:00Z">
        <w:r w:rsidR="00152090">
          <w:rPr>
            <w:rFonts w:ascii="Georgia" w:hAnsi="Georgia"/>
          </w:rPr>
          <w:t>k</w:t>
        </w:r>
      </w:ins>
      <w:del w:id="14" w:author="Jack Plummer" w:date="2025-01-09T16:46:00Z" w16du:dateUtc="2025-01-09T16:46:00Z">
        <w:r w:rsidDel="00152090">
          <w:rPr>
            <w:rFonts w:ascii="Georgia" w:hAnsi="Georgia"/>
          </w:rPr>
          <w:delText>K</w:delText>
        </w:r>
      </w:del>
      <w:r>
        <w:rPr>
          <w:rFonts w:ascii="Georgia" w:hAnsi="Georgia"/>
        </w:rPr>
        <w:t>m², the extent of occur</w:t>
      </w:r>
      <w:ins w:id="15" w:author="Jack Plummer" w:date="2025-01-09T16:46:00Z" w16du:dateUtc="2025-01-09T16:46:00Z">
        <w:r w:rsidR="00152090">
          <w:rPr>
            <w:rFonts w:ascii="Georgia" w:hAnsi="Georgia"/>
          </w:rPr>
          <w:t>r</w:t>
        </w:r>
      </w:ins>
      <w:r>
        <w:rPr>
          <w:rFonts w:ascii="Georgia" w:hAnsi="Georgia"/>
        </w:rPr>
        <w:t>ence (EOO) is 2</w:t>
      </w:r>
      <w:del w:id="16" w:author="Jack Plummer" w:date="2025-01-09T16:49:00Z" w16du:dateUtc="2025-01-09T16:49:00Z">
        <w:r w:rsidDel="00152090">
          <w:rPr>
            <w:rFonts w:ascii="Georgia" w:hAnsi="Georgia"/>
          </w:rPr>
          <w:delText>7</w:delText>
        </w:r>
      </w:del>
      <w:ins w:id="17" w:author="Jack Plummer" w:date="2025-01-09T16:49:00Z" w16du:dateUtc="2025-01-09T16:49:00Z">
        <w:r w:rsidR="00152090">
          <w:rPr>
            <w:rFonts w:ascii="Georgia" w:hAnsi="Georgia"/>
          </w:rPr>
          <w:t>8</w:t>
        </w:r>
      </w:ins>
      <w:ins w:id="18" w:author="Jack Plummer" w:date="2025-01-09T16:46:00Z" w16du:dateUtc="2025-01-09T16:46:00Z">
        <w:r w:rsidR="00152090">
          <w:rPr>
            <w:rFonts w:ascii="Georgia" w:hAnsi="Georgia"/>
          </w:rPr>
          <w:t>,</w:t>
        </w:r>
      </w:ins>
      <w:r>
        <w:rPr>
          <w:rFonts w:ascii="Georgia" w:hAnsi="Georgia"/>
        </w:rPr>
        <w:t xml:space="preserve">717 </w:t>
      </w:r>
      <w:ins w:id="19" w:author="Jack Plummer" w:date="2025-01-09T16:46:00Z" w16du:dateUtc="2025-01-09T16:46:00Z">
        <w:r w:rsidR="00152090">
          <w:rPr>
            <w:rFonts w:ascii="Georgia" w:hAnsi="Georgia"/>
          </w:rPr>
          <w:t>k</w:t>
        </w:r>
      </w:ins>
      <w:del w:id="20" w:author="Jack Plummer" w:date="2025-01-09T16:46:00Z" w16du:dateUtc="2025-01-09T16:46:00Z">
        <w:r w:rsidDel="00152090">
          <w:rPr>
            <w:rFonts w:ascii="Georgia" w:hAnsi="Georgia"/>
          </w:rPr>
          <w:delText>K</w:delText>
        </w:r>
      </w:del>
      <w:r>
        <w:rPr>
          <w:rFonts w:ascii="Georgia" w:hAnsi="Georgia"/>
        </w:rPr>
        <w:t>m² and the species ha</w:t>
      </w:r>
      <w:ins w:id="21" w:author="Jack Plummer" w:date="2025-01-09T16:46:00Z" w16du:dateUtc="2025-01-09T16:46:00Z">
        <w:r w:rsidR="00152090">
          <w:rPr>
            <w:rFonts w:ascii="Georgia" w:hAnsi="Georgia"/>
          </w:rPr>
          <w:t>s</w:t>
        </w:r>
      </w:ins>
      <w:del w:id="22" w:author="Jack Plummer" w:date="2025-01-09T16:46:00Z" w16du:dateUtc="2025-01-09T16:46:00Z">
        <w:r w:rsidDel="00152090">
          <w:rPr>
            <w:rFonts w:ascii="Georgia" w:hAnsi="Georgia"/>
          </w:rPr>
          <w:delText>ve</w:delText>
        </w:r>
      </w:del>
      <w:r>
        <w:rPr>
          <w:rFonts w:ascii="Georgia" w:hAnsi="Georgia"/>
        </w:rPr>
        <w:t xml:space="preserve"> 10 locations identifi</w:t>
      </w:r>
      <w:del w:id="23" w:author="Jack Plummer" w:date="2025-01-09T16:46:00Z" w16du:dateUtc="2025-01-09T16:46:00Z">
        <w:r w:rsidDel="00152090">
          <w:rPr>
            <w:rFonts w:ascii="Georgia" w:hAnsi="Georgia"/>
          </w:rPr>
          <w:delText>cat</w:delText>
        </w:r>
      </w:del>
      <w:r>
        <w:rPr>
          <w:rFonts w:ascii="Georgia" w:hAnsi="Georgia"/>
        </w:rPr>
        <w:t>ed. No numerical population information is available for the species</w:t>
      </w:r>
      <w:ins w:id="24" w:author="Jack Plummer" w:date="2025-01-09T16:46:00Z" w16du:dateUtc="2025-01-09T16:46:00Z">
        <w:r w:rsidR="00152090">
          <w:rPr>
            <w:rFonts w:ascii="Georgia" w:hAnsi="Georgia"/>
          </w:rPr>
          <w:t>,</w:t>
        </w:r>
      </w:ins>
      <w:del w:id="25" w:author="Jack Plummer" w:date="2025-01-09T16:46:00Z" w16du:dateUtc="2025-01-09T16:46:00Z">
        <w:r w:rsidDel="00152090">
          <w:rPr>
            <w:rFonts w:ascii="Georgia" w:hAnsi="Georgia"/>
          </w:rPr>
          <w:delText xml:space="preserve"> or other information about individuals number and</w:delText>
        </w:r>
      </w:del>
      <w:r>
        <w:rPr>
          <w:rFonts w:ascii="Georgia" w:hAnsi="Georgia"/>
        </w:rPr>
        <w:t xml:space="preserve"> there are no specific studies on the potential uses of this species</w:t>
      </w:r>
      <w:ins w:id="26" w:author="Jack Plummer" w:date="2025-01-09T16:46:00Z" w16du:dateUtc="2025-01-09T16:46:00Z">
        <w:r w:rsidR="00152090">
          <w:rPr>
            <w:rFonts w:ascii="Georgia" w:hAnsi="Georgia"/>
          </w:rPr>
          <w:t>,</w:t>
        </w:r>
      </w:ins>
      <w:r>
        <w:rPr>
          <w:rFonts w:ascii="Georgia" w:hAnsi="Georgia"/>
        </w:rPr>
        <w:t xml:space="preserve"> and </w:t>
      </w:r>
      <w:ins w:id="27" w:author="Jack Plummer" w:date="2025-01-09T16:47:00Z" w16du:dateUtc="2025-01-09T16:47:00Z">
        <w:r w:rsidR="00152090">
          <w:rPr>
            <w:rFonts w:ascii="Georgia" w:hAnsi="Georgia"/>
          </w:rPr>
          <w:t xml:space="preserve">it </w:t>
        </w:r>
      </w:ins>
      <w:r>
        <w:rPr>
          <w:rFonts w:ascii="Georgia" w:hAnsi="Georgia"/>
        </w:rPr>
        <w:t>does not have accessions deposited in</w:t>
      </w:r>
      <w:ins w:id="28" w:author="Jack Plummer" w:date="2025-01-09T16:47:00Z" w16du:dateUtc="2025-01-09T16:47:00Z">
        <w:r w:rsidR="00152090">
          <w:rPr>
            <w:rFonts w:ascii="Georgia" w:hAnsi="Georgia"/>
          </w:rPr>
          <w:t xml:space="preserve"> a</w:t>
        </w:r>
      </w:ins>
      <w:r>
        <w:rPr>
          <w:rFonts w:ascii="Georgia" w:hAnsi="Georgia"/>
        </w:rPr>
        <w:t xml:space="preserve"> germplasm bank. </w:t>
      </w:r>
      <w:del w:id="29" w:author="Jack Plummer" w:date="2025-01-10T10:21:00Z" w16du:dateUtc="2025-01-10T10:21:00Z">
        <w:r w:rsidDel="0089398B">
          <w:rPr>
            <w:rFonts w:ascii="Georgia" w:hAnsi="Georgia"/>
          </w:rPr>
          <w:delText xml:space="preserve">Therefore </w:delText>
        </w:r>
      </w:del>
      <w:r>
        <w:rPr>
          <w:rStyle w:val="Emphasis"/>
          <w:rFonts w:ascii="Georgia" w:hAnsi="Georgia"/>
        </w:rPr>
        <w:t xml:space="preserve">Ipomoea </w:t>
      </w:r>
      <w:proofErr w:type="spellStart"/>
      <w:r>
        <w:rPr>
          <w:rStyle w:val="Emphasis"/>
          <w:rFonts w:ascii="Georgia" w:hAnsi="Georgia"/>
        </w:rPr>
        <w:t>padillae</w:t>
      </w:r>
      <w:proofErr w:type="spellEnd"/>
      <w:r>
        <w:rPr>
          <w:rFonts w:ascii="Georgia" w:hAnsi="Georgia"/>
        </w:rPr>
        <w:t xml:space="preserve"> is globally assessed as Vulnerable following the criteria</w:t>
      </w:r>
      <w:del w:id="30" w:author="Jack Plummer" w:date="2025-01-09T16:47:00Z" w16du:dateUtc="2025-01-09T16:47:00Z">
        <w:r w:rsidDel="00152090">
          <w:rPr>
            <w:rFonts w:ascii="Georgia" w:hAnsi="Georgia"/>
          </w:rPr>
          <w:delText>s</w:delText>
        </w:r>
      </w:del>
      <w:r>
        <w:rPr>
          <w:rFonts w:ascii="Georgia" w:hAnsi="Georgia"/>
        </w:rPr>
        <w:t xml:space="preserve"> B2ab(iii).</w:t>
      </w:r>
    </w:p>
    <w:p w14:paraId="500A0CE9" w14:textId="77777777" w:rsidR="001C3102" w:rsidRDefault="00000000">
      <w:pPr>
        <w:pStyle w:val="Heading1"/>
        <w:divId w:val="1374428845"/>
        <w:rPr>
          <w:rFonts w:ascii="Georgia" w:eastAsia="Times New Roman" w:hAnsi="Georgia"/>
          <w:sz w:val="29"/>
          <w:szCs w:val="29"/>
        </w:rPr>
      </w:pPr>
      <w:r>
        <w:rPr>
          <w:rFonts w:ascii="Georgia" w:eastAsia="Times New Roman" w:hAnsi="Georgia"/>
          <w:sz w:val="29"/>
          <w:szCs w:val="29"/>
        </w:rPr>
        <w:t>Distribution</w:t>
      </w:r>
    </w:p>
    <w:p w14:paraId="2C9E291A" w14:textId="77777777" w:rsidR="001C3102" w:rsidRDefault="00000000">
      <w:pPr>
        <w:pStyle w:val="Heading2"/>
        <w:divId w:val="1374428845"/>
        <w:rPr>
          <w:rFonts w:ascii="Georgia" w:eastAsia="Times New Roman" w:hAnsi="Georgia"/>
          <w:sz w:val="27"/>
          <w:szCs w:val="27"/>
        </w:rPr>
      </w:pPr>
      <w:r>
        <w:rPr>
          <w:rFonts w:ascii="Georgia" w:eastAsia="Times New Roman" w:hAnsi="Georgia"/>
          <w:sz w:val="27"/>
          <w:szCs w:val="27"/>
        </w:rPr>
        <w:t>Geographic Range</w:t>
      </w:r>
    </w:p>
    <w:p w14:paraId="4A9B97D9" w14:textId="31DB5008" w:rsidR="001C3102" w:rsidRDefault="00000000">
      <w:pPr>
        <w:pStyle w:val="NormalWeb"/>
        <w:divId w:val="1374428845"/>
        <w:rPr>
          <w:rFonts w:ascii="Georgia" w:hAnsi="Georgia"/>
        </w:rPr>
      </w:pPr>
      <w:r>
        <w:rPr>
          <w:rStyle w:val="Emphasis"/>
          <w:rFonts w:ascii="Georgia" w:hAnsi="Georgia"/>
        </w:rPr>
        <w:t xml:space="preserve">Ipomoea </w:t>
      </w:r>
      <w:proofErr w:type="spellStart"/>
      <w:r>
        <w:rPr>
          <w:rStyle w:val="Emphasis"/>
          <w:rFonts w:ascii="Georgia" w:hAnsi="Georgia"/>
        </w:rPr>
        <w:t>padillae</w:t>
      </w:r>
      <w:proofErr w:type="spellEnd"/>
      <w:del w:id="31" w:author="Jack Plummer" w:date="2025-01-09T16:47:00Z" w16du:dateUtc="2025-01-09T16:47:00Z">
        <w:r w:rsidDel="00152090">
          <w:rPr>
            <w:rFonts w:ascii="Georgia" w:hAnsi="Georgia"/>
          </w:rPr>
          <w:delText xml:space="preserve"> O’Donell</w:delText>
        </w:r>
      </w:del>
      <w:r>
        <w:rPr>
          <w:rFonts w:ascii="Georgia" w:hAnsi="Georgia"/>
        </w:rPr>
        <w:t xml:space="preserve"> is native to Argentina and Brazil (Flora e </w:t>
      </w:r>
      <w:proofErr w:type="spellStart"/>
      <w:r>
        <w:rPr>
          <w:rFonts w:ascii="Georgia" w:hAnsi="Georgia"/>
        </w:rPr>
        <w:t>Funga</w:t>
      </w:r>
      <w:proofErr w:type="spellEnd"/>
      <w:r>
        <w:rPr>
          <w:rFonts w:ascii="Georgia" w:hAnsi="Georgia"/>
        </w:rPr>
        <w:t xml:space="preserve"> do </w:t>
      </w:r>
      <w:proofErr w:type="spellStart"/>
      <w:r>
        <w:rPr>
          <w:rFonts w:ascii="Georgia" w:hAnsi="Georgia"/>
        </w:rPr>
        <w:t>Brasil</w:t>
      </w:r>
      <w:proofErr w:type="spellEnd"/>
      <w:r>
        <w:rPr>
          <w:rFonts w:ascii="Georgia" w:hAnsi="Georgia"/>
        </w:rPr>
        <w:t xml:space="preserve"> 2024, Flora Argentina y del Cono Sur 2024). In Argentina</w:t>
      </w:r>
      <w:ins w:id="32" w:author="Jack Plummer" w:date="2025-01-09T16:47:00Z" w16du:dateUtc="2025-01-09T16:47:00Z">
        <w:r w:rsidR="00152090">
          <w:rPr>
            <w:rFonts w:ascii="Georgia" w:hAnsi="Georgia"/>
          </w:rPr>
          <w:t>, it</w:t>
        </w:r>
      </w:ins>
      <w:r>
        <w:rPr>
          <w:rFonts w:ascii="Georgia" w:hAnsi="Georgia"/>
        </w:rPr>
        <w:t xml:space="preserve"> is found in the provinces of Corrientes and Misiones and in Brazil in Rio Grande do Sul state (O’Donell 1959, Wood </w:t>
      </w:r>
      <w:r>
        <w:rPr>
          <w:rStyle w:val="Emphasis"/>
          <w:rFonts w:ascii="Georgia" w:hAnsi="Georgia"/>
        </w:rPr>
        <w:t>et al</w:t>
      </w:r>
      <w:r>
        <w:rPr>
          <w:rFonts w:ascii="Georgia" w:hAnsi="Georgia"/>
        </w:rPr>
        <w:t xml:space="preserve">. 2020, Flora Argentina y del Cono Sur 2024, GBIF 2024). The species </w:t>
      </w:r>
      <w:del w:id="33" w:author="Jack Plummer" w:date="2025-01-09T16:49:00Z" w16du:dateUtc="2025-01-09T16:49:00Z">
        <w:r w:rsidDel="00152090">
          <w:rPr>
            <w:rFonts w:ascii="Georgia" w:hAnsi="Georgia"/>
          </w:rPr>
          <w:delText>was collected</w:delText>
        </w:r>
      </w:del>
      <w:ins w:id="34" w:author="Jack Plummer" w:date="2025-01-09T16:49:00Z" w16du:dateUtc="2025-01-09T16:49:00Z">
        <w:r w:rsidR="00152090">
          <w:rPr>
            <w:rFonts w:ascii="Georgia" w:hAnsi="Georgia"/>
          </w:rPr>
          <w:t>has been collected</w:t>
        </w:r>
      </w:ins>
      <w:r>
        <w:rPr>
          <w:rFonts w:ascii="Georgia" w:hAnsi="Georgia"/>
        </w:rPr>
        <w:t xml:space="preserve"> in Santo Tomé (Corrientes province) and Concepción and Posadas (Misiones province) </w:t>
      </w:r>
      <w:ins w:id="35" w:author="Jack Plummer" w:date="2025-01-09T16:48:00Z" w16du:dateUtc="2025-01-09T16:48:00Z">
        <w:r w:rsidR="00152090">
          <w:rPr>
            <w:rFonts w:ascii="Georgia" w:hAnsi="Georgia"/>
          </w:rPr>
          <w:t>in</w:t>
        </w:r>
      </w:ins>
      <w:del w:id="36" w:author="Jack Plummer" w:date="2025-01-09T16:48:00Z" w16du:dateUtc="2025-01-09T16:48:00Z">
        <w:r w:rsidDel="00152090">
          <w:rPr>
            <w:rFonts w:ascii="Georgia" w:hAnsi="Georgia"/>
          </w:rPr>
          <w:delText>to</w:delText>
        </w:r>
      </w:del>
      <w:r>
        <w:rPr>
          <w:rFonts w:ascii="Georgia" w:hAnsi="Georgia"/>
        </w:rPr>
        <w:t xml:space="preserve"> Argentina</w:t>
      </w:r>
      <w:ins w:id="37" w:author="Jack Plummer" w:date="2025-01-09T16:48:00Z" w16du:dateUtc="2025-01-09T16:48:00Z">
        <w:r w:rsidR="00152090">
          <w:rPr>
            <w:rFonts w:ascii="Georgia" w:hAnsi="Georgia"/>
          </w:rPr>
          <w:t>,</w:t>
        </w:r>
      </w:ins>
      <w:r>
        <w:rPr>
          <w:rFonts w:ascii="Georgia" w:hAnsi="Georgia"/>
        </w:rPr>
        <w:t xml:space="preserve"> and </w:t>
      </w:r>
      <w:del w:id="38" w:author="Jack Plummer" w:date="2025-01-09T16:49:00Z" w16du:dateUtc="2025-01-09T16:49:00Z">
        <w:r w:rsidDel="00152090">
          <w:rPr>
            <w:rFonts w:ascii="Georgia" w:hAnsi="Georgia"/>
          </w:rPr>
          <w:delText xml:space="preserve">to </w:delText>
        </w:r>
      </w:del>
      <w:ins w:id="39" w:author="Jack Plummer" w:date="2025-01-09T16:49:00Z" w16du:dateUtc="2025-01-09T16:49:00Z">
        <w:r w:rsidR="00152090">
          <w:rPr>
            <w:rFonts w:ascii="Georgia" w:hAnsi="Georgia"/>
          </w:rPr>
          <w:t xml:space="preserve">in </w:t>
        </w:r>
      </w:ins>
      <w:r>
        <w:rPr>
          <w:rFonts w:ascii="Georgia" w:hAnsi="Georgia"/>
        </w:rPr>
        <w:t>Brazil</w:t>
      </w:r>
      <w:ins w:id="40" w:author="Jack Plummer" w:date="2025-01-09T16:49:00Z" w16du:dateUtc="2025-01-09T16:49:00Z">
        <w:r w:rsidR="00152090">
          <w:rPr>
            <w:rFonts w:ascii="Georgia" w:hAnsi="Georgia"/>
          </w:rPr>
          <w:t xml:space="preserve"> it</w:t>
        </w:r>
      </w:ins>
      <w:r>
        <w:rPr>
          <w:rFonts w:ascii="Georgia" w:hAnsi="Georgia"/>
        </w:rPr>
        <w:t xml:space="preserve"> </w:t>
      </w:r>
      <w:del w:id="41" w:author="Jack Plummer" w:date="2025-01-09T16:48:00Z" w16du:dateUtc="2025-01-09T16:48:00Z">
        <w:r w:rsidDel="00152090">
          <w:rPr>
            <w:rFonts w:ascii="Georgia" w:hAnsi="Georgia"/>
          </w:rPr>
          <w:delText>is related to</w:delText>
        </w:r>
      </w:del>
      <w:ins w:id="42" w:author="Jack Plummer" w:date="2025-01-09T16:48:00Z" w16du:dateUtc="2025-01-09T16:48:00Z">
        <w:r w:rsidR="00152090">
          <w:rPr>
            <w:rFonts w:ascii="Georgia" w:hAnsi="Georgia"/>
          </w:rPr>
          <w:t>has been collected from</w:t>
        </w:r>
      </w:ins>
      <w:r>
        <w:rPr>
          <w:rFonts w:ascii="Georgia" w:hAnsi="Georgia"/>
        </w:rPr>
        <w:t xml:space="preserve"> </w:t>
      </w:r>
      <w:proofErr w:type="spellStart"/>
      <w:r>
        <w:rPr>
          <w:rFonts w:ascii="Georgia" w:hAnsi="Georgia"/>
        </w:rPr>
        <w:t>Giruá</w:t>
      </w:r>
      <w:proofErr w:type="spellEnd"/>
      <w:r>
        <w:rPr>
          <w:rFonts w:ascii="Georgia" w:hAnsi="Georgia"/>
        </w:rPr>
        <w:t xml:space="preserve">, São Miguel das </w:t>
      </w:r>
      <w:proofErr w:type="spellStart"/>
      <w:r>
        <w:rPr>
          <w:rFonts w:ascii="Georgia" w:hAnsi="Georgia"/>
        </w:rPr>
        <w:t>Missões</w:t>
      </w:r>
      <w:proofErr w:type="spellEnd"/>
      <w:r>
        <w:rPr>
          <w:rFonts w:ascii="Georgia" w:hAnsi="Georgia"/>
        </w:rPr>
        <w:t xml:space="preserve">, </w:t>
      </w:r>
      <w:proofErr w:type="spellStart"/>
      <w:r>
        <w:rPr>
          <w:rFonts w:ascii="Georgia" w:hAnsi="Georgia"/>
        </w:rPr>
        <w:t>Itaqui</w:t>
      </w:r>
      <w:proofErr w:type="spellEnd"/>
      <w:r>
        <w:rPr>
          <w:rFonts w:ascii="Georgia" w:hAnsi="Georgia"/>
        </w:rPr>
        <w:t>, São Borja, Porto Xavier, Roque Gonzales and São Nicolau</w:t>
      </w:r>
      <w:ins w:id="43" w:author="Jack Plummer" w:date="2025-01-09T16:47:00Z" w16du:dateUtc="2025-01-09T16:47:00Z">
        <w:r w:rsidR="00152090">
          <w:rPr>
            <w:rFonts w:ascii="Georgia" w:hAnsi="Georgia"/>
          </w:rPr>
          <w:t>,</w:t>
        </w:r>
      </w:ins>
      <w:r>
        <w:rPr>
          <w:rFonts w:ascii="Georgia" w:hAnsi="Georgia"/>
        </w:rPr>
        <w:t xml:space="preserve"> all in the Rio Grande do Sul state (</w:t>
      </w:r>
      <w:proofErr w:type="spellStart"/>
      <w:r>
        <w:rPr>
          <w:rFonts w:ascii="Georgia" w:hAnsi="Georgia"/>
        </w:rPr>
        <w:t>SpeciesLink</w:t>
      </w:r>
      <w:proofErr w:type="spellEnd"/>
      <w:r>
        <w:rPr>
          <w:rFonts w:ascii="Georgia" w:hAnsi="Georgia"/>
        </w:rPr>
        <w:t xml:space="preserve"> 2024, </w:t>
      </w:r>
      <w:proofErr w:type="spellStart"/>
      <w:r>
        <w:rPr>
          <w:rFonts w:ascii="Georgia" w:hAnsi="Georgia"/>
        </w:rPr>
        <w:t>Herbário</w:t>
      </w:r>
      <w:proofErr w:type="spellEnd"/>
      <w:r>
        <w:rPr>
          <w:rFonts w:ascii="Georgia" w:hAnsi="Georgia"/>
        </w:rPr>
        <w:t xml:space="preserve"> Virtual </w:t>
      </w:r>
      <w:proofErr w:type="spellStart"/>
      <w:r>
        <w:rPr>
          <w:rFonts w:ascii="Georgia" w:hAnsi="Georgia"/>
        </w:rPr>
        <w:t>Reflora</w:t>
      </w:r>
      <w:proofErr w:type="spellEnd"/>
      <w:r>
        <w:rPr>
          <w:rFonts w:ascii="Georgia" w:hAnsi="Georgia"/>
        </w:rPr>
        <w:t xml:space="preserve"> 2024, GBIF 2024). In general, these </w:t>
      </w:r>
      <w:commentRangeStart w:id="44"/>
      <w:r>
        <w:rPr>
          <w:rFonts w:ascii="Georgia" w:hAnsi="Georgia"/>
        </w:rPr>
        <w:t>cities</w:t>
      </w:r>
      <w:commentRangeEnd w:id="44"/>
      <w:r w:rsidR="00152090">
        <w:rPr>
          <w:rStyle w:val="CommentReference"/>
        </w:rPr>
        <w:commentReference w:id="44"/>
      </w:r>
      <w:r>
        <w:rPr>
          <w:rFonts w:ascii="Georgia" w:hAnsi="Georgia"/>
        </w:rPr>
        <w:t xml:space="preserve"> are very close to the Argentine and </w:t>
      </w:r>
      <w:proofErr w:type="spellStart"/>
      <w:r>
        <w:rPr>
          <w:rFonts w:ascii="Georgia" w:hAnsi="Georgia"/>
        </w:rPr>
        <w:t>Brasilian</w:t>
      </w:r>
      <w:proofErr w:type="spellEnd"/>
      <w:r>
        <w:rPr>
          <w:rFonts w:ascii="Georgia" w:hAnsi="Georgia"/>
        </w:rPr>
        <w:t xml:space="preserve"> border. </w:t>
      </w:r>
      <w:del w:id="45" w:author="Jack Plummer" w:date="2025-01-09T16:50:00Z" w16du:dateUtc="2025-01-09T16:50:00Z">
        <w:r w:rsidDel="00152090">
          <w:rPr>
            <w:rFonts w:ascii="Georgia" w:hAnsi="Georgia"/>
          </w:rPr>
          <w:delText>However, i</w:delText>
        </w:r>
      </w:del>
      <w:ins w:id="46" w:author="Jack Plummer" w:date="2025-01-09T16:50:00Z" w16du:dateUtc="2025-01-09T16:50:00Z">
        <w:r w:rsidR="00152090">
          <w:rPr>
            <w:rFonts w:ascii="Georgia" w:hAnsi="Georgia"/>
          </w:rPr>
          <w:t>I</w:t>
        </w:r>
      </w:ins>
      <w:r>
        <w:rPr>
          <w:rFonts w:ascii="Georgia" w:hAnsi="Georgia"/>
        </w:rPr>
        <w:t>n Brazil</w:t>
      </w:r>
      <w:ins w:id="47" w:author="Jack Plummer" w:date="2025-01-09T16:50:00Z" w16du:dateUtc="2025-01-09T16:50:00Z">
        <w:r w:rsidR="00152090">
          <w:rPr>
            <w:rFonts w:ascii="Georgia" w:hAnsi="Georgia"/>
          </w:rPr>
          <w:t>, there</w:t>
        </w:r>
      </w:ins>
      <w:r>
        <w:rPr>
          <w:rFonts w:ascii="Georgia" w:hAnsi="Georgia"/>
        </w:rPr>
        <w:t xml:space="preserve"> </w:t>
      </w:r>
      <w:del w:id="48" w:author="Jack Plummer" w:date="2025-01-09T16:50:00Z" w16du:dateUtc="2025-01-09T16:50:00Z">
        <w:r w:rsidDel="00152090">
          <w:rPr>
            <w:rFonts w:ascii="Georgia" w:hAnsi="Georgia"/>
          </w:rPr>
          <w:delText xml:space="preserve">the </w:delText>
        </w:r>
      </w:del>
      <w:ins w:id="49" w:author="Jack Plummer" w:date="2025-01-09T16:50:00Z" w16du:dateUtc="2025-01-09T16:50:00Z">
        <w:r w:rsidR="00152090">
          <w:rPr>
            <w:rFonts w:ascii="Georgia" w:hAnsi="Georgia"/>
          </w:rPr>
          <w:t xml:space="preserve">are </w:t>
        </w:r>
      </w:ins>
      <w:del w:id="50" w:author="Jack Plummer" w:date="2025-01-09T16:50:00Z" w16du:dateUtc="2025-01-09T16:50:00Z">
        <w:r w:rsidDel="00152090">
          <w:rPr>
            <w:rFonts w:ascii="Georgia" w:hAnsi="Georgia"/>
          </w:rPr>
          <w:delText xml:space="preserve">species has </w:delText>
        </w:r>
      </w:del>
      <w:r>
        <w:rPr>
          <w:rFonts w:ascii="Georgia" w:hAnsi="Georgia"/>
        </w:rPr>
        <w:t xml:space="preserve">three </w:t>
      </w:r>
      <w:ins w:id="51" w:author="Jack Plummer" w:date="2025-01-09T16:50:00Z" w16du:dateUtc="2025-01-09T16:50:00Z">
        <w:r w:rsidR="00152090">
          <w:rPr>
            <w:rFonts w:ascii="Georgia" w:hAnsi="Georgia"/>
          </w:rPr>
          <w:t xml:space="preserve">further </w:t>
        </w:r>
      </w:ins>
      <w:r>
        <w:rPr>
          <w:rFonts w:ascii="Georgia" w:hAnsi="Georgia"/>
        </w:rPr>
        <w:t xml:space="preserve">collections </w:t>
      </w:r>
      <w:ins w:id="52" w:author="Jack Plummer" w:date="2025-01-09T16:50:00Z" w16du:dateUtc="2025-01-09T16:50:00Z">
        <w:r w:rsidR="00152090">
          <w:rPr>
            <w:rFonts w:ascii="Georgia" w:hAnsi="Georgia"/>
          </w:rPr>
          <w:t>from</w:t>
        </w:r>
      </w:ins>
      <w:del w:id="53" w:author="Jack Plummer" w:date="2025-01-09T16:50:00Z" w16du:dateUtc="2025-01-09T16:50:00Z">
        <w:r w:rsidDel="00152090">
          <w:rPr>
            <w:rFonts w:ascii="Georgia" w:hAnsi="Georgia"/>
          </w:rPr>
          <w:delText>in</w:delText>
        </w:r>
      </w:del>
      <w:r>
        <w:rPr>
          <w:rFonts w:ascii="Georgia" w:hAnsi="Georgia"/>
        </w:rPr>
        <w:t xml:space="preserve"> Mato Grosso do Sul, but these collections </w:t>
      </w:r>
      <w:del w:id="54" w:author="Jack Plummer" w:date="2025-01-10T10:22:00Z" w16du:dateUtc="2025-01-10T10:22:00Z">
        <w:r w:rsidDel="0089398B">
          <w:rPr>
            <w:rFonts w:ascii="Georgia" w:hAnsi="Georgia"/>
          </w:rPr>
          <w:delText xml:space="preserve">are </w:delText>
        </w:r>
      </w:del>
      <w:ins w:id="55" w:author="Jack Plummer" w:date="2025-01-10T10:22:00Z" w16du:dateUtc="2025-01-10T10:22:00Z">
        <w:r w:rsidR="0089398B">
          <w:rPr>
            <w:rFonts w:ascii="Georgia" w:hAnsi="Georgia"/>
          </w:rPr>
          <w:t>have been determined as</w:t>
        </w:r>
        <w:r w:rsidR="0089398B">
          <w:rPr>
            <w:rFonts w:ascii="Georgia" w:hAnsi="Georgia"/>
          </w:rPr>
          <w:t xml:space="preserve"> </w:t>
        </w:r>
      </w:ins>
      <w:proofErr w:type="spellStart"/>
      <w:r>
        <w:rPr>
          <w:rStyle w:val="Emphasis"/>
          <w:rFonts w:ascii="Georgia" w:hAnsi="Georgia"/>
        </w:rPr>
        <w:t>aff</w:t>
      </w:r>
      <w:proofErr w:type="spellEnd"/>
      <w:ins w:id="56" w:author="Jack Plummer" w:date="2025-01-10T10:22:00Z" w16du:dateUtc="2025-01-10T10:22:00Z">
        <w:r w:rsidR="0089398B">
          <w:rPr>
            <w:rStyle w:val="Emphasis"/>
            <w:rFonts w:ascii="Georgia" w:hAnsi="Georgia"/>
          </w:rPr>
          <w:t>.</w:t>
        </w:r>
      </w:ins>
      <w:del w:id="57" w:author="Jack Plummer" w:date="2025-01-10T10:22:00Z" w16du:dateUtc="2025-01-10T10:22:00Z">
        <w:r w:rsidDel="0089398B">
          <w:rPr>
            <w:rStyle w:val="Emphasis"/>
            <w:rFonts w:ascii="Georgia" w:hAnsi="Georgia"/>
          </w:rPr>
          <w:delText>ine</w:delText>
        </w:r>
        <w:r w:rsidDel="0089398B">
          <w:rPr>
            <w:rFonts w:ascii="Georgia" w:hAnsi="Georgia"/>
          </w:rPr>
          <w:delText xml:space="preserve"> to</w:delText>
        </w:r>
      </w:del>
      <w:r>
        <w:rPr>
          <w:rFonts w:ascii="Georgia" w:hAnsi="Georgia"/>
        </w:rPr>
        <w:t xml:space="preserve"> </w:t>
      </w:r>
      <w:r>
        <w:rPr>
          <w:rStyle w:val="Emphasis"/>
          <w:rFonts w:ascii="Georgia" w:hAnsi="Georgia"/>
        </w:rPr>
        <w:t xml:space="preserve">Ipomoea </w:t>
      </w:r>
      <w:proofErr w:type="spellStart"/>
      <w:r>
        <w:rPr>
          <w:rStyle w:val="Emphasis"/>
          <w:rFonts w:ascii="Georgia" w:hAnsi="Georgia"/>
        </w:rPr>
        <w:t>padillae</w:t>
      </w:r>
      <w:proofErr w:type="spellEnd"/>
      <w:r>
        <w:rPr>
          <w:rFonts w:ascii="Georgia" w:hAnsi="Georgia"/>
        </w:rPr>
        <w:t xml:space="preserve"> and </w:t>
      </w:r>
      <w:del w:id="58" w:author="Jack Plummer" w:date="2025-01-09T16:50:00Z" w16du:dateUtc="2025-01-09T16:50:00Z">
        <w:r w:rsidDel="00152090">
          <w:rPr>
            <w:rFonts w:ascii="Georgia" w:hAnsi="Georgia"/>
          </w:rPr>
          <w:delText>scientists are trying to identify</w:delText>
        </w:r>
      </w:del>
      <w:ins w:id="59" w:author="Jack Plummer" w:date="2025-01-09T16:50:00Z" w16du:dateUtc="2025-01-09T16:50:00Z">
        <w:r w:rsidR="00152090">
          <w:rPr>
            <w:rFonts w:ascii="Georgia" w:hAnsi="Georgia"/>
          </w:rPr>
          <w:t>it is un</w:t>
        </w:r>
      </w:ins>
      <w:ins w:id="60" w:author="Jack Plummer" w:date="2025-01-09T16:51:00Z" w16du:dateUtc="2025-01-09T16:51:00Z">
        <w:r w:rsidR="00152090">
          <w:rPr>
            <w:rFonts w:ascii="Georgia" w:hAnsi="Georgia"/>
          </w:rPr>
          <w:t>clear</w:t>
        </w:r>
      </w:ins>
      <w:r>
        <w:rPr>
          <w:rFonts w:ascii="Georgia" w:hAnsi="Georgia"/>
        </w:rPr>
        <w:t xml:space="preserve"> which species </w:t>
      </w:r>
      <w:ins w:id="61" w:author="Jack Plummer" w:date="2025-01-09T16:51:00Z" w16du:dateUtc="2025-01-09T16:51:00Z">
        <w:r w:rsidR="00152090">
          <w:rPr>
            <w:rFonts w:ascii="Georgia" w:hAnsi="Georgia"/>
          </w:rPr>
          <w:t>these collections represent</w:t>
        </w:r>
      </w:ins>
      <w:del w:id="62" w:author="Jack Plummer" w:date="2025-01-09T16:51:00Z" w16du:dateUtc="2025-01-09T16:51:00Z">
        <w:r w:rsidDel="00152090">
          <w:rPr>
            <w:rFonts w:ascii="Georgia" w:hAnsi="Georgia"/>
          </w:rPr>
          <w:delText>it is</w:delText>
        </w:r>
      </w:del>
      <w:r>
        <w:rPr>
          <w:rFonts w:ascii="Georgia" w:hAnsi="Georgia"/>
        </w:rPr>
        <w:t xml:space="preserve"> (</w:t>
      </w:r>
      <w:proofErr w:type="spellStart"/>
      <w:r>
        <w:rPr>
          <w:rFonts w:ascii="Georgia" w:hAnsi="Georgia"/>
        </w:rPr>
        <w:t>SpeciesLink</w:t>
      </w:r>
      <w:proofErr w:type="spellEnd"/>
      <w:r>
        <w:rPr>
          <w:rFonts w:ascii="Georgia" w:hAnsi="Georgia"/>
        </w:rPr>
        <w:t xml:space="preserve"> 2024, </w:t>
      </w:r>
      <w:proofErr w:type="spellStart"/>
      <w:r>
        <w:rPr>
          <w:rFonts w:ascii="Georgia" w:hAnsi="Georgia"/>
        </w:rPr>
        <w:t>Herbário</w:t>
      </w:r>
      <w:proofErr w:type="spellEnd"/>
      <w:r>
        <w:rPr>
          <w:rFonts w:ascii="Georgia" w:hAnsi="Georgia"/>
        </w:rPr>
        <w:t xml:space="preserve"> Virtual </w:t>
      </w:r>
      <w:proofErr w:type="spellStart"/>
      <w:r>
        <w:rPr>
          <w:rFonts w:ascii="Georgia" w:hAnsi="Georgia"/>
        </w:rPr>
        <w:t>Reflora</w:t>
      </w:r>
      <w:proofErr w:type="spellEnd"/>
      <w:r>
        <w:rPr>
          <w:rFonts w:ascii="Georgia" w:hAnsi="Georgia"/>
        </w:rPr>
        <w:t xml:space="preserve"> 2024). The area of occupancy (AOO) of </w:t>
      </w:r>
      <w:r>
        <w:rPr>
          <w:rStyle w:val="Emphasis"/>
          <w:rFonts w:ascii="Georgia" w:hAnsi="Georgia"/>
        </w:rPr>
        <w:t xml:space="preserve">Ipomoea </w:t>
      </w:r>
      <w:proofErr w:type="spellStart"/>
      <w:r>
        <w:rPr>
          <w:rStyle w:val="Emphasis"/>
          <w:rFonts w:ascii="Georgia" w:hAnsi="Georgia"/>
        </w:rPr>
        <w:t>padillae</w:t>
      </w:r>
      <w:proofErr w:type="spellEnd"/>
      <w:r>
        <w:rPr>
          <w:rFonts w:ascii="Georgia" w:hAnsi="Georgia"/>
        </w:rPr>
        <w:t xml:space="preserve"> is estimated </w:t>
      </w:r>
      <w:ins w:id="63" w:author="Jack Plummer" w:date="2025-01-09T16:49:00Z" w16du:dateUtc="2025-01-09T16:49:00Z">
        <w:r w:rsidR="00152090">
          <w:rPr>
            <w:rFonts w:ascii="Georgia" w:hAnsi="Georgia"/>
          </w:rPr>
          <w:t>as</w:t>
        </w:r>
      </w:ins>
      <w:del w:id="64" w:author="Jack Plummer" w:date="2025-01-09T16:49:00Z" w16du:dateUtc="2025-01-09T16:49:00Z">
        <w:r w:rsidDel="00152090">
          <w:rPr>
            <w:rFonts w:ascii="Georgia" w:hAnsi="Georgia"/>
          </w:rPr>
          <w:delText>in</w:delText>
        </w:r>
      </w:del>
      <w:r>
        <w:rPr>
          <w:rFonts w:ascii="Georgia" w:hAnsi="Georgia"/>
        </w:rPr>
        <w:t xml:space="preserve"> 64 </w:t>
      </w:r>
      <w:ins w:id="65" w:author="Jack Plummer" w:date="2025-01-09T16:51:00Z" w16du:dateUtc="2025-01-09T16:51:00Z">
        <w:r w:rsidR="00152090">
          <w:rPr>
            <w:rFonts w:ascii="Georgia" w:hAnsi="Georgia"/>
          </w:rPr>
          <w:t>k</w:t>
        </w:r>
      </w:ins>
      <w:del w:id="66" w:author="Jack Plummer" w:date="2025-01-09T16:51:00Z" w16du:dateUtc="2025-01-09T16:51:00Z">
        <w:r w:rsidDel="00152090">
          <w:rPr>
            <w:rFonts w:ascii="Georgia" w:hAnsi="Georgia"/>
          </w:rPr>
          <w:delText>K</w:delText>
        </w:r>
      </w:del>
      <w:r>
        <w:rPr>
          <w:rFonts w:ascii="Georgia" w:hAnsi="Georgia"/>
        </w:rPr>
        <w:t xml:space="preserve">m² and the extent of occurrence (EOO) </w:t>
      </w:r>
      <w:del w:id="67" w:author="Jack Plummer" w:date="2025-01-09T16:49:00Z" w16du:dateUtc="2025-01-09T16:49:00Z">
        <w:r w:rsidDel="00152090">
          <w:rPr>
            <w:rFonts w:ascii="Georgia" w:hAnsi="Georgia"/>
          </w:rPr>
          <w:delText xml:space="preserve">is </w:delText>
        </w:r>
      </w:del>
      <w:ins w:id="68" w:author="Jack Plummer" w:date="2025-01-09T16:49:00Z" w16du:dateUtc="2025-01-09T16:49:00Z">
        <w:r w:rsidR="00152090">
          <w:rPr>
            <w:rFonts w:ascii="Georgia" w:hAnsi="Georgia"/>
          </w:rPr>
          <w:t xml:space="preserve">as </w:t>
        </w:r>
      </w:ins>
      <w:r>
        <w:rPr>
          <w:rFonts w:ascii="Georgia" w:hAnsi="Georgia"/>
        </w:rPr>
        <w:t>28</w:t>
      </w:r>
      <w:ins w:id="69" w:author="Jack Plummer" w:date="2025-01-09T16:51:00Z" w16du:dateUtc="2025-01-09T16:51:00Z">
        <w:r w:rsidR="00152090">
          <w:rPr>
            <w:rFonts w:ascii="Georgia" w:hAnsi="Georgia"/>
          </w:rPr>
          <w:t>,</w:t>
        </w:r>
      </w:ins>
      <w:r>
        <w:rPr>
          <w:rFonts w:ascii="Georgia" w:hAnsi="Georgia"/>
        </w:rPr>
        <w:t xml:space="preserve">717 </w:t>
      </w:r>
      <w:commentRangeStart w:id="70"/>
      <w:ins w:id="71" w:author="Jack Plummer" w:date="2025-01-09T16:51:00Z" w16du:dateUtc="2025-01-09T16:51:00Z">
        <w:r w:rsidR="00152090">
          <w:rPr>
            <w:rFonts w:ascii="Georgia" w:hAnsi="Georgia"/>
          </w:rPr>
          <w:t>k</w:t>
        </w:r>
      </w:ins>
      <w:del w:id="72" w:author="Jack Plummer" w:date="2025-01-09T16:51:00Z" w16du:dateUtc="2025-01-09T16:51:00Z">
        <w:r w:rsidDel="00152090">
          <w:rPr>
            <w:rFonts w:ascii="Georgia" w:hAnsi="Georgia"/>
          </w:rPr>
          <w:delText>K</w:delText>
        </w:r>
      </w:del>
      <w:r>
        <w:rPr>
          <w:rFonts w:ascii="Georgia" w:hAnsi="Georgia"/>
        </w:rPr>
        <w:t>m</w:t>
      </w:r>
      <w:commentRangeEnd w:id="70"/>
      <w:r w:rsidR="00152090">
        <w:rPr>
          <w:rStyle w:val="CommentReference"/>
        </w:rPr>
        <w:commentReference w:id="70"/>
      </w:r>
      <w:r>
        <w:rPr>
          <w:rFonts w:ascii="Georgia" w:hAnsi="Georgia"/>
        </w:rPr>
        <w:t>².</w:t>
      </w:r>
    </w:p>
    <w:p w14:paraId="4E1D2BA9" w14:textId="77777777" w:rsidR="001C3102" w:rsidRDefault="00000000">
      <w:pPr>
        <w:pStyle w:val="Heading2"/>
        <w:divId w:val="1374428845"/>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74"/>
        <w:gridCol w:w="5936"/>
      </w:tblGrid>
      <w:tr w:rsidR="001C3102" w14:paraId="61D3260A" w14:textId="77777777">
        <w:trPr>
          <w:divId w:val="1374428845"/>
          <w:tblCellSpacing w:w="15" w:type="dxa"/>
        </w:trPr>
        <w:tc>
          <w:tcPr>
            <w:tcW w:w="0" w:type="auto"/>
            <w:tcBorders>
              <w:bottom w:val="single" w:sz="6" w:space="0" w:color="000000"/>
            </w:tcBorders>
            <w:shd w:val="clear" w:color="auto" w:fill="BBBBBB"/>
            <w:vAlign w:val="center"/>
            <w:hideMark/>
          </w:tcPr>
          <w:p w14:paraId="5020C557"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143F775F"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C3102" w14:paraId="29BD0D3C" w14:textId="77777777">
        <w:trPr>
          <w:divId w:val="1374428845"/>
          <w:tblCellSpacing w:w="15" w:type="dxa"/>
        </w:trPr>
        <w:tc>
          <w:tcPr>
            <w:tcW w:w="0" w:type="auto"/>
            <w:vAlign w:val="center"/>
            <w:hideMark/>
          </w:tcPr>
          <w:p w14:paraId="7C67461D" w14:textId="77777777" w:rsidR="001C3102" w:rsidRDefault="00000000">
            <w:pPr>
              <w:spacing w:after="75"/>
              <w:rPr>
                <w:rFonts w:ascii="Georgia" w:eastAsia="Times New Roman" w:hAnsi="Georgia"/>
                <w:sz w:val="18"/>
                <w:szCs w:val="18"/>
              </w:rPr>
            </w:pPr>
            <w:r>
              <w:rPr>
                <w:rFonts w:ascii="Georgia" w:eastAsia="Times New Roman" w:hAnsi="Georgia"/>
                <w:sz w:val="18"/>
                <w:szCs w:val="18"/>
              </w:rPr>
              <w:lastRenderedPageBreak/>
              <w:t>64</w:t>
            </w:r>
          </w:p>
        </w:tc>
        <w:tc>
          <w:tcPr>
            <w:tcW w:w="0" w:type="auto"/>
            <w:vAlign w:val="center"/>
            <w:hideMark/>
          </w:tcPr>
          <w:p w14:paraId="20F9C9BD" w14:textId="77777777" w:rsidR="001C3102" w:rsidRDefault="00000000">
            <w:pPr>
              <w:spacing w:after="75"/>
              <w:rPr>
                <w:rFonts w:ascii="Georgia" w:eastAsia="Times New Roman" w:hAnsi="Georgia"/>
                <w:sz w:val="18"/>
                <w:szCs w:val="18"/>
              </w:rPr>
            </w:pPr>
            <w:commentRangeStart w:id="73"/>
            <w:commentRangeStart w:id="74"/>
            <w:r>
              <w:rPr>
                <w:rFonts w:ascii="Georgia" w:eastAsia="Times New Roman" w:hAnsi="Georgia"/>
                <w:sz w:val="18"/>
                <w:szCs w:val="18"/>
              </w:rPr>
              <w:t>GeoCAT identified the AOO as Endangered (EN), AOO cell defined at 2 km (Bachman et al. 2011).</w:t>
            </w:r>
            <w:commentRangeEnd w:id="73"/>
            <w:r w:rsidR="00152090">
              <w:rPr>
                <w:rStyle w:val="CommentReference"/>
              </w:rPr>
              <w:commentReference w:id="73"/>
            </w:r>
            <w:commentRangeEnd w:id="74"/>
            <w:r w:rsidR="0089398B">
              <w:rPr>
                <w:rStyle w:val="CommentReference"/>
              </w:rPr>
              <w:commentReference w:id="74"/>
            </w:r>
          </w:p>
        </w:tc>
      </w:tr>
    </w:tbl>
    <w:p w14:paraId="54B18BC4" w14:textId="77777777" w:rsidR="001C3102" w:rsidRDefault="00000000">
      <w:pPr>
        <w:pStyle w:val="Heading2"/>
        <w:divId w:val="1374428845"/>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66"/>
        <w:gridCol w:w="2119"/>
        <w:gridCol w:w="4925"/>
      </w:tblGrid>
      <w:tr w:rsidR="001C3102" w14:paraId="358649CA" w14:textId="77777777">
        <w:trPr>
          <w:divId w:val="1374428845"/>
          <w:tblCellSpacing w:w="15" w:type="dxa"/>
        </w:trPr>
        <w:tc>
          <w:tcPr>
            <w:tcW w:w="0" w:type="auto"/>
            <w:tcBorders>
              <w:bottom w:val="single" w:sz="6" w:space="0" w:color="000000"/>
            </w:tcBorders>
            <w:shd w:val="clear" w:color="auto" w:fill="BBBBBB"/>
            <w:vAlign w:val="center"/>
            <w:hideMark/>
          </w:tcPr>
          <w:p w14:paraId="3A4BB74B"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05C390F7"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3A9D099B"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C3102" w14:paraId="59D4EA27" w14:textId="77777777">
        <w:trPr>
          <w:divId w:val="1374428845"/>
          <w:tblCellSpacing w:w="15" w:type="dxa"/>
        </w:trPr>
        <w:tc>
          <w:tcPr>
            <w:tcW w:w="0" w:type="auto"/>
            <w:vAlign w:val="center"/>
            <w:hideMark/>
          </w:tcPr>
          <w:p w14:paraId="7BC992F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28717</w:t>
            </w:r>
          </w:p>
        </w:tc>
        <w:tc>
          <w:tcPr>
            <w:tcW w:w="0" w:type="auto"/>
            <w:vAlign w:val="center"/>
            <w:hideMark/>
          </w:tcPr>
          <w:p w14:paraId="7F18CE1F"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5A86FC6" w14:textId="77777777" w:rsidR="001C3102" w:rsidRDefault="00000000">
            <w:pPr>
              <w:spacing w:after="75"/>
              <w:rPr>
                <w:rFonts w:ascii="Georgia" w:eastAsia="Times New Roman" w:hAnsi="Georgia"/>
                <w:sz w:val="18"/>
                <w:szCs w:val="18"/>
              </w:rPr>
            </w:pPr>
            <w:commentRangeStart w:id="75"/>
            <w:commentRangeStart w:id="76"/>
            <w:r>
              <w:rPr>
                <w:rFonts w:ascii="Georgia" w:eastAsia="Times New Roman" w:hAnsi="Georgia"/>
                <w:sz w:val="18"/>
                <w:szCs w:val="18"/>
              </w:rPr>
              <w:t xml:space="preserve">GeoCAT identified the EOO as Near Threatened (NT) (Bachman et al. 2011). Despite not having many georeferenced collections, collections for Ipomoea </w:t>
            </w:r>
            <w:proofErr w:type="spellStart"/>
            <w:r>
              <w:rPr>
                <w:rFonts w:ascii="Georgia" w:eastAsia="Times New Roman" w:hAnsi="Georgia"/>
                <w:sz w:val="18"/>
                <w:szCs w:val="18"/>
              </w:rPr>
              <w:t>padillae</w:t>
            </w:r>
            <w:proofErr w:type="spellEnd"/>
            <w:r>
              <w:rPr>
                <w:rFonts w:ascii="Georgia" w:eastAsia="Times New Roman" w:hAnsi="Georgia"/>
                <w:sz w:val="18"/>
                <w:szCs w:val="18"/>
              </w:rPr>
              <w:t xml:space="preserve"> are far from each other.</w:t>
            </w:r>
            <w:commentRangeEnd w:id="75"/>
            <w:r w:rsidR="00152090">
              <w:rPr>
                <w:rStyle w:val="CommentReference"/>
              </w:rPr>
              <w:commentReference w:id="75"/>
            </w:r>
            <w:commentRangeEnd w:id="76"/>
            <w:r w:rsidR="0089398B">
              <w:rPr>
                <w:rStyle w:val="CommentReference"/>
              </w:rPr>
              <w:commentReference w:id="76"/>
            </w:r>
          </w:p>
        </w:tc>
      </w:tr>
    </w:tbl>
    <w:p w14:paraId="5827B14F" w14:textId="77777777" w:rsidR="001C3102" w:rsidRDefault="00000000">
      <w:pPr>
        <w:pStyle w:val="Heading2"/>
        <w:divId w:val="1374428845"/>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81"/>
        <w:gridCol w:w="7329"/>
      </w:tblGrid>
      <w:tr w:rsidR="001C3102" w14:paraId="12800858" w14:textId="77777777">
        <w:trPr>
          <w:divId w:val="1374428845"/>
          <w:tblCellSpacing w:w="15" w:type="dxa"/>
        </w:trPr>
        <w:tc>
          <w:tcPr>
            <w:tcW w:w="0" w:type="auto"/>
            <w:tcBorders>
              <w:bottom w:val="single" w:sz="6" w:space="0" w:color="000000"/>
            </w:tcBorders>
            <w:shd w:val="clear" w:color="auto" w:fill="BBBBBB"/>
            <w:vAlign w:val="center"/>
            <w:hideMark/>
          </w:tcPr>
          <w:p w14:paraId="05CA070F"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327D7862"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C3102" w14:paraId="581436E1" w14:textId="77777777">
        <w:trPr>
          <w:divId w:val="1374428845"/>
          <w:tblCellSpacing w:w="15" w:type="dxa"/>
        </w:trPr>
        <w:tc>
          <w:tcPr>
            <w:tcW w:w="0" w:type="auto"/>
            <w:vAlign w:val="center"/>
            <w:hideMark/>
          </w:tcPr>
          <w:p w14:paraId="54CCC90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10</w:t>
            </w:r>
          </w:p>
        </w:tc>
        <w:tc>
          <w:tcPr>
            <w:tcW w:w="0" w:type="auto"/>
            <w:vAlign w:val="center"/>
            <w:hideMark/>
          </w:tcPr>
          <w:p w14:paraId="4F49AA39" w14:textId="77777777" w:rsidR="001C3102" w:rsidRDefault="00000000">
            <w:pPr>
              <w:spacing w:after="75"/>
              <w:rPr>
                <w:rFonts w:ascii="Georgia" w:eastAsia="Times New Roman" w:hAnsi="Georgia"/>
                <w:sz w:val="18"/>
                <w:szCs w:val="18"/>
              </w:rPr>
            </w:pPr>
            <w:commentRangeStart w:id="77"/>
            <w:r>
              <w:rPr>
                <w:rFonts w:ascii="Georgia" w:eastAsia="Times New Roman" w:hAnsi="Georgia"/>
                <w:sz w:val="18"/>
                <w:szCs w:val="18"/>
              </w:rPr>
              <w:t xml:space="preserve">Collections for Ipomoea </w:t>
            </w:r>
            <w:proofErr w:type="spellStart"/>
            <w:r>
              <w:rPr>
                <w:rFonts w:ascii="Georgia" w:eastAsia="Times New Roman" w:hAnsi="Georgia"/>
                <w:sz w:val="18"/>
                <w:szCs w:val="18"/>
              </w:rPr>
              <w:t>padillae</w:t>
            </w:r>
            <w:proofErr w:type="spellEnd"/>
            <w:r>
              <w:rPr>
                <w:rFonts w:ascii="Georgia" w:eastAsia="Times New Roman" w:hAnsi="Georgia"/>
                <w:sz w:val="18"/>
                <w:szCs w:val="18"/>
              </w:rPr>
              <w:t xml:space="preserve"> are far from each other, forming specific and distant points being identified thus 10 locations.</w:t>
            </w:r>
            <w:commentRangeEnd w:id="77"/>
            <w:r w:rsidR="00B90BDC">
              <w:rPr>
                <w:rStyle w:val="CommentReference"/>
              </w:rPr>
              <w:commentReference w:id="77"/>
            </w:r>
          </w:p>
        </w:tc>
      </w:tr>
    </w:tbl>
    <w:p w14:paraId="1A8A3E57" w14:textId="77777777" w:rsidR="001C3102" w:rsidRDefault="00000000">
      <w:pPr>
        <w:pStyle w:val="Heading2"/>
        <w:divId w:val="1374428845"/>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1C3102" w14:paraId="78FEB3D7" w14:textId="77777777">
        <w:trPr>
          <w:divId w:val="1374428845"/>
          <w:tblCellSpacing w:w="15" w:type="dxa"/>
        </w:trPr>
        <w:tc>
          <w:tcPr>
            <w:tcW w:w="0" w:type="auto"/>
            <w:tcBorders>
              <w:bottom w:val="single" w:sz="6" w:space="0" w:color="000000"/>
            </w:tcBorders>
            <w:shd w:val="clear" w:color="auto" w:fill="BBBBBB"/>
            <w:vAlign w:val="center"/>
            <w:hideMark/>
          </w:tcPr>
          <w:p w14:paraId="448658F6"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10FA889"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0C18171"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1A8F6E4C"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0B870D77"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71C4185"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20A5EBF"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2E1BC3A"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1C3102" w14:paraId="547E91B0" w14:textId="77777777">
        <w:trPr>
          <w:divId w:val="1374428845"/>
          <w:tblCellSpacing w:w="15" w:type="dxa"/>
        </w:trPr>
        <w:tc>
          <w:tcPr>
            <w:tcW w:w="0" w:type="auto"/>
            <w:vAlign w:val="center"/>
            <w:hideMark/>
          </w:tcPr>
          <w:p w14:paraId="5E4636D7" w14:textId="77777777" w:rsidR="001C3102"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6B2BA22"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19B96FF" w14:textId="77777777" w:rsidR="001C3102" w:rsidRDefault="00000000">
            <w:pPr>
              <w:spacing w:after="75"/>
              <w:rPr>
                <w:rFonts w:ascii="Georgia" w:eastAsia="Times New Roman" w:hAnsi="Georgia"/>
                <w:sz w:val="18"/>
                <w:szCs w:val="18"/>
              </w:rPr>
            </w:pPr>
            <w:r>
              <w:rPr>
                <w:rFonts w:ascii="Georgia" w:eastAsia="Times New Roman" w:hAnsi="Georgia"/>
                <w:sz w:val="18"/>
                <w:szCs w:val="18"/>
              </w:rPr>
              <w:t>Map created in GeoCAT (Bachman et al. 2011) using point data from georeferenced herbarium specimen records.</w:t>
            </w:r>
          </w:p>
        </w:tc>
        <w:tc>
          <w:tcPr>
            <w:tcW w:w="0" w:type="auto"/>
            <w:vAlign w:val="center"/>
            <w:hideMark/>
          </w:tcPr>
          <w:p w14:paraId="58FC9D03"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E2056E7"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9B2BB73"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8CE1B66"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5FDCBC1"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6A80054" w14:textId="77777777" w:rsidR="001C3102" w:rsidRDefault="00000000">
      <w:pPr>
        <w:pStyle w:val="Heading2"/>
        <w:divId w:val="1374428845"/>
        <w:rPr>
          <w:rFonts w:ascii="Georgia" w:eastAsia="Times New Roman" w:hAnsi="Georgia"/>
          <w:sz w:val="27"/>
          <w:szCs w:val="27"/>
        </w:rPr>
      </w:pPr>
      <w:r>
        <w:rPr>
          <w:rFonts w:ascii="Georgia" w:eastAsia="Times New Roman" w:hAnsi="Georgia"/>
          <w:sz w:val="27"/>
          <w:szCs w:val="27"/>
        </w:rPr>
        <w:t>Biogeographic Realms</w:t>
      </w:r>
    </w:p>
    <w:p w14:paraId="462165DD" w14:textId="77777777" w:rsidR="001C3102" w:rsidRDefault="00000000">
      <w:pPr>
        <w:pStyle w:val="NormalWeb"/>
        <w:divId w:val="1374428845"/>
        <w:rPr>
          <w:rFonts w:ascii="Georgia" w:hAnsi="Georgia"/>
        </w:rPr>
      </w:pPr>
      <w:r>
        <w:rPr>
          <w:rStyle w:val="datalabel1"/>
          <w:rFonts w:ascii="Georgia" w:hAnsi="Georgia"/>
        </w:rPr>
        <w:t xml:space="preserve">Biogeographic Realm: </w:t>
      </w:r>
      <w:r>
        <w:rPr>
          <w:rFonts w:ascii="Georgia" w:hAnsi="Georgia"/>
        </w:rPr>
        <w:t>Neotropical</w:t>
      </w:r>
    </w:p>
    <w:p w14:paraId="0A4DB6D7" w14:textId="77777777" w:rsidR="001C3102" w:rsidRDefault="00000000">
      <w:pPr>
        <w:pStyle w:val="Heading1"/>
        <w:divId w:val="951403619"/>
        <w:rPr>
          <w:rFonts w:ascii="Georgia" w:eastAsia="Times New Roman" w:hAnsi="Georgia"/>
          <w:sz w:val="29"/>
          <w:szCs w:val="29"/>
        </w:rPr>
      </w:pPr>
      <w:r>
        <w:rPr>
          <w:rFonts w:ascii="Georgia" w:eastAsia="Times New Roman" w:hAnsi="Georgia"/>
          <w:sz w:val="29"/>
          <w:szCs w:val="29"/>
        </w:rPr>
        <w:t>Occurrence</w:t>
      </w:r>
    </w:p>
    <w:p w14:paraId="626C0AA1" w14:textId="77777777" w:rsidR="001C3102" w:rsidRDefault="00000000">
      <w:pPr>
        <w:pStyle w:val="Heading2"/>
        <w:divId w:val="951403619"/>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1"/>
        <w:gridCol w:w="901"/>
        <w:gridCol w:w="657"/>
        <w:gridCol w:w="1430"/>
        <w:gridCol w:w="1154"/>
      </w:tblGrid>
      <w:tr w:rsidR="001C3102" w14:paraId="5E415DBD" w14:textId="77777777">
        <w:trPr>
          <w:divId w:val="951403619"/>
          <w:tblCellSpacing w:w="15" w:type="dxa"/>
        </w:trPr>
        <w:tc>
          <w:tcPr>
            <w:tcW w:w="0" w:type="auto"/>
            <w:tcBorders>
              <w:bottom w:val="single" w:sz="6" w:space="0" w:color="000000"/>
            </w:tcBorders>
            <w:shd w:val="clear" w:color="auto" w:fill="BBBBBB"/>
            <w:vAlign w:val="center"/>
            <w:hideMark/>
          </w:tcPr>
          <w:p w14:paraId="65E0A8FD"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76BFDE54"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9C1365A"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444EDBA9"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204DA861"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1C3102" w14:paraId="042D21B6" w14:textId="77777777">
        <w:trPr>
          <w:divId w:val="951403619"/>
          <w:tblCellSpacing w:w="15" w:type="dxa"/>
        </w:trPr>
        <w:tc>
          <w:tcPr>
            <w:tcW w:w="0" w:type="auto"/>
            <w:tcBorders>
              <w:bottom w:val="single" w:sz="6" w:space="0" w:color="CCCCCC"/>
            </w:tcBorders>
            <w:vAlign w:val="center"/>
            <w:hideMark/>
          </w:tcPr>
          <w:p w14:paraId="0CB606F6" w14:textId="77777777" w:rsidR="001C3102" w:rsidRDefault="00000000">
            <w:pPr>
              <w:spacing w:after="75"/>
              <w:rPr>
                <w:rFonts w:ascii="Georgia" w:eastAsia="Times New Roman" w:hAnsi="Georgia"/>
                <w:sz w:val="18"/>
                <w:szCs w:val="18"/>
              </w:rPr>
            </w:pPr>
            <w:r>
              <w:rPr>
                <w:rFonts w:ascii="Georgia" w:eastAsia="Times New Roman" w:hAnsi="Georgia"/>
                <w:sz w:val="18"/>
                <w:szCs w:val="18"/>
              </w:rPr>
              <w:t>Argentina</w:t>
            </w:r>
          </w:p>
        </w:tc>
        <w:tc>
          <w:tcPr>
            <w:tcW w:w="0" w:type="auto"/>
            <w:tcBorders>
              <w:bottom w:val="single" w:sz="6" w:space="0" w:color="CCCCCC"/>
            </w:tcBorders>
            <w:vAlign w:val="center"/>
            <w:hideMark/>
          </w:tcPr>
          <w:p w14:paraId="3E35C30A" w14:textId="77777777" w:rsidR="001C3102"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F882EE6" w14:textId="77777777" w:rsidR="001C3102"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67C0659"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F0C412D" w14:textId="77777777" w:rsidR="001C3102"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1C3102" w14:paraId="3053F1A5" w14:textId="77777777">
        <w:trPr>
          <w:divId w:val="951403619"/>
          <w:tblCellSpacing w:w="15" w:type="dxa"/>
        </w:trPr>
        <w:tc>
          <w:tcPr>
            <w:tcW w:w="0" w:type="auto"/>
            <w:tcBorders>
              <w:bottom w:val="single" w:sz="6" w:space="0" w:color="CCCCCC"/>
            </w:tcBorders>
            <w:vAlign w:val="center"/>
            <w:hideMark/>
          </w:tcPr>
          <w:p w14:paraId="5272E5B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Argentina -&gt; Corrientes</w:t>
            </w:r>
          </w:p>
        </w:tc>
        <w:tc>
          <w:tcPr>
            <w:tcW w:w="0" w:type="auto"/>
            <w:tcBorders>
              <w:bottom w:val="single" w:sz="6" w:space="0" w:color="CCCCCC"/>
            </w:tcBorders>
            <w:vAlign w:val="center"/>
            <w:hideMark/>
          </w:tcPr>
          <w:p w14:paraId="1CE433FE" w14:textId="77777777" w:rsidR="001C3102"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9AB50D1" w14:textId="77777777" w:rsidR="001C3102"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C484EF2"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D097ED8" w14:textId="77777777" w:rsidR="001C3102"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1C3102" w14:paraId="74FF33DB" w14:textId="77777777">
        <w:trPr>
          <w:divId w:val="951403619"/>
          <w:tblCellSpacing w:w="15" w:type="dxa"/>
        </w:trPr>
        <w:tc>
          <w:tcPr>
            <w:tcW w:w="0" w:type="auto"/>
            <w:tcBorders>
              <w:bottom w:val="single" w:sz="6" w:space="0" w:color="CCCCCC"/>
            </w:tcBorders>
            <w:vAlign w:val="center"/>
            <w:hideMark/>
          </w:tcPr>
          <w:p w14:paraId="1F6A243B" w14:textId="77777777" w:rsidR="001C3102" w:rsidRDefault="00000000">
            <w:pPr>
              <w:spacing w:after="75"/>
              <w:rPr>
                <w:rFonts w:ascii="Georgia" w:eastAsia="Times New Roman" w:hAnsi="Georgia"/>
                <w:sz w:val="18"/>
                <w:szCs w:val="18"/>
              </w:rPr>
            </w:pPr>
            <w:r>
              <w:rPr>
                <w:rFonts w:ascii="Georgia" w:eastAsia="Times New Roman" w:hAnsi="Georgia"/>
                <w:sz w:val="18"/>
                <w:szCs w:val="18"/>
              </w:rPr>
              <w:t>Argentina -&gt; Misiones</w:t>
            </w:r>
          </w:p>
        </w:tc>
        <w:tc>
          <w:tcPr>
            <w:tcW w:w="0" w:type="auto"/>
            <w:tcBorders>
              <w:bottom w:val="single" w:sz="6" w:space="0" w:color="CCCCCC"/>
            </w:tcBorders>
            <w:vAlign w:val="center"/>
            <w:hideMark/>
          </w:tcPr>
          <w:p w14:paraId="45FCA461" w14:textId="77777777" w:rsidR="001C3102"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83AF8E1" w14:textId="77777777" w:rsidR="001C3102"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96A88D5"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7103CF3" w14:textId="77777777" w:rsidR="001C3102"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1C3102" w14:paraId="7D012C7F" w14:textId="77777777">
        <w:trPr>
          <w:divId w:val="951403619"/>
          <w:tblCellSpacing w:w="15" w:type="dxa"/>
        </w:trPr>
        <w:tc>
          <w:tcPr>
            <w:tcW w:w="0" w:type="auto"/>
            <w:tcBorders>
              <w:bottom w:val="single" w:sz="6" w:space="0" w:color="CCCCCC"/>
            </w:tcBorders>
            <w:vAlign w:val="center"/>
            <w:hideMark/>
          </w:tcPr>
          <w:p w14:paraId="7D7542E1" w14:textId="77777777" w:rsidR="001C3102" w:rsidRDefault="00000000">
            <w:pPr>
              <w:spacing w:after="75"/>
              <w:rPr>
                <w:rFonts w:ascii="Georgia" w:eastAsia="Times New Roman" w:hAnsi="Georgia"/>
                <w:sz w:val="18"/>
                <w:szCs w:val="18"/>
              </w:rPr>
            </w:pPr>
            <w:r>
              <w:rPr>
                <w:rFonts w:ascii="Georgia" w:eastAsia="Times New Roman" w:hAnsi="Georgia"/>
                <w:sz w:val="18"/>
                <w:szCs w:val="18"/>
              </w:rPr>
              <w:lastRenderedPageBreak/>
              <w:t>Brazil</w:t>
            </w:r>
          </w:p>
        </w:tc>
        <w:tc>
          <w:tcPr>
            <w:tcW w:w="0" w:type="auto"/>
            <w:tcBorders>
              <w:bottom w:val="single" w:sz="6" w:space="0" w:color="CCCCCC"/>
            </w:tcBorders>
            <w:vAlign w:val="center"/>
            <w:hideMark/>
          </w:tcPr>
          <w:p w14:paraId="1693A85A" w14:textId="77777777" w:rsidR="001C3102"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9AE4CDA" w14:textId="77777777" w:rsidR="001C3102"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EC71DF6"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7D54D3E" w14:textId="77777777" w:rsidR="001C3102"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1C3102" w14:paraId="447B1587" w14:textId="77777777">
        <w:trPr>
          <w:divId w:val="951403619"/>
          <w:tblCellSpacing w:w="15" w:type="dxa"/>
        </w:trPr>
        <w:tc>
          <w:tcPr>
            <w:tcW w:w="0" w:type="auto"/>
            <w:tcBorders>
              <w:bottom w:val="single" w:sz="6" w:space="0" w:color="CCCCCC"/>
            </w:tcBorders>
            <w:vAlign w:val="center"/>
            <w:hideMark/>
          </w:tcPr>
          <w:p w14:paraId="3114F056" w14:textId="77777777" w:rsidR="001C3102" w:rsidRDefault="00000000">
            <w:pPr>
              <w:spacing w:after="75"/>
              <w:rPr>
                <w:rFonts w:ascii="Georgia" w:eastAsia="Times New Roman" w:hAnsi="Georgia"/>
                <w:sz w:val="18"/>
                <w:szCs w:val="18"/>
              </w:rPr>
            </w:pPr>
            <w:r>
              <w:rPr>
                <w:rFonts w:ascii="Georgia" w:eastAsia="Times New Roman" w:hAnsi="Georgia"/>
                <w:sz w:val="18"/>
                <w:szCs w:val="18"/>
              </w:rPr>
              <w:t>Brazil -&gt; Rio Grande do Sul</w:t>
            </w:r>
          </w:p>
        </w:tc>
        <w:tc>
          <w:tcPr>
            <w:tcW w:w="0" w:type="auto"/>
            <w:tcBorders>
              <w:bottom w:val="single" w:sz="6" w:space="0" w:color="CCCCCC"/>
            </w:tcBorders>
            <w:vAlign w:val="center"/>
            <w:hideMark/>
          </w:tcPr>
          <w:p w14:paraId="0B54D1D0" w14:textId="77777777" w:rsidR="001C3102"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001BF60" w14:textId="77777777" w:rsidR="001C3102"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E17A329"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BDB3B35" w14:textId="77777777" w:rsidR="001C3102"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40F5BB80" w14:textId="77777777" w:rsidR="001C3102" w:rsidRDefault="00000000">
      <w:pPr>
        <w:pStyle w:val="Heading1"/>
        <w:divId w:val="608242901"/>
        <w:rPr>
          <w:rFonts w:ascii="Georgia" w:eastAsia="Times New Roman" w:hAnsi="Georgia"/>
          <w:sz w:val="29"/>
          <w:szCs w:val="29"/>
        </w:rPr>
      </w:pPr>
      <w:r>
        <w:rPr>
          <w:rFonts w:ascii="Georgia" w:eastAsia="Times New Roman" w:hAnsi="Georgia"/>
          <w:sz w:val="29"/>
          <w:szCs w:val="29"/>
        </w:rPr>
        <w:t>Population</w:t>
      </w:r>
    </w:p>
    <w:p w14:paraId="2E270713" w14:textId="08E2D253" w:rsidR="001C3102" w:rsidRDefault="00000000">
      <w:pPr>
        <w:pStyle w:val="NormalWeb"/>
        <w:divId w:val="608242901"/>
        <w:rPr>
          <w:rFonts w:ascii="Georgia" w:hAnsi="Georgia"/>
        </w:rPr>
      </w:pPr>
      <w:r>
        <w:rPr>
          <w:rStyle w:val="Emphasis"/>
          <w:rFonts w:ascii="Georgia" w:hAnsi="Georgia"/>
        </w:rPr>
        <w:t xml:space="preserve">Ipomoea </w:t>
      </w:r>
      <w:proofErr w:type="spellStart"/>
      <w:r>
        <w:rPr>
          <w:rStyle w:val="Emphasis"/>
          <w:rFonts w:ascii="Georgia" w:hAnsi="Georgia"/>
        </w:rPr>
        <w:t>padillae</w:t>
      </w:r>
      <w:proofErr w:type="spellEnd"/>
      <w:r>
        <w:rPr>
          <w:rFonts w:ascii="Georgia" w:hAnsi="Georgia"/>
        </w:rPr>
        <w:t xml:space="preserve"> is found in grasslands, roadside, dry field, wet field and grazed field, but </w:t>
      </w:r>
      <w:del w:id="78" w:author="Jack Plummer" w:date="2025-01-09T16:56:00Z" w16du:dateUtc="2025-01-09T16:56:00Z">
        <w:r w:rsidDel="00B90BDC">
          <w:rPr>
            <w:rFonts w:ascii="Georgia" w:hAnsi="Georgia"/>
          </w:rPr>
          <w:delText>don't have</w:delText>
        </w:r>
      </w:del>
      <w:ins w:id="79" w:author="Jack Plummer" w:date="2025-01-09T16:56:00Z" w16du:dateUtc="2025-01-09T16:56:00Z">
        <w:r w:rsidR="00B90BDC">
          <w:rPr>
            <w:rFonts w:ascii="Georgia" w:hAnsi="Georgia"/>
          </w:rPr>
          <w:t>no</w:t>
        </w:r>
      </w:ins>
      <w:r>
        <w:rPr>
          <w:rFonts w:ascii="Georgia" w:hAnsi="Georgia"/>
        </w:rPr>
        <w:t xml:space="preserve"> numerical population information </w:t>
      </w:r>
      <w:del w:id="80" w:author="Jack Plummer" w:date="2025-01-09T16:56:00Z" w16du:dateUtc="2025-01-09T16:56:00Z">
        <w:r w:rsidDel="00B90BDC">
          <w:rPr>
            <w:rFonts w:ascii="Georgia" w:hAnsi="Georgia"/>
          </w:rPr>
          <w:delText>or other information about population or number of individuals</w:delText>
        </w:r>
      </w:del>
      <w:ins w:id="81" w:author="Jack Plummer" w:date="2025-01-09T16:56:00Z" w16du:dateUtc="2025-01-09T16:56:00Z">
        <w:r w:rsidR="00B90BDC">
          <w:rPr>
            <w:rFonts w:ascii="Georgia" w:hAnsi="Georgia"/>
          </w:rPr>
          <w:t>is available</w:t>
        </w:r>
      </w:ins>
      <w:r>
        <w:rPr>
          <w:rFonts w:ascii="Georgia" w:hAnsi="Georgia"/>
        </w:rPr>
        <w:t xml:space="preserve">. Therefore, </w:t>
      </w:r>
      <w:del w:id="82" w:author="Jack Plummer" w:date="2025-01-09T16:56:00Z" w16du:dateUtc="2025-01-09T16:56:00Z">
        <w:r w:rsidDel="00B90BDC">
          <w:rPr>
            <w:rFonts w:ascii="Georgia" w:hAnsi="Georgia"/>
          </w:rPr>
          <w:delText>these are necessary studies to be done</w:delText>
        </w:r>
      </w:del>
      <w:ins w:id="83" w:author="Jack Plummer" w:date="2025-01-09T16:56:00Z" w16du:dateUtc="2025-01-09T16:56:00Z">
        <w:r w:rsidR="00B90BDC">
          <w:rPr>
            <w:rFonts w:ascii="Georgia" w:hAnsi="Georgia"/>
          </w:rPr>
          <w:t>research into the population size and trend would be beneficial</w:t>
        </w:r>
      </w:ins>
      <w:r>
        <w:rPr>
          <w:rFonts w:ascii="Georgia" w:hAnsi="Georgia"/>
        </w:rPr>
        <w:t>.</w:t>
      </w:r>
    </w:p>
    <w:p w14:paraId="2A473B1F" w14:textId="77777777" w:rsidR="001C3102" w:rsidRDefault="00000000">
      <w:pPr>
        <w:pStyle w:val="Heading2"/>
        <w:divId w:val="608242901"/>
        <w:rPr>
          <w:rFonts w:ascii="Georgia" w:eastAsia="Times New Roman" w:hAnsi="Georgia"/>
          <w:sz w:val="27"/>
          <w:szCs w:val="27"/>
        </w:rPr>
      </w:pPr>
      <w:r>
        <w:rPr>
          <w:rFonts w:ascii="Georgia" w:eastAsia="Times New Roman" w:hAnsi="Georgia"/>
          <w:sz w:val="27"/>
          <w:szCs w:val="27"/>
        </w:rPr>
        <w:t>Population Information</w:t>
      </w:r>
    </w:p>
    <w:p w14:paraId="09B3D83A" w14:textId="77777777" w:rsidR="001C3102" w:rsidRDefault="00000000">
      <w:pPr>
        <w:pStyle w:val="NormalWeb"/>
        <w:divId w:val="608242901"/>
        <w:rPr>
          <w:rFonts w:ascii="Georgia" w:hAnsi="Georgia"/>
        </w:rPr>
      </w:pPr>
      <w:r>
        <w:rPr>
          <w:rStyle w:val="datalabel1"/>
          <w:rFonts w:ascii="Georgia" w:hAnsi="Georgia"/>
        </w:rPr>
        <w:t xml:space="preserve">Current Population Trend: </w:t>
      </w:r>
      <w:r>
        <w:rPr>
          <w:rFonts w:ascii="Georgia" w:hAnsi="Georgia"/>
        </w:rPr>
        <w:t>Unknown</w:t>
      </w:r>
    </w:p>
    <w:p w14:paraId="537AD2E1" w14:textId="77777777" w:rsidR="001C3102" w:rsidRDefault="00000000">
      <w:pPr>
        <w:pStyle w:val="Heading1"/>
        <w:divId w:val="894776086"/>
        <w:rPr>
          <w:rFonts w:ascii="Georgia" w:eastAsia="Times New Roman" w:hAnsi="Georgia"/>
          <w:sz w:val="29"/>
          <w:szCs w:val="29"/>
        </w:rPr>
      </w:pPr>
      <w:r>
        <w:rPr>
          <w:rFonts w:ascii="Georgia" w:eastAsia="Times New Roman" w:hAnsi="Georgia"/>
          <w:sz w:val="29"/>
          <w:szCs w:val="29"/>
        </w:rPr>
        <w:t>Habitats and Ecology</w:t>
      </w:r>
    </w:p>
    <w:p w14:paraId="29F8E937" w14:textId="091A05C0" w:rsidR="001C3102" w:rsidRDefault="00000000">
      <w:pPr>
        <w:pStyle w:val="NormalWeb"/>
        <w:divId w:val="894776086"/>
        <w:rPr>
          <w:rFonts w:ascii="Georgia" w:hAnsi="Georgia"/>
        </w:rPr>
      </w:pPr>
      <w:r>
        <w:rPr>
          <w:rStyle w:val="Emphasis"/>
          <w:rFonts w:ascii="Georgia" w:hAnsi="Georgia"/>
        </w:rPr>
        <w:t xml:space="preserve">Ipomoea </w:t>
      </w:r>
      <w:proofErr w:type="spellStart"/>
      <w:r>
        <w:rPr>
          <w:rStyle w:val="Emphasis"/>
          <w:rFonts w:ascii="Georgia" w:hAnsi="Georgia"/>
        </w:rPr>
        <w:t>padillae</w:t>
      </w:r>
      <w:proofErr w:type="spellEnd"/>
      <w:r>
        <w:rPr>
          <w:rFonts w:ascii="Georgia" w:hAnsi="Georgia"/>
        </w:rPr>
        <w:t xml:space="preserve"> is endemic </w:t>
      </w:r>
      <w:del w:id="84" w:author="Jack Plummer" w:date="2025-01-09T16:56:00Z" w16du:dateUtc="2025-01-09T16:56:00Z">
        <w:r w:rsidDel="00B90BDC">
          <w:rPr>
            <w:rFonts w:ascii="Georgia" w:hAnsi="Georgia"/>
          </w:rPr>
          <w:delText xml:space="preserve">of </w:delText>
        </w:r>
      </w:del>
      <w:ins w:id="85" w:author="Jack Plummer" w:date="2025-01-09T16:56:00Z" w16du:dateUtc="2025-01-09T16:56:00Z">
        <w:r w:rsidR="00B90BDC">
          <w:rPr>
            <w:rFonts w:ascii="Georgia" w:hAnsi="Georgia"/>
          </w:rPr>
          <w:t xml:space="preserve">to the </w:t>
        </w:r>
      </w:ins>
      <w:r>
        <w:rPr>
          <w:rFonts w:ascii="Georgia" w:hAnsi="Georgia"/>
        </w:rPr>
        <w:t>Pampa biome and occur</w:t>
      </w:r>
      <w:ins w:id="86" w:author="Jack Plummer" w:date="2025-01-09T16:56:00Z" w16du:dateUtc="2025-01-09T16:56:00Z">
        <w:r w:rsidR="00B90BDC">
          <w:rPr>
            <w:rFonts w:ascii="Georgia" w:hAnsi="Georgia"/>
          </w:rPr>
          <w:t>s</w:t>
        </w:r>
      </w:ins>
      <w:r>
        <w:rPr>
          <w:rFonts w:ascii="Georgia" w:hAnsi="Georgia"/>
        </w:rPr>
        <w:t xml:space="preserve"> in grasslands, specifically in open fields (O’Donell 1959, Ferreira and Miotto 2009), and according to the collection descriptions can be found on the roadside (</w:t>
      </w:r>
      <w:commentRangeStart w:id="87"/>
      <w:r>
        <w:rPr>
          <w:rFonts w:ascii="Georgia" w:hAnsi="Georgia"/>
        </w:rPr>
        <w:t>SPF157431 - Rodriguez, M.E., Gochez, A. 1185</w:t>
      </w:r>
      <w:commentRangeEnd w:id="87"/>
      <w:r w:rsidR="00B90BDC">
        <w:rPr>
          <w:rStyle w:val="CommentReference"/>
        </w:rPr>
        <w:commentReference w:id="87"/>
      </w:r>
      <w:r>
        <w:rPr>
          <w:rFonts w:ascii="Georgia" w:hAnsi="Georgia"/>
        </w:rPr>
        <w:t xml:space="preserve">, ICN090409 - Sobral, M., Falkenberg, D.B. 6332), dry field (BLA19251 – Ferreira, P.P.A., Nilson, A.D., Molz, M., Fagundes, N.F. 1848), wet field (ICN170095 - Pasini, E., Schneider, A.A., Modelski, V. 706) and grazed field (ICN188910 - </w:t>
      </w:r>
      <w:proofErr w:type="spellStart"/>
      <w:r>
        <w:rPr>
          <w:rFonts w:ascii="Georgia" w:hAnsi="Georgia"/>
        </w:rPr>
        <w:t>Biganzoli</w:t>
      </w:r>
      <w:proofErr w:type="spellEnd"/>
      <w:r>
        <w:rPr>
          <w:rFonts w:ascii="Georgia" w:hAnsi="Georgia"/>
        </w:rPr>
        <w:t xml:space="preserve">, F. et al. 1671). The grasslands of Pampa have </w:t>
      </w:r>
      <w:ins w:id="88" w:author="Jack Plummer" w:date="2025-01-09T17:00:00Z" w16du:dateUtc="2025-01-09T17:00:00Z">
        <w:r w:rsidR="00B90BDC">
          <w:rPr>
            <w:rFonts w:ascii="Georgia" w:hAnsi="Georgia"/>
          </w:rPr>
          <w:t xml:space="preserve">an </w:t>
        </w:r>
      </w:ins>
      <w:r>
        <w:rPr>
          <w:rFonts w:ascii="Georgia" w:hAnsi="Georgia"/>
        </w:rPr>
        <w:t>annual precipitation between 1</w:t>
      </w:r>
      <w:ins w:id="89" w:author="Jack Plummer" w:date="2025-01-09T17:00:00Z" w16du:dateUtc="2025-01-09T17:00:00Z">
        <w:r w:rsidR="00B90BDC">
          <w:rPr>
            <w:rFonts w:ascii="Georgia" w:hAnsi="Georgia"/>
          </w:rPr>
          <w:t>,</w:t>
        </w:r>
      </w:ins>
      <w:r>
        <w:rPr>
          <w:rFonts w:ascii="Georgia" w:hAnsi="Georgia"/>
        </w:rPr>
        <w:t>200 and 1</w:t>
      </w:r>
      <w:ins w:id="90" w:author="Jack Plummer" w:date="2025-01-09T17:00:00Z" w16du:dateUtc="2025-01-09T17:00:00Z">
        <w:r w:rsidR="00B90BDC">
          <w:rPr>
            <w:rFonts w:ascii="Georgia" w:hAnsi="Georgia"/>
          </w:rPr>
          <w:t>,</w:t>
        </w:r>
      </w:ins>
      <w:r>
        <w:rPr>
          <w:rFonts w:ascii="Georgia" w:hAnsi="Georgia"/>
        </w:rPr>
        <w:t>600 mm (</w:t>
      </w:r>
      <w:proofErr w:type="spellStart"/>
      <w:r>
        <w:rPr>
          <w:rFonts w:ascii="Georgia" w:hAnsi="Georgia"/>
        </w:rPr>
        <w:t>Pallarés</w:t>
      </w:r>
      <w:proofErr w:type="spellEnd"/>
      <w:del w:id="91" w:author="Jack Plummer" w:date="2025-01-09T17:01:00Z" w16du:dateUtc="2025-01-09T17:01:00Z">
        <w:r w:rsidDel="00B90BDC">
          <w:rPr>
            <w:rFonts w:ascii="Georgia" w:hAnsi="Georgia"/>
          </w:rPr>
          <w:delText>, Berretta and Maraschin</w:delText>
        </w:r>
      </w:del>
      <w:ins w:id="92" w:author="Jack Plummer" w:date="2025-01-09T17:01:00Z" w16du:dateUtc="2025-01-09T17:01:00Z">
        <w:r w:rsidR="00B90BDC">
          <w:rPr>
            <w:rFonts w:ascii="Georgia" w:hAnsi="Georgia"/>
          </w:rPr>
          <w:t xml:space="preserve"> </w:t>
        </w:r>
        <w:r w:rsidR="00B90BDC">
          <w:rPr>
            <w:rFonts w:ascii="Georgia" w:hAnsi="Georgia"/>
            <w:i/>
            <w:iCs/>
          </w:rPr>
          <w:t>et al.</w:t>
        </w:r>
      </w:ins>
      <w:r>
        <w:rPr>
          <w:rFonts w:ascii="Georgia" w:hAnsi="Georgia"/>
        </w:rPr>
        <w:t xml:space="preserve"> 2005) and </w:t>
      </w:r>
      <w:ins w:id="93" w:author="Jack Plummer" w:date="2025-01-09T17:01:00Z" w16du:dateUtc="2025-01-09T17:01:00Z">
        <w:r w:rsidR="00B90BDC">
          <w:rPr>
            <w:rFonts w:ascii="Georgia" w:hAnsi="Georgia"/>
          </w:rPr>
          <w:t xml:space="preserve">an </w:t>
        </w:r>
      </w:ins>
      <w:r>
        <w:rPr>
          <w:rFonts w:ascii="Georgia" w:hAnsi="Georgia"/>
        </w:rPr>
        <w:t xml:space="preserve">average annual temperature </w:t>
      </w:r>
      <w:del w:id="94" w:author="Jack Plummer" w:date="2025-01-09T17:00:00Z" w16du:dateUtc="2025-01-09T17:00:00Z">
        <w:r w:rsidDel="00B90BDC">
          <w:rPr>
            <w:rFonts w:ascii="Georgia" w:hAnsi="Georgia"/>
          </w:rPr>
          <w:delText xml:space="preserve">is </w:delText>
        </w:r>
      </w:del>
      <w:r>
        <w:rPr>
          <w:rFonts w:ascii="Georgia" w:hAnsi="Georgia"/>
        </w:rPr>
        <w:t xml:space="preserve">between 14 °C </w:t>
      </w:r>
      <w:del w:id="95" w:author="Jack Plummer" w:date="2025-01-09T17:00:00Z" w16du:dateUtc="2025-01-09T17:00:00Z">
        <w:r w:rsidDel="00B90BDC">
          <w:rPr>
            <w:rFonts w:ascii="Georgia" w:hAnsi="Georgia"/>
          </w:rPr>
          <w:delText xml:space="preserve">to </w:delText>
        </w:r>
      </w:del>
      <w:ins w:id="96" w:author="Jack Plummer" w:date="2025-01-09T17:00:00Z" w16du:dateUtc="2025-01-09T17:00:00Z">
        <w:r w:rsidR="00B90BDC">
          <w:rPr>
            <w:rFonts w:ascii="Georgia" w:hAnsi="Georgia"/>
          </w:rPr>
          <w:t xml:space="preserve">and </w:t>
        </w:r>
      </w:ins>
      <w:r>
        <w:rPr>
          <w:rFonts w:ascii="Georgia" w:hAnsi="Georgia"/>
        </w:rPr>
        <w:t xml:space="preserve">22 °C (Modernel </w:t>
      </w:r>
      <w:r>
        <w:rPr>
          <w:rStyle w:val="Emphasis"/>
          <w:rFonts w:ascii="Georgia" w:hAnsi="Georgia"/>
        </w:rPr>
        <w:t>et al</w:t>
      </w:r>
      <w:r>
        <w:rPr>
          <w:rFonts w:ascii="Georgia" w:hAnsi="Georgia"/>
        </w:rPr>
        <w:t xml:space="preserve">. 2016). The main characteristics </w:t>
      </w:r>
      <w:ins w:id="97" w:author="Jack Plummer" w:date="2025-01-10T10:26:00Z" w16du:dateUtc="2025-01-10T10:26:00Z">
        <w:r w:rsidR="0089398B">
          <w:rPr>
            <w:rFonts w:ascii="Georgia" w:hAnsi="Georgia"/>
          </w:rPr>
          <w:t>of</w:t>
        </w:r>
      </w:ins>
      <w:del w:id="98" w:author="Jack Plummer" w:date="2025-01-10T10:26:00Z" w16du:dateUtc="2025-01-10T10:26:00Z">
        <w:r w:rsidDel="0089398B">
          <w:rPr>
            <w:rFonts w:ascii="Georgia" w:hAnsi="Georgia"/>
          </w:rPr>
          <w:delText xml:space="preserve">are </w:delText>
        </w:r>
      </w:del>
      <w:del w:id="99" w:author="Jack Plummer" w:date="2025-01-09T17:01:00Z" w16du:dateUtc="2025-01-09T17:01:00Z">
        <w:r w:rsidDel="00B90BDC">
          <w:rPr>
            <w:rFonts w:ascii="Georgia" w:hAnsi="Georgia"/>
          </w:rPr>
          <w:delText xml:space="preserve">the </w:delText>
        </w:r>
      </w:del>
      <w:ins w:id="100" w:author="Jack Plummer" w:date="2025-01-10T10:26:00Z" w16du:dateUtc="2025-01-10T10:26:00Z">
        <w:r w:rsidR="0089398B">
          <w:rPr>
            <w:rFonts w:ascii="Georgia" w:hAnsi="Georgia"/>
          </w:rPr>
          <w:t xml:space="preserve"> Pampa biome </w:t>
        </w:r>
      </w:ins>
      <w:ins w:id="101" w:author="Jack Plummer" w:date="2025-01-10T10:27:00Z" w16du:dateUtc="2025-01-10T10:27:00Z">
        <w:r w:rsidR="0089398B">
          <w:rPr>
            <w:rFonts w:ascii="Georgia" w:hAnsi="Georgia"/>
          </w:rPr>
          <w:t>are</w:t>
        </w:r>
      </w:ins>
      <w:ins w:id="102" w:author="Jack Plummer" w:date="2025-01-10T10:26:00Z" w16du:dateUtc="2025-01-10T10:26:00Z">
        <w:r w:rsidR="0089398B">
          <w:rPr>
            <w:rFonts w:ascii="Georgia" w:hAnsi="Georgia"/>
          </w:rPr>
          <w:t xml:space="preserve"> </w:t>
        </w:r>
      </w:ins>
      <w:r>
        <w:rPr>
          <w:rFonts w:ascii="Georgia" w:hAnsi="Georgia"/>
        </w:rPr>
        <w:t xml:space="preserve">vegetation </w:t>
      </w:r>
      <w:del w:id="103" w:author="Jack Plummer" w:date="2025-01-10T10:26:00Z" w16du:dateUtc="2025-01-10T10:26:00Z">
        <w:r w:rsidDel="0089398B">
          <w:rPr>
            <w:rFonts w:ascii="Georgia" w:hAnsi="Georgia"/>
          </w:rPr>
          <w:delText xml:space="preserve">formed </w:delText>
        </w:r>
      </w:del>
      <w:ins w:id="104" w:author="Jack Plummer" w:date="2025-01-10T10:26:00Z" w16du:dateUtc="2025-01-10T10:26:00Z">
        <w:r w:rsidR="0089398B">
          <w:rPr>
            <w:rFonts w:ascii="Georgia" w:hAnsi="Georgia"/>
          </w:rPr>
          <w:t>comprising</w:t>
        </w:r>
        <w:r w:rsidR="0089398B">
          <w:rPr>
            <w:rFonts w:ascii="Georgia" w:hAnsi="Georgia"/>
          </w:rPr>
          <w:t xml:space="preserve"> </w:t>
        </w:r>
      </w:ins>
      <w:r>
        <w:rPr>
          <w:rFonts w:ascii="Georgia" w:hAnsi="Georgia"/>
        </w:rPr>
        <w:t xml:space="preserve">mainly </w:t>
      </w:r>
      <w:del w:id="105" w:author="Jack Plummer" w:date="2025-01-10T10:26:00Z" w16du:dateUtc="2025-01-10T10:26:00Z">
        <w:r w:rsidDel="0089398B">
          <w:rPr>
            <w:rFonts w:ascii="Georgia" w:hAnsi="Georgia"/>
          </w:rPr>
          <w:delText xml:space="preserve">by </w:delText>
        </w:r>
      </w:del>
      <w:del w:id="106" w:author="Jack Plummer" w:date="2025-01-09T17:02:00Z" w16du:dateUtc="2025-01-09T17:02:00Z">
        <w:r w:rsidDel="00B90BDC">
          <w:rPr>
            <w:rFonts w:ascii="Georgia" w:hAnsi="Georgia"/>
          </w:rPr>
          <w:delText xml:space="preserve">species of the botanical family Poaceae, the </w:delText>
        </w:r>
      </w:del>
      <w:r>
        <w:rPr>
          <w:rFonts w:ascii="Georgia" w:hAnsi="Georgia"/>
        </w:rPr>
        <w:t>grasses</w:t>
      </w:r>
      <w:ins w:id="107" w:author="Jack Plummer" w:date="2025-01-09T17:02:00Z" w16du:dateUtc="2025-01-09T17:02:00Z">
        <w:r w:rsidR="00B90BDC">
          <w:rPr>
            <w:rFonts w:ascii="Georgia" w:hAnsi="Georgia"/>
          </w:rPr>
          <w:t xml:space="preserve"> (</w:t>
        </w:r>
        <w:proofErr w:type="spellStart"/>
        <w:r w:rsidR="00B90BDC">
          <w:rPr>
            <w:rFonts w:ascii="Georgia" w:hAnsi="Georgia"/>
          </w:rPr>
          <w:t>Poaceae</w:t>
        </w:r>
        <w:proofErr w:type="spellEnd"/>
        <w:r w:rsidR="00B90BDC">
          <w:rPr>
            <w:rFonts w:ascii="Georgia" w:hAnsi="Georgia"/>
          </w:rPr>
          <w:t>)</w:t>
        </w:r>
      </w:ins>
      <w:r>
        <w:rPr>
          <w:rFonts w:ascii="Georgia" w:hAnsi="Georgia"/>
        </w:rPr>
        <w:t xml:space="preserve"> (</w:t>
      </w:r>
      <w:proofErr w:type="spellStart"/>
      <w:r>
        <w:rPr>
          <w:rFonts w:ascii="Georgia" w:hAnsi="Georgia"/>
        </w:rPr>
        <w:t>Bilenca</w:t>
      </w:r>
      <w:proofErr w:type="spellEnd"/>
      <w:r>
        <w:rPr>
          <w:rFonts w:ascii="Georgia" w:hAnsi="Georgia"/>
        </w:rPr>
        <w:t xml:space="preserve"> and </w:t>
      </w:r>
      <w:proofErr w:type="spellStart"/>
      <w:r>
        <w:rPr>
          <w:rFonts w:ascii="Georgia" w:hAnsi="Georgia"/>
        </w:rPr>
        <w:t>Miñarro</w:t>
      </w:r>
      <w:proofErr w:type="spellEnd"/>
      <w:r>
        <w:rPr>
          <w:rFonts w:ascii="Georgia" w:hAnsi="Georgia"/>
        </w:rPr>
        <w:t xml:space="preserve"> 2004, Andrade </w:t>
      </w:r>
      <w:r>
        <w:rPr>
          <w:rStyle w:val="Emphasis"/>
          <w:rFonts w:ascii="Georgia" w:hAnsi="Georgia"/>
        </w:rPr>
        <w:t>et al</w:t>
      </w:r>
      <w:r>
        <w:rPr>
          <w:rFonts w:ascii="Georgia" w:hAnsi="Georgia"/>
        </w:rPr>
        <w:t xml:space="preserve">. 2018), flat topography and humid temperate climate (Perelman </w:t>
      </w:r>
      <w:r>
        <w:rPr>
          <w:rStyle w:val="Emphasis"/>
          <w:rFonts w:ascii="Georgia" w:hAnsi="Georgia"/>
        </w:rPr>
        <w:t>et al</w:t>
      </w:r>
      <w:r>
        <w:rPr>
          <w:rFonts w:ascii="Georgia" w:hAnsi="Georgia"/>
        </w:rPr>
        <w:t>. 2018).</w:t>
      </w:r>
    </w:p>
    <w:p w14:paraId="4D17B6E6" w14:textId="77777777" w:rsidR="001C3102" w:rsidRDefault="00000000">
      <w:pPr>
        <w:pStyle w:val="Heading2"/>
        <w:divId w:val="89477608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24"/>
        <w:gridCol w:w="763"/>
        <w:gridCol w:w="1020"/>
        <w:gridCol w:w="1888"/>
      </w:tblGrid>
      <w:tr w:rsidR="001C3102" w14:paraId="7C2D55CE" w14:textId="77777777">
        <w:trPr>
          <w:divId w:val="894776086"/>
          <w:tblCellSpacing w:w="15" w:type="dxa"/>
        </w:trPr>
        <w:tc>
          <w:tcPr>
            <w:tcW w:w="0" w:type="auto"/>
            <w:tcBorders>
              <w:bottom w:val="single" w:sz="6" w:space="0" w:color="000000"/>
            </w:tcBorders>
            <w:shd w:val="clear" w:color="auto" w:fill="BBBBBB"/>
            <w:vAlign w:val="center"/>
            <w:hideMark/>
          </w:tcPr>
          <w:p w14:paraId="21D0802E"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56D22A65"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7B13BAF"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454B7DFE"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1C3102" w14:paraId="1A51A5EF" w14:textId="77777777">
        <w:trPr>
          <w:divId w:val="894776086"/>
          <w:tblCellSpacing w:w="15" w:type="dxa"/>
        </w:trPr>
        <w:tc>
          <w:tcPr>
            <w:tcW w:w="0" w:type="auto"/>
            <w:tcBorders>
              <w:bottom w:val="single" w:sz="6" w:space="0" w:color="CCCCCC"/>
            </w:tcBorders>
            <w:vAlign w:val="center"/>
            <w:hideMark/>
          </w:tcPr>
          <w:p w14:paraId="7241CC8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4.4. Grassland -&gt; Grassland - Temperate</w:t>
            </w:r>
          </w:p>
        </w:tc>
        <w:tc>
          <w:tcPr>
            <w:tcW w:w="0" w:type="auto"/>
            <w:tcBorders>
              <w:bottom w:val="single" w:sz="6" w:space="0" w:color="CCCCCC"/>
            </w:tcBorders>
            <w:vAlign w:val="center"/>
            <w:hideMark/>
          </w:tcPr>
          <w:p w14:paraId="61511BDB" w14:textId="77777777" w:rsidR="001C3102"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7FA68A47" w14:textId="77777777" w:rsidR="001C3102"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313D150"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9577A52" w14:textId="77777777" w:rsidR="001C3102" w:rsidRDefault="00000000">
      <w:pPr>
        <w:pStyle w:val="Heading2"/>
        <w:divId w:val="89477608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34"/>
        <w:gridCol w:w="894"/>
        <w:gridCol w:w="5882"/>
      </w:tblGrid>
      <w:tr w:rsidR="001C3102" w14:paraId="75256B48" w14:textId="77777777">
        <w:trPr>
          <w:divId w:val="894776086"/>
          <w:tblCellSpacing w:w="15" w:type="dxa"/>
        </w:trPr>
        <w:tc>
          <w:tcPr>
            <w:tcW w:w="0" w:type="auto"/>
            <w:tcBorders>
              <w:bottom w:val="single" w:sz="6" w:space="0" w:color="000000"/>
            </w:tcBorders>
            <w:shd w:val="clear" w:color="auto" w:fill="BBBBBB"/>
            <w:vAlign w:val="center"/>
            <w:hideMark/>
          </w:tcPr>
          <w:p w14:paraId="3BFC73FB"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5EFA3601"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FF6ABB1"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C3102" w14:paraId="42601032" w14:textId="77777777">
        <w:trPr>
          <w:divId w:val="894776086"/>
          <w:tblCellSpacing w:w="15" w:type="dxa"/>
        </w:trPr>
        <w:tc>
          <w:tcPr>
            <w:tcW w:w="0" w:type="auto"/>
            <w:vAlign w:val="center"/>
            <w:hideMark/>
          </w:tcPr>
          <w:p w14:paraId="37919C06" w14:textId="77777777" w:rsidR="001C3102"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81B5730" w14:textId="77777777" w:rsidR="001C3102"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7BECB170" w14:textId="38EE709D" w:rsidR="001C3102" w:rsidRDefault="00000000">
            <w:pPr>
              <w:spacing w:after="75"/>
              <w:rPr>
                <w:rFonts w:ascii="Georgia" w:eastAsia="Times New Roman" w:hAnsi="Georgia"/>
                <w:sz w:val="18"/>
                <w:szCs w:val="18"/>
              </w:rPr>
            </w:pPr>
            <w:r>
              <w:rPr>
                <w:rFonts w:ascii="Georgia" w:eastAsia="Times New Roman" w:hAnsi="Georgia"/>
                <w:sz w:val="18"/>
                <w:szCs w:val="18"/>
              </w:rPr>
              <w:t xml:space="preserve">In the Pampa biome, the conversion of natural grasslands </w:t>
            </w:r>
            <w:del w:id="108" w:author="Jack Plummer" w:date="2025-01-09T16:57:00Z" w16du:dateUtc="2025-01-09T16:57:00Z">
              <w:r w:rsidDel="00B90BDC">
                <w:rPr>
                  <w:rFonts w:ascii="Georgia" w:eastAsia="Times New Roman" w:hAnsi="Georgia"/>
                  <w:sz w:val="18"/>
                  <w:szCs w:val="18"/>
                </w:rPr>
                <w:delText xml:space="preserve">by </w:delText>
              </w:r>
            </w:del>
            <w:ins w:id="109" w:author="Jack Plummer" w:date="2025-01-09T16:57:00Z" w16du:dateUtc="2025-01-09T16:57:00Z">
              <w:r w:rsidR="00B90BDC">
                <w:rPr>
                  <w:rFonts w:ascii="Georgia" w:eastAsia="Times New Roman" w:hAnsi="Georgia"/>
                  <w:sz w:val="18"/>
                  <w:szCs w:val="18"/>
                </w:rPr>
                <w:t xml:space="preserve">to </w:t>
              </w:r>
            </w:ins>
            <w:r>
              <w:rPr>
                <w:rFonts w:ascii="Georgia" w:eastAsia="Times New Roman" w:hAnsi="Georgia"/>
                <w:sz w:val="18"/>
                <w:szCs w:val="18"/>
              </w:rPr>
              <w:t>agriculture and f</w:t>
            </w:r>
            <w:del w:id="110" w:author="Jack Plummer" w:date="2025-01-09T16:57:00Z" w16du:dateUtc="2025-01-09T16:57:00Z">
              <w:r w:rsidDel="00B90BDC">
                <w:rPr>
                  <w:rFonts w:ascii="Georgia" w:eastAsia="Times New Roman" w:hAnsi="Georgia"/>
                  <w:sz w:val="18"/>
                  <w:szCs w:val="18"/>
                </w:rPr>
                <w:delText>l</w:delText>
              </w:r>
            </w:del>
            <w:r>
              <w:rPr>
                <w:rFonts w:ascii="Georgia" w:eastAsia="Times New Roman" w:hAnsi="Georgia"/>
                <w:sz w:val="18"/>
                <w:szCs w:val="18"/>
              </w:rPr>
              <w:t xml:space="preserve">orest plantations </w:t>
            </w:r>
            <w:del w:id="111" w:author="Jack Plummer" w:date="2025-01-09T16:57:00Z" w16du:dateUtc="2025-01-09T16:57:00Z">
              <w:r w:rsidDel="00B90BDC">
                <w:rPr>
                  <w:rFonts w:ascii="Georgia" w:eastAsia="Times New Roman" w:hAnsi="Georgia"/>
                  <w:sz w:val="18"/>
                  <w:szCs w:val="18"/>
                </w:rPr>
                <w:delText>is the cause of</w:delText>
              </w:r>
            </w:del>
            <w:ins w:id="112" w:author="Jack Plummer" w:date="2025-01-09T16:57:00Z" w16du:dateUtc="2025-01-09T16:57:00Z">
              <w:r w:rsidR="00B90BDC">
                <w:rPr>
                  <w:rFonts w:ascii="Georgia" w:eastAsia="Times New Roman" w:hAnsi="Georgia"/>
                  <w:sz w:val="18"/>
                  <w:szCs w:val="18"/>
                </w:rPr>
                <w:t>has caused</w:t>
              </w:r>
            </w:ins>
            <w:r>
              <w:rPr>
                <w:rFonts w:ascii="Georgia" w:eastAsia="Times New Roman" w:hAnsi="Georgia"/>
                <w:sz w:val="18"/>
                <w:szCs w:val="18"/>
              </w:rPr>
              <w:t xml:space="preserve"> the loss of 2</w:t>
            </w:r>
            <w:ins w:id="113" w:author="Jack Plummer" w:date="2025-01-09T16:57:00Z" w16du:dateUtc="2025-01-09T16:57:00Z">
              <w:r w:rsidR="00B90BDC">
                <w:rPr>
                  <w:rFonts w:ascii="Georgia" w:eastAsia="Times New Roman" w:hAnsi="Georgia"/>
                  <w:sz w:val="18"/>
                  <w:szCs w:val="18"/>
                </w:rPr>
                <w:t>.</w:t>
              </w:r>
            </w:ins>
            <w:del w:id="114" w:author="Jack Plummer" w:date="2025-01-09T16:57:00Z" w16du:dateUtc="2025-01-09T16:57:00Z">
              <w:r w:rsidDel="00B90BDC">
                <w:rPr>
                  <w:rFonts w:ascii="Georgia" w:eastAsia="Times New Roman" w:hAnsi="Georgia"/>
                  <w:sz w:val="18"/>
                  <w:szCs w:val="18"/>
                </w:rPr>
                <w:delText>,</w:delText>
              </w:r>
            </w:del>
            <w:r>
              <w:rPr>
                <w:rFonts w:ascii="Georgia" w:eastAsia="Times New Roman" w:hAnsi="Georgia"/>
                <w:sz w:val="18"/>
                <w:szCs w:val="18"/>
              </w:rPr>
              <w:t>4 mil</w:t>
            </w:r>
            <w:ins w:id="115" w:author="Jack Plummer" w:date="2025-01-09T16:57:00Z" w16du:dateUtc="2025-01-09T16:57:00Z">
              <w:r w:rsidR="00B90BDC">
                <w:rPr>
                  <w:rFonts w:ascii="Georgia" w:eastAsia="Times New Roman" w:hAnsi="Georgia"/>
                  <w:sz w:val="18"/>
                  <w:szCs w:val="18"/>
                </w:rPr>
                <w:t>li</w:t>
              </w:r>
            </w:ins>
            <w:del w:id="116" w:author="Jack Plummer" w:date="2025-01-09T16:57:00Z" w16du:dateUtc="2025-01-09T16:57:00Z">
              <w:r w:rsidDel="00B90BDC">
                <w:rPr>
                  <w:rFonts w:ascii="Georgia" w:eastAsia="Times New Roman" w:hAnsi="Georgia"/>
                  <w:sz w:val="18"/>
                  <w:szCs w:val="18"/>
                </w:rPr>
                <w:delText>i</w:delText>
              </w:r>
            </w:del>
            <w:r>
              <w:rPr>
                <w:rFonts w:ascii="Georgia" w:eastAsia="Times New Roman" w:hAnsi="Georgia"/>
                <w:sz w:val="18"/>
                <w:szCs w:val="18"/>
              </w:rPr>
              <w:t>on</w:t>
            </w:r>
            <w:del w:id="117" w:author="Jack Plummer" w:date="2025-01-09T16:57:00Z" w16du:dateUtc="2025-01-09T16:57:00Z">
              <w:r w:rsidDel="00B90BDC">
                <w:rPr>
                  <w:rFonts w:ascii="Georgia" w:eastAsia="Times New Roman" w:hAnsi="Georgia"/>
                  <w:sz w:val="18"/>
                  <w:szCs w:val="18"/>
                </w:rPr>
                <w:delText xml:space="preserve">s </w:delText>
              </w:r>
            </w:del>
            <w:del w:id="118" w:author="Jack Plummer" w:date="2025-01-09T16:58:00Z" w16du:dateUtc="2025-01-09T16:58:00Z">
              <w:r w:rsidDel="00B90BDC">
                <w:rPr>
                  <w:rFonts w:ascii="Georgia" w:eastAsia="Times New Roman" w:hAnsi="Georgia"/>
                  <w:sz w:val="18"/>
                  <w:szCs w:val="18"/>
                </w:rPr>
                <w:delText>of</w:delText>
              </w:r>
            </w:del>
            <w:r>
              <w:rPr>
                <w:rFonts w:ascii="Georgia" w:eastAsia="Times New Roman" w:hAnsi="Georgia"/>
                <w:sz w:val="18"/>
                <w:szCs w:val="18"/>
              </w:rPr>
              <w:t xml:space="preserve"> hectares of natural grasslands in 20 years (Baldi</w:t>
            </w:r>
            <w:ins w:id="119" w:author="Jack Plummer" w:date="2025-01-09T16:58:00Z" w16du:dateUtc="2025-01-09T16:58:00Z">
              <w:r w:rsidR="00B90BDC">
                <w:rPr>
                  <w:rFonts w:ascii="Georgia" w:eastAsia="Times New Roman" w:hAnsi="Georgia"/>
                  <w:sz w:val="18"/>
                  <w:szCs w:val="18"/>
                </w:rPr>
                <w:t xml:space="preserve"> </w:t>
              </w:r>
              <w:r w:rsidR="00B90BDC">
                <w:rPr>
                  <w:rFonts w:ascii="Georgia" w:eastAsia="Times New Roman" w:hAnsi="Georgia"/>
                  <w:i/>
                  <w:iCs/>
                  <w:sz w:val="18"/>
                  <w:szCs w:val="18"/>
                </w:rPr>
                <w:t>et al.</w:t>
              </w:r>
            </w:ins>
            <w:del w:id="120" w:author="Jack Plummer" w:date="2025-01-09T16:58:00Z" w16du:dateUtc="2025-01-09T16:58:00Z">
              <w:r w:rsidDel="00B90BDC">
                <w:rPr>
                  <w:rFonts w:ascii="Georgia" w:eastAsia="Times New Roman" w:hAnsi="Georgia"/>
                  <w:sz w:val="18"/>
                  <w:szCs w:val="18"/>
                </w:rPr>
                <w:delText>, Guerschman, Paruelo</w:delText>
              </w:r>
            </w:del>
            <w:r>
              <w:rPr>
                <w:rFonts w:ascii="Georgia" w:eastAsia="Times New Roman" w:hAnsi="Georgia"/>
                <w:sz w:val="18"/>
                <w:szCs w:val="18"/>
              </w:rPr>
              <w:t xml:space="preserve"> 2006, Baeza et al. 2022).</w:t>
            </w:r>
          </w:p>
        </w:tc>
      </w:tr>
    </w:tbl>
    <w:p w14:paraId="7A5A2767" w14:textId="77777777" w:rsidR="001C3102" w:rsidRDefault="00000000">
      <w:pPr>
        <w:pStyle w:val="Heading2"/>
        <w:divId w:val="894776086"/>
        <w:rPr>
          <w:rFonts w:ascii="Georgia" w:eastAsia="Times New Roman" w:hAnsi="Georgia"/>
          <w:sz w:val="27"/>
          <w:szCs w:val="27"/>
        </w:rPr>
      </w:pPr>
      <w:r>
        <w:rPr>
          <w:rFonts w:ascii="Georgia" w:eastAsia="Times New Roman" w:hAnsi="Georgia"/>
          <w:sz w:val="27"/>
          <w:szCs w:val="27"/>
        </w:rPr>
        <w:t>Systems</w:t>
      </w:r>
    </w:p>
    <w:p w14:paraId="6FA68111" w14:textId="77777777" w:rsidR="001C3102" w:rsidRDefault="00000000">
      <w:pPr>
        <w:pStyle w:val="NormalWeb"/>
        <w:divId w:val="894776086"/>
        <w:rPr>
          <w:rFonts w:ascii="Georgia" w:hAnsi="Georgia"/>
        </w:rPr>
      </w:pPr>
      <w:r>
        <w:rPr>
          <w:rStyle w:val="datalabel1"/>
          <w:rFonts w:ascii="Georgia" w:hAnsi="Georgia"/>
        </w:rPr>
        <w:t xml:space="preserve">System: </w:t>
      </w:r>
      <w:r>
        <w:rPr>
          <w:rFonts w:ascii="Georgia" w:hAnsi="Georgia"/>
        </w:rPr>
        <w:t>Terrestrial</w:t>
      </w:r>
    </w:p>
    <w:p w14:paraId="61B263AF" w14:textId="77777777" w:rsidR="001C3102" w:rsidRDefault="00000000">
      <w:pPr>
        <w:pStyle w:val="Heading2"/>
        <w:divId w:val="894776086"/>
        <w:rPr>
          <w:rFonts w:ascii="Georgia" w:eastAsia="Times New Roman" w:hAnsi="Georgia"/>
          <w:sz w:val="27"/>
          <w:szCs w:val="27"/>
        </w:rPr>
      </w:pPr>
      <w:r>
        <w:rPr>
          <w:rFonts w:ascii="Georgia" w:eastAsia="Times New Roman" w:hAnsi="Georgia"/>
          <w:sz w:val="27"/>
          <w:szCs w:val="27"/>
        </w:rPr>
        <w:t>Plant / Fungi Specific</w:t>
      </w:r>
    </w:p>
    <w:p w14:paraId="13A709D1" w14:textId="77777777" w:rsidR="001C3102" w:rsidRDefault="00000000">
      <w:pPr>
        <w:pStyle w:val="NormalWeb"/>
        <w:divId w:val="894776086"/>
        <w:rPr>
          <w:rFonts w:ascii="Georgia" w:hAnsi="Georgia"/>
        </w:rPr>
      </w:pPr>
      <w:r>
        <w:rPr>
          <w:rStyle w:val="datalabel1"/>
          <w:rFonts w:ascii="Georgia" w:hAnsi="Georgia"/>
        </w:rPr>
        <w:t xml:space="preserve">Wild relative of a crop?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1C3102" w14:paraId="7B8EACF9" w14:textId="77777777">
        <w:trPr>
          <w:divId w:val="894776086"/>
          <w:tblCellSpacing w:w="15" w:type="dxa"/>
        </w:trPr>
        <w:tc>
          <w:tcPr>
            <w:tcW w:w="0" w:type="auto"/>
            <w:tcBorders>
              <w:bottom w:val="single" w:sz="6" w:space="0" w:color="000000"/>
            </w:tcBorders>
            <w:shd w:val="clear" w:color="auto" w:fill="BBBBBB"/>
            <w:vAlign w:val="center"/>
            <w:hideMark/>
          </w:tcPr>
          <w:p w14:paraId="0A305738"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1C3102" w14:paraId="1E1DBA4A" w14:textId="77777777">
        <w:trPr>
          <w:divId w:val="894776086"/>
          <w:tblCellSpacing w:w="15" w:type="dxa"/>
        </w:trPr>
        <w:tc>
          <w:tcPr>
            <w:tcW w:w="0" w:type="auto"/>
            <w:tcBorders>
              <w:bottom w:val="single" w:sz="6" w:space="0" w:color="CCCCCC"/>
            </w:tcBorders>
            <w:vAlign w:val="center"/>
            <w:hideMark/>
          </w:tcPr>
          <w:p w14:paraId="2B8EBE0D" w14:textId="77777777" w:rsidR="001C3102"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758059E2" w14:textId="77777777" w:rsidR="001C3102" w:rsidRDefault="00000000">
      <w:pPr>
        <w:pStyle w:val="Heading1"/>
        <w:divId w:val="1052925308"/>
        <w:rPr>
          <w:rFonts w:ascii="Georgia" w:eastAsia="Times New Roman" w:hAnsi="Georgia"/>
          <w:sz w:val="29"/>
          <w:szCs w:val="29"/>
        </w:rPr>
      </w:pPr>
      <w:r>
        <w:rPr>
          <w:rFonts w:ascii="Georgia" w:eastAsia="Times New Roman" w:hAnsi="Georgia"/>
          <w:sz w:val="29"/>
          <w:szCs w:val="29"/>
        </w:rPr>
        <w:lastRenderedPageBreak/>
        <w:t>Use and Trade</w:t>
      </w:r>
    </w:p>
    <w:p w14:paraId="58052B5C" w14:textId="77777777" w:rsidR="001C3102" w:rsidRDefault="00000000">
      <w:pPr>
        <w:pStyle w:val="Heading2"/>
        <w:divId w:val="1052925308"/>
        <w:rPr>
          <w:rFonts w:ascii="Georgia" w:eastAsia="Times New Roman" w:hAnsi="Georgia"/>
          <w:sz w:val="27"/>
          <w:szCs w:val="27"/>
        </w:rPr>
      </w:pPr>
      <w:r>
        <w:rPr>
          <w:rFonts w:ascii="Georgia" w:eastAsia="Times New Roman" w:hAnsi="Georgia"/>
          <w:sz w:val="27"/>
          <w:szCs w:val="27"/>
        </w:rPr>
        <w:t>General Use and Trade Information</w:t>
      </w:r>
    </w:p>
    <w:p w14:paraId="595D56CA" w14:textId="7D8BCDA1" w:rsidR="001C3102" w:rsidRDefault="00000000">
      <w:pPr>
        <w:pStyle w:val="NormalWeb"/>
        <w:divId w:val="1052925308"/>
        <w:rPr>
          <w:rFonts w:ascii="Georgia" w:hAnsi="Georgia"/>
        </w:rPr>
      </w:pPr>
      <w:r>
        <w:rPr>
          <w:rStyle w:val="Emphasis"/>
          <w:rFonts w:ascii="Georgia" w:hAnsi="Georgia"/>
        </w:rPr>
        <w:t xml:space="preserve">Ipomoea </w:t>
      </w:r>
      <w:proofErr w:type="spellStart"/>
      <w:r>
        <w:rPr>
          <w:rStyle w:val="Emphasis"/>
          <w:rFonts w:ascii="Georgia" w:hAnsi="Georgia"/>
        </w:rPr>
        <w:t>padillae</w:t>
      </w:r>
      <w:proofErr w:type="spellEnd"/>
      <w:r>
        <w:rPr>
          <w:rFonts w:ascii="Georgia" w:hAnsi="Georgia"/>
        </w:rPr>
        <w:t xml:space="preserve"> is a crop wild relative of sweet potato crop (</w:t>
      </w:r>
      <w:r>
        <w:rPr>
          <w:rStyle w:val="Emphasis"/>
          <w:rFonts w:ascii="Georgia" w:hAnsi="Georgia"/>
        </w:rPr>
        <w:t>Ipomoea batatas</w:t>
      </w:r>
      <w:r>
        <w:rPr>
          <w:rFonts w:ascii="Georgia" w:hAnsi="Georgia"/>
        </w:rPr>
        <w:t xml:space="preserve"> (L.) Lam.) classified as Taxon Group 3 (same subgenus as the crop), according to the Taxon Group classification (Maxted </w:t>
      </w:r>
      <w:r>
        <w:rPr>
          <w:rStyle w:val="Emphasis"/>
          <w:rFonts w:ascii="Georgia" w:hAnsi="Georgia"/>
        </w:rPr>
        <w:t>et al</w:t>
      </w:r>
      <w:r>
        <w:rPr>
          <w:rFonts w:ascii="Georgia" w:hAnsi="Georgia"/>
        </w:rPr>
        <w:t xml:space="preserve">. 2006). </w:t>
      </w:r>
      <w:commentRangeStart w:id="121"/>
      <w:r>
        <w:rPr>
          <w:rStyle w:val="Emphasis"/>
          <w:rFonts w:ascii="Georgia" w:hAnsi="Georgia"/>
        </w:rPr>
        <w:t xml:space="preserve">Ipomoea </w:t>
      </w:r>
      <w:proofErr w:type="spellStart"/>
      <w:r>
        <w:rPr>
          <w:rStyle w:val="Emphasis"/>
          <w:rFonts w:ascii="Georgia" w:hAnsi="Georgia"/>
        </w:rPr>
        <w:t>padillae</w:t>
      </w:r>
      <w:proofErr w:type="spellEnd"/>
      <w:r>
        <w:rPr>
          <w:rFonts w:ascii="Georgia" w:hAnsi="Georgia"/>
        </w:rPr>
        <w:t xml:space="preserve"> belongs to the subgenus </w:t>
      </w:r>
      <w:proofErr w:type="spellStart"/>
      <w:r>
        <w:rPr>
          <w:rStyle w:val="Emphasis"/>
          <w:rFonts w:ascii="Georgia" w:hAnsi="Georgia"/>
        </w:rPr>
        <w:t>Eriospermum</w:t>
      </w:r>
      <w:proofErr w:type="spellEnd"/>
      <w:r>
        <w:rPr>
          <w:rFonts w:ascii="Georgia" w:hAnsi="Georgia"/>
        </w:rPr>
        <w:t xml:space="preserve"> (Hallier f.) Verdc. </w:t>
      </w:r>
      <w:proofErr w:type="spellStart"/>
      <w:r>
        <w:rPr>
          <w:rFonts w:ascii="Georgia" w:hAnsi="Georgia"/>
        </w:rPr>
        <w:t>ex Austin</w:t>
      </w:r>
      <w:proofErr w:type="spellEnd"/>
      <w:r>
        <w:rPr>
          <w:rFonts w:ascii="Georgia" w:hAnsi="Georgia"/>
        </w:rPr>
        <w:t xml:space="preserve"> and section </w:t>
      </w:r>
      <w:proofErr w:type="spellStart"/>
      <w:r>
        <w:rPr>
          <w:rStyle w:val="Emphasis"/>
          <w:rFonts w:ascii="Georgia" w:hAnsi="Georgia"/>
        </w:rPr>
        <w:t>Eriospermum</w:t>
      </w:r>
      <w:proofErr w:type="spellEnd"/>
      <w:r>
        <w:rPr>
          <w:rFonts w:ascii="Georgia" w:hAnsi="Georgia"/>
        </w:rPr>
        <w:t xml:space="preserve"> Hallier, without series information, and </w:t>
      </w:r>
      <w:r>
        <w:rPr>
          <w:rStyle w:val="Emphasis"/>
          <w:rFonts w:ascii="Georgia" w:hAnsi="Georgia"/>
        </w:rPr>
        <w:t>Ipomoea batatas</w:t>
      </w:r>
      <w:r>
        <w:rPr>
          <w:rFonts w:ascii="Georgia" w:hAnsi="Georgia"/>
        </w:rPr>
        <w:t xml:space="preserve"> belongs to the subgenus </w:t>
      </w:r>
      <w:proofErr w:type="spellStart"/>
      <w:r>
        <w:rPr>
          <w:rStyle w:val="Emphasis"/>
          <w:rFonts w:ascii="Georgia" w:hAnsi="Georgia"/>
        </w:rPr>
        <w:t>Eriospermum</w:t>
      </w:r>
      <w:proofErr w:type="spellEnd"/>
      <w:r>
        <w:rPr>
          <w:rFonts w:ascii="Georgia" w:hAnsi="Georgia"/>
        </w:rPr>
        <w:t xml:space="preserve"> (Hallier f.) Verdc. </w:t>
      </w:r>
      <w:proofErr w:type="spellStart"/>
      <w:r>
        <w:rPr>
          <w:rFonts w:ascii="Georgia" w:hAnsi="Georgia"/>
        </w:rPr>
        <w:t>ex Austin</w:t>
      </w:r>
      <w:proofErr w:type="spellEnd"/>
      <w:r>
        <w:rPr>
          <w:rFonts w:ascii="Georgia" w:hAnsi="Georgia"/>
        </w:rPr>
        <w:t xml:space="preserve">, series </w:t>
      </w:r>
      <w:proofErr w:type="spellStart"/>
      <w:r>
        <w:rPr>
          <w:rStyle w:val="Emphasis"/>
          <w:rFonts w:ascii="Georgia" w:hAnsi="Georgia"/>
        </w:rPr>
        <w:t>Eriospermum</w:t>
      </w:r>
      <w:proofErr w:type="spellEnd"/>
      <w:r>
        <w:rPr>
          <w:rFonts w:ascii="Georgia" w:hAnsi="Georgia"/>
        </w:rPr>
        <w:t xml:space="preserve"> Hallier f., section </w:t>
      </w:r>
      <w:r>
        <w:rPr>
          <w:rStyle w:val="Emphasis"/>
          <w:rFonts w:ascii="Georgia" w:hAnsi="Georgia"/>
        </w:rPr>
        <w:t>Batatas</w:t>
      </w:r>
      <w:r>
        <w:rPr>
          <w:rFonts w:ascii="Georgia" w:hAnsi="Georgia"/>
        </w:rPr>
        <w:t xml:space="preserve"> (Choisy) DF Austin (Austin and </w:t>
      </w:r>
      <w:proofErr w:type="spellStart"/>
      <w:r>
        <w:rPr>
          <w:rFonts w:ascii="Georgia" w:hAnsi="Georgia"/>
        </w:rPr>
        <w:t>Huáman</w:t>
      </w:r>
      <w:proofErr w:type="spellEnd"/>
      <w:r>
        <w:rPr>
          <w:rFonts w:ascii="Georgia" w:hAnsi="Georgia"/>
        </w:rPr>
        <w:t xml:space="preserve"> 1996). </w:t>
      </w:r>
      <w:commentRangeEnd w:id="121"/>
      <w:r w:rsidR="00B90BDC">
        <w:rPr>
          <w:rStyle w:val="CommentReference"/>
        </w:rPr>
        <w:commentReference w:id="121"/>
      </w:r>
      <w:r>
        <w:rPr>
          <w:rFonts w:ascii="Georgia" w:hAnsi="Georgia"/>
        </w:rPr>
        <w:t xml:space="preserve">Classification of close kinship is an important tool to encourage the use and conservation of these genetic resources, mainly because they are species with the potential to transfer genes (resistance to diseases, pests or tolerance to extreme temperatures, for example) from native species to </w:t>
      </w:r>
      <w:commentRangeStart w:id="122"/>
      <w:r>
        <w:rPr>
          <w:rFonts w:ascii="Georgia" w:hAnsi="Georgia"/>
        </w:rPr>
        <w:t>crops</w:t>
      </w:r>
      <w:commentRangeEnd w:id="122"/>
      <w:r w:rsidR="0089398B">
        <w:rPr>
          <w:rStyle w:val="CommentReference"/>
        </w:rPr>
        <w:commentReference w:id="122"/>
      </w:r>
      <w:r>
        <w:rPr>
          <w:rFonts w:ascii="Georgia" w:hAnsi="Georgia"/>
        </w:rPr>
        <w: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42"/>
        <w:gridCol w:w="1161"/>
        <w:gridCol w:w="862"/>
        <w:gridCol w:w="1307"/>
        <w:gridCol w:w="2111"/>
      </w:tblGrid>
      <w:tr w:rsidR="001C3102" w14:paraId="3C15EB50" w14:textId="77777777">
        <w:trPr>
          <w:divId w:val="1052925308"/>
          <w:tblCellSpacing w:w="15" w:type="dxa"/>
        </w:trPr>
        <w:tc>
          <w:tcPr>
            <w:tcW w:w="0" w:type="auto"/>
            <w:tcBorders>
              <w:bottom w:val="single" w:sz="6" w:space="0" w:color="000000"/>
            </w:tcBorders>
            <w:shd w:val="clear" w:color="auto" w:fill="BBBBBB"/>
            <w:vAlign w:val="center"/>
            <w:hideMark/>
          </w:tcPr>
          <w:p w14:paraId="6CD77293"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20536086"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39AAB68B"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6529BF5F"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0D9F874A"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1C3102" w14:paraId="4EDBA27B" w14:textId="77777777">
        <w:trPr>
          <w:divId w:val="1052925308"/>
          <w:tblCellSpacing w:w="15" w:type="dxa"/>
        </w:trPr>
        <w:tc>
          <w:tcPr>
            <w:tcW w:w="0" w:type="auto"/>
            <w:tcBorders>
              <w:bottom w:val="single" w:sz="6" w:space="0" w:color="CCCCCC"/>
            </w:tcBorders>
            <w:vAlign w:val="center"/>
            <w:hideMark/>
          </w:tcPr>
          <w:p w14:paraId="2FF13634"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17. Other (free text)</w:t>
            </w:r>
          </w:p>
        </w:tc>
        <w:tc>
          <w:tcPr>
            <w:tcW w:w="0" w:type="auto"/>
            <w:tcBorders>
              <w:bottom w:val="single" w:sz="6" w:space="0" w:color="CCCCCC"/>
            </w:tcBorders>
            <w:vAlign w:val="center"/>
            <w:hideMark/>
          </w:tcPr>
          <w:p w14:paraId="53B93012"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27611D0" w14:textId="77777777" w:rsidR="001C3102"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069601ED" w14:textId="77777777" w:rsidR="001C3102"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43D49EC4" w14:textId="77777777" w:rsidR="001C3102" w:rsidRDefault="00000000">
            <w:pPr>
              <w:spacing w:after="75"/>
              <w:rPr>
                <w:rFonts w:ascii="Georgia" w:eastAsia="Times New Roman" w:hAnsi="Georgia"/>
                <w:sz w:val="18"/>
                <w:szCs w:val="18"/>
              </w:rPr>
            </w:pPr>
            <w:r>
              <w:rPr>
                <w:rFonts w:ascii="Georgia" w:eastAsia="Times New Roman" w:hAnsi="Georgia"/>
                <w:sz w:val="18"/>
                <w:szCs w:val="18"/>
              </w:rPr>
              <w:t xml:space="preserve">Plant Genetic Resource </w:t>
            </w:r>
          </w:p>
        </w:tc>
      </w:tr>
    </w:tbl>
    <w:p w14:paraId="5AF518B5" w14:textId="77777777" w:rsidR="001C3102" w:rsidRDefault="00000000">
      <w:pPr>
        <w:pStyle w:val="Heading1"/>
        <w:divId w:val="2063209517"/>
        <w:rPr>
          <w:rFonts w:ascii="Georgia" w:eastAsia="Times New Roman" w:hAnsi="Georgia"/>
          <w:sz w:val="29"/>
          <w:szCs w:val="29"/>
        </w:rPr>
      </w:pPr>
      <w:commentRangeStart w:id="123"/>
      <w:r>
        <w:rPr>
          <w:rFonts w:ascii="Georgia" w:eastAsia="Times New Roman" w:hAnsi="Georgia"/>
          <w:sz w:val="29"/>
          <w:szCs w:val="29"/>
        </w:rPr>
        <w:t>Threats</w:t>
      </w:r>
      <w:commentRangeEnd w:id="123"/>
      <w:r w:rsidR="00C5500D">
        <w:rPr>
          <w:rStyle w:val="CommentReference"/>
          <w:b w:val="0"/>
          <w:bCs w:val="0"/>
          <w:color w:val="auto"/>
          <w:kern w:val="0"/>
        </w:rPr>
        <w:commentReference w:id="123"/>
      </w:r>
    </w:p>
    <w:p w14:paraId="07C1B14C" w14:textId="680EE19F" w:rsidR="001C3102" w:rsidRDefault="00000000">
      <w:pPr>
        <w:pStyle w:val="NormalWeb"/>
        <w:divId w:val="2063209517"/>
        <w:rPr>
          <w:rFonts w:ascii="Georgia" w:hAnsi="Georgia"/>
        </w:rPr>
      </w:pPr>
      <w:r>
        <w:rPr>
          <w:rFonts w:ascii="Georgia" w:hAnsi="Georgia"/>
        </w:rPr>
        <w:t>Temperate grasslands</w:t>
      </w:r>
      <w:ins w:id="124" w:author="Jack Plummer" w:date="2025-01-09T17:03:00Z" w16du:dateUtc="2025-01-09T17:03:00Z">
        <w:r w:rsidR="00B90BDC">
          <w:rPr>
            <w:rFonts w:ascii="Georgia" w:hAnsi="Georgia"/>
          </w:rPr>
          <w:t xml:space="preserve"> </w:t>
        </w:r>
      </w:ins>
      <w:del w:id="125" w:author="Jack Plummer" w:date="2025-01-09T17:03:00Z" w16du:dateUtc="2025-01-09T17:03:00Z">
        <w:r w:rsidDel="00B90BDC">
          <w:rPr>
            <w:rFonts w:ascii="Georgia" w:hAnsi="Georgia"/>
          </w:rPr>
          <w:delText xml:space="preserve">, among other biomes, </w:delText>
        </w:r>
      </w:del>
      <w:r>
        <w:rPr>
          <w:rFonts w:ascii="Georgia" w:hAnsi="Georgia"/>
        </w:rPr>
        <w:t xml:space="preserve">are </w:t>
      </w:r>
      <w:del w:id="126" w:author="Jack Plummer" w:date="2025-01-09T17:03:00Z" w16du:dateUtc="2025-01-09T17:03:00Z">
        <w:r w:rsidDel="00B90BDC">
          <w:rPr>
            <w:rFonts w:ascii="Georgia" w:hAnsi="Georgia"/>
          </w:rPr>
          <w:delText xml:space="preserve">between </w:delText>
        </w:r>
      </w:del>
      <w:ins w:id="127" w:author="Jack Plummer" w:date="2025-01-09T17:03:00Z" w16du:dateUtc="2025-01-09T17:03:00Z">
        <w:r w:rsidR="00B90BDC">
          <w:rPr>
            <w:rFonts w:ascii="Georgia" w:hAnsi="Georgia"/>
          </w:rPr>
          <w:t xml:space="preserve">among </w:t>
        </w:r>
      </w:ins>
      <w:r>
        <w:rPr>
          <w:rFonts w:ascii="Georgia" w:hAnsi="Georgia"/>
        </w:rPr>
        <w:t>the least protected</w:t>
      </w:r>
      <w:ins w:id="128" w:author="Jack Plummer" w:date="2025-01-09T17:03:00Z" w16du:dateUtc="2025-01-09T17:03:00Z">
        <w:r w:rsidR="00B90BDC">
          <w:rPr>
            <w:rFonts w:ascii="Georgia" w:hAnsi="Georgia"/>
          </w:rPr>
          <w:t xml:space="preserve"> of all biomes</w:t>
        </w:r>
      </w:ins>
      <w:r>
        <w:rPr>
          <w:rFonts w:ascii="Georgia" w:hAnsi="Georgia"/>
        </w:rPr>
        <w:t xml:space="preserve"> (Hoekstra </w:t>
      </w:r>
      <w:r>
        <w:rPr>
          <w:rStyle w:val="Emphasis"/>
          <w:rFonts w:ascii="Georgia" w:hAnsi="Georgia"/>
        </w:rPr>
        <w:t>et al</w:t>
      </w:r>
      <w:r>
        <w:rPr>
          <w:rFonts w:ascii="Georgia" w:hAnsi="Georgia"/>
        </w:rPr>
        <w:t xml:space="preserve">. 2005). This region is suffering a process of transformation and fragmentation of grasslands </w:t>
      </w:r>
      <w:ins w:id="129" w:author="Jack Plummer" w:date="2025-01-09T17:05:00Z" w16du:dateUtc="2025-01-09T17:05:00Z">
        <w:r w:rsidR="00B52841">
          <w:rPr>
            <w:rFonts w:ascii="Georgia" w:hAnsi="Georgia"/>
          </w:rPr>
          <w:t>to</w:t>
        </w:r>
      </w:ins>
      <w:del w:id="130" w:author="Jack Plummer" w:date="2025-01-09T17:05:00Z" w16du:dateUtc="2025-01-09T17:05:00Z">
        <w:r w:rsidDel="00B52841">
          <w:rPr>
            <w:rFonts w:ascii="Georgia" w:hAnsi="Georgia"/>
          </w:rPr>
          <w:delText>in</w:delText>
        </w:r>
      </w:del>
      <w:r>
        <w:rPr>
          <w:rFonts w:ascii="Georgia" w:hAnsi="Georgia"/>
        </w:rPr>
        <w:t xml:space="preserve"> agricultural areas (</w:t>
      </w:r>
      <w:proofErr w:type="spellStart"/>
      <w:r>
        <w:rPr>
          <w:rFonts w:ascii="Georgia" w:hAnsi="Georgia"/>
        </w:rPr>
        <w:t>Bilenca</w:t>
      </w:r>
      <w:proofErr w:type="spellEnd"/>
      <w:r>
        <w:rPr>
          <w:rFonts w:ascii="Georgia" w:hAnsi="Georgia"/>
        </w:rPr>
        <w:t xml:space="preserve"> and </w:t>
      </w:r>
      <w:proofErr w:type="spellStart"/>
      <w:r>
        <w:rPr>
          <w:rFonts w:ascii="Georgia" w:hAnsi="Georgia"/>
        </w:rPr>
        <w:t>Miñarro</w:t>
      </w:r>
      <w:proofErr w:type="spellEnd"/>
      <w:r>
        <w:rPr>
          <w:rFonts w:ascii="Georgia" w:hAnsi="Georgia"/>
        </w:rPr>
        <w:t xml:space="preserve"> 2004). In the Pampa biome, the conversion of natural grasslands </w:t>
      </w:r>
      <w:ins w:id="131" w:author="Jack Plummer" w:date="2025-01-09T17:05:00Z" w16du:dateUtc="2025-01-09T17:05:00Z">
        <w:r w:rsidR="00B52841">
          <w:rPr>
            <w:rFonts w:ascii="Georgia" w:hAnsi="Georgia"/>
          </w:rPr>
          <w:t>to</w:t>
        </w:r>
      </w:ins>
      <w:del w:id="132" w:author="Jack Plummer" w:date="2025-01-09T17:05:00Z" w16du:dateUtc="2025-01-09T17:05:00Z">
        <w:r w:rsidDel="00B52841">
          <w:rPr>
            <w:rFonts w:ascii="Georgia" w:hAnsi="Georgia"/>
          </w:rPr>
          <w:delText>by</w:delText>
        </w:r>
      </w:del>
      <w:r>
        <w:rPr>
          <w:rFonts w:ascii="Georgia" w:hAnsi="Georgia"/>
        </w:rPr>
        <w:t xml:space="preserve"> agriculture and f</w:t>
      </w:r>
      <w:del w:id="133" w:author="Jack Plummer" w:date="2025-01-09T17:03:00Z" w16du:dateUtc="2025-01-09T17:03:00Z">
        <w:r w:rsidDel="00B90BDC">
          <w:rPr>
            <w:rFonts w:ascii="Georgia" w:hAnsi="Georgia"/>
          </w:rPr>
          <w:delText>l</w:delText>
        </w:r>
      </w:del>
      <w:r>
        <w:rPr>
          <w:rFonts w:ascii="Georgia" w:hAnsi="Georgia"/>
        </w:rPr>
        <w:t xml:space="preserve">orest plantations </w:t>
      </w:r>
      <w:del w:id="134" w:author="Jack Plummer" w:date="2025-01-09T17:04:00Z" w16du:dateUtc="2025-01-09T17:04:00Z">
        <w:r w:rsidDel="00B90BDC">
          <w:rPr>
            <w:rFonts w:ascii="Georgia" w:hAnsi="Georgia"/>
          </w:rPr>
          <w:delText>is the</w:delText>
        </w:r>
      </w:del>
      <w:ins w:id="135" w:author="Jack Plummer" w:date="2025-01-09T17:04:00Z" w16du:dateUtc="2025-01-09T17:04:00Z">
        <w:r w:rsidR="00B90BDC">
          <w:rPr>
            <w:rFonts w:ascii="Georgia" w:hAnsi="Georgia"/>
          </w:rPr>
          <w:t>has</w:t>
        </w:r>
      </w:ins>
      <w:r>
        <w:rPr>
          <w:rFonts w:ascii="Georgia" w:hAnsi="Georgia"/>
        </w:rPr>
        <w:t xml:space="preserve"> cause</w:t>
      </w:r>
      <w:ins w:id="136" w:author="Jack Plummer" w:date="2025-01-09T17:04:00Z" w16du:dateUtc="2025-01-09T17:04:00Z">
        <w:r w:rsidR="00B90BDC">
          <w:rPr>
            <w:rFonts w:ascii="Georgia" w:hAnsi="Georgia"/>
          </w:rPr>
          <w:t>d</w:t>
        </w:r>
      </w:ins>
      <w:del w:id="137" w:author="Jack Plummer" w:date="2025-01-09T17:04:00Z" w16du:dateUtc="2025-01-09T17:04:00Z">
        <w:r w:rsidDel="00B90BDC">
          <w:rPr>
            <w:rFonts w:ascii="Georgia" w:hAnsi="Georgia"/>
          </w:rPr>
          <w:delText xml:space="preserve"> of</w:delText>
        </w:r>
      </w:del>
      <w:r>
        <w:rPr>
          <w:rFonts w:ascii="Georgia" w:hAnsi="Georgia"/>
        </w:rPr>
        <w:t xml:space="preserve"> the loss of 2.4 mil</w:t>
      </w:r>
      <w:ins w:id="138" w:author="Jack Plummer" w:date="2025-01-09T17:04:00Z" w16du:dateUtc="2025-01-09T17:04:00Z">
        <w:r w:rsidR="00B90BDC">
          <w:rPr>
            <w:rFonts w:ascii="Georgia" w:hAnsi="Georgia"/>
          </w:rPr>
          <w:t>l</w:t>
        </w:r>
      </w:ins>
      <w:r>
        <w:rPr>
          <w:rFonts w:ascii="Georgia" w:hAnsi="Georgia"/>
        </w:rPr>
        <w:t>ion</w:t>
      </w:r>
      <w:del w:id="139" w:author="Jack Plummer" w:date="2025-01-09T17:04:00Z" w16du:dateUtc="2025-01-09T17:04:00Z">
        <w:r w:rsidDel="00B90BDC">
          <w:rPr>
            <w:rFonts w:ascii="Georgia" w:hAnsi="Georgia"/>
          </w:rPr>
          <w:delText>s</w:delText>
        </w:r>
      </w:del>
      <w:r>
        <w:rPr>
          <w:rFonts w:ascii="Georgia" w:hAnsi="Georgia"/>
        </w:rPr>
        <w:t xml:space="preserve"> </w:t>
      </w:r>
      <w:del w:id="140" w:author="Jack Plummer" w:date="2025-01-09T17:04:00Z" w16du:dateUtc="2025-01-09T17:04:00Z">
        <w:r w:rsidDel="00B90BDC">
          <w:rPr>
            <w:rFonts w:ascii="Georgia" w:hAnsi="Georgia"/>
          </w:rPr>
          <w:delText xml:space="preserve">of </w:delText>
        </w:r>
      </w:del>
      <w:r>
        <w:rPr>
          <w:rFonts w:ascii="Georgia" w:hAnsi="Georgia"/>
        </w:rPr>
        <w:t>hectares of natural grasslands in 20 years (Baldi</w:t>
      </w:r>
      <w:del w:id="141" w:author="Jack Plummer" w:date="2025-01-09T17:04:00Z" w16du:dateUtc="2025-01-09T17:04:00Z">
        <w:r w:rsidDel="00B90BDC">
          <w:rPr>
            <w:rFonts w:ascii="Georgia" w:hAnsi="Georgia"/>
          </w:rPr>
          <w:delText>, Guerschman and Paruelo</w:delText>
        </w:r>
      </w:del>
      <w:ins w:id="142" w:author="Jack Plummer" w:date="2025-01-09T17:04:00Z" w16du:dateUtc="2025-01-09T17:04:00Z">
        <w:r w:rsidR="00B90BDC">
          <w:rPr>
            <w:rFonts w:ascii="Georgia" w:hAnsi="Georgia"/>
          </w:rPr>
          <w:t xml:space="preserve"> </w:t>
        </w:r>
        <w:r w:rsidR="00B90BDC">
          <w:rPr>
            <w:rFonts w:ascii="Georgia" w:hAnsi="Georgia"/>
            <w:i/>
            <w:iCs/>
          </w:rPr>
          <w:t>et al.</w:t>
        </w:r>
      </w:ins>
      <w:r>
        <w:rPr>
          <w:rFonts w:ascii="Georgia" w:hAnsi="Georgia"/>
        </w:rPr>
        <w:t xml:space="preserve"> 2006, Baeza </w:t>
      </w:r>
      <w:r>
        <w:rPr>
          <w:rStyle w:val="Emphasis"/>
          <w:rFonts w:ascii="Georgia" w:hAnsi="Georgia"/>
        </w:rPr>
        <w:t>et al</w:t>
      </w:r>
      <w:r>
        <w:rPr>
          <w:rFonts w:ascii="Georgia" w:hAnsi="Georgia"/>
        </w:rPr>
        <w:t xml:space="preserve">. 2022). The </w:t>
      </w:r>
      <w:ins w:id="143" w:author="Jack Plummer" w:date="2025-01-09T17:04:00Z" w16du:dateUtc="2025-01-09T17:04:00Z">
        <w:r w:rsidR="00B52841">
          <w:rPr>
            <w:rFonts w:ascii="Georgia" w:hAnsi="Georgia"/>
          </w:rPr>
          <w:t xml:space="preserve">cultivation of </w:t>
        </w:r>
      </w:ins>
      <w:r>
        <w:rPr>
          <w:rFonts w:ascii="Georgia" w:hAnsi="Georgia"/>
        </w:rPr>
        <w:t xml:space="preserve">soybean is one of </w:t>
      </w:r>
      <w:ins w:id="144" w:author="Jack Plummer" w:date="2025-01-09T17:04:00Z" w16du:dateUtc="2025-01-09T17:04:00Z">
        <w:r w:rsidR="00B52841">
          <w:rPr>
            <w:rFonts w:ascii="Georgia" w:hAnsi="Georgia"/>
          </w:rPr>
          <w:t xml:space="preserve">the </w:t>
        </w:r>
      </w:ins>
      <w:r>
        <w:rPr>
          <w:rFonts w:ascii="Georgia" w:hAnsi="Georgia"/>
        </w:rPr>
        <w:t xml:space="preserve">main threats </w:t>
      </w:r>
      <w:ins w:id="145" w:author="Jack Plummer" w:date="2025-01-09T17:04:00Z" w16du:dateUtc="2025-01-09T17:04:00Z">
        <w:r w:rsidR="00B52841">
          <w:rPr>
            <w:rFonts w:ascii="Georgia" w:hAnsi="Georgia"/>
          </w:rPr>
          <w:t>to</w:t>
        </w:r>
      </w:ins>
      <w:del w:id="146" w:author="Jack Plummer" w:date="2025-01-09T17:04:00Z" w16du:dateUtc="2025-01-09T17:04:00Z">
        <w:r w:rsidDel="00B52841">
          <w:rPr>
            <w:rFonts w:ascii="Georgia" w:hAnsi="Georgia"/>
          </w:rPr>
          <w:delText>of</w:delText>
        </w:r>
      </w:del>
      <w:r>
        <w:rPr>
          <w:rFonts w:ascii="Georgia" w:hAnsi="Georgia"/>
        </w:rPr>
        <w:t xml:space="preserve"> the Pampa (Nabinger </w:t>
      </w:r>
      <w:r>
        <w:rPr>
          <w:rStyle w:val="Emphasis"/>
          <w:rFonts w:ascii="Georgia" w:hAnsi="Georgia"/>
        </w:rPr>
        <w:t>et al</w:t>
      </w:r>
      <w:r>
        <w:rPr>
          <w:rFonts w:ascii="Georgia" w:hAnsi="Georgia"/>
        </w:rPr>
        <w:t xml:space="preserve">., 2009, Mengue </w:t>
      </w:r>
      <w:r>
        <w:rPr>
          <w:rStyle w:val="Emphasis"/>
          <w:rFonts w:ascii="Georgia" w:hAnsi="Georgia"/>
        </w:rPr>
        <w:t>et al</w:t>
      </w:r>
      <w:r>
        <w:rPr>
          <w:rFonts w:ascii="Georgia" w:hAnsi="Georgia"/>
        </w:rPr>
        <w:t xml:space="preserve">. 2020, </w:t>
      </w:r>
      <w:proofErr w:type="spellStart"/>
      <w:r>
        <w:rPr>
          <w:rFonts w:ascii="Georgia" w:hAnsi="Georgia"/>
        </w:rPr>
        <w:t>MapBiomas</w:t>
      </w:r>
      <w:proofErr w:type="spellEnd"/>
      <w:r>
        <w:rPr>
          <w:rFonts w:ascii="Georgia" w:hAnsi="Georgia"/>
        </w:rPr>
        <w:t xml:space="preserve"> 2024). Nowadays, 45.5% of </w:t>
      </w:r>
      <w:ins w:id="147" w:author="Jack Plummer" w:date="2025-01-09T17:05:00Z" w16du:dateUtc="2025-01-09T17:05:00Z">
        <w:r w:rsidR="00B52841">
          <w:rPr>
            <w:rFonts w:ascii="Georgia" w:hAnsi="Georgia"/>
          </w:rPr>
          <w:t xml:space="preserve">the original </w:t>
        </w:r>
      </w:ins>
      <w:r>
        <w:rPr>
          <w:rFonts w:ascii="Georgia" w:hAnsi="Georgia"/>
        </w:rPr>
        <w:t xml:space="preserve">Pampa biome </w:t>
      </w:r>
      <w:del w:id="148" w:author="Jack Plummer" w:date="2025-01-09T17:05:00Z" w16du:dateUtc="2025-01-09T17:05:00Z">
        <w:r w:rsidDel="00B52841">
          <w:rPr>
            <w:rFonts w:ascii="Georgia" w:hAnsi="Georgia"/>
          </w:rPr>
          <w:delText xml:space="preserve">are </w:delText>
        </w:r>
      </w:del>
      <w:r>
        <w:rPr>
          <w:rFonts w:ascii="Georgia" w:hAnsi="Georgia"/>
        </w:rPr>
        <w:t xml:space="preserve">area </w:t>
      </w:r>
      <w:ins w:id="149" w:author="Jack Plummer" w:date="2025-01-09T17:05:00Z" w16du:dateUtc="2025-01-09T17:05:00Z">
        <w:r w:rsidR="00B52841">
          <w:rPr>
            <w:rFonts w:ascii="Georgia" w:hAnsi="Georgia"/>
          </w:rPr>
          <w:t xml:space="preserve">has been </w:t>
        </w:r>
      </w:ins>
      <w:commentRangeStart w:id="150"/>
      <w:r>
        <w:rPr>
          <w:rFonts w:ascii="Georgia" w:hAnsi="Georgia"/>
        </w:rPr>
        <w:t xml:space="preserve">converted </w:t>
      </w:r>
      <w:ins w:id="151" w:author="Jack Plummer" w:date="2025-01-09T17:05:00Z" w16du:dateUtc="2025-01-09T17:05:00Z">
        <w:r w:rsidR="00B52841">
          <w:rPr>
            <w:rFonts w:ascii="Georgia" w:hAnsi="Georgia"/>
          </w:rPr>
          <w:t>to</w:t>
        </w:r>
      </w:ins>
      <w:del w:id="152" w:author="Jack Plummer" w:date="2025-01-09T17:05:00Z" w16du:dateUtc="2025-01-09T17:05:00Z">
        <w:r w:rsidDel="00B52841">
          <w:rPr>
            <w:rFonts w:ascii="Georgia" w:hAnsi="Georgia"/>
          </w:rPr>
          <w:delText>in</w:delText>
        </w:r>
      </w:del>
      <w:r>
        <w:rPr>
          <w:rFonts w:ascii="Georgia" w:hAnsi="Georgia"/>
        </w:rPr>
        <w:t xml:space="preserve"> </w:t>
      </w:r>
      <w:commentRangeEnd w:id="150"/>
      <w:r w:rsidR="0089398B">
        <w:rPr>
          <w:rStyle w:val="CommentReference"/>
        </w:rPr>
        <w:commentReference w:id="150"/>
      </w:r>
      <w:r>
        <w:rPr>
          <w:rFonts w:ascii="Georgia" w:hAnsi="Georgia"/>
        </w:rPr>
        <w:t xml:space="preserve">agriculture, pasture and forestry, </w:t>
      </w:r>
      <w:del w:id="153" w:author="Jack Plummer" w:date="2025-01-09T17:05:00Z" w16du:dateUtc="2025-01-09T17:05:00Z">
        <w:r w:rsidDel="00B52841">
          <w:rPr>
            <w:rFonts w:ascii="Georgia" w:hAnsi="Georgia"/>
          </w:rPr>
          <w:delText>being that</w:delText>
        </w:r>
      </w:del>
      <w:ins w:id="154" w:author="Jack Plummer" w:date="2025-01-09T17:05:00Z" w16du:dateUtc="2025-01-09T17:05:00Z">
        <w:r w:rsidR="00B52841">
          <w:rPr>
            <w:rFonts w:ascii="Georgia" w:hAnsi="Georgia"/>
          </w:rPr>
          <w:t>and</w:t>
        </w:r>
      </w:ins>
      <w:r>
        <w:rPr>
          <w:rFonts w:ascii="Georgia" w:hAnsi="Georgia"/>
        </w:rPr>
        <w:t xml:space="preserve"> between 1985 </w:t>
      </w:r>
      <w:ins w:id="155" w:author="Jack Plummer" w:date="2025-01-09T17:05:00Z" w16du:dateUtc="2025-01-09T17:05:00Z">
        <w:r w:rsidR="00B52841">
          <w:rPr>
            <w:rFonts w:ascii="Georgia" w:hAnsi="Georgia"/>
          </w:rPr>
          <w:t>and</w:t>
        </w:r>
      </w:ins>
      <w:del w:id="156" w:author="Jack Plummer" w:date="2025-01-09T17:05:00Z" w16du:dateUtc="2025-01-09T17:05:00Z">
        <w:r w:rsidDel="00B52841">
          <w:rPr>
            <w:rFonts w:ascii="Georgia" w:hAnsi="Georgia"/>
          </w:rPr>
          <w:delText>-</w:delText>
        </w:r>
      </w:del>
      <w:r>
        <w:rPr>
          <w:rFonts w:ascii="Georgia" w:hAnsi="Georgia"/>
        </w:rPr>
        <w:t xml:space="preserve"> 2023</w:t>
      </w:r>
      <w:ins w:id="157" w:author="Jack Plummer" w:date="2025-01-09T17:05:00Z" w16du:dateUtc="2025-01-09T17:05:00Z">
        <w:r w:rsidR="00B52841">
          <w:rPr>
            <w:rFonts w:ascii="Georgia" w:hAnsi="Georgia"/>
          </w:rPr>
          <w:t>,</w:t>
        </w:r>
      </w:ins>
      <w:r>
        <w:rPr>
          <w:rFonts w:ascii="Georgia" w:hAnsi="Georgia"/>
        </w:rPr>
        <w:t xml:space="preserve"> there was a reduction of natural vegetation </w:t>
      </w:r>
      <w:del w:id="158" w:author="Jack Plummer" w:date="2025-01-09T17:06:00Z" w16du:dateUtc="2025-01-09T17:06:00Z">
        <w:r w:rsidDel="00B52841">
          <w:rPr>
            <w:rFonts w:ascii="Georgia" w:hAnsi="Georgia"/>
          </w:rPr>
          <w:delText xml:space="preserve">of </w:delText>
        </w:r>
      </w:del>
      <w:ins w:id="159" w:author="Jack Plummer" w:date="2025-01-09T17:06:00Z" w16du:dateUtc="2025-01-09T17:06:00Z">
        <w:r w:rsidR="00B52841">
          <w:rPr>
            <w:rFonts w:ascii="Georgia" w:hAnsi="Georgia"/>
          </w:rPr>
          <w:t xml:space="preserve">by </w:t>
        </w:r>
      </w:ins>
      <w:r>
        <w:rPr>
          <w:rFonts w:ascii="Georgia" w:hAnsi="Georgia"/>
        </w:rPr>
        <w:t xml:space="preserve">15.9%, </w:t>
      </w:r>
      <w:del w:id="160" w:author="Jack Plummer" w:date="2025-01-09T17:06:00Z" w16du:dateUtc="2025-01-09T17:06:00Z">
        <w:r w:rsidDel="00B52841">
          <w:rPr>
            <w:rFonts w:ascii="Georgia" w:hAnsi="Georgia"/>
          </w:rPr>
          <w:delText xml:space="preserve">this is </w:delText>
        </w:r>
      </w:del>
      <w:r>
        <w:rPr>
          <w:rFonts w:ascii="Georgia" w:hAnsi="Georgia"/>
        </w:rPr>
        <w:t xml:space="preserve">equivalent to 10.4 million </w:t>
      </w:r>
      <w:del w:id="161" w:author="Jack Plummer" w:date="2025-01-09T17:06:00Z" w16du:dateUtc="2025-01-09T17:06:00Z">
        <w:r w:rsidDel="00B52841">
          <w:rPr>
            <w:rFonts w:ascii="Georgia" w:hAnsi="Georgia"/>
          </w:rPr>
          <w:delText xml:space="preserve">of </w:delText>
        </w:r>
      </w:del>
      <w:r>
        <w:rPr>
          <w:rFonts w:ascii="Georgia" w:hAnsi="Georgia"/>
        </w:rPr>
        <w:t>hectares (</w:t>
      </w:r>
      <w:proofErr w:type="spellStart"/>
      <w:r>
        <w:rPr>
          <w:rFonts w:ascii="Georgia" w:hAnsi="Georgia"/>
        </w:rPr>
        <w:t>MapBiomas</w:t>
      </w:r>
      <w:proofErr w:type="spellEnd"/>
      <w:r>
        <w:rPr>
          <w:rFonts w:ascii="Georgia" w:hAnsi="Georgia"/>
        </w:rPr>
        <w:t xml:space="preserve"> 2024). </w:t>
      </w:r>
      <w:ins w:id="162" w:author="Jack Plummer" w:date="2025-01-09T17:08:00Z" w16du:dateUtc="2025-01-09T17:08:00Z">
        <w:r w:rsidR="00B52841" w:rsidDel="00B52841">
          <w:rPr>
            <w:rFonts w:ascii="Georgia" w:hAnsi="Georgia"/>
          </w:rPr>
          <w:t xml:space="preserve"> </w:t>
        </w:r>
      </w:ins>
      <w:del w:id="163" w:author="Jack Plummer" w:date="2025-01-09T17:08:00Z" w16du:dateUtc="2025-01-09T17:08:00Z">
        <w:r w:rsidDel="00B52841">
          <w:rPr>
            <w:rFonts w:ascii="Georgia" w:hAnsi="Georgia"/>
          </w:rPr>
          <w:delText>Thus, 49%</w:delText>
        </w:r>
      </w:del>
      <w:ins w:id="164" w:author="Jack Plummer" w:date="2025-01-09T17:08:00Z" w16du:dateUtc="2025-01-09T17:08:00Z">
        <w:r w:rsidR="00B52841">
          <w:rPr>
            <w:rFonts w:ascii="Georgia" w:hAnsi="Georgia"/>
          </w:rPr>
          <w:t>Forty nine percent</w:t>
        </w:r>
      </w:ins>
      <w:r>
        <w:rPr>
          <w:rFonts w:ascii="Georgia" w:hAnsi="Georgia"/>
        </w:rPr>
        <w:t xml:space="preserve"> of the Argentine Pampa, 45% of the Brazilian Pampa and 33% of the Uruguayan Pampa are</w:t>
      </w:r>
      <w:ins w:id="165" w:author="Jack Plummer" w:date="2025-01-09T17:08:00Z" w16du:dateUtc="2025-01-09T17:08:00Z">
        <w:r w:rsidR="00B52841">
          <w:rPr>
            <w:rFonts w:ascii="Georgia" w:hAnsi="Georgia"/>
          </w:rPr>
          <w:t xml:space="preserve"> now</w:t>
        </w:r>
      </w:ins>
      <w:r>
        <w:rPr>
          <w:rFonts w:ascii="Georgia" w:hAnsi="Georgia"/>
        </w:rPr>
        <w:t xml:space="preserve"> composed of anthropogenic </w:t>
      </w:r>
      <w:commentRangeStart w:id="166"/>
      <w:r>
        <w:rPr>
          <w:rFonts w:ascii="Georgia" w:hAnsi="Georgia"/>
        </w:rPr>
        <w:t>vegetation</w:t>
      </w:r>
      <w:commentRangeEnd w:id="166"/>
      <w:r w:rsidR="00B52841">
        <w:rPr>
          <w:rStyle w:val="CommentReference"/>
        </w:rPr>
        <w:commentReference w:id="166"/>
      </w:r>
      <w:r>
        <w:rPr>
          <w:rFonts w:ascii="Georgia" w:hAnsi="Georgia"/>
        </w:rPr>
        <w:t xml:space="preserve"> (</w:t>
      </w:r>
      <w:proofErr w:type="spellStart"/>
      <w:r>
        <w:rPr>
          <w:rFonts w:ascii="Georgia" w:hAnsi="Georgia"/>
        </w:rPr>
        <w:t>MapBiomas</w:t>
      </w:r>
      <w:proofErr w:type="spellEnd"/>
      <w:r>
        <w:rPr>
          <w:rFonts w:ascii="Georgia" w:hAnsi="Georgia"/>
        </w:rPr>
        <w:t xml:space="preserve"> 2024). </w:t>
      </w:r>
      <w:del w:id="167" w:author="Jack Plummer" w:date="2025-01-09T17:08:00Z" w16du:dateUtc="2025-01-09T17:08:00Z">
        <w:r w:rsidDel="00B52841">
          <w:rPr>
            <w:rFonts w:ascii="Georgia" w:hAnsi="Georgia"/>
          </w:rPr>
          <w:delText>Therefore, t</w:delText>
        </w:r>
      </w:del>
      <w:ins w:id="168" w:author="Jack Plummer" w:date="2025-01-09T17:08:00Z" w16du:dateUtc="2025-01-09T17:08:00Z">
        <w:r w:rsidR="00B52841">
          <w:rPr>
            <w:rFonts w:ascii="Georgia" w:hAnsi="Georgia"/>
          </w:rPr>
          <w:t>T</w:t>
        </w:r>
      </w:ins>
      <w:r>
        <w:rPr>
          <w:rFonts w:ascii="Georgia" w:hAnsi="Georgia"/>
        </w:rPr>
        <w:t xml:space="preserve">he Pampa biome is increasingly fragmented and </w:t>
      </w:r>
      <w:del w:id="169" w:author="Jack Plummer" w:date="2025-01-09T17:09:00Z" w16du:dateUtc="2025-01-09T17:09:00Z">
        <w:r w:rsidDel="00B52841">
          <w:rPr>
            <w:rFonts w:ascii="Georgia" w:hAnsi="Georgia"/>
          </w:rPr>
          <w:delText xml:space="preserve">as a consequence, </w:delText>
        </w:r>
      </w:del>
      <w:r>
        <w:rPr>
          <w:rFonts w:ascii="Georgia" w:hAnsi="Georgia"/>
        </w:rPr>
        <w:t xml:space="preserve">this can </w:t>
      </w:r>
      <w:del w:id="170" w:author="Jack Plummer" w:date="2025-01-09T17:09:00Z" w16du:dateUtc="2025-01-09T17:09:00Z">
        <w:r w:rsidDel="00B52841">
          <w:rPr>
            <w:rFonts w:ascii="Georgia" w:hAnsi="Georgia"/>
          </w:rPr>
          <w:delText xml:space="preserve">divide </w:delText>
        </w:r>
      </w:del>
      <w:ins w:id="171" w:author="Jack Plummer" w:date="2025-01-09T17:09:00Z" w16du:dateUtc="2025-01-09T17:09:00Z">
        <w:r w:rsidR="00B52841">
          <w:rPr>
            <w:rFonts w:ascii="Georgia" w:hAnsi="Georgia"/>
          </w:rPr>
          <w:t xml:space="preserve">fragment </w:t>
        </w:r>
      </w:ins>
      <w:ins w:id="172" w:author="Jack Plummer" w:date="2025-01-09T17:08:00Z" w16du:dateUtc="2025-01-09T17:08:00Z">
        <w:r w:rsidR="00B52841">
          <w:rPr>
            <w:rFonts w:ascii="Georgia" w:hAnsi="Georgia"/>
          </w:rPr>
          <w:t>sub</w:t>
        </w:r>
      </w:ins>
      <w:r>
        <w:rPr>
          <w:rFonts w:ascii="Georgia" w:hAnsi="Georgia"/>
        </w:rPr>
        <w:t xml:space="preserve">populations, reduce habitat area and </w:t>
      </w:r>
      <w:del w:id="173" w:author="Jack Plummer" w:date="2025-01-09T17:09:00Z" w16du:dateUtc="2025-01-09T17:09:00Z">
        <w:r w:rsidDel="00B52841">
          <w:rPr>
            <w:rFonts w:ascii="Georgia" w:hAnsi="Georgia"/>
          </w:rPr>
          <w:delText>lead to</w:delText>
        </w:r>
      </w:del>
      <w:ins w:id="174" w:author="Jack Plummer" w:date="2025-01-09T17:09:00Z" w16du:dateUtc="2025-01-09T17:09:00Z">
        <w:r w:rsidR="00B52841">
          <w:rPr>
            <w:rFonts w:ascii="Georgia" w:hAnsi="Georgia"/>
          </w:rPr>
          <w:t>increase the likelihood of</w:t>
        </w:r>
      </w:ins>
      <w:r>
        <w:rPr>
          <w:rFonts w:ascii="Georgia" w:hAnsi="Georgia"/>
        </w:rPr>
        <w:t xml:space="preserve"> extinction.</w:t>
      </w:r>
    </w:p>
    <w:p w14:paraId="2CBB6669" w14:textId="77777777" w:rsidR="001C3102" w:rsidRDefault="00000000">
      <w:pPr>
        <w:pStyle w:val="Heading2"/>
        <w:divId w:val="2063209517"/>
        <w:rPr>
          <w:rFonts w:ascii="Georgia" w:eastAsia="Times New Roman" w:hAnsi="Georgia"/>
          <w:sz w:val="27"/>
          <w:szCs w:val="27"/>
        </w:rPr>
      </w:pPr>
      <w:commentRangeStart w:id="175"/>
      <w:r>
        <w:rPr>
          <w:rFonts w:ascii="Georgia" w:eastAsia="Times New Roman" w:hAnsi="Georgia"/>
          <w:sz w:val="27"/>
          <w:szCs w:val="27"/>
        </w:rPr>
        <w:t>Threats Classification Scheme</w:t>
      </w:r>
      <w:commentRangeEnd w:id="175"/>
      <w:r w:rsidR="00C5500D">
        <w:rPr>
          <w:rStyle w:val="CommentReference"/>
          <w:b w:val="0"/>
          <w:bCs w:val="0"/>
        </w:rPr>
        <w:commentReference w:id="175"/>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87"/>
        <w:gridCol w:w="740"/>
        <w:gridCol w:w="1187"/>
        <w:gridCol w:w="1796"/>
      </w:tblGrid>
      <w:tr w:rsidR="001C3102" w14:paraId="45ADDF79" w14:textId="77777777">
        <w:trPr>
          <w:divId w:val="2063209517"/>
          <w:tblCellSpacing w:w="15" w:type="dxa"/>
        </w:trPr>
        <w:tc>
          <w:tcPr>
            <w:tcW w:w="0" w:type="auto"/>
            <w:tcBorders>
              <w:bottom w:val="single" w:sz="6" w:space="0" w:color="000000"/>
            </w:tcBorders>
            <w:shd w:val="clear" w:color="auto" w:fill="BBBBBB"/>
            <w:vAlign w:val="center"/>
            <w:hideMark/>
          </w:tcPr>
          <w:p w14:paraId="2C548DA8"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2CB32C2"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08671652"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5CFF318"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1C3102" w14:paraId="0268E3EC" w14:textId="77777777">
        <w:trPr>
          <w:divId w:val="2063209517"/>
          <w:tblCellSpacing w:w="15" w:type="dxa"/>
        </w:trPr>
        <w:tc>
          <w:tcPr>
            <w:tcW w:w="0" w:type="auto"/>
            <w:vAlign w:val="center"/>
            <w:hideMark/>
          </w:tcPr>
          <w:p w14:paraId="3A62F342" w14:textId="77777777" w:rsidR="001C3102" w:rsidRDefault="00000000">
            <w:pPr>
              <w:spacing w:after="75"/>
              <w:rPr>
                <w:rFonts w:ascii="Georgia" w:eastAsia="Times New Roman" w:hAnsi="Georgia"/>
                <w:sz w:val="18"/>
                <w:szCs w:val="18"/>
              </w:rPr>
            </w:pPr>
            <w:r>
              <w:rPr>
                <w:rFonts w:ascii="Georgia" w:eastAsia="Times New Roman" w:hAnsi="Georgia"/>
                <w:sz w:val="18"/>
                <w:szCs w:val="18"/>
              </w:rPr>
              <w:t>2.1.3. Agriculture &amp; aquaculture -&gt; Annual &amp; perennial non-timber crops -&gt; Agro-industry farming</w:t>
            </w:r>
          </w:p>
        </w:tc>
        <w:tc>
          <w:tcPr>
            <w:tcW w:w="0" w:type="auto"/>
            <w:vAlign w:val="center"/>
            <w:hideMark/>
          </w:tcPr>
          <w:p w14:paraId="011AFDB4" w14:textId="77777777" w:rsidR="001C3102"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38383E3" w14:textId="77777777" w:rsidR="001C3102" w:rsidRDefault="00000000">
            <w:pPr>
              <w:spacing w:after="75"/>
              <w:rPr>
                <w:rFonts w:ascii="Georgia" w:eastAsia="Times New Roman" w:hAnsi="Georgia"/>
                <w:sz w:val="18"/>
                <w:szCs w:val="18"/>
              </w:rPr>
            </w:pPr>
            <w:commentRangeStart w:id="176"/>
            <w:r>
              <w:rPr>
                <w:rFonts w:ascii="Georgia" w:eastAsia="Times New Roman" w:hAnsi="Georgia"/>
                <w:sz w:val="18"/>
                <w:szCs w:val="18"/>
              </w:rPr>
              <w:t>Unknown</w:t>
            </w:r>
          </w:p>
        </w:tc>
        <w:tc>
          <w:tcPr>
            <w:tcW w:w="0" w:type="auto"/>
            <w:vAlign w:val="center"/>
            <w:hideMark/>
          </w:tcPr>
          <w:p w14:paraId="6767565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Unknown</w:t>
            </w:r>
            <w:commentRangeEnd w:id="176"/>
            <w:r w:rsidR="00B52841">
              <w:rPr>
                <w:rStyle w:val="CommentReference"/>
              </w:rPr>
              <w:commentReference w:id="176"/>
            </w:r>
          </w:p>
        </w:tc>
      </w:tr>
      <w:tr w:rsidR="001C3102" w14:paraId="14CCF595" w14:textId="77777777">
        <w:trPr>
          <w:divId w:val="2063209517"/>
          <w:tblCellSpacing w:w="15" w:type="dxa"/>
        </w:trPr>
        <w:tc>
          <w:tcPr>
            <w:tcW w:w="0" w:type="auto"/>
            <w:vAlign w:val="center"/>
            <w:hideMark/>
          </w:tcPr>
          <w:p w14:paraId="0CFC7675"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11.1. Climate change &amp; severe weather -&gt; Habitat shifting &amp; alteration</w:t>
            </w:r>
          </w:p>
        </w:tc>
        <w:tc>
          <w:tcPr>
            <w:tcW w:w="0" w:type="auto"/>
            <w:vAlign w:val="center"/>
            <w:hideMark/>
          </w:tcPr>
          <w:p w14:paraId="4C590FF1" w14:textId="77777777" w:rsidR="001C3102"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FC56C2F" w14:textId="77777777" w:rsidR="001C3102" w:rsidRDefault="00000000">
            <w:pPr>
              <w:spacing w:after="75"/>
              <w:rPr>
                <w:rFonts w:ascii="Georgia" w:eastAsia="Times New Roman" w:hAnsi="Georgia"/>
                <w:sz w:val="18"/>
                <w:szCs w:val="18"/>
              </w:rPr>
            </w:pPr>
            <w:commentRangeStart w:id="177"/>
            <w:r>
              <w:rPr>
                <w:rFonts w:ascii="Georgia" w:eastAsia="Times New Roman" w:hAnsi="Georgia"/>
                <w:sz w:val="18"/>
                <w:szCs w:val="18"/>
              </w:rPr>
              <w:t>Minority (&lt;50%)</w:t>
            </w:r>
          </w:p>
        </w:tc>
        <w:tc>
          <w:tcPr>
            <w:tcW w:w="0" w:type="auto"/>
            <w:vAlign w:val="center"/>
            <w:hideMark/>
          </w:tcPr>
          <w:p w14:paraId="23D3F0E3" w14:textId="77777777" w:rsidR="001C3102" w:rsidRDefault="00000000">
            <w:pPr>
              <w:spacing w:after="75"/>
              <w:rPr>
                <w:rFonts w:ascii="Georgia" w:eastAsia="Times New Roman" w:hAnsi="Georgia"/>
                <w:sz w:val="18"/>
                <w:szCs w:val="18"/>
              </w:rPr>
            </w:pPr>
            <w:r>
              <w:rPr>
                <w:rFonts w:ascii="Georgia" w:eastAsia="Times New Roman" w:hAnsi="Georgia"/>
                <w:sz w:val="18"/>
                <w:szCs w:val="18"/>
              </w:rPr>
              <w:t>Very Rapid Declines</w:t>
            </w:r>
            <w:commentRangeEnd w:id="177"/>
            <w:r w:rsidR="00B52841">
              <w:rPr>
                <w:rStyle w:val="CommentReference"/>
              </w:rPr>
              <w:commentReference w:id="177"/>
            </w:r>
          </w:p>
        </w:tc>
      </w:tr>
      <w:tr w:rsidR="001C3102" w14:paraId="68E53C17" w14:textId="77777777">
        <w:trPr>
          <w:divId w:val="2063209517"/>
          <w:tblCellSpacing w:w="15" w:type="dxa"/>
        </w:trPr>
        <w:tc>
          <w:tcPr>
            <w:tcW w:w="0" w:type="auto"/>
            <w:vAlign w:val="center"/>
            <w:hideMark/>
          </w:tcPr>
          <w:p w14:paraId="15F602B0"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11.3. Climate change &amp; severe weather -&gt; Temperature extremes</w:t>
            </w:r>
          </w:p>
        </w:tc>
        <w:tc>
          <w:tcPr>
            <w:tcW w:w="0" w:type="auto"/>
            <w:vAlign w:val="center"/>
            <w:hideMark/>
          </w:tcPr>
          <w:p w14:paraId="19D1DE33" w14:textId="77777777" w:rsidR="001C3102"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3461036" w14:textId="77777777" w:rsidR="001C3102"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1E8BE9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1C3102" w14:paraId="417176CD" w14:textId="77777777">
        <w:trPr>
          <w:divId w:val="2063209517"/>
          <w:tblCellSpacing w:w="15" w:type="dxa"/>
        </w:trPr>
        <w:tc>
          <w:tcPr>
            <w:tcW w:w="0" w:type="auto"/>
            <w:vAlign w:val="center"/>
            <w:hideMark/>
          </w:tcPr>
          <w:p w14:paraId="3D3F1AE4"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11.4. Climate change &amp; severe weather -&gt; Storms &amp; flooding</w:t>
            </w:r>
          </w:p>
        </w:tc>
        <w:tc>
          <w:tcPr>
            <w:tcW w:w="0" w:type="auto"/>
            <w:vAlign w:val="center"/>
            <w:hideMark/>
          </w:tcPr>
          <w:p w14:paraId="38F7832E" w14:textId="77777777" w:rsidR="001C3102"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A705A33" w14:textId="77777777" w:rsidR="001C3102"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3410BE1" w14:textId="77777777" w:rsidR="001C3102"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38E77BED" w14:textId="77777777" w:rsidR="001C3102" w:rsidRDefault="00000000">
      <w:pPr>
        <w:pStyle w:val="Heading1"/>
        <w:divId w:val="1601528726"/>
        <w:rPr>
          <w:rFonts w:ascii="Georgia" w:eastAsia="Times New Roman" w:hAnsi="Georgia"/>
          <w:sz w:val="29"/>
          <w:szCs w:val="29"/>
        </w:rPr>
      </w:pPr>
      <w:commentRangeStart w:id="178"/>
      <w:r>
        <w:rPr>
          <w:rFonts w:ascii="Georgia" w:eastAsia="Times New Roman" w:hAnsi="Georgia"/>
          <w:sz w:val="29"/>
          <w:szCs w:val="29"/>
        </w:rPr>
        <w:t>Conservation</w:t>
      </w:r>
      <w:commentRangeEnd w:id="178"/>
      <w:r w:rsidR="00C5500D">
        <w:rPr>
          <w:rStyle w:val="CommentReference"/>
          <w:b w:val="0"/>
          <w:bCs w:val="0"/>
          <w:color w:val="auto"/>
          <w:kern w:val="0"/>
        </w:rPr>
        <w:commentReference w:id="178"/>
      </w:r>
    </w:p>
    <w:p w14:paraId="238A0AB1" w14:textId="7BCDCAA9" w:rsidR="001C3102" w:rsidRDefault="00000000">
      <w:pPr>
        <w:pStyle w:val="NormalWeb"/>
        <w:divId w:val="1601528726"/>
        <w:rPr>
          <w:rFonts w:ascii="Georgia" w:hAnsi="Georgia"/>
        </w:rPr>
      </w:pPr>
      <w:r>
        <w:rPr>
          <w:rFonts w:ascii="Georgia" w:hAnsi="Georgia"/>
        </w:rPr>
        <w:t xml:space="preserve">The International Treaty on Plant Genetic Resources for Food and Agriculture (ITPGRFA) listed the genus </w:t>
      </w:r>
      <w:r>
        <w:rPr>
          <w:rStyle w:val="Emphasis"/>
          <w:rFonts w:ascii="Georgia" w:hAnsi="Georgia"/>
        </w:rPr>
        <w:t>Ipomoea</w:t>
      </w:r>
      <w:del w:id="179" w:author="Jack Plummer" w:date="2025-01-09T17:11:00Z" w16du:dateUtc="2025-01-09T17:11:00Z">
        <w:r w:rsidDel="00B52841">
          <w:rPr>
            <w:rFonts w:ascii="Georgia" w:hAnsi="Georgia"/>
          </w:rPr>
          <w:delText>,</w:delText>
        </w:r>
      </w:del>
      <w:r>
        <w:rPr>
          <w:rFonts w:ascii="Georgia" w:hAnsi="Georgia"/>
        </w:rPr>
        <w:t xml:space="preserve"> in </w:t>
      </w:r>
      <w:del w:id="180" w:author="Jack Plummer" w:date="2025-01-09T17:10:00Z" w16du:dateUtc="2025-01-09T17:10:00Z">
        <w:r w:rsidDel="00B52841">
          <w:rPr>
            <w:rFonts w:ascii="Georgia" w:hAnsi="Georgia"/>
          </w:rPr>
          <w:delText xml:space="preserve">the </w:delText>
        </w:r>
      </w:del>
      <w:r>
        <w:rPr>
          <w:rFonts w:ascii="Georgia" w:hAnsi="Georgia"/>
        </w:rPr>
        <w:t>Annex 1, as one of the gen</w:t>
      </w:r>
      <w:ins w:id="181" w:author="Jack Plummer" w:date="2025-01-09T17:10:00Z" w16du:dateUtc="2025-01-09T17:10:00Z">
        <w:r w:rsidR="00B52841">
          <w:rPr>
            <w:rFonts w:ascii="Georgia" w:hAnsi="Georgia"/>
          </w:rPr>
          <w:t>era</w:t>
        </w:r>
      </w:ins>
      <w:del w:id="182" w:author="Jack Plummer" w:date="2025-01-09T17:10:00Z" w16du:dateUtc="2025-01-09T17:10:00Z">
        <w:r w:rsidDel="00B52841">
          <w:rPr>
            <w:rFonts w:ascii="Georgia" w:hAnsi="Georgia"/>
          </w:rPr>
          <w:delText>us</w:delText>
        </w:r>
      </w:del>
      <w:r>
        <w:rPr>
          <w:rFonts w:ascii="Georgia" w:hAnsi="Georgia"/>
        </w:rPr>
        <w:t xml:space="preserve"> that can contribute to guarantee sustainable agriculture and food security (FAO 2009). The ITPGRFA </w:t>
      </w:r>
      <w:del w:id="183" w:author="Jack Plummer" w:date="2025-01-09T17:11:00Z" w16du:dateUtc="2025-01-09T17:11:00Z">
        <w:r w:rsidDel="00B52841">
          <w:rPr>
            <w:rFonts w:ascii="Georgia" w:hAnsi="Georgia"/>
          </w:rPr>
          <w:delText>is according</w:delText>
        </w:r>
      </w:del>
      <w:ins w:id="184" w:author="Jack Plummer" w:date="2025-01-09T17:11:00Z" w16du:dateUtc="2025-01-09T17:11:00Z">
        <w:r w:rsidR="00B52841">
          <w:rPr>
            <w:rFonts w:ascii="Georgia" w:hAnsi="Georgia"/>
          </w:rPr>
          <w:t>in accordance</w:t>
        </w:r>
      </w:ins>
      <w:r>
        <w:rPr>
          <w:rFonts w:ascii="Georgia" w:hAnsi="Georgia"/>
        </w:rPr>
        <w:t xml:space="preserve"> with</w:t>
      </w:r>
      <w:ins w:id="185" w:author="Jack Plummer" w:date="2025-01-09T17:11:00Z" w16du:dateUtc="2025-01-09T17:11:00Z">
        <w:r w:rsidR="00B52841">
          <w:rPr>
            <w:rFonts w:ascii="Georgia" w:hAnsi="Georgia"/>
          </w:rPr>
          <w:t xml:space="preserve"> the</w:t>
        </w:r>
      </w:ins>
      <w:r>
        <w:rPr>
          <w:rFonts w:ascii="Georgia" w:hAnsi="Georgia"/>
        </w:rPr>
        <w:t xml:space="preserve"> Convention on Biological Diversity (CDB) </w:t>
      </w:r>
      <w:del w:id="186" w:author="Jack Plummer" w:date="2025-01-09T17:11:00Z" w16du:dateUtc="2025-01-09T17:11:00Z">
        <w:r w:rsidDel="00B52841">
          <w:rPr>
            <w:rFonts w:ascii="Georgia" w:hAnsi="Georgia"/>
          </w:rPr>
          <w:delText xml:space="preserve">that have </w:delText>
        </w:r>
      </w:del>
      <w:ins w:id="187" w:author="Jack Plummer" w:date="2025-01-09T17:11:00Z" w16du:dateUtc="2025-01-09T17:11:00Z">
        <w:r w:rsidR="00B52841">
          <w:rPr>
            <w:rFonts w:ascii="Georgia" w:hAnsi="Georgia"/>
          </w:rPr>
          <w:t>h</w:t>
        </w:r>
      </w:ins>
      <w:r>
        <w:rPr>
          <w:rFonts w:ascii="Georgia" w:hAnsi="Georgia"/>
        </w:rPr>
        <w:t xml:space="preserve">as </w:t>
      </w:r>
      <w:del w:id="188" w:author="Jack Plummer" w:date="2025-01-10T10:37:00Z" w16du:dateUtc="2025-01-10T10:37:00Z">
        <w:r w:rsidDel="00C5500D">
          <w:rPr>
            <w:rFonts w:ascii="Georgia" w:hAnsi="Georgia"/>
          </w:rPr>
          <w:delText>one of the</w:delText>
        </w:r>
      </w:del>
      <w:ins w:id="189" w:author="Jack Plummer" w:date="2025-01-10T10:37:00Z" w16du:dateUtc="2025-01-10T10:37:00Z">
        <w:r w:rsidR="00C5500D">
          <w:rPr>
            <w:rFonts w:ascii="Georgia" w:hAnsi="Georgia"/>
          </w:rPr>
          <w:t>an</w:t>
        </w:r>
      </w:ins>
      <w:r>
        <w:rPr>
          <w:rFonts w:ascii="Georgia" w:hAnsi="Georgia"/>
        </w:rPr>
        <w:t xml:space="preserve"> </w:t>
      </w:r>
      <w:del w:id="190" w:author="Jack Plummer" w:date="2025-01-09T17:11:00Z" w16du:dateUtc="2025-01-09T17:11:00Z">
        <w:r w:rsidDel="00B52841">
          <w:rPr>
            <w:rFonts w:ascii="Georgia" w:hAnsi="Georgia"/>
          </w:rPr>
          <w:delText>objetictive</w:delText>
        </w:r>
      </w:del>
      <w:ins w:id="191" w:author="Jack Plummer" w:date="2025-01-09T17:11:00Z" w16du:dateUtc="2025-01-09T17:11:00Z">
        <w:r w:rsidR="00B52841">
          <w:rPr>
            <w:rFonts w:ascii="Georgia" w:hAnsi="Georgia"/>
          </w:rPr>
          <w:t>objective</w:t>
        </w:r>
      </w:ins>
      <w:r>
        <w:rPr>
          <w:rFonts w:ascii="Georgia" w:hAnsi="Georgia"/>
        </w:rPr>
        <w:t> </w:t>
      </w:r>
      <w:ins w:id="192" w:author="Jack Plummer" w:date="2025-01-09T17:11:00Z" w16du:dateUtc="2025-01-09T17:11:00Z">
        <w:r w:rsidR="00B52841">
          <w:rPr>
            <w:rFonts w:ascii="Georgia" w:hAnsi="Georgia"/>
          </w:rPr>
          <w:t xml:space="preserve">to </w:t>
        </w:r>
      </w:ins>
      <w:r>
        <w:rPr>
          <w:rFonts w:ascii="Georgia" w:hAnsi="Georgia"/>
        </w:rPr>
        <w:t>promote the conservation and sustainable use of plant genetic resources for food and agriculture and their fair and equitable distribution (United Nations 1992). As well as the targets and goals of</w:t>
      </w:r>
      <w:ins w:id="193" w:author="Jack Plummer" w:date="2025-01-10T10:38:00Z" w16du:dateUtc="2025-01-10T10:38:00Z">
        <w:r w:rsidR="00C5500D">
          <w:rPr>
            <w:rFonts w:ascii="Georgia" w:hAnsi="Georgia"/>
          </w:rPr>
          <w:t xml:space="preserve"> the</w:t>
        </w:r>
      </w:ins>
      <w:r>
        <w:rPr>
          <w:rFonts w:ascii="Georgia" w:hAnsi="Georgia"/>
        </w:rPr>
        <w:t xml:space="preserve"> Sustainable Development Goals (ODS) (United Nations 2024), </w:t>
      </w:r>
      <w:ins w:id="194" w:author="Jack Plummer" w:date="2025-01-10T10:38:00Z" w16du:dateUtc="2025-01-10T10:38:00Z">
        <w:r w:rsidR="00C5500D">
          <w:rPr>
            <w:rFonts w:ascii="Georgia" w:hAnsi="Georgia"/>
          </w:rPr>
          <w:t xml:space="preserve">the </w:t>
        </w:r>
      </w:ins>
      <w:r>
        <w:rPr>
          <w:rFonts w:ascii="Georgia" w:hAnsi="Georgia"/>
        </w:rPr>
        <w:t xml:space="preserve">Nagoya Protocol on access to genetic resources and the fair and equitable sharing of benefits arising from their utilization </w:t>
      </w:r>
      <w:commentRangeStart w:id="195"/>
      <w:del w:id="196" w:author="Jack Plummer" w:date="2025-01-10T10:39:00Z" w16du:dateUtc="2025-01-10T10:39:00Z">
        <w:r w:rsidDel="00C5500D">
          <w:rPr>
            <w:rFonts w:ascii="Georgia" w:hAnsi="Georgia"/>
          </w:rPr>
          <w:delText xml:space="preserve">to </w:delText>
        </w:r>
      </w:del>
      <w:ins w:id="197" w:author="Jack Plummer" w:date="2025-01-10T10:40:00Z" w16du:dateUtc="2025-01-10T10:40:00Z">
        <w:r w:rsidR="00C5500D">
          <w:rPr>
            <w:rFonts w:ascii="Georgia" w:hAnsi="Georgia"/>
          </w:rPr>
          <w:t>has helped to inform</w:t>
        </w:r>
      </w:ins>
      <w:ins w:id="198" w:author="Jack Plummer" w:date="2025-01-10T10:39:00Z" w16du:dateUtc="2025-01-10T10:39:00Z">
        <w:r w:rsidR="00C5500D">
          <w:rPr>
            <w:rFonts w:ascii="Georgia" w:hAnsi="Georgia"/>
          </w:rPr>
          <w:t xml:space="preserve"> </w:t>
        </w:r>
      </w:ins>
      <w:commentRangeEnd w:id="195"/>
      <w:ins w:id="199" w:author="Jack Plummer" w:date="2025-01-10T10:40:00Z" w16du:dateUtc="2025-01-10T10:40:00Z">
        <w:r w:rsidR="00C5500D">
          <w:rPr>
            <w:rStyle w:val="CommentReference"/>
          </w:rPr>
          <w:commentReference w:id="195"/>
        </w:r>
      </w:ins>
      <w:r>
        <w:rPr>
          <w:rFonts w:ascii="Georgia" w:hAnsi="Georgia"/>
        </w:rPr>
        <w:t xml:space="preserve">the Convention on Biological Diversity (United Nations 2010) and Global Strategy for Plant Conservation (GSPC 2011, United Nations 2024). </w:t>
      </w:r>
      <w:r>
        <w:rPr>
          <w:rStyle w:val="Emphasis"/>
          <w:rFonts w:ascii="Georgia" w:hAnsi="Georgia"/>
        </w:rPr>
        <w:t xml:space="preserve">Ipomoea </w:t>
      </w:r>
      <w:proofErr w:type="spellStart"/>
      <w:r>
        <w:rPr>
          <w:rStyle w:val="Emphasis"/>
          <w:rFonts w:ascii="Georgia" w:hAnsi="Georgia"/>
        </w:rPr>
        <w:t>padillae</w:t>
      </w:r>
      <w:proofErr w:type="spellEnd"/>
      <w:r>
        <w:rPr>
          <w:rFonts w:ascii="Georgia" w:hAnsi="Georgia"/>
        </w:rPr>
        <w:t xml:space="preserve"> does not have accessions deposited in germplasm banks (Genesys 2024).</w:t>
      </w:r>
    </w:p>
    <w:p w14:paraId="01C8E8BE" w14:textId="77777777" w:rsidR="001C3102" w:rsidRDefault="00000000">
      <w:pPr>
        <w:pStyle w:val="Heading2"/>
        <w:divId w:val="1601528726"/>
        <w:rPr>
          <w:rFonts w:ascii="Georgia" w:eastAsia="Times New Roman" w:hAnsi="Georgia"/>
          <w:sz w:val="27"/>
          <w:szCs w:val="27"/>
        </w:rPr>
      </w:pPr>
      <w:r>
        <w:rPr>
          <w:rFonts w:ascii="Georgia" w:eastAsia="Times New Roman" w:hAnsi="Georgia"/>
          <w:sz w:val="27"/>
          <w:szCs w:val="27"/>
        </w:rPr>
        <w:lastRenderedPageBreak/>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11"/>
        <w:gridCol w:w="6499"/>
      </w:tblGrid>
      <w:tr w:rsidR="001C3102" w14:paraId="7E644891" w14:textId="77777777">
        <w:trPr>
          <w:divId w:val="1601528726"/>
          <w:tblCellSpacing w:w="15" w:type="dxa"/>
        </w:trPr>
        <w:tc>
          <w:tcPr>
            <w:tcW w:w="0" w:type="auto"/>
            <w:tcBorders>
              <w:bottom w:val="single" w:sz="6" w:space="0" w:color="000000"/>
            </w:tcBorders>
            <w:shd w:val="clear" w:color="auto" w:fill="BBBBBB"/>
            <w:vAlign w:val="center"/>
            <w:hideMark/>
          </w:tcPr>
          <w:p w14:paraId="13957C98"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68D99634"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1C3102" w14:paraId="6EF21785" w14:textId="77777777">
        <w:trPr>
          <w:divId w:val="1601528726"/>
          <w:tblCellSpacing w:w="15" w:type="dxa"/>
        </w:trPr>
        <w:tc>
          <w:tcPr>
            <w:tcW w:w="0" w:type="auto"/>
            <w:vAlign w:val="center"/>
            <w:hideMark/>
          </w:tcPr>
          <w:p w14:paraId="6840D04B" w14:textId="77777777" w:rsidR="001C3102"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983C38F" w14:textId="77777777" w:rsidR="001C3102" w:rsidRDefault="00000000">
            <w:pPr>
              <w:spacing w:after="75"/>
              <w:rPr>
                <w:rFonts w:ascii="Georgia" w:eastAsia="Times New Roman" w:hAnsi="Georgia"/>
                <w:sz w:val="18"/>
                <w:szCs w:val="18"/>
              </w:rPr>
            </w:pPr>
            <w:r>
              <w:rPr>
                <w:rFonts w:ascii="Georgia" w:eastAsia="Times New Roman" w:hAnsi="Georgia"/>
                <w:sz w:val="18"/>
                <w:szCs w:val="18"/>
              </w:rPr>
              <w:t xml:space="preserve">According to the Genesys Global Portal there are no accesses in the </w:t>
            </w:r>
            <w:proofErr w:type="spellStart"/>
            <w:r>
              <w:rPr>
                <w:rFonts w:ascii="Georgia" w:eastAsia="Times New Roman" w:hAnsi="Georgia"/>
                <w:sz w:val="18"/>
                <w:szCs w:val="18"/>
              </w:rPr>
              <w:t>genebank</w:t>
            </w:r>
            <w:proofErr w:type="spellEnd"/>
            <w:r>
              <w:rPr>
                <w:rFonts w:ascii="Georgia" w:eastAsia="Times New Roman" w:hAnsi="Georgia"/>
                <w:sz w:val="18"/>
                <w:szCs w:val="18"/>
              </w:rPr>
              <w:t xml:space="preserve"> collections (Genesys 2024).</w:t>
            </w:r>
          </w:p>
        </w:tc>
      </w:tr>
    </w:tbl>
    <w:p w14:paraId="587D2999" w14:textId="77777777" w:rsidR="001C3102" w:rsidRDefault="001C3102">
      <w:pPr>
        <w:divId w:val="1601528726"/>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25"/>
        <w:gridCol w:w="6485"/>
      </w:tblGrid>
      <w:tr w:rsidR="001C3102" w14:paraId="37F786B6" w14:textId="77777777">
        <w:trPr>
          <w:divId w:val="1601528726"/>
          <w:tblCellSpacing w:w="15" w:type="dxa"/>
        </w:trPr>
        <w:tc>
          <w:tcPr>
            <w:tcW w:w="0" w:type="auto"/>
            <w:tcBorders>
              <w:bottom w:val="single" w:sz="6" w:space="0" w:color="000000"/>
            </w:tcBorders>
            <w:shd w:val="clear" w:color="auto" w:fill="BBBBBB"/>
            <w:vAlign w:val="center"/>
            <w:hideMark/>
          </w:tcPr>
          <w:p w14:paraId="54B1BC28"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Included in international legislation</w:t>
            </w:r>
          </w:p>
        </w:tc>
        <w:tc>
          <w:tcPr>
            <w:tcW w:w="0" w:type="auto"/>
            <w:tcBorders>
              <w:bottom w:val="single" w:sz="6" w:space="0" w:color="000000"/>
            </w:tcBorders>
            <w:shd w:val="clear" w:color="auto" w:fill="BBBBBB"/>
            <w:vAlign w:val="center"/>
            <w:hideMark/>
          </w:tcPr>
          <w:p w14:paraId="418C21BF"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1C3102" w14:paraId="41C2C757" w14:textId="77777777">
        <w:trPr>
          <w:divId w:val="1601528726"/>
          <w:tblCellSpacing w:w="15" w:type="dxa"/>
        </w:trPr>
        <w:tc>
          <w:tcPr>
            <w:tcW w:w="0" w:type="auto"/>
            <w:vAlign w:val="center"/>
            <w:hideMark/>
          </w:tcPr>
          <w:p w14:paraId="2DF7C44B" w14:textId="77777777" w:rsidR="001C3102"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532325D" w14:textId="77777777" w:rsidR="001C3102" w:rsidRDefault="00000000">
            <w:pPr>
              <w:spacing w:after="75"/>
              <w:rPr>
                <w:rFonts w:ascii="Georgia" w:eastAsia="Times New Roman" w:hAnsi="Georgia"/>
                <w:sz w:val="18"/>
                <w:szCs w:val="18"/>
              </w:rPr>
            </w:pPr>
            <w:r>
              <w:rPr>
                <w:rFonts w:ascii="Georgia" w:eastAsia="Times New Roman" w:hAnsi="Georgia"/>
                <w:sz w:val="18"/>
                <w:szCs w:val="18"/>
              </w:rPr>
              <w:t>The International Treaty on Plant Genetic Resources for Food and Agriculture (ITPGRFA) listed the genus Ipomoea, in the Annex 1.</w:t>
            </w:r>
          </w:p>
        </w:tc>
      </w:tr>
    </w:tbl>
    <w:p w14:paraId="68663F3A" w14:textId="77777777" w:rsidR="001C3102" w:rsidRDefault="00000000">
      <w:pPr>
        <w:pStyle w:val="Heading2"/>
        <w:divId w:val="1601528726"/>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1C3102" w14:paraId="3731613F" w14:textId="77777777">
        <w:trPr>
          <w:divId w:val="1601528726"/>
          <w:tblCellSpacing w:w="15" w:type="dxa"/>
        </w:trPr>
        <w:tc>
          <w:tcPr>
            <w:tcW w:w="0" w:type="auto"/>
            <w:tcBorders>
              <w:bottom w:val="single" w:sz="6" w:space="0" w:color="000000"/>
            </w:tcBorders>
            <w:shd w:val="clear" w:color="auto" w:fill="BBBBBB"/>
            <w:vAlign w:val="center"/>
            <w:hideMark/>
          </w:tcPr>
          <w:p w14:paraId="3594801E"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1D03D5E5"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1C3102" w14:paraId="0EEC5421" w14:textId="77777777">
        <w:trPr>
          <w:divId w:val="1601528726"/>
          <w:tblCellSpacing w:w="15" w:type="dxa"/>
        </w:trPr>
        <w:tc>
          <w:tcPr>
            <w:tcW w:w="0" w:type="auto"/>
            <w:tcBorders>
              <w:bottom w:val="single" w:sz="6" w:space="0" w:color="CCCCCC"/>
            </w:tcBorders>
            <w:vAlign w:val="center"/>
            <w:hideMark/>
          </w:tcPr>
          <w:p w14:paraId="7C6C8A6B"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6B073796"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r w:rsidR="001C3102" w14:paraId="5F2EA720" w14:textId="77777777">
        <w:trPr>
          <w:divId w:val="1601528726"/>
          <w:tblCellSpacing w:w="15" w:type="dxa"/>
        </w:trPr>
        <w:tc>
          <w:tcPr>
            <w:tcW w:w="0" w:type="auto"/>
            <w:tcBorders>
              <w:bottom w:val="single" w:sz="6" w:space="0" w:color="CCCCCC"/>
            </w:tcBorders>
            <w:vAlign w:val="center"/>
            <w:hideMark/>
          </w:tcPr>
          <w:p w14:paraId="1B64395A" w14:textId="77777777" w:rsidR="001C3102"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6EF8F07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BCE6DFD" w14:textId="77777777" w:rsidR="001C3102" w:rsidRDefault="00000000">
      <w:pPr>
        <w:pStyle w:val="Heading2"/>
        <w:divId w:val="1601528726"/>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5"/>
        <w:gridCol w:w="530"/>
      </w:tblGrid>
      <w:tr w:rsidR="001C3102" w14:paraId="099A35D1" w14:textId="77777777">
        <w:trPr>
          <w:divId w:val="1601528726"/>
          <w:tblCellSpacing w:w="15" w:type="dxa"/>
        </w:trPr>
        <w:tc>
          <w:tcPr>
            <w:tcW w:w="0" w:type="auto"/>
            <w:tcBorders>
              <w:bottom w:val="single" w:sz="6" w:space="0" w:color="000000"/>
            </w:tcBorders>
            <w:shd w:val="clear" w:color="auto" w:fill="BBBBBB"/>
            <w:vAlign w:val="center"/>
            <w:hideMark/>
          </w:tcPr>
          <w:p w14:paraId="595E43F2"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0618E3B"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1C3102" w14:paraId="141C50BA" w14:textId="77777777">
        <w:trPr>
          <w:divId w:val="1601528726"/>
          <w:tblCellSpacing w:w="15" w:type="dxa"/>
        </w:trPr>
        <w:tc>
          <w:tcPr>
            <w:tcW w:w="0" w:type="auto"/>
            <w:tcBorders>
              <w:bottom w:val="single" w:sz="6" w:space="0" w:color="CCCCCC"/>
            </w:tcBorders>
            <w:vAlign w:val="center"/>
            <w:hideMark/>
          </w:tcPr>
          <w:p w14:paraId="7C0F583B"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3B8D04F"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r w:rsidR="001C3102" w14:paraId="2D8E63FC" w14:textId="77777777">
        <w:trPr>
          <w:divId w:val="1601528726"/>
          <w:tblCellSpacing w:w="15" w:type="dxa"/>
        </w:trPr>
        <w:tc>
          <w:tcPr>
            <w:tcW w:w="0" w:type="auto"/>
            <w:tcBorders>
              <w:bottom w:val="single" w:sz="6" w:space="0" w:color="CCCCCC"/>
            </w:tcBorders>
            <w:vAlign w:val="center"/>
            <w:hideMark/>
          </w:tcPr>
          <w:p w14:paraId="1D51A3F3"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600B537A"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r w:rsidR="001C3102" w14:paraId="389FD9FE" w14:textId="77777777">
        <w:trPr>
          <w:divId w:val="1601528726"/>
          <w:tblCellSpacing w:w="15" w:type="dxa"/>
        </w:trPr>
        <w:tc>
          <w:tcPr>
            <w:tcW w:w="0" w:type="auto"/>
            <w:tcBorders>
              <w:bottom w:val="single" w:sz="6" w:space="0" w:color="CCCCCC"/>
            </w:tcBorders>
            <w:vAlign w:val="center"/>
            <w:hideMark/>
          </w:tcPr>
          <w:p w14:paraId="4A9E8D44"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F9E57E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r w:rsidR="001C3102" w14:paraId="077B348D" w14:textId="77777777">
        <w:trPr>
          <w:divId w:val="1601528726"/>
          <w:tblCellSpacing w:w="15" w:type="dxa"/>
        </w:trPr>
        <w:tc>
          <w:tcPr>
            <w:tcW w:w="0" w:type="auto"/>
            <w:tcBorders>
              <w:bottom w:val="single" w:sz="6" w:space="0" w:color="CCCCCC"/>
            </w:tcBorders>
            <w:vAlign w:val="center"/>
            <w:hideMark/>
          </w:tcPr>
          <w:p w14:paraId="677AB645" w14:textId="77777777" w:rsidR="001C3102"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69AF5C77"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r w:rsidR="001C3102" w14:paraId="31EB57E5" w14:textId="77777777">
        <w:trPr>
          <w:divId w:val="1601528726"/>
          <w:tblCellSpacing w:w="15" w:type="dxa"/>
        </w:trPr>
        <w:tc>
          <w:tcPr>
            <w:tcW w:w="0" w:type="auto"/>
            <w:tcBorders>
              <w:bottom w:val="single" w:sz="6" w:space="0" w:color="CCCCCC"/>
            </w:tcBorders>
            <w:vAlign w:val="center"/>
            <w:hideMark/>
          </w:tcPr>
          <w:p w14:paraId="1C9BA73E" w14:textId="77777777" w:rsidR="001C3102" w:rsidRDefault="00000000">
            <w:pPr>
              <w:spacing w:after="75"/>
              <w:rPr>
                <w:rFonts w:ascii="Georgia" w:eastAsia="Times New Roman" w:hAnsi="Georgia"/>
                <w:sz w:val="18"/>
                <w:szCs w:val="18"/>
              </w:rPr>
            </w:pPr>
            <w:r>
              <w:rPr>
                <w:rFonts w:ascii="Georgia" w:eastAsia="Times New Roman" w:hAnsi="Georgia"/>
                <w:sz w:val="18"/>
                <w:szCs w:val="18"/>
              </w:rPr>
              <w:t>2.1. Conservation Planning -&gt; Species Action/Recovery Plan</w:t>
            </w:r>
          </w:p>
        </w:tc>
        <w:tc>
          <w:tcPr>
            <w:tcW w:w="0" w:type="auto"/>
            <w:tcBorders>
              <w:bottom w:val="single" w:sz="6" w:space="0" w:color="CCCCCC"/>
            </w:tcBorders>
            <w:vAlign w:val="center"/>
            <w:hideMark/>
          </w:tcPr>
          <w:p w14:paraId="1A6BBAD6"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r w:rsidR="001C3102" w14:paraId="4CC08185" w14:textId="77777777">
        <w:trPr>
          <w:divId w:val="1601528726"/>
          <w:tblCellSpacing w:w="15" w:type="dxa"/>
        </w:trPr>
        <w:tc>
          <w:tcPr>
            <w:tcW w:w="0" w:type="auto"/>
            <w:tcBorders>
              <w:bottom w:val="single" w:sz="6" w:space="0" w:color="CCCCCC"/>
            </w:tcBorders>
            <w:vAlign w:val="center"/>
            <w:hideMark/>
          </w:tcPr>
          <w:p w14:paraId="2C97AFDA" w14:textId="77777777" w:rsidR="001C3102"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524218D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r w:rsidR="001C3102" w14:paraId="067ECE1C" w14:textId="77777777">
        <w:trPr>
          <w:divId w:val="1601528726"/>
          <w:tblCellSpacing w:w="15" w:type="dxa"/>
        </w:trPr>
        <w:tc>
          <w:tcPr>
            <w:tcW w:w="0" w:type="auto"/>
            <w:tcBorders>
              <w:bottom w:val="single" w:sz="6" w:space="0" w:color="CCCCCC"/>
            </w:tcBorders>
            <w:vAlign w:val="center"/>
            <w:hideMark/>
          </w:tcPr>
          <w:p w14:paraId="10359DBE" w14:textId="77777777" w:rsidR="001C3102"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73F12E01"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9B5B175" w14:textId="77777777" w:rsidR="001C3102" w:rsidRDefault="00000000">
      <w:pPr>
        <w:pStyle w:val="Heading1"/>
        <w:divId w:val="2091850100"/>
        <w:rPr>
          <w:rFonts w:ascii="Georgia" w:eastAsia="Times New Roman" w:hAnsi="Georgia"/>
          <w:sz w:val="29"/>
          <w:szCs w:val="29"/>
        </w:rPr>
      </w:pPr>
      <w:r>
        <w:rPr>
          <w:rFonts w:ascii="Georgia" w:eastAsia="Times New Roman" w:hAnsi="Georgia"/>
          <w:sz w:val="29"/>
          <w:szCs w:val="29"/>
        </w:rPr>
        <w:t>Ecosystem Services</w:t>
      </w:r>
    </w:p>
    <w:p w14:paraId="5A65B290" w14:textId="77777777" w:rsidR="001C3102" w:rsidRDefault="00000000">
      <w:pPr>
        <w:pStyle w:val="Heading2"/>
        <w:divId w:val="2091850100"/>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1C3102" w14:paraId="3E7FE10A" w14:textId="77777777">
        <w:trPr>
          <w:divId w:val="2091850100"/>
          <w:tblCellSpacing w:w="15" w:type="dxa"/>
        </w:trPr>
        <w:tc>
          <w:tcPr>
            <w:tcW w:w="0" w:type="auto"/>
            <w:tcBorders>
              <w:bottom w:val="single" w:sz="6" w:space="0" w:color="000000"/>
            </w:tcBorders>
            <w:shd w:val="clear" w:color="auto" w:fill="BBBBBB"/>
            <w:vAlign w:val="center"/>
            <w:hideMark/>
          </w:tcPr>
          <w:p w14:paraId="0A802F15" w14:textId="77777777" w:rsidR="001C3102"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729AFA43" w14:textId="77777777" w:rsidR="001C3102"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1C3102" w14:paraId="71B3585E" w14:textId="77777777">
        <w:trPr>
          <w:divId w:val="2091850100"/>
          <w:tblCellSpacing w:w="15" w:type="dxa"/>
        </w:trPr>
        <w:tc>
          <w:tcPr>
            <w:tcW w:w="0" w:type="auto"/>
            <w:vAlign w:val="center"/>
            <w:hideMark/>
          </w:tcPr>
          <w:p w14:paraId="4AE90A7C" w14:textId="77777777" w:rsidR="001C3102"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9440652" w14:textId="77777777" w:rsidR="001C3102"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8521386" w14:textId="77777777" w:rsidR="001C3102" w:rsidRDefault="00000000">
      <w:pPr>
        <w:pStyle w:val="Heading1"/>
        <w:rPr>
          <w:rFonts w:ascii="Georgia" w:eastAsia="Times New Roman" w:hAnsi="Georgia"/>
          <w:sz w:val="29"/>
          <w:szCs w:val="29"/>
        </w:rPr>
      </w:pPr>
      <w:commentRangeStart w:id="200"/>
      <w:r>
        <w:rPr>
          <w:rFonts w:ascii="Georgia" w:eastAsia="Times New Roman" w:hAnsi="Georgia"/>
          <w:sz w:val="29"/>
          <w:szCs w:val="29"/>
        </w:rPr>
        <w:t>Bibliography</w:t>
      </w:r>
      <w:commentRangeEnd w:id="200"/>
      <w:r w:rsidR="00247395">
        <w:rPr>
          <w:rStyle w:val="CommentReference"/>
          <w:b w:val="0"/>
          <w:bCs w:val="0"/>
          <w:color w:val="auto"/>
          <w:kern w:val="0"/>
        </w:rPr>
        <w:commentReference w:id="200"/>
      </w:r>
    </w:p>
    <w:p w14:paraId="4FC3BB71" w14:textId="77777777" w:rsidR="001C3102" w:rsidRDefault="00000000">
      <w:pPr>
        <w:pStyle w:val="NormalWeb"/>
        <w:divId w:val="382563103"/>
        <w:rPr>
          <w:rFonts w:ascii="Georgia" w:hAnsi="Georgia"/>
        </w:rPr>
      </w:pPr>
      <w:r>
        <w:rPr>
          <w:rFonts w:ascii="Georgia" w:hAnsi="Georgia"/>
        </w:rPr>
        <w:t xml:space="preserve">Andrade, B.O., Marchesi, E., Burkart, S., Setubal, R.B., Lezama, F., Perelman, S., Schneider, A.A., Trevisan, R., Overbeck, G.E., Boldrini, I.I. 2018. Vascular plant species richness and distribution in the Río de la Plata grasslands. </w:t>
      </w:r>
      <w:r>
        <w:rPr>
          <w:rFonts w:ascii="Georgia" w:hAnsi="Georgia"/>
          <w:i/>
          <w:iCs/>
        </w:rPr>
        <w:t>Botanical Journal of the Linnean Society</w:t>
      </w:r>
      <w:r>
        <w:rPr>
          <w:rFonts w:ascii="Georgia" w:hAnsi="Georgia"/>
        </w:rPr>
        <w:t xml:space="preserve"> 188(3): 250–256.</w:t>
      </w:r>
    </w:p>
    <w:p w14:paraId="22FACDFF" w14:textId="77777777" w:rsidR="001C3102" w:rsidRDefault="00000000">
      <w:pPr>
        <w:pStyle w:val="NormalWeb"/>
        <w:divId w:val="382563103"/>
        <w:rPr>
          <w:rFonts w:ascii="Georgia" w:hAnsi="Georgia"/>
        </w:rPr>
      </w:pPr>
      <w:r>
        <w:rPr>
          <w:rFonts w:ascii="Georgia" w:hAnsi="Georgia"/>
        </w:rPr>
        <w:lastRenderedPageBreak/>
        <w:t xml:space="preserve">Anton, A.M and Zuloaga, F.O. 2024. Flora Argentina y Del Cono Sur. Available at: </w:t>
      </w:r>
      <w:hyperlink r:id="rId9" w:history="1">
        <w:r>
          <w:rPr>
            <w:rStyle w:val="Hyperlink"/>
            <w:rFonts w:ascii="Georgia" w:hAnsi="Georgia"/>
          </w:rPr>
          <w:t>http://www.floraargentina.edu.ar/</w:t>
        </w:r>
      </w:hyperlink>
      <w:r>
        <w:rPr>
          <w:rFonts w:ascii="Georgia" w:hAnsi="Georgia"/>
        </w:rPr>
        <w:t>. (Accessed: 11/12/2024).</w:t>
      </w:r>
    </w:p>
    <w:p w14:paraId="0ABD715A" w14:textId="77777777" w:rsidR="001C3102" w:rsidRDefault="00000000">
      <w:pPr>
        <w:pStyle w:val="NormalWeb"/>
        <w:divId w:val="382563103"/>
        <w:rPr>
          <w:rFonts w:ascii="Georgia" w:hAnsi="Georgia"/>
        </w:rPr>
      </w:pPr>
      <w:r>
        <w:rPr>
          <w:rFonts w:ascii="Georgia" w:hAnsi="Georgia"/>
        </w:rPr>
        <w:t xml:space="preserve">Austin, D.F. and Huamán, Z. 1996. A synopsis of Ipomoea (Convolvulaceae) in the Americas. </w:t>
      </w:r>
      <w:r>
        <w:rPr>
          <w:rFonts w:ascii="Georgia" w:hAnsi="Georgia"/>
          <w:i/>
          <w:iCs/>
        </w:rPr>
        <w:t>Taxon</w:t>
      </w:r>
      <w:r>
        <w:rPr>
          <w:rFonts w:ascii="Georgia" w:hAnsi="Georgia"/>
        </w:rPr>
        <w:t xml:space="preserve"> 45(1): 3-38.</w:t>
      </w:r>
    </w:p>
    <w:p w14:paraId="20B248A3" w14:textId="77777777" w:rsidR="001C3102" w:rsidRDefault="00000000">
      <w:pPr>
        <w:pStyle w:val="NormalWeb"/>
        <w:divId w:val="382563103"/>
        <w:rPr>
          <w:rFonts w:ascii="Georgia" w:hAnsi="Georgia"/>
        </w:rPr>
      </w:pPr>
      <w:r>
        <w:rPr>
          <w:rFonts w:ascii="Georgia" w:hAnsi="Georgia"/>
        </w:rPr>
        <w:t xml:space="preserve">Bachman, S., Moat, J., Hill, A.W., de la Torre, J. and Scott, B. 2011. Supporting Red List threat assessments with GeoCAT: geospatial conservation assessment tool. </w:t>
      </w:r>
      <w:proofErr w:type="spellStart"/>
      <w:r>
        <w:rPr>
          <w:rFonts w:ascii="Georgia" w:hAnsi="Georgia"/>
          <w:i/>
          <w:iCs/>
        </w:rPr>
        <w:t>Zookeys</w:t>
      </w:r>
      <w:proofErr w:type="spellEnd"/>
      <w:r>
        <w:rPr>
          <w:rFonts w:ascii="Georgia" w:hAnsi="Georgia"/>
        </w:rPr>
        <w:t xml:space="preserve"> 150: 117-126.</w:t>
      </w:r>
    </w:p>
    <w:p w14:paraId="72995EDE" w14:textId="77777777" w:rsidR="001C3102" w:rsidRDefault="00000000">
      <w:pPr>
        <w:pStyle w:val="NormalWeb"/>
        <w:divId w:val="382563103"/>
        <w:rPr>
          <w:rFonts w:ascii="Georgia" w:hAnsi="Georgia"/>
        </w:rPr>
      </w:pPr>
      <w:r>
        <w:rPr>
          <w:rFonts w:ascii="Georgia" w:hAnsi="Georgia"/>
        </w:rPr>
        <w:t xml:space="preserve">Baeza, S., Vélez-Martin, E., De </w:t>
      </w:r>
      <w:proofErr w:type="spellStart"/>
      <w:r>
        <w:rPr>
          <w:rFonts w:ascii="Georgia" w:hAnsi="Georgia"/>
        </w:rPr>
        <w:t>Abelleyra</w:t>
      </w:r>
      <w:proofErr w:type="spellEnd"/>
      <w:r>
        <w:rPr>
          <w:rFonts w:ascii="Georgia" w:hAnsi="Georgia"/>
        </w:rPr>
        <w:t xml:space="preserve">, D., Banchero, S., Gallego, F., </w:t>
      </w:r>
      <w:proofErr w:type="spellStart"/>
      <w:r>
        <w:rPr>
          <w:rFonts w:ascii="Georgia" w:hAnsi="Georgia"/>
        </w:rPr>
        <w:t>Schirmbeck</w:t>
      </w:r>
      <w:proofErr w:type="spellEnd"/>
      <w:r>
        <w:rPr>
          <w:rFonts w:ascii="Georgia" w:hAnsi="Georgia"/>
        </w:rPr>
        <w:t xml:space="preserve">, J., Veron, S., </w:t>
      </w:r>
      <w:proofErr w:type="spellStart"/>
      <w:r>
        <w:rPr>
          <w:rFonts w:ascii="Georgia" w:hAnsi="Georgia"/>
        </w:rPr>
        <w:t>Vellejos</w:t>
      </w:r>
      <w:proofErr w:type="spellEnd"/>
      <w:r>
        <w:rPr>
          <w:rFonts w:ascii="Georgia" w:hAnsi="Georgia"/>
        </w:rPr>
        <w:t xml:space="preserve">, M., Weber, E., Oyarzabal, M., Barbieri, A., Petek, M., Lara, M.G., </w:t>
      </w:r>
      <w:proofErr w:type="spellStart"/>
      <w:r>
        <w:rPr>
          <w:rFonts w:ascii="Georgia" w:hAnsi="Georgia"/>
        </w:rPr>
        <w:t>Sarrailhé</w:t>
      </w:r>
      <w:proofErr w:type="spellEnd"/>
      <w:r>
        <w:rPr>
          <w:rFonts w:ascii="Georgia" w:hAnsi="Georgia"/>
        </w:rPr>
        <w:t xml:space="preserve">, S.S., Baldi, G., Bagnato, C., Bruzzone, L., Ramos, S. and </w:t>
      </w:r>
      <w:proofErr w:type="spellStart"/>
      <w:r>
        <w:rPr>
          <w:rFonts w:ascii="Georgia" w:hAnsi="Georgia"/>
        </w:rPr>
        <w:t>Hasenack</w:t>
      </w:r>
      <w:proofErr w:type="spellEnd"/>
      <w:r>
        <w:rPr>
          <w:rFonts w:ascii="Georgia" w:hAnsi="Georgia"/>
        </w:rPr>
        <w:t xml:space="preserve">, H. 2022. Two decades of land cover mapping in the Río de la Plata grassland region: The </w:t>
      </w:r>
      <w:proofErr w:type="spellStart"/>
      <w:r>
        <w:rPr>
          <w:rFonts w:ascii="Georgia" w:hAnsi="Georgia"/>
        </w:rPr>
        <w:t>MapBiomas</w:t>
      </w:r>
      <w:proofErr w:type="spellEnd"/>
      <w:r>
        <w:rPr>
          <w:rFonts w:ascii="Georgia" w:hAnsi="Georgia"/>
        </w:rPr>
        <w:t xml:space="preserve"> Pampa initiative. </w:t>
      </w:r>
      <w:r>
        <w:rPr>
          <w:rFonts w:ascii="Georgia" w:hAnsi="Georgia"/>
          <w:i/>
          <w:iCs/>
        </w:rPr>
        <w:t>Remote Sensing Applications: Society and Environment</w:t>
      </w:r>
      <w:r>
        <w:rPr>
          <w:rFonts w:ascii="Georgia" w:hAnsi="Georgia"/>
        </w:rPr>
        <w:t xml:space="preserve"> 28(100834): 1-15.</w:t>
      </w:r>
    </w:p>
    <w:p w14:paraId="00D959B2" w14:textId="77777777" w:rsidR="001C3102" w:rsidRDefault="00000000">
      <w:pPr>
        <w:pStyle w:val="NormalWeb"/>
        <w:divId w:val="382563103"/>
        <w:rPr>
          <w:rFonts w:ascii="Georgia" w:hAnsi="Georgia"/>
        </w:rPr>
      </w:pPr>
      <w:r>
        <w:rPr>
          <w:rFonts w:ascii="Georgia" w:hAnsi="Georgia"/>
        </w:rPr>
        <w:t xml:space="preserve">Baldi, G., </w:t>
      </w:r>
      <w:proofErr w:type="spellStart"/>
      <w:r>
        <w:rPr>
          <w:rFonts w:ascii="Georgia" w:hAnsi="Georgia"/>
        </w:rPr>
        <w:t>Guerschman</w:t>
      </w:r>
      <w:proofErr w:type="spellEnd"/>
      <w:r>
        <w:rPr>
          <w:rFonts w:ascii="Georgia" w:hAnsi="Georgia"/>
        </w:rPr>
        <w:t xml:space="preserve">, J.P. and </w:t>
      </w:r>
      <w:proofErr w:type="spellStart"/>
      <w:r>
        <w:rPr>
          <w:rFonts w:ascii="Georgia" w:hAnsi="Georgia"/>
        </w:rPr>
        <w:t>Paruelo</w:t>
      </w:r>
      <w:proofErr w:type="spellEnd"/>
      <w:r>
        <w:rPr>
          <w:rFonts w:ascii="Georgia" w:hAnsi="Georgia"/>
        </w:rPr>
        <w:t xml:space="preserve">, J.M. 2006. Characterizing fragmentation in temperate South America grasslands. </w:t>
      </w:r>
      <w:r>
        <w:rPr>
          <w:rFonts w:ascii="Georgia" w:hAnsi="Georgia"/>
          <w:i/>
          <w:iCs/>
        </w:rPr>
        <w:t>Agriculture, Ecosystems and Environment</w:t>
      </w:r>
      <w:r>
        <w:rPr>
          <w:rFonts w:ascii="Georgia" w:hAnsi="Georgia"/>
        </w:rPr>
        <w:t xml:space="preserve"> 116(3-4): 197-208.</w:t>
      </w:r>
    </w:p>
    <w:p w14:paraId="2D52BCA2" w14:textId="77777777" w:rsidR="001C3102" w:rsidRDefault="00000000">
      <w:pPr>
        <w:pStyle w:val="NormalWeb"/>
        <w:divId w:val="382563103"/>
        <w:rPr>
          <w:rFonts w:ascii="Georgia" w:hAnsi="Georgia"/>
        </w:rPr>
      </w:pPr>
      <w:proofErr w:type="spellStart"/>
      <w:r>
        <w:rPr>
          <w:rFonts w:ascii="Georgia" w:hAnsi="Georgia"/>
        </w:rPr>
        <w:t>Bilenca</w:t>
      </w:r>
      <w:proofErr w:type="spellEnd"/>
      <w:r>
        <w:rPr>
          <w:rFonts w:ascii="Georgia" w:hAnsi="Georgia"/>
        </w:rPr>
        <w:t xml:space="preserve">, D., </w:t>
      </w:r>
      <w:proofErr w:type="spellStart"/>
      <w:r>
        <w:rPr>
          <w:rFonts w:ascii="Georgia" w:hAnsi="Georgia"/>
        </w:rPr>
        <w:t>Miñarro</w:t>
      </w:r>
      <w:proofErr w:type="spellEnd"/>
      <w:r>
        <w:rPr>
          <w:rFonts w:ascii="Georgia" w:hAnsi="Georgia"/>
        </w:rPr>
        <w:t xml:space="preserve">, F. 2004. </w:t>
      </w:r>
      <w:proofErr w:type="spellStart"/>
      <w:r>
        <w:rPr>
          <w:rFonts w:ascii="Georgia" w:hAnsi="Georgia"/>
          <w:i/>
          <w:iCs/>
        </w:rPr>
        <w:t>Identificación</w:t>
      </w:r>
      <w:proofErr w:type="spellEnd"/>
      <w:r>
        <w:rPr>
          <w:rFonts w:ascii="Georgia" w:hAnsi="Georgia"/>
          <w:i/>
          <w:iCs/>
        </w:rPr>
        <w:t xml:space="preserve"> de </w:t>
      </w:r>
      <w:proofErr w:type="spellStart"/>
      <w:r>
        <w:rPr>
          <w:rFonts w:ascii="Georgia" w:hAnsi="Georgia"/>
          <w:i/>
          <w:iCs/>
        </w:rPr>
        <w:t>Áreas</w:t>
      </w:r>
      <w:proofErr w:type="spellEnd"/>
      <w:r>
        <w:rPr>
          <w:rFonts w:ascii="Georgia" w:hAnsi="Georgia"/>
          <w:i/>
          <w:iCs/>
        </w:rPr>
        <w:t xml:space="preserve"> </w:t>
      </w:r>
      <w:proofErr w:type="spellStart"/>
      <w:r>
        <w:rPr>
          <w:rFonts w:ascii="Georgia" w:hAnsi="Georgia"/>
          <w:i/>
          <w:iCs/>
        </w:rPr>
        <w:t>Valiosas</w:t>
      </w:r>
      <w:proofErr w:type="spellEnd"/>
      <w:r>
        <w:rPr>
          <w:rFonts w:ascii="Georgia" w:hAnsi="Georgia"/>
          <w:i/>
          <w:iCs/>
        </w:rPr>
        <w:t xml:space="preserve"> de </w:t>
      </w:r>
      <w:proofErr w:type="spellStart"/>
      <w:r>
        <w:rPr>
          <w:rFonts w:ascii="Georgia" w:hAnsi="Georgia"/>
          <w:i/>
          <w:iCs/>
        </w:rPr>
        <w:t>Pastizales</w:t>
      </w:r>
      <w:proofErr w:type="spellEnd"/>
      <w:r>
        <w:rPr>
          <w:rFonts w:ascii="Georgia" w:hAnsi="Georgia"/>
          <w:i/>
          <w:iCs/>
        </w:rPr>
        <w:t xml:space="preserve"> </w:t>
      </w:r>
      <w:proofErr w:type="spellStart"/>
      <w:r>
        <w:rPr>
          <w:rFonts w:ascii="Georgia" w:hAnsi="Georgia"/>
          <w:i/>
          <w:iCs/>
        </w:rPr>
        <w:t>en</w:t>
      </w:r>
      <w:proofErr w:type="spellEnd"/>
      <w:r>
        <w:rPr>
          <w:rFonts w:ascii="Georgia" w:hAnsi="Georgia"/>
          <w:i/>
          <w:iCs/>
        </w:rPr>
        <w:t xml:space="preserve"> Las Pampas y Campos de Argentina, Uruguay y Sur de </w:t>
      </w:r>
      <w:proofErr w:type="spellStart"/>
      <w:r>
        <w:rPr>
          <w:rFonts w:ascii="Georgia" w:hAnsi="Georgia"/>
          <w:i/>
          <w:iCs/>
        </w:rPr>
        <w:t>Brasil</w:t>
      </w:r>
      <w:proofErr w:type="spellEnd"/>
      <w:r>
        <w:rPr>
          <w:rFonts w:ascii="Georgia" w:hAnsi="Georgia"/>
          <w:i/>
          <w:iCs/>
        </w:rPr>
        <w:t xml:space="preserve"> (AVPs)</w:t>
      </w:r>
      <w:r>
        <w:rPr>
          <w:rFonts w:ascii="Georgia" w:hAnsi="Georgia"/>
        </w:rPr>
        <w:t>. Fundación Vida Silvestre Argentina, Buenos Aires.</w:t>
      </w:r>
    </w:p>
    <w:p w14:paraId="5A1B6AD1" w14:textId="77777777" w:rsidR="001C3102" w:rsidRDefault="00000000">
      <w:pPr>
        <w:pStyle w:val="NormalWeb"/>
        <w:divId w:val="382563103"/>
        <w:rPr>
          <w:rFonts w:ascii="Georgia" w:hAnsi="Georgia"/>
        </w:rPr>
      </w:pPr>
      <w:r>
        <w:rPr>
          <w:rFonts w:ascii="Georgia" w:hAnsi="Georgia"/>
        </w:rPr>
        <w:t xml:space="preserve">FAO. 2009. </w:t>
      </w:r>
      <w:r>
        <w:rPr>
          <w:rFonts w:ascii="Georgia" w:hAnsi="Georgia"/>
          <w:i/>
          <w:iCs/>
        </w:rPr>
        <w:t>International treaty on plant genetic resources for food and agriculture</w:t>
      </w:r>
      <w:r>
        <w:rPr>
          <w:rFonts w:ascii="Georgia" w:hAnsi="Georgia"/>
        </w:rPr>
        <w:t>. Food and Agriculture Organization of the United Nation.</w:t>
      </w:r>
    </w:p>
    <w:p w14:paraId="68DDC2B5" w14:textId="77777777" w:rsidR="001C3102" w:rsidRDefault="00000000">
      <w:pPr>
        <w:pStyle w:val="NormalWeb"/>
        <w:divId w:val="382563103"/>
        <w:rPr>
          <w:rFonts w:ascii="Georgia" w:hAnsi="Georgia"/>
        </w:rPr>
      </w:pPr>
      <w:r>
        <w:rPr>
          <w:rFonts w:ascii="Georgia" w:hAnsi="Georgia"/>
        </w:rPr>
        <w:t xml:space="preserve">Ferreira, P.P.A., Miotto, S.T.S. 2009. </w:t>
      </w:r>
      <w:proofErr w:type="spellStart"/>
      <w:r>
        <w:rPr>
          <w:rFonts w:ascii="Georgia" w:hAnsi="Georgia"/>
        </w:rPr>
        <w:t>Sinopse</w:t>
      </w:r>
      <w:proofErr w:type="spellEnd"/>
      <w:r>
        <w:rPr>
          <w:rFonts w:ascii="Georgia" w:hAnsi="Georgia"/>
        </w:rPr>
        <w:t xml:space="preserve"> das </w:t>
      </w:r>
      <w:proofErr w:type="spellStart"/>
      <w:r>
        <w:rPr>
          <w:rFonts w:ascii="Georgia" w:hAnsi="Georgia"/>
        </w:rPr>
        <w:t>espécies</w:t>
      </w:r>
      <w:proofErr w:type="spellEnd"/>
      <w:r>
        <w:rPr>
          <w:rFonts w:ascii="Georgia" w:hAnsi="Georgia"/>
        </w:rPr>
        <w:t xml:space="preserve"> de Ipomoea L. (Convolvulaceae) </w:t>
      </w:r>
      <w:proofErr w:type="spellStart"/>
      <w:r>
        <w:rPr>
          <w:rFonts w:ascii="Georgia" w:hAnsi="Georgia"/>
        </w:rPr>
        <w:t>ocorrentes</w:t>
      </w:r>
      <w:proofErr w:type="spellEnd"/>
      <w:r>
        <w:rPr>
          <w:rFonts w:ascii="Georgia" w:hAnsi="Georgia"/>
        </w:rPr>
        <w:t xml:space="preserve"> no Rio Grande do Sul, </w:t>
      </w:r>
      <w:proofErr w:type="spellStart"/>
      <w:r>
        <w:rPr>
          <w:rFonts w:ascii="Georgia" w:hAnsi="Georgia"/>
        </w:rPr>
        <w:t>Brasil</w:t>
      </w:r>
      <w:proofErr w:type="spellEnd"/>
      <w:r>
        <w:rPr>
          <w:rFonts w:ascii="Georgia" w:hAnsi="Georgia"/>
        </w:rPr>
        <w:t xml:space="preserve">. </w:t>
      </w:r>
      <w:proofErr w:type="spellStart"/>
      <w:r>
        <w:rPr>
          <w:rFonts w:ascii="Georgia" w:hAnsi="Georgia"/>
          <w:i/>
          <w:iCs/>
        </w:rPr>
        <w:t>Revista</w:t>
      </w:r>
      <w:proofErr w:type="spellEnd"/>
      <w:r>
        <w:rPr>
          <w:rFonts w:ascii="Georgia" w:hAnsi="Georgia"/>
          <w:i/>
          <w:iCs/>
        </w:rPr>
        <w:t xml:space="preserve"> Brasileira de </w:t>
      </w:r>
      <w:proofErr w:type="spellStart"/>
      <w:r>
        <w:rPr>
          <w:rFonts w:ascii="Georgia" w:hAnsi="Georgia"/>
          <w:i/>
          <w:iCs/>
        </w:rPr>
        <w:t>Biociências</w:t>
      </w:r>
      <w:proofErr w:type="spellEnd"/>
      <w:r>
        <w:rPr>
          <w:rFonts w:ascii="Georgia" w:hAnsi="Georgia"/>
        </w:rPr>
        <w:t xml:space="preserve"> 7(4): 440-453.</w:t>
      </w:r>
    </w:p>
    <w:p w14:paraId="1E8375C5" w14:textId="77777777" w:rsidR="001C3102" w:rsidRDefault="00000000">
      <w:pPr>
        <w:pStyle w:val="NormalWeb"/>
        <w:divId w:val="382563103"/>
        <w:rPr>
          <w:rFonts w:ascii="Georgia" w:hAnsi="Georgia"/>
        </w:rPr>
      </w:pPr>
      <w:r>
        <w:rPr>
          <w:rFonts w:ascii="Georgia" w:hAnsi="Georgia"/>
        </w:rPr>
        <w:t xml:space="preserve">Flora e </w:t>
      </w:r>
      <w:proofErr w:type="spellStart"/>
      <w:r>
        <w:rPr>
          <w:rFonts w:ascii="Georgia" w:hAnsi="Georgia"/>
        </w:rPr>
        <w:t>Funga</w:t>
      </w:r>
      <w:proofErr w:type="spellEnd"/>
      <w:r>
        <w:rPr>
          <w:rFonts w:ascii="Georgia" w:hAnsi="Georgia"/>
        </w:rPr>
        <w:t xml:space="preserve"> do </w:t>
      </w:r>
      <w:proofErr w:type="spellStart"/>
      <w:r>
        <w:rPr>
          <w:rFonts w:ascii="Georgia" w:hAnsi="Georgia"/>
        </w:rPr>
        <w:t>Brasil</w:t>
      </w:r>
      <w:proofErr w:type="spellEnd"/>
      <w:r>
        <w:rPr>
          <w:rFonts w:ascii="Georgia" w:hAnsi="Georgia"/>
        </w:rPr>
        <w:t xml:space="preserve">. 2024. Ipomoea. Jardim </w:t>
      </w:r>
      <w:proofErr w:type="spellStart"/>
      <w:r>
        <w:rPr>
          <w:rFonts w:ascii="Georgia" w:hAnsi="Georgia"/>
        </w:rPr>
        <w:t>Botânico</w:t>
      </w:r>
      <w:proofErr w:type="spellEnd"/>
      <w:r>
        <w:rPr>
          <w:rFonts w:ascii="Georgia" w:hAnsi="Georgia"/>
        </w:rPr>
        <w:t xml:space="preserve"> do Rio de Janeiro. Available at: </w:t>
      </w:r>
      <w:hyperlink r:id="rId10" w:history="1">
        <w:r>
          <w:rPr>
            <w:rStyle w:val="Hyperlink"/>
            <w:rFonts w:ascii="Georgia" w:hAnsi="Georgia"/>
          </w:rPr>
          <w:t>https://floradobrasil.jbrj.gov.br/FB106824</w:t>
        </w:r>
      </w:hyperlink>
      <w:r>
        <w:rPr>
          <w:rFonts w:ascii="Georgia" w:hAnsi="Georgia"/>
        </w:rPr>
        <w:t>. (Accessed: 11/12/2024).</w:t>
      </w:r>
    </w:p>
    <w:p w14:paraId="3449BC24" w14:textId="77777777" w:rsidR="001C3102" w:rsidRDefault="00000000">
      <w:pPr>
        <w:pStyle w:val="NormalWeb"/>
        <w:divId w:val="382563103"/>
        <w:rPr>
          <w:rFonts w:ascii="Georgia" w:hAnsi="Georgia"/>
        </w:rPr>
      </w:pPr>
      <w:r>
        <w:rPr>
          <w:rFonts w:ascii="Georgia" w:hAnsi="Georgia"/>
        </w:rPr>
        <w:t xml:space="preserve">GBIF.org. 2024. GBIF </w:t>
      </w:r>
      <w:proofErr w:type="spellStart"/>
      <w:r>
        <w:rPr>
          <w:rFonts w:ascii="Georgia" w:hAnsi="Georgia"/>
        </w:rPr>
        <w:t>occurence</w:t>
      </w:r>
      <w:proofErr w:type="spellEnd"/>
      <w:r>
        <w:rPr>
          <w:rFonts w:ascii="Georgia" w:hAnsi="Georgia"/>
        </w:rPr>
        <w:t xml:space="preserve">. Available at: </w:t>
      </w:r>
      <w:hyperlink r:id="rId11" w:history="1">
        <w:r>
          <w:rPr>
            <w:rStyle w:val="Hyperlink"/>
            <w:rFonts w:ascii="Georgia" w:hAnsi="Georgia"/>
          </w:rPr>
          <w:t>https://www.gbif.org/</w:t>
        </w:r>
      </w:hyperlink>
      <w:r>
        <w:rPr>
          <w:rFonts w:ascii="Georgia" w:hAnsi="Georgia"/>
        </w:rPr>
        <w:t>. (Accessed: 11/12/2024).</w:t>
      </w:r>
    </w:p>
    <w:p w14:paraId="0BC3860D" w14:textId="77777777" w:rsidR="001C3102" w:rsidRDefault="00000000">
      <w:pPr>
        <w:pStyle w:val="NormalWeb"/>
        <w:divId w:val="382563103"/>
        <w:rPr>
          <w:rFonts w:ascii="Georgia" w:hAnsi="Georgia"/>
        </w:rPr>
      </w:pPr>
      <w:r>
        <w:rPr>
          <w:rFonts w:ascii="Georgia" w:hAnsi="Georgia"/>
        </w:rPr>
        <w:t xml:space="preserve">GSPC. 2011. Global Strategy for Plant Conservation. </w:t>
      </w:r>
      <w:r>
        <w:rPr>
          <w:rFonts w:ascii="Georgia" w:hAnsi="Georgia"/>
          <w:i/>
          <w:iCs/>
        </w:rPr>
        <w:t>Convention on Biological Diversity</w:t>
      </w:r>
      <w:r>
        <w:rPr>
          <w:rFonts w:ascii="Georgia" w:hAnsi="Georgia"/>
        </w:rPr>
        <w:t>.</w:t>
      </w:r>
    </w:p>
    <w:p w14:paraId="66FA5372" w14:textId="77777777" w:rsidR="001C3102" w:rsidRDefault="00000000">
      <w:pPr>
        <w:pStyle w:val="NormalWeb"/>
        <w:divId w:val="382563103"/>
        <w:rPr>
          <w:rFonts w:ascii="Georgia" w:hAnsi="Georgia"/>
        </w:rPr>
      </w:pPr>
      <w:r>
        <w:rPr>
          <w:rFonts w:ascii="Georgia" w:hAnsi="Georgia"/>
        </w:rPr>
        <w:t xml:space="preserve">Genesys. 2024. Search Genesys. Available at: </w:t>
      </w:r>
      <w:hyperlink r:id="rId12" w:history="1">
        <w:r>
          <w:rPr>
            <w:rStyle w:val="Hyperlink"/>
            <w:rFonts w:ascii="Georgia" w:hAnsi="Georgia"/>
          </w:rPr>
          <w:t>https://www.genesys-pgr.org/</w:t>
        </w:r>
      </w:hyperlink>
      <w:r>
        <w:rPr>
          <w:rFonts w:ascii="Georgia" w:hAnsi="Georgia"/>
        </w:rPr>
        <w:t>. (Accessed: 17/12/2024).</w:t>
      </w:r>
    </w:p>
    <w:p w14:paraId="2C603B7E" w14:textId="77777777" w:rsidR="001C3102" w:rsidRDefault="00000000">
      <w:pPr>
        <w:pStyle w:val="NormalWeb"/>
        <w:divId w:val="382563103"/>
        <w:rPr>
          <w:rFonts w:ascii="Georgia" w:hAnsi="Georgia"/>
        </w:rPr>
      </w:pPr>
      <w:r>
        <w:rPr>
          <w:rFonts w:ascii="Georgia" w:hAnsi="Georgia"/>
        </w:rPr>
        <w:t xml:space="preserve">Hoekstra, J.M., Boucher, T.M., Ricketts, T.H. and Roberts, C. 2005. Confronting a biome crisis: global disparities of habitat loss and protection. </w:t>
      </w:r>
      <w:r>
        <w:rPr>
          <w:rFonts w:ascii="Georgia" w:hAnsi="Georgia"/>
          <w:i/>
          <w:iCs/>
        </w:rPr>
        <w:t>Ecology letters</w:t>
      </w:r>
      <w:r>
        <w:rPr>
          <w:rFonts w:ascii="Georgia" w:hAnsi="Georgia"/>
        </w:rPr>
        <w:t xml:space="preserve"> 8: 23-29.</w:t>
      </w:r>
    </w:p>
    <w:p w14:paraId="02D72D04" w14:textId="77777777" w:rsidR="001C3102" w:rsidRDefault="00000000">
      <w:pPr>
        <w:pStyle w:val="NormalWeb"/>
        <w:divId w:val="382563103"/>
        <w:rPr>
          <w:rFonts w:ascii="Georgia" w:hAnsi="Georgia"/>
        </w:rPr>
      </w:pPr>
      <w:proofErr w:type="spellStart"/>
      <w:r>
        <w:rPr>
          <w:rFonts w:ascii="Georgia" w:hAnsi="Georgia"/>
        </w:rPr>
        <w:t>MapBiomas</w:t>
      </w:r>
      <w:proofErr w:type="spellEnd"/>
      <w:r>
        <w:rPr>
          <w:rFonts w:ascii="Georgia" w:hAnsi="Georgia"/>
        </w:rPr>
        <w:t xml:space="preserve">. 2024. </w:t>
      </w:r>
      <w:r>
        <w:rPr>
          <w:rFonts w:ascii="Georgia" w:hAnsi="Georgia"/>
          <w:i/>
          <w:iCs/>
        </w:rPr>
        <w:t xml:space="preserve">Proyecto </w:t>
      </w:r>
      <w:proofErr w:type="spellStart"/>
      <w:r>
        <w:rPr>
          <w:rFonts w:ascii="Georgia" w:hAnsi="Georgia"/>
          <w:i/>
          <w:iCs/>
        </w:rPr>
        <w:t>MapBiomas</w:t>
      </w:r>
      <w:proofErr w:type="spellEnd"/>
      <w:r>
        <w:rPr>
          <w:rFonts w:ascii="Georgia" w:hAnsi="Georgia"/>
          <w:i/>
          <w:iCs/>
        </w:rPr>
        <w:t xml:space="preserve"> - </w:t>
      </w:r>
      <w:proofErr w:type="spellStart"/>
      <w:r>
        <w:rPr>
          <w:rFonts w:ascii="Georgia" w:hAnsi="Georgia"/>
          <w:i/>
          <w:iCs/>
        </w:rPr>
        <w:t>Colección</w:t>
      </w:r>
      <w:proofErr w:type="spellEnd"/>
      <w:r>
        <w:rPr>
          <w:rFonts w:ascii="Georgia" w:hAnsi="Georgia"/>
          <w:i/>
          <w:iCs/>
        </w:rPr>
        <w:t xml:space="preserve"> 4 de </w:t>
      </w:r>
      <w:proofErr w:type="spellStart"/>
      <w:r>
        <w:rPr>
          <w:rFonts w:ascii="Georgia" w:hAnsi="Georgia"/>
          <w:i/>
          <w:iCs/>
        </w:rPr>
        <w:t>los</w:t>
      </w:r>
      <w:proofErr w:type="spellEnd"/>
      <w:r>
        <w:rPr>
          <w:rFonts w:ascii="Georgia" w:hAnsi="Georgia"/>
          <w:i/>
          <w:iCs/>
        </w:rPr>
        <w:t xml:space="preserve"> Mapas </w:t>
      </w:r>
      <w:proofErr w:type="spellStart"/>
      <w:r>
        <w:rPr>
          <w:rFonts w:ascii="Georgia" w:hAnsi="Georgia"/>
          <w:i/>
          <w:iCs/>
        </w:rPr>
        <w:t>Anuales</w:t>
      </w:r>
      <w:proofErr w:type="spellEnd"/>
      <w:r>
        <w:rPr>
          <w:rFonts w:ascii="Georgia" w:hAnsi="Georgia"/>
          <w:i/>
          <w:iCs/>
        </w:rPr>
        <w:t xml:space="preserve"> de </w:t>
      </w:r>
      <w:proofErr w:type="spellStart"/>
      <w:r>
        <w:rPr>
          <w:rFonts w:ascii="Georgia" w:hAnsi="Georgia"/>
          <w:i/>
          <w:iCs/>
        </w:rPr>
        <w:t>Cobertura</w:t>
      </w:r>
      <w:proofErr w:type="spellEnd"/>
      <w:r>
        <w:rPr>
          <w:rFonts w:ascii="Georgia" w:hAnsi="Georgia"/>
          <w:i/>
          <w:iCs/>
        </w:rPr>
        <w:t xml:space="preserve"> y Uso del Suelo </w:t>
      </w:r>
      <w:proofErr w:type="spellStart"/>
      <w:r>
        <w:rPr>
          <w:rFonts w:ascii="Georgia" w:hAnsi="Georgia"/>
          <w:i/>
          <w:iCs/>
        </w:rPr>
        <w:t>en</w:t>
      </w:r>
      <w:proofErr w:type="spellEnd"/>
      <w:r>
        <w:rPr>
          <w:rFonts w:ascii="Georgia" w:hAnsi="Georgia"/>
          <w:i/>
          <w:iCs/>
        </w:rPr>
        <w:t xml:space="preserve"> Pampa </w:t>
      </w:r>
      <w:proofErr w:type="spellStart"/>
      <w:r>
        <w:rPr>
          <w:rFonts w:ascii="Georgia" w:hAnsi="Georgia"/>
          <w:i/>
          <w:iCs/>
        </w:rPr>
        <w:t>Trinacional</w:t>
      </w:r>
      <w:proofErr w:type="spellEnd"/>
      <w:r>
        <w:rPr>
          <w:rFonts w:ascii="Georgia" w:hAnsi="Georgia"/>
        </w:rPr>
        <w:t xml:space="preserve">. </w:t>
      </w:r>
      <w:proofErr w:type="spellStart"/>
      <w:r>
        <w:rPr>
          <w:rFonts w:ascii="Georgia" w:hAnsi="Georgia"/>
        </w:rPr>
        <w:t>MapBiomas</w:t>
      </w:r>
      <w:proofErr w:type="spellEnd"/>
      <w:r>
        <w:rPr>
          <w:rFonts w:ascii="Georgia" w:hAnsi="Georgia"/>
        </w:rPr>
        <w:t>.</w:t>
      </w:r>
    </w:p>
    <w:p w14:paraId="13E69692" w14:textId="77777777" w:rsidR="001C3102" w:rsidRDefault="00000000">
      <w:pPr>
        <w:pStyle w:val="NormalWeb"/>
        <w:divId w:val="382563103"/>
        <w:rPr>
          <w:rFonts w:ascii="Georgia" w:hAnsi="Georgia"/>
        </w:rPr>
      </w:pPr>
      <w:proofErr w:type="spellStart"/>
      <w:r>
        <w:rPr>
          <w:rFonts w:ascii="Georgia" w:hAnsi="Georgia"/>
        </w:rPr>
        <w:t>MapBiomas</w:t>
      </w:r>
      <w:proofErr w:type="spellEnd"/>
      <w:r>
        <w:rPr>
          <w:rFonts w:ascii="Georgia" w:hAnsi="Georgia"/>
        </w:rPr>
        <w:t xml:space="preserve">. 2024. </w:t>
      </w:r>
      <w:proofErr w:type="spellStart"/>
      <w:r>
        <w:rPr>
          <w:rFonts w:ascii="Georgia" w:hAnsi="Georgia"/>
        </w:rPr>
        <w:t>MapBiomas</w:t>
      </w:r>
      <w:proofErr w:type="spellEnd"/>
      <w:r>
        <w:rPr>
          <w:rFonts w:ascii="Georgia" w:hAnsi="Georgia"/>
        </w:rPr>
        <w:t xml:space="preserve"> Pampa. Available at: </w:t>
      </w:r>
      <w:hyperlink r:id="rId13" w:history="1">
        <w:r>
          <w:rPr>
            <w:rStyle w:val="Hyperlink"/>
            <w:rFonts w:ascii="Georgia" w:hAnsi="Georgia"/>
          </w:rPr>
          <w:t>https://pampa.mapbiomas.org/</w:t>
        </w:r>
      </w:hyperlink>
      <w:r>
        <w:rPr>
          <w:rFonts w:ascii="Georgia" w:hAnsi="Georgia"/>
        </w:rPr>
        <w:t>. (Accessed: 19/12/2024).</w:t>
      </w:r>
    </w:p>
    <w:p w14:paraId="102B27A6" w14:textId="77777777" w:rsidR="001C3102" w:rsidRDefault="00000000">
      <w:pPr>
        <w:pStyle w:val="NormalWeb"/>
        <w:divId w:val="382563103"/>
        <w:rPr>
          <w:rFonts w:ascii="Georgia" w:hAnsi="Georgia"/>
        </w:rPr>
      </w:pPr>
      <w:r>
        <w:rPr>
          <w:rFonts w:ascii="Georgia" w:hAnsi="Georgia"/>
        </w:rPr>
        <w:t xml:space="preserve">Maxted, N., Ford-Lloyd, B.V., Jury, S., Kell, S., Scholten, M. 2006. Towards a definition of a crop wild relative. </w:t>
      </w:r>
      <w:r>
        <w:rPr>
          <w:rFonts w:ascii="Georgia" w:hAnsi="Georgia"/>
          <w:i/>
          <w:iCs/>
        </w:rPr>
        <w:t>Biodiversity and Conservation</w:t>
      </w:r>
      <w:r>
        <w:rPr>
          <w:rFonts w:ascii="Georgia" w:hAnsi="Georgia"/>
        </w:rPr>
        <w:t xml:space="preserve"> 15: 2673-2685.</w:t>
      </w:r>
    </w:p>
    <w:p w14:paraId="629CD628" w14:textId="77777777" w:rsidR="001C3102" w:rsidRDefault="00000000">
      <w:pPr>
        <w:pStyle w:val="NormalWeb"/>
        <w:divId w:val="382563103"/>
        <w:rPr>
          <w:rFonts w:ascii="Georgia" w:hAnsi="Georgia"/>
        </w:rPr>
      </w:pPr>
      <w:r>
        <w:rPr>
          <w:rFonts w:ascii="Georgia" w:hAnsi="Georgia"/>
        </w:rPr>
        <w:t xml:space="preserve">Mengue, V.P., de Freitas, M.W.D., da Silva, T.S., Fontana, D.C. and </w:t>
      </w:r>
      <w:proofErr w:type="spellStart"/>
      <w:r>
        <w:rPr>
          <w:rFonts w:ascii="Georgia" w:hAnsi="Georgia"/>
        </w:rPr>
        <w:t>Scottá</w:t>
      </w:r>
      <w:proofErr w:type="spellEnd"/>
      <w:r>
        <w:rPr>
          <w:rFonts w:ascii="Georgia" w:hAnsi="Georgia"/>
        </w:rPr>
        <w:t xml:space="preserve">, F.C. 2020. LAND-USE and land-cover change processes in Pampa biome and relation with environmental and socioeconomic data. </w:t>
      </w:r>
      <w:r>
        <w:rPr>
          <w:rFonts w:ascii="Georgia" w:hAnsi="Georgia"/>
          <w:i/>
          <w:iCs/>
        </w:rPr>
        <w:t>Applied Geography</w:t>
      </w:r>
      <w:r>
        <w:rPr>
          <w:rFonts w:ascii="Georgia" w:hAnsi="Georgia"/>
        </w:rPr>
        <w:t xml:space="preserve"> 125(102342): 1-12.</w:t>
      </w:r>
    </w:p>
    <w:p w14:paraId="35D0A7FB" w14:textId="77777777" w:rsidR="001C3102" w:rsidRDefault="00000000">
      <w:pPr>
        <w:pStyle w:val="NormalWeb"/>
        <w:divId w:val="382563103"/>
        <w:rPr>
          <w:rFonts w:ascii="Georgia" w:hAnsi="Georgia"/>
        </w:rPr>
      </w:pPr>
      <w:r>
        <w:rPr>
          <w:rFonts w:ascii="Georgia" w:hAnsi="Georgia"/>
        </w:rPr>
        <w:t xml:space="preserve">Modernel, P., Rossing, W.A.H., </w:t>
      </w:r>
      <w:proofErr w:type="spellStart"/>
      <w:r>
        <w:rPr>
          <w:rFonts w:ascii="Georgia" w:hAnsi="Georgia"/>
        </w:rPr>
        <w:t>Corbeels</w:t>
      </w:r>
      <w:proofErr w:type="spellEnd"/>
      <w:r>
        <w:rPr>
          <w:rFonts w:ascii="Georgia" w:hAnsi="Georgia"/>
        </w:rPr>
        <w:t xml:space="preserve">, M., </w:t>
      </w:r>
      <w:proofErr w:type="spellStart"/>
      <w:r>
        <w:rPr>
          <w:rFonts w:ascii="Georgia" w:hAnsi="Georgia"/>
        </w:rPr>
        <w:t>Dogliotti</w:t>
      </w:r>
      <w:proofErr w:type="spellEnd"/>
      <w:r>
        <w:rPr>
          <w:rFonts w:ascii="Georgia" w:hAnsi="Georgia"/>
        </w:rPr>
        <w:t xml:space="preserve">, S., Picasso, V., </w:t>
      </w:r>
      <w:proofErr w:type="spellStart"/>
      <w:r>
        <w:rPr>
          <w:rFonts w:ascii="Georgia" w:hAnsi="Georgia"/>
        </w:rPr>
        <w:t>Tittonell</w:t>
      </w:r>
      <w:proofErr w:type="spellEnd"/>
      <w:r>
        <w:rPr>
          <w:rFonts w:ascii="Georgia" w:hAnsi="Georgia"/>
        </w:rPr>
        <w:t xml:space="preserve">, P. 2016. Land use change and ecosystem service provision in Pampas and Campos grasslands of southern South America. </w:t>
      </w:r>
      <w:r>
        <w:rPr>
          <w:rFonts w:ascii="Georgia" w:hAnsi="Georgia"/>
          <w:i/>
          <w:iCs/>
        </w:rPr>
        <w:t>Environmental Research Letters</w:t>
      </w:r>
      <w:r>
        <w:rPr>
          <w:rFonts w:ascii="Georgia" w:hAnsi="Georgia"/>
        </w:rPr>
        <w:t xml:space="preserve"> 11(113002): 1-22.</w:t>
      </w:r>
    </w:p>
    <w:p w14:paraId="20C90DCB" w14:textId="77777777" w:rsidR="001C3102" w:rsidRDefault="00000000">
      <w:pPr>
        <w:pStyle w:val="NormalWeb"/>
        <w:divId w:val="382563103"/>
        <w:rPr>
          <w:rFonts w:ascii="Georgia" w:hAnsi="Georgia"/>
        </w:rPr>
      </w:pPr>
      <w:r>
        <w:rPr>
          <w:rFonts w:ascii="Georgia" w:hAnsi="Georgia"/>
        </w:rPr>
        <w:t xml:space="preserve">Nabinger, C., Ferreira, E.T., Freitas, A.K., Carvalho, P.C. de F. and Sant'Anna, D.M. 2009. </w:t>
      </w:r>
      <w:proofErr w:type="spellStart"/>
      <w:r>
        <w:rPr>
          <w:rFonts w:ascii="Georgia" w:hAnsi="Georgia"/>
        </w:rPr>
        <w:t>Produção</w:t>
      </w:r>
      <w:proofErr w:type="spellEnd"/>
      <w:r>
        <w:rPr>
          <w:rFonts w:ascii="Georgia" w:hAnsi="Georgia"/>
        </w:rPr>
        <w:t xml:space="preserve"> Animal com base no Campo </w:t>
      </w:r>
      <w:proofErr w:type="spellStart"/>
      <w:r>
        <w:rPr>
          <w:rFonts w:ascii="Georgia" w:hAnsi="Georgia"/>
        </w:rPr>
        <w:t>Nativo</w:t>
      </w:r>
      <w:proofErr w:type="spellEnd"/>
      <w:r>
        <w:rPr>
          <w:rFonts w:ascii="Georgia" w:hAnsi="Georgia"/>
        </w:rPr>
        <w:t xml:space="preserve">: </w:t>
      </w:r>
      <w:proofErr w:type="spellStart"/>
      <w:r>
        <w:rPr>
          <w:rFonts w:ascii="Georgia" w:hAnsi="Georgia"/>
        </w:rPr>
        <w:t>Aplicações</w:t>
      </w:r>
      <w:proofErr w:type="spellEnd"/>
      <w:r>
        <w:rPr>
          <w:rFonts w:ascii="Georgia" w:hAnsi="Georgia"/>
        </w:rPr>
        <w:t xml:space="preserve"> de </w:t>
      </w:r>
      <w:proofErr w:type="spellStart"/>
      <w:r>
        <w:rPr>
          <w:rFonts w:ascii="Georgia" w:hAnsi="Georgia"/>
        </w:rPr>
        <w:t>Resultados</w:t>
      </w:r>
      <w:proofErr w:type="spellEnd"/>
      <w:r>
        <w:rPr>
          <w:rFonts w:ascii="Georgia" w:hAnsi="Georgia"/>
        </w:rPr>
        <w:t xml:space="preserve"> de Pesquisa. In: Pillar, V. de P., Müller, S.C., Castilhos, Z.M. de S. and Jacques, A.V.A (eds), </w:t>
      </w:r>
      <w:r>
        <w:rPr>
          <w:rFonts w:ascii="Georgia" w:hAnsi="Georgia"/>
          <w:i/>
          <w:iCs/>
        </w:rPr>
        <w:t xml:space="preserve">Campos </w:t>
      </w:r>
      <w:proofErr w:type="spellStart"/>
      <w:r>
        <w:rPr>
          <w:rFonts w:ascii="Georgia" w:hAnsi="Georgia"/>
          <w:i/>
          <w:iCs/>
        </w:rPr>
        <w:t>Sulinos</w:t>
      </w:r>
      <w:proofErr w:type="spellEnd"/>
      <w:r>
        <w:rPr>
          <w:rFonts w:ascii="Georgia" w:hAnsi="Georgia"/>
          <w:i/>
          <w:iCs/>
        </w:rPr>
        <w:t xml:space="preserve">: </w:t>
      </w:r>
      <w:proofErr w:type="spellStart"/>
      <w:r>
        <w:rPr>
          <w:rFonts w:ascii="Georgia" w:hAnsi="Georgia"/>
          <w:i/>
          <w:iCs/>
        </w:rPr>
        <w:t>conservação</w:t>
      </w:r>
      <w:proofErr w:type="spellEnd"/>
      <w:r>
        <w:rPr>
          <w:rFonts w:ascii="Georgia" w:hAnsi="Georgia"/>
          <w:i/>
          <w:iCs/>
        </w:rPr>
        <w:t xml:space="preserve"> e </w:t>
      </w:r>
      <w:proofErr w:type="spellStart"/>
      <w:r>
        <w:rPr>
          <w:rFonts w:ascii="Georgia" w:hAnsi="Georgia"/>
          <w:i/>
          <w:iCs/>
        </w:rPr>
        <w:t>uso</w:t>
      </w:r>
      <w:proofErr w:type="spellEnd"/>
      <w:r>
        <w:rPr>
          <w:rFonts w:ascii="Georgia" w:hAnsi="Georgia"/>
          <w:i/>
          <w:iCs/>
        </w:rPr>
        <w:t xml:space="preserve"> </w:t>
      </w:r>
      <w:proofErr w:type="spellStart"/>
      <w:r>
        <w:rPr>
          <w:rFonts w:ascii="Georgia" w:hAnsi="Georgia"/>
          <w:i/>
          <w:iCs/>
        </w:rPr>
        <w:t>sustentável</w:t>
      </w:r>
      <w:proofErr w:type="spellEnd"/>
      <w:r>
        <w:rPr>
          <w:rFonts w:ascii="Georgia" w:hAnsi="Georgia"/>
          <w:i/>
          <w:iCs/>
        </w:rPr>
        <w:t xml:space="preserve"> da </w:t>
      </w:r>
      <w:proofErr w:type="spellStart"/>
      <w:r>
        <w:rPr>
          <w:rFonts w:ascii="Georgia" w:hAnsi="Georgia"/>
          <w:i/>
          <w:iCs/>
        </w:rPr>
        <w:t>biodiversidade</w:t>
      </w:r>
      <w:proofErr w:type="spellEnd"/>
      <w:r>
        <w:rPr>
          <w:rFonts w:ascii="Georgia" w:hAnsi="Georgia"/>
        </w:rPr>
        <w:t xml:space="preserve">, pp. 403. </w:t>
      </w:r>
      <w:proofErr w:type="spellStart"/>
      <w:r>
        <w:rPr>
          <w:rFonts w:ascii="Georgia" w:hAnsi="Georgia"/>
        </w:rPr>
        <w:t>Minestério</w:t>
      </w:r>
      <w:proofErr w:type="spellEnd"/>
      <w:r>
        <w:rPr>
          <w:rFonts w:ascii="Georgia" w:hAnsi="Georgia"/>
        </w:rPr>
        <w:t xml:space="preserve"> do </w:t>
      </w:r>
      <w:proofErr w:type="spellStart"/>
      <w:r>
        <w:rPr>
          <w:rFonts w:ascii="Georgia" w:hAnsi="Georgia"/>
        </w:rPr>
        <w:t>Meio</w:t>
      </w:r>
      <w:proofErr w:type="spellEnd"/>
      <w:r>
        <w:rPr>
          <w:rFonts w:ascii="Georgia" w:hAnsi="Georgia"/>
        </w:rPr>
        <w:t xml:space="preserve"> </w:t>
      </w:r>
      <w:proofErr w:type="spellStart"/>
      <w:r>
        <w:rPr>
          <w:rFonts w:ascii="Georgia" w:hAnsi="Georgia"/>
        </w:rPr>
        <w:t>Ambiente</w:t>
      </w:r>
      <w:proofErr w:type="spellEnd"/>
      <w:r>
        <w:rPr>
          <w:rFonts w:ascii="Georgia" w:hAnsi="Georgia"/>
        </w:rPr>
        <w:t xml:space="preserve"> - MMA, Brasília/DF.</w:t>
      </w:r>
    </w:p>
    <w:p w14:paraId="5C22F4C5" w14:textId="77777777" w:rsidR="001C3102" w:rsidRDefault="00000000">
      <w:pPr>
        <w:pStyle w:val="NormalWeb"/>
        <w:divId w:val="382563103"/>
        <w:rPr>
          <w:rFonts w:ascii="Georgia" w:hAnsi="Georgia"/>
        </w:rPr>
      </w:pPr>
      <w:r>
        <w:rPr>
          <w:rFonts w:ascii="Georgia" w:hAnsi="Georgia"/>
        </w:rPr>
        <w:t xml:space="preserve">O'Donell, C.A. 1959. </w:t>
      </w:r>
      <w:proofErr w:type="spellStart"/>
      <w:r>
        <w:rPr>
          <w:rFonts w:ascii="Georgia" w:hAnsi="Georgia"/>
        </w:rPr>
        <w:t>Convolvulaceas</w:t>
      </w:r>
      <w:proofErr w:type="spellEnd"/>
      <w:r>
        <w:rPr>
          <w:rFonts w:ascii="Georgia" w:hAnsi="Georgia"/>
        </w:rPr>
        <w:t xml:space="preserve"> </w:t>
      </w:r>
      <w:proofErr w:type="spellStart"/>
      <w:r>
        <w:rPr>
          <w:rFonts w:ascii="Georgia" w:hAnsi="Georgia"/>
        </w:rPr>
        <w:t>Argentinas</w:t>
      </w:r>
      <w:proofErr w:type="spellEnd"/>
      <w:r>
        <w:rPr>
          <w:rFonts w:ascii="Georgia" w:hAnsi="Georgia"/>
        </w:rPr>
        <w:t xml:space="preserve">. </w:t>
      </w:r>
      <w:proofErr w:type="spellStart"/>
      <w:r>
        <w:rPr>
          <w:rFonts w:ascii="Georgia" w:hAnsi="Georgia"/>
          <w:i/>
          <w:iCs/>
        </w:rPr>
        <w:t>Lilloa</w:t>
      </w:r>
      <w:proofErr w:type="spellEnd"/>
      <w:r>
        <w:rPr>
          <w:rFonts w:ascii="Georgia" w:hAnsi="Georgia"/>
        </w:rPr>
        <w:t xml:space="preserve"> XXIX: 87-348.</w:t>
      </w:r>
    </w:p>
    <w:p w14:paraId="4415031B" w14:textId="77777777" w:rsidR="001C3102" w:rsidRDefault="00000000">
      <w:pPr>
        <w:pStyle w:val="NormalWeb"/>
        <w:divId w:val="382563103"/>
        <w:rPr>
          <w:rFonts w:ascii="Georgia" w:hAnsi="Georgia"/>
        </w:rPr>
      </w:pPr>
      <w:proofErr w:type="spellStart"/>
      <w:r>
        <w:rPr>
          <w:rFonts w:ascii="Georgia" w:hAnsi="Georgia"/>
        </w:rPr>
        <w:lastRenderedPageBreak/>
        <w:t>Pallarés</w:t>
      </w:r>
      <w:proofErr w:type="spellEnd"/>
      <w:r>
        <w:rPr>
          <w:rFonts w:ascii="Georgia" w:hAnsi="Georgia"/>
        </w:rPr>
        <w:t xml:space="preserve">, O.R., </w:t>
      </w:r>
      <w:proofErr w:type="spellStart"/>
      <w:r>
        <w:rPr>
          <w:rFonts w:ascii="Georgia" w:hAnsi="Georgia"/>
        </w:rPr>
        <w:t>Berreta</w:t>
      </w:r>
      <w:proofErr w:type="spellEnd"/>
      <w:r>
        <w:rPr>
          <w:rFonts w:ascii="Georgia" w:hAnsi="Georgia"/>
        </w:rPr>
        <w:t xml:space="preserve">, E.J., </w:t>
      </w:r>
      <w:proofErr w:type="spellStart"/>
      <w:r>
        <w:rPr>
          <w:rFonts w:ascii="Georgia" w:hAnsi="Georgia"/>
        </w:rPr>
        <w:t>Maraschin</w:t>
      </w:r>
      <w:proofErr w:type="spellEnd"/>
      <w:r>
        <w:rPr>
          <w:rFonts w:ascii="Georgia" w:hAnsi="Georgia"/>
        </w:rPr>
        <w:t xml:space="preserve">, G.E. 2005. The South American Campos ecosystem. In: Suttie, J.M., Reynolds, S.G., </w:t>
      </w:r>
      <w:proofErr w:type="spellStart"/>
      <w:r>
        <w:rPr>
          <w:rFonts w:ascii="Georgia" w:hAnsi="Georgia"/>
        </w:rPr>
        <w:t>Batello</w:t>
      </w:r>
      <w:proofErr w:type="spellEnd"/>
      <w:r>
        <w:rPr>
          <w:rFonts w:ascii="Georgia" w:hAnsi="Georgia"/>
        </w:rPr>
        <w:t xml:space="preserve">, C. (ed.), </w:t>
      </w:r>
      <w:r>
        <w:rPr>
          <w:rFonts w:ascii="Georgia" w:hAnsi="Georgia"/>
          <w:i/>
          <w:iCs/>
        </w:rPr>
        <w:t>Grasslands of the world</w:t>
      </w:r>
      <w:r>
        <w:rPr>
          <w:rFonts w:ascii="Georgia" w:hAnsi="Georgia"/>
        </w:rPr>
        <w:t>, pp. 514. Food and Agriculture Organization of the United Nations.</w:t>
      </w:r>
    </w:p>
    <w:p w14:paraId="7524FEF8" w14:textId="77777777" w:rsidR="001C3102" w:rsidRDefault="00000000">
      <w:pPr>
        <w:pStyle w:val="NormalWeb"/>
        <w:divId w:val="382563103"/>
        <w:rPr>
          <w:rFonts w:ascii="Georgia" w:hAnsi="Georgia"/>
        </w:rPr>
      </w:pPr>
      <w:r>
        <w:rPr>
          <w:rFonts w:ascii="Georgia" w:hAnsi="Georgia"/>
        </w:rPr>
        <w:t xml:space="preserve">Perelman, S.B., </w:t>
      </w:r>
      <w:proofErr w:type="spellStart"/>
      <w:r>
        <w:rPr>
          <w:rFonts w:ascii="Georgia" w:hAnsi="Georgia"/>
        </w:rPr>
        <w:t>Omacini</w:t>
      </w:r>
      <w:proofErr w:type="spellEnd"/>
      <w:r>
        <w:rPr>
          <w:rFonts w:ascii="Georgia" w:hAnsi="Georgia"/>
        </w:rPr>
        <w:t xml:space="preserve">, M., Tognetti, P.M., Batista, W.B. 2018. </w:t>
      </w:r>
      <w:proofErr w:type="spellStart"/>
      <w:r>
        <w:rPr>
          <w:rFonts w:ascii="Georgia" w:hAnsi="Georgia"/>
        </w:rPr>
        <w:t>Pampean</w:t>
      </w:r>
      <w:proofErr w:type="spellEnd"/>
      <w:r>
        <w:rPr>
          <w:rFonts w:ascii="Georgia" w:hAnsi="Georgia"/>
        </w:rPr>
        <w:t xml:space="preserve">-grassland heterogeneity on the intersection of science, art, and culture. </w:t>
      </w:r>
      <w:r>
        <w:rPr>
          <w:rFonts w:ascii="Georgia" w:hAnsi="Georgia"/>
          <w:i/>
          <w:iCs/>
        </w:rPr>
        <w:t xml:space="preserve">Flora </w:t>
      </w:r>
      <w:proofErr w:type="spellStart"/>
      <w:r>
        <w:rPr>
          <w:rFonts w:ascii="Georgia" w:hAnsi="Georgia"/>
          <w:i/>
          <w:iCs/>
        </w:rPr>
        <w:t>Mediterranea</w:t>
      </w:r>
      <w:proofErr w:type="spellEnd"/>
      <w:r>
        <w:rPr>
          <w:rFonts w:ascii="Georgia" w:hAnsi="Georgia"/>
        </w:rPr>
        <w:t xml:space="preserve"> 28: 313-329.</w:t>
      </w:r>
    </w:p>
    <w:p w14:paraId="275659F8" w14:textId="77777777" w:rsidR="001C3102" w:rsidRDefault="00000000">
      <w:pPr>
        <w:pStyle w:val="NormalWeb"/>
        <w:divId w:val="382563103"/>
        <w:rPr>
          <w:rFonts w:ascii="Georgia" w:hAnsi="Georgia"/>
        </w:rPr>
      </w:pPr>
      <w:proofErr w:type="spellStart"/>
      <w:r>
        <w:rPr>
          <w:rFonts w:ascii="Georgia" w:hAnsi="Georgia"/>
        </w:rPr>
        <w:t>Reflora</w:t>
      </w:r>
      <w:proofErr w:type="spellEnd"/>
      <w:r>
        <w:rPr>
          <w:rFonts w:ascii="Georgia" w:hAnsi="Georgia"/>
        </w:rPr>
        <w:t xml:space="preserve"> - </w:t>
      </w:r>
      <w:proofErr w:type="spellStart"/>
      <w:r>
        <w:rPr>
          <w:rFonts w:ascii="Georgia" w:hAnsi="Georgia"/>
        </w:rPr>
        <w:t>Herbário</w:t>
      </w:r>
      <w:proofErr w:type="spellEnd"/>
      <w:r>
        <w:rPr>
          <w:rFonts w:ascii="Georgia" w:hAnsi="Georgia"/>
        </w:rPr>
        <w:t xml:space="preserve"> Virtual. 2024. Ipomoea </w:t>
      </w:r>
      <w:proofErr w:type="spellStart"/>
      <w:r>
        <w:rPr>
          <w:rFonts w:ascii="Georgia" w:hAnsi="Georgia"/>
        </w:rPr>
        <w:t>padillae</w:t>
      </w:r>
      <w:proofErr w:type="spellEnd"/>
      <w:r>
        <w:rPr>
          <w:rFonts w:ascii="Georgia" w:hAnsi="Georgia"/>
        </w:rPr>
        <w:t xml:space="preserve"> in </w:t>
      </w:r>
      <w:proofErr w:type="spellStart"/>
      <w:r>
        <w:rPr>
          <w:rFonts w:ascii="Georgia" w:hAnsi="Georgia"/>
        </w:rPr>
        <w:t>Herbário</w:t>
      </w:r>
      <w:proofErr w:type="spellEnd"/>
      <w:r>
        <w:rPr>
          <w:rFonts w:ascii="Georgia" w:hAnsi="Georgia"/>
        </w:rPr>
        <w:t xml:space="preserve"> Virtual </w:t>
      </w:r>
      <w:proofErr w:type="spellStart"/>
      <w:r>
        <w:rPr>
          <w:rFonts w:ascii="Georgia" w:hAnsi="Georgia"/>
        </w:rPr>
        <w:t>Reflora</w:t>
      </w:r>
      <w:proofErr w:type="spellEnd"/>
      <w:r>
        <w:rPr>
          <w:rFonts w:ascii="Georgia" w:hAnsi="Georgia"/>
        </w:rPr>
        <w:t xml:space="preserve">. Available at: </w:t>
      </w:r>
      <w:hyperlink r:id="rId14" w:history="1">
        <w:r>
          <w:rPr>
            <w:rStyle w:val="Hyperlink"/>
            <w:rFonts w:ascii="Georgia" w:hAnsi="Georgia"/>
          </w:rPr>
          <w:t>https://floradobrasil.jbrj.gov.br/reflora/herbarioVirtual/</w:t>
        </w:r>
      </w:hyperlink>
      <w:r>
        <w:rPr>
          <w:rFonts w:ascii="Georgia" w:hAnsi="Georgia"/>
        </w:rPr>
        <w:t>. (Accessed: 11/12/2024).</w:t>
      </w:r>
    </w:p>
    <w:p w14:paraId="36C64BE5" w14:textId="77777777" w:rsidR="001C3102" w:rsidRDefault="00000000">
      <w:pPr>
        <w:pStyle w:val="NormalWeb"/>
        <w:divId w:val="382563103"/>
        <w:rPr>
          <w:rFonts w:ascii="Georgia" w:hAnsi="Georgia"/>
        </w:rPr>
      </w:pPr>
      <w:r>
        <w:rPr>
          <w:rFonts w:ascii="Georgia" w:hAnsi="Georgia"/>
        </w:rPr>
        <w:t xml:space="preserve">Specieslink.net. 2024. Ipomoea </w:t>
      </w:r>
      <w:proofErr w:type="spellStart"/>
      <w:r>
        <w:rPr>
          <w:rFonts w:ascii="Georgia" w:hAnsi="Georgia"/>
        </w:rPr>
        <w:t>padillae</w:t>
      </w:r>
      <w:proofErr w:type="spellEnd"/>
      <w:r>
        <w:rPr>
          <w:rFonts w:ascii="Georgia" w:hAnsi="Georgia"/>
        </w:rPr>
        <w:t xml:space="preserve"> in </w:t>
      </w:r>
      <w:proofErr w:type="spellStart"/>
      <w:r>
        <w:rPr>
          <w:rFonts w:ascii="Georgia" w:hAnsi="Georgia"/>
        </w:rPr>
        <w:t>Specieslink</w:t>
      </w:r>
      <w:proofErr w:type="spellEnd"/>
      <w:r>
        <w:rPr>
          <w:rFonts w:ascii="Georgia" w:hAnsi="Georgia"/>
        </w:rPr>
        <w:t xml:space="preserve">. Available at: </w:t>
      </w:r>
      <w:hyperlink r:id="rId15" w:history="1">
        <w:r>
          <w:rPr>
            <w:rStyle w:val="Hyperlink"/>
            <w:rFonts w:ascii="Georgia" w:hAnsi="Georgia"/>
          </w:rPr>
          <w:t>https://specieslink.net/search/</w:t>
        </w:r>
      </w:hyperlink>
      <w:r>
        <w:rPr>
          <w:rFonts w:ascii="Georgia" w:hAnsi="Georgia"/>
        </w:rPr>
        <w:t>. (Accessed: 11/12/2024).</w:t>
      </w:r>
    </w:p>
    <w:p w14:paraId="705A70FF" w14:textId="77777777" w:rsidR="001C3102" w:rsidRDefault="00000000">
      <w:pPr>
        <w:pStyle w:val="NormalWeb"/>
        <w:divId w:val="382563103"/>
        <w:rPr>
          <w:rFonts w:ascii="Georgia" w:hAnsi="Georgia"/>
        </w:rPr>
      </w:pPr>
      <w:r>
        <w:rPr>
          <w:rFonts w:ascii="Georgia" w:hAnsi="Georgia"/>
        </w:rPr>
        <w:t xml:space="preserve">United Nations. 1992. Convention on Biological Diversity. </w:t>
      </w:r>
      <w:r>
        <w:rPr>
          <w:rFonts w:ascii="Georgia" w:hAnsi="Georgia"/>
          <w:i/>
          <w:iCs/>
        </w:rPr>
        <w:t>Convention on Biological Diversity</w:t>
      </w:r>
      <w:r>
        <w:rPr>
          <w:rFonts w:ascii="Georgia" w:hAnsi="Georgia"/>
        </w:rPr>
        <w:t>: 28.</w:t>
      </w:r>
    </w:p>
    <w:p w14:paraId="58ADDA8D" w14:textId="77777777" w:rsidR="001C3102" w:rsidRDefault="00000000">
      <w:pPr>
        <w:pStyle w:val="NormalWeb"/>
        <w:divId w:val="382563103"/>
        <w:rPr>
          <w:rFonts w:ascii="Georgia" w:hAnsi="Georgia"/>
        </w:rPr>
      </w:pPr>
      <w:r>
        <w:rPr>
          <w:rFonts w:ascii="Georgia" w:hAnsi="Georgia"/>
        </w:rPr>
        <w:t xml:space="preserve">United Nations. 2010. Nagoya protocol on </w:t>
      </w:r>
      <w:proofErr w:type="spellStart"/>
      <w:r>
        <w:rPr>
          <w:rFonts w:ascii="Georgia" w:hAnsi="Georgia"/>
        </w:rPr>
        <w:t>acess</w:t>
      </w:r>
      <w:proofErr w:type="spellEnd"/>
      <w:r>
        <w:rPr>
          <w:rFonts w:ascii="Georgia" w:hAnsi="Georgia"/>
        </w:rPr>
        <w:t xml:space="preserve"> to genetic resources and the fair and equitable sharing of benefits arising from their utilization to the Convention on Biological Diversity. </w:t>
      </w:r>
      <w:r>
        <w:rPr>
          <w:rFonts w:ascii="Georgia" w:hAnsi="Georgia"/>
          <w:i/>
          <w:iCs/>
        </w:rPr>
        <w:t>Conference of the Parties to the Convention on Biological Diversity (</w:t>
      </w:r>
      <w:proofErr w:type="gramStart"/>
      <w:r>
        <w:rPr>
          <w:rFonts w:ascii="Georgia" w:hAnsi="Georgia"/>
          <w:i/>
          <w:iCs/>
        </w:rPr>
        <w:t>2010 :</w:t>
      </w:r>
      <w:proofErr w:type="gramEnd"/>
      <w:r>
        <w:rPr>
          <w:rFonts w:ascii="Georgia" w:hAnsi="Georgia"/>
          <w:i/>
          <w:iCs/>
        </w:rPr>
        <w:t xml:space="preserve"> Nagoya, Japan)</w:t>
      </w:r>
      <w:r>
        <w:rPr>
          <w:rFonts w:ascii="Georgia" w:hAnsi="Georgia"/>
        </w:rPr>
        <w:t>: 25.</w:t>
      </w:r>
    </w:p>
    <w:p w14:paraId="20A62D10" w14:textId="77777777" w:rsidR="001C3102" w:rsidRDefault="00000000">
      <w:pPr>
        <w:pStyle w:val="NormalWeb"/>
        <w:divId w:val="382563103"/>
        <w:rPr>
          <w:rFonts w:ascii="Georgia" w:hAnsi="Georgia"/>
        </w:rPr>
      </w:pPr>
      <w:r>
        <w:rPr>
          <w:rFonts w:ascii="Georgia" w:hAnsi="Georgia"/>
        </w:rPr>
        <w:t xml:space="preserve">United Nations. 2024. Decision adopted by the Conference of the Parties to the Convention on Biological Diversity on 1 November 2024. </w:t>
      </w:r>
      <w:r>
        <w:rPr>
          <w:rFonts w:ascii="Georgia" w:hAnsi="Georgia"/>
          <w:i/>
          <w:iCs/>
        </w:rPr>
        <w:t>Treaty Series</w:t>
      </w:r>
      <w:r>
        <w:rPr>
          <w:rFonts w:ascii="Georgia" w:hAnsi="Georgia"/>
        </w:rPr>
        <w:t xml:space="preserve"> 1760(30619): 10.</w:t>
      </w:r>
    </w:p>
    <w:p w14:paraId="221B907D" w14:textId="77777777" w:rsidR="001C3102" w:rsidRDefault="00000000">
      <w:pPr>
        <w:pStyle w:val="NormalWeb"/>
        <w:divId w:val="382563103"/>
        <w:rPr>
          <w:rFonts w:ascii="Georgia" w:hAnsi="Georgia"/>
        </w:rPr>
      </w:pPr>
      <w:r>
        <w:rPr>
          <w:rFonts w:ascii="Georgia" w:hAnsi="Georgia"/>
        </w:rPr>
        <w:t xml:space="preserve">United Nations. 2024. The 17 Goals Sustainable Development. United Nations. Available at: </w:t>
      </w:r>
      <w:hyperlink r:id="rId16" w:history="1">
        <w:r>
          <w:rPr>
            <w:rStyle w:val="Hyperlink"/>
            <w:rFonts w:ascii="Georgia" w:hAnsi="Georgia"/>
          </w:rPr>
          <w:t>https://sdgs.un.org/goals</w:t>
        </w:r>
      </w:hyperlink>
      <w:r>
        <w:rPr>
          <w:rFonts w:ascii="Georgia" w:hAnsi="Georgia"/>
        </w:rPr>
        <w:t>. (Accessed: 20/12/2024).</w:t>
      </w:r>
    </w:p>
    <w:p w14:paraId="1682BE70" w14:textId="77777777" w:rsidR="00B64629" w:rsidRDefault="00000000">
      <w:pPr>
        <w:pStyle w:val="NormalWeb"/>
        <w:divId w:val="382563103"/>
        <w:rPr>
          <w:rFonts w:ascii="Georgia" w:hAnsi="Georgia"/>
        </w:rPr>
      </w:pPr>
      <w:r>
        <w:rPr>
          <w:rFonts w:ascii="Georgia" w:hAnsi="Georgia"/>
        </w:rPr>
        <w:t xml:space="preserve">Wood, J.R.I., Muñoz-Rodríguez, Williams, B.R.M., Scotland, R.W. 2020. A foundation monograph of Ipomoea (Convolvulaceae) in the New World. </w:t>
      </w:r>
      <w:proofErr w:type="spellStart"/>
      <w:r>
        <w:rPr>
          <w:rFonts w:ascii="Georgia" w:hAnsi="Georgia"/>
          <w:i/>
          <w:iCs/>
        </w:rPr>
        <w:t>Phytokeys</w:t>
      </w:r>
      <w:proofErr w:type="spellEnd"/>
      <w:r>
        <w:rPr>
          <w:rFonts w:ascii="Georgia" w:hAnsi="Georgia"/>
        </w:rPr>
        <w:t xml:space="preserve"> 143: 1-823.</w:t>
      </w:r>
    </w:p>
    <w:sectPr w:rsidR="00B6462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k Plummer" w:date="2025-01-10T10:48:00Z" w:initials="JP">
    <w:p w14:paraId="2EB0513B" w14:textId="77777777" w:rsidR="0034779C" w:rsidRDefault="0034779C" w:rsidP="0034779C">
      <w:pPr>
        <w:pStyle w:val="CommentText"/>
      </w:pPr>
      <w:r>
        <w:rPr>
          <w:rStyle w:val="CommentReference"/>
        </w:rPr>
        <w:annotationRef/>
      </w:r>
      <w:r>
        <w:t>Agree with the category assigned - good job! ☺️</w:t>
      </w:r>
    </w:p>
    <w:p w14:paraId="3D2913A2" w14:textId="77777777" w:rsidR="0034779C" w:rsidRDefault="0034779C" w:rsidP="0034779C">
      <w:pPr>
        <w:pStyle w:val="CommentText"/>
      </w:pPr>
    </w:p>
    <w:p w14:paraId="3207C7EB" w14:textId="77777777" w:rsidR="0034779C" w:rsidRDefault="0034779C" w:rsidP="0034779C">
      <w:pPr>
        <w:pStyle w:val="CommentText"/>
      </w:pPr>
      <w:r>
        <w:t>On the mapping file, might want to refine the georeferencing slightly for the two coordinates that are currently projecting into the Parana river!</w:t>
      </w:r>
    </w:p>
  </w:comment>
  <w:comment w:id="6" w:author="Jack Plummer" w:date="2025-01-09T16:44:00Z" w:initials="JP">
    <w:p w14:paraId="596DE691" w14:textId="7FA2435B" w:rsidR="00152090" w:rsidRDefault="00152090" w:rsidP="00152090">
      <w:pPr>
        <w:pStyle w:val="CommentText"/>
      </w:pPr>
      <w:r>
        <w:rPr>
          <w:rStyle w:val="CommentReference"/>
        </w:rPr>
        <w:annotationRef/>
      </w:r>
      <w:r>
        <w:t>Not sure what dry field is referring to?</w:t>
      </w:r>
    </w:p>
  </w:comment>
  <w:comment w:id="7" w:author="Jack Plummer" w:date="2025-01-09T16:45:00Z" w:initials="JP">
    <w:p w14:paraId="49CE9736" w14:textId="77777777" w:rsidR="00152090" w:rsidRDefault="00152090" w:rsidP="00152090">
      <w:pPr>
        <w:pStyle w:val="CommentText"/>
      </w:pPr>
      <w:r>
        <w:rPr>
          <w:rStyle w:val="CommentReference"/>
        </w:rPr>
        <w:annotationRef/>
      </w:r>
      <w:r>
        <w:t>Perhaps not needed in rationale text</w:t>
      </w:r>
    </w:p>
  </w:comment>
  <w:comment w:id="44" w:author="Jack Plummer" w:date="2025-01-09T16:48:00Z" w:initials="JP">
    <w:p w14:paraId="30D2F186" w14:textId="77777777" w:rsidR="00152090" w:rsidRDefault="00152090" w:rsidP="00152090">
      <w:pPr>
        <w:pStyle w:val="CommentText"/>
      </w:pPr>
      <w:r>
        <w:rPr>
          <w:rStyle w:val="CommentReference"/>
        </w:rPr>
        <w:annotationRef/>
      </w:r>
      <w:r>
        <w:t>sites?</w:t>
      </w:r>
    </w:p>
  </w:comment>
  <w:comment w:id="70" w:author="Jack Plummer" w:date="2025-01-09T16:51:00Z" w:initials="JP">
    <w:p w14:paraId="01DE0520" w14:textId="77777777" w:rsidR="0089398B" w:rsidRDefault="00152090" w:rsidP="0089398B">
      <w:pPr>
        <w:pStyle w:val="CommentText"/>
      </w:pPr>
      <w:r>
        <w:rPr>
          <w:rStyle w:val="CommentReference"/>
        </w:rPr>
        <w:annotationRef/>
      </w:r>
      <w:r w:rsidR="0089398B">
        <w:t>Can you add an altitudinal range here? Based on your specimen collection altitudes if no formal elevation range has been provided in literature.</w:t>
      </w:r>
    </w:p>
  </w:comment>
  <w:comment w:id="73" w:author="Jack Plummer" w:date="2025-01-09T16:52:00Z" w:initials="JP">
    <w:p w14:paraId="43FB5DB9" w14:textId="2EAB9D8C" w:rsidR="00152090" w:rsidRDefault="00152090" w:rsidP="00152090">
      <w:pPr>
        <w:pStyle w:val="CommentText"/>
      </w:pPr>
      <w:r>
        <w:rPr>
          <w:rStyle w:val="CommentReference"/>
        </w:rPr>
        <w:annotationRef/>
      </w:r>
      <w:r>
        <w:rPr>
          <w:color w:val="000000"/>
          <w:highlight w:val="white"/>
        </w:rPr>
        <w:t>Calculated using a 2x2 km2 grid cell mapped using GeoCAT (Bachman et al. 2011).</w:t>
      </w:r>
      <w:r>
        <w:t xml:space="preserve"> </w:t>
      </w:r>
    </w:p>
  </w:comment>
  <w:comment w:id="74" w:author="Jack Plummer" w:date="2025-01-10T10:24:00Z" w:initials="JP">
    <w:p w14:paraId="36B0C30A" w14:textId="77777777" w:rsidR="0089398B" w:rsidRDefault="0089398B" w:rsidP="0089398B">
      <w:pPr>
        <w:pStyle w:val="CommentText"/>
      </w:pPr>
      <w:r>
        <w:rPr>
          <w:rStyle w:val="CommentReference"/>
        </w:rPr>
        <w:annotationRef/>
      </w:r>
      <w:r>
        <w:t>^^ Standard text</w:t>
      </w:r>
    </w:p>
  </w:comment>
  <w:comment w:id="75" w:author="Jack Plummer" w:date="2025-01-09T16:53:00Z" w:initials="JP">
    <w:p w14:paraId="16214BB1" w14:textId="39DC63DD" w:rsidR="00152090" w:rsidRDefault="00152090" w:rsidP="00152090">
      <w:pPr>
        <w:pStyle w:val="CommentText"/>
      </w:pPr>
      <w:r>
        <w:rPr>
          <w:rStyle w:val="CommentReference"/>
        </w:rPr>
        <w:annotationRef/>
      </w:r>
      <w:r>
        <w:rPr>
          <w:color w:val="000000"/>
          <w:highlight w:val="white"/>
        </w:rPr>
        <w:t>Calculated from a minimum convex polygon around point data mapped using GeoCAT (Bachman et al. 2011).</w:t>
      </w:r>
      <w:r>
        <w:t xml:space="preserve"> </w:t>
      </w:r>
    </w:p>
  </w:comment>
  <w:comment w:id="76" w:author="Jack Plummer" w:date="2025-01-10T10:24:00Z" w:initials="JP">
    <w:p w14:paraId="446FDF60" w14:textId="77777777" w:rsidR="0089398B" w:rsidRDefault="0089398B" w:rsidP="0089398B">
      <w:pPr>
        <w:pStyle w:val="CommentText"/>
      </w:pPr>
      <w:r>
        <w:rPr>
          <w:rStyle w:val="CommentReference"/>
        </w:rPr>
        <w:annotationRef/>
      </w:r>
      <w:r>
        <w:t>^^ Standard text</w:t>
      </w:r>
    </w:p>
  </w:comment>
  <w:comment w:id="77" w:author="Jack Plummer" w:date="2025-01-09T16:56:00Z" w:initials="JP">
    <w:p w14:paraId="22E629B1" w14:textId="77777777" w:rsidR="0089398B" w:rsidRDefault="00B90BDC" w:rsidP="0089398B">
      <w:pPr>
        <w:pStyle w:val="CommentText"/>
      </w:pPr>
      <w:r>
        <w:rPr>
          <w:rStyle w:val="CommentReference"/>
        </w:rPr>
        <w:annotationRef/>
      </w:r>
      <w:r w:rsidR="0089398B">
        <w:t>Good to mention the major threats faced here. E.g. Known from ten distinct collection clusters facing the major threat of conversion of grassland to agriculture and livestock farming/forest plantations.</w:t>
      </w:r>
    </w:p>
  </w:comment>
  <w:comment w:id="87" w:author="Jack Plummer" w:date="2025-01-09T17:00:00Z" w:initials="JP">
    <w:p w14:paraId="7AAA9345" w14:textId="77777777" w:rsidR="0089398B" w:rsidRDefault="00B90BDC" w:rsidP="0089398B">
      <w:pPr>
        <w:pStyle w:val="CommentText"/>
      </w:pPr>
      <w:r>
        <w:rPr>
          <w:rStyle w:val="CommentReference"/>
        </w:rPr>
        <w:annotationRef/>
      </w:r>
      <w:r w:rsidR="0089398B">
        <w:t xml:space="preserve">Think these specimen citations can be simplified to e.g. </w:t>
      </w:r>
      <w:r w:rsidR="0089398B">
        <w:rPr>
          <w:i/>
          <w:iCs/>
        </w:rPr>
        <w:br/>
        <w:t>Rodriguez &amp; Gochez #A. 1185</w:t>
      </w:r>
      <w:r w:rsidR="0089398B">
        <w:rPr>
          <w:i/>
          <w:iCs/>
        </w:rPr>
        <w:br/>
        <w:t>Sobral &amp; Falkenberg #D.B. 6332</w:t>
      </w:r>
      <w:r w:rsidR="0089398B">
        <w:rPr>
          <w:i/>
          <w:iCs/>
        </w:rPr>
        <w:br/>
        <w:t>Ferreira et al. #N.F. 1848</w:t>
      </w:r>
    </w:p>
  </w:comment>
  <w:comment w:id="121" w:author="Jack Plummer" w:date="2025-01-09T17:03:00Z" w:initials="JP">
    <w:p w14:paraId="1F5FE9AB" w14:textId="6A8914A9" w:rsidR="00B90BDC" w:rsidRDefault="00B90BDC" w:rsidP="00B90BDC">
      <w:pPr>
        <w:pStyle w:val="CommentText"/>
      </w:pPr>
      <w:r>
        <w:rPr>
          <w:rStyle w:val="CommentReference"/>
        </w:rPr>
        <w:annotationRef/>
      </w:r>
      <w:r>
        <w:t>Maybe a little more information than required but ok if you want to keep.</w:t>
      </w:r>
    </w:p>
  </w:comment>
  <w:comment w:id="122" w:author="Jack Plummer" w:date="2025-01-10T10:29:00Z" w:initials="JP">
    <w:p w14:paraId="775CA168" w14:textId="77777777" w:rsidR="0089398B" w:rsidRDefault="0089398B" w:rsidP="0089398B">
      <w:pPr>
        <w:pStyle w:val="CommentText"/>
      </w:pPr>
      <w:r>
        <w:rPr>
          <w:rStyle w:val="CommentReference"/>
        </w:rPr>
        <w:annotationRef/>
      </w:r>
      <w:r>
        <w:t>Perhaps add a sentence here e.g. Aside from this potential application, the species is not known to be utilised.</w:t>
      </w:r>
    </w:p>
  </w:comment>
  <w:comment w:id="123" w:author="Jack Plummer" w:date="2025-01-10T10:32:00Z" w:initials="JP">
    <w:p w14:paraId="4AFC305A" w14:textId="77777777" w:rsidR="00C5500D" w:rsidRDefault="00C5500D" w:rsidP="00C5500D">
      <w:pPr>
        <w:pStyle w:val="CommentText"/>
      </w:pPr>
      <w:r>
        <w:rPr>
          <w:rStyle w:val="CommentReference"/>
        </w:rPr>
        <w:annotationRef/>
      </w:r>
      <w:r>
        <w:t>This is a nice summary of the broader threats to the Pampas. Can you identify ongoing land use change at specific collection sites through satellite imagery? If yes, I would mention this and relate to the specific sites affected.</w:t>
      </w:r>
    </w:p>
  </w:comment>
  <w:comment w:id="150" w:author="Jack Plummer" w:date="2025-01-10T10:30:00Z" w:initials="JP">
    <w:p w14:paraId="6851F75E" w14:textId="581DA660" w:rsidR="0089398B" w:rsidRDefault="0089398B" w:rsidP="0089398B">
      <w:pPr>
        <w:pStyle w:val="CommentText"/>
      </w:pPr>
      <w:r>
        <w:rPr>
          <w:rStyle w:val="CommentReference"/>
        </w:rPr>
        <w:annotationRef/>
      </w:r>
      <w:r>
        <w:t>Prepositions to be aware of:</w:t>
      </w:r>
      <w:r>
        <w:br/>
        <w:t xml:space="preserve">to convert </w:t>
      </w:r>
      <w:r>
        <w:rPr>
          <w:i/>
          <w:iCs/>
        </w:rPr>
        <w:t>to</w:t>
      </w:r>
      <w:r>
        <w:br/>
        <w:t xml:space="preserve">to collect </w:t>
      </w:r>
      <w:r>
        <w:rPr>
          <w:i/>
          <w:iCs/>
        </w:rPr>
        <w:t>in</w:t>
      </w:r>
      <w:r>
        <w:t xml:space="preserve"> e.g. Argentina</w:t>
      </w:r>
    </w:p>
  </w:comment>
  <w:comment w:id="166" w:author="Jack Plummer" w:date="2025-01-09T17:08:00Z" w:initials="JP">
    <w:p w14:paraId="13676ECE" w14:textId="5CFE7A41" w:rsidR="00B52841" w:rsidRDefault="00B52841" w:rsidP="00B52841">
      <w:pPr>
        <w:pStyle w:val="CommentText"/>
      </w:pPr>
      <w:r>
        <w:rPr>
          <w:rStyle w:val="CommentReference"/>
        </w:rPr>
        <w:annotationRef/>
      </w:r>
      <w:r>
        <w:t>Maybe ‘land-use types’ would be better.</w:t>
      </w:r>
    </w:p>
  </w:comment>
  <w:comment w:id="175" w:author="Jack Plummer" w:date="2025-01-10T10:36:00Z" w:initials="JP">
    <w:p w14:paraId="1AD07382" w14:textId="77777777" w:rsidR="00C5500D" w:rsidRDefault="00C5500D" w:rsidP="00C5500D">
      <w:pPr>
        <w:pStyle w:val="CommentText"/>
      </w:pPr>
      <w:r>
        <w:rPr>
          <w:rStyle w:val="CommentReference"/>
        </w:rPr>
        <w:annotationRef/>
      </w:r>
      <w:r>
        <w:t>What are the biggest threats? Cultivation of soybean (correctly coded). Elsewhere in the assessment you mention forest plantations - what are these? Perhaps should be coded here if mentioning in assessment.</w:t>
      </w:r>
    </w:p>
    <w:p w14:paraId="60DDCB90" w14:textId="77777777" w:rsidR="00C5500D" w:rsidRDefault="00C5500D" w:rsidP="00C5500D">
      <w:pPr>
        <w:pStyle w:val="CommentText"/>
      </w:pPr>
      <w:r>
        <w:t>Also, is agro-industrial ranching (for livestock) a threat to the Pampa? I always assumed it was but I don’t know this for sure!</w:t>
      </w:r>
    </w:p>
  </w:comment>
  <w:comment w:id="176" w:author="Jack Plummer" w:date="2025-01-09T17:10:00Z" w:initials="JP">
    <w:p w14:paraId="0B092084" w14:textId="7D62FEDE" w:rsidR="00B52841" w:rsidRDefault="00B52841" w:rsidP="00B52841">
      <w:pPr>
        <w:pStyle w:val="CommentText"/>
      </w:pPr>
      <w:r>
        <w:rPr>
          <w:rStyle w:val="CommentReference"/>
        </w:rPr>
        <w:annotationRef/>
      </w:r>
      <w:r>
        <w:t>Ok to code this as very rapid declines.</w:t>
      </w:r>
    </w:p>
  </w:comment>
  <w:comment w:id="177" w:author="Jack Plummer" w:date="2025-01-09T17:10:00Z" w:initials="JP">
    <w:p w14:paraId="67FF000C" w14:textId="77777777" w:rsidR="00C5500D" w:rsidRDefault="00B52841" w:rsidP="00C5500D">
      <w:pPr>
        <w:pStyle w:val="CommentText"/>
      </w:pPr>
      <w:r>
        <w:rPr>
          <w:rStyle w:val="CommentReference"/>
        </w:rPr>
        <w:annotationRef/>
      </w:r>
      <w:r w:rsidR="00C5500D">
        <w:t>Better to code these as unknown. Essential to mention climate change impacts in the Threats text if mentioning here. If evidence is limited, I would remove and focus on the more proximal threats of land use change.</w:t>
      </w:r>
    </w:p>
  </w:comment>
  <w:comment w:id="178" w:author="Jack Plummer" w:date="2025-01-10T10:41:00Z" w:initials="JP">
    <w:p w14:paraId="070858BF" w14:textId="77777777" w:rsidR="00C5500D" w:rsidRDefault="00C5500D" w:rsidP="00C5500D">
      <w:pPr>
        <w:pStyle w:val="CommentText"/>
      </w:pPr>
      <w:r>
        <w:rPr>
          <w:rStyle w:val="CommentReference"/>
        </w:rPr>
        <w:annotationRef/>
      </w:r>
      <w:r>
        <w:t xml:space="preserve">Should also mention </w:t>
      </w:r>
      <w:r>
        <w:rPr>
          <w:i/>
          <w:iCs/>
        </w:rPr>
        <w:t>in situ</w:t>
      </w:r>
      <w:r>
        <w:t xml:space="preserve"> conservation in this section i.e. presence in protected areas.</w:t>
      </w:r>
    </w:p>
  </w:comment>
  <w:comment w:id="195" w:author="Jack Plummer" w:date="2025-01-10T10:40:00Z" w:initials="JP">
    <w:p w14:paraId="4B5BAEA0" w14:textId="2113EFEB" w:rsidR="00C5500D" w:rsidRDefault="00C5500D" w:rsidP="00C5500D">
      <w:pPr>
        <w:pStyle w:val="CommentText"/>
      </w:pPr>
      <w:r>
        <w:rPr>
          <w:rStyle w:val="CommentReference"/>
        </w:rPr>
        <w:annotationRef/>
      </w:r>
      <w:r>
        <w:t>There was something missing here - but I’m not sure my suggested wording is right...</w:t>
      </w:r>
    </w:p>
  </w:comment>
  <w:comment w:id="200" w:author="Jack Plummer" w:date="2025-01-10T10:42:00Z" w:initials="JP">
    <w:p w14:paraId="71E71D98" w14:textId="77777777" w:rsidR="00247395" w:rsidRDefault="00247395" w:rsidP="00247395">
      <w:pPr>
        <w:pStyle w:val="CommentText"/>
      </w:pPr>
      <w:r>
        <w:rPr>
          <w:rStyle w:val="CommentReference"/>
        </w:rPr>
        <w:annotationRef/>
      </w:r>
      <w:r>
        <w:t>Let’s chat about the references just to check all 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07C7EB" w15:done="0"/>
  <w15:commentEx w15:paraId="596DE691" w15:done="0"/>
  <w15:commentEx w15:paraId="49CE9736" w15:done="0"/>
  <w15:commentEx w15:paraId="30D2F186" w15:done="0"/>
  <w15:commentEx w15:paraId="01DE0520" w15:done="0"/>
  <w15:commentEx w15:paraId="43FB5DB9" w15:done="0"/>
  <w15:commentEx w15:paraId="36B0C30A" w15:paraIdParent="43FB5DB9" w15:done="0"/>
  <w15:commentEx w15:paraId="16214BB1" w15:done="0"/>
  <w15:commentEx w15:paraId="446FDF60" w15:paraIdParent="16214BB1" w15:done="0"/>
  <w15:commentEx w15:paraId="22E629B1" w15:done="0"/>
  <w15:commentEx w15:paraId="7AAA9345" w15:done="0"/>
  <w15:commentEx w15:paraId="1F5FE9AB" w15:done="0"/>
  <w15:commentEx w15:paraId="775CA168" w15:done="0"/>
  <w15:commentEx w15:paraId="4AFC305A" w15:done="0"/>
  <w15:commentEx w15:paraId="6851F75E" w15:done="0"/>
  <w15:commentEx w15:paraId="13676ECE" w15:done="0"/>
  <w15:commentEx w15:paraId="60DDCB90" w15:done="0"/>
  <w15:commentEx w15:paraId="0B092084" w15:done="0"/>
  <w15:commentEx w15:paraId="67FF000C" w15:done="0"/>
  <w15:commentEx w15:paraId="070858BF" w15:done="0"/>
  <w15:commentEx w15:paraId="4B5BAEA0" w15:done="0"/>
  <w15:commentEx w15:paraId="71E71D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D3B667" w16cex:dateUtc="2025-01-10T10:48:00Z"/>
  <w16cex:commentExtensible w16cex:durableId="5E2797B5" w16cex:dateUtc="2025-01-09T16:44:00Z"/>
  <w16cex:commentExtensible w16cex:durableId="556D24A1" w16cex:dateUtc="2025-01-09T16:45:00Z"/>
  <w16cex:commentExtensible w16cex:durableId="243206FD" w16cex:dateUtc="2025-01-09T16:48:00Z"/>
  <w16cex:commentExtensible w16cex:durableId="50B916EF" w16cex:dateUtc="2025-01-09T16:51:00Z"/>
  <w16cex:commentExtensible w16cex:durableId="5081D64C" w16cex:dateUtc="2025-01-09T16:52:00Z"/>
  <w16cex:commentExtensible w16cex:durableId="745DF8BA" w16cex:dateUtc="2025-01-10T10:24:00Z"/>
  <w16cex:commentExtensible w16cex:durableId="331E2E4F" w16cex:dateUtc="2025-01-09T16:53:00Z"/>
  <w16cex:commentExtensible w16cex:durableId="07CED46D" w16cex:dateUtc="2025-01-10T10:24:00Z"/>
  <w16cex:commentExtensible w16cex:durableId="34CA5A80" w16cex:dateUtc="2025-01-09T16:56:00Z"/>
  <w16cex:commentExtensible w16cex:durableId="2F27B9E8" w16cex:dateUtc="2025-01-09T17:00:00Z"/>
  <w16cex:commentExtensible w16cex:durableId="21DE1506" w16cex:dateUtc="2025-01-09T17:03:00Z"/>
  <w16cex:commentExtensible w16cex:durableId="66EBD55E" w16cex:dateUtc="2025-01-10T10:29:00Z"/>
  <w16cex:commentExtensible w16cex:durableId="367A0479" w16cex:dateUtc="2025-01-10T10:32:00Z"/>
  <w16cex:commentExtensible w16cex:durableId="51C7E1EF" w16cex:dateUtc="2025-01-10T10:30:00Z"/>
  <w16cex:commentExtensible w16cex:durableId="11F428C3" w16cex:dateUtc="2025-01-09T17:08:00Z"/>
  <w16cex:commentExtensible w16cex:durableId="782EDE5C" w16cex:dateUtc="2025-01-10T10:36:00Z"/>
  <w16cex:commentExtensible w16cex:durableId="47C9E3C8" w16cex:dateUtc="2025-01-09T17:10:00Z"/>
  <w16cex:commentExtensible w16cex:durableId="69DCA48D" w16cex:dateUtc="2025-01-09T17:10:00Z"/>
  <w16cex:commentExtensible w16cex:durableId="634B2536" w16cex:dateUtc="2025-01-10T10:41:00Z"/>
  <w16cex:commentExtensible w16cex:durableId="75435FEE" w16cex:dateUtc="2025-01-10T10:40:00Z"/>
  <w16cex:commentExtensible w16cex:durableId="705CB88B" w16cex:dateUtc="2025-01-10T1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07C7EB" w16cid:durableId="37D3B667"/>
  <w16cid:commentId w16cid:paraId="596DE691" w16cid:durableId="5E2797B5"/>
  <w16cid:commentId w16cid:paraId="49CE9736" w16cid:durableId="556D24A1"/>
  <w16cid:commentId w16cid:paraId="30D2F186" w16cid:durableId="243206FD"/>
  <w16cid:commentId w16cid:paraId="01DE0520" w16cid:durableId="50B916EF"/>
  <w16cid:commentId w16cid:paraId="43FB5DB9" w16cid:durableId="5081D64C"/>
  <w16cid:commentId w16cid:paraId="36B0C30A" w16cid:durableId="745DF8BA"/>
  <w16cid:commentId w16cid:paraId="16214BB1" w16cid:durableId="331E2E4F"/>
  <w16cid:commentId w16cid:paraId="446FDF60" w16cid:durableId="07CED46D"/>
  <w16cid:commentId w16cid:paraId="22E629B1" w16cid:durableId="34CA5A80"/>
  <w16cid:commentId w16cid:paraId="7AAA9345" w16cid:durableId="2F27B9E8"/>
  <w16cid:commentId w16cid:paraId="1F5FE9AB" w16cid:durableId="21DE1506"/>
  <w16cid:commentId w16cid:paraId="775CA168" w16cid:durableId="66EBD55E"/>
  <w16cid:commentId w16cid:paraId="4AFC305A" w16cid:durableId="367A0479"/>
  <w16cid:commentId w16cid:paraId="6851F75E" w16cid:durableId="51C7E1EF"/>
  <w16cid:commentId w16cid:paraId="13676ECE" w16cid:durableId="11F428C3"/>
  <w16cid:commentId w16cid:paraId="60DDCB90" w16cid:durableId="782EDE5C"/>
  <w16cid:commentId w16cid:paraId="0B092084" w16cid:durableId="47C9E3C8"/>
  <w16cid:commentId w16cid:paraId="67FF000C" w16cid:durableId="69DCA48D"/>
  <w16cid:commentId w16cid:paraId="070858BF" w16cid:durableId="634B2536"/>
  <w16cid:commentId w16cid:paraId="4B5BAEA0" w16cid:durableId="75435FEE"/>
  <w16cid:commentId w16cid:paraId="71E71D98" w16cid:durableId="705CB8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56"/>
    <w:rsid w:val="000D3856"/>
    <w:rsid w:val="00152090"/>
    <w:rsid w:val="001C3102"/>
    <w:rsid w:val="00247395"/>
    <w:rsid w:val="003072A1"/>
    <w:rsid w:val="0034779C"/>
    <w:rsid w:val="007C6D3D"/>
    <w:rsid w:val="0089398B"/>
    <w:rsid w:val="00B52841"/>
    <w:rsid w:val="00B64629"/>
    <w:rsid w:val="00B90BDC"/>
    <w:rsid w:val="00C550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79CFB7"/>
  <w15:chartTrackingRefBased/>
  <w15:docId w15:val="{7209D306-83D8-464A-9EEF-3FB128422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0D3856"/>
    <w:rPr>
      <w:rFonts w:eastAsiaTheme="minorEastAsia"/>
      <w:sz w:val="24"/>
      <w:szCs w:val="24"/>
    </w:rPr>
  </w:style>
  <w:style w:type="character" w:styleId="CommentReference">
    <w:name w:val="annotation reference"/>
    <w:basedOn w:val="DefaultParagraphFont"/>
    <w:uiPriority w:val="99"/>
    <w:semiHidden/>
    <w:unhideWhenUsed/>
    <w:rsid w:val="00152090"/>
    <w:rPr>
      <w:sz w:val="16"/>
      <w:szCs w:val="16"/>
    </w:rPr>
  </w:style>
  <w:style w:type="paragraph" w:styleId="CommentText">
    <w:name w:val="annotation text"/>
    <w:basedOn w:val="Normal"/>
    <w:link w:val="CommentTextChar"/>
    <w:uiPriority w:val="99"/>
    <w:unhideWhenUsed/>
    <w:rsid w:val="00152090"/>
    <w:rPr>
      <w:sz w:val="20"/>
      <w:szCs w:val="20"/>
    </w:rPr>
  </w:style>
  <w:style w:type="character" w:customStyle="1" w:styleId="CommentTextChar">
    <w:name w:val="Comment Text Char"/>
    <w:basedOn w:val="DefaultParagraphFont"/>
    <w:link w:val="CommentText"/>
    <w:uiPriority w:val="99"/>
    <w:rsid w:val="00152090"/>
    <w:rPr>
      <w:rFonts w:eastAsiaTheme="minorEastAsia"/>
    </w:rPr>
  </w:style>
  <w:style w:type="paragraph" w:styleId="CommentSubject">
    <w:name w:val="annotation subject"/>
    <w:basedOn w:val="CommentText"/>
    <w:next w:val="CommentText"/>
    <w:link w:val="CommentSubjectChar"/>
    <w:uiPriority w:val="99"/>
    <w:semiHidden/>
    <w:unhideWhenUsed/>
    <w:rsid w:val="00152090"/>
    <w:rPr>
      <w:b/>
      <w:bCs/>
    </w:rPr>
  </w:style>
  <w:style w:type="character" w:customStyle="1" w:styleId="CommentSubjectChar">
    <w:name w:val="Comment Subject Char"/>
    <w:basedOn w:val="CommentTextChar"/>
    <w:link w:val="CommentSubject"/>
    <w:uiPriority w:val="99"/>
    <w:semiHidden/>
    <w:rsid w:val="00152090"/>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63103">
      <w:marLeft w:val="0"/>
      <w:marRight w:val="0"/>
      <w:marTop w:val="0"/>
      <w:marBottom w:val="0"/>
      <w:divBdr>
        <w:top w:val="none" w:sz="0" w:space="0" w:color="auto"/>
        <w:left w:val="none" w:sz="0" w:space="0" w:color="auto"/>
        <w:bottom w:val="none" w:sz="0" w:space="0" w:color="auto"/>
        <w:right w:val="none" w:sz="0" w:space="0" w:color="auto"/>
      </w:divBdr>
    </w:div>
    <w:div w:id="608242901">
      <w:marLeft w:val="0"/>
      <w:marRight w:val="0"/>
      <w:marTop w:val="0"/>
      <w:marBottom w:val="0"/>
      <w:divBdr>
        <w:top w:val="none" w:sz="0" w:space="0" w:color="auto"/>
        <w:left w:val="none" w:sz="0" w:space="0" w:color="auto"/>
        <w:bottom w:val="none" w:sz="0" w:space="0" w:color="auto"/>
        <w:right w:val="none" w:sz="0" w:space="0" w:color="auto"/>
      </w:divBdr>
    </w:div>
    <w:div w:id="695886706">
      <w:marLeft w:val="0"/>
      <w:marRight w:val="0"/>
      <w:marTop w:val="0"/>
      <w:marBottom w:val="0"/>
      <w:divBdr>
        <w:top w:val="none" w:sz="0" w:space="0" w:color="auto"/>
        <w:left w:val="none" w:sz="0" w:space="0" w:color="auto"/>
        <w:bottom w:val="none" w:sz="0" w:space="0" w:color="auto"/>
        <w:right w:val="none" w:sz="0" w:space="0" w:color="auto"/>
      </w:divBdr>
    </w:div>
    <w:div w:id="894776086">
      <w:marLeft w:val="0"/>
      <w:marRight w:val="0"/>
      <w:marTop w:val="0"/>
      <w:marBottom w:val="0"/>
      <w:divBdr>
        <w:top w:val="none" w:sz="0" w:space="0" w:color="auto"/>
        <w:left w:val="none" w:sz="0" w:space="0" w:color="auto"/>
        <w:bottom w:val="none" w:sz="0" w:space="0" w:color="auto"/>
        <w:right w:val="none" w:sz="0" w:space="0" w:color="auto"/>
      </w:divBdr>
    </w:div>
    <w:div w:id="951403619">
      <w:marLeft w:val="0"/>
      <w:marRight w:val="0"/>
      <w:marTop w:val="0"/>
      <w:marBottom w:val="0"/>
      <w:divBdr>
        <w:top w:val="none" w:sz="0" w:space="0" w:color="auto"/>
        <w:left w:val="none" w:sz="0" w:space="0" w:color="auto"/>
        <w:bottom w:val="none" w:sz="0" w:space="0" w:color="auto"/>
        <w:right w:val="none" w:sz="0" w:space="0" w:color="auto"/>
      </w:divBdr>
    </w:div>
    <w:div w:id="1052925308">
      <w:marLeft w:val="0"/>
      <w:marRight w:val="0"/>
      <w:marTop w:val="0"/>
      <w:marBottom w:val="0"/>
      <w:divBdr>
        <w:top w:val="none" w:sz="0" w:space="0" w:color="auto"/>
        <w:left w:val="none" w:sz="0" w:space="0" w:color="auto"/>
        <w:bottom w:val="none" w:sz="0" w:space="0" w:color="auto"/>
        <w:right w:val="none" w:sz="0" w:space="0" w:color="auto"/>
      </w:divBdr>
    </w:div>
    <w:div w:id="1298489603">
      <w:marLeft w:val="0"/>
      <w:marRight w:val="0"/>
      <w:marTop w:val="0"/>
      <w:marBottom w:val="0"/>
      <w:divBdr>
        <w:top w:val="none" w:sz="0" w:space="0" w:color="auto"/>
        <w:left w:val="none" w:sz="0" w:space="0" w:color="auto"/>
        <w:bottom w:val="none" w:sz="0" w:space="0" w:color="auto"/>
        <w:right w:val="none" w:sz="0" w:space="0" w:color="auto"/>
      </w:divBdr>
    </w:div>
    <w:div w:id="1374428845">
      <w:marLeft w:val="0"/>
      <w:marRight w:val="0"/>
      <w:marTop w:val="0"/>
      <w:marBottom w:val="0"/>
      <w:divBdr>
        <w:top w:val="none" w:sz="0" w:space="0" w:color="auto"/>
        <w:left w:val="none" w:sz="0" w:space="0" w:color="auto"/>
        <w:bottom w:val="none" w:sz="0" w:space="0" w:color="auto"/>
        <w:right w:val="none" w:sz="0" w:space="0" w:color="auto"/>
      </w:divBdr>
    </w:div>
    <w:div w:id="1601528726">
      <w:marLeft w:val="0"/>
      <w:marRight w:val="0"/>
      <w:marTop w:val="0"/>
      <w:marBottom w:val="0"/>
      <w:divBdr>
        <w:top w:val="none" w:sz="0" w:space="0" w:color="auto"/>
        <w:left w:val="none" w:sz="0" w:space="0" w:color="auto"/>
        <w:bottom w:val="none" w:sz="0" w:space="0" w:color="auto"/>
        <w:right w:val="none" w:sz="0" w:space="0" w:color="auto"/>
      </w:divBdr>
    </w:div>
    <w:div w:id="1787888699">
      <w:marLeft w:val="0"/>
      <w:marRight w:val="0"/>
      <w:marTop w:val="0"/>
      <w:marBottom w:val="0"/>
      <w:divBdr>
        <w:top w:val="none" w:sz="0" w:space="0" w:color="auto"/>
        <w:left w:val="none" w:sz="0" w:space="0" w:color="auto"/>
        <w:bottom w:val="none" w:sz="0" w:space="0" w:color="auto"/>
        <w:right w:val="none" w:sz="0" w:space="0" w:color="auto"/>
      </w:divBdr>
      <w:divsChild>
        <w:div w:id="500781191">
          <w:marLeft w:val="0"/>
          <w:marRight w:val="0"/>
          <w:marTop w:val="0"/>
          <w:marBottom w:val="150"/>
          <w:divBdr>
            <w:top w:val="single" w:sz="12" w:space="0" w:color="000000"/>
            <w:left w:val="none" w:sz="0" w:space="0" w:color="auto"/>
            <w:bottom w:val="single" w:sz="12" w:space="0" w:color="000000"/>
            <w:right w:val="none" w:sz="0" w:space="0" w:color="auto"/>
          </w:divBdr>
        </w:div>
      </w:divsChild>
    </w:div>
    <w:div w:id="2063209517">
      <w:marLeft w:val="0"/>
      <w:marRight w:val="0"/>
      <w:marTop w:val="0"/>
      <w:marBottom w:val="0"/>
      <w:divBdr>
        <w:top w:val="none" w:sz="0" w:space="0" w:color="auto"/>
        <w:left w:val="none" w:sz="0" w:space="0" w:color="auto"/>
        <w:bottom w:val="none" w:sz="0" w:space="0" w:color="auto"/>
        <w:right w:val="none" w:sz="0" w:space="0" w:color="auto"/>
      </w:divBdr>
    </w:div>
    <w:div w:id="209185010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pampa.mapbiomas.org/" TargetMode="External"/><Relationship Id="rId18" Type="http://schemas.microsoft.com/office/2011/relationships/people" Target="peop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hyperlink" Target="https://www.genesys-pgr.org/"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sdgs.un.org/goals" TargetMode="Externa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www.gbif.org/" TargetMode="External"/><Relationship Id="rId5" Type="http://schemas.openxmlformats.org/officeDocument/2006/relationships/comments" Target="comments.xml"/><Relationship Id="rId15" Type="http://schemas.openxmlformats.org/officeDocument/2006/relationships/hyperlink" Target="https://specieslink.net/search/" TargetMode="External"/><Relationship Id="rId10" Type="http://schemas.openxmlformats.org/officeDocument/2006/relationships/hyperlink" Target="https://floradobrasil.jbrj.gov.br/FB106824" TargetMode="External"/><Relationship Id="rId19" Type="http://schemas.openxmlformats.org/officeDocument/2006/relationships/theme" Target="theme/theme1.xml"/><Relationship Id="rId4" Type="http://schemas.openxmlformats.org/officeDocument/2006/relationships/image" Target="file:///C:\Users\resources\redListLogo.jpg" TargetMode="External"/><Relationship Id="rId9" Type="http://schemas.openxmlformats.org/officeDocument/2006/relationships/hyperlink" Target="http://www.floraargentina.edu.ar/" TargetMode="External"/><Relationship Id="rId14" Type="http://schemas.openxmlformats.org/officeDocument/2006/relationships/hyperlink" Target="https://floradobrasil.jbrj.gov.br/reflora/herbarioVirt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7</Pages>
  <Words>2489</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Ipomoea padillae</vt:lpstr>
    </vt:vector>
  </TitlesOfParts>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Ipomoea padillae</dc:title>
  <dc:subject/>
  <dc:creator>Jack Plummer</dc:creator>
  <cp:keywords/>
  <dc:description/>
  <cp:lastModifiedBy>Jack Plummer</cp:lastModifiedBy>
  <cp:revision>5</cp:revision>
  <dcterms:created xsi:type="dcterms:W3CDTF">2025-01-09T16:43:00Z</dcterms:created>
  <dcterms:modified xsi:type="dcterms:W3CDTF">2025-01-10T10:49:00Z</dcterms:modified>
</cp:coreProperties>
</file>