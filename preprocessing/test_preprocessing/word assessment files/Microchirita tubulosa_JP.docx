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AA2DE" w14:textId="77777777" w:rsidR="00000000" w:rsidRDefault="00000000">
      <w:pPr>
        <w:jc w:val="center"/>
        <w:divId w:val="230237041"/>
        <w:rPr>
          <w:rFonts w:ascii="Georgia" w:eastAsia="Times New Roman" w:hAnsi="Georgia"/>
          <w:b/>
          <w:bCs/>
          <w:sz w:val="29"/>
          <w:szCs w:val="29"/>
        </w:rPr>
      </w:pPr>
      <w:r>
        <w:rPr>
          <w:rFonts w:ascii="Georgia" w:eastAsia="Times New Roman" w:hAnsi="Georgia"/>
          <w:b/>
          <w:bCs/>
          <w:sz w:val="29"/>
          <w:szCs w:val="29"/>
        </w:rPr>
        <w:t>Draft</w:t>
      </w:r>
    </w:p>
    <w:p w14:paraId="0A17041B" w14:textId="77777777" w:rsidR="00000000" w:rsidRDefault="00000000">
      <w:pPr>
        <w:divId w:val="1209028382"/>
        <w:rPr>
          <w:rFonts w:ascii="Georgia" w:eastAsia="Times New Roman" w:hAnsi="Georgia"/>
          <w:sz w:val="18"/>
          <w:szCs w:val="18"/>
        </w:rPr>
      </w:pPr>
      <w:r>
        <w:rPr>
          <w:rFonts w:ascii="Georgia" w:eastAsia="Times New Roman" w:hAnsi="Georgia"/>
          <w:noProof/>
          <w:sz w:val="18"/>
          <w:szCs w:val="18"/>
        </w:rPr>
        <w:drawing>
          <wp:inline distT="0" distB="0" distL="0" distR="0" wp14:anchorId="6EC2815C" wp14:editId="36E9A0A1">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05310A" w14:textId="77777777" w:rsidR="00000000" w:rsidRDefault="00000000">
      <w:pPr>
        <w:shd w:val="clear" w:color="auto" w:fill="FFFFFF"/>
        <w:spacing w:before="100" w:beforeAutospacing="1" w:after="100" w:afterAutospacing="1"/>
        <w:jc w:val="right"/>
        <w:outlineLvl w:val="1"/>
        <w:divId w:val="1209028382"/>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Microchirita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tubulosa</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Craib</w:t>
      </w:r>
      <w:proofErr w:type="spellEnd"/>
      <w:r>
        <w:rPr>
          <w:rFonts w:ascii="Georgia" w:eastAsia="Times New Roman" w:hAnsi="Georgia"/>
          <w:b/>
          <w:bCs/>
          <w:color w:val="000000"/>
          <w:kern w:val="36"/>
          <w:sz w:val="29"/>
          <w:szCs w:val="29"/>
        </w:rPr>
        <w:t xml:space="preserve">) </w:t>
      </w:r>
      <w:proofErr w:type="spellStart"/>
      <w:proofErr w:type="gramStart"/>
      <w:r>
        <w:rPr>
          <w:rFonts w:ascii="Georgia" w:eastAsia="Times New Roman" w:hAnsi="Georgia"/>
          <w:b/>
          <w:bCs/>
          <w:color w:val="000000"/>
          <w:kern w:val="36"/>
          <w:sz w:val="29"/>
          <w:szCs w:val="29"/>
        </w:rPr>
        <w:t>A.Weber</w:t>
      </w:r>
      <w:proofErr w:type="spellEnd"/>
      <w:proofErr w:type="gramEnd"/>
      <w:r>
        <w:rPr>
          <w:rFonts w:ascii="Georgia" w:eastAsia="Times New Roman" w:hAnsi="Georgia"/>
          <w:b/>
          <w:bCs/>
          <w:color w:val="000000"/>
          <w:kern w:val="36"/>
          <w:sz w:val="29"/>
          <w:szCs w:val="29"/>
        </w:rPr>
        <w:t xml:space="preserve"> &amp; </w:t>
      </w:r>
      <w:proofErr w:type="spellStart"/>
      <w:r>
        <w:rPr>
          <w:rFonts w:ascii="Georgia" w:eastAsia="Times New Roman" w:hAnsi="Georgia"/>
          <w:b/>
          <w:bCs/>
          <w:color w:val="000000"/>
          <w:kern w:val="36"/>
          <w:sz w:val="29"/>
          <w:szCs w:val="29"/>
        </w:rPr>
        <w:t>D.J.Middleton</w:t>
      </w:r>
      <w:proofErr w:type="spellEnd"/>
    </w:p>
    <w:p w14:paraId="52370D12" w14:textId="77777777" w:rsidR="00000000" w:rsidRDefault="00000000">
      <w:pPr>
        <w:jc w:val="right"/>
        <w:divId w:val="1209028382"/>
        <w:rPr>
          <w:rFonts w:ascii="Georgia" w:eastAsia="Times New Roman" w:hAnsi="Georgia"/>
          <w:sz w:val="18"/>
          <w:szCs w:val="18"/>
        </w:rPr>
      </w:pPr>
      <w:r>
        <w:rPr>
          <w:rFonts w:ascii="Georgia" w:eastAsia="Times New Roman" w:hAnsi="Georgia"/>
          <w:sz w:val="18"/>
          <w:szCs w:val="18"/>
        </w:rPr>
        <w:t xml:space="preserve">PLANTAE - TRACHEOPHYTA - MAGNOLIOPSIDA - LAMIALES - GESNERIACEAE - </w:t>
      </w:r>
      <w:proofErr w:type="spellStart"/>
      <w:r>
        <w:rPr>
          <w:rFonts w:ascii="Georgia" w:eastAsia="Times New Roman" w:hAnsi="Georgia"/>
          <w:sz w:val="18"/>
          <w:szCs w:val="18"/>
        </w:rPr>
        <w:t>Microchirita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tubulosa</w:t>
      </w:r>
      <w:proofErr w:type="spellEnd"/>
    </w:p>
    <w:p w14:paraId="24FD4D79" w14:textId="77777777" w:rsidR="00000000" w:rsidRDefault="00000000">
      <w:pPr>
        <w:pStyle w:val="NormalWeb"/>
        <w:divId w:val="1238251208"/>
        <w:rPr>
          <w:rFonts w:ascii="Georgia" w:hAnsi="Georgia"/>
        </w:rPr>
      </w:pPr>
      <w:r>
        <w:rPr>
          <w:rStyle w:val="Strong"/>
          <w:rFonts w:ascii="Georgia" w:hAnsi="Georgia"/>
        </w:rPr>
        <w:t xml:space="preserve">Common Names: </w:t>
      </w:r>
      <w:proofErr w:type="spellStart"/>
      <w:r>
        <w:rPr>
          <w:rFonts w:ascii="Georgia" w:hAnsi="Georgia"/>
        </w:rPr>
        <w:t>yat</w:t>
      </w:r>
      <w:proofErr w:type="spellEnd"/>
      <w:r>
        <w:rPr>
          <w:rFonts w:ascii="Georgia" w:hAnsi="Georgia"/>
        </w:rPr>
        <w:t xml:space="preserve"> </w:t>
      </w:r>
      <w:proofErr w:type="spellStart"/>
      <w:r>
        <w:rPr>
          <w:rFonts w:ascii="Georgia" w:hAnsi="Georgia"/>
        </w:rPr>
        <w:t>sa</w:t>
      </w:r>
      <w:proofErr w:type="spellEnd"/>
      <w:r>
        <w:rPr>
          <w:rFonts w:ascii="Georgia" w:hAnsi="Georgia"/>
        </w:rPr>
        <w:t xml:space="preserve"> ang (Thai)</w:t>
      </w:r>
      <w:r>
        <w:rPr>
          <w:rFonts w:ascii="Georgia" w:hAnsi="Georgia"/>
        </w:rPr>
        <w:br/>
      </w:r>
      <w:r>
        <w:rPr>
          <w:rStyle w:val="Strong"/>
          <w:rFonts w:ascii="Georgia" w:hAnsi="Georgia"/>
        </w:rPr>
        <w:t xml:space="preserve">Synonyms: </w:t>
      </w:r>
      <w:proofErr w:type="spellStart"/>
      <w:r>
        <w:rPr>
          <w:rFonts w:ascii="Georgia" w:hAnsi="Georgia"/>
        </w:rPr>
        <w:t>Chirita</w:t>
      </w:r>
      <w:proofErr w:type="spellEnd"/>
      <w:r>
        <w:rPr>
          <w:rFonts w:ascii="Georgia" w:hAnsi="Georgia"/>
        </w:rPr>
        <w:t xml:space="preserve"> </w:t>
      </w:r>
      <w:proofErr w:type="spellStart"/>
      <w:r>
        <w:rPr>
          <w:rFonts w:ascii="Georgia" w:hAnsi="Georgia"/>
        </w:rPr>
        <w:t>tubulosa</w:t>
      </w:r>
      <w:proofErr w:type="spellEnd"/>
      <w:r>
        <w:rPr>
          <w:rFonts w:ascii="Georgia" w:hAnsi="Georgia"/>
        </w:rPr>
        <w:t xml:space="preserve"> </w:t>
      </w:r>
      <w:proofErr w:type="spellStart"/>
      <w:r>
        <w:rPr>
          <w:rFonts w:ascii="Georgia" w:hAnsi="Georgia"/>
        </w:rPr>
        <w:t>Craib</w:t>
      </w:r>
      <w:proofErr w:type="spellEnd"/>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885"/>
      </w:tblGrid>
      <w:tr w:rsidR="00000000" w14:paraId="0AFC4F3B" w14:textId="77777777">
        <w:trPr>
          <w:tblCellSpacing w:w="15" w:type="dxa"/>
          <w:jc w:val="center"/>
        </w:trPr>
        <w:tc>
          <w:tcPr>
            <w:tcW w:w="0" w:type="auto"/>
            <w:tcBorders>
              <w:bottom w:val="single" w:sz="6" w:space="0" w:color="000000"/>
            </w:tcBorders>
            <w:shd w:val="clear" w:color="auto" w:fill="BBBBBB"/>
            <w:vAlign w:val="center"/>
            <w:hideMark/>
          </w:tcPr>
          <w:p w14:paraId="2491DDF2"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7A7ED5BD" w14:textId="77777777">
        <w:trPr>
          <w:tblCellSpacing w:w="15" w:type="dxa"/>
          <w:jc w:val="center"/>
        </w:trPr>
        <w:tc>
          <w:tcPr>
            <w:tcW w:w="0" w:type="auto"/>
            <w:vAlign w:val="center"/>
            <w:hideMark/>
          </w:tcPr>
          <w:p w14:paraId="0C783466" w14:textId="77777777" w:rsidR="00000000" w:rsidRDefault="00000000">
            <w:pPr>
              <w:spacing w:after="75"/>
              <w:rPr>
                <w:rFonts w:ascii="Georgia" w:eastAsia="Times New Roman" w:hAnsi="Georgia"/>
                <w:sz w:val="20"/>
                <w:szCs w:val="20"/>
              </w:rPr>
            </w:pPr>
            <w:r>
              <w:rPr>
                <w:rFonts w:ascii="Georgia" w:eastAsia="Times New Roman" w:hAnsi="Georgia"/>
                <w:sz w:val="20"/>
                <w:szCs w:val="20"/>
              </w:rPr>
              <w:t>NT, B2b(iii) (IUCN version 3.1)</w:t>
            </w:r>
          </w:p>
        </w:tc>
      </w:tr>
    </w:tbl>
    <w:p w14:paraId="6EDAA5B3" w14:textId="77777777" w:rsidR="00000000" w:rsidRDefault="00000000">
      <w:pPr>
        <w:pStyle w:val="Heading1"/>
        <w:divId w:val="1102186083"/>
        <w:rPr>
          <w:rFonts w:ascii="Georgia" w:eastAsia="Times New Roman" w:hAnsi="Georgia"/>
          <w:sz w:val="29"/>
          <w:szCs w:val="29"/>
        </w:rPr>
      </w:pPr>
      <w:r>
        <w:rPr>
          <w:rFonts w:ascii="Georgia" w:eastAsia="Times New Roman" w:hAnsi="Georgia"/>
          <w:sz w:val="29"/>
          <w:szCs w:val="29"/>
        </w:rPr>
        <w:t>Red List Assessment</w:t>
      </w:r>
    </w:p>
    <w:p w14:paraId="5513AF8C" w14:textId="77777777" w:rsidR="00000000" w:rsidRDefault="00000000">
      <w:pPr>
        <w:pStyle w:val="Heading2"/>
        <w:divId w:val="1102186083"/>
        <w:rPr>
          <w:rFonts w:ascii="Georgia" w:eastAsia="Times New Roman" w:hAnsi="Georgia"/>
          <w:sz w:val="27"/>
          <w:szCs w:val="27"/>
        </w:rPr>
      </w:pPr>
      <w:r>
        <w:rPr>
          <w:rFonts w:ascii="Georgia" w:eastAsia="Times New Roman" w:hAnsi="Georgia"/>
          <w:sz w:val="27"/>
          <w:szCs w:val="27"/>
        </w:rPr>
        <w:t>Assessment Information</w:t>
      </w:r>
    </w:p>
    <w:p w14:paraId="6F4280DF" w14:textId="77777777" w:rsidR="00000000" w:rsidRDefault="00000000">
      <w:pPr>
        <w:pStyle w:val="NormalWeb"/>
        <w:divId w:val="1102186083"/>
        <w:rPr>
          <w:rFonts w:ascii="Georgia" w:hAnsi="Georgia"/>
        </w:rPr>
      </w:pPr>
      <w:r>
        <w:rPr>
          <w:rStyle w:val="datalabel1"/>
          <w:rFonts w:ascii="Georgia" w:hAnsi="Georgia"/>
        </w:rPr>
        <w:t xml:space="preserve">Date of Assessment: </w:t>
      </w:r>
      <w:r>
        <w:rPr>
          <w:rFonts w:ascii="Georgia" w:hAnsi="Georgia"/>
        </w:rPr>
        <w:t>2022-08-18</w:t>
      </w:r>
    </w:p>
    <w:p w14:paraId="6556E43E" w14:textId="77777777" w:rsidR="00000000" w:rsidRDefault="00000000">
      <w:pPr>
        <w:pStyle w:val="NormalWeb"/>
        <w:divId w:val="1102186083"/>
        <w:rPr>
          <w:rFonts w:ascii="Georgia" w:hAnsi="Georgia"/>
        </w:rPr>
      </w:pPr>
      <w:r>
        <w:rPr>
          <w:rStyle w:val="datalabel1"/>
          <w:rFonts w:ascii="Georgia" w:hAnsi="Georgia"/>
        </w:rPr>
        <w:t xml:space="preserve">Assessor(s): </w:t>
      </w:r>
      <w:proofErr w:type="spellStart"/>
      <w:r>
        <w:rPr>
          <w:rFonts w:ascii="Georgia" w:hAnsi="Georgia"/>
        </w:rPr>
        <w:t>Triboun</w:t>
      </w:r>
      <w:proofErr w:type="spellEnd"/>
      <w:r>
        <w:rPr>
          <w:rFonts w:ascii="Georgia" w:hAnsi="Georgia"/>
        </w:rPr>
        <w:t>, P. &amp; Khorngton, S.</w:t>
      </w:r>
    </w:p>
    <w:p w14:paraId="517F1AD4" w14:textId="77777777" w:rsidR="00000000" w:rsidRDefault="00000000">
      <w:pPr>
        <w:pStyle w:val="NormalWeb"/>
        <w:divId w:val="1102186083"/>
        <w:rPr>
          <w:rFonts w:ascii="Georgia" w:hAnsi="Georgia"/>
        </w:rPr>
      </w:pPr>
      <w:r>
        <w:rPr>
          <w:rStyle w:val="datalabel1"/>
          <w:rFonts w:ascii="Georgia" w:hAnsi="Georgia"/>
        </w:rPr>
        <w:t xml:space="preserve">Regions: </w:t>
      </w:r>
      <w:r>
        <w:rPr>
          <w:rFonts w:ascii="Georgia" w:hAnsi="Georgia"/>
        </w:rPr>
        <w:t>Global</w:t>
      </w:r>
    </w:p>
    <w:p w14:paraId="14351DF8" w14:textId="77777777" w:rsidR="00000000" w:rsidRDefault="00000000">
      <w:pPr>
        <w:pStyle w:val="Heading2"/>
        <w:divId w:val="1102186083"/>
        <w:rPr>
          <w:rFonts w:ascii="Georgia" w:eastAsia="Times New Roman" w:hAnsi="Georgia"/>
          <w:sz w:val="27"/>
          <w:szCs w:val="27"/>
        </w:rPr>
      </w:pPr>
      <w:r>
        <w:rPr>
          <w:rFonts w:ascii="Georgia" w:eastAsia="Times New Roman" w:hAnsi="Georgia"/>
          <w:sz w:val="27"/>
          <w:szCs w:val="27"/>
        </w:rPr>
        <w:t>Assessment Rationale</w:t>
      </w:r>
    </w:p>
    <w:p w14:paraId="54CB7C99" w14:textId="3F09747A" w:rsidR="00000000" w:rsidRDefault="00000000">
      <w:pPr>
        <w:pStyle w:val="NormalWeb"/>
        <w:divId w:val="1102186083"/>
        <w:rPr>
          <w:rFonts w:ascii="Georgia" w:hAnsi="Georgia"/>
        </w:rPr>
      </w:pPr>
      <w:proofErr w:type="spellStart"/>
      <w:r>
        <w:rPr>
          <w:rStyle w:val="Emphasis"/>
          <w:rFonts w:ascii="Georgia" w:hAnsi="Georgia"/>
        </w:rPr>
        <w:t>Microchirita</w:t>
      </w:r>
      <w:proofErr w:type="spellEnd"/>
      <w:r>
        <w:rPr>
          <w:rStyle w:val="Emphasis"/>
          <w:rFonts w:ascii="Georgia" w:hAnsi="Georgia"/>
        </w:rPr>
        <w:t xml:space="preserve"> </w:t>
      </w:r>
      <w:proofErr w:type="spellStart"/>
      <w:r>
        <w:rPr>
          <w:rStyle w:val="Emphasis"/>
          <w:rFonts w:ascii="Georgia" w:hAnsi="Georgia"/>
        </w:rPr>
        <w:t>tubulosa</w:t>
      </w:r>
      <w:proofErr w:type="spellEnd"/>
      <w:r>
        <w:rPr>
          <w:rStyle w:val="Emphasis"/>
          <w:rFonts w:ascii="Georgia" w:hAnsi="Georgia"/>
        </w:rPr>
        <w:t xml:space="preserve"> </w:t>
      </w:r>
      <w:r>
        <w:rPr>
          <w:rFonts w:ascii="Georgia" w:hAnsi="Georgia"/>
        </w:rPr>
        <w:t xml:space="preserve">is listed as Near Threatened (NT). This species </w:t>
      </w:r>
      <w:ins w:id="0" w:author="Jack Plummer" w:date="2022-10-18T18:04:00Z">
        <w:r w:rsidR="003342F7">
          <w:rPr>
            <w:rFonts w:ascii="Georgia" w:hAnsi="Georgia"/>
          </w:rPr>
          <w:t>has</w:t>
        </w:r>
      </w:ins>
      <w:ins w:id="1" w:author="Jack Plummer" w:date="2022-10-18T18:05:00Z">
        <w:r w:rsidR="003342F7">
          <w:rPr>
            <w:rFonts w:ascii="Georgia" w:hAnsi="Georgia"/>
          </w:rPr>
          <w:t xml:space="preserve"> a</w:t>
        </w:r>
      </w:ins>
      <w:del w:id="2" w:author="Jack Plummer" w:date="2022-10-18T18:04:00Z">
        <w:r w:rsidDel="003342F7">
          <w:rPr>
            <w:rFonts w:ascii="Georgia" w:hAnsi="Georgia"/>
          </w:rPr>
          <w:delText>is</w:delText>
        </w:r>
      </w:del>
      <w:r>
        <w:rPr>
          <w:rFonts w:ascii="Georgia" w:hAnsi="Georgia"/>
        </w:rPr>
        <w:t xml:space="preserve"> widespread distribution </w:t>
      </w:r>
      <w:del w:id="3" w:author="Jack Plummer" w:date="2022-10-18T18:05:00Z">
        <w:r w:rsidDel="003342F7">
          <w:rPr>
            <w:rFonts w:ascii="Georgia" w:hAnsi="Georgia"/>
          </w:rPr>
          <w:delText>in</w:delText>
        </w:r>
      </w:del>
      <w:ins w:id="4" w:author="Jack Plummer" w:date="2022-10-18T18:05:00Z">
        <w:r w:rsidR="003342F7">
          <w:rPr>
            <w:rFonts w:ascii="Georgia" w:hAnsi="Georgia"/>
          </w:rPr>
          <w:t>across</w:t>
        </w:r>
      </w:ins>
      <w:r>
        <w:rPr>
          <w:rFonts w:ascii="Georgia" w:hAnsi="Georgia"/>
        </w:rPr>
        <w:t xml:space="preserve"> Central, Eastern and </w:t>
      </w:r>
      <w:proofErr w:type="spellStart"/>
      <w:r>
        <w:rPr>
          <w:rFonts w:ascii="Georgia" w:hAnsi="Georgia"/>
        </w:rPr>
        <w:t>Southeastern</w:t>
      </w:r>
      <w:proofErr w:type="spellEnd"/>
      <w:r>
        <w:rPr>
          <w:rFonts w:ascii="Georgia" w:hAnsi="Georgia"/>
        </w:rPr>
        <w:t xml:space="preserve"> Thailand. Its extent of occurrence (EOO) of 82,311 km</w:t>
      </w:r>
      <w:r>
        <w:rPr>
          <w:rFonts w:ascii="Georgia" w:hAnsi="Georgia"/>
          <w:vertAlign w:val="superscript"/>
        </w:rPr>
        <w:t xml:space="preserve">2 </w:t>
      </w:r>
      <w:r>
        <w:rPr>
          <w:rFonts w:ascii="Georgia" w:hAnsi="Georgia"/>
        </w:rPr>
        <w:t>comfortably exceeds the threshold value for</w:t>
      </w:r>
      <w:ins w:id="5" w:author="Jack Plummer" w:date="2022-10-18T18:05:00Z">
        <w:r w:rsidR="003342F7">
          <w:rPr>
            <w:rFonts w:ascii="Georgia" w:hAnsi="Georgia"/>
          </w:rPr>
          <w:t xml:space="preserve"> a</w:t>
        </w:r>
      </w:ins>
      <w:r>
        <w:rPr>
          <w:rFonts w:ascii="Georgia" w:hAnsi="Georgia"/>
        </w:rPr>
        <w:t xml:space="preserve"> threatened category under criterion B1. Based on georeferenced herbarium specimens, the area of occupancy (AOO) is estimated as 64 km</w:t>
      </w:r>
      <w:r>
        <w:rPr>
          <w:rFonts w:ascii="Georgia" w:hAnsi="Georgia"/>
          <w:vertAlign w:val="superscript"/>
        </w:rPr>
        <w:t>2</w:t>
      </w:r>
      <w:ins w:id="6" w:author="Jack Plummer" w:date="2022-10-18T18:05:00Z">
        <w:r w:rsidR="003342F7">
          <w:rPr>
            <w:rFonts w:ascii="Georgia" w:hAnsi="Georgia"/>
          </w:rPr>
          <w:t>,</w:t>
        </w:r>
      </w:ins>
      <w:r>
        <w:rPr>
          <w:rFonts w:ascii="Georgia" w:hAnsi="Georgia"/>
        </w:rPr>
        <w:t xml:space="preserve"> </w:t>
      </w:r>
      <w:ins w:id="7" w:author="Jack Plummer" w:date="2022-10-18T18:06:00Z">
        <w:r w:rsidR="003342F7">
          <w:rPr>
            <w:rFonts w:ascii="Georgia" w:hAnsi="Georgia"/>
          </w:rPr>
          <w:t>however, this is likely to represent an underestimate owing to incomplete botanical inventory. Based on known collections, the number of locations narrowly exceeds the threshold value for threatened categories.</w:t>
        </w:r>
      </w:ins>
      <w:del w:id="8" w:author="Jack Plummer" w:date="2022-10-18T18:06:00Z">
        <w:r w:rsidDel="003342F7">
          <w:rPr>
            <w:rFonts w:ascii="Georgia" w:hAnsi="Georgia"/>
          </w:rPr>
          <w:delText xml:space="preserve">threshold for </w:delText>
        </w:r>
      </w:del>
      <w:del w:id="9" w:author="Jack Plummer" w:date="2022-10-18T18:05:00Z">
        <w:r w:rsidDel="003342F7">
          <w:rPr>
            <w:rFonts w:ascii="Georgia" w:hAnsi="Georgia"/>
          </w:rPr>
          <w:delText>threatened categories</w:delText>
        </w:r>
      </w:del>
      <w:del w:id="10" w:author="Jack Plummer" w:date="2022-10-18T18:06:00Z">
        <w:r w:rsidDel="003342F7">
          <w:rPr>
            <w:rFonts w:ascii="Georgia" w:hAnsi="Georgia"/>
          </w:rPr>
          <w:delText xml:space="preserve"> under criterion B2.</w:delText>
        </w:r>
      </w:del>
      <w:r>
        <w:rPr>
          <w:rFonts w:ascii="Georgia" w:hAnsi="Georgia"/>
        </w:rPr>
        <w:t xml:space="preserve"> Although this species is considered common and occur</w:t>
      </w:r>
      <w:ins w:id="11" w:author="Jack Plummer" w:date="2022-10-18T18:07:00Z">
        <w:r w:rsidR="003342F7">
          <w:rPr>
            <w:rFonts w:ascii="Georgia" w:hAnsi="Georgia"/>
          </w:rPr>
          <w:t>s</w:t>
        </w:r>
      </w:ins>
      <w:r>
        <w:rPr>
          <w:rFonts w:ascii="Georgia" w:hAnsi="Georgia"/>
        </w:rPr>
        <w:t xml:space="preserve"> across a widespread distribution, </w:t>
      </w:r>
      <w:del w:id="12" w:author="Jack Plummer" w:date="2022-10-18T18:07:00Z">
        <w:r w:rsidDel="003342F7">
          <w:rPr>
            <w:rFonts w:ascii="Georgia" w:hAnsi="Georgia"/>
          </w:rPr>
          <w:delText xml:space="preserve">the population is expected to be large, but </w:delText>
        </w:r>
      </w:del>
      <w:r>
        <w:rPr>
          <w:rFonts w:ascii="Georgia" w:hAnsi="Georgia"/>
        </w:rPr>
        <w:t>the population trend is suspected to be decreasing. All known localities are outside protected areas</w:t>
      </w:r>
      <w:ins w:id="13" w:author="Jack Plummer" w:date="2022-10-18T18:07:00Z">
        <w:r w:rsidR="003342F7">
          <w:rPr>
            <w:rFonts w:ascii="Georgia" w:hAnsi="Georgia"/>
          </w:rPr>
          <w:t xml:space="preserve"> and it</w:t>
        </w:r>
      </w:ins>
      <w:del w:id="14" w:author="Jack Plummer" w:date="2022-10-18T18:07:00Z">
        <w:r w:rsidDel="003342F7">
          <w:rPr>
            <w:rFonts w:ascii="Georgia" w:hAnsi="Georgia"/>
          </w:rPr>
          <w:delText>. It</w:delText>
        </w:r>
      </w:del>
      <w:r>
        <w:rPr>
          <w:rFonts w:ascii="Georgia" w:hAnsi="Georgia"/>
        </w:rPr>
        <w:t xml:space="preserve">s habitat is threatened by tourism, </w:t>
      </w:r>
      <w:ins w:id="15" w:author="Jack Plummer" w:date="2022-10-18T18:07:00Z">
        <w:r w:rsidR="003342F7">
          <w:rPr>
            <w:rFonts w:ascii="Georgia" w:hAnsi="Georgia"/>
          </w:rPr>
          <w:t xml:space="preserve">disturbance by human activities and </w:t>
        </w:r>
      </w:ins>
      <w:r>
        <w:rPr>
          <w:rFonts w:ascii="Georgia" w:hAnsi="Georgia"/>
        </w:rPr>
        <w:t xml:space="preserve">animals (monkeys), rock collapse, mining, </w:t>
      </w:r>
      <w:del w:id="16" w:author="Jack Plummer" w:date="2022-10-18T18:07:00Z">
        <w:r w:rsidDel="003342F7">
          <w:rPr>
            <w:rFonts w:ascii="Georgia" w:hAnsi="Georgia"/>
          </w:rPr>
          <w:delText xml:space="preserve">human activities, </w:delText>
        </w:r>
      </w:del>
      <w:r>
        <w:rPr>
          <w:rFonts w:ascii="Georgia" w:hAnsi="Georgia"/>
        </w:rPr>
        <w:t>invasive species</w:t>
      </w:r>
      <w:ins w:id="17" w:author="Jack Plummer" w:date="2022-10-18T18:07:00Z">
        <w:r w:rsidR="003342F7">
          <w:rPr>
            <w:rFonts w:ascii="Georgia" w:hAnsi="Georgia"/>
          </w:rPr>
          <w:t xml:space="preserve">, </w:t>
        </w:r>
      </w:ins>
      <w:del w:id="18" w:author="Jack Plummer" w:date="2022-10-18T18:07:00Z">
        <w:r w:rsidDel="003342F7">
          <w:rPr>
            <w:rFonts w:ascii="Georgia" w:hAnsi="Georgia"/>
          </w:rPr>
          <w:delText xml:space="preserve">, alien species, </w:delText>
        </w:r>
      </w:del>
      <w:del w:id="19" w:author="Jack Plummer" w:date="2022-10-18T18:08:00Z">
        <w:r w:rsidDel="003342F7">
          <w:rPr>
            <w:rFonts w:ascii="Georgia" w:hAnsi="Georgia"/>
          </w:rPr>
          <w:delText xml:space="preserve">temples, </w:delText>
        </w:r>
      </w:del>
      <w:r>
        <w:rPr>
          <w:rFonts w:ascii="Georgia" w:hAnsi="Georgia"/>
        </w:rPr>
        <w:t xml:space="preserve">and cement </w:t>
      </w:r>
      <w:del w:id="20" w:author="Jack Plummer" w:date="2022-10-18T18:08:00Z">
        <w:r w:rsidDel="003342F7">
          <w:rPr>
            <w:rFonts w:ascii="Georgia" w:hAnsi="Georgia"/>
          </w:rPr>
          <w:delText xml:space="preserve">factory </w:delText>
        </w:r>
      </w:del>
      <w:ins w:id="21" w:author="Jack Plummer" w:date="2022-10-18T18:08:00Z">
        <w:r w:rsidR="003342F7">
          <w:rPr>
            <w:rFonts w:ascii="Georgia" w:hAnsi="Georgia"/>
          </w:rPr>
          <w:t>production. These threats</w:t>
        </w:r>
      </w:ins>
      <w:del w:id="22" w:author="Jack Plummer" w:date="2022-10-18T18:08:00Z">
        <w:r w:rsidDel="003342F7">
          <w:rPr>
            <w:rFonts w:ascii="Georgia" w:hAnsi="Georgia"/>
          </w:rPr>
          <w:delText>which</w:delText>
        </w:r>
      </w:del>
      <w:r>
        <w:rPr>
          <w:rFonts w:ascii="Georgia" w:hAnsi="Georgia"/>
        </w:rPr>
        <w:t xml:space="preserve"> are inferred to be contributing to a continuing decline in habitat area, extent, and quality. </w:t>
      </w:r>
      <w:ins w:id="23" w:author="Jack Plummer" w:date="2022-10-18T18:08:00Z">
        <w:r w:rsidR="003342F7">
          <w:rPr>
            <w:rFonts w:ascii="Georgia" w:hAnsi="Georgia"/>
          </w:rPr>
          <w:t xml:space="preserve">As such, this species </w:t>
        </w:r>
      </w:ins>
      <w:del w:id="24" w:author="Jack Plummer" w:date="2022-10-18T18:08:00Z">
        <w:r w:rsidDel="003342F7">
          <w:rPr>
            <w:rFonts w:ascii="Georgia" w:hAnsi="Georgia"/>
          </w:rPr>
          <w:delText xml:space="preserve">It </w:delText>
        </w:r>
      </w:del>
      <w:r>
        <w:rPr>
          <w:rFonts w:ascii="Georgia" w:hAnsi="Georgia"/>
        </w:rPr>
        <w:t>is assessed as Near Threatened. B2b(iii).</w:t>
      </w:r>
    </w:p>
    <w:p w14:paraId="1D77DAB1" w14:textId="77777777" w:rsidR="00000000" w:rsidRDefault="00000000">
      <w:pPr>
        <w:pStyle w:val="Heading1"/>
        <w:divId w:val="1313943741"/>
        <w:rPr>
          <w:rFonts w:ascii="Georgia" w:eastAsia="Times New Roman" w:hAnsi="Georgia"/>
          <w:sz w:val="29"/>
          <w:szCs w:val="29"/>
        </w:rPr>
      </w:pPr>
      <w:r>
        <w:rPr>
          <w:rFonts w:ascii="Georgia" w:eastAsia="Times New Roman" w:hAnsi="Georgia"/>
          <w:sz w:val="29"/>
          <w:szCs w:val="29"/>
        </w:rPr>
        <w:t>Distribution</w:t>
      </w:r>
    </w:p>
    <w:p w14:paraId="1A0D7B5D" w14:textId="77777777" w:rsidR="00000000" w:rsidRDefault="00000000">
      <w:pPr>
        <w:pStyle w:val="Heading2"/>
        <w:divId w:val="1313943741"/>
        <w:rPr>
          <w:rFonts w:ascii="Georgia" w:eastAsia="Times New Roman" w:hAnsi="Georgia"/>
          <w:sz w:val="27"/>
          <w:szCs w:val="27"/>
        </w:rPr>
      </w:pPr>
      <w:r>
        <w:rPr>
          <w:rFonts w:ascii="Georgia" w:eastAsia="Times New Roman" w:hAnsi="Georgia"/>
          <w:sz w:val="27"/>
          <w:szCs w:val="27"/>
        </w:rPr>
        <w:t>Geographic Range</w:t>
      </w:r>
    </w:p>
    <w:p w14:paraId="12426811" w14:textId="274D9583" w:rsidR="00000000" w:rsidRDefault="00000000">
      <w:pPr>
        <w:pStyle w:val="NormalWeb"/>
        <w:divId w:val="1313943741"/>
        <w:rPr>
          <w:rFonts w:ascii="Georgia" w:hAnsi="Georgia"/>
        </w:rPr>
      </w:pPr>
      <w:r>
        <w:rPr>
          <w:rFonts w:ascii="Georgia" w:hAnsi="Georgia"/>
        </w:rPr>
        <w:t xml:space="preserve">This species is widespread in Central, Eastern and </w:t>
      </w:r>
      <w:proofErr w:type="spellStart"/>
      <w:r>
        <w:rPr>
          <w:rFonts w:ascii="Georgia" w:hAnsi="Georgia"/>
        </w:rPr>
        <w:t>Southeastern</w:t>
      </w:r>
      <w:proofErr w:type="spellEnd"/>
      <w:r>
        <w:rPr>
          <w:rFonts w:ascii="Georgia" w:hAnsi="Georgia"/>
        </w:rPr>
        <w:t xml:space="preserve"> Thailand. The extent of occurrence is 82,331 km</w:t>
      </w:r>
      <w:r>
        <w:rPr>
          <w:rFonts w:ascii="Georgia" w:hAnsi="Georgia"/>
          <w:vertAlign w:val="superscript"/>
        </w:rPr>
        <w:t>2</w:t>
      </w:r>
      <w:r>
        <w:rPr>
          <w:rFonts w:ascii="Georgia" w:hAnsi="Georgia"/>
        </w:rPr>
        <w:t xml:space="preserve"> and the area of occupancy is 64 km</w:t>
      </w:r>
      <w:r>
        <w:rPr>
          <w:rFonts w:ascii="Georgia" w:hAnsi="Georgia"/>
          <w:vertAlign w:val="superscript"/>
        </w:rPr>
        <w:t>2</w:t>
      </w:r>
      <w:r>
        <w:rPr>
          <w:rFonts w:ascii="Georgia" w:hAnsi="Georgia"/>
        </w:rPr>
        <w:t xml:space="preserve">. </w:t>
      </w:r>
      <w:ins w:id="25" w:author="Jack Plummer" w:date="2022-10-18T18:09:00Z">
        <w:r w:rsidR="003342F7">
          <w:rPr>
            <w:rFonts w:ascii="Georgia" w:hAnsi="Georgia"/>
          </w:rPr>
          <w:t xml:space="preserve">It has been </w:t>
        </w:r>
      </w:ins>
      <w:del w:id="26" w:author="Jack Plummer" w:date="2022-10-18T18:09:00Z">
        <w:r w:rsidDel="003342F7">
          <w:rPr>
            <w:rFonts w:ascii="Georgia" w:hAnsi="Georgia"/>
          </w:rPr>
          <w:delText>Some of collection localities are in non-protected areas. R</w:delText>
        </w:r>
      </w:del>
      <w:ins w:id="27" w:author="Jack Plummer" w:date="2022-10-18T18:09:00Z">
        <w:r w:rsidR="003342F7">
          <w:rPr>
            <w:rFonts w:ascii="Georgia" w:hAnsi="Georgia"/>
          </w:rPr>
          <w:t>r</w:t>
        </w:r>
      </w:ins>
      <w:r>
        <w:rPr>
          <w:rFonts w:ascii="Georgia" w:hAnsi="Georgia"/>
        </w:rPr>
        <w:t>ecorded from altitude</w:t>
      </w:r>
      <w:ins w:id="28" w:author="Jack Plummer" w:date="2022-10-18T18:09:00Z">
        <w:r w:rsidR="003342F7">
          <w:rPr>
            <w:rFonts w:ascii="Georgia" w:hAnsi="Georgia"/>
          </w:rPr>
          <w:t>s</w:t>
        </w:r>
      </w:ins>
      <w:r>
        <w:rPr>
          <w:rFonts w:ascii="Georgia" w:hAnsi="Georgia"/>
        </w:rPr>
        <w:t xml:space="preserve"> </w:t>
      </w:r>
      <w:del w:id="29" w:author="Jack Plummer" w:date="2022-10-18T18:09:00Z">
        <w:r w:rsidDel="003342F7">
          <w:rPr>
            <w:rFonts w:ascii="Georgia" w:hAnsi="Georgia"/>
          </w:rPr>
          <w:delText xml:space="preserve">range </w:delText>
        </w:r>
      </w:del>
      <w:r>
        <w:rPr>
          <w:rFonts w:ascii="Georgia" w:hAnsi="Georgia"/>
        </w:rPr>
        <w:t>between 25 and 400 m</w:t>
      </w:r>
      <w:ins w:id="30" w:author="Jack Plummer" w:date="2022-10-18T18:09:00Z">
        <w:r w:rsidR="003342F7">
          <w:rPr>
            <w:rFonts w:ascii="Georgia" w:hAnsi="Georgia"/>
          </w:rPr>
          <w:t xml:space="preserve"> asl</w:t>
        </w:r>
      </w:ins>
      <w:r>
        <w:rPr>
          <w:rFonts w:ascii="Georgia" w:hAnsi="Georgia"/>
        </w:rPr>
        <w:t>.</w:t>
      </w:r>
    </w:p>
    <w:p w14:paraId="189F2061" w14:textId="77777777" w:rsidR="00000000" w:rsidRDefault="00000000">
      <w:pPr>
        <w:pStyle w:val="Heading2"/>
        <w:divId w:val="1313943741"/>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21"/>
        <w:gridCol w:w="6089"/>
      </w:tblGrid>
      <w:tr w:rsidR="00000000" w14:paraId="72473CC6" w14:textId="77777777">
        <w:trPr>
          <w:divId w:val="1313943741"/>
          <w:tblCellSpacing w:w="15" w:type="dxa"/>
        </w:trPr>
        <w:tc>
          <w:tcPr>
            <w:tcW w:w="0" w:type="auto"/>
            <w:tcBorders>
              <w:bottom w:val="single" w:sz="6" w:space="0" w:color="000000"/>
            </w:tcBorders>
            <w:shd w:val="clear" w:color="auto" w:fill="BBBBBB"/>
            <w:vAlign w:val="center"/>
            <w:hideMark/>
          </w:tcPr>
          <w:p w14:paraId="2BA9F8A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32B559E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0180A66" w14:textId="77777777">
        <w:trPr>
          <w:divId w:val="1313943741"/>
          <w:tblCellSpacing w:w="15" w:type="dxa"/>
        </w:trPr>
        <w:tc>
          <w:tcPr>
            <w:tcW w:w="0" w:type="auto"/>
            <w:vAlign w:val="center"/>
            <w:hideMark/>
          </w:tcPr>
          <w:p w14:paraId="31F35ECF"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64</w:t>
            </w:r>
          </w:p>
        </w:tc>
        <w:tc>
          <w:tcPr>
            <w:tcW w:w="0" w:type="auto"/>
            <w:vAlign w:val="center"/>
            <w:hideMark/>
          </w:tcPr>
          <w:p w14:paraId="6088EDC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w:t>
            </w:r>
          </w:p>
        </w:tc>
      </w:tr>
    </w:tbl>
    <w:p w14:paraId="3553A99F" w14:textId="77777777" w:rsidR="00000000" w:rsidRDefault="00000000">
      <w:pPr>
        <w:pStyle w:val="Heading2"/>
        <w:divId w:val="1313943741"/>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000000" w14:paraId="5E6D3E71" w14:textId="77777777">
        <w:trPr>
          <w:divId w:val="1313943741"/>
          <w:tblCellSpacing w:w="15" w:type="dxa"/>
        </w:trPr>
        <w:tc>
          <w:tcPr>
            <w:tcW w:w="0" w:type="auto"/>
            <w:tcBorders>
              <w:bottom w:val="single" w:sz="6" w:space="0" w:color="000000"/>
            </w:tcBorders>
            <w:shd w:val="clear" w:color="auto" w:fill="BBBBBB"/>
            <w:vAlign w:val="center"/>
            <w:hideMark/>
          </w:tcPr>
          <w:p w14:paraId="659F05F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20B3B31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28EB1AB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121AE4C" w14:textId="77777777">
        <w:trPr>
          <w:divId w:val="1313943741"/>
          <w:tblCellSpacing w:w="15" w:type="dxa"/>
        </w:trPr>
        <w:tc>
          <w:tcPr>
            <w:tcW w:w="0" w:type="auto"/>
            <w:vAlign w:val="center"/>
            <w:hideMark/>
          </w:tcPr>
          <w:p w14:paraId="20014BF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82331</w:t>
            </w:r>
          </w:p>
        </w:tc>
        <w:tc>
          <w:tcPr>
            <w:tcW w:w="0" w:type="auto"/>
            <w:vAlign w:val="center"/>
            <w:hideMark/>
          </w:tcPr>
          <w:p w14:paraId="6CCC378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717BB027" w14:textId="5CFCFD51"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w:t>
            </w:r>
            <w:del w:id="31" w:author="Jack Plummer" w:date="2022-10-18T18:09:00Z">
              <w:r w:rsidDel="003342F7">
                <w:rPr>
                  <w:rFonts w:ascii="Georgia" w:eastAsia="Times New Roman" w:hAnsi="Georgia"/>
                  <w:sz w:val="18"/>
                  <w:szCs w:val="18"/>
                </w:rPr>
                <w:delText>2 x 2 km grid cell</w:delText>
              </w:r>
            </w:del>
            <w:ins w:id="32" w:author="Jack Plummer" w:date="2022-10-18T18:09:00Z">
              <w:r w:rsidR="003342F7">
                <w:rPr>
                  <w:rFonts w:ascii="Georgia" w:eastAsia="Times New Roman" w:hAnsi="Georgia"/>
                  <w:sz w:val="18"/>
                  <w:szCs w:val="18"/>
                </w:rPr>
                <w:t>minimum convex polygon</w:t>
              </w:r>
            </w:ins>
            <w:r>
              <w:rPr>
                <w:rFonts w:ascii="Georgia" w:eastAsia="Times New Roman" w:hAnsi="Georgia"/>
                <w:sz w:val="18"/>
                <w:szCs w:val="18"/>
              </w:rPr>
              <w:t xml:space="preserve">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74286343" w14:textId="77777777" w:rsidR="00000000" w:rsidRDefault="00000000">
      <w:pPr>
        <w:pStyle w:val="Heading2"/>
        <w:divId w:val="1313943741"/>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42"/>
        <w:gridCol w:w="1258"/>
      </w:tblGrid>
      <w:tr w:rsidR="00000000" w14:paraId="789468C9" w14:textId="77777777">
        <w:trPr>
          <w:divId w:val="1313943741"/>
          <w:tblCellSpacing w:w="15" w:type="dxa"/>
        </w:trPr>
        <w:tc>
          <w:tcPr>
            <w:tcW w:w="0" w:type="auto"/>
            <w:tcBorders>
              <w:bottom w:val="single" w:sz="6" w:space="0" w:color="000000"/>
            </w:tcBorders>
            <w:shd w:val="clear" w:color="auto" w:fill="BBBBBB"/>
            <w:vAlign w:val="center"/>
            <w:hideMark/>
          </w:tcPr>
          <w:p w14:paraId="4C74F06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3D36C0E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4152BCC" w14:textId="77777777">
        <w:trPr>
          <w:divId w:val="1313943741"/>
          <w:tblCellSpacing w:w="15" w:type="dxa"/>
        </w:trPr>
        <w:tc>
          <w:tcPr>
            <w:tcW w:w="0" w:type="auto"/>
            <w:vAlign w:val="center"/>
            <w:hideMark/>
          </w:tcPr>
          <w:p w14:paraId="7084F0A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13</w:t>
            </w:r>
          </w:p>
        </w:tc>
        <w:tc>
          <w:tcPr>
            <w:tcW w:w="0" w:type="auto"/>
            <w:vAlign w:val="center"/>
            <w:hideMark/>
          </w:tcPr>
          <w:p w14:paraId="3711772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B3E0B06" w14:textId="77777777" w:rsidR="00000000" w:rsidRDefault="00000000">
      <w:pPr>
        <w:pStyle w:val="Heading2"/>
        <w:divId w:val="1313943741"/>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041"/>
        <w:gridCol w:w="1258"/>
      </w:tblGrid>
      <w:tr w:rsidR="00000000" w14:paraId="14869A8D" w14:textId="77777777">
        <w:trPr>
          <w:divId w:val="1313943741"/>
          <w:tblCellSpacing w:w="15" w:type="dxa"/>
        </w:trPr>
        <w:tc>
          <w:tcPr>
            <w:tcW w:w="0" w:type="auto"/>
            <w:tcBorders>
              <w:bottom w:val="single" w:sz="6" w:space="0" w:color="000000"/>
            </w:tcBorders>
            <w:shd w:val="clear" w:color="auto" w:fill="BBBBBB"/>
            <w:vAlign w:val="center"/>
            <w:hideMark/>
          </w:tcPr>
          <w:p w14:paraId="0639BDD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7033F68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B61B406" w14:textId="77777777">
        <w:trPr>
          <w:divId w:val="1313943741"/>
          <w:tblCellSpacing w:w="15" w:type="dxa"/>
        </w:trPr>
        <w:tc>
          <w:tcPr>
            <w:tcW w:w="0" w:type="auto"/>
            <w:vAlign w:val="center"/>
            <w:hideMark/>
          </w:tcPr>
          <w:p w14:paraId="0AE3DB8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6269AEB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E440D77" w14:textId="77777777" w:rsidR="00000000" w:rsidRDefault="00000000">
      <w:pPr>
        <w:pStyle w:val="Heading2"/>
        <w:divId w:val="1313943741"/>
        <w:rPr>
          <w:rFonts w:ascii="Georgia" w:eastAsia="Times New Roman" w:hAnsi="Georgia"/>
          <w:sz w:val="27"/>
          <w:szCs w:val="27"/>
        </w:rPr>
      </w:pPr>
      <w:r>
        <w:rPr>
          <w:rFonts w:ascii="Georgia" w:eastAsia="Times New Roman" w:hAnsi="Georgia"/>
          <w:sz w:val="27"/>
          <w:szCs w:val="27"/>
        </w:rPr>
        <w:t>Elevation / Depth / Depth Zones</w:t>
      </w:r>
    </w:p>
    <w:p w14:paraId="53C56C6A" w14:textId="77777777" w:rsidR="00000000" w:rsidRDefault="00000000">
      <w:pPr>
        <w:pStyle w:val="NormalWeb"/>
        <w:divId w:val="1313943741"/>
        <w:rPr>
          <w:rFonts w:ascii="Georgia" w:hAnsi="Georgia"/>
        </w:rPr>
      </w:pPr>
      <w:r>
        <w:rPr>
          <w:rStyle w:val="datalabel1"/>
          <w:rFonts w:ascii="Georgia" w:hAnsi="Georgia"/>
        </w:rPr>
        <w:t xml:space="preserve">Elevation Lower Limit (in metres above sea level): </w:t>
      </w:r>
      <w:r>
        <w:rPr>
          <w:rFonts w:ascii="Georgia" w:hAnsi="Georgia"/>
        </w:rPr>
        <w:t>25</w:t>
      </w:r>
    </w:p>
    <w:p w14:paraId="57DD04B5" w14:textId="77777777" w:rsidR="00000000" w:rsidRDefault="00000000">
      <w:pPr>
        <w:pStyle w:val="NormalWeb"/>
        <w:divId w:val="1313943741"/>
        <w:rPr>
          <w:rFonts w:ascii="Georgia" w:hAnsi="Georgia"/>
        </w:rPr>
      </w:pPr>
      <w:r>
        <w:rPr>
          <w:rStyle w:val="datalabel1"/>
          <w:rFonts w:ascii="Georgia" w:hAnsi="Georgia"/>
        </w:rPr>
        <w:t xml:space="preserve">Elevation Upper Limit (in metres above sea level): </w:t>
      </w:r>
      <w:r>
        <w:rPr>
          <w:rFonts w:ascii="Georgia" w:hAnsi="Georgia"/>
        </w:rPr>
        <w:t>400</w:t>
      </w:r>
    </w:p>
    <w:p w14:paraId="550A8AAA" w14:textId="77777777" w:rsidR="00000000" w:rsidRDefault="00000000">
      <w:pPr>
        <w:pStyle w:val="Heading2"/>
        <w:divId w:val="1313943741"/>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7"/>
        <w:gridCol w:w="1716"/>
        <w:gridCol w:w="992"/>
        <w:gridCol w:w="1005"/>
        <w:gridCol w:w="1228"/>
        <w:gridCol w:w="1151"/>
        <w:gridCol w:w="1094"/>
      </w:tblGrid>
      <w:tr w:rsidR="00000000" w14:paraId="7DF2006D" w14:textId="77777777">
        <w:trPr>
          <w:divId w:val="1313943741"/>
          <w:tblCellSpacing w:w="15" w:type="dxa"/>
        </w:trPr>
        <w:tc>
          <w:tcPr>
            <w:tcW w:w="0" w:type="auto"/>
            <w:tcBorders>
              <w:bottom w:val="single" w:sz="6" w:space="0" w:color="000000"/>
            </w:tcBorders>
            <w:shd w:val="clear" w:color="auto" w:fill="BBBBBB"/>
            <w:vAlign w:val="center"/>
            <w:hideMark/>
          </w:tcPr>
          <w:p w14:paraId="10767FB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2D0E4EC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18F1AE3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0AB65AF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10CC726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0E4E780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735F290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4B63A9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49B5BA60" w14:textId="77777777">
        <w:trPr>
          <w:divId w:val="1313943741"/>
          <w:tblCellSpacing w:w="15" w:type="dxa"/>
        </w:trPr>
        <w:tc>
          <w:tcPr>
            <w:tcW w:w="0" w:type="auto"/>
            <w:vAlign w:val="center"/>
            <w:hideMark/>
          </w:tcPr>
          <w:p w14:paraId="48074C6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5B0C1B7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A864F3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D9ABB0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4064D6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0D4D31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FB315A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452DB5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BBBD4EF" w14:textId="77777777" w:rsidR="00000000" w:rsidRDefault="00000000">
      <w:pPr>
        <w:pStyle w:val="Heading2"/>
        <w:divId w:val="1313943741"/>
        <w:rPr>
          <w:rFonts w:ascii="Georgia" w:eastAsia="Times New Roman" w:hAnsi="Georgia"/>
          <w:sz w:val="27"/>
          <w:szCs w:val="27"/>
        </w:rPr>
      </w:pPr>
      <w:r>
        <w:rPr>
          <w:rFonts w:ascii="Georgia" w:eastAsia="Times New Roman" w:hAnsi="Georgia"/>
          <w:sz w:val="27"/>
          <w:szCs w:val="27"/>
        </w:rPr>
        <w:t>Biogeographic Realms</w:t>
      </w:r>
    </w:p>
    <w:p w14:paraId="4FE4A96B" w14:textId="77777777" w:rsidR="00000000" w:rsidRDefault="00000000">
      <w:pPr>
        <w:pStyle w:val="NormalWeb"/>
        <w:divId w:val="1313943741"/>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12444A7C" w14:textId="77777777" w:rsidR="00000000" w:rsidRDefault="00000000">
      <w:pPr>
        <w:pStyle w:val="Heading1"/>
        <w:divId w:val="300353509"/>
        <w:rPr>
          <w:rFonts w:ascii="Georgia" w:eastAsia="Times New Roman" w:hAnsi="Georgia"/>
          <w:sz w:val="29"/>
          <w:szCs w:val="29"/>
        </w:rPr>
      </w:pPr>
      <w:r>
        <w:rPr>
          <w:rFonts w:ascii="Georgia" w:eastAsia="Times New Roman" w:hAnsi="Georgia"/>
          <w:sz w:val="29"/>
          <w:szCs w:val="29"/>
        </w:rPr>
        <w:t>Occurrence</w:t>
      </w:r>
    </w:p>
    <w:p w14:paraId="60EA3E01" w14:textId="77777777" w:rsidR="00000000" w:rsidRDefault="00000000">
      <w:pPr>
        <w:pStyle w:val="Heading2"/>
        <w:divId w:val="300353509"/>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45EF377E" w14:textId="77777777">
        <w:trPr>
          <w:divId w:val="300353509"/>
          <w:tblCellSpacing w:w="15" w:type="dxa"/>
        </w:trPr>
        <w:tc>
          <w:tcPr>
            <w:tcW w:w="0" w:type="auto"/>
            <w:tcBorders>
              <w:bottom w:val="single" w:sz="6" w:space="0" w:color="000000"/>
            </w:tcBorders>
            <w:shd w:val="clear" w:color="auto" w:fill="BBBBBB"/>
            <w:vAlign w:val="center"/>
            <w:hideMark/>
          </w:tcPr>
          <w:p w14:paraId="155986B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269269A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59EC34E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55B7AC0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024FAEB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27171472" w14:textId="77777777">
        <w:trPr>
          <w:divId w:val="300353509"/>
          <w:tblCellSpacing w:w="15" w:type="dxa"/>
        </w:trPr>
        <w:tc>
          <w:tcPr>
            <w:tcW w:w="0" w:type="auto"/>
            <w:tcBorders>
              <w:bottom w:val="single" w:sz="6" w:space="0" w:color="CCCCCC"/>
            </w:tcBorders>
            <w:vAlign w:val="center"/>
            <w:hideMark/>
          </w:tcPr>
          <w:p w14:paraId="0530A469"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Thailand</w:t>
            </w:r>
          </w:p>
        </w:tc>
        <w:tc>
          <w:tcPr>
            <w:tcW w:w="0" w:type="auto"/>
            <w:tcBorders>
              <w:bottom w:val="single" w:sz="6" w:space="0" w:color="CCCCCC"/>
            </w:tcBorders>
            <w:vAlign w:val="center"/>
            <w:hideMark/>
          </w:tcPr>
          <w:p w14:paraId="36200D2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6A4CC0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B334FD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A8A4F7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3B782445" w14:textId="77777777" w:rsidR="00000000" w:rsidRDefault="00000000">
      <w:pPr>
        <w:pStyle w:val="Heading1"/>
        <w:divId w:val="1808467644"/>
        <w:rPr>
          <w:rFonts w:ascii="Georgia" w:eastAsia="Times New Roman" w:hAnsi="Georgia"/>
          <w:sz w:val="29"/>
          <w:szCs w:val="29"/>
        </w:rPr>
      </w:pPr>
      <w:r>
        <w:rPr>
          <w:rFonts w:ascii="Georgia" w:eastAsia="Times New Roman" w:hAnsi="Georgia"/>
          <w:sz w:val="29"/>
          <w:szCs w:val="29"/>
        </w:rPr>
        <w:t>Population</w:t>
      </w:r>
    </w:p>
    <w:p w14:paraId="0B143027" w14:textId="7397E6B2" w:rsidR="00000000" w:rsidRDefault="00000000">
      <w:pPr>
        <w:pStyle w:val="NormalWeb"/>
        <w:divId w:val="1808467644"/>
        <w:rPr>
          <w:rStyle w:val="fontstyle01"/>
        </w:rPr>
      </w:pPr>
      <w:r>
        <w:rPr>
          <w:rStyle w:val="fontstyle01"/>
          <w:rFonts w:ascii="Georgia" w:hAnsi="Georgia"/>
        </w:rPr>
        <w:t xml:space="preserve">The </w:t>
      </w:r>
      <w:ins w:id="33" w:author="Jack Plummer" w:date="2022-10-18T18:09:00Z">
        <w:r w:rsidR="003342F7">
          <w:rPr>
            <w:rStyle w:val="fontstyle01"/>
            <w:rFonts w:ascii="Georgia" w:hAnsi="Georgia"/>
          </w:rPr>
          <w:t>sub</w:t>
        </w:r>
      </w:ins>
      <w:r>
        <w:rPr>
          <w:rStyle w:val="fontstyle01"/>
          <w:rFonts w:ascii="Georgia" w:hAnsi="Georgia"/>
        </w:rPr>
        <w:t>population</w:t>
      </w:r>
      <w:ins w:id="34" w:author="Jack Plummer" w:date="2022-10-18T18:09:00Z">
        <w:r w:rsidR="003342F7">
          <w:rPr>
            <w:rStyle w:val="fontstyle01"/>
            <w:rFonts w:ascii="Georgia" w:hAnsi="Georgia"/>
          </w:rPr>
          <w:t>s</w:t>
        </w:r>
      </w:ins>
      <w:r>
        <w:rPr>
          <w:rStyle w:val="fontstyle01"/>
          <w:rFonts w:ascii="Georgia" w:hAnsi="Georgia"/>
        </w:rPr>
        <w:t xml:space="preserve"> at </w:t>
      </w:r>
      <w:proofErr w:type="spellStart"/>
      <w:r>
        <w:rPr>
          <w:rStyle w:val="fontstyle01"/>
          <w:rFonts w:ascii="Georgia" w:hAnsi="Georgia"/>
        </w:rPr>
        <w:t>Tham</w:t>
      </w:r>
      <w:proofErr w:type="spellEnd"/>
      <w:r>
        <w:rPr>
          <w:rStyle w:val="fontstyle01"/>
          <w:rFonts w:ascii="Georgia" w:hAnsi="Georgia"/>
        </w:rPr>
        <w:t xml:space="preserve"> Si </w:t>
      </w:r>
      <w:proofErr w:type="spellStart"/>
      <w:r>
        <w:rPr>
          <w:rStyle w:val="fontstyle01"/>
          <w:rFonts w:ascii="Georgia" w:hAnsi="Georgia"/>
        </w:rPr>
        <w:t>Wilai</w:t>
      </w:r>
      <w:proofErr w:type="spellEnd"/>
      <w:r>
        <w:rPr>
          <w:rStyle w:val="fontstyle01"/>
          <w:rFonts w:ascii="Georgia" w:hAnsi="Georgia"/>
        </w:rPr>
        <w:t xml:space="preserve"> Temple, Saraburi </w:t>
      </w:r>
      <w:del w:id="35" w:author="Jack Plummer" w:date="2022-10-18T18:10:00Z">
        <w:r w:rsidDel="003342F7">
          <w:rPr>
            <w:rStyle w:val="fontstyle01"/>
            <w:rFonts w:ascii="Georgia" w:hAnsi="Georgia"/>
          </w:rPr>
          <w:delText>consist of 5,000 mature individuals</w:delText>
        </w:r>
      </w:del>
      <w:del w:id="36" w:author="Jack Plummer" w:date="2022-10-18T18:09:00Z">
        <w:r w:rsidDel="003342F7">
          <w:rPr>
            <w:rStyle w:val="fontstyle01"/>
            <w:rFonts w:ascii="Georgia" w:hAnsi="Georgia"/>
          </w:rPr>
          <w:delText xml:space="preserve">. The construction of temple in vicinity, tourism, monkeys are potential threats to its habitat. The known locality are in non-protected areas. The limestone habitat of this species are degraded. </w:delText>
        </w:r>
      </w:del>
      <w:del w:id="37" w:author="Jack Plummer" w:date="2022-10-18T18:10:00Z">
        <w:r w:rsidDel="003342F7">
          <w:rPr>
            <w:rStyle w:val="fontstyle01"/>
            <w:rFonts w:ascii="Georgia" w:hAnsi="Georgia"/>
          </w:rPr>
          <w:delText>The population at</w:delText>
        </w:r>
      </w:del>
      <w:ins w:id="38" w:author="Jack Plummer" w:date="2022-10-18T18:10:00Z">
        <w:r w:rsidR="003342F7">
          <w:rPr>
            <w:rStyle w:val="fontstyle01"/>
            <w:rFonts w:ascii="Georgia" w:hAnsi="Georgia"/>
          </w:rPr>
          <w:t>and</w:t>
        </w:r>
      </w:ins>
      <w:r>
        <w:rPr>
          <w:rStyle w:val="fontstyle01"/>
          <w:rFonts w:ascii="Georgia" w:hAnsi="Georgia"/>
        </w:rPr>
        <w:t xml:space="preserve"> Khao Ta </w:t>
      </w:r>
      <w:proofErr w:type="spellStart"/>
      <w:r>
        <w:rPr>
          <w:rStyle w:val="fontstyle01"/>
          <w:rFonts w:ascii="Georgia" w:hAnsi="Georgia"/>
        </w:rPr>
        <w:t>Ngok</w:t>
      </w:r>
      <w:proofErr w:type="spellEnd"/>
      <w:r>
        <w:rPr>
          <w:rStyle w:val="fontstyle01"/>
          <w:rFonts w:ascii="Georgia" w:hAnsi="Georgia"/>
        </w:rPr>
        <w:t xml:space="preserve">, Sa </w:t>
      </w:r>
      <w:proofErr w:type="spellStart"/>
      <w:r>
        <w:rPr>
          <w:rStyle w:val="fontstyle01"/>
          <w:rFonts w:ascii="Georgia" w:hAnsi="Georgia"/>
        </w:rPr>
        <w:t>Kaeo</w:t>
      </w:r>
      <w:proofErr w:type="spellEnd"/>
      <w:r>
        <w:rPr>
          <w:rStyle w:val="fontstyle01"/>
          <w:rFonts w:ascii="Georgia" w:hAnsi="Georgia"/>
        </w:rPr>
        <w:t xml:space="preserve"> </w:t>
      </w:r>
      <w:ins w:id="39" w:author="Jack Plummer" w:date="2022-10-18T18:10:00Z">
        <w:r w:rsidR="003342F7">
          <w:rPr>
            <w:rStyle w:val="fontstyle01"/>
            <w:rFonts w:ascii="Georgia" w:hAnsi="Georgia"/>
          </w:rPr>
          <w:t xml:space="preserve">each </w:t>
        </w:r>
      </w:ins>
      <w:r>
        <w:rPr>
          <w:rStyle w:val="fontstyle01"/>
          <w:rFonts w:ascii="Georgia" w:hAnsi="Georgia"/>
        </w:rPr>
        <w:t xml:space="preserve">consist of </w:t>
      </w:r>
      <w:ins w:id="40" w:author="Jack Plummer" w:date="2022-10-18T18:10:00Z">
        <w:r w:rsidR="003342F7">
          <w:rPr>
            <w:rStyle w:val="fontstyle01"/>
            <w:rFonts w:ascii="Georgia" w:hAnsi="Georgia"/>
            <w:i/>
            <w:iCs/>
          </w:rPr>
          <w:t xml:space="preserve">c. </w:t>
        </w:r>
      </w:ins>
      <w:r>
        <w:rPr>
          <w:rStyle w:val="fontstyle01"/>
          <w:rFonts w:ascii="Georgia" w:hAnsi="Georgia"/>
        </w:rPr>
        <w:t xml:space="preserve">5,000 mature individuals. </w:t>
      </w:r>
      <w:ins w:id="41" w:author="Jack Plummer" w:date="2022-10-18T18:10:00Z">
        <w:r w:rsidR="003342F7">
          <w:rPr>
            <w:rStyle w:val="fontstyle01"/>
            <w:rFonts w:ascii="Georgia" w:hAnsi="Georgia"/>
          </w:rPr>
          <w:t>Despite ongoing habitat degradation, it is suspected that the population is large and stable.</w:t>
        </w:r>
      </w:ins>
      <w:del w:id="42" w:author="Jack Plummer" w:date="2022-10-18T18:10:00Z">
        <w:r w:rsidDel="003342F7">
          <w:rPr>
            <w:rStyle w:val="fontstyle01"/>
            <w:rFonts w:ascii="Georgia" w:hAnsi="Georgia"/>
          </w:rPr>
          <w:delText>The construction of temple in vicinity, tourism, and animals (monkeys) are potential threats to its habitat. Moreover, the intensity of human activities occurred in this areas. Villagers harvested the bat guano was from this cave. The known locality are in non-protected areas. The limestone habitat of this species are degraded.</w:delText>
        </w:r>
      </w:del>
    </w:p>
    <w:p w14:paraId="20880DC7" w14:textId="77777777" w:rsidR="00000000" w:rsidRDefault="00000000">
      <w:pPr>
        <w:pStyle w:val="Heading2"/>
        <w:divId w:val="1808467644"/>
        <w:rPr>
          <w:rFonts w:eastAsia="Times New Roman"/>
          <w:sz w:val="27"/>
          <w:szCs w:val="27"/>
        </w:rPr>
      </w:pPr>
      <w:r>
        <w:rPr>
          <w:rFonts w:ascii="Georgia" w:eastAsia="Times New Roman" w:hAnsi="Georgia"/>
          <w:sz w:val="27"/>
          <w:szCs w:val="27"/>
        </w:rPr>
        <w:t>Population Information</w:t>
      </w:r>
    </w:p>
    <w:p w14:paraId="1E855B52" w14:textId="77777777" w:rsidR="00000000" w:rsidRDefault="00000000">
      <w:pPr>
        <w:pStyle w:val="NormalWeb"/>
        <w:divId w:val="1808467644"/>
        <w:rPr>
          <w:rFonts w:ascii="Georgia" w:hAnsi="Georgia"/>
        </w:rPr>
      </w:pPr>
      <w:r>
        <w:rPr>
          <w:rStyle w:val="datalabel1"/>
          <w:rFonts w:ascii="Georgia" w:hAnsi="Georgia"/>
        </w:rPr>
        <w:t xml:space="preserve">Current Population Trend: </w:t>
      </w:r>
      <w:r>
        <w:rPr>
          <w:rFonts w:ascii="Georgia" w:hAnsi="Georgia"/>
        </w:rPr>
        <w:t>Stable</w:t>
      </w:r>
    </w:p>
    <w:p w14:paraId="7D0D0BF6" w14:textId="77777777" w:rsidR="00000000" w:rsidRDefault="00000000">
      <w:pPr>
        <w:pStyle w:val="Heading1"/>
        <w:divId w:val="1359507282"/>
        <w:rPr>
          <w:rFonts w:ascii="Georgia" w:eastAsia="Times New Roman" w:hAnsi="Georgia"/>
          <w:sz w:val="29"/>
          <w:szCs w:val="29"/>
        </w:rPr>
      </w:pPr>
      <w:r>
        <w:rPr>
          <w:rFonts w:ascii="Georgia" w:eastAsia="Times New Roman" w:hAnsi="Georgia"/>
          <w:sz w:val="29"/>
          <w:szCs w:val="29"/>
        </w:rPr>
        <w:t>Habitats and Ecology</w:t>
      </w:r>
    </w:p>
    <w:p w14:paraId="7890DEE4" w14:textId="77777777" w:rsidR="00000000" w:rsidRDefault="00000000">
      <w:pPr>
        <w:pStyle w:val="NormalWeb"/>
        <w:divId w:val="1359507282"/>
        <w:rPr>
          <w:rFonts w:ascii="Georgia" w:hAnsi="Georgia"/>
        </w:rPr>
      </w:pPr>
      <w:commentRangeStart w:id="43"/>
      <w:r>
        <w:rPr>
          <w:rFonts w:ascii="Georgia" w:hAnsi="Georgia"/>
        </w:rPr>
        <w:t>This species</w:t>
      </w:r>
      <w:commentRangeEnd w:id="43"/>
      <w:r w:rsidR="003342F7">
        <w:rPr>
          <w:rStyle w:val="CommentReference"/>
        </w:rPr>
        <w:commentReference w:id="43"/>
      </w:r>
      <w:r>
        <w:rPr>
          <w:rFonts w:ascii="Georgia" w:hAnsi="Georgia"/>
        </w:rPr>
        <w:t xml:space="preserve"> is found on limestone in deciduous forest.</w:t>
      </w:r>
    </w:p>
    <w:p w14:paraId="68C3BAD9" w14:textId="77777777" w:rsidR="00000000" w:rsidRDefault="00000000">
      <w:pPr>
        <w:pStyle w:val="Heading2"/>
        <w:divId w:val="1359507282"/>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000000" w14:paraId="13F9D47A" w14:textId="77777777">
        <w:trPr>
          <w:divId w:val="1359507282"/>
          <w:tblCellSpacing w:w="15" w:type="dxa"/>
        </w:trPr>
        <w:tc>
          <w:tcPr>
            <w:tcW w:w="0" w:type="auto"/>
            <w:tcBorders>
              <w:bottom w:val="single" w:sz="6" w:space="0" w:color="000000"/>
            </w:tcBorders>
            <w:shd w:val="clear" w:color="auto" w:fill="BBBBBB"/>
            <w:vAlign w:val="center"/>
            <w:hideMark/>
          </w:tcPr>
          <w:p w14:paraId="37E417E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4477046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24F03EA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2F9F793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47E1EBAA" w14:textId="77777777">
        <w:trPr>
          <w:divId w:val="1359507282"/>
          <w:tblCellSpacing w:w="15" w:type="dxa"/>
        </w:trPr>
        <w:tc>
          <w:tcPr>
            <w:tcW w:w="0" w:type="auto"/>
            <w:tcBorders>
              <w:bottom w:val="single" w:sz="6" w:space="0" w:color="CCCCCC"/>
            </w:tcBorders>
            <w:vAlign w:val="center"/>
            <w:hideMark/>
          </w:tcPr>
          <w:p w14:paraId="7259073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5C7699F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CFDF34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456B7E8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11AC4CE" w14:textId="77777777" w:rsidR="00000000" w:rsidRDefault="00000000">
      <w:pPr>
        <w:pStyle w:val="Heading2"/>
        <w:divId w:val="1359507282"/>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09"/>
        <w:gridCol w:w="1403"/>
        <w:gridCol w:w="5798"/>
      </w:tblGrid>
      <w:tr w:rsidR="003342F7" w14:paraId="47481B46" w14:textId="77777777">
        <w:trPr>
          <w:divId w:val="1359507282"/>
          <w:tblCellSpacing w:w="15" w:type="dxa"/>
        </w:trPr>
        <w:tc>
          <w:tcPr>
            <w:tcW w:w="0" w:type="auto"/>
            <w:tcBorders>
              <w:bottom w:val="single" w:sz="6" w:space="0" w:color="000000"/>
            </w:tcBorders>
            <w:shd w:val="clear" w:color="auto" w:fill="BBBBBB"/>
            <w:vAlign w:val="center"/>
            <w:hideMark/>
          </w:tcPr>
          <w:p w14:paraId="3AFCE9D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13A33F7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78C561D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B7DEFED" w14:textId="77777777">
        <w:trPr>
          <w:divId w:val="1359507282"/>
          <w:tblCellSpacing w:w="15" w:type="dxa"/>
        </w:trPr>
        <w:tc>
          <w:tcPr>
            <w:tcW w:w="0" w:type="auto"/>
            <w:vAlign w:val="center"/>
            <w:hideMark/>
          </w:tcPr>
          <w:p w14:paraId="344B2B1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2BFEE76" w14:textId="09F9A8C8" w:rsidR="00000000" w:rsidRDefault="00000000">
            <w:pPr>
              <w:spacing w:after="75"/>
              <w:rPr>
                <w:rFonts w:ascii="Georgia" w:eastAsia="Times New Roman" w:hAnsi="Georgia"/>
                <w:sz w:val="18"/>
                <w:szCs w:val="18"/>
              </w:rPr>
            </w:pPr>
            <w:del w:id="44" w:author="Jack Plummer" w:date="2022-10-18T18:11:00Z">
              <w:r w:rsidDel="003342F7">
                <w:rPr>
                  <w:rFonts w:ascii="Georgia" w:eastAsia="Times New Roman" w:hAnsi="Georgia"/>
                  <w:sz w:val="18"/>
                  <w:szCs w:val="18"/>
                </w:rPr>
                <w:delText>Observed</w:delText>
              </w:r>
            </w:del>
            <w:ins w:id="45" w:author="Jack Plummer" w:date="2022-10-18T18:11:00Z">
              <w:r w:rsidR="003342F7">
                <w:rPr>
                  <w:rFonts w:ascii="Georgia" w:eastAsia="Times New Roman" w:hAnsi="Georgia"/>
                  <w:sz w:val="18"/>
                  <w:szCs w:val="18"/>
                </w:rPr>
                <w:t>I</w:t>
              </w:r>
              <w:r w:rsidR="003342F7">
                <w:rPr>
                  <w:rFonts w:eastAsia="Times New Roman"/>
                  <w:sz w:val="18"/>
                  <w:szCs w:val="18"/>
                </w:rPr>
                <w:t>nferred</w:t>
              </w:r>
            </w:ins>
          </w:p>
        </w:tc>
        <w:tc>
          <w:tcPr>
            <w:tcW w:w="0" w:type="auto"/>
            <w:vAlign w:val="center"/>
            <w:hideMark/>
          </w:tcPr>
          <w:p w14:paraId="582C030D" w14:textId="08BC5F9A" w:rsidR="00000000" w:rsidRDefault="003342F7">
            <w:pPr>
              <w:spacing w:after="75"/>
              <w:rPr>
                <w:rFonts w:ascii="Georgia" w:eastAsia="Times New Roman" w:hAnsi="Georgia"/>
                <w:sz w:val="18"/>
                <w:szCs w:val="18"/>
              </w:rPr>
            </w:pPr>
            <w:ins w:id="46" w:author="Jack Plummer" w:date="2022-10-18T18:12:00Z">
              <w:r>
                <w:rPr>
                  <w:rFonts w:ascii="Georgia" w:eastAsia="Times New Roman" w:hAnsi="Georgia"/>
                  <w:sz w:val="18"/>
                  <w:szCs w:val="18"/>
                </w:rPr>
                <w:t>I</w:t>
              </w:r>
            </w:ins>
            <w:ins w:id="47" w:author="Jack Plummer" w:date="2022-10-18T18:11:00Z">
              <w:r w:rsidRPr="003342F7">
                <w:rPr>
                  <w:rFonts w:ascii="Georgia" w:eastAsia="Times New Roman" w:hAnsi="Georgia"/>
                  <w:sz w:val="18"/>
                  <w:szCs w:val="18"/>
                </w:rPr>
                <w:t>ts habitat is threatened by tourism, disturbance by human activities and animals (monkeys), rock collapse, mining, invasive species, and cement production</w:t>
              </w:r>
            </w:ins>
            <w:ins w:id="48" w:author="Jack Plummer" w:date="2022-10-18T18:12:00Z">
              <w:r>
                <w:rPr>
                  <w:rFonts w:ascii="Georgia" w:eastAsia="Times New Roman" w:hAnsi="Georgia"/>
                  <w:sz w:val="18"/>
                  <w:szCs w:val="18"/>
                </w:rPr>
                <w:t>. These processes</w:t>
              </w:r>
            </w:ins>
            <w:del w:id="49" w:author="Jack Plummer" w:date="2022-10-18T18:11:00Z">
              <w:r w:rsidR="00000000" w:rsidDel="003342F7">
                <w:rPr>
                  <w:rFonts w:ascii="Georgia" w:eastAsia="Times New Roman" w:hAnsi="Georgia"/>
                  <w:sz w:val="18"/>
                  <w:szCs w:val="18"/>
                </w:rPr>
                <w:delText xml:space="preserve">Its habitat is threatened by tourism, animals (monkeys), rock collapse, mining, human activities, temples, and cement factory </w:delText>
              </w:r>
            </w:del>
            <w:del w:id="50" w:author="Jack Plummer" w:date="2022-10-18T18:12:00Z">
              <w:r w:rsidR="00000000" w:rsidDel="003342F7">
                <w:rPr>
                  <w:rFonts w:ascii="Georgia" w:eastAsia="Times New Roman" w:hAnsi="Georgia"/>
                  <w:sz w:val="18"/>
                  <w:szCs w:val="18"/>
                </w:rPr>
                <w:delText>which</w:delText>
              </w:r>
            </w:del>
            <w:r w:rsidR="00000000">
              <w:rPr>
                <w:rFonts w:ascii="Georgia" w:eastAsia="Times New Roman" w:hAnsi="Georgia"/>
                <w:sz w:val="18"/>
                <w:szCs w:val="18"/>
              </w:rPr>
              <w:t xml:space="preserve"> are inferred to be contributing to a continuing decline in habitat area, extent, and quality</w:t>
            </w:r>
            <w:ins w:id="51" w:author="Jack Plummer" w:date="2022-10-18T18:12:00Z">
              <w:r>
                <w:rPr>
                  <w:rFonts w:ascii="Georgia" w:eastAsia="Times New Roman" w:hAnsi="Georgia"/>
                  <w:sz w:val="18"/>
                  <w:szCs w:val="18"/>
                </w:rPr>
                <w:t>.</w:t>
              </w:r>
            </w:ins>
          </w:p>
        </w:tc>
      </w:tr>
    </w:tbl>
    <w:p w14:paraId="196A27A6" w14:textId="77777777" w:rsidR="00000000" w:rsidRDefault="00000000">
      <w:pPr>
        <w:pStyle w:val="Heading2"/>
        <w:divId w:val="1359507282"/>
        <w:rPr>
          <w:rFonts w:ascii="Georgia" w:eastAsia="Times New Roman" w:hAnsi="Georgia"/>
          <w:sz w:val="27"/>
          <w:szCs w:val="27"/>
        </w:rPr>
      </w:pPr>
      <w:r>
        <w:rPr>
          <w:rFonts w:ascii="Georgia" w:eastAsia="Times New Roman" w:hAnsi="Georgia"/>
          <w:sz w:val="27"/>
          <w:szCs w:val="27"/>
        </w:rPr>
        <w:t>Systems</w:t>
      </w:r>
    </w:p>
    <w:p w14:paraId="187FC8E6" w14:textId="77777777" w:rsidR="00000000" w:rsidRDefault="00000000">
      <w:pPr>
        <w:pStyle w:val="NormalWeb"/>
        <w:divId w:val="1359507282"/>
        <w:rPr>
          <w:rFonts w:ascii="Georgia" w:hAnsi="Georgia"/>
        </w:rPr>
      </w:pPr>
      <w:r>
        <w:rPr>
          <w:rStyle w:val="datalabel1"/>
          <w:rFonts w:ascii="Georgia" w:hAnsi="Georgia"/>
        </w:rPr>
        <w:t xml:space="preserve">System: </w:t>
      </w:r>
      <w:r>
        <w:rPr>
          <w:rFonts w:ascii="Georgia" w:hAnsi="Georgia"/>
        </w:rPr>
        <w:t>Terrestrial</w:t>
      </w:r>
    </w:p>
    <w:p w14:paraId="794ADEDE" w14:textId="77777777" w:rsidR="00000000" w:rsidRDefault="00000000">
      <w:pPr>
        <w:pStyle w:val="Heading2"/>
        <w:divId w:val="1359507282"/>
        <w:rPr>
          <w:rFonts w:ascii="Georgia" w:eastAsia="Times New Roman" w:hAnsi="Georgia"/>
          <w:sz w:val="27"/>
          <w:szCs w:val="27"/>
        </w:rPr>
      </w:pPr>
      <w:r>
        <w:rPr>
          <w:rFonts w:ascii="Georgia" w:eastAsia="Times New Roman" w:hAnsi="Georgia"/>
          <w:sz w:val="27"/>
          <w:szCs w:val="27"/>
        </w:rPr>
        <w:t>Plant / Fungi Specific</w:t>
      </w:r>
    </w:p>
    <w:p w14:paraId="4854D725" w14:textId="77777777" w:rsidR="00000000" w:rsidRDefault="00000000">
      <w:pPr>
        <w:pStyle w:val="NormalWeb"/>
        <w:divId w:val="1359507282"/>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02331ACC" w14:textId="77777777">
        <w:trPr>
          <w:divId w:val="1359507282"/>
          <w:tblCellSpacing w:w="15" w:type="dxa"/>
        </w:trPr>
        <w:tc>
          <w:tcPr>
            <w:tcW w:w="0" w:type="auto"/>
            <w:tcBorders>
              <w:bottom w:val="single" w:sz="6" w:space="0" w:color="000000"/>
            </w:tcBorders>
            <w:shd w:val="clear" w:color="auto" w:fill="BBBBBB"/>
            <w:vAlign w:val="center"/>
            <w:hideMark/>
          </w:tcPr>
          <w:p w14:paraId="79CE80E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412E3E5F" w14:textId="77777777">
        <w:trPr>
          <w:divId w:val="1359507282"/>
          <w:tblCellSpacing w:w="15" w:type="dxa"/>
        </w:trPr>
        <w:tc>
          <w:tcPr>
            <w:tcW w:w="0" w:type="auto"/>
            <w:tcBorders>
              <w:bottom w:val="single" w:sz="6" w:space="0" w:color="CCCCCC"/>
            </w:tcBorders>
            <w:vAlign w:val="center"/>
            <w:hideMark/>
          </w:tcPr>
          <w:p w14:paraId="7D97BCA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Annual</w:t>
            </w:r>
          </w:p>
        </w:tc>
      </w:tr>
      <w:tr w:rsidR="00000000" w14:paraId="0DEDA77D" w14:textId="77777777">
        <w:trPr>
          <w:divId w:val="1359507282"/>
          <w:tblCellSpacing w:w="15" w:type="dxa"/>
        </w:trPr>
        <w:tc>
          <w:tcPr>
            <w:tcW w:w="0" w:type="auto"/>
            <w:tcBorders>
              <w:bottom w:val="single" w:sz="6" w:space="0" w:color="CCCCCC"/>
            </w:tcBorders>
            <w:vAlign w:val="center"/>
            <w:hideMark/>
          </w:tcPr>
          <w:p w14:paraId="261BA74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713F2592" w14:textId="77777777" w:rsidR="00000000" w:rsidRDefault="00000000">
      <w:pPr>
        <w:pStyle w:val="Heading1"/>
        <w:divId w:val="1117799751"/>
        <w:rPr>
          <w:rFonts w:ascii="Georgia" w:eastAsia="Times New Roman" w:hAnsi="Georgia"/>
          <w:sz w:val="29"/>
          <w:szCs w:val="29"/>
        </w:rPr>
      </w:pPr>
      <w:r>
        <w:rPr>
          <w:rFonts w:ascii="Georgia" w:eastAsia="Times New Roman" w:hAnsi="Georgia"/>
          <w:sz w:val="29"/>
          <w:szCs w:val="29"/>
        </w:rPr>
        <w:t>Use and Trade</w:t>
      </w:r>
    </w:p>
    <w:p w14:paraId="1E9156F7" w14:textId="77777777" w:rsidR="00000000" w:rsidRDefault="00000000">
      <w:pPr>
        <w:pStyle w:val="Heading2"/>
        <w:divId w:val="1117799751"/>
        <w:rPr>
          <w:rFonts w:ascii="Georgia" w:eastAsia="Times New Roman" w:hAnsi="Georgia"/>
          <w:sz w:val="27"/>
          <w:szCs w:val="27"/>
        </w:rPr>
      </w:pPr>
      <w:r>
        <w:rPr>
          <w:rFonts w:ascii="Georgia" w:eastAsia="Times New Roman" w:hAnsi="Georgia"/>
          <w:sz w:val="27"/>
          <w:szCs w:val="27"/>
        </w:rPr>
        <w:t>General Use and Trade Information</w:t>
      </w:r>
    </w:p>
    <w:p w14:paraId="48C1FE33" w14:textId="1FDE6031" w:rsidR="00000000" w:rsidRDefault="00000000">
      <w:pPr>
        <w:pStyle w:val="NormalWeb"/>
        <w:divId w:val="1117799751"/>
        <w:rPr>
          <w:ins w:id="52" w:author="Jack Plummer" w:date="2022-10-18T18:12:00Z"/>
          <w:rFonts w:ascii="Georgia" w:hAnsi="Georgia"/>
        </w:rPr>
      </w:pPr>
      <w:r>
        <w:rPr>
          <w:rStyle w:val="datalabel1"/>
          <w:rFonts w:ascii="Georgia" w:hAnsi="Georgia"/>
        </w:rPr>
        <w:lastRenderedPageBreak/>
        <w:t xml:space="preserve">Species not utilized: </w:t>
      </w:r>
      <w:r>
        <w:rPr>
          <w:rFonts w:ascii="Georgia" w:hAnsi="Georgia"/>
        </w:rPr>
        <w:t>true</w:t>
      </w:r>
    </w:p>
    <w:p w14:paraId="311D0640" w14:textId="291188F7" w:rsidR="003342F7" w:rsidRDefault="003342F7">
      <w:pPr>
        <w:pStyle w:val="NormalWeb"/>
        <w:divId w:val="1117799751"/>
        <w:rPr>
          <w:rFonts w:ascii="Georgia" w:hAnsi="Georgia"/>
        </w:rPr>
      </w:pPr>
      <w:ins w:id="53" w:author="Jack Plummer" w:date="2022-10-18T18:12:00Z">
        <w:r>
          <w:rPr>
            <w:rFonts w:ascii="Georgia" w:hAnsi="Georgia"/>
          </w:rPr>
          <w:t>This species is not known to be utilised.</w:t>
        </w:r>
      </w:ins>
    </w:p>
    <w:p w14:paraId="5541B468" w14:textId="77777777" w:rsidR="00000000" w:rsidRDefault="00000000">
      <w:pPr>
        <w:pStyle w:val="Heading2"/>
        <w:divId w:val="1117799751"/>
        <w:rPr>
          <w:rFonts w:ascii="Georgia" w:eastAsia="Times New Roman" w:hAnsi="Georgia"/>
          <w:sz w:val="27"/>
          <w:szCs w:val="27"/>
        </w:rPr>
      </w:pPr>
      <w:r>
        <w:rPr>
          <w:rFonts w:ascii="Georgia" w:eastAsia="Times New Roman" w:hAnsi="Georgia"/>
          <w:sz w:val="27"/>
          <w:szCs w:val="27"/>
        </w:rPr>
        <w:t>Non- Consumptive Use</w:t>
      </w:r>
    </w:p>
    <w:p w14:paraId="54B2D75E" w14:textId="77777777" w:rsidR="00000000" w:rsidRDefault="00000000">
      <w:pPr>
        <w:pStyle w:val="NormalWeb"/>
        <w:divId w:val="1117799751"/>
        <w:rPr>
          <w:rFonts w:ascii="Georgia" w:hAnsi="Georgia"/>
        </w:rPr>
      </w:pPr>
      <w:commentRangeStart w:id="54"/>
      <w:r>
        <w:rPr>
          <w:rStyle w:val="datalabel1"/>
          <w:rFonts w:ascii="Georgia" w:hAnsi="Georgia"/>
        </w:rPr>
        <w:t xml:space="preserve">Non-consumptive use of the species? </w:t>
      </w:r>
      <w:r>
        <w:rPr>
          <w:rFonts w:ascii="Georgia" w:hAnsi="Georgia"/>
        </w:rPr>
        <w:t>true</w:t>
      </w:r>
      <w:commentRangeEnd w:id="54"/>
      <w:r w:rsidR="003342F7">
        <w:rPr>
          <w:rStyle w:val="CommentReference"/>
        </w:rPr>
        <w:commentReference w:id="54"/>
      </w:r>
    </w:p>
    <w:p w14:paraId="6BFD05F7" w14:textId="77777777" w:rsidR="00000000" w:rsidRDefault="00000000">
      <w:pPr>
        <w:pStyle w:val="Heading1"/>
        <w:divId w:val="692418830"/>
        <w:rPr>
          <w:rFonts w:ascii="Georgia" w:eastAsia="Times New Roman" w:hAnsi="Georgia"/>
          <w:sz w:val="29"/>
          <w:szCs w:val="29"/>
        </w:rPr>
      </w:pPr>
      <w:r>
        <w:rPr>
          <w:rFonts w:ascii="Georgia" w:eastAsia="Times New Roman" w:hAnsi="Georgia"/>
          <w:sz w:val="29"/>
          <w:szCs w:val="29"/>
        </w:rPr>
        <w:t>Threats</w:t>
      </w:r>
    </w:p>
    <w:p w14:paraId="64DAC63F" w14:textId="6F1FBDFF" w:rsidR="00000000" w:rsidRDefault="003342F7">
      <w:pPr>
        <w:pStyle w:val="NormalWeb"/>
        <w:divId w:val="692418830"/>
        <w:rPr>
          <w:rStyle w:val="fontstyle01"/>
        </w:rPr>
      </w:pPr>
      <w:ins w:id="55" w:author="Jack Plummer" w:date="2022-10-18T18:13:00Z">
        <w:r>
          <w:rPr>
            <w:rFonts w:ascii="Georgia" w:eastAsia="Times New Roman" w:hAnsi="Georgia"/>
          </w:rPr>
          <w:t>The</w:t>
        </w:r>
        <w:r w:rsidRPr="003342F7">
          <w:rPr>
            <w:rFonts w:ascii="Georgia" w:eastAsia="Times New Roman" w:hAnsi="Georgia"/>
          </w:rPr>
          <w:t xml:space="preserve"> habitat</w:t>
        </w:r>
        <w:r>
          <w:rPr>
            <w:rFonts w:ascii="Georgia" w:eastAsia="Times New Roman" w:hAnsi="Georgia"/>
          </w:rPr>
          <w:t xml:space="preserve"> of this species</w:t>
        </w:r>
        <w:r w:rsidRPr="003342F7">
          <w:rPr>
            <w:rFonts w:ascii="Georgia" w:eastAsia="Times New Roman" w:hAnsi="Georgia"/>
          </w:rPr>
          <w:t xml:space="preserve"> is threatened by tourism, disturbance by human activities and animals (monkeys), rock collapse, mining, invasive species, and cement production</w:t>
        </w:r>
        <w:r>
          <w:rPr>
            <w:rFonts w:ascii="Georgia" w:eastAsia="Times New Roman" w:hAnsi="Georgia"/>
          </w:rPr>
          <w:t xml:space="preserve">. </w:t>
        </w:r>
      </w:ins>
      <w:del w:id="56" w:author="Jack Plummer" w:date="2022-10-18T18:13:00Z">
        <w:r w:rsidR="00000000" w:rsidDel="003342F7">
          <w:rPr>
            <w:rFonts w:ascii="Georgia" w:hAnsi="Georgia"/>
          </w:rPr>
          <w:delText xml:space="preserve">The tourism, animals (monkeys), rock collapse, mining, human activities, invasive species, alien species, temples, and cement factory </w:delText>
        </w:r>
        <w:r w:rsidR="00000000" w:rsidDel="003342F7">
          <w:rPr>
            <w:rStyle w:val="fontstyle01"/>
            <w:rFonts w:ascii="Georgia" w:hAnsi="Georgia"/>
          </w:rPr>
          <w:delText>are potential threats to its habitat.</w:delText>
        </w:r>
      </w:del>
    </w:p>
    <w:p w14:paraId="37F43FEB" w14:textId="77777777" w:rsidR="00000000" w:rsidRDefault="00000000">
      <w:pPr>
        <w:pStyle w:val="Heading2"/>
        <w:divId w:val="692418830"/>
        <w:rPr>
          <w:rFonts w:eastAsia="Times New Roman"/>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514"/>
        <w:gridCol w:w="740"/>
        <w:gridCol w:w="842"/>
        <w:gridCol w:w="842"/>
        <w:gridCol w:w="1072"/>
      </w:tblGrid>
      <w:tr w:rsidR="00000000" w14:paraId="6930A12E" w14:textId="77777777">
        <w:trPr>
          <w:divId w:val="692418830"/>
          <w:tblCellSpacing w:w="15" w:type="dxa"/>
        </w:trPr>
        <w:tc>
          <w:tcPr>
            <w:tcW w:w="0" w:type="auto"/>
            <w:tcBorders>
              <w:bottom w:val="single" w:sz="6" w:space="0" w:color="000000"/>
            </w:tcBorders>
            <w:shd w:val="clear" w:color="auto" w:fill="BBBBBB"/>
            <w:vAlign w:val="center"/>
            <w:hideMark/>
          </w:tcPr>
          <w:p w14:paraId="3044FCD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61A41E6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702FBAB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721A37F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2E2284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61A584D6" w14:textId="77777777">
        <w:trPr>
          <w:divId w:val="692418830"/>
          <w:tblCellSpacing w:w="15" w:type="dxa"/>
        </w:trPr>
        <w:tc>
          <w:tcPr>
            <w:tcW w:w="0" w:type="auto"/>
            <w:vAlign w:val="center"/>
            <w:hideMark/>
          </w:tcPr>
          <w:p w14:paraId="09A45D1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1.3. Residential &amp; commercial development -&gt; Tourism &amp; recreation areas</w:t>
            </w:r>
          </w:p>
        </w:tc>
        <w:tc>
          <w:tcPr>
            <w:tcW w:w="0" w:type="auto"/>
            <w:vAlign w:val="center"/>
            <w:hideMark/>
          </w:tcPr>
          <w:p w14:paraId="019527F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22AB69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BABE83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CF7989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4A833566" w14:textId="77777777">
        <w:trPr>
          <w:divId w:val="692418830"/>
          <w:tblCellSpacing w:w="15" w:type="dxa"/>
        </w:trPr>
        <w:tc>
          <w:tcPr>
            <w:tcW w:w="0" w:type="auto"/>
            <w:vAlign w:val="center"/>
            <w:hideMark/>
          </w:tcPr>
          <w:p w14:paraId="25E5F77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02541F8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04B0CF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A3DF23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581400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3AD1567D" w14:textId="77777777">
        <w:trPr>
          <w:divId w:val="692418830"/>
          <w:tblCellSpacing w:w="15" w:type="dxa"/>
        </w:trPr>
        <w:tc>
          <w:tcPr>
            <w:tcW w:w="0" w:type="auto"/>
            <w:vAlign w:val="center"/>
            <w:hideMark/>
          </w:tcPr>
          <w:p w14:paraId="26A45B81" w14:textId="77777777" w:rsidR="00000000" w:rsidRDefault="00000000">
            <w:pPr>
              <w:spacing w:after="75"/>
              <w:rPr>
                <w:rFonts w:ascii="Georgia" w:eastAsia="Times New Roman" w:hAnsi="Georgia"/>
                <w:sz w:val="18"/>
                <w:szCs w:val="18"/>
              </w:rPr>
            </w:pPr>
            <w:commentRangeStart w:id="57"/>
            <w:r>
              <w:rPr>
                <w:rFonts w:ascii="Georgia" w:eastAsia="Times New Roman" w:hAnsi="Georgia"/>
                <w:sz w:val="18"/>
                <w:szCs w:val="18"/>
              </w:rPr>
              <w:t>2.1.2. Agriculture &amp; aquaculture -&gt; Annual &amp; perennial non-timber crops -&gt; Small-holder farming</w:t>
            </w:r>
            <w:commentRangeEnd w:id="57"/>
            <w:r w:rsidR="003342F7">
              <w:rPr>
                <w:rStyle w:val="CommentReference"/>
              </w:rPr>
              <w:commentReference w:id="57"/>
            </w:r>
          </w:p>
        </w:tc>
        <w:tc>
          <w:tcPr>
            <w:tcW w:w="0" w:type="auto"/>
            <w:vAlign w:val="center"/>
            <w:hideMark/>
          </w:tcPr>
          <w:p w14:paraId="0A57285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CB3B8E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5CA005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17CC65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14B35EEB" w14:textId="77777777">
        <w:trPr>
          <w:divId w:val="692418830"/>
          <w:tblCellSpacing w:w="15" w:type="dxa"/>
        </w:trPr>
        <w:tc>
          <w:tcPr>
            <w:tcW w:w="0" w:type="auto"/>
            <w:vAlign w:val="center"/>
            <w:hideMark/>
          </w:tcPr>
          <w:p w14:paraId="0BEFC85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3.2. Energy production &amp; mining -&gt; Mining &amp; quarrying</w:t>
            </w:r>
          </w:p>
        </w:tc>
        <w:tc>
          <w:tcPr>
            <w:tcW w:w="0" w:type="auto"/>
            <w:vAlign w:val="center"/>
            <w:hideMark/>
          </w:tcPr>
          <w:p w14:paraId="08E462C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CAF461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B209E3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D63B21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74C13B47" w14:textId="77777777">
        <w:trPr>
          <w:divId w:val="692418830"/>
          <w:tblCellSpacing w:w="15" w:type="dxa"/>
        </w:trPr>
        <w:tc>
          <w:tcPr>
            <w:tcW w:w="0" w:type="auto"/>
            <w:vAlign w:val="center"/>
            <w:hideMark/>
          </w:tcPr>
          <w:p w14:paraId="404D12F2" w14:textId="77777777" w:rsidR="00000000" w:rsidRDefault="00000000">
            <w:pPr>
              <w:spacing w:after="75"/>
              <w:rPr>
                <w:rFonts w:ascii="Georgia" w:eastAsia="Times New Roman" w:hAnsi="Georgia"/>
                <w:sz w:val="18"/>
                <w:szCs w:val="18"/>
              </w:rPr>
            </w:pPr>
            <w:commentRangeStart w:id="58"/>
            <w:r>
              <w:rPr>
                <w:rFonts w:ascii="Georgia" w:eastAsia="Times New Roman" w:hAnsi="Georgia"/>
                <w:sz w:val="18"/>
                <w:szCs w:val="18"/>
              </w:rPr>
              <w:t>6.3. Human intrusions &amp; disturbance -&gt; Work &amp; other activities</w:t>
            </w:r>
            <w:commentRangeEnd w:id="58"/>
            <w:r w:rsidR="003342F7">
              <w:rPr>
                <w:rStyle w:val="CommentReference"/>
              </w:rPr>
              <w:commentReference w:id="58"/>
            </w:r>
          </w:p>
        </w:tc>
        <w:tc>
          <w:tcPr>
            <w:tcW w:w="0" w:type="auto"/>
            <w:vAlign w:val="center"/>
            <w:hideMark/>
          </w:tcPr>
          <w:p w14:paraId="67DCA2E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661913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80BDD8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A3DED3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0D8F89F8" w14:textId="77777777">
        <w:trPr>
          <w:divId w:val="692418830"/>
          <w:tblCellSpacing w:w="15" w:type="dxa"/>
        </w:trPr>
        <w:tc>
          <w:tcPr>
            <w:tcW w:w="0" w:type="auto"/>
            <w:vAlign w:val="center"/>
            <w:hideMark/>
          </w:tcPr>
          <w:p w14:paraId="340C01C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8.1.1. Invasive and other problematic species, genes &amp; diseases -&gt; Invasive non-native/alien species/diseases -&gt; Unspecified species</w:t>
            </w:r>
          </w:p>
        </w:tc>
        <w:tc>
          <w:tcPr>
            <w:tcW w:w="0" w:type="auto"/>
            <w:vAlign w:val="center"/>
            <w:hideMark/>
          </w:tcPr>
          <w:p w14:paraId="4BAC702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156771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D242DD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FFF3B3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30E3593E" w14:textId="77777777">
        <w:trPr>
          <w:divId w:val="692418830"/>
          <w:tblCellSpacing w:w="15" w:type="dxa"/>
        </w:trPr>
        <w:tc>
          <w:tcPr>
            <w:tcW w:w="0" w:type="auto"/>
            <w:vAlign w:val="center"/>
            <w:hideMark/>
          </w:tcPr>
          <w:p w14:paraId="56ACB287" w14:textId="77777777" w:rsidR="00000000" w:rsidRDefault="00000000">
            <w:pPr>
              <w:spacing w:after="75"/>
              <w:rPr>
                <w:rFonts w:ascii="Georgia" w:eastAsia="Times New Roman" w:hAnsi="Georgia"/>
                <w:sz w:val="18"/>
                <w:szCs w:val="18"/>
              </w:rPr>
            </w:pPr>
            <w:commentRangeStart w:id="59"/>
            <w:r>
              <w:rPr>
                <w:rFonts w:ascii="Georgia" w:eastAsia="Times New Roman" w:hAnsi="Georgia"/>
                <w:sz w:val="18"/>
                <w:szCs w:val="18"/>
              </w:rPr>
              <w:t>12.1. Other options -&gt; Other threat</w:t>
            </w:r>
            <w:commentRangeEnd w:id="59"/>
            <w:r w:rsidR="003342F7">
              <w:rPr>
                <w:rStyle w:val="CommentReference"/>
              </w:rPr>
              <w:commentReference w:id="59"/>
            </w:r>
          </w:p>
        </w:tc>
        <w:tc>
          <w:tcPr>
            <w:tcW w:w="0" w:type="auto"/>
            <w:vAlign w:val="center"/>
            <w:hideMark/>
          </w:tcPr>
          <w:p w14:paraId="3A49D12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CEA163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B6333A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7C0F77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1CE36968" w14:textId="77777777" w:rsidR="00000000" w:rsidRDefault="00000000">
      <w:pPr>
        <w:pStyle w:val="Heading1"/>
        <w:divId w:val="1010643008"/>
        <w:rPr>
          <w:rFonts w:ascii="Georgia" w:eastAsia="Times New Roman" w:hAnsi="Georgia"/>
          <w:sz w:val="29"/>
          <w:szCs w:val="29"/>
        </w:rPr>
      </w:pPr>
      <w:r>
        <w:rPr>
          <w:rFonts w:ascii="Georgia" w:eastAsia="Times New Roman" w:hAnsi="Georgia"/>
          <w:sz w:val="29"/>
          <w:szCs w:val="29"/>
        </w:rPr>
        <w:t>Conservation</w:t>
      </w:r>
    </w:p>
    <w:p w14:paraId="5B4F7201" w14:textId="4C5D0461" w:rsidR="00000000" w:rsidRDefault="00000000">
      <w:pPr>
        <w:pStyle w:val="NormalWeb"/>
        <w:divId w:val="1010643008"/>
        <w:rPr>
          <w:rFonts w:ascii="Georgia" w:hAnsi="Georgia"/>
        </w:rPr>
      </w:pPr>
      <w:r>
        <w:rPr>
          <w:rFonts w:ascii="Georgia" w:hAnsi="Georgia"/>
        </w:rPr>
        <w:t xml:space="preserve">This species is not known to be represented in </w:t>
      </w:r>
      <w:r>
        <w:rPr>
          <w:rStyle w:val="Emphasis"/>
          <w:rFonts w:ascii="Georgia" w:hAnsi="Georgia"/>
        </w:rPr>
        <w:t xml:space="preserve">ex situ </w:t>
      </w:r>
      <w:r>
        <w:rPr>
          <w:rFonts w:ascii="Georgia" w:hAnsi="Georgia"/>
        </w:rPr>
        <w:t>conservation in botanic gardens or gene bank</w:t>
      </w:r>
      <w:ins w:id="60" w:author="Jack Plummer" w:date="2022-10-18T18:14:00Z">
        <w:r w:rsidR="003342F7">
          <w:rPr>
            <w:rFonts w:ascii="Georgia" w:hAnsi="Georgia"/>
          </w:rPr>
          <w:t>s</w:t>
        </w:r>
      </w:ins>
      <w:del w:id="61" w:author="Jack Plummer" w:date="2022-10-18T18:14:00Z">
        <w:r w:rsidDel="003342F7">
          <w:rPr>
            <w:rFonts w:ascii="Georgia" w:hAnsi="Georgia"/>
          </w:rPr>
          <w:delText>.</w:delText>
        </w:r>
      </w:del>
      <w:r>
        <w:rPr>
          <w:rFonts w:ascii="Georgia" w:hAnsi="Georgia"/>
        </w:rPr>
        <w:t xml:space="preserve"> (BGCI 2022, </w:t>
      </w:r>
      <w:proofErr w:type="spellStart"/>
      <w:r>
        <w:rPr>
          <w:rFonts w:ascii="Georgia" w:hAnsi="Georgia"/>
        </w:rPr>
        <w:t>Genesys</w:t>
      </w:r>
      <w:proofErr w:type="spellEnd"/>
      <w:r>
        <w:rPr>
          <w:rFonts w:ascii="Georgia" w:hAnsi="Georgia"/>
        </w:rPr>
        <w:t xml:space="preserve"> 2022). This species has</w:t>
      </w:r>
      <w:ins w:id="62" w:author="Jack Plummer" w:date="2022-10-18T18:14:00Z">
        <w:r w:rsidR="003342F7">
          <w:rPr>
            <w:rFonts w:ascii="Georgia" w:hAnsi="Georgia"/>
          </w:rPr>
          <w:t xml:space="preserve"> only</w:t>
        </w:r>
      </w:ins>
      <w:r>
        <w:rPr>
          <w:rFonts w:ascii="Georgia" w:hAnsi="Georgia"/>
        </w:rPr>
        <w:t xml:space="preserve"> been recorded </w:t>
      </w:r>
      <w:del w:id="63" w:author="Jack Plummer" w:date="2022-10-18T18:14:00Z">
        <w:r w:rsidDel="003342F7">
          <w:rPr>
            <w:rFonts w:ascii="Georgia" w:hAnsi="Georgia"/>
          </w:rPr>
          <w:delText>from non-</w:delText>
        </w:r>
      </w:del>
      <w:ins w:id="64" w:author="Jack Plummer" w:date="2022-10-18T18:14:00Z">
        <w:r w:rsidR="003342F7">
          <w:rPr>
            <w:rFonts w:ascii="Georgia" w:hAnsi="Georgia"/>
          </w:rPr>
          <w:t xml:space="preserve">outside </w:t>
        </w:r>
      </w:ins>
      <w:r>
        <w:rPr>
          <w:rFonts w:ascii="Georgia" w:hAnsi="Georgia"/>
        </w:rPr>
        <w:t xml:space="preserve">protected areas. As the species is not known to be represented in </w:t>
      </w:r>
      <w:r>
        <w:rPr>
          <w:rStyle w:val="Emphasis"/>
          <w:rFonts w:ascii="Georgia" w:hAnsi="Georgia"/>
        </w:rPr>
        <w:t xml:space="preserve">ex situ </w:t>
      </w:r>
      <w:r>
        <w:rPr>
          <w:rFonts w:ascii="Georgia" w:hAnsi="Georgia"/>
        </w:rPr>
        <w:t>conservation, collection of germplasm from wild plants is recommended.</w:t>
      </w:r>
    </w:p>
    <w:p w14:paraId="11D5652F" w14:textId="77777777" w:rsidR="00000000" w:rsidRDefault="00000000">
      <w:pPr>
        <w:divId w:val="1010643008"/>
        <w:rPr>
          <w:rFonts w:ascii="Georgia" w:eastAsia="Times New Roman" w:hAnsi="Georgia"/>
          <w:sz w:val="18"/>
          <w:szCs w:val="18"/>
        </w:rPr>
      </w:pPr>
    </w:p>
    <w:p w14:paraId="4297873A" w14:textId="77777777" w:rsidR="00000000" w:rsidRDefault="00000000">
      <w:pPr>
        <w:pStyle w:val="Heading2"/>
        <w:divId w:val="1010643008"/>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11B2916E" w14:textId="77777777">
        <w:trPr>
          <w:divId w:val="1010643008"/>
          <w:tblCellSpacing w:w="15" w:type="dxa"/>
        </w:trPr>
        <w:tc>
          <w:tcPr>
            <w:tcW w:w="0" w:type="auto"/>
            <w:tcBorders>
              <w:bottom w:val="single" w:sz="6" w:space="0" w:color="000000"/>
            </w:tcBorders>
            <w:shd w:val="clear" w:color="auto" w:fill="BBBBBB"/>
            <w:vAlign w:val="center"/>
            <w:hideMark/>
          </w:tcPr>
          <w:p w14:paraId="4A2B9D0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0633F10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751DADD2" w14:textId="77777777">
        <w:trPr>
          <w:divId w:val="1010643008"/>
          <w:tblCellSpacing w:w="15" w:type="dxa"/>
        </w:trPr>
        <w:tc>
          <w:tcPr>
            <w:tcW w:w="0" w:type="auto"/>
            <w:vAlign w:val="center"/>
            <w:hideMark/>
          </w:tcPr>
          <w:p w14:paraId="0A81F46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68A5CF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EA24AAD" w14:textId="77777777" w:rsidR="00000000" w:rsidRDefault="00000000">
      <w:pPr>
        <w:pStyle w:val="Heading2"/>
        <w:divId w:val="1010643008"/>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000000" w14:paraId="55BCC09C" w14:textId="77777777">
        <w:trPr>
          <w:divId w:val="1010643008"/>
          <w:tblCellSpacing w:w="15" w:type="dxa"/>
        </w:trPr>
        <w:tc>
          <w:tcPr>
            <w:tcW w:w="0" w:type="auto"/>
            <w:tcBorders>
              <w:bottom w:val="single" w:sz="6" w:space="0" w:color="000000"/>
            </w:tcBorders>
            <w:shd w:val="clear" w:color="auto" w:fill="BBBBBB"/>
            <w:vAlign w:val="center"/>
            <w:hideMark/>
          </w:tcPr>
          <w:p w14:paraId="03178C3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396AEAC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86A0BEE" w14:textId="77777777">
        <w:trPr>
          <w:divId w:val="1010643008"/>
          <w:tblCellSpacing w:w="15" w:type="dxa"/>
        </w:trPr>
        <w:tc>
          <w:tcPr>
            <w:tcW w:w="0" w:type="auto"/>
            <w:tcBorders>
              <w:bottom w:val="single" w:sz="6" w:space="0" w:color="CCCCCC"/>
            </w:tcBorders>
            <w:vAlign w:val="center"/>
            <w:hideMark/>
          </w:tcPr>
          <w:p w14:paraId="453610F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46369E7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42D7C36" w14:textId="77777777">
        <w:trPr>
          <w:divId w:val="1010643008"/>
          <w:tblCellSpacing w:w="15" w:type="dxa"/>
        </w:trPr>
        <w:tc>
          <w:tcPr>
            <w:tcW w:w="0" w:type="auto"/>
            <w:tcBorders>
              <w:bottom w:val="single" w:sz="6" w:space="0" w:color="CCCCCC"/>
            </w:tcBorders>
            <w:vAlign w:val="center"/>
            <w:hideMark/>
          </w:tcPr>
          <w:p w14:paraId="575874F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778CEB5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E53D7CF" w14:textId="77777777">
        <w:trPr>
          <w:divId w:val="1010643008"/>
          <w:tblCellSpacing w:w="15" w:type="dxa"/>
        </w:trPr>
        <w:tc>
          <w:tcPr>
            <w:tcW w:w="0" w:type="auto"/>
            <w:tcBorders>
              <w:bottom w:val="single" w:sz="6" w:space="0" w:color="CCCCCC"/>
            </w:tcBorders>
            <w:vAlign w:val="center"/>
            <w:hideMark/>
          </w:tcPr>
          <w:p w14:paraId="10031D87"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2.1. Land/water management -&gt; Site/area management</w:t>
            </w:r>
          </w:p>
        </w:tc>
        <w:tc>
          <w:tcPr>
            <w:tcW w:w="0" w:type="auto"/>
            <w:tcBorders>
              <w:bottom w:val="single" w:sz="6" w:space="0" w:color="CCCCCC"/>
            </w:tcBorders>
            <w:vAlign w:val="center"/>
            <w:hideMark/>
          </w:tcPr>
          <w:p w14:paraId="62908BE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E6139A5" w14:textId="77777777">
        <w:trPr>
          <w:divId w:val="1010643008"/>
          <w:tblCellSpacing w:w="15" w:type="dxa"/>
        </w:trPr>
        <w:tc>
          <w:tcPr>
            <w:tcW w:w="0" w:type="auto"/>
            <w:tcBorders>
              <w:bottom w:val="single" w:sz="6" w:space="0" w:color="CCCCCC"/>
            </w:tcBorders>
            <w:vAlign w:val="center"/>
            <w:hideMark/>
          </w:tcPr>
          <w:p w14:paraId="518B178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2.2. Land/water management -&gt; Invasive/problematic species control</w:t>
            </w:r>
          </w:p>
        </w:tc>
        <w:tc>
          <w:tcPr>
            <w:tcW w:w="0" w:type="auto"/>
            <w:tcBorders>
              <w:bottom w:val="single" w:sz="6" w:space="0" w:color="CCCCCC"/>
            </w:tcBorders>
            <w:vAlign w:val="center"/>
            <w:hideMark/>
          </w:tcPr>
          <w:p w14:paraId="6013B05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4D98124" w14:textId="77777777">
        <w:trPr>
          <w:divId w:val="1010643008"/>
          <w:tblCellSpacing w:w="15" w:type="dxa"/>
        </w:trPr>
        <w:tc>
          <w:tcPr>
            <w:tcW w:w="0" w:type="auto"/>
            <w:tcBorders>
              <w:bottom w:val="single" w:sz="6" w:space="0" w:color="CCCCCC"/>
            </w:tcBorders>
            <w:vAlign w:val="center"/>
            <w:hideMark/>
          </w:tcPr>
          <w:p w14:paraId="22ED5DB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072FEE6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91FCFCC" w14:textId="77777777">
        <w:trPr>
          <w:divId w:val="1010643008"/>
          <w:tblCellSpacing w:w="15" w:type="dxa"/>
        </w:trPr>
        <w:tc>
          <w:tcPr>
            <w:tcW w:w="0" w:type="auto"/>
            <w:tcBorders>
              <w:bottom w:val="single" w:sz="6" w:space="0" w:color="CCCCCC"/>
            </w:tcBorders>
            <w:vAlign w:val="center"/>
            <w:hideMark/>
          </w:tcPr>
          <w:p w14:paraId="373C23D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19388A5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47394AF" w14:textId="77777777" w:rsidR="00000000" w:rsidRDefault="00000000">
      <w:pPr>
        <w:pStyle w:val="Heading2"/>
        <w:divId w:val="1010643008"/>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230F4292" w14:textId="77777777">
        <w:trPr>
          <w:divId w:val="1010643008"/>
          <w:tblCellSpacing w:w="15" w:type="dxa"/>
        </w:trPr>
        <w:tc>
          <w:tcPr>
            <w:tcW w:w="0" w:type="auto"/>
            <w:tcBorders>
              <w:bottom w:val="single" w:sz="6" w:space="0" w:color="000000"/>
            </w:tcBorders>
            <w:shd w:val="clear" w:color="auto" w:fill="BBBBBB"/>
            <w:vAlign w:val="center"/>
            <w:hideMark/>
          </w:tcPr>
          <w:p w14:paraId="211BD3A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439415A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66728D1" w14:textId="77777777">
        <w:trPr>
          <w:divId w:val="1010643008"/>
          <w:tblCellSpacing w:w="15" w:type="dxa"/>
        </w:trPr>
        <w:tc>
          <w:tcPr>
            <w:tcW w:w="0" w:type="auto"/>
            <w:tcBorders>
              <w:bottom w:val="single" w:sz="6" w:space="0" w:color="CCCCCC"/>
            </w:tcBorders>
            <w:vAlign w:val="center"/>
            <w:hideMark/>
          </w:tcPr>
          <w:p w14:paraId="1B79968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2290C1C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3603CC33" w14:textId="77777777">
        <w:trPr>
          <w:divId w:val="1010643008"/>
          <w:tblCellSpacing w:w="15" w:type="dxa"/>
        </w:trPr>
        <w:tc>
          <w:tcPr>
            <w:tcW w:w="0" w:type="auto"/>
            <w:tcBorders>
              <w:bottom w:val="single" w:sz="6" w:space="0" w:color="CCCCCC"/>
            </w:tcBorders>
            <w:vAlign w:val="center"/>
            <w:hideMark/>
          </w:tcPr>
          <w:p w14:paraId="5E95A9D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2EA2C8F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C74D1CE" w14:textId="77777777">
        <w:trPr>
          <w:divId w:val="1010643008"/>
          <w:tblCellSpacing w:w="15" w:type="dxa"/>
        </w:trPr>
        <w:tc>
          <w:tcPr>
            <w:tcW w:w="0" w:type="auto"/>
            <w:tcBorders>
              <w:bottom w:val="single" w:sz="6" w:space="0" w:color="CCCCCC"/>
            </w:tcBorders>
            <w:vAlign w:val="center"/>
            <w:hideMark/>
          </w:tcPr>
          <w:p w14:paraId="4ABD83A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Research -&gt; Actions</w:t>
            </w:r>
          </w:p>
        </w:tc>
        <w:tc>
          <w:tcPr>
            <w:tcW w:w="0" w:type="auto"/>
            <w:tcBorders>
              <w:bottom w:val="single" w:sz="6" w:space="0" w:color="CCCCCC"/>
            </w:tcBorders>
            <w:vAlign w:val="center"/>
            <w:hideMark/>
          </w:tcPr>
          <w:p w14:paraId="6370E10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51E953F" w14:textId="77777777">
        <w:trPr>
          <w:divId w:val="1010643008"/>
          <w:tblCellSpacing w:w="15" w:type="dxa"/>
        </w:trPr>
        <w:tc>
          <w:tcPr>
            <w:tcW w:w="0" w:type="auto"/>
            <w:tcBorders>
              <w:bottom w:val="single" w:sz="6" w:space="0" w:color="CCCCCC"/>
            </w:tcBorders>
            <w:vAlign w:val="center"/>
            <w:hideMark/>
          </w:tcPr>
          <w:p w14:paraId="28A1C20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609C3EB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6E3042C" w14:textId="77777777">
        <w:trPr>
          <w:divId w:val="1010643008"/>
          <w:tblCellSpacing w:w="15" w:type="dxa"/>
        </w:trPr>
        <w:tc>
          <w:tcPr>
            <w:tcW w:w="0" w:type="auto"/>
            <w:tcBorders>
              <w:bottom w:val="single" w:sz="6" w:space="0" w:color="CCCCCC"/>
            </w:tcBorders>
            <w:vAlign w:val="center"/>
            <w:hideMark/>
          </w:tcPr>
          <w:p w14:paraId="6150768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66DF7D9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E23C36E" w14:textId="77777777" w:rsidR="00000000" w:rsidRDefault="00000000">
      <w:pPr>
        <w:pStyle w:val="Heading1"/>
        <w:divId w:val="1050226506"/>
        <w:rPr>
          <w:rFonts w:ascii="Georgia" w:eastAsia="Times New Roman" w:hAnsi="Georgia"/>
          <w:sz w:val="29"/>
          <w:szCs w:val="29"/>
        </w:rPr>
      </w:pPr>
      <w:r>
        <w:rPr>
          <w:rFonts w:ascii="Georgia" w:eastAsia="Times New Roman" w:hAnsi="Georgia"/>
          <w:sz w:val="29"/>
          <w:szCs w:val="29"/>
        </w:rPr>
        <w:t>Ecosystem Services</w:t>
      </w:r>
    </w:p>
    <w:p w14:paraId="6D0D3CAF" w14:textId="77777777" w:rsidR="00000000" w:rsidRDefault="00000000">
      <w:pPr>
        <w:pStyle w:val="Heading2"/>
        <w:divId w:val="1050226506"/>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74E1F859" w14:textId="77777777">
        <w:trPr>
          <w:divId w:val="1050226506"/>
          <w:tblCellSpacing w:w="15" w:type="dxa"/>
        </w:trPr>
        <w:tc>
          <w:tcPr>
            <w:tcW w:w="0" w:type="auto"/>
            <w:tcBorders>
              <w:bottom w:val="single" w:sz="6" w:space="0" w:color="000000"/>
            </w:tcBorders>
            <w:shd w:val="clear" w:color="auto" w:fill="BBBBBB"/>
            <w:vAlign w:val="center"/>
            <w:hideMark/>
          </w:tcPr>
          <w:p w14:paraId="2FDDEAC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6F85A398"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41C9E6F0" w14:textId="77777777">
        <w:trPr>
          <w:divId w:val="1050226506"/>
          <w:tblCellSpacing w:w="15" w:type="dxa"/>
        </w:trPr>
        <w:tc>
          <w:tcPr>
            <w:tcW w:w="0" w:type="auto"/>
            <w:vAlign w:val="center"/>
            <w:hideMark/>
          </w:tcPr>
          <w:p w14:paraId="1C01718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7E6D4A5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9AD5E6D"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0B0C6241" w14:textId="77777777" w:rsidR="00000000" w:rsidRDefault="00000000">
      <w:pPr>
        <w:pStyle w:val="NormalWeb"/>
        <w:divId w:val="1030571260"/>
        <w:rPr>
          <w:rFonts w:ascii="Georgia" w:hAnsi="Georgia"/>
        </w:rPr>
      </w:pPr>
      <w:r>
        <w:rPr>
          <w:rFonts w:ascii="Georgia" w:hAnsi="Georgia"/>
        </w:rPr>
        <w:t xml:space="preserve">BGCI. 2022. Botanic Gardens Conservation International (BGCI) - </w:t>
      </w:r>
      <w:proofErr w:type="spellStart"/>
      <w:r>
        <w:rPr>
          <w:rFonts w:ascii="Georgia" w:hAnsi="Georgia"/>
        </w:rPr>
        <w:t>PlantSearch</w:t>
      </w:r>
      <w:proofErr w:type="spellEnd"/>
      <w:r>
        <w:rPr>
          <w:rFonts w:ascii="Georgia" w:hAnsi="Georgia"/>
        </w:rPr>
        <w:t xml:space="preserve">. Available at: </w:t>
      </w:r>
      <w:hyperlink r:id="rId9" w:history="1">
        <w:r>
          <w:rPr>
            <w:rStyle w:val="Hyperlink"/>
            <w:rFonts w:ascii="Georgia" w:hAnsi="Georgia"/>
          </w:rPr>
          <w:t>https://tools.bgci.org/plant_search.php</w:t>
        </w:r>
      </w:hyperlink>
      <w:r>
        <w:rPr>
          <w:rFonts w:ascii="Georgia" w:hAnsi="Georgia"/>
        </w:rPr>
        <w:t xml:space="preserve">. </w:t>
      </w:r>
    </w:p>
    <w:p w14:paraId="75220564" w14:textId="77777777" w:rsidR="00000000" w:rsidRDefault="00000000">
      <w:pPr>
        <w:pStyle w:val="NormalWeb"/>
        <w:divId w:val="1030571260"/>
        <w:rPr>
          <w:rFonts w:ascii="Georgia" w:hAnsi="Georgia"/>
        </w:rPr>
      </w:pPr>
      <w:r>
        <w:rPr>
          <w:rFonts w:ascii="Georgia" w:hAnsi="Georgia"/>
        </w:rPr>
        <w:t xml:space="preserve">Bachman, S., Moat, J., Hill, A., de la Torre, J. and Scot,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3535CCDB" w14:textId="77777777" w:rsidR="00000000" w:rsidRDefault="00000000">
      <w:pPr>
        <w:pStyle w:val="NormalWeb"/>
        <w:divId w:val="1030571260"/>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Genesys</w:t>
      </w:r>
      <w:proofErr w:type="spellEnd"/>
      <w:r>
        <w:rPr>
          <w:rFonts w:ascii="Georgia" w:hAnsi="Georgia"/>
        </w:rPr>
        <w:t xml:space="preserve"> Global Portal on Plant Genetic Resources. Available at: </w:t>
      </w:r>
      <w:hyperlink r:id="rId10" w:history="1">
        <w:r>
          <w:rPr>
            <w:rStyle w:val="Hyperlink"/>
            <w:rFonts w:ascii="Georgia" w:hAnsi="Georgia"/>
          </w:rPr>
          <w:t>https://www.genesys-pgr.org/</w:t>
        </w:r>
      </w:hyperlink>
      <w:r>
        <w:rPr>
          <w:rFonts w:ascii="Georgia" w:hAnsi="Georgia"/>
        </w:rPr>
        <w:t xml:space="preserve">. </w:t>
      </w:r>
    </w:p>
    <w:p w14:paraId="6C00CD64" w14:textId="77777777" w:rsidR="00000000" w:rsidRDefault="00000000">
      <w:pPr>
        <w:pStyle w:val="NormalWeb"/>
        <w:divId w:val="1030571260"/>
        <w:rPr>
          <w:rFonts w:ascii="Georgia" w:hAnsi="Georgia"/>
        </w:rPr>
      </w:pPr>
      <w:commentRangeStart w:id="65"/>
      <w:r>
        <w:rPr>
          <w:rFonts w:ascii="Georgia" w:hAnsi="Georgia"/>
        </w:rPr>
        <w:t>POWO. 2022. Plants of the World Online. Facilitated by the Royal Botanic Gardens, Kew. Available at: http://powo.science.kew.org/. (Accessed: 2022).</w:t>
      </w:r>
    </w:p>
    <w:p w14:paraId="75D45B61" w14:textId="77777777" w:rsidR="00E1663C" w:rsidRDefault="00000000">
      <w:pPr>
        <w:pStyle w:val="NormalWeb"/>
        <w:divId w:val="1030571260"/>
        <w:rPr>
          <w:rFonts w:ascii="Georgia" w:hAnsi="Georgia"/>
        </w:rPr>
      </w:pPr>
      <w:r>
        <w:rPr>
          <w:rFonts w:ascii="Georgia" w:hAnsi="Georgia"/>
        </w:rPr>
        <w:t xml:space="preserve">Puglisi, </w:t>
      </w:r>
      <w:proofErr w:type="gramStart"/>
      <w:r>
        <w:rPr>
          <w:rFonts w:ascii="Georgia" w:hAnsi="Georgia"/>
        </w:rPr>
        <w:t>C.</w:t>
      </w:r>
      <w:proofErr w:type="gramEnd"/>
      <w:r>
        <w:rPr>
          <w:rFonts w:ascii="Georgia" w:hAnsi="Georgia"/>
        </w:rPr>
        <w:t xml:space="preserve"> and Middleton, D.J. 2017. A revision of </w:t>
      </w:r>
      <w:proofErr w:type="spellStart"/>
      <w:r>
        <w:rPr>
          <w:rFonts w:ascii="Georgia" w:hAnsi="Georgia"/>
        </w:rPr>
        <w:t>Microchirita</w:t>
      </w:r>
      <w:proofErr w:type="spellEnd"/>
      <w:r>
        <w:rPr>
          <w:rFonts w:ascii="Georgia" w:hAnsi="Georgia"/>
        </w:rPr>
        <w:t xml:space="preserve"> (</w:t>
      </w:r>
      <w:proofErr w:type="spellStart"/>
      <w:r>
        <w:rPr>
          <w:rFonts w:ascii="Georgia" w:hAnsi="Georgia"/>
        </w:rPr>
        <w:t>Gesneriaceae</w:t>
      </w:r>
      <w:proofErr w:type="spellEnd"/>
      <w:r>
        <w:rPr>
          <w:rFonts w:ascii="Georgia" w:hAnsi="Georgia"/>
        </w:rPr>
        <w:t xml:space="preserve">) in Thailand. </w:t>
      </w:r>
      <w:r>
        <w:rPr>
          <w:rFonts w:ascii="Georgia" w:hAnsi="Georgia"/>
          <w:i/>
          <w:iCs/>
        </w:rPr>
        <w:t>Gardens' Bulletin Singapore</w:t>
      </w:r>
      <w:r>
        <w:rPr>
          <w:rFonts w:ascii="Georgia" w:hAnsi="Georgia"/>
        </w:rPr>
        <w:t xml:space="preserve"> 69(2): 211–284.</w:t>
      </w:r>
      <w:commentRangeEnd w:id="65"/>
      <w:r w:rsidR="003342F7">
        <w:rPr>
          <w:rStyle w:val="CommentReference"/>
        </w:rPr>
        <w:commentReference w:id="65"/>
      </w:r>
    </w:p>
    <w:sectPr w:rsidR="00E1663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3" w:author="Jack Plummer" w:date="2022-10-18T18:11:00Z" w:initials="JP">
    <w:p w14:paraId="7B2DC955" w14:textId="77777777" w:rsidR="003342F7" w:rsidRDefault="003342F7" w:rsidP="001C0482">
      <w:pPr>
        <w:pStyle w:val="CommentText"/>
      </w:pPr>
      <w:r>
        <w:rPr>
          <w:rStyle w:val="CommentReference"/>
        </w:rPr>
        <w:annotationRef/>
      </w:r>
      <w:r>
        <w:t>Mention habit</w:t>
      </w:r>
    </w:p>
  </w:comment>
  <w:comment w:id="54" w:author="Jack Plummer" w:date="2022-10-18T18:13:00Z" w:initials="JP">
    <w:p w14:paraId="0B9E8F96" w14:textId="77777777" w:rsidR="003342F7" w:rsidRDefault="003342F7" w:rsidP="008E5938">
      <w:pPr>
        <w:pStyle w:val="CommentText"/>
      </w:pPr>
      <w:r>
        <w:rPr>
          <w:rStyle w:val="CommentReference"/>
        </w:rPr>
        <w:annotationRef/>
      </w:r>
      <w:r>
        <w:t>Remove</w:t>
      </w:r>
    </w:p>
  </w:comment>
  <w:comment w:id="57" w:author="Jack Plummer" w:date="2022-10-18T18:13:00Z" w:initials="JP">
    <w:p w14:paraId="0A55865F" w14:textId="77777777" w:rsidR="003342F7" w:rsidRDefault="003342F7" w:rsidP="00F957F8">
      <w:pPr>
        <w:pStyle w:val="CommentText"/>
      </w:pPr>
      <w:r>
        <w:rPr>
          <w:rStyle w:val="CommentReference"/>
        </w:rPr>
        <w:annotationRef/>
      </w:r>
      <w:r>
        <w:t>Agriculture not mentioned in above</w:t>
      </w:r>
    </w:p>
  </w:comment>
  <w:comment w:id="58" w:author="Jack Plummer" w:date="2022-10-18T18:14:00Z" w:initials="JP">
    <w:p w14:paraId="4F7FB7C8" w14:textId="77777777" w:rsidR="003342F7" w:rsidRDefault="003342F7" w:rsidP="00DC1FEE">
      <w:pPr>
        <w:pStyle w:val="CommentText"/>
      </w:pPr>
      <w:r>
        <w:rPr>
          <w:rStyle w:val="CommentReference"/>
        </w:rPr>
        <w:annotationRef/>
      </w:r>
      <w:r>
        <w:t>Think this should be 6.1</w:t>
      </w:r>
    </w:p>
  </w:comment>
  <w:comment w:id="59" w:author="Jack Plummer" w:date="2022-10-18T18:14:00Z" w:initials="JP">
    <w:p w14:paraId="1EC3F7FF" w14:textId="77777777" w:rsidR="003342F7" w:rsidRDefault="003342F7" w:rsidP="00983B0E">
      <w:pPr>
        <w:pStyle w:val="CommentText"/>
      </w:pPr>
      <w:r>
        <w:rPr>
          <w:rStyle w:val="CommentReference"/>
        </w:rPr>
        <w:annotationRef/>
      </w:r>
      <w:r>
        <w:t>What is this?</w:t>
      </w:r>
    </w:p>
  </w:comment>
  <w:comment w:id="65" w:author="Jack Plummer" w:date="2022-10-18T18:14:00Z" w:initials="JP">
    <w:p w14:paraId="741D6953" w14:textId="77777777" w:rsidR="003342F7" w:rsidRDefault="003342F7" w:rsidP="0092300A">
      <w:pPr>
        <w:pStyle w:val="CommentText"/>
      </w:pPr>
      <w:r>
        <w:rPr>
          <w:rStyle w:val="CommentReference"/>
        </w:rPr>
        <w:annotationRef/>
      </w:r>
      <w:r>
        <w:t>Mention in assessment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2DC955" w15:done="0"/>
  <w15:commentEx w15:paraId="0B9E8F96" w15:done="0"/>
  <w15:commentEx w15:paraId="0A55865F" w15:done="0"/>
  <w15:commentEx w15:paraId="4F7FB7C8" w15:done="0"/>
  <w15:commentEx w15:paraId="1EC3F7FF" w15:done="0"/>
  <w15:commentEx w15:paraId="741D69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96ABF" w16cex:dateUtc="2022-10-18T17:11:00Z"/>
  <w16cex:commentExtensible w16cex:durableId="26F96B35" w16cex:dateUtc="2022-10-18T17:13:00Z"/>
  <w16cex:commentExtensible w16cex:durableId="26F96B62" w16cex:dateUtc="2022-10-18T17:13:00Z"/>
  <w16cex:commentExtensible w16cex:durableId="26F96B6D" w16cex:dateUtc="2022-10-18T17:14:00Z"/>
  <w16cex:commentExtensible w16cex:durableId="26F96B77" w16cex:dateUtc="2022-10-18T17:14:00Z"/>
  <w16cex:commentExtensible w16cex:durableId="26F96B96" w16cex:dateUtc="2022-10-18T17: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2DC955" w16cid:durableId="26F96ABF"/>
  <w16cid:commentId w16cid:paraId="0B9E8F96" w16cid:durableId="26F96B35"/>
  <w16cid:commentId w16cid:paraId="0A55865F" w16cid:durableId="26F96B62"/>
  <w16cid:commentId w16cid:paraId="4F7FB7C8" w16cid:durableId="26F96B6D"/>
  <w16cid:commentId w16cid:paraId="1EC3F7FF" w16cid:durableId="26F96B77"/>
  <w16cid:commentId w16cid:paraId="741D6953" w16cid:durableId="26F96B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42F7"/>
    <w:rsid w:val="003342F7"/>
    <w:rsid w:val="00E166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AE491D"/>
  <w15:chartTrackingRefBased/>
  <w15:docId w15:val="{25732F3F-6A6D-4764-AB01-D1A06F977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fontstyle01">
    <w:name w:val="fontstyle01"/>
    <w:basedOn w:val="DefaultParagraphFont"/>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3342F7"/>
    <w:rPr>
      <w:rFonts w:eastAsiaTheme="minorEastAsia"/>
      <w:sz w:val="24"/>
      <w:szCs w:val="24"/>
    </w:rPr>
  </w:style>
  <w:style w:type="character" w:styleId="CommentReference">
    <w:name w:val="annotation reference"/>
    <w:basedOn w:val="DefaultParagraphFont"/>
    <w:uiPriority w:val="99"/>
    <w:semiHidden/>
    <w:unhideWhenUsed/>
    <w:rsid w:val="003342F7"/>
    <w:rPr>
      <w:sz w:val="16"/>
      <w:szCs w:val="16"/>
    </w:rPr>
  </w:style>
  <w:style w:type="paragraph" w:styleId="CommentText">
    <w:name w:val="annotation text"/>
    <w:basedOn w:val="Normal"/>
    <w:link w:val="CommentTextChar"/>
    <w:uiPriority w:val="99"/>
    <w:unhideWhenUsed/>
    <w:rsid w:val="003342F7"/>
    <w:rPr>
      <w:sz w:val="20"/>
      <w:szCs w:val="20"/>
    </w:rPr>
  </w:style>
  <w:style w:type="character" w:customStyle="1" w:styleId="CommentTextChar">
    <w:name w:val="Comment Text Char"/>
    <w:basedOn w:val="DefaultParagraphFont"/>
    <w:link w:val="CommentText"/>
    <w:uiPriority w:val="99"/>
    <w:rsid w:val="003342F7"/>
    <w:rPr>
      <w:rFonts w:eastAsiaTheme="minorEastAsia"/>
    </w:rPr>
  </w:style>
  <w:style w:type="paragraph" w:styleId="CommentSubject">
    <w:name w:val="annotation subject"/>
    <w:basedOn w:val="CommentText"/>
    <w:next w:val="CommentText"/>
    <w:link w:val="CommentSubjectChar"/>
    <w:uiPriority w:val="99"/>
    <w:semiHidden/>
    <w:unhideWhenUsed/>
    <w:rsid w:val="003342F7"/>
    <w:rPr>
      <w:b/>
      <w:bCs/>
    </w:rPr>
  </w:style>
  <w:style w:type="character" w:customStyle="1" w:styleId="CommentSubjectChar">
    <w:name w:val="Comment Subject Char"/>
    <w:basedOn w:val="CommentTextChar"/>
    <w:link w:val="CommentSubject"/>
    <w:uiPriority w:val="99"/>
    <w:semiHidden/>
    <w:rsid w:val="003342F7"/>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353509">
      <w:marLeft w:val="0"/>
      <w:marRight w:val="0"/>
      <w:marTop w:val="0"/>
      <w:marBottom w:val="0"/>
      <w:divBdr>
        <w:top w:val="none" w:sz="0" w:space="0" w:color="auto"/>
        <w:left w:val="none" w:sz="0" w:space="0" w:color="auto"/>
        <w:bottom w:val="none" w:sz="0" w:space="0" w:color="auto"/>
        <w:right w:val="none" w:sz="0" w:space="0" w:color="auto"/>
      </w:divBdr>
    </w:div>
    <w:div w:id="692418830">
      <w:marLeft w:val="0"/>
      <w:marRight w:val="0"/>
      <w:marTop w:val="0"/>
      <w:marBottom w:val="0"/>
      <w:divBdr>
        <w:top w:val="none" w:sz="0" w:space="0" w:color="auto"/>
        <w:left w:val="none" w:sz="0" w:space="0" w:color="auto"/>
        <w:bottom w:val="none" w:sz="0" w:space="0" w:color="auto"/>
        <w:right w:val="none" w:sz="0" w:space="0" w:color="auto"/>
      </w:divBdr>
    </w:div>
    <w:div w:id="1010643008">
      <w:marLeft w:val="0"/>
      <w:marRight w:val="0"/>
      <w:marTop w:val="0"/>
      <w:marBottom w:val="0"/>
      <w:divBdr>
        <w:top w:val="none" w:sz="0" w:space="0" w:color="auto"/>
        <w:left w:val="none" w:sz="0" w:space="0" w:color="auto"/>
        <w:bottom w:val="none" w:sz="0" w:space="0" w:color="auto"/>
        <w:right w:val="none" w:sz="0" w:space="0" w:color="auto"/>
      </w:divBdr>
    </w:div>
    <w:div w:id="1030571260">
      <w:marLeft w:val="0"/>
      <w:marRight w:val="0"/>
      <w:marTop w:val="0"/>
      <w:marBottom w:val="0"/>
      <w:divBdr>
        <w:top w:val="none" w:sz="0" w:space="0" w:color="auto"/>
        <w:left w:val="none" w:sz="0" w:space="0" w:color="auto"/>
        <w:bottom w:val="none" w:sz="0" w:space="0" w:color="auto"/>
        <w:right w:val="none" w:sz="0" w:space="0" w:color="auto"/>
      </w:divBdr>
    </w:div>
    <w:div w:id="1050226506">
      <w:marLeft w:val="0"/>
      <w:marRight w:val="0"/>
      <w:marTop w:val="0"/>
      <w:marBottom w:val="0"/>
      <w:divBdr>
        <w:top w:val="none" w:sz="0" w:space="0" w:color="auto"/>
        <w:left w:val="none" w:sz="0" w:space="0" w:color="auto"/>
        <w:bottom w:val="none" w:sz="0" w:space="0" w:color="auto"/>
        <w:right w:val="none" w:sz="0" w:space="0" w:color="auto"/>
      </w:divBdr>
    </w:div>
    <w:div w:id="1102186083">
      <w:marLeft w:val="0"/>
      <w:marRight w:val="0"/>
      <w:marTop w:val="0"/>
      <w:marBottom w:val="0"/>
      <w:divBdr>
        <w:top w:val="none" w:sz="0" w:space="0" w:color="auto"/>
        <w:left w:val="none" w:sz="0" w:space="0" w:color="auto"/>
        <w:bottom w:val="none" w:sz="0" w:space="0" w:color="auto"/>
        <w:right w:val="none" w:sz="0" w:space="0" w:color="auto"/>
      </w:divBdr>
    </w:div>
    <w:div w:id="1117799751">
      <w:marLeft w:val="0"/>
      <w:marRight w:val="0"/>
      <w:marTop w:val="0"/>
      <w:marBottom w:val="0"/>
      <w:divBdr>
        <w:top w:val="none" w:sz="0" w:space="0" w:color="auto"/>
        <w:left w:val="none" w:sz="0" w:space="0" w:color="auto"/>
        <w:bottom w:val="none" w:sz="0" w:space="0" w:color="auto"/>
        <w:right w:val="none" w:sz="0" w:space="0" w:color="auto"/>
      </w:divBdr>
    </w:div>
    <w:div w:id="1209028382">
      <w:marLeft w:val="0"/>
      <w:marRight w:val="0"/>
      <w:marTop w:val="0"/>
      <w:marBottom w:val="0"/>
      <w:divBdr>
        <w:top w:val="none" w:sz="0" w:space="0" w:color="auto"/>
        <w:left w:val="none" w:sz="0" w:space="0" w:color="auto"/>
        <w:bottom w:val="none" w:sz="0" w:space="0" w:color="auto"/>
        <w:right w:val="none" w:sz="0" w:space="0" w:color="auto"/>
      </w:divBdr>
      <w:divsChild>
        <w:div w:id="230237041">
          <w:marLeft w:val="0"/>
          <w:marRight w:val="0"/>
          <w:marTop w:val="0"/>
          <w:marBottom w:val="150"/>
          <w:divBdr>
            <w:top w:val="single" w:sz="12" w:space="0" w:color="000000"/>
            <w:left w:val="none" w:sz="0" w:space="0" w:color="auto"/>
            <w:bottom w:val="single" w:sz="12" w:space="0" w:color="000000"/>
            <w:right w:val="none" w:sz="0" w:space="0" w:color="auto"/>
          </w:divBdr>
        </w:div>
      </w:divsChild>
    </w:div>
    <w:div w:id="1238251208">
      <w:marLeft w:val="0"/>
      <w:marRight w:val="0"/>
      <w:marTop w:val="0"/>
      <w:marBottom w:val="0"/>
      <w:divBdr>
        <w:top w:val="none" w:sz="0" w:space="0" w:color="auto"/>
        <w:left w:val="none" w:sz="0" w:space="0" w:color="auto"/>
        <w:bottom w:val="none" w:sz="0" w:space="0" w:color="auto"/>
        <w:right w:val="none" w:sz="0" w:space="0" w:color="auto"/>
      </w:divBdr>
    </w:div>
    <w:div w:id="1313943741">
      <w:marLeft w:val="0"/>
      <w:marRight w:val="0"/>
      <w:marTop w:val="0"/>
      <w:marBottom w:val="0"/>
      <w:divBdr>
        <w:top w:val="none" w:sz="0" w:space="0" w:color="auto"/>
        <w:left w:val="none" w:sz="0" w:space="0" w:color="auto"/>
        <w:bottom w:val="none" w:sz="0" w:space="0" w:color="auto"/>
        <w:right w:val="none" w:sz="0" w:space="0" w:color="auto"/>
      </w:divBdr>
    </w:div>
    <w:div w:id="1359507282">
      <w:marLeft w:val="0"/>
      <w:marRight w:val="0"/>
      <w:marTop w:val="0"/>
      <w:marBottom w:val="0"/>
      <w:divBdr>
        <w:top w:val="none" w:sz="0" w:space="0" w:color="auto"/>
        <w:left w:val="none" w:sz="0" w:space="0" w:color="auto"/>
        <w:bottom w:val="none" w:sz="0" w:space="0" w:color="auto"/>
        <w:right w:val="none" w:sz="0" w:space="0" w:color="auto"/>
      </w:divBdr>
    </w:div>
    <w:div w:id="180846764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18" Type="http://schemas.openxmlformats.org/officeDocument/2006/relationships/customXml" Target="../customXml/item5.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ustomXml" Target="../customXml/item2.xml"/><Relationship Id="rId10" Type="http://schemas.openxmlformats.org/officeDocument/2006/relationships/hyperlink" Target="https://www.genesys-pgr.org/" TargetMode="External"/><Relationship Id="rId4" Type="http://schemas.openxmlformats.org/officeDocument/2006/relationships/image" Target="file:///C:\Users\jpl10kg\Downloads\resources\redListLogo.jpg" TargetMode="External"/><Relationship Id="rId9" Type="http://schemas.openxmlformats.org/officeDocument/2006/relationships/hyperlink" Target="https://tools.bgci.org/plant_search.php"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903CA9-49B7-4880-87A0-923B2ED78576}"/>
</file>

<file path=customXml/itemProps2.xml><?xml version="1.0" encoding="utf-8"?>
<ds:datastoreItem xmlns:ds="http://schemas.openxmlformats.org/officeDocument/2006/customXml" ds:itemID="{ECD24EC8-B010-4AF6-B506-EF8BED175A60}"/>
</file>

<file path=customXml/itemProps3.xml><?xml version="1.0" encoding="utf-8"?>
<ds:datastoreItem xmlns:ds="http://schemas.openxmlformats.org/officeDocument/2006/customXml" ds:itemID="{DF38418E-6C3A-4CE5-8472-67B4FE4752A5}"/>
</file>

<file path=customXml/itemProps4.xml><?xml version="1.0" encoding="utf-8"?>
<ds:datastoreItem xmlns:ds="http://schemas.openxmlformats.org/officeDocument/2006/customXml" ds:itemID="{87BDC95E-F622-43C4-97A4-843B8DAE3DFD}"/>
</file>

<file path=customXml/itemProps5.xml><?xml version="1.0" encoding="utf-8"?>
<ds:datastoreItem xmlns:ds="http://schemas.openxmlformats.org/officeDocument/2006/customXml" ds:itemID="{BC9220AF-0D71-4A65-906C-54F4AFCAC8FE}"/>
</file>

<file path=docProps/app.xml><?xml version="1.0" encoding="utf-8"?>
<Properties xmlns="http://schemas.openxmlformats.org/officeDocument/2006/extended-properties" xmlns:vt="http://schemas.openxmlformats.org/officeDocument/2006/docPropsVTypes">
  <Template>Normal</Template>
  <TotalTime>9</TotalTime>
  <Pages>5</Pages>
  <Words>1277</Words>
  <Characters>7280</Characters>
  <Application>Microsoft Office Word</Application>
  <DocSecurity>0</DocSecurity>
  <Lines>60</Lines>
  <Paragraphs>17</Paragraphs>
  <ScaleCrop>false</ScaleCrop>
  <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Microchirita tubulosa</dc:title>
  <dc:subject/>
  <dc:creator>Jack Plummer</dc:creator>
  <cp:keywords/>
  <dc:description/>
  <cp:lastModifiedBy>Jack Plummer</cp:lastModifiedBy>
  <cp:revision>2</cp:revision>
  <dcterms:created xsi:type="dcterms:W3CDTF">2022-10-18T17:15:00Z</dcterms:created>
  <dcterms:modified xsi:type="dcterms:W3CDTF">2022-10-18T17:15:00Z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