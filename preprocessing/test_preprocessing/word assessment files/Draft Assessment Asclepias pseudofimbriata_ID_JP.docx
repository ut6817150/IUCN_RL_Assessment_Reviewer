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BB220" w14:textId="77777777" w:rsidR="00445A5C" w:rsidRDefault="00000000">
      <w:pPr>
        <w:jc w:val="center"/>
        <w:divId w:val="1956595207"/>
        <w:rPr>
          <w:rFonts w:ascii="Georgia" w:eastAsia="Times New Roman" w:hAnsi="Georgia"/>
          <w:b/>
          <w:bCs/>
          <w:sz w:val="29"/>
          <w:szCs w:val="29"/>
        </w:rPr>
      </w:pPr>
      <w:r>
        <w:rPr>
          <w:rFonts w:ascii="Georgia" w:eastAsia="Times New Roman" w:hAnsi="Georgia"/>
          <w:b/>
          <w:bCs/>
          <w:sz w:val="29"/>
          <w:szCs w:val="29"/>
        </w:rPr>
        <w:t>Draft</w:t>
      </w:r>
    </w:p>
    <w:p w14:paraId="2C8D5576" w14:textId="77777777" w:rsidR="00445A5C" w:rsidRDefault="00000000">
      <w:pPr>
        <w:divId w:val="145901919"/>
        <w:rPr>
          <w:rFonts w:ascii="Georgia" w:eastAsia="Times New Roman" w:hAnsi="Georgia"/>
          <w:sz w:val="18"/>
          <w:szCs w:val="18"/>
        </w:rPr>
      </w:pPr>
      <w:r>
        <w:rPr>
          <w:rFonts w:ascii="Georgia" w:eastAsia="Times New Roman" w:hAnsi="Georgia"/>
          <w:noProof/>
          <w:sz w:val="18"/>
          <w:szCs w:val="18"/>
        </w:rPr>
        <w:drawing>
          <wp:inline distT="0" distB="0" distL="0" distR="0" wp14:anchorId="0A1B4D6C" wp14:editId="5475D019">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5144F8E" w14:textId="77777777" w:rsidR="00445A5C" w:rsidRDefault="00000000">
      <w:pPr>
        <w:shd w:val="clear" w:color="auto" w:fill="FFFFFF"/>
        <w:spacing w:before="100" w:beforeAutospacing="1" w:after="100" w:afterAutospacing="1"/>
        <w:jc w:val="right"/>
        <w:outlineLvl w:val="1"/>
        <w:divId w:val="145901919"/>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 xml:space="preserve">Asclepias </w:t>
      </w:r>
      <w:proofErr w:type="spellStart"/>
      <w:r>
        <w:rPr>
          <w:rStyle w:val="Emphasis"/>
          <w:rFonts w:ascii="Georgia" w:eastAsia="Times New Roman" w:hAnsi="Georgia"/>
          <w:b/>
          <w:bCs/>
          <w:color w:val="000000"/>
          <w:kern w:val="36"/>
          <w:sz w:val="29"/>
          <w:szCs w:val="29"/>
        </w:rPr>
        <w:t>pseudofimbriata</w:t>
      </w:r>
      <w:proofErr w:type="spellEnd"/>
      <w:r>
        <w:rPr>
          <w:rFonts w:ascii="Georgia" w:eastAsia="Times New Roman" w:hAnsi="Georgia"/>
          <w:b/>
          <w:bCs/>
          <w:color w:val="000000"/>
          <w:kern w:val="36"/>
          <w:sz w:val="29"/>
          <w:szCs w:val="29"/>
        </w:rPr>
        <w:t xml:space="preserve"> - (Goyder) Goyder</w:t>
      </w:r>
    </w:p>
    <w:p w14:paraId="373CE390" w14:textId="77777777" w:rsidR="00445A5C" w:rsidRDefault="00000000">
      <w:pPr>
        <w:jc w:val="right"/>
        <w:divId w:val="145901919"/>
        <w:rPr>
          <w:rFonts w:ascii="Georgia" w:eastAsia="Times New Roman" w:hAnsi="Georgia"/>
          <w:sz w:val="18"/>
          <w:szCs w:val="18"/>
        </w:rPr>
      </w:pPr>
      <w:r>
        <w:rPr>
          <w:rFonts w:ascii="Georgia" w:eastAsia="Times New Roman" w:hAnsi="Georgia"/>
          <w:sz w:val="18"/>
          <w:szCs w:val="18"/>
        </w:rPr>
        <w:t xml:space="preserve">PLANTAE - TRACHEOPHYTA - MAGNOLIOPSIDA - GENTIANALES - APOCYNACEAE - Asclepias - </w:t>
      </w:r>
      <w:proofErr w:type="spellStart"/>
      <w:r>
        <w:rPr>
          <w:rFonts w:ascii="Georgia" w:eastAsia="Times New Roman" w:hAnsi="Georgia"/>
          <w:sz w:val="18"/>
          <w:szCs w:val="18"/>
        </w:rPr>
        <w:t>pseudofimbriata</w:t>
      </w:r>
      <w:proofErr w:type="spellEnd"/>
    </w:p>
    <w:p w14:paraId="35F2D126" w14:textId="77777777" w:rsidR="00445A5C" w:rsidRDefault="00000000">
      <w:pPr>
        <w:pStyle w:val="NormalWeb"/>
        <w:divId w:val="1678458333"/>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proofErr w:type="spellStart"/>
      <w:r>
        <w:rPr>
          <w:rFonts w:ascii="Georgia" w:hAnsi="Georgia"/>
        </w:rPr>
        <w:t>Trachycalymma</w:t>
      </w:r>
      <w:proofErr w:type="spellEnd"/>
      <w:r>
        <w:rPr>
          <w:rFonts w:ascii="Georgia" w:hAnsi="Georgia"/>
        </w:rPr>
        <w:t xml:space="preserve"> </w:t>
      </w:r>
      <w:proofErr w:type="spellStart"/>
      <w:r>
        <w:rPr>
          <w:rFonts w:ascii="Georgia" w:hAnsi="Georgia"/>
        </w:rPr>
        <w:t>pseudofimbriatum</w:t>
      </w:r>
      <w:proofErr w:type="spellEnd"/>
      <w:r>
        <w:rPr>
          <w:rFonts w:ascii="Georgia" w:hAnsi="Georgia"/>
        </w:rPr>
        <w:t xml:space="preserve"> Goyder</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992"/>
      </w:tblGrid>
      <w:tr w:rsidR="00445A5C" w14:paraId="3C60D2B0" w14:textId="77777777">
        <w:trPr>
          <w:tblCellSpacing w:w="15" w:type="dxa"/>
          <w:jc w:val="center"/>
        </w:trPr>
        <w:tc>
          <w:tcPr>
            <w:tcW w:w="0" w:type="auto"/>
            <w:tcBorders>
              <w:bottom w:val="single" w:sz="6" w:space="0" w:color="000000"/>
            </w:tcBorders>
            <w:shd w:val="clear" w:color="auto" w:fill="BBBBBB"/>
            <w:vAlign w:val="center"/>
            <w:hideMark/>
          </w:tcPr>
          <w:p w14:paraId="3F4E5D5F" w14:textId="77777777" w:rsidR="00445A5C"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445A5C" w14:paraId="5C737504" w14:textId="77777777">
        <w:trPr>
          <w:tblCellSpacing w:w="15" w:type="dxa"/>
          <w:jc w:val="center"/>
        </w:trPr>
        <w:tc>
          <w:tcPr>
            <w:tcW w:w="0" w:type="auto"/>
            <w:vAlign w:val="center"/>
            <w:hideMark/>
          </w:tcPr>
          <w:p w14:paraId="697F8739" w14:textId="77777777" w:rsidR="00445A5C" w:rsidRDefault="00000000">
            <w:pPr>
              <w:spacing w:after="75"/>
              <w:rPr>
                <w:rFonts w:ascii="Georgia" w:eastAsia="Times New Roman" w:hAnsi="Georgia"/>
                <w:sz w:val="20"/>
                <w:szCs w:val="20"/>
              </w:rPr>
            </w:pPr>
            <w:r>
              <w:rPr>
                <w:rFonts w:ascii="Georgia" w:eastAsia="Times New Roman" w:hAnsi="Georgia"/>
                <w:sz w:val="20"/>
                <w:szCs w:val="20"/>
              </w:rPr>
              <w:t>EN - Endangered, B1ab(iii)+2ab(iii) (IUCN version 3.1)</w:t>
            </w:r>
          </w:p>
        </w:tc>
      </w:tr>
    </w:tbl>
    <w:p w14:paraId="545CF617" w14:textId="77777777" w:rsidR="00445A5C" w:rsidRDefault="00000000">
      <w:pPr>
        <w:pStyle w:val="Heading1"/>
        <w:divId w:val="915941856"/>
        <w:rPr>
          <w:rFonts w:ascii="Georgia" w:eastAsia="Times New Roman" w:hAnsi="Georgia"/>
          <w:sz w:val="29"/>
          <w:szCs w:val="29"/>
        </w:rPr>
      </w:pPr>
      <w:r>
        <w:rPr>
          <w:rFonts w:ascii="Georgia" w:eastAsia="Times New Roman" w:hAnsi="Georgia"/>
          <w:sz w:val="29"/>
          <w:szCs w:val="29"/>
        </w:rPr>
        <w:t>Red List Assessment</w:t>
      </w:r>
    </w:p>
    <w:p w14:paraId="0D59AFD1" w14:textId="77777777" w:rsidR="00445A5C" w:rsidRDefault="00000000">
      <w:pPr>
        <w:pStyle w:val="Heading2"/>
        <w:divId w:val="915941856"/>
        <w:rPr>
          <w:rFonts w:ascii="Georgia" w:eastAsia="Times New Roman" w:hAnsi="Georgia"/>
          <w:sz w:val="27"/>
          <w:szCs w:val="27"/>
        </w:rPr>
      </w:pPr>
      <w:r>
        <w:rPr>
          <w:rFonts w:ascii="Georgia" w:eastAsia="Times New Roman" w:hAnsi="Georgia"/>
          <w:sz w:val="27"/>
          <w:szCs w:val="27"/>
        </w:rPr>
        <w:t>Assessment Information</w:t>
      </w:r>
    </w:p>
    <w:p w14:paraId="44BAA823" w14:textId="77777777" w:rsidR="00445A5C" w:rsidRDefault="00000000">
      <w:pPr>
        <w:pStyle w:val="NormalWeb"/>
        <w:divId w:val="915941856"/>
        <w:rPr>
          <w:rFonts w:ascii="Georgia" w:hAnsi="Georgia"/>
        </w:rPr>
      </w:pPr>
      <w:r>
        <w:rPr>
          <w:rStyle w:val="datalabel1"/>
          <w:rFonts w:ascii="Georgia" w:hAnsi="Georgia"/>
        </w:rPr>
        <w:t xml:space="preserve">Date of Assessment: </w:t>
      </w:r>
      <w:r>
        <w:rPr>
          <w:rFonts w:ascii="Georgia" w:hAnsi="Georgia"/>
        </w:rPr>
        <w:t>2022-10-17</w:t>
      </w:r>
    </w:p>
    <w:p w14:paraId="47D11DEE" w14:textId="77777777" w:rsidR="00445A5C" w:rsidRDefault="00000000">
      <w:pPr>
        <w:pStyle w:val="NormalWeb"/>
        <w:divId w:val="915941856"/>
        <w:rPr>
          <w:rFonts w:ascii="Georgia" w:hAnsi="Georgia"/>
        </w:rPr>
      </w:pPr>
      <w:r>
        <w:rPr>
          <w:rStyle w:val="datalabel1"/>
          <w:rFonts w:ascii="Georgia" w:hAnsi="Georgia"/>
        </w:rPr>
        <w:t xml:space="preserve">Assessor(s): </w:t>
      </w:r>
      <w:proofErr w:type="spellStart"/>
      <w:r>
        <w:rPr>
          <w:rFonts w:ascii="Georgia" w:hAnsi="Georgia"/>
        </w:rPr>
        <w:t>Svahnström</w:t>
      </w:r>
      <w:proofErr w:type="spellEnd"/>
      <w:r>
        <w:rPr>
          <w:rFonts w:ascii="Georgia" w:hAnsi="Georgia"/>
        </w:rPr>
        <w:t>, V.</w:t>
      </w:r>
    </w:p>
    <w:p w14:paraId="3C761DC9" w14:textId="77777777" w:rsidR="00445A5C" w:rsidRDefault="00000000">
      <w:pPr>
        <w:pStyle w:val="NormalWeb"/>
        <w:divId w:val="915941856"/>
        <w:rPr>
          <w:rFonts w:ascii="Georgia" w:hAnsi="Georgia"/>
        </w:rPr>
      </w:pPr>
      <w:r>
        <w:rPr>
          <w:rStyle w:val="datalabel1"/>
          <w:rFonts w:ascii="Georgia" w:hAnsi="Georgia"/>
        </w:rPr>
        <w:t xml:space="preserve">Regions: </w:t>
      </w:r>
      <w:r>
        <w:rPr>
          <w:rFonts w:ascii="Georgia" w:hAnsi="Georgia"/>
        </w:rPr>
        <w:t>Global</w:t>
      </w:r>
    </w:p>
    <w:p w14:paraId="1A617832" w14:textId="77777777" w:rsidR="00445A5C" w:rsidRDefault="00000000">
      <w:pPr>
        <w:pStyle w:val="Heading2"/>
        <w:divId w:val="915941856"/>
        <w:rPr>
          <w:rFonts w:ascii="Georgia" w:eastAsia="Times New Roman" w:hAnsi="Georgia"/>
          <w:sz w:val="27"/>
          <w:szCs w:val="27"/>
        </w:rPr>
      </w:pPr>
      <w:r>
        <w:rPr>
          <w:rFonts w:ascii="Georgia" w:eastAsia="Times New Roman" w:hAnsi="Georgia"/>
          <w:sz w:val="27"/>
          <w:szCs w:val="27"/>
        </w:rPr>
        <w:t>Assessment Rationale</w:t>
      </w:r>
    </w:p>
    <w:p w14:paraId="284CD747" w14:textId="28E9CD30" w:rsidR="00445A5C" w:rsidRDefault="00000000">
      <w:pPr>
        <w:pStyle w:val="NormalWeb"/>
        <w:divId w:val="915941856"/>
        <w:rPr>
          <w:rFonts w:ascii="Georgia" w:hAnsi="Georgia"/>
        </w:rPr>
      </w:pPr>
      <w:r>
        <w:rPr>
          <w:rStyle w:val="Emphasis"/>
          <w:rFonts w:ascii="Georgia" w:hAnsi="Georgia"/>
        </w:rPr>
        <w:t xml:space="preserve">Asclepias </w:t>
      </w:r>
      <w:del w:id="0" w:author="User" w:date="2022-10-21T15:34:00Z">
        <w:r w:rsidDel="00BF5851">
          <w:rPr>
            <w:rStyle w:val="Emphasis"/>
            <w:rFonts w:ascii="Georgia" w:hAnsi="Georgia"/>
          </w:rPr>
          <w:delText>psuedofimbriata</w:delText>
        </w:r>
        <w:r w:rsidDel="00BF5851">
          <w:rPr>
            <w:rFonts w:ascii="Georgia" w:hAnsi="Georgia"/>
          </w:rPr>
          <w:delText xml:space="preserve"> </w:delText>
        </w:r>
      </w:del>
      <w:proofErr w:type="spellStart"/>
      <w:ins w:id="1" w:author="User" w:date="2022-10-21T15:34:00Z">
        <w:r w:rsidR="00BF5851">
          <w:rPr>
            <w:rStyle w:val="Emphasis"/>
            <w:rFonts w:ascii="Georgia" w:hAnsi="Georgia"/>
          </w:rPr>
          <w:t>pseudofimbriata</w:t>
        </w:r>
        <w:proofErr w:type="spellEnd"/>
        <w:r w:rsidR="00BF5851">
          <w:rPr>
            <w:rFonts w:ascii="Georgia" w:hAnsi="Georgia"/>
          </w:rPr>
          <w:t xml:space="preserve"> </w:t>
        </w:r>
      </w:ins>
      <w:r>
        <w:rPr>
          <w:rFonts w:ascii="Georgia" w:hAnsi="Georgia"/>
        </w:rPr>
        <w:t xml:space="preserve">is endemic to the Sidamo floristic region of </w:t>
      </w:r>
      <w:proofErr w:type="spellStart"/>
      <w:r>
        <w:rPr>
          <w:rFonts w:ascii="Georgia" w:hAnsi="Georgia"/>
        </w:rPr>
        <w:t>southeastern</w:t>
      </w:r>
      <w:proofErr w:type="spellEnd"/>
      <w:r>
        <w:rPr>
          <w:rFonts w:ascii="Georgia" w:hAnsi="Georgia"/>
        </w:rPr>
        <w:t xml:space="preserve"> Ethiopia, where it is found in montane grassland habitat. This species has a narrow distribution with an extent of occurrence (EOO) of 28–760 km</w:t>
      </w:r>
      <w:r>
        <w:rPr>
          <w:rFonts w:ascii="Georgia" w:hAnsi="Georgia"/>
          <w:vertAlign w:val="superscript"/>
        </w:rPr>
        <w:t xml:space="preserve">2 </w:t>
      </w:r>
      <w:r>
        <w:rPr>
          <w:rFonts w:ascii="Georgia" w:hAnsi="Georgia"/>
        </w:rPr>
        <w:t>and area of occupancy (AOO) of 16–20 km</w:t>
      </w:r>
      <w:r>
        <w:rPr>
          <w:rFonts w:ascii="Georgia" w:hAnsi="Georgia"/>
          <w:vertAlign w:val="superscript"/>
        </w:rPr>
        <w:t>2</w:t>
      </w:r>
      <w:r>
        <w:rPr>
          <w:rFonts w:ascii="Georgia" w:hAnsi="Georgia"/>
        </w:rPr>
        <w:t xml:space="preserve">. It has been collected at several sites south of </w:t>
      </w:r>
      <w:proofErr w:type="spellStart"/>
      <w:r>
        <w:rPr>
          <w:rFonts w:ascii="Georgia" w:hAnsi="Georgia"/>
        </w:rPr>
        <w:t>Agere</w:t>
      </w:r>
      <w:proofErr w:type="spellEnd"/>
      <w:r>
        <w:rPr>
          <w:rFonts w:ascii="Georgia" w:hAnsi="Georgia"/>
        </w:rPr>
        <w:t xml:space="preserve"> </w:t>
      </w:r>
      <w:proofErr w:type="spellStart"/>
      <w:r>
        <w:rPr>
          <w:rFonts w:ascii="Georgia" w:hAnsi="Georgia"/>
        </w:rPr>
        <w:t>Selam</w:t>
      </w:r>
      <w:proofErr w:type="spellEnd"/>
      <w:r>
        <w:rPr>
          <w:rFonts w:ascii="Georgia" w:hAnsi="Georgia"/>
        </w:rPr>
        <w:t xml:space="preserve"> and possibly at a site near </w:t>
      </w:r>
      <w:proofErr w:type="spellStart"/>
      <w:r>
        <w:rPr>
          <w:rFonts w:ascii="Georgia" w:hAnsi="Georgia"/>
        </w:rPr>
        <w:t>Kofele</w:t>
      </w:r>
      <w:proofErr w:type="spellEnd"/>
      <w:r>
        <w:rPr>
          <w:rFonts w:ascii="Georgia" w:hAnsi="Georgia"/>
        </w:rPr>
        <w:t xml:space="preserve">. Due to uncertainty regarding the exact location of the collecting localities near </w:t>
      </w:r>
      <w:proofErr w:type="spellStart"/>
      <w:r>
        <w:rPr>
          <w:rFonts w:ascii="Georgia" w:hAnsi="Georgia"/>
        </w:rPr>
        <w:t>Agere</w:t>
      </w:r>
      <w:proofErr w:type="spellEnd"/>
      <w:r>
        <w:rPr>
          <w:rFonts w:ascii="Georgia" w:hAnsi="Georgia"/>
        </w:rPr>
        <w:t xml:space="preserve"> </w:t>
      </w:r>
      <w:proofErr w:type="spellStart"/>
      <w:r>
        <w:rPr>
          <w:rFonts w:ascii="Georgia" w:hAnsi="Georgia"/>
        </w:rPr>
        <w:t>Selam</w:t>
      </w:r>
      <w:proofErr w:type="spellEnd"/>
      <w:r>
        <w:rPr>
          <w:rFonts w:ascii="Georgia" w:hAnsi="Georgia"/>
        </w:rPr>
        <w:t xml:space="preserve"> and </w:t>
      </w:r>
      <w:commentRangeStart w:id="2"/>
      <w:r>
        <w:rPr>
          <w:rFonts w:ascii="Georgia" w:hAnsi="Georgia"/>
        </w:rPr>
        <w:t>one collection remaining unverified</w:t>
      </w:r>
      <w:commentRangeEnd w:id="2"/>
      <w:r w:rsidR="005E1CB2">
        <w:rPr>
          <w:rStyle w:val="CommentReference"/>
        </w:rPr>
        <w:commentReference w:id="2"/>
      </w:r>
      <w:r>
        <w:rPr>
          <w:rFonts w:ascii="Georgia" w:hAnsi="Georgia"/>
        </w:rPr>
        <w:t xml:space="preserve">, the most likely and minimum number of locations is given as two and the maximum as </w:t>
      </w:r>
      <w:commentRangeStart w:id="3"/>
      <w:r>
        <w:rPr>
          <w:rFonts w:ascii="Georgia" w:hAnsi="Georgia"/>
        </w:rPr>
        <w:t>six</w:t>
      </w:r>
      <w:commentRangeEnd w:id="3"/>
      <w:r w:rsidR="002A4844">
        <w:rPr>
          <w:rStyle w:val="CommentReference"/>
        </w:rPr>
        <w:commentReference w:id="3"/>
      </w:r>
      <w:r>
        <w:rPr>
          <w:rFonts w:ascii="Georgia" w:hAnsi="Georgia"/>
        </w:rPr>
        <w:t xml:space="preserve">. </w:t>
      </w:r>
      <w:commentRangeStart w:id="4"/>
      <w:r>
        <w:rPr>
          <w:rStyle w:val="Emphasis"/>
          <w:rFonts w:ascii="Georgia" w:hAnsi="Georgia"/>
        </w:rPr>
        <w:t>A.</w:t>
      </w:r>
      <w:commentRangeEnd w:id="4"/>
      <w:r w:rsidR="002A4844">
        <w:rPr>
          <w:rStyle w:val="CommentReference"/>
        </w:rPr>
        <w:commentReference w:id="4"/>
      </w:r>
      <w:r>
        <w:rPr>
          <w:rStyle w:val="Emphasis"/>
          <w:rFonts w:ascii="Georgia" w:hAnsi="Georgia"/>
        </w:rPr>
        <w:t xml:space="preserve"> </w:t>
      </w:r>
      <w:del w:id="5" w:author="User" w:date="2022-10-21T15:34:00Z">
        <w:r w:rsidDel="006F0EC4">
          <w:rPr>
            <w:rStyle w:val="Emphasis"/>
            <w:rFonts w:ascii="Georgia" w:hAnsi="Georgia"/>
          </w:rPr>
          <w:delText xml:space="preserve">psuedofimbriata </w:delText>
        </w:r>
      </w:del>
      <w:proofErr w:type="spellStart"/>
      <w:ins w:id="6" w:author="User" w:date="2022-10-21T15:34:00Z">
        <w:r w:rsidR="006F0EC4">
          <w:rPr>
            <w:rStyle w:val="Emphasis"/>
            <w:rFonts w:ascii="Georgia" w:hAnsi="Georgia"/>
          </w:rPr>
          <w:t>pseudofimbriata</w:t>
        </w:r>
        <w:proofErr w:type="spellEnd"/>
        <w:r w:rsidR="006F0EC4">
          <w:rPr>
            <w:rStyle w:val="Emphasis"/>
            <w:rFonts w:ascii="Georgia" w:hAnsi="Georgia"/>
          </w:rPr>
          <w:t xml:space="preserve"> </w:t>
        </w:r>
      </w:ins>
      <w:r>
        <w:rPr>
          <w:rFonts w:ascii="Georgia" w:hAnsi="Georgia"/>
        </w:rPr>
        <w:t xml:space="preserve">is threatened by land clearing and degradation due to agricultural encroachment and increasing population pressure in nearby settlements, with little natural habitat remaining in the immediate vicinity of the known localities for this species. These threats are inferred to be contributing to a continuing decline in the area and quality of habitat for this species. Given the highly restricted range, presence at as few as two locations, and continuing decline, this species qualifies as Endangered under </w:t>
      </w:r>
      <w:del w:id="7" w:author="Jack Plummer" w:date="2022-10-21T16:01:00Z">
        <w:r w:rsidDel="002A4844">
          <w:rPr>
            <w:rFonts w:ascii="Georgia" w:hAnsi="Georgia"/>
          </w:rPr>
          <w:delText>C</w:delText>
        </w:r>
      </w:del>
      <w:ins w:id="8" w:author="Jack Plummer" w:date="2022-10-21T16:01:00Z">
        <w:r w:rsidR="002A4844">
          <w:rPr>
            <w:rFonts w:ascii="Georgia" w:hAnsi="Georgia"/>
          </w:rPr>
          <w:t>c</w:t>
        </w:r>
      </w:ins>
      <w:r>
        <w:rPr>
          <w:rFonts w:ascii="Georgia" w:hAnsi="Georgia"/>
        </w:rPr>
        <w:t>riteria B1ab(iii) and B2ab(iii). </w:t>
      </w:r>
      <w:r>
        <w:rPr>
          <w:rFonts w:ascii="Georgia" w:hAnsi="Georgia"/>
        </w:rPr>
        <w:br/>
        <w:t xml:space="preserve">There is no available information on the population size or trends. This species does not occur in any protected areas and is absent from </w:t>
      </w:r>
      <w:r w:rsidRPr="00600C5E">
        <w:rPr>
          <w:rFonts w:ascii="Georgia" w:hAnsi="Georgia"/>
          <w:i/>
          <w:iCs/>
          <w:rPrChange w:id="9" w:author="User" w:date="2022-10-21T15:35:00Z">
            <w:rPr>
              <w:rFonts w:ascii="Georgia" w:hAnsi="Georgia"/>
            </w:rPr>
          </w:rPrChange>
        </w:rPr>
        <w:t>ex situ</w:t>
      </w:r>
      <w:r>
        <w:rPr>
          <w:rFonts w:ascii="Georgia" w:hAnsi="Georgia"/>
        </w:rPr>
        <w:t xml:space="preserve"> conservation collections. Further research into the distribution and population status of this species is urgently needed to confirm its conservation status.</w:t>
      </w:r>
    </w:p>
    <w:p w14:paraId="26EB92B7" w14:textId="77777777" w:rsidR="00445A5C" w:rsidRDefault="00000000">
      <w:pPr>
        <w:pStyle w:val="Heading1"/>
        <w:divId w:val="243493669"/>
        <w:rPr>
          <w:rFonts w:ascii="Georgia" w:eastAsia="Times New Roman" w:hAnsi="Georgia"/>
          <w:sz w:val="29"/>
          <w:szCs w:val="29"/>
        </w:rPr>
      </w:pPr>
      <w:r>
        <w:rPr>
          <w:rFonts w:ascii="Georgia" w:eastAsia="Times New Roman" w:hAnsi="Georgia"/>
          <w:sz w:val="29"/>
          <w:szCs w:val="29"/>
        </w:rPr>
        <w:t>Distribution</w:t>
      </w:r>
    </w:p>
    <w:p w14:paraId="36683ABE" w14:textId="77777777" w:rsidR="00445A5C" w:rsidRDefault="00000000">
      <w:pPr>
        <w:pStyle w:val="Heading2"/>
        <w:divId w:val="243493669"/>
        <w:rPr>
          <w:rFonts w:ascii="Georgia" w:eastAsia="Times New Roman" w:hAnsi="Georgia"/>
          <w:sz w:val="27"/>
          <w:szCs w:val="27"/>
        </w:rPr>
      </w:pPr>
      <w:r>
        <w:rPr>
          <w:rFonts w:ascii="Georgia" w:eastAsia="Times New Roman" w:hAnsi="Georgia"/>
          <w:sz w:val="27"/>
          <w:szCs w:val="27"/>
        </w:rPr>
        <w:t>Geographic Range</w:t>
      </w:r>
    </w:p>
    <w:p w14:paraId="57A250B5" w14:textId="0FE0B554" w:rsidR="00445A5C" w:rsidRDefault="00000000">
      <w:pPr>
        <w:pStyle w:val="NormalWeb"/>
        <w:divId w:val="243493669"/>
        <w:rPr>
          <w:rFonts w:ascii="Georgia" w:hAnsi="Georgia"/>
        </w:rPr>
      </w:pPr>
      <w:r>
        <w:rPr>
          <w:rStyle w:val="Emphasis"/>
          <w:rFonts w:ascii="Georgia" w:hAnsi="Georgia"/>
        </w:rPr>
        <w:t xml:space="preserve">Asclepias </w:t>
      </w:r>
      <w:proofErr w:type="spellStart"/>
      <w:r>
        <w:rPr>
          <w:rStyle w:val="Emphasis"/>
          <w:rFonts w:ascii="Georgia" w:hAnsi="Georgia"/>
        </w:rPr>
        <w:t>pseudofimbriata</w:t>
      </w:r>
      <w:proofErr w:type="spellEnd"/>
      <w:r>
        <w:rPr>
          <w:rFonts w:ascii="Georgia" w:hAnsi="Georgia"/>
        </w:rPr>
        <w:t xml:space="preserve"> is endemic to Ethiopia (POWO</w:t>
      </w:r>
      <w:ins w:id="10" w:author="User" w:date="2022-10-21T15:35:00Z">
        <w:r w:rsidR="00D56650">
          <w:rPr>
            <w:rFonts w:ascii="Georgia" w:hAnsi="Georgia"/>
          </w:rPr>
          <w:t xml:space="preserve"> 2022</w:t>
        </w:r>
      </w:ins>
      <w:r>
        <w:rPr>
          <w:rFonts w:ascii="Georgia" w:hAnsi="Georgia"/>
        </w:rPr>
        <w:t xml:space="preserve">). It has a very restricted range, found only within the Sidamo floristic region in </w:t>
      </w:r>
      <w:proofErr w:type="spellStart"/>
      <w:r>
        <w:rPr>
          <w:rFonts w:ascii="Georgia" w:hAnsi="Georgia"/>
        </w:rPr>
        <w:t>southeastern</w:t>
      </w:r>
      <w:proofErr w:type="spellEnd"/>
      <w:r>
        <w:rPr>
          <w:rFonts w:ascii="Georgia" w:hAnsi="Georgia"/>
        </w:rPr>
        <w:t xml:space="preserve"> Ethiopia at elevations of </w:t>
      </w:r>
      <w:r w:rsidRPr="002A4844">
        <w:rPr>
          <w:rFonts w:ascii="Georgia" w:hAnsi="Georgia"/>
          <w:i/>
          <w:iCs/>
          <w:rPrChange w:id="11" w:author="Jack Plummer" w:date="2022-10-21T16:02:00Z">
            <w:rPr>
              <w:rFonts w:ascii="Georgia" w:hAnsi="Georgia"/>
            </w:rPr>
          </w:rPrChange>
        </w:rPr>
        <w:t>c.</w:t>
      </w:r>
      <w:r>
        <w:rPr>
          <w:rFonts w:ascii="Georgia" w:hAnsi="Georgia"/>
        </w:rPr>
        <w:t xml:space="preserve"> 2</w:t>
      </w:r>
      <w:ins w:id="12" w:author="Jack Plummer" w:date="2022-10-21T16:02:00Z">
        <w:r w:rsidR="002A4844">
          <w:rPr>
            <w:rFonts w:ascii="Georgia" w:hAnsi="Georgia"/>
          </w:rPr>
          <w:t>,</w:t>
        </w:r>
      </w:ins>
      <w:r>
        <w:rPr>
          <w:rFonts w:ascii="Georgia" w:hAnsi="Georgia"/>
        </w:rPr>
        <w:t>700 m asl (Goyder 2001).</w:t>
      </w:r>
    </w:p>
    <w:p w14:paraId="08FF06C0" w14:textId="77777777" w:rsidR="00445A5C" w:rsidRDefault="00000000">
      <w:pPr>
        <w:pStyle w:val="Heading2"/>
        <w:divId w:val="243493669"/>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715"/>
        <w:gridCol w:w="7295"/>
      </w:tblGrid>
      <w:tr w:rsidR="00445A5C" w14:paraId="4D9B43DD" w14:textId="77777777">
        <w:trPr>
          <w:divId w:val="243493669"/>
          <w:tblCellSpacing w:w="15" w:type="dxa"/>
        </w:trPr>
        <w:tc>
          <w:tcPr>
            <w:tcW w:w="0" w:type="auto"/>
            <w:tcBorders>
              <w:bottom w:val="single" w:sz="6" w:space="0" w:color="000000"/>
            </w:tcBorders>
            <w:shd w:val="clear" w:color="auto" w:fill="BBBBBB"/>
            <w:vAlign w:val="center"/>
            <w:hideMark/>
          </w:tcPr>
          <w:p w14:paraId="3AB2A2CE"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lastRenderedPageBreak/>
              <w:t>Estimated area of occupancy (AOO) - in km2</w:t>
            </w:r>
          </w:p>
        </w:tc>
        <w:tc>
          <w:tcPr>
            <w:tcW w:w="0" w:type="auto"/>
            <w:tcBorders>
              <w:bottom w:val="single" w:sz="6" w:space="0" w:color="000000"/>
            </w:tcBorders>
            <w:shd w:val="clear" w:color="auto" w:fill="BBBBBB"/>
            <w:vAlign w:val="center"/>
            <w:hideMark/>
          </w:tcPr>
          <w:p w14:paraId="721C955F"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445A5C" w14:paraId="77F6C600" w14:textId="77777777">
        <w:trPr>
          <w:divId w:val="243493669"/>
          <w:tblCellSpacing w:w="15" w:type="dxa"/>
        </w:trPr>
        <w:tc>
          <w:tcPr>
            <w:tcW w:w="0" w:type="auto"/>
            <w:vAlign w:val="center"/>
            <w:hideMark/>
          </w:tcPr>
          <w:p w14:paraId="588753EB" w14:textId="77777777" w:rsidR="00445A5C" w:rsidRDefault="00000000">
            <w:pPr>
              <w:spacing w:after="75"/>
              <w:rPr>
                <w:rFonts w:ascii="Georgia" w:eastAsia="Times New Roman" w:hAnsi="Georgia"/>
                <w:sz w:val="18"/>
                <w:szCs w:val="18"/>
              </w:rPr>
            </w:pPr>
            <w:r>
              <w:rPr>
                <w:rFonts w:ascii="Georgia" w:eastAsia="Times New Roman" w:hAnsi="Georgia"/>
                <w:sz w:val="18"/>
                <w:szCs w:val="18"/>
              </w:rPr>
              <w:t>16-20,16</w:t>
            </w:r>
          </w:p>
        </w:tc>
        <w:tc>
          <w:tcPr>
            <w:tcW w:w="0" w:type="auto"/>
            <w:vAlign w:val="center"/>
            <w:hideMark/>
          </w:tcPr>
          <w:p w14:paraId="5AAB4805" w14:textId="77777777" w:rsidR="00445A5C" w:rsidRDefault="00000000">
            <w:pPr>
              <w:spacing w:after="75"/>
              <w:rPr>
                <w:rFonts w:ascii="Georgia" w:eastAsia="Times New Roman" w:hAnsi="Georgia"/>
                <w:sz w:val="18"/>
                <w:szCs w:val="18"/>
              </w:rPr>
            </w:pPr>
            <w:r>
              <w:rPr>
                <w:rFonts w:ascii="Georgia" w:eastAsia="Times New Roman" w:hAnsi="Georgia"/>
                <w:sz w:val="18"/>
                <w:szCs w:val="18"/>
              </w:rPr>
              <w:t xml:space="preserve">AOO based on estimate from a 2x2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w:t>
            </w:r>
            <w:commentRangeStart w:id="13"/>
            <w:r w:rsidRPr="002A4844">
              <w:rPr>
                <w:rFonts w:ascii="Georgia" w:eastAsia="Times New Roman" w:hAnsi="Georgia"/>
                <w:i/>
                <w:iCs/>
                <w:sz w:val="18"/>
                <w:szCs w:val="18"/>
                <w:rPrChange w:id="14" w:author="Jack Plummer" w:date="2022-10-21T16:03:00Z">
                  <w:rPr>
                    <w:rFonts w:ascii="Georgia" w:eastAsia="Times New Roman" w:hAnsi="Georgia"/>
                    <w:sz w:val="18"/>
                    <w:szCs w:val="18"/>
                  </w:rPr>
                </w:rPrChange>
              </w:rPr>
              <w:t>et al.</w:t>
            </w:r>
            <w:r>
              <w:rPr>
                <w:rFonts w:ascii="Georgia" w:eastAsia="Times New Roman" w:hAnsi="Georgia"/>
                <w:sz w:val="18"/>
                <w:szCs w:val="18"/>
              </w:rPr>
              <w:t xml:space="preserve"> </w:t>
            </w:r>
            <w:commentRangeEnd w:id="13"/>
            <w:r w:rsidR="002A4844">
              <w:rPr>
                <w:rStyle w:val="CommentReference"/>
              </w:rPr>
              <w:commentReference w:id="13"/>
            </w:r>
            <w:r>
              <w:rPr>
                <w:rFonts w:ascii="Georgia" w:eastAsia="Times New Roman" w:hAnsi="Georgia"/>
                <w:sz w:val="18"/>
                <w:szCs w:val="18"/>
              </w:rPr>
              <w:t>2011). Minimum value excludes a dubious record listed by Goyder (2001) but not included in range description from Goyder (2009). This specimen (</w:t>
            </w:r>
            <w:proofErr w:type="spellStart"/>
            <w:r>
              <w:rPr>
                <w:rFonts w:ascii="Georgia" w:eastAsia="Times New Roman" w:hAnsi="Georgia"/>
                <w:sz w:val="18"/>
                <w:szCs w:val="18"/>
              </w:rPr>
              <w:t>Svenssen</w:t>
            </w:r>
            <w:proofErr w:type="spellEnd"/>
            <w:r>
              <w:rPr>
                <w:rFonts w:ascii="Georgia" w:eastAsia="Times New Roman" w:hAnsi="Georgia"/>
                <w:sz w:val="18"/>
                <w:szCs w:val="18"/>
              </w:rPr>
              <w:t xml:space="preserve"> #17 (S)) could not </w:t>
            </w:r>
            <w:proofErr w:type="gramStart"/>
            <w:r>
              <w:rPr>
                <w:rFonts w:ascii="Georgia" w:eastAsia="Times New Roman" w:hAnsi="Georgia"/>
                <w:sz w:val="18"/>
                <w:szCs w:val="18"/>
              </w:rPr>
              <w:t>be located in</w:t>
            </w:r>
            <w:proofErr w:type="gramEnd"/>
            <w:r>
              <w:rPr>
                <w:rFonts w:ascii="Georgia" w:eastAsia="Times New Roman" w:hAnsi="Georgia"/>
                <w:sz w:val="18"/>
                <w:szCs w:val="18"/>
              </w:rPr>
              <w:t xml:space="preserve"> the S herbarium catalogue. Maximum includes this specimen.</w:t>
            </w:r>
          </w:p>
        </w:tc>
      </w:tr>
    </w:tbl>
    <w:p w14:paraId="5116D434" w14:textId="77777777" w:rsidR="00445A5C" w:rsidRDefault="00000000">
      <w:pPr>
        <w:pStyle w:val="Heading2"/>
        <w:divId w:val="243493669"/>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633"/>
        <w:gridCol w:w="1675"/>
        <w:gridCol w:w="5702"/>
      </w:tblGrid>
      <w:tr w:rsidR="00445A5C" w14:paraId="526585DA" w14:textId="77777777">
        <w:trPr>
          <w:divId w:val="243493669"/>
          <w:tblCellSpacing w:w="15" w:type="dxa"/>
        </w:trPr>
        <w:tc>
          <w:tcPr>
            <w:tcW w:w="0" w:type="auto"/>
            <w:tcBorders>
              <w:bottom w:val="single" w:sz="6" w:space="0" w:color="000000"/>
            </w:tcBorders>
            <w:shd w:val="clear" w:color="auto" w:fill="BBBBBB"/>
            <w:vAlign w:val="center"/>
            <w:hideMark/>
          </w:tcPr>
          <w:p w14:paraId="73D79F70"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320C6FA5"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2223CC68"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445A5C" w14:paraId="6D677D17" w14:textId="77777777">
        <w:trPr>
          <w:divId w:val="243493669"/>
          <w:tblCellSpacing w:w="15" w:type="dxa"/>
        </w:trPr>
        <w:tc>
          <w:tcPr>
            <w:tcW w:w="0" w:type="auto"/>
            <w:vAlign w:val="center"/>
            <w:hideMark/>
          </w:tcPr>
          <w:p w14:paraId="1BCCCE65" w14:textId="77777777" w:rsidR="00445A5C" w:rsidRDefault="00000000">
            <w:pPr>
              <w:spacing w:after="75"/>
              <w:rPr>
                <w:rFonts w:ascii="Georgia" w:eastAsia="Times New Roman" w:hAnsi="Georgia"/>
                <w:sz w:val="18"/>
                <w:szCs w:val="18"/>
              </w:rPr>
            </w:pPr>
            <w:r>
              <w:rPr>
                <w:rFonts w:ascii="Georgia" w:eastAsia="Times New Roman" w:hAnsi="Georgia"/>
                <w:sz w:val="18"/>
                <w:szCs w:val="18"/>
              </w:rPr>
              <w:t>28-760,28</w:t>
            </w:r>
          </w:p>
        </w:tc>
        <w:tc>
          <w:tcPr>
            <w:tcW w:w="0" w:type="auto"/>
            <w:vAlign w:val="center"/>
            <w:hideMark/>
          </w:tcPr>
          <w:p w14:paraId="1B16B623" w14:textId="77777777" w:rsidR="00445A5C"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51560E18" w14:textId="4DC6A4EA" w:rsidR="00445A5C" w:rsidRDefault="00000000">
            <w:pPr>
              <w:spacing w:after="75"/>
              <w:rPr>
                <w:rFonts w:ascii="Georgia" w:eastAsia="Times New Roman" w:hAnsi="Georgia"/>
                <w:sz w:val="18"/>
                <w:szCs w:val="18"/>
              </w:rPr>
            </w:pPr>
            <w:r>
              <w:rPr>
                <w:rFonts w:ascii="Georgia" w:eastAsia="Times New Roman" w:hAnsi="Georgia"/>
                <w:sz w:val="18"/>
                <w:szCs w:val="18"/>
              </w:rPr>
              <w:t xml:space="preserve">Estimated from a minimum convex polygon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Minimum value excludes a dubious record listed by Goyder (2001) but not included in </w:t>
            </w:r>
            <w:ins w:id="15" w:author="User" w:date="2022-10-21T15:37:00Z">
              <w:r w:rsidR="001D0D45">
                <w:rPr>
                  <w:rFonts w:ascii="Georgia" w:eastAsia="Times New Roman" w:hAnsi="Georgia"/>
                  <w:sz w:val="18"/>
                  <w:szCs w:val="18"/>
                </w:rPr>
                <w:t>t</w:t>
              </w:r>
              <w:r w:rsidR="001D0D45">
                <w:rPr>
                  <w:rFonts w:eastAsia="Times New Roman"/>
                  <w:sz w:val="18"/>
                  <w:szCs w:val="18"/>
                </w:rPr>
                <w:t xml:space="preserve">he </w:t>
              </w:r>
            </w:ins>
            <w:r>
              <w:rPr>
                <w:rFonts w:ascii="Georgia" w:eastAsia="Times New Roman" w:hAnsi="Georgia"/>
                <w:sz w:val="18"/>
                <w:szCs w:val="18"/>
              </w:rPr>
              <w:t>range description from Goyder (2009). This specimen (</w:t>
            </w:r>
            <w:proofErr w:type="spellStart"/>
            <w:r>
              <w:rPr>
                <w:rFonts w:ascii="Georgia" w:eastAsia="Times New Roman" w:hAnsi="Georgia"/>
                <w:sz w:val="18"/>
                <w:szCs w:val="18"/>
              </w:rPr>
              <w:t>Svenssen</w:t>
            </w:r>
            <w:proofErr w:type="spellEnd"/>
            <w:r>
              <w:rPr>
                <w:rFonts w:ascii="Georgia" w:eastAsia="Times New Roman" w:hAnsi="Georgia"/>
                <w:sz w:val="18"/>
                <w:szCs w:val="18"/>
              </w:rPr>
              <w:t xml:space="preserve"> #17 (S)) could not </w:t>
            </w:r>
            <w:proofErr w:type="gramStart"/>
            <w:r>
              <w:rPr>
                <w:rFonts w:ascii="Georgia" w:eastAsia="Times New Roman" w:hAnsi="Georgia"/>
                <w:sz w:val="18"/>
                <w:szCs w:val="18"/>
              </w:rPr>
              <w:t>be located in</w:t>
            </w:r>
            <w:proofErr w:type="gramEnd"/>
            <w:r>
              <w:rPr>
                <w:rFonts w:ascii="Georgia" w:eastAsia="Times New Roman" w:hAnsi="Georgia"/>
                <w:sz w:val="18"/>
                <w:szCs w:val="18"/>
              </w:rPr>
              <w:t xml:space="preserve"> the S herbarium catalogue. Maximum includes this specimen.</w:t>
            </w:r>
          </w:p>
        </w:tc>
      </w:tr>
    </w:tbl>
    <w:p w14:paraId="3636DB69" w14:textId="77777777" w:rsidR="00445A5C" w:rsidRDefault="00000000">
      <w:pPr>
        <w:pStyle w:val="Heading2"/>
        <w:divId w:val="243493669"/>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14"/>
        <w:gridCol w:w="7796"/>
      </w:tblGrid>
      <w:tr w:rsidR="00445A5C" w14:paraId="535206E1" w14:textId="77777777">
        <w:trPr>
          <w:divId w:val="243493669"/>
          <w:tblCellSpacing w:w="15" w:type="dxa"/>
        </w:trPr>
        <w:tc>
          <w:tcPr>
            <w:tcW w:w="0" w:type="auto"/>
            <w:tcBorders>
              <w:bottom w:val="single" w:sz="6" w:space="0" w:color="000000"/>
            </w:tcBorders>
            <w:shd w:val="clear" w:color="auto" w:fill="BBBBBB"/>
            <w:vAlign w:val="center"/>
            <w:hideMark/>
          </w:tcPr>
          <w:p w14:paraId="718C0EF4"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25268F3E"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445A5C" w14:paraId="611A6BCE" w14:textId="77777777">
        <w:trPr>
          <w:divId w:val="243493669"/>
          <w:tblCellSpacing w:w="15" w:type="dxa"/>
        </w:trPr>
        <w:tc>
          <w:tcPr>
            <w:tcW w:w="0" w:type="auto"/>
            <w:vAlign w:val="center"/>
            <w:hideMark/>
          </w:tcPr>
          <w:p w14:paraId="0CDEB8EA" w14:textId="77777777" w:rsidR="00445A5C" w:rsidRDefault="00000000">
            <w:pPr>
              <w:spacing w:after="75"/>
              <w:rPr>
                <w:rFonts w:ascii="Georgia" w:eastAsia="Times New Roman" w:hAnsi="Georgia"/>
                <w:sz w:val="18"/>
                <w:szCs w:val="18"/>
              </w:rPr>
            </w:pPr>
            <w:r>
              <w:rPr>
                <w:rFonts w:ascii="Georgia" w:eastAsia="Times New Roman" w:hAnsi="Georgia"/>
                <w:sz w:val="18"/>
                <w:szCs w:val="18"/>
              </w:rPr>
              <w:t>2-6</w:t>
            </w:r>
          </w:p>
        </w:tc>
        <w:tc>
          <w:tcPr>
            <w:tcW w:w="0" w:type="auto"/>
            <w:vAlign w:val="center"/>
            <w:hideMark/>
          </w:tcPr>
          <w:p w14:paraId="57688DF2" w14:textId="5EEAA0A4" w:rsidR="00445A5C" w:rsidRDefault="00000000">
            <w:pPr>
              <w:spacing w:after="75"/>
              <w:rPr>
                <w:rFonts w:ascii="Georgia" w:eastAsia="Times New Roman" w:hAnsi="Georgia"/>
                <w:sz w:val="18"/>
                <w:szCs w:val="18"/>
              </w:rPr>
            </w:pPr>
            <w:r>
              <w:rPr>
                <w:rFonts w:ascii="Georgia" w:eastAsia="Times New Roman" w:hAnsi="Georgia"/>
                <w:sz w:val="18"/>
                <w:szCs w:val="18"/>
              </w:rPr>
              <w:t>Th</w:t>
            </w:r>
            <w:ins w:id="16" w:author="Jack Plummer" w:date="2022-10-21T16:04:00Z">
              <w:r w:rsidR="002A4844">
                <w:rPr>
                  <w:rFonts w:ascii="Georgia" w:eastAsia="Times New Roman" w:hAnsi="Georgia"/>
                  <w:sz w:val="18"/>
                  <w:szCs w:val="18"/>
                </w:rPr>
                <w:t>e</w:t>
              </w:r>
            </w:ins>
            <w:del w:id="17" w:author="Jack Plummer" w:date="2022-10-21T16:04:00Z">
              <w:r w:rsidDel="002A4844">
                <w:rPr>
                  <w:rFonts w:ascii="Georgia" w:eastAsia="Times New Roman" w:hAnsi="Georgia"/>
                  <w:sz w:val="18"/>
                  <w:szCs w:val="18"/>
                </w:rPr>
                <w:delText>is</w:delText>
              </w:r>
            </w:del>
            <w:r>
              <w:rPr>
                <w:rFonts w:ascii="Georgia" w:eastAsia="Times New Roman" w:hAnsi="Georgia"/>
                <w:sz w:val="18"/>
                <w:szCs w:val="18"/>
              </w:rPr>
              <w:t xml:space="preserve"> precise </w:t>
            </w:r>
            <w:ins w:id="18" w:author="Jack Plummer" w:date="2022-10-21T16:04:00Z">
              <w:r w:rsidR="002A4844">
                <w:rPr>
                  <w:rFonts w:ascii="Georgia" w:eastAsia="Times New Roman" w:hAnsi="Georgia"/>
                  <w:sz w:val="18"/>
                  <w:szCs w:val="18"/>
                </w:rPr>
                <w:t xml:space="preserve">collection </w:t>
              </w:r>
            </w:ins>
            <w:commentRangeStart w:id="19"/>
            <w:r>
              <w:rPr>
                <w:rFonts w:ascii="Georgia" w:eastAsia="Times New Roman" w:hAnsi="Georgia"/>
                <w:sz w:val="18"/>
                <w:szCs w:val="18"/>
              </w:rPr>
              <w:t>loca</w:t>
            </w:r>
            <w:ins w:id="20" w:author="Jack Plummer" w:date="2022-10-21T16:04:00Z">
              <w:r w:rsidR="002A4844">
                <w:rPr>
                  <w:rFonts w:ascii="Georgia" w:eastAsia="Times New Roman" w:hAnsi="Georgia"/>
                  <w:sz w:val="18"/>
                  <w:szCs w:val="18"/>
                </w:rPr>
                <w:t>lities</w:t>
              </w:r>
            </w:ins>
            <w:commentRangeEnd w:id="19"/>
            <w:ins w:id="21" w:author="Jack Plummer" w:date="2022-10-21T16:05:00Z">
              <w:r w:rsidR="002A4844">
                <w:rPr>
                  <w:rStyle w:val="CommentReference"/>
                </w:rPr>
                <w:commentReference w:id="19"/>
              </w:r>
            </w:ins>
            <w:del w:id="22" w:author="Jack Plummer" w:date="2022-10-21T16:04:00Z">
              <w:r w:rsidDel="002A4844">
                <w:rPr>
                  <w:rFonts w:ascii="Georgia" w:eastAsia="Times New Roman" w:hAnsi="Georgia"/>
                  <w:sz w:val="18"/>
                  <w:szCs w:val="18"/>
                </w:rPr>
                <w:delText>tions</w:delText>
              </w:r>
            </w:del>
            <w:r>
              <w:rPr>
                <w:rFonts w:ascii="Georgia" w:eastAsia="Times New Roman" w:hAnsi="Georgia"/>
                <w:sz w:val="18"/>
                <w:szCs w:val="18"/>
              </w:rPr>
              <w:t xml:space="preserve"> of four </w:t>
            </w:r>
            <w:del w:id="23" w:author="Jack Plummer" w:date="2022-10-21T16:05:00Z">
              <w:r w:rsidDel="002A4844">
                <w:rPr>
                  <w:rFonts w:ascii="Georgia" w:eastAsia="Times New Roman" w:hAnsi="Georgia"/>
                  <w:sz w:val="18"/>
                  <w:szCs w:val="18"/>
                </w:rPr>
                <w:delText xml:space="preserve">collections </w:delText>
              </w:r>
            </w:del>
            <w:ins w:id="24" w:author="Jack Plummer" w:date="2022-10-21T16:05:00Z">
              <w:r w:rsidR="002A4844">
                <w:rPr>
                  <w:rFonts w:ascii="Georgia" w:eastAsia="Times New Roman" w:hAnsi="Georgia"/>
                  <w:sz w:val="18"/>
                  <w:szCs w:val="18"/>
                </w:rPr>
                <w:t>specimens</w:t>
              </w:r>
              <w:r w:rsidR="002A4844">
                <w:rPr>
                  <w:rFonts w:ascii="Georgia" w:eastAsia="Times New Roman" w:hAnsi="Georgia"/>
                  <w:sz w:val="18"/>
                  <w:szCs w:val="18"/>
                </w:rPr>
                <w:t xml:space="preserve"> </w:t>
              </w:r>
            </w:ins>
            <w:del w:id="25" w:author="Jack Plummer" w:date="2022-10-21T16:05:00Z">
              <w:r w:rsidDel="002A4844">
                <w:rPr>
                  <w:rFonts w:ascii="Georgia" w:eastAsia="Times New Roman" w:hAnsi="Georgia"/>
                  <w:sz w:val="18"/>
                  <w:szCs w:val="18"/>
                </w:rPr>
                <w:delText>is</w:delText>
              </w:r>
            </w:del>
            <w:ins w:id="26" w:author="Jack Plummer" w:date="2022-10-21T16:05:00Z">
              <w:r w:rsidR="002A4844">
                <w:rPr>
                  <w:rFonts w:ascii="Georgia" w:eastAsia="Times New Roman" w:hAnsi="Georgia"/>
                  <w:sz w:val="18"/>
                  <w:szCs w:val="18"/>
                </w:rPr>
                <w:t>are</w:t>
              </w:r>
            </w:ins>
            <w:r>
              <w:rPr>
                <w:rFonts w:ascii="Georgia" w:eastAsia="Times New Roman" w:hAnsi="Georgia"/>
                <w:sz w:val="18"/>
                <w:szCs w:val="18"/>
              </w:rPr>
              <w:t xml:space="preserve"> unclear (listed as S of </w:t>
            </w:r>
            <w:proofErr w:type="spellStart"/>
            <w:r>
              <w:rPr>
                <w:rFonts w:ascii="Georgia" w:eastAsia="Times New Roman" w:hAnsi="Georgia"/>
                <w:sz w:val="18"/>
                <w:szCs w:val="18"/>
              </w:rPr>
              <w:t>Agere</w:t>
            </w:r>
            <w:proofErr w:type="spellEnd"/>
            <w:r>
              <w:rPr>
                <w:rFonts w:ascii="Georgia" w:eastAsia="Times New Roman" w:hAnsi="Georgia"/>
                <w:sz w:val="18"/>
                <w:szCs w:val="18"/>
              </w:rPr>
              <w:t xml:space="preserve"> </w:t>
            </w:r>
            <w:proofErr w:type="spellStart"/>
            <w:r>
              <w:rPr>
                <w:rFonts w:ascii="Georgia" w:eastAsia="Times New Roman" w:hAnsi="Georgia"/>
                <w:sz w:val="18"/>
                <w:szCs w:val="18"/>
              </w:rPr>
              <w:t>Selam</w:t>
            </w:r>
            <w:proofErr w:type="spellEnd"/>
            <w:r>
              <w:rPr>
                <w:rFonts w:ascii="Georgia" w:eastAsia="Times New Roman" w:hAnsi="Georgia"/>
                <w:sz w:val="18"/>
                <w:szCs w:val="18"/>
              </w:rPr>
              <w:t xml:space="preserve">). While it is possible that each collecting locality represents a separate location, there is no information to suggest these are significantly separated from each other in an area experiencing significant agricultural expansion. For this reason, a minimum and most likely number of locations is given as two and the maximum (assuming each locality is far enough removed from each other that each are threatened by different agricultural conversion events) is six. Minimum excludes a dubious collection </w:t>
            </w:r>
            <w:commentRangeStart w:id="27"/>
            <w:r w:rsidRPr="002A4844">
              <w:rPr>
                <w:rFonts w:ascii="Georgia" w:eastAsia="Times New Roman" w:hAnsi="Georgia"/>
                <w:strike/>
                <w:sz w:val="18"/>
                <w:szCs w:val="18"/>
                <w:rPrChange w:id="28" w:author="Jack Plummer" w:date="2022-10-21T16:06:00Z">
                  <w:rPr>
                    <w:rFonts w:ascii="Georgia" w:eastAsia="Times New Roman" w:hAnsi="Georgia"/>
                    <w:sz w:val="18"/>
                    <w:szCs w:val="18"/>
                  </w:rPr>
                </w:rPrChange>
              </w:rPr>
              <w:t>(see AOO/EOO justification)</w:t>
            </w:r>
            <w:commentRangeEnd w:id="27"/>
            <w:r w:rsidR="002A4844">
              <w:rPr>
                <w:rStyle w:val="CommentReference"/>
              </w:rPr>
              <w:commentReference w:id="27"/>
            </w:r>
            <w:r>
              <w:rPr>
                <w:rFonts w:ascii="Georgia" w:eastAsia="Times New Roman" w:hAnsi="Georgia"/>
                <w:sz w:val="18"/>
                <w:szCs w:val="18"/>
              </w:rPr>
              <w:t xml:space="preserve"> and maximum includes it. </w:t>
            </w:r>
          </w:p>
        </w:tc>
      </w:tr>
    </w:tbl>
    <w:p w14:paraId="4DA6B772" w14:textId="77777777" w:rsidR="00445A5C" w:rsidRDefault="00000000">
      <w:pPr>
        <w:pStyle w:val="Heading2"/>
        <w:divId w:val="243493669"/>
        <w:rPr>
          <w:rFonts w:ascii="Georgia" w:eastAsia="Times New Roman" w:hAnsi="Georgia"/>
          <w:sz w:val="27"/>
          <w:szCs w:val="27"/>
        </w:rPr>
      </w:pPr>
      <w:r>
        <w:rPr>
          <w:rFonts w:ascii="Georgia" w:eastAsia="Times New Roman" w:hAnsi="Georgia"/>
          <w:sz w:val="27"/>
          <w:szCs w:val="27"/>
        </w:rPr>
        <w:t>Elevation / Depth / Depth Zones</w:t>
      </w:r>
    </w:p>
    <w:p w14:paraId="0FD862B0" w14:textId="77777777" w:rsidR="00445A5C" w:rsidRDefault="00000000">
      <w:pPr>
        <w:pStyle w:val="NormalWeb"/>
        <w:divId w:val="243493669"/>
        <w:rPr>
          <w:rFonts w:ascii="Georgia" w:hAnsi="Georgia"/>
        </w:rPr>
      </w:pPr>
      <w:commentRangeStart w:id="29"/>
      <w:r>
        <w:rPr>
          <w:rStyle w:val="datalabel1"/>
          <w:rFonts w:ascii="Georgia" w:hAnsi="Georgia"/>
        </w:rPr>
        <w:t xml:space="preserve">Elevation Lower Limit (in metres above sea level): </w:t>
      </w:r>
      <w:r>
        <w:rPr>
          <w:rFonts w:ascii="Georgia" w:hAnsi="Georgia"/>
        </w:rPr>
        <w:t>2650</w:t>
      </w:r>
    </w:p>
    <w:p w14:paraId="7B4EBE58" w14:textId="77777777" w:rsidR="00445A5C" w:rsidRDefault="00000000">
      <w:pPr>
        <w:pStyle w:val="NormalWeb"/>
        <w:divId w:val="243493669"/>
        <w:rPr>
          <w:rFonts w:ascii="Georgia" w:hAnsi="Georgia"/>
        </w:rPr>
      </w:pPr>
      <w:r>
        <w:rPr>
          <w:rStyle w:val="datalabel1"/>
          <w:rFonts w:ascii="Georgia" w:hAnsi="Georgia"/>
        </w:rPr>
        <w:t xml:space="preserve">Elevation Upper Limit (in metres above sea level): </w:t>
      </w:r>
      <w:r>
        <w:rPr>
          <w:rFonts w:ascii="Georgia" w:hAnsi="Georgia"/>
        </w:rPr>
        <w:t>2800</w:t>
      </w:r>
      <w:commentRangeEnd w:id="29"/>
      <w:r w:rsidR="002A4844">
        <w:rPr>
          <w:rStyle w:val="CommentReference"/>
        </w:rPr>
        <w:commentReference w:id="29"/>
      </w:r>
    </w:p>
    <w:p w14:paraId="16E92FF4" w14:textId="77777777" w:rsidR="00445A5C" w:rsidRDefault="00000000">
      <w:pPr>
        <w:pStyle w:val="Heading2"/>
        <w:divId w:val="243493669"/>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7"/>
        <w:gridCol w:w="1716"/>
        <w:gridCol w:w="992"/>
        <w:gridCol w:w="1005"/>
        <w:gridCol w:w="1228"/>
        <w:gridCol w:w="1151"/>
        <w:gridCol w:w="1094"/>
      </w:tblGrid>
      <w:tr w:rsidR="00445A5C" w14:paraId="7A14ECFA" w14:textId="77777777">
        <w:trPr>
          <w:divId w:val="243493669"/>
          <w:tblCellSpacing w:w="15" w:type="dxa"/>
        </w:trPr>
        <w:tc>
          <w:tcPr>
            <w:tcW w:w="0" w:type="auto"/>
            <w:tcBorders>
              <w:bottom w:val="single" w:sz="6" w:space="0" w:color="000000"/>
            </w:tcBorders>
            <w:shd w:val="clear" w:color="auto" w:fill="BBBBBB"/>
            <w:vAlign w:val="center"/>
            <w:hideMark/>
          </w:tcPr>
          <w:p w14:paraId="0AE17265"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05EE3C80"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1F93A9A2"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7EDF68FD"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5BCBBA81"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31BEC5CC"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7EB70244"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4DDEDEC4"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445A5C" w14:paraId="0D29557A" w14:textId="77777777">
        <w:trPr>
          <w:divId w:val="243493669"/>
          <w:tblCellSpacing w:w="15" w:type="dxa"/>
        </w:trPr>
        <w:tc>
          <w:tcPr>
            <w:tcW w:w="0" w:type="auto"/>
            <w:vAlign w:val="center"/>
            <w:hideMark/>
          </w:tcPr>
          <w:p w14:paraId="0FD4229E" w14:textId="77777777" w:rsidR="00445A5C"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5840BB2C" w14:textId="77777777" w:rsidR="00445A5C"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6597488" w14:textId="77777777" w:rsidR="00445A5C" w:rsidRDefault="00000000">
            <w:pPr>
              <w:spacing w:after="75"/>
              <w:rPr>
                <w:rFonts w:ascii="Georgia" w:eastAsia="Times New Roman" w:hAnsi="Georgia"/>
                <w:sz w:val="18"/>
                <w:szCs w:val="18"/>
              </w:rPr>
            </w:pPr>
            <w:r>
              <w:rPr>
                <w:rFonts w:ascii="Georgia" w:eastAsia="Times New Roman" w:hAnsi="Georgia"/>
                <w:sz w:val="18"/>
                <w:szCs w:val="18"/>
              </w:rPr>
              <w:t>Point data generated from herbarium specimen records.</w:t>
            </w:r>
          </w:p>
        </w:tc>
        <w:tc>
          <w:tcPr>
            <w:tcW w:w="0" w:type="auto"/>
            <w:vAlign w:val="center"/>
            <w:hideMark/>
          </w:tcPr>
          <w:p w14:paraId="70D84E4F" w14:textId="77777777" w:rsidR="00445A5C"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54122CA" w14:textId="77777777" w:rsidR="00445A5C"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EE05D0D" w14:textId="77777777" w:rsidR="00445A5C"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05E8202" w14:textId="77777777" w:rsidR="00445A5C"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4AE48BD" w14:textId="77777777" w:rsidR="00445A5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05C0E27F" w14:textId="77777777" w:rsidR="00445A5C" w:rsidRDefault="00000000">
      <w:pPr>
        <w:pStyle w:val="Heading2"/>
        <w:divId w:val="243493669"/>
        <w:rPr>
          <w:rFonts w:ascii="Georgia" w:eastAsia="Times New Roman" w:hAnsi="Georgia"/>
          <w:sz w:val="27"/>
          <w:szCs w:val="27"/>
        </w:rPr>
      </w:pPr>
      <w:r>
        <w:rPr>
          <w:rFonts w:ascii="Georgia" w:eastAsia="Times New Roman" w:hAnsi="Georgia"/>
          <w:sz w:val="27"/>
          <w:szCs w:val="27"/>
        </w:rPr>
        <w:t>Biogeographic Realms</w:t>
      </w:r>
    </w:p>
    <w:p w14:paraId="53BDC5F4" w14:textId="77777777" w:rsidR="00445A5C" w:rsidRDefault="00000000">
      <w:pPr>
        <w:pStyle w:val="NormalWeb"/>
        <w:divId w:val="243493669"/>
        <w:rPr>
          <w:rFonts w:ascii="Georgia" w:hAnsi="Georgia"/>
        </w:rPr>
      </w:pPr>
      <w:r>
        <w:rPr>
          <w:rStyle w:val="datalabel1"/>
          <w:rFonts w:ascii="Georgia" w:hAnsi="Georgia"/>
        </w:rPr>
        <w:lastRenderedPageBreak/>
        <w:t xml:space="preserve">Biogeographic Realm: </w:t>
      </w:r>
      <w:r>
        <w:rPr>
          <w:rFonts w:ascii="Georgia" w:hAnsi="Georgia"/>
        </w:rPr>
        <w:t>Afrotropical</w:t>
      </w:r>
    </w:p>
    <w:p w14:paraId="325FF4BD" w14:textId="77777777" w:rsidR="00445A5C" w:rsidRDefault="00000000">
      <w:pPr>
        <w:pStyle w:val="Heading1"/>
        <w:divId w:val="1821577008"/>
        <w:rPr>
          <w:rFonts w:ascii="Georgia" w:eastAsia="Times New Roman" w:hAnsi="Georgia"/>
          <w:sz w:val="29"/>
          <w:szCs w:val="29"/>
        </w:rPr>
      </w:pPr>
      <w:r>
        <w:rPr>
          <w:rFonts w:ascii="Georgia" w:eastAsia="Times New Roman" w:hAnsi="Georgia"/>
          <w:sz w:val="29"/>
          <w:szCs w:val="29"/>
        </w:rPr>
        <w:t>Occurrence</w:t>
      </w:r>
    </w:p>
    <w:p w14:paraId="263CBAFF" w14:textId="77777777" w:rsidR="00445A5C" w:rsidRDefault="00000000">
      <w:pPr>
        <w:pStyle w:val="Heading2"/>
        <w:divId w:val="1821577008"/>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445A5C" w14:paraId="65D8F4D9" w14:textId="77777777">
        <w:trPr>
          <w:divId w:val="1821577008"/>
          <w:tblCellSpacing w:w="15" w:type="dxa"/>
        </w:trPr>
        <w:tc>
          <w:tcPr>
            <w:tcW w:w="0" w:type="auto"/>
            <w:tcBorders>
              <w:bottom w:val="single" w:sz="6" w:space="0" w:color="000000"/>
            </w:tcBorders>
            <w:shd w:val="clear" w:color="auto" w:fill="BBBBBB"/>
            <w:vAlign w:val="center"/>
            <w:hideMark/>
          </w:tcPr>
          <w:p w14:paraId="02DE954B"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30120AC1"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3F3363E9"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318CAB4D"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7C9471A6"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445A5C" w14:paraId="41DDABFC" w14:textId="77777777">
        <w:trPr>
          <w:divId w:val="1821577008"/>
          <w:tblCellSpacing w:w="15" w:type="dxa"/>
        </w:trPr>
        <w:tc>
          <w:tcPr>
            <w:tcW w:w="0" w:type="auto"/>
            <w:tcBorders>
              <w:bottom w:val="single" w:sz="6" w:space="0" w:color="CCCCCC"/>
            </w:tcBorders>
            <w:vAlign w:val="center"/>
            <w:hideMark/>
          </w:tcPr>
          <w:p w14:paraId="4F36194C" w14:textId="77777777" w:rsidR="00445A5C" w:rsidRDefault="00000000">
            <w:pPr>
              <w:spacing w:after="75"/>
              <w:rPr>
                <w:rFonts w:ascii="Georgia" w:eastAsia="Times New Roman" w:hAnsi="Georgia"/>
                <w:sz w:val="18"/>
                <w:szCs w:val="18"/>
              </w:rPr>
            </w:pPr>
            <w:r>
              <w:rPr>
                <w:rFonts w:ascii="Georgia" w:eastAsia="Times New Roman" w:hAnsi="Georgia"/>
                <w:sz w:val="18"/>
                <w:szCs w:val="18"/>
              </w:rPr>
              <w:t>Ethiopia</w:t>
            </w:r>
          </w:p>
        </w:tc>
        <w:tc>
          <w:tcPr>
            <w:tcW w:w="0" w:type="auto"/>
            <w:tcBorders>
              <w:bottom w:val="single" w:sz="6" w:space="0" w:color="CCCCCC"/>
            </w:tcBorders>
            <w:vAlign w:val="center"/>
            <w:hideMark/>
          </w:tcPr>
          <w:p w14:paraId="69756B19" w14:textId="77777777" w:rsidR="00445A5C"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89A8CE6" w14:textId="77777777" w:rsidR="00445A5C"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C1C4632" w14:textId="77777777" w:rsidR="00445A5C"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3BDC28F" w14:textId="77777777" w:rsidR="00445A5C"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701BB9B0" w14:textId="77777777" w:rsidR="00445A5C" w:rsidRDefault="00000000">
      <w:pPr>
        <w:pStyle w:val="Heading1"/>
        <w:divId w:val="963922397"/>
        <w:rPr>
          <w:rFonts w:ascii="Georgia" w:eastAsia="Times New Roman" w:hAnsi="Georgia"/>
          <w:sz w:val="29"/>
          <w:szCs w:val="29"/>
        </w:rPr>
      </w:pPr>
      <w:r>
        <w:rPr>
          <w:rFonts w:ascii="Georgia" w:eastAsia="Times New Roman" w:hAnsi="Georgia"/>
          <w:sz w:val="29"/>
          <w:szCs w:val="29"/>
        </w:rPr>
        <w:t>Population</w:t>
      </w:r>
    </w:p>
    <w:p w14:paraId="72AF784A" w14:textId="77777777" w:rsidR="00445A5C" w:rsidRDefault="00000000">
      <w:pPr>
        <w:pStyle w:val="NormalWeb"/>
        <w:divId w:val="963922397"/>
        <w:rPr>
          <w:rFonts w:ascii="Georgia" w:hAnsi="Georgia"/>
        </w:rPr>
      </w:pPr>
      <w:r>
        <w:rPr>
          <w:rFonts w:ascii="Georgia" w:hAnsi="Georgia"/>
        </w:rPr>
        <w:t xml:space="preserve">No population data is available for any of the documented localities. Research into population status and trends is </w:t>
      </w:r>
      <w:commentRangeStart w:id="30"/>
      <w:r>
        <w:rPr>
          <w:rFonts w:ascii="Georgia" w:hAnsi="Georgia"/>
        </w:rPr>
        <w:t>recommended</w:t>
      </w:r>
      <w:commentRangeEnd w:id="30"/>
      <w:r w:rsidR="00EA33AA">
        <w:rPr>
          <w:rStyle w:val="CommentReference"/>
        </w:rPr>
        <w:commentReference w:id="30"/>
      </w:r>
      <w:r>
        <w:rPr>
          <w:rFonts w:ascii="Georgia" w:hAnsi="Georgia"/>
        </w:rPr>
        <w:t>.</w:t>
      </w:r>
    </w:p>
    <w:p w14:paraId="50A6A9B1" w14:textId="77777777" w:rsidR="00445A5C" w:rsidRDefault="00000000">
      <w:pPr>
        <w:pStyle w:val="Heading1"/>
        <w:divId w:val="1522671017"/>
        <w:rPr>
          <w:rFonts w:ascii="Georgia" w:eastAsia="Times New Roman" w:hAnsi="Georgia"/>
          <w:sz w:val="29"/>
          <w:szCs w:val="29"/>
        </w:rPr>
      </w:pPr>
      <w:r>
        <w:rPr>
          <w:rFonts w:ascii="Georgia" w:eastAsia="Times New Roman" w:hAnsi="Georgia"/>
          <w:sz w:val="29"/>
          <w:szCs w:val="29"/>
        </w:rPr>
        <w:t>Habitats and Ecology</w:t>
      </w:r>
    </w:p>
    <w:p w14:paraId="24C8BA0D" w14:textId="77777777" w:rsidR="00445A5C" w:rsidRDefault="00000000">
      <w:pPr>
        <w:pStyle w:val="NormalWeb"/>
        <w:divId w:val="1522671017"/>
        <w:rPr>
          <w:rFonts w:ascii="Georgia" w:hAnsi="Georgia"/>
        </w:rPr>
      </w:pPr>
      <w:r>
        <w:rPr>
          <w:rStyle w:val="Emphasis"/>
          <w:rFonts w:ascii="Georgia" w:hAnsi="Georgia"/>
        </w:rPr>
        <w:t xml:space="preserve">Asclepias </w:t>
      </w:r>
      <w:proofErr w:type="spellStart"/>
      <w:r>
        <w:rPr>
          <w:rStyle w:val="Emphasis"/>
          <w:rFonts w:ascii="Georgia" w:hAnsi="Georgia"/>
        </w:rPr>
        <w:t>pseudofimbriata</w:t>
      </w:r>
      <w:proofErr w:type="spellEnd"/>
      <w:r>
        <w:rPr>
          <w:rFonts w:ascii="Georgia" w:hAnsi="Georgia"/>
        </w:rPr>
        <w:t xml:space="preserve"> is </w:t>
      </w:r>
      <w:proofErr w:type="gramStart"/>
      <w:r>
        <w:rPr>
          <w:rFonts w:ascii="Georgia" w:hAnsi="Georgia"/>
        </w:rPr>
        <w:t>a</w:t>
      </w:r>
      <w:proofErr w:type="gramEnd"/>
      <w:r>
        <w:rPr>
          <w:rFonts w:ascii="Georgia" w:hAnsi="Georgia"/>
        </w:rPr>
        <w:t xml:space="preserve"> herbaceous </w:t>
      </w:r>
      <w:commentRangeStart w:id="31"/>
      <w:r>
        <w:rPr>
          <w:rFonts w:ascii="Georgia" w:hAnsi="Georgia"/>
        </w:rPr>
        <w:t xml:space="preserve">perennial </w:t>
      </w:r>
      <w:commentRangeEnd w:id="31"/>
      <w:r w:rsidR="00D34DD3">
        <w:rPr>
          <w:rStyle w:val="CommentReference"/>
        </w:rPr>
        <w:commentReference w:id="31"/>
      </w:r>
      <w:r>
        <w:rPr>
          <w:rFonts w:ascii="Georgia" w:hAnsi="Georgia"/>
        </w:rPr>
        <w:t xml:space="preserve">occurring in montane grassland within the Ethiopian montane grasslands and woodlands ecoregion (Goyder 2001, Olson </w:t>
      </w:r>
      <w:r>
        <w:rPr>
          <w:rStyle w:val="Emphasis"/>
          <w:rFonts w:ascii="Georgia" w:hAnsi="Georgia"/>
        </w:rPr>
        <w:t>et al</w:t>
      </w:r>
      <w:r>
        <w:rPr>
          <w:rFonts w:ascii="Georgia" w:hAnsi="Georgia"/>
        </w:rPr>
        <w:t xml:space="preserve">. 2001). </w:t>
      </w:r>
    </w:p>
    <w:p w14:paraId="43965AE4" w14:textId="77777777" w:rsidR="00445A5C" w:rsidRDefault="00000000">
      <w:pPr>
        <w:pStyle w:val="Heading2"/>
        <w:divId w:val="1522671017"/>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242"/>
        <w:gridCol w:w="763"/>
        <w:gridCol w:w="1020"/>
        <w:gridCol w:w="1888"/>
      </w:tblGrid>
      <w:tr w:rsidR="00445A5C" w14:paraId="575071E7" w14:textId="77777777">
        <w:trPr>
          <w:divId w:val="1522671017"/>
          <w:tblCellSpacing w:w="15" w:type="dxa"/>
        </w:trPr>
        <w:tc>
          <w:tcPr>
            <w:tcW w:w="0" w:type="auto"/>
            <w:tcBorders>
              <w:bottom w:val="single" w:sz="6" w:space="0" w:color="000000"/>
            </w:tcBorders>
            <w:shd w:val="clear" w:color="auto" w:fill="BBBBBB"/>
            <w:vAlign w:val="center"/>
            <w:hideMark/>
          </w:tcPr>
          <w:p w14:paraId="7A29B251"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2CAAD74C"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31123A7A"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235A392E"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445A5C" w14:paraId="65BEBAAC" w14:textId="77777777">
        <w:trPr>
          <w:divId w:val="1522671017"/>
          <w:tblCellSpacing w:w="15" w:type="dxa"/>
        </w:trPr>
        <w:tc>
          <w:tcPr>
            <w:tcW w:w="0" w:type="auto"/>
            <w:tcBorders>
              <w:bottom w:val="single" w:sz="6" w:space="0" w:color="CCCCCC"/>
            </w:tcBorders>
            <w:vAlign w:val="center"/>
            <w:hideMark/>
          </w:tcPr>
          <w:p w14:paraId="442E7CBD" w14:textId="77777777" w:rsidR="00445A5C" w:rsidRDefault="00000000">
            <w:pPr>
              <w:spacing w:after="75"/>
              <w:rPr>
                <w:rFonts w:ascii="Georgia" w:eastAsia="Times New Roman" w:hAnsi="Georgia"/>
                <w:sz w:val="18"/>
                <w:szCs w:val="18"/>
              </w:rPr>
            </w:pPr>
            <w:r>
              <w:rPr>
                <w:rFonts w:ascii="Georgia" w:eastAsia="Times New Roman" w:hAnsi="Georgia"/>
                <w:sz w:val="18"/>
                <w:szCs w:val="18"/>
              </w:rPr>
              <w:t>4.7. Grassland -&gt; Grassland - Subtropical/Tropical High Altitude</w:t>
            </w:r>
          </w:p>
        </w:tc>
        <w:tc>
          <w:tcPr>
            <w:tcW w:w="0" w:type="auto"/>
            <w:tcBorders>
              <w:bottom w:val="single" w:sz="6" w:space="0" w:color="CCCCCC"/>
            </w:tcBorders>
            <w:vAlign w:val="center"/>
            <w:hideMark/>
          </w:tcPr>
          <w:p w14:paraId="467445FC" w14:textId="77777777" w:rsidR="00445A5C"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75ADC0E4" w14:textId="77777777" w:rsidR="00445A5C"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25CDDDB2" w14:textId="77777777" w:rsidR="00445A5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10C3D7C" w14:textId="77777777" w:rsidR="00445A5C" w:rsidRDefault="00000000">
      <w:pPr>
        <w:pStyle w:val="Heading2"/>
        <w:divId w:val="1522671017"/>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398"/>
        <w:gridCol w:w="894"/>
        <w:gridCol w:w="4718"/>
      </w:tblGrid>
      <w:tr w:rsidR="00445A5C" w14:paraId="5B062370" w14:textId="77777777">
        <w:trPr>
          <w:divId w:val="1522671017"/>
          <w:tblCellSpacing w:w="15" w:type="dxa"/>
        </w:trPr>
        <w:tc>
          <w:tcPr>
            <w:tcW w:w="0" w:type="auto"/>
            <w:tcBorders>
              <w:bottom w:val="single" w:sz="6" w:space="0" w:color="000000"/>
            </w:tcBorders>
            <w:shd w:val="clear" w:color="auto" w:fill="BBBBBB"/>
            <w:vAlign w:val="center"/>
            <w:hideMark/>
          </w:tcPr>
          <w:p w14:paraId="2D9FB88E"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6377F8C0"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0C8EBD70"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445A5C" w14:paraId="7B193292" w14:textId="77777777">
        <w:trPr>
          <w:divId w:val="1522671017"/>
          <w:tblCellSpacing w:w="15" w:type="dxa"/>
        </w:trPr>
        <w:tc>
          <w:tcPr>
            <w:tcW w:w="0" w:type="auto"/>
            <w:vAlign w:val="center"/>
            <w:hideMark/>
          </w:tcPr>
          <w:p w14:paraId="158A70E8" w14:textId="77777777" w:rsidR="00445A5C"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7B1A395D" w14:textId="77777777" w:rsidR="00445A5C" w:rsidRDefault="00000000">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381790C2" w14:textId="77777777" w:rsidR="00445A5C" w:rsidRDefault="00000000">
            <w:pPr>
              <w:spacing w:after="75"/>
              <w:rPr>
                <w:rFonts w:ascii="Georgia" w:eastAsia="Times New Roman" w:hAnsi="Georgia"/>
                <w:sz w:val="18"/>
                <w:szCs w:val="18"/>
              </w:rPr>
            </w:pPr>
            <w:r>
              <w:rPr>
                <w:rFonts w:ascii="Georgia" w:eastAsia="Times New Roman" w:hAnsi="Georgia"/>
                <w:sz w:val="18"/>
                <w:szCs w:val="18"/>
              </w:rPr>
              <w:t xml:space="preserve">Satellite imagery suggests that agricultural encroachment is taking place at </w:t>
            </w:r>
            <w:proofErr w:type="gramStart"/>
            <w:r>
              <w:rPr>
                <w:rFonts w:ascii="Georgia" w:eastAsia="Times New Roman" w:hAnsi="Georgia"/>
                <w:sz w:val="18"/>
                <w:szCs w:val="18"/>
              </w:rPr>
              <w:t>all of</w:t>
            </w:r>
            <w:proofErr w:type="gramEnd"/>
            <w:r>
              <w:rPr>
                <w:rFonts w:ascii="Georgia" w:eastAsia="Times New Roman" w:hAnsi="Georgia"/>
                <w:sz w:val="18"/>
                <w:szCs w:val="18"/>
              </w:rPr>
              <w:t xml:space="preserve"> the known localities.</w:t>
            </w:r>
          </w:p>
        </w:tc>
      </w:tr>
    </w:tbl>
    <w:p w14:paraId="10B611EA" w14:textId="77777777" w:rsidR="00445A5C" w:rsidRDefault="00000000">
      <w:pPr>
        <w:pStyle w:val="Heading2"/>
        <w:divId w:val="1522671017"/>
        <w:rPr>
          <w:rFonts w:ascii="Georgia" w:eastAsia="Times New Roman" w:hAnsi="Georgia"/>
          <w:sz w:val="27"/>
          <w:szCs w:val="27"/>
        </w:rPr>
      </w:pPr>
      <w:r>
        <w:rPr>
          <w:rFonts w:ascii="Georgia" w:eastAsia="Times New Roman" w:hAnsi="Georgia"/>
          <w:sz w:val="27"/>
          <w:szCs w:val="27"/>
        </w:rPr>
        <w:t>Systems</w:t>
      </w:r>
    </w:p>
    <w:p w14:paraId="33D9EFB0" w14:textId="77777777" w:rsidR="00445A5C" w:rsidRDefault="00000000">
      <w:pPr>
        <w:pStyle w:val="NormalWeb"/>
        <w:divId w:val="1522671017"/>
        <w:rPr>
          <w:rFonts w:ascii="Georgia" w:hAnsi="Georgia"/>
        </w:rPr>
      </w:pPr>
      <w:r>
        <w:rPr>
          <w:rStyle w:val="datalabel1"/>
          <w:rFonts w:ascii="Georgia" w:hAnsi="Georgia"/>
        </w:rPr>
        <w:t xml:space="preserve">System: </w:t>
      </w:r>
      <w:r>
        <w:rPr>
          <w:rFonts w:ascii="Georgia" w:hAnsi="Georgia"/>
        </w:rPr>
        <w:t>Terrestrial</w:t>
      </w:r>
    </w:p>
    <w:p w14:paraId="4ACCF6D2" w14:textId="77777777" w:rsidR="00445A5C" w:rsidRDefault="00000000">
      <w:pPr>
        <w:pStyle w:val="Heading2"/>
        <w:divId w:val="1522671017"/>
        <w:rPr>
          <w:rFonts w:ascii="Georgia" w:eastAsia="Times New Roman" w:hAnsi="Georgia"/>
          <w:sz w:val="27"/>
          <w:szCs w:val="27"/>
        </w:rPr>
      </w:pPr>
      <w:r>
        <w:rPr>
          <w:rFonts w:ascii="Georgia" w:eastAsia="Times New Roman" w:hAnsi="Georgia"/>
          <w:sz w:val="27"/>
          <w:szCs w:val="27"/>
        </w:rPr>
        <w:t>Plant / Fungi Specific</w:t>
      </w:r>
    </w:p>
    <w:p w14:paraId="3425C5DC" w14:textId="77777777" w:rsidR="00445A5C" w:rsidRDefault="00000000">
      <w:pPr>
        <w:pStyle w:val="NormalWeb"/>
        <w:divId w:val="1522671017"/>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445A5C" w14:paraId="13D72814" w14:textId="77777777">
        <w:trPr>
          <w:divId w:val="1522671017"/>
          <w:tblCellSpacing w:w="15" w:type="dxa"/>
        </w:trPr>
        <w:tc>
          <w:tcPr>
            <w:tcW w:w="0" w:type="auto"/>
            <w:tcBorders>
              <w:bottom w:val="single" w:sz="6" w:space="0" w:color="000000"/>
            </w:tcBorders>
            <w:shd w:val="clear" w:color="auto" w:fill="BBBBBB"/>
            <w:vAlign w:val="center"/>
            <w:hideMark/>
          </w:tcPr>
          <w:p w14:paraId="28244E28"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445A5C" w14:paraId="0BCA59A7" w14:textId="77777777">
        <w:trPr>
          <w:divId w:val="1522671017"/>
          <w:tblCellSpacing w:w="15" w:type="dxa"/>
        </w:trPr>
        <w:tc>
          <w:tcPr>
            <w:tcW w:w="0" w:type="auto"/>
            <w:tcBorders>
              <w:bottom w:val="single" w:sz="6" w:space="0" w:color="CCCCCC"/>
            </w:tcBorders>
            <w:vAlign w:val="center"/>
            <w:hideMark/>
          </w:tcPr>
          <w:p w14:paraId="40294F0C" w14:textId="77777777" w:rsidR="00445A5C" w:rsidRDefault="00000000">
            <w:pPr>
              <w:spacing w:after="75"/>
              <w:rPr>
                <w:rFonts w:ascii="Georgia" w:eastAsia="Times New Roman" w:hAnsi="Georgia"/>
                <w:sz w:val="18"/>
                <w:szCs w:val="18"/>
              </w:rPr>
            </w:pPr>
            <w:r>
              <w:rPr>
                <w:rFonts w:ascii="Georgia" w:eastAsia="Times New Roman" w:hAnsi="Georgia"/>
                <w:sz w:val="18"/>
                <w:szCs w:val="18"/>
              </w:rPr>
              <w:t>Forb or Herb</w:t>
            </w:r>
          </w:p>
        </w:tc>
      </w:tr>
    </w:tbl>
    <w:p w14:paraId="6CDE0A6C" w14:textId="77777777" w:rsidR="00445A5C" w:rsidRDefault="00000000">
      <w:pPr>
        <w:pStyle w:val="Heading1"/>
        <w:divId w:val="1990819816"/>
        <w:rPr>
          <w:rFonts w:ascii="Georgia" w:eastAsia="Times New Roman" w:hAnsi="Georgia"/>
          <w:sz w:val="29"/>
          <w:szCs w:val="29"/>
        </w:rPr>
      </w:pPr>
      <w:r>
        <w:rPr>
          <w:rFonts w:ascii="Georgia" w:eastAsia="Times New Roman" w:hAnsi="Georgia"/>
          <w:sz w:val="29"/>
          <w:szCs w:val="29"/>
        </w:rPr>
        <w:t>Use and Trade</w:t>
      </w:r>
    </w:p>
    <w:p w14:paraId="1D42B843" w14:textId="77777777" w:rsidR="00445A5C" w:rsidRDefault="00000000">
      <w:pPr>
        <w:pStyle w:val="Heading2"/>
        <w:divId w:val="1990819816"/>
        <w:rPr>
          <w:rFonts w:ascii="Georgia" w:eastAsia="Times New Roman" w:hAnsi="Georgia"/>
          <w:sz w:val="27"/>
          <w:szCs w:val="27"/>
        </w:rPr>
      </w:pPr>
      <w:r>
        <w:rPr>
          <w:rFonts w:ascii="Georgia" w:eastAsia="Times New Roman" w:hAnsi="Georgia"/>
          <w:sz w:val="27"/>
          <w:szCs w:val="27"/>
        </w:rPr>
        <w:lastRenderedPageBreak/>
        <w:t>General Use and Trade Information</w:t>
      </w:r>
    </w:p>
    <w:p w14:paraId="23A3B2E4" w14:textId="77777777" w:rsidR="00445A5C" w:rsidRDefault="00000000">
      <w:pPr>
        <w:pStyle w:val="NormalWeb"/>
        <w:divId w:val="1990819816"/>
        <w:rPr>
          <w:rFonts w:ascii="Georgia" w:hAnsi="Georgia"/>
        </w:rPr>
      </w:pPr>
      <w:r>
        <w:rPr>
          <w:rStyle w:val="datalabel1"/>
          <w:rFonts w:ascii="Georgia" w:hAnsi="Georgia"/>
        </w:rPr>
        <w:t xml:space="preserve">Species not utilized: </w:t>
      </w:r>
      <w:r>
        <w:rPr>
          <w:rFonts w:ascii="Georgia" w:hAnsi="Georgia"/>
        </w:rPr>
        <w:t>true</w:t>
      </w:r>
    </w:p>
    <w:p w14:paraId="5A12926B" w14:textId="77777777" w:rsidR="00445A5C" w:rsidRDefault="00000000">
      <w:pPr>
        <w:pStyle w:val="NormalWeb"/>
        <w:divId w:val="1990819816"/>
        <w:rPr>
          <w:rFonts w:ascii="Georgia" w:hAnsi="Georgia"/>
        </w:rPr>
      </w:pPr>
      <w:r>
        <w:rPr>
          <w:rFonts w:ascii="Georgia" w:hAnsi="Georgia"/>
        </w:rPr>
        <w:t>This species is not known to be utilised.</w:t>
      </w:r>
    </w:p>
    <w:p w14:paraId="1587F88D" w14:textId="77777777" w:rsidR="00445A5C" w:rsidRDefault="00000000">
      <w:pPr>
        <w:pStyle w:val="Heading1"/>
        <w:divId w:val="693071914"/>
        <w:rPr>
          <w:rFonts w:ascii="Georgia" w:eastAsia="Times New Roman" w:hAnsi="Georgia"/>
          <w:sz w:val="29"/>
          <w:szCs w:val="29"/>
        </w:rPr>
      </w:pPr>
      <w:r>
        <w:rPr>
          <w:rFonts w:ascii="Georgia" w:eastAsia="Times New Roman" w:hAnsi="Georgia"/>
          <w:sz w:val="29"/>
          <w:szCs w:val="29"/>
        </w:rPr>
        <w:t>Threats</w:t>
      </w:r>
    </w:p>
    <w:p w14:paraId="1C56FF5C" w14:textId="77777777" w:rsidR="00445A5C" w:rsidRDefault="00000000">
      <w:pPr>
        <w:pStyle w:val="NormalWeb"/>
        <w:divId w:val="693071914"/>
        <w:rPr>
          <w:rFonts w:ascii="Georgia" w:hAnsi="Georgia"/>
        </w:rPr>
      </w:pPr>
      <w:r>
        <w:rPr>
          <w:rFonts w:ascii="Georgia" w:hAnsi="Georgia"/>
        </w:rPr>
        <w:t xml:space="preserve">This species is under threat from ongoing habitat loss and degradation due to agricultural expansion and population growth in </w:t>
      </w:r>
      <w:commentRangeStart w:id="32"/>
      <w:proofErr w:type="spellStart"/>
      <w:r>
        <w:rPr>
          <w:rFonts w:ascii="Georgia" w:hAnsi="Georgia"/>
        </w:rPr>
        <w:t>Sidama</w:t>
      </w:r>
      <w:proofErr w:type="spellEnd"/>
      <w:r>
        <w:rPr>
          <w:rFonts w:ascii="Georgia" w:hAnsi="Georgia"/>
        </w:rPr>
        <w:t xml:space="preserve"> province </w:t>
      </w:r>
      <w:commentRangeEnd w:id="32"/>
      <w:r w:rsidR="00BD0E02">
        <w:rPr>
          <w:rStyle w:val="CommentReference"/>
        </w:rPr>
        <w:commentReference w:id="32"/>
      </w:r>
      <w:r>
        <w:rPr>
          <w:rFonts w:ascii="Georgia" w:hAnsi="Georgia"/>
        </w:rPr>
        <w:t>(</w:t>
      </w:r>
      <w:proofErr w:type="spellStart"/>
      <w:r>
        <w:rPr>
          <w:rFonts w:ascii="Georgia" w:hAnsi="Georgia"/>
        </w:rPr>
        <w:t>Mekonnen</w:t>
      </w:r>
      <w:proofErr w:type="spellEnd"/>
      <w:r>
        <w:rPr>
          <w:rFonts w:ascii="Georgia" w:hAnsi="Georgia"/>
        </w:rPr>
        <w:t xml:space="preserve"> </w:t>
      </w:r>
      <w:r w:rsidRPr="002A4844">
        <w:rPr>
          <w:rFonts w:ascii="Georgia" w:hAnsi="Georgia"/>
          <w:i/>
          <w:iCs/>
          <w:rPrChange w:id="33" w:author="Jack Plummer" w:date="2022-10-21T16:07:00Z">
            <w:rPr>
              <w:rFonts w:ascii="Georgia" w:hAnsi="Georgia"/>
            </w:rPr>
          </w:rPrChange>
        </w:rPr>
        <w:t>et al.</w:t>
      </w:r>
      <w:r>
        <w:rPr>
          <w:rFonts w:ascii="Georgia" w:hAnsi="Georgia"/>
        </w:rPr>
        <w:t xml:space="preserve"> 2012). Satellite imagery shows significant agricultural expansion has occurred at </w:t>
      </w:r>
      <w:proofErr w:type="gramStart"/>
      <w:r>
        <w:rPr>
          <w:rFonts w:ascii="Georgia" w:hAnsi="Georgia"/>
        </w:rPr>
        <w:t>all of</w:t>
      </w:r>
      <w:proofErr w:type="gramEnd"/>
      <w:r>
        <w:rPr>
          <w:rFonts w:ascii="Georgia" w:hAnsi="Georgia"/>
        </w:rPr>
        <w:t xml:space="preserve"> this species’ known sites since collections were made. Remaining patches of natural vegetation appear to be small and widely scattered. </w:t>
      </w:r>
    </w:p>
    <w:p w14:paraId="508F207F" w14:textId="77777777" w:rsidR="00445A5C" w:rsidRDefault="00000000">
      <w:pPr>
        <w:pStyle w:val="Heading2"/>
        <w:divId w:val="693071914"/>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075"/>
        <w:gridCol w:w="740"/>
        <w:gridCol w:w="1221"/>
        <w:gridCol w:w="842"/>
        <w:gridCol w:w="1132"/>
      </w:tblGrid>
      <w:tr w:rsidR="00445A5C" w14:paraId="06DC06F2" w14:textId="77777777">
        <w:trPr>
          <w:divId w:val="693071914"/>
          <w:tblCellSpacing w:w="15" w:type="dxa"/>
        </w:trPr>
        <w:tc>
          <w:tcPr>
            <w:tcW w:w="0" w:type="auto"/>
            <w:tcBorders>
              <w:bottom w:val="single" w:sz="6" w:space="0" w:color="000000"/>
            </w:tcBorders>
            <w:shd w:val="clear" w:color="auto" w:fill="BBBBBB"/>
            <w:vAlign w:val="center"/>
            <w:hideMark/>
          </w:tcPr>
          <w:p w14:paraId="1DDE8B32"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7D8EB595"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66D90CB6"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2FC99E6D"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64CF7C2F"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445A5C" w14:paraId="06725C83" w14:textId="77777777">
        <w:trPr>
          <w:divId w:val="693071914"/>
          <w:tblCellSpacing w:w="15" w:type="dxa"/>
        </w:trPr>
        <w:tc>
          <w:tcPr>
            <w:tcW w:w="0" w:type="auto"/>
            <w:vAlign w:val="center"/>
            <w:hideMark/>
          </w:tcPr>
          <w:p w14:paraId="42032CA8" w14:textId="77777777" w:rsidR="00445A5C" w:rsidRDefault="00000000">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0ED51275" w14:textId="77777777" w:rsidR="00445A5C"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F31DBC9" w14:textId="77777777" w:rsidR="00445A5C" w:rsidRDefault="00000000">
            <w:pPr>
              <w:spacing w:after="75"/>
              <w:rPr>
                <w:rFonts w:ascii="Georgia" w:eastAsia="Times New Roman" w:hAnsi="Georgia"/>
                <w:sz w:val="18"/>
                <w:szCs w:val="18"/>
              </w:rPr>
            </w:pPr>
            <w:r>
              <w:rPr>
                <w:rFonts w:ascii="Georgia" w:eastAsia="Times New Roman" w:hAnsi="Georgia"/>
                <w:sz w:val="18"/>
                <w:szCs w:val="18"/>
              </w:rPr>
              <w:t>Majority (50-90%)</w:t>
            </w:r>
          </w:p>
        </w:tc>
        <w:tc>
          <w:tcPr>
            <w:tcW w:w="0" w:type="auto"/>
            <w:vAlign w:val="center"/>
            <w:hideMark/>
          </w:tcPr>
          <w:p w14:paraId="56C97A38" w14:textId="77777777" w:rsidR="00445A5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A62AC22" w14:textId="77777777" w:rsidR="00445A5C"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445A5C" w14:paraId="1E27C6C9" w14:textId="77777777">
        <w:trPr>
          <w:divId w:val="693071914"/>
          <w:tblCellSpacing w:w="15" w:type="dxa"/>
        </w:trPr>
        <w:tc>
          <w:tcPr>
            <w:tcW w:w="0" w:type="auto"/>
            <w:vAlign w:val="center"/>
            <w:hideMark/>
          </w:tcPr>
          <w:p w14:paraId="6C53BDFE" w14:textId="77777777" w:rsidR="00445A5C" w:rsidRDefault="00000000">
            <w:pPr>
              <w:spacing w:after="75"/>
              <w:rPr>
                <w:rFonts w:ascii="Georgia" w:eastAsia="Times New Roman" w:hAnsi="Georgia"/>
                <w:sz w:val="18"/>
                <w:szCs w:val="18"/>
              </w:rPr>
            </w:pPr>
            <w:r>
              <w:rPr>
                <w:rFonts w:ascii="Georgia" w:eastAsia="Times New Roman" w:hAnsi="Georgia"/>
                <w:sz w:val="18"/>
                <w:szCs w:val="18"/>
              </w:rPr>
              <w:t>2.1.2. Agriculture &amp; aquaculture -&gt; Annual &amp; perennial non-timber crops -&gt; Small-holder farming</w:t>
            </w:r>
          </w:p>
        </w:tc>
        <w:tc>
          <w:tcPr>
            <w:tcW w:w="0" w:type="auto"/>
            <w:vAlign w:val="center"/>
            <w:hideMark/>
          </w:tcPr>
          <w:p w14:paraId="63ACA026" w14:textId="77777777" w:rsidR="00445A5C"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088BAC7" w14:textId="77777777" w:rsidR="00445A5C" w:rsidRDefault="00000000">
            <w:pPr>
              <w:spacing w:after="75"/>
              <w:rPr>
                <w:rFonts w:ascii="Georgia" w:eastAsia="Times New Roman" w:hAnsi="Georgia"/>
                <w:sz w:val="18"/>
                <w:szCs w:val="18"/>
              </w:rPr>
            </w:pPr>
            <w:r>
              <w:rPr>
                <w:rFonts w:ascii="Georgia" w:eastAsia="Times New Roman" w:hAnsi="Georgia"/>
                <w:sz w:val="18"/>
                <w:szCs w:val="18"/>
              </w:rPr>
              <w:t>Majority (50-90%)</w:t>
            </w:r>
          </w:p>
        </w:tc>
        <w:tc>
          <w:tcPr>
            <w:tcW w:w="0" w:type="auto"/>
            <w:vAlign w:val="center"/>
            <w:hideMark/>
          </w:tcPr>
          <w:p w14:paraId="4872507D" w14:textId="77777777" w:rsidR="00445A5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486B056" w14:textId="77777777" w:rsidR="00445A5C"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7701C3F0" w14:textId="77777777" w:rsidR="00445A5C" w:rsidRDefault="00000000">
      <w:pPr>
        <w:pStyle w:val="Heading1"/>
        <w:divId w:val="665862794"/>
        <w:rPr>
          <w:rFonts w:ascii="Georgia" w:eastAsia="Times New Roman" w:hAnsi="Georgia"/>
          <w:sz w:val="29"/>
          <w:szCs w:val="29"/>
        </w:rPr>
      </w:pPr>
      <w:r>
        <w:rPr>
          <w:rFonts w:ascii="Georgia" w:eastAsia="Times New Roman" w:hAnsi="Georgia"/>
          <w:sz w:val="29"/>
          <w:szCs w:val="29"/>
        </w:rPr>
        <w:t>Conservation</w:t>
      </w:r>
    </w:p>
    <w:p w14:paraId="19C6D3DD" w14:textId="77777777" w:rsidR="00445A5C" w:rsidRDefault="00000000">
      <w:pPr>
        <w:pStyle w:val="NormalWeb"/>
        <w:divId w:val="665862794"/>
        <w:rPr>
          <w:rFonts w:ascii="Georgia" w:hAnsi="Georgia"/>
        </w:rPr>
      </w:pPr>
      <w:r>
        <w:rPr>
          <w:rFonts w:ascii="Georgia" w:hAnsi="Georgia"/>
        </w:rPr>
        <w:t xml:space="preserve">None of the known localities of this species occur within protected areas and it is not held in any </w:t>
      </w:r>
      <w:r w:rsidRPr="006E20EF">
        <w:rPr>
          <w:rFonts w:ascii="Georgia" w:hAnsi="Georgia"/>
          <w:highlight w:val="yellow"/>
          <w:rPrChange w:id="34" w:author="User" w:date="2022-10-21T15:42:00Z">
            <w:rPr>
              <w:rFonts w:ascii="Georgia" w:hAnsi="Georgia"/>
            </w:rPr>
          </w:rPrChange>
        </w:rPr>
        <w:t>&lt;i&gt; ex situ &lt;i&gt;</w:t>
      </w:r>
      <w:r>
        <w:rPr>
          <w:rFonts w:ascii="Georgia" w:hAnsi="Georgia"/>
        </w:rPr>
        <w:t xml:space="preserve"> conservation collections (UNEP-WCMC and IUCN 2022, BGCI 2022). As such, gathering of wild germplasm to establish ex situ collections should be a conservation priority to ensure the continued existence of this species. Targeted surveys to determine if this species remains extant at known sites is urgently needed.</w:t>
      </w:r>
    </w:p>
    <w:p w14:paraId="7BBA7A8E" w14:textId="77777777" w:rsidR="00445A5C" w:rsidRDefault="00000000">
      <w:pPr>
        <w:pStyle w:val="Heading2"/>
        <w:divId w:val="665862794"/>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530"/>
      </w:tblGrid>
      <w:tr w:rsidR="00445A5C" w14:paraId="6B103404" w14:textId="77777777">
        <w:trPr>
          <w:divId w:val="665862794"/>
          <w:tblCellSpacing w:w="15" w:type="dxa"/>
        </w:trPr>
        <w:tc>
          <w:tcPr>
            <w:tcW w:w="0" w:type="auto"/>
            <w:tcBorders>
              <w:bottom w:val="single" w:sz="6" w:space="0" w:color="000000"/>
            </w:tcBorders>
            <w:shd w:val="clear" w:color="auto" w:fill="BBBBBB"/>
            <w:vAlign w:val="center"/>
            <w:hideMark/>
          </w:tcPr>
          <w:p w14:paraId="3BFC9F69"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657C4281"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445A5C" w14:paraId="7BACD59A" w14:textId="77777777">
        <w:trPr>
          <w:divId w:val="665862794"/>
          <w:tblCellSpacing w:w="15" w:type="dxa"/>
        </w:trPr>
        <w:tc>
          <w:tcPr>
            <w:tcW w:w="0" w:type="auto"/>
            <w:vAlign w:val="center"/>
            <w:hideMark/>
          </w:tcPr>
          <w:p w14:paraId="67A85F88" w14:textId="77777777" w:rsidR="00445A5C"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4165DBC4" w14:textId="77777777" w:rsidR="00445A5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08B6843" w14:textId="77777777" w:rsidR="00445A5C" w:rsidRDefault="00445A5C">
      <w:pPr>
        <w:divId w:val="665862794"/>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33"/>
        <w:gridCol w:w="5347"/>
      </w:tblGrid>
      <w:tr w:rsidR="00445A5C" w14:paraId="49BEBC82" w14:textId="77777777">
        <w:trPr>
          <w:divId w:val="665862794"/>
          <w:tblCellSpacing w:w="15" w:type="dxa"/>
        </w:trPr>
        <w:tc>
          <w:tcPr>
            <w:tcW w:w="0" w:type="auto"/>
            <w:tcBorders>
              <w:bottom w:val="single" w:sz="6" w:space="0" w:color="000000"/>
            </w:tcBorders>
            <w:shd w:val="clear" w:color="auto" w:fill="BBBBBB"/>
            <w:vAlign w:val="center"/>
            <w:hideMark/>
          </w:tcPr>
          <w:p w14:paraId="6F2B9ACB"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76DE5062"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445A5C" w14:paraId="68B28B97" w14:textId="77777777">
        <w:trPr>
          <w:divId w:val="665862794"/>
          <w:tblCellSpacing w:w="15" w:type="dxa"/>
        </w:trPr>
        <w:tc>
          <w:tcPr>
            <w:tcW w:w="0" w:type="auto"/>
            <w:vAlign w:val="center"/>
            <w:hideMark/>
          </w:tcPr>
          <w:p w14:paraId="35529946" w14:textId="77777777" w:rsidR="00445A5C"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3CCEE84C" w14:textId="77777777" w:rsidR="00445A5C" w:rsidRDefault="00000000">
            <w:pPr>
              <w:spacing w:after="75"/>
              <w:rPr>
                <w:rFonts w:ascii="Georgia" w:eastAsia="Times New Roman" w:hAnsi="Georgia"/>
                <w:sz w:val="18"/>
                <w:szCs w:val="18"/>
              </w:rPr>
            </w:pPr>
            <w:r>
              <w:rPr>
                <w:rFonts w:ascii="Georgia" w:eastAsia="Times New Roman" w:hAnsi="Georgia"/>
                <w:sz w:val="18"/>
                <w:szCs w:val="18"/>
              </w:rPr>
              <w:t xml:space="preserve">There are no </w:t>
            </w:r>
            <w:proofErr w:type="gramStart"/>
            <w:r>
              <w:rPr>
                <w:rFonts w:ascii="Georgia" w:eastAsia="Times New Roman" w:hAnsi="Georgia"/>
                <w:sz w:val="18"/>
                <w:szCs w:val="18"/>
              </w:rPr>
              <w:t>ex situ</w:t>
            </w:r>
            <w:proofErr w:type="gramEnd"/>
            <w:r>
              <w:rPr>
                <w:rFonts w:ascii="Georgia" w:eastAsia="Times New Roman" w:hAnsi="Georgia"/>
                <w:sz w:val="18"/>
                <w:szCs w:val="18"/>
              </w:rPr>
              <w:t xml:space="preserve"> collections listed in </w:t>
            </w:r>
            <w:proofErr w:type="spellStart"/>
            <w:r>
              <w:rPr>
                <w:rFonts w:ascii="Georgia" w:eastAsia="Times New Roman" w:hAnsi="Georgia"/>
                <w:sz w:val="18"/>
                <w:szCs w:val="18"/>
              </w:rPr>
              <w:t>PlantSearch</w:t>
            </w:r>
            <w:proofErr w:type="spellEnd"/>
            <w:r>
              <w:rPr>
                <w:rFonts w:ascii="Georgia" w:eastAsia="Times New Roman" w:hAnsi="Georgia"/>
                <w:sz w:val="18"/>
                <w:szCs w:val="18"/>
              </w:rPr>
              <w:t xml:space="preserve"> (BGCI 2022).</w:t>
            </w:r>
          </w:p>
        </w:tc>
      </w:tr>
    </w:tbl>
    <w:p w14:paraId="24A213D9" w14:textId="77777777" w:rsidR="00445A5C" w:rsidRDefault="00000000">
      <w:pPr>
        <w:pStyle w:val="Heading2"/>
        <w:divId w:val="665862794"/>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260"/>
        <w:gridCol w:w="530"/>
      </w:tblGrid>
      <w:tr w:rsidR="00445A5C" w14:paraId="3D2982FE" w14:textId="77777777">
        <w:trPr>
          <w:divId w:val="665862794"/>
          <w:tblCellSpacing w:w="15" w:type="dxa"/>
        </w:trPr>
        <w:tc>
          <w:tcPr>
            <w:tcW w:w="0" w:type="auto"/>
            <w:tcBorders>
              <w:bottom w:val="single" w:sz="6" w:space="0" w:color="000000"/>
            </w:tcBorders>
            <w:shd w:val="clear" w:color="auto" w:fill="BBBBBB"/>
            <w:vAlign w:val="center"/>
            <w:hideMark/>
          </w:tcPr>
          <w:p w14:paraId="78E02633"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4A265F79"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445A5C" w14:paraId="3DE1A104" w14:textId="77777777">
        <w:trPr>
          <w:divId w:val="665862794"/>
          <w:tblCellSpacing w:w="15" w:type="dxa"/>
        </w:trPr>
        <w:tc>
          <w:tcPr>
            <w:tcW w:w="0" w:type="auto"/>
            <w:tcBorders>
              <w:bottom w:val="single" w:sz="6" w:space="0" w:color="CCCCCC"/>
            </w:tcBorders>
            <w:vAlign w:val="center"/>
            <w:hideMark/>
          </w:tcPr>
          <w:p w14:paraId="7C932289" w14:textId="77777777" w:rsidR="00445A5C" w:rsidRDefault="0000000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33A0E0ED" w14:textId="77777777" w:rsidR="00445A5C" w:rsidRDefault="00000000">
            <w:pPr>
              <w:spacing w:after="75"/>
              <w:rPr>
                <w:rFonts w:ascii="Georgia" w:eastAsia="Times New Roman" w:hAnsi="Georgia"/>
                <w:sz w:val="18"/>
                <w:szCs w:val="18"/>
              </w:rPr>
            </w:pPr>
            <w:r>
              <w:rPr>
                <w:rFonts w:ascii="Georgia" w:eastAsia="Times New Roman" w:hAnsi="Georgia"/>
                <w:sz w:val="18"/>
                <w:szCs w:val="18"/>
              </w:rPr>
              <w:t>-</w:t>
            </w:r>
          </w:p>
        </w:tc>
      </w:tr>
      <w:tr w:rsidR="00445A5C" w14:paraId="3BB88305" w14:textId="77777777">
        <w:trPr>
          <w:divId w:val="665862794"/>
          <w:tblCellSpacing w:w="15" w:type="dxa"/>
        </w:trPr>
        <w:tc>
          <w:tcPr>
            <w:tcW w:w="0" w:type="auto"/>
            <w:tcBorders>
              <w:bottom w:val="single" w:sz="6" w:space="0" w:color="CCCCCC"/>
            </w:tcBorders>
            <w:vAlign w:val="center"/>
            <w:hideMark/>
          </w:tcPr>
          <w:p w14:paraId="13EAE3C8" w14:textId="77777777" w:rsidR="00445A5C" w:rsidRDefault="00000000">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35313484" w14:textId="77777777" w:rsidR="00445A5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0873334" w14:textId="77777777" w:rsidR="00445A5C" w:rsidRDefault="00000000">
      <w:pPr>
        <w:pStyle w:val="Heading2"/>
        <w:divId w:val="665862794"/>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908"/>
        <w:gridCol w:w="530"/>
      </w:tblGrid>
      <w:tr w:rsidR="00445A5C" w14:paraId="516F15C6" w14:textId="77777777">
        <w:trPr>
          <w:divId w:val="665862794"/>
          <w:tblCellSpacing w:w="15" w:type="dxa"/>
        </w:trPr>
        <w:tc>
          <w:tcPr>
            <w:tcW w:w="0" w:type="auto"/>
            <w:tcBorders>
              <w:bottom w:val="single" w:sz="6" w:space="0" w:color="000000"/>
            </w:tcBorders>
            <w:shd w:val="clear" w:color="auto" w:fill="BBBBBB"/>
            <w:vAlign w:val="center"/>
            <w:hideMark/>
          </w:tcPr>
          <w:p w14:paraId="4DC42A4E"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7997D90F"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445A5C" w14:paraId="1D25A1B0" w14:textId="77777777">
        <w:trPr>
          <w:divId w:val="665862794"/>
          <w:tblCellSpacing w:w="15" w:type="dxa"/>
        </w:trPr>
        <w:tc>
          <w:tcPr>
            <w:tcW w:w="0" w:type="auto"/>
            <w:tcBorders>
              <w:bottom w:val="single" w:sz="6" w:space="0" w:color="CCCCCC"/>
            </w:tcBorders>
            <w:vAlign w:val="center"/>
            <w:hideMark/>
          </w:tcPr>
          <w:p w14:paraId="2DA33A8D" w14:textId="77777777" w:rsidR="00445A5C" w:rsidRDefault="00000000">
            <w:pPr>
              <w:spacing w:after="75"/>
              <w:rPr>
                <w:rFonts w:ascii="Georgia" w:eastAsia="Times New Roman" w:hAnsi="Georgia"/>
                <w:sz w:val="18"/>
                <w:szCs w:val="18"/>
              </w:rPr>
            </w:pPr>
            <w:r>
              <w:rPr>
                <w:rFonts w:ascii="Georgia" w:eastAsia="Times New Roman" w:hAnsi="Georgia"/>
                <w:sz w:val="18"/>
                <w:szCs w:val="18"/>
              </w:rPr>
              <w:lastRenderedPageBreak/>
              <w:t>1.2. Research -&gt; Population size, distribution &amp; trends</w:t>
            </w:r>
          </w:p>
        </w:tc>
        <w:tc>
          <w:tcPr>
            <w:tcW w:w="0" w:type="auto"/>
            <w:tcBorders>
              <w:bottom w:val="single" w:sz="6" w:space="0" w:color="CCCCCC"/>
            </w:tcBorders>
            <w:vAlign w:val="center"/>
            <w:hideMark/>
          </w:tcPr>
          <w:p w14:paraId="6A0A0318" w14:textId="77777777" w:rsidR="00445A5C" w:rsidRDefault="00000000">
            <w:pPr>
              <w:spacing w:after="75"/>
              <w:rPr>
                <w:rFonts w:ascii="Georgia" w:eastAsia="Times New Roman" w:hAnsi="Georgia"/>
                <w:sz w:val="18"/>
                <w:szCs w:val="18"/>
              </w:rPr>
            </w:pPr>
            <w:r>
              <w:rPr>
                <w:rFonts w:ascii="Georgia" w:eastAsia="Times New Roman" w:hAnsi="Georgia"/>
                <w:sz w:val="18"/>
                <w:szCs w:val="18"/>
              </w:rPr>
              <w:t>-</w:t>
            </w:r>
          </w:p>
        </w:tc>
      </w:tr>
      <w:tr w:rsidR="00445A5C" w14:paraId="763A84AE" w14:textId="77777777">
        <w:trPr>
          <w:divId w:val="665862794"/>
          <w:tblCellSpacing w:w="15" w:type="dxa"/>
        </w:trPr>
        <w:tc>
          <w:tcPr>
            <w:tcW w:w="0" w:type="auto"/>
            <w:tcBorders>
              <w:bottom w:val="single" w:sz="6" w:space="0" w:color="CCCCCC"/>
            </w:tcBorders>
            <w:vAlign w:val="center"/>
            <w:hideMark/>
          </w:tcPr>
          <w:p w14:paraId="47B89AFA" w14:textId="77777777" w:rsidR="00445A5C" w:rsidRDefault="00000000">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101E51F3" w14:textId="77777777" w:rsidR="00445A5C" w:rsidRDefault="00000000">
            <w:pPr>
              <w:spacing w:after="75"/>
              <w:rPr>
                <w:rFonts w:ascii="Georgia" w:eastAsia="Times New Roman" w:hAnsi="Georgia"/>
                <w:sz w:val="18"/>
                <w:szCs w:val="18"/>
              </w:rPr>
            </w:pPr>
            <w:r>
              <w:rPr>
                <w:rFonts w:ascii="Georgia" w:eastAsia="Times New Roman" w:hAnsi="Georgia"/>
                <w:sz w:val="18"/>
                <w:szCs w:val="18"/>
              </w:rPr>
              <w:t>-</w:t>
            </w:r>
          </w:p>
        </w:tc>
      </w:tr>
      <w:tr w:rsidR="00445A5C" w14:paraId="3FA938D1" w14:textId="77777777">
        <w:trPr>
          <w:divId w:val="665862794"/>
          <w:tblCellSpacing w:w="15" w:type="dxa"/>
        </w:trPr>
        <w:tc>
          <w:tcPr>
            <w:tcW w:w="0" w:type="auto"/>
            <w:tcBorders>
              <w:bottom w:val="single" w:sz="6" w:space="0" w:color="CCCCCC"/>
            </w:tcBorders>
            <w:vAlign w:val="center"/>
            <w:hideMark/>
          </w:tcPr>
          <w:p w14:paraId="3E010A43" w14:textId="77777777" w:rsidR="00445A5C" w:rsidRDefault="00000000">
            <w:pPr>
              <w:spacing w:after="75"/>
              <w:rPr>
                <w:rFonts w:ascii="Georgia" w:eastAsia="Times New Roman" w:hAnsi="Georgia"/>
                <w:sz w:val="18"/>
                <w:szCs w:val="18"/>
              </w:rPr>
            </w:pPr>
            <w:r>
              <w:rPr>
                <w:rFonts w:ascii="Georgia" w:eastAsia="Times New Roman" w:hAnsi="Georgia"/>
                <w:sz w:val="18"/>
                <w:szCs w:val="18"/>
              </w:rPr>
              <w:t>2.2. Conservation Planning -&gt; Area-based Management Plan</w:t>
            </w:r>
          </w:p>
        </w:tc>
        <w:tc>
          <w:tcPr>
            <w:tcW w:w="0" w:type="auto"/>
            <w:tcBorders>
              <w:bottom w:val="single" w:sz="6" w:space="0" w:color="CCCCCC"/>
            </w:tcBorders>
            <w:vAlign w:val="center"/>
            <w:hideMark/>
          </w:tcPr>
          <w:p w14:paraId="48F37A57" w14:textId="77777777" w:rsidR="00445A5C" w:rsidRDefault="00000000">
            <w:pPr>
              <w:spacing w:after="75"/>
              <w:rPr>
                <w:rFonts w:ascii="Georgia" w:eastAsia="Times New Roman" w:hAnsi="Georgia"/>
                <w:sz w:val="18"/>
                <w:szCs w:val="18"/>
              </w:rPr>
            </w:pPr>
            <w:r>
              <w:rPr>
                <w:rFonts w:ascii="Georgia" w:eastAsia="Times New Roman" w:hAnsi="Georgia"/>
                <w:sz w:val="18"/>
                <w:szCs w:val="18"/>
              </w:rPr>
              <w:t>-</w:t>
            </w:r>
          </w:p>
        </w:tc>
      </w:tr>
      <w:tr w:rsidR="00445A5C" w14:paraId="3F9C6FF4" w14:textId="77777777">
        <w:trPr>
          <w:divId w:val="665862794"/>
          <w:tblCellSpacing w:w="15" w:type="dxa"/>
        </w:trPr>
        <w:tc>
          <w:tcPr>
            <w:tcW w:w="0" w:type="auto"/>
            <w:tcBorders>
              <w:bottom w:val="single" w:sz="6" w:space="0" w:color="CCCCCC"/>
            </w:tcBorders>
            <w:vAlign w:val="center"/>
            <w:hideMark/>
          </w:tcPr>
          <w:p w14:paraId="59F58244" w14:textId="77777777" w:rsidR="00445A5C" w:rsidRDefault="00000000">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3A934A76" w14:textId="77777777" w:rsidR="00445A5C" w:rsidRDefault="00000000">
            <w:pPr>
              <w:spacing w:after="75"/>
              <w:rPr>
                <w:rFonts w:ascii="Georgia" w:eastAsia="Times New Roman" w:hAnsi="Georgia"/>
                <w:sz w:val="18"/>
                <w:szCs w:val="18"/>
              </w:rPr>
            </w:pPr>
            <w:r>
              <w:rPr>
                <w:rFonts w:ascii="Georgia" w:eastAsia="Times New Roman" w:hAnsi="Georgia"/>
                <w:sz w:val="18"/>
                <w:szCs w:val="18"/>
              </w:rPr>
              <w:t>-</w:t>
            </w:r>
          </w:p>
        </w:tc>
      </w:tr>
      <w:tr w:rsidR="00445A5C" w14:paraId="1DA5A768" w14:textId="77777777">
        <w:trPr>
          <w:divId w:val="665862794"/>
          <w:tblCellSpacing w:w="15" w:type="dxa"/>
        </w:trPr>
        <w:tc>
          <w:tcPr>
            <w:tcW w:w="0" w:type="auto"/>
            <w:tcBorders>
              <w:bottom w:val="single" w:sz="6" w:space="0" w:color="CCCCCC"/>
            </w:tcBorders>
            <w:vAlign w:val="center"/>
            <w:hideMark/>
          </w:tcPr>
          <w:p w14:paraId="6F7FAA5F" w14:textId="77777777" w:rsidR="00445A5C" w:rsidRDefault="00000000">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0FB7EA56" w14:textId="77777777" w:rsidR="00445A5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714032A" w14:textId="77777777" w:rsidR="00445A5C" w:rsidRDefault="00000000">
      <w:pPr>
        <w:pStyle w:val="Heading1"/>
        <w:divId w:val="564608128"/>
        <w:rPr>
          <w:rFonts w:ascii="Georgia" w:eastAsia="Times New Roman" w:hAnsi="Georgia"/>
          <w:sz w:val="29"/>
          <w:szCs w:val="29"/>
        </w:rPr>
      </w:pPr>
      <w:r>
        <w:rPr>
          <w:rFonts w:ascii="Georgia" w:eastAsia="Times New Roman" w:hAnsi="Georgia"/>
          <w:sz w:val="29"/>
          <w:szCs w:val="29"/>
        </w:rPr>
        <w:t>Ecosystem Services</w:t>
      </w:r>
    </w:p>
    <w:p w14:paraId="55CA5FE9" w14:textId="77777777" w:rsidR="00445A5C" w:rsidRDefault="00000000">
      <w:pPr>
        <w:pStyle w:val="Heading2"/>
        <w:divId w:val="564608128"/>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445A5C" w14:paraId="4D731AE7" w14:textId="77777777">
        <w:trPr>
          <w:divId w:val="564608128"/>
          <w:tblCellSpacing w:w="15" w:type="dxa"/>
        </w:trPr>
        <w:tc>
          <w:tcPr>
            <w:tcW w:w="0" w:type="auto"/>
            <w:tcBorders>
              <w:bottom w:val="single" w:sz="6" w:space="0" w:color="000000"/>
            </w:tcBorders>
            <w:shd w:val="clear" w:color="auto" w:fill="BBBBBB"/>
            <w:vAlign w:val="center"/>
            <w:hideMark/>
          </w:tcPr>
          <w:p w14:paraId="4FCE5F03" w14:textId="77777777" w:rsidR="00445A5C" w:rsidRDefault="00000000">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3B1FC91C" w14:textId="77777777" w:rsidR="00445A5C" w:rsidRDefault="0000000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445A5C" w14:paraId="1B89436D" w14:textId="77777777">
        <w:trPr>
          <w:divId w:val="564608128"/>
          <w:tblCellSpacing w:w="15" w:type="dxa"/>
        </w:trPr>
        <w:tc>
          <w:tcPr>
            <w:tcW w:w="0" w:type="auto"/>
            <w:vAlign w:val="center"/>
            <w:hideMark/>
          </w:tcPr>
          <w:p w14:paraId="53DBE0B1" w14:textId="77777777" w:rsidR="00445A5C"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3547B8CC" w14:textId="77777777" w:rsidR="00445A5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BEC73DA" w14:textId="77777777" w:rsidR="00445A5C" w:rsidRDefault="00000000">
      <w:pPr>
        <w:pStyle w:val="Heading1"/>
        <w:rPr>
          <w:rFonts w:ascii="Georgia" w:eastAsia="Times New Roman" w:hAnsi="Georgia"/>
          <w:sz w:val="29"/>
          <w:szCs w:val="29"/>
        </w:rPr>
      </w:pPr>
      <w:r>
        <w:rPr>
          <w:rFonts w:ascii="Georgia" w:eastAsia="Times New Roman" w:hAnsi="Georgia"/>
          <w:sz w:val="29"/>
          <w:szCs w:val="29"/>
        </w:rPr>
        <w:t>Bibliography</w:t>
      </w:r>
    </w:p>
    <w:p w14:paraId="3925686F" w14:textId="2D568A51" w:rsidR="00445A5C" w:rsidRDefault="00000000">
      <w:pPr>
        <w:pStyle w:val="NormalWeb"/>
        <w:divId w:val="309097750"/>
        <w:rPr>
          <w:rFonts w:ascii="Georgia" w:hAnsi="Georgia"/>
        </w:rPr>
      </w:pPr>
      <w:r>
        <w:rPr>
          <w:rFonts w:ascii="Georgia" w:hAnsi="Georgia"/>
        </w:rPr>
        <w:t xml:space="preserve">BCGI. 2022. </w:t>
      </w:r>
      <w:proofErr w:type="spellStart"/>
      <w:r>
        <w:rPr>
          <w:rFonts w:ascii="Georgia" w:hAnsi="Georgia"/>
        </w:rPr>
        <w:t>PlantSearch</w:t>
      </w:r>
      <w:proofErr w:type="spellEnd"/>
      <w:r>
        <w:rPr>
          <w:rFonts w:ascii="Georgia" w:hAnsi="Georgia"/>
        </w:rPr>
        <w:t xml:space="preserve">. Botanic Gardens Conservation International. Available at: </w:t>
      </w:r>
      <w:hyperlink r:id="rId9" w:history="1">
        <w:r>
          <w:rPr>
            <w:rStyle w:val="Hyperlink"/>
            <w:rFonts w:ascii="Georgia" w:hAnsi="Georgia"/>
          </w:rPr>
          <w:t>www.bgci.org/plant_search.php</w:t>
        </w:r>
      </w:hyperlink>
      <w:r>
        <w:rPr>
          <w:rFonts w:ascii="Georgia" w:hAnsi="Georgia"/>
        </w:rPr>
        <w:t xml:space="preserve">. </w:t>
      </w:r>
    </w:p>
    <w:p w14:paraId="6B243613" w14:textId="77777777" w:rsidR="00445A5C" w:rsidRDefault="00000000">
      <w:pPr>
        <w:pStyle w:val="NormalWeb"/>
        <w:divId w:val="309097750"/>
        <w:rPr>
          <w:rFonts w:ascii="Georgia" w:hAnsi="Georgia"/>
        </w:rPr>
      </w:pPr>
      <w:r>
        <w:rPr>
          <w:rFonts w:ascii="Georgia" w:hAnsi="Georgia"/>
        </w:rPr>
        <w:t xml:space="preserve">Bachman S, Moat J, Hill AW, de la Torre J, Scott B. 2011. Supporting Red List threat assessments with </w:t>
      </w:r>
      <w:proofErr w:type="spellStart"/>
      <w:r>
        <w:rPr>
          <w:rFonts w:ascii="Georgia" w:hAnsi="Georgia"/>
        </w:rPr>
        <w:t>GeoCAT</w:t>
      </w:r>
      <w:proofErr w:type="spellEnd"/>
      <w:r>
        <w:rPr>
          <w:rFonts w:ascii="Georgia" w:hAnsi="Georgia"/>
        </w:rPr>
        <w:t xml:space="preserve">: geospatial conservation assessment tool. In: Smith V, </w:t>
      </w:r>
      <w:proofErr w:type="spellStart"/>
      <w:r>
        <w:rPr>
          <w:rFonts w:ascii="Georgia" w:hAnsi="Georgia"/>
        </w:rPr>
        <w:t>Penev</w:t>
      </w:r>
      <w:proofErr w:type="spellEnd"/>
      <w:r>
        <w:rPr>
          <w:rFonts w:ascii="Georgia" w:hAnsi="Georgia"/>
        </w:rPr>
        <w:t xml:space="preserve"> L (Eds) e-Infrastructures for data publishing in biodiversity science. </w:t>
      </w:r>
      <w:proofErr w:type="spellStart"/>
      <w:r>
        <w:rPr>
          <w:rFonts w:ascii="Georgia" w:hAnsi="Georgia"/>
          <w:i/>
          <w:iCs/>
        </w:rPr>
        <w:t>ZooKeys</w:t>
      </w:r>
      <w:proofErr w:type="spellEnd"/>
      <w:r>
        <w:rPr>
          <w:rFonts w:ascii="Georgia" w:hAnsi="Georgia"/>
        </w:rPr>
        <w:t xml:space="preserve"> 150: 117–126.</w:t>
      </w:r>
    </w:p>
    <w:p w14:paraId="673B693E" w14:textId="77777777" w:rsidR="00445A5C" w:rsidRDefault="00000000">
      <w:pPr>
        <w:pStyle w:val="NormalWeb"/>
        <w:divId w:val="309097750"/>
        <w:rPr>
          <w:rFonts w:ascii="Georgia" w:hAnsi="Georgia"/>
        </w:rPr>
      </w:pPr>
      <w:r>
        <w:rPr>
          <w:rFonts w:ascii="Georgia" w:hAnsi="Georgia"/>
        </w:rPr>
        <w:t xml:space="preserve">Goyder, D. 2001. A revision of the tropical African genus </w:t>
      </w:r>
      <w:proofErr w:type="spellStart"/>
      <w:r>
        <w:rPr>
          <w:rFonts w:ascii="Georgia" w:hAnsi="Georgia"/>
        </w:rPr>
        <w:t>Trachycalymma</w:t>
      </w:r>
      <w:proofErr w:type="spellEnd"/>
      <w:r>
        <w:rPr>
          <w:rFonts w:ascii="Georgia" w:hAnsi="Georgia"/>
        </w:rPr>
        <w:t xml:space="preserve"> (K. Schum.) Bullock (</w:t>
      </w:r>
      <w:proofErr w:type="spellStart"/>
      <w:r>
        <w:rPr>
          <w:rFonts w:ascii="Georgia" w:hAnsi="Georgia"/>
        </w:rPr>
        <w:t>Apocynaceae</w:t>
      </w:r>
      <w:proofErr w:type="spellEnd"/>
      <w:r>
        <w:rPr>
          <w:rFonts w:ascii="Georgia" w:hAnsi="Georgia"/>
        </w:rPr>
        <w:t xml:space="preserve">: </w:t>
      </w:r>
      <w:proofErr w:type="spellStart"/>
      <w:r>
        <w:rPr>
          <w:rFonts w:ascii="Georgia" w:hAnsi="Georgia"/>
        </w:rPr>
        <w:t>Asclepiadoideae</w:t>
      </w:r>
      <w:proofErr w:type="spellEnd"/>
      <w:r>
        <w:rPr>
          <w:rFonts w:ascii="Georgia" w:hAnsi="Georgia"/>
        </w:rPr>
        <w:t xml:space="preserve">). </w:t>
      </w:r>
      <w:r>
        <w:rPr>
          <w:rFonts w:ascii="Georgia" w:hAnsi="Georgia"/>
          <w:i/>
          <w:iCs/>
        </w:rPr>
        <w:t>Kew Bulletin</w:t>
      </w:r>
      <w:r>
        <w:rPr>
          <w:rFonts w:ascii="Georgia" w:hAnsi="Georgia"/>
        </w:rPr>
        <w:t xml:space="preserve"> 56(1): 129-161.</w:t>
      </w:r>
    </w:p>
    <w:p w14:paraId="6D41508E" w14:textId="77777777" w:rsidR="00445A5C" w:rsidRDefault="00000000">
      <w:pPr>
        <w:pStyle w:val="NormalWeb"/>
        <w:divId w:val="309097750"/>
        <w:rPr>
          <w:rFonts w:ascii="Georgia" w:hAnsi="Georgia"/>
        </w:rPr>
      </w:pPr>
      <w:r>
        <w:rPr>
          <w:rFonts w:ascii="Georgia" w:hAnsi="Georgia"/>
        </w:rPr>
        <w:t>Goyder, D. 2009. A synopsis of Asclepias (</w:t>
      </w:r>
      <w:proofErr w:type="spellStart"/>
      <w:r>
        <w:rPr>
          <w:rFonts w:ascii="Georgia" w:hAnsi="Georgia"/>
        </w:rPr>
        <w:t>Apocynaceae</w:t>
      </w:r>
      <w:proofErr w:type="spellEnd"/>
      <w:r>
        <w:rPr>
          <w:rFonts w:ascii="Georgia" w:hAnsi="Georgia"/>
        </w:rPr>
        <w:t xml:space="preserve">: </w:t>
      </w:r>
      <w:proofErr w:type="spellStart"/>
      <w:r>
        <w:rPr>
          <w:rFonts w:ascii="Georgia" w:hAnsi="Georgia"/>
        </w:rPr>
        <w:t>Asclepiadoideae</w:t>
      </w:r>
      <w:proofErr w:type="spellEnd"/>
      <w:r>
        <w:rPr>
          <w:rFonts w:ascii="Georgia" w:hAnsi="Georgia"/>
        </w:rPr>
        <w:t xml:space="preserve">) in tropical Africa. </w:t>
      </w:r>
      <w:r>
        <w:rPr>
          <w:rFonts w:ascii="Georgia" w:hAnsi="Georgia"/>
          <w:i/>
          <w:iCs/>
        </w:rPr>
        <w:t>Kew Bulletin</w:t>
      </w:r>
      <w:r>
        <w:rPr>
          <w:rFonts w:ascii="Georgia" w:hAnsi="Georgia"/>
        </w:rPr>
        <w:t xml:space="preserve"> 64(3): 369-399.</w:t>
      </w:r>
    </w:p>
    <w:p w14:paraId="7DBC3A0A" w14:textId="77777777" w:rsidR="00445A5C" w:rsidRDefault="00000000">
      <w:pPr>
        <w:pStyle w:val="NormalWeb"/>
        <w:divId w:val="309097750"/>
        <w:rPr>
          <w:rFonts w:ascii="Georgia" w:hAnsi="Georgia"/>
        </w:rPr>
      </w:pPr>
      <w:proofErr w:type="spellStart"/>
      <w:r>
        <w:rPr>
          <w:rFonts w:ascii="Georgia" w:hAnsi="Georgia"/>
        </w:rPr>
        <w:t>Mekonnen</w:t>
      </w:r>
      <w:proofErr w:type="spellEnd"/>
      <w:r>
        <w:rPr>
          <w:rFonts w:ascii="Georgia" w:hAnsi="Georgia"/>
        </w:rPr>
        <w:t xml:space="preserve">, A., Bekele, A., </w:t>
      </w:r>
      <w:proofErr w:type="spellStart"/>
      <w:r>
        <w:rPr>
          <w:rFonts w:ascii="Georgia" w:hAnsi="Georgia"/>
        </w:rPr>
        <w:t>Fashing</w:t>
      </w:r>
      <w:proofErr w:type="spellEnd"/>
      <w:r>
        <w:rPr>
          <w:rFonts w:ascii="Georgia" w:hAnsi="Georgia"/>
        </w:rPr>
        <w:t xml:space="preserve">, P. J., </w:t>
      </w:r>
      <w:proofErr w:type="spellStart"/>
      <w:r>
        <w:rPr>
          <w:rFonts w:ascii="Georgia" w:hAnsi="Georgia"/>
        </w:rPr>
        <w:t>Lernould</w:t>
      </w:r>
      <w:proofErr w:type="spellEnd"/>
      <w:r>
        <w:rPr>
          <w:rFonts w:ascii="Georgia" w:hAnsi="Georgia"/>
        </w:rPr>
        <w:t xml:space="preserve">, J. M. and </w:t>
      </w:r>
      <w:proofErr w:type="spellStart"/>
      <w:r>
        <w:rPr>
          <w:rFonts w:ascii="Georgia" w:hAnsi="Georgia"/>
        </w:rPr>
        <w:t>Atickem</w:t>
      </w:r>
      <w:proofErr w:type="spellEnd"/>
      <w:r>
        <w:rPr>
          <w:rFonts w:ascii="Georgia" w:hAnsi="Georgia"/>
        </w:rPr>
        <w:t xml:space="preserve">, A. </w:t>
      </w:r>
      <w:proofErr w:type="spellStart"/>
      <w:r>
        <w:rPr>
          <w:rFonts w:ascii="Georgia" w:hAnsi="Georgia"/>
        </w:rPr>
        <w:t>Stenseth</w:t>
      </w:r>
      <w:proofErr w:type="spellEnd"/>
      <w:r>
        <w:rPr>
          <w:rFonts w:ascii="Georgia" w:hAnsi="Georgia"/>
        </w:rPr>
        <w:t xml:space="preserve">, N.C. 2012. Newly discovered Bale monkey populations in forest fragments in Southern Ethiopia: Evidence of crop raiding, hybridization with grivets, and other conservation threats. </w:t>
      </w:r>
      <w:r>
        <w:rPr>
          <w:rFonts w:ascii="Georgia" w:hAnsi="Georgia"/>
          <w:i/>
          <w:iCs/>
        </w:rPr>
        <w:t>American Journal of Primatology</w:t>
      </w:r>
      <w:r>
        <w:rPr>
          <w:rFonts w:ascii="Georgia" w:hAnsi="Georgia"/>
        </w:rPr>
        <w:t xml:space="preserve"> 74: 423-432.</w:t>
      </w:r>
    </w:p>
    <w:p w14:paraId="390B858C" w14:textId="77777777" w:rsidR="00445A5C" w:rsidRDefault="00000000">
      <w:pPr>
        <w:pStyle w:val="NormalWeb"/>
        <w:divId w:val="309097750"/>
        <w:rPr>
          <w:rFonts w:ascii="Georgia" w:hAnsi="Georgia"/>
        </w:rPr>
      </w:pPr>
      <w:r>
        <w:rPr>
          <w:rFonts w:ascii="Georgia" w:hAnsi="Georgia"/>
        </w:rPr>
        <w:t xml:space="preserve">Olson, D.M., </w:t>
      </w:r>
      <w:proofErr w:type="spellStart"/>
      <w:r>
        <w:rPr>
          <w:rFonts w:ascii="Georgia" w:hAnsi="Georgia"/>
        </w:rPr>
        <w:t>Dinerstein</w:t>
      </w:r>
      <w:proofErr w:type="spellEnd"/>
      <w:r>
        <w:rPr>
          <w:rFonts w:ascii="Georgia" w:hAnsi="Georgia"/>
        </w:rPr>
        <w:t xml:space="preserve">, E., </w:t>
      </w:r>
      <w:proofErr w:type="spellStart"/>
      <w:r>
        <w:rPr>
          <w:rFonts w:ascii="Georgia" w:hAnsi="Georgia"/>
        </w:rPr>
        <w:t>Wikramanayake</w:t>
      </w:r>
      <w:proofErr w:type="spellEnd"/>
      <w:r>
        <w:rPr>
          <w:rFonts w:ascii="Georgia" w:hAnsi="Georgia"/>
        </w:rPr>
        <w:t xml:space="preserve">, E.D., Burgess, N.D., Powell, G.V.N., Underwood, E.C., D'Amico, J.A., </w:t>
      </w:r>
      <w:proofErr w:type="spellStart"/>
      <w:r>
        <w:rPr>
          <w:rFonts w:ascii="Georgia" w:hAnsi="Georgia"/>
        </w:rPr>
        <w:t>Itoua</w:t>
      </w:r>
      <w:proofErr w:type="spellEnd"/>
      <w:r>
        <w:rPr>
          <w:rFonts w:ascii="Georgia" w:hAnsi="Georgia"/>
        </w:rPr>
        <w:t xml:space="preserve">, I., Strand, H.E., Morrison, J.C., Loucks, C.J., </w:t>
      </w:r>
      <w:proofErr w:type="spellStart"/>
      <w:r>
        <w:rPr>
          <w:rFonts w:ascii="Georgia" w:hAnsi="Georgia"/>
        </w:rPr>
        <w:t>Allnutt</w:t>
      </w:r>
      <w:proofErr w:type="spellEnd"/>
      <w:r>
        <w:rPr>
          <w:rFonts w:ascii="Georgia" w:hAnsi="Georgia"/>
        </w:rPr>
        <w:t xml:space="preserve">, T.F., Ricketts, T.H., Kura, Y., </w:t>
      </w:r>
      <w:proofErr w:type="spellStart"/>
      <w:r>
        <w:rPr>
          <w:rFonts w:ascii="Georgia" w:hAnsi="Georgia"/>
        </w:rPr>
        <w:t>Lamoreux</w:t>
      </w:r>
      <w:proofErr w:type="spellEnd"/>
      <w:r>
        <w:rPr>
          <w:rFonts w:ascii="Georgia" w:hAnsi="Georgia"/>
        </w:rPr>
        <w:t xml:space="preserve">, J.F., </w:t>
      </w:r>
      <w:proofErr w:type="spellStart"/>
      <w:r>
        <w:rPr>
          <w:rFonts w:ascii="Georgia" w:hAnsi="Georgia"/>
        </w:rPr>
        <w:t>Wettengel</w:t>
      </w:r>
      <w:proofErr w:type="spellEnd"/>
      <w:r>
        <w:rPr>
          <w:rFonts w:ascii="Georgia" w:hAnsi="Georgia"/>
        </w:rPr>
        <w:t xml:space="preserve">, W.W., </w:t>
      </w:r>
      <w:proofErr w:type="spellStart"/>
      <w:r>
        <w:rPr>
          <w:rFonts w:ascii="Georgia" w:hAnsi="Georgia"/>
        </w:rPr>
        <w:t>Hedao</w:t>
      </w:r>
      <w:proofErr w:type="spellEnd"/>
      <w:r>
        <w:rPr>
          <w:rFonts w:ascii="Georgia" w:hAnsi="Georgia"/>
        </w:rPr>
        <w:t xml:space="preserve">, P. and Kassem, K.R. 2001. Terrestrial ecoregions of the world: a new map of life on earth. </w:t>
      </w:r>
      <w:r>
        <w:rPr>
          <w:rFonts w:ascii="Georgia" w:hAnsi="Georgia"/>
          <w:i/>
          <w:iCs/>
        </w:rPr>
        <w:t>Bioscience</w:t>
      </w:r>
      <w:r>
        <w:rPr>
          <w:rFonts w:ascii="Georgia" w:hAnsi="Georgia"/>
        </w:rPr>
        <w:t xml:space="preserve"> 51: 933-938.</w:t>
      </w:r>
    </w:p>
    <w:p w14:paraId="0A0F25B4" w14:textId="77777777" w:rsidR="00445A5C" w:rsidRDefault="00000000">
      <w:pPr>
        <w:pStyle w:val="NormalWeb"/>
        <w:divId w:val="309097750"/>
        <w:rPr>
          <w:rFonts w:ascii="Georgia" w:hAnsi="Georgia"/>
        </w:rPr>
      </w:pPr>
      <w:r>
        <w:rPr>
          <w:rFonts w:ascii="Georgia" w:hAnsi="Georgia"/>
        </w:rPr>
        <w:t>POWO. 2022. Plants of the World Online. Facilitated by the Royal Botanic Gardens, Kew. Available at: http://powo.science.kew.org/. (Accessed: 2022).</w:t>
      </w:r>
    </w:p>
    <w:p w14:paraId="022615B4" w14:textId="77777777" w:rsidR="00773F64" w:rsidRDefault="00000000">
      <w:pPr>
        <w:pStyle w:val="NormalWeb"/>
        <w:divId w:val="309097750"/>
        <w:rPr>
          <w:rFonts w:ascii="Georgia" w:hAnsi="Georgia"/>
        </w:rPr>
      </w:pPr>
      <w:r>
        <w:rPr>
          <w:rFonts w:ascii="Georgia" w:hAnsi="Georgia"/>
        </w:rPr>
        <w:t xml:space="preserve">UNEP-WCMC and IUCN. 2022. Protected Planet: The World Database on Protected Areas (WDPA) and World Database on Other Effective Area-based Conservation Measures (WD-OECM) [Online]. Cambridge, UK. UNEP-WCMC and IUCN. Available at: </w:t>
      </w:r>
      <w:hyperlink r:id="rId10" w:history="1">
        <w:r>
          <w:rPr>
            <w:rStyle w:val="Hyperlink"/>
            <w:rFonts w:ascii="Georgia" w:hAnsi="Georgia"/>
          </w:rPr>
          <w:t>https://www.protectedplanet.net</w:t>
        </w:r>
      </w:hyperlink>
      <w:r>
        <w:rPr>
          <w:rFonts w:ascii="Georgia" w:hAnsi="Georgia"/>
        </w:rPr>
        <w:t xml:space="preserve">. </w:t>
      </w:r>
    </w:p>
    <w:sectPr w:rsidR="00773F6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User" w:date="2022-10-21T15:32:00Z" w:initials="ZZ">
    <w:p w14:paraId="0811A963" w14:textId="77777777" w:rsidR="00D56650" w:rsidRDefault="005E1CB2" w:rsidP="00BC6B96">
      <w:pPr>
        <w:pStyle w:val="CommentText"/>
      </w:pPr>
      <w:r>
        <w:rPr>
          <w:rStyle w:val="CommentReference"/>
        </w:rPr>
        <w:annotationRef/>
      </w:r>
      <w:r w:rsidR="00D56650">
        <w:t>We might ask David Goyder at Kew about this record. Was it listed as doubtful in his 2001 account?</w:t>
      </w:r>
    </w:p>
  </w:comment>
  <w:comment w:id="3" w:author="Jack Plummer" w:date="2022-10-21T16:02:00Z" w:initials="JP">
    <w:p w14:paraId="290C7BA3" w14:textId="77777777" w:rsidR="002A4844" w:rsidRDefault="002A4844" w:rsidP="00034AAA">
      <w:pPr>
        <w:pStyle w:val="CommentText"/>
      </w:pPr>
      <w:r>
        <w:rPr>
          <w:rStyle w:val="CommentReference"/>
        </w:rPr>
        <w:annotationRef/>
      </w:r>
      <w:r>
        <w:t>Perhaps here (now that you have outlined which collection is uncertain), you could also specify your best estimates for EOO and AOO?</w:t>
      </w:r>
    </w:p>
  </w:comment>
  <w:comment w:id="4" w:author="Jack Plummer" w:date="2022-10-21T16:01:00Z" w:initials="JP">
    <w:p w14:paraId="0C7AABFC" w14:textId="349826A3" w:rsidR="002A4844" w:rsidRDefault="002A4844" w:rsidP="00CE2C04">
      <w:pPr>
        <w:pStyle w:val="CommentText"/>
      </w:pPr>
      <w:r>
        <w:rPr>
          <w:rStyle w:val="CommentReference"/>
        </w:rPr>
        <w:annotationRef/>
      </w:r>
      <w:r>
        <w:t>Avoid this</w:t>
      </w:r>
    </w:p>
  </w:comment>
  <w:comment w:id="13" w:author="Jack Plummer" w:date="2022-10-21T16:04:00Z" w:initials="JP">
    <w:p w14:paraId="3CF5DE0D" w14:textId="77777777" w:rsidR="002A4844" w:rsidRDefault="002A4844" w:rsidP="005A0DEE">
      <w:pPr>
        <w:pStyle w:val="CommentText"/>
      </w:pPr>
      <w:r>
        <w:rPr>
          <w:rStyle w:val="CommentReference"/>
        </w:rPr>
        <w:annotationRef/>
      </w:r>
      <w:r>
        <w:t>Would need to use the html code if you want to italicise - tbh probably not essential, me being v pedantic and won't even show on published assessment!</w:t>
      </w:r>
    </w:p>
  </w:comment>
  <w:comment w:id="19" w:author="Jack Plummer" w:date="2022-10-21T16:05:00Z" w:initials="JP">
    <w:p w14:paraId="69618808" w14:textId="77777777" w:rsidR="002A4844" w:rsidRDefault="002A4844" w:rsidP="00345F8D">
      <w:pPr>
        <w:pStyle w:val="CommentText"/>
      </w:pPr>
      <w:r>
        <w:rPr>
          <w:rStyle w:val="CommentReference"/>
        </w:rPr>
        <w:annotationRef/>
      </w:r>
      <w:r>
        <w:t>Locality here, not location</w:t>
      </w:r>
    </w:p>
  </w:comment>
  <w:comment w:id="27" w:author="Jack Plummer" w:date="2022-10-21T16:06:00Z" w:initials="JP">
    <w:p w14:paraId="3AAB2DA7" w14:textId="77777777" w:rsidR="002A4844" w:rsidRDefault="002A4844" w:rsidP="0033558C">
      <w:pPr>
        <w:pStyle w:val="CommentText"/>
      </w:pPr>
      <w:r>
        <w:rPr>
          <w:rStyle w:val="CommentReference"/>
        </w:rPr>
        <w:annotationRef/>
      </w:r>
      <w:r>
        <w:t>I think remove this and instead cite the specimen?</w:t>
      </w:r>
    </w:p>
  </w:comment>
  <w:comment w:id="29" w:author="Jack Plummer" w:date="2022-10-21T16:08:00Z" w:initials="JP">
    <w:p w14:paraId="6F641ADC" w14:textId="77777777" w:rsidR="002A4844" w:rsidRDefault="002A4844" w:rsidP="002313B0">
      <w:pPr>
        <w:pStyle w:val="CommentText"/>
      </w:pPr>
      <w:r>
        <w:rPr>
          <w:rStyle w:val="CommentReference"/>
        </w:rPr>
        <w:annotationRef/>
      </w:r>
      <w:r>
        <w:t>Usually best for this to marry up exactly with the text in geographic range documentation</w:t>
      </w:r>
    </w:p>
  </w:comment>
  <w:comment w:id="30" w:author="User" w:date="2022-10-21T15:39:00Z" w:initials="ZZ">
    <w:p w14:paraId="1077BA47" w14:textId="666970CB" w:rsidR="00EA33AA" w:rsidRDefault="00EA33AA" w:rsidP="005B7F79">
      <w:pPr>
        <w:pStyle w:val="CommentText"/>
      </w:pPr>
      <w:r>
        <w:rPr>
          <w:rStyle w:val="CommentReference"/>
        </w:rPr>
        <w:annotationRef/>
      </w:r>
      <w:r>
        <w:t>Need to add trend "Unknown"</w:t>
      </w:r>
    </w:p>
  </w:comment>
  <w:comment w:id="31" w:author="User" w:date="2022-10-21T15:40:00Z" w:initials="ZZ">
    <w:p w14:paraId="02C0FD52" w14:textId="77777777" w:rsidR="00D34DD3" w:rsidRDefault="00D34DD3" w:rsidP="003D745A">
      <w:pPr>
        <w:pStyle w:val="CommentText"/>
      </w:pPr>
      <w:r>
        <w:rPr>
          <w:rStyle w:val="CommentReference"/>
        </w:rPr>
        <w:annotationRef/>
      </w:r>
      <w:r>
        <w:t>Add height</w:t>
      </w:r>
    </w:p>
  </w:comment>
  <w:comment w:id="32" w:author="User" w:date="2022-10-21T15:41:00Z" w:initials="ZZ">
    <w:p w14:paraId="6AD8643E" w14:textId="77777777" w:rsidR="00BD0E02" w:rsidRDefault="00BD0E02" w:rsidP="00737F75">
      <w:pPr>
        <w:pStyle w:val="CommentText"/>
      </w:pPr>
      <w:r>
        <w:rPr>
          <w:rStyle w:val="CommentReference"/>
        </w:rPr>
        <w:annotationRef/>
      </w:r>
      <w:r>
        <w:t>I am not sure how Sidama Province relates to the current administrative regions?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811A963" w15:done="0"/>
  <w15:commentEx w15:paraId="290C7BA3" w15:done="0"/>
  <w15:commentEx w15:paraId="0C7AABFC" w15:done="0"/>
  <w15:commentEx w15:paraId="3CF5DE0D" w15:done="0"/>
  <w15:commentEx w15:paraId="69618808" w15:done="0"/>
  <w15:commentEx w15:paraId="3AAB2DA7" w15:done="0"/>
  <w15:commentEx w15:paraId="6F641ADC" w15:done="0"/>
  <w15:commentEx w15:paraId="1077BA47" w15:done="0"/>
  <w15:commentEx w15:paraId="02C0FD52" w15:done="0"/>
  <w15:commentEx w15:paraId="6AD864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D3A2B" w16cex:dateUtc="2022-10-21T14:32:00Z"/>
  <w16cex:commentExtensible w16cex:durableId="26FD4126" w16cex:dateUtc="2022-10-21T15:02:00Z"/>
  <w16cex:commentExtensible w16cex:durableId="26FD40CF" w16cex:dateUtc="2022-10-21T15:01:00Z"/>
  <w16cex:commentExtensible w16cex:durableId="26FD4173" w16cex:dateUtc="2022-10-21T15:04:00Z"/>
  <w16cex:commentExtensible w16cex:durableId="26FD41CF" w16cex:dateUtc="2022-10-21T15:05:00Z"/>
  <w16cex:commentExtensible w16cex:durableId="26FD4211" w16cex:dateUtc="2022-10-21T15:06:00Z"/>
  <w16cex:commentExtensible w16cex:durableId="26FD426B" w16cex:dateUtc="2022-10-21T15:08:00Z"/>
  <w16cex:commentExtensible w16cex:durableId="26FD3BC9" w16cex:dateUtc="2022-10-21T14:39:00Z"/>
  <w16cex:commentExtensible w16cex:durableId="26FD3BDD" w16cex:dateUtc="2022-10-21T14:40:00Z"/>
  <w16cex:commentExtensible w16cex:durableId="26FD3C3B" w16cex:dateUtc="2022-10-21T14: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811A963" w16cid:durableId="26FD3A2B"/>
  <w16cid:commentId w16cid:paraId="290C7BA3" w16cid:durableId="26FD4126"/>
  <w16cid:commentId w16cid:paraId="0C7AABFC" w16cid:durableId="26FD40CF"/>
  <w16cid:commentId w16cid:paraId="3CF5DE0D" w16cid:durableId="26FD4173"/>
  <w16cid:commentId w16cid:paraId="69618808" w16cid:durableId="26FD41CF"/>
  <w16cid:commentId w16cid:paraId="3AAB2DA7" w16cid:durableId="26FD4211"/>
  <w16cid:commentId w16cid:paraId="6F641ADC" w16cid:durableId="26FD426B"/>
  <w16cid:commentId w16cid:paraId="1077BA47" w16cid:durableId="26FD3BC9"/>
  <w16cid:commentId w16cid:paraId="02C0FD52" w16cid:durableId="26FD3BDD"/>
  <w16cid:commentId w16cid:paraId="6AD8643E" w16cid:durableId="26FD3C3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40B"/>
    <w:rsid w:val="001D0D45"/>
    <w:rsid w:val="002A4844"/>
    <w:rsid w:val="00445A5C"/>
    <w:rsid w:val="005E1CB2"/>
    <w:rsid w:val="00600C5E"/>
    <w:rsid w:val="006E20EF"/>
    <w:rsid w:val="006F0EC4"/>
    <w:rsid w:val="00773F64"/>
    <w:rsid w:val="00B13045"/>
    <w:rsid w:val="00BD0E02"/>
    <w:rsid w:val="00BF5851"/>
    <w:rsid w:val="00D34DD3"/>
    <w:rsid w:val="00D56650"/>
    <w:rsid w:val="00DA540B"/>
    <w:rsid w:val="00EA33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2D6C01"/>
  <w15:chartTrackingRefBased/>
  <w15:docId w15:val="{31A5BC05-D795-4E76-AAD5-87EE3D246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B13045"/>
    <w:rPr>
      <w:rFonts w:eastAsiaTheme="minorEastAsia"/>
      <w:sz w:val="24"/>
      <w:szCs w:val="24"/>
    </w:rPr>
  </w:style>
  <w:style w:type="character" w:styleId="CommentReference">
    <w:name w:val="annotation reference"/>
    <w:basedOn w:val="DefaultParagraphFont"/>
    <w:uiPriority w:val="99"/>
    <w:semiHidden/>
    <w:unhideWhenUsed/>
    <w:rsid w:val="005E1CB2"/>
    <w:rPr>
      <w:sz w:val="16"/>
      <w:szCs w:val="16"/>
    </w:rPr>
  </w:style>
  <w:style w:type="paragraph" w:styleId="CommentText">
    <w:name w:val="annotation text"/>
    <w:basedOn w:val="Normal"/>
    <w:link w:val="CommentTextChar"/>
    <w:uiPriority w:val="99"/>
    <w:unhideWhenUsed/>
    <w:rsid w:val="005E1CB2"/>
    <w:rPr>
      <w:sz w:val="20"/>
      <w:szCs w:val="20"/>
    </w:rPr>
  </w:style>
  <w:style w:type="character" w:customStyle="1" w:styleId="CommentTextChar">
    <w:name w:val="Comment Text Char"/>
    <w:basedOn w:val="DefaultParagraphFont"/>
    <w:link w:val="CommentText"/>
    <w:uiPriority w:val="99"/>
    <w:rsid w:val="005E1CB2"/>
    <w:rPr>
      <w:rFonts w:eastAsiaTheme="minorEastAsia"/>
    </w:rPr>
  </w:style>
  <w:style w:type="paragraph" w:styleId="CommentSubject">
    <w:name w:val="annotation subject"/>
    <w:basedOn w:val="CommentText"/>
    <w:next w:val="CommentText"/>
    <w:link w:val="CommentSubjectChar"/>
    <w:uiPriority w:val="99"/>
    <w:semiHidden/>
    <w:unhideWhenUsed/>
    <w:rsid w:val="005E1CB2"/>
    <w:rPr>
      <w:b/>
      <w:bCs/>
    </w:rPr>
  </w:style>
  <w:style w:type="character" w:customStyle="1" w:styleId="CommentSubjectChar">
    <w:name w:val="Comment Subject Char"/>
    <w:basedOn w:val="CommentTextChar"/>
    <w:link w:val="CommentSubject"/>
    <w:uiPriority w:val="99"/>
    <w:semiHidden/>
    <w:rsid w:val="005E1CB2"/>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901919">
      <w:marLeft w:val="0"/>
      <w:marRight w:val="0"/>
      <w:marTop w:val="0"/>
      <w:marBottom w:val="0"/>
      <w:divBdr>
        <w:top w:val="none" w:sz="0" w:space="0" w:color="auto"/>
        <w:left w:val="none" w:sz="0" w:space="0" w:color="auto"/>
        <w:bottom w:val="none" w:sz="0" w:space="0" w:color="auto"/>
        <w:right w:val="none" w:sz="0" w:space="0" w:color="auto"/>
      </w:divBdr>
      <w:divsChild>
        <w:div w:id="1956595207">
          <w:marLeft w:val="0"/>
          <w:marRight w:val="0"/>
          <w:marTop w:val="0"/>
          <w:marBottom w:val="150"/>
          <w:divBdr>
            <w:top w:val="single" w:sz="12" w:space="0" w:color="000000"/>
            <w:left w:val="none" w:sz="0" w:space="0" w:color="auto"/>
            <w:bottom w:val="single" w:sz="12" w:space="0" w:color="000000"/>
            <w:right w:val="none" w:sz="0" w:space="0" w:color="auto"/>
          </w:divBdr>
        </w:div>
      </w:divsChild>
    </w:div>
    <w:div w:id="243493669">
      <w:marLeft w:val="0"/>
      <w:marRight w:val="0"/>
      <w:marTop w:val="0"/>
      <w:marBottom w:val="0"/>
      <w:divBdr>
        <w:top w:val="none" w:sz="0" w:space="0" w:color="auto"/>
        <w:left w:val="none" w:sz="0" w:space="0" w:color="auto"/>
        <w:bottom w:val="none" w:sz="0" w:space="0" w:color="auto"/>
        <w:right w:val="none" w:sz="0" w:space="0" w:color="auto"/>
      </w:divBdr>
    </w:div>
    <w:div w:id="309097750">
      <w:marLeft w:val="0"/>
      <w:marRight w:val="0"/>
      <w:marTop w:val="0"/>
      <w:marBottom w:val="0"/>
      <w:divBdr>
        <w:top w:val="none" w:sz="0" w:space="0" w:color="auto"/>
        <w:left w:val="none" w:sz="0" w:space="0" w:color="auto"/>
        <w:bottom w:val="none" w:sz="0" w:space="0" w:color="auto"/>
        <w:right w:val="none" w:sz="0" w:space="0" w:color="auto"/>
      </w:divBdr>
    </w:div>
    <w:div w:id="564608128">
      <w:marLeft w:val="0"/>
      <w:marRight w:val="0"/>
      <w:marTop w:val="0"/>
      <w:marBottom w:val="0"/>
      <w:divBdr>
        <w:top w:val="none" w:sz="0" w:space="0" w:color="auto"/>
        <w:left w:val="none" w:sz="0" w:space="0" w:color="auto"/>
        <w:bottom w:val="none" w:sz="0" w:space="0" w:color="auto"/>
        <w:right w:val="none" w:sz="0" w:space="0" w:color="auto"/>
      </w:divBdr>
    </w:div>
    <w:div w:id="665862794">
      <w:marLeft w:val="0"/>
      <w:marRight w:val="0"/>
      <w:marTop w:val="0"/>
      <w:marBottom w:val="0"/>
      <w:divBdr>
        <w:top w:val="none" w:sz="0" w:space="0" w:color="auto"/>
        <w:left w:val="none" w:sz="0" w:space="0" w:color="auto"/>
        <w:bottom w:val="none" w:sz="0" w:space="0" w:color="auto"/>
        <w:right w:val="none" w:sz="0" w:space="0" w:color="auto"/>
      </w:divBdr>
    </w:div>
    <w:div w:id="693071914">
      <w:marLeft w:val="0"/>
      <w:marRight w:val="0"/>
      <w:marTop w:val="0"/>
      <w:marBottom w:val="0"/>
      <w:divBdr>
        <w:top w:val="none" w:sz="0" w:space="0" w:color="auto"/>
        <w:left w:val="none" w:sz="0" w:space="0" w:color="auto"/>
        <w:bottom w:val="none" w:sz="0" w:space="0" w:color="auto"/>
        <w:right w:val="none" w:sz="0" w:space="0" w:color="auto"/>
      </w:divBdr>
    </w:div>
    <w:div w:id="915941856">
      <w:marLeft w:val="0"/>
      <w:marRight w:val="0"/>
      <w:marTop w:val="0"/>
      <w:marBottom w:val="0"/>
      <w:divBdr>
        <w:top w:val="none" w:sz="0" w:space="0" w:color="auto"/>
        <w:left w:val="none" w:sz="0" w:space="0" w:color="auto"/>
        <w:bottom w:val="none" w:sz="0" w:space="0" w:color="auto"/>
        <w:right w:val="none" w:sz="0" w:space="0" w:color="auto"/>
      </w:divBdr>
    </w:div>
    <w:div w:id="963922397">
      <w:marLeft w:val="0"/>
      <w:marRight w:val="0"/>
      <w:marTop w:val="0"/>
      <w:marBottom w:val="0"/>
      <w:divBdr>
        <w:top w:val="none" w:sz="0" w:space="0" w:color="auto"/>
        <w:left w:val="none" w:sz="0" w:space="0" w:color="auto"/>
        <w:bottom w:val="none" w:sz="0" w:space="0" w:color="auto"/>
        <w:right w:val="none" w:sz="0" w:space="0" w:color="auto"/>
      </w:divBdr>
    </w:div>
    <w:div w:id="1522671017">
      <w:marLeft w:val="0"/>
      <w:marRight w:val="0"/>
      <w:marTop w:val="0"/>
      <w:marBottom w:val="0"/>
      <w:divBdr>
        <w:top w:val="none" w:sz="0" w:space="0" w:color="auto"/>
        <w:left w:val="none" w:sz="0" w:space="0" w:color="auto"/>
        <w:bottom w:val="none" w:sz="0" w:space="0" w:color="auto"/>
        <w:right w:val="none" w:sz="0" w:space="0" w:color="auto"/>
      </w:divBdr>
    </w:div>
    <w:div w:id="1678458333">
      <w:marLeft w:val="0"/>
      <w:marRight w:val="0"/>
      <w:marTop w:val="0"/>
      <w:marBottom w:val="0"/>
      <w:divBdr>
        <w:top w:val="none" w:sz="0" w:space="0" w:color="auto"/>
        <w:left w:val="none" w:sz="0" w:space="0" w:color="auto"/>
        <w:bottom w:val="none" w:sz="0" w:space="0" w:color="auto"/>
        <w:right w:val="none" w:sz="0" w:space="0" w:color="auto"/>
      </w:divBdr>
    </w:div>
    <w:div w:id="1821577008">
      <w:marLeft w:val="0"/>
      <w:marRight w:val="0"/>
      <w:marTop w:val="0"/>
      <w:marBottom w:val="0"/>
      <w:divBdr>
        <w:top w:val="none" w:sz="0" w:space="0" w:color="auto"/>
        <w:left w:val="none" w:sz="0" w:space="0" w:color="auto"/>
        <w:bottom w:val="none" w:sz="0" w:space="0" w:color="auto"/>
        <w:right w:val="none" w:sz="0" w:space="0" w:color="auto"/>
      </w:divBdr>
    </w:div>
    <w:div w:id="199081981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https://www.protectedplanet.net" TargetMode="External"/><Relationship Id="rId4" Type="http://schemas.openxmlformats.org/officeDocument/2006/relationships/image" Target="file:///C:\Users\id02kg\AppData\Local\Microsoft\Windows\INetCache\resources\redListLogo.jpg" TargetMode="External"/><Relationship Id="rId9" Type="http://schemas.openxmlformats.org/officeDocument/2006/relationships/hyperlink" Target="file:///C:\Users\id02kg\AppData\Local\Microsoft\Windows\INetCache\Content.Outlook\C9P6V2IY\www.bgci.org\plant_search.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1405</Words>
  <Characters>8012</Characters>
  <Application>Microsoft Office Word</Application>
  <DocSecurity>0</DocSecurity>
  <Lines>66</Lines>
  <Paragraphs>18</Paragraphs>
  <ScaleCrop>false</ScaleCrop>
  <Company/>
  <LinksUpToDate>false</LinksUpToDate>
  <CharactersWithSpaces>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Asclepias pseudofimbriata</dc:title>
  <dc:subject/>
  <dc:creator>User</dc:creator>
  <cp:keywords/>
  <dc:description/>
  <cp:lastModifiedBy>Jack Plummer</cp:lastModifiedBy>
  <cp:revision>14</cp:revision>
  <dcterms:created xsi:type="dcterms:W3CDTF">2022-10-21T14:30:00Z</dcterms:created>
  <dcterms:modified xsi:type="dcterms:W3CDTF">2022-10-21T15:08:00Z</dcterms:modified>
</cp:coreProperties>
</file>