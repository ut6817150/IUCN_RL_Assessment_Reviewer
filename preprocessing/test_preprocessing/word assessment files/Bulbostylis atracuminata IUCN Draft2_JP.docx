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251EA9" w14:textId="77777777" w:rsidR="00000000" w:rsidRDefault="00000000">
      <w:pPr>
        <w:jc w:val="center"/>
        <w:divId w:val="481773258"/>
        <w:rPr>
          <w:rFonts w:ascii="Georgia" w:eastAsia="Times New Roman" w:hAnsi="Georgia"/>
          <w:b/>
          <w:bCs/>
          <w:sz w:val="29"/>
          <w:szCs w:val="29"/>
        </w:rPr>
      </w:pPr>
      <w:r>
        <w:rPr>
          <w:rFonts w:ascii="Georgia" w:eastAsia="Times New Roman" w:hAnsi="Georgia"/>
          <w:b/>
          <w:bCs/>
          <w:sz w:val="29"/>
          <w:szCs w:val="29"/>
        </w:rPr>
        <w:t>Draft</w:t>
      </w:r>
    </w:p>
    <w:p w14:paraId="7F161973" w14:textId="77777777" w:rsidR="00000000" w:rsidRDefault="00000000">
      <w:pPr>
        <w:divId w:val="1269311220"/>
        <w:rPr>
          <w:rFonts w:ascii="Georgia" w:eastAsia="Times New Roman" w:hAnsi="Georgia"/>
          <w:sz w:val="18"/>
          <w:szCs w:val="18"/>
        </w:rPr>
      </w:pPr>
      <w:r>
        <w:rPr>
          <w:rFonts w:ascii="Georgia" w:eastAsia="Times New Roman" w:hAnsi="Georgia"/>
          <w:noProof/>
          <w:sz w:val="18"/>
          <w:szCs w:val="18"/>
        </w:rPr>
        <w:drawing>
          <wp:inline distT="0" distB="0" distL="0" distR="0" wp14:anchorId="002F1DDF" wp14:editId="2A99A65D">
            <wp:extent cx="304800" cy="3048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DDB4BBD" w14:textId="77777777" w:rsidR="00000000" w:rsidRDefault="00000000">
      <w:pPr>
        <w:shd w:val="clear" w:color="auto" w:fill="FFFFFF"/>
        <w:spacing w:before="100" w:beforeAutospacing="1" w:after="100" w:afterAutospacing="1"/>
        <w:jc w:val="right"/>
        <w:outlineLvl w:val="1"/>
        <w:divId w:val="1269311220"/>
        <w:rPr>
          <w:rFonts w:ascii="Georgia" w:eastAsia="Times New Roman" w:hAnsi="Georgia"/>
          <w:b/>
          <w:bCs/>
          <w:color w:val="000000"/>
          <w:kern w:val="36"/>
          <w:sz w:val="29"/>
          <w:szCs w:val="29"/>
        </w:rPr>
      </w:pPr>
      <w:proofErr w:type="spellStart"/>
      <w:r>
        <w:rPr>
          <w:rStyle w:val="Emphasis"/>
          <w:rFonts w:ascii="Georgia" w:eastAsia="Times New Roman" w:hAnsi="Georgia"/>
          <w:b/>
          <w:bCs/>
          <w:color w:val="000000"/>
          <w:kern w:val="36"/>
          <w:sz w:val="29"/>
          <w:szCs w:val="29"/>
        </w:rPr>
        <w:t>Bulbostylis</w:t>
      </w:r>
      <w:proofErr w:type="spellEnd"/>
      <w:r>
        <w:rPr>
          <w:rStyle w:val="Emphasis"/>
          <w:rFonts w:ascii="Georgia" w:eastAsia="Times New Roman" w:hAnsi="Georgia"/>
          <w:b/>
          <w:bCs/>
          <w:color w:val="000000"/>
          <w:kern w:val="36"/>
          <w:sz w:val="29"/>
          <w:szCs w:val="29"/>
        </w:rPr>
        <w:t xml:space="preserve"> </w:t>
      </w:r>
      <w:proofErr w:type="spellStart"/>
      <w:r>
        <w:rPr>
          <w:rStyle w:val="Emphasis"/>
          <w:rFonts w:ascii="Georgia" w:eastAsia="Times New Roman" w:hAnsi="Georgia"/>
          <w:b/>
          <w:bCs/>
          <w:color w:val="000000"/>
          <w:kern w:val="36"/>
          <w:sz w:val="29"/>
          <w:szCs w:val="29"/>
        </w:rPr>
        <w:t>atracuminata</w:t>
      </w:r>
      <w:proofErr w:type="spellEnd"/>
      <w:r>
        <w:rPr>
          <w:rFonts w:ascii="Georgia" w:eastAsia="Times New Roman" w:hAnsi="Georgia"/>
          <w:b/>
          <w:bCs/>
          <w:color w:val="000000"/>
          <w:kern w:val="36"/>
          <w:sz w:val="29"/>
          <w:szCs w:val="29"/>
        </w:rPr>
        <w:t xml:space="preserve"> - (Larridon, Reynders &amp; </w:t>
      </w:r>
      <w:proofErr w:type="spellStart"/>
      <w:r>
        <w:rPr>
          <w:rFonts w:ascii="Georgia" w:eastAsia="Times New Roman" w:hAnsi="Georgia"/>
          <w:b/>
          <w:bCs/>
          <w:color w:val="000000"/>
          <w:kern w:val="36"/>
          <w:sz w:val="29"/>
          <w:szCs w:val="29"/>
        </w:rPr>
        <w:t>Goetgh</w:t>
      </w:r>
      <w:proofErr w:type="spellEnd"/>
      <w:r>
        <w:rPr>
          <w:rFonts w:ascii="Georgia" w:eastAsia="Times New Roman" w:hAnsi="Georgia"/>
          <w:b/>
          <w:bCs/>
          <w:color w:val="000000"/>
          <w:kern w:val="36"/>
          <w:sz w:val="29"/>
          <w:szCs w:val="29"/>
        </w:rPr>
        <w:t xml:space="preserve">.) Larridon &amp; </w:t>
      </w:r>
      <w:proofErr w:type="spellStart"/>
      <w:r>
        <w:rPr>
          <w:rFonts w:ascii="Georgia" w:eastAsia="Times New Roman" w:hAnsi="Georgia"/>
          <w:b/>
          <w:bCs/>
          <w:color w:val="000000"/>
          <w:kern w:val="36"/>
          <w:sz w:val="29"/>
          <w:szCs w:val="29"/>
        </w:rPr>
        <w:t>Roalson</w:t>
      </w:r>
      <w:proofErr w:type="spellEnd"/>
    </w:p>
    <w:p w14:paraId="30F547FC" w14:textId="77777777" w:rsidR="00000000" w:rsidRDefault="00000000">
      <w:pPr>
        <w:jc w:val="right"/>
        <w:divId w:val="1269311220"/>
        <w:rPr>
          <w:rFonts w:ascii="Georgia" w:eastAsia="Times New Roman" w:hAnsi="Georgia"/>
          <w:sz w:val="18"/>
          <w:szCs w:val="18"/>
        </w:rPr>
      </w:pPr>
      <w:r>
        <w:rPr>
          <w:rFonts w:ascii="Georgia" w:eastAsia="Times New Roman" w:hAnsi="Georgia"/>
          <w:sz w:val="18"/>
          <w:szCs w:val="18"/>
        </w:rPr>
        <w:t xml:space="preserve">PLANTAE - TRACHEOPHYTA - LILIOPSIDA - POALES - CYPERACEAE - </w:t>
      </w:r>
      <w:proofErr w:type="spellStart"/>
      <w:r>
        <w:rPr>
          <w:rFonts w:ascii="Georgia" w:eastAsia="Times New Roman" w:hAnsi="Georgia"/>
          <w:sz w:val="18"/>
          <w:szCs w:val="18"/>
        </w:rPr>
        <w:t>Bulbostylis</w:t>
      </w:r>
      <w:proofErr w:type="spellEnd"/>
      <w:r>
        <w:rPr>
          <w:rFonts w:ascii="Georgia" w:eastAsia="Times New Roman" w:hAnsi="Georgia"/>
          <w:sz w:val="18"/>
          <w:szCs w:val="18"/>
        </w:rPr>
        <w:t xml:space="preserve"> - </w:t>
      </w:r>
      <w:proofErr w:type="spellStart"/>
      <w:r>
        <w:rPr>
          <w:rFonts w:ascii="Georgia" w:eastAsia="Times New Roman" w:hAnsi="Georgia"/>
          <w:sz w:val="18"/>
          <w:szCs w:val="18"/>
        </w:rPr>
        <w:t>atracuminata</w:t>
      </w:r>
      <w:proofErr w:type="spellEnd"/>
    </w:p>
    <w:p w14:paraId="4CD75C79" w14:textId="77777777" w:rsidR="00000000" w:rsidRDefault="00000000">
      <w:pPr>
        <w:pStyle w:val="NormalWeb"/>
        <w:divId w:val="46420807"/>
        <w:rPr>
          <w:rFonts w:ascii="Georgia" w:hAnsi="Georgia"/>
        </w:rPr>
      </w:pPr>
      <w:r>
        <w:rPr>
          <w:rStyle w:val="Strong"/>
          <w:rFonts w:ascii="Georgia" w:hAnsi="Georgia"/>
        </w:rPr>
        <w:t xml:space="preserve">Common Names: </w:t>
      </w:r>
      <w:r>
        <w:rPr>
          <w:rFonts w:ascii="Georgia" w:hAnsi="Georgia"/>
        </w:rPr>
        <w:t>No Common Names</w:t>
      </w:r>
      <w:r>
        <w:rPr>
          <w:rFonts w:ascii="Georgia" w:hAnsi="Georgia"/>
        </w:rPr>
        <w:br/>
      </w:r>
      <w:r>
        <w:rPr>
          <w:rStyle w:val="Strong"/>
          <w:rFonts w:ascii="Georgia" w:hAnsi="Georgia"/>
        </w:rPr>
        <w:t xml:space="preserve">Synonyms: </w:t>
      </w:r>
      <w:proofErr w:type="spellStart"/>
      <w:r>
        <w:rPr>
          <w:rFonts w:ascii="Georgia" w:hAnsi="Georgia"/>
        </w:rPr>
        <w:t>Nemum</w:t>
      </w:r>
      <w:proofErr w:type="spellEnd"/>
      <w:r>
        <w:rPr>
          <w:rFonts w:ascii="Georgia" w:hAnsi="Georgia"/>
        </w:rPr>
        <w:t xml:space="preserve"> </w:t>
      </w:r>
      <w:proofErr w:type="spellStart"/>
      <w:r>
        <w:rPr>
          <w:rFonts w:ascii="Georgia" w:hAnsi="Georgia"/>
        </w:rPr>
        <w:t>atracuminatum</w:t>
      </w:r>
      <w:proofErr w:type="spellEnd"/>
      <w:r>
        <w:rPr>
          <w:rFonts w:ascii="Georgia" w:hAnsi="Georgia"/>
        </w:rPr>
        <w:t xml:space="preserve"> Larridon, Reynders &amp; </w:t>
      </w:r>
      <w:proofErr w:type="spellStart"/>
      <w:r>
        <w:rPr>
          <w:rFonts w:ascii="Georgia" w:hAnsi="Georgia"/>
        </w:rPr>
        <w:t>Goetgh</w:t>
      </w:r>
      <w:proofErr w:type="spellEnd"/>
      <w:r>
        <w:rPr>
          <w:rFonts w:ascii="Georgia" w:hAnsi="Georgia"/>
        </w:rPr>
        <w:t>.</w:t>
      </w:r>
    </w:p>
    <w:tbl>
      <w:tblPr>
        <w:tblW w:w="0" w:type="auto"/>
        <w:jc w:val="center"/>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986"/>
      </w:tblGrid>
      <w:tr w:rsidR="00000000" w14:paraId="0627D4FE" w14:textId="77777777">
        <w:trPr>
          <w:tblCellSpacing w:w="15" w:type="dxa"/>
          <w:jc w:val="center"/>
        </w:trPr>
        <w:tc>
          <w:tcPr>
            <w:tcW w:w="0" w:type="auto"/>
            <w:tcBorders>
              <w:bottom w:val="single" w:sz="6" w:space="0" w:color="000000"/>
            </w:tcBorders>
            <w:shd w:val="clear" w:color="auto" w:fill="BBBBBB"/>
            <w:vAlign w:val="center"/>
            <w:hideMark/>
          </w:tcPr>
          <w:p w14:paraId="7D036432" w14:textId="77777777" w:rsidR="00000000" w:rsidRDefault="00000000">
            <w:pPr>
              <w:spacing w:after="75"/>
              <w:jc w:val="center"/>
              <w:rPr>
                <w:rFonts w:ascii="Georgia" w:eastAsia="Times New Roman" w:hAnsi="Georgia"/>
                <w:b/>
                <w:bCs/>
                <w:sz w:val="20"/>
                <w:szCs w:val="20"/>
              </w:rPr>
            </w:pPr>
            <w:r>
              <w:rPr>
                <w:rFonts w:ascii="Georgia" w:eastAsia="Times New Roman" w:hAnsi="Georgia"/>
                <w:b/>
                <w:bCs/>
                <w:sz w:val="20"/>
                <w:szCs w:val="20"/>
              </w:rPr>
              <w:t>Red List Status</w:t>
            </w:r>
          </w:p>
        </w:tc>
      </w:tr>
      <w:tr w:rsidR="00000000" w14:paraId="6F305897" w14:textId="77777777">
        <w:trPr>
          <w:tblCellSpacing w:w="15" w:type="dxa"/>
          <w:jc w:val="center"/>
        </w:trPr>
        <w:tc>
          <w:tcPr>
            <w:tcW w:w="0" w:type="auto"/>
            <w:vAlign w:val="center"/>
            <w:hideMark/>
          </w:tcPr>
          <w:p w14:paraId="4122CD72" w14:textId="77777777" w:rsidR="00000000" w:rsidRDefault="00000000">
            <w:pPr>
              <w:spacing w:after="75"/>
              <w:rPr>
                <w:rFonts w:ascii="Georgia" w:eastAsia="Times New Roman" w:hAnsi="Georgia"/>
                <w:sz w:val="20"/>
                <w:szCs w:val="20"/>
              </w:rPr>
            </w:pPr>
            <w:r>
              <w:rPr>
                <w:rFonts w:ascii="Georgia" w:eastAsia="Times New Roman" w:hAnsi="Georgia"/>
                <w:sz w:val="20"/>
                <w:szCs w:val="20"/>
              </w:rPr>
              <w:t>NT, B2ab(iii) (IUCN version 3.1)</w:t>
            </w:r>
          </w:p>
        </w:tc>
      </w:tr>
    </w:tbl>
    <w:p w14:paraId="2CC39251" w14:textId="77777777" w:rsidR="00000000" w:rsidRDefault="00000000">
      <w:pPr>
        <w:pStyle w:val="Heading1"/>
        <w:divId w:val="1302268065"/>
        <w:rPr>
          <w:rFonts w:ascii="Georgia" w:eastAsia="Times New Roman" w:hAnsi="Georgia"/>
          <w:sz w:val="29"/>
          <w:szCs w:val="29"/>
        </w:rPr>
      </w:pPr>
      <w:r>
        <w:rPr>
          <w:rFonts w:ascii="Georgia" w:eastAsia="Times New Roman" w:hAnsi="Georgia"/>
          <w:sz w:val="29"/>
          <w:szCs w:val="29"/>
        </w:rPr>
        <w:t>Red List Assessment</w:t>
      </w:r>
    </w:p>
    <w:p w14:paraId="65D0F1D5" w14:textId="77777777" w:rsidR="00000000" w:rsidRDefault="00000000">
      <w:pPr>
        <w:pStyle w:val="Heading2"/>
        <w:divId w:val="1302268065"/>
        <w:rPr>
          <w:rFonts w:ascii="Georgia" w:eastAsia="Times New Roman" w:hAnsi="Georgia"/>
          <w:sz w:val="27"/>
          <w:szCs w:val="27"/>
        </w:rPr>
      </w:pPr>
      <w:r>
        <w:rPr>
          <w:rFonts w:ascii="Georgia" w:eastAsia="Times New Roman" w:hAnsi="Georgia"/>
          <w:sz w:val="27"/>
          <w:szCs w:val="27"/>
        </w:rPr>
        <w:t>Assessment Information</w:t>
      </w:r>
    </w:p>
    <w:p w14:paraId="1BDA725D" w14:textId="77777777" w:rsidR="00000000" w:rsidRDefault="00000000">
      <w:pPr>
        <w:pStyle w:val="NormalWeb"/>
        <w:divId w:val="1302268065"/>
        <w:rPr>
          <w:rFonts w:ascii="Georgia" w:hAnsi="Georgia"/>
        </w:rPr>
      </w:pPr>
      <w:r>
        <w:rPr>
          <w:rStyle w:val="datalabel1"/>
          <w:rFonts w:ascii="Georgia" w:hAnsi="Georgia"/>
        </w:rPr>
        <w:t xml:space="preserve">Assessor(s): </w:t>
      </w:r>
      <w:proofErr w:type="spellStart"/>
      <w:r>
        <w:rPr>
          <w:rFonts w:ascii="Georgia" w:hAnsi="Georgia"/>
        </w:rPr>
        <w:t>Lemboye</w:t>
      </w:r>
      <w:proofErr w:type="spellEnd"/>
      <w:r>
        <w:rPr>
          <w:rFonts w:ascii="Georgia" w:hAnsi="Georgia"/>
        </w:rPr>
        <w:t>, B. &amp; Lyu, E</w:t>
      </w:r>
    </w:p>
    <w:p w14:paraId="26622889" w14:textId="77777777" w:rsidR="00000000" w:rsidRDefault="00000000">
      <w:pPr>
        <w:pStyle w:val="NormalWeb"/>
        <w:divId w:val="1302268065"/>
        <w:rPr>
          <w:rFonts w:ascii="Georgia" w:hAnsi="Georgia"/>
        </w:rPr>
      </w:pPr>
      <w:r>
        <w:rPr>
          <w:rStyle w:val="datalabel1"/>
          <w:rFonts w:ascii="Georgia" w:hAnsi="Georgia"/>
        </w:rPr>
        <w:t xml:space="preserve">Institution(s): </w:t>
      </w:r>
      <w:r>
        <w:rPr>
          <w:rFonts w:ascii="Georgia" w:hAnsi="Georgia"/>
        </w:rPr>
        <w:t>Royal Botanic Gardens, Kew</w:t>
      </w:r>
    </w:p>
    <w:p w14:paraId="1EB9E5F0" w14:textId="77777777" w:rsidR="00000000" w:rsidRDefault="00000000">
      <w:pPr>
        <w:pStyle w:val="NormalWeb"/>
        <w:divId w:val="1302268065"/>
        <w:rPr>
          <w:rFonts w:ascii="Georgia" w:hAnsi="Georgia"/>
        </w:rPr>
      </w:pPr>
      <w:r>
        <w:rPr>
          <w:rStyle w:val="datalabel1"/>
          <w:rFonts w:ascii="Georgia" w:hAnsi="Georgia"/>
        </w:rPr>
        <w:t xml:space="preserve">Regions: </w:t>
      </w:r>
      <w:r>
        <w:rPr>
          <w:rFonts w:ascii="Georgia" w:hAnsi="Georgia"/>
        </w:rPr>
        <w:t>Global</w:t>
      </w:r>
    </w:p>
    <w:p w14:paraId="5CB6FDAE" w14:textId="77777777" w:rsidR="00000000" w:rsidRDefault="00000000">
      <w:pPr>
        <w:pStyle w:val="Heading2"/>
        <w:divId w:val="1302268065"/>
        <w:rPr>
          <w:rFonts w:ascii="Georgia" w:eastAsia="Times New Roman" w:hAnsi="Georgia"/>
          <w:sz w:val="27"/>
          <w:szCs w:val="27"/>
        </w:rPr>
      </w:pPr>
      <w:r>
        <w:rPr>
          <w:rFonts w:ascii="Georgia" w:eastAsia="Times New Roman" w:hAnsi="Georgia"/>
          <w:sz w:val="27"/>
          <w:szCs w:val="27"/>
        </w:rPr>
        <w:t>Assessment Rationale</w:t>
      </w:r>
    </w:p>
    <w:p w14:paraId="732EDFB7" w14:textId="5FCC5348" w:rsidR="00000000" w:rsidRDefault="00000000">
      <w:pPr>
        <w:pStyle w:val="NormalWeb"/>
        <w:divId w:val="1302268065"/>
        <w:rPr>
          <w:rFonts w:ascii="Georgia" w:hAnsi="Georgia"/>
        </w:rPr>
      </w:pPr>
      <w:proofErr w:type="spellStart"/>
      <w:r>
        <w:rPr>
          <w:rFonts w:ascii="Georgia" w:hAnsi="Georgia"/>
        </w:rPr>
        <w:t>Bulbostylis</w:t>
      </w:r>
      <w:proofErr w:type="spellEnd"/>
      <w:r>
        <w:rPr>
          <w:rFonts w:ascii="Georgia" w:hAnsi="Georgia"/>
        </w:rPr>
        <w:t xml:space="preserve"> </w:t>
      </w:r>
      <w:proofErr w:type="spellStart"/>
      <w:r>
        <w:rPr>
          <w:rFonts w:ascii="Georgia" w:hAnsi="Georgia"/>
        </w:rPr>
        <w:t>atracuminata</w:t>
      </w:r>
      <w:proofErr w:type="spellEnd"/>
      <w:r>
        <w:rPr>
          <w:rFonts w:ascii="Georgia" w:hAnsi="Georgia"/>
        </w:rPr>
        <w:t xml:space="preserve"> occurs in a restricted area ranging from southern DRC to northern Zambia. Its extent of occurrence of about 114,000 km2, exceeds the threshold value for threatened categories. However, its actual suitable habitat within this range </w:t>
      </w:r>
      <w:proofErr w:type="gramStart"/>
      <w:r>
        <w:rPr>
          <w:rFonts w:ascii="Georgia" w:hAnsi="Georgia"/>
        </w:rPr>
        <w:t>is considered to be</w:t>
      </w:r>
      <w:proofErr w:type="gramEnd"/>
      <w:r>
        <w:rPr>
          <w:rFonts w:ascii="Georgia" w:hAnsi="Georgia"/>
        </w:rPr>
        <w:t xml:space="preserve"> smaller because its habitat is restricted to riverbanks and wetlands. This is reflected </w:t>
      </w:r>
      <w:proofErr w:type="gramStart"/>
      <w:r>
        <w:rPr>
          <w:rFonts w:ascii="Georgia" w:hAnsi="Georgia"/>
        </w:rPr>
        <w:t>in the area of</w:t>
      </w:r>
      <w:proofErr w:type="gramEnd"/>
      <w:r>
        <w:rPr>
          <w:rFonts w:ascii="Georgia" w:hAnsi="Georgia"/>
        </w:rPr>
        <w:t xml:space="preserve"> occupancy (44 km2), which </w:t>
      </w:r>
      <w:del w:id="0" w:author="Jack Plummer" w:date="2023-09-05T10:08:00Z">
        <w:r w:rsidDel="0029448A">
          <w:rPr>
            <w:rFonts w:ascii="Georgia" w:hAnsi="Georgia"/>
          </w:rPr>
          <w:delText xml:space="preserve">meets </w:delText>
        </w:r>
      </w:del>
      <w:ins w:id="1" w:author="Jack Plummer" w:date="2023-09-05T10:08:00Z">
        <w:r w:rsidR="0029448A">
          <w:rPr>
            <w:rFonts w:ascii="Georgia" w:hAnsi="Georgia"/>
          </w:rPr>
          <w:t>falls within</w:t>
        </w:r>
        <w:r w:rsidR="0029448A">
          <w:rPr>
            <w:rFonts w:ascii="Georgia" w:hAnsi="Georgia"/>
          </w:rPr>
          <w:t xml:space="preserve"> </w:t>
        </w:r>
      </w:ins>
      <w:r>
        <w:rPr>
          <w:rFonts w:ascii="Georgia" w:hAnsi="Georgia"/>
        </w:rPr>
        <w:t xml:space="preserve">the threshold </w:t>
      </w:r>
      <w:ins w:id="2" w:author="Jack Plummer" w:date="2023-09-05T10:08:00Z">
        <w:r w:rsidR="0029448A">
          <w:rPr>
            <w:rFonts w:ascii="Georgia" w:hAnsi="Georgia"/>
          </w:rPr>
          <w:t xml:space="preserve">values </w:t>
        </w:r>
      </w:ins>
      <w:r>
        <w:rPr>
          <w:rFonts w:ascii="Georgia" w:hAnsi="Georgia"/>
        </w:rPr>
        <w:t xml:space="preserve">for </w:t>
      </w:r>
      <w:del w:id="3" w:author="Jack Plummer" w:date="2023-09-05T10:08:00Z">
        <w:r w:rsidDel="0029448A">
          <w:rPr>
            <w:rFonts w:ascii="Georgia" w:hAnsi="Georgia"/>
          </w:rPr>
          <w:delText>being qualified as</w:delText>
        </w:r>
      </w:del>
      <w:ins w:id="4" w:author="Jack Plummer" w:date="2023-09-05T10:08:00Z">
        <w:r w:rsidR="0029448A">
          <w:rPr>
            <w:rFonts w:ascii="Georgia" w:hAnsi="Georgia"/>
          </w:rPr>
          <w:t>the</w:t>
        </w:r>
      </w:ins>
      <w:r>
        <w:rPr>
          <w:rFonts w:ascii="Georgia" w:hAnsi="Georgia"/>
        </w:rPr>
        <w:t xml:space="preserve"> Endangered</w:t>
      </w:r>
      <w:ins w:id="5" w:author="Jack Plummer" w:date="2023-09-05T10:08:00Z">
        <w:r w:rsidR="0029448A">
          <w:rPr>
            <w:rFonts w:ascii="Georgia" w:hAnsi="Georgia"/>
          </w:rPr>
          <w:t xml:space="preserve"> category under criterion B2</w:t>
        </w:r>
      </w:ins>
      <w:r>
        <w:rPr>
          <w:rFonts w:ascii="Georgia" w:hAnsi="Georgia"/>
        </w:rPr>
        <w:t xml:space="preserve">. There are </w:t>
      </w:r>
      <w:del w:id="6" w:author="Jack Plummer" w:date="2023-09-05T10:10:00Z">
        <w:r w:rsidDel="0029448A">
          <w:rPr>
            <w:rFonts w:ascii="Georgia" w:hAnsi="Georgia"/>
          </w:rPr>
          <w:delText>a total of</w:delText>
        </w:r>
      </w:del>
      <w:ins w:id="7" w:author="Jack Plummer" w:date="2023-09-05T10:10:00Z">
        <w:r w:rsidR="0029448A">
          <w:rPr>
            <w:rFonts w:ascii="Georgia" w:hAnsi="Georgia"/>
          </w:rPr>
          <w:t>an estimated</w:t>
        </w:r>
      </w:ins>
      <w:r>
        <w:rPr>
          <w:rFonts w:ascii="Georgia" w:hAnsi="Georgia"/>
        </w:rPr>
        <w:t xml:space="preserve"> 11 locations </w:t>
      </w:r>
      <w:del w:id="8" w:author="Jack Plummer" w:date="2023-09-05T10:10:00Z">
        <w:r w:rsidDel="0029448A">
          <w:rPr>
            <w:rFonts w:ascii="Georgia" w:hAnsi="Georgia"/>
          </w:rPr>
          <w:delText xml:space="preserve">of </w:delText>
        </w:r>
      </w:del>
      <w:ins w:id="9" w:author="Jack Plummer" w:date="2023-09-05T10:10:00Z">
        <w:r w:rsidR="0029448A">
          <w:rPr>
            <w:rFonts w:ascii="Georgia" w:hAnsi="Georgia"/>
          </w:rPr>
          <w:t>for</w:t>
        </w:r>
        <w:r w:rsidR="0029448A">
          <w:rPr>
            <w:rFonts w:ascii="Georgia" w:hAnsi="Georgia"/>
          </w:rPr>
          <w:t xml:space="preserve"> </w:t>
        </w:r>
      </w:ins>
      <w:r>
        <w:rPr>
          <w:rFonts w:ascii="Georgia" w:hAnsi="Georgia"/>
        </w:rPr>
        <w:t xml:space="preserve">this species in Zambia and DRC, with some locations found in natural environments with low human disturbance levels. However, the majority of its habitat is threatened by mining activity and agricultural land conversion, resulting in an overall </w:t>
      </w:r>
      <w:ins w:id="10" w:author="Jack Plummer" w:date="2023-09-05T10:10:00Z">
        <w:r w:rsidR="0029448A">
          <w:rPr>
            <w:rFonts w:ascii="Georgia" w:hAnsi="Georgia"/>
          </w:rPr>
          <w:t xml:space="preserve">continuing </w:t>
        </w:r>
      </w:ins>
      <w:r>
        <w:rPr>
          <w:rFonts w:ascii="Georgia" w:hAnsi="Georgia"/>
        </w:rPr>
        <w:t>deterioration of habitat quality</w:t>
      </w:r>
      <w:ins w:id="11" w:author="Jack Plummer" w:date="2023-09-05T10:10:00Z">
        <w:r w:rsidR="0029448A">
          <w:rPr>
            <w:rFonts w:ascii="Georgia" w:hAnsi="Georgia"/>
          </w:rPr>
          <w:t>.</w:t>
        </w:r>
      </w:ins>
      <w:del w:id="12" w:author="Jack Plummer" w:date="2023-09-05T10:10:00Z">
        <w:r w:rsidDel="0029448A">
          <w:rPr>
            <w:rFonts w:ascii="Georgia" w:hAnsi="Georgia"/>
          </w:rPr>
          <w:delText>, which qualifies it for the subcriteria, Bb(iii)</w:delText>
        </w:r>
      </w:del>
      <w:r>
        <w:rPr>
          <w:rFonts w:ascii="Georgia" w:hAnsi="Georgia"/>
        </w:rPr>
        <w:t>.</w:t>
      </w:r>
      <w:r>
        <w:rPr>
          <w:rFonts w:ascii="Georgia" w:hAnsi="Georgia"/>
        </w:rPr>
        <w:br/>
      </w:r>
      <w:del w:id="13" w:author="Jack Plummer" w:date="2023-09-05T10:11:00Z">
        <w:r w:rsidDel="0029448A">
          <w:rPr>
            <w:rFonts w:ascii="Georgia" w:hAnsi="Georgia"/>
          </w:rPr>
          <w:delText>Overall, even t</w:delText>
        </w:r>
      </w:del>
      <w:ins w:id="14" w:author="Jack Plummer" w:date="2023-09-05T10:11:00Z">
        <w:r w:rsidR="0029448A">
          <w:rPr>
            <w:rFonts w:ascii="Georgia" w:hAnsi="Georgia"/>
          </w:rPr>
          <w:t>T</w:t>
        </w:r>
      </w:ins>
      <w:r>
        <w:rPr>
          <w:rFonts w:ascii="Georgia" w:hAnsi="Georgia"/>
        </w:rPr>
        <w:t xml:space="preserve">hough this species </w:t>
      </w:r>
      <w:del w:id="15" w:author="Jack Plummer" w:date="2023-09-05T10:25:00Z">
        <w:r w:rsidDel="008125A8">
          <w:rPr>
            <w:rFonts w:ascii="Georgia" w:hAnsi="Georgia"/>
          </w:rPr>
          <w:delText>meets two subcriteria, B2b(iii), under criteria B to be assessed as a threatened species</w:delText>
        </w:r>
      </w:del>
      <w:ins w:id="16" w:author="Jack Plummer" w:date="2023-09-05T10:25:00Z">
        <w:r w:rsidR="008125A8">
          <w:rPr>
            <w:rFonts w:ascii="Georgia" w:hAnsi="Georgia"/>
          </w:rPr>
          <w:t>has a restricted AOO and is experiencing a continuing decline in habitat quality</w:t>
        </w:r>
      </w:ins>
      <w:r>
        <w:rPr>
          <w:rFonts w:ascii="Georgia" w:hAnsi="Georgia"/>
        </w:rPr>
        <w:t>, the</w:t>
      </w:r>
      <w:ins w:id="17" w:author="Jack Plummer" w:date="2023-09-05T10:31:00Z">
        <w:r w:rsidR="00D0274A">
          <w:rPr>
            <w:rFonts w:ascii="Georgia" w:hAnsi="Georgia"/>
          </w:rPr>
          <w:t xml:space="preserve"> </w:t>
        </w:r>
      </w:ins>
      <w:del w:id="18" w:author="Jack Plummer" w:date="2023-09-05T10:12:00Z">
        <w:r w:rsidDel="0029448A">
          <w:rPr>
            <w:rFonts w:ascii="Georgia" w:hAnsi="Georgia"/>
          </w:rPr>
          <w:delText xml:space="preserve"> high </w:delText>
        </w:r>
      </w:del>
      <w:r>
        <w:rPr>
          <w:rFonts w:ascii="Georgia" w:hAnsi="Georgia"/>
        </w:rPr>
        <w:t xml:space="preserve">total number of locations </w:t>
      </w:r>
      <w:del w:id="19" w:author="Jack Plummer" w:date="2023-09-05T10:12:00Z">
        <w:r w:rsidDel="0029448A">
          <w:rPr>
            <w:rFonts w:ascii="Georgia" w:hAnsi="Georgia"/>
          </w:rPr>
          <w:delText>in its distribution range</w:delText>
        </w:r>
      </w:del>
      <w:ins w:id="20" w:author="Jack Plummer" w:date="2023-09-05T10:12:00Z">
        <w:r w:rsidR="0029448A">
          <w:rPr>
            <w:rFonts w:ascii="Georgia" w:hAnsi="Georgia"/>
          </w:rPr>
          <w:t>marginally exceeds the thre</w:t>
        </w:r>
      </w:ins>
      <w:ins w:id="21" w:author="Jack Plummer" w:date="2023-09-05T10:24:00Z">
        <w:r w:rsidR="008125A8">
          <w:rPr>
            <w:rFonts w:ascii="Georgia" w:hAnsi="Georgia"/>
          </w:rPr>
          <w:t>shold value for threatened categories</w:t>
        </w:r>
      </w:ins>
      <w:ins w:id="22" w:author="Jack Plummer" w:date="2023-09-05T10:25:00Z">
        <w:r w:rsidR="008125A8">
          <w:rPr>
            <w:rFonts w:ascii="Georgia" w:hAnsi="Georgia"/>
          </w:rPr>
          <w:t xml:space="preserve"> under criterion B</w:t>
        </w:r>
      </w:ins>
      <w:ins w:id="23" w:author="Jack Plummer" w:date="2023-09-05T10:24:00Z">
        <w:r w:rsidR="008125A8">
          <w:rPr>
            <w:rFonts w:ascii="Georgia" w:hAnsi="Georgia"/>
          </w:rPr>
          <w:t>,</w:t>
        </w:r>
      </w:ins>
      <w:r>
        <w:rPr>
          <w:rFonts w:ascii="Georgia" w:hAnsi="Georgia"/>
        </w:rPr>
        <w:t xml:space="preserve"> and the existence of some high-quality habitat may enable the species to persist without being globally threatened in the near future. Therefore, this species is assessed as Near Threatened</w:t>
      </w:r>
      <w:ins w:id="24" w:author="Jack Plummer" w:date="2023-09-05T10:24:00Z">
        <w:r w:rsidR="008125A8">
          <w:rPr>
            <w:rFonts w:ascii="Georgia" w:hAnsi="Georgia"/>
          </w:rPr>
          <w:t xml:space="preserve"> B2ab(iii)</w:t>
        </w:r>
      </w:ins>
      <w:r>
        <w:rPr>
          <w:rFonts w:ascii="Georgia" w:hAnsi="Georgia"/>
        </w:rPr>
        <w:t>.</w:t>
      </w:r>
    </w:p>
    <w:p w14:paraId="684951B6" w14:textId="77777777" w:rsidR="00000000" w:rsidRDefault="00000000">
      <w:pPr>
        <w:pStyle w:val="Heading1"/>
        <w:divId w:val="392430729"/>
        <w:rPr>
          <w:rFonts w:ascii="Georgia" w:eastAsia="Times New Roman" w:hAnsi="Georgia"/>
          <w:sz w:val="29"/>
          <w:szCs w:val="29"/>
        </w:rPr>
      </w:pPr>
      <w:r>
        <w:rPr>
          <w:rFonts w:ascii="Georgia" w:eastAsia="Times New Roman" w:hAnsi="Georgia"/>
          <w:sz w:val="29"/>
          <w:szCs w:val="29"/>
        </w:rPr>
        <w:t>Distribution</w:t>
      </w:r>
    </w:p>
    <w:p w14:paraId="5FD0920D" w14:textId="77777777" w:rsidR="00000000" w:rsidRDefault="00000000">
      <w:pPr>
        <w:pStyle w:val="Heading2"/>
        <w:divId w:val="392430729"/>
        <w:rPr>
          <w:rFonts w:ascii="Georgia" w:eastAsia="Times New Roman" w:hAnsi="Georgia"/>
          <w:sz w:val="27"/>
          <w:szCs w:val="27"/>
        </w:rPr>
      </w:pPr>
      <w:r>
        <w:rPr>
          <w:rFonts w:ascii="Georgia" w:eastAsia="Times New Roman" w:hAnsi="Georgia"/>
          <w:sz w:val="27"/>
          <w:szCs w:val="27"/>
        </w:rPr>
        <w:t>Geographic Range</w:t>
      </w:r>
    </w:p>
    <w:p w14:paraId="5F7FDBE1" w14:textId="314F42F0" w:rsidR="00000000" w:rsidRDefault="00000000">
      <w:pPr>
        <w:pStyle w:val="NormalWeb"/>
        <w:divId w:val="392430729"/>
        <w:rPr>
          <w:rFonts w:ascii="Georgia" w:hAnsi="Georgia"/>
        </w:rPr>
      </w:pPr>
      <w:proofErr w:type="spellStart"/>
      <w:r>
        <w:rPr>
          <w:rStyle w:val="Emphasis"/>
          <w:rFonts w:ascii="Georgia" w:hAnsi="Georgia"/>
        </w:rPr>
        <w:t>Bulbostylis</w:t>
      </w:r>
      <w:proofErr w:type="spellEnd"/>
      <w:r>
        <w:rPr>
          <w:rStyle w:val="Emphasis"/>
          <w:rFonts w:ascii="Georgia" w:hAnsi="Georgia"/>
        </w:rPr>
        <w:t xml:space="preserve"> </w:t>
      </w:r>
      <w:proofErr w:type="spellStart"/>
      <w:r>
        <w:rPr>
          <w:rStyle w:val="Emphasis"/>
          <w:rFonts w:ascii="Georgia" w:hAnsi="Georgia"/>
        </w:rPr>
        <w:t>atracuminata</w:t>
      </w:r>
      <w:proofErr w:type="spellEnd"/>
      <w:r>
        <w:rPr>
          <w:rFonts w:ascii="Georgia" w:hAnsi="Georgia"/>
        </w:rPr>
        <w:t> (Larridon</w:t>
      </w:r>
      <w:del w:id="25" w:author="Jack Plummer" w:date="2023-09-05T10:09:00Z">
        <w:r w:rsidDel="0029448A">
          <w:rPr>
            <w:rFonts w:ascii="Georgia" w:hAnsi="Georgia"/>
          </w:rPr>
          <w:delText>, Reynders &amp; Goetgh</w:delText>
        </w:r>
      </w:del>
      <w:ins w:id="26" w:author="Jack Plummer" w:date="2023-09-05T10:09:00Z">
        <w:r w:rsidR="0029448A">
          <w:rPr>
            <w:rFonts w:ascii="Georgia" w:hAnsi="Georgia"/>
          </w:rPr>
          <w:t xml:space="preserve"> </w:t>
        </w:r>
        <w:r w:rsidR="0029448A">
          <w:rPr>
            <w:rFonts w:ascii="Georgia" w:hAnsi="Georgia"/>
            <w:i/>
            <w:iCs/>
          </w:rPr>
          <w:t>et al.</w:t>
        </w:r>
        <w:r w:rsidR="0029448A">
          <w:rPr>
            <w:rFonts w:ascii="Georgia" w:hAnsi="Georgia"/>
          </w:rPr>
          <w:t xml:space="preserve"> XXXX</w:t>
        </w:r>
      </w:ins>
      <w:r>
        <w:rPr>
          <w:rFonts w:ascii="Georgia" w:hAnsi="Georgia"/>
        </w:rPr>
        <w:t xml:space="preserve">) occupies a distribution ranging from the northern parts of Zambia (Zaire in the </w:t>
      </w:r>
      <w:proofErr w:type="spellStart"/>
      <w:r>
        <w:rPr>
          <w:rFonts w:ascii="Georgia" w:hAnsi="Georgia"/>
        </w:rPr>
        <w:t>Mporokoso</w:t>
      </w:r>
      <w:proofErr w:type="spellEnd"/>
      <w:r>
        <w:rPr>
          <w:rFonts w:ascii="Georgia" w:hAnsi="Georgia"/>
        </w:rPr>
        <w:t xml:space="preserve"> district and near Kitwe) to the southeastern regions of democratic republic of Congo (DRC), Katanga (</w:t>
      </w:r>
      <w:proofErr w:type="spellStart"/>
      <w:r>
        <w:rPr>
          <w:rFonts w:ascii="Georgia" w:hAnsi="Georgia"/>
        </w:rPr>
        <w:t>Roalson</w:t>
      </w:r>
      <w:proofErr w:type="spellEnd"/>
      <w:r>
        <w:rPr>
          <w:rFonts w:ascii="Georgia" w:hAnsi="Georgia"/>
        </w:rPr>
        <w:t xml:space="preserve"> </w:t>
      </w:r>
      <w:r w:rsidRPr="0029448A">
        <w:rPr>
          <w:rFonts w:ascii="Georgia" w:hAnsi="Georgia"/>
          <w:i/>
          <w:iCs/>
          <w:rPrChange w:id="27" w:author="Jack Plummer" w:date="2023-09-05T10:09:00Z">
            <w:rPr>
              <w:rFonts w:ascii="Georgia" w:hAnsi="Georgia"/>
            </w:rPr>
          </w:rPrChange>
        </w:rPr>
        <w:t>et al.</w:t>
      </w:r>
      <w:del w:id="28" w:author="Jack Plummer" w:date="2023-09-05T10:09:00Z">
        <w:r w:rsidDel="0029448A">
          <w:rPr>
            <w:rFonts w:ascii="Georgia" w:hAnsi="Georgia"/>
          </w:rPr>
          <w:delText>,</w:delText>
        </w:r>
      </w:del>
      <w:r>
        <w:rPr>
          <w:rFonts w:ascii="Georgia" w:hAnsi="Georgia"/>
        </w:rPr>
        <w:t xml:space="preserve"> 2019). It is normally found at high elevation</w:t>
      </w:r>
      <w:ins w:id="29" w:author="Jack Plummer" w:date="2023-09-05T10:09:00Z">
        <w:r w:rsidR="0029448A">
          <w:rPr>
            <w:rFonts w:ascii="Georgia" w:hAnsi="Georgia"/>
          </w:rPr>
          <w:t>s</w:t>
        </w:r>
      </w:ins>
      <w:r>
        <w:rPr>
          <w:rFonts w:ascii="Georgia" w:hAnsi="Georgia"/>
        </w:rPr>
        <w:t xml:space="preserve"> from 1</w:t>
      </w:r>
      <w:ins w:id="30" w:author="Jack Plummer" w:date="2023-09-05T10:09:00Z">
        <w:r w:rsidR="0029448A">
          <w:rPr>
            <w:rFonts w:ascii="Georgia" w:hAnsi="Georgia"/>
          </w:rPr>
          <w:t>,</w:t>
        </w:r>
      </w:ins>
      <w:r>
        <w:rPr>
          <w:rFonts w:ascii="Georgia" w:hAnsi="Georgia"/>
        </w:rPr>
        <w:t>260 m to 1</w:t>
      </w:r>
      <w:ins w:id="31" w:author="Jack Plummer" w:date="2023-09-05T10:09:00Z">
        <w:r w:rsidR="0029448A">
          <w:rPr>
            <w:rFonts w:ascii="Georgia" w:hAnsi="Georgia"/>
          </w:rPr>
          <w:t>,</w:t>
        </w:r>
      </w:ins>
      <w:r>
        <w:rPr>
          <w:rFonts w:ascii="Georgia" w:hAnsi="Georgia"/>
        </w:rPr>
        <w:t>800 m</w:t>
      </w:r>
      <w:ins w:id="32" w:author="Jack Plummer" w:date="2023-09-05T10:09:00Z">
        <w:r w:rsidR="0029448A">
          <w:rPr>
            <w:rFonts w:ascii="Georgia" w:hAnsi="Georgia"/>
          </w:rPr>
          <w:t xml:space="preserve"> asl</w:t>
        </w:r>
      </w:ins>
      <w:r>
        <w:rPr>
          <w:rFonts w:ascii="Georgia" w:hAnsi="Georgia"/>
        </w:rPr>
        <w:t xml:space="preserve"> (</w:t>
      </w:r>
      <w:proofErr w:type="spellStart"/>
      <w:r>
        <w:rPr>
          <w:rFonts w:ascii="Georgia" w:hAnsi="Georgia"/>
        </w:rPr>
        <w:t>Hoenselaar</w:t>
      </w:r>
      <w:proofErr w:type="spellEnd"/>
      <w:r>
        <w:rPr>
          <w:rFonts w:ascii="Georgia" w:hAnsi="Georgia"/>
        </w:rPr>
        <w:t xml:space="preserve"> </w:t>
      </w:r>
      <w:r w:rsidRPr="0029448A">
        <w:rPr>
          <w:rFonts w:ascii="Georgia" w:hAnsi="Georgia"/>
          <w:i/>
          <w:iCs/>
          <w:rPrChange w:id="33" w:author="Jack Plummer" w:date="2023-09-05T10:10:00Z">
            <w:rPr>
              <w:rFonts w:ascii="Georgia" w:hAnsi="Georgia"/>
            </w:rPr>
          </w:rPrChange>
        </w:rPr>
        <w:t>et al</w:t>
      </w:r>
      <w:ins w:id="34" w:author="Jack Plummer" w:date="2023-09-05T10:10:00Z">
        <w:r w:rsidR="0029448A">
          <w:rPr>
            <w:rFonts w:ascii="Georgia" w:hAnsi="Georgia"/>
          </w:rPr>
          <w:t>.</w:t>
        </w:r>
      </w:ins>
      <w:del w:id="35" w:author="Jack Plummer" w:date="2023-09-05T10:10:00Z">
        <w:r w:rsidDel="0029448A">
          <w:rPr>
            <w:rFonts w:ascii="Georgia" w:hAnsi="Georgia"/>
          </w:rPr>
          <w:delText>,</w:delText>
        </w:r>
      </w:del>
      <w:r>
        <w:rPr>
          <w:rFonts w:ascii="Georgia" w:hAnsi="Georgia"/>
        </w:rPr>
        <w:t xml:space="preserve"> 2010).</w:t>
      </w:r>
    </w:p>
    <w:p w14:paraId="47233ACD" w14:textId="77777777" w:rsidR="00000000" w:rsidRDefault="00000000">
      <w:pPr>
        <w:pStyle w:val="Heading2"/>
        <w:divId w:val="392430729"/>
        <w:rPr>
          <w:rFonts w:ascii="Georgia" w:eastAsia="Times New Roman" w:hAnsi="Georgia"/>
          <w:sz w:val="27"/>
          <w:szCs w:val="27"/>
        </w:rPr>
      </w:pPr>
      <w:r>
        <w:rPr>
          <w:rFonts w:ascii="Georgia" w:eastAsia="Times New Roman" w:hAnsi="Georgia"/>
          <w:sz w:val="27"/>
          <w:szCs w:val="27"/>
        </w:rPr>
        <w:t>Area of Occupancy (AOO)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355"/>
        <w:gridCol w:w="6655"/>
      </w:tblGrid>
      <w:tr w:rsidR="00000000" w14:paraId="77A22575" w14:textId="77777777">
        <w:trPr>
          <w:divId w:val="392430729"/>
          <w:tblCellSpacing w:w="15" w:type="dxa"/>
        </w:trPr>
        <w:tc>
          <w:tcPr>
            <w:tcW w:w="0" w:type="auto"/>
            <w:tcBorders>
              <w:bottom w:val="single" w:sz="6" w:space="0" w:color="000000"/>
            </w:tcBorders>
            <w:shd w:val="clear" w:color="auto" w:fill="BBBBBB"/>
            <w:vAlign w:val="center"/>
            <w:hideMark/>
          </w:tcPr>
          <w:p w14:paraId="2D93B22D"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lastRenderedPageBreak/>
              <w:t>Estimated area of occupancy (AOO) - in km2</w:t>
            </w:r>
          </w:p>
        </w:tc>
        <w:tc>
          <w:tcPr>
            <w:tcW w:w="0" w:type="auto"/>
            <w:tcBorders>
              <w:bottom w:val="single" w:sz="6" w:space="0" w:color="000000"/>
            </w:tcBorders>
            <w:shd w:val="clear" w:color="auto" w:fill="BBBBBB"/>
            <w:vAlign w:val="center"/>
            <w:hideMark/>
          </w:tcPr>
          <w:p w14:paraId="16272AD0"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4BFF0CA1" w14:textId="77777777">
        <w:trPr>
          <w:divId w:val="392430729"/>
          <w:tblCellSpacing w:w="15" w:type="dxa"/>
        </w:trPr>
        <w:tc>
          <w:tcPr>
            <w:tcW w:w="0" w:type="auto"/>
            <w:vAlign w:val="center"/>
            <w:hideMark/>
          </w:tcPr>
          <w:p w14:paraId="2283E6AD" w14:textId="77777777" w:rsidR="00000000" w:rsidRDefault="00000000">
            <w:pPr>
              <w:spacing w:after="75"/>
              <w:rPr>
                <w:rFonts w:ascii="Georgia" w:eastAsia="Times New Roman" w:hAnsi="Georgia"/>
                <w:sz w:val="18"/>
                <w:szCs w:val="18"/>
              </w:rPr>
            </w:pPr>
            <w:r>
              <w:rPr>
                <w:rFonts w:ascii="Georgia" w:eastAsia="Times New Roman" w:hAnsi="Georgia"/>
                <w:sz w:val="18"/>
                <w:szCs w:val="18"/>
              </w:rPr>
              <w:t>44</w:t>
            </w:r>
          </w:p>
        </w:tc>
        <w:tc>
          <w:tcPr>
            <w:tcW w:w="0" w:type="auto"/>
            <w:vAlign w:val="center"/>
            <w:hideMark/>
          </w:tcPr>
          <w:p w14:paraId="3935475A" w14:textId="008CED55" w:rsidR="00000000" w:rsidRDefault="00000000">
            <w:pPr>
              <w:spacing w:after="75"/>
              <w:rPr>
                <w:rFonts w:ascii="Georgia" w:eastAsia="Times New Roman" w:hAnsi="Georgia"/>
                <w:sz w:val="18"/>
                <w:szCs w:val="18"/>
              </w:rPr>
            </w:pPr>
            <w:r>
              <w:rPr>
                <w:rFonts w:ascii="Georgia" w:eastAsia="Times New Roman" w:hAnsi="Georgia"/>
                <w:sz w:val="18"/>
                <w:szCs w:val="18"/>
              </w:rPr>
              <w:t xml:space="preserve">Calculated in </w:t>
            </w:r>
            <w:proofErr w:type="spellStart"/>
            <w:r>
              <w:rPr>
                <w:rFonts w:ascii="Georgia" w:eastAsia="Times New Roman" w:hAnsi="Georgia"/>
                <w:sz w:val="18"/>
                <w:szCs w:val="18"/>
              </w:rPr>
              <w:t>GeoCat</w:t>
            </w:r>
            <w:proofErr w:type="spellEnd"/>
            <w:r>
              <w:rPr>
                <w:rFonts w:ascii="Georgia" w:eastAsia="Times New Roman" w:hAnsi="Georgia"/>
                <w:sz w:val="18"/>
                <w:szCs w:val="18"/>
              </w:rPr>
              <w:t xml:space="preserve"> (Moat et al</w:t>
            </w:r>
            <w:ins w:id="36" w:author="Jack Plummer" w:date="2023-09-05T10:26:00Z">
              <w:r w:rsidR="008125A8">
                <w:rPr>
                  <w:rFonts w:ascii="Georgia" w:eastAsia="Times New Roman" w:hAnsi="Georgia"/>
                  <w:sz w:val="18"/>
                  <w:szCs w:val="18"/>
                </w:rPr>
                <w:t>.</w:t>
              </w:r>
            </w:ins>
            <w:del w:id="37" w:author="Jack Plummer" w:date="2023-09-05T10:26:00Z">
              <w:r w:rsidDel="008125A8">
                <w:rPr>
                  <w:rFonts w:ascii="Georgia" w:eastAsia="Times New Roman" w:hAnsi="Georgia"/>
                  <w:sz w:val="18"/>
                  <w:szCs w:val="18"/>
                </w:rPr>
                <w:delText>,</w:delText>
              </w:r>
            </w:del>
            <w:r>
              <w:rPr>
                <w:rFonts w:ascii="Georgia" w:eastAsia="Times New Roman" w:hAnsi="Georgia"/>
                <w:sz w:val="18"/>
                <w:szCs w:val="18"/>
              </w:rPr>
              <w:t xml:space="preserve"> 2023) based on 11 georeferenced herbarium specimens including all available specimen data in online herbarium </w:t>
            </w:r>
            <w:del w:id="38" w:author="Jack Plummer" w:date="2023-09-05T10:26:00Z">
              <w:r w:rsidDel="008125A8">
                <w:rPr>
                  <w:rFonts w:ascii="Georgia" w:eastAsia="Times New Roman" w:hAnsi="Georgia"/>
                  <w:sz w:val="18"/>
                  <w:szCs w:val="18"/>
                </w:rPr>
                <w:delText>catelogues</w:delText>
              </w:r>
            </w:del>
            <w:ins w:id="39" w:author="Jack Plummer" w:date="2023-09-05T10:26:00Z">
              <w:r w:rsidR="008125A8">
                <w:rPr>
                  <w:rFonts w:ascii="Georgia" w:eastAsia="Times New Roman" w:hAnsi="Georgia"/>
                  <w:sz w:val="18"/>
                  <w:szCs w:val="18"/>
                </w:rPr>
                <w:t>catalogues</w:t>
              </w:r>
            </w:ins>
            <w:r>
              <w:rPr>
                <w:rFonts w:ascii="Georgia" w:eastAsia="Times New Roman" w:hAnsi="Georgia"/>
                <w:sz w:val="18"/>
                <w:szCs w:val="18"/>
              </w:rPr>
              <w:t xml:space="preserve">. </w:t>
            </w:r>
          </w:p>
        </w:tc>
      </w:tr>
    </w:tbl>
    <w:p w14:paraId="12945A87" w14:textId="77777777" w:rsidR="00000000" w:rsidRDefault="00000000">
      <w:pPr>
        <w:pStyle w:val="Heading2"/>
        <w:divId w:val="392430729"/>
        <w:rPr>
          <w:rFonts w:ascii="Georgia" w:eastAsia="Times New Roman" w:hAnsi="Georgia"/>
          <w:sz w:val="27"/>
          <w:szCs w:val="27"/>
        </w:rPr>
      </w:pPr>
      <w:r>
        <w:rPr>
          <w:rFonts w:ascii="Georgia" w:eastAsia="Times New Roman" w:hAnsi="Georgia"/>
          <w:sz w:val="27"/>
          <w:szCs w:val="27"/>
        </w:rPr>
        <w:t>Locations Information</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386"/>
        <w:gridCol w:w="7624"/>
      </w:tblGrid>
      <w:tr w:rsidR="00000000" w14:paraId="66721698" w14:textId="77777777">
        <w:trPr>
          <w:divId w:val="392430729"/>
          <w:tblCellSpacing w:w="15" w:type="dxa"/>
        </w:trPr>
        <w:tc>
          <w:tcPr>
            <w:tcW w:w="0" w:type="auto"/>
            <w:tcBorders>
              <w:bottom w:val="single" w:sz="6" w:space="0" w:color="000000"/>
            </w:tcBorders>
            <w:shd w:val="clear" w:color="auto" w:fill="BBBBBB"/>
            <w:vAlign w:val="center"/>
            <w:hideMark/>
          </w:tcPr>
          <w:p w14:paraId="60619EF2"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Number of Locations</w:t>
            </w:r>
          </w:p>
        </w:tc>
        <w:tc>
          <w:tcPr>
            <w:tcW w:w="0" w:type="auto"/>
            <w:tcBorders>
              <w:bottom w:val="single" w:sz="6" w:space="0" w:color="000000"/>
            </w:tcBorders>
            <w:shd w:val="clear" w:color="auto" w:fill="BBBBBB"/>
            <w:vAlign w:val="center"/>
            <w:hideMark/>
          </w:tcPr>
          <w:p w14:paraId="1C1B82B5"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38A1BF19" w14:textId="77777777">
        <w:trPr>
          <w:divId w:val="392430729"/>
          <w:tblCellSpacing w:w="15" w:type="dxa"/>
        </w:trPr>
        <w:tc>
          <w:tcPr>
            <w:tcW w:w="0" w:type="auto"/>
            <w:vAlign w:val="center"/>
            <w:hideMark/>
          </w:tcPr>
          <w:p w14:paraId="41D9B1F1"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11</w:t>
            </w:r>
          </w:p>
        </w:tc>
        <w:tc>
          <w:tcPr>
            <w:tcW w:w="0" w:type="auto"/>
            <w:vAlign w:val="center"/>
            <w:hideMark/>
          </w:tcPr>
          <w:p w14:paraId="578C3388" w14:textId="610DF301" w:rsidR="00000000" w:rsidRDefault="00000000">
            <w:pPr>
              <w:spacing w:after="75"/>
              <w:rPr>
                <w:rFonts w:ascii="Georgia" w:eastAsia="Times New Roman" w:hAnsi="Georgia"/>
                <w:sz w:val="18"/>
                <w:szCs w:val="18"/>
              </w:rPr>
            </w:pPr>
            <w:r>
              <w:rPr>
                <w:rFonts w:ascii="Georgia" w:eastAsia="Times New Roman" w:hAnsi="Georgia"/>
                <w:sz w:val="18"/>
                <w:szCs w:val="18"/>
              </w:rPr>
              <w:t xml:space="preserve">It occupies total 11 locations in DRC and Zambia. The </w:t>
            </w:r>
            <w:del w:id="40" w:author="Jack Plummer" w:date="2023-09-05T10:26:00Z">
              <w:r w:rsidDel="008125A8">
                <w:rPr>
                  <w:rFonts w:ascii="Georgia" w:eastAsia="Times New Roman" w:hAnsi="Georgia"/>
                  <w:sz w:val="18"/>
                  <w:szCs w:val="18"/>
                </w:rPr>
                <w:delText>speciesmen</w:delText>
              </w:r>
            </w:del>
            <w:ins w:id="41" w:author="Jack Plummer" w:date="2023-09-05T10:26:00Z">
              <w:r w:rsidR="008125A8">
                <w:rPr>
                  <w:rFonts w:ascii="Georgia" w:eastAsia="Times New Roman" w:hAnsi="Georgia"/>
                  <w:sz w:val="18"/>
                  <w:szCs w:val="18"/>
                </w:rPr>
                <w:t>specimens</w:t>
              </w:r>
            </w:ins>
            <w:r>
              <w:rPr>
                <w:rFonts w:ascii="Georgia" w:eastAsia="Times New Roman" w:hAnsi="Georgia"/>
                <w:sz w:val="18"/>
                <w:szCs w:val="18"/>
              </w:rPr>
              <w:t xml:space="preserve"> have been collected from 11 locations and each of them face different threats ranging from mining, agricultural land-use to dam development. </w:t>
            </w:r>
          </w:p>
        </w:tc>
      </w:tr>
    </w:tbl>
    <w:p w14:paraId="302D01FE" w14:textId="77777777" w:rsidR="00000000" w:rsidRDefault="00000000">
      <w:pPr>
        <w:pStyle w:val="Heading2"/>
        <w:divId w:val="392430729"/>
        <w:rPr>
          <w:rFonts w:ascii="Georgia" w:eastAsia="Times New Roman" w:hAnsi="Georgia"/>
          <w:sz w:val="27"/>
          <w:szCs w:val="27"/>
        </w:rPr>
      </w:pPr>
      <w:r>
        <w:rPr>
          <w:rFonts w:ascii="Georgia" w:eastAsia="Times New Roman" w:hAnsi="Georgia"/>
          <w:sz w:val="27"/>
          <w:szCs w:val="27"/>
        </w:rPr>
        <w:t>Very restricted AOO or number of locations (triggers VU D2)</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873"/>
        <w:gridCol w:w="4137"/>
      </w:tblGrid>
      <w:tr w:rsidR="00000000" w14:paraId="2A87E7A3" w14:textId="77777777">
        <w:trPr>
          <w:divId w:val="392430729"/>
          <w:tblCellSpacing w:w="15" w:type="dxa"/>
        </w:trPr>
        <w:tc>
          <w:tcPr>
            <w:tcW w:w="0" w:type="auto"/>
            <w:tcBorders>
              <w:bottom w:val="single" w:sz="6" w:space="0" w:color="000000"/>
            </w:tcBorders>
            <w:shd w:val="clear" w:color="auto" w:fill="BBBBBB"/>
            <w:vAlign w:val="center"/>
            <w:hideMark/>
          </w:tcPr>
          <w:p w14:paraId="49B233EE"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Very restricted in area of occupancy (AOO) and/or # of locations</w:t>
            </w:r>
          </w:p>
        </w:tc>
        <w:tc>
          <w:tcPr>
            <w:tcW w:w="0" w:type="auto"/>
            <w:tcBorders>
              <w:bottom w:val="single" w:sz="6" w:space="0" w:color="000000"/>
            </w:tcBorders>
            <w:shd w:val="clear" w:color="auto" w:fill="BBBBBB"/>
            <w:vAlign w:val="center"/>
            <w:hideMark/>
          </w:tcPr>
          <w:p w14:paraId="547F1650"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50142ECE" w14:textId="77777777">
        <w:trPr>
          <w:divId w:val="392430729"/>
          <w:tblCellSpacing w:w="15" w:type="dxa"/>
        </w:trPr>
        <w:tc>
          <w:tcPr>
            <w:tcW w:w="0" w:type="auto"/>
            <w:vAlign w:val="center"/>
            <w:hideMark/>
          </w:tcPr>
          <w:p w14:paraId="3ACE1342" w14:textId="77777777" w:rsidR="00000000" w:rsidRDefault="00000000">
            <w:pPr>
              <w:spacing w:after="75"/>
              <w:rPr>
                <w:rFonts w:ascii="Georgia" w:eastAsia="Times New Roman" w:hAnsi="Georgia"/>
                <w:sz w:val="18"/>
                <w:szCs w:val="18"/>
              </w:rPr>
            </w:pPr>
            <w:r>
              <w:rPr>
                <w:rFonts w:ascii="Georgia" w:eastAsia="Times New Roman" w:hAnsi="Georgia"/>
                <w:sz w:val="18"/>
                <w:szCs w:val="18"/>
              </w:rPr>
              <w:t>No</w:t>
            </w:r>
          </w:p>
        </w:tc>
        <w:tc>
          <w:tcPr>
            <w:tcW w:w="0" w:type="auto"/>
            <w:vAlign w:val="center"/>
            <w:hideMark/>
          </w:tcPr>
          <w:p w14:paraId="0EC5A9EA" w14:textId="77777777" w:rsidR="00000000" w:rsidRDefault="00000000">
            <w:pPr>
              <w:spacing w:after="75"/>
              <w:rPr>
                <w:rFonts w:ascii="Georgia" w:eastAsia="Times New Roman" w:hAnsi="Georgia"/>
                <w:sz w:val="18"/>
                <w:szCs w:val="18"/>
              </w:rPr>
            </w:pPr>
            <w:r>
              <w:rPr>
                <w:rFonts w:ascii="Georgia" w:eastAsia="Times New Roman" w:hAnsi="Georgia"/>
                <w:sz w:val="18"/>
                <w:szCs w:val="18"/>
              </w:rPr>
              <w:t>The species is found at multiple locations in Zambia and DRC.</w:t>
            </w:r>
          </w:p>
        </w:tc>
      </w:tr>
    </w:tbl>
    <w:p w14:paraId="3154628A" w14:textId="77777777" w:rsidR="00000000" w:rsidRDefault="00000000">
      <w:pPr>
        <w:pStyle w:val="Heading2"/>
        <w:divId w:val="392430729"/>
        <w:rPr>
          <w:rFonts w:ascii="Georgia" w:eastAsia="Times New Roman" w:hAnsi="Georgia"/>
          <w:sz w:val="27"/>
          <w:szCs w:val="27"/>
        </w:rPr>
      </w:pPr>
      <w:r>
        <w:rPr>
          <w:rFonts w:ascii="Georgia" w:eastAsia="Times New Roman" w:hAnsi="Georgia"/>
          <w:sz w:val="27"/>
          <w:szCs w:val="27"/>
        </w:rPr>
        <w:t>Elevation / Depth / Depth Zones</w:t>
      </w:r>
    </w:p>
    <w:p w14:paraId="0D550979" w14:textId="77777777" w:rsidR="00000000" w:rsidRDefault="00000000">
      <w:pPr>
        <w:pStyle w:val="NormalWeb"/>
        <w:divId w:val="392430729"/>
        <w:rPr>
          <w:rFonts w:ascii="Georgia" w:hAnsi="Georgia"/>
        </w:rPr>
      </w:pPr>
      <w:r>
        <w:rPr>
          <w:rStyle w:val="datalabel1"/>
          <w:rFonts w:ascii="Georgia" w:hAnsi="Georgia"/>
        </w:rPr>
        <w:t xml:space="preserve">Elevation Lower Limit (in metres above sea level): </w:t>
      </w:r>
      <w:r>
        <w:rPr>
          <w:rFonts w:ascii="Georgia" w:hAnsi="Georgia"/>
        </w:rPr>
        <w:t>1260</w:t>
      </w:r>
    </w:p>
    <w:p w14:paraId="1259296C" w14:textId="77777777" w:rsidR="00000000" w:rsidRDefault="00000000">
      <w:pPr>
        <w:pStyle w:val="NormalWeb"/>
        <w:divId w:val="392430729"/>
        <w:rPr>
          <w:rFonts w:ascii="Georgia" w:hAnsi="Georgia"/>
        </w:rPr>
      </w:pPr>
      <w:r>
        <w:rPr>
          <w:rStyle w:val="datalabel1"/>
          <w:rFonts w:ascii="Georgia" w:hAnsi="Georgia"/>
        </w:rPr>
        <w:t xml:space="preserve">Elevation Upper Limit (in metres above sea level): </w:t>
      </w:r>
      <w:r>
        <w:rPr>
          <w:rFonts w:ascii="Georgia" w:hAnsi="Georgia"/>
        </w:rPr>
        <w:t>1800</w:t>
      </w:r>
    </w:p>
    <w:p w14:paraId="0196CC23" w14:textId="77777777" w:rsidR="00000000" w:rsidRDefault="00000000">
      <w:pPr>
        <w:pStyle w:val="Heading2"/>
        <w:divId w:val="392430729"/>
        <w:rPr>
          <w:rFonts w:ascii="Georgia" w:eastAsia="Times New Roman" w:hAnsi="Georgia"/>
          <w:sz w:val="27"/>
          <w:szCs w:val="27"/>
        </w:rPr>
      </w:pPr>
      <w:r>
        <w:rPr>
          <w:rFonts w:ascii="Georgia" w:eastAsia="Times New Roman" w:hAnsi="Georgia"/>
          <w:sz w:val="27"/>
          <w:szCs w:val="27"/>
        </w:rPr>
        <w:t>Map Status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677"/>
        <w:gridCol w:w="1140"/>
        <w:gridCol w:w="1744"/>
        <w:gridCol w:w="983"/>
        <w:gridCol w:w="1003"/>
        <w:gridCol w:w="1228"/>
        <w:gridCol w:w="1145"/>
        <w:gridCol w:w="1090"/>
      </w:tblGrid>
      <w:tr w:rsidR="00000000" w14:paraId="7B85AB06" w14:textId="77777777">
        <w:trPr>
          <w:divId w:val="392430729"/>
          <w:tblCellSpacing w:w="15" w:type="dxa"/>
        </w:trPr>
        <w:tc>
          <w:tcPr>
            <w:tcW w:w="0" w:type="auto"/>
            <w:tcBorders>
              <w:bottom w:val="single" w:sz="6" w:space="0" w:color="000000"/>
            </w:tcBorders>
            <w:shd w:val="clear" w:color="auto" w:fill="BBBBBB"/>
            <w:vAlign w:val="center"/>
            <w:hideMark/>
          </w:tcPr>
          <w:p w14:paraId="1121FB29"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Map Status</w:t>
            </w:r>
          </w:p>
        </w:tc>
        <w:tc>
          <w:tcPr>
            <w:tcW w:w="0" w:type="auto"/>
            <w:tcBorders>
              <w:bottom w:val="single" w:sz="6" w:space="0" w:color="000000"/>
            </w:tcBorders>
            <w:shd w:val="clear" w:color="auto" w:fill="BBBBBB"/>
            <w:vAlign w:val="center"/>
            <w:hideMark/>
          </w:tcPr>
          <w:p w14:paraId="5FAD2052"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Use map from previous assessment</w:t>
            </w:r>
          </w:p>
        </w:tc>
        <w:tc>
          <w:tcPr>
            <w:tcW w:w="0" w:type="auto"/>
            <w:tcBorders>
              <w:bottom w:val="single" w:sz="6" w:space="0" w:color="000000"/>
            </w:tcBorders>
            <w:shd w:val="clear" w:color="auto" w:fill="BBBBBB"/>
            <w:vAlign w:val="center"/>
            <w:hideMark/>
          </w:tcPr>
          <w:p w14:paraId="0FBDD99F"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How the map was created, including data sources/methods used:</w:t>
            </w:r>
          </w:p>
        </w:tc>
        <w:tc>
          <w:tcPr>
            <w:tcW w:w="0" w:type="auto"/>
            <w:tcBorders>
              <w:bottom w:val="single" w:sz="6" w:space="0" w:color="000000"/>
            </w:tcBorders>
            <w:shd w:val="clear" w:color="auto" w:fill="BBBBBB"/>
            <w:vAlign w:val="center"/>
            <w:hideMark/>
          </w:tcPr>
          <w:p w14:paraId="0152733F"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Please state reason for map not available:</w:t>
            </w:r>
          </w:p>
        </w:tc>
        <w:tc>
          <w:tcPr>
            <w:tcW w:w="0" w:type="auto"/>
            <w:tcBorders>
              <w:bottom w:val="single" w:sz="6" w:space="0" w:color="000000"/>
            </w:tcBorders>
            <w:shd w:val="clear" w:color="auto" w:fill="BBBBBB"/>
            <w:vAlign w:val="center"/>
            <w:hideMark/>
          </w:tcPr>
          <w:p w14:paraId="531BDA21"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Data Sensitive?</w:t>
            </w:r>
          </w:p>
        </w:tc>
        <w:tc>
          <w:tcPr>
            <w:tcW w:w="0" w:type="auto"/>
            <w:tcBorders>
              <w:bottom w:val="single" w:sz="6" w:space="0" w:color="000000"/>
            </w:tcBorders>
            <w:shd w:val="clear" w:color="auto" w:fill="BBBBBB"/>
            <w:vAlign w:val="center"/>
            <w:hideMark/>
          </w:tcPr>
          <w:p w14:paraId="6E8BFE33"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c>
          <w:tcPr>
            <w:tcW w:w="0" w:type="auto"/>
            <w:tcBorders>
              <w:bottom w:val="single" w:sz="6" w:space="0" w:color="000000"/>
            </w:tcBorders>
            <w:shd w:val="clear" w:color="auto" w:fill="BBBBBB"/>
            <w:vAlign w:val="center"/>
            <w:hideMark/>
          </w:tcPr>
          <w:p w14:paraId="0BA3EA82"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Geographic range this applies to:</w:t>
            </w:r>
          </w:p>
        </w:tc>
        <w:tc>
          <w:tcPr>
            <w:tcW w:w="0" w:type="auto"/>
            <w:tcBorders>
              <w:bottom w:val="single" w:sz="6" w:space="0" w:color="000000"/>
            </w:tcBorders>
            <w:shd w:val="clear" w:color="auto" w:fill="BBBBBB"/>
            <w:vAlign w:val="center"/>
            <w:hideMark/>
          </w:tcPr>
          <w:p w14:paraId="2A6839FF"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Date restriction imposed:</w:t>
            </w:r>
          </w:p>
        </w:tc>
      </w:tr>
      <w:tr w:rsidR="00000000" w14:paraId="0D018AC2" w14:textId="77777777">
        <w:trPr>
          <w:divId w:val="392430729"/>
          <w:tblCellSpacing w:w="15" w:type="dxa"/>
        </w:trPr>
        <w:tc>
          <w:tcPr>
            <w:tcW w:w="0" w:type="auto"/>
            <w:vAlign w:val="center"/>
            <w:hideMark/>
          </w:tcPr>
          <w:p w14:paraId="51FEF8A5" w14:textId="77777777" w:rsidR="00000000" w:rsidRDefault="00000000">
            <w:pPr>
              <w:spacing w:after="75"/>
              <w:rPr>
                <w:rFonts w:ascii="Georgia" w:eastAsia="Times New Roman" w:hAnsi="Georgia"/>
                <w:sz w:val="18"/>
                <w:szCs w:val="18"/>
              </w:rPr>
            </w:pPr>
            <w:r>
              <w:rPr>
                <w:rFonts w:ascii="Georgia" w:eastAsia="Times New Roman" w:hAnsi="Georgia"/>
                <w:sz w:val="18"/>
                <w:szCs w:val="18"/>
              </w:rPr>
              <w:t>Done</w:t>
            </w:r>
          </w:p>
        </w:tc>
        <w:tc>
          <w:tcPr>
            <w:tcW w:w="0" w:type="auto"/>
            <w:vAlign w:val="center"/>
            <w:hideMark/>
          </w:tcPr>
          <w:p w14:paraId="3D95A856"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3167AF47" w14:textId="6C78DCD6" w:rsidR="00000000" w:rsidRDefault="00000000">
            <w:pPr>
              <w:spacing w:after="75"/>
              <w:rPr>
                <w:rFonts w:ascii="Georgia" w:eastAsia="Times New Roman" w:hAnsi="Georgia"/>
                <w:sz w:val="18"/>
                <w:szCs w:val="18"/>
              </w:rPr>
            </w:pPr>
            <w:r>
              <w:rPr>
                <w:rFonts w:ascii="Georgia" w:eastAsia="Times New Roman" w:hAnsi="Georgia"/>
                <w:sz w:val="18"/>
                <w:szCs w:val="18"/>
              </w:rPr>
              <w:t xml:space="preserve">Prepared in </w:t>
            </w:r>
            <w:proofErr w:type="spellStart"/>
            <w:r>
              <w:rPr>
                <w:rFonts w:ascii="Georgia" w:eastAsia="Times New Roman" w:hAnsi="Georgia"/>
                <w:sz w:val="18"/>
                <w:szCs w:val="18"/>
              </w:rPr>
              <w:t>GeoCat</w:t>
            </w:r>
            <w:proofErr w:type="spellEnd"/>
            <w:ins w:id="42" w:author="Jack Plummer" w:date="2023-09-05T10:26:00Z">
              <w:r w:rsidR="008125A8">
                <w:rPr>
                  <w:rFonts w:ascii="Georgia" w:eastAsia="Times New Roman" w:hAnsi="Georgia"/>
                  <w:sz w:val="18"/>
                  <w:szCs w:val="18"/>
                </w:rPr>
                <w:t xml:space="preserve"> </w:t>
              </w:r>
            </w:ins>
            <w:r>
              <w:rPr>
                <w:rFonts w:ascii="Georgia" w:eastAsia="Times New Roman" w:hAnsi="Georgia"/>
                <w:sz w:val="18"/>
                <w:szCs w:val="18"/>
              </w:rPr>
              <w:t>(Moat et</w:t>
            </w:r>
            <w:ins w:id="43" w:author="Jack Plummer" w:date="2023-09-05T10:26:00Z">
              <w:r w:rsidR="008125A8">
                <w:rPr>
                  <w:rFonts w:ascii="Georgia" w:eastAsia="Times New Roman" w:hAnsi="Georgia"/>
                  <w:sz w:val="18"/>
                  <w:szCs w:val="18"/>
                </w:rPr>
                <w:t xml:space="preserve"> </w:t>
              </w:r>
            </w:ins>
            <w:r>
              <w:rPr>
                <w:rFonts w:ascii="Georgia" w:eastAsia="Times New Roman" w:hAnsi="Georgia"/>
                <w:sz w:val="18"/>
                <w:szCs w:val="18"/>
              </w:rPr>
              <w:t>al.</w:t>
            </w:r>
            <w:ins w:id="44" w:author="Jack Plummer" w:date="2023-09-05T10:26:00Z">
              <w:r w:rsidR="008125A8">
                <w:rPr>
                  <w:rFonts w:ascii="Georgia" w:eastAsia="Times New Roman" w:hAnsi="Georgia"/>
                  <w:sz w:val="18"/>
                  <w:szCs w:val="18"/>
                </w:rPr>
                <w:t xml:space="preserve"> </w:t>
              </w:r>
            </w:ins>
            <w:del w:id="45" w:author="Jack Plummer" w:date="2023-09-05T10:26:00Z">
              <w:r w:rsidDel="008125A8">
                <w:rPr>
                  <w:rFonts w:ascii="Georgia" w:eastAsia="Times New Roman" w:hAnsi="Georgia"/>
                  <w:sz w:val="18"/>
                  <w:szCs w:val="18"/>
                </w:rPr>
                <w:delText>,</w:delText>
              </w:r>
            </w:del>
            <w:r>
              <w:rPr>
                <w:rFonts w:ascii="Georgia" w:eastAsia="Times New Roman" w:hAnsi="Georgia"/>
                <w:sz w:val="18"/>
                <w:szCs w:val="18"/>
              </w:rPr>
              <w:t>2023) based on 11 georeferenced herbarium specimens (Global Biodiversity Information Facility</w:t>
            </w:r>
            <w:ins w:id="46" w:author="Jack Plummer" w:date="2023-09-05T10:26:00Z">
              <w:r w:rsidR="008125A8">
                <w:rPr>
                  <w:rFonts w:ascii="Georgia" w:eastAsia="Times New Roman" w:hAnsi="Georgia"/>
                  <w:sz w:val="18"/>
                  <w:szCs w:val="18"/>
                </w:rPr>
                <w:t xml:space="preserve"> </w:t>
              </w:r>
            </w:ins>
            <w:del w:id="47" w:author="Jack Plummer" w:date="2023-09-05T10:26:00Z">
              <w:r w:rsidDel="008125A8">
                <w:rPr>
                  <w:rFonts w:ascii="Georgia" w:eastAsia="Times New Roman" w:hAnsi="Georgia"/>
                  <w:sz w:val="18"/>
                  <w:szCs w:val="18"/>
                </w:rPr>
                <w:delText>,</w:delText>
              </w:r>
            </w:del>
            <w:r>
              <w:rPr>
                <w:rFonts w:ascii="Georgia" w:eastAsia="Times New Roman" w:hAnsi="Georgia"/>
                <w:sz w:val="18"/>
                <w:szCs w:val="18"/>
              </w:rPr>
              <w:t>2023)</w:t>
            </w:r>
          </w:p>
        </w:tc>
        <w:tc>
          <w:tcPr>
            <w:tcW w:w="0" w:type="auto"/>
            <w:vAlign w:val="center"/>
            <w:hideMark/>
          </w:tcPr>
          <w:p w14:paraId="71BC0DEF"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566F6D2E"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0BBC5229"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52A89735"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28BD9B74"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0F34F13F" w14:textId="77777777" w:rsidR="00000000" w:rsidRDefault="00000000">
      <w:pPr>
        <w:pStyle w:val="Heading2"/>
        <w:divId w:val="392430729"/>
        <w:rPr>
          <w:rFonts w:ascii="Georgia" w:eastAsia="Times New Roman" w:hAnsi="Georgia"/>
          <w:sz w:val="27"/>
          <w:szCs w:val="27"/>
        </w:rPr>
      </w:pPr>
      <w:r>
        <w:rPr>
          <w:rFonts w:ascii="Georgia" w:eastAsia="Times New Roman" w:hAnsi="Georgia"/>
          <w:sz w:val="27"/>
          <w:szCs w:val="27"/>
        </w:rPr>
        <w:t>Biogeographic Realms</w:t>
      </w:r>
    </w:p>
    <w:p w14:paraId="7D17BD46" w14:textId="77777777" w:rsidR="00000000" w:rsidRDefault="00000000">
      <w:pPr>
        <w:pStyle w:val="NormalWeb"/>
        <w:divId w:val="392430729"/>
        <w:rPr>
          <w:rFonts w:ascii="Georgia" w:hAnsi="Georgia"/>
        </w:rPr>
      </w:pPr>
      <w:r>
        <w:rPr>
          <w:rStyle w:val="datalabel1"/>
          <w:rFonts w:ascii="Georgia" w:hAnsi="Georgia"/>
        </w:rPr>
        <w:t xml:space="preserve">Biogeographic Realm: </w:t>
      </w:r>
      <w:r>
        <w:rPr>
          <w:rFonts w:ascii="Georgia" w:hAnsi="Georgia"/>
        </w:rPr>
        <w:t>Afrotropical</w:t>
      </w:r>
    </w:p>
    <w:p w14:paraId="12C519E6" w14:textId="77777777" w:rsidR="00000000" w:rsidRDefault="00000000">
      <w:pPr>
        <w:pStyle w:val="Heading1"/>
        <w:divId w:val="1569531105"/>
        <w:rPr>
          <w:rFonts w:ascii="Georgia" w:eastAsia="Times New Roman" w:hAnsi="Georgia"/>
          <w:sz w:val="29"/>
          <w:szCs w:val="29"/>
        </w:rPr>
      </w:pPr>
      <w:r>
        <w:rPr>
          <w:rFonts w:ascii="Georgia" w:eastAsia="Times New Roman" w:hAnsi="Georgia"/>
          <w:sz w:val="29"/>
          <w:szCs w:val="29"/>
        </w:rPr>
        <w:t>Occurrence</w:t>
      </w:r>
    </w:p>
    <w:p w14:paraId="2E7F3C96" w14:textId="77777777" w:rsidR="00000000" w:rsidRDefault="00000000">
      <w:pPr>
        <w:pStyle w:val="Heading2"/>
        <w:divId w:val="1569531105"/>
        <w:rPr>
          <w:rFonts w:ascii="Georgia" w:eastAsia="Times New Roman" w:hAnsi="Georgia"/>
          <w:sz w:val="27"/>
          <w:szCs w:val="27"/>
        </w:rPr>
      </w:pPr>
      <w:r>
        <w:rPr>
          <w:rFonts w:ascii="Georgia" w:eastAsia="Times New Roman" w:hAnsi="Georgia"/>
          <w:sz w:val="27"/>
          <w:szCs w:val="27"/>
        </w:rPr>
        <w:lastRenderedPageBreak/>
        <w:t>Countries of Occurrence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203"/>
        <w:gridCol w:w="901"/>
        <w:gridCol w:w="657"/>
        <w:gridCol w:w="1430"/>
        <w:gridCol w:w="1154"/>
      </w:tblGrid>
      <w:tr w:rsidR="00000000" w14:paraId="20B441ED" w14:textId="77777777">
        <w:trPr>
          <w:divId w:val="1569531105"/>
          <w:tblCellSpacing w:w="15" w:type="dxa"/>
        </w:trPr>
        <w:tc>
          <w:tcPr>
            <w:tcW w:w="0" w:type="auto"/>
            <w:tcBorders>
              <w:bottom w:val="single" w:sz="6" w:space="0" w:color="000000"/>
            </w:tcBorders>
            <w:shd w:val="clear" w:color="auto" w:fill="BBBBBB"/>
            <w:vAlign w:val="center"/>
            <w:hideMark/>
          </w:tcPr>
          <w:p w14:paraId="62440A86"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Country</w:t>
            </w:r>
          </w:p>
        </w:tc>
        <w:tc>
          <w:tcPr>
            <w:tcW w:w="0" w:type="auto"/>
            <w:tcBorders>
              <w:bottom w:val="single" w:sz="6" w:space="0" w:color="000000"/>
            </w:tcBorders>
            <w:shd w:val="clear" w:color="auto" w:fill="BBBBBB"/>
            <w:vAlign w:val="center"/>
            <w:hideMark/>
          </w:tcPr>
          <w:p w14:paraId="6754B42F"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Presence</w:t>
            </w:r>
          </w:p>
        </w:tc>
        <w:tc>
          <w:tcPr>
            <w:tcW w:w="0" w:type="auto"/>
            <w:tcBorders>
              <w:bottom w:val="single" w:sz="6" w:space="0" w:color="000000"/>
            </w:tcBorders>
            <w:shd w:val="clear" w:color="auto" w:fill="BBBBBB"/>
            <w:vAlign w:val="center"/>
            <w:hideMark/>
          </w:tcPr>
          <w:p w14:paraId="3791526E"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Origin</w:t>
            </w:r>
          </w:p>
        </w:tc>
        <w:tc>
          <w:tcPr>
            <w:tcW w:w="0" w:type="auto"/>
            <w:tcBorders>
              <w:bottom w:val="single" w:sz="6" w:space="0" w:color="000000"/>
            </w:tcBorders>
            <w:shd w:val="clear" w:color="auto" w:fill="BBBBBB"/>
            <w:vAlign w:val="center"/>
            <w:hideMark/>
          </w:tcPr>
          <w:p w14:paraId="5D141A41"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Formerly Bred</w:t>
            </w:r>
          </w:p>
        </w:tc>
        <w:tc>
          <w:tcPr>
            <w:tcW w:w="0" w:type="auto"/>
            <w:tcBorders>
              <w:bottom w:val="single" w:sz="6" w:space="0" w:color="000000"/>
            </w:tcBorders>
            <w:shd w:val="clear" w:color="auto" w:fill="BBBBBB"/>
            <w:vAlign w:val="center"/>
            <w:hideMark/>
          </w:tcPr>
          <w:p w14:paraId="674016B6"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Seasonality</w:t>
            </w:r>
          </w:p>
        </w:tc>
      </w:tr>
      <w:tr w:rsidR="00000000" w14:paraId="48F24F4F" w14:textId="77777777">
        <w:trPr>
          <w:divId w:val="1569531105"/>
          <w:tblCellSpacing w:w="15" w:type="dxa"/>
        </w:trPr>
        <w:tc>
          <w:tcPr>
            <w:tcW w:w="0" w:type="auto"/>
            <w:tcBorders>
              <w:bottom w:val="single" w:sz="6" w:space="0" w:color="CCCCCC"/>
            </w:tcBorders>
            <w:vAlign w:val="center"/>
            <w:hideMark/>
          </w:tcPr>
          <w:p w14:paraId="3E51D39A" w14:textId="77777777" w:rsidR="00000000" w:rsidRDefault="00000000">
            <w:pPr>
              <w:spacing w:after="75"/>
              <w:rPr>
                <w:rFonts w:ascii="Georgia" w:eastAsia="Times New Roman" w:hAnsi="Georgia"/>
                <w:sz w:val="18"/>
                <w:szCs w:val="18"/>
              </w:rPr>
            </w:pPr>
            <w:r>
              <w:rPr>
                <w:rFonts w:ascii="Georgia" w:eastAsia="Times New Roman" w:hAnsi="Georgia"/>
                <w:sz w:val="18"/>
                <w:szCs w:val="18"/>
              </w:rPr>
              <w:t>Congo, The Democratic Republic of the</w:t>
            </w:r>
          </w:p>
        </w:tc>
        <w:tc>
          <w:tcPr>
            <w:tcW w:w="0" w:type="auto"/>
            <w:tcBorders>
              <w:bottom w:val="single" w:sz="6" w:space="0" w:color="CCCCCC"/>
            </w:tcBorders>
            <w:vAlign w:val="center"/>
            <w:hideMark/>
          </w:tcPr>
          <w:p w14:paraId="642F7EC1" w14:textId="77777777" w:rsidR="00000000" w:rsidRDefault="00000000">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0D1E9AB7" w14:textId="77777777" w:rsidR="00000000" w:rsidRDefault="00000000">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6A2227D5"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tcBorders>
              <w:bottom w:val="single" w:sz="6" w:space="0" w:color="CCCCCC"/>
            </w:tcBorders>
            <w:vAlign w:val="center"/>
            <w:hideMark/>
          </w:tcPr>
          <w:p w14:paraId="3B5F0FEA" w14:textId="77777777" w:rsidR="00000000" w:rsidRDefault="00000000">
            <w:pPr>
              <w:spacing w:after="75"/>
              <w:rPr>
                <w:rFonts w:ascii="Georgia" w:eastAsia="Times New Roman" w:hAnsi="Georgia"/>
                <w:sz w:val="18"/>
                <w:szCs w:val="18"/>
              </w:rPr>
            </w:pPr>
            <w:r>
              <w:rPr>
                <w:rFonts w:ascii="Georgia" w:eastAsia="Times New Roman" w:hAnsi="Georgia"/>
                <w:sz w:val="18"/>
                <w:szCs w:val="18"/>
              </w:rPr>
              <w:t>Resident</w:t>
            </w:r>
          </w:p>
        </w:tc>
      </w:tr>
      <w:tr w:rsidR="00000000" w14:paraId="1FC1E479" w14:textId="77777777">
        <w:trPr>
          <w:divId w:val="1569531105"/>
          <w:tblCellSpacing w:w="15" w:type="dxa"/>
        </w:trPr>
        <w:tc>
          <w:tcPr>
            <w:tcW w:w="0" w:type="auto"/>
            <w:tcBorders>
              <w:bottom w:val="single" w:sz="6" w:space="0" w:color="CCCCCC"/>
            </w:tcBorders>
            <w:vAlign w:val="center"/>
            <w:hideMark/>
          </w:tcPr>
          <w:p w14:paraId="12D97899" w14:textId="77777777" w:rsidR="00000000" w:rsidRDefault="00000000">
            <w:pPr>
              <w:spacing w:after="75"/>
              <w:rPr>
                <w:rFonts w:ascii="Georgia" w:eastAsia="Times New Roman" w:hAnsi="Georgia"/>
                <w:sz w:val="18"/>
                <w:szCs w:val="18"/>
              </w:rPr>
            </w:pPr>
            <w:r>
              <w:rPr>
                <w:rFonts w:ascii="Georgia" w:eastAsia="Times New Roman" w:hAnsi="Georgia"/>
                <w:sz w:val="18"/>
                <w:szCs w:val="18"/>
              </w:rPr>
              <w:t>Zambia</w:t>
            </w:r>
          </w:p>
        </w:tc>
        <w:tc>
          <w:tcPr>
            <w:tcW w:w="0" w:type="auto"/>
            <w:tcBorders>
              <w:bottom w:val="single" w:sz="6" w:space="0" w:color="CCCCCC"/>
            </w:tcBorders>
            <w:vAlign w:val="center"/>
            <w:hideMark/>
          </w:tcPr>
          <w:p w14:paraId="3BF43277" w14:textId="77777777" w:rsidR="00000000" w:rsidRDefault="00000000">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2240D181" w14:textId="77777777" w:rsidR="00000000" w:rsidRDefault="00000000">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2BB20646"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tcBorders>
              <w:bottom w:val="single" w:sz="6" w:space="0" w:color="CCCCCC"/>
            </w:tcBorders>
            <w:vAlign w:val="center"/>
            <w:hideMark/>
          </w:tcPr>
          <w:p w14:paraId="67A77F0C" w14:textId="77777777" w:rsidR="00000000" w:rsidRDefault="00000000">
            <w:pPr>
              <w:spacing w:after="75"/>
              <w:rPr>
                <w:rFonts w:ascii="Georgia" w:eastAsia="Times New Roman" w:hAnsi="Georgia"/>
                <w:sz w:val="18"/>
                <w:szCs w:val="18"/>
              </w:rPr>
            </w:pPr>
            <w:r>
              <w:rPr>
                <w:rFonts w:ascii="Georgia" w:eastAsia="Times New Roman" w:hAnsi="Georgia"/>
                <w:sz w:val="18"/>
                <w:szCs w:val="18"/>
              </w:rPr>
              <w:t>Resident</w:t>
            </w:r>
          </w:p>
        </w:tc>
      </w:tr>
    </w:tbl>
    <w:p w14:paraId="6C66CC1F" w14:textId="77777777" w:rsidR="00000000" w:rsidRDefault="00000000">
      <w:pPr>
        <w:pStyle w:val="Heading1"/>
        <w:divId w:val="1595438911"/>
        <w:rPr>
          <w:rFonts w:ascii="Georgia" w:eastAsia="Times New Roman" w:hAnsi="Georgia"/>
          <w:sz w:val="29"/>
          <w:szCs w:val="29"/>
        </w:rPr>
      </w:pPr>
      <w:r>
        <w:rPr>
          <w:rFonts w:ascii="Georgia" w:eastAsia="Times New Roman" w:hAnsi="Georgia"/>
          <w:sz w:val="29"/>
          <w:szCs w:val="29"/>
        </w:rPr>
        <w:t>Population</w:t>
      </w:r>
    </w:p>
    <w:p w14:paraId="3EB1BD1E" w14:textId="77777777" w:rsidR="00000000" w:rsidRDefault="00000000">
      <w:pPr>
        <w:pStyle w:val="NormalWeb"/>
        <w:divId w:val="1595438911"/>
        <w:rPr>
          <w:rFonts w:ascii="Georgia" w:hAnsi="Georgia"/>
        </w:rPr>
      </w:pPr>
      <w:r>
        <w:rPr>
          <w:rFonts w:ascii="Georgia" w:hAnsi="Georgia"/>
        </w:rPr>
        <w:t>There is no population information for this species. The current population trend is unknown.</w:t>
      </w:r>
    </w:p>
    <w:p w14:paraId="43B10B7A" w14:textId="77777777" w:rsidR="00000000" w:rsidRDefault="00000000">
      <w:pPr>
        <w:pStyle w:val="Heading2"/>
        <w:divId w:val="1595438911"/>
        <w:rPr>
          <w:rFonts w:ascii="Georgia" w:eastAsia="Times New Roman" w:hAnsi="Georgia"/>
          <w:sz w:val="27"/>
          <w:szCs w:val="27"/>
        </w:rPr>
      </w:pPr>
      <w:r>
        <w:rPr>
          <w:rFonts w:ascii="Georgia" w:eastAsia="Times New Roman" w:hAnsi="Georgia"/>
          <w:sz w:val="27"/>
          <w:szCs w:val="27"/>
        </w:rPr>
        <w:t>Population Information</w:t>
      </w:r>
    </w:p>
    <w:p w14:paraId="7A123084" w14:textId="77777777" w:rsidR="00000000" w:rsidRDefault="00000000">
      <w:pPr>
        <w:pStyle w:val="NormalWeb"/>
        <w:divId w:val="1595438911"/>
        <w:rPr>
          <w:rFonts w:ascii="Georgia" w:hAnsi="Georgia"/>
        </w:rPr>
      </w:pPr>
      <w:r>
        <w:rPr>
          <w:rStyle w:val="datalabel1"/>
          <w:rFonts w:ascii="Georgia" w:hAnsi="Georgia"/>
        </w:rPr>
        <w:t xml:space="preserve">Current Population Trend: </w:t>
      </w:r>
      <w:r>
        <w:rPr>
          <w:rFonts w:ascii="Georgia" w:hAnsi="Georgia"/>
        </w:rPr>
        <w:t>Unknown</w:t>
      </w:r>
    </w:p>
    <w:p w14:paraId="26DC390E" w14:textId="77777777" w:rsidR="00000000" w:rsidRDefault="00000000">
      <w:pPr>
        <w:pStyle w:val="Heading1"/>
        <w:divId w:val="1600063389"/>
        <w:rPr>
          <w:rFonts w:ascii="Georgia" w:eastAsia="Times New Roman" w:hAnsi="Georgia"/>
          <w:sz w:val="29"/>
          <w:szCs w:val="29"/>
        </w:rPr>
      </w:pPr>
      <w:r>
        <w:rPr>
          <w:rFonts w:ascii="Georgia" w:eastAsia="Times New Roman" w:hAnsi="Georgia"/>
          <w:sz w:val="29"/>
          <w:szCs w:val="29"/>
        </w:rPr>
        <w:t>Habitats and Ecology</w:t>
      </w:r>
    </w:p>
    <w:p w14:paraId="6985A6B9" w14:textId="63153858" w:rsidR="00000000" w:rsidRDefault="00000000">
      <w:pPr>
        <w:pStyle w:val="NormalWeb"/>
        <w:divId w:val="1600063389"/>
        <w:rPr>
          <w:rFonts w:ascii="Georgia" w:hAnsi="Georgia"/>
        </w:rPr>
      </w:pPr>
      <w:proofErr w:type="spellStart"/>
      <w:r>
        <w:rPr>
          <w:rFonts w:ascii="Georgia" w:hAnsi="Georgia"/>
        </w:rPr>
        <w:t>Bulbostylis</w:t>
      </w:r>
      <w:proofErr w:type="spellEnd"/>
      <w:r>
        <w:rPr>
          <w:rFonts w:ascii="Georgia" w:hAnsi="Georgia"/>
        </w:rPr>
        <w:t xml:space="preserve"> </w:t>
      </w:r>
      <w:proofErr w:type="spellStart"/>
      <w:r>
        <w:rPr>
          <w:rFonts w:ascii="Georgia" w:hAnsi="Georgia"/>
        </w:rPr>
        <w:t>atracuminata</w:t>
      </w:r>
      <w:proofErr w:type="spellEnd"/>
      <w:r>
        <w:rPr>
          <w:rFonts w:ascii="Georgia" w:hAnsi="Georgia"/>
        </w:rPr>
        <w:t xml:space="preserve"> is an annual sedge (Browning </w:t>
      </w:r>
      <w:r w:rsidRPr="008125A8">
        <w:rPr>
          <w:rFonts w:ascii="Georgia" w:hAnsi="Georgia"/>
          <w:i/>
          <w:iCs/>
          <w:rPrChange w:id="48" w:author="Jack Plummer" w:date="2023-09-05T10:26:00Z">
            <w:rPr>
              <w:rFonts w:ascii="Georgia" w:hAnsi="Georgia"/>
            </w:rPr>
          </w:rPrChange>
        </w:rPr>
        <w:t>et al.</w:t>
      </w:r>
      <w:del w:id="49" w:author="Jack Plummer" w:date="2023-09-05T10:26:00Z">
        <w:r w:rsidDel="008125A8">
          <w:rPr>
            <w:rFonts w:ascii="Georgia" w:hAnsi="Georgia"/>
          </w:rPr>
          <w:delText>,</w:delText>
        </w:r>
      </w:del>
      <w:ins w:id="50" w:author="Jack Plummer" w:date="2023-09-05T10:26:00Z">
        <w:r w:rsidR="008125A8">
          <w:rPr>
            <w:rFonts w:ascii="Georgia" w:hAnsi="Georgia"/>
          </w:rPr>
          <w:t xml:space="preserve"> </w:t>
        </w:r>
      </w:ins>
      <w:r>
        <w:rPr>
          <w:rFonts w:ascii="Georgia" w:hAnsi="Georgia"/>
        </w:rPr>
        <w:t xml:space="preserve">2020), commonly found in the seasonally dry tropical ecosystem with a predominantly warm and temperate climate (Larridon </w:t>
      </w:r>
      <w:r w:rsidRPr="008125A8">
        <w:rPr>
          <w:rFonts w:ascii="Georgia" w:hAnsi="Georgia"/>
          <w:i/>
          <w:iCs/>
          <w:rPrChange w:id="51" w:author="Jack Plummer" w:date="2023-09-05T10:27:00Z">
            <w:rPr>
              <w:rFonts w:ascii="Georgia" w:hAnsi="Georgia"/>
            </w:rPr>
          </w:rPrChange>
        </w:rPr>
        <w:t>et al</w:t>
      </w:r>
      <w:ins w:id="52" w:author="Jack Plummer" w:date="2023-09-05T10:27:00Z">
        <w:r w:rsidR="008125A8" w:rsidRPr="008125A8">
          <w:rPr>
            <w:rFonts w:ascii="Georgia" w:hAnsi="Georgia"/>
            <w:i/>
            <w:iCs/>
            <w:rPrChange w:id="53" w:author="Jack Plummer" w:date="2023-09-05T10:27:00Z">
              <w:rPr>
                <w:rFonts w:ascii="Georgia" w:hAnsi="Georgia"/>
              </w:rPr>
            </w:rPrChange>
          </w:rPr>
          <w:t>.</w:t>
        </w:r>
      </w:ins>
      <w:del w:id="54" w:author="Jack Plummer" w:date="2023-09-05T10:27:00Z">
        <w:r w:rsidDel="008125A8">
          <w:rPr>
            <w:rFonts w:ascii="Georgia" w:hAnsi="Georgia"/>
          </w:rPr>
          <w:delText>,</w:delText>
        </w:r>
      </w:del>
      <w:r>
        <w:rPr>
          <w:rFonts w:ascii="Georgia" w:hAnsi="Georgia"/>
        </w:rPr>
        <w:t xml:space="preserve"> 2008). Its native habitat include</w:t>
      </w:r>
      <w:ins w:id="55" w:author="Jack Plummer" w:date="2023-09-05T10:27:00Z">
        <w:r w:rsidR="00D0274A">
          <w:rPr>
            <w:rFonts w:ascii="Georgia" w:hAnsi="Georgia"/>
          </w:rPr>
          <w:t>s</w:t>
        </w:r>
      </w:ins>
      <w:r>
        <w:rPr>
          <w:rFonts w:ascii="Georgia" w:hAnsi="Georgia"/>
        </w:rPr>
        <w:t xml:space="preserve"> shallow wetland</w:t>
      </w:r>
      <w:ins w:id="56" w:author="Jack Plummer" w:date="2023-09-05T10:27:00Z">
        <w:r w:rsidR="00D0274A">
          <w:rPr>
            <w:rFonts w:ascii="Georgia" w:hAnsi="Georgia"/>
          </w:rPr>
          <w:t>s</w:t>
        </w:r>
      </w:ins>
      <w:r>
        <w:rPr>
          <w:rFonts w:ascii="Georgia" w:hAnsi="Georgia"/>
        </w:rPr>
        <w:t xml:space="preserve"> near river</w:t>
      </w:r>
      <w:ins w:id="57" w:author="Jack Plummer" w:date="2023-09-05T10:27:00Z">
        <w:r w:rsidR="00D0274A">
          <w:rPr>
            <w:rFonts w:ascii="Georgia" w:hAnsi="Georgia"/>
          </w:rPr>
          <w:t>s</w:t>
        </w:r>
      </w:ins>
      <w:r>
        <w:rPr>
          <w:rFonts w:ascii="Georgia" w:hAnsi="Georgia"/>
        </w:rPr>
        <w:t xml:space="preserve"> in Zambia</w:t>
      </w:r>
      <w:ins w:id="58" w:author="Jack Plummer" w:date="2023-09-05T10:27:00Z">
        <w:r w:rsidR="00D0274A">
          <w:rPr>
            <w:rFonts w:ascii="Georgia" w:hAnsi="Georgia"/>
          </w:rPr>
          <w:t>,</w:t>
        </w:r>
      </w:ins>
      <w:r>
        <w:rPr>
          <w:rFonts w:ascii="Georgia" w:hAnsi="Georgia"/>
        </w:rPr>
        <w:t xml:space="preserve"> and</w:t>
      </w:r>
      <w:del w:id="59" w:author="Jack Plummer" w:date="2023-09-05T10:27:00Z">
        <w:r w:rsidDel="00D0274A">
          <w:rPr>
            <w:rFonts w:ascii="Georgia" w:hAnsi="Georgia"/>
          </w:rPr>
          <w:delText xml:space="preserve"> in</w:delText>
        </w:r>
      </w:del>
      <w:r>
        <w:rPr>
          <w:rFonts w:ascii="Georgia" w:hAnsi="Georgia"/>
        </w:rPr>
        <w:t xml:space="preserve"> temporarily wet areas (marshes, riverbanks)</w:t>
      </w:r>
      <w:ins w:id="60" w:author="Jack Plummer" w:date="2023-09-05T10:28:00Z">
        <w:r w:rsidR="00D0274A">
          <w:rPr>
            <w:rFonts w:ascii="Georgia" w:hAnsi="Georgia"/>
          </w:rPr>
          <w:t xml:space="preserve"> and </w:t>
        </w:r>
      </w:ins>
      <w:del w:id="61" w:author="Jack Plummer" w:date="2023-09-05T10:28:00Z">
        <w:r w:rsidDel="00D0274A">
          <w:rPr>
            <w:rFonts w:ascii="Georgia" w:hAnsi="Georgia"/>
          </w:rPr>
          <w:delText xml:space="preserve">, </w:delText>
        </w:r>
      </w:del>
      <w:del w:id="62" w:author="Jack Plummer" w:date="2023-09-05T10:27:00Z">
        <w:r w:rsidDel="00D0274A">
          <w:rPr>
            <w:rFonts w:ascii="Georgia" w:hAnsi="Georgia"/>
          </w:rPr>
          <w:delText xml:space="preserve">on </w:delText>
        </w:r>
      </w:del>
      <w:r>
        <w:rPr>
          <w:rFonts w:ascii="Georgia" w:hAnsi="Georgia"/>
        </w:rPr>
        <w:t>shallow soil from humid woodland to edge of open forest in Congo (Browning et al., 2020).  Collection</w:t>
      </w:r>
      <w:ins w:id="63" w:author="Jack Plummer" w:date="2023-09-05T10:28:00Z">
        <w:r w:rsidR="00D0274A">
          <w:rPr>
            <w:rFonts w:ascii="Georgia" w:hAnsi="Georgia"/>
          </w:rPr>
          <w:t>s</w:t>
        </w:r>
      </w:ins>
      <w:r>
        <w:rPr>
          <w:rFonts w:ascii="Georgia" w:hAnsi="Georgia"/>
        </w:rPr>
        <w:t xml:space="preserve"> have mainly been made in seasonal bogs and ponds in the DRC and Zambia, and in </w:t>
      </w:r>
      <w:commentRangeStart w:id="64"/>
      <w:r>
        <w:rPr>
          <w:rFonts w:ascii="Georgia" w:hAnsi="Georgia"/>
        </w:rPr>
        <w:t>dam</w:t>
      </w:r>
      <w:del w:id="65" w:author="Jack Plummer" w:date="2023-09-05T10:28:00Z">
        <w:r w:rsidDel="00D0274A">
          <w:rPr>
            <w:rFonts w:ascii="Georgia" w:hAnsi="Georgia"/>
          </w:rPr>
          <w:delText>bo'</w:delText>
        </w:r>
      </w:del>
      <w:r>
        <w:rPr>
          <w:rFonts w:ascii="Georgia" w:hAnsi="Georgia"/>
        </w:rPr>
        <w:t>s</w:t>
      </w:r>
      <w:commentRangeEnd w:id="64"/>
      <w:r w:rsidR="008125A8">
        <w:rPr>
          <w:rStyle w:val="CommentReference"/>
        </w:rPr>
        <w:commentReference w:id="64"/>
      </w:r>
      <w:r>
        <w:rPr>
          <w:rFonts w:ascii="Georgia" w:hAnsi="Georgia"/>
        </w:rPr>
        <w:t xml:space="preserve"> in Zambia (Global Biodiversity Information Facility, 2023).</w:t>
      </w:r>
    </w:p>
    <w:p w14:paraId="475A02D7" w14:textId="77777777" w:rsidR="00000000" w:rsidRDefault="00000000">
      <w:pPr>
        <w:pStyle w:val="Heading2"/>
        <w:divId w:val="1600063389"/>
        <w:rPr>
          <w:rFonts w:ascii="Georgia" w:eastAsia="Times New Roman" w:hAnsi="Georgia"/>
          <w:sz w:val="27"/>
          <w:szCs w:val="27"/>
        </w:rPr>
      </w:pPr>
      <w:r>
        <w:rPr>
          <w:rFonts w:ascii="Georgia" w:eastAsia="Times New Roman" w:hAnsi="Georgia"/>
          <w:sz w:val="27"/>
          <w:szCs w:val="27"/>
        </w:rPr>
        <w:t>IUCN Habitats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647"/>
        <w:gridCol w:w="763"/>
        <w:gridCol w:w="1020"/>
        <w:gridCol w:w="1580"/>
      </w:tblGrid>
      <w:tr w:rsidR="00000000" w14:paraId="7B25FBEA" w14:textId="77777777">
        <w:trPr>
          <w:divId w:val="1600063389"/>
          <w:tblCellSpacing w:w="15" w:type="dxa"/>
        </w:trPr>
        <w:tc>
          <w:tcPr>
            <w:tcW w:w="0" w:type="auto"/>
            <w:tcBorders>
              <w:bottom w:val="single" w:sz="6" w:space="0" w:color="000000"/>
            </w:tcBorders>
            <w:shd w:val="clear" w:color="auto" w:fill="BBBBBB"/>
            <w:vAlign w:val="center"/>
            <w:hideMark/>
          </w:tcPr>
          <w:p w14:paraId="632BC0B4"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Habitat</w:t>
            </w:r>
          </w:p>
        </w:tc>
        <w:tc>
          <w:tcPr>
            <w:tcW w:w="0" w:type="auto"/>
            <w:tcBorders>
              <w:bottom w:val="single" w:sz="6" w:space="0" w:color="000000"/>
            </w:tcBorders>
            <w:shd w:val="clear" w:color="auto" w:fill="BBBBBB"/>
            <w:vAlign w:val="center"/>
            <w:hideMark/>
          </w:tcPr>
          <w:p w14:paraId="208CA7FD"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Season</w:t>
            </w:r>
          </w:p>
        </w:tc>
        <w:tc>
          <w:tcPr>
            <w:tcW w:w="0" w:type="auto"/>
            <w:tcBorders>
              <w:bottom w:val="single" w:sz="6" w:space="0" w:color="000000"/>
            </w:tcBorders>
            <w:shd w:val="clear" w:color="auto" w:fill="BBBBBB"/>
            <w:vAlign w:val="center"/>
            <w:hideMark/>
          </w:tcPr>
          <w:p w14:paraId="4F154C48"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Suitability</w:t>
            </w:r>
          </w:p>
        </w:tc>
        <w:tc>
          <w:tcPr>
            <w:tcW w:w="0" w:type="auto"/>
            <w:tcBorders>
              <w:bottom w:val="single" w:sz="6" w:space="0" w:color="000000"/>
            </w:tcBorders>
            <w:shd w:val="clear" w:color="auto" w:fill="BBBBBB"/>
            <w:vAlign w:val="center"/>
            <w:hideMark/>
          </w:tcPr>
          <w:p w14:paraId="7F1C48E9"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Major Importance?</w:t>
            </w:r>
          </w:p>
        </w:tc>
      </w:tr>
      <w:tr w:rsidR="00000000" w14:paraId="2BE85BFE" w14:textId="77777777">
        <w:trPr>
          <w:divId w:val="1600063389"/>
          <w:tblCellSpacing w:w="15" w:type="dxa"/>
        </w:trPr>
        <w:tc>
          <w:tcPr>
            <w:tcW w:w="0" w:type="auto"/>
            <w:tcBorders>
              <w:bottom w:val="single" w:sz="6" w:space="0" w:color="CCCCCC"/>
            </w:tcBorders>
            <w:vAlign w:val="center"/>
            <w:hideMark/>
          </w:tcPr>
          <w:p w14:paraId="7B3E4826" w14:textId="77777777" w:rsidR="00000000" w:rsidRDefault="00000000">
            <w:pPr>
              <w:spacing w:after="75"/>
              <w:rPr>
                <w:rFonts w:ascii="Georgia" w:eastAsia="Times New Roman" w:hAnsi="Georgia"/>
                <w:sz w:val="18"/>
                <w:szCs w:val="18"/>
              </w:rPr>
            </w:pPr>
            <w:r>
              <w:rPr>
                <w:rFonts w:ascii="Georgia" w:eastAsia="Times New Roman" w:hAnsi="Georgia"/>
                <w:sz w:val="18"/>
                <w:szCs w:val="18"/>
              </w:rPr>
              <w:t>5.2. Wetlands (inland) -&gt; Wetlands (inland) - Seasonal/Intermittent/Irregular Rivers/Streams/Creeks</w:t>
            </w:r>
          </w:p>
        </w:tc>
        <w:tc>
          <w:tcPr>
            <w:tcW w:w="0" w:type="auto"/>
            <w:tcBorders>
              <w:bottom w:val="single" w:sz="6" w:space="0" w:color="CCCCCC"/>
            </w:tcBorders>
            <w:vAlign w:val="center"/>
            <w:hideMark/>
          </w:tcPr>
          <w:p w14:paraId="1F62DBA8" w14:textId="77777777" w:rsidR="00000000" w:rsidRDefault="00000000">
            <w:pPr>
              <w:spacing w:after="75"/>
              <w:rPr>
                <w:rFonts w:ascii="Georgia" w:eastAsia="Times New Roman" w:hAnsi="Georgia"/>
                <w:sz w:val="18"/>
                <w:szCs w:val="18"/>
              </w:rPr>
            </w:pPr>
            <w:r>
              <w:rPr>
                <w:rFonts w:ascii="Georgia" w:eastAsia="Times New Roman" w:hAnsi="Georgia"/>
                <w:sz w:val="18"/>
                <w:szCs w:val="18"/>
              </w:rPr>
              <w:t>Resident</w:t>
            </w:r>
          </w:p>
        </w:tc>
        <w:tc>
          <w:tcPr>
            <w:tcW w:w="0" w:type="auto"/>
            <w:tcBorders>
              <w:bottom w:val="single" w:sz="6" w:space="0" w:color="CCCCCC"/>
            </w:tcBorders>
            <w:vAlign w:val="center"/>
            <w:hideMark/>
          </w:tcPr>
          <w:p w14:paraId="2E918DA1" w14:textId="77777777" w:rsidR="00000000" w:rsidRDefault="00000000">
            <w:pPr>
              <w:spacing w:after="75"/>
              <w:rPr>
                <w:rFonts w:ascii="Georgia" w:eastAsia="Times New Roman" w:hAnsi="Georgia"/>
                <w:sz w:val="18"/>
                <w:szCs w:val="18"/>
              </w:rPr>
            </w:pPr>
            <w:r>
              <w:rPr>
                <w:rFonts w:ascii="Georgia" w:eastAsia="Times New Roman" w:hAnsi="Georgia"/>
                <w:sz w:val="18"/>
                <w:szCs w:val="18"/>
              </w:rPr>
              <w:t>Suitable</w:t>
            </w:r>
          </w:p>
        </w:tc>
        <w:tc>
          <w:tcPr>
            <w:tcW w:w="0" w:type="auto"/>
            <w:tcBorders>
              <w:bottom w:val="single" w:sz="6" w:space="0" w:color="CCCCCC"/>
            </w:tcBorders>
            <w:vAlign w:val="center"/>
            <w:hideMark/>
          </w:tcPr>
          <w:p w14:paraId="20F32BE9"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7EE4FC27" w14:textId="77777777">
        <w:trPr>
          <w:divId w:val="1600063389"/>
          <w:tblCellSpacing w:w="15" w:type="dxa"/>
        </w:trPr>
        <w:tc>
          <w:tcPr>
            <w:tcW w:w="0" w:type="auto"/>
            <w:tcBorders>
              <w:bottom w:val="single" w:sz="6" w:space="0" w:color="CCCCCC"/>
            </w:tcBorders>
            <w:vAlign w:val="center"/>
            <w:hideMark/>
          </w:tcPr>
          <w:p w14:paraId="0C1DEAA8" w14:textId="77777777" w:rsidR="00000000" w:rsidRDefault="00000000">
            <w:pPr>
              <w:spacing w:after="75"/>
              <w:rPr>
                <w:rFonts w:ascii="Georgia" w:eastAsia="Times New Roman" w:hAnsi="Georgia"/>
                <w:sz w:val="18"/>
                <w:szCs w:val="18"/>
              </w:rPr>
            </w:pPr>
            <w:r>
              <w:rPr>
                <w:rFonts w:ascii="Georgia" w:eastAsia="Times New Roman" w:hAnsi="Georgia"/>
                <w:sz w:val="18"/>
                <w:szCs w:val="18"/>
              </w:rPr>
              <w:t>5.8. Wetlands (inland) -&gt; Wetlands (inland) - Seasonal/Intermittent Freshwater Marshes/Pools (under 8ha)</w:t>
            </w:r>
          </w:p>
        </w:tc>
        <w:tc>
          <w:tcPr>
            <w:tcW w:w="0" w:type="auto"/>
            <w:tcBorders>
              <w:bottom w:val="single" w:sz="6" w:space="0" w:color="CCCCCC"/>
            </w:tcBorders>
            <w:vAlign w:val="center"/>
            <w:hideMark/>
          </w:tcPr>
          <w:p w14:paraId="72BFD82A" w14:textId="77777777" w:rsidR="00000000" w:rsidRDefault="00000000">
            <w:pPr>
              <w:spacing w:after="75"/>
              <w:rPr>
                <w:rFonts w:ascii="Georgia" w:eastAsia="Times New Roman" w:hAnsi="Georgia"/>
                <w:sz w:val="18"/>
                <w:szCs w:val="18"/>
              </w:rPr>
            </w:pPr>
            <w:r>
              <w:rPr>
                <w:rFonts w:ascii="Georgia" w:eastAsia="Times New Roman" w:hAnsi="Georgia"/>
                <w:sz w:val="18"/>
                <w:szCs w:val="18"/>
              </w:rPr>
              <w:t>Resident</w:t>
            </w:r>
          </w:p>
        </w:tc>
        <w:tc>
          <w:tcPr>
            <w:tcW w:w="0" w:type="auto"/>
            <w:tcBorders>
              <w:bottom w:val="single" w:sz="6" w:space="0" w:color="CCCCCC"/>
            </w:tcBorders>
            <w:vAlign w:val="center"/>
            <w:hideMark/>
          </w:tcPr>
          <w:p w14:paraId="44D4B8BF" w14:textId="77777777" w:rsidR="00000000" w:rsidRDefault="00000000">
            <w:pPr>
              <w:spacing w:after="75"/>
              <w:rPr>
                <w:rFonts w:ascii="Georgia" w:eastAsia="Times New Roman" w:hAnsi="Georgia"/>
                <w:sz w:val="18"/>
                <w:szCs w:val="18"/>
              </w:rPr>
            </w:pPr>
            <w:r>
              <w:rPr>
                <w:rFonts w:ascii="Georgia" w:eastAsia="Times New Roman" w:hAnsi="Georgia"/>
                <w:sz w:val="18"/>
                <w:szCs w:val="18"/>
              </w:rPr>
              <w:t>Suitable</w:t>
            </w:r>
          </w:p>
        </w:tc>
        <w:tc>
          <w:tcPr>
            <w:tcW w:w="0" w:type="auto"/>
            <w:tcBorders>
              <w:bottom w:val="single" w:sz="6" w:space="0" w:color="CCCCCC"/>
            </w:tcBorders>
            <w:vAlign w:val="center"/>
            <w:hideMark/>
          </w:tcPr>
          <w:p w14:paraId="2FC04A09"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31AA6FE9" w14:textId="77777777" w:rsidR="00000000" w:rsidRDefault="00000000">
      <w:pPr>
        <w:pStyle w:val="Heading2"/>
        <w:divId w:val="1600063389"/>
        <w:rPr>
          <w:rFonts w:ascii="Georgia" w:eastAsia="Times New Roman" w:hAnsi="Georgia"/>
          <w:sz w:val="27"/>
          <w:szCs w:val="27"/>
        </w:rPr>
      </w:pPr>
      <w:r>
        <w:rPr>
          <w:rFonts w:ascii="Georgia" w:eastAsia="Times New Roman" w:hAnsi="Georgia"/>
          <w:sz w:val="27"/>
          <w:szCs w:val="27"/>
        </w:rPr>
        <w:t>Continuing Decline in Habitat</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319"/>
        <w:gridCol w:w="894"/>
        <w:gridCol w:w="5797"/>
      </w:tblGrid>
      <w:tr w:rsidR="00000000" w14:paraId="5E405848" w14:textId="77777777">
        <w:trPr>
          <w:divId w:val="1600063389"/>
          <w:tblCellSpacing w:w="15" w:type="dxa"/>
        </w:trPr>
        <w:tc>
          <w:tcPr>
            <w:tcW w:w="0" w:type="auto"/>
            <w:tcBorders>
              <w:bottom w:val="single" w:sz="6" w:space="0" w:color="000000"/>
            </w:tcBorders>
            <w:shd w:val="clear" w:color="auto" w:fill="BBBBBB"/>
            <w:vAlign w:val="center"/>
            <w:hideMark/>
          </w:tcPr>
          <w:p w14:paraId="72940E57"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Continuing decline in area, extent and/or quality of habitat?</w:t>
            </w:r>
          </w:p>
        </w:tc>
        <w:tc>
          <w:tcPr>
            <w:tcW w:w="0" w:type="auto"/>
            <w:tcBorders>
              <w:bottom w:val="single" w:sz="6" w:space="0" w:color="000000"/>
            </w:tcBorders>
            <w:shd w:val="clear" w:color="auto" w:fill="BBBBBB"/>
            <w:vAlign w:val="center"/>
            <w:hideMark/>
          </w:tcPr>
          <w:p w14:paraId="34F7117F"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Qualifier</w:t>
            </w:r>
          </w:p>
        </w:tc>
        <w:tc>
          <w:tcPr>
            <w:tcW w:w="0" w:type="auto"/>
            <w:tcBorders>
              <w:bottom w:val="single" w:sz="6" w:space="0" w:color="000000"/>
            </w:tcBorders>
            <w:shd w:val="clear" w:color="auto" w:fill="BBBBBB"/>
            <w:vAlign w:val="center"/>
            <w:hideMark/>
          </w:tcPr>
          <w:p w14:paraId="05671294"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47DCF5F5" w14:textId="77777777">
        <w:trPr>
          <w:divId w:val="1600063389"/>
          <w:tblCellSpacing w:w="15" w:type="dxa"/>
        </w:trPr>
        <w:tc>
          <w:tcPr>
            <w:tcW w:w="0" w:type="auto"/>
            <w:vAlign w:val="center"/>
            <w:hideMark/>
          </w:tcPr>
          <w:p w14:paraId="6587BBEA" w14:textId="77777777" w:rsidR="00000000" w:rsidRDefault="00000000">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2340E038" w14:textId="77777777" w:rsidR="00000000" w:rsidRDefault="00000000">
            <w:pPr>
              <w:spacing w:after="75"/>
              <w:rPr>
                <w:rFonts w:ascii="Georgia" w:eastAsia="Times New Roman" w:hAnsi="Georgia"/>
                <w:sz w:val="18"/>
                <w:szCs w:val="18"/>
              </w:rPr>
            </w:pPr>
            <w:r>
              <w:rPr>
                <w:rFonts w:ascii="Georgia" w:eastAsia="Times New Roman" w:hAnsi="Georgia"/>
                <w:sz w:val="18"/>
                <w:szCs w:val="18"/>
              </w:rPr>
              <w:t>Inferred</w:t>
            </w:r>
          </w:p>
        </w:tc>
        <w:tc>
          <w:tcPr>
            <w:tcW w:w="0" w:type="auto"/>
            <w:vAlign w:val="center"/>
            <w:hideMark/>
          </w:tcPr>
          <w:p w14:paraId="0AE68084" w14:textId="0B46EA03" w:rsidR="00000000" w:rsidRDefault="00000000">
            <w:pPr>
              <w:spacing w:after="75"/>
              <w:rPr>
                <w:rFonts w:ascii="Georgia" w:eastAsia="Times New Roman" w:hAnsi="Georgia"/>
                <w:sz w:val="18"/>
                <w:szCs w:val="18"/>
              </w:rPr>
            </w:pPr>
            <w:r>
              <w:rPr>
                <w:rFonts w:ascii="Georgia" w:eastAsia="Times New Roman" w:hAnsi="Georgia"/>
                <w:sz w:val="18"/>
                <w:szCs w:val="18"/>
              </w:rPr>
              <w:t xml:space="preserve">The majority of the </w:t>
            </w:r>
            <w:del w:id="66" w:author="Jack Plummer" w:date="2023-09-05T10:28:00Z">
              <w:r w:rsidDel="00D0274A">
                <w:rPr>
                  <w:rFonts w:ascii="Georgia" w:eastAsia="Times New Roman" w:hAnsi="Georgia"/>
                  <w:sz w:val="18"/>
                  <w:szCs w:val="18"/>
                </w:rPr>
                <w:delText>habitat of</w:delText>
              </w:r>
            </w:del>
            <w:ins w:id="67" w:author="Jack Plummer" w:date="2023-09-05T10:28:00Z">
              <w:r w:rsidR="00D0274A">
                <w:rPr>
                  <w:rFonts w:ascii="Georgia" w:eastAsia="Times New Roman" w:hAnsi="Georgia"/>
                  <w:sz w:val="18"/>
                  <w:szCs w:val="18"/>
                </w:rPr>
                <w:t>sites occupied by</w:t>
              </w:r>
            </w:ins>
            <w:r>
              <w:rPr>
                <w:rFonts w:ascii="Georgia" w:eastAsia="Times New Roman" w:hAnsi="Georgia"/>
                <w:sz w:val="18"/>
                <w:szCs w:val="18"/>
              </w:rPr>
              <w:t xml:space="preserve"> this species are threatened by mining and agricultural land conversion.</w:t>
            </w:r>
            <w:ins w:id="68" w:author="Jack Plummer" w:date="2023-09-05T10:28:00Z">
              <w:r w:rsidR="00D0274A">
                <w:rPr>
                  <w:rFonts w:ascii="Georgia" w:eastAsia="Times New Roman" w:hAnsi="Georgia"/>
                  <w:sz w:val="18"/>
                  <w:szCs w:val="18"/>
                </w:rPr>
                <w:t xml:space="preserve"> </w:t>
              </w:r>
            </w:ins>
            <w:proofErr w:type="gramStart"/>
            <w:r>
              <w:rPr>
                <w:rFonts w:ascii="Georgia" w:eastAsia="Times New Roman" w:hAnsi="Georgia"/>
                <w:sz w:val="18"/>
                <w:szCs w:val="18"/>
              </w:rPr>
              <w:t>These</w:t>
            </w:r>
            <w:proofErr w:type="gramEnd"/>
            <w:r>
              <w:rPr>
                <w:rFonts w:ascii="Georgia" w:eastAsia="Times New Roman" w:hAnsi="Georgia"/>
                <w:sz w:val="18"/>
                <w:szCs w:val="18"/>
              </w:rPr>
              <w:t xml:space="preserve"> threats are affecting the quality of its habitat and this </w:t>
            </w:r>
            <w:proofErr w:type="spellStart"/>
            <w:r>
              <w:rPr>
                <w:rFonts w:ascii="Georgia" w:eastAsia="Times New Roman" w:hAnsi="Georgia"/>
                <w:sz w:val="18"/>
                <w:szCs w:val="18"/>
              </w:rPr>
              <w:t>deterioriation</w:t>
            </w:r>
            <w:proofErr w:type="spellEnd"/>
            <w:r>
              <w:rPr>
                <w:rFonts w:ascii="Georgia" w:eastAsia="Times New Roman" w:hAnsi="Georgia"/>
                <w:sz w:val="18"/>
                <w:szCs w:val="18"/>
              </w:rPr>
              <w:t xml:space="preserve"> trend is likely to continue in the future. </w:t>
            </w:r>
          </w:p>
        </w:tc>
      </w:tr>
    </w:tbl>
    <w:p w14:paraId="02D4A614" w14:textId="77777777" w:rsidR="00000000" w:rsidRDefault="00000000">
      <w:pPr>
        <w:pStyle w:val="Heading2"/>
        <w:divId w:val="1600063389"/>
        <w:rPr>
          <w:rFonts w:ascii="Georgia" w:eastAsia="Times New Roman" w:hAnsi="Georgia"/>
          <w:sz w:val="27"/>
          <w:szCs w:val="27"/>
        </w:rPr>
      </w:pPr>
      <w:r>
        <w:rPr>
          <w:rFonts w:ascii="Georgia" w:eastAsia="Times New Roman" w:hAnsi="Georgia"/>
          <w:sz w:val="27"/>
          <w:szCs w:val="27"/>
        </w:rPr>
        <w:t>Systems</w:t>
      </w:r>
    </w:p>
    <w:p w14:paraId="32F3FA39" w14:textId="77777777" w:rsidR="00000000" w:rsidRDefault="00000000">
      <w:pPr>
        <w:pStyle w:val="NormalWeb"/>
        <w:divId w:val="1600063389"/>
        <w:rPr>
          <w:rFonts w:ascii="Georgia" w:hAnsi="Georgia"/>
        </w:rPr>
      </w:pPr>
      <w:r>
        <w:rPr>
          <w:rStyle w:val="datalabel1"/>
          <w:rFonts w:ascii="Georgia" w:hAnsi="Georgia"/>
        </w:rPr>
        <w:t xml:space="preserve">System: </w:t>
      </w:r>
      <w:r>
        <w:rPr>
          <w:rFonts w:ascii="Georgia" w:hAnsi="Georgia"/>
        </w:rPr>
        <w:t>Terrestrial</w:t>
      </w:r>
    </w:p>
    <w:p w14:paraId="54D335F3" w14:textId="77777777" w:rsidR="00000000" w:rsidRDefault="00000000">
      <w:pPr>
        <w:pStyle w:val="Heading2"/>
        <w:divId w:val="1600063389"/>
        <w:rPr>
          <w:rFonts w:ascii="Georgia" w:eastAsia="Times New Roman" w:hAnsi="Georgia"/>
          <w:sz w:val="27"/>
          <w:szCs w:val="27"/>
        </w:rPr>
      </w:pPr>
      <w:r>
        <w:rPr>
          <w:rFonts w:ascii="Georgia" w:eastAsia="Times New Roman" w:hAnsi="Georgia"/>
          <w:sz w:val="27"/>
          <w:szCs w:val="27"/>
        </w:rPr>
        <w:t>Plant / Fungi Specific</w:t>
      </w:r>
    </w:p>
    <w:p w14:paraId="45C98292" w14:textId="77777777" w:rsidR="00000000" w:rsidRDefault="00000000">
      <w:pPr>
        <w:pStyle w:val="NormalWeb"/>
        <w:divId w:val="1600063389"/>
        <w:rPr>
          <w:rFonts w:ascii="Georgia" w:hAnsi="Georgia"/>
        </w:rPr>
      </w:pPr>
      <w:r>
        <w:rPr>
          <w:rStyle w:val="datalabel1"/>
          <w:rFonts w:ascii="Georgia" w:hAnsi="Georgia"/>
        </w:rPr>
        <w:lastRenderedPageBreak/>
        <w:t xml:space="preserve">Wild relative of a crop? </w:t>
      </w:r>
      <w:r>
        <w:rPr>
          <w:rFonts w:ascii="Georgia" w:hAnsi="Georgia"/>
        </w:rPr>
        <w:t>No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92"/>
      </w:tblGrid>
      <w:tr w:rsidR="00000000" w14:paraId="2A5D2726" w14:textId="77777777">
        <w:trPr>
          <w:divId w:val="1600063389"/>
          <w:tblCellSpacing w:w="15" w:type="dxa"/>
        </w:trPr>
        <w:tc>
          <w:tcPr>
            <w:tcW w:w="0" w:type="auto"/>
            <w:tcBorders>
              <w:bottom w:val="single" w:sz="6" w:space="0" w:color="000000"/>
            </w:tcBorders>
            <w:shd w:val="clear" w:color="auto" w:fill="BBBBBB"/>
            <w:vAlign w:val="center"/>
            <w:hideMark/>
          </w:tcPr>
          <w:p w14:paraId="5EA2E5F7"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Plant and Fungal Growth Forms</w:t>
            </w:r>
          </w:p>
        </w:tc>
      </w:tr>
      <w:tr w:rsidR="00000000" w14:paraId="4FCC73A5" w14:textId="77777777">
        <w:trPr>
          <w:divId w:val="1600063389"/>
          <w:tblCellSpacing w:w="15" w:type="dxa"/>
        </w:trPr>
        <w:tc>
          <w:tcPr>
            <w:tcW w:w="0" w:type="auto"/>
            <w:tcBorders>
              <w:bottom w:val="single" w:sz="6" w:space="0" w:color="CCCCCC"/>
            </w:tcBorders>
            <w:vAlign w:val="center"/>
            <w:hideMark/>
          </w:tcPr>
          <w:p w14:paraId="52B39E4B" w14:textId="77777777" w:rsidR="00000000" w:rsidRDefault="00000000">
            <w:pPr>
              <w:spacing w:after="75"/>
              <w:rPr>
                <w:rFonts w:ascii="Georgia" w:eastAsia="Times New Roman" w:hAnsi="Georgia"/>
                <w:sz w:val="18"/>
                <w:szCs w:val="18"/>
              </w:rPr>
            </w:pPr>
            <w:r>
              <w:rPr>
                <w:rFonts w:ascii="Georgia" w:eastAsia="Times New Roman" w:hAnsi="Georgia"/>
                <w:sz w:val="18"/>
                <w:szCs w:val="18"/>
              </w:rPr>
              <w:t>Graminoid</w:t>
            </w:r>
          </w:p>
        </w:tc>
      </w:tr>
    </w:tbl>
    <w:p w14:paraId="717D56F5" w14:textId="77777777" w:rsidR="00000000" w:rsidRDefault="00000000">
      <w:pPr>
        <w:pStyle w:val="Heading1"/>
        <w:divId w:val="325519626"/>
        <w:rPr>
          <w:rFonts w:ascii="Georgia" w:eastAsia="Times New Roman" w:hAnsi="Georgia"/>
          <w:sz w:val="29"/>
          <w:szCs w:val="29"/>
        </w:rPr>
      </w:pPr>
      <w:r>
        <w:rPr>
          <w:rFonts w:ascii="Georgia" w:eastAsia="Times New Roman" w:hAnsi="Georgia"/>
          <w:sz w:val="29"/>
          <w:szCs w:val="29"/>
        </w:rPr>
        <w:t>Use and Trade</w:t>
      </w:r>
    </w:p>
    <w:p w14:paraId="707DE2EC" w14:textId="77777777" w:rsidR="00000000" w:rsidRDefault="00000000">
      <w:pPr>
        <w:pStyle w:val="Heading2"/>
        <w:divId w:val="325519626"/>
        <w:rPr>
          <w:rFonts w:ascii="Georgia" w:eastAsia="Times New Roman" w:hAnsi="Georgia"/>
          <w:sz w:val="27"/>
          <w:szCs w:val="27"/>
        </w:rPr>
      </w:pPr>
      <w:r>
        <w:rPr>
          <w:rFonts w:ascii="Georgia" w:eastAsia="Times New Roman" w:hAnsi="Georgia"/>
          <w:sz w:val="27"/>
          <w:szCs w:val="27"/>
        </w:rPr>
        <w:t>General Use and Trade Information</w:t>
      </w:r>
    </w:p>
    <w:p w14:paraId="2877638F" w14:textId="77777777" w:rsidR="00000000" w:rsidRDefault="00000000">
      <w:pPr>
        <w:pStyle w:val="NormalWeb"/>
        <w:divId w:val="325519626"/>
        <w:rPr>
          <w:rFonts w:ascii="Georgia" w:hAnsi="Georgia"/>
        </w:rPr>
      </w:pPr>
      <w:r>
        <w:rPr>
          <w:rStyle w:val="datalabel1"/>
          <w:rFonts w:ascii="Georgia" w:hAnsi="Georgia"/>
        </w:rPr>
        <w:t xml:space="preserve">Species not utilized: </w:t>
      </w:r>
      <w:proofErr w:type="gramStart"/>
      <w:r>
        <w:rPr>
          <w:rFonts w:ascii="Georgia" w:hAnsi="Georgia"/>
        </w:rPr>
        <w:t>true</w:t>
      </w:r>
      <w:proofErr w:type="gramEnd"/>
    </w:p>
    <w:p w14:paraId="0733271D" w14:textId="77777777" w:rsidR="00000000" w:rsidRDefault="00000000">
      <w:pPr>
        <w:pStyle w:val="NormalWeb"/>
        <w:divId w:val="325519626"/>
        <w:rPr>
          <w:rFonts w:ascii="Georgia" w:hAnsi="Georgia"/>
        </w:rPr>
      </w:pPr>
      <w:r>
        <w:rPr>
          <w:rFonts w:ascii="Georgia" w:hAnsi="Georgia"/>
        </w:rPr>
        <w:t>This species is not known to be utilised.</w:t>
      </w:r>
    </w:p>
    <w:p w14:paraId="507045EC" w14:textId="77777777" w:rsidR="00000000" w:rsidRDefault="00000000">
      <w:pPr>
        <w:pStyle w:val="Heading1"/>
        <w:divId w:val="1236277172"/>
        <w:rPr>
          <w:rFonts w:ascii="Georgia" w:eastAsia="Times New Roman" w:hAnsi="Georgia"/>
          <w:sz w:val="29"/>
          <w:szCs w:val="29"/>
        </w:rPr>
      </w:pPr>
      <w:r>
        <w:rPr>
          <w:rFonts w:ascii="Georgia" w:eastAsia="Times New Roman" w:hAnsi="Georgia"/>
          <w:sz w:val="29"/>
          <w:szCs w:val="29"/>
        </w:rPr>
        <w:t>Threats</w:t>
      </w:r>
    </w:p>
    <w:p w14:paraId="7E374606" w14:textId="05165814" w:rsidR="00000000" w:rsidRDefault="00000000">
      <w:pPr>
        <w:pStyle w:val="NormalWeb"/>
        <w:divId w:val="1236277172"/>
        <w:rPr>
          <w:rFonts w:ascii="Georgia" w:hAnsi="Georgia"/>
        </w:rPr>
      </w:pPr>
      <w:r>
        <w:rPr>
          <w:rFonts w:ascii="Georgia" w:hAnsi="Georgia"/>
        </w:rPr>
        <w:t>The habitats of this species are predominantly threatened by mining activity and agricultural land conversion (Global Forest Watch 2023</w:t>
      </w:r>
      <w:ins w:id="69" w:author="Jack Plummer" w:date="2023-09-05T10:28:00Z">
        <w:r w:rsidR="00D0274A">
          <w:rPr>
            <w:rFonts w:ascii="Georgia" w:hAnsi="Georgia"/>
          </w:rPr>
          <w:t>,</w:t>
        </w:r>
      </w:ins>
      <w:del w:id="70" w:author="Jack Plummer" w:date="2023-09-05T10:28:00Z">
        <w:r w:rsidDel="00D0274A">
          <w:rPr>
            <w:rFonts w:ascii="Georgia" w:hAnsi="Georgia"/>
          </w:rPr>
          <w:delText>;</w:delText>
        </w:r>
      </w:del>
      <w:r>
        <w:rPr>
          <w:rFonts w:ascii="Georgia" w:hAnsi="Georgia"/>
        </w:rPr>
        <w:t xml:space="preserve"> Google Earth Pro 2023). Five out of the total eleven locations are situated on mining sites managed by different mining companies in both Zambia and the DRC (Global Forest Watch 2023). Four locations in the DRC are currently experiencing the threat of agricultural land conversion (Google Earth Pro 2023), with three of these locations affected by both mining and agricultural land use simultaneously. Agricultural land conversion is likely to continue affecting these local subpopulations in the future. Additionally, a dam has been identified near one location in the DRC (Google Earth Pro 2023). This could affect the soil moisture content, subsequently impacting the habitat suitability for this species. Three locations in the DRC are situated within two national parks (</w:t>
      </w:r>
      <w:del w:id="71" w:author="Jack Plummer" w:date="2023-09-05T10:29:00Z">
        <w:r w:rsidDel="00D0274A">
          <w:rPr>
            <w:rFonts w:ascii="Georgia" w:hAnsi="Georgia"/>
          </w:rPr>
          <w:delText>World Database on Protected Areas</w:delText>
        </w:r>
      </w:del>
      <w:ins w:id="72" w:author="Jack Plummer" w:date="2023-09-05T10:29:00Z">
        <w:r w:rsidR="00D0274A">
          <w:rPr>
            <w:rFonts w:ascii="Georgia" w:hAnsi="Georgia"/>
          </w:rPr>
          <w:t>IUCN and UNEP-WCMC</w:t>
        </w:r>
      </w:ins>
      <w:del w:id="73" w:author="Jack Plummer" w:date="2023-09-05T10:29:00Z">
        <w:r w:rsidDel="00D0274A">
          <w:rPr>
            <w:rFonts w:ascii="Georgia" w:hAnsi="Georgia"/>
          </w:rPr>
          <w:delText>,</w:delText>
        </w:r>
      </w:del>
      <w:r>
        <w:rPr>
          <w:rFonts w:ascii="Georgia" w:hAnsi="Georgia"/>
        </w:rPr>
        <w:t xml:space="preserve"> 2023). While national parks can provide some protection from human disturbance, it's important to note that these parks are not strictly managed and remain open to activities such as bird watching, hiking, walking, and camping (Virunga National Park</w:t>
      </w:r>
      <w:del w:id="74" w:author="Jack Plummer" w:date="2023-09-05T10:29:00Z">
        <w:r w:rsidDel="00D0274A">
          <w:rPr>
            <w:rFonts w:ascii="Georgia" w:hAnsi="Georgia"/>
          </w:rPr>
          <w:delText>,</w:delText>
        </w:r>
      </w:del>
      <w:r>
        <w:rPr>
          <w:rFonts w:ascii="Georgia" w:hAnsi="Georgia"/>
        </w:rPr>
        <w:t xml:space="preserve"> 2023). Currently, the habitats within the national parks are not threatened.</w:t>
      </w:r>
    </w:p>
    <w:p w14:paraId="29864579" w14:textId="77777777" w:rsidR="00000000" w:rsidRDefault="00000000">
      <w:pPr>
        <w:pStyle w:val="Heading2"/>
        <w:divId w:val="1236277172"/>
        <w:rPr>
          <w:rFonts w:ascii="Georgia" w:eastAsia="Times New Roman" w:hAnsi="Georgia"/>
          <w:sz w:val="27"/>
          <w:szCs w:val="27"/>
        </w:rPr>
      </w:pPr>
      <w:r>
        <w:rPr>
          <w:rFonts w:ascii="Georgia" w:eastAsia="Times New Roman" w:hAnsi="Georgia"/>
          <w:sz w:val="27"/>
          <w:szCs w:val="27"/>
        </w:rPr>
        <w:t>Threats Classification Scheme</w:t>
      </w:r>
    </w:p>
    <w:p w14:paraId="1F23FF03" w14:textId="77777777" w:rsidR="00000000" w:rsidRDefault="00000000">
      <w:pPr>
        <w:pStyle w:val="NormalWeb"/>
        <w:divId w:val="1236277172"/>
        <w:rPr>
          <w:rFonts w:ascii="Georgia" w:hAnsi="Georgia"/>
        </w:rPr>
      </w:pPr>
      <w:r>
        <w:rPr>
          <w:rStyle w:val="datalabel1"/>
          <w:rFonts w:ascii="Georgia" w:hAnsi="Georgia"/>
        </w:rPr>
        <w:t xml:space="preserve">The threats to this species are unknown. </w:t>
      </w:r>
      <w:r>
        <w:rPr>
          <w:rFonts w:ascii="Georgia" w:hAnsi="Georgia"/>
        </w:rPr>
        <w:t>true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782"/>
        <w:gridCol w:w="740"/>
        <w:gridCol w:w="1179"/>
        <w:gridCol w:w="1309"/>
      </w:tblGrid>
      <w:tr w:rsidR="00000000" w14:paraId="20498715" w14:textId="77777777">
        <w:trPr>
          <w:divId w:val="1236277172"/>
          <w:tblCellSpacing w:w="15" w:type="dxa"/>
        </w:trPr>
        <w:tc>
          <w:tcPr>
            <w:tcW w:w="0" w:type="auto"/>
            <w:tcBorders>
              <w:bottom w:val="single" w:sz="6" w:space="0" w:color="000000"/>
            </w:tcBorders>
            <w:shd w:val="clear" w:color="auto" w:fill="BBBBBB"/>
            <w:vAlign w:val="center"/>
            <w:hideMark/>
          </w:tcPr>
          <w:p w14:paraId="42FAD794"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Threat</w:t>
            </w:r>
          </w:p>
        </w:tc>
        <w:tc>
          <w:tcPr>
            <w:tcW w:w="0" w:type="auto"/>
            <w:tcBorders>
              <w:bottom w:val="single" w:sz="6" w:space="0" w:color="000000"/>
            </w:tcBorders>
            <w:shd w:val="clear" w:color="auto" w:fill="BBBBBB"/>
            <w:vAlign w:val="center"/>
            <w:hideMark/>
          </w:tcPr>
          <w:p w14:paraId="2C2D192A"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Timing</w:t>
            </w:r>
          </w:p>
        </w:tc>
        <w:tc>
          <w:tcPr>
            <w:tcW w:w="0" w:type="auto"/>
            <w:tcBorders>
              <w:bottom w:val="single" w:sz="6" w:space="0" w:color="000000"/>
            </w:tcBorders>
            <w:shd w:val="clear" w:color="auto" w:fill="BBBBBB"/>
            <w:vAlign w:val="center"/>
            <w:hideMark/>
          </w:tcPr>
          <w:p w14:paraId="592B3646"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Scope</w:t>
            </w:r>
          </w:p>
        </w:tc>
        <w:tc>
          <w:tcPr>
            <w:tcW w:w="0" w:type="auto"/>
            <w:tcBorders>
              <w:bottom w:val="single" w:sz="6" w:space="0" w:color="000000"/>
            </w:tcBorders>
            <w:shd w:val="clear" w:color="auto" w:fill="BBBBBB"/>
            <w:vAlign w:val="center"/>
            <w:hideMark/>
          </w:tcPr>
          <w:p w14:paraId="69CE0959"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Severity</w:t>
            </w:r>
          </w:p>
        </w:tc>
      </w:tr>
      <w:tr w:rsidR="00000000" w14:paraId="1ACA3562" w14:textId="77777777">
        <w:trPr>
          <w:divId w:val="1236277172"/>
          <w:tblCellSpacing w:w="15" w:type="dxa"/>
        </w:trPr>
        <w:tc>
          <w:tcPr>
            <w:tcW w:w="0" w:type="auto"/>
            <w:vAlign w:val="center"/>
            <w:hideMark/>
          </w:tcPr>
          <w:p w14:paraId="3FCFEBBF" w14:textId="77777777" w:rsidR="00000000" w:rsidRDefault="00000000">
            <w:pPr>
              <w:spacing w:after="75"/>
              <w:rPr>
                <w:rFonts w:ascii="Georgia" w:eastAsia="Times New Roman" w:hAnsi="Georgia"/>
                <w:sz w:val="18"/>
                <w:szCs w:val="18"/>
              </w:rPr>
            </w:pPr>
            <w:r>
              <w:rPr>
                <w:rFonts w:ascii="Georgia" w:eastAsia="Times New Roman" w:hAnsi="Georgia"/>
                <w:sz w:val="18"/>
                <w:szCs w:val="18"/>
              </w:rPr>
              <w:t>2.1.2. Agriculture &amp; aquaculture -&gt; Annual &amp; perennial non-timber crops -&gt; Small-holder farming</w:t>
            </w:r>
          </w:p>
        </w:tc>
        <w:tc>
          <w:tcPr>
            <w:tcW w:w="0" w:type="auto"/>
            <w:vAlign w:val="center"/>
            <w:hideMark/>
          </w:tcPr>
          <w:p w14:paraId="2693E44B" w14:textId="77777777" w:rsidR="00000000" w:rsidRDefault="00000000">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12A9C5EC" w14:textId="77777777" w:rsidR="00000000" w:rsidRDefault="00000000">
            <w:pPr>
              <w:spacing w:after="75"/>
              <w:rPr>
                <w:rFonts w:ascii="Georgia" w:eastAsia="Times New Roman" w:hAnsi="Georgia"/>
                <w:sz w:val="18"/>
                <w:szCs w:val="18"/>
              </w:rPr>
            </w:pPr>
            <w:r>
              <w:rPr>
                <w:rFonts w:ascii="Georgia" w:eastAsia="Times New Roman" w:hAnsi="Georgia"/>
                <w:sz w:val="18"/>
                <w:szCs w:val="18"/>
              </w:rPr>
              <w:t>Minority (&lt;50%)</w:t>
            </w:r>
          </w:p>
        </w:tc>
        <w:tc>
          <w:tcPr>
            <w:tcW w:w="0" w:type="auto"/>
            <w:vAlign w:val="center"/>
            <w:hideMark/>
          </w:tcPr>
          <w:p w14:paraId="161ABCD0"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r>
      <w:tr w:rsidR="00000000" w14:paraId="740D3659" w14:textId="77777777">
        <w:trPr>
          <w:divId w:val="1236277172"/>
          <w:tblCellSpacing w:w="15" w:type="dxa"/>
        </w:trPr>
        <w:tc>
          <w:tcPr>
            <w:tcW w:w="0" w:type="auto"/>
            <w:vAlign w:val="center"/>
            <w:hideMark/>
          </w:tcPr>
          <w:p w14:paraId="5A6E9E75" w14:textId="77777777" w:rsidR="00000000" w:rsidRDefault="00000000">
            <w:pPr>
              <w:spacing w:after="75"/>
              <w:rPr>
                <w:rFonts w:ascii="Georgia" w:eastAsia="Times New Roman" w:hAnsi="Georgia"/>
                <w:sz w:val="18"/>
                <w:szCs w:val="18"/>
              </w:rPr>
            </w:pPr>
            <w:r>
              <w:rPr>
                <w:rFonts w:ascii="Georgia" w:eastAsia="Times New Roman" w:hAnsi="Georgia"/>
                <w:sz w:val="18"/>
                <w:szCs w:val="18"/>
              </w:rPr>
              <w:t>3.2. Energy production &amp; mining -&gt; Mining &amp; quarrying</w:t>
            </w:r>
          </w:p>
        </w:tc>
        <w:tc>
          <w:tcPr>
            <w:tcW w:w="0" w:type="auto"/>
            <w:vAlign w:val="center"/>
            <w:hideMark/>
          </w:tcPr>
          <w:p w14:paraId="60C1CEA3" w14:textId="77777777" w:rsidR="00000000" w:rsidRDefault="00000000">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06211EC8" w14:textId="77777777" w:rsidR="00000000" w:rsidRDefault="00000000">
            <w:pPr>
              <w:spacing w:after="75"/>
              <w:rPr>
                <w:rFonts w:ascii="Georgia" w:eastAsia="Times New Roman" w:hAnsi="Georgia"/>
                <w:sz w:val="18"/>
                <w:szCs w:val="18"/>
              </w:rPr>
            </w:pPr>
            <w:r>
              <w:rPr>
                <w:rFonts w:ascii="Georgia" w:eastAsia="Times New Roman" w:hAnsi="Georgia"/>
                <w:sz w:val="18"/>
                <w:szCs w:val="18"/>
              </w:rPr>
              <w:t>Majority (50-90%)</w:t>
            </w:r>
          </w:p>
        </w:tc>
        <w:tc>
          <w:tcPr>
            <w:tcW w:w="0" w:type="auto"/>
            <w:vAlign w:val="center"/>
            <w:hideMark/>
          </w:tcPr>
          <w:p w14:paraId="3FA690C9" w14:textId="77777777" w:rsidR="00000000" w:rsidRDefault="00000000">
            <w:pPr>
              <w:spacing w:after="75"/>
              <w:rPr>
                <w:rFonts w:ascii="Georgia" w:eastAsia="Times New Roman" w:hAnsi="Georgia"/>
                <w:sz w:val="18"/>
                <w:szCs w:val="18"/>
              </w:rPr>
            </w:pPr>
            <w:r>
              <w:rPr>
                <w:rFonts w:ascii="Georgia" w:eastAsia="Times New Roman" w:hAnsi="Georgia"/>
                <w:sz w:val="18"/>
                <w:szCs w:val="18"/>
              </w:rPr>
              <w:t>Very Rapid Declines</w:t>
            </w:r>
          </w:p>
        </w:tc>
      </w:tr>
      <w:tr w:rsidR="00000000" w14:paraId="1953BAFE" w14:textId="77777777">
        <w:trPr>
          <w:divId w:val="1236277172"/>
          <w:tblCellSpacing w:w="15" w:type="dxa"/>
        </w:trPr>
        <w:tc>
          <w:tcPr>
            <w:tcW w:w="0" w:type="auto"/>
            <w:vAlign w:val="center"/>
            <w:hideMark/>
          </w:tcPr>
          <w:p w14:paraId="39EAF18A" w14:textId="77777777" w:rsidR="00000000" w:rsidRDefault="00000000">
            <w:pPr>
              <w:spacing w:after="75"/>
              <w:rPr>
                <w:rFonts w:ascii="Georgia" w:eastAsia="Times New Roman" w:hAnsi="Georgia"/>
                <w:sz w:val="18"/>
                <w:szCs w:val="18"/>
              </w:rPr>
            </w:pPr>
            <w:r>
              <w:rPr>
                <w:rFonts w:ascii="Georgia" w:eastAsia="Times New Roman" w:hAnsi="Georgia"/>
                <w:sz w:val="18"/>
                <w:szCs w:val="18"/>
              </w:rPr>
              <w:t>7.2.3. Natural system modifications -&gt; Dams &amp; water management/use -&gt; Abstraction of surface water (agricultural use)</w:t>
            </w:r>
          </w:p>
        </w:tc>
        <w:tc>
          <w:tcPr>
            <w:tcW w:w="0" w:type="auto"/>
            <w:vAlign w:val="center"/>
            <w:hideMark/>
          </w:tcPr>
          <w:p w14:paraId="054102B1" w14:textId="77777777" w:rsidR="00000000" w:rsidRDefault="00000000">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2A1105B0" w14:textId="77777777" w:rsidR="00000000" w:rsidRDefault="00000000">
            <w:pPr>
              <w:spacing w:after="75"/>
              <w:rPr>
                <w:rFonts w:ascii="Georgia" w:eastAsia="Times New Roman" w:hAnsi="Georgia"/>
                <w:sz w:val="18"/>
                <w:szCs w:val="18"/>
              </w:rPr>
            </w:pPr>
            <w:r>
              <w:rPr>
                <w:rFonts w:ascii="Georgia" w:eastAsia="Times New Roman" w:hAnsi="Georgia"/>
                <w:sz w:val="18"/>
                <w:szCs w:val="18"/>
              </w:rPr>
              <w:t>Minority (&lt;50%)</w:t>
            </w:r>
          </w:p>
        </w:tc>
        <w:tc>
          <w:tcPr>
            <w:tcW w:w="0" w:type="auto"/>
            <w:vAlign w:val="center"/>
            <w:hideMark/>
          </w:tcPr>
          <w:p w14:paraId="6A13EC0E"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r>
    </w:tbl>
    <w:p w14:paraId="3C3956F3" w14:textId="77777777" w:rsidR="00000000" w:rsidRDefault="00000000">
      <w:pPr>
        <w:pStyle w:val="Heading1"/>
        <w:divId w:val="540018263"/>
        <w:rPr>
          <w:rFonts w:ascii="Georgia" w:eastAsia="Times New Roman" w:hAnsi="Georgia"/>
          <w:sz w:val="29"/>
          <w:szCs w:val="29"/>
        </w:rPr>
      </w:pPr>
      <w:r>
        <w:rPr>
          <w:rFonts w:ascii="Georgia" w:eastAsia="Times New Roman" w:hAnsi="Georgia"/>
          <w:sz w:val="29"/>
          <w:szCs w:val="29"/>
        </w:rPr>
        <w:t>Conservation</w:t>
      </w:r>
    </w:p>
    <w:p w14:paraId="7EC97659" w14:textId="3622442C" w:rsidR="00000000" w:rsidRDefault="00000000">
      <w:pPr>
        <w:pStyle w:val="NormalWeb"/>
        <w:divId w:val="540018263"/>
        <w:rPr>
          <w:rFonts w:ascii="Georgia" w:hAnsi="Georgia"/>
        </w:rPr>
      </w:pPr>
      <w:r>
        <w:rPr>
          <w:rFonts w:ascii="Georgia" w:hAnsi="Georgia"/>
        </w:rPr>
        <w:t>The</w:t>
      </w:r>
      <w:del w:id="75" w:author="Jack Plummer" w:date="2023-09-05T10:30:00Z">
        <w:r w:rsidDel="00D0274A">
          <w:rPr>
            <w:rFonts w:ascii="Georgia" w:hAnsi="Georgia"/>
          </w:rPr>
          <w:delText>re are one and two locations conserved</w:delText>
        </w:r>
      </w:del>
      <w:ins w:id="76" w:author="Jack Plummer" w:date="2023-09-05T10:30:00Z">
        <w:r w:rsidR="00D0274A">
          <w:rPr>
            <w:rFonts w:ascii="Georgia" w:hAnsi="Georgia"/>
          </w:rPr>
          <w:t xml:space="preserve"> species has been recorded from</w:t>
        </w:r>
      </w:ins>
      <w:del w:id="77" w:author="Jack Plummer" w:date="2023-09-05T10:30:00Z">
        <w:r w:rsidDel="00D0274A">
          <w:rPr>
            <w:rFonts w:ascii="Georgia" w:hAnsi="Georgia"/>
          </w:rPr>
          <w:delText xml:space="preserve"> in</w:delText>
        </w:r>
      </w:del>
      <w:r>
        <w:rPr>
          <w:rFonts w:ascii="Georgia" w:hAnsi="Georgia"/>
        </w:rPr>
        <w:t xml:space="preserve"> </w:t>
      </w:r>
      <w:proofErr w:type="spellStart"/>
      <w:r>
        <w:rPr>
          <w:rFonts w:ascii="Georgia" w:hAnsi="Georgia"/>
        </w:rPr>
        <w:t>Upemba</w:t>
      </w:r>
      <w:proofErr w:type="spellEnd"/>
      <w:r>
        <w:rPr>
          <w:rFonts w:ascii="Georgia" w:hAnsi="Georgia"/>
        </w:rPr>
        <w:t xml:space="preserve"> National Park and </w:t>
      </w:r>
      <w:proofErr w:type="spellStart"/>
      <w:r>
        <w:rPr>
          <w:rFonts w:ascii="Georgia" w:hAnsi="Georgia"/>
        </w:rPr>
        <w:t>Kundelungu</w:t>
      </w:r>
      <w:proofErr w:type="spellEnd"/>
      <w:r>
        <w:rPr>
          <w:rFonts w:ascii="Georgia" w:hAnsi="Georgia"/>
        </w:rPr>
        <w:t xml:space="preserve"> national park in the DRC </w:t>
      </w:r>
      <w:del w:id="78" w:author="Jack Plummer" w:date="2023-09-05T10:30:00Z">
        <w:r w:rsidDel="00D0274A">
          <w:rPr>
            <w:rFonts w:ascii="Georgia" w:hAnsi="Georgia"/>
          </w:rPr>
          <w:delText xml:space="preserve">respectively </w:delText>
        </w:r>
      </w:del>
      <w:r>
        <w:rPr>
          <w:rFonts w:ascii="Georgia" w:hAnsi="Georgia"/>
        </w:rPr>
        <w:t xml:space="preserve">(IUCN and UNEP-WCMC 2023). This species </w:t>
      </w:r>
      <w:proofErr w:type="spellStart"/>
      <w:r>
        <w:rPr>
          <w:rFonts w:ascii="Georgia" w:hAnsi="Georgia"/>
        </w:rPr>
        <w:t>isnot</w:t>
      </w:r>
      <w:proofErr w:type="spellEnd"/>
      <w:r>
        <w:rPr>
          <w:rFonts w:ascii="Georgia" w:hAnsi="Georgia"/>
        </w:rPr>
        <w:t xml:space="preserve"> known to be represented in </w:t>
      </w:r>
      <w:r w:rsidRPr="00D0274A">
        <w:rPr>
          <w:rFonts w:ascii="Georgia" w:hAnsi="Georgia"/>
          <w:i/>
          <w:iCs/>
          <w:rPrChange w:id="79" w:author="Jack Plummer" w:date="2023-09-05T10:30:00Z">
            <w:rPr>
              <w:rFonts w:ascii="Georgia" w:hAnsi="Georgia"/>
            </w:rPr>
          </w:rPrChange>
        </w:rPr>
        <w:t>ex situ</w:t>
      </w:r>
      <w:r>
        <w:rPr>
          <w:rFonts w:ascii="Georgia" w:hAnsi="Georgia"/>
        </w:rPr>
        <w:t xml:space="preserve"> conservation (BGCI 2023).</w:t>
      </w:r>
    </w:p>
    <w:p w14:paraId="11CE3EE1" w14:textId="77777777" w:rsidR="00000000" w:rsidRDefault="00000000">
      <w:pPr>
        <w:pStyle w:val="Heading2"/>
        <w:divId w:val="540018263"/>
        <w:rPr>
          <w:rFonts w:ascii="Georgia" w:eastAsia="Times New Roman" w:hAnsi="Georgia"/>
          <w:sz w:val="27"/>
          <w:szCs w:val="27"/>
        </w:rPr>
      </w:pPr>
      <w:r>
        <w:rPr>
          <w:rFonts w:ascii="Georgia" w:eastAsia="Times New Roman" w:hAnsi="Georgia"/>
          <w:sz w:val="27"/>
          <w:szCs w:val="27"/>
        </w:rPr>
        <w:t>Conservation Actions In- Place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064"/>
        <w:gridCol w:w="530"/>
      </w:tblGrid>
      <w:tr w:rsidR="00000000" w14:paraId="3693F026" w14:textId="77777777">
        <w:trPr>
          <w:divId w:val="540018263"/>
          <w:tblCellSpacing w:w="15" w:type="dxa"/>
        </w:trPr>
        <w:tc>
          <w:tcPr>
            <w:tcW w:w="0" w:type="auto"/>
            <w:tcBorders>
              <w:bottom w:val="single" w:sz="6" w:space="0" w:color="000000"/>
            </w:tcBorders>
            <w:shd w:val="clear" w:color="auto" w:fill="BBBBBB"/>
            <w:vAlign w:val="center"/>
            <w:hideMark/>
          </w:tcPr>
          <w:p w14:paraId="304EEBAC"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Action Recovery Plan</w:t>
            </w:r>
          </w:p>
        </w:tc>
        <w:tc>
          <w:tcPr>
            <w:tcW w:w="0" w:type="auto"/>
            <w:tcBorders>
              <w:bottom w:val="single" w:sz="6" w:space="0" w:color="000000"/>
            </w:tcBorders>
            <w:shd w:val="clear" w:color="auto" w:fill="BBBBBB"/>
            <w:vAlign w:val="center"/>
            <w:hideMark/>
          </w:tcPr>
          <w:p w14:paraId="5EB3E639"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0C6851D9" w14:textId="77777777">
        <w:trPr>
          <w:divId w:val="540018263"/>
          <w:tblCellSpacing w:w="15" w:type="dxa"/>
        </w:trPr>
        <w:tc>
          <w:tcPr>
            <w:tcW w:w="0" w:type="auto"/>
            <w:vAlign w:val="center"/>
            <w:hideMark/>
          </w:tcPr>
          <w:p w14:paraId="6470BAAB" w14:textId="77777777" w:rsidR="00000000" w:rsidRDefault="00000000">
            <w:pPr>
              <w:spacing w:after="75"/>
              <w:rPr>
                <w:rFonts w:ascii="Georgia" w:eastAsia="Times New Roman" w:hAnsi="Georgia"/>
                <w:sz w:val="18"/>
                <w:szCs w:val="18"/>
              </w:rPr>
            </w:pPr>
            <w:r>
              <w:rPr>
                <w:rFonts w:ascii="Georgia" w:eastAsia="Times New Roman" w:hAnsi="Georgia"/>
                <w:sz w:val="18"/>
                <w:szCs w:val="18"/>
              </w:rPr>
              <w:lastRenderedPageBreak/>
              <w:t>Unknown</w:t>
            </w:r>
          </w:p>
        </w:tc>
        <w:tc>
          <w:tcPr>
            <w:tcW w:w="0" w:type="auto"/>
            <w:vAlign w:val="center"/>
            <w:hideMark/>
          </w:tcPr>
          <w:p w14:paraId="53B61C4B"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1918BB31" w14:textId="77777777" w:rsidR="00000000" w:rsidRDefault="00000000">
      <w:pPr>
        <w:divId w:val="540018263"/>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943"/>
        <w:gridCol w:w="530"/>
      </w:tblGrid>
      <w:tr w:rsidR="00000000" w14:paraId="4BF6A95A" w14:textId="77777777">
        <w:trPr>
          <w:divId w:val="540018263"/>
          <w:tblCellSpacing w:w="15" w:type="dxa"/>
        </w:trPr>
        <w:tc>
          <w:tcPr>
            <w:tcW w:w="0" w:type="auto"/>
            <w:tcBorders>
              <w:bottom w:val="single" w:sz="6" w:space="0" w:color="000000"/>
            </w:tcBorders>
            <w:shd w:val="clear" w:color="auto" w:fill="BBBBBB"/>
            <w:vAlign w:val="center"/>
            <w:hideMark/>
          </w:tcPr>
          <w:p w14:paraId="64D1F39B"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Systematic monitoring scheme</w:t>
            </w:r>
          </w:p>
        </w:tc>
        <w:tc>
          <w:tcPr>
            <w:tcW w:w="0" w:type="auto"/>
            <w:tcBorders>
              <w:bottom w:val="single" w:sz="6" w:space="0" w:color="000000"/>
            </w:tcBorders>
            <w:shd w:val="clear" w:color="auto" w:fill="BBBBBB"/>
            <w:vAlign w:val="center"/>
            <w:hideMark/>
          </w:tcPr>
          <w:p w14:paraId="657B72F9"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5F418A0F" w14:textId="77777777">
        <w:trPr>
          <w:divId w:val="540018263"/>
          <w:tblCellSpacing w:w="15" w:type="dxa"/>
        </w:trPr>
        <w:tc>
          <w:tcPr>
            <w:tcW w:w="0" w:type="auto"/>
            <w:vAlign w:val="center"/>
            <w:hideMark/>
          </w:tcPr>
          <w:p w14:paraId="50CBB4F1"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31E953D3"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705A5B6E" w14:textId="77777777" w:rsidR="00000000" w:rsidRDefault="00000000">
      <w:pPr>
        <w:divId w:val="540018263"/>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746"/>
        <w:gridCol w:w="530"/>
      </w:tblGrid>
      <w:tr w:rsidR="00000000" w14:paraId="63257AE7" w14:textId="77777777">
        <w:trPr>
          <w:divId w:val="540018263"/>
          <w:tblCellSpacing w:w="15" w:type="dxa"/>
        </w:trPr>
        <w:tc>
          <w:tcPr>
            <w:tcW w:w="0" w:type="auto"/>
            <w:tcBorders>
              <w:bottom w:val="single" w:sz="6" w:space="0" w:color="000000"/>
            </w:tcBorders>
            <w:shd w:val="clear" w:color="auto" w:fill="BBBBBB"/>
            <w:vAlign w:val="center"/>
            <w:hideMark/>
          </w:tcPr>
          <w:p w14:paraId="55728013"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Conservation sites identified</w:t>
            </w:r>
          </w:p>
        </w:tc>
        <w:tc>
          <w:tcPr>
            <w:tcW w:w="0" w:type="auto"/>
            <w:tcBorders>
              <w:bottom w:val="single" w:sz="6" w:space="0" w:color="000000"/>
            </w:tcBorders>
            <w:shd w:val="clear" w:color="auto" w:fill="BBBBBB"/>
            <w:vAlign w:val="center"/>
            <w:hideMark/>
          </w:tcPr>
          <w:p w14:paraId="24A82F26"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02A7CC1B" w14:textId="77777777">
        <w:trPr>
          <w:divId w:val="540018263"/>
          <w:tblCellSpacing w:w="15" w:type="dxa"/>
        </w:trPr>
        <w:tc>
          <w:tcPr>
            <w:tcW w:w="0" w:type="auto"/>
            <w:vAlign w:val="center"/>
            <w:hideMark/>
          </w:tcPr>
          <w:p w14:paraId="2FE8CF4E"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11659F95"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7A4DEB64" w14:textId="77777777" w:rsidR="00000000" w:rsidRDefault="00000000">
      <w:pPr>
        <w:divId w:val="540018263"/>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280"/>
        <w:gridCol w:w="6433"/>
      </w:tblGrid>
      <w:tr w:rsidR="00000000" w14:paraId="7EB85FEA" w14:textId="77777777">
        <w:trPr>
          <w:divId w:val="540018263"/>
          <w:tblCellSpacing w:w="15" w:type="dxa"/>
        </w:trPr>
        <w:tc>
          <w:tcPr>
            <w:tcW w:w="0" w:type="auto"/>
            <w:tcBorders>
              <w:bottom w:val="single" w:sz="6" w:space="0" w:color="000000"/>
            </w:tcBorders>
            <w:shd w:val="clear" w:color="auto" w:fill="BBBBBB"/>
            <w:vAlign w:val="center"/>
            <w:hideMark/>
          </w:tcPr>
          <w:p w14:paraId="1A4C5564"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Occur in at least one PA</w:t>
            </w:r>
          </w:p>
        </w:tc>
        <w:tc>
          <w:tcPr>
            <w:tcW w:w="0" w:type="auto"/>
            <w:tcBorders>
              <w:bottom w:val="single" w:sz="6" w:space="0" w:color="000000"/>
            </w:tcBorders>
            <w:shd w:val="clear" w:color="auto" w:fill="BBBBBB"/>
            <w:vAlign w:val="center"/>
            <w:hideMark/>
          </w:tcPr>
          <w:p w14:paraId="7D74A3AF"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26651D85" w14:textId="77777777">
        <w:trPr>
          <w:divId w:val="540018263"/>
          <w:tblCellSpacing w:w="15" w:type="dxa"/>
        </w:trPr>
        <w:tc>
          <w:tcPr>
            <w:tcW w:w="0" w:type="auto"/>
            <w:vAlign w:val="center"/>
            <w:hideMark/>
          </w:tcPr>
          <w:p w14:paraId="02449138" w14:textId="77777777" w:rsidR="00000000" w:rsidRDefault="00000000">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1B83B28A" w14:textId="77777777" w:rsidR="00000000" w:rsidRDefault="00000000">
            <w:pPr>
              <w:spacing w:after="75"/>
              <w:rPr>
                <w:rFonts w:ascii="Georgia" w:eastAsia="Times New Roman" w:hAnsi="Georgia"/>
                <w:sz w:val="18"/>
                <w:szCs w:val="18"/>
              </w:rPr>
            </w:pPr>
            <w:r>
              <w:rPr>
                <w:rFonts w:ascii="Georgia" w:eastAsia="Times New Roman" w:hAnsi="Georgia"/>
                <w:sz w:val="18"/>
                <w:szCs w:val="18"/>
              </w:rPr>
              <w:t>Some specimens have been collected from within the national parks in the DRC.</w:t>
            </w:r>
          </w:p>
        </w:tc>
      </w:tr>
    </w:tbl>
    <w:p w14:paraId="102A4971" w14:textId="77777777" w:rsidR="00000000" w:rsidRDefault="00000000">
      <w:pPr>
        <w:divId w:val="540018263"/>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645"/>
        <w:gridCol w:w="530"/>
      </w:tblGrid>
      <w:tr w:rsidR="00000000" w14:paraId="26ABCC80" w14:textId="77777777">
        <w:trPr>
          <w:divId w:val="540018263"/>
          <w:tblCellSpacing w:w="15" w:type="dxa"/>
        </w:trPr>
        <w:tc>
          <w:tcPr>
            <w:tcW w:w="0" w:type="auto"/>
            <w:tcBorders>
              <w:bottom w:val="single" w:sz="6" w:space="0" w:color="000000"/>
            </w:tcBorders>
            <w:shd w:val="clear" w:color="auto" w:fill="BBBBBB"/>
            <w:vAlign w:val="center"/>
            <w:hideMark/>
          </w:tcPr>
          <w:p w14:paraId="41502A86"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Area based regional management plan</w:t>
            </w:r>
          </w:p>
        </w:tc>
        <w:tc>
          <w:tcPr>
            <w:tcW w:w="0" w:type="auto"/>
            <w:tcBorders>
              <w:bottom w:val="single" w:sz="6" w:space="0" w:color="000000"/>
            </w:tcBorders>
            <w:shd w:val="clear" w:color="auto" w:fill="BBBBBB"/>
            <w:vAlign w:val="center"/>
            <w:hideMark/>
          </w:tcPr>
          <w:p w14:paraId="3B7C328B"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2654253F" w14:textId="77777777">
        <w:trPr>
          <w:divId w:val="540018263"/>
          <w:tblCellSpacing w:w="15" w:type="dxa"/>
        </w:trPr>
        <w:tc>
          <w:tcPr>
            <w:tcW w:w="0" w:type="auto"/>
            <w:vAlign w:val="center"/>
            <w:hideMark/>
          </w:tcPr>
          <w:p w14:paraId="27D10159"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182D8BAD"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05259A9D" w14:textId="77777777" w:rsidR="00000000" w:rsidRDefault="00000000">
      <w:pPr>
        <w:divId w:val="540018263"/>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618"/>
        <w:gridCol w:w="530"/>
      </w:tblGrid>
      <w:tr w:rsidR="00000000" w14:paraId="2B1EBC9D" w14:textId="77777777">
        <w:trPr>
          <w:divId w:val="540018263"/>
          <w:tblCellSpacing w:w="15" w:type="dxa"/>
        </w:trPr>
        <w:tc>
          <w:tcPr>
            <w:tcW w:w="0" w:type="auto"/>
            <w:tcBorders>
              <w:bottom w:val="single" w:sz="6" w:space="0" w:color="000000"/>
            </w:tcBorders>
            <w:shd w:val="clear" w:color="auto" w:fill="BBBBBB"/>
            <w:vAlign w:val="center"/>
            <w:hideMark/>
          </w:tcPr>
          <w:p w14:paraId="0EA91968"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Invasive species control or prevention</w:t>
            </w:r>
          </w:p>
        </w:tc>
        <w:tc>
          <w:tcPr>
            <w:tcW w:w="0" w:type="auto"/>
            <w:tcBorders>
              <w:bottom w:val="single" w:sz="6" w:space="0" w:color="000000"/>
            </w:tcBorders>
            <w:shd w:val="clear" w:color="auto" w:fill="BBBBBB"/>
            <w:vAlign w:val="center"/>
            <w:hideMark/>
          </w:tcPr>
          <w:p w14:paraId="0840703E"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12D7B925" w14:textId="77777777">
        <w:trPr>
          <w:divId w:val="540018263"/>
          <w:tblCellSpacing w:w="15" w:type="dxa"/>
        </w:trPr>
        <w:tc>
          <w:tcPr>
            <w:tcW w:w="0" w:type="auto"/>
            <w:vAlign w:val="center"/>
            <w:hideMark/>
          </w:tcPr>
          <w:p w14:paraId="55368E74"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2903D38E"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78E669A6" w14:textId="77777777" w:rsidR="00000000" w:rsidRDefault="00000000">
      <w:pPr>
        <w:divId w:val="540018263"/>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537"/>
        <w:gridCol w:w="530"/>
      </w:tblGrid>
      <w:tr w:rsidR="00000000" w14:paraId="081A0B49" w14:textId="77777777">
        <w:trPr>
          <w:divId w:val="540018263"/>
          <w:tblCellSpacing w:w="15" w:type="dxa"/>
        </w:trPr>
        <w:tc>
          <w:tcPr>
            <w:tcW w:w="0" w:type="auto"/>
            <w:tcBorders>
              <w:bottom w:val="single" w:sz="6" w:space="0" w:color="000000"/>
            </w:tcBorders>
            <w:shd w:val="clear" w:color="auto" w:fill="BBBBBB"/>
            <w:vAlign w:val="center"/>
            <w:hideMark/>
          </w:tcPr>
          <w:p w14:paraId="3A7001C3"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Harvest management plan</w:t>
            </w:r>
          </w:p>
        </w:tc>
        <w:tc>
          <w:tcPr>
            <w:tcW w:w="0" w:type="auto"/>
            <w:tcBorders>
              <w:bottom w:val="single" w:sz="6" w:space="0" w:color="000000"/>
            </w:tcBorders>
            <w:shd w:val="clear" w:color="auto" w:fill="BBBBBB"/>
            <w:vAlign w:val="center"/>
            <w:hideMark/>
          </w:tcPr>
          <w:p w14:paraId="76006470"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5E204C67" w14:textId="77777777">
        <w:trPr>
          <w:divId w:val="540018263"/>
          <w:tblCellSpacing w:w="15" w:type="dxa"/>
        </w:trPr>
        <w:tc>
          <w:tcPr>
            <w:tcW w:w="0" w:type="auto"/>
            <w:vAlign w:val="center"/>
            <w:hideMark/>
          </w:tcPr>
          <w:p w14:paraId="6A2FA6E4"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41225B95"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181FED21" w14:textId="77777777" w:rsidR="00000000" w:rsidRDefault="00000000">
      <w:pPr>
        <w:divId w:val="540018263"/>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664"/>
        <w:gridCol w:w="530"/>
      </w:tblGrid>
      <w:tr w:rsidR="00000000" w14:paraId="219B2B2F" w14:textId="77777777">
        <w:trPr>
          <w:divId w:val="540018263"/>
          <w:tblCellSpacing w:w="15" w:type="dxa"/>
        </w:trPr>
        <w:tc>
          <w:tcPr>
            <w:tcW w:w="0" w:type="auto"/>
            <w:tcBorders>
              <w:bottom w:val="single" w:sz="6" w:space="0" w:color="000000"/>
            </w:tcBorders>
            <w:shd w:val="clear" w:color="auto" w:fill="BBBBBB"/>
            <w:vAlign w:val="center"/>
            <w:hideMark/>
          </w:tcPr>
          <w:p w14:paraId="1BD8B912"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Successfully reintroduced or introduced benignly</w:t>
            </w:r>
          </w:p>
        </w:tc>
        <w:tc>
          <w:tcPr>
            <w:tcW w:w="0" w:type="auto"/>
            <w:tcBorders>
              <w:bottom w:val="single" w:sz="6" w:space="0" w:color="000000"/>
            </w:tcBorders>
            <w:shd w:val="clear" w:color="auto" w:fill="BBBBBB"/>
            <w:vAlign w:val="center"/>
            <w:hideMark/>
          </w:tcPr>
          <w:p w14:paraId="6440B636"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2002DBE9" w14:textId="77777777">
        <w:trPr>
          <w:divId w:val="540018263"/>
          <w:tblCellSpacing w:w="15" w:type="dxa"/>
        </w:trPr>
        <w:tc>
          <w:tcPr>
            <w:tcW w:w="0" w:type="auto"/>
            <w:vAlign w:val="center"/>
            <w:hideMark/>
          </w:tcPr>
          <w:p w14:paraId="58D45D53"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660D1C48"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28BB46BF" w14:textId="77777777" w:rsidR="00000000" w:rsidRDefault="00000000">
      <w:pPr>
        <w:divId w:val="540018263"/>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933"/>
        <w:gridCol w:w="5237"/>
      </w:tblGrid>
      <w:tr w:rsidR="00000000" w14:paraId="69957A8D" w14:textId="77777777">
        <w:trPr>
          <w:divId w:val="540018263"/>
          <w:tblCellSpacing w:w="15" w:type="dxa"/>
        </w:trPr>
        <w:tc>
          <w:tcPr>
            <w:tcW w:w="0" w:type="auto"/>
            <w:tcBorders>
              <w:bottom w:val="single" w:sz="6" w:space="0" w:color="000000"/>
            </w:tcBorders>
            <w:shd w:val="clear" w:color="auto" w:fill="BBBBBB"/>
            <w:vAlign w:val="center"/>
            <w:hideMark/>
          </w:tcPr>
          <w:p w14:paraId="3395E3B5"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Subject to ex-situ conservation</w:t>
            </w:r>
          </w:p>
        </w:tc>
        <w:tc>
          <w:tcPr>
            <w:tcW w:w="0" w:type="auto"/>
            <w:tcBorders>
              <w:bottom w:val="single" w:sz="6" w:space="0" w:color="000000"/>
            </w:tcBorders>
            <w:shd w:val="clear" w:color="auto" w:fill="BBBBBB"/>
            <w:vAlign w:val="center"/>
            <w:hideMark/>
          </w:tcPr>
          <w:p w14:paraId="184D53D3"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4D975519" w14:textId="77777777">
        <w:trPr>
          <w:divId w:val="540018263"/>
          <w:tblCellSpacing w:w="15" w:type="dxa"/>
        </w:trPr>
        <w:tc>
          <w:tcPr>
            <w:tcW w:w="0" w:type="auto"/>
            <w:vAlign w:val="center"/>
            <w:hideMark/>
          </w:tcPr>
          <w:p w14:paraId="268B5634" w14:textId="77777777" w:rsidR="00000000" w:rsidRDefault="00000000">
            <w:pPr>
              <w:spacing w:after="75"/>
              <w:rPr>
                <w:rFonts w:ascii="Georgia" w:eastAsia="Times New Roman" w:hAnsi="Georgia"/>
                <w:sz w:val="18"/>
                <w:szCs w:val="18"/>
              </w:rPr>
            </w:pPr>
            <w:r>
              <w:rPr>
                <w:rFonts w:ascii="Georgia" w:eastAsia="Times New Roman" w:hAnsi="Georgia"/>
                <w:sz w:val="18"/>
                <w:szCs w:val="18"/>
              </w:rPr>
              <w:t>No</w:t>
            </w:r>
          </w:p>
        </w:tc>
        <w:tc>
          <w:tcPr>
            <w:tcW w:w="0" w:type="auto"/>
            <w:vAlign w:val="center"/>
            <w:hideMark/>
          </w:tcPr>
          <w:p w14:paraId="4A76E0B5" w14:textId="77777777" w:rsidR="00000000" w:rsidRDefault="00000000">
            <w:pPr>
              <w:spacing w:after="75"/>
              <w:rPr>
                <w:rFonts w:ascii="Georgia" w:eastAsia="Times New Roman" w:hAnsi="Georgia"/>
                <w:sz w:val="18"/>
                <w:szCs w:val="18"/>
              </w:rPr>
            </w:pPr>
            <w:r>
              <w:rPr>
                <w:rFonts w:ascii="Georgia" w:eastAsia="Times New Roman" w:hAnsi="Georgia"/>
                <w:sz w:val="18"/>
                <w:szCs w:val="18"/>
              </w:rPr>
              <w:t>Not conserved in any botanic garden or seed bank over the world</w:t>
            </w:r>
          </w:p>
        </w:tc>
      </w:tr>
    </w:tbl>
    <w:p w14:paraId="41A875A6" w14:textId="77777777" w:rsidR="00000000" w:rsidRDefault="00000000">
      <w:pPr>
        <w:divId w:val="540018263"/>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270"/>
        <w:gridCol w:w="530"/>
      </w:tblGrid>
      <w:tr w:rsidR="00000000" w14:paraId="0F3E21A8" w14:textId="77777777">
        <w:trPr>
          <w:divId w:val="540018263"/>
          <w:tblCellSpacing w:w="15" w:type="dxa"/>
        </w:trPr>
        <w:tc>
          <w:tcPr>
            <w:tcW w:w="0" w:type="auto"/>
            <w:tcBorders>
              <w:bottom w:val="single" w:sz="6" w:space="0" w:color="000000"/>
            </w:tcBorders>
            <w:shd w:val="clear" w:color="auto" w:fill="BBBBBB"/>
            <w:vAlign w:val="center"/>
            <w:hideMark/>
          </w:tcPr>
          <w:p w14:paraId="76B64BC6"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Subject to recent education and awareness programmes</w:t>
            </w:r>
          </w:p>
        </w:tc>
        <w:tc>
          <w:tcPr>
            <w:tcW w:w="0" w:type="auto"/>
            <w:tcBorders>
              <w:bottom w:val="single" w:sz="6" w:space="0" w:color="000000"/>
            </w:tcBorders>
            <w:shd w:val="clear" w:color="auto" w:fill="BBBBBB"/>
            <w:vAlign w:val="center"/>
            <w:hideMark/>
          </w:tcPr>
          <w:p w14:paraId="4A85EF67"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7853E77C" w14:textId="77777777">
        <w:trPr>
          <w:divId w:val="540018263"/>
          <w:tblCellSpacing w:w="15" w:type="dxa"/>
        </w:trPr>
        <w:tc>
          <w:tcPr>
            <w:tcW w:w="0" w:type="auto"/>
            <w:vAlign w:val="center"/>
            <w:hideMark/>
          </w:tcPr>
          <w:p w14:paraId="5D9DD856"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0B813ED3"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45E48126" w14:textId="77777777" w:rsidR="00000000" w:rsidRDefault="00000000">
      <w:pPr>
        <w:divId w:val="540018263"/>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439"/>
        <w:gridCol w:w="530"/>
      </w:tblGrid>
      <w:tr w:rsidR="00000000" w14:paraId="026FE92E" w14:textId="77777777">
        <w:trPr>
          <w:divId w:val="540018263"/>
          <w:tblCellSpacing w:w="15" w:type="dxa"/>
        </w:trPr>
        <w:tc>
          <w:tcPr>
            <w:tcW w:w="0" w:type="auto"/>
            <w:tcBorders>
              <w:bottom w:val="single" w:sz="6" w:space="0" w:color="000000"/>
            </w:tcBorders>
            <w:shd w:val="clear" w:color="auto" w:fill="BBBBBB"/>
            <w:vAlign w:val="center"/>
            <w:hideMark/>
          </w:tcPr>
          <w:p w14:paraId="6A3B6771"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Included in international legislation</w:t>
            </w:r>
          </w:p>
        </w:tc>
        <w:tc>
          <w:tcPr>
            <w:tcW w:w="0" w:type="auto"/>
            <w:tcBorders>
              <w:bottom w:val="single" w:sz="6" w:space="0" w:color="000000"/>
            </w:tcBorders>
            <w:shd w:val="clear" w:color="auto" w:fill="BBBBBB"/>
            <w:vAlign w:val="center"/>
            <w:hideMark/>
          </w:tcPr>
          <w:p w14:paraId="03FC55B0"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55F6EA42" w14:textId="77777777">
        <w:trPr>
          <w:divId w:val="540018263"/>
          <w:tblCellSpacing w:w="15" w:type="dxa"/>
        </w:trPr>
        <w:tc>
          <w:tcPr>
            <w:tcW w:w="0" w:type="auto"/>
            <w:vAlign w:val="center"/>
            <w:hideMark/>
          </w:tcPr>
          <w:p w14:paraId="1A512B95"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3701AA81"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7C85C62E" w14:textId="77777777" w:rsidR="00000000" w:rsidRDefault="00000000">
      <w:pPr>
        <w:divId w:val="540018263"/>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312"/>
        <w:gridCol w:w="530"/>
      </w:tblGrid>
      <w:tr w:rsidR="00000000" w14:paraId="4041C3CA" w14:textId="77777777">
        <w:trPr>
          <w:divId w:val="540018263"/>
          <w:tblCellSpacing w:w="15" w:type="dxa"/>
        </w:trPr>
        <w:tc>
          <w:tcPr>
            <w:tcW w:w="0" w:type="auto"/>
            <w:tcBorders>
              <w:bottom w:val="single" w:sz="6" w:space="0" w:color="000000"/>
            </w:tcBorders>
            <w:shd w:val="clear" w:color="auto" w:fill="BBBBBB"/>
            <w:vAlign w:val="center"/>
            <w:hideMark/>
          </w:tcPr>
          <w:p w14:paraId="3310DB9B"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Subject to any international management/trade controls</w:t>
            </w:r>
          </w:p>
        </w:tc>
        <w:tc>
          <w:tcPr>
            <w:tcW w:w="0" w:type="auto"/>
            <w:tcBorders>
              <w:bottom w:val="single" w:sz="6" w:space="0" w:color="000000"/>
            </w:tcBorders>
            <w:shd w:val="clear" w:color="auto" w:fill="BBBBBB"/>
            <w:vAlign w:val="center"/>
            <w:hideMark/>
          </w:tcPr>
          <w:p w14:paraId="28C59DC1"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18D63828" w14:textId="77777777">
        <w:trPr>
          <w:divId w:val="540018263"/>
          <w:tblCellSpacing w:w="15" w:type="dxa"/>
        </w:trPr>
        <w:tc>
          <w:tcPr>
            <w:tcW w:w="0" w:type="auto"/>
            <w:vAlign w:val="center"/>
            <w:hideMark/>
          </w:tcPr>
          <w:p w14:paraId="3600EB95"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5C5A8CBE"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6D3515EB" w14:textId="77777777" w:rsidR="00000000" w:rsidRDefault="00000000">
      <w:pPr>
        <w:pStyle w:val="Heading2"/>
        <w:divId w:val="540018263"/>
        <w:rPr>
          <w:rFonts w:ascii="Georgia" w:eastAsia="Times New Roman" w:hAnsi="Georgia"/>
          <w:sz w:val="27"/>
          <w:szCs w:val="27"/>
        </w:rPr>
      </w:pPr>
      <w:r>
        <w:rPr>
          <w:rFonts w:ascii="Georgia" w:eastAsia="Times New Roman" w:hAnsi="Georgia"/>
          <w:sz w:val="27"/>
          <w:szCs w:val="27"/>
        </w:rPr>
        <w:t>Important Conservation Actions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6260"/>
        <w:gridCol w:w="530"/>
      </w:tblGrid>
      <w:tr w:rsidR="00000000" w14:paraId="4C16ADC0" w14:textId="77777777">
        <w:trPr>
          <w:divId w:val="540018263"/>
          <w:tblCellSpacing w:w="15" w:type="dxa"/>
        </w:trPr>
        <w:tc>
          <w:tcPr>
            <w:tcW w:w="0" w:type="auto"/>
            <w:tcBorders>
              <w:bottom w:val="single" w:sz="6" w:space="0" w:color="000000"/>
            </w:tcBorders>
            <w:shd w:val="clear" w:color="auto" w:fill="BBBBBB"/>
            <w:vAlign w:val="center"/>
            <w:hideMark/>
          </w:tcPr>
          <w:p w14:paraId="2896CBD6"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Conservation Actions</w:t>
            </w:r>
          </w:p>
        </w:tc>
        <w:tc>
          <w:tcPr>
            <w:tcW w:w="0" w:type="auto"/>
            <w:tcBorders>
              <w:bottom w:val="single" w:sz="6" w:space="0" w:color="000000"/>
            </w:tcBorders>
            <w:shd w:val="clear" w:color="auto" w:fill="BBBBBB"/>
            <w:vAlign w:val="center"/>
            <w:hideMark/>
          </w:tcPr>
          <w:p w14:paraId="3C16A723"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31B0D25F" w14:textId="77777777">
        <w:trPr>
          <w:divId w:val="540018263"/>
          <w:tblCellSpacing w:w="15" w:type="dxa"/>
        </w:trPr>
        <w:tc>
          <w:tcPr>
            <w:tcW w:w="0" w:type="auto"/>
            <w:tcBorders>
              <w:bottom w:val="single" w:sz="6" w:space="0" w:color="CCCCCC"/>
            </w:tcBorders>
            <w:vAlign w:val="center"/>
            <w:hideMark/>
          </w:tcPr>
          <w:p w14:paraId="1D1475E5"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1.1. Land/water protection -&gt; Site/area protection</w:t>
            </w:r>
          </w:p>
        </w:tc>
        <w:tc>
          <w:tcPr>
            <w:tcW w:w="0" w:type="auto"/>
            <w:tcBorders>
              <w:bottom w:val="single" w:sz="6" w:space="0" w:color="CCCCCC"/>
            </w:tcBorders>
            <w:vAlign w:val="center"/>
            <w:hideMark/>
          </w:tcPr>
          <w:p w14:paraId="34FB8F2F"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711F142A" w14:textId="77777777">
        <w:trPr>
          <w:divId w:val="540018263"/>
          <w:tblCellSpacing w:w="15" w:type="dxa"/>
        </w:trPr>
        <w:tc>
          <w:tcPr>
            <w:tcW w:w="0" w:type="auto"/>
            <w:tcBorders>
              <w:bottom w:val="single" w:sz="6" w:space="0" w:color="CCCCCC"/>
            </w:tcBorders>
            <w:vAlign w:val="center"/>
            <w:hideMark/>
          </w:tcPr>
          <w:p w14:paraId="6783473F"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1.2. Land/water protection -&gt; Resource &amp; habitat protection</w:t>
            </w:r>
          </w:p>
        </w:tc>
        <w:tc>
          <w:tcPr>
            <w:tcW w:w="0" w:type="auto"/>
            <w:tcBorders>
              <w:bottom w:val="single" w:sz="6" w:space="0" w:color="CCCCCC"/>
            </w:tcBorders>
            <w:vAlign w:val="center"/>
            <w:hideMark/>
          </w:tcPr>
          <w:p w14:paraId="325139B1"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461B928A" w14:textId="77777777">
        <w:trPr>
          <w:divId w:val="540018263"/>
          <w:tblCellSpacing w:w="15" w:type="dxa"/>
        </w:trPr>
        <w:tc>
          <w:tcPr>
            <w:tcW w:w="0" w:type="auto"/>
            <w:tcBorders>
              <w:bottom w:val="single" w:sz="6" w:space="0" w:color="CCCCCC"/>
            </w:tcBorders>
            <w:vAlign w:val="center"/>
            <w:hideMark/>
          </w:tcPr>
          <w:p w14:paraId="5055796E" w14:textId="77777777" w:rsidR="00000000" w:rsidRDefault="00000000">
            <w:pPr>
              <w:spacing w:after="75"/>
              <w:rPr>
                <w:rFonts w:ascii="Georgia" w:eastAsia="Times New Roman" w:hAnsi="Georgia"/>
                <w:sz w:val="18"/>
                <w:szCs w:val="18"/>
              </w:rPr>
            </w:pPr>
            <w:r>
              <w:rPr>
                <w:rFonts w:ascii="Georgia" w:eastAsia="Times New Roman" w:hAnsi="Georgia"/>
                <w:sz w:val="18"/>
                <w:szCs w:val="18"/>
              </w:rPr>
              <w:t>3.4.2. Species management -&gt; Ex-situ conservation -&gt; Genome resource bank</w:t>
            </w:r>
          </w:p>
        </w:tc>
        <w:tc>
          <w:tcPr>
            <w:tcW w:w="0" w:type="auto"/>
            <w:tcBorders>
              <w:bottom w:val="single" w:sz="6" w:space="0" w:color="CCCCCC"/>
            </w:tcBorders>
            <w:vAlign w:val="center"/>
            <w:hideMark/>
          </w:tcPr>
          <w:p w14:paraId="7A2059A2"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6B506E1F" w14:textId="77777777">
        <w:trPr>
          <w:divId w:val="540018263"/>
          <w:tblCellSpacing w:w="15" w:type="dxa"/>
        </w:trPr>
        <w:tc>
          <w:tcPr>
            <w:tcW w:w="0" w:type="auto"/>
            <w:tcBorders>
              <w:bottom w:val="single" w:sz="6" w:space="0" w:color="CCCCCC"/>
            </w:tcBorders>
            <w:vAlign w:val="center"/>
            <w:hideMark/>
          </w:tcPr>
          <w:p w14:paraId="2AD1872F" w14:textId="77777777" w:rsidR="00000000" w:rsidRDefault="00000000">
            <w:pPr>
              <w:spacing w:after="75"/>
              <w:rPr>
                <w:rFonts w:ascii="Georgia" w:eastAsia="Times New Roman" w:hAnsi="Georgia"/>
                <w:sz w:val="18"/>
                <w:szCs w:val="18"/>
              </w:rPr>
            </w:pPr>
            <w:r>
              <w:rPr>
                <w:rFonts w:ascii="Georgia" w:eastAsia="Times New Roman" w:hAnsi="Georgia"/>
                <w:sz w:val="18"/>
                <w:szCs w:val="18"/>
              </w:rPr>
              <w:lastRenderedPageBreak/>
              <w:t>5.4.2. Law &amp; policy -&gt; Compliance and enforcement -&gt; National level</w:t>
            </w:r>
          </w:p>
        </w:tc>
        <w:tc>
          <w:tcPr>
            <w:tcW w:w="0" w:type="auto"/>
            <w:tcBorders>
              <w:bottom w:val="single" w:sz="6" w:space="0" w:color="CCCCCC"/>
            </w:tcBorders>
            <w:vAlign w:val="center"/>
            <w:hideMark/>
          </w:tcPr>
          <w:p w14:paraId="433BE1C0"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079D8045" w14:textId="77777777" w:rsidR="00000000" w:rsidRDefault="00000000">
      <w:pPr>
        <w:pStyle w:val="Heading2"/>
        <w:divId w:val="540018263"/>
        <w:rPr>
          <w:rFonts w:ascii="Georgia" w:eastAsia="Times New Roman" w:hAnsi="Georgia"/>
          <w:sz w:val="27"/>
          <w:szCs w:val="27"/>
        </w:rPr>
      </w:pPr>
      <w:r>
        <w:rPr>
          <w:rFonts w:ascii="Georgia" w:eastAsia="Times New Roman" w:hAnsi="Georgia"/>
          <w:sz w:val="27"/>
          <w:szCs w:val="27"/>
        </w:rPr>
        <w:t>Research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908"/>
        <w:gridCol w:w="530"/>
      </w:tblGrid>
      <w:tr w:rsidR="00000000" w14:paraId="27958352" w14:textId="77777777">
        <w:trPr>
          <w:divId w:val="540018263"/>
          <w:tblCellSpacing w:w="15" w:type="dxa"/>
        </w:trPr>
        <w:tc>
          <w:tcPr>
            <w:tcW w:w="0" w:type="auto"/>
            <w:tcBorders>
              <w:bottom w:val="single" w:sz="6" w:space="0" w:color="000000"/>
            </w:tcBorders>
            <w:shd w:val="clear" w:color="auto" w:fill="BBBBBB"/>
            <w:vAlign w:val="center"/>
            <w:hideMark/>
          </w:tcPr>
          <w:p w14:paraId="404E84D9"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Research</w:t>
            </w:r>
          </w:p>
        </w:tc>
        <w:tc>
          <w:tcPr>
            <w:tcW w:w="0" w:type="auto"/>
            <w:tcBorders>
              <w:bottom w:val="single" w:sz="6" w:space="0" w:color="000000"/>
            </w:tcBorders>
            <w:shd w:val="clear" w:color="auto" w:fill="BBBBBB"/>
            <w:vAlign w:val="center"/>
            <w:hideMark/>
          </w:tcPr>
          <w:p w14:paraId="1F4B5200"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0AEE6ECD" w14:textId="77777777">
        <w:trPr>
          <w:divId w:val="540018263"/>
          <w:tblCellSpacing w:w="15" w:type="dxa"/>
        </w:trPr>
        <w:tc>
          <w:tcPr>
            <w:tcW w:w="0" w:type="auto"/>
            <w:tcBorders>
              <w:bottom w:val="single" w:sz="6" w:space="0" w:color="CCCCCC"/>
            </w:tcBorders>
            <w:vAlign w:val="center"/>
            <w:hideMark/>
          </w:tcPr>
          <w:p w14:paraId="2DDBB8E8"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1.2. Research -&gt; Population size, distribution &amp; trends</w:t>
            </w:r>
          </w:p>
        </w:tc>
        <w:tc>
          <w:tcPr>
            <w:tcW w:w="0" w:type="auto"/>
            <w:tcBorders>
              <w:bottom w:val="single" w:sz="6" w:space="0" w:color="CCCCCC"/>
            </w:tcBorders>
            <w:vAlign w:val="center"/>
            <w:hideMark/>
          </w:tcPr>
          <w:p w14:paraId="61516722"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6813F535" w14:textId="77777777">
        <w:trPr>
          <w:divId w:val="540018263"/>
          <w:tblCellSpacing w:w="15" w:type="dxa"/>
        </w:trPr>
        <w:tc>
          <w:tcPr>
            <w:tcW w:w="0" w:type="auto"/>
            <w:tcBorders>
              <w:bottom w:val="single" w:sz="6" w:space="0" w:color="CCCCCC"/>
            </w:tcBorders>
            <w:vAlign w:val="center"/>
            <w:hideMark/>
          </w:tcPr>
          <w:p w14:paraId="781D7414" w14:textId="77777777" w:rsidR="00000000" w:rsidRDefault="00000000">
            <w:pPr>
              <w:spacing w:after="75"/>
              <w:rPr>
                <w:rFonts w:ascii="Georgia" w:eastAsia="Times New Roman" w:hAnsi="Georgia"/>
                <w:sz w:val="18"/>
                <w:szCs w:val="18"/>
              </w:rPr>
            </w:pPr>
            <w:r>
              <w:rPr>
                <w:rFonts w:ascii="Georgia" w:eastAsia="Times New Roman" w:hAnsi="Georgia"/>
                <w:sz w:val="18"/>
                <w:szCs w:val="18"/>
              </w:rPr>
              <w:t>2.2. Conservation Planning -&gt; Area-based Management Plan</w:t>
            </w:r>
          </w:p>
        </w:tc>
        <w:tc>
          <w:tcPr>
            <w:tcW w:w="0" w:type="auto"/>
            <w:tcBorders>
              <w:bottom w:val="single" w:sz="6" w:space="0" w:color="CCCCCC"/>
            </w:tcBorders>
            <w:vAlign w:val="center"/>
            <w:hideMark/>
          </w:tcPr>
          <w:p w14:paraId="1CFB19A8"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5B535654" w14:textId="77777777">
        <w:trPr>
          <w:divId w:val="540018263"/>
          <w:tblCellSpacing w:w="15" w:type="dxa"/>
        </w:trPr>
        <w:tc>
          <w:tcPr>
            <w:tcW w:w="0" w:type="auto"/>
            <w:tcBorders>
              <w:bottom w:val="single" w:sz="6" w:space="0" w:color="CCCCCC"/>
            </w:tcBorders>
            <w:vAlign w:val="center"/>
            <w:hideMark/>
          </w:tcPr>
          <w:p w14:paraId="60B2CE6A" w14:textId="77777777" w:rsidR="00000000" w:rsidRDefault="00000000">
            <w:pPr>
              <w:spacing w:after="75"/>
              <w:rPr>
                <w:rFonts w:ascii="Georgia" w:eastAsia="Times New Roman" w:hAnsi="Georgia"/>
                <w:sz w:val="18"/>
                <w:szCs w:val="18"/>
              </w:rPr>
            </w:pPr>
            <w:r>
              <w:rPr>
                <w:rFonts w:ascii="Georgia" w:eastAsia="Times New Roman" w:hAnsi="Georgia"/>
                <w:sz w:val="18"/>
                <w:szCs w:val="18"/>
              </w:rPr>
              <w:t>3.4. Monitoring -&gt; Habitat trends</w:t>
            </w:r>
          </w:p>
        </w:tc>
        <w:tc>
          <w:tcPr>
            <w:tcW w:w="0" w:type="auto"/>
            <w:tcBorders>
              <w:bottom w:val="single" w:sz="6" w:space="0" w:color="CCCCCC"/>
            </w:tcBorders>
            <w:vAlign w:val="center"/>
            <w:hideMark/>
          </w:tcPr>
          <w:p w14:paraId="46A5A262"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2723AE5B" w14:textId="77777777" w:rsidR="00000000" w:rsidRDefault="00000000">
      <w:pPr>
        <w:pStyle w:val="Heading1"/>
        <w:divId w:val="34740235"/>
        <w:rPr>
          <w:rFonts w:ascii="Georgia" w:eastAsia="Times New Roman" w:hAnsi="Georgia"/>
          <w:sz w:val="29"/>
          <w:szCs w:val="29"/>
        </w:rPr>
      </w:pPr>
      <w:r>
        <w:rPr>
          <w:rFonts w:ascii="Georgia" w:eastAsia="Times New Roman" w:hAnsi="Georgia"/>
          <w:sz w:val="29"/>
          <w:szCs w:val="29"/>
        </w:rPr>
        <w:t>Ecosystem Services</w:t>
      </w:r>
    </w:p>
    <w:p w14:paraId="1EE4AABC" w14:textId="77777777" w:rsidR="00000000" w:rsidRDefault="00000000">
      <w:pPr>
        <w:pStyle w:val="Heading2"/>
        <w:divId w:val="34740235"/>
        <w:rPr>
          <w:rFonts w:ascii="Georgia" w:eastAsia="Times New Roman" w:hAnsi="Georgia"/>
          <w:sz w:val="27"/>
          <w:szCs w:val="27"/>
        </w:rPr>
      </w:pPr>
      <w:r>
        <w:rPr>
          <w:rFonts w:ascii="Georgia" w:eastAsia="Times New Roman" w:hAnsi="Georgia"/>
          <w:sz w:val="27"/>
          <w:szCs w:val="27"/>
        </w:rPr>
        <w:t>Ecosystem Services Provided by the Species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63"/>
        <w:gridCol w:w="5947"/>
      </w:tblGrid>
      <w:tr w:rsidR="00000000" w14:paraId="707C43FD" w14:textId="77777777">
        <w:trPr>
          <w:divId w:val="34740235"/>
          <w:tblCellSpacing w:w="15" w:type="dxa"/>
        </w:trPr>
        <w:tc>
          <w:tcPr>
            <w:tcW w:w="0" w:type="auto"/>
            <w:tcBorders>
              <w:bottom w:val="single" w:sz="6" w:space="0" w:color="000000"/>
            </w:tcBorders>
            <w:shd w:val="clear" w:color="auto" w:fill="BBBBBB"/>
            <w:vAlign w:val="center"/>
            <w:hideMark/>
          </w:tcPr>
          <w:p w14:paraId="4576A153"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Insufficient Information Available</w:t>
            </w:r>
          </w:p>
        </w:tc>
        <w:tc>
          <w:tcPr>
            <w:tcW w:w="0" w:type="auto"/>
            <w:tcBorders>
              <w:bottom w:val="single" w:sz="6" w:space="0" w:color="000000"/>
            </w:tcBorders>
            <w:shd w:val="clear" w:color="auto" w:fill="BBBBBB"/>
            <w:vAlign w:val="center"/>
            <w:hideMark/>
          </w:tcPr>
          <w:p w14:paraId="7317BB60" w14:textId="77777777" w:rsidR="00000000" w:rsidRDefault="00000000">
            <w:pPr>
              <w:spacing w:after="75"/>
              <w:rPr>
                <w:rFonts w:ascii="Georgia" w:eastAsia="Times New Roman" w:hAnsi="Georgia"/>
                <w:b/>
                <w:bCs/>
                <w:sz w:val="18"/>
                <w:szCs w:val="18"/>
              </w:rPr>
            </w:pPr>
            <w:r>
              <w:rPr>
                <w:rStyle w:val="redfont"/>
                <w:rFonts w:ascii="Georgia" w:eastAsia="Times New Roman" w:hAnsi="Georgia"/>
                <w:b/>
                <w:bCs/>
                <w:sz w:val="18"/>
                <w:szCs w:val="18"/>
              </w:rPr>
              <w:t>All coded services should have an importance score of 5 - Not Known.</w:t>
            </w:r>
          </w:p>
        </w:tc>
      </w:tr>
      <w:tr w:rsidR="00000000" w14:paraId="4174D9A2" w14:textId="77777777">
        <w:trPr>
          <w:divId w:val="34740235"/>
          <w:tblCellSpacing w:w="15" w:type="dxa"/>
        </w:trPr>
        <w:tc>
          <w:tcPr>
            <w:tcW w:w="0" w:type="auto"/>
            <w:vAlign w:val="center"/>
            <w:hideMark/>
          </w:tcPr>
          <w:p w14:paraId="6A493353" w14:textId="77777777" w:rsidR="00000000" w:rsidRDefault="00000000">
            <w:pPr>
              <w:spacing w:after="75"/>
              <w:rPr>
                <w:rFonts w:ascii="Georgia" w:eastAsia="Times New Roman" w:hAnsi="Georgia"/>
                <w:sz w:val="18"/>
                <w:szCs w:val="18"/>
              </w:rPr>
            </w:pPr>
            <w:r>
              <w:rPr>
                <w:rFonts w:ascii="Georgia" w:eastAsia="Times New Roman" w:hAnsi="Georgia"/>
                <w:sz w:val="18"/>
                <w:szCs w:val="18"/>
              </w:rPr>
              <w:t>true</w:t>
            </w:r>
          </w:p>
        </w:tc>
        <w:tc>
          <w:tcPr>
            <w:tcW w:w="0" w:type="auto"/>
            <w:vAlign w:val="center"/>
            <w:hideMark/>
          </w:tcPr>
          <w:p w14:paraId="1542DF15"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3ACDEDC0" w14:textId="77777777" w:rsidR="00000000" w:rsidRDefault="00000000">
      <w:pPr>
        <w:pStyle w:val="Heading1"/>
        <w:rPr>
          <w:rFonts w:ascii="Georgia" w:eastAsia="Times New Roman" w:hAnsi="Georgia"/>
          <w:sz w:val="29"/>
          <w:szCs w:val="29"/>
        </w:rPr>
      </w:pPr>
      <w:r>
        <w:rPr>
          <w:rFonts w:ascii="Georgia" w:eastAsia="Times New Roman" w:hAnsi="Georgia"/>
          <w:sz w:val="29"/>
          <w:szCs w:val="29"/>
        </w:rPr>
        <w:t>Bibliography</w:t>
      </w:r>
    </w:p>
    <w:p w14:paraId="0926A6AF" w14:textId="77777777" w:rsidR="00000000" w:rsidRDefault="00000000">
      <w:pPr>
        <w:pStyle w:val="NormalWeb"/>
        <w:divId w:val="1595816496"/>
        <w:rPr>
          <w:rFonts w:ascii="Georgia" w:hAnsi="Georgia"/>
        </w:rPr>
      </w:pPr>
      <w:commentRangeStart w:id="80"/>
      <w:r>
        <w:rPr>
          <w:rFonts w:ascii="Georgia" w:hAnsi="Georgia"/>
        </w:rPr>
        <w:t xml:space="preserve">2023. Botanic Gardens Conservation </w:t>
      </w:r>
      <w:proofErr w:type="spellStart"/>
      <w:r>
        <w:rPr>
          <w:rFonts w:ascii="Georgia" w:hAnsi="Georgia"/>
        </w:rPr>
        <w:t>Internationa</w:t>
      </w:r>
      <w:proofErr w:type="spellEnd"/>
      <w:r>
        <w:rPr>
          <w:rFonts w:ascii="Georgia" w:hAnsi="Georgia"/>
        </w:rPr>
        <w:t xml:space="preserve">. Available at: </w:t>
      </w:r>
      <w:hyperlink r:id="rId14" w:anchor="results" w:history="1">
        <w:r>
          <w:rPr>
            <w:rStyle w:val="Hyperlink"/>
            <w:rFonts w:ascii="Georgia" w:hAnsi="Georgia"/>
          </w:rPr>
          <w:t>https://tools.bgci.org/plant_search.php?action=Find&amp;lang=eng&amp;ftrGenus=Bulbostylis&amp;ftrSpecies=atracuminata&amp;ftrEpithet=&amp;ftrRedList=&amp;ftrCWR=&amp;ftrRedList1997=&amp;x=0&amp;y=0#results</w:t>
        </w:r>
      </w:hyperlink>
      <w:r>
        <w:rPr>
          <w:rFonts w:ascii="Georgia" w:hAnsi="Georgia"/>
        </w:rPr>
        <w:t>. (Accessed: Sept 4, 2023).</w:t>
      </w:r>
    </w:p>
    <w:p w14:paraId="2AD54970" w14:textId="77777777" w:rsidR="00000000" w:rsidRDefault="00000000">
      <w:pPr>
        <w:pStyle w:val="NormalWeb"/>
        <w:divId w:val="1595816496"/>
        <w:rPr>
          <w:rFonts w:ascii="Georgia" w:hAnsi="Georgia"/>
        </w:rPr>
      </w:pPr>
      <w:r>
        <w:rPr>
          <w:rFonts w:ascii="Georgia" w:hAnsi="Georgia"/>
        </w:rPr>
        <w:t>2023. Google Earth Pro. (Accessed: Sept 4, 2023).</w:t>
      </w:r>
    </w:p>
    <w:p w14:paraId="536F1A90" w14:textId="77777777" w:rsidR="00000000" w:rsidRDefault="00000000">
      <w:pPr>
        <w:pStyle w:val="NormalWeb"/>
        <w:divId w:val="1595816496"/>
        <w:rPr>
          <w:rFonts w:ascii="Georgia" w:hAnsi="Georgia"/>
        </w:rPr>
      </w:pPr>
      <w:r>
        <w:rPr>
          <w:rFonts w:ascii="Georgia" w:hAnsi="Georgia"/>
        </w:rPr>
        <w:t xml:space="preserve">2023. Virunga National Park. Available at: </w:t>
      </w:r>
      <w:hyperlink r:id="rId15" w:history="1">
        <w:r>
          <w:rPr>
            <w:rStyle w:val="Hyperlink"/>
            <w:rFonts w:ascii="Georgia" w:hAnsi="Georgia"/>
          </w:rPr>
          <w:t>https://www.virungaparkcongo.com/congo-tour-destinations/upemba-national-park/</w:t>
        </w:r>
      </w:hyperlink>
      <w:r>
        <w:rPr>
          <w:rFonts w:ascii="Georgia" w:hAnsi="Georgia"/>
        </w:rPr>
        <w:t>. (Accessed: Sept 4, 2023).</w:t>
      </w:r>
    </w:p>
    <w:p w14:paraId="685AEE16" w14:textId="77777777" w:rsidR="00000000" w:rsidRDefault="00000000">
      <w:pPr>
        <w:pStyle w:val="NormalWeb"/>
        <w:divId w:val="1595816496"/>
        <w:rPr>
          <w:rFonts w:ascii="Georgia" w:hAnsi="Georgia"/>
        </w:rPr>
      </w:pPr>
      <w:r>
        <w:rPr>
          <w:rFonts w:ascii="Georgia" w:hAnsi="Georgia"/>
        </w:rPr>
        <w:t xml:space="preserve">2023. World Database on Protected Areas. Available at: </w:t>
      </w:r>
      <w:hyperlink r:id="rId16" w:history="1">
        <w:r>
          <w:rPr>
            <w:rStyle w:val="Hyperlink"/>
            <w:rFonts w:ascii="Georgia" w:hAnsi="Georgia"/>
          </w:rPr>
          <w:t>https://www.protectedplanet.net/en/thematic-areas/wdpa?tab=WDPA</w:t>
        </w:r>
      </w:hyperlink>
      <w:r>
        <w:rPr>
          <w:rFonts w:ascii="Georgia" w:hAnsi="Georgia"/>
        </w:rPr>
        <w:t>. (Accessed: Sept 4, 2023).</w:t>
      </w:r>
      <w:commentRangeEnd w:id="80"/>
      <w:r w:rsidR="00D0274A">
        <w:rPr>
          <w:rStyle w:val="CommentReference"/>
        </w:rPr>
        <w:commentReference w:id="80"/>
      </w:r>
    </w:p>
    <w:p w14:paraId="036CB1CA" w14:textId="77777777" w:rsidR="00000000" w:rsidRDefault="00000000">
      <w:pPr>
        <w:pStyle w:val="NormalWeb"/>
        <w:divId w:val="1595816496"/>
        <w:rPr>
          <w:rFonts w:ascii="Georgia" w:hAnsi="Georgia"/>
        </w:rPr>
      </w:pPr>
      <w:r>
        <w:rPr>
          <w:rFonts w:ascii="Georgia" w:hAnsi="Georgia"/>
        </w:rPr>
        <w:t xml:space="preserve">GBIF: the Global Biodiversity Information Facility. 2022. </w:t>
      </w:r>
      <w:proofErr w:type="spellStart"/>
      <w:r>
        <w:rPr>
          <w:rFonts w:ascii="Georgia" w:hAnsi="Georgia"/>
        </w:rPr>
        <w:t>Bulbostylis</w:t>
      </w:r>
      <w:proofErr w:type="spellEnd"/>
      <w:r>
        <w:rPr>
          <w:rFonts w:ascii="Georgia" w:hAnsi="Georgia"/>
        </w:rPr>
        <w:t xml:space="preserve"> </w:t>
      </w:r>
      <w:proofErr w:type="spellStart"/>
      <w:r>
        <w:rPr>
          <w:rFonts w:ascii="Georgia" w:hAnsi="Georgia"/>
        </w:rPr>
        <w:t>microelegans</w:t>
      </w:r>
      <w:proofErr w:type="spellEnd"/>
      <w:r>
        <w:rPr>
          <w:rFonts w:ascii="Georgia" w:hAnsi="Georgia"/>
        </w:rPr>
        <w:t xml:space="preserve">. </w:t>
      </w:r>
      <w:proofErr w:type="spellStart"/>
      <w:r>
        <w:rPr>
          <w:rFonts w:ascii="Georgia" w:hAnsi="Georgia"/>
        </w:rPr>
        <w:t>Occurance</w:t>
      </w:r>
      <w:proofErr w:type="spellEnd"/>
      <w:r>
        <w:rPr>
          <w:rFonts w:ascii="Georgia" w:hAnsi="Georgia"/>
        </w:rPr>
        <w:t xml:space="preserve"> data for </w:t>
      </w:r>
      <w:proofErr w:type="spellStart"/>
      <w:r>
        <w:rPr>
          <w:rFonts w:ascii="Georgia" w:hAnsi="Georgia"/>
        </w:rPr>
        <w:t>Bulbostylis</w:t>
      </w:r>
      <w:proofErr w:type="spellEnd"/>
      <w:r>
        <w:rPr>
          <w:rFonts w:ascii="Georgia" w:hAnsi="Georgia"/>
        </w:rPr>
        <w:t xml:space="preserve"> </w:t>
      </w:r>
      <w:proofErr w:type="spellStart"/>
      <w:r>
        <w:rPr>
          <w:rFonts w:ascii="Georgia" w:hAnsi="Georgia"/>
        </w:rPr>
        <w:t>microelegans</w:t>
      </w:r>
      <w:proofErr w:type="spellEnd"/>
      <w:r>
        <w:rPr>
          <w:rFonts w:ascii="Georgia" w:hAnsi="Georgia"/>
        </w:rPr>
        <w:t xml:space="preserve">. GBIF. Available at: </w:t>
      </w:r>
      <w:hyperlink r:id="rId17" w:history="1">
        <w:r>
          <w:rPr>
            <w:rStyle w:val="Hyperlink"/>
            <w:rFonts w:ascii="Georgia" w:hAnsi="Georgia"/>
          </w:rPr>
          <w:t>https://www.gbif.org/occurrence/search?taxon_key=10914374</w:t>
        </w:r>
      </w:hyperlink>
      <w:r>
        <w:rPr>
          <w:rFonts w:ascii="Georgia" w:hAnsi="Georgia"/>
        </w:rPr>
        <w:t>. (Accessed: Sept 4, 2023).</w:t>
      </w:r>
    </w:p>
    <w:p w14:paraId="7BED4628" w14:textId="77777777" w:rsidR="00000000" w:rsidRDefault="00000000">
      <w:pPr>
        <w:pStyle w:val="NormalWeb"/>
        <w:divId w:val="1595816496"/>
        <w:rPr>
          <w:rFonts w:ascii="Georgia" w:hAnsi="Georgia"/>
        </w:rPr>
      </w:pPr>
      <w:r>
        <w:rPr>
          <w:rFonts w:ascii="Georgia" w:hAnsi="Georgia"/>
        </w:rPr>
        <w:t xml:space="preserve">Global Forest Watch. Available at: </w:t>
      </w:r>
      <w:hyperlink r:id="rId18" w:history="1">
        <w:r>
          <w:rPr>
            <w:rStyle w:val="Hyperlink"/>
            <w:rFonts w:ascii="Georgia" w:hAnsi="Georgia"/>
          </w:rPr>
          <w:t>https://www.globalforestwatch.org</w:t>
        </w:r>
      </w:hyperlink>
      <w:r>
        <w:rPr>
          <w:rFonts w:ascii="Georgia" w:hAnsi="Georgia"/>
        </w:rPr>
        <w:t>. (Accessed: Sept 4, 2023).</w:t>
      </w:r>
    </w:p>
    <w:p w14:paraId="58A95A13" w14:textId="77777777" w:rsidR="00000000" w:rsidRDefault="00000000">
      <w:pPr>
        <w:pStyle w:val="NormalWeb"/>
        <w:divId w:val="1595816496"/>
        <w:rPr>
          <w:rFonts w:ascii="Georgia" w:hAnsi="Georgia"/>
        </w:rPr>
      </w:pPr>
      <w:r>
        <w:rPr>
          <w:rFonts w:ascii="Georgia" w:hAnsi="Georgia"/>
        </w:rPr>
        <w:t xml:space="preserve">Browning, Jane, Lock. M, John Michael, Beentje, Henk Jaap, Vollesen, Kaj, Larridon, Isabel, Xanthos, Martin Cheek, Martin Darbyshire, </w:t>
      </w:r>
      <w:proofErr w:type="spellStart"/>
      <w:r>
        <w:rPr>
          <w:rFonts w:ascii="Georgia" w:hAnsi="Georgia"/>
        </w:rPr>
        <w:t>IainGoyder</w:t>
      </w:r>
      <w:proofErr w:type="spellEnd"/>
      <w:r>
        <w:rPr>
          <w:rFonts w:ascii="Georgia" w:hAnsi="Georgia"/>
        </w:rPr>
        <w:t xml:space="preserve">, D. J. 2020. Flora </w:t>
      </w:r>
      <w:proofErr w:type="spellStart"/>
      <w:r>
        <w:rPr>
          <w:rFonts w:ascii="Georgia" w:hAnsi="Georgia"/>
        </w:rPr>
        <w:t>Zambesiaca</w:t>
      </w:r>
      <w:proofErr w:type="spellEnd"/>
      <w:r>
        <w:rPr>
          <w:rFonts w:ascii="Georgia" w:hAnsi="Georgia"/>
        </w:rPr>
        <w:t xml:space="preserve">. </w:t>
      </w:r>
      <w:r>
        <w:rPr>
          <w:rFonts w:ascii="Georgia" w:hAnsi="Georgia"/>
          <w:i/>
          <w:iCs/>
        </w:rPr>
        <w:t>Royal Botanic Gardens, Kew</w:t>
      </w:r>
      <w:r>
        <w:rPr>
          <w:rFonts w:ascii="Georgia" w:hAnsi="Georgia"/>
        </w:rPr>
        <w:t xml:space="preserve"> London.</w:t>
      </w:r>
    </w:p>
    <w:p w14:paraId="73F17A51" w14:textId="77777777" w:rsidR="00000000" w:rsidRDefault="00000000">
      <w:pPr>
        <w:pStyle w:val="NormalWeb"/>
        <w:divId w:val="1595816496"/>
        <w:rPr>
          <w:rFonts w:ascii="Georgia" w:hAnsi="Georgia"/>
        </w:rPr>
      </w:pPr>
      <w:proofErr w:type="spellStart"/>
      <w:r>
        <w:rPr>
          <w:rFonts w:ascii="Georgia" w:hAnsi="Georgia"/>
        </w:rPr>
        <w:t>Hoenselaar.K</w:t>
      </w:r>
      <w:proofErr w:type="spellEnd"/>
      <w:r>
        <w:rPr>
          <w:rFonts w:ascii="Georgia" w:hAnsi="Georgia"/>
        </w:rPr>
        <w:t xml:space="preserve">, </w:t>
      </w:r>
      <w:proofErr w:type="spellStart"/>
      <w:r>
        <w:rPr>
          <w:rFonts w:ascii="Georgia" w:hAnsi="Georgia"/>
        </w:rPr>
        <w:t>Verdcourt.B</w:t>
      </w:r>
      <w:proofErr w:type="spellEnd"/>
      <w:r>
        <w:rPr>
          <w:rFonts w:ascii="Georgia" w:hAnsi="Georgia"/>
        </w:rPr>
        <w:t xml:space="preserve"> &amp; </w:t>
      </w:r>
      <w:proofErr w:type="spellStart"/>
      <w:r>
        <w:rPr>
          <w:rFonts w:ascii="Georgia" w:hAnsi="Georgia"/>
        </w:rPr>
        <w:t>Beentje.H.J</w:t>
      </w:r>
      <w:proofErr w:type="spellEnd"/>
      <w:r>
        <w:rPr>
          <w:rFonts w:ascii="Georgia" w:hAnsi="Georgia"/>
        </w:rPr>
        <w:t xml:space="preserve">. 2010. </w:t>
      </w:r>
      <w:r>
        <w:rPr>
          <w:rFonts w:ascii="Georgia" w:hAnsi="Georgia"/>
          <w:i/>
          <w:iCs/>
        </w:rPr>
        <w:t>Flora of Tropical East Africa</w:t>
      </w:r>
      <w:r>
        <w:rPr>
          <w:rFonts w:ascii="Georgia" w:hAnsi="Georgia"/>
        </w:rPr>
        <w:t>. Royal Botanic Gardens Kew, London.</w:t>
      </w:r>
    </w:p>
    <w:p w14:paraId="11EE7974" w14:textId="77777777" w:rsidR="00000000" w:rsidRDefault="00000000">
      <w:pPr>
        <w:pStyle w:val="NormalWeb"/>
        <w:divId w:val="1595816496"/>
        <w:rPr>
          <w:rFonts w:ascii="Georgia" w:hAnsi="Georgia"/>
        </w:rPr>
      </w:pPr>
      <w:r>
        <w:rPr>
          <w:rFonts w:ascii="Georgia" w:hAnsi="Georgia"/>
        </w:rPr>
        <w:t xml:space="preserve">Larridon, Reynders &amp; </w:t>
      </w:r>
      <w:proofErr w:type="spellStart"/>
      <w:r>
        <w:rPr>
          <w:rFonts w:ascii="Georgia" w:hAnsi="Georgia"/>
        </w:rPr>
        <w:t>Goetghebeur</w:t>
      </w:r>
      <w:proofErr w:type="spellEnd"/>
      <w:r>
        <w:rPr>
          <w:rFonts w:ascii="Georgia" w:hAnsi="Georgia"/>
        </w:rPr>
        <w:t xml:space="preserve">. 2008. Novelties in </w:t>
      </w:r>
      <w:proofErr w:type="spellStart"/>
      <w:r>
        <w:rPr>
          <w:rFonts w:ascii="Georgia" w:hAnsi="Georgia"/>
        </w:rPr>
        <w:t>Nemum</w:t>
      </w:r>
      <w:proofErr w:type="spellEnd"/>
      <w:r>
        <w:rPr>
          <w:rFonts w:ascii="Georgia" w:hAnsi="Georgia"/>
        </w:rPr>
        <w:t xml:space="preserve"> (</w:t>
      </w:r>
      <w:proofErr w:type="spellStart"/>
      <w:r>
        <w:rPr>
          <w:rFonts w:ascii="Georgia" w:hAnsi="Georgia"/>
        </w:rPr>
        <w:t>Cyperaceae</w:t>
      </w:r>
      <w:proofErr w:type="spellEnd"/>
      <w:r>
        <w:rPr>
          <w:rFonts w:ascii="Georgia" w:hAnsi="Georgia"/>
        </w:rPr>
        <w:t xml:space="preserve">). </w:t>
      </w:r>
      <w:r>
        <w:rPr>
          <w:rFonts w:ascii="Georgia" w:hAnsi="Georgia"/>
          <w:i/>
          <w:iCs/>
        </w:rPr>
        <w:t>Belgian Journal of Botany</w:t>
      </w:r>
      <w:r>
        <w:rPr>
          <w:rFonts w:ascii="Georgia" w:hAnsi="Georgia"/>
        </w:rPr>
        <w:t xml:space="preserve"> 141(2): 157-177.</w:t>
      </w:r>
    </w:p>
    <w:p w14:paraId="04B60CB8" w14:textId="77777777" w:rsidR="00000000" w:rsidRDefault="00000000">
      <w:pPr>
        <w:pStyle w:val="NormalWeb"/>
        <w:divId w:val="1595816496"/>
        <w:rPr>
          <w:rFonts w:ascii="Georgia" w:hAnsi="Georgia"/>
        </w:rPr>
      </w:pPr>
      <w:r>
        <w:rPr>
          <w:rFonts w:ascii="Georgia" w:hAnsi="Georgia"/>
        </w:rPr>
        <w:t xml:space="preserve">Moat, J., Bachman, S., &amp; Walker, B. 2023. </w:t>
      </w:r>
      <w:proofErr w:type="spellStart"/>
      <w:r>
        <w:rPr>
          <w:rFonts w:ascii="Georgia" w:hAnsi="Georgia"/>
        </w:rPr>
        <w:t>ShinyGeoCAT</w:t>
      </w:r>
      <w:proofErr w:type="spellEnd"/>
      <w:r>
        <w:rPr>
          <w:rFonts w:ascii="Georgia" w:hAnsi="Georgia"/>
        </w:rPr>
        <w:t xml:space="preserve"> - Geospatial Conservation Assessment Tools (BETA).</w:t>
      </w:r>
    </w:p>
    <w:p w14:paraId="57129D73" w14:textId="77777777" w:rsidR="00916135" w:rsidRDefault="00000000">
      <w:pPr>
        <w:pStyle w:val="NormalWeb"/>
        <w:divId w:val="1595816496"/>
        <w:rPr>
          <w:rFonts w:ascii="Georgia" w:hAnsi="Georgia"/>
        </w:rPr>
      </w:pPr>
      <w:proofErr w:type="spellStart"/>
      <w:r>
        <w:rPr>
          <w:rFonts w:ascii="Georgia" w:hAnsi="Georgia"/>
        </w:rPr>
        <w:t>Roalson</w:t>
      </w:r>
      <w:proofErr w:type="spellEnd"/>
      <w:r>
        <w:rPr>
          <w:rFonts w:ascii="Georgia" w:hAnsi="Georgia"/>
        </w:rPr>
        <w:t xml:space="preserve"> et al. 2019. A broader circumscription of </w:t>
      </w:r>
      <w:proofErr w:type="spellStart"/>
      <w:r>
        <w:rPr>
          <w:rFonts w:ascii="Georgia" w:hAnsi="Georgia"/>
        </w:rPr>
        <w:t>Bulbostylis</w:t>
      </w:r>
      <w:proofErr w:type="spellEnd"/>
      <w:r>
        <w:rPr>
          <w:rFonts w:ascii="Georgia" w:hAnsi="Georgia"/>
        </w:rPr>
        <w:t xml:space="preserve"> including </w:t>
      </w:r>
      <w:proofErr w:type="spellStart"/>
      <w:r>
        <w:rPr>
          <w:rFonts w:ascii="Georgia" w:hAnsi="Georgia"/>
        </w:rPr>
        <w:t>Nemum</w:t>
      </w:r>
      <w:proofErr w:type="spellEnd"/>
      <w:r>
        <w:rPr>
          <w:rFonts w:ascii="Georgia" w:hAnsi="Georgia"/>
        </w:rPr>
        <w:t xml:space="preserve"> (</w:t>
      </w:r>
      <w:proofErr w:type="spellStart"/>
      <w:r>
        <w:rPr>
          <w:rFonts w:ascii="Georgia" w:hAnsi="Georgia"/>
        </w:rPr>
        <w:t>Abildgaardieae</w:t>
      </w:r>
      <w:proofErr w:type="spellEnd"/>
      <w:r>
        <w:rPr>
          <w:rFonts w:ascii="Georgia" w:hAnsi="Georgia"/>
        </w:rPr>
        <w:t xml:space="preserve">: </w:t>
      </w:r>
      <w:proofErr w:type="spellStart"/>
      <w:r>
        <w:rPr>
          <w:rFonts w:ascii="Georgia" w:hAnsi="Georgia"/>
        </w:rPr>
        <w:t>Cyperaceae</w:t>
      </w:r>
      <w:proofErr w:type="spellEnd"/>
      <w:r>
        <w:rPr>
          <w:rFonts w:ascii="Georgia" w:hAnsi="Georgia"/>
        </w:rPr>
        <w:t xml:space="preserve">). </w:t>
      </w:r>
      <w:proofErr w:type="spellStart"/>
      <w:r>
        <w:rPr>
          <w:rFonts w:ascii="Georgia" w:hAnsi="Georgia"/>
          <w:i/>
          <w:iCs/>
        </w:rPr>
        <w:t>Phytotaxa</w:t>
      </w:r>
      <w:proofErr w:type="spellEnd"/>
      <w:r>
        <w:rPr>
          <w:rFonts w:ascii="Georgia" w:hAnsi="Georgia"/>
        </w:rPr>
        <w:t xml:space="preserve"> Vol. 395 (3): 119-208.</w:t>
      </w:r>
    </w:p>
    <w:sectPr w:rsidR="00916135">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64" w:author="Jack Plummer" w:date="2023-09-05T10:27:00Z" w:initials="JP">
    <w:p w14:paraId="49954A44" w14:textId="77777777" w:rsidR="008125A8" w:rsidRDefault="008125A8" w:rsidP="00167A93">
      <w:pPr>
        <w:pStyle w:val="CommentText"/>
      </w:pPr>
      <w:r>
        <w:rPr>
          <w:rStyle w:val="CommentReference"/>
        </w:rPr>
        <w:annotationRef/>
      </w:r>
      <w:r>
        <w:t>??</w:t>
      </w:r>
    </w:p>
  </w:comment>
  <w:comment w:id="80" w:author="Jack Plummer" w:date="2023-09-05T10:30:00Z" w:initials="JP">
    <w:p w14:paraId="3F4DF506" w14:textId="77777777" w:rsidR="00D0274A" w:rsidRDefault="00D0274A" w:rsidP="00FA4CAB">
      <w:pPr>
        <w:pStyle w:val="CommentText"/>
      </w:pPr>
      <w:r>
        <w:rPr>
          <w:rStyle w:val="CommentReference"/>
        </w:rPr>
        <w:annotationRef/>
      </w:r>
      <w:r>
        <w:t>Let's check these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9954A44" w15:done="0"/>
  <w15:commentEx w15:paraId="3F4DF50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03BA6E0E" w16cex:dateUtc="2023-09-05T09:27:00Z"/>
  <w16cex:commentExtensible w16cex:durableId="6D09E3E5" w16cex:dateUtc="2023-09-05T09: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9954A44" w16cid:durableId="03BA6E0E"/>
  <w16cid:commentId w16cid:paraId="3F4DF506" w16cid:durableId="6D09E3E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ack Plummer">
    <w15:presenceInfo w15:providerId="AD" w15:userId="S::j.plummer@kew.org::a7ccb40d-b5f1-45e6-963c-3f9b10b74b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9448A"/>
    <w:rsid w:val="0029448A"/>
    <w:rsid w:val="00766253"/>
    <w:rsid w:val="008125A8"/>
    <w:rsid w:val="00916135"/>
    <w:rsid w:val="00D0274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43310C"/>
  <w15:chartTrackingRefBased/>
  <w15:docId w15:val="{2D3A15A7-0D7E-4028-ADF4-C6E8FB52E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top w:val="single" w:sz="12" w:space="4" w:color="000000"/>
        <w:bottom w:val="single" w:sz="12" w:space="4" w:color="000000"/>
      </w:pBdr>
      <w:shd w:val="clear" w:color="auto" w:fill="CCCCCC"/>
      <w:spacing w:before="100" w:beforeAutospacing="1" w:after="100" w:afterAutospacing="1"/>
      <w:jc w:val="right"/>
      <w:outlineLvl w:val="0"/>
    </w:pPr>
    <w:rPr>
      <w:b/>
      <w:bCs/>
      <w:color w:val="000000"/>
      <w:kern w:val="36"/>
      <w:sz w:val="38"/>
      <w:szCs w:val="38"/>
    </w:rPr>
  </w:style>
  <w:style w:type="paragraph" w:styleId="Heading2">
    <w:name w:val="heading 2"/>
    <w:basedOn w:val="Normal"/>
    <w:link w:val="Heading2Char"/>
    <w:uiPriority w:val="9"/>
    <w:qFormat/>
    <w:pPr>
      <w:pBdr>
        <w:bottom w:val="single" w:sz="6" w:space="0" w:color="808080"/>
      </w:pBd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31"/>
      <w:szCs w:val="31"/>
    </w:rPr>
  </w:style>
  <w:style w:type="paragraph" w:styleId="Heading4">
    <w:name w:val="heading 4"/>
    <w:basedOn w:val="Normal"/>
    <w:link w:val="Heading4Char"/>
    <w:uiPriority w:val="9"/>
    <w:qFormat/>
    <w:pPr>
      <w:spacing w:before="100" w:beforeAutospacing="1" w:after="100" w:afterAutospacing="1"/>
      <w:outlineLvl w:val="3"/>
    </w:pPr>
    <w:rPr>
      <w:b/>
      <w:bCs/>
      <w:sz w:val="29"/>
      <w:szCs w:val="29"/>
    </w:rPr>
  </w:style>
  <w:style w:type="paragraph" w:styleId="Heading5">
    <w:name w:val="heading 5"/>
    <w:basedOn w:val="Normal"/>
    <w:link w:val="Heading5Char"/>
    <w:uiPriority w:val="9"/>
    <w:qFormat/>
    <w:pPr>
      <w:spacing w:before="100" w:beforeAutospacing="1" w:after="100" w:afterAutospacing="1"/>
      <w:outlineLvl w:val="4"/>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F5496" w:themeColor="accent1" w:themeShade="BF"/>
      <w:sz w:val="24"/>
      <w:szCs w:val="24"/>
    </w:rPr>
  </w:style>
  <w:style w:type="paragraph" w:customStyle="1" w:styleId="msonormal0">
    <w:name w:val="msonormal"/>
    <w:basedOn w:val="Normal"/>
    <w:pPr>
      <w:spacing w:before="100" w:beforeAutospacing="1" w:after="100" w:afterAutospacing="1"/>
    </w:pPr>
    <w:rPr>
      <w:sz w:val="18"/>
      <w:szCs w:val="18"/>
    </w:rPr>
  </w:style>
  <w:style w:type="paragraph" w:styleId="NormalWeb">
    <w:name w:val="Normal (Web)"/>
    <w:basedOn w:val="Normal"/>
    <w:uiPriority w:val="99"/>
    <w:semiHidden/>
    <w:unhideWhenUsed/>
    <w:pPr>
      <w:spacing w:before="100" w:beforeAutospacing="1" w:after="100" w:afterAutospacing="1"/>
    </w:pPr>
    <w:rPr>
      <w:sz w:val="18"/>
      <w:szCs w:val="18"/>
    </w:rPr>
  </w:style>
  <w:style w:type="paragraph" w:customStyle="1" w:styleId="databorder">
    <w:name w:val="databorder"/>
    <w:basedOn w:val="Normal"/>
    <w:pPr>
      <w:pBdr>
        <w:bottom w:val="single" w:sz="6" w:space="0" w:color="CCCCCC"/>
      </w:pBdr>
      <w:spacing w:before="100" w:beforeAutospacing="1" w:after="100" w:afterAutospacing="1"/>
    </w:pPr>
  </w:style>
  <w:style w:type="paragraph" w:customStyle="1" w:styleId="datalabel">
    <w:name w:val="datalabel"/>
    <w:basedOn w:val="Normal"/>
    <w:pPr>
      <w:spacing w:before="100" w:beforeAutospacing="1" w:after="100" w:afterAutospacing="1"/>
    </w:pPr>
    <w:rPr>
      <w:b/>
      <w:bCs/>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customStyle="1" w:styleId="datalabel1">
    <w:name w:val="datalabel1"/>
    <w:basedOn w:val="DefaultParagraphFont"/>
    <w:rPr>
      <w:b/>
      <w:bCs/>
    </w:rPr>
  </w:style>
  <w:style w:type="character" w:customStyle="1" w:styleId="redfont">
    <w:name w:val="redfont"/>
    <w:basedOn w:val="DefaultParagraphFont"/>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Revision">
    <w:name w:val="Revision"/>
    <w:hidden/>
    <w:uiPriority w:val="99"/>
    <w:semiHidden/>
    <w:rsid w:val="0029448A"/>
    <w:rPr>
      <w:rFonts w:eastAsiaTheme="minorEastAsia"/>
      <w:sz w:val="24"/>
      <w:szCs w:val="24"/>
    </w:rPr>
  </w:style>
  <w:style w:type="character" w:styleId="CommentReference">
    <w:name w:val="annotation reference"/>
    <w:basedOn w:val="DefaultParagraphFont"/>
    <w:uiPriority w:val="99"/>
    <w:semiHidden/>
    <w:unhideWhenUsed/>
    <w:rsid w:val="008125A8"/>
    <w:rPr>
      <w:sz w:val="16"/>
      <w:szCs w:val="16"/>
    </w:rPr>
  </w:style>
  <w:style w:type="paragraph" w:styleId="CommentText">
    <w:name w:val="annotation text"/>
    <w:basedOn w:val="Normal"/>
    <w:link w:val="CommentTextChar"/>
    <w:uiPriority w:val="99"/>
    <w:unhideWhenUsed/>
    <w:rsid w:val="008125A8"/>
    <w:rPr>
      <w:sz w:val="20"/>
      <w:szCs w:val="20"/>
    </w:rPr>
  </w:style>
  <w:style w:type="character" w:customStyle="1" w:styleId="CommentTextChar">
    <w:name w:val="Comment Text Char"/>
    <w:basedOn w:val="DefaultParagraphFont"/>
    <w:link w:val="CommentText"/>
    <w:uiPriority w:val="99"/>
    <w:rsid w:val="008125A8"/>
    <w:rPr>
      <w:rFonts w:eastAsiaTheme="minorEastAsia"/>
    </w:rPr>
  </w:style>
  <w:style w:type="paragraph" w:styleId="CommentSubject">
    <w:name w:val="annotation subject"/>
    <w:basedOn w:val="CommentText"/>
    <w:next w:val="CommentText"/>
    <w:link w:val="CommentSubjectChar"/>
    <w:uiPriority w:val="99"/>
    <w:semiHidden/>
    <w:unhideWhenUsed/>
    <w:rsid w:val="008125A8"/>
    <w:rPr>
      <w:b/>
      <w:bCs/>
    </w:rPr>
  </w:style>
  <w:style w:type="character" w:customStyle="1" w:styleId="CommentSubjectChar">
    <w:name w:val="Comment Subject Char"/>
    <w:basedOn w:val="CommentTextChar"/>
    <w:link w:val="CommentSubject"/>
    <w:uiPriority w:val="99"/>
    <w:semiHidden/>
    <w:rsid w:val="008125A8"/>
    <w:rPr>
      <w:rFonts w:eastAsiaTheme="minorEastAsia"/>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740235">
      <w:marLeft w:val="0"/>
      <w:marRight w:val="0"/>
      <w:marTop w:val="0"/>
      <w:marBottom w:val="0"/>
      <w:divBdr>
        <w:top w:val="none" w:sz="0" w:space="0" w:color="auto"/>
        <w:left w:val="none" w:sz="0" w:space="0" w:color="auto"/>
        <w:bottom w:val="none" w:sz="0" w:space="0" w:color="auto"/>
        <w:right w:val="none" w:sz="0" w:space="0" w:color="auto"/>
      </w:divBdr>
    </w:div>
    <w:div w:id="46420807">
      <w:marLeft w:val="0"/>
      <w:marRight w:val="0"/>
      <w:marTop w:val="0"/>
      <w:marBottom w:val="0"/>
      <w:divBdr>
        <w:top w:val="none" w:sz="0" w:space="0" w:color="auto"/>
        <w:left w:val="none" w:sz="0" w:space="0" w:color="auto"/>
        <w:bottom w:val="none" w:sz="0" w:space="0" w:color="auto"/>
        <w:right w:val="none" w:sz="0" w:space="0" w:color="auto"/>
      </w:divBdr>
    </w:div>
    <w:div w:id="325519626">
      <w:marLeft w:val="0"/>
      <w:marRight w:val="0"/>
      <w:marTop w:val="0"/>
      <w:marBottom w:val="0"/>
      <w:divBdr>
        <w:top w:val="none" w:sz="0" w:space="0" w:color="auto"/>
        <w:left w:val="none" w:sz="0" w:space="0" w:color="auto"/>
        <w:bottom w:val="none" w:sz="0" w:space="0" w:color="auto"/>
        <w:right w:val="none" w:sz="0" w:space="0" w:color="auto"/>
      </w:divBdr>
    </w:div>
    <w:div w:id="392430729">
      <w:marLeft w:val="0"/>
      <w:marRight w:val="0"/>
      <w:marTop w:val="0"/>
      <w:marBottom w:val="0"/>
      <w:divBdr>
        <w:top w:val="none" w:sz="0" w:space="0" w:color="auto"/>
        <w:left w:val="none" w:sz="0" w:space="0" w:color="auto"/>
        <w:bottom w:val="none" w:sz="0" w:space="0" w:color="auto"/>
        <w:right w:val="none" w:sz="0" w:space="0" w:color="auto"/>
      </w:divBdr>
    </w:div>
    <w:div w:id="540018263">
      <w:marLeft w:val="0"/>
      <w:marRight w:val="0"/>
      <w:marTop w:val="0"/>
      <w:marBottom w:val="0"/>
      <w:divBdr>
        <w:top w:val="none" w:sz="0" w:space="0" w:color="auto"/>
        <w:left w:val="none" w:sz="0" w:space="0" w:color="auto"/>
        <w:bottom w:val="none" w:sz="0" w:space="0" w:color="auto"/>
        <w:right w:val="none" w:sz="0" w:space="0" w:color="auto"/>
      </w:divBdr>
    </w:div>
    <w:div w:id="1236277172">
      <w:marLeft w:val="0"/>
      <w:marRight w:val="0"/>
      <w:marTop w:val="0"/>
      <w:marBottom w:val="0"/>
      <w:divBdr>
        <w:top w:val="none" w:sz="0" w:space="0" w:color="auto"/>
        <w:left w:val="none" w:sz="0" w:space="0" w:color="auto"/>
        <w:bottom w:val="none" w:sz="0" w:space="0" w:color="auto"/>
        <w:right w:val="none" w:sz="0" w:space="0" w:color="auto"/>
      </w:divBdr>
    </w:div>
    <w:div w:id="1269311220">
      <w:marLeft w:val="0"/>
      <w:marRight w:val="0"/>
      <w:marTop w:val="0"/>
      <w:marBottom w:val="0"/>
      <w:divBdr>
        <w:top w:val="none" w:sz="0" w:space="0" w:color="auto"/>
        <w:left w:val="none" w:sz="0" w:space="0" w:color="auto"/>
        <w:bottom w:val="none" w:sz="0" w:space="0" w:color="auto"/>
        <w:right w:val="none" w:sz="0" w:space="0" w:color="auto"/>
      </w:divBdr>
      <w:divsChild>
        <w:div w:id="481773258">
          <w:marLeft w:val="0"/>
          <w:marRight w:val="0"/>
          <w:marTop w:val="0"/>
          <w:marBottom w:val="150"/>
          <w:divBdr>
            <w:top w:val="single" w:sz="12" w:space="0" w:color="000000"/>
            <w:left w:val="none" w:sz="0" w:space="0" w:color="auto"/>
            <w:bottom w:val="single" w:sz="12" w:space="0" w:color="000000"/>
            <w:right w:val="none" w:sz="0" w:space="0" w:color="auto"/>
          </w:divBdr>
        </w:div>
      </w:divsChild>
    </w:div>
    <w:div w:id="1302268065">
      <w:marLeft w:val="0"/>
      <w:marRight w:val="0"/>
      <w:marTop w:val="0"/>
      <w:marBottom w:val="0"/>
      <w:divBdr>
        <w:top w:val="none" w:sz="0" w:space="0" w:color="auto"/>
        <w:left w:val="none" w:sz="0" w:space="0" w:color="auto"/>
        <w:bottom w:val="none" w:sz="0" w:space="0" w:color="auto"/>
        <w:right w:val="none" w:sz="0" w:space="0" w:color="auto"/>
      </w:divBdr>
    </w:div>
    <w:div w:id="1569531105">
      <w:marLeft w:val="0"/>
      <w:marRight w:val="0"/>
      <w:marTop w:val="0"/>
      <w:marBottom w:val="0"/>
      <w:divBdr>
        <w:top w:val="none" w:sz="0" w:space="0" w:color="auto"/>
        <w:left w:val="none" w:sz="0" w:space="0" w:color="auto"/>
        <w:bottom w:val="none" w:sz="0" w:space="0" w:color="auto"/>
        <w:right w:val="none" w:sz="0" w:space="0" w:color="auto"/>
      </w:divBdr>
    </w:div>
    <w:div w:id="1595438911">
      <w:marLeft w:val="0"/>
      <w:marRight w:val="0"/>
      <w:marTop w:val="0"/>
      <w:marBottom w:val="0"/>
      <w:divBdr>
        <w:top w:val="none" w:sz="0" w:space="0" w:color="auto"/>
        <w:left w:val="none" w:sz="0" w:space="0" w:color="auto"/>
        <w:bottom w:val="none" w:sz="0" w:space="0" w:color="auto"/>
        <w:right w:val="none" w:sz="0" w:space="0" w:color="auto"/>
      </w:divBdr>
    </w:div>
    <w:div w:id="1595816496">
      <w:marLeft w:val="0"/>
      <w:marRight w:val="0"/>
      <w:marTop w:val="0"/>
      <w:marBottom w:val="0"/>
      <w:divBdr>
        <w:top w:val="none" w:sz="0" w:space="0" w:color="auto"/>
        <w:left w:val="none" w:sz="0" w:space="0" w:color="auto"/>
        <w:bottom w:val="none" w:sz="0" w:space="0" w:color="auto"/>
        <w:right w:val="none" w:sz="0" w:space="0" w:color="auto"/>
      </w:divBdr>
    </w:div>
    <w:div w:id="1600063389">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8/08/relationships/commentsExtensible" Target="commentsExtensible.xml"/><Relationship Id="rId18" Type="http://schemas.openxmlformats.org/officeDocument/2006/relationships/hyperlink" Target="https://www.globalforestwatch.org"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microsoft.com/office/2016/09/relationships/commentsIds" Target="commentsIds.xml"/><Relationship Id="rId17" Type="http://schemas.openxmlformats.org/officeDocument/2006/relationships/hyperlink" Target="https://www.gbif.org/occurrence/search?taxon_key=10914374" TargetMode="External"/><Relationship Id="rId2" Type="http://schemas.openxmlformats.org/officeDocument/2006/relationships/customXml" Target="../customXml/item2.xml"/><Relationship Id="rId16" Type="http://schemas.openxmlformats.org/officeDocument/2006/relationships/hyperlink" Target="https://www.protectedplanet.net/en/thematic-areas/wdpa?tab=WDPA" TargetMode="Externa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11/relationships/commentsExtended" Target="commentsExtended.xml"/><Relationship Id="rId5" Type="http://schemas.openxmlformats.org/officeDocument/2006/relationships/customXml" Target="../customXml/item5.xml"/><Relationship Id="rId15" Type="http://schemas.openxmlformats.org/officeDocument/2006/relationships/hyperlink" Target="https://www.virungaparkcongo.com/congo-tour-destinations/upemba-national-park/" TargetMode="External"/><Relationship Id="rId10" Type="http://schemas.openxmlformats.org/officeDocument/2006/relationships/comments" Target="comment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file:///C:\Users\jpl10kg\AppData\Local\Microsoft\Windows\INetCache\resources\redListLogo.jpg" TargetMode="External"/><Relationship Id="rId14" Type="http://schemas.openxmlformats.org/officeDocument/2006/relationships/hyperlink" Target="https://tools.bgci.org/plant_search.php?action=Find&amp;lang=eng&amp;ftrGenus=Bulbostylis&amp;ftrSpecies=atracuminata&amp;ftrEpithet=&amp;ftrRedList=&amp;ftrCWR=&amp;ftrRedList1997=&amp;x=0&amp;y=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DB2FC3823E56459E6430ADD130773C" ma:contentTypeVersion="21" ma:contentTypeDescription="Create a new document." ma:contentTypeScope="" ma:versionID="a174c64d5e61a3eb02190a7d1046e278">
  <xsd:schema xmlns:xsd="http://www.w3.org/2001/XMLSchema" xmlns:xs="http://www.w3.org/2001/XMLSchema" xmlns:p="http://schemas.microsoft.com/office/2006/metadata/properties" xmlns:ns2="150f78d0-e5c4-40ba-9879-1115501c63e5" xmlns:ns3="590658d6-28a4-43df-8461-354b94568f6c" xmlns:ns4="3174fa65-5130-4218-be7b-3006b691958f" targetNamespace="http://schemas.microsoft.com/office/2006/metadata/properties" ma:root="true" ma:fieldsID="8739662c53ce53c799fbb84414a44c56" ns2:_="" ns3:_="" ns4:_="">
    <xsd:import namespace="150f78d0-e5c4-40ba-9879-1115501c63e5"/>
    <xsd:import namespace="590658d6-28a4-43df-8461-354b94568f6c"/>
    <xsd:import namespace="3174fa65-5130-4218-be7b-3006b691958f"/>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lcf76f155ced4ddcb4097134ff3c332f" minOccurs="0"/>
                <xsd:element ref="ns4: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element ref="ns4:SharedWithUsers" minOccurs="0"/>
                <xsd:element ref="ns4:SharedWithDetail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0f78d0-e5c4-40ba-9879-1115501c63e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590658d6-28a4-43df-8461-354b94568f6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874f941-1732-4aa1-804a-4f99632a5909"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174fa65-5130-4218-be7b-3006b691958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f1f8cb-e9ca-4f89-a220-5d9d266a2a9f}" ma:internalName="TaxCatchAll" ma:showField="CatchAllData" ma:web="3174fa65-5130-4218-be7b-3006b691958f">
      <xsd:complexType>
        <xsd:complexContent>
          <xsd:extension base="dms:MultiChoiceLookup">
            <xsd:sequence>
              <xsd:element name="Value" type="dms:Lookup" maxOccurs="unbounded" minOccurs="0" nillable="true"/>
            </xsd:sequence>
          </xsd:extension>
        </xsd:complexContent>
      </xsd:complexType>
    </xsd:element>
    <xsd:element name="SharedWithUsers" ma:index="2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4874f941-1732-4aa1-804a-4f99632a5909" ContentTypeId="0x0101" PreviousValue="false"/>
</file>

<file path=customXml/item3.xml><?xml version="1.0" encoding="utf-8"?>
<?mso-contentType ?>
<spe:Receivers xmlns:spe="http://schemas.microsoft.com/sharepoint/event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3174fa65-5130-4218-be7b-3006b691958f" xsi:nil="true"/>
    <lcf76f155ced4ddcb4097134ff3c332f xmlns="590658d6-28a4-43df-8461-354b94568f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852A7CD-E39E-4E85-B0B4-87C78356FD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0f78d0-e5c4-40ba-9879-1115501c63e5"/>
    <ds:schemaRef ds:uri="590658d6-28a4-43df-8461-354b94568f6c"/>
    <ds:schemaRef ds:uri="3174fa65-5130-4218-be7b-3006b69195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75114B6-2A7C-4961-8469-AA54C0F667EE}">
  <ds:schemaRefs>
    <ds:schemaRef ds:uri="Microsoft.SharePoint.Taxonomy.ContentTypeSync"/>
  </ds:schemaRefs>
</ds:datastoreItem>
</file>

<file path=customXml/itemProps3.xml><?xml version="1.0" encoding="utf-8"?>
<ds:datastoreItem xmlns:ds="http://schemas.openxmlformats.org/officeDocument/2006/customXml" ds:itemID="{24358ECB-8AEF-46D2-88A1-B05DE274FCE7}">
  <ds:schemaRefs>
    <ds:schemaRef ds:uri="http://schemas.microsoft.com/sharepoint/events"/>
  </ds:schemaRefs>
</ds:datastoreItem>
</file>

<file path=customXml/itemProps4.xml><?xml version="1.0" encoding="utf-8"?>
<ds:datastoreItem xmlns:ds="http://schemas.openxmlformats.org/officeDocument/2006/customXml" ds:itemID="{C8D12278-7C6B-4486-AE9C-53E9A4F7388A}">
  <ds:schemaRefs>
    <ds:schemaRef ds:uri="http://schemas.microsoft.com/sharepoint/v3/contenttype/forms"/>
  </ds:schemaRefs>
</ds:datastoreItem>
</file>

<file path=customXml/itemProps5.xml><?xml version="1.0" encoding="utf-8"?>
<ds:datastoreItem xmlns:ds="http://schemas.openxmlformats.org/officeDocument/2006/customXml" ds:itemID="{AE7E4D85-BD6B-42C9-8DED-2FA5CBF014D0}">
  <ds:schemaRefs>
    <ds:schemaRef ds:uri="http://schemas.microsoft.com/office/2006/metadata/properties"/>
    <ds:schemaRef ds:uri="http://schemas.microsoft.com/office/infopath/2007/PartnerControls"/>
    <ds:schemaRef ds:uri="3174fa65-5130-4218-be7b-3006b691958f"/>
    <ds:schemaRef ds:uri="590658d6-28a4-43df-8461-354b94568f6c"/>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1678</Words>
  <Characters>9565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Bulbostylis atracuminata</vt:lpstr>
    </vt:vector>
  </TitlesOfParts>
  <Company/>
  <LinksUpToDate>false</LinksUpToDate>
  <CharactersWithSpaces>11221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Bulbostylis atracuminata</dc:title>
  <dc:subject/>
  <dc:creator>Jack Plummer</dc:creator>
  <cp:keywords/>
  <dc:description/>
  <cp:lastModifiedBy>Jack Plummer</cp:lastModifiedBy>
  <cp:revision>3</cp:revision>
  <dcterms:created xsi:type="dcterms:W3CDTF">2023-09-05T09:32:00Z</dcterms:created>
  <dcterms:modified xsi:type="dcterms:W3CDTF">2023-09-05T09:33:00Z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0x01010051DB2FC3823E56459E6430ADD130773C</vt:lpwstr>
  </property>
  <property fmtid="{D5CDD505-2E9C-101B-9397-08002B2CF9AE}" pid="3" name="MediaServiceImageTags">
    <vt:lpwstr/>
  </property>
</Properties>
</file>