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BEDC6" w14:textId="77777777" w:rsidR="00000000" w:rsidRDefault="00000000">
      <w:pPr>
        <w:jc w:val="center"/>
        <w:divId w:val="1904678291"/>
        <w:rPr>
          <w:rFonts w:ascii="Georgia" w:eastAsia="Times New Roman" w:hAnsi="Georgia"/>
          <w:b/>
          <w:bCs/>
          <w:sz w:val="29"/>
          <w:szCs w:val="29"/>
        </w:rPr>
      </w:pPr>
      <w:r>
        <w:rPr>
          <w:rFonts w:ascii="Georgia" w:eastAsia="Times New Roman" w:hAnsi="Georgia"/>
          <w:b/>
          <w:bCs/>
          <w:sz w:val="29"/>
          <w:szCs w:val="29"/>
        </w:rPr>
        <w:t>Draft</w:t>
      </w:r>
    </w:p>
    <w:p w14:paraId="091D745D" w14:textId="77777777" w:rsidR="00000000" w:rsidRDefault="00000000">
      <w:pPr>
        <w:divId w:val="1135291569"/>
        <w:rPr>
          <w:rFonts w:ascii="Georgia" w:eastAsia="Times New Roman" w:hAnsi="Georgia"/>
          <w:sz w:val="18"/>
          <w:szCs w:val="18"/>
        </w:rPr>
      </w:pPr>
      <w:r>
        <w:rPr>
          <w:rFonts w:ascii="Georgia" w:eastAsia="Times New Roman" w:hAnsi="Georgia"/>
          <w:noProof/>
          <w:sz w:val="18"/>
          <w:szCs w:val="18"/>
        </w:rPr>
        <w:drawing>
          <wp:inline distT="0" distB="0" distL="0" distR="0" wp14:anchorId="08377224" wp14:editId="52227F7B">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A05C670" w14:textId="77777777" w:rsidR="00000000" w:rsidRDefault="00000000">
      <w:pPr>
        <w:shd w:val="clear" w:color="auto" w:fill="FFFFFF"/>
        <w:spacing w:before="100" w:beforeAutospacing="1" w:after="100" w:afterAutospacing="1"/>
        <w:jc w:val="right"/>
        <w:outlineLvl w:val="1"/>
        <w:divId w:val="1135291569"/>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Microchirita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hamosa</w:t>
      </w:r>
      <w:proofErr w:type="spellEnd"/>
      <w:r>
        <w:rPr>
          <w:rFonts w:ascii="Georgia" w:eastAsia="Times New Roman" w:hAnsi="Georgia"/>
          <w:b/>
          <w:bCs/>
          <w:color w:val="000000"/>
          <w:kern w:val="36"/>
          <w:sz w:val="29"/>
          <w:szCs w:val="29"/>
        </w:rPr>
        <w:t xml:space="preserve"> - (R.Br.) Yin </w:t>
      </w:r>
      <w:proofErr w:type="spellStart"/>
      <w:proofErr w:type="gramStart"/>
      <w:r>
        <w:rPr>
          <w:rFonts w:ascii="Georgia" w:eastAsia="Times New Roman" w:hAnsi="Georgia"/>
          <w:b/>
          <w:bCs/>
          <w:color w:val="000000"/>
          <w:kern w:val="36"/>
          <w:sz w:val="29"/>
          <w:szCs w:val="29"/>
        </w:rPr>
        <w:t>Z.Wang</w:t>
      </w:r>
      <w:proofErr w:type="spellEnd"/>
      <w:proofErr w:type="gramEnd"/>
    </w:p>
    <w:p w14:paraId="5A9A886F" w14:textId="77777777" w:rsidR="00000000" w:rsidRDefault="00000000">
      <w:pPr>
        <w:jc w:val="right"/>
        <w:divId w:val="1135291569"/>
        <w:rPr>
          <w:rFonts w:ascii="Georgia" w:eastAsia="Times New Roman" w:hAnsi="Georgia"/>
          <w:sz w:val="18"/>
          <w:szCs w:val="18"/>
        </w:rPr>
      </w:pPr>
      <w:r>
        <w:rPr>
          <w:rFonts w:ascii="Georgia" w:eastAsia="Times New Roman" w:hAnsi="Georgia"/>
          <w:sz w:val="18"/>
          <w:szCs w:val="18"/>
        </w:rPr>
        <w:t xml:space="preserve">PLANTAE - TRACHEOPHYTA - MAGNOLIOPSIDA - LAMIALES - GESNERIACEAE - </w:t>
      </w:r>
      <w:proofErr w:type="spellStart"/>
      <w:r>
        <w:rPr>
          <w:rFonts w:ascii="Georgia" w:eastAsia="Times New Roman" w:hAnsi="Georgia"/>
          <w:sz w:val="18"/>
          <w:szCs w:val="18"/>
        </w:rPr>
        <w:t>Microchirita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hamosa</w:t>
      </w:r>
      <w:proofErr w:type="spellEnd"/>
    </w:p>
    <w:p w14:paraId="7570EAAE" w14:textId="77777777" w:rsidR="00000000" w:rsidRDefault="00000000">
      <w:pPr>
        <w:pStyle w:val="NormalWeb"/>
        <w:divId w:val="164246097"/>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proofErr w:type="spellStart"/>
      <w:r>
        <w:rPr>
          <w:rFonts w:ascii="Georgia" w:hAnsi="Georgia"/>
        </w:rPr>
        <w:t>Chirita</w:t>
      </w:r>
      <w:proofErr w:type="spellEnd"/>
      <w:r>
        <w:rPr>
          <w:rFonts w:ascii="Georgia" w:hAnsi="Georgia"/>
        </w:rPr>
        <w:t xml:space="preserve"> </w:t>
      </w:r>
      <w:proofErr w:type="spellStart"/>
      <w:r>
        <w:rPr>
          <w:rFonts w:ascii="Georgia" w:hAnsi="Georgia"/>
        </w:rPr>
        <w:t>hamosa</w:t>
      </w:r>
      <w:proofErr w:type="spellEnd"/>
      <w:r>
        <w:rPr>
          <w:rFonts w:ascii="Georgia" w:hAnsi="Georgia"/>
        </w:rPr>
        <w:t xml:space="preserve"> R.Br.</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564"/>
      </w:tblGrid>
      <w:tr w:rsidR="00000000" w14:paraId="6B2EB069" w14:textId="77777777">
        <w:trPr>
          <w:tblCellSpacing w:w="15" w:type="dxa"/>
          <w:jc w:val="center"/>
        </w:trPr>
        <w:tc>
          <w:tcPr>
            <w:tcW w:w="0" w:type="auto"/>
            <w:tcBorders>
              <w:bottom w:val="single" w:sz="6" w:space="0" w:color="000000"/>
            </w:tcBorders>
            <w:shd w:val="clear" w:color="auto" w:fill="BBBBBB"/>
            <w:vAlign w:val="center"/>
            <w:hideMark/>
          </w:tcPr>
          <w:p w14:paraId="07E805AF"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267B15FB" w14:textId="77777777">
        <w:trPr>
          <w:tblCellSpacing w:w="15" w:type="dxa"/>
          <w:jc w:val="center"/>
        </w:trPr>
        <w:tc>
          <w:tcPr>
            <w:tcW w:w="0" w:type="auto"/>
            <w:vAlign w:val="center"/>
            <w:hideMark/>
          </w:tcPr>
          <w:p w14:paraId="7932A1EE" w14:textId="77777777" w:rsidR="00000000" w:rsidRDefault="00000000">
            <w:pPr>
              <w:spacing w:after="75"/>
              <w:rPr>
                <w:rFonts w:ascii="Georgia" w:eastAsia="Times New Roman" w:hAnsi="Georgia"/>
                <w:sz w:val="20"/>
                <w:szCs w:val="20"/>
              </w:rPr>
            </w:pPr>
            <w:r>
              <w:rPr>
                <w:rFonts w:ascii="Georgia" w:eastAsia="Times New Roman" w:hAnsi="Georgia"/>
                <w:sz w:val="20"/>
                <w:szCs w:val="20"/>
              </w:rPr>
              <w:t>LC - Least Concern, (IUCN version 3.1)</w:t>
            </w:r>
          </w:p>
        </w:tc>
      </w:tr>
    </w:tbl>
    <w:p w14:paraId="5B071506" w14:textId="77777777" w:rsidR="00000000" w:rsidRDefault="00000000">
      <w:pPr>
        <w:pStyle w:val="Heading1"/>
        <w:divId w:val="1315643526"/>
        <w:rPr>
          <w:rFonts w:ascii="Georgia" w:eastAsia="Times New Roman" w:hAnsi="Georgia"/>
          <w:sz w:val="29"/>
          <w:szCs w:val="29"/>
        </w:rPr>
      </w:pPr>
      <w:r>
        <w:rPr>
          <w:rFonts w:ascii="Georgia" w:eastAsia="Times New Roman" w:hAnsi="Georgia"/>
          <w:sz w:val="29"/>
          <w:szCs w:val="29"/>
        </w:rPr>
        <w:t>Red List Assessment</w:t>
      </w:r>
    </w:p>
    <w:p w14:paraId="39BE7506" w14:textId="77777777" w:rsidR="00000000" w:rsidRDefault="00000000">
      <w:pPr>
        <w:pStyle w:val="Heading2"/>
        <w:divId w:val="1315643526"/>
        <w:rPr>
          <w:rFonts w:ascii="Georgia" w:eastAsia="Times New Roman" w:hAnsi="Georgia"/>
          <w:sz w:val="27"/>
          <w:szCs w:val="27"/>
        </w:rPr>
      </w:pPr>
      <w:r>
        <w:rPr>
          <w:rFonts w:ascii="Georgia" w:eastAsia="Times New Roman" w:hAnsi="Georgia"/>
          <w:sz w:val="27"/>
          <w:szCs w:val="27"/>
        </w:rPr>
        <w:t>Assessment Information</w:t>
      </w:r>
    </w:p>
    <w:p w14:paraId="5A9C4BF5" w14:textId="77777777" w:rsidR="00000000" w:rsidRDefault="00000000">
      <w:pPr>
        <w:pStyle w:val="NormalWeb"/>
        <w:divId w:val="1315643526"/>
        <w:rPr>
          <w:rFonts w:ascii="Georgia" w:hAnsi="Georgia"/>
        </w:rPr>
      </w:pPr>
      <w:r>
        <w:rPr>
          <w:rStyle w:val="datalabel1"/>
          <w:rFonts w:ascii="Georgia" w:hAnsi="Georgia"/>
        </w:rPr>
        <w:t xml:space="preserve">Date of Assessment: </w:t>
      </w:r>
      <w:r>
        <w:rPr>
          <w:rFonts w:ascii="Georgia" w:hAnsi="Georgia"/>
        </w:rPr>
        <w:t>2022-08-24</w:t>
      </w:r>
    </w:p>
    <w:p w14:paraId="391ADB9B" w14:textId="77777777" w:rsidR="00000000" w:rsidRDefault="00000000">
      <w:pPr>
        <w:pStyle w:val="NormalWeb"/>
        <w:divId w:val="1315643526"/>
        <w:rPr>
          <w:rFonts w:ascii="Georgia" w:hAnsi="Georgia"/>
        </w:rPr>
      </w:pPr>
      <w:r>
        <w:rPr>
          <w:rStyle w:val="datalabel1"/>
          <w:rFonts w:ascii="Georgia" w:hAnsi="Georgia"/>
        </w:rPr>
        <w:t xml:space="preserve">Assessor(s): </w:t>
      </w:r>
      <w:proofErr w:type="spellStart"/>
      <w:r>
        <w:rPr>
          <w:rFonts w:ascii="Georgia" w:hAnsi="Georgia"/>
        </w:rPr>
        <w:t>Triboun</w:t>
      </w:r>
      <w:proofErr w:type="spellEnd"/>
      <w:r>
        <w:rPr>
          <w:rFonts w:ascii="Georgia" w:hAnsi="Georgia"/>
        </w:rPr>
        <w:t>, P. &amp; Khorngton, S.</w:t>
      </w:r>
    </w:p>
    <w:p w14:paraId="5667AED6" w14:textId="77777777" w:rsidR="00000000" w:rsidRDefault="00000000">
      <w:pPr>
        <w:pStyle w:val="NormalWeb"/>
        <w:divId w:val="1315643526"/>
        <w:rPr>
          <w:rFonts w:ascii="Georgia" w:hAnsi="Georgia"/>
        </w:rPr>
      </w:pPr>
      <w:r>
        <w:rPr>
          <w:rStyle w:val="datalabel1"/>
          <w:rFonts w:ascii="Georgia" w:hAnsi="Georgia"/>
        </w:rPr>
        <w:t xml:space="preserve">Regions: </w:t>
      </w:r>
      <w:r>
        <w:rPr>
          <w:rFonts w:ascii="Georgia" w:hAnsi="Georgia"/>
        </w:rPr>
        <w:t>Global</w:t>
      </w:r>
    </w:p>
    <w:p w14:paraId="62AB264D" w14:textId="77777777" w:rsidR="00000000" w:rsidRDefault="00000000">
      <w:pPr>
        <w:pStyle w:val="Heading2"/>
        <w:divId w:val="1315643526"/>
        <w:rPr>
          <w:rFonts w:ascii="Georgia" w:eastAsia="Times New Roman" w:hAnsi="Georgia"/>
          <w:sz w:val="27"/>
          <w:szCs w:val="27"/>
        </w:rPr>
      </w:pPr>
      <w:r>
        <w:rPr>
          <w:rFonts w:ascii="Georgia" w:eastAsia="Times New Roman" w:hAnsi="Georgia"/>
          <w:sz w:val="27"/>
          <w:szCs w:val="27"/>
        </w:rPr>
        <w:t>Assessment Rationale</w:t>
      </w:r>
    </w:p>
    <w:p w14:paraId="5AE93AA7" w14:textId="282158C6" w:rsidR="00000000" w:rsidRDefault="00000000">
      <w:pPr>
        <w:pStyle w:val="NormalWeb"/>
        <w:divId w:val="1315643526"/>
        <w:rPr>
          <w:rFonts w:ascii="Georgia" w:hAnsi="Georgia"/>
        </w:rPr>
      </w:pPr>
      <w:proofErr w:type="spellStart"/>
      <w:r>
        <w:rPr>
          <w:rStyle w:val="Emphasis"/>
          <w:rFonts w:ascii="Georgia" w:hAnsi="Georgia"/>
        </w:rPr>
        <w:t>Microchirita</w:t>
      </w:r>
      <w:proofErr w:type="spellEnd"/>
      <w:r>
        <w:rPr>
          <w:rStyle w:val="Emphasis"/>
          <w:rFonts w:ascii="Georgia" w:hAnsi="Georgia"/>
        </w:rPr>
        <w:t xml:space="preserve"> </w:t>
      </w:r>
      <w:proofErr w:type="spellStart"/>
      <w:r>
        <w:rPr>
          <w:rStyle w:val="Emphasis"/>
          <w:rFonts w:ascii="Georgia" w:hAnsi="Georgia"/>
        </w:rPr>
        <w:t>hamosa</w:t>
      </w:r>
      <w:proofErr w:type="spellEnd"/>
      <w:r>
        <w:rPr>
          <w:rStyle w:val="Emphasis"/>
          <w:rFonts w:ascii="Georgia" w:hAnsi="Georgia"/>
        </w:rPr>
        <w:t> </w:t>
      </w:r>
      <w:r>
        <w:rPr>
          <w:rFonts w:ascii="Georgia" w:hAnsi="Georgia"/>
        </w:rPr>
        <w:t xml:space="preserve">has </w:t>
      </w:r>
      <w:ins w:id="0" w:author="Jack Plummer" w:date="2022-09-24T10:14:00Z">
        <w:r w:rsidR="00A553D1">
          <w:rPr>
            <w:rFonts w:ascii="Georgia" w:hAnsi="Georgia"/>
          </w:rPr>
          <w:t xml:space="preserve">a </w:t>
        </w:r>
      </w:ins>
      <w:r>
        <w:rPr>
          <w:rFonts w:ascii="Georgia" w:hAnsi="Georgia"/>
        </w:rPr>
        <w:t>widespread</w:t>
      </w:r>
      <w:r>
        <w:rPr>
          <w:rStyle w:val="Emphasis"/>
          <w:rFonts w:ascii="Georgia" w:hAnsi="Georgia"/>
        </w:rPr>
        <w:t xml:space="preserve"> </w:t>
      </w:r>
      <w:r>
        <w:rPr>
          <w:rFonts w:ascii="Georgia" w:hAnsi="Georgia"/>
        </w:rPr>
        <w:t xml:space="preserve">distribution across Thailand, Laos, Vietnam, </w:t>
      </w:r>
      <w:proofErr w:type="gramStart"/>
      <w:r>
        <w:rPr>
          <w:rFonts w:ascii="Georgia" w:hAnsi="Georgia"/>
        </w:rPr>
        <w:t>China</w:t>
      </w:r>
      <w:proofErr w:type="gramEnd"/>
      <w:r>
        <w:rPr>
          <w:rFonts w:ascii="Georgia" w:hAnsi="Georgia"/>
        </w:rPr>
        <w:t xml:space="preserve"> and India. Its extent of occurrence (EOO) </w:t>
      </w:r>
      <w:ins w:id="1" w:author="Jack Plummer" w:date="2022-09-24T10:14:00Z">
        <w:r w:rsidR="00A553D1">
          <w:rPr>
            <w:rFonts w:ascii="Georgia" w:hAnsi="Georgia"/>
          </w:rPr>
          <w:t>of</w:t>
        </w:r>
      </w:ins>
      <w:del w:id="2" w:author="Jack Plummer" w:date="2022-09-24T10:14:00Z">
        <w:r w:rsidDel="00A553D1">
          <w:rPr>
            <w:rFonts w:ascii="Georgia" w:hAnsi="Georgia"/>
          </w:rPr>
          <w:delText>is</w:delText>
        </w:r>
      </w:del>
      <w:r>
        <w:rPr>
          <w:rFonts w:ascii="Georgia" w:hAnsi="Georgia"/>
        </w:rPr>
        <w:t xml:space="preserve"> 762,637 km</w:t>
      </w:r>
      <w:r>
        <w:rPr>
          <w:rFonts w:ascii="Georgia" w:hAnsi="Georgia"/>
          <w:vertAlign w:val="superscript"/>
        </w:rPr>
        <w:t>2</w:t>
      </w:r>
      <w:r>
        <w:rPr>
          <w:rFonts w:ascii="Georgia" w:hAnsi="Georgia"/>
        </w:rPr>
        <w:t xml:space="preserve"> comfortably exceeds the threshold value for </w:t>
      </w:r>
      <w:ins w:id="3" w:author="Jack Plummer" w:date="2022-09-24T10:14:00Z">
        <w:r w:rsidR="00A553D1">
          <w:rPr>
            <w:rFonts w:ascii="Georgia" w:hAnsi="Georgia"/>
          </w:rPr>
          <w:t xml:space="preserve">a </w:t>
        </w:r>
      </w:ins>
      <w:r>
        <w:rPr>
          <w:rFonts w:ascii="Georgia" w:hAnsi="Georgia"/>
        </w:rPr>
        <w:t xml:space="preserve">threatened category under criterion B1. </w:t>
      </w:r>
      <w:commentRangeStart w:id="4"/>
      <w:ins w:id="5" w:author="Jack Plummer" w:date="2022-09-24T10:15:00Z">
        <w:r w:rsidR="00A553D1">
          <w:rPr>
            <w:rFonts w:ascii="Georgia" w:hAnsi="Georgia"/>
          </w:rPr>
          <w:t xml:space="preserve">Though </w:t>
        </w:r>
      </w:ins>
      <w:del w:id="6" w:author="Jack Plummer" w:date="2022-09-24T10:15:00Z">
        <w:r w:rsidDel="00A553D1">
          <w:rPr>
            <w:rFonts w:ascii="Georgia" w:hAnsi="Georgia"/>
          </w:rPr>
          <w:delText>B</w:delText>
        </w:r>
      </w:del>
      <w:ins w:id="7" w:author="Jack Plummer" w:date="2022-09-24T10:15:00Z">
        <w:r w:rsidR="00A553D1">
          <w:rPr>
            <w:rFonts w:ascii="Georgia" w:hAnsi="Georgia"/>
          </w:rPr>
          <w:t>b</w:t>
        </w:r>
      </w:ins>
      <w:r>
        <w:rPr>
          <w:rFonts w:ascii="Georgia" w:hAnsi="Georgia"/>
        </w:rPr>
        <w:t>ased on georeferenced herbarium specimens, the area of occupancy (AOO) is estimated as 116 km</w:t>
      </w:r>
      <w:r>
        <w:rPr>
          <w:rFonts w:ascii="Georgia" w:hAnsi="Georgia"/>
          <w:vertAlign w:val="superscript"/>
        </w:rPr>
        <w:t>2</w:t>
      </w:r>
      <w:ins w:id="8" w:author="Jack Plummer" w:date="2022-09-24T10:15:00Z">
        <w:r w:rsidR="00A553D1">
          <w:rPr>
            <w:rFonts w:ascii="Georgia" w:hAnsi="Georgia"/>
          </w:rPr>
          <w:t>,</w:t>
        </w:r>
      </w:ins>
      <w:r>
        <w:rPr>
          <w:rFonts w:ascii="Georgia" w:hAnsi="Georgia"/>
        </w:rPr>
        <w:t> fall</w:t>
      </w:r>
      <w:ins w:id="9" w:author="Jack Plummer" w:date="2022-09-24T10:14:00Z">
        <w:r w:rsidR="00A553D1">
          <w:rPr>
            <w:rFonts w:ascii="Georgia" w:hAnsi="Georgia"/>
          </w:rPr>
          <w:t>ing</w:t>
        </w:r>
      </w:ins>
      <w:ins w:id="10" w:author="Jack Plummer" w:date="2022-09-24T10:15:00Z">
        <w:r w:rsidR="00A553D1">
          <w:rPr>
            <w:rFonts w:ascii="Georgia" w:hAnsi="Georgia"/>
          </w:rPr>
          <w:t xml:space="preserve"> below</w:t>
        </w:r>
      </w:ins>
      <w:del w:id="11" w:author="Jack Plummer" w:date="2022-09-24T10:14:00Z">
        <w:r w:rsidDel="00A553D1">
          <w:rPr>
            <w:rFonts w:ascii="Georgia" w:hAnsi="Georgia"/>
          </w:rPr>
          <w:delText>s</w:delText>
        </w:r>
      </w:del>
      <w:r>
        <w:rPr>
          <w:rFonts w:ascii="Georgia" w:hAnsi="Georgia"/>
        </w:rPr>
        <w:t xml:space="preserve"> the threshold value for </w:t>
      </w:r>
      <w:ins w:id="12" w:author="Jack Plummer" w:date="2022-09-24T10:15:00Z">
        <w:r w:rsidR="00A553D1">
          <w:rPr>
            <w:rFonts w:ascii="Georgia" w:hAnsi="Georgia"/>
          </w:rPr>
          <w:t xml:space="preserve">the </w:t>
        </w:r>
      </w:ins>
      <w:r>
        <w:rPr>
          <w:rFonts w:ascii="Georgia" w:hAnsi="Georgia"/>
        </w:rPr>
        <w:t>Endangered category under criterion B2</w:t>
      </w:r>
      <w:ins w:id="13" w:author="Jack Plummer" w:date="2022-09-24T10:15:00Z">
        <w:r w:rsidR="00A553D1">
          <w:rPr>
            <w:rFonts w:ascii="Georgia" w:hAnsi="Georgia"/>
          </w:rPr>
          <w:t>,</w:t>
        </w:r>
      </w:ins>
      <w:commentRangeEnd w:id="4"/>
      <w:ins w:id="14" w:author="Jack Plummer" w:date="2022-09-24T10:16:00Z">
        <w:r w:rsidR="00A553D1">
          <w:rPr>
            <w:rStyle w:val="CommentReference"/>
          </w:rPr>
          <w:commentReference w:id="4"/>
        </w:r>
      </w:ins>
      <w:del w:id="15" w:author="Jack Plummer" w:date="2022-09-24T10:15:00Z">
        <w:r w:rsidDel="00A553D1">
          <w:rPr>
            <w:rFonts w:ascii="Georgia" w:hAnsi="Georgia"/>
          </w:rPr>
          <w:delText>.</w:delText>
        </w:r>
      </w:del>
      <w:r>
        <w:rPr>
          <w:rFonts w:ascii="Georgia" w:hAnsi="Georgia"/>
        </w:rPr>
        <w:t> </w:t>
      </w:r>
      <w:del w:id="16" w:author="Jack Plummer" w:date="2022-09-24T10:15:00Z">
        <w:r w:rsidDel="00A553D1">
          <w:rPr>
            <w:rFonts w:ascii="Georgia" w:hAnsi="Georgia"/>
          </w:rPr>
          <w:delText>T</w:delText>
        </w:r>
      </w:del>
      <w:ins w:id="17" w:author="Jack Plummer" w:date="2022-09-24T10:15:00Z">
        <w:r w:rsidR="00A553D1">
          <w:rPr>
            <w:rFonts w:ascii="Georgia" w:hAnsi="Georgia"/>
          </w:rPr>
          <w:t>t</w:t>
        </w:r>
      </w:ins>
      <w:r>
        <w:rPr>
          <w:rFonts w:ascii="Georgia" w:hAnsi="Georgia"/>
        </w:rPr>
        <w:t>he number of locations</w:t>
      </w:r>
      <w:ins w:id="18" w:author="Jack Plummer" w:date="2022-09-24T10:14:00Z">
        <w:r w:rsidR="00A553D1">
          <w:rPr>
            <w:rFonts w:ascii="Georgia" w:hAnsi="Georgia"/>
          </w:rPr>
          <w:t xml:space="preserve"> comfo</w:t>
        </w:r>
      </w:ins>
      <w:ins w:id="19" w:author="Jack Plummer" w:date="2022-09-24T10:15:00Z">
        <w:r w:rsidR="00A553D1">
          <w:rPr>
            <w:rFonts w:ascii="Georgia" w:hAnsi="Georgia"/>
          </w:rPr>
          <w:t>rtably</w:t>
        </w:r>
      </w:ins>
      <w:r>
        <w:rPr>
          <w:rFonts w:ascii="Georgia" w:hAnsi="Georgia"/>
        </w:rPr>
        <w:t xml:space="preserve"> exceed</w:t>
      </w:r>
      <w:ins w:id="20" w:author="Jack Plummer" w:date="2022-09-24T10:15:00Z">
        <w:r w:rsidR="00A553D1">
          <w:rPr>
            <w:rFonts w:ascii="Georgia" w:hAnsi="Georgia"/>
          </w:rPr>
          <w:t>s</w:t>
        </w:r>
      </w:ins>
      <w:r>
        <w:rPr>
          <w:rFonts w:ascii="Georgia" w:hAnsi="Georgia"/>
        </w:rPr>
        <w:t xml:space="preserve"> the threshold value for threatened categories. </w:t>
      </w:r>
      <w:ins w:id="21" w:author="Jack Plummer" w:date="2022-09-24T10:16:00Z">
        <w:r w:rsidR="00A553D1">
          <w:rPr>
            <w:rFonts w:ascii="Georgia" w:hAnsi="Georgia"/>
          </w:rPr>
          <w:t xml:space="preserve">Additionally, </w:t>
        </w:r>
      </w:ins>
      <w:del w:id="22" w:author="Jack Plummer" w:date="2022-09-24T10:16:00Z">
        <w:r w:rsidDel="00A553D1">
          <w:rPr>
            <w:rFonts w:ascii="Georgia" w:hAnsi="Georgia"/>
          </w:rPr>
          <w:delText>M</w:delText>
        </w:r>
      </w:del>
      <w:ins w:id="23" w:author="Jack Plummer" w:date="2022-09-24T10:16:00Z">
        <w:r w:rsidR="00A553D1">
          <w:rPr>
            <w:rFonts w:ascii="Georgia" w:hAnsi="Georgia"/>
          </w:rPr>
          <w:t>many</w:t>
        </w:r>
      </w:ins>
      <w:del w:id="24" w:author="Jack Plummer" w:date="2022-09-24T10:16:00Z">
        <w:r w:rsidDel="00A553D1">
          <w:rPr>
            <w:rFonts w:ascii="Georgia" w:hAnsi="Georgia"/>
          </w:rPr>
          <w:delText>ost</w:delText>
        </w:r>
      </w:del>
      <w:r>
        <w:rPr>
          <w:rFonts w:ascii="Georgia" w:hAnsi="Georgia"/>
        </w:rPr>
        <w:t xml:space="preserve"> </w:t>
      </w:r>
      <w:del w:id="25" w:author="Jack Plummer" w:date="2022-09-24T10:16:00Z">
        <w:r w:rsidDel="00A553D1">
          <w:rPr>
            <w:rFonts w:ascii="Georgia" w:hAnsi="Georgia"/>
          </w:rPr>
          <w:delText xml:space="preserve">of </w:delText>
        </w:r>
      </w:del>
      <w:r>
        <w:rPr>
          <w:rFonts w:ascii="Georgia" w:hAnsi="Georgia"/>
        </w:rPr>
        <w:t xml:space="preserve">specimen collections </w:t>
      </w:r>
      <w:del w:id="26" w:author="Jack Plummer" w:date="2022-09-24T10:16:00Z">
        <w:r w:rsidDel="00A553D1">
          <w:rPr>
            <w:rFonts w:ascii="Georgia" w:hAnsi="Georgia"/>
          </w:rPr>
          <w:delText>were collected</w:delText>
        </w:r>
      </w:del>
      <w:ins w:id="27" w:author="Jack Plummer" w:date="2022-09-24T10:16:00Z">
        <w:r w:rsidR="00A553D1">
          <w:rPr>
            <w:rFonts w:ascii="Georgia" w:hAnsi="Georgia"/>
          </w:rPr>
          <w:t>have been recorded</w:t>
        </w:r>
      </w:ins>
      <w:r>
        <w:rPr>
          <w:rFonts w:ascii="Georgia" w:hAnsi="Georgia"/>
        </w:rPr>
        <w:t xml:space="preserve"> from </w:t>
      </w:r>
      <w:del w:id="28" w:author="Jack Plummer" w:date="2022-09-24T10:16:00Z">
        <w:r w:rsidDel="00A553D1">
          <w:rPr>
            <w:rFonts w:ascii="Georgia" w:hAnsi="Georgia"/>
          </w:rPr>
          <w:delText xml:space="preserve">multiple </w:delText>
        </w:r>
      </w:del>
      <w:r>
        <w:rPr>
          <w:rFonts w:ascii="Georgia" w:hAnsi="Georgia"/>
        </w:rPr>
        <w:t xml:space="preserve">protected areas. Although its habitat is threatened by the removal of limestone </w:t>
      </w:r>
      <w:del w:id="29" w:author="Jack Plummer" w:date="2022-09-24T10:16:00Z">
        <w:r w:rsidDel="00A553D1">
          <w:rPr>
            <w:rFonts w:ascii="Georgia" w:hAnsi="Georgia"/>
          </w:rPr>
          <w:delText xml:space="preserve">habitats </w:delText>
        </w:r>
      </w:del>
      <w:r>
        <w:rPr>
          <w:rFonts w:ascii="Georgia" w:hAnsi="Georgia"/>
        </w:rPr>
        <w:t xml:space="preserve">for cement, it is unlikely that any threats would affect the extinction risk of the species in </w:t>
      </w:r>
      <w:del w:id="30" w:author="Jack Plummer" w:date="2022-09-24T10:17:00Z">
        <w:r w:rsidDel="00A553D1">
          <w:rPr>
            <w:rFonts w:ascii="Georgia" w:hAnsi="Georgia"/>
          </w:rPr>
          <w:delText xml:space="preserve">this </w:delText>
        </w:r>
      </w:del>
      <w:ins w:id="31" w:author="Jack Plummer" w:date="2022-09-24T10:17:00Z">
        <w:r w:rsidR="00A553D1">
          <w:rPr>
            <w:rFonts w:ascii="Georgia" w:hAnsi="Georgia"/>
          </w:rPr>
          <w:t>a short</w:t>
        </w:r>
        <w:r w:rsidR="00A553D1">
          <w:rPr>
            <w:rFonts w:ascii="Georgia" w:hAnsi="Georgia"/>
          </w:rPr>
          <w:t xml:space="preserve"> </w:t>
        </w:r>
      </w:ins>
      <w:r>
        <w:rPr>
          <w:rFonts w:ascii="Georgia" w:hAnsi="Georgia"/>
        </w:rPr>
        <w:t xml:space="preserve">time. The population </w:t>
      </w:r>
      <w:ins w:id="32" w:author="Jack Plummer" w:date="2022-09-24T10:17:00Z">
        <w:r w:rsidR="00A553D1">
          <w:rPr>
            <w:rFonts w:ascii="Georgia" w:hAnsi="Georgia"/>
          </w:rPr>
          <w:t xml:space="preserve">is </w:t>
        </w:r>
      </w:ins>
      <w:r>
        <w:rPr>
          <w:rFonts w:ascii="Georgia" w:hAnsi="Georgia"/>
        </w:rPr>
        <w:t>expected to be large, but the population trend is unknown. The population is not to known to be severely fragmented or subject to extreme fluctuations. Further study would be necessary to establish the population status and trends. It is assessed as Least Concern.</w:t>
      </w:r>
    </w:p>
    <w:p w14:paraId="407BFAF9" w14:textId="77777777" w:rsidR="00000000" w:rsidRDefault="00000000">
      <w:pPr>
        <w:pStyle w:val="Heading1"/>
        <w:divId w:val="803276187"/>
        <w:rPr>
          <w:rFonts w:ascii="Georgia" w:eastAsia="Times New Roman" w:hAnsi="Georgia"/>
          <w:sz w:val="29"/>
          <w:szCs w:val="29"/>
        </w:rPr>
      </w:pPr>
      <w:r>
        <w:rPr>
          <w:rFonts w:ascii="Georgia" w:eastAsia="Times New Roman" w:hAnsi="Georgia"/>
          <w:sz w:val="29"/>
          <w:szCs w:val="29"/>
        </w:rPr>
        <w:t>Distribution</w:t>
      </w:r>
    </w:p>
    <w:p w14:paraId="6F580848" w14:textId="77777777" w:rsidR="00000000" w:rsidRDefault="00000000">
      <w:pPr>
        <w:pStyle w:val="Heading2"/>
        <w:divId w:val="803276187"/>
        <w:rPr>
          <w:rFonts w:ascii="Georgia" w:eastAsia="Times New Roman" w:hAnsi="Georgia"/>
          <w:sz w:val="27"/>
          <w:szCs w:val="27"/>
        </w:rPr>
      </w:pPr>
      <w:r>
        <w:rPr>
          <w:rFonts w:ascii="Georgia" w:eastAsia="Times New Roman" w:hAnsi="Georgia"/>
          <w:sz w:val="27"/>
          <w:szCs w:val="27"/>
        </w:rPr>
        <w:t>Geographic Range</w:t>
      </w:r>
    </w:p>
    <w:p w14:paraId="1F42AC97" w14:textId="4CEFDE7A" w:rsidR="00000000" w:rsidRDefault="00000000">
      <w:pPr>
        <w:pStyle w:val="NormalWeb"/>
        <w:divId w:val="803276187"/>
        <w:rPr>
          <w:rFonts w:ascii="Georgia" w:hAnsi="Georgia"/>
        </w:rPr>
      </w:pPr>
      <w:r>
        <w:rPr>
          <w:rFonts w:ascii="Georgia" w:hAnsi="Georgia"/>
        </w:rPr>
        <w:t>This species is found</w:t>
      </w:r>
      <w:ins w:id="33" w:author="Jack Plummer" w:date="2022-09-24T10:18:00Z">
        <w:r w:rsidR="00A553D1">
          <w:rPr>
            <w:rFonts w:ascii="Georgia" w:hAnsi="Georgia"/>
          </w:rPr>
          <w:t xml:space="preserve"> (across north)</w:t>
        </w:r>
      </w:ins>
      <w:r>
        <w:rPr>
          <w:rFonts w:ascii="Georgia" w:hAnsi="Georgia"/>
        </w:rPr>
        <w:t xml:space="preserve"> </w:t>
      </w:r>
      <w:commentRangeStart w:id="34"/>
      <w:del w:id="35" w:author="Jack Plummer" w:date="2022-09-24T10:17:00Z">
        <w:r w:rsidDel="00A553D1">
          <w:rPr>
            <w:rFonts w:ascii="Georgia" w:hAnsi="Georgia"/>
          </w:rPr>
          <w:delText xml:space="preserve">in Northern and Northeastern </w:delText>
        </w:r>
      </w:del>
      <w:r>
        <w:rPr>
          <w:rFonts w:ascii="Georgia" w:hAnsi="Georgia"/>
        </w:rPr>
        <w:t>Thailand</w:t>
      </w:r>
      <w:ins w:id="36" w:author="Jack Plummer" w:date="2022-09-24T10:18:00Z">
        <w:r w:rsidR="00A553D1">
          <w:rPr>
            <w:rFonts w:ascii="Georgia" w:hAnsi="Georgia"/>
          </w:rPr>
          <w:t>,</w:t>
        </w:r>
      </w:ins>
      <w:del w:id="37" w:author="Jack Plummer" w:date="2022-09-24T10:18:00Z">
        <w:r w:rsidDel="00A553D1">
          <w:rPr>
            <w:rFonts w:ascii="Georgia" w:hAnsi="Georgia"/>
          </w:rPr>
          <w:delText>. It also distributes in</w:delText>
        </w:r>
      </w:del>
      <w:r>
        <w:rPr>
          <w:rFonts w:ascii="Georgia" w:hAnsi="Georgia"/>
        </w:rPr>
        <w:t xml:space="preserve"> Myanmar, India, China</w:t>
      </w:r>
      <w:del w:id="38" w:author="Jack Plummer" w:date="2022-09-24T10:17:00Z">
        <w:r w:rsidDel="00A553D1">
          <w:rPr>
            <w:rFonts w:ascii="Georgia" w:hAnsi="Georgia"/>
          </w:rPr>
          <w:delText>, Myanmar</w:delText>
        </w:r>
      </w:del>
      <w:r>
        <w:rPr>
          <w:rFonts w:ascii="Georgia" w:hAnsi="Georgia"/>
        </w:rPr>
        <w:t>, Laos and Vietnam</w:t>
      </w:r>
      <w:commentRangeEnd w:id="34"/>
      <w:r w:rsidR="00A553D1">
        <w:rPr>
          <w:rStyle w:val="CommentReference"/>
        </w:rPr>
        <w:commentReference w:id="34"/>
      </w:r>
      <w:r>
        <w:rPr>
          <w:rFonts w:ascii="Georgia" w:hAnsi="Georgia"/>
        </w:rPr>
        <w:t>. From the known localities, the extent of occurrence is 726,637 km</w:t>
      </w:r>
      <w:r>
        <w:rPr>
          <w:rFonts w:ascii="Georgia" w:hAnsi="Georgia"/>
          <w:vertAlign w:val="superscript"/>
        </w:rPr>
        <w:t>2</w:t>
      </w:r>
      <w:r>
        <w:rPr>
          <w:rFonts w:ascii="Georgia" w:hAnsi="Georgia"/>
        </w:rPr>
        <w:t xml:space="preserve"> and the area of occupancy is 116 km</w:t>
      </w:r>
      <w:r>
        <w:rPr>
          <w:rFonts w:ascii="Georgia" w:hAnsi="Georgia"/>
          <w:vertAlign w:val="superscript"/>
        </w:rPr>
        <w:t>2</w:t>
      </w:r>
      <w:r>
        <w:rPr>
          <w:rFonts w:ascii="Georgia" w:hAnsi="Georgia"/>
        </w:rPr>
        <w:t xml:space="preserve">. </w:t>
      </w:r>
      <w:ins w:id="39" w:author="Jack Plummer" w:date="2022-09-24T10:18:00Z">
        <w:r w:rsidR="00A553D1">
          <w:rPr>
            <w:rFonts w:ascii="Georgia" w:hAnsi="Georgia"/>
          </w:rPr>
          <w:t xml:space="preserve">It </w:t>
        </w:r>
      </w:ins>
      <w:ins w:id="40" w:author="Jack Plummer" w:date="2022-09-24T10:19:00Z">
        <w:r w:rsidR="00A553D1">
          <w:rPr>
            <w:rFonts w:ascii="Georgia" w:hAnsi="Georgia"/>
          </w:rPr>
          <w:t xml:space="preserve">has been </w:t>
        </w:r>
      </w:ins>
      <w:del w:id="41" w:author="Jack Plummer" w:date="2022-09-24T10:19:00Z">
        <w:r w:rsidDel="00A553D1">
          <w:rPr>
            <w:rFonts w:ascii="Georgia" w:hAnsi="Georgia"/>
          </w:rPr>
          <w:delText>R</w:delText>
        </w:r>
      </w:del>
      <w:ins w:id="42" w:author="Jack Plummer" w:date="2022-09-24T10:19:00Z">
        <w:r w:rsidR="00A553D1">
          <w:rPr>
            <w:rFonts w:ascii="Georgia" w:hAnsi="Georgia"/>
          </w:rPr>
          <w:t>r</w:t>
        </w:r>
      </w:ins>
      <w:r>
        <w:rPr>
          <w:rFonts w:ascii="Georgia" w:hAnsi="Georgia"/>
        </w:rPr>
        <w:t>ecorded from a wide altitud</w:t>
      </w:r>
      <w:ins w:id="43" w:author="Jack Plummer" w:date="2022-09-24T10:19:00Z">
        <w:r w:rsidR="00A553D1">
          <w:rPr>
            <w:rFonts w:ascii="Georgia" w:hAnsi="Georgia"/>
          </w:rPr>
          <w:t>inal</w:t>
        </w:r>
      </w:ins>
      <w:del w:id="44" w:author="Jack Plummer" w:date="2022-09-24T10:19:00Z">
        <w:r w:rsidDel="00A553D1">
          <w:rPr>
            <w:rFonts w:ascii="Georgia" w:hAnsi="Georgia"/>
          </w:rPr>
          <w:delText>e</w:delText>
        </w:r>
      </w:del>
      <w:r>
        <w:rPr>
          <w:rFonts w:ascii="Georgia" w:hAnsi="Georgia"/>
        </w:rPr>
        <w:t xml:space="preserve"> range between 70 and 1,250 m</w:t>
      </w:r>
      <w:ins w:id="45" w:author="Jack Plummer" w:date="2022-09-24T10:19:00Z">
        <w:r w:rsidR="00A553D1">
          <w:rPr>
            <w:rFonts w:ascii="Georgia" w:hAnsi="Georgia"/>
          </w:rPr>
          <w:t xml:space="preserve"> asl</w:t>
        </w:r>
      </w:ins>
      <w:r>
        <w:rPr>
          <w:rFonts w:ascii="Georgia" w:hAnsi="Georgia"/>
        </w:rPr>
        <w:t>.</w:t>
      </w:r>
    </w:p>
    <w:p w14:paraId="5BE3EF33" w14:textId="77777777" w:rsidR="00000000" w:rsidRDefault="00000000">
      <w:pPr>
        <w:pStyle w:val="Heading2"/>
        <w:divId w:val="803276187"/>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880"/>
        <w:gridCol w:w="6130"/>
      </w:tblGrid>
      <w:tr w:rsidR="00000000" w14:paraId="1D42C8CD" w14:textId="77777777">
        <w:trPr>
          <w:divId w:val="803276187"/>
          <w:tblCellSpacing w:w="15" w:type="dxa"/>
        </w:trPr>
        <w:tc>
          <w:tcPr>
            <w:tcW w:w="0" w:type="auto"/>
            <w:tcBorders>
              <w:bottom w:val="single" w:sz="6" w:space="0" w:color="000000"/>
            </w:tcBorders>
            <w:shd w:val="clear" w:color="auto" w:fill="BBBBBB"/>
            <w:vAlign w:val="center"/>
            <w:hideMark/>
          </w:tcPr>
          <w:p w14:paraId="525C694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3E3F4B9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BE5B02F" w14:textId="77777777">
        <w:trPr>
          <w:divId w:val="803276187"/>
          <w:tblCellSpacing w:w="15" w:type="dxa"/>
        </w:trPr>
        <w:tc>
          <w:tcPr>
            <w:tcW w:w="0" w:type="auto"/>
            <w:vAlign w:val="center"/>
            <w:hideMark/>
          </w:tcPr>
          <w:p w14:paraId="261E331F"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116</w:t>
            </w:r>
          </w:p>
        </w:tc>
        <w:tc>
          <w:tcPr>
            <w:tcW w:w="0" w:type="auto"/>
            <w:vAlign w:val="center"/>
            <w:hideMark/>
          </w:tcPr>
          <w:p w14:paraId="6F9BED26" w14:textId="4E89AD79" w:rsidR="00000000" w:rsidRDefault="00000000">
            <w:pPr>
              <w:spacing w:after="75"/>
              <w:rPr>
                <w:rFonts w:ascii="Georgia" w:eastAsia="Times New Roman" w:hAnsi="Georgia"/>
                <w:sz w:val="18"/>
                <w:szCs w:val="18"/>
              </w:rPr>
            </w:pPr>
            <w:r>
              <w:rPr>
                <w:rFonts w:ascii="Georgia" w:eastAsia="Times New Roman" w:hAnsi="Georgia"/>
                <w:sz w:val="18"/>
                <w:szCs w:val="18"/>
              </w:rPr>
              <w:t>Estimated from a 2 x 2 km grid cell for herbarium specimen point data mapp</w:t>
            </w:r>
            <w:ins w:id="46" w:author="Jack Plummer" w:date="2022-09-24T10:19:00Z">
              <w:r w:rsidR="00A553D1">
                <w:rPr>
                  <w:rFonts w:ascii="Georgia" w:eastAsia="Times New Roman" w:hAnsi="Georgia"/>
                  <w:sz w:val="18"/>
                  <w:szCs w:val="18"/>
                </w:rPr>
                <w:t>ed</w:t>
              </w:r>
            </w:ins>
            <w:del w:id="47" w:author="Jack Plummer" w:date="2022-09-24T10:19:00Z">
              <w:r w:rsidDel="00A553D1">
                <w:rPr>
                  <w:rFonts w:ascii="Georgia" w:eastAsia="Times New Roman" w:hAnsi="Georgia"/>
                  <w:sz w:val="18"/>
                  <w:szCs w:val="18"/>
                </w:rPr>
                <w:delText>ing</w:delText>
              </w:r>
            </w:del>
            <w:r>
              <w:rPr>
                <w:rFonts w:ascii="Georgia" w:eastAsia="Times New Roman" w:hAnsi="Georgia"/>
                <w:sz w:val="18"/>
                <w:szCs w:val="18"/>
              </w:rPr>
              <w:t xml:space="preserve">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45A4CBC6" w14:textId="77777777" w:rsidR="00000000" w:rsidRDefault="00000000">
      <w:pPr>
        <w:pStyle w:val="Heading2"/>
        <w:divId w:val="803276187"/>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39"/>
        <w:gridCol w:w="2348"/>
        <w:gridCol w:w="4523"/>
      </w:tblGrid>
      <w:tr w:rsidR="00A553D1" w14:paraId="2729A4B9" w14:textId="77777777">
        <w:trPr>
          <w:divId w:val="803276187"/>
          <w:tblCellSpacing w:w="15" w:type="dxa"/>
        </w:trPr>
        <w:tc>
          <w:tcPr>
            <w:tcW w:w="0" w:type="auto"/>
            <w:tcBorders>
              <w:bottom w:val="single" w:sz="6" w:space="0" w:color="000000"/>
            </w:tcBorders>
            <w:shd w:val="clear" w:color="auto" w:fill="BBBBBB"/>
            <w:vAlign w:val="center"/>
            <w:hideMark/>
          </w:tcPr>
          <w:p w14:paraId="5E2A367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147803F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5B3BFB6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A553D1" w14:paraId="0D6E9842" w14:textId="77777777">
        <w:trPr>
          <w:divId w:val="803276187"/>
          <w:tblCellSpacing w:w="15" w:type="dxa"/>
        </w:trPr>
        <w:tc>
          <w:tcPr>
            <w:tcW w:w="0" w:type="auto"/>
            <w:vAlign w:val="center"/>
            <w:hideMark/>
          </w:tcPr>
          <w:p w14:paraId="03A1070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762637</w:t>
            </w:r>
          </w:p>
        </w:tc>
        <w:tc>
          <w:tcPr>
            <w:tcW w:w="0" w:type="auto"/>
            <w:vAlign w:val="center"/>
            <w:hideMark/>
          </w:tcPr>
          <w:p w14:paraId="5398604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7B171FC" w14:textId="69003C73"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w:t>
            </w:r>
            <w:del w:id="48" w:author="Jack Plummer" w:date="2022-09-24T10:19:00Z">
              <w:r w:rsidDel="00A553D1">
                <w:rPr>
                  <w:rFonts w:ascii="Georgia" w:eastAsia="Times New Roman" w:hAnsi="Georgia"/>
                  <w:sz w:val="18"/>
                  <w:szCs w:val="18"/>
                </w:rPr>
                <w:delText xml:space="preserve">2 x 2 km grid cell </w:delText>
              </w:r>
            </w:del>
            <w:ins w:id="49" w:author="Jack Plummer" w:date="2022-09-24T10:19:00Z">
              <w:r w:rsidR="00A553D1">
                <w:rPr>
                  <w:rFonts w:ascii="Georgia" w:eastAsia="Times New Roman" w:hAnsi="Georgia"/>
                  <w:sz w:val="18"/>
                  <w:szCs w:val="18"/>
                </w:rPr>
                <w:t xml:space="preserve">minimum convex polygon </w:t>
              </w:r>
            </w:ins>
            <w:r>
              <w:rPr>
                <w:rFonts w:ascii="Georgia" w:eastAsia="Times New Roman" w:hAnsi="Georgia"/>
                <w:sz w:val="18"/>
                <w:szCs w:val="18"/>
              </w:rPr>
              <w:t>for herbarium specimen point data mapp</w:t>
            </w:r>
            <w:ins w:id="50" w:author="Jack Plummer" w:date="2022-09-24T10:19:00Z">
              <w:r w:rsidR="00A553D1">
                <w:rPr>
                  <w:rFonts w:ascii="Georgia" w:eastAsia="Times New Roman" w:hAnsi="Georgia"/>
                  <w:sz w:val="18"/>
                  <w:szCs w:val="18"/>
                </w:rPr>
                <w:t>ed</w:t>
              </w:r>
            </w:ins>
            <w:del w:id="51" w:author="Jack Plummer" w:date="2022-09-24T10:19:00Z">
              <w:r w:rsidDel="00A553D1">
                <w:rPr>
                  <w:rFonts w:ascii="Georgia" w:eastAsia="Times New Roman" w:hAnsi="Georgia"/>
                  <w:sz w:val="18"/>
                  <w:szCs w:val="18"/>
                </w:rPr>
                <w:delText>ing</w:delText>
              </w:r>
            </w:del>
            <w:r>
              <w:rPr>
                <w:rFonts w:ascii="Georgia" w:eastAsia="Times New Roman" w:hAnsi="Georgia"/>
                <w:sz w:val="18"/>
                <w:szCs w:val="18"/>
              </w:rPr>
              <w:t xml:space="preserve">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66D3C8EE" w14:textId="77777777" w:rsidR="00000000" w:rsidRDefault="00000000">
      <w:pPr>
        <w:pStyle w:val="Heading2"/>
        <w:divId w:val="803276187"/>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42"/>
        <w:gridCol w:w="1258"/>
      </w:tblGrid>
      <w:tr w:rsidR="00000000" w14:paraId="200FA73A" w14:textId="77777777">
        <w:trPr>
          <w:divId w:val="803276187"/>
          <w:tblCellSpacing w:w="15" w:type="dxa"/>
        </w:trPr>
        <w:tc>
          <w:tcPr>
            <w:tcW w:w="0" w:type="auto"/>
            <w:tcBorders>
              <w:bottom w:val="single" w:sz="6" w:space="0" w:color="000000"/>
            </w:tcBorders>
            <w:shd w:val="clear" w:color="auto" w:fill="BBBBBB"/>
            <w:vAlign w:val="center"/>
            <w:hideMark/>
          </w:tcPr>
          <w:p w14:paraId="65D0521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03E9167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2473D23" w14:textId="77777777">
        <w:trPr>
          <w:divId w:val="803276187"/>
          <w:tblCellSpacing w:w="15" w:type="dxa"/>
        </w:trPr>
        <w:tc>
          <w:tcPr>
            <w:tcW w:w="0" w:type="auto"/>
            <w:vAlign w:val="center"/>
            <w:hideMark/>
          </w:tcPr>
          <w:p w14:paraId="138F274D" w14:textId="77777777" w:rsidR="00000000" w:rsidRDefault="00000000">
            <w:pPr>
              <w:spacing w:after="75"/>
              <w:rPr>
                <w:rFonts w:ascii="Georgia" w:eastAsia="Times New Roman" w:hAnsi="Georgia"/>
                <w:sz w:val="18"/>
                <w:szCs w:val="18"/>
              </w:rPr>
            </w:pPr>
            <w:commentRangeStart w:id="52"/>
            <w:r>
              <w:rPr>
                <w:rFonts w:ascii="Georgia" w:eastAsia="Times New Roman" w:hAnsi="Georgia"/>
                <w:sz w:val="18"/>
                <w:szCs w:val="18"/>
              </w:rPr>
              <w:t>23-25</w:t>
            </w:r>
            <w:commentRangeEnd w:id="52"/>
            <w:r w:rsidR="00A553D1">
              <w:rPr>
                <w:rStyle w:val="CommentReference"/>
              </w:rPr>
              <w:commentReference w:id="52"/>
            </w:r>
          </w:p>
        </w:tc>
        <w:tc>
          <w:tcPr>
            <w:tcW w:w="0" w:type="auto"/>
            <w:vAlign w:val="center"/>
            <w:hideMark/>
          </w:tcPr>
          <w:p w14:paraId="75E3768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20139C2" w14:textId="77777777" w:rsidR="00000000" w:rsidRDefault="00000000">
      <w:pPr>
        <w:pStyle w:val="Heading2"/>
        <w:divId w:val="803276187"/>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041"/>
        <w:gridCol w:w="1258"/>
      </w:tblGrid>
      <w:tr w:rsidR="00000000" w14:paraId="64799E06" w14:textId="77777777">
        <w:trPr>
          <w:divId w:val="803276187"/>
          <w:tblCellSpacing w:w="15" w:type="dxa"/>
        </w:trPr>
        <w:tc>
          <w:tcPr>
            <w:tcW w:w="0" w:type="auto"/>
            <w:tcBorders>
              <w:bottom w:val="single" w:sz="6" w:space="0" w:color="000000"/>
            </w:tcBorders>
            <w:shd w:val="clear" w:color="auto" w:fill="BBBBBB"/>
            <w:vAlign w:val="center"/>
            <w:hideMark/>
          </w:tcPr>
          <w:p w14:paraId="3411C3B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288DD6E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6CF6DCA" w14:textId="77777777">
        <w:trPr>
          <w:divId w:val="803276187"/>
          <w:tblCellSpacing w:w="15" w:type="dxa"/>
        </w:trPr>
        <w:tc>
          <w:tcPr>
            <w:tcW w:w="0" w:type="auto"/>
            <w:vAlign w:val="center"/>
            <w:hideMark/>
          </w:tcPr>
          <w:p w14:paraId="28B04B0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E3B5F9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EB3A5DE" w14:textId="77777777" w:rsidR="00000000" w:rsidRDefault="00000000">
      <w:pPr>
        <w:pStyle w:val="Heading2"/>
        <w:divId w:val="803276187"/>
        <w:rPr>
          <w:rFonts w:ascii="Georgia" w:eastAsia="Times New Roman" w:hAnsi="Georgia"/>
          <w:sz w:val="27"/>
          <w:szCs w:val="27"/>
        </w:rPr>
      </w:pPr>
      <w:r>
        <w:rPr>
          <w:rFonts w:ascii="Georgia" w:eastAsia="Times New Roman" w:hAnsi="Georgia"/>
          <w:sz w:val="27"/>
          <w:szCs w:val="27"/>
        </w:rPr>
        <w:t>Elevation / Depth / Depth Zones</w:t>
      </w:r>
    </w:p>
    <w:p w14:paraId="3CEEF410" w14:textId="77777777" w:rsidR="00000000" w:rsidRDefault="00000000">
      <w:pPr>
        <w:pStyle w:val="NormalWeb"/>
        <w:divId w:val="803276187"/>
        <w:rPr>
          <w:rFonts w:ascii="Georgia" w:hAnsi="Georgia"/>
        </w:rPr>
      </w:pPr>
      <w:r>
        <w:rPr>
          <w:rStyle w:val="datalabel1"/>
          <w:rFonts w:ascii="Georgia" w:hAnsi="Georgia"/>
        </w:rPr>
        <w:t xml:space="preserve">Elevation Lower Limit (in metres above sea level): </w:t>
      </w:r>
      <w:r>
        <w:rPr>
          <w:rFonts w:ascii="Georgia" w:hAnsi="Georgia"/>
        </w:rPr>
        <w:t>70</w:t>
      </w:r>
    </w:p>
    <w:p w14:paraId="3615EF6B" w14:textId="77777777" w:rsidR="00000000" w:rsidRDefault="00000000">
      <w:pPr>
        <w:pStyle w:val="NormalWeb"/>
        <w:divId w:val="803276187"/>
        <w:rPr>
          <w:rFonts w:ascii="Georgia" w:hAnsi="Georgia"/>
        </w:rPr>
      </w:pPr>
      <w:r>
        <w:rPr>
          <w:rStyle w:val="datalabel1"/>
          <w:rFonts w:ascii="Georgia" w:hAnsi="Georgia"/>
        </w:rPr>
        <w:t xml:space="preserve">Elevation Upper Limit (in metres above sea level): </w:t>
      </w:r>
      <w:r>
        <w:rPr>
          <w:rFonts w:ascii="Georgia" w:hAnsi="Georgia"/>
        </w:rPr>
        <w:t>1250</w:t>
      </w:r>
    </w:p>
    <w:p w14:paraId="028E9B0A" w14:textId="77777777" w:rsidR="00000000" w:rsidRDefault="00000000">
      <w:pPr>
        <w:pStyle w:val="Heading2"/>
        <w:divId w:val="803276187"/>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000000" w14:paraId="4BA3779F" w14:textId="77777777">
        <w:trPr>
          <w:divId w:val="803276187"/>
          <w:tblCellSpacing w:w="15" w:type="dxa"/>
        </w:trPr>
        <w:tc>
          <w:tcPr>
            <w:tcW w:w="0" w:type="auto"/>
            <w:tcBorders>
              <w:bottom w:val="single" w:sz="6" w:space="0" w:color="000000"/>
            </w:tcBorders>
            <w:shd w:val="clear" w:color="auto" w:fill="BBBBBB"/>
            <w:vAlign w:val="center"/>
            <w:hideMark/>
          </w:tcPr>
          <w:p w14:paraId="33DE86D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7AE755B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17CF86F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0F79DB4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0DEA81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08E4082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2F1A5D3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1761F8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76FFD31F" w14:textId="77777777">
        <w:trPr>
          <w:divId w:val="803276187"/>
          <w:tblCellSpacing w:w="15" w:type="dxa"/>
        </w:trPr>
        <w:tc>
          <w:tcPr>
            <w:tcW w:w="0" w:type="auto"/>
            <w:vAlign w:val="center"/>
            <w:hideMark/>
          </w:tcPr>
          <w:p w14:paraId="5930EDD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521649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D1BD42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Map created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using point data from georeferenced herbarium specimen records.</w:t>
            </w:r>
          </w:p>
        </w:tc>
        <w:tc>
          <w:tcPr>
            <w:tcW w:w="0" w:type="auto"/>
            <w:vAlign w:val="center"/>
            <w:hideMark/>
          </w:tcPr>
          <w:p w14:paraId="1FA604C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F130E4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916AF0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6456A1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00410A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F534126" w14:textId="77777777" w:rsidR="00000000" w:rsidRDefault="00000000">
      <w:pPr>
        <w:pStyle w:val="Heading2"/>
        <w:divId w:val="803276187"/>
        <w:rPr>
          <w:rFonts w:ascii="Georgia" w:eastAsia="Times New Roman" w:hAnsi="Georgia"/>
          <w:sz w:val="27"/>
          <w:szCs w:val="27"/>
        </w:rPr>
      </w:pPr>
      <w:r>
        <w:rPr>
          <w:rFonts w:ascii="Georgia" w:eastAsia="Times New Roman" w:hAnsi="Georgia"/>
          <w:sz w:val="27"/>
          <w:szCs w:val="27"/>
        </w:rPr>
        <w:t>Biogeographic Realms</w:t>
      </w:r>
    </w:p>
    <w:p w14:paraId="47F7366E" w14:textId="77777777" w:rsidR="00000000" w:rsidRDefault="00000000">
      <w:pPr>
        <w:pStyle w:val="NormalWeb"/>
        <w:divId w:val="803276187"/>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71EFFBD1" w14:textId="77777777" w:rsidR="00000000" w:rsidRDefault="00000000">
      <w:pPr>
        <w:pStyle w:val="Heading1"/>
        <w:divId w:val="1445081268"/>
        <w:rPr>
          <w:rFonts w:ascii="Georgia" w:eastAsia="Times New Roman" w:hAnsi="Georgia"/>
          <w:sz w:val="29"/>
          <w:szCs w:val="29"/>
        </w:rPr>
      </w:pPr>
      <w:r>
        <w:rPr>
          <w:rFonts w:ascii="Georgia" w:eastAsia="Times New Roman" w:hAnsi="Georgia"/>
          <w:sz w:val="29"/>
          <w:szCs w:val="29"/>
        </w:rPr>
        <w:t>Occurrence</w:t>
      </w:r>
    </w:p>
    <w:p w14:paraId="1E9C634F" w14:textId="77777777" w:rsidR="00000000" w:rsidRDefault="00000000">
      <w:pPr>
        <w:pStyle w:val="Heading2"/>
        <w:divId w:val="1445081268"/>
        <w:rPr>
          <w:rFonts w:ascii="Georgia" w:eastAsia="Times New Roman" w:hAnsi="Georgia"/>
          <w:sz w:val="27"/>
          <w:szCs w:val="27"/>
        </w:rPr>
      </w:pPr>
      <w:r>
        <w:rPr>
          <w:rFonts w:ascii="Georgia" w:eastAsia="Times New Roman" w:hAnsi="Georgia"/>
          <w:sz w:val="27"/>
          <w:szCs w:val="27"/>
        </w:rPr>
        <w:lastRenderedPageBreak/>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96"/>
        <w:gridCol w:w="901"/>
        <w:gridCol w:w="657"/>
        <w:gridCol w:w="1430"/>
        <w:gridCol w:w="1154"/>
      </w:tblGrid>
      <w:tr w:rsidR="00000000" w14:paraId="109843AA" w14:textId="77777777">
        <w:trPr>
          <w:divId w:val="1445081268"/>
          <w:tblCellSpacing w:w="15" w:type="dxa"/>
        </w:trPr>
        <w:tc>
          <w:tcPr>
            <w:tcW w:w="0" w:type="auto"/>
            <w:tcBorders>
              <w:bottom w:val="single" w:sz="6" w:space="0" w:color="000000"/>
            </w:tcBorders>
            <w:shd w:val="clear" w:color="auto" w:fill="BBBBBB"/>
            <w:vAlign w:val="center"/>
            <w:hideMark/>
          </w:tcPr>
          <w:p w14:paraId="709A943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75348C2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7BF2426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17EB7D0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40296F1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5BE586E7" w14:textId="77777777">
        <w:trPr>
          <w:divId w:val="1445081268"/>
          <w:tblCellSpacing w:w="15" w:type="dxa"/>
        </w:trPr>
        <w:tc>
          <w:tcPr>
            <w:tcW w:w="0" w:type="auto"/>
            <w:tcBorders>
              <w:bottom w:val="single" w:sz="6" w:space="0" w:color="CCCCCC"/>
            </w:tcBorders>
            <w:vAlign w:val="center"/>
            <w:hideMark/>
          </w:tcPr>
          <w:p w14:paraId="3C6896F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China</w:t>
            </w:r>
          </w:p>
        </w:tc>
        <w:tc>
          <w:tcPr>
            <w:tcW w:w="0" w:type="auto"/>
            <w:tcBorders>
              <w:bottom w:val="single" w:sz="6" w:space="0" w:color="CCCCCC"/>
            </w:tcBorders>
            <w:vAlign w:val="center"/>
            <w:hideMark/>
          </w:tcPr>
          <w:p w14:paraId="1374632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30C14A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181037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D6EBA1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1459E730" w14:textId="77777777">
        <w:trPr>
          <w:divId w:val="1445081268"/>
          <w:tblCellSpacing w:w="15" w:type="dxa"/>
        </w:trPr>
        <w:tc>
          <w:tcPr>
            <w:tcW w:w="0" w:type="auto"/>
            <w:tcBorders>
              <w:bottom w:val="single" w:sz="6" w:space="0" w:color="CCCCCC"/>
            </w:tcBorders>
            <w:vAlign w:val="center"/>
            <w:hideMark/>
          </w:tcPr>
          <w:p w14:paraId="0F752C8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w:t>
            </w:r>
          </w:p>
        </w:tc>
        <w:tc>
          <w:tcPr>
            <w:tcW w:w="0" w:type="auto"/>
            <w:tcBorders>
              <w:bottom w:val="single" w:sz="6" w:space="0" w:color="CCCCCC"/>
            </w:tcBorders>
            <w:vAlign w:val="center"/>
            <w:hideMark/>
          </w:tcPr>
          <w:p w14:paraId="1D39098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02EA65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8B0BAA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EF4E74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4DA3A4F2" w14:textId="77777777">
        <w:trPr>
          <w:divId w:val="1445081268"/>
          <w:tblCellSpacing w:w="15" w:type="dxa"/>
        </w:trPr>
        <w:tc>
          <w:tcPr>
            <w:tcW w:w="0" w:type="auto"/>
            <w:tcBorders>
              <w:bottom w:val="single" w:sz="6" w:space="0" w:color="CCCCCC"/>
            </w:tcBorders>
            <w:vAlign w:val="center"/>
            <w:hideMark/>
          </w:tcPr>
          <w:p w14:paraId="5806E61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Lao People's Democratic Republic</w:t>
            </w:r>
          </w:p>
        </w:tc>
        <w:tc>
          <w:tcPr>
            <w:tcW w:w="0" w:type="auto"/>
            <w:tcBorders>
              <w:bottom w:val="single" w:sz="6" w:space="0" w:color="CCCCCC"/>
            </w:tcBorders>
            <w:vAlign w:val="center"/>
            <w:hideMark/>
          </w:tcPr>
          <w:p w14:paraId="1BB5EF6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DADFD3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6D8D73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7C437F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79CAA414" w14:textId="77777777">
        <w:trPr>
          <w:divId w:val="1445081268"/>
          <w:tblCellSpacing w:w="15" w:type="dxa"/>
        </w:trPr>
        <w:tc>
          <w:tcPr>
            <w:tcW w:w="0" w:type="auto"/>
            <w:tcBorders>
              <w:bottom w:val="single" w:sz="6" w:space="0" w:color="CCCCCC"/>
            </w:tcBorders>
            <w:vAlign w:val="center"/>
            <w:hideMark/>
          </w:tcPr>
          <w:p w14:paraId="19FBA3D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65C862D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384AAB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39736A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B1899A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431459CE" w14:textId="77777777">
        <w:trPr>
          <w:divId w:val="1445081268"/>
          <w:tblCellSpacing w:w="15" w:type="dxa"/>
        </w:trPr>
        <w:tc>
          <w:tcPr>
            <w:tcW w:w="0" w:type="auto"/>
            <w:tcBorders>
              <w:bottom w:val="single" w:sz="6" w:space="0" w:color="CCCCCC"/>
            </w:tcBorders>
            <w:vAlign w:val="center"/>
            <w:hideMark/>
          </w:tcPr>
          <w:p w14:paraId="6E05975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Viet Nam</w:t>
            </w:r>
          </w:p>
        </w:tc>
        <w:tc>
          <w:tcPr>
            <w:tcW w:w="0" w:type="auto"/>
            <w:tcBorders>
              <w:bottom w:val="single" w:sz="6" w:space="0" w:color="CCCCCC"/>
            </w:tcBorders>
            <w:vAlign w:val="center"/>
            <w:hideMark/>
          </w:tcPr>
          <w:p w14:paraId="678CAD9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AED505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D30714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67574F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7EC61145" w14:textId="77777777" w:rsidR="00000000" w:rsidRDefault="00000000">
      <w:pPr>
        <w:pStyle w:val="Heading1"/>
        <w:divId w:val="313023102"/>
        <w:rPr>
          <w:rFonts w:ascii="Georgia" w:eastAsia="Times New Roman" w:hAnsi="Georgia"/>
          <w:sz w:val="29"/>
          <w:szCs w:val="29"/>
        </w:rPr>
      </w:pPr>
      <w:r>
        <w:rPr>
          <w:rFonts w:ascii="Georgia" w:eastAsia="Times New Roman" w:hAnsi="Georgia"/>
          <w:sz w:val="29"/>
          <w:szCs w:val="29"/>
        </w:rPr>
        <w:t>Population</w:t>
      </w:r>
    </w:p>
    <w:p w14:paraId="0F917151" w14:textId="542F9E89" w:rsidR="00000000" w:rsidRDefault="00000000">
      <w:pPr>
        <w:pStyle w:val="NormalWeb"/>
        <w:divId w:val="313023102"/>
        <w:rPr>
          <w:rFonts w:ascii="Georgia" w:hAnsi="Georgia"/>
        </w:rPr>
      </w:pPr>
      <w:r>
        <w:rPr>
          <w:rFonts w:ascii="Georgia" w:hAnsi="Georgia"/>
        </w:rPr>
        <w:t xml:space="preserve">The species has </w:t>
      </w:r>
      <w:del w:id="53" w:author="Jack Plummer" w:date="2022-09-24T10:20:00Z">
        <w:r w:rsidDel="008C3A01">
          <w:rPr>
            <w:rFonts w:ascii="Georgia" w:hAnsi="Georgia"/>
          </w:rPr>
          <w:delText xml:space="preserve">been described as </w:delText>
        </w:r>
      </w:del>
      <w:r>
        <w:rPr>
          <w:rFonts w:ascii="Georgia" w:hAnsi="Georgia"/>
        </w:rPr>
        <w:t xml:space="preserve">a wide distribution </w:t>
      </w:r>
      <w:ins w:id="54" w:author="Jack Plummer" w:date="2022-09-24T10:20:00Z">
        <w:r w:rsidR="008C3A01">
          <w:rPr>
            <w:rFonts w:ascii="Georgia" w:hAnsi="Georgia"/>
          </w:rPr>
          <w:t>across</w:t>
        </w:r>
      </w:ins>
      <w:del w:id="55" w:author="Jack Plummer" w:date="2022-09-24T10:20:00Z">
        <w:r w:rsidDel="008C3A01">
          <w:rPr>
            <w:rFonts w:ascii="Georgia" w:hAnsi="Georgia"/>
          </w:rPr>
          <w:delText>in</w:delText>
        </w:r>
      </w:del>
      <w:r>
        <w:rPr>
          <w:rFonts w:ascii="Georgia" w:hAnsi="Georgia"/>
        </w:rPr>
        <w:t xml:space="preserve"> Thailand, Laos, Vietnam, </w:t>
      </w:r>
      <w:proofErr w:type="gramStart"/>
      <w:r>
        <w:rPr>
          <w:rFonts w:ascii="Georgia" w:hAnsi="Georgia"/>
        </w:rPr>
        <w:t>China</w:t>
      </w:r>
      <w:proofErr w:type="gramEnd"/>
      <w:r>
        <w:rPr>
          <w:rFonts w:ascii="Georgia" w:hAnsi="Georgia"/>
        </w:rPr>
        <w:t xml:space="preserve"> and India</w:t>
      </w:r>
      <w:ins w:id="56" w:author="Jack Plummer" w:date="2022-09-24T10:21:00Z">
        <w:r w:rsidR="008C3A01">
          <w:rPr>
            <w:rFonts w:ascii="Georgia" w:hAnsi="Georgia"/>
          </w:rPr>
          <w:t>, so the population is suspected to be large</w:t>
        </w:r>
      </w:ins>
      <w:r>
        <w:rPr>
          <w:rFonts w:ascii="Georgia" w:hAnsi="Georgia"/>
        </w:rPr>
        <w:t>. No information is available around the size and status of subpopulations and the current population trend is unknown. Further research into population status and trends are required.</w:t>
      </w:r>
    </w:p>
    <w:p w14:paraId="59B4DD9B" w14:textId="77777777" w:rsidR="00000000" w:rsidRDefault="00000000">
      <w:pPr>
        <w:pStyle w:val="Heading2"/>
        <w:divId w:val="313023102"/>
        <w:rPr>
          <w:rFonts w:ascii="Georgia" w:eastAsia="Times New Roman" w:hAnsi="Georgia"/>
          <w:sz w:val="27"/>
          <w:szCs w:val="27"/>
        </w:rPr>
      </w:pPr>
      <w:r>
        <w:rPr>
          <w:rFonts w:ascii="Georgia" w:eastAsia="Times New Roman" w:hAnsi="Georgia"/>
          <w:sz w:val="27"/>
          <w:szCs w:val="27"/>
        </w:rPr>
        <w:t>Population Information</w:t>
      </w:r>
    </w:p>
    <w:p w14:paraId="0AA67175" w14:textId="77777777" w:rsidR="00000000" w:rsidRDefault="00000000">
      <w:pPr>
        <w:pStyle w:val="NormalWeb"/>
        <w:divId w:val="313023102"/>
        <w:rPr>
          <w:rFonts w:ascii="Georgia" w:hAnsi="Georgia"/>
        </w:rPr>
      </w:pPr>
      <w:r>
        <w:rPr>
          <w:rStyle w:val="datalabel1"/>
          <w:rFonts w:ascii="Georgia" w:hAnsi="Georgia"/>
        </w:rPr>
        <w:t xml:space="preserve">Current Population Trend: </w:t>
      </w:r>
      <w:r>
        <w:rPr>
          <w:rFonts w:ascii="Georgia" w:hAnsi="Georgia"/>
        </w:rPr>
        <w:t>Stable</w:t>
      </w:r>
    </w:p>
    <w:p w14:paraId="2E5B496E" w14:textId="77777777" w:rsidR="00000000" w:rsidRDefault="00000000">
      <w:pPr>
        <w:pStyle w:val="Heading1"/>
        <w:divId w:val="979729865"/>
        <w:rPr>
          <w:rFonts w:ascii="Georgia" w:eastAsia="Times New Roman" w:hAnsi="Georgia"/>
          <w:sz w:val="29"/>
          <w:szCs w:val="29"/>
        </w:rPr>
      </w:pPr>
      <w:r>
        <w:rPr>
          <w:rFonts w:ascii="Georgia" w:eastAsia="Times New Roman" w:hAnsi="Georgia"/>
          <w:sz w:val="29"/>
          <w:szCs w:val="29"/>
        </w:rPr>
        <w:t>Habitats and Ecology</w:t>
      </w:r>
    </w:p>
    <w:p w14:paraId="7F1CD613" w14:textId="77777777" w:rsidR="00000000" w:rsidRDefault="00000000">
      <w:pPr>
        <w:pStyle w:val="NormalWeb"/>
        <w:divId w:val="979729865"/>
        <w:rPr>
          <w:rFonts w:ascii="Georgia" w:hAnsi="Georgia"/>
        </w:rPr>
      </w:pPr>
      <w:commentRangeStart w:id="57"/>
      <w:r>
        <w:rPr>
          <w:rFonts w:ascii="Georgia" w:hAnsi="Georgia"/>
        </w:rPr>
        <w:t xml:space="preserve">This species </w:t>
      </w:r>
      <w:commentRangeEnd w:id="57"/>
      <w:r w:rsidR="008C3A01">
        <w:rPr>
          <w:rStyle w:val="CommentReference"/>
        </w:rPr>
        <w:commentReference w:id="57"/>
      </w:r>
      <w:r>
        <w:rPr>
          <w:rFonts w:ascii="Georgia" w:hAnsi="Georgia"/>
        </w:rPr>
        <w:t>is found on limestone in deciduous forest.</w:t>
      </w:r>
    </w:p>
    <w:p w14:paraId="104DA44C" w14:textId="77777777" w:rsidR="00000000" w:rsidRDefault="00000000">
      <w:pPr>
        <w:pStyle w:val="Heading2"/>
        <w:divId w:val="979729865"/>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000000" w14:paraId="4C7463C6" w14:textId="77777777">
        <w:trPr>
          <w:divId w:val="979729865"/>
          <w:tblCellSpacing w:w="15" w:type="dxa"/>
        </w:trPr>
        <w:tc>
          <w:tcPr>
            <w:tcW w:w="0" w:type="auto"/>
            <w:tcBorders>
              <w:bottom w:val="single" w:sz="6" w:space="0" w:color="000000"/>
            </w:tcBorders>
            <w:shd w:val="clear" w:color="auto" w:fill="BBBBBB"/>
            <w:vAlign w:val="center"/>
            <w:hideMark/>
          </w:tcPr>
          <w:p w14:paraId="0DA4A1C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7FDFCCB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47BCD4B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3238E9F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4A2AA39F" w14:textId="77777777">
        <w:trPr>
          <w:divId w:val="979729865"/>
          <w:tblCellSpacing w:w="15" w:type="dxa"/>
        </w:trPr>
        <w:tc>
          <w:tcPr>
            <w:tcW w:w="0" w:type="auto"/>
            <w:tcBorders>
              <w:bottom w:val="single" w:sz="6" w:space="0" w:color="CCCCCC"/>
            </w:tcBorders>
            <w:vAlign w:val="center"/>
            <w:hideMark/>
          </w:tcPr>
          <w:p w14:paraId="282481D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1B96DA7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0547151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301E13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0D3E905" w14:textId="77777777" w:rsidR="00000000" w:rsidRDefault="00000000">
      <w:pPr>
        <w:pStyle w:val="Heading2"/>
        <w:divId w:val="979729865"/>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35"/>
        <w:gridCol w:w="894"/>
        <w:gridCol w:w="1258"/>
      </w:tblGrid>
      <w:tr w:rsidR="00000000" w14:paraId="459D8932" w14:textId="77777777">
        <w:trPr>
          <w:divId w:val="979729865"/>
          <w:tblCellSpacing w:w="15" w:type="dxa"/>
        </w:trPr>
        <w:tc>
          <w:tcPr>
            <w:tcW w:w="0" w:type="auto"/>
            <w:tcBorders>
              <w:bottom w:val="single" w:sz="6" w:space="0" w:color="000000"/>
            </w:tcBorders>
            <w:shd w:val="clear" w:color="auto" w:fill="BBBBBB"/>
            <w:vAlign w:val="center"/>
            <w:hideMark/>
          </w:tcPr>
          <w:p w14:paraId="3C9F51F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4719235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2A6D7E9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9226F59" w14:textId="77777777">
        <w:trPr>
          <w:divId w:val="979729865"/>
          <w:tblCellSpacing w:w="15" w:type="dxa"/>
        </w:trPr>
        <w:tc>
          <w:tcPr>
            <w:tcW w:w="0" w:type="auto"/>
            <w:vAlign w:val="center"/>
            <w:hideMark/>
          </w:tcPr>
          <w:p w14:paraId="47A51B0E" w14:textId="77777777" w:rsidR="00000000" w:rsidRDefault="00000000">
            <w:pPr>
              <w:spacing w:after="75"/>
              <w:rPr>
                <w:rFonts w:ascii="Georgia" w:eastAsia="Times New Roman" w:hAnsi="Georgia"/>
                <w:sz w:val="18"/>
                <w:szCs w:val="18"/>
              </w:rPr>
            </w:pPr>
            <w:commentRangeStart w:id="58"/>
            <w:r>
              <w:rPr>
                <w:rFonts w:ascii="Georgia" w:eastAsia="Times New Roman" w:hAnsi="Georgia"/>
                <w:sz w:val="18"/>
                <w:szCs w:val="18"/>
              </w:rPr>
              <w:t>No</w:t>
            </w:r>
          </w:p>
        </w:tc>
        <w:tc>
          <w:tcPr>
            <w:tcW w:w="0" w:type="auto"/>
            <w:vAlign w:val="center"/>
            <w:hideMark/>
          </w:tcPr>
          <w:p w14:paraId="240BC46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Observed</w:t>
            </w:r>
          </w:p>
        </w:tc>
        <w:tc>
          <w:tcPr>
            <w:tcW w:w="0" w:type="auto"/>
            <w:vAlign w:val="center"/>
            <w:hideMark/>
          </w:tcPr>
          <w:p w14:paraId="727A4E8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commentRangeEnd w:id="58"/>
            <w:r w:rsidR="008C3A01">
              <w:rPr>
                <w:rStyle w:val="CommentReference"/>
              </w:rPr>
              <w:commentReference w:id="58"/>
            </w:r>
          </w:p>
        </w:tc>
      </w:tr>
    </w:tbl>
    <w:p w14:paraId="19168413" w14:textId="77777777" w:rsidR="00000000" w:rsidRDefault="00000000">
      <w:pPr>
        <w:pStyle w:val="Heading2"/>
        <w:divId w:val="979729865"/>
        <w:rPr>
          <w:rFonts w:ascii="Georgia" w:eastAsia="Times New Roman" w:hAnsi="Georgia"/>
          <w:sz w:val="27"/>
          <w:szCs w:val="27"/>
        </w:rPr>
      </w:pPr>
      <w:r>
        <w:rPr>
          <w:rFonts w:ascii="Georgia" w:eastAsia="Times New Roman" w:hAnsi="Georgia"/>
          <w:sz w:val="27"/>
          <w:szCs w:val="27"/>
        </w:rPr>
        <w:t>Systems</w:t>
      </w:r>
    </w:p>
    <w:p w14:paraId="0FD57F1C" w14:textId="77777777" w:rsidR="00000000" w:rsidRDefault="00000000">
      <w:pPr>
        <w:pStyle w:val="NormalWeb"/>
        <w:divId w:val="979729865"/>
        <w:rPr>
          <w:rFonts w:ascii="Georgia" w:hAnsi="Georgia"/>
        </w:rPr>
      </w:pPr>
      <w:r>
        <w:rPr>
          <w:rStyle w:val="datalabel1"/>
          <w:rFonts w:ascii="Georgia" w:hAnsi="Georgia"/>
        </w:rPr>
        <w:t xml:space="preserve">System: </w:t>
      </w:r>
      <w:r>
        <w:rPr>
          <w:rFonts w:ascii="Georgia" w:hAnsi="Georgia"/>
        </w:rPr>
        <w:t>Terrestrial</w:t>
      </w:r>
    </w:p>
    <w:p w14:paraId="0C79FD1D" w14:textId="77777777" w:rsidR="00000000" w:rsidRDefault="00000000">
      <w:pPr>
        <w:pStyle w:val="Heading2"/>
        <w:divId w:val="979729865"/>
        <w:rPr>
          <w:rFonts w:ascii="Georgia" w:eastAsia="Times New Roman" w:hAnsi="Georgia"/>
          <w:sz w:val="27"/>
          <w:szCs w:val="27"/>
        </w:rPr>
      </w:pPr>
      <w:r>
        <w:rPr>
          <w:rFonts w:ascii="Georgia" w:eastAsia="Times New Roman" w:hAnsi="Georgia"/>
          <w:sz w:val="27"/>
          <w:szCs w:val="27"/>
        </w:rPr>
        <w:t>Plant / Fungi Specific</w:t>
      </w:r>
    </w:p>
    <w:p w14:paraId="3EEFEDE5" w14:textId="77777777" w:rsidR="00000000" w:rsidRDefault="00000000">
      <w:pPr>
        <w:pStyle w:val="NormalWeb"/>
        <w:divId w:val="979729865"/>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583AD79D" w14:textId="77777777">
        <w:trPr>
          <w:divId w:val="979729865"/>
          <w:tblCellSpacing w:w="15" w:type="dxa"/>
        </w:trPr>
        <w:tc>
          <w:tcPr>
            <w:tcW w:w="0" w:type="auto"/>
            <w:tcBorders>
              <w:bottom w:val="single" w:sz="6" w:space="0" w:color="000000"/>
            </w:tcBorders>
            <w:shd w:val="clear" w:color="auto" w:fill="BBBBBB"/>
            <w:vAlign w:val="center"/>
            <w:hideMark/>
          </w:tcPr>
          <w:p w14:paraId="1586320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01FF9F19" w14:textId="77777777">
        <w:trPr>
          <w:divId w:val="979729865"/>
          <w:tblCellSpacing w:w="15" w:type="dxa"/>
        </w:trPr>
        <w:tc>
          <w:tcPr>
            <w:tcW w:w="0" w:type="auto"/>
            <w:tcBorders>
              <w:bottom w:val="single" w:sz="6" w:space="0" w:color="CCCCCC"/>
            </w:tcBorders>
            <w:vAlign w:val="center"/>
            <w:hideMark/>
          </w:tcPr>
          <w:p w14:paraId="646E996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Annual</w:t>
            </w:r>
          </w:p>
        </w:tc>
      </w:tr>
      <w:tr w:rsidR="00000000" w14:paraId="4A3016DE" w14:textId="77777777">
        <w:trPr>
          <w:divId w:val="979729865"/>
          <w:tblCellSpacing w:w="15" w:type="dxa"/>
        </w:trPr>
        <w:tc>
          <w:tcPr>
            <w:tcW w:w="0" w:type="auto"/>
            <w:tcBorders>
              <w:bottom w:val="single" w:sz="6" w:space="0" w:color="CCCCCC"/>
            </w:tcBorders>
            <w:vAlign w:val="center"/>
            <w:hideMark/>
          </w:tcPr>
          <w:p w14:paraId="468728A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31EA1EF6" w14:textId="77777777" w:rsidR="00000000" w:rsidRDefault="00000000">
      <w:pPr>
        <w:pStyle w:val="Heading1"/>
        <w:divId w:val="1018501900"/>
        <w:rPr>
          <w:rFonts w:ascii="Georgia" w:eastAsia="Times New Roman" w:hAnsi="Georgia"/>
          <w:sz w:val="29"/>
          <w:szCs w:val="29"/>
        </w:rPr>
      </w:pPr>
      <w:r>
        <w:rPr>
          <w:rFonts w:ascii="Georgia" w:eastAsia="Times New Roman" w:hAnsi="Georgia"/>
          <w:sz w:val="29"/>
          <w:szCs w:val="29"/>
        </w:rPr>
        <w:lastRenderedPageBreak/>
        <w:t>Use and Trade</w:t>
      </w:r>
    </w:p>
    <w:p w14:paraId="7DB294D0" w14:textId="77777777" w:rsidR="00000000" w:rsidRDefault="00000000">
      <w:pPr>
        <w:pStyle w:val="Heading2"/>
        <w:divId w:val="1018501900"/>
        <w:rPr>
          <w:rFonts w:ascii="Georgia" w:eastAsia="Times New Roman" w:hAnsi="Georgia"/>
          <w:sz w:val="27"/>
          <w:szCs w:val="27"/>
        </w:rPr>
      </w:pPr>
      <w:r>
        <w:rPr>
          <w:rFonts w:ascii="Georgia" w:eastAsia="Times New Roman" w:hAnsi="Georgia"/>
          <w:sz w:val="27"/>
          <w:szCs w:val="27"/>
        </w:rPr>
        <w:t>General Use and Trade Information</w:t>
      </w:r>
    </w:p>
    <w:p w14:paraId="4703DA69" w14:textId="6C3AF844" w:rsidR="00000000" w:rsidRDefault="00000000">
      <w:pPr>
        <w:pStyle w:val="NormalWeb"/>
        <w:divId w:val="1018501900"/>
        <w:rPr>
          <w:ins w:id="59" w:author="Jack Plummer" w:date="2022-09-24T10:22:00Z"/>
          <w:rFonts w:ascii="Georgia" w:hAnsi="Georgia"/>
        </w:rPr>
      </w:pPr>
      <w:r>
        <w:rPr>
          <w:rStyle w:val="datalabel1"/>
          <w:rFonts w:ascii="Georgia" w:hAnsi="Georgia"/>
        </w:rPr>
        <w:t xml:space="preserve">Species not utilized: </w:t>
      </w:r>
      <w:r>
        <w:rPr>
          <w:rFonts w:ascii="Georgia" w:hAnsi="Georgia"/>
        </w:rPr>
        <w:t>true</w:t>
      </w:r>
    </w:p>
    <w:p w14:paraId="2D5345D6" w14:textId="177CE5DF" w:rsidR="008C3A01" w:rsidRDefault="008C3A01">
      <w:pPr>
        <w:pStyle w:val="NormalWeb"/>
        <w:divId w:val="1018501900"/>
        <w:rPr>
          <w:rFonts w:ascii="Georgia" w:hAnsi="Georgia"/>
        </w:rPr>
      </w:pPr>
      <w:ins w:id="60" w:author="Jack Plummer" w:date="2022-09-24T10:22:00Z">
        <w:r>
          <w:rPr>
            <w:rFonts w:ascii="Georgia" w:hAnsi="Georgia"/>
          </w:rPr>
          <w:t>This species is not known to be utilised.</w:t>
        </w:r>
      </w:ins>
    </w:p>
    <w:p w14:paraId="79DEC8E1" w14:textId="77777777" w:rsidR="00000000" w:rsidRDefault="00000000">
      <w:pPr>
        <w:pStyle w:val="Heading2"/>
        <w:divId w:val="1018501900"/>
        <w:rPr>
          <w:rFonts w:ascii="Georgia" w:eastAsia="Times New Roman" w:hAnsi="Georgia"/>
          <w:sz w:val="27"/>
          <w:szCs w:val="27"/>
        </w:rPr>
      </w:pPr>
      <w:r>
        <w:rPr>
          <w:rFonts w:ascii="Georgia" w:eastAsia="Times New Roman" w:hAnsi="Georgia"/>
          <w:sz w:val="27"/>
          <w:szCs w:val="27"/>
        </w:rPr>
        <w:t>Non- Consumptive Use</w:t>
      </w:r>
    </w:p>
    <w:p w14:paraId="72CD5EAA" w14:textId="71024F8A" w:rsidR="00000000" w:rsidRDefault="00000000">
      <w:pPr>
        <w:pStyle w:val="NormalWeb"/>
        <w:divId w:val="1018501900"/>
        <w:rPr>
          <w:rFonts w:ascii="Georgia" w:hAnsi="Georgia"/>
        </w:rPr>
      </w:pPr>
      <w:r>
        <w:rPr>
          <w:rStyle w:val="datalabel1"/>
          <w:rFonts w:ascii="Georgia" w:hAnsi="Georgia"/>
        </w:rPr>
        <w:t>Non-consumptive use of the species</w:t>
      </w:r>
      <w:commentRangeStart w:id="61"/>
      <w:r>
        <w:rPr>
          <w:rStyle w:val="datalabel1"/>
          <w:rFonts w:ascii="Georgia" w:hAnsi="Georgia"/>
        </w:rPr>
        <w:t xml:space="preserve">? </w:t>
      </w:r>
      <w:proofErr w:type="spellStart"/>
      <w:r>
        <w:rPr>
          <w:rFonts w:ascii="Georgia" w:hAnsi="Georgia"/>
        </w:rPr>
        <w:t>true</w:t>
      </w:r>
      <w:commentRangeEnd w:id="61"/>
      <w:r w:rsidR="008C3A01">
        <w:rPr>
          <w:rStyle w:val="CommentReference"/>
        </w:rPr>
        <w:commentReference w:id="61"/>
      </w:r>
      <w:proofErr w:type="spellEnd"/>
    </w:p>
    <w:p w14:paraId="4BB59492" w14:textId="77777777" w:rsidR="00000000" w:rsidRDefault="00000000">
      <w:pPr>
        <w:pStyle w:val="Heading1"/>
        <w:divId w:val="523397757"/>
        <w:rPr>
          <w:rFonts w:ascii="Georgia" w:eastAsia="Times New Roman" w:hAnsi="Georgia"/>
          <w:sz w:val="29"/>
          <w:szCs w:val="29"/>
        </w:rPr>
      </w:pPr>
      <w:r>
        <w:rPr>
          <w:rFonts w:ascii="Georgia" w:eastAsia="Times New Roman" w:hAnsi="Georgia"/>
          <w:sz w:val="29"/>
          <w:szCs w:val="29"/>
        </w:rPr>
        <w:t>Threats</w:t>
      </w:r>
    </w:p>
    <w:p w14:paraId="101185C6" w14:textId="3577A8F6" w:rsidR="00000000" w:rsidRDefault="00000000">
      <w:pPr>
        <w:pStyle w:val="NormalWeb"/>
        <w:divId w:val="523397757"/>
        <w:rPr>
          <w:rFonts w:ascii="Georgia" w:hAnsi="Georgia"/>
        </w:rPr>
      </w:pPr>
      <w:del w:id="62" w:author="Jack Plummer" w:date="2022-09-24T10:23:00Z">
        <w:r w:rsidDel="008C3A01">
          <w:rPr>
            <w:rFonts w:ascii="Georgia" w:hAnsi="Georgia"/>
          </w:rPr>
          <w:delText>This species is widespread distribution. </w:delText>
        </w:r>
      </w:del>
      <w:r>
        <w:rPr>
          <w:rFonts w:ascii="Georgia" w:hAnsi="Georgia"/>
        </w:rPr>
        <w:t>The removal of limestone habitat</w:t>
      </w:r>
      <w:del w:id="63" w:author="Jack Plummer" w:date="2022-09-24T10:23:00Z">
        <w:r w:rsidDel="008C3A01">
          <w:rPr>
            <w:rFonts w:ascii="Georgia" w:hAnsi="Georgia"/>
          </w:rPr>
          <w:delText>s</w:delText>
        </w:r>
      </w:del>
      <w:r>
        <w:rPr>
          <w:rFonts w:ascii="Georgia" w:hAnsi="Georgia"/>
        </w:rPr>
        <w:t xml:space="preserve"> for cement, </w:t>
      </w:r>
      <w:ins w:id="64" w:author="Jack Plummer" w:date="2022-09-24T10:23:00Z">
        <w:r w:rsidR="008C3A01">
          <w:rPr>
            <w:rFonts w:ascii="Georgia" w:hAnsi="Georgia"/>
          </w:rPr>
          <w:t xml:space="preserve">and </w:t>
        </w:r>
      </w:ins>
      <w:r>
        <w:rPr>
          <w:rFonts w:ascii="Georgia" w:hAnsi="Georgia"/>
        </w:rPr>
        <w:t xml:space="preserve">temple </w:t>
      </w:r>
      <w:del w:id="65" w:author="Jack Plummer" w:date="2022-09-24T10:23:00Z">
        <w:r w:rsidDel="008C3A01">
          <w:rPr>
            <w:rFonts w:ascii="Georgia" w:hAnsi="Georgia"/>
          </w:rPr>
          <w:delText xml:space="preserve">and </w:delText>
        </w:r>
      </w:del>
      <w:r>
        <w:rPr>
          <w:rFonts w:ascii="Georgia" w:hAnsi="Georgia"/>
        </w:rPr>
        <w:t>construction</w:t>
      </w:r>
      <w:ins w:id="66" w:author="Jack Plummer" w:date="2022-09-24T10:23:00Z">
        <w:r w:rsidR="008C3A01">
          <w:rPr>
            <w:rFonts w:ascii="Georgia" w:hAnsi="Georgia"/>
          </w:rPr>
          <w:t xml:space="preserve"> in the</w:t>
        </w:r>
      </w:ins>
      <w:r>
        <w:rPr>
          <w:rFonts w:ascii="Georgia" w:hAnsi="Georgia"/>
        </w:rPr>
        <w:t xml:space="preserve"> vicinity </w:t>
      </w:r>
      <w:ins w:id="67" w:author="Jack Plummer" w:date="2022-09-24T10:23:00Z">
        <w:r w:rsidR="008C3A01">
          <w:rPr>
            <w:rFonts w:ascii="Georgia" w:hAnsi="Georgia"/>
          </w:rPr>
          <w:t xml:space="preserve">of collection sites </w:t>
        </w:r>
      </w:ins>
      <w:r>
        <w:rPr>
          <w:rFonts w:ascii="Georgia" w:hAnsi="Georgia"/>
        </w:rPr>
        <w:t xml:space="preserve">are threats to this species. However, this species has been documented from </w:t>
      </w:r>
      <w:ins w:id="68" w:author="Jack Plummer" w:date="2022-09-24T10:22:00Z">
        <w:r w:rsidR="008C3A01">
          <w:rPr>
            <w:rFonts w:ascii="Georgia" w:hAnsi="Georgia"/>
          </w:rPr>
          <w:t>m</w:t>
        </w:r>
      </w:ins>
      <w:r>
        <w:rPr>
          <w:rFonts w:ascii="Georgia" w:hAnsi="Georgia"/>
        </w:rPr>
        <w:t>any protected areas</w:t>
      </w:r>
      <w:ins w:id="69" w:author="Jack Plummer" w:date="2022-09-24T10:22:00Z">
        <w:r w:rsidR="008C3A01">
          <w:rPr>
            <w:rFonts w:ascii="Georgia" w:hAnsi="Georgia"/>
          </w:rPr>
          <w:t xml:space="preserve"> and occupies a widespread distribution</w:t>
        </w:r>
      </w:ins>
      <w:r>
        <w:rPr>
          <w:rFonts w:ascii="Georgia" w:hAnsi="Georgia"/>
        </w:rPr>
        <w:t>. It is therefore considered unlikely that any ongoing threats will affect the extinction risk of the species in short time. </w:t>
      </w:r>
    </w:p>
    <w:p w14:paraId="0B45C384" w14:textId="77777777" w:rsidR="00000000" w:rsidRDefault="00000000">
      <w:pPr>
        <w:pStyle w:val="Heading2"/>
        <w:divId w:val="523397757"/>
        <w:rPr>
          <w:rFonts w:ascii="Georgia" w:eastAsia="Times New Roman" w:hAnsi="Georgia"/>
          <w:sz w:val="27"/>
          <w:szCs w:val="27"/>
        </w:rPr>
      </w:pPr>
      <w:commentRangeStart w:id="70"/>
      <w:r>
        <w:rPr>
          <w:rFonts w:ascii="Georgia" w:eastAsia="Times New Roman" w:hAnsi="Georgia"/>
          <w:sz w:val="27"/>
          <w:szCs w:val="27"/>
        </w:rPr>
        <w:t>Threats Classification Scheme</w:t>
      </w:r>
      <w:commentRangeEnd w:id="70"/>
      <w:r w:rsidR="008C3A01">
        <w:rPr>
          <w:rStyle w:val="CommentReference"/>
          <w:b w:val="0"/>
          <w:bCs w:val="0"/>
        </w:rPr>
        <w:commentReference w:id="70"/>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31"/>
        <w:gridCol w:w="740"/>
        <w:gridCol w:w="842"/>
        <w:gridCol w:w="842"/>
        <w:gridCol w:w="1155"/>
      </w:tblGrid>
      <w:tr w:rsidR="00000000" w14:paraId="04A929DE" w14:textId="77777777">
        <w:trPr>
          <w:divId w:val="523397757"/>
          <w:tblCellSpacing w:w="15" w:type="dxa"/>
        </w:trPr>
        <w:tc>
          <w:tcPr>
            <w:tcW w:w="0" w:type="auto"/>
            <w:tcBorders>
              <w:bottom w:val="single" w:sz="6" w:space="0" w:color="000000"/>
            </w:tcBorders>
            <w:shd w:val="clear" w:color="auto" w:fill="BBBBBB"/>
            <w:vAlign w:val="center"/>
            <w:hideMark/>
          </w:tcPr>
          <w:p w14:paraId="0E6A567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208450A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0F16D15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7969B2B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66F94A6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66AA4251" w14:textId="77777777">
        <w:trPr>
          <w:divId w:val="523397757"/>
          <w:tblCellSpacing w:w="15" w:type="dxa"/>
        </w:trPr>
        <w:tc>
          <w:tcPr>
            <w:tcW w:w="0" w:type="auto"/>
            <w:vAlign w:val="center"/>
            <w:hideMark/>
          </w:tcPr>
          <w:p w14:paraId="68B7DD3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70ADC62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59834E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B31DD9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30E4CE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577C85E3" w14:textId="77777777">
        <w:trPr>
          <w:divId w:val="523397757"/>
          <w:tblCellSpacing w:w="15" w:type="dxa"/>
        </w:trPr>
        <w:tc>
          <w:tcPr>
            <w:tcW w:w="0" w:type="auto"/>
            <w:vAlign w:val="center"/>
            <w:hideMark/>
          </w:tcPr>
          <w:p w14:paraId="2CBF00E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1.3. Residential &amp; commercial development -&gt; Tourism &amp; recreation areas</w:t>
            </w:r>
          </w:p>
        </w:tc>
        <w:tc>
          <w:tcPr>
            <w:tcW w:w="0" w:type="auto"/>
            <w:vAlign w:val="center"/>
            <w:hideMark/>
          </w:tcPr>
          <w:p w14:paraId="36938CB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589412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D959A1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F450FD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04E8961C" w14:textId="77777777">
        <w:trPr>
          <w:divId w:val="523397757"/>
          <w:tblCellSpacing w:w="15" w:type="dxa"/>
        </w:trPr>
        <w:tc>
          <w:tcPr>
            <w:tcW w:w="0" w:type="auto"/>
            <w:vAlign w:val="center"/>
            <w:hideMark/>
          </w:tcPr>
          <w:p w14:paraId="5F2941C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4CCE951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C39721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2DB7A3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8EC1B8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2A8F7CA5" w14:textId="77777777">
        <w:trPr>
          <w:divId w:val="523397757"/>
          <w:tblCellSpacing w:w="15" w:type="dxa"/>
        </w:trPr>
        <w:tc>
          <w:tcPr>
            <w:tcW w:w="0" w:type="auto"/>
            <w:vAlign w:val="center"/>
            <w:hideMark/>
          </w:tcPr>
          <w:p w14:paraId="69D36D0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6F09F8C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C9B0C8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33D075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74F5C2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06989986" w14:textId="77777777">
        <w:trPr>
          <w:divId w:val="523397757"/>
          <w:tblCellSpacing w:w="15" w:type="dxa"/>
        </w:trPr>
        <w:tc>
          <w:tcPr>
            <w:tcW w:w="0" w:type="auto"/>
            <w:vAlign w:val="center"/>
            <w:hideMark/>
          </w:tcPr>
          <w:p w14:paraId="5DAD810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3.2. Energy production &amp; mining -&gt; Mining &amp; quarrying</w:t>
            </w:r>
          </w:p>
        </w:tc>
        <w:tc>
          <w:tcPr>
            <w:tcW w:w="0" w:type="auto"/>
            <w:vAlign w:val="center"/>
            <w:hideMark/>
          </w:tcPr>
          <w:p w14:paraId="643D025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39011B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905276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5C44BB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20A7872E" w14:textId="77777777">
        <w:trPr>
          <w:divId w:val="523397757"/>
          <w:tblCellSpacing w:w="15" w:type="dxa"/>
        </w:trPr>
        <w:tc>
          <w:tcPr>
            <w:tcW w:w="0" w:type="auto"/>
            <w:vAlign w:val="center"/>
            <w:hideMark/>
          </w:tcPr>
          <w:p w14:paraId="2746637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6.3. Human intrusions &amp; disturbance -&gt; Work &amp; other activities</w:t>
            </w:r>
          </w:p>
        </w:tc>
        <w:tc>
          <w:tcPr>
            <w:tcW w:w="0" w:type="auto"/>
            <w:vAlign w:val="center"/>
            <w:hideMark/>
          </w:tcPr>
          <w:p w14:paraId="52620E5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6CCF81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0569E6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6081F5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55F9AE20" w14:textId="77777777" w:rsidR="00000000" w:rsidRDefault="00000000">
      <w:pPr>
        <w:pStyle w:val="Heading1"/>
        <w:divId w:val="1873300510"/>
        <w:rPr>
          <w:rFonts w:ascii="Georgia" w:eastAsia="Times New Roman" w:hAnsi="Georgia"/>
          <w:sz w:val="29"/>
          <w:szCs w:val="29"/>
        </w:rPr>
      </w:pPr>
      <w:r>
        <w:rPr>
          <w:rFonts w:ascii="Georgia" w:eastAsia="Times New Roman" w:hAnsi="Georgia"/>
          <w:sz w:val="29"/>
          <w:szCs w:val="29"/>
        </w:rPr>
        <w:t>Conservation</w:t>
      </w:r>
    </w:p>
    <w:p w14:paraId="6699E73A" w14:textId="0BE1F041" w:rsidR="00000000" w:rsidRDefault="00000000">
      <w:pPr>
        <w:pStyle w:val="NormalWeb"/>
        <w:divId w:val="1873300510"/>
        <w:rPr>
          <w:rFonts w:ascii="Georgia" w:hAnsi="Georgia"/>
        </w:rPr>
      </w:pPr>
      <w:r>
        <w:rPr>
          <w:rFonts w:ascii="Georgia" w:hAnsi="Georgia"/>
        </w:rPr>
        <w:t xml:space="preserve">This species is not known to be represented in </w:t>
      </w:r>
      <w:r>
        <w:rPr>
          <w:rStyle w:val="Emphasis"/>
          <w:rFonts w:ascii="Georgia" w:hAnsi="Georgia"/>
        </w:rPr>
        <w:t xml:space="preserve">ex situ </w:t>
      </w:r>
      <w:r>
        <w:rPr>
          <w:rFonts w:ascii="Georgia" w:hAnsi="Georgia"/>
        </w:rPr>
        <w:t>conservation in botanic gardens or gene bank</w:t>
      </w:r>
      <w:ins w:id="71" w:author="Jack Plummer" w:date="2022-09-24T10:24:00Z">
        <w:r w:rsidR="008C3A01">
          <w:rPr>
            <w:rFonts w:ascii="Georgia" w:hAnsi="Georgia"/>
          </w:rPr>
          <w:t>s</w:t>
        </w:r>
      </w:ins>
      <w:del w:id="72" w:author="Jack Plummer" w:date="2022-09-24T10:24:00Z">
        <w:r w:rsidDel="008C3A01">
          <w:rPr>
            <w:rFonts w:ascii="Georgia" w:hAnsi="Georgia"/>
          </w:rPr>
          <w:delText>.</w:delText>
        </w:r>
      </w:del>
      <w:r>
        <w:rPr>
          <w:rFonts w:ascii="Georgia" w:hAnsi="Georgia"/>
        </w:rPr>
        <w:t xml:space="preserve"> (BGCI 2022, </w:t>
      </w:r>
      <w:proofErr w:type="spellStart"/>
      <w:r>
        <w:rPr>
          <w:rFonts w:ascii="Georgia" w:hAnsi="Georgia"/>
        </w:rPr>
        <w:t>Genesys</w:t>
      </w:r>
      <w:proofErr w:type="spellEnd"/>
      <w:r>
        <w:rPr>
          <w:rFonts w:ascii="Georgia" w:hAnsi="Georgia"/>
        </w:rPr>
        <w:t xml:space="preserve"> 2022). This species has been recorded from protected areas across its range. As the species is not known to be represented in </w:t>
      </w:r>
      <w:r>
        <w:rPr>
          <w:rStyle w:val="Emphasis"/>
          <w:rFonts w:ascii="Georgia" w:hAnsi="Georgia"/>
        </w:rPr>
        <w:t xml:space="preserve">ex situ </w:t>
      </w:r>
      <w:r>
        <w:rPr>
          <w:rFonts w:ascii="Georgia" w:hAnsi="Georgia"/>
        </w:rPr>
        <w:t>conservation, collection of germplasm from wild plants is recommended.</w:t>
      </w:r>
    </w:p>
    <w:p w14:paraId="39488199" w14:textId="77777777" w:rsidR="00000000" w:rsidRDefault="00000000">
      <w:pPr>
        <w:pStyle w:val="Heading2"/>
        <w:divId w:val="1873300510"/>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4578"/>
      </w:tblGrid>
      <w:tr w:rsidR="00000000" w14:paraId="2E4170C9" w14:textId="77777777">
        <w:trPr>
          <w:divId w:val="1873300510"/>
          <w:tblCellSpacing w:w="15" w:type="dxa"/>
        </w:trPr>
        <w:tc>
          <w:tcPr>
            <w:tcW w:w="0" w:type="auto"/>
            <w:tcBorders>
              <w:bottom w:val="single" w:sz="6" w:space="0" w:color="000000"/>
            </w:tcBorders>
            <w:shd w:val="clear" w:color="auto" w:fill="BBBBBB"/>
            <w:vAlign w:val="center"/>
            <w:hideMark/>
          </w:tcPr>
          <w:p w14:paraId="2DA0A92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0785ACC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265F419" w14:textId="77777777">
        <w:trPr>
          <w:divId w:val="1873300510"/>
          <w:tblCellSpacing w:w="15" w:type="dxa"/>
        </w:trPr>
        <w:tc>
          <w:tcPr>
            <w:tcW w:w="0" w:type="auto"/>
            <w:vAlign w:val="center"/>
            <w:hideMark/>
          </w:tcPr>
          <w:p w14:paraId="1F908E7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7B6FF1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Recorded from multiple protected areas across its range.</w:t>
            </w:r>
          </w:p>
        </w:tc>
      </w:tr>
    </w:tbl>
    <w:p w14:paraId="6C522085" w14:textId="77777777" w:rsidR="00000000" w:rsidRDefault="00000000">
      <w:pPr>
        <w:divId w:val="1873300510"/>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09"/>
        <w:gridCol w:w="6601"/>
      </w:tblGrid>
      <w:tr w:rsidR="00000000" w14:paraId="17ECEF3C" w14:textId="77777777">
        <w:trPr>
          <w:divId w:val="1873300510"/>
          <w:tblCellSpacing w:w="15" w:type="dxa"/>
        </w:trPr>
        <w:tc>
          <w:tcPr>
            <w:tcW w:w="0" w:type="auto"/>
            <w:tcBorders>
              <w:bottom w:val="single" w:sz="6" w:space="0" w:color="000000"/>
            </w:tcBorders>
            <w:shd w:val="clear" w:color="auto" w:fill="BBBBBB"/>
            <w:vAlign w:val="center"/>
            <w:hideMark/>
          </w:tcPr>
          <w:p w14:paraId="25B68C6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6735D9A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6DF1820" w14:textId="77777777">
        <w:trPr>
          <w:divId w:val="1873300510"/>
          <w:tblCellSpacing w:w="15" w:type="dxa"/>
        </w:trPr>
        <w:tc>
          <w:tcPr>
            <w:tcW w:w="0" w:type="auto"/>
            <w:vAlign w:val="center"/>
            <w:hideMark/>
          </w:tcPr>
          <w:p w14:paraId="77A29068"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No</w:t>
            </w:r>
          </w:p>
        </w:tc>
        <w:tc>
          <w:tcPr>
            <w:tcW w:w="0" w:type="auto"/>
            <w:vAlign w:val="center"/>
            <w:hideMark/>
          </w:tcPr>
          <w:p w14:paraId="328AEE27" w14:textId="62D37EAC" w:rsidR="00000000" w:rsidRDefault="00000000">
            <w:pPr>
              <w:spacing w:after="75"/>
              <w:rPr>
                <w:rFonts w:ascii="Georgia" w:eastAsia="Times New Roman" w:hAnsi="Georgia"/>
                <w:sz w:val="18"/>
                <w:szCs w:val="18"/>
              </w:rPr>
            </w:pPr>
            <w:r>
              <w:rPr>
                <w:rFonts w:ascii="Georgia" w:eastAsia="Times New Roman" w:hAnsi="Georgia"/>
                <w:sz w:val="18"/>
                <w:szCs w:val="18"/>
              </w:rPr>
              <w:t xml:space="preserve">Not known to be represented in ex situ conservation in botanic gardens or gene bank (BGCI 2022, </w:t>
            </w:r>
            <w:proofErr w:type="spellStart"/>
            <w:r>
              <w:rPr>
                <w:rFonts w:ascii="Georgia" w:eastAsia="Times New Roman" w:hAnsi="Georgia"/>
                <w:sz w:val="18"/>
                <w:szCs w:val="18"/>
              </w:rPr>
              <w:t>Genes</w:t>
            </w:r>
            <w:ins w:id="73" w:author="Jack Plummer" w:date="2022-09-24T10:24:00Z">
              <w:r w:rsidR="008C3A01">
                <w:rPr>
                  <w:rFonts w:ascii="Georgia" w:eastAsia="Times New Roman" w:hAnsi="Georgia"/>
                  <w:sz w:val="18"/>
                  <w:szCs w:val="18"/>
                </w:rPr>
                <w:t>y</w:t>
              </w:r>
            </w:ins>
            <w:del w:id="74" w:author="Jack Plummer" w:date="2022-09-24T10:24:00Z">
              <w:r w:rsidDel="008C3A01">
                <w:rPr>
                  <w:rFonts w:ascii="Georgia" w:eastAsia="Times New Roman" w:hAnsi="Georgia"/>
                  <w:sz w:val="18"/>
                  <w:szCs w:val="18"/>
                </w:rPr>
                <w:delText>t</w:delText>
              </w:r>
            </w:del>
            <w:r>
              <w:rPr>
                <w:rFonts w:ascii="Georgia" w:eastAsia="Times New Roman" w:hAnsi="Georgia"/>
                <w:sz w:val="18"/>
                <w:szCs w:val="18"/>
              </w:rPr>
              <w:t>s</w:t>
            </w:r>
            <w:proofErr w:type="spellEnd"/>
            <w:r>
              <w:rPr>
                <w:rFonts w:ascii="Georgia" w:eastAsia="Times New Roman" w:hAnsi="Georgia"/>
                <w:sz w:val="18"/>
                <w:szCs w:val="18"/>
              </w:rPr>
              <w:t xml:space="preserve"> 2022).</w:t>
            </w:r>
          </w:p>
        </w:tc>
      </w:tr>
    </w:tbl>
    <w:p w14:paraId="07AD41D2" w14:textId="77777777" w:rsidR="00000000" w:rsidRDefault="00000000">
      <w:pPr>
        <w:pStyle w:val="Heading2"/>
        <w:divId w:val="1873300510"/>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000000" w14:paraId="49AA6C1A" w14:textId="77777777">
        <w:trPr>
          <w:divId w:val="1873300510"/>
          <w:tblCellSpacing w:w="15" w:type="dxa"/>
        </w:trPr>
        <w:tc>
          <w:tcPr>
            <w:tcW w:w="0" w:type="auto"/>
            <w:tcBorders>
              <w:bottom w:val="single" w:sz="6" w:space="0" w:color="000000"/>
            </w:tcBorders>
            <w:shd w:val="clear" w:color="auto" w:fill="BBBBBB"/>
            <w:vAlign w:val="center"/>
            <w:hideMark/>
          </w:tcPr>
          <w:p w14:paraId="1CC2BFA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763E28A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FE249C4" w14:textId="77777777">
        <w:trPr>
          <w:divId w:val="1873300510"/>
          <w:tblCellSpacing w:w="15" w:type="dxa"/>
        </w:trPr>
        <w:tc>
          <w:tcPr>
            <w:tcW w:w="0" w:type="auto"/>
            <w:tcBorders>
              <w:bottom w:val="single" w:sz="6" w:space="0" w:color="CCCCCC"/>
            </w:tcBorders>
            <w:vAlign w:val="center"/>
            <w:hideMark/>
          </w:tcPr>
          <w:p w14:paraId="2A020EC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2BFD4F9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734A0BF" w14:textId="77777777" w:rsidR="00000000" w:rsidRDefault="00000000">
      <w:pPr>
        <w:pStyle w:val="Heading2"/>
        <w:divId w:val="1873300510"/>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1C300A89" w14:textId="77777777">
        <w:trPr>
          <w:divId w:val="1873300510"/>
          <w:tblCellSpacing w:w="15" w:type="dxa"/>
        </w:trPr>
        <w:tc>
          <w:tcPr>
            <w:tcW w:w="0" w:type="auto"/>
            <w:tcBorders>
              <w:bottom w:val="single" w:sz="6" w:space="0" w:color="000000"/>
            </w:tcBorders>
            <w:shd w:val="clear" w:color="auto" w:fill="BBBBBB"/>
            <w:vAlign w:val="center"/>
            <w:hideMark/>
          </w:tcPr>
          <w:p w14:paraId="5907903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1235274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D680B00" w14:textId="77777777">
        <w:trPr>
          <w:divId w:val="1873300510"/>
          <w:tblCellSpacing w:w="15" w:type="dxa"/>
        </w:trPr>
        <w:tc>
          <w:tcPr>
            <w:tcW w:w="0" w:type="auto"/>
            <w:tcBorders>
              <w:bottom w:val="single" w:sz="6" w:space="0" w:color="CCCCCC"/>
            </w:tcBorders>
            <w:vAlign w:val="center"/>
            <w:hideMark/>
          </w:tcPr>
          <w:p w14:paraId="7A10F16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7709C8C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64C1442" w14:textId="77777777">
        <w:trPr>
          <w:divId w:val="1873300510"/>
          <w:tblCellSpacing w:w="15" w:type="dxa"/>
        </w:trPr>
        <w:tc>
          <w:tcPr>
            <w:tcW w:w="0" w:type="auto"/>
            <w:tcBorders>
              <w:bottom w:val="single" w:sz="6" w:space="0" w:color="CCCCCC"/>
            </w:tcBorders>
            <w:vAlign w:val="center"/>
            <w:hideMark/>
          </w:tcPr>
          <w:p w14:paraId="2B7AEC5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25C8E02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6528BB9" w14:textId="77777777">
        <w:trPr>
          <w:divId w:val="1873300510"/>
          <w:tblCellSpacing w:w="15" w:type="dxa"/>
        </w:trPr>
        <w:tc>
          <w:tcPr>
            <w:tcW w:w="0" w:type="auto"/>
            <w:tcBorders>
              <w:bottom w:val="single" w:sz="6" w:space="0" w:color="CCCCCC"/>
            </w:tcBorders>
            <w:vAlign w:val="center"/>
            <w:hideMark/>
          </w:tcPr>
          <w:p w14:paraId="4FB1E48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7698932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3E7C2DA" w14:textId="77777777">
        <w:trPr>
          <w:divId w:val="1873300510"/>
          <w:tblCellSpacing w:w="15" w:type="dxa"/>
        </w:trPr>
        <w:tc>
          <w:tcPr>
            <w:tcW w:w="0" w:type="auto"/>
            <w:tcBorders>
              <w:bottom w:val="single" w:sz="6" w:space="0" w:color="CCCCCC"/>
            </w:tcBorders>
            <w:vAlign w:val="center"/>
            <w:hideMark/>
          </w:tcPr>
          <w:p w14:paraId="37C70D8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6A5FAFC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D2B29AC" w14:textId="77777777" w:rsidR="00000000" w:rsidRDefault="00000000">
      <w:pPr>
        <w:pStyle w:val="Heading1"/>
        <w:divId w:val="524564922"/>
        <w:rPr>
          <w:rFonts w:ascii="Georgia" w:eastAsia="Times New Roman" w:hAnsi="Georgia"/>
          <w:sz w:val="29"/>
          <w:szCs w:val="29"/>
        </w:rPr>
      </w:pPr>
      <w:r>
        <w:rPr>
          <w:rFonts w:ascii="Georgia" w:eastAsia="Times New Roman" w:hAnsi="Georgia"/>
          <w:sz w:val="29"/>
          <w:szCs w:val="29"/>
        </w:rPr>
        <w:t>Ecosystem Services</w:t>
      </w:r>
    </w:p>
    <w:p w14:paraId="1BEA645C" w14:textId="77777777" w:rsidR="00000000" w:rsidRDefault="00000000">
      <w:pPr>
        <w:pStyle w:val="Heading2"/>
        <w:divId w:val="524564922"/>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3629D501" w14:textId="77777777">
        <w:trPr>
          <w:divId w:val="524564922"/>
          <w:tblCellSpacing w:w="15" w:type="dxa"/>
        </w:trPr>
        <w:tc>
          <w:tcPr>
            <w:tcW w:w="0" w:type="auto"/>
            <w:tcBorders>
              <w:bottom w:val="single" w:sz="6" w:space="0" w:color="000000"/>
            </w:tcBorders>
            <w:shd w:val="clear" w:color="auto" w:fill="BBBBBB"/>
            <w:vAlign w:val="center"/>
            <w:hideMark/>
          </w:tcPr>
          <w:p w14:paraId="0A18CBB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744C8226"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4E82398A" w14:textId="77777777">
        <w:trPr>
          <w:divId w:val="524564922"/>
          <w:tblCellSpacing w:w="15" w:type="dxa"/>
        </w:trPr>
        <w:tc>
          <w:tcPr>
            <w:tcW w:w="0" w:type="auto"/>
            <w:vAlign w:val="center"/>
            <w:hideMark/>
          </w:tcPr>
          <w:p w14:paraId="7DDD621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3109580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4E643CA"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40C3825C" w14:textId="77777777" w:rsidR="00000000" w:rsidRDefault="00000000">
      <w:pPr>
        <w:pStyle w:val="NormalWeb"/>
        <w:divId w:val="813451110"/>
        <w:rPr>
          <w:rFonts w:ascii="Georgia" w:hAnsi="Georgia"/>
        </w:rPr>
      </w:pPr>
      <w:r>
        <w:rPr>
          <w:rFonts w:ascii="Georgia" w:hAnsi="Georgia"/>
        </w:rPr>
        <w:t xml:space="preserve">BGCI. 2022. Botanic Gardens Conservation International (BGCI) - </w:t>
      </w:r>
      <w:proofErr w:type="spellStart"/>
      <w:r>
        <w:rPr>
          <w:rFonts w:ascii="Georgia" w:hAnsi="Georgia"/>
        </w:rPr>
        <w:t>PlantSearch</w:t>
      </w:r>
      <w:proofErr w:type="spellEnd"/>
      <w:r>
        <w:rPr>
          <w:rFonts w:ascii="Georgia" w:hAnsi="Georgia"/>
        </w:rPr>
        <w:t xml:space="preserve">. Available at: </w:t>
      </w:r>
      <w:hyperlink r:id="rId9" w:history="1">
        <w:r>
          <w:rPr>
            <w:rStyle w:val="Hyperlink"/>
            <w:rFonts w:ascii="Georgia" w:hAnsi="Georgia"/>
          </w:rPr>
          <w:t>https://tools.bgci.org/plant_search.php</w:t>
        </w:r>
      </w:hyperlink>
      <w:r>
        <w:rPr>
          <w:rFonts w:ascii="Georgia" w:hAnsi="Georgia"/>
        </w:rPr>
        <w:t xml:space="preserve">. </w:t>
      </w:r>
    </w:p>
    <w:p w14:paraId="276CE581" w14:textId="77777777" w:rsidR="00000000" w:rsidRDefault="00000000">
      <w:pPr>
        <w:pStyle w:val="NormalWeb"/>
        <w:divId w:val="813451110"/>
        <w:rPr>
          <w:rFonts w:ascii="Georgia" w:hAnsi="Georgia"/>
        </w:rPr>
      </w:pPr>
      <w:r>
        <w:rPr>
          <w:rFonts w:ascii="Georgia" w:hAnsi="Georgia"/>
        </w:rPr>
        <w:t xml:space="preserve">Bachman, S., Moat, J., Hill, A., de la Torre, J. and Scot,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17AD56CA" w14:textId="77777777" w:rsidR="00000000" w:rsidRDefault="00000000">
      <w:pPr>
        <w:pStyle w:val="NormalWeb"/>
        <w:divId w:val="813451110"/>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Genesys</w:t>
      </w:r>
      <w:proofErr w:type="spellEnd"/>
      <w:r>
        <w:rPr>
          <w:rFonts w:ascii="Georgia" w:hAnsi="Georgia"/>
        </w:rPr>
        <w:t xml:space="preserve"> Global Portal on Plant Genetic Resources. Available at: </w:t>
      </w:r>
      <w:hyperlink r:id="rId10" w:history="1">
        <w:r>
          <w:rPr>
            <w:rStyle w:val="Hyperlink"/>
            <w:rFonts w:ascii="Georgia" w:hAnsi="Georgia"/>
          </w:rPr>
          <w:t>https://www.genesys-pgr.org/</w:t>
        </w:r>
      </w:hyperlink>
      <w:r>
        <w:rPr>
          <w:rFonts w:ascii="Georgia" w:hAnsi="Georgia"/>
        </w:rPr>
        <w:t xml:space="preserve">. </w:t>
      </w:r>
    </w:p>
    <w:p w14:paraId="6FE73D73" w14:textId="77777777" w:rsidR="00000000" w:rsidRDefault="00000000">
      <w:pPr>
        <w:pStyle w:val="NormalWeb"/>
        <w:divId w:val="813451110"/>
        <w:rPr>
          <w:rFonts w:ascii="Georgia" w:hAnsi="Georgia"/>
        </w:rPr>
      </w:pPr>
      <w:commentRangeStart w:id="75"/>
      <w:r>
        <w:rPr>
          <w:rFonts w:ascii="Georgia" w:hAnsi="Georgia"/>
        </w:rPr>
        <w:t>POWO. 2022. Plants of the World Online. Facilitated by the Royal Botanic Gardens, Kew. Available at: http://powo.science.kew.org/. (Accessed: 2022).</w:t>
      </w:r>
    </w:p>
    <w:p w14:paraId="152D5C37" w14:textId="77777777" w:rsidR="006C3964" w:rsidRDefault="00000000">
      <w:pPr>
        <w:pStyle w:val="NormalWeb"/>
        <w:divId w:val="813451110"/>
        <w:rPr>
          <w:rFonts w:ascii="Georgia" w:hAnsi="Georgia"/>
        </w:rPr>
      </w:pPr>
      <w:r>
        <w:rPr>
          <w:rFonts w:ascii="Georgia" w:hAnsi="Georgia"/>
        </w:rPr>
        <w:t xml:space="preserve">Puglisi, </w:t>
      </w:r>
      <w:proofErr w:type="gramStart"/>
      <w:r>
        <w:rPr>
          <w:rFonts w:ascii="Georgia" w:hAnsi="Georgia"/>
        </w:rPr>
        <w:t>C.</w:t>
      </w:r>
      <w:proofErr w:type="gramEnd"/>
      <w:r>
        <w:rPr>
          <w:rFonts w:ascii="Georgia" w:hAnsi="Georgia"/>
        </w:rPr>
        <w:t xml:space="preserve"> and Middleton, D.J. 2017. A revision of </w:t>
      </w:r>
      <w:proofErr w:type="spellStart"/>
      <w:r>
        <w:rPr>
          <w:rFonts w:ascii="Georgia" w:hAnsi="Georgia"/>
        </w:rPr>
        <w:t>Microchirita</w:t>
      </w:r>
      <w:proofErr w:type="spellEnd"/>
      <w:r>
        <w:rPr>
          <w:rFonts w:ascii="Georgia" w:hAnsi="Georgia"/>
        </w:rPr>
        <w:t xml:space="preserve"> (</w:t>
      </w:r>
      <w:proofErr w:type="spellStart"/>
      <w:r>
        <w:rPr>
          <w:rFonts w:ascii="Georgia" w:hAnsi="Georgia"/>
        </w:rPr>
        <w:t>Gesneriaceae</w:t>
      </w:r>
      <w:proofErr w:type="spellEnd"/>
      <w:r>
        <w:rPr>
          <w:rFonts w:ascii="Georgia" w:hAnsi="Georgia"/>
        </w:rPr>
        <w:t xml:space="preserve">) in Thailand. </w:t>
      </w:r>
      <w:r>
        <w:rPr>
          <w:rFonts w:ascii="Georgia" w:hAnsi="Georgia"/>
          <w:i/>
          <w:iCs/>
        </w:rPr>
        <w:t>Gardens' Bulletin Singapore</w:t>
      </w:r>
      <w:r>
        <w:rPr>
          <w:rFonts w:ascii="Georgia" w:hAnsi="Georgia"/>
        </w:rPr>
        <w:t xml:space="preserve"> 69(2): 211–284.</w:t>
      </w:r>
      <w:commentRangeEnd w:id="75"/>
      <w:r w:rsidR="008C3A01">
        <w:rPr>
          <w:rStyle w:val="CommentReference"/>
        </w:rPr>
        <w:commentReference w:id="75"/>
      </w:r>
    </w:p>
    <w:sectPr w:rsidR="006C396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Jack Plummer" w:date="2022-09-24T10:16:00Z" w:initials="JP">
    <w:p w14:paraId="42928D44" w14:textId="77777777" w:rsidR="00A553D1" w:rsidRDefault="00A553D1" w:rsidP="009B1EF6">
      <w:pPr>
        <w:pStyle w:val="CommentText"/>
      </w:pPr>
      <w:r>
        <w:rPr>
          <w:rStyle w:val="CommentReference"/>
        </w:rPr>
        <w:annotationRef/>
      </w:r>
      <w:r>
        <w:t>Could perhaps remove this qualifying sentence</w:t>
      </w:r>
    </w:p>
  </w:comment>
  <w:comment w:id="34" w:author="Jack Plummer" w:date="2022-09-24T10:18:00Z" w:initials="JP">
    <w:p w14:paraId="4DEE71CA" w14:textId="77777777" w:rsidR="00A553D1" w:rsidRDefault="00A553D1" w:rsidP="002A0403">
      <w:pPr>
        <w:pStyle w:val="CommentText"/>
      </w:pPr>
      <w:r>
        <w:rPr>
          <w:rStyle w:val="CommentReference"/>
        </w:rPr>
        <w:annotationRef/>
      </w:r>
      <w:r>
        <w:t>If more widely distributed, we perhaps don't need to detail country specifics.</w:t>
      </w:r>
    </w:p>
  </w:comment>
  <w:comment w:id="52" w:author="Jack Plummer" w:date="2022-09-24T10:20:00Z" w:initials="JP">
    <w:p w14:paraId="3B105C0A" w14:textId="77777777" w:rsidR="00A553D1" w:rsidRDefault="00A553D1" w:rsidP="000D07A1">
      <w:pPr>
        <w:pStyle w:val="CommentText"/>
      </w:pPr>
      <w:r>
        <w:rPr>
          <w:rStyle w:val="CommentReference"/>
        </w:rPr>
        <w:annotationRef/>
      </w:r>
      <w:r>
        <w:t>I think remove - it's ok just to say in rationale that the number of locations is large (we probably don't know specifics of distribution well enough to quantify exactly i.e. across such a large range, it almost certainly occurs in other non-collected areas)</w:t>
      </w:r>
    </w:p>
  </w:comment>
  <w:comment w:id="57" w:author="Jack Plummer" w:date="2022-09-24T10:21:00Z" w:initials="JP">
    <w:p w14:paraId="5726707E" w14:textId="77777777" w:rsidR="008C3A01" w:rsidRDefault="008C3A01" w:rsidP="00E7369B">
      <w:pPr>
        <w:pStyle w:val="CommentText"/>
      </w:pPr>
      <w:r>
        <w:rPr>
          <w:rStyle w:val="CommentReference"/>
        </w:rPr>
        <w:annotationRef/>
      </w:r>
      <w:r>
        <w:t>Mention habit</w:t>
      </w:r>
    </w:p>
  </w:comment>
  <w:comment w:id="58" w:author="Jack Plummer" w:date="2022-09-24T10:22:00Z" w:initials="JP">
    <w:p w14:paraId="196B02AF" w14:textId="77777777" w:rsidR="008C3A01" w:rsidRDefault="008C3A01" w:rsidP="00F3717C">
      <w:pPr>
        <w:pStyle w:val="CommentText"/>
      </w:pPr>
      <w:r>
        <w:rPr>
          <w:rStyle w:val="CommentReference"/>
        </w:rPr>
        <w:annotationRef/>
      </w:r>
      <w:r>
        <w:t>I think just don't tick this box. There may be some decline in habitat, but it won't be relevant to overall assessment.</w:t>
      </w:r>
    </w:p>
  </w:comment>
  <w:comment w:id="61" w:author="Jack Plummer" w:date="2022-09-24T10:22:00Z" w:initials="JP">
    <w:p w14:paraId="69224768" w14:textId="77777777" w:rsidR="008C3A01" w:rsidRDefault="008C3A01" w:rsidP="00DD1D93">
      <w:pPr>
        <w:pStyle w:val="CommentText"/>
      </w:pPr>
      <w:r>
        <w:rPr>
          <w:rStyle w:val="CommentReference"/>
        </w:rPr>
        <w:annotationRef/>
      </w:r>
      <w:r>
        <w:t>Untick</w:t>
      </w:r>
    </w:p>
  </w:comment>
  <w:comment w:id="70" w:author="Jack Plummer" w:date="2022-09-24T10:24:00Z" w:initials="JP">
    <w:p w14:paraId="4FF97974" w14:textId="77777777" w:rsidR="008C3A01" w:rsidRDefault="008C3A01" w:rsidP="006B6456">
      <w:pPr>
        <w:pStyle w:val="CommentText"/>
      </w:pPr>
      <w:r>
        <w:rPr>
          <w:rStyle w:val="CommentReference"/>
        </w:rPr>
        <w:annotationRef/>
      </w:r>
      <w:r>
        <w:t>Should also mention agriculture and urbanisation in first line of threat documentation if going to include here</w:t>
      </w:r>
    </w:p>
  </w:comment>
  <w:comment w:id="75" w:author="Jack Plummer" w:date="2022-09-24T10:25:00Z" w:initials="JP">
    <w:p w14:paraId="2D8FEDFA" w14:textId="77777777" w:rsidR="008C3A01" w:rsidRDefault="008C3A01" w:rsidP="0038022A">
      <w:pPr>
        <w:pStyle w:val="CommentText"/>
      </w:pPr>
      <w:r>
        <w:rPr>
          <w:rStyle w:val="CommentReference"/>
        </w:rPr>
        <w:annotationRef/>
      </w:r>
      <w:r>
        <w:t>Include in assessment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928D44" w15:done="0"/>
  <w15:commentEx w15:paraId="4DEE71CA" w15:done="0"/>
  <w15:commentEx w15:paraId="3B105C0A" w15:done="0"/>
  <w15:commentEx w15:paraId="5726707E" w15:done="0"/>
  <w15:commentEx w15:paraId="196B02AF" w15:done="0"/>
  <w15:commentEx w15:paraId="69224768" w15:done="0"/>
  <w15:commentEx w15:paraId="4FF97974" w15:done="0"/>
  <w15:commentEx w15:paraId="2D8FED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95766" w16cex:dateUtc="2022-09-24T09:16:00Z"/>
  <w16cex:commentExtensible w16cex:durableId="26D957F5" w16cex:dateUtc="2022-09-24T09:18:00Z"/>
  <w16cex:commentExtensible w16cex:durableId="26D9587B" w16cex:dateUtc="2022-09-24T09:20:00Z"/>
  <w16cex:commentExtensible w16cex:durableId="26D958AF" w16cex:dateUtc="2022-09-24T09:21:00Z"/>
  <w16cex:commentExtensible w16cex:durableId="26D958D4" w16cex:dateUtc="2022-09-24T09:22:00Z"/>
  <w16cex:commentExtensible w16cex:durableId="26D958E9" w16cex:dateUtc="2022-09-24T09:22:00Z"/>
  <w16cex:commentExtensible w16cex:durableId="26D9595B" w16cex:dateUtc="2022-09-24T09:24:00Z"/>
  <w16cex:commentExtensible w16cex:durableId="26D9597C" w16cex:dateUtc="2022-09-24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928D44" w16cid:durableId="26D95766"/>
  <w16cid:commentId w16cid:paraId="4DEE71CA" w16cid:durableId="26D957F5"/>
  <w16cid:commentId w16cid:paraId="3B105C0A" w16cid:durableId="26D9587B"/>
  <w16cid:commentId w16cid:paraId="5726707E" w16cid:durableId="26D958AF"/>
  <w16cid:commentId w16cid:paraId="196B02AF" w16cid:durableId="26D958D4"/>
  <w16cid:commentId w16cid:paraId="69224768" w16cid:durableId="26D958E9"/>
  <w16cid:commentId w16cid:paraId="4FF97974" w16cid:durableId="26D9595B"/>
  <w16cid:commentId w16cid:paraId="2D8FEDFA" w16cid:durableId="26D959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53D1"/>
    <w:rsid w:val="006C3964"/>
    <w:rsid w:val="008C3A01"/>
    <w:rsid w:val="00A553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AEED9"/>
  <w15:chartTrackingRefBased/>
  <w15:docId w15:val="{850C9446-D8F0-41B7-AF90-9E45F4009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A553D1"/>
    <w:rPr>
      <w:rFonts w:eastAsiaTheme="minorEastAsia"/>
      <w:sz w:val="24"/>
      <w:szCs w:val="24"/>
    </w:rPr>
  </w:style>
  <w:style w:type="character" w:styleId="CommentReference">
    <w:name w:val="annotation reference"/>
    <w:basedOn w:val="DefaultParagraphFont"/>
    <w:uiPriority w:val="99"/>
    <w:semiHidden/>
    <w:unhideWhenUsed/>
    <w:rsid w:val="00A553D1"/>
    <w:rPr>
      <w:sz w:val="16"/>
      <w:szCs w:val="16"/>
    </w:rPr>
  </w:style>
  <w:style w:type="paragraph" w:styleId="CommentText">
    <w:name w:val="annotation text"/>
    <w:basedOn w:val="Normal"/>
    <w:link w:val="CommentTextChar"/>
    <w:uiPriority w:val="99"/>
    <w:unhideWhenUsed/>
    <w:rsid w:val="00A553D1"/>
    <w:rPr>
      <w:sz w:val="20"/>
      <w:szCs w:val="20"/>
    </w:rPr>
  </w:style>
  <w:style w:type="character" w:customStyle="1" w:styleId="CommentTextChar">
    <w:name w:val="Comment Text Char"/>
    <w:basedOn w:val="DefaultParagraphFont"/>
    <w:link w:val="CommentText"/>
    <w:uiPriority w:val="99"/>
    <w:rsid w:val="00A553D1"/>
    <w:rPr>
      <w:rFonts w:eastAsiaTheme="minorEastAsia"/>
    </w:rPr>
  </w:style>
  <w:style w:type="paragraph" w:styleId="CommentSubject">
    <w:name w:val="annotation subject"/>
    <w:basedOn w:val="CommentText"/>
    <w:next w:val="CommentText"/>
    <w:link w:val="CommentSubjectChar"/>
    <w:uiPriority w:val="99"/>
    <w:semiHidden/>
    <w:unhideWhenUsed/>
    <w:rsid w:val="00A553D1"/>
    <w:rPr>
      <w:b/>
      <w:bCs/>
    </w:rPr>
  </w:style>
  <w:style w:type="character" w:customStyle="1" w:styleId="CommentSubjectChar">
    <w:name w:val="Comment Subject Char"/>
    <w:basedOn w:val="CommentTextChar"/>
    <w:link w:val="CommentSubject"/>
    <w:uiPriority w:val="99"/>
    <w:semiHidden/>
    <w:rsid w:val="00A553D1"/>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46097">
      <w:marLeft w:val="0"/>
      <w:marRight w:val="0"/>
      <w:marTop w:val="0"/>
      <w:marBottom w:val="0"/>
      <w:divBdr>
        <w:top w:val="none" w:sz="0" w:space="0" w:color="auto"/>
        <w:left w:val="none" w:sz="0" w:space="0" w:color="auto"/>
        <w:bottom w:val="none" w:sz="0" w:space="0" w:color="auto"/>
        <w:right w:val="none" w:sz="0" w:space="0" w:color="auto"/>
      </w:divBdr>
    </w:div>
    <w:div w:id="313023102">
      <w:marLeft w:val="0"/>
      <w:marRight w:val="0"/>
      <w:marTop w:val="0"/>
      <w:marBottom w:val="0"/>
      <w:divBdr>
        <w:top w:val="none" w:sz="0" w:space="0" w:color="auto"/>
        <w:left w:val="none" w:sz="0" w:space="0" w:color="auto"/>
        <w:bottom w:val="none" w:sz="0" w:space="0" w:color="auto"/>
        <w:right w:val="none" w:sz="0" w:space="0" w:color="auto"/>
      </w:divBdr>
    </w:div>
    <w:div w:id="523397757">
      <w:marLeft w:val="0"/>
      <w:marRight w:val="0"/>
      <w:marTop w:val="0"/>
      <w:marBottom w:val="0"/>
      <w:divBdr>
        <w:top w:val="none" w:sz="0" w:space="0" w:color="auto"/>
        <w:left w:val="none" w:sz="0" w:space="0" w:color="auto"/>
        <w:bottom w:val="none" w:sz="0" w:space="0" w:color="auto"/>
        <w:right w:val="none" w:sz="0" w:space="0" w:color="auto"/>
      </w:divBdr>
    </w:div>
    <w:div w:id="524564922">
      <w:marLeft w:val="0"/>
      <w:marRight w:val="0"/>
      <w:marTop w:val="0"/>
      <w:marBottom w:val="0"/>
      <w:divBdr>
        <w:top w:val="none" w:sz="0" w:space="0" w:color="auto"/>
        <w:left w:val="none" w:sz="0" w:space="0" w:color="auto"/>
        <w:bottom w:val="none" w:sz="0" w:space="0" w:color="auto"/>
        <w:right w:val="none" w:sz="0" w:space="0" w:color="auto"/>
      </w:divBdr>
    </w:div>
    <w:div w:id="803276187">
      <w:marLeft w:val="0"/>
      <w:marRight w:val="0"/>
      <w:marTop w:val="0"/>
      <w:marBottom w:val="0"/>
      <w:divBdr>
        <w:top w:val="none" w:sz="0" w:space="0" w:color="auto"/>
        <w:left w:val="none" w:sz="0" w:space="0" w:color="auto"/>
        <w:bottom w:val="none" w:sz="0" w:space="0" w:color="auto"/>
        <w:right w:val="none" w:sz="0" w:space="0" w:color="auto"/>
      </w:divBdr>
    </w:div>
    <w:div w:id="813451110">
      <w:marLeft w:val="0"/>
      <w:marRight w:val="0"/>
      <w:marTop w:val="0"/>
      <w:marBottom w:val="0"/>
      <w:divBdr>
        <w:top w:val="none" w:sz="0" w:space="0" w:color="auto"/>
        <w:left w:val="none" w:sz="0" w:space="0" w:color="auto"/>
        <w:bottom w:val="none" w:sz="0" w:space="0" w:color="auto"/>
        <w:right w:val="none" w:sz="0" w:space="0" w:color="auto"/>
      </w:divBdr>
    </w:div>
    <w:div w:id="979729865">
      <w:marLeft w:val="0"/>
      <w:marRight w:val="0"/>
      <w:marTop w:val="0"/>
      <w:marBottom w:val="0"/>
      <w:divBdr>
        <w:top w:val="none" w:sz="0" w:space="0" w:color="auto"/>
        <w:left w:val="none" w:sz="0" w:space="0" w:color="auto"/>
        <w:bottom w:val="none" w:sz="0" w:space="0" w:color="auto"/>
        <w:right w:val="none" w:sz="0" w:space="0" w:color="auto"/>
      </w:divBdr>
    </w:div>
    <w:div w:id="1018501900">
      <w:marLeft w:val="0"/>
      <w:marRight w:val="0"/>
      <w:marTop w:val="0"/>
      <w:marBottom w:val="0"/>
      <w:divBdr>
        <w:top w:val="none" w:sz="0" w:space="0" w:color="auto"/>
        <w:left w:val="none" w:sz="0" w:space="0" w:color="auto"/>
        <w:bottom w:val="none" w:sz="0" w:space="0" w:color="auto"/>
        <w:right w:val="none" w:sz="0" w:space="0" w:color="auto"/>
      </w:divBdr>
    </w:div>
    <w:div w:id="1135291569">
      <w:marLeft w:val="0"/>
      <w:marRight w:val="0"/>
      <w:marTop w:val="0"/>
      <w:marBottom w:val="0"/>
      <w:divBdr>
        <w:top w:val="none" w:sz="0" w:space="0" w:color="auto"/>
        <w:left w:val="none" w:sz="0" w:space="0" w:color="auto"/>
        <w:bottom w:val="none" w:sz="0" w:space="0" w:color="auto"/>
        <w:right w:val="none" w:sz="0" w:space="0" w:color="auto"/>
      </w:divBdr>
      <w:divsChild>
        <w:div w:id="1904678291">
          <w:marLeft w:val="0"/>
          <w:marRight w:val="0"/>
          <w:marTop w:val="0"/>
          <w:marBottom w:val="150"/>
          <w:divBdr>
            <w:top w:val="single" w:sz="12" w:space="0" w:color="000000"/>
            <w:left w:val="none" w:sz="0" w:space="0" w:color="auto"/>
            <w:bottom w:val="single" w:sz="12" w:space="0" w:color="000000"/>
            <w:right w:val="none" w:sz="0" w:space="0" w:color="auto"/>
          </w:divBdr>
        </w:div>
      </w:divsChild>
    </w:div>
    <w:div w:id="1315643526">
      <w:marLeft w:val="0"/>
      <w:marRight w:val="0"/>
      <w:marTop w:val="0"/>
      <w:marBottom w:val="0"/>
      <w:divBdr>
        <w:top w:val="none" w:sz="0" w:space="0" w:color="auto"/>
        <w:left w:val="none" w:sz="0" w:space="0" w:color="auto"/>
        <w:bottom w:val="none" w:sz="0" w:space="0" w:color="auto"/>
        <w:right w:val="none" w:sz="0" w:space="0" w:color="auto"/>
      </w:divBdr>
    </w:div>
    <w:div w:id="1445081268">
      <w:marLeft w:val="0"/>
      <w:marRight w:val="0"/>
      <w:marTop w:val="0"/>
      <w:marBottom w:val="0"/>
      <w:divBdr>
        <w:top w:val="none" w:sz="0" w:space="0" w:color="auto"/>
        <w:left w:val="none" w:sz="0" w:space="0" w:color="auto"/>
        <w:bottom w:val="none" w:sz="0" w:space="0" w:color="auto"/>
        <w:right w:val="none" w:sz="0" w:space="0" w:color="auto"/>
      </w:divBdr>
    </w:div>
    <w:div w:id="187330051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18" Type="http://schemas.openxmlformats.org/officeDocument/2006/relationships/customXml" Target="../customXml/item5.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ustomXml" Target="../customXml/item2.xml"/><Relationship Id="rId10" Type="http://schemas.openxmlformats.org/officeDocument/2006/relationships/hyperlink" Target="https://www.genesys-pgr.org/" TargetMode="External"/><Relationship Id="rId4" Type="http://schemas.openxmlformats.org/officeDocument/2006/relationships/image" Target="file:///C:\Users\jpl10kg\Downloads\NBT_Batch3\resources\redListLogo.jpg" TargetMode="External"/><Relationship Id="rId9" Type="http://schemas.openxmlformats.org/officeDocument/2006/relationships/hyperlink" Target="https://tools.bgci.org/plant_search.php"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ED5A8B-61AE-4642-820A-5E6E2642B94A}"/>
</file>

<file path=customXml/itemProps2.xml><?xml version="1.0" encoding="utf-8"?>
<ds:datastoreItem xmlns:ds="http://schemas.openxmlformats.org/officeDocument/2006/customXml" ds:itemID="{22251415-A863-4AA2-B34A-2B41D9DFF12A}"/>
</file>

<file path=customXml/itemProps3.xml><?xml version="1.0" encoding="utf-8"?>
<ds:datastoreItem xmlns:ds="http://schemas.openxmlformats.org/officeDocument/2006/customXml" ds:itemID="{18F7B0CD-CF8D-4E2D-AE79-869BF7AB3D90}"/>
</file>

<file path=customXml/itemProps4.xml><?xml version="1.0" encoding="utf-8"?>
<ds:datastoreItem xmlns:ds="http://schemas.openxmlformats.org/officeDocument/2006/customXml" ds:itemID="{569CC4AA-E5D0-4BB7-B098-7242523BFB5B}"/>
</file>

<file path=customXml/itemProps5.xml><?xml version="1.0" encoding="utf-8"?>
<ds:datastoreItem xmlns:ds="http://schemas.openxmlformats.org/officeDocument/2006/customXml" ds:itemID="{603DEA0E-A9F4-469B-8E18-986BE0BAC4C0}"/>
</file>

<file path=docProps/app.xml><?xml version="1.0" encoding="utf-8"?>
<Properties xmlns="http://schemas.openxmlformats.org/officeDocument/2006/extended-properties" xmlns:vt="http://schemas.openxmlformats.org/officeDocument/2006/docPropsVTypes">
  <Template>Normal</Template>
  <TotalTime>5</TotalTime>
  <Pages>5</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Microchirita hamosa</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Microchirita hamosa</dc:title>
  <dc:subject/>
  <dc:creator>Jack Plummer</dc:creator>
  <cp:keywords/>
  <dc:description/>
  <cp:lastModifiedBy>Jack Plummer</cp:lastModifiedBy>
  <cp:revision>2</cp:revision>
  <dcterms:created xsi:type="dcterms:W3CDTF">2022-09-24T09:25:00Z</dcterms:created>
  <dcterms:modified xsi:type="dcterms:W3CDTF">2022-09-24T09:25:00Z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