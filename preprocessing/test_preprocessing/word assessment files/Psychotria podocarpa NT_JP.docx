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13ECF19" w14:textId="77777777" w:rsidR="004B518E" w:rsidRDefault="004B518E">
      <w:pPr>
        <w:jc w:val="center"/>
        <w:divId w:val="1381324538"/>
        <w:rPr>
          <w:rFonts w:ascii="Georgia" w:eastAsia="Times New Roman" w:hAnsi="Georgia"/>
          <w:b/>
          <w:bCs/>
          <w:sz w:val="29"/>
          <w:szCs w:val="29"/>
        </w:rPr>
      </w:pPr>
      <w:r>
        <w:rPr>
          <w:rFonts w:ascii="Georgia" w:eastAsia="Times New Roman" w:hAnsi="Georgia"/>
          <w:b/>
          <w:bCs/>
          <w:sz w:val="29"/>
          <w:szCs w:val="29"/>
        </w:rPr>
        <w:t>Draft</w:t>
      </w:r>
    </w:p>
    <w:p w14:paraId="019BAE7B" w14:textId="77777777" w:rsidR="004B518E" w:rsidRDefault="004B518E">
      <w:pPr>
        <w:divId w:val="1683164243"/>
        <w:rPr>
          <w:rFonts w:ascii="Georgia" w:eastAsia="Times New Roman" w:hAnsi="Georgia"/>
          <w:sz w:val="18"/>
          <w:szCs w:val="18"/>
        </w:rPr>
      </w:pPr>
      <w:r>
        <w:rPr>
          <w:rFonts w:ascii="Georgia" w:eastAsia="Times New Roman" w:hAnsi="Georgia"/>
          <w:noProof/>
          <w:sz w:val="18"/>
          <w:szCs w:val="18"/>
        </w:rPr>
        <w:drawing>
          <wp:inline distT="0" distB="0" distL="0" distR="0" wp14:anchorId="11B3FF88" wp14:editId="415EC119">
            <wp:extent cx="302260" cy="302260"/>
            <wp:effectExtent l="0" t="0" r="2540" b="254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
                    <pic:cNvPicPr>
                      <a:picLocks noChangeAspect="1" noChangeArrowheads="1"/>
                    </pic:cNvPicPr>
                  </pic:nvPicPr>
                  <pic:blipFill>
                    <a:blip r:link="rId4">
                      <a:extLst>
                        <a:ext uri="{28A0092B-C50C-407E-A947-70E740481C1C}">
                          <a14:useLocalDpi xmlns:a14="http://schemas.microsoft.com/office/drawing/2010/main" val="0"/>
                        </a:ext>
                      </a:extLst>
                    </a:blip>
                    <a:srcRect/>
                    <a:stretch>
                      <a:fillRect/>
                    </a:stretch>
                  </pic:blipFill>
                  <pic:spPr bwMode="auto">
                    <a:xfrm>
                      <a:off x="0" y="0"/>
                      <a:ext cx="302260" cy="302260"/>
                    </a:xfrm>
                    <a:prstGeom prst="rect">
                      <a:avLst/>
                    </a:prstGeom>
                    <a:noFill/>
                    <a:ln>
                      <a:noFill/>
                    </a:ln>
                  </pic:spPr>
                </pic:pic>
              </a:graphicData>
            </a:graphic>
          </wp:inline>
        </w:drawing>
      </w:r>
    </w:p>
    <w:p w14:paraId="4C814CBB" w14:textId="77777777" w:rsidR="004B518E" w:rsidRDefault="004B518E">
      <w:pPr>
        <w:shd w:val="clear" w:color="auto" w:fill="FFFFFF"/>
        <w:spacing w:before="100" w:beforeAutospacing="1" w:after="100" w:afterAutospacing="1"/>
        <w:jc w:val="right"/>
        <w:outlineLvl w:val="1"/>
        <w:divId w:val="1683164243"/>
        <w:rPr>
          <w:rFonts w:ascii="Georgia" w:eastAsia="Times New Roman" w:hAnsi="Georgia"/>
          <w:b/>
          <w:bCs/>
          <w:color w:val="000000"/>
          <w:kern w:val="36"/>
          <w:sz w:val="29"/>
          <w:szCs w:val="29"/>
        </w:rPr>
      </w:pPr>
      <w:proofErr w:type="spellStart"/>
      <w:r>
        <w:rPr>
          <w:rStyle w:val="Emphasis"/>
          <w:rFonts w:ascii="Georgia" w:eastAsia="Times New Roman" w:hAnsi="Georgia"/>
          <w:b/>
          <w:bCs/>
          <w:color w:val="000000"/>
          <w:kern w:val="36"/>
          <w:sz w:val="29"/>
          <w:szCs w:val="29"/>
        </w:rPr>
        <w:t>Psychotria</w:t>
      </w:r>
      <w:proofErr w:type="spellEnd"/>
      <w:r>
        <w:rPr>
          <w:rStyle w:val="Emphasis"/>
          <w:rFonts w:ascii="Georgia" w:eastAsia="Times New Roman" w:hAnsi="Georgia"/>
          <w:b/>
          <w:bCs/>
          <w:color w:val="000000"/>
          <w:kern w:val="36"/>
          <w:sz w:val="29"/>
          <w:szCs w:val="29"/>
        </w:rPr>
        <w:t xml:space="preserve"> </w:t>
      </w:r>
      <w:proofErr w:type="spellStart"/>
      <w:r>
        <w:rPr>
          <w:rStyle w:val="Emphasis"/>
          <w:rFonts w:ascii="Georgia" w:eastAsia="Times New Roman" w:hAnsi="Georgia"/>
          <w:b/>
          <w:bCs/>
          <w:color w:val="000000"/>
          <w:kern w:val="36"/>
          <w:sz w:val="29"/>
          <w:szCs w:val="29"/>
        </w:rPr>
        <w:t>podocarpa</w:t>
      </w:r>
      <w:proofErr w:type="spellEnd"/>
      <w:r>
        <w:rPr>
          <w:rFonts w:ascii="Georgia" w:eastAsia="Times New Roman" w:hAnsi="Georgia"/>
          <w:b/>
          <w:bCs/>
          <w:color w:val="000000"/>
          <w:kern w:val="36"/>
          <w:sz w:val="29"/>
          <w:szCs w:val="29"/>
        </w:rPr>
        <w:t xml:space="preserve"> - </w:t>
      </w:r>
      <w:proofErr w:type="spellStart"/>
      <w:r>
        <w:rPr>
          <w:rFonts w:ascii="Georgia" w:eastAsia="Times New Roman" w:hAnsi="Georgia"/>
          <w:b/>
          <w:bCs/>
          <w:color w:val="000000"/>
          <w:kern w:val="36"/>
          <w:sz w:val="29"/>
          <w:szCs w:val="29"/>
        </w:rPr>
        <w:t>E.M.</w:t>
      </w:r>
      <w:proofErr w:type="gramStart"/>
      <w:r>
        <w:rPr>
          <w:rFonts w:ascii="Georgia" w:eastAsia="Times New Roman" w:hAnsi="Georgia"/>
          <w:b/>
          <w:bCs/>
          <w:color w:val="000000"/>
          <w:kern w:val="36"/>
          <w:sz w:val="29"/>
          <w:szCs w:val="29"/>
        </w:rPr>
        <w:t>A.Petit</w:t>
      </w:r>
      <w:proofErr w:type="spellEnd"/>
      <w:proofErr w:type="gramEnd"/>
    </w:p>
    <w:p w14:paraId="1769924B" w14:textId="77777777" w:rsidR="004B518E" w:rsidRDefault="004B518E">
      <w:pPr>
        <w:jc w:val="right"/>
        <w:divId w:val="1683164243"/>
        <w:rPr>
          <w:rFonts w:ascii="Georgia" w:eastAsia="Times New Roman" w:hAnsi="Georgia"/>
          <w:sz w:val="18"/>
          <w:szCs w:val="18"/>
        </w:rPr>
      </w:pPr>
      <w:r>
        <w:rPr>
          <w:rFonts w:ascii="Georgia" w:eastAsia="Times New Roman" w:hAnsi="Georgia"/>
          <w:sz w:val="18"/>
          <w:szCs w:val="18"/>
        </w:rPr>
        <w:t xml:space="preserve">PLANTAE - TRACHEOPHYTA - MAGNOLIOPSIDA - GENTIANALES - RUBIACEAE - </w:t>
      </w:r>
      <w:proofErr w:type="spellStart"/>
      <w:r>
        <w:rPr>
          <w:rFonts w:ascii="Georgia" w:eastAsia="Times New Roman" w:hAnsi="Georgia"/>
          <w:sz w:val="18"/>
          <w:szCs w:val="18"/>
        </w:rPr>
        <w:t>Psychotria</w:t>
      </w:r>
      <w:proofErr w:type="spellEnd"/>
      <w:r>
        <w:rPr>
          <w:rFonts w:ascii="Georgia" w:eastAsia="Times New Roman" w:hAnsi="Georgia"/>
          <w:sz w:val="18"/>
          <w:szCs w:val="18"/>
        </w:rPr>
        <w:t xml:space="preserve"> - </w:t>
      </w:r>
      <w:proofErr w:type="spellStart"/>
      <w:r>
        <w:rPr>
          <w:rFonts w:ascii="Georgia" w:eastAsia="Times New Roman" w:hAnsi="Georgia"/>
          <w:sz w:val="18"/>
          <w:szCs w:val="18"/>
        </w:rPr>
        <w:t>podocarpa</w:t>
      </w:r>
      <w:proofErr w:type="spellEnd"/>
    </w:p>
    <w:p w14:paraId="481E013E" w14:textId="77777777" w:rsidR="004B518E" w:rsidRDefault="004B518E">
      <w:pPr>
        <w:pStyle w:val="NormalWeb"/>
        <w:divId w:val="1342970673"/>
        <w:rPr>
          <w:rFonts w:ascii="Georgia" w:hAnsi="Georgia"/>
        </w:rPr>
      </w:pPr>
      <w:r>
        <w:rPr>
          <w:rStyle w:val="Strong"/>
          <w:rFonts w:ascii="Georgia" w:hAnsi="Georgia"/>
        </w:rPr>
        <w:t xml:space="preserve">Common Names: </w:t>
      </w:r>
      <w:r>
        <w:rPr>
          <w:rFonts w:ascii="Georgia" w:hAnsi="Georgia"/>
        </w:rPr>
        <w:t>No Common Names</w:t>
      </w:r>
      <w:r>
        <w:rPr>
          <w:rFonts w:ascii="Georgia" w:hAnsi="Georgia"/>
        </w:rPr>
        <w:br/>
      </w:r>
      <w:r>
        <w:rPr>
          <w:rStyle w:val="Strong"/>
          <w:rFonts w:ascii="Georgia" w:hAnsi="Georgia"/>
        </w:rPr>
        <w:t xml:space="preserve">Synonyms: </w:t>
      </w:r>
      <w:r>
        <w:rPr>
          <w:rFonts w:ascii="Georgia" w:hAnsi="Georgia"/>
        </w:rPr>
        <w:t>No Synonyms</w:t>
      </w:r>
    </w:p>
    <w:tbl>
      <w:tblPr>
        <w:tblW w:w="0" w:type="auto"/>
        <w:jc w:val="center"/>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986"/>
      </w:tblGrid>
      <w:tr w:rsidR="00077A0A" w14:paraId="3E6DF99E" w14:textId="77777777">
        <w:trPr>
          <w:tblCellSpacing w:w="15" w:type="dxa"/>
          <w:jc w:val="center"/>
        </w:trPr>
        <w:tc>
          <w:tcPr>
            <w:tcW w:w="0" w:type="auto"/>
            <w:tcBorders>
              <w:bottom w:val="single" w:sz="6" w:space="0" w:color="000000"/>
            </w:tcBorders>
            <w:shd w:val="clear" w:color="auto" w:fill="BBBBBB"/>
            <w:vAlign w:val="center"/>
            <w:hideMark/>
          </w:tcPr>
          <w:p w14:paraId="422271A1" w14:textId="77777777" w:rsidR="004B518E" w:rsidRDefault="004B518E">
            <w:pPr>
              <w:spacing w:after="75"/>
              <w:jc w:val="center"/>
              <w:rPr>
                <w:rFonts w:ascii="Georgia" w:eastAsia="Times New Roman" w:hAnsi="Georgia"/>
                <w:b/>
                <w:bCs/>
                <w:sz w:val="20"/>
                <w:szCs w:val="20"/>
              </w:rPr>
            </w:pPr>
            <w:r>
              <w:rPr>
                <w:rFonts w:ascii="Georgia" w:eastAsia="Times New Roman" w:hAnsi="Georgia"/>
                <w:b/>
                <w:bCs/>
                <w:sz w:val="20"/>
                <w:szCs w:val="20"/>
              </w:rPr>
              <w:t>Red List Status</w:t>
            </w:r>
          </w:p>
        </w:tc>
      </w:tr>
      <w:tr w:rsidR="00077A0A" w14:paraId="5CF79FD6" w14:textId="77777777">
        <w:trPr>
          <w:tblCellSpacing w:w="15" w:type="dxa"/>
          <w:jc w:val="center"/>
        </w:trPr>
        <w:tc>
          <w:tcPr>
            <w:tcW w:w="0" w:type="auto"/>
            <w:vAlign w:val="center"/>
            <w:hideMark/>
          </w:tcPr>
          <w:p w14:paraId="1C0DEADB" w14:textId="77777777" w:rsidR="004B518E" w:rsidRDefault="004B518E">
            <w:pPr>
              <w:spacing w:after="75"/>
              <w:rPr>
                <w:rFonts w:ascii="Georgia" w:eastAsia="Times New Roman" w:hAnsi="Georgia"/>
                <w:sz w:val="20"/>
                <w:szCs w:val="20"/>
              </w:rPr>
            </w:pPr>
            <w:r>
              <w:rPr>
                <w:rFonts w:ascii="Georgia" w:eastAsia="Times New Roman" w:hAnsi="Georgia"/>
                <w:sz w:val="20"/>
                <w:szCs w:val="20"/>
              </w:rPr>
              <w:t>NT, B2ab(iii) (IUCN version 3.1)</w:t>
            </w:r>
          </w:p>
        </w:tc>
      </w:tr>
    </w:tbl>
    <w:p w14:paraId="22BBAB23" w14:textId="77777777" w:rsidR="004B518E" w:rsidRDefault="004B518E">
      <w:pPr>
        <w:pStyle w:val="Heading1"/>
        <w:divId w:val="1051001174"/>
        <w:rPr>
          <w:rFonts w:ascii="Georgia" w:eastAsia="Times New Roman" w:hAnsi="Georgia"/>
          <w:sz w:val="29"/>
          <w:szCs w:val="29"/>
        </w:rPr>
      </w:pPr>
      <w:r>
        <w:rPr>
          <w:rFonts w:ascii="Georgia" w:eastAsia="Times New Roman" w:hAnsi="Georgia"/>
          <w:sz w:val="29"/>
          <w:szCs w:val="29"/>
        </w:rPr>
        <w:t>Red List Assessment</w:t>
      </w:r>
    </w:p>
    <w:p w14:paraId="14A121C1" w14:textId="77777777" w:rsidR="004B518E" w:rsidRDefault="004B518E">
      <w:pPr>
        <w:pStyle w:val="Heading2"/>
        <w:divId w:val="1051001174"/>
        <w:rPr>
          <w:rFonts w:ascii="Georgia" w:eastAsia="Times New Roman" w:hAnsi="Georgia"/>
          <w:sz w:val="27"/>
          <w:szCs w:val="27"/>
        </w:rPr>
      </w:pPr>
      <w:r>
        <w:rPr>
          <w:rFonts w:ascii="Georgia" w:eastAsia="Times New Roman" w:hAnsi="Georgia"/>
          <w:sz w:val="27"/>
          <w:szCs w:val="27"/>
        </w:rPr>
        <w:t>Assessment Information</w:t>
      </w:r>
    </w:p>
    <w:p w14:paraId="049899E5" w14:textId="77777777" w:rsidR="004B518E" w:rsidRDefault="004B518E">
      <w:pPr>
        <w:pStyle w:val="NormalWeb"/>
        <w:divId w:val="1051001174"/>
        <w:rPr>
          <w:rFonts w:ascii="Georgia" w:hAnsi="Georgia"/>
        </w:rPr>
      </w:pPr>
      <w:r>
        <w:rPr>
          <w:rStyle w:val="datalabel1"/>
          <w:rFonts w:ascii="Georgia" w:hAnsi="Georgia"/>
        </w:rPr>
        <w:t xml:space="preserve">Date of Assessment: </w:t>
      </w:r>
      <w:r>
        <w:rPr>
          <w:rFonts w:ascii="Georgia" w:hAnsi="Georgia"/>
        </w:rPr>
        <w:t>2024-04-12</w:t>
      </w:r>
    </w:p>
    <w:p w14:paraId="6D54A32E" w14:textId="77777777" w:rsidR="004B518E" w:rsidRDefault="004B518E">
      <w:pPr>
        <w:pStyle w:val="NormalWeb"/>
        <w:divId w:val="1051001174"/>
        <w:rPr>
          <w:rFonts w:ascii="Georgia" w:hAnsi="Georgia"/>
        </w:rPr>
      </w:pPr>
      <w:r>
        <w:rPr>
          <w:rStyle w:val="datalabel1"/>
          <w:rFonts w:ascii="Georgia" w:hAnsi="Georgia"/>
        </w:rPr>
        <w:t xml:space="preserve">Assessor(s): </w:t>
      </w:r>
      <w:r>
        <w:rPr>
          <w:rFonts w:ascii="Georgia" w:hAnsi="Georgia"/>
        </w:rPr>
        <w:t>Cheek, M. &amp; Davis, B.</w:t>
      </w:r>
    </w:p>
    <w:p w14:paraId="6305165E" w14:textId="77777777" w:rsidR="004B518E" w:rsidRDefault="004B518E">
      <w:pPr>
        <w:pStyle w:val="NormalWeb"/>
        <w:divId w:val="1051001174"/>
        <w:rPr>
          <w:rFonts w:ascii="Georgia" w:hAnsi="Georgia"/>
        </w:rPr>
      </w:pPr>
      <w:r>
        <w:rPr>
          <w:rStyle w:val="datalabel1"/>
          <w:rFonts w:ascii="Georgia" w:hAnsi="Georgia"/>
        </w:rPr>
        <w:t xml:space="preserve">Reviewer(s): </w:t>
      </w:r>
      <w:proofErr w:type="spellStart"/>
      <w:r>
        <w:rPr>
          <w:rFonts w:ascii="Georgia" w:hAnsi="Georgia"/>
        </w:rPr>
        <w:t>Onana</w:t>
      </w:r>
      <w:proofErr w:type="spellEnd"/>
      <w:r>
        <w:rPr>
          <w:rFonts w:ascii="Georgia" w:hAnsi="Georgia"/>
        </w:rPr>
        <w:t>, J.-M.</w:t>
      </w:r>
    </w:p>
    <w:p w14:paraId="5537FB53" w14:textId="77777777" w:rsidR="004B518E" w:rsidRDefault="004B518E">
      <w:pPr>
        <w:pStyle w:val="NormalWeb"/>
        <w:divId w:val="1051001174"/>
        <w:rPr>
          <w:rFonts w:ascii="Georgia" w:hAnsi="Georgia"/>
        </w:rPr>
      </w:pPr>
      <w:r>
        <w:rPr>
          <w:rStyle w:val="datalabel1"/>
          <w:rFonts w:ascii="Georgia" w:hAnsi="Georgia"/>
        </w:rPr>
        <w:t xml:space="preserve">Regions: </w:t>
      </w:r>
      <w:r>
        <w:rPr>
          <w:rFonts w:ascii="Georgia" w:hAnsi="Georgia"/>
        </w:rPr>
        <w:t>Global</w:t>
      </w:r>
    </w:p>
    <w:p w14:paraId="5FB17D8F" w14:textId="77777777" w:rsidR="004B518E" w:rsidRDefault="004B518E">
      <w:pPr>
        <w:pStyle w:val="Heading2"/>
        <w:divId w:val="1051001174"/>
        <w:rPr>
          <w:rFonts w:ascii="Georgia" w:eastAsia="Times New Roman" w:hAnsi="Georgia"/>
          <w:sz w:val="27"/>
          <w:szCs w:val="27"/>
        </w:rPr>
      </w:pPr>
      <w:r>
        <w:rPr>
          <w:rFonts w:ascii="Georgia" w:eastAsia="Times New Roman" w:hAnsi="Georgia"/>
          <w:sz w:val="27"/>
          <w:szCs w:val="27"/>
        </w:rPr>
        <w:t>Assessment Rationale</w:t>
      </w:r>
    </w:p>
    <w:p w14:paraId="372AD20F" w14:textId="59A01B47" w:rsidR="004B518E" w:rsidRDefault="004B518E">
      <w:pPr>
        <w:pStyle w:val="NormalWeb"/>
        <w:divId w:val="1051001174"/>
        <w:rPr>
          <w:rFonts w:ascii="Georgia" w:hAnsi="Georgia"/>
        </w:rPr>
      </w:pPr>
      <w:r>
        <w:rPr>
          <w:rFonts w:ascii="Georgia" w:hAnsi="Georgia"/>
        </w:rPr>
        <w:t xml:space="preserve">This species is a large shrub collected mainly in Southwest Region of Cameroon in the lower moist evergreen forests around Mt Cameroon and </w:t>
      </w:r>
      <w:proofErr w:type="spellStart"/>
      <w:r>
        <w:rPr>
          <w:rFonts w:ascii="Georgia" w:hAnsi="Georgia"/>
        </w:rPr>
        <w:t>Bakossi</w:t>
      </w:r>
      <w:proofErr w:type="spellEnd"/>
      <w:r>
        <w:rPr>
          <w:rFonts w:ascii="Georgia" w:hAnsi="Georgia"/>
        </w:rPr>
        <w:t xml:space="preserve"> Mountains. There are additional collections from South and Northwest Regions, Cameroon and from Cross River State in southeast Nigeria</w:t>
      </w:r>
      <w:commentRangeStart w:id="0"/>
      <w:r>
        <w:rPr>
          <w:rFonts w:ascii="Georgia" w:hAnsi="Georgia"/>
        </w:rPr>
        <w:t xml:space="preserve">. The estimated Extent of Occurrence (EOO) of 40,447 km2 exceeds the values for a threatened category under </w:t>
      </w:r>
      <w:ins w:id="1" w:author="Jack Plummer" w:date="2024-04-26T08:56:00Z" w16du:dateUtc="2024-04-26T07:56:00Z">
        <w:r w:rsidR="00E11307">
          <w:rPr>
            <w:rFonts w:ascii="Georgia" w:hAnsi="Georgia"/>
          </w:rPr>
          <w:t>c</w:t>
        </w:r>
      </w:ins>
      <w:del w:id="2" w:author="Jack Plummer" w:date="2024-04-26T08:56:00Z" w16du:dateUtc="2024-04-26T07:56:00Z">
        <w:r w:rsidDel="00E11307">
          <w:rPr>
            <w:rFonts w:ascii="Georgia" w:hAnsi="Georgia"/>
          </w:rPr>
          <w:delText>C</w:delText>
        </w:r>
      </w:del>
      <w:r>
        <w:rPr>
          <w:rFonts w:ascii="Georgia" w:hAnsi="Georgia"/>
        </w:rPr>
        <w:t>riteri</w:t>
      </w:r>
      <w:ins w:id="3" w:author="Jack Plummer" w:date="2024-04-26T08:56:00Z" w16du:dateUtc="2024-04-26T07:56:00Z">
        <w:r w:rsidR="00E11307">
          <w:rPr>
            <w:rFonts w:ascii="Georgia" w:hAnsi="Georgia"/>
          </w:rPr>
          <w:t>on</w:t>
        </w:r>
      </w:ins>
      <w:del w:id="4" w:author="Jack Plummer" w:date="2024-04-26T08:56:00Z" w16du:dateUtc="2024-04-26T07:56:00Z">
        <w:r w:rsidDel="00E11307">
          <w:rPr>
            <w:rFonts w:ascii="Georgia" w:hAnsi="Georgia"/>
          </w:rPr>
          <w:delText>a</w:delText>
        </w:r>
      </w:del>
      <w:r>
        <w:rPr>
          <w:rFonts w:ascii="Georgia" w:hAnsi="Georgia"/>
        </w:rPr>
        <w:t xml:space="preserve"> B1. The estimated Area of Occupancy (AOO) of 68 km2 is below the Endangered threshold under </w:t>
      </w:r>
      <w:ins w:id="5" w:author="Jack Plummer" w:date="2024-04-26T08:56:00Z" w16du:dateUtc="2024-04-26T07:56:00Z">
        <w:r w:rsidR="00E11307">
          <w:rPr>
            <w:rFonts w:ascii="Georgia" w:hAnsi="Georgia"/>
          </w:rPr>
          <w:t>c</w:t>
        </w:r>
      </w:ins>
      <w:del w:id="6" w:author="Jack Plummer" w:date="2024-04-26T08:56:00Z" w16du:dateUtc="2024-04-26T07:56:00Z">
        <w:r w:rsidDel="00E11307">
          <w:rPr>
            <w:rFonts w:ascii="Georgia" w:hAnsi="Georgia"/>
          </w:rPr>
          <w:delText>C</w:delText>
        </w:r>
      </w:del>
      <w:r>
        <w:rPr>
          <w:rFonts w:ascii="Georgia" w:hAnsi="Georgia"/>
        </w:rPr>
        <w:t>riteri</w:t>
      </w:r>
      <w:ins w:id="7" w:author="Jack Plummer" w:date="2024-04-26T08:56:00Z" w16du:dateUtc="2024-04-26T07:56:00Z">
        <w:r w:rsidR="00E11307">
          <w:rPr>
            <w:rFonts w:ascii="Georgia" w:hAnsi="Georgia"/>
          </w:rPr>
          <w:t>on</w:t>
        </w:r>
      </w:ins>
      <w:del w:id="8" w:author="Jack Plummer" w:date="2024-04-26T08:56:00Z" w16du:dateUtc="2024-04-26T07:56:00Z">
        <w:r w:rsidDel="00E11307">
          <w:rPr>
            <w:rFonts w:ascii="Georgia" w:hAnsi="Georgia"/>
          </w:rPr>
          <w:delText>a</w:delText>
        </w:r>
      </w:del>
      <w:r>
        <w:rPr>
          <w:rFonts w:ascii="Georgia" w:hAnsi="Georgia"/>
        </w:rPr>
        <w:t xml:space="preserve"> B2. There are 12 locations </w:t>
      </w:r>
      <w:commentRangeEnd w:id="0"/>
      <w:r w:rsidR="00E11307">
        <w:rPr>
          <w:rStyle w:val="CommentReference"/>
        </w:rPr>
        <w:commentReference w:id="0"/>
      </w:r>
      <w:r>
        <w:rPr>
          <w:rFonts w:ascii="Georgia" w:hAnsi="Georgia"/>
        </w:rPr>
        <w:t xml:space="preserve">with the main threats of agricultural expansion, urban encroachment and logging which are inferred to be causing a significant decline in area and quality of habitat. </w:t>
      </w:r>
      <w:commentRangeStart w:id="9"/>
      <w:r>
        <w:rPr>
          <w:rFonts w:ascii="Georgia" w:hAnsi="Georgia"/>
        </w:rPr>
        <w:t xml:space="preserve">The species is known to be locally abundant in one area around the foot of Mount Cameroon and is known to be rare elsewhere with small </w:t>
      </w:r>
      <w:ins w:id="10" w:author="Jack Plummer" w:date="2024-04-26T08:57:00Z" w16du:dateUtc="2024-04-26T07:57:00Z">
        <w:r w:rsidR="00E11307">
          <w:rPr>
            <w:rFonts w:ascii="Georgia" w:hAnsi="Georgia"/>
          </w:rPr>
          <w:t>sub</w:t>
        </w:r>
      </w:ins>
      <w:r>
        <w:rPr>
          <w:rFonts w:ascii="Georgia" w:hAnsi="Georgia"/>
        </w:rPr>
        <w:t>populations</w:t>
      </w:r>
      <w:ins w:id="11" w:author="Jack Plummer" w:date="2024-04-26T08:57:00Z" w16du:dateUtc="2024-04-26T07:57:00Z">
        <w:r w:rsidR="00E11307">
          <w:rPr>
            <w:rFonts w:ascii="Georgia" w:hAnsi="Georgia"/>
          </w:rPr>
          <w:t xml:space="preserve"> covering areas</w:t>
        </w:r>
      </w:ins>
      <w:r>
        <w:rPr>
          <w:rFonts w:ascii="Georgia" w:hAnsi="Georgia"/>
        </w:rPr>
        <w:t xml:space="preserve"> not exceeding 1-2 km2</w:t>
      </w:r>
      <w:commentRangeEnd w:id="9"/>
      <w:r w:rsidR="00E11307">
        <w:rPr>
          <w:rStyle w:val="CommentReference"/>
        </w:rPr>
        <w:commentReference w:id="9"/>
      </w:r>
      <w:r>
        <w:rPr>
          <w:rFonts w:ascii="Georgia" w:hAnsi="Georgia"/>
        </w:rPr>
        <w:t>. Due its rarity and the inferred decline in area and quality of habitat, this species is assessed as Near Threatened, nearly meeting the criteria for B2ab(iii).</w:t>
      </w:r>
    </w:p>
    <w:p w14:paraId="00C94DA3" w14:textId="77777777" w:rsidR="004B518E" w:rsidRDefault="004B518E">
      <w:pPr>
        <w:pStyle w:val="Heading1"/>
        <w:divId w:val="216089726"/>
        <w:rPr>
          <w:rFonts w:ascii="Georgia" w:eastAsia="Times New Roman" w:hAnsi="Georgia"/>
          <w:sz w:val="29"/>
          <w:szCs w:val="29"/>
        </w:rPr>
      </w:pPr>
      <w:r>
        <w:rPr>
          <w:rFonts w:ascii="Georgia" w:eastAsia="Times New Roman" w:hAnsi="Georgia"/>
          <w:sz w:val="29"/>
          <w:szCs w:val="29"/>
        </w:rPr>
        <w:t>Distribution</w:t>
      </w:r>
    </w:p>
    <w:p w14:paraId="45B424EE" w14:textId="77777777" w:rsidR="004B518E" w:rsidRDefault="004B518E">
      <w:pPr>
        <w:pStyle w:val="Heading2"/>
        <w:divId w:val="216089726"/>
        <w:rPr>
          <w:rFonts w:ascii="Georgia" w:eastAsia="Times New Roman" w:hAnsi="Georgia"/>
          <w:sz w:val="27"/>
          <w:szCs w:val="27"/>
        </w:rPr>
      </w:pPr>
      <w:r>
        <w:rPr>
          <w:rFonts w:ascii="Georgia" w:eastAsia="Times New Roman" w:hAnsi="Georgia"/>
          <w:sz w:val="27"/>
          <w:szCs w:val="27"/>
        </w:rPr>
        <w:t>Geographic Range</w:t>
      </w:r>
    </w:p>
    <w:p w14:paraId="2AF99994" w14:textId="77777777" w:rsidR="004B518E" w:rsidRDefault="004B518E">
      <w:pPr>
        <w:pStyle w:val="NormalWeb"/>
        <w:divId w:val="216089726"/>
        <w:rPr>
          <w:rFonts w:ascii="Georgia" w:hAnsi="Georgia"/>
        </w:rPr>
      </w:pPr>
      <w:commentRangeStart w:id="12"/>
      <w:proofErr w:type="gramStart"/>
      <w:r>
        <w:rPr>
          <w:rFonts w:ascii="Georgia" w:hAnsi="Georgia"/>
        </w:rPr>
        <w:t>The majority of</w:t>
      </w:r>
      <w:proofErr w:type="gramEnd"/>
      <w:r>
        <w:rPr>
          <w:rFonts w:ascii="Georgia" w:hAnsi="Georgia"/>
        </w:rPr>
        <w:t xml:space="preserve"> this species </w:t>
      </w:r>
      <w:commentRangeEnd w:id="12"/>
      <w:r w:rsidR="00E11307">
        <w:rPr>
          <w:rStyle w:val="CommentReference"/>
        </w:rPr>
        <w:commentReference w:id="12"/>
      </w:r>
      <w:r>
        <w:rPr>
          <w:rFonts w:ascii="Georgia" w:hAnsi="Georgia"/>
        </w:rPr>
        <w:t>occurs in Cameroon</w:t>
      </w:r>
      <w:del w:id="13" w:author="Jack Plummer" w:date="2024-04-26T09:04:00Z" w16du:dateUtc="2024-04-26T08:04:00Z">
        <w:r w:rsidDel="00E11307">
          <w:rPr>
            <w:rFonts w:ascii="Georgia" w:hAnsi="Georgia"/>
          </w:rPr>
          <w:delText>,</w:delText>
        </w:r>
      </w:del>
      <w:r>
        <w:rPr>
          <w:rFonts w:ascii="Georgia" w:hAnsi="Georgia"/>
        </w:rPr>
        <w:t xml:space="preserve"> in the Southwest Region, with a few occurrences in the South and Northwest Regions. There is an additional occurrence in southeast Nigeria in Cross River State. It occurs at an elevation range between 200 and 900 m asl (</w:t>
      </w:r>
      <w:proofErr w:type="spellStart"/>
      <w:r>
        <w:rPr>
          <w:rFonts w:ascii="Georgia" w:hAnsi="Georgia"/>
        </w:rPr>
        <w:t>Onana</w:t>
      </w:r>
      <w:proofErr w:type="spellEnd"/>
      <w:r>
        <w:rPr>
          <w:rFonts w:ascii="Georgia" w:hAnsi="Georgia"/>
        </w:rPr>
        <w:t xml:space="preserve"> 2013).</w:t>
      </w:r>
    </w:p>
    <w:p w14:paraId="44857CE9" w14:textId="77777777" w:rsidR="004B518E" w:rsidRDefault="004B518E">
      <w:pPr>
        <w:pStyle w:val="Heading2"/>
        <w:divId w:val="216089726"/>
        <w:rPr>
          <w:rFonts w:ascii="Georgia" w:eastAsia="Times New Roman" w:hAnsi="Georgia"/>
          <w:sz w:val="27"/>
          <w:szCs w:val="27"/>
        </w:rPr>
      </w:pPr>
      <w:r>
        <w:rPr>
          <w:rFonts w:ascii="Georgia" w:eastAsia="Times New Roman" w:hAnsi="Georgia"/>
          <w:sz w:val="27"/>
          <w:szCs w:val="27"/>
        </w:rPr>
        <w:t>Area of Occupancy (AOO)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53"/>
        <w:gridCol w:w="5957"/>
      </w:tblGrid>
      <w:tr w:rsidR="00077A0A" w14:paraId="73CADCDB" w14:textId="77777777">
        <w:trPr>
          <w:divId w:val="216089726"/>
          <w:tblCellSpacing w:w="15" w:type="dxa"/>
        </w:trPr>
        <w:tc>
          <w:tcPr>
            <w:tcW w:w="0" w:type="auto"/>
            <w:tcBorders>
              <w:bottom w:val="single" w:sz="6" w:space="0" w:color="000000"/>
            </w:tcBorders>
            <w:shd w:val="clear" w:color="auto" w:fill="BBBBBB"/>
            <w:vAlign w:val="center"/>
            <w:hideMark/>
          </w:tcPr>
          <w:p w14:paraId="5015CEAF"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lastRenderedPageBreak/>
              <w:t>Estimated area of occupancy (AOO) - in km2</w:t>
            </w:r>
          </w:p>
        </w:tc>
        <w:tc>
          <w:tcPr>
            <w:tcW w:w="0" w:type="auto"/>
            <w:tcBorders>
              <w:bottom w:val="single" w:sz="6" w:space="0" w:color="000000"/>
            </w:tcBorders>
            <w:shd w:val="clear" w:color="auto" w:fill="BBBBBB"/>
            <w:vAlign w:val="center"/>
            <w:hideMark/>
          </w:tcPr>
          <w:p w14:paraId="6FA6F9D2"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77A0A" w14:paraId="5BA40BCF" w14:textId="77777777">
        <w:trPr>
          <w:divId w:val="216089726"/>
          <w:tblCellSpacing w:w="15" w:type="dxa"/>
        </w:trPr>
        <w:tc>
          <w:tcPr>
            <w:tcW w:w="0" w:type="auto"/>
            <w:vAlign w:val="center"/>
            <w:hideMark/>
          </w:tcPr>
          <w:p w14:paraId="4887A93B" w14:textId="77777777" w:rsidR="004B518E" w:rsidRDefault="004B518E">
            <w:pPr>
              <w:spacing w:after="75"/>
              <w:rPr>
                <w:rFonts w:ascii="Georgia" w:eastAsia="Times New Roman" w:hAnsi="Georgia"/>
                <w:sz w:val="18"/>
                <w:szCs w:val="18"/>
              </w:rPr>
            </w:pPr>
            <w:r>
              <w:rPr>
                <w:rFonts w:ascii="Georgia" w:eastAsia="Times New Roman" w:hAnsi="Georgia"/>
                <w:sz w:val="18"/>
                <w:szCs w:val="18"/>
              </w:rPr>
              <w:t>68</w:t>
            </w:r>
          </w:p>
        </w:tc>
        <w:tc>
          <w:tcPr>
            <w:tcW w:w="0" w:type="auto"/>
            <w:vAlign w:val="center"/>
            <w:hideMark/>
          </w:tcPr>
          <w:p w14:paraId="17741706" w14:textId="77777777" w:rsidR="004B518E" w:rsidRDefault="004B518E">
            <w:pPr>
              <w:spacing w:after="75"/>
              <w:rPr>
                <w:rFonts w:ascii="Georgia" w:eastAsia="Times New Roman" w:hAnsi="Georgia"/>
                <w:sz w:val="18"/>
                <w:szCs w:val="18"/>
              </w:rPr>
            </w:pPr>
            <w:r>
              <w:rPr>
                <w:rFonts w:ascii="Georgia" w:eastAsia="Times New Roman" w:hAnsi="Georgia"/>
                <w:sz w:val="18"/>
                <w:szCs w:val="18"/>
              </w:rPr>
              <w:t>Calculated from a 2x2 km grid for georeferenced herbarium point data using GeoCAT (Bachman et al. 2011)</w:t>
            </w:r>
          </w:p>
        </w:tc>
      </w:tr>
    </w:tbl>
    <w:p w14:paraId="3F65DABE" w14:textId="77777777" w:rsidR="004B518E" w:rsidRDefault="004B518E">
      <w:pPr>
        <w:pStyle w:val="Heading2"/>
        <w:divId w:val="216089726"/>
        <w:rPr>
          <w:rFonts w:ascii="Georgia" w:eastAsia="Times New Roman" w:hAnsi="Georgia"/>
          <w:sz w:val="27"/>
          <w:szCs w:val="27"/>
        </w:rPr>
      </w:pPr>
      <w:r>
        <w:rPr>
          <w:rFonts w:ascii="Georgia" w:eastAsia="Times New Roman" w:hAnsi="Georgia"/>
          <w:sz w:val="27"/>
          <w:szCs w:val="27"/>
        </w:rPr>
        <w:t>Extent of Occurrence (EOO)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203"/>
        <w:gridCol w:w="2434"/>
        <w:gridCol w:w="4373"/>
      </w:tblGrid>
      <w:tr w:rsidR="00077A0A" w14:paraId="716F96A0" w14:textId="77777777">
        <w:trPr>
          <w:divId w:val="216089726"/>
          <w:tblCellSpacing w:w="15" w:type="dxa"/>
        </w:trPr>
        <w:tc>
          <w:tcPr>
            <w:tcW w:w="0" w:type="auto"/>
            <w:tcBorders>
              <w:bottom w:val="single" w:sz="6" w:space="0" w:color="000000"/>
            </w:tcBorders>
            <w:shd w:val="clear" w:color="auto" w:fill="BBBBBB"/>
            <w:vAlign w:val="center"/>
            <w:hideMark/>
          </w:tcPr>
          <w:p w14:paraId="41857CFF"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Estimated extent of occurrence (EOO)- in km2</w:t>
            </w:r>
          </w:p>
        </w:tc>
        <w:tc>
          <w:tcPr>
            <w:tcW w:w="0" w:type="auto"/>
            <w:tcBorders>
              <w:bottom w:val="single" w:sz="6" w:space="0" w:color="000000"/>
            </w:tcBorders>
            <w:shd w:val="clear" w:color="auto" w:fill="BBBBBB"/>
            <w:vAlign w:val="center"/>
            <w:hideMark/>
          </w:tcPr>
          <w:p w14:paraId="39191189"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EOO estimate calculated from Minimum Convex Polygon</w:t>
            </w:r>
          </w:p>
        </w:tc>
        <w:tc>
          <w:tcPr>
            <w:tcW w:w="0" w:type="auto"/>
            <w:tcBorders>
              <w:bottom w:val="single" w:sz="6" w:space="0" w:color="000000"/>
            </w:tcBorders>
            <w:shd w:val="clear" w:color="auto" w:fill="BBBBBB"/>
            <w:vAlign w:val="center"/>
            <w:hideMark/>
          </w:tcPr>
          <w:p w14:paraId="11C298E0"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77A0A" w14:paraId="54832D64" w14:textId="77777777">
        <w:trPr>
          <w:divId w:val="216089726"/>
          <w:tblCellSpacing w:w="15" w:type="dxa"/>
        </w:trPr>
        <w:tc>
          <w:tcPr>
            <w:tcW w:w="0" w:type="auto"/>
            <w:vAlign w:val="center"/>
            <w:hideMark/>
          </w:tcPr>
          <w:p w14:paraId="60F25C61" w14:textId="77777777" w:rsidR="004B518E" w:rsidRDefault="004B518E">
            <w:pPr>
              <w:spacing w:after="75"/>
              <w:rPr>
                <w:rFonts w:ascii="Georgia" w:eastAsia="Times New Roman" w:hAnsi="Georgia"/>
                <w:sz w:val="18"/>
                <w:szCs w:val="18"/>
              </w:rPr>
            </w:pPr>
            <w:r>
              <w:rPr>
                <w:rFonts w:ascii="Georgia" w:eastAsia="Times New Roman" w:hAnsi="Georgia"/>
                <w:sz w:val="18"/>
                <w:szCs w:val="18"/>
              </w:rPr>
              <w:t>40447</w:t>
            </w:r>
          </w:p>
        </w:tc>
        <w:tc>
          <w:tcPr>
            <w:tcW w:w="0" w:type="auto"/>
            <w:vAlign w:val="center"/>
            <w:hideMark/>
          </w:tcPr>
          <w:p w14:paraId="4CCED093" w14:textId="77777777" w:rsidR="004B518E" w:rsidRDefault="004B518E">
            <w:pPr>
              <w:spacing w:after="75"/>
              <w:rPr>
                <w:rFonts w:ascii="Georgia" w:eastAsia="Times New Roman" w:hAnsi="Georgia"/>
                <w:sz w:val="18"/>
                <w:szCs w:val="18"/>
              </w:rPr>
            </w:pPr>
            <w:r>
              <w:rPr>
                <w:rFonts w:ascii="Georgia" w:eastAsia="Times New Roman" w:hAnsi="Georgia"/>
                <w:sz w:val="18"/>
                <w:szCs w:val="18"/>
              </w:rPr>
              <w:t>true</w:t>
            </w:r>
          </w:p>
        </w:tc>
        <w:tc>
          <w:tcPr>
            <w:tcW w:w="0" w:type="auto"/>
            <w:vAlign w:val="center"/>
            <w:hideMark/>
          </w:tcPr>
          <w:p w14:paraId="3524815A" w14:textId="77777777" w:rsidR="004B518E" w:rsidRDefault="004B518E">
            <w:pPr>
              <w:spacing w:after="75"/>
              <w:rPr>
                <w:rFonts w:ascii="Georgia" w:eastAsia="Times New Roman" w:hAnsi="Georgia"/>
                <w:sz w:val="18"/>
                <w:szCs w:val="18"/>
              </w:rPr>
            </w:pPr>
            <w:r>
              <w:rPr>
                <w:rFonts w:ascii="Georgia" w:eastAsia="Times New Roman" w:hAnsi="Georgia"/>
                <w:sz w:val="18"/>
                <w:szCs w:val="18"/>
              </w:rPr>
              <w:t xml:space="preserve">Estimated using a minimum convex polygon for georeferenced herbarium point data calculated using GeoCAT (Bachman et al. 2011). </w:t>
            </w:r>
          </w:p>
        </w:tc>
      </w:tr>
    </w:tbl>
    <w:p w14:paraId="47712B0C" w14:textId="77777777" w:rsidR="004B518E" w:rsidRDefault="004B518E">
      <w:pPr>
        <w:pStyle w:val="Heading2"/>
        <w:divId w:val="216089726"/>
        <w:rPr>
          <w:rFonts w:ascii="Georgia" w:eastAsia="Times New Roman" w:hAnsi="Georgia"/>
          <w:sz w:val="27"/>
          <w:szCs w:val="27"/>
        </w:rPr>
      </w:pPr>
      <w:r>
        <w:rPr>
          <w:rFonts w:ascii="Georgia" w:eastAsia="Times New Roman" w:hAnsi="Georgia"/>
          <w:sz w:val="27"/>
          <w:szCs w:val="27"/>
        </w:rPr>
        <w:t>Locations Information</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1643"/>
        <w:gridCol w:w="7367"/>
      </w:tblGrid>
      <w:tr w:rsidR="00077A0A" w14:paraId="57488449" w14:textId="77777777">
        <w:trPr>
          <w:divId w:val="216089726"/>
          <w:tblCellSpacing w:w="15" w:type="dxa"/>
        </w:trPr>
        <w:tc>
          <w:tcPr>
            <w:tcW w:w="0" w:type="auto"/>
            <w:tcBorders>
              <w:bottom w:val="single" w:sz="6" w:space="0" w:color="000000"/>
            </w:tcBorders>
            <w:shd w:val="clear" w:color="auto" w:fill="BBBBBB"/>
            <w:vAlign w:val="center"/>
            <w:hideMark/>
          </w:tcPr>
          <w:p w14:paraId="5B8D3D68"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Number of Locations</w:t>
            </w:r>
          </w:p>
        </w:tc>
        <w:tc>
          <w:tcPr>
            <w:tcW w:w="0" w:type="auto"/>
            <w:tcBorders>
              <w:bottom w:val="single" w:sz="6" w:space="0" w:color="000000"/>
            </w:tcBorders>
            <w:shd w:val="clear" w:color="auto" w:fill="BBBBBB"/>
            <w:vAlign w:val="center"/>
            <w:hideMark/>
          </w:tcPr>
          <w:p w14:paraId="547994A6"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77A0A" w14:paraId="70154AF2" w14:textId="77777777">
        <w:trPr>
          <w:divId w:val="216089726"/>
          <w:tblCellSpacing w:w="15" w:type="dxa"/>
        </w:trPr>
        <w:tc>
          <w:tcPr>
            <w:tcW w:w="0" w:type="auto"/>
            <w:vAlign w:val="center"/>
            <w:hideMark/>
          </w:tcPr>
          <w:p w14:paraId="1407D883" w14:textId="77777777" w:rsidR="004B518E" w:rsidRDefault="004B518E">
            <w:pPr>
              <w:spacing w:after="75"/>
              <w:rPr>
                <w:rFonts w:ascii="Georgia" w:eastAsia="Times New Roman" w:hAnsi="Georgia"/>
                <w:sz w:val="18"/>
                <w:szCs w:val="18"/>
              </w:rPr>
            </w:pPr>
            <w:r>
              <w:rPr>
                <w:rFonts w:ascii="Georgia" w:eastAsia="Times New Roman" w:hAnsi="Georgia"/>
                <w:sz w:val="18"/>
                <w:szCs w:val="18"/>
              </w:rPr>
              <w:t>12</w:t>
            </w:r>
          </w:p>
        </w:tc>
        <w:tc>
          <w:tcPr>
            <w:tcW w:w="0" w:type="auto"/>
            <w:vAlign w:val="center"/>
            <w:hideMark/>
          </w:tcPr>
          <w:p w14:paraId="0C09D3F6" w14:textId="273A4AB4" w:rsidR="004B518E" w:rsidRDefault="0004720D">
            <w:pPr>
              <w:spacing w:after="75"/>
              <w:rPr>
                <w:rFonts w:ascii="Georgia" w:eastAsia="Times New Roman" w:hAnsi="Georgia"/>
                <w:sz w:val="18"/>
                <w:szCs w:val="18"/>
              </w:rPr>
            </w:pPr>
            <w:r w:rsidRPr="0004720D">
              <w:rPr>
                <w:rFonts w:ascii="Georgia" w:eastAsia="Times New Roman" w:hAnsi="Georgia"/>
                <w:sz w:val="18"/>
                <w:szCs w:val="18"/>
              </w:rPr>
              <w:t xml:space="preserve">This species is known from 12 locations where it is threatened by logging, small scale agriculture, plantations, </w:t>
            </w:r>
            <w:proofErr w:type="gramStart"/>
            <w:r w:rsidRPr="0004720D">
              <w:rPr>
                <w:rFonts w:ascii="Georgia" w:eastAsia="Times New Roman" w:hAnsi="Georgia"/>
                <w:sz w:val="18"/>
                <w:szCs w:val="18"/>
              </w:rPr>
              <w:t>mining</w:t>
            </w:r>
            <w:proofErr w:type="gramEnd"/>
            <w:r w:rsidRPr="0004720D">
              <w:rPr>
                <w:rFonts w:ascii="Georgia" w:eastAsia="Times New Roman" w:hAnsi="Georgia"/>
                <w:sz w:val="18"/>
                <w:szCs w:val="18"/>
              </w:rPr>
              <w:t xml:space="preserve"> and urban expansion.</w:t>
            </w:r>
          </w:p>
        </w:tc>
      </w:tr>
    </w:tbl>
    <w:p w14:paraId="7BE92A29" w14:textId="77777777" w:rsidR="004B518E" w:rsidRDefault="004B518E">
      <w:pPr>
        <w:pStyle w:val="Heading2"/>
        <w:divId w:val="216089726"/>
        <w:rPr>
          <w:rFonts w:ascii="Georgia" w:eastAsia="Times New Roman" w:hAnsi="Georgia"/>
          <w:sz w:val="27"/>
          <w:szCs w:val="27"/>
        </w:rPr>
      </w:pPr>
      <w:r>
        <w:rPr>
          <w:rFonts w:ascii="Georgia" w:eastAsia="Times New Roman" w:hAnsi="Georgia"/>
          <w:sz w:val="27"/>
          <w:szCs w:val="27"/>
        </w:rPr>
        <w:t>Very restricted AOO or number of locations (triggers VU D2)</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041"/>
        <w:gridCol w:w="1258"/>
      </w:tblGrid>
      <w:tr w:rsidR="00077A0A" w14:paraId="5A9E9EE5" w14:textId="77777777">
        <w:trPr>
          <w:divId w:val="216089726"/>
          <w:tblCellSpacing w:w="15" w:type="dxa"/>
        </w:trPr>
        <w:tc>
          <w:tcPr>
            <w:tcW w:w="0" w:type="auto"/>
            <w:tcBorders>
              <w:bottom w:val="single" w:sz="6" w:space="0" w:color="000000"/>
            </w:tcBorders>
            <w:shd w:val="clear" w:color="auto" w:fill="BBBBBB"/>
            <w:vAlign w:val="center"/>
            <w:hideMark/>
          </w:tcPr>
          <w:p w14:paraId="3B0357AA"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Very restricted in area of occupancy (AOO) and/or # of locations</w:t>
            </w:r>
          </w:p>
        </w:tc>
        <w:tc>
          <w:tcPr>
            <w:tcW w:w="0" w:type="auto"/>
            <w:tcBorders>
              <w:bottom w:val="single" w:sz="6" w:space="0" w:color="000000"/>
            </w:tcBorders>
            <w:shd w:val="clear" w:color="auto" w:fill="BBBBBB"/>
            <w:vAlign w:val="center"/>
            <w:hideMark/>
          </w:tcPr>
          <w:p w14:paraId="0A46D679"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77A0A" w14:paraId="2F8DC3CB" w14:textId="77777777">
        <w:trPr>
          <w:divId w:val="216089726"/>
          <w:tblCellSpacing w:w="15" w:type="dxa"/>
        </w:trPr>
        <w:tc>
          <w:tcPr>
            <w:tcW w:w="0" w:type="auto"/>
            <w:vAlign w:val="center"/>
            <w:hideMark/>
          </w:tcPr>
          <w:p w14:paraId="1242A736" w14:textId="77777777" w:rsidR="004B518E" w:rsidRDefault="004B518E">
            <w:pPr>
              <w:spacing w:after="75"/>
              <w:rPr>
                <w:rFonts w:ascii="Georgia" w:eastAsia="Times New Roman" w:hAnsi="Georgia"/>
                <w:sz w:val="18"/>
                <w:szCs w:val="18"/>
              </w:rPr>
            </w:pPr>
            <w:r>
              <w:rPr>
                <w:rFonts w:ascii="Georgia" w:eastAsia="Times New Roman" w:hAnsi="Georgia"/>
                <w:sz w:val="18"/>
                <w:szCs w:val="18"/>
              </w:rPr>
              <w:t>No</w:t>
            </w:r>
          </w:p>
        </w:tc>
        <w:tc>
          <w:tcPr>
            <w:tcW w:w="0" w:type="auto"/>
            <w:vAlign w:val="center"/>
            <w:hideMark/>
          </w:tcPr>
          <w:p w14:paraId="22158B4D"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bl>
    <w:p w14:paraId="6C9D0CC6" w14:textId="77777777" w:rsidR="004B518E" w:rsidRDefault="004B518E">
      <w:pPr>
        <w:pStyle w:val="Heading2"/>
        <w:divId w:val="216089726"/>
        <w:rPr>
          <w:rFonts w:ascii="Georgia" w:eastAsia="Times New Roman" w:hAnsi="Georgia"/>
          <w:sz w:val="27"/>
          <w:szCs w:val="27"/>
        </w:rPr>
      </w:pPr>
      <w:r>
        <w:rPr>
          <w:rFonts w:ascii="Georgia" w:eastAsia="Times New Roman" w:hAnsi="Georgia"/>
          <w:sz w:val="27"/>
          <w:szCs w:val="27"/>
        </w:rPr>
        <w:t>Elevation / Depth / Depth Zones</w:t>
      </w:r>
    </w:p>
    <w:p w14:paraId="5FFFF373" w14:textId="77777777" w:rsidR="004B518E" w:rsidRDefault="004B518E">
      <w:pPr>
        <w:pStyle w:val="NormalWeb"/>
        <w:divId w:val="216089726"/>
        <w:rPr>
          <w:rFonts w:ascii="Georgia" w:hAnsi="Georgia"/>
        </w:rPr>
      </w:pPr>
      <w:r>
        <w:rPr>
          <w:rStyle w:val="datalabel1"/>
          <w:rFonts w:ascii="Georgia" w:hAnsi="Georgia"/>
        </w:rPr>
        <w:t xml:space="preserve">Elevation Lower Limit (in metres above sea level): </w:t>
      </w:r>
      <w:r>
        <w:rPr>
          <w:rFonts w:ascii="Georgia" w:hAnsi="Georgia"/>
        </w:rPr>
        <w:t>200</w:t>
      </w:r>
    </w:p>
    <w:p w14:paraId="792B75CA" w14:textId="77777777" w:rsidR="004B518E" w:rsidRDefault="004B518E">
      <w:pPr>
        <w:pStyle w:val="NormalWeb"/>
        <w:divId w:val="216089726"/>
        <w:rPr>
          <w:rFonts w:ascii="Georgia" w:hAnsi="Georgia"/>
        </w:rPr>
      </w:pPr>
      <w:r>
        <w:rPr>
          <w:rStyle w:val="datalabel1"/>
          <w:rFonts w:ascii="Georgia" w:hAnsi="Georgia"/>
        </w:rPr>
        <w:t xml:space="preserve">Elevation Upper Limit (in metres above sea level): </w:t>
      </w:r>
      <w:r>
        <w:rPr>
          <w:rFonts w:ascii="Georgia" w:hAnsi="Georgia"/>
        </w:rPr>
        <w:t>900</w:t>
      </w:r>
    </w:p>
    <w:p w14:paraId="1352BF9F" w14:textId="77777777" w:rsidR="004B518E" w:rsidRDefault="004B518E">
      <w:pPr>
        <w:pStyle w:val="Heading2"/>
        <w:divId w:val="216089726"/>
        <w:rPr>
          <w:rFonts w:ascii="Georgia" w:eastAsia="Times New Roman" w:hAnsi="Georgia"/>
          <w:sz w:val="27"/>
          <w:szCs w:val="27"/>
        </w:rPr>
      </w:pPr>
      <w:r>
        <w:rPr>
          <w:rFonts w:ascii="Georgia" w:eastAsia="Times New Roman" w:hAnsi="Georgia"/>
          <w:sz w:val="27"/>
          <w:szCs w:val="27"/>
        </w:rPr>
        <w:t>Map Status</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6"/>
        <w:gridCol w:w="1146"/>
        <w:gridCol w:w="1719"/>
        <w:gridCol w:w="991"/>
        <w:gridCol w:w="1005"/>
        <w:gridCol w:w="1228"/>
        <w:gridCol w:w="1151"/>
        <w:gridCol w:w="1094"/>
      </w:tblGrid>
      <w:tr w:rsidR="00077A0A" w14:paraId="345A28A6" w14:textId="77777777">
        <w:trPr>
          <w:divId w:val="216089726"/>
          <w:tblCellSpacing w:w="15" w:type="dxa"/>
        </w:trPr>
        <w:tc>
          <w:tcPr>
            <w:tcW w:w="0" w:type="auto"/>
            <w:tcBorders>
              <w:bottom w:val="single" w:sz="6" w:space="0" w:color="000000"/>
            </w:tcBorders>
            <w:shd w:val="clear" w:color="auto" w:fill="BBBBBB"/>
            <w:vAlign w:val="center"/>
            <w:hideMark/>
          </w:tcPr>
          <w:p w14:paraId="688DE657"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Map Status</w:t>
            </w:r>
          </w:p>
        </w:tc>
        <w:tc>
          <w:tcPr>
            <w:tcW w:w="0" w:type="auto"/>
            <w:tcBorders>
              <w:bottom w:val="single" w:sz="6" w:space="0" w:color="000000"/>
            </w:tcBorders>
            <w:shd w:val="clear" w:color="auto" w:fill="BBBBBB"/>
            <w:vAlign w:val="center"/>
            <w:hideMark/>
          </w:tcPr>
          <w:p w14:paraId="26CA7E8F"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Use map from previous assessment</w:t>
            </w:r>
          </w:p>
        </w:tc>
        <w:tc>
          <w:tcPr>
            <w:tcW w:w="0" w:type="auto"/>
            <w:tcBorders>
              <w:bottom w:val="single" w:sz="6" w:space="0" w:color="000000"/>
            </w:tcBorders>
            <w:shd w:val="clear" w:color="auto" w:fill="BBBBBB"/>
            <w:vAlign w:val="center"/>
            <w:hideMark/>
          </w:tcPr>
          <w:p w14:paraId="4165FD74"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How the map was created, including data sources/methods used:</w:t>
            </w:r>
          </w:p>
        </w:tc>
        <w:tc>
          <w:tcPr>
            <w:tcW w:w="0" w:type="auto"/>
            <w:tcBorders>
              <w:bottom w:val="single" w:sz="6" w:space="0" w:color="000000"/>
            </w:tcBorders>
            <w:shd w:val="clear" w:color="auto" w:fill="BBBBBB"/>
            <w:vAlign w:val="center"/>
            <w:hideMark/>
          </w:tcPr>
          <w:p w14:paraId="00B92C40"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Please state reason for map not available:</w:t>
            </w:r>
          </w:p>
        </w:tc>
        <w:tc>
          <w:tcPr>
            <w:tcW w:w="0" w:type="auto"/>
            <w:tcBorders>
              <w:bottom w:val="single" w:sz="6" w:space="0" w:color="000000"/>
            </w:tcBorders>
            <w:shd w:val="clear" w:color="auto" w:fill="BBBBBB"/>
            <w:vAlign w:val="center"/>
            <w:hideMark/>
          </w:tcPr>
          <w:p w14:paraId="5AE3564F"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Data Sensitive?</w:t>
            </w:r>
          </w:p>
        </w:tc>
        <w:tc>
          <w:tcPr>
            <w:tcW w:w="0" w:type="auto"/>
            <w:tcBorders>
              <w:bottom w:val="single" w:sz="6" w:space="0" w:color="000000"/>
            </w:tcBorders>
            <w:shd w:val="clear" w:color="auto" w:fill="BBBBBB"/>
            <w:vAlign w:val="center"/>
            <w:hideMark/>
          </w:tcPr>
          <w:p w14:paraId="5E730458"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Justification</w:t>
            </w:r>
          </w:p>
        </w:tc>
        <w:tc>
          <w:tcPr>
            <w:tcW w:w="0" w:type="auto"/>
            <w:tcBorders>
              <w:bottom w:val="single" w:sz="6" w:space="0" w:color="000000"/>
            </w:tcBorders>
            <w:shd w:val="clear" w:color="auto" w:fill="BBBBBB"/>
            <w:vAlign w:val="center"/>
            <w:hideMark/>
          </w:tcPr>
          <w:p w14:paraId="7D7A7BA2"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Geographic range this applies to:</w:t>
            </w:r>
          </w:p>
        </w:tc>
        <w:tc>
          <w:tcPr>
            <w:tcW w:w="0" w:type="auto"/>
            <w:tcBorders>
              <w:bottom w:val="single" w:sz="6" w:space="0" w:color="000000"/>
            </w:tcBorders>
            <w:shd w:val="clear" w:color="auto" w:fill="BBBBBB"/>
            <w:vAlign w:val="center"/>
            <w:hideMark/>
          </w:tcPr>
          <w:p w14:paraId="5EE5E39F"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Date restriction imposed:</w:t>
            </w:r>
          </w:p>
        </w:tc>
      </w:tr>
      <w:tr w:rsidR="00077A0A" w14:paraId="76FDE1B0" w14:textId="77777777">
        <w:trPr>
          <w:divId w:val="216089726"/>
          <w:tblCellSpacing w:w="15" w:type="dxa"/>
        </w:trPr>
        <w:tc>
          <w:tcPr>
            <w:tcW w:w="0" w:type="auto"/>
            <w:vAlign w:val="center"/>
            <w:hideMark/>
          </w:tcPr>
          <w:p w14:paraId="01D632A3" w14:textId="77777777" w:rsidR="004B518E" w:rsidRDefault="004B518E">
            <w:pPr>
              <w:spacing w:after="75"/>
              <w:rPr>
                <w:rFonts w:ascii="Georgia" w:eastAsia="Times New Roman" w:hAnsi="Georgia"/>
                <w:sz w:val="18"/>
                <w:szCs w:val="18"/>
              </w:rPr>
            </w:pPr>
            <w:r>
              <w:rPr>
                <w:rFonts w:ascii="Georgia" w:eastAsia="Times New Roman" w:hAnsi="Georgia"/>
                <w:sz w:val="18"/>
                <w:szCs w:val="18"/>
              </w:rPr>
              <w:t>Done</w:t>
            </w:r>
          </w:p>
        </w:tc>
        <w:tc>
          <w:tcPr>
            <w:tcW w:w="0" w:type="auto"/>
            <w:vAlign w:val="center"/>
            <w:hideMark/>
          </w:tcPr>
          <w:p w14:paraId="116151E3"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D8F2D8F" w14:textId="77777777" w:rsidR="004B518E" w:rsidRDefault="004B518E">
            <w:pPr>
              <w:spacing w:after="75"/>
              <w:rPr>
                <w:rFonts w:ascii="Georgia" w:eastAsia="Times New Roman" w:hAnsi="Georgia"/>
                <w:sz w:val="18"/>
                <w:szCs w:val="18"/>
              </w:rPr>
            </w:pPr>
            <w:r>
              <w:rPr>
                <w:rFonts w:ascii="Georgia" w:eastAsia="Times New Roman" w:hAnsi="Georgia"/>
                <w:sz w:val="18"/>
                <w:szCs w:val="18"/>
              </w:rPr>
              <w:t>The map was created using point data from georeferenced herbarium specimens.</w:t>
            </w:r>
          </w:p>
        </w:tc>
        <w:tc>
          <w:tcPr>
            <w:tcW w:w="0" w:type="auto"/>
            <w:vAlign w:val="center"/>
            <w:hideMark/>
          </w:tcPr>
          <w:p w14:paraId="58D3AB5A"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4B6184D2"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731400E"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7735C23"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FA278B7"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bl>
    <w:p w14:paraId="04C81BA5" w14:textId="77777777" w:rsidR="004B518E" w:rsidRDefault="004B518E">
      <w:pPr>
        <w:pStyle w:val="Heading2"/>
        <w:divId w:val="216089726"/>
        <w:rPr>
          <w:rFonts w:ascii="Georgia" w:eastAsia="Times New Roman" w:hAnsi="Georgia"/>
          <w:sz w:val="27"/>
          <w:szCs w:val="27"/>
        </w:rPr>
      </w:pPr>
      <w:r>
        <w:rPr>
          <w:rFonts w:ascii="Georgia" w:eastAsia="Times New Roman" w:hAnsi="Georgia"/>
          <w:sz w:val="27"/>
          <w:szCs w:val="27"/>
        </w:rPr>
        <w:t>Biogeographic Realms</w:t>
      </w:r>
    </w:p>
    <w:p w14:paraId="0BD9426A" w14:textId="77777777" w:rsidR="004B518E" w:rsidRDefault="004B518E">
      <w:pPr>
        <w:pStyle w:val="NormalWeb"/>
        <w:divId w:val="216089726"/>
        <w:rPr>
          <w:rFonts w:ascii="Georgia" w:hAnsi="Georgia"/>
        </w:rPr>
      </w:pPr>
      <w:r>
        <w:rPr>
          <w:rStyle w:val="datalabel1"/>
          <w:rFonts w:ascii="Georgia" w:hAnsi="Georgia"/>
        </w:rPr>
        <w:t xml:space="preserve">Biogeographic Realm: </w:t>
      </w:r>
      <w:r>
        <w:rPr>
          <w:rFonts w:ascii="Georgia" w:hAnsi="Georgia"/>
        </w:rPr>
        <w:t>Afrotropical</w:t>
      </w:r>
    </w:p>
    <w:p w14:paraId="28D59C33" w14:textId="77777777" w:rsidR="004B518E" w:rsidRDefault="004B518E">
      <w:pPr>
        <w:pStyle w:val="Heading1"/>
        <w:divId w:val="1137063348"/>
        <w:rPr>
          <w:rFonts w:ascii="Georgia" w:eastAsia="Times New Roman" w:hAnsi="Georgia"/>
          <w:sz w:val="29"/>
          <w:szCs w:val="29"/>
        </w:rPr>
      </w:pPr>
      <w:r>
        <w:rPr>
          <w:rFonts w:ascii="Georgia" w:eastAsia="Times New Roman" w:hAnsi="Georgia"/>
          <w:sz w:val="29"/>
          <w:szCs w:val="29"/>
        </w:rPr>
        <w:lastRenderedPageBreak/>
        <w:t>Occurrence</w:t>
      </w:r>
    </w:p>
    <w:p w14:paraId="25D61324" w14:textId="77777777" w:rsidR="004B518E" w:rsidRDefault="004B518E">
      <w:pPr>
        <w:pStyle w:val="Heading2"/>
        <w:divId w:val="1137063348"/>
        <w:rPr>
          <w:rFonts w:ascii="Georgia" w:eastAsia="Times New Roman" w:hAnsi="Georgia"/>
          <w:sz w:val="27"/>
          <w:szCs w:val="27"/>
        </w:rPr>
      </w:pPr>
      <w:r>
        <w:rPr>
          <w:rFonts w:ascii="Georgia" w:eastAsia="Times New Roman" w:hAnsi="Georgia"/>
          <w:sz w:val="27"/>
          <w:szCs w:val="27"/>
        </w:rPr>
        <w:t>Countries of Occurrence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916"/>
        <w:gridCol w:w="901"/>
        <w:gridCol w:w="657"/>
        <w:gridCol w:w="1430"/>
        <w:gridCol w:w="1154"/>
      </w:tblGrid>
      <w:tr w:rsidR="00077A0A" w14:paraId="3FDEDB8B" w14:textId="77777777">
        <w:trPr>
          <w:divId w:val="1137063348"/>
          <w:tblCellSpacing w:w="15" w:type="dxa"/>
        </w:trPr>
        <w:tc>
          <w:tcPr>
            <w:tcW w:w="0" w:type="auto"/>
            <w:tcBorders>
              <w:bottom w:val="single" w:sz="6" w:space="0" w:color="000000"/>
            </w:tcBorders>
            <w:shd w:val="clear" w:color="auto" w:fill="BBBBBB"/>
            <w:vAlign w:val="center"/>
            <w:hideMark/>
          </w:tcPr>
          <w:p w14:paraId="20A911EA"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Country</w:t>
            </w:r>
          </w:p>
        </w:tc>
        <w:tc>
          <w:tcPr>
            <w:tcW w:w="0" w:type="auto"/>
            <w:tcBorders>
              <w:bottom w:val="single" w:sz="6" w:space="0" w:color="000000"/>
            </w:tcBorders>
            <w:shd w:val="clear" w:color="auto" w:fill="BBBBBB"/>
            <w:vAlign w:val="center"/>
            <w:hideMark/>
          </w:tcPr>
          <w:p w14:paraId="1120FC93"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Presence</w:t>
            </w:r>
          </w:p>
        </w:tc>
        <w:tc>
          <w:tcPr>
            <w:tcW w:w="0" w:type="auto"/>
            <w:tcBorders>
              <w:bottom w:val="single" w:sz="6" w:space="0" w:color="000000"/>
            </w:tcBorders>
            <w:shd w:val="clear" w:color="auto" w:fill="BBBBBB"/>
            <w:vAlign w:val="center"/>
            <w:hideMark/>
          </w:tcPr>
          <w:p w14:paraId="39866094"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Origin</w:t>
            </w:r>
          </w:p>
        </w:tc>
        <w:tc>
          <w:tcPr>
            <w:tcW w:w="0" w:type="auto"/>
            <w:tcBorders>
              <w:bottom w:val="single" w:sz="6" w:space="0" w:color="000000"/>
            </w:tcBorders>
            <w:shd w:val="clear" w:color="auto" w:fill="BBBBBB"/>
            <w:vAlign w:val="center"/>
            <w:hideMark/>
          </w:tcPr>
          <w:p w14:paraId="7333EB0C"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Formerly Bred</w:t>
            </w:r>
          </w:p>
        </w:tc>
        <w:tc>
          <w:tcPr>
            <w:tcW w:w="0" w:type="auto"/>
            <w:tcBorders>
              <w:bottom w:val="single" w:sz="6" w:space="0" w:color="000000"/>
            </w:tcBorders>
            <w:shd w:val="clear" w:color="auto" w:fill="BBBBBB"/>
            <w:vAlign w:val="center"/>
            <w:hideMark/>
          </w:tcPr>
          <w:p w14:paraId="29CD3108"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Seasonality</w:t>
            </w:r>
          </w:p>
        </w:tc>
      </w:tr>
      <w:tr w:rsidR="00077A0A" w14:paraId="57B15F79" w14:textId="77777777">
        <w:trPr>
          <w:divId w:val="1137063348"/>
          <w:tblCellSpacing w:w="15" w:type="dxa"/>
        </w:trPr>
        <w:tc>
          <w:tcPr>
            <w:tcW w:w="0" w:type="auto"/>
            <w:tcBorders>
              <w:bottom w:val="single" w:sz="6" w:space="0" w:color="CCCCCC"/>
            </w:tcBorders>
            <w:vAlign w:val="center"/>
            <w:hideMark/>
          </w:tcPr>
          <w:p w14:paraId="639942F4" w14:textId="77777777" w:rsidR="004B518E" w:rsidRDefault="004B518E">
            <w:pPr>
              <w:spacing w:after="75"/>
              <w:rPr>
                <w:rFonts w:ascii="Georgia" w:eastAsia="Times New Roman" w:hAnsi="Georgia"/>
                <w:sz w:val="18"/>
                <w:szCs w:val="18"/>
              </w:rPr>
            </w:pPr>
            <w:r>
              <w:rPr>
                <w:rFonts w:ascii="Georgia" w:eastAsia="Times New Roman" w:hAnsi="Georgia"/>
                <w:sz w:val="18"/>
                <w:szCs w:val="18"/>
              </w:rPr>
              <w:t>Cameroon</w:t>
            </w:r>
          </w:p>
        </w:tc>
        <w:tc>
          <w:tcPr>
            <w:tcW w:w="0" w:type="auto"/>
            <w:tcBorders>
              <w:bottom w:val="single" w:sz="6" w:space="0" w:color="CCCCCC"/>
            </w:tcBorders>
            <w:vAlign w:val="center"/>
            <w:hideMark/>
          </w:tcPr>
          <w:p w14:paraId="09AA7438" w14:textId="77777777" w:rsidR="004B518E" w:rsidRDefault="004B518E">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6B393932" w14:textId="77777777" w:rsidR="004B518E" w:rsidRDefault="004B518E">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0D541D7E" w14:textId="77777777" w:rsidR="004B518E" w:rsidRDefault="004B518E">
            <w:pPr>
              <w:spacing w:after="75"/>
              <w:rPr>
                <w:rFonts w:ascii="Georgia" w:eastAsia="Times New Roman" w:hAnsi="Georgia"/>
                <w:sz w:val="18"/>
                <w:szCs w:val="18"/>
              </w:rPr>
            </w:pPr>
            <w:r>
              <w:rPr>
                <w:rFonts w:ascii="Georgia" w:eastAsia="Times New Roman" w:hAnsi="Georgia"/>
                <w:sz w:val="18"/>
                <w:szCs w:val="18"/>
              </w:rPr>
              <w:t>No</w:t>
            </w:r>
          </w:p>
        </w:tc>
        <w:tc>
          <w:tcPr>
            <w:tcW w:w="0" w:type="auto"/>
            <w:tcBorders>
              <w:bottom w:val="single" w:sz="6" w:space="0" w:color="CCCCCC"/>
            </w:tcBorders>
            <w:vAlign w:val="center"/>
            <w:hideMark/>
          </w:tcPr>
          <w:p w14:paraId="6EFC14A8" w14:textId="77777777" w:rsidR="004B518E" w:rsidRDefault="004B518E">
            <w:pPr>
              <w:spacing w:after="75"/>
              <w:rPr>
                <w:rFonts w:ascii="Georgia" w:eastAsia="Times New Roman" w:hAnsi="Georgia"/>
                <w:sz w:val="18"/>
                <w:szCs w:val="18"/>
              </w:rPr>
            </w:pPr>
            <w:r>
              <w:rPr>
                <w:rFonts w:ascii="Georgia" w:eastAsia="Times New Roman" w:hAnsi="Georgia"/>
                <w:sz w:val="18"/>
                <w:szCs w:val="18"/>
              </w:rPr>
              <w:t>Resident</w:t>
            </w:r>
          </w:p>
        </w:tc>
      </w:tr>
      <w:tr w:rsidR="00077A0A" w14:paraId="2AEA7850" w14:textId="77777777">
        <w:trPr>
          <w:divId w:val="1137063348"/>
          <w:tblCellSpacing w:w="15" w:type="dxa"/>
        </w:trPr>
        <w:tc>
          <w:tcPr>
            <w:tcW w:w="0" w:type="auto"/>
            <w:tcBorders>
              <w:bottom w:val="single" w:sz="6" w:space="0" w:color="CCCCCC"/>
            </w:tcBorders>
            <w:vAlign w:val="center"/>
            <w:hideMark/>
          </w:tcPr>
          <w:p w14:paraId="4AA89B45" w14:textId="77777777" w:rsidR="004B518E" w:rsidRDefault="004B518E">
            <w:pPr>
              <w:spacing w:after="75"/>
              <w:rPr>
                <w:rFonts w:ascii="Georgia" w:eastAsia="Times New Roman" w:hAnsi="Georgia"/>
                <w:sz w:val="18"/>
                <w:szCs w:val="18"/>
              </w:rPr>
            </w:pPr>
            <w:r>
              <w:rPr>
                <w:rFonts w:ascii="Georgia" w:eastAsia="Times New Roman" w:hAnsi="Georgia"/>
                <w:sz w:val="18"/>
                <w:szCs w:val="18"/>
              </w:rPr>
              <w:t>Nigeria</w:t>
            </w:r>
          </w:p>
        </w:tc>
        <w:tc>
          <w:tcPr>
            <w:tcW w:w="0" w:type="auto"/>
            <w:tcBorders>
              <w:bottom w:val="single" w:sz="6" w:space="0" w:color="CCCCCC"/>
            </w:tcBorders>
            <w:vAlign w:val="center"/>
            <w:hideMark/>
          </w:tcPr>
          <w:p w14:paraId="415978A3" w14:textId="77777777" w:rsidR="004B518E" w:rsidRDefault="004B518E">
            <w:pPr>
              <w:spacing w:after="75"/>
              <w:rPr>
                <w:rFonts w:ascii="Georgia" w:eastAsia="Times New Roman" w:hAnsi="Georgia"/>
                <w:sz w:val="18"/>
                <w:szCs w:val="18"/>
              </w:rPr>
            </w:pPr>
            <w:r>
              <w:rPr>
                <w:rFonts w:ascii="Georgia" w:eastAsia="Times New Roman" w:hAnsi="Georgia"/>
                <w:sz w:val="18"/>
                <w:szCs w:val="18"/>
              </w:rPr>
              <w:t>Extant</w:t>
            </w:r>
          </w:p>
        </w:tc>
        <w:tc>
          <w:tcPr>
            <w:tcW w:w="0" w:type="auto"/>
            <w:tcBorders>
              <w:bottom w:val="single" w:sz="6" w:space="0" w:color="CCCCCC"/>
            </w:tcBorders>
            <w:vAlign w:val="center"/>
            <w:hideMark/>
          </w:tcPr>
          <w:p w14:paraId="2075E580" w14:textId="77777777" w:rsidR="004B518E" w:rsidRDefault="004B518E">
            <w:pPr>
              <w:spacing w:after="75"/>
              <w:rPr>
                <w:rFonts w:ascii="Georgia" w:eastAsia="Times New Roman" w:hAnsi="Georgia"/>
                <w:sz w:val="18"/>
                <w:szCs w:val="18"/>
              </w:rPr>
            </w:pPr>
            <w:r>
              <w:rPr>
                <w:rFonts w:ascii="Georgia" w:eastAsia="Times New Roman" w:hAnsi="Georgia"/>
                <w:sz w:val="18"/>
                <w:szCs w:val="18"/>
              </w:rPr>
              <w:t>Native</w:t>
            </w:r>
          </w:p>
        </w:tc>
        <w:tc>
          <w:tcPr>
            <w:tcW w:w="0" w:type="auto"/>
            <w:tcBorders>
              <w:bottom w:val="single" w:sz="6" w:space="0" w:color="CCCCCC"/>
            </w:tcBorders>
            <w:vAlign w:val="center"/>
            <w:hideMark/>
          </w:tcPr>
          <w:p w14:paraId="65F222A2" w14:textId="77777777" w:rsidR="004B518E" w:rsidRDefault="004B518E">
            <w:pPr>
              <w:spacing w:after="75"/>
              <w:rPr>
                <w:rFonts w:ascii="Georgia" w:eastAsia="Times New Roman" w:hAnsi="Georgia"/>
                <w:sz w:val="18"/>
                <w:szCs w:val="18"/>
              </w:rPr>
            </w:pPr>
            <w:r>
              <w:rPr>
                <w:rFonts w:ascii="Georgia" w:eastAsia="Times New Roman" w:hAnsi="Georgia"/>
                <w:sz w:val="18"/>
                <w:szCs w:val="18"/>
              </w:rPr>
              <w:t>No</w:t>
            </w:r>
          </w:p>
        </w:tc>
        <w:tc>
          <w:tcPr>
            <w:tcW w:w="0" w:type="auto"/>
            <w:tcBorders>
              <w:bottom w:val="single" w:sz="6" w:space="0" w:color="CCCCCC"/>
            </w:tcBorders>
            <w:vAlign w:val="center"/>
            <w:hideMark/>
          </w:tcPr>
          <w:p w14:paraId="15279777" w14:textId="77777777" w:rsidR="004B518E" w:rsidRDefault="004B518E">
            <w:pPr>
              <w:spacing w:after="75"/>
              <w:rPr>
                <w:rFonts w:ascii="Georgia" w:eastAsia="Times New Roman" w:hAnsi="Georgia"/>
                <w:sz w:val="18"/>
                <w:szCs w:val="18"/>
              </w:rPr>
            </w:pPr>
            <w:r>
              <w:rPr>
                <w:rFonts w:ascii="Georgia" w:eastAsia="Times New Roman" w:hAnsi="Georgia"/>
                <w:sz w:val="18"/>
                <w:szCs w:val="18"/>
              </w:rPr>
              <w:t>Resident</w:t>
            </w:r>
          </w:p>
        </w:tc>
      </w:tr>
    </w:tbl>
    <w:p w14:paraId="001664DE" w14:textId="77777777" w:rsidR="004B518E" w:rsidRDefault="004B518E">
      <w:pPr>
        <w:pStyle w:val="Heading1"/>
        <w:divId w:val="1083915984"/>
        <w:rPr>
          <w:rFonts w:ascii="Georgia" w:eastAsia="Times New Roman" w:hAnsi="Georgia"/>
          <w:sz w:val="29"/>
          <w:szCs w:val="29"/>
        </w:rPr>
      </w:pPr>
      <w:r>
        <w:rPr>
          <w:rFonts w:ascii="Georgia" w:eastAsia="Times New Roman" w:hAnsi="Georgia"/>
          <w:sz w:val="29"/>
          <w:szCs w:val="29"/>
        </w:rPr>
        <w:t>Population</w:t>
      </w:r>
    </w:p>
    <w:p w14:paraId="762836EB" w14:textId="2535F360" w:rsidR="004B518E" w:rsidRDefault="004B518E">
      <w:pPr>
        <w:pStyle w:val="NormalWeb"/>
        <w:divId w:val="1083915984"/>
        <w:rPr>
          <w:rFonts w:ascii="Georgia" w:hAnsi="Georgia"/>
        </w:rPr>
      </w:pPr>
      <w:r>
        <w:rPr>
          <w:rFonts w:ascii="Georgia" w:hAnsi="Georgia"/>
        </w:rPr>
        <w:t xml:space="preserve">This species is known from 21 herbarium specimens collected between 1900 and 2023 with </w:t>
      </w:r>
      <w:proofErr w:type="gramStart"/>
      <w:r>
        <w:rPr>
          <w:rFonts w:ascii="Georgia" w:hAnsi="Georgia"/>
        </w:rPr>
        <w:t>the majority of</w:t>
      </w:r>
      <w:proofErr w:type="gramEnd"/>
      <w:r>
        <w:rPr>
          <w:rFonts w:ascii="Georgia" w:hAnsi="Georgia"/>
        </w:rPr>
        <w:t xml:space="preserve"> collections made since 1990. It is known to be locally abundant around the foot of Mount Cameroon but elsewhere, relatively rare (</w:t>
      </w:r>
      <w:proofErr w:type="spellStart"/>
      <w:r>
        <w:rPr>
          <w:rFonts w:ascii="Georgia" w:hAnsi="Georgia"/>
        </w:rPr>
        <w:t>Onana</w:t>
      </w:r>
      <w:proofErr w:type="spellEnd"/>
      <w:r>
        <w:rPr>
          <w:rFonts w:ascii="Georgia" w:hAnsi="Georgia"/>
        </w:rPr>
        <w:t xml:space="preserve"> 2013, Lachenaud 2019, Cable and Cheek 1998). </w:t>
      </w:r>
      <w:commentRangeStart w:id="14"/>
      <w:r>
        <w:rPr>
          <w:rFonts w:ascii="Georgia" w:hAnsi="Georgia"/>
        </w:rPr>
        <w:t xml:space="preserve">At the collection site near </w:t>
      </w:r>
      <w:proofErr w:type="spellStart"/>
      <w:r>
        <w:rPr>
          <w:rFonts w:ascii="Georgia" w:hAnsi="Georgia"/>
        </w:rPr>
        <w:t>Njonji</w:t>
      </w:r>
      <w:proofErr w:type="spellEnd"/>
      <w:r>
        <w:rPr>
          <w:rFonts w:ascii="Georgia" w:hAnsi="Georgia"/>
        </w:rPr>
        <w:t xml:space="preserve"> hundreds of individuals were recorded in a small area and this site, alongside the collection at </w:t>
      </w:r>
      <w:proofErr w:type="spellStart"/>
      <w:r>
        <w:rPr>
          <w:rFonts w:ascii="Georgia" w:hAnsi="Georgia"/>
        </w:rPr>
        <w:t>Bonama</w:t>
      </w:r>
      <w:proofErr w:type="spellEnd"/>
      <w:r>
        <w:rPr>
          <w:rFonts w:ascii="Georgia" w:hAnsi="Georgia"/>
        </w:rPr>
        <w:t xml:space="preserve"> </w:t>
      </w:r>
      <w:proofErr w:type="spellStart"/>
      <w:r>
        <w:rPr>
          <w:rFonts w:ascii="Georgia" w:hAnsi="Georgia"/>
        </w:rPr>
        <w:t>Bakweri</w:t>
      </w:r>
      <w:proofErr w:type="spellEnd"/>
      <w:r>
        <w:rPr>
          <w:rFonts w:ascii="Georgia" w:hAnsi="Georgia"/>
        </w:rPr>
        <w:t xml:space="preserve">, are noted to be secure sites for this species. </w:t>
      </w:r>
      <w:commentRangeEnd w:id="14"/>
      <w:r w:rsidR="00E11307">
        <w:rPr>
          <w:rStyle w:val="CommentReference"/>
        </w:rPr>
        <w:commentReference w:id="14"/>
      </w:r>
      <w:r>
        <w:rPr>
          <w:rFonts w:ascii="Georgia" w:hAnsi="Georgia"/>
        </w:rPr>
        <w:t xml:space="preserve">At other sites, </w:t>
      </w:r>
      <w:proofErr w:type="gramStart"/>
      <w:r>
        <w:rPr>
          <w:rFonts w:ascii="Georgia" w:hAnsi="Georgia"/>
        </w:rPr>
        <w:t>a large number of</w:t>
      </w:r>
      <w:proofErr w:type="gramEnd"/>
      <w:r>
        <w:rPr>
          <w:rFonts w:ascii="Georgia" w:hAnsi="Georgia"/>
        </w:rPr>
        <w:t xml:space="preserve"> individuals have not been noted and </w:t>
      </w:r>
      <w:ins w:id="15" w:author="Jack Plummer" w:date="2024-04-26T09:04:00Z" w16du:dateUtc="2024-04-26T08:04:00Z">
        <w:r w:rsidR="00E11307">
          <w:rPr>
            <w:rFonts w:ascii="Georgia" w:hAnsi="Georgia"/>
          </w:rPr>
          <w:t>the subpopulations are only</w:t>
        </w:r>
      </w:ins>
      <w:del w:id="16" w:author="Jack Plummer" w:date="2024-04-26T09:04:00Z" w16du:dateUtc="2024-04-26T08:04:00Z">
        <w:r w:rsidDel="00E11307">
          <w:rPr>
            <w:rFonts w:ascii="Georgia" w:hAnsi="Georgia"/>
          </w:rPr>
          <w:delText>is</w:delText>
        </w:r>
      </w:del>
      <w:r>
        <w:rPr>
          <w:rFonts w:ascii="Georgia" w:hAnsi="Georgia"/>
        </w:rPr>
        <w:t xml:space="preserve"> known to occupy </w:t>
      </w:r>
      <w:del w:id="17" w:author="Jack Plummer" w:date="2024-04-26T09:04:00Z" w16du:dateUtc="2024-04-26T08:04:00Z">
        <w:r w:rsidDel="00E11307">
          <w:rPr>
            <w:rFonts w:ascii="Georgia" w:hAnsi="Georgia"/>
          </w:rPr>
          <w:delText xml:space="preserve">only </w:delText>
        </w:r>
      </w:del>
      <w:ins w:id="18" w:author="Jack Plummer" w:date="2024-04-26T09:04:00Z" w16du:dateUtc="2024-04-26T08:04:00Z">
        <w:r w:rsidR="00E11307">
          <w:rPr>
            <w:rFonts w:ascii="Georgia" w:hAnsi="Georgia"/>
          </w:rPr>
          <w:t>an area of</w:t>
        </w:r>
        <w:r w:rsidR="00E11307">
          <w:rPr>
            <w:rFonts w:ascii="Georgia" w:hAnsi="Georgia"/>
          </w:rPr>
          <w:t xml:space="preserve"> </w:t>
        </w:r>
      </w:ins>
      <w:r>
        <w:rPr>
          <w:rFonts w:ascii="Georgia" w:hAnsi="Georgia"/>
        </w:rPr>
        <w:t>1-2 m2. It is thought the subpopulations at Mt Cameroon are likely to be destroyed by planned expansion of plantations (</w:t>
      </w:r>
      <w:proofErr w:type="spellStart"/>
      <w:r>
        <w:rPr>
          <w:rFonts w:ascii="Georgia" w:hAnsi="Georgia"/>
        </w:rPr>
        <w:t>Onana</w:t>
      </w:r>
      <w:proofErr w:type="spellEnd"/>
      <w:r>
        <w:rPr>
          <w:rFonts w:ascii="Georgia" w:hAnsi="Georgia"/>
        </w:rPr>
        <w:t xml:space="preserve"> and Cheek 2011). However, no numerical population data is available</w:t>
      </w:r>
      <w:ins w:id="19" w:author="Jack Plummer" w:date="2024-04-26T09:04:00Z" w16du:dateUtc="2024-04-26T08:04:00Z">
        <w:r w:rsidR="00E11307">
          <w:rPr>
            <w:rFonts w:ascii="Georgia" w:hAnsi="Georgia"/>
          </w:rPr>
          <w:t>,</w:t>
        </w:r>
      </w:ins>
      <w:r>
        <w:rPr>
          <w:rFonts w:ascii="Georgia" w:hAnsi="Georgia"/>
        </w:rPr>
        <w:t xml:space="preserve"> and the current population trend is unknown. It is not known to be severely fragmented or subject to extreme fluctuations.</w:t>
      </w:r>
    </w:p>
    <w:p w14:paraId="7FCFBDE5" w14:textId="77777777" w:rsidR="004B518E" w:rsidRDefault="004B518E">
      <w:pPr>
        <w:pStyle w:val="Heading2"/>
        <w:divId w:val="1083915984"/>
        <w:rPr>
          <w:rFonts w:ascii="Georgia" w:eastAsia="Times New Roman" w:hAnsi="Georgia"/>
          <w:sz w:val="27"/>
          <w:szCs w:val="27"/>
        </w:rPr>
      </w:pPr>
      <w:r>
        <w:rPr>
          <w:rFonts w:ascii="Georgia" w:eastAsia="Times New Roman" w:hAnsi="Georgia"/>
          <w:sz w:val="27"/>
          <w:szCs w:val="27"/>
        </w:rPr>
        <w:t>Population Information</w:t>
      </w:r>
    </w:p>
    <w:p w14:paraId="5FB4F0A7" w14:textId="77777777" w:rsidR="004B518E" w:rsidRDefault="004B518E">
      <w:pPr>
        <w:pStyle w:val="NormalWeb"/>
        <w:divId w:val="1083915984"/>
        <w:rPr>
          <w:rFonts w:ascii="Georgia" w:hAnsi="Georgia"/>
        </w:rPr>
      </w:pPr>
      <w:r>
        <w:rPr>
          <w:rStyle w:val="datalabel1"/>
          <w:rFonts w:ascii="Georgia" w:hAnsi="Georgia"/>
        </w:rPr>
        <w:t xml:space="preserve">Current Population Trend: </w:t>
      </w:r>
      <w:r>
        <w:rPr>
          <w:rFonts w:ascii="Georgia" w:hAnsi="Georgia"/>
        </w:rPr>
        <w:t>Unknown</w:t>
      </w:r>
    </w:p>
    <w:p w14:paraId="3B811740" w14:textId="77777777" w:rsidR="004B518E" w:rsidRDefault="004B518E">
      <w:pPr>
        <w:pStyle w:val="Heading1"/>
        <w:divId w:val="1001354070"/>
        <w:rPr>
          <w:rFonts w:ascii="Georgia" w:eastAsia="Times New Roman" w:hAnsi="Georgia"/>
          <w:sz w:val="29"/>
          <w:szCs w:val="29"/>
        </w:rPr>
      </w:pPr>
      <w:r>
        <w:rPr>
          <w:rFonts w:ascii="Georgia" w:eastAsia="Times New Roman" w:hAnsi="Georgia"/>
          <w:sz w:val="29"/>
          <w:szCs w:val="29"/>
        </w:rPr>
        <w:t>Habitats and Ecology</w:t>
      </w:r>
    </w:p>
    <w:p w14:paraId="6265D142" w14:textId="77777777" w:rsidR="004B518E" w:rsidRDefault="004B518E">
      <w:pPr>
        <w:pStyle w:val="NormalWeb"/>
        <w:divId w:val="1001354070"/>
        <w:rPr>
          <w:rFonts w:ascii="Georgia" w:hAnsi="Georgia"/>
        </w:rPr>
      </w:pPr>
      <w:r>
        <w:rPr>
          <w:rFonts w:ascii="Georgia" w:hAnsi="Georgia"/>
        </w:rPr>
        <w:t>This species is a large shrub reaching 3m in height with highly attractive glossy black, pendulous fruits on contrasting bright red pedicels (</w:t>
      </w:r>
      <w:proofErr w:type="spellStart"/>
      <w:r>
        <w:rPr>
          <w:rFonts w:ascii="Georgia" w:hAnsi="Georgia"/>
        </w:rPr>
        <w:t>Onana</w:t>
      </w:r>
      <w:proofErr w:type="spellEnd"/>
      <w:r>
        <w:rPr>
          <w:rFonts w:ascii="Georgia" w:hAnsi="Georgia"/>
        </w:rPr>
        <w:t xml:space="preserve"> 2013, </w:t>
      </w:r>
      <w:proofErr w:type="spellStart"/>
      <w:r>
        <w:rPr>
          <w:rFonts w:ascii="Georgia" w:hAnsi="Georgia"/>
        </w:rPr>
        <w:t>Onana</w:t>
      </w:r>
      <w:proofErr w:type="spellEnd"/>
      <w:r>
        <w:rPr>
          <w:rFonts w:ascii="Georgia" w:hAnsi="Georgia"/>
        </w:rPr>
        <w:t xml:space="preserve"> and Cheek 2011). It has been collected in humid lowland evergreen forest, including in the </w:t>
      </w:r>
      <w:proofErr w:type="spellStart"/>
      <w:r>
        <w:rPr>
          <w:rFonts w:ascii="Georgia" w:hAnsi="Georgia"/>
        </w:rPr>
        <w:t>Bifran</w:t>
      </w:r>
      <w:proofErr w:type="spellEnd"/>
      <w:r>
        <w:rPr>
          <w:rFonts w:ascii="Georgia" w:hAnsi="Georgia"/>
        </w:rPr>
        <w:t xml:space="preserve"> Atlantic forests along the southern Nigerian-Cameroon border (</w:t>
      </w:r>
      <w:proofErr w:type="spellStart"/>
      <w:r>
        <w:rPr>
          <w:rFonts w:ascii="Georgia" w:hAnsi="Georgia"/>
        </w:rPr>
        <w:t>Onana</w:t>
      </w:r>
      <w:proofErr w:type="spellEnd"/>
      <w:r>
        <w:rPr>
          <w:rFonts w:ascii="Georgia" w:hAnsi="Georgia"/>
        </w:rPr>
        <w:t xml:space="preserve"> 2013, </w:t>
      </w:r>
      <w:proofErr w:type="spellStart"/>
      <w:r>
        <w:rPr>
          <w:rFonts w:ascii="Georgia" w:hAnsi="Georgia"/>
        </w:rPr>
        <w:t>Onana</w:t>
      </w:r>
      <w:proofErr w:type="spellEnd"/>
      <w:r>
        <w:rPr>
          <w:rFonts w:ascii="Georgia" w:hAnsi="Georgia"/>
        </w:rPr>
        <w:t xml:space="preserve"> and Cheek 2011).</w:t>
      </w:r>
    </w:p>
    <w:p w14:paraId="7719B71A" w14:textId="77777777" w:rsidR="004B518E" w:rsidRDefault="004B518E">
      <w:pPr>
        <w:pStyle w:val="Heading2"/>
        <w:divId w:val="1001354070"/>
        <w:rPr>
          <w:rFonts w:ascii="Georgia" w:eastAsia="Times New Roman" w:hAnsi="Georgia"/>
          <w:sz w:val="27"/>
          <w:szCs w:val="27"/>
        </w:rPr>
      </w:pPr>
      <w:r>
        <w:rPr>
          <w:rFonts w:ascii="Georgia" w:eastAsia="Times New Roman" w:hAnsi="Georgia"/>
          <w:sz w:val="27"/>
          <w:szCs w:val="27"/>
        </w:rPr>
        <w:t>IUCN Habitats Classification Scheme</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769"/>
        <w:gridCol w:w="718"/>
        <w:gridCol w:w="1020"/>
        <w:gridCol w:w="1888"/>
      </w:tblGrid>
      <w:tr w:rsidR="00077A0A" w14:paraId="0CBFD14D" w14:textId="77777777">
        <w:trPr>
          <w:divId w:val="1001354070"/>
          <w:tblCellSpacing w:w="15" w:type="dxa"/>
        </w:trPr>
        <w:tc>
          <w:tcPr>
            <w:tcW w:w="0" w:type="auto"/>
            <w:tcBorders>
              <w:bottom w:val="single" w:sz="6" w:space="0" w:color="000000"/>
            </w:tcBorders>
            <w:shd w:val="clear" w:color="auto" w:fill="BBBBBB"/>
            <w:vAlign w:val="center"/>
            <w:hideMark/>
          </w:tcPr>
          <w:p w14:paraId="30925064"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Habitat</w:t>
            </w:r>
          </w:p>
        </w:tc>
        <w:tc>
          <w:tcPr>
            <w:tcW w:w="0" w:type="auto"/>
            <w:tcBorders>
              <w:bottom w:val="single" w:sz="6" w:space="0" w:color="000000"/>
            </w:tcBorders>
            <w:shd w:val="clear" w:color="auto" w:fill="BBBBBB"/>
            <w:vAlign w:val="center"/>
            <w:hideMark/>
          </w:tcPr>
          <w:p w14:paraId="7822CE30"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Season</w:t>
            </w:r>
          </w:p>
        </w:tc>
        <w:tc>
          <w:tcPr>
            <w:tcW w:w="0" w:type="auto"/>
            <w:tcBorders>
              <w:bottom w:val="single" w:sz="6" w:space="0" w:color="000000"/>
            </w:tcBorders>
            <w:shd w:val="clear" w:color="auto" w:fill="BBBBBB"/>
            <w:vAlign w:val="center"/>
            <w:hideMark/>
          </w:tcPr>
          <w:p w14:paraId="6A4CFAAD"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Suitability</w:t>
            </w:r>
          </w:p>
        </w:tc>
        <w:tc>
          <w:tcPr>
            <w:tcW w:w="0" w:type="auto"/>
            <w:tcBorders>
              <w:bottom w:val="single" w:sz="6" w:space="0" w:color="000000"/>
            </w:tcBorders>
            <w:shd w:val="clear" w:color="auto" w:fill="BBBBBB"/>
            <w:vAlign w:val="center"/>
            <w:hideMark/>
          </w:tcPr>
          <w:p w14:paraId="2639A6C6"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Major Importance?</w:t>
            </w:r>
          </w:p>
        </w:tc>
      </w:tr>
      <w:tr w:rsidR="00077A0A" w14:paraId="2A2F0E79" w14:textId="77777777">
        <w:trPr>
          <w:divId w:val="1001354070"/>
          <w:tblCellSpacing w:w="15" w:type="dxa"/>
        </w:trPr>
        <w:tc>
          <w:tcPr>
            <w:tcW w:w="0" w:type="auto"/>
            <w:tcBorders>
              <w:bottom w:val="single" w:sz="6" w:space="0" w:color="CCCCCC"/>
            </w:tcBorders>
            <w:vAlign w:val="center"/>
            <w:hideMark/>
          </w:tcPr>
          <w:p w14:paraId="35CD2282" w14:textId="77777777" w:rsidR="004B518E" w:rsidRDefault="004B518E">
            <w:pPr>
              <w:spacing w:after="75"/>
              <w:rPr>
                <w:rFonts w:ascii="Georgia" w:eastAsia="Times New Roman" w:hAnsi="Georgia"/>
                <w:sz w:val="18"/>
                <w:szCs w:val="18"/>
              </w:rPr>
            </w:pPr>
            <w:r>
              <w:rPr>
                <w:rFonts w:ascii="Georgia" w:eastAsia="Times New Roman" w:hAnsi="Georgia"/>
                <w:sz w:val="18"/>
                <w:szCs w:val="18"/>
              </w:rPr>
              <w:t>1.6. Forest -&gt; Forest - Subtropical/Tropical Moist Lowland</w:t>
            </w:r>
          </w:p>
        </w:tc>
        <w:tc>
          <w:tcPr>
            <w:tcW w:w="0" w:type="auto"/>
            <w:tcBorders>
              <w:bottom w:val="single" w:sz="6" w:space="0" w:color="CCCCCC"/>
            </w:tcBorders>
            <w:vAlign w:val="center"/>
            <w:hideMark/>
          </w:tcPr>
          <w:p w14:paraId="19B19D29"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4DE6EFC2" w14:textId="77777777" w:rsidR="004B518E" w:rsidRDefault="004B518E">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2F88B25B"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r w:rsidR="00077A0A" w14:paraId="2FAEAC70" w14:textId="77777777">
        <w:trPr>
          <w:divId w:val="1001354070"/>
          <w:tblCellSpacing w:w="15" w:type="dxa"/>
        </w:trPr>
        <w:tc>
          <w:tcPr>
            <w:tcW w:w="0" w:type="auto"/>
            <w:tcBorders>
              <w:bottom w:val="single" w:sz="6" w:space="0" w:color="CCCCCC"/>
            </w:tcBorders>
            <w:vAlign w:val="center"/>
            <w:hideMark/>
          </w:tcPr>
          <w:p w14:paraId="6A4B0162" w14:textId="77777777" w:rsidR="004B518E" w:rsidRDefault="004B518E">
            <w:pPr>
              <w:spacing w:after="75"/>
              <w:rPr>
                <w:rFonts w:ascii="Georgia" w:eastAsia="Times New Roman" w:hAnsi="Georgia"/>
                <w:sz w:val="18"/>
                <w:szCs w:val="18"/>
              </w:rPr>
            </w:pPr>
            <w:r>
              <w:rPr>
                <w:rFonts w:ascii="Georgia" w:eastAsia="Times New Roman" w:hAnsi="Georgia"/>
                <w:sz w:val="18"/>
                <w:szCs w:val="18"/>
              </w:rPr>
              <w:t>1.9. Forest -&gt; Forest - Subtropical/Tropical Moist Montane</w:t>
            </w:r>
          </w:p>
        </w:tc>
        <w:tc>
          <w:tcPr>
            <w:tcW w:w="0" w:type="auto"/>
            <w:tcBorders>
              <w:bottom w:val="single" w:sz="6" w:space="0" w:color="CCCCCC"/>
            </w:tcBorders>
            <w:vAlign w:val="center"/>
            <w:hideMark/>
          </w:tcPr>
          <w:p w14:paraId="5A810D1A"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tcBorders>
              <w:bottom w:val="single" w:sz="6" w:space="0" w:color="CCCCCC"/>
            </w:tcBorders>
            <w:vAlign w:val="center"/>
            <w:hideMark/>
          </w:tcPr>
          <w:p w14:paraId="23E08BFE" w14:textId="77777777" w:rsidR="004B518E" w:rsidRDefault="004B518E">
            <w:pPr>
              <w:spacing w:after="75"/>
              <w:rPr>
                <w:rFonts w:ascii="Georgia" w:eastAsia="Times New Roman" w:hAnsi="Georgia"/>
                <w:sz w:val="18"/>
                <w:szCs w:val="18"/>
              </w:rPr>
            </w:pPr>
            <w:r>
              <w:rPr>
                <w:rFonts w:ascii="Georgia" w:eastAsia="Times New Roman" w:hAnsi="Georgia"/>
                <w:sz w:val="18"/>
                <w:szCs w:val="18"/>
              </w:rPr>
              <w:t>Suitable</w:t>
            </w:r>
          </w:p>
        </w:tc>
        <w:tc>
          <w:tcPr>
            <w:tcW w:w="0" w:type="auto"/>
            <w:tcBorders>
              <w:bottom w:val="single" w:sz="6" w:space="0" w:color="CCCCCC"/>
            </w:tcBorders>
            <w:vAlign w:val="center"/>
            <w:hideMark/>
          </w:tcPr>
          <w:p w14:paraId="7867582D"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bl>
    <w:p w14:paraId="5B1A025A" w14:textId="77777777" w:rsidR="004B518E" w:rsidRDefault="004B518E">
      <w:pPr>
        <w:pStyle w:val="Heading2"/>
        <w:divId w:val="1001354070"/>
        <w:rPr>
          <w:rFonts w:ascii="Georgia" w:eastAsia="Times New Roman" w:hAnsi="Georgia"/>
          <w:sz w:val="27"/>
          <w:szCs w:val="27"/>
        </w:rPr>
      </w:pPr>
      <w:r>
        <w:rPr>
          <w:rFonts w:ascii="Georgia" w:eastAsia="Times New Roman" w:hAnsi="Georgia"/>
          <w:sz w:val="27"/>
          <w:szCs w:val="27"/>
        </w:rPr>
        <w:t>Continuing Decline in Habitat</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2892"/>
        <w:gridCol w:w="894"/>
        <w:gridCol w:w="5224"/>
      </w:tblGrid>
      <w:tr w:rsidR="00077A0A" w14:paraId="0313392D" w14:textId="77777777">
        <w:trPr>
          <w:divId w:val="1001354070"/>
          <w:tblCellSpacing w:w="15" w:type="dxa"/>
        </w:trPr>
        <w:tc>
          <w:tcPr>
            <w:tcW w:w="0" w:type="auto"/>
            <w:tcBorders>
              <w:bottom w:val="single" w:sz="6" w:space="0" w:color="000000"/>
            </w:tcBorders>
            <w:shd w:val="clear" w:color="auto" w:fill="BBBBBB"/>
            <w:vAlign w:val="center"/>
            <w:hideMark/>
          </w:tcPr>
          <w:p w14:paraId="0FD92358"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Continuing decline in area, extent and/or quality of habitat?</w:t>
            </w:r>
          </w:p>
        </w:tc>
        <w:tc>
          <w:tcPr>
            <w:tcW w:w="0" w:type="auto"/>
            <w:tcBorders>
              <w:bottom w:val="single" w:sz="6" w:space="0" w:color="000000"/>
            </w:tcBorders>
            <w:shd w:val="clear" w:color="auto" w:fill="BBBBBB"/>
            <w:vAlign w:val="center"/>
            <w:hideMark/>
          </w:tcPr>
          <w:p w14:paraId="182DA8FC"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Qualifier</w:t>
            </w:r>
          </w:p>
        </w:tc>
        <w:tc>
          <w:tcPr>
            <w:tcW w:w="0" w:type="auto"/>
            <w:tcBorders>
              <w:bottom w:val="single" w:sz="6" w:space="0" w:color="000000"/>
            </w:tcBorders>
            <w:shd w:val="clear" w:color="auto" w:fill="BBBBBB"/>
            <w:vAlign w:val="center"/>
            <w:hideMark/>
          </w:tcPr>
          <w:p w14:paraId="2AB88000"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Justification</w:t>
            </w:r>
          </w:p>
        </w:tc>
      </w:tr>
      <w:tr w:rsidR="00077A0A" w14:paraId="7429D3B6" w14:textId="77777777">
        <w:trPr>
          <w:divId w:val="1001354070"/>
          <w:tblCellSpacing w:w="15" w:type="dxa"/>
        </w:trPr>
        <w:tc>
          <w:tcPr>
            <w:tcW w:w="0" w:type="auto"/>
            <w:vAlign w:val="center"/>
            <w:hideMark/>
          </w:tcPr>
          <w:p w14:paraId="1385172B" w14:textId="77777777" w:rsidR="004B518E" w:rsidRDefault="004B518E">
            <w:pPr>
              <w:spacing w:after="75"/>
              <w:rPr>
                <w:rFonts w:ascii="Georgia" w:eastAsia="Times New Roman" w:hAnsi="Georgia"/>
                <w:sz w:val="18"/>
                <w:szCs w:val="18"/>
              </w:rPr>
            </w:pPr>
            <w:r>
              <w:rPr>
                <w:rFonts w:ascii="Georgia" w:eastAsia="Times New Roman" w:hAnsi="Georgia"/>
                <w:sz w:val="18"/>
                <w:szCs w:val="18"/>
              </w:rPr>
              <w:t>Yes</w:t>
            </w:r>
          </w:p>
        </w:tc>
        <w:tc>
          <w:tcPr>
            <w:tcW w:w="0" w:type="auto"/>
            <w:vAlign w:val="center"/>
            <w:hideMark/>
          </w:tcPr>
          <w:p w14:paraId="73D6795A" w14:textId="77777777" w:rsidR="004B518E" w:rsidRDefault="004B518E">
            <w:pPr>
              <w:spacing w:after="75"/>
              <w:rPr>
                <w:rFonts w:ascii="Georgia" w:eastAsia="Times New Roman" w:hAnsi="Georgia"/>
                <w:sz w:val="18"/>
                <w:szCs w:val="18"/>
              </w:rPr>
            </w:pPr>
            <w:r>
              <w:rPr>
                <w:rFonts w:ascii="Georgia" w:eastAsia="Times New Roman" w:hAnsi="Georgia"/>
                <w:sz w:val="18"/>
                <w:szCs w:val="18"/>
              </w:rPr>
              <w:t>Inferred</w:t>
            </w:r>
          </w:p>
        </w:tc>
        <w:tc>
          <w:tcPr>
            <w:tcW w:w="0" w:type="auto"/>
            <w:vAlign w:val="center"/>
            <w:hideMark/>
          </w:tcPr>
          <w:p w14:paraId="05FA7366" w14:textId="77777777" w:rsidR="004B518E" w:rsidRDefault="004B518E">
            <w:pPr>
              <w:spacing w:after="75"/>
              <w:rPr>
                <w:rFonts w:ascii="Georgia" w:eastAsia="Times New Roman" w:hAnsi="Georgia"/>
                <w:sz w:val="18"/>
                <w:szCs w:val="18"/>
              </w:rPr>
            </w:pPr>
            <w:r>
              <w:rPr>
                <w:rFonts w:ascii="Georgia" w:eastAsia="Times New Roman" w:hAnsi="Georgia"/>
                <w:sz w:val="18"/>
                <w:szCs w:val="18"/>
              </w:rPr>
              <w:t xml:space="preserve">The area and habitat of this species is inferred to be declining due to logging, small scale agriculture, plantations, </w:t>
            </w:r>
            <w:proofErr w:type="gramStart"/>
            <w:r>
              <w:rPr>
                <w:rFonts w:ascii="Georgia" w:eastAsia="Times New Roman" w:hAnsi="Georgia"/>
                <w:sz w:val="18"/>
                <w:szCs w:val="18"/>
              </w:rPr>
              <w:t>mining</w:t>
            </w:r>
            <w:proofErr w:type="gramEnd"/>
            <w:r>
              <w:rPr>
                <w:rFonts w:ascii="Georgia" w:eastAsia="Times New Roman" w:hAnsi="Georgia"/>
                <w:sz w:val="18"/>
                <w:szCs w:val="18"/>
              </w:rPr>
              <w:t xml:space="preserve"> and urban expansion.</w:t>
            </w:r>
          </w:p>
        </w:tc>
      </w:tr>
    </w:tbl>
    <w:p w14:paraId="03ABEE26" w14:textId="77777777" w:rsidR="004B518E" w:rsidRDefault="004B518E">
      <w:pPr>
        <w:pStyle w:val="Heading2"/>
        <w:divId w:val="1001354070"/>
        <w:rPr>
          <w:rFonts w:ascii="Georgia" w:eastAsia="Times New Roman" w:hAnsi="Georgia"/>
          <w:sz w:val="27"/>
          <w:szCs w:val="27"/>
        </w:rPr>
      </w:pPr>
      <w:r>
        <w:rPr>
          <w:rFonts w:ascii="Georgia" w:eastAsia="Times New Roman" w:hAnsi="Georgia"/>
          <w:sz w:val="27"/>
          <w:szCs w:val="27"/>
        </w:rPr>
        <w:t>Systems</w:t>
      </w:r>
    </w:p>
    <w:p w14:paraId="75DBD32F" w14:textId="77777777" w:rsidR="004B518E" w:rsidRDefault="004B518E">
      <w:pPr>
        <w:pStyle w:val="NormalWeb"/>
        <w:divId w:val="1001354070"/>
        <w:rPr>
          <w:rFonts w:ascii="Georgia" w:hAnsi="Georgia"/>
        </w:rPr>
      </w:pPr>
      <w:r>
        <w:rPr>
          <w:rStyle w:val="datalabel1"/>
          <w:rFonts w:ascii="Georgia" w:hAnsi="Georgia"/>
        </w:rPr>
        <w:lastRenderedPageBreak/>
        <w:t xml:space="preserve">System: </w:t>
      </w:r>
      <w:r>
        <w:rPr>
          <w:rFonts w:ascii="Georgia" w:hAnsi="Georgia"/>
        </w:rPr>
        <w:t>Terrestrial</w:t>
      </w:r>
    </w:p>
    <w:p w14:paraId="0D41B8CC" w14:textId="77777777" w:rsidR="004B518E" w:rsidRDefault="004B518E">
      <w:pPr>
        <w:pStyle w:val="Heading2"/>
        <w:divId w:val="1001354070"/>
        <w:rPr>
          <w:rFonts w:ascii="Georgia" w:eastAsia="Times New Roman" w:hAnsi="Georgia"/>
          <w:sz w:val="27"/>
          <w:szCs w:val="27"/>
        </w:rPr>
      </w:pPr>
      <w:r>
        <w:rPr>
          <w:rFonts w:ascii="Georgia" w:eastAsia="Times New Roman" w:hAnsi="Georgia"/>
          <w:sz w:val="27"/>
          <w:szCs w:val="27"/>
        </w:rPr>
        <w:t>Plant / Fungi Specific</w:t>
      </w:r>
    </w:p>
    <w:p w14:paraId="2D5B345D" w14:textId="77777777" w:rsidR="004B518E" w:rsidRDefault="004B518E">
      <w:pPr>
        <w:pStyle w:val="NormalWeb"/>
        <w:divId w:val="1001354070"/>
        <w:rPr>
          <w:rFonts w:ascii="Georgia" w:hAnsi="Georgia"/>
        </w:rPr>
      </w:pPr>
      <w:r>
        <w:rPr>
          <w:rStyle w:val="datalabel1"/>
          <w:rFonts w:ascii="Georgia" w:hAnsi="Georgia"/>
        </w:rPr>
        <w:t xml:space="preserve">Wild relative of a crop? </w:t>
      </w:r>
      <w:r>
        <w:rPr>
          <w:rFonts w:ascii="Georgia" w:hAnsi="Georgia"/>
        </w:rPr>
        <w:t>No</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3092"/>
      </w:tblGrid>
      <w:tr w:rsidR="00077A0A" w14:paraId="2BBE4469" w14:textId="77777777">
        <w:trPr>
          <w:divId w:val="1001354070"/>
          <w:tblCellSpacing w:w="15" w:type="dxa"/>
        </w:trPr>
        <w:tc>
          <w:tcPr>
            <w:tcW w:w="0" w:type="auto"/>
            <w:tcBorders>
              <w:bottom w:val="single" w:sz="6" w:space="0" w:color="000000"/>
            </w:tcBorders>
            <w:shd w:val="clear" w:color="auto" w:fill="BBBBBB"/>
            <w:vAlign w:val="center"/>
            <w:hideMark/>
          </w:tcPr>
          <w:p w14:paraId="1EF4ADDA"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Plant and Fungal Growth Forms</w:t>
            </w:r>
          </w:p>
        </w:tc>
      </w:tr>
      <w:tr w:rsidR="00077A0A" w14:paraId="3D5E9055" w14:textId="77777777">
        <w:trPr>
          <w:divId w:val="1001354070"/>
          <w:tblCellSpacing w:w="15" w:type="dxa"/>
        </w:trPr>
        <w:tc>
          <w:tcPr>
            <w:tcW w:w="0" w:type="auto"/>
            <w:tcBorders>
              <w:bottom w:val="single" w:sz="6" w:space="0" w:color="CCCCCC"/>
            </w:tcBorders>
            <w:vAlign w:val="center"/>
            <w:hideMark/>
          </w:tcPr>
          <w:p w14:paraId="3D533D2C" w14:textId="77777777" w:rsidR="004B518E" w:rsidRDefault="004B518E">
            <w:pPr>
              <w:spacing w:after="75"/>
              <w:rPr>
                <w:rFonts w:ascii="Georgia" w:eastAsia="Times New Roman" w:hAnsi="Georgia"/>
                <w:sz w:val="18"/>
                <w:szCs w:val="18"/>
              </w:rPr>
            </w:pPr>
            <w:r>
              <w:rPr>
                <w:rFonts w:ascii="Georgia" w:eastAsia="Times New Roman" w:hAnsi="Georgia"/>
                <w:sz w:val="18"/>
                <w:szCs w:val="18"/>
              </w:rPr>
              <w:t>Shrub - large</w:t>
            </w:r>
          </w:p>
        </w:tc>
      </w:tr>
    </w:tbl>
    <w:p w14:paraId="6FD3F46D" w14:textId="77777777" w:rsidR="004B518E" w:rsidRDefault="004B518E">
      <w:pPr>
        <w:pStyle w:val="Heading1"/>
        <w:divId w:val="1611619117"/>
        <w:rPr>
          <w:rFonts w:ascii="Georgia" w:eastAsia="Times New Roman" w:hAnsi="Georgia"/>
          <w:sz w:val="29"/>
          <w:szCs w:val="29"/>
        </w:rPr>
      </w:pPr>
      <w:r>
        <w:rPr>
          <w:rFonts w:ascii="Georgia" w:eastAsia="Times New Roman" w:hAnsi="Georgia"/>
          <w:sz w:val="29"/>
          <w:szCs w:val="29"/>
        </w:rPr>
        <w:t>Use and Trade</w:t>
      </w:r>
    </w:p>
    <w:p w14:paraId="3154FADA" w14:textId="77777777" w:rsidR="004B518E" w:rsidRDefault="004B518E">
      <w:pPr>
        <w:pStyle w:val="Heading2"/>
        <w:divId w:val="1611619117"/>
        <w:rPr>
          <w:rFonts w:ascii="Georgia" w:eastAsia="Times New Roman" w:hAnsi="Georgia"/>
          <w:sz w:val="27"/>
          <w:szCs w:val="27"/>
        </w:rPr>
      </w:pPr>
      <w:r>
        <w:rPr>
          <w:rFonts w:ascii="Georgia" w:eastAsia="Times New Roman" w:hAnsi="Georgia"/>
          <w:sz w:val="27"/>
          <w:szCs w:val="27"/>
        </w:rPr>
        <w:t>General Use and Trade Information</w:t>
      </w:r>
    </w:p>
    <w:p w14:paraId="24283D69" w14:textId="77777777" w:rsidR="004B518E" w:rsidRDefault="004B518E">
      <w:pPr>
        <w:pStyle w:val="NormalWeb"/>
        <w:divId w:val="1611619117"/>
        <w:rPr>
          <w:rFonts w:ascii="Georgia" w:hAnsi="Georgia"/>
        </w:rPr>
      </w:pPr>
      <w:r>
        <w:rPr>
          <w:rStyle w:val="datalabel1"/>
          <w:rFonts w:ascii="Georgia" w:hAnsi="Georgia"/>
        </w:rPr>
        <w:t xml:space="preserve">Species not utilized: </w:t>
      </w:r>
      <w:proofErr w:type="gramStart"/>
      <w:r>
        <w:rPr>
          <w:rFonts w:ascii="Georgia" w:hAnsi="Georgia"/>
        </w:rPr>
        <w:t>true</w:t>
      </w:r>
      <w:proofErr w:type="gramEnd"/>
    </w:p>
    <w:p w14:paraId="36C8B22C" w14:textId="77777777" w:rsidR="004B518E" w:rsidRDefault="004B518E">
      <w:pPr>
        <w:pStyle w:val="NormalWeb"/>
        <w:divId w:val="1611619117"/>
        <w:rPr>
          <w:rFonts w:ascii="Georgia" w:hAnsi="Georgia"/>
        </w:rPr>
      </w:pPr>
      <w:r>
        <w:rPr>
          <w:rFonts w:ascii="Georgia" w:hAnsi="Georgia"/>
        </w:rPr>
        <w:t>This species is not known to be utilized or traded.</w:t>
      </w:r>
    </w:p>
    <w:p w14:paraId="4C681155" w14:textId="77777777" w:rsidR="004B518E" w:rsidRDefault="004B518E">
      <w:pPr>
        <w:pStyle w:val="Heading1"/>
        <w:divId w:val="36787159"/>
        <w:rPr>
          <w:rFonts w:ascii="Georgia" w:eastAsia="Times New Roman" w:hAnsi="Georgia"/>
          <w:sz w:val="29"/>
          <w:szCs w:val="29"/>
        </w:rPr>
      </w:pPr>
      <w:r>
        <w:rPr>
          <w:rFonts w:ascii="Georgia" w:eastAsia="Times New Roman" w:hAnsi="Georgia"/>
          <w:sz w:val="29"/>
          <w:szCs w:val="29"/>
        </w:rPr>
        <w:t>Threats</w:t>
      </w:r>
    </w:p>
    <w:p w14:paraId="4F6DD16E" w14:textId="65E658CB" w:rsidR="004B518E" w:rsidRDefault="004B518E">
      <w:pPr>
        <w:pStyle w:val="NormalWeb"/>
        <w:divId w:val="36787159"/>
        <w:rPr>
          <w:rFonts w:ascii="Georgia" w:hAnsi="Georgia"/>
        </w:rPr>
      </w:pPr>
      <w:r>
        <w:rPr>
          <w:rFonts w:ascii="Georgia" w:hAnsi="Georgia"/>
        </w:rPr>
        <w:t>The forest habitat where this species has been collected is under threat from logging, small</w:t>
      </w:r>
      <w:ins w:id="20" w:author="Jack Plummer" w:date="2024-04-26T09:06:00Z" w16du:dateUtc="2024-04-26T08:06:00Z">
        <w:r w:rsidR="00E11307">
          <w:rPr>
            <w:rFonts w:ascii="Georgia" w:hAnsi="Georgia"/>
          </w:rPr>
          <w:t>-</w:t>
        </w:r>
      </w:ins>
      <w:r>
        <w:rPr>
          <w:rFonts w:ascii="Georgia" w:hAnsi="Georgia"/>
        </w:rPr>
        <w:t xml:space="preserve"> and large</w:t>
      </w:r>
      <w:ins w:id="21" w:author="Jack Plummer" w:date="2024-04-26T09:06:00Z" w16du:dateUtc="2024-04-26T08:06:00Z">
        <w:r w:rsidR="00E11307">
          <w:rPr>
            <w:rFonts w:ascii="Georgia" w:hAnsi="Georgia"/>
          </w:rPr>
          <w:t>-</w:t>
        </w:r>
      </w:ins>
      <w:del w:id="22" w:author="Jack Plummer" w:date="2024-04-26T09:06:00Z" w16du:dateUtc="2024-04-26T08:06:00Z">
        <w:r w:rsidDel="00E11307">
          <w:rPr>
            <w:rFonts w:ascii="Georgia" w:hAnsi="Georgia"/>
          </w:rPr>
          <w:delText xml:space="preserve"> </w:delText>
        </w:r>
      </w:del>
      <w:r>
        <w:rPr>
          <w:rFonts w:ascii="Georgia" w:hAnsi="Georgia"/>
        </w:rPr>
        <w:t>scale agriculture, mining</w:t>
      </w:r>
      <w:ins w:id="23" w:author="Jack Plummer" w:date="2024-04-26T09:07:00Z" w16du:dateUtc="2024-04-26T08:07:00Z">
        <w:r w:rsidR="005220D7">
          <w:rPr>
            <w:rFonts w:ascii="Georgia" w:hAnsi="Georgia"/>
          </w:rPr>
          <w:t>,</w:t>
        </w:r>
      </w:ins>
      <w:r>
        <w:rPr>
          <w:rFonts w:ascii="Georgia" w:hAnsi="Georgia"/>
        </w:rPr>
        <w:t xml:space="preserve"> and encroachment from urban development projects and settlements over much of its range. The forests on the lower slopes around Mt Cameroon are outside of the national park and in the coastal strip, of which much has already been replaced with palm oil plantations. Therefore, the collections in this area are at risk from planned expansions of plantations, with one collection already falling within an oil palm plantation (</w:t>
      </w:r>
      <w:proofErr w:type="spellStart"/>
      <w:r>
        <w:rPr>
          <w:rFonts w:ascii="Georgia" w:hAnsi="Georgia"/>
        </w:rPr>
        <w:t>Onana</w:t>
      </w:r>
      <w:proofErr w:type="spellEnd"/>
      <w:r>
        <w:rPr>
          <w:rFonts w:ascii="Georgia" w:hAnsi="Georgia"/>
        </w:rPr>
        <w:t xml:space="preserve"> and Cheek 2011), and from small-scale agriculture and logging that have degraded the surrounding area. Continued urban development and oil prospect</w:t>
      </w:r>
      <w:ins w:id="24" w:author="Jack Plummer" w:date="2024-04-26T09:07:00Z" w16du:dateUtc="2024-04-26T08:07:00Z">
        <w:r w:rsidR="005220D7">
          <w:rPr>
            <w:rFonts w:ascii="Georgia" w:hAnsi="Georgia"/>
          </w:rPr>
          <w:t>ing</w:t>
        </w:r>
      </w:ins>
      <w:del w:id="25" w:author="Jack Plummer" w:date="2024-04-26T09:07:00Z" w16du:dateUtc="2024-04-26T08:07:00Z">
        <w:r w:rsidDel="005220D7">
          <w:rPr>
            <w:rFonts w:ascii="Georgia" w:hAnsi="Georgia"/>
          </w:rPr>
          <w:delText>s</w:delText>
        </w:r>
      </w:del>
      <w:r>
        <w:rPr>
          <w:rFonts w:ascii="Georgia" w:hAnsi="Georgia"/>
        </w:rPr>
        <w:t xml:space="preserve"> in the areas around Mount Cameroon threaten the species through the likely increase of </w:t>
      </w:r>
      <w:proofErr w:type="gramStart"/>
      <w:r>
        <w:rPr>
          <w:rFonts w:ascii="Georgia" w:hAnsi="Georgia"/>
        </w:rPr>
        <w:t>population, and</w:t>
      </w:r>
      <w:proofErr w:type="gramEnd"/>
      <w:r>
        <w:rPr>
          <w:rFonts w:ascii="Georgia" w:hAnsi="Georgia"/>
        </w:rPr>
        <w:t xml:space="preserve"> associated agricultural and urban encroachment (Murphy et al. 2023). In the </w:t>
      </w:r>
      <w:proofErr w:type="spellStart"/>
      <w:r>
        <w:rPr>
          <w:rFonts w:ascii="Georgia" w:hAnsi="Georgia"/>
        </w:rPr>
        <w:t>Bakossi</w:t>
      </w:r>
      <w:proofErr w:type="spellEnd"/>
      <w:r>
        <w:rPr>
          <w:rFonts w:ascii="Georgia" w:hAnsi="Georgia"/>
        </w:rPr>
        <w:t xml:space="preserve"> Mountains, small-scale cultivation and settlements a</w:t>
      </w:r>
      <w:r w:rsidR="00730BED">
        <w:rPr>
          <w:rFonts w:ascii="Georgia" w:hAnsi="Georgia"/>
        </w:rPr>
        <w:t>re</w:t>
      </w:r>
      <w:r>
        <w:rPr>
          <w:rFonts w:ascii="Georgia" w:hAnsi="Georgia"/>
        </w:rPr>
        <w:t xml:space="preserve"> the main threats to the collections falling just outside the national park border (Murphy et al. 2023). In South Region, one collection is at high risk as </w:t>
      </w:r>
      <w:ins w:id="26" w:author="Jack Plummer" w:date="2024-04-26T09:07:00Z" w16du:dateUtc="2024-04-26T08:07:00Z">
        <w:r w:rsidR="005220D7">
          <w:rPr>
            <w:rFonts w:ascii="Georgia" w:hAnsi="Georgia"/>
          </w:rPr>
          <w:t xml:space="preserve">it </w:t>
        </w:r>
      </w:ins>
      <w:r>
        <w:rPr>
          <w:rFonts w:ascii="Georgia" w:hAnsi="Georgia"/>
        </w:rPr>
        <w:t xml:space="preserve">falls within a logging and mining concession (Global Forest Watch 2024), and whilst the other is within the national park, it is threatened by </w:t>
      </w:r>
      <w:proofErr w:type="gramStart"/>
      <w:r>
        <w:rPr>
          <w:rFonts w:ascii="Georgia" w:hAnsi="Georgia"/>
        </w:rPr>
        <w:t>a number of</w:t>
      </w:r>
      <w:proofErr w:type="gramEnd"/>
      <w:r>
        <w:rPr>
          <w:rFonts w:ascii="Georgia" w:hAnsi="Georgia"/>
        </w:rPr>
        <w:t xml:space="preserve"> developments that will increase the population in the area e.g. the pipeline project (Murphy et al. 2023). In Nigeria, the </w:t>
      </w:r>
      <w:proofErr w:type="spellStart"/>
      <w:r>
        <w:rPr>
          <w:rFonts w:ascii="Georgia" w:hAnsi="Georgia"/>
        </w:rPr>
        <w:t>Akamkpa</w:t>
      </w:r>
      <w:proofErr w:type="spellEnd"/>
      <w:r>
        <w:rPr>
          <w:rFonts w:ascii="Georgia" w:hAnsi="Georgia"/>
        </w:rPr>
        <w:t xml:space="preserve"> area where the species was collected has seen significant tree cover loss since 2000, with satellite imagery showing palm oil plantations around the collection site (Global Forest Watch 2024, Google Earth Pro 2024). </w:t>
      </w:r>
    </w:p>
    <w:p w14:paraId="430843D9" w14:textId="77777777" w:rsidR="004B518E" w:rsidRDefault="004B518E">
      <w:pPr>
        <w:pStyle w:val="Heading2"/>
        <w:divId w:val="36787159"/>
        <w:rPr>
          <w:rFonts w:ascii="Georgia" w:eastAsia="Times New Roman" w:hAnsi="Georgia"/>
          <w:sz w:val="27"/>
          <w:szCs w:val="27"/>
        </w:rPr>
      </w:pPr>
      <w:r>
        <w:rPr>
          <w:rFonts w:ascii="Georgia" w:eastAsia="Times New Roman" w:hAnsi="Georgia"/>
          <w:sz w:val="27"/>
          <w:szCs w:val="27"/>
        </w:rPr>
        <w:t>Threats Classification Scheme</w:t>
      </w:r>
    </w:p>
    <w:p w14:paraId="2F1FC256" w14:textId="77777777" w:rsidR="004B518E" w:rsidRDefault="004B518E">
      <w:pPr>
        <w:pStyle w:val="NormalWeb"/>
        <w:divId w:val="36787159"/>
        <w:rPr>
          <w:rFonts w:ascii="Georgia" w:hAnsi="Georgia"/>
        </w:rPr>
      </w:pPr>
      <w:r>
        <w:rPr>
          <w:rStyle w:val="datalabel1"/>
          <w:rFonts w:ascii="Georgia" w:hAnsi="Georgia"/>
        </w:rPr>
        <w:t xml:space="preserve">No past, ongoing, or future threats exist to this species. </w:t>
      </w:r>
      <w:commentRangeStart w:id="27"/>
      <w:r>
        <w:rPr>
          <w:rFonts w:ascii="Georgia" w:hAnsi="Georgia"/>
        </w:rPr>
        <w:t>false</w:t>
      </w:r>
      <w:commentRangeEnd w:id="27"/>
      <w:r w:rsidR="005220D7">
        <w:rPr>
          <w:rStyle w:val="CommentReference"/>
        </w:rPr>
        <w:commentReference w:id="27"/>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789"/>
        <w:gridCol w:w="740"/>
        <w:gridCol w:w="609"/>
        <w:gridCol w:w="872"/>
      </w:tblGrid>
      <w:tr w:rsidR="00077A0A" w14:paraId="161B5416" w14:textId="77777777">
        <w:trPr>
          <w:divId w:val="36787159"/>
          <w:tblCellSpacing w:w="15" w:type="dxa"/>
        </w:trPr>
        <w:tc>
          <w:tcPr>
            <w:tcW w:w="0" w:type="auto"/>
            <w:tcBorders>
              <w:bottom w:val="single" w:sz="6" w:space="0" w:color="000000"/>
            </w:tcBorders>
            <w:shd w:val="clear" w:color="auto" w:fill="BBBBBB"/>
            <w:vAlign w:val="center"/>
            <w:hideMark/>
          </w:tcPr>
          <w:p w14:paraId="706F234C"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Threat</w:t>
            </w:r>
          </w:p>
        </w:tc>
        <w:tc>
          <w:tcPr>
            <w:tcW w:w="0" w:type="auto"/>
            <w:tcBorders>
              <w:bottom w:val="single" w:sz="6" w:space="0" w:color="000000"/>
            </w:tcBorders>
            <w:shd w:val="clear" w:color="auto" w:fill="BBBBBB"/>
            <w:vAlign w:val="center"/>
            <w:hideMark/>
          </w:tcPr>
          <w:p w14:paraId="72AA1471"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Timing</w:t>
            </w:r>
          </w:p>
        </w:tc>
        <w:tc>
          <w:tcPr>
            <w:tcW w:w="0" w:type="auto"/>
            <w:tcBorders>
              <w:bottom w:val="single" w:sz="6" w:space="0" w:color="000000"/>
            </w:tcBorders>
            <w:shd w:val="clear" w:color="auto" w:fill="BBBBBB"/>
            <w:vAlign w:val="center"/>
            <w:hideMark/>
          </w:tcPr>
          <w:p w14:paraId="01DF1A62"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Scope</w:t>
            </w:r>
          </w:p>
        </w:tc>
        <w:tc>
          <w:tcPr>
            <w:tcW w:w="0" w:type="auto"/>
            <w:tcBorders>
              <w:bottom w:val="single" w:sz="6" w:space="0" w:color="000000"/>
            </w:tcBorders>
            <w:shd w:val="clear" w:color="auto" w:fill="BBBBBB"/>
            <w:vAlign w:val="center"/>
            <w:hideMark/>
          </w:tcPr>
          <w:p w14:paraId="6703C14B"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Severity</w:t>
            </w:r>
          </w:p>
        </w:tc>
      </w:tr>
      <w:tr w:rsidR="00077A0A" w14:paraId="013334B5" w14:textId="77777777">
        <w:trPr>
          <w:divId w:val="36787159"/>
          <w:tblCellSpacing w:w="15" w:type="dxa"/>
        </w:trPr>
        <w:tc>
          <w:tcPr>
            <w:tcW w:w="0" w:type="auto"/>
            <w:vAlign w:val="center"/>
            <w:hideMark/>
          </w:tcPr>
          <w:p w14:paraId="31758172" w14:textId="77777777" w:rsidR="004B518E" w:rsidRDefault="004B518E">
            <w:pPr>
              <w:spacing w:after="75"/>
              <w:rPr>
                <w:rFonts w:ascii="Georgia" w:eastAsia="Times New Roman" w:hAnsi="Georgia"/>
                <w:sz w:val="18"/>
                <w:szCs w:val="18"/>
              </w:rPr>
            </w:pPr>
            <w:r>
              <w:rPr>
                <w:rFonts w:ascii="Georgia" w:eastAsia="Times New Roman" w:hAnsi="Georgia"/>
                <w:sz w:val="18"/>
                <w:szCs w:val="18"/>
              </w:rPr>
              <w:t>1.1. Residential &amp; commercial development -&gt; Housing &amp; urban areas</w:t>
            </w:r>
          </w:p>
        </w:tc>
        <w:tc>
          <w:tcPr>
            <w:tcW w:w="0" w:type="auto"/>
            <w:vAlign w:val="center"/>
            <w:hideMark/>
          </w:tcPr>
          <w:p w14:paraId="03F3C7C3" w14:textId="77777777" w:rsidR="004B518E" w:rsidRDefault="004B518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A43330C"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3F0A1778"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r w:rsidR="00077A0A" w14:paraId="69C50374" w14:textId="77777777">
        <w:trPr>
          <w:divId w:val="36787159"/>
          <w:tblCellSpacing w:w="15" w:type="dxa"/>
        </w:trPr>
        <w:tc>
          <w:tcPr>
            <w:tcW w:w="0" w:type="auto"/>
            <w:vAlign w:val="center"/>
            <w:hideMark/>
          </w:tcPr>
          <w:p w14:paraId="2479BCA0" w14:textId="77777777" w:rsidR="004B518E" w:rsidRDefault="004B518E">
            <w:pPr>
              <w:spacing w:after="75"/>
              <w:rPr>
                <w:rFonts w:ascii="Georgia" w:eastAsia="Times New Roman" w:hAnsi="Georgia"/>
                <w:sz w:val="18"/>
                <w:szCs w:val="18"/>
              </w:rPr>
            </w:pPr>
            <w:r>
              <w:rPr>
                <w:rFonts w:ascii="Georgia" w:eastAsia="Times New Roman" w:hAnsi="Georgia"/>
                <w:sz w:val="18"/>
                <w:szCs w:val="18"/>
              </w:rPr>
              <w:t>2.1.2. Agriculture &amp; aquaculture -&gt; Annual &amp; perennial non-timber crops -&gt; Small-holder farming</w:t>
            </w:r>
          </w:p>
        </w:tc>
        <w:tc>
          <w:tcPr>
            <w:tcW w:w="0" w:type="auto"/>
            <w:vAlign w:val="center"/>
            <w:hideMark/>
          </w:tcPr>
          <w:p w14:paraId="6D461ACB" w14:textId="77777777" w:rsidR="004B518E" w:rsidRDefault="004B518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357ECCD4"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C84B29C"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r w:rsidR="00077A0A" w14:paraId="4177A6A4" w14:textId="77777777">
        <w:trPr>
          <w:divId w:val="36787159"/>
          <w:tblCellSpacing w:w="15" w:type="dxa"/>
        </w:trPr>
        <w:tc>
          <w:tcPr>
            <w:tcW w:w="0" w:type="auto"/>
            <w:vAlign w:val="center"/>
            <w:hideMark/>
          </w:tcPr>
          <w:p w14:paraId="462271DA" w14:textId="77777777" w:rsidR="004B518E" w:rsidRDefault="004B518E">
            <w:pPr>
              <w:spacing w:after="75"/>
              <w:rPr>
                <w:rFonts w:ascii="Georgia" w:eastAsia="Times New Roman" w:hAnsi="Georgia"/>
                <w:sz w:val="18"/>
                <w:szCs w:val="18"/>
              </w:rPr>
            </w:pPr>
            <w:r>
              <w:rPr>
                <w:rFonts w:ascii="Georgia" w:eastAsia="Times New Roman" w:hAnsi="Georgia"/>
                <w:sz w:val="18"/>
                <w:szCs w:val="18"/>
              </w:rPr>
              <w:t xml:space="preserve">2.1.3. Agriculture &amp; aquaculture -&gt; Annual &amp; perennial non-timber crops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farming</w:t>
            </w:r>
          </w:p>
        </w:tc>
        <w:tc>
          <w:tcPr>
            <w:tcW w:w="0" w:type="auto"/>
            <w:vAlign w:val="center"/>
            <w:hideMark/>
          </w:tcPr>
          <w:p w14:paraId="32768393" w14:textId="77777777" w:rsidR="004B518E" w:rsidRDefault="004B518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7A26DE8"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D5F060A"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r w:rsidR="00077A0A" w14:paraId="3A8CCC79" w14:textId="77777777">
        <w:trPr>
          <w:divId w:val="36787159"/>
          <w:tblCellSpacing w:w="15" w:type="dxa"/>
        </w:trPr>
        <w:tc>
          <w:tcPr>
            <w:tcW w:w="0" w:type="auto"/>
            <w:vAlign w:val="center"/>
            <w:hideMark/>
          </w:tcPr>
          <w:p w14:paraId="2640C8E8" w14:textId="77777777" w:rsidR="004B518E" w:rsidRDefault="004B518E">
            <w:pPr>
              <w:spacing w:after="75"/>
              <w:rPr>
                <w:rFonts w:ascii="Georgia" w:eastAsia="Times New Roman" w:hAnsi="Georgia"/>
                <w:sz w:val="18"/>
                <w:szCs w:val="18"/>
              </w:rPr>
            </w:pPr>
            <w:r>
              <w:rPr>
                <w:rFonts w:ascii="Georgia" w:eastAsia="Times New Roman" w:hAnsi="Georgia"/>
                <w:sz w:val="18"/>
                <w:szCs w:val="18"/>
              </w:rPr>
              <w:t xml:space="preserve">2.2.2. Agriculture &amp; aquaculture -&gt; Wood &amp; pulp plantations -&gt; </w:t>
            </w:r>
            <w:proofErr w:type="spellStart"/>
            <w:r>
              <w:rPr>
                <w:rFonts w:ascii="Georgia" w:eastAsia="Times New Roman" w:hAnsi="Georgia"/>
                <w:sz w:val="18"/>
                <w:szCs w:val="18"/>
              </w:rPr>
              <w:t>Agro</w:t>
            </w:r>
            <w:proofErr w:type="spellEnd"/>
            <w:r>
              <w:rPr>
                <w:rFonts w:ascii="Georgia" w:eastAsia="Times New Roman" w:hAnsi="Georgia"/>
                <w:sz w:val="18"/>
                <w:szCs w:val="18"/>
              </w:rPr>
              <w:t>-industry plantations</w:t>
            </w:r>
          </w:p>
        </w:tc>
        <w:tc>
          <w:tcPr>
            <w:tcW w:w="0" w:type="auto"/>
            <w:vAlign w:val="center"/>
            <w:hideMark/>
          </w:tcPr>
          <w:p w14:paraId="1E683244" w14:textId="77777777" w:rsidR="004B518E" w:rsidRDefault="004B518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1E5D2735"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76B5E12F" w14:textId="77777777" w:rsidR="004B518E" w:rsidRDefault="004B518E">
            <w:pPr>
              <w:spacing w:after="75"/>
              <w:rPr>
                <w:rFonts w:ascii="Georgia" w:eastAsia="Times New Roman" w:hAnsi="Georgia"/>
                <w:sz w:val="18"/>
                <w:szCs w:val="18"/>
              </w:rPr>
            </w:pPr>
            <w:r>
              <w:rPr>
                <w:rFonts w:ascii="Georgia" w:eastAsia="Times New Roman" w:hAnsi="Georgia"/>
                <w:sz w:val="18"/>
                <w:szCs w:val="18"/>
              </w:rPr>
              <w:t>Unknown</w:t>
            </w:r>
          </w:p>
        </w:tc>
      </w:tr>
      <w:tr w:rsidR="00077A0A" w14:paraId="7906FCDD" w14:textId="77777777">
        <w:trPr>
          <w:divId w:val="36787159"/>
          <w:tblCellSpacing w:w="15" w:type="dxa"/>
        </w:trPr>
        <w:tc>
          <w:tcPr>
            <w:tcW w:w="0" w:type="auto"/>
            <w:vAlign w:val="center"/>
            <w:hideMark/>
          </w:tcPr>
          <w:p w14:paraId="468D164C" w14:textId="77777777" w:rsidR="004B518E" w:rsidRDefault="004B518E">
            <w:pPr>
              <w:spacing w:after="75"/>
              <w:rPr>
                <w:rFonts w:ascii="Georgia" w:eastAsia="Times New Roman" w:hAnsi="Georgia"/>
                <w:sz w:val="18"/>
                <w:szCs w:val="18"/>
              </w:rPr>
            </w:pPr>
            <w:r>
              <w:rPr>
                <w:rFonts w:ascii="Georgia" w:eastAsia="Times New Roman" w:hAnsi="Georgia"/>
                <w:sz w:val="18"/>
                <w:szCs w:val="18"/>
              </w:rPr>
              <w:t>3.2. Energy production &amp; mining -&gt; Mining &amp; quarrying</w:t>
            </w:r>
          </w:p>
        </w:tc>
        <w:tc>
          <w:tcPr>
            <w:tcW w:w="0" w:type="auto"/>
            <w:vAlign w:val="center"/>
            <w:hideMark/>
          </w:tcPr>
          <w:p w14:paraId="2D9D415F" w14:textId="77777777" w:rsidR="004B518E" w:rsidRDefault="004B518E">
            <w:pPr>
              <w:spacing w:after="75"/>
              <w:rPr>
                <w:rFonts w:ascii="Georgia" w:eastAsia="Times New Roman" w:hAnsi="Georgia"/>
                <w:sz w:val="18"/>
                <w:szCs w:val="18"/>
              </w:rPr>
            </w:pPr>
            <w:r>
              <w:rPr>
                <w:rFonts w:ascii="Georgia" w:eastAsia="Times New Roman" w:hAnsi="Georgia"/>
                <w:sz w:val="18"/>
                <w:szCs w:val="18"/>
              </w:rPr>
              <w:t>Ongoing</w:t>
            </w:r>
          </w:p>
        </w:tc>
        <w:tc>
          <w:tcPr>
            <w:tcW w:w="0" w:type="auto"/>
            <w:vAlign w:val="center"/>
            <w:hideMark/>
          </w:tcPr>
          <w:p w14:paraId="04E1923D"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c>
          <w:tcPr>
            <w:tcW w:w="0" w:type="auto"/>
            <w:vAlign w:val="center"/>
            <w:hideMark/>
          </w:tcPr>
          <w:p w14:paraId="5CB3CE87"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bl>
    <w:p w14:paraId="1C1F92BD" w14:textId="77777777" w:rsidR="004B518E" w:rsidRDefault="004B518E">
      <w:pPr>
        <w:pStyle w:val="Heading1"/>
        <w:divId w:val="118689082"/>
        <w:rPr>
          <w:rFonts w:ascii="Georgia" w:eastAsia="Times New Roman" w:hAnsi="Georgia"/>
          <w:sz w:val="29"/>
          <w:szCs w:val="29"/>
        </w:rPr>
      </w:pPr>
      <w:r>
        <w:rPr>
          <w:rFonts w:ascii="Georgia" w:eastAsia="Times New Roman" w:hAnsi="Georgia"/>
          <w:sz w:val="29"/>
          <w:szCs w:val="29"/>
        </w:rPr>
        <w:t>Conservation</w:t>
      </w:r>
    </w:p>
    <w:p w14:paraId="024D183B" w14:textId="6595CAB2" w:rsidR="004B518E" w:rsidRDefault="004B518E">
      <w:pPr>
        <w:pStyle w:val="NormalWeb"/>
        <w:divId w:val="118689082"/>
        <w:rPr>
          <w:rFonts w:ascii="Georgia" w:hAnsi="Georgia"/>
        </w:rPr>
      </w:pPr>
      <w:r>
        <w:rPr>
          <w:rFonts w:ascii="Georgia" w:hAnsi="Georgia"/>
        </w:rPr>
        <w:lastRenderedPageBreak/>
        <w:t xml:space="preserve">There are currently no known ex-situ conservation sites for this species (BGCI 2024). It has been collected within the Mount Cameroon National Park, </w:t>
      </w:r>
      <w:proofErr w:type="spellStart"/>
      <w:r>
        <w:rPr>
          <w:rFonts w:ascii="Georgia" w:hAnsi="Georgia"/>
        </w:rPr>
        <w:t>Bakossi</w:t>
      </w:r>
      <w:proofErr w:type="spellEnd"/>
      <w:r>
        <w:rPr>
          <w:rFonts w:ascii="Georgia" w:hAnsi="Georgia"/>
        </w:rPr>
        <w:t xml:space="preserve"> National Park, Campo-Ma’an National Park, Cameroon and the Oban Group Forest Reserve, Nigeria (UNEP-WCMC and IUCN 2024). Surveying the subpopulations of this species at each site is desirable to understand the population</w:t>
      </w:r>
      <w:ins w:id="28" w:author="Jack Plummer" w:date="2024-04-26T09:08:00Z" w16du:dateUtc="2024-04-26T08:08:00Z">
        <w:r w:rsidR="005220D7">
          <w:rPr>
            <w:rFonts w:ascii="Georgia" w:hAnsi="Georgia"/>
          </w:rPr>
          <w:t xml:space="preserve"> size</w:t>
        </w:r>
      </w:ins>
      <w:ins w:id="29" w:author="Jack Plummer" w:date="2024-04-26T09:09:00Z" w16du:dateUtc="2024-04-26T08:09:00Z">
        <w:r w:rsidR="005220D7">
          <w:rPr>
            <w:rFonts w:ascii="Georgia" w:hAnsi="Georgia"/>
          </w:rPr>
          <w:t>, structure and dynamics</w:t>
        </w:r>
      </w:ins>
      <w:r>
        <w:rPr>
          <w:rFonts w:ascii="Georgia" w:hAnsi="Georgia"/>
        </w:rPr>
        <w:t xml:space="preserve"> (</w:t>
      </w:r>
      <w:proofErr w:type="spellStart"/>
      <w:r>
        <w:rPr>
          <w:rFonts w:ascii="Georgia" w:hAnsi="Georgia"/>
        </w:rPr>
        <w:t>Onana</w:t>
      </w:r>
      <w:proofErr w:type="spellEnd"/>
      <w:r>
        <w:rPr>
          <w:rFonts w:ascii="Georgia" w:hAnsi="Georgia"/>
        </w:rPr>
        <w:t xml:space="preserve"> and Cheek 2011). </w:t>
      </w:r>
    </w:p>
    <w:p w14:paraId="62A7526B" w14:textId="77777777" w:rsidR="004B518E" w:rsidRDefault="004B518E">
      <w:pPr>
        <w:pStyle w:val="Heading2"/>
        <w:divId w:val="118689082"/>
        <w:rPr>
          <w:rFonts w:ascii="Georgia" w:eastAsia="Times New Roman" w:hAnsi="Georgia"/>
          <w:sz w:val="27"/>
          <w:szCs w:val="27"/>
        </w:rPr>
      </w:pPr>
      <w:r>
        <w:rPr>
          <w:rFonts w:ascii="Georgia" w:eastAsia="Times New Roman" w:hAnsi="Georgia"/>
          <w:sz w:val="27"/>
          <w:szCs w:val="27"/>
        </w:rPr>
        <w:t>Important Conservation Actions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6260"/>
        <w:gridCol w:w="530"/>
      </w:tblGrid>
      <w:tr w:rsidR="00077A0A" w14:paraId="2FE9E46C" w14:textId="77777777">
        <w:trPr>
          <w:divId w:val="118689082"/>
          <w:tblCellSpacing w:w="15" w:type="dxa"/>
        </w:trPr>
        <w:tc>
          <w:tcPr>
            <w:tcW w:w="0" w:type="auto"/>
            <w:tcBorders>
              <w:bottom w:val="single" w:sz="6" w:space="0" w:color="000000"/>
            </w:tcBorders>
            <w:shd w:val="clear" w:color="auto" w:fill="BBBBBB"/>
            <w:vAlign w:val="center"/>
            <w:hideMark/>
          </w:tcPr>
          <w:p w14:paraId="4811BB8C"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Conservation Actions</w:t>
            </w:r>
          </w:p>
        </w:tc>
        <w:tc>
          <w:tcPr>
            <w:tcW w:w="0" w:type="auto"/>
            <w:tcBorders>
              <w:bottom w:val="single" w:sz="6" w:space="0" w:color="000000"/>
            </w:tcBorders>
            <w:shd w:val="clear" w:color="auto" w:fill="BBBBBB"/>
            <w:vAlign w:val="center"/>
            <w:hideMark/>
          </w:tcPr>
          <w:p w14:paraId="6B54D12F"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Note</w:t>
            </w:r>
          </w:p>
        </w:tc>
      </w:tr>
      <w:tr w:rsidR="00077A0A" w14:paraId="78C95B08" w14:textId="77777777">
        <w:trPr>
          <w:divId w:val="118689082"/>
          <w:tblCellSpacing w:w="15" w:type="dxa"/>
        </w:trPr>
        <w:tc>
          <w:tcPr>
            <w:tcW w:w="0" w:type="auto"/>
            <w:tcBorders>
              <w:bottom w:val="single" w:sz="6" w:space="0" w:color="CCCCCC"/>
            </w:tcBorders>
            <w:vAlign w:val="center"/>
            <w:hideMark/>
          </w:tcPr>
          <w:p w14:paraId="3AECCFE3" w14:textId="77777777" w:rsidR="004B518E" w:rsidRDefault="004B518E">
            <w:pPr>
              <w:spacing w:after="75"/>
              <w:rPr>
                <w:rFonts w:ascii="Georgia" w:eastAsia="Times New Roman" w:hAnsi="Georgia"/>
                <w:sz w:val="18"/>
                <w:szCs w:val="18"/>
              </w:rPr>
            </w:pPr>
            <w:r>
              <w:rPr>
                <w:rFonts w:ascii="Georgia" w:eastAsia="Times New Roman" w:hAnsi="Georgia"/>
                <w:sz w:val="18"/>
                <w:szCs w:val="18"/>
              </w:rPr>
              <w:t>1.1. Land/water protection -&gt; Site/area protection</w:t>
            </w:r>
          </w:p>
        </w:tc>
        <w:tc>
          <w:tcPr>
            <w:tcW w:w="0" w:type="auto"/>
            <w:tcBorders>
              <w:bottom w:val="single" w:sz="6" w:space="0" w:color="CCCCCC"/>
            </w:tcBorders>
            <w:vAlign w:val="center"/>
            <w:hideMark/>
          </w:tcPr>
          <w:p w14:paraId="29F00A56"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r w:rsidR="00077A0A" w14:paraId="2C9A9410" w14:textId="77777777">
        <w:trPr>
          <w:divId w:val="118689082"/>
          <w:tblCellSpacing w:w="15" w:type="dxa"/>
        </w:trPr>
        <w:tc>
          <w:tcPr>
            <w:tcW w:w="0" w:type="auto"/>
            <w:tcBorders>
              <w:bottom w:val="single" w:sz="6" w:space="0" w:color="CCCCCC"/>
            </w:tcBorders>
            <w:vAlign w:val="center"/>
            <w:hideMark/>
          </w:tcPr>
          <w:p w14:paraId="5FB64148" w14:textId="77777777" w:rsidR="004B518E" w:rsidRDefault="004B518E">
            <w:pPr>
              <w:spacing w:after="75"/>
              <w:rPr>
                <w:rFonts w:ascii="Georgia" w:eastAsia="Times New Roman" w:hAnsi="Georgia"/>
                <w:sz w:val="18"/>
                <w:szCs w:val="18"/>
              </w:rPr>
            </w:pPr>
            <w:r>
              <w:rPr>
                <w:rFonts w:ascii="Georgia" w:eastAsia="Times New Roman" w:hAnsi="Georgia"/>
                <w:sz w:val="18"/>
                <w:szCs w:val="18"/>
              </w:rPr>
              <w:t>3.4.2. Species management -&gt; Ex-situ conservation -&gt; Genome resource bank</w:t>
            </w:r>
          </w:p>
        </w:tc>
        <w:tc>
          <w:tcPr>
            <w:tcW w:w="0" w:type="auto"/>
            <w:tcBorders>
              <w:bottom w:val="single" w:sz="6" w:space="0" w:color="CCCCCC"/>
            </w:tcBorders>
            <w:vAlign w:val="center"/>
            <w:hideMark/>
          </w:tcPr>
          <w:p w14:paraId="6DF35F44"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bl>
    <w:p w14:paraId="412EF411" w14:textId="77777777" w:rsidR="004B518E" w:rsidRDefault="004B518E">
      <w:pPr>
        <w:pStyle w:val="Heading2"/>
        <w:divId w:val="118689082"/>
        <w:rPr>
          <w:rFonts w:ascii="Georgia" w:eastAsia="Times New Roman" w:hAnsi="Georgia"/>
          <w:sz w:val="27"/>
          <w:szCs w:val="27"/>
        </w:rPr>
      </w:pPr>
      <w:r>
        <w:rPr>
          <w:rFonts w:ascii="Georgia" w:eastAsia="Times New Roman" w:hAnsi="Georgia"/>
          <w:sz w:val="27"/>
          <w:szCs w:val="27"/>
        </w:rPr>
        <w:t>Research Needed</w:t>
      </w:r>
    </w:p>
    <w:tbl>
      <w:tblPr>
        <w:tblW w:w="0" w:type="auto"/>
        <w:tblCellSpacing w:w="15" w:type="dxa"/>
        <w:tblBorders>
          <w:top w:val="single" w:sz="6" w:space="0" w:color="808080"/>
          <w:left w:val="single" w:sz="6" w:space="0" w:color="808080"/>
          <w:bottom w:val="single" w:sz="6" w:space="0" w:color="808080"/>
          <w:right w:val="single" w:sz="6" w:space="0" w:color="808080"/>
        </w:tblBorders>
        <w:tblCellMar>
          <w:top w:w="15" w:type="dxa"/>
          <w:left w:w="15" w:type="dxa"/>
          <w:bottom w:w="15" w:type="dxa"/>
          <w:right w:w="15" w:type="dxa"/>
        </w:tblCellMar>
        <w:tblLook w:val="04A0" w:firstRow="1" w:lastRow="0" w:firstColumn="1" w:lastColumn="0" w:noHBand="0" w:noVBand="1"/>
      </w:tblPr>
      <w:tblGrid>
        <w:gridCol w:w="4384"/>
        <w:gridCol w:w="530"/>
      </w:tblGrid>
      <w:tr w:rsidR="00077A0A" w14:paraId="7F969BAF" w14:textId="77777777">
        <w:trPr>
          <w:divId w:val="118689082"/>
          <w:tblCellSpacing w:w="15" w:type="dxa"/>
        </w:trPr>
        <w:tc>
          <w:tcPr>
            <w:tcW w:w="0" w:type="auto"/>
            <w:tcBorders>
              <w:bottom w:val="single" w:sz="6" w:space="0" w:color="000000"/>
            </w:tcBorders>
            <w:shd w:val="clear" w:color="auto" w:fill="BBBBBB"/>
            <w:vAlign w:val="center"/>
            <w:hideMark/>
          </w:tcPr>
          <w:p w14:paraId="41560A3D"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Research</w:t>
            </w:r>
          </w:p>
        </w:tc>
        <w:tc>
          <w:tcPr>
            <w:tcW w:w="0" w:type="auto"/>
            <w:tcBorders>
              <w:bottom w:val="single" w:sz="6" w:space="0" w:color="000000"/>
            </w:tcBorders>
            <w:shd w:val="clear" w:color="auto" w:fill="BBBBBB"/>
            <w:vAlign w:val="center"/>
            <w:hideMark/>
          </w:tcPr>
          <w:p w14:paraId="1CD3ACBD" w14:textId="77777777" w:rsidR="004B518E" w:rsidRDefault="004B518E">
            <w:pPr>
              <w:spacing w:after="75"/>
              <w:rPr>
                <w:rFonts w:ascii="Georgia" w:eastAsia="Times New Roman" w:hAnsi="Georgia"/>
                <w:b/>
                <w:bCs/>
                <w:sz w:val="18"/>
                <w:szCs w:val="18"/>
              </w:rPr>
            </w:pPr>
            <w:r>
              <w:rPr>
                <w:rFonts w:ascii="Georgia" w:eastAsia="Times New Roman" w:hAnsi="Georgia"/>
                <w:b/>
                <w:bCs/>
                <w:sz w:val="18"/>
                <w:szCs w:val="18"/>
              </w:rPr>
              <w:t>Note</w:t>
            </w:r>
          </w:p>
        </w:tc>
      </w:tr>
      <w:tr w:rsidR="00077A0A" w14:paraId="354BD34C" w14:textId="77777777">
        <w:trPr>
          <w:divId w:val="118689082"/>
          <w:tblCellSpacing w:w="15" w:type="dxa"/>
        </w:trPr>
        <w:tc>
          <w:tcPr>
            <w:tcW w:w="0" w:type="auto"/>
            <w:tcBorders>
              <w:bottom w:val="single" w:sz="6" w:space="0" w:color="CCCCCC"/>
            </w:tcBorders>
            <w:vAlign w:val="center"/>
            <w:hideMark/>
          </w:tcPr>
          <w:p w14:paraId="4FDF7E49" w14:textId="77777777" w:rsidR="004B518E" w:rsidRDefault="004B518E">
            <w:pPr>
              <w:spacing w:after="75"/>
              <w:rPr>
                <w:rFonts w:ascii="Georgia" w:eastAsia="Times New Roman" w:hAnsi="Georgia"/>
                <w:sz w:val="18"/>
                <w:szCs w:val="18"/>
              </w:rPr>
            </w:pPr>
            <w:r>
              <w:rPr>
                <w:rFonts w:ascii="Georgia" w:eastAsia="Times New Roman" w:hAnsi="Georgia"/>
                <w:sz w:val="18"/>
                <w:szCs w:val="18"/>
              </w:rPr>
              <w:t>1.2. Research -&gt; Population size, distribution &amp; trends</w:t>
            </w:r>
          </w:p>
        </w:tc>
        <w:tc>
          <w:tcPr>
            <w:tcW w:w="0" w:type="auto"/>
            <w:tcBorders>
              <w:bottom w:val="single" w:sz="6" w:space="0" w:color="CCCCCC"/>
            </w:tcBorders>
            <w:vAlign w:val="center"/>
            <w:hideMark/>
          </w:tcPr>
          <w:p w14:paraId="4BFC9E25"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r w:rsidR="00077A0A" w14:paraId="64B5F9B3" w14:textId="77777777">
        <w:trPr>
          <w:divId w:val="118689082"/>
          <w:tblCellSpacing w:w="15" w:type="dxa"/>
        </w:trPr>
        <w:tc>
          <w:tcPr>
            <w:tcW w:w="0" w:type="auto"/>
            <w:tcBorders>
              <w:bottom w:val="single" w:sz="6" w:space="0" w:color="CCCCCC"/>
            </w:tcBorders>
            <w:vAlign w:val="center"/>
            <w:hideMark/>
          </w:tcPr>
          <w:p w14:paraId="38F5ECFE" w14:textId="77777777" w:rsidR="004B518E" w:rsidRDefault="004B518E">
            <w:pPr>
              <w:spacing w:after="75"/>
              <w:rPr>
                <w:rFonts w:ascii="Georgia" w:eastAsia="Times New Roman" w:hAnsi="Georgia"/>
                <w:sz w:val="18"/>
                <w:szCs w:val="18"/>
              </w:rPr>
            </w:pPr>
            <w:r>
              <w:rPr>
                <w:rFonts w:ascii="Georgia" w:eastAsia="Times New Roman" w:hAnsi="Georgia"/>
                <w:sz w:val="18"/>
                <w:szCs w:val="18"/>
              </w:rPr>
              <w:t>3.1. Monitoring -&gt; Population trends</w:t>
            </w:r>
          </w:p>
        </w:tc>
        <w:tc>
          <w:tcPr>
            <w:tcW w:w="0" w:type="auto"/>
            <w:tcBorders>
              <w:bottom w:val="single" w:sz="6" w:space="0" w:color="CCCCCC"/>
            </w:tcBorders>
            <w:vAlign w:val="center"/>
            <w:hideMark/>
          </w:tcPr>
          <w:p w14:paraId="4D9192B5" w14:textId="77777777" w:rsidR="004B518E" w:rsidRDefault="004B518E">
            <w:pPr>
              <w:spacing w:after="75"/>
              <w:rPr>
                <w:rFonts w:ascii="Georgia" w:eastAsia="Times New Roman" w:hAnsi="Georgia"/>
                <w:sz w:val="18"/>
                <w:szCs w:val="18"/>
              </w:rPr>
            </w:pPr>
            <w:r>
              <w:rPr>
                <w:rFonts w:ascii="Georgia" w:eastAsia="Times New Roman" w:hAnsi="Georgia"/>
                <w:sz w:val="18"/>
                <w:szCs w:val="18"/>
              </w:rPr>
              <w:t>-</w:t>
            </w:r>
          </w:p>
        </w:tc>
      </w:tr>
    </w:tbl>
    <w:p w14:paraId="343940F6" w14:textId="77777777" w:rsidR="004B518E" w:rsidRDefault="004B518E">
      <w:pPr>
        <w:pStyle w:val="Heading1"/>
        <w:rPr>
          <w:rFonts w:ascii="Georgia" w:eastAsia="Times New Roman" w:hAnsi="Georgia"/>
          <w:sz w:val="29"/>
          <w:szCs w:val="29"/>
        </w:rPr>
      </w:pPr>
      <w:r>
        <w:rPr>
          <w:rFonts w:ascii="Georgia" w:eastAsia="Times New Roman" w:hAnsi="Georgia"/>
          <w:sz w:val="29"/>
          <w:szCs w:val="29"/>
        </w:rPr>
        <w:t>Bibliography</w:t>
      </w:r>
    </w:p>
    <w:p w14:paraId="137DFDA7" w14:textId="77777777" w:rsidR="004B518E" w:rsidRDefault="004B518E">
      <w:pPr>
        <w:pStyle w:val="NormalWeb"/>
        <w:divId w:val="1986544413"/>
        <w:rPr>
          <w:rFonts w:ascii="Georgia" w:hAnsi="Georgia"/>
        </w:rPr>
      </w:pPr>
      <w:r>
        <w:rPr>
          <w:rFonts w:ascii="Georgia" w:hAnsi="Georgia"/>
        </w:rPr>
        <w:t xml:space="preserve">BGCI. 2024. Botanic Gardens Conservation International (BGCI) - </w:t>
      </w:r>
      <w:proofErr w:type="spellStart"/>
      <w:r>
        <w:rPr>
          <w:rFonts w:ascii="Georgia" w:hAnsi="Georgia"/>
        </w:rPr>
        <w:t>PlantSearch</w:t>
      </w:r>
      <w:proofErr w:type="spellEnd"/>
      <w:r>
        <w:rPr>
          <w:rFonts w:ascii="Georgia" w:hAnsi="Georgia"/>
        </w:rPr>
        <w:t xml:space="preserve">. Available at: </w:t>
      </w:r>
      <w:hyperlink r:id="rId9" w:history="1">
        <w:r>
          <w:rPr>
            <w:rStyle w:val="Hyperlink"/>
            <w:rFonts w:ascii="Georgia" w:hAnsi="Georgia"/>
          </w:rPr>
          <w:t>https://tools.bgci.org/plant_search.php</w:t>
        </w:r>
      </w:hyperlink>
      <w:r>
        <w:rPr>
          <w:rFonts w:ascii="Georgia" w:hAnsi="Georgia"/>
        </w:rPr>
        <w:t>. (Accessed: 2024).</w:t>
      </w:r>
    </w:p>
    <w:p w14:paraId="6378B2CD" w14:textId="77777777" w:rsidR="004B518E" w:rsidRDefault="004B518E">
      <w:pPr>
        <w:pStyle w:val="NormalWeb"/>
        <w:divId w:val="1986544413"/>
        <w:rPr>
          <w:rFonts w:ascii="Georgia" w:hAnsi="Georgia"/>
        </w:rPr>
      </w:pPr>
      <w:r>
        <w:rPr>
          <w:rFonts w:ascii="Georgia" w:hAnsi="Georgia"/>
        </w:rPr>
        <w:t xml:space="preserve">Bachman, S., Moat, J., Hill, A.W., de la Torre, J. and Scott, B. 2011. Supporting Red List threat assessments with GeoCAT: geospatial conservation assessment tool. </w:t>
      </w:r>
      <w:proofErr w:type="spellStart"/>
      <w:r>
        <w:rPr>
          <w:rFonts w:ascii="Georgia" w:hAnsi="Georgia"/>
          <w:i/>
          <w:iCs/>
        </w:rPr>
        <w:t>ZooKeys</w:t>
      </w:r>
      <w:proofErr w:type="spellEnd"/>
      <w:r>
        <w:rPr>
          <w:rFonts w:ascii="Georgia" w:hAnsi="Georgia"/>
        </w:rPr>
        <w:t xml:space="preserve"> 150: 117-126.</w:t>
      </w:r>
    </w:p>
    <w:p w14:paraId="28705916" w14:textId="77777777" w:rsidR="004B518E" w:rsidRDefault="004B518E">
      <w:pPr>
        <w:pStyle w:val="NormalWeb"/>
        <w:divId w:val="1986544413"/>
        <w:rPr>
          <w:rFonts w:ascii="Georgia" w:hAnsi="Georgia"/>
        </w:rPr>
      </w:pPr>
      <w:r>
        <w:rPr>
          <w:rFonts w:ascii="Georgia" w:hAnsi="Georgia"/>
        </w:rPr>
        <w:t xml:space="preserve">Cable, S. and Cheek, M. 1998. </w:t>
      </w:r>
      <w:r>
        <w:rPr>
          <w:rFonts w:ascii="Georgia" w:hAnsi="Georgia"/>
          <w:i/>
          <w:iCs/>
        </w:rPr>
        <w:t>The Plants of Mount Cameroon, A Conservation Checklist</w:t>
      </w:r>
      <w:r>
        <w:rPr>
          <w:rFonts w:ascii="Georgia" w:hAnsi="Georgia"/>
        </w:rPr>
        <w:t>. Royal Botanic Gardens, Kew, Richmond.</w:t>
      </w:r>
    </w:p>
    <w:p w14:paraId="79166912" w14:textId="77777777" w:rsidR="004B518E" w:rsidRDefault="004B518E">
      <w:pPr>
        <w:pStyle w:val="NormalWeb"/>
        <w:divId w:val="1986544413"/>
        <w:rPr>
          <w:rFonts w:ascii="Georgia" w:hAnsi="Georgia"/>
        </w:rPr>
      </w:pPr>
      <w:r>
        <w:rPr>
          <w:rFonts w:ascii="Georgia" w:hAnsi="Georgia"/>
        </w:rPr>
        <w:t xml:space="preserve">Global Forest Watch. 2024. Interactive Forest Change Mapping Tool. Available at: </w:t>
      </w:r>
      <w:hyperlink r:id="rId10" w:history="1">
        <w:r>
          <w:rPr>
            <w:rStyle w:val="Hyperlink"/>
            <w:rFonts w:ascii="Georgia" w:hAnsi="Georgia"/>
          </w:rPr>
          <w:t>http://www.globalforestwatch.org/</w:t>
        </w:r>
      </w:hyperlink>
      <w:r>
        <w:rPr>
          <w:rFonts w:ascii="Georgia" w:hAnsi="Georgia"/>
        </w:rPr>
        <w:t xml:space="preserve">. </w:t>
      </w:r>
    </w:p>
    <w:p w14:paraId="6BC9CDB3" w14:textId="77777777" w:rsidR="004B518E" w:rsidRDefault="004B518E">
      <w:pPr>
        <w:pStyle w:val="NormalWeb"/>
        <w:divId w:val="1986544413"/>
        <w:rPr>
          <w:rFonts w:ascii="Georgia" w:hAnsi="Georgia"/>
        </w:rPr>
      </w:pPr>
      <w:r>
        <w:rPr>
          <w:rFonts w:ascii="Georgia" w:hAnsi="Georgia"/>
        </w:rPr>
        <w:t>Google Earth. 2024. Satellite Imagery.</w:t>
      </w:r>
    </w:p>
    <w:p w14:paraId="37E5371A" w14:textId="77777777" w:rsidR="004B518E" w:rsidRDefault="004B518E">
      <w:pPr>
        <w:pStyle w:val="NormalWeb"/>
        <w:divId w:val="1986544413"/>
        <w:rPr>
          <w:rFonts w:ascii="Georgia" w:hAnsi="Georgia"/>
        </w:rPr>
      </w:pPr>
      <w:r>
        <w:rPr>
          <w:rFonts w:ascii="Georgia" w:hAnsi="Georgia"/>
        </w:rPr>
        <w:t xml:space="preserve">Lachenaud, O. 2019. </w:t>
      </w:r>
      <w:proofErr w:type="spellStart"/>
      <w:r>
        <w:rPr>
          <w:rFonts w:ascii="Georgia" w:hAnsi="Georgia"/>
        </w:rPr>
        <w:t>Révision</w:t>
      </w:r>
      <w:proofErr w:type="spellEnd"/>
      <w:r>
        <w:rPr>
          <w:rFonts w:ascii="Georgia" w:hAnsi="Georgia"/>
        </w:rPr>
        <w:t xml:space="preserve"> du genre </w:t>
      </w:r>
      <w:proofErr w:type="spellStart"/>
      <w:r>
        <w:rPr>
          <w:rFonts w:ascii="Georgia" w:hAnsi="Georgia"/>
          <w:i/>
          <w:iCs/>
        </w:rPr>
        <w:t>Psychotria</w:t>
      </w:r>
      <w:proofErr w:type="spellEnd"/>
      <w:r>
        <w:rPr>
          <w:rFonts w:ascii="Georgia" w:hAnsi="Georgia"/>
        </w:rPr>
        <w:t xml:space="preserve"> (</w:t>
      </w:r>
      <w:proofErr w:type="spellStart"/>
      <w:r>
        <w:rPr>
          <w:rFonts w:ascii="Georgia" w:hAnsi="Georgia"/>
        </w:rPr>
        <w:t>Rubiaceae</w:t>
      </w:r>
      <w:proofErr w:type="spellEnd"/>
      <w:r>
        <w:rPr>
          <w:rFonts w:ascii="Georgia" w:hAnsi="Georgia"/>
        </w:rPr>
        <w:t xml:space="preserve">) </w:t>
      </w:r>
      <w:proofErr w:type="spellStart"/>
      <w:r>
        <w:rPr>
          <w:rFonts w:ascii="Georgia" w:hAnsi="Georgia"/>
        </w:rPr>
        <w:t>en</w:t>
      </w:r>
      <w:proofErr w:type="spellEnd"/>
      <w:r>
        <w:rPr>
          <w:rFonts w:ascii="Georgia" w:hAnsi="Georgia"/>
        </w:rPr>
        <w:t xml:space="preserve"> Afrique occidentale et centrale. </w:t>
      </w:r>
      <w:r>
        <w:rPr>
          <w:rFonts w:ascii="Georgia" w:hAnsi="Georgia"/>
          <w:i/>
          <w:iCs/>
        </w:rPr>
        <w:t>Opera Botanica Belgica</w:t>
      </w:r>
      <w:r>
        <w:rPr>
          <w:rFonts w:ascii="Georgia" w:hAnsi="Georgia"/>
        </w:rPr>
        <w:t xml:space="preserve"> 17: 1-909.</w:t>
      </w:r>
    </w:p>
    <w:p w14:paraId="6F7FA9A6" w14:textId="77777777" w:rsidR="004B518E" w:rsidRDefault="004B518E">
      <w:pPr>
        <w:pStyle w:val="NormalWeb"/>
        <w:divId w:val="1986544413"/>
        <w:rPr>
          <w:rFonts w:ascii="Georgia" w:hAnsi="Georgia"/>
        </w:rPr>
      </w:pPr>
      <w:r>
        <w:rPr>
          <w:rFonts w:ascii="Georgia" w:hAnsi="Georgia"/>
        </w:rPr>
        <w:t xml:space="preserve">Murphy, B., </w:t>
      </w:r>
      <w:proofErr w:type="spellStart"/>
      <w:r>
        <w:rPr>
          <w:rFonts w:ascii="Georgia" w:hAnsi="Georgia"/>
        </w:rPr>
        <w:t>Onana</w:t>
      </w:r>
      <w:proofErr w:type="spellEnd"/>
      <w:r>
        <w:rPr>
          <w:rFonts w:ascii="Georgia" w:hAnsi="Georgia"/>
        </w:rPr>
        <w:t xml:space="preserve">, J.M., van der Burgt, X., Tchatchouang Ngansop, E., Williams, J., </w:t>
      </w:r>
      <w:proofErr w:type="spellStart"/>
      <w:r>
        <w:rPr>
          <w:rFonts w:ascii="Georgia" w:hAnsi="Georgia"/>
        </w:rPr>
        <w:t>Tchiengué</w:t>
      </w:r>
      <w:proofErr w:type="spellEnd"/>
      <w:r>
        <w:rPr>
          <w:rFonts w:ascii="Georgia" w:hAnsi="Georgia"/>
        </w:rPr>
        <w:t>, B. and Cheek, M. 2023. Important Plant Areas of Cameroon. Royal Botanic Gardens, Kew, London.</w:t>
      </w:r>
    </w:p>
    <w:p w14:paraId="0F9C30E8" w14:textId="77777777" w:rsidR="004B518E" w:rsidRDefault="004B518E">
      <w:pPr>
        <w:pStyle w:val="NormalWeb"/>
        <w:divId w:val="1986544413"/>
        <w:rPr>
          <w:rFonts w:ascii="Georgia" w:hAnsi="Georgia"/>
        </w:rPr>
      </w:pPr>
      <w:proofErr w:type="spellStart"/>
      <w:r>
        <w:rPr>
          <w:rFonts w:ascii="Georgia" w:hAnsi="Georgia"/>
        </w:rPr>
        <w:t>Onana</w:t>
      </w:r>
      <w:proofErr w:type="spellEnd"/>
      <w:r>
        <w:rPr>
          <w:rFonts w:ascii="Georgia" w:hAnsi="Georgia"/>
        </w:rPr>
        <w:t xml:space="preserve">, J.-M. 2013. </w:t>
      </w:r>
      <w:r>
        <w:rPr>
          <w:rFonts w:ascii="Georgia" w:hAnsi="Georgia"/>
          <w:i/>
          <w:iCs/>
        </w:rPr>
        <w:t xml:space="preserve">Synopsis des </w:t>
      </w:r>
      <w:proofErr w:type="spellStart"/>
      <w:r>
        <w:rPr>
          <w:rFonts w:ascii="Georgia" w:hAnsi="Georgia"/>
          <w:i/>
          <w:iCs/>
        </w:rPr>
        <w:t>espèces</w:t>
      </w:r>
      <w:proofErr w:type="spellEnd"/>
      <w:r>
        <w:rPr>
          <w:rFonts w:ascii="Georgia" w:hAnsi="Georgia"/>
          <w:i/>
          <w:iCs/>
        </w:rPr>
        <w:t xml:space="preserve"> </w:t>
      </w:r>
      <w:proofErr w:type="spellStart"/>
      <w:r>
        <w:rPr>
          <w:rFonts w:ascii="Georgia" w:hAnsi="Georgia"/>
          <w:i/>
          <w:iCs/>
        </w:rPr>
        <w:t>végétales</w:t>
      </w:r>
      <w:proofErr w:type="spellEnd"/>
      <w:r>
        <w:rPr>
          <w:rFonts w:ascii="Georgia" w:hAnsi="Georgia"/>
          <w:i/>
          <w:iCs/>
        </w:rPr>
        <w:t xml:space="preserve"> </w:t>
      </w:r>
      <w:proofErr w:type="spellStart"/>
      <w:r>
        <w:rPr>
          <w:rFonts w:ascii="Georgia" w:hAnsi="Georgia"/>
          <w:i/>
          <w:iCs/>
        </w:rPr>
        <w:t>vasculaires</w:t>
      </w:r>
      <w:proofErr w:type="spellEnd"/>
      <w:r>
        <w:rPr>
          <w:rFonts w:ascii="Georgia" w:hAnsi="Georgia"/>
          <w:i/>
          <w:iCs/>
        </w:rPr>
        <w:t xml:space="preserve"> </w:t>
      </w:r>
      <w:proofErr w:type="spellStart"/>
      <w:r>
        <w:rPr>
          <w:rFonts w:ascii="Georgia" w:hAnsi="Georgia"/>
          <w:i/>
          <w:iCs/>
        </w:rPr>
        <w:t>endémiques</w:t>
      </w:r>
      <w:proofErr w:type="spellEnd"/>
      <w:r>
        <w:rPr>
          <w:rFonts w:ascii="Georgia" w:hAnsi="Georgia"/>
          <w:i/>
          <w:iCs/>
        </w:rPr>
        <w:t xml:space="preserve"> et </w:t>
      </w:r>
      <w:proofErr w:type="spellStart"/>
      <w:r>
        <w:rPr>
          <w:rFonts w:ascii="Georgia" w:hAnsi="Georgia"/>
          <w:i/>
          <w:iCs/>
        </w:rPr>
        <w:t>rares</w:t>
      </w:r>
      <w:proofErr w:type="spellEnd"/>
      <w:r>
        <w:rPr>
          <w:rFonts w:ascii="Georgia" w:hAnsi="Georgia"/>
          <w:i/>
          <w:iCs/>
        </w:rPr>
        <w:t xml:space="preserve"> du Cameroun. Check-</w:t>
      </w:r>
      <w:proofErr w:type="spellStart"/>
      <w:r>
        <w:rPr>
          <w:rFonts w:ascii="Georgia" w:hAnsi="Georgia"/>
          <w:i/>
          <w:iCs/>
        </w:rPr>
        <w:t>liste</w:t>
      </w:r>
      <w:proofErr w:type="spellEnd"/>
      <w:r>
        <w:rPr>
          <w:rFonts w:ascii="Georgia" w:hAnsi="Georgia"/>
          <w:i/>
          <w:iCs/>
        </w:rPr>
        <w:t xml:space="preserve"> pour la conservation de la </w:t>
      </w:r>
      <w:proofErr w:type="spellStart"/>
      <w:r>
        <w:rPr>
          <w:rFonts w:ascii="Georgia" w:hAnsi="Georgia"/>
          <w:i/>
          <w:iCs/>
        </w:rPr>
        <w:t>biodiversité</w:t>
      </w:r>
      <w:proofErr w:type="spellEnd"/>
      <w:r>
        <w:rPr>
          <w:rFonts w:ascii="Georgia" w:hAnsi="Georgia"/>
        </w:rPr>
        <w:t xml:space="preserve">, </w:t>
      </w:r>
      <w:proofErr w:type="spellStart"/>
      <w:r>
        <w:rPr>
          <w:rFonts w:ascii="Georgia" w:hAnsi="Georgia"/>
          <w:i/>
          <w:iCs/>
        </w:rPr>
        <w:t>Flore</w:t>
      </w:r>
      <w:proofErr w:type="spellEnd"/>
      <w:r>
        <w:rPr>
          <w:rFonts w:ascii="Georgia" w:hAnsi="Georgia"/>
          <w:i/>
          <w:iCs/>
        </w:rPr>
        <w:t xml:space="preserve"> du Cameroun 40</w:t>
      </w:r>
      <w:r>
        <w:rPr>
          <w:rFonts w:ascii="Georgia" w:hAnsi="Georgia"/>
        </w:rPr>
        <w:t xml:space="preserve">. </w:t>
      </w:r>
      <w:proofErr w:type="spellStart"/>
      <w:r>
        <w:rPr>
          <w:rFonts w:ascii="Georgia" w:hAnsi="Georgia"/>
        </w:rPr>
        <w:t>Ministère</w:t>
      </w:r>
      <w:proofErr w:type="spellEnd"/>
      <w:r>
        <w:rPr>
          <w:rFonts w:ascii="Georgia" w:hAnsi="Georgia"/>
        </w:rPr>
        <w:t xml:space="preserve"> de la Recherche </w:t>
      </w:r>
      <w:proofErr w:type="spellStart"/>
      <w:r>
        <w:rPr>
          <w:rFonts w:ascii="Georgia" w:hAnsi="Georgia"/>
        </w:rPr>
        <w:t>Scientifique</w:t>
      </w:r>
      <w:proofErr w:type="spellEnd"/>
      <w:r>
        <w:rPr>
          <w:rFonts w:ascii="Georgia" w:hAnsi="Georgia"/>
        </w:rPr>
        <w:t xml:space="preserve"> et de </w:t>
      </w:r>
      <w:proofErr w:type="spellStart"/>
      <w:r>
        <w:rPr>
          <w:rFonts w:ascii="Georgia" w:hAnsi="Georgia"/>
        </w:rPr>
        <w:t>l'Innovation</w:t>
      </w:r>
      <w:proofErr w:type="spellEnd"/>
      <w:r>
        <w:rPr>
          <w:rFonts w:ascii="Georgia" w:hAnsi="Georgia"/>
        </w:rPr>
        <w:t xml:space="preserve"> (MINRESI), Yaoundé, Cameroon.</w:t>
      </w:r>
    </w:p>
    <w:p w14:paraId="760CE176" w14:textId="77777777" w:rsidR="004B518E" w:rsidRDefault="004B518E">
      <w:pPr>
        <w:pStyle w:val="NormalWeb"/>
        <w:divId w:val="1986544413"/>
        <w:rPr>
          <w:rFonts w:ascii="Georgia" w:hAnsi="Georgia"/>
        </w:rPr>
      </w:pPr>
      <w:proofErr w:type="spellStart"/>
      <w:r>
        <w:rPr>
          <w:rFonts w:ascii="Georgia" w:hAnsi="Georgia"/>
        </w:rPr>
        <w:t>Onana</w:t>
      </w:r>
      <w:proofErr w:type="spellEnd"/>
      <w:r>
        <w:rPr>
          <w:rFonts w:ascii="Georgia" w:hAnsi="Georgia"/>
        </w:rPr>
        <w:t xml:space="preserve">, J.M. and Cheek, M. 2011. </w:t>
      </w:r>
      <w:r>
        <w:rPr>
          <w:rFonts w:ascii="Georgia" w:hAnsi="Georgia"/>
          <w:i/>
          <w:iCs/>
        </w:rPr>
        <w:t>Red Data Book of the Flowering Plants of Cameroon: IUCN Global Assessments</w:t>
      </w:r>
      <w:r>
        <w:rPr>
          <w:rFonts w:ascii="Georgia" w:hAnsi="Georgia"/>
        </w:rPr>
        <w:t>. Kew Publishing, Kew, Richmond, Surrey, UK.</w:t>
      </w:r>
    </w:p>
    <w:p w14:paraId="67325A02" w14:textId="77777777" w:rsidR="004B518E" w:rsidRDefault="004B518E">
      <w:pPr>
        <w:pStyle w:val="NormalWeb"/>
        <w:divId w:val="1986544413"/>
        <w:rPr>
          <w:rFonts w:ascii="Georgia" w:hAnsi="Georgia"/>
        </w:rPr>
      </w:pPr>
      <w:r>
        <w:rPr>
          <w:rFonts w:ascii="Georgia" w:hAnsi="Georgia"/>
        </w:rPr>
        <w:t xml:space="preserve">UNEP-WCMC and IUCN. 2024. Protected Planet: The World Database on Protected Areas (WDPA) and World Database on Other Effective Area-based Conservation Measures (WD-OECM) [Online]. Cambridge, UK. UNEP-WCMC and IUCN. Available at: </w:t>
      </w:r>
      <w:hyperlink r:id="rId11" w:history="1">
        <w:r>
          <w:rPr>
            <w:rStyle w:val="Hyperlink"/>
            <w:rFonts w:ascii="Georgia" w:hAnsi="Georgia"/>
          </w:rPr>
          <w:t>https://www.protectedplanet.net</w:t>
        </w:r>
      </w:hyperlink>
      <w:r>
        <w:rPr>
          <w:rFonts w:ascii="Georgia" w:hAnsi="Georgia"/>
        </w:rPr>
        <w:t>. (Accessed: 2024).</w:t>
      </w:r>
    </w:p>
    <w:sectPr w:rsidR="004B518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Jack Plummer" w:date="2024-04-26T08:58:00Z" w:initials="JP">
    <w:p w14:paraId="56F5E7D6" w14:textId="77777777" w:rsidR="00E11307" w:rsidRDefault="00E11307" w:rsidP="00E11307">
      <w:pPr>
        <w:pStyle w:val="CommentText"/>
      </w:pPr>
      <w:r>
        <w:rPr>
          <w:rStyle w:val="CommentReference"/>
        </w:rPr>
        <w:annotationRef/>
      </w:r>
      <w:r>
        <w:t>Note the formatting on P. fernandopoensis assessment</w:t>
      </w:r>
    </w:p>
  </w:comment>
  <w:comment w:id="9" w:author="Jack Plummer" w:date="2024-04-26T09:00:00Z" w:initials="JP">
    <w:p w14:paraId="3290EADA" w14:textId="77777777" w:rsidR="00E11307" w:rsidRDefault="00E11307" w:rsidP="00E11307">
      <w:pPr>
        <w:pStyle w:val="CommentText"/>
      </w:pPr>
      <w:r>
        <w:rPr>
          <w:rStyle w:val="CommentReference"/>
        </w:rPr>
        <w:annotationRef/>
      </w:r>
      <w:r>
        <w:t xml:space="preserve">It </w:t>
      </w:r>
      <w:r>
        <w:rPr>
          <w:i/>
          <w:iCs/>
        </w:rPr>
        <w:t>could</w:t>
      </w:r>
      <w:r>
        <w:t xml:space="preserve"> be worth looking into insights on population on this one, as sounds like most sites have been visited and population might be small and declining (&lt; 10,000). A question for reviewers perhaps... On that note, I think I think it may be worth getting Olivier Lachenaud involved in the assessment process for the Psychotria. Given his/Martin’s familiarity with specific sites, it </w:t>
      </w:r>
      <w:r>
        <w:rPr>
          <w:i/>
          <w:iCs/>
        </w:rPr>
        <w:t>might</w:t>
      </w:r>
      <w:r>
        <w:t xml:space="preserve"> give opportunity to look at population under criteria C/D in some cases</w:t>
      </w:r>
    </w:p>
  </w:comment>
  <w:comment w:id="12" w:author="Jack Plummer" w:date="2024-04-26T09:03:00Z" w:initials="JP">
    <w:p w14:paraId="33948DAE" w14:textId="77777777" w:rsidR="00E11307" w:rsidRDefault="00E11307" w:rsidP="00E11307">
      <w:pPr>
        <w:pStyle w:val="CommentText"/>
      </w:pPr>
      <w:r>
        <w:rPr>
          <w:rStyle w:val="CommentReference"/>
        </w:rPr>
        <w:annotationRef/>
      </w:r>
      <w:r>
        <w:t>I think this phrasing is perhaps slightly incorrect.</w:t>
      </w:r>
    </w:p>
    <w:p w14:paraId="650C0CCC" w14:textId="77777777" w:rsidR="00E11307" w:rsidRDefault="00E11307" w:rsidP="00E11307">
      <w:pPr>
        <w:pStyle w:val="CommentText"/>
      </w:pPr>
    </w:p>
    <w:p w14:paraId="1A53DDFB" w14:textId="77777777" w:rsidR="00E11307" w:rsidRDefault="00E11307" w:rsidP="00E11307">
      <w:pPr>
        <w:pStyle w:val="CommentText"/>
      </w:pPr>
      <w:r>
        <w:t>Either: The majority of the recorded distribution for this species falls within Cameroon</w:t>
      </w:r>
    </w:p>
    <w:p w14:paraId="1E77A0EE" w14:textId="77777777" w:rsidR="00E11307" w:rsidRDefault="00E11307" w:rsidP="00E11307">
      <w:pPr>
        <w:pStyle w:val="CommentText"/>
      </w:pPr>
    </w:p>
    <w:p w14:paraId="6E658D85" w14:textId="77777777" w:rsidR="00E11307" w:rsidRDefault="00E11307" w:rsidP="00E11307">
      <w:pPr>
        <w:pStyle w:val="CommentText"/>
      </w:pPr>
      <w:r>
        <w:t>Or: The majority of collections/recorded occurrences of this species have been made in Cameroon</w:t>
      </w:r>
    </w:p>
    <w:p w14:paraId="48F316F6" w14:textId="77777777" w:rsidR="00E11307" w:rsidRDefault="00E11307" w:rsidP="00E11307">
      <w:pPr>
        <w:pStyle w:val="CommentText"/>
      </w:pPr>
    </w:p>
    <w:p w14:paraId="5312DF82" w14:textId="77777777" w:rsidR="00E11307" w:rsidRDefault="00E11307" w:rsidP="00E11307">
      <w:pPr>
        <w:pStyle w:val="CommentText"/>
      </w:pPr>
      <w:r>
        <w:t>Or simply: This species occurs in Cameroon in the Southwest Region, with a few occurrences in the South and Northwest Regions. There is an additional record/collection/occurrence from SE Nigeria.</w:t>
      </w:r>
    </w:p>
  </w:comment>
  <w:comment w:id="14" w:author="Jack Plummer" w:date="2024-04-26T09:06:00Z" w:initials="JP">
    <w:p w14:paraId="66D271E6" w14:textId="77777777" w:rsidR="00E11307" w:rsidRDefault="00E11307" w:rsidP="00E11307">
      <w:pPr>
        <w:pStyle w:val="CommentText"/>
      </w:pPr>
      <w:r>
        <w:rPr>
          <w:rStyle w:val="CommentReference"/>
        </w:rPr>
        <w:annotationRef/>
      </w:r>
      <w:r>
        <w:t>Ok, perhaps ignore my comments on the rationale. If the largest subpopulation is stable, it’s perhaps more difficult to justify an overall continuing decline in number of mature individuals (for C). And perhaps unlikely to qualify under D if hundreds of individuals at one site.</w:t>
      </w:r>
    </w:p>
  </w:comment>
  <w:comment w:id="27" w:author="Jack Plummer" w:date="2024-04-26T09:08:00Z" w:initials="JP">
    <w:p w14:paraId="793EB110" w14:textId="77777777" w:rsidR="005220D7" w:rsidRDefault="005220D7" w:rsidP="005220D7">
      <w:pPr>
        <w:pStyle w:val="CommentText"/>
      </w:pPr>
      <w:r>
        <w:rPr>
          <w:rStyle w:val="CommentReference"/>
        </w:rPr>
        <w:annotationRef/>
      </w:r>
      <w:r>
        <w:t>?? Never seen this… How does this get marked as false?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56F5E7D6" w15:done="0"/>
  <w15:commentEx w15:paraId="3290EADA" w15:done="0"/>
  <w15:commentEx w15:paraId="5312DF82" w15:done="0"/>
  <w15:commentEx w15:paraId="66D271E6" w15:done="0"/>
  <w15:commentEx w15:paraId="793EB11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E9B9C34" w16cex:dateUtc="2024-04-26T07:58:00Z"/>
  <w16cex:commentExtensible w16cex:durableId="5C2FAD67" w16cex:dateUtc="2024-04-26T08:00:00Z"/>
  <w16cex:commentExtensible w16cex:durableId="566FC8DC" w16cex:dateUtc="2024-04-26T08:03:00Z"/>
  <w16cex:commentExtensible w16cex:durableId="017E8BEF" w16cex:dateUtc="2024-04-26T08:06:00Z"/>
  <w16cex:commentExtensible w16cex:durableId="7717C331" w16cex:dateUtc="2024-04-26T08:0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56F5E7D6" w16cid:durableId="6E9B9C34"/>
  <w16cid:commentId w16cid:paraId="3290EADA" w16cid:durableId="5C2FAD67"/>
  <w16cid:commentId w16cid:paraId="5312DF82" w16cid:durableId="566FC8DC"/>
  <w16cid:commentId w16cid:paraId="66D271E6" w16cid:durableId="017E8BEF"/>
  <w16cid:commentId w16cid:paraId="793EB110" w16cid:durableId="7717C331"/>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ack Plummer">
    <w15:presenceInfo w15:providerId="AD" w15:userId="S::j.plummer@kew.org::a7ccb40d-b5f1-45e6-963c-3f9b10b74b0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18E"/>
    <w:rsid w:val="0004720D"/>
    <w:rsid w:val="00077A0A"/>
    <w:rsid w:val="004B518E"/>
    <w:rsid w:val="005220D7"/>
    <w:rsid w:val="00730BED"/>
    <w:rsid w:val="00E113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99FEBF4"/>
  <w15:chartTrackingRefBased/>
  <w15:docId w15:val="{B807CF8C-3433-4F69-A091-C668FE61C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top w:val="single" w:sz="12" w:space="4" w:color="000000"/>
        <w:bottom w:val="single" w:sz="12" w:space="4" w:color="000000"/>
      </w:pBdr>
      <w:shd w:val="clear" w:color="auto" w:fill="CCCCCC"/>
      <w:spacing w:before="100" w:beforeAutospacing="1" w:after="100" w:afterAutospacing="1"/>
      <w:jc w:val="right"/>
      <w:outlineLvl w:val="0"/>
    </w:pPr>
    <w:rPr>
      <w:b/>
      <w:bCs/>
      <w:color w:val="000000"/>
      <w:kern w:val="36"/>
      <w:sz w:val="38"/>
      <w:szCs w:val="38"/>
    </w:rPr>
  </w:style>
  <w:style w:type="paragraph" w:styleId="Heading2">
    <w:name w:val="heading 2"/>
    <w:basedOn w:val="Normal"/>
    <w:link w:val="Heading2Char"/>
    <w:uiPriority w:val="9"/>
    <w:qFormat/>
    <w:pPr>
      <w:pBdr>
        <w:bottom w:val="single" w:sz="6" w:space="0" w:color="808080"/>
      </w:pBd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31"/>
      <w:szCs w:val="31"/>
    </w:rPr>
  </w:style>
  <w:style w:type="paragraph" w:styleId="Heading4">
    <w:name w:val="heading 4"/>
    <w:basedOn w:val="Normal"/>
    <w:link w:val="Heading4Char"/>
    <w:uiPriority w:val="9"/>
    <w:qFormat/>
    <w:pPr>
      <w:spacing w:before="100" w:beforeAutospacing="1" w:after="100" w:afterAutospacing="1"/>
      <w:outlineLvl w:val="3"/>
    </w:pPr>
    <w:rPr>
      <w:b/>
      <w:bCs/>
      <w:sz w:val="29"/>
      <w:szCs w:val="29"/>
    </w:rPr>
  </w:style>
  <w:style w:type="paragraph" w:styleId="Heading5">
    <w:name w:val="heading 5"/>
    <w:basedOn w:val="Normal"/>
    <w:link w:val="Heading5Char"/>
    <w:uiPriority w:val="9"/>
    <w:qFormat/>
    <w:pPr>
      <w:spacing w:before="100" w:beforeAutospacing="1" w:after="100" w:afterAutospacing="1"/>
      <w:outlineLvl w:val="4"/>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Pr>
      <w:rFonts w:asciiTheme="minorHAnsi" w:eastAsiaTheme="majorEastAsia" w:hAnsiTheme="minorHAnsi" w:cstheme="majorBidi"/>
      <w:i/>
      <w:iCs/>
      <w:color w:val="0F4761" w:themeColor="accent1" w:themeShade="BF"/>
      <w:sz w:val="24"/>
      <w:szCs w:val="24"/>
    </w:rPr>
  </w:style>
  <w:style w:type="character" w:customStyle="1" w:styleId="Heading5Char">
    <w:name w:val="Heading 5 Char"/>
    <w:basedOn w:val="DefaultParagraphFont"/>
    <w:link w:val="Heading5"/>
    <w:uiPriority w:val="9"/>
    <w:semiHidden/>
    <w:rPr>
      <w:rFonts w:asciiTheme="minorHAnsi" w:eastAsiaTheme="majorEastAsia" w:hAnsiTheme="minorHAnsi" w:cstheme="majorBidi"/>
      <w:color w:val="0F4761" w:themeColor="accent1" w:themeShade="BF"/>
      <w:sz w:val="24"/>
      <w:szCs w:val="24"/>
    </w:rPr>
  </w:style>
  <w:style w:type="paragraph" w:customStyle="1" w:styleId="msonormal0">
    <w:name w:val="msonormal"/>
    <w:basedOn w:val="Normal"/>
    <w:pPr>
      <w:spacing w:before="100" w:beforeAutospacing="1" w:after="100" w:afterAutospacing="1"/>
    </w:pPr>
    <w:rPr>
      <w:sz w:val="18"/>
      <w:szCs w:val="18"/>
    </w:rPr>
  </w:style>
  <w:style w:type="paragraph" w:styleId="NormalWeb">
    <w:name w:val="Normal (Web)"/>
    <w:basedOn w:val="Normal"/>
    <w:uiPriority w:val="99"/>
    <w:semiHidden/>
    <w:unhideWhenUsed/>
    <w:pPr>
      <w:spacing w:before="100" w:beforeAutospacing="1" w:after="100" w:afterAutospacing="1"/>
    </w:pPr>
    <w:rPr>
      <w:sz w:val="18"/>
      <w:szCs w:val="18"/>
    </w:rPr>
  </w:style>
  <w:style w:type="paragraph" w:customStyle="1" w:styleId="databorder">
    <w:name w:val="databorder"/>
    <w:basedOn w:val="Normal"/>
    <w:pPr>
      <w:pBdr>
        <w:bottom w:val="single" w:sz="6" w:space="0" w:color="CCCCCC"/>
      </w:pBdr>
      <w:spacing w:before="100" w:beforeAutospacing="1" w:after="100" w:afterAutospacing="1"/>
    </w:pPr>
  </w:style>
  <w:style w:type="paragraph" w:customStyle="1" w:styleId="datalabel">
    <w:name w:val="datalabel"/>
    <w:basedOn w:val="Normal"/>
    <w:pPr>
      <w:spacing w:before="100" w:beforeAutospacing="1" w:after="100" w:afterAutospacing="1"/>
    </w:pPr>
    <w:rPr>
      <w:b/>
      <w:bCs/>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customStyle="1" w:styleId="datalabel1">
    <w:name w:val="datalabel1"/>
    <w:basedOn w:val="DefaultParagraphFont"/>
    <w:rPr>
      <w:b/>
      <w:bCs/>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Revision">
    <w:name w:val="Revision"/>
    <w:hidden/>
    <w:uiPriority w:val="99"/>
    <w:semiHidden/>
    <w:rsid w:val="00E11307"/>
    <w:rPr>
      <w:rFonts w:eastAsiaTheme="minorEastAsia"/>
      <w:sz w:val="24"/>
      <w:szCs w:val="24"/>
    </w:rPr>
  </w:style>
  <w:style w:type="character" w:styleId="CommentReference">
    <w:name w:val="annotation reference"/>
    <w:basedOn w:val="DefaultParagraphFont"/>
    <w:uiPriority w:val="99"/>
    <w:semiHidden/>
    <w:unhideWhenUsed/>
    <w:rsid w:val="00E11307"/>
    <w:rPr>
      <w:sz w:val="16"/>
      <w:szCs w:val="16"/>
    </w:rPr>
  </w:style>
  <w:style w:type="paragraph" w:styleId="CommentText">
    <w:name w:val="annotation text"/>
    <w:basedOn w:val="Normal"/>
    <w:link w:val="CommentTextChar"/>
    <w:uiPriority w:val="99"/>
    <w:unhideWhenUsed/>
    <w:rsid w:val="00E11307"/>
    <w:rPr>
      <w:sz w:val="20"/>
      <w:szCs w:val="20"/>
    </w:rPr>
  </w:style>
  <w:style w:type="character" w:customStyle="1" w:styleId="CommentTextChar">
    <w:name w:val="Comment Text Char"/>
    <w:basedOn w:val="DefaultParagraphFont"/>
    <w:link w:val="CommentText"/>
    <w:uiPriority w:val="99"/>
    <w:rsid w:val="00E11307"/>
    <w:rPr>
      <w:rFonts w:eastAsiaTheme="minorEastAsia"/>
    </w:rPr>
  </w:style>
  <w:style w:type="paragraph" w:styleId="CommentSubject">
    <w:name w:val="annotation subject"/>
    <w:basedOn w:val="CommentText"/>
    <w:next w:val="CommentText"/>
    <w:link w:val="CommentSubjectChar"/>
    <w:uiPriority w:val="99"/>
    <w:semiHidden/>
    <w:unhideWhenUsed/>
    <w:rsid w:val="00E11307"/>
    <w:rPr>
      <w:b/>
      <w:bCs/>
    </w:rPr>
  </w:style>
  <w:style w:type="character" w:customStyle="1" w:styleId="CommentSubjectChar">
    <w:name w:val="Comment Subject Char"/>
    <w:basedOn w:val="CommentTextChar"/>
    <w:link w:val="CommentSubject"/>
    <w:uiPriority w:val="99"/>
    <w:semiHidden/>
    <w:rsid w:val="00E11307"/>
    <w:rPr>
      <w:rFonts w:eastAsiaTheme="minorEastAsia"/>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87159">
      <w:marLeft w:val="0"/>
      <w:marRight w:val="0"/>
      <w:marTop w:val="0"/>
      <w:marBottom w:val="0"/>
      <w:divBdr>
        <w:top w:val="none" w:sz="0" w:space="0" w:color="auto"/>
        <w:left w:val="none" w:sz="0" w:space="0" w:color="auto"/>
        <w:bottom w:val="none" w:sz="0" w:space="0" w:color="auto"/>
        <w:right w:val="none" w:sz="0" w:space="0" w:color="auto"/>
      </w:divBdr>
    </w:div>
    <w:div w:id="118689082">
      <w:marLeft w:val="0"/>
      <w:marRight w:val="0"/>
      <w:marTop w:val="0"/>
      <w:marBottom w:val="0"/>
      <w:divBdr>
        <w:top w:val="none" w:sz="0" w:space="0" w:color="auto"/>
        <w:left w:val="none" w:sz="0" w:space="0" w:color="auto"/>
        <w:bottom w:val="none" w:sz="0" w:space="0" w:color="auto"/>
        <w:right w:val="none" w:sz="0" w:space="0" w:color="auto"/>
      </w:divBdr>
    </w:div>
    <w:div w:id="216089726">
      <w:marLeft w:val="0"/>
      <w:marRight w:val="0"/>
      <w:marTop w:val="0"/>
      <w:marBottom w:val="0"/>
      <w:divBdr>
        <w:top w:val="none" w:sz="0" w:space="0" w:color="auto"/>
        <w:left w:val="none" w:sz="0" w:space="0" w:color="auto"/>
        <w:bottom w:val="none" w:sz="0" w:space="0" w:color="auto"/>
        <w:right w:val="none" w:sz="0" w:space="0" w:color="auto"/>
      </w:divBdr>
    </w:div>
    <w:div w:id="1001354070">
      <w:marLeft w:val="0"/>
      <w:marRight w:val="0"/>
      <w:marTop w:val="0"/>
      <w:marBottom w:val="0"/>
      <w:divBdr>
        <w:top w:val="none" w:sz="0" w:space="0" w:color="auto"/>
        <w:left w:val="none" w:sz="0" w:space="0" w:color="auto"/>
        <w:bottom w:val="none" w:sz="0" w:space="0" w:color="auto"/>
        <w:right w:val="none" w:sz="0" w:space="0" w:color="auto"/>
      </w:divBdr>
    </w:div>
    <w:div w:id="1051001174">
      <w:marLeft w:val="0"/>
      <w:marRight w:val="0"/>
      <w:marTop w:val="0"/>
      <w:marBottom w:val="0"/>
      <w:divBdr>
        <w:top w:val="none" w:sz="0" w:space="0" w:color="auto"/>
        <w:left w:val="none" w:sz="0" w:space="0" w:color="auto"/>
        <w:bottom w:val="none" w:sz="0" w:space="0" w:color="auto"/>
        <w:right w:val="none" w:sz="0" w:space="0" w:color="auto"/>
      </w:divBdr>
    </w:div>
    <w:div w:id="1083915984">
      <w:marLeft w:val="0"/>
      <w:marRight w:val="0"/>
      <w:marTop w:val="0"/>
      <w:marBottom w:val="0"/>
      <w:divBdr>
        <w:top w:val="none" w:sz="0" w:space="0" w:color="auto"/>
        <w:left w:val="none" w:sz="0" w:space="0" w:color="auto"/>
        <w:bottom w:val="none" w:sz="0" w:space="0" w:color="auto"/>
        <w:right w:val="none" w:sz="0" w:space="0" w:color="auto"/>
      </w:divBdr>
    </w:div>
    <w:div w:id="1137063348">
      <w:marLeft w:val="0"/>
      <w:marRight w:val="0"/>
      <w:marTop w:val="0"/>
      <w:marBottom w:val="0"/>
      <w:divBdr>
        <w:top w:val="none" w:sz="0" w:space="0" w:color="auto"/>
        <w:left w:val="none" w:sz="0" w:space="0" w:color="auto"/>
        <w:bottom w:val="none" w:sz="0" w:space="0" w:color="auto"/>
        <w:right w:val="none" w:sz="0" w:space="0" w:color="auto"/>
      </w:divBdr>
    </w:div>
    <w:div w:id="1342970673">
      <w:marLeft w:val="0"/>
      <w:marRight w:val="0"/>
      <w:marTop w:val="0"/>
      <w:marBottom w:val="0"/>
      <w:divBdr>
        <w:top w:val="none" w:sz="0" w:space="0" w:color="auto"/>
        <w:left w:val="none" w:sz="0" w:space="0" w:color="auto"/>
        <w:bottom w:val="none" w:sz="0" w:space="0" w:color="auto"/>
        <w:right w:val="none" w:sz="0" w:space="0" w:color="auto"/>
      </w:divBdr>
    </w:div>
    <w:div w:id="1611619117">
      <w:marLeft w:val="0"/>
      <w:marRight w:val="0"/>
      <w:marTop w:val="0"/>
      <w:marBottom w:val="0"/>
      <w:divBdr>
        <w:top w:val="none" w:sz="0" w:space="0" w:color="auto"/>
        <w:left w:val="none" w:sz="0" w:space="0" w:color="auto"/>
        <w:bottom w:val="none" w:sz="0" w:space="0" w:color="auto"/>
        <w:right w:val="none" w:sz="0" w:space="0" w:color="auto"/>
      </w:divBdr>
    </w:div>
    <w:div w:id="1683164243">
      <w:marLeft w:val="0"/>
      <w:marRight w:val="0"/>
      <w:marTop w:val="0"/>
      <w:marBottom w:val="0"/>
      <w:divBdr>
        <w:top w:val="none" w:sz="0" w:space="0" w:color="auto"/>
        <w:left w:val="none" w:sz="0" w:space="0" w:color="auto"/>
        <w:bottom w:val="none" w:sz="0" w:space="0" w:color="auto"/>
        <w:right w:val="none" w:sz="0" w:space="0" w:color="auto"/>
      </w:divBdr>
      <w:divsChild>
        <w:div w:id="1381324538">
          <w:marLeft w:val="0"/>
          <w:marRight w:val="0"/>
          <w:marTop w:val="0"/>
          <w:marBottom w:val="150"/>
          <w:divBdr>
            <w:top w:val="single" w:sz="12" w:space="0" w:color="000000"/>
            <w:left w:val="none" w:sz="0" w:space="0" w:color="auto"/>
            <w:bottom w:val="single" w:sz="12" w:space="0" w:color="000000"/>
            <w:right w:val="none" w:sz="0" w:space="0" w:color="auto"/>
          </w:divBdr>
        </w:div>
      </w:divsChild>
    </w:div>
    <w:div w:id="1986544413">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microsoft.com/office/2011/relationships/people" Target="people.xml"/><Relationship Id="rId18" Type="http://schemas.openxmlformats.org/officeDocument/2006/relationships/customXml" Target="../customXml/item4.xml"/><Relationship Id="rId3" Type="http://schemas.openxmlformats.org/officeDocument/2006/relationships/webSettings" Target="webSettings.xml"/><Relationship Id="rId7" Type="http://schemas.microsoft.com/office/2016/09/relationships/commentsIds" Target="commentsIds.xml"/><Relationship Id="rId12" Type="http://schemas.openxmlformats.org/officeDocument/2006/relationships/fontTable" Target="fontTable.xml"/><Relationship Id="rId17" Type="http://schemas.openxmlformats.org/officeDocument/2006/relationships/customXml" Target="../customXml/item3.xml"/><Relationship Id="rId2" Type="http://schemas.openxmlformats.org/officeDocument/2006/relationships/settings" Target="settings.xml"/><Relationship Id="rId16" Type="http://schemas.openxmlformats.org/officeDocument/2006/relationships/customXml" Target="../customXml/item2.xml"/><Relationship Id="rId1" Type="http://schemas.openxmlformats.org/officeDocument/2006/relationships/styles" Target="styles.xml"/><Relationship Id="rId6" Type="http://schemas.microsoft.com/office/2011/relationships/commentsExtended" Target="commentsExtended.xml"/><Relationship Id="rId11" Type="http://schemas.openxmlformats.org/officeDocument/2006/relationships/hyperlink" Target="https://www.protectedplanet.net" TargetMode="External"/><Relationship Id="rId5" Type="http://schemas.openxmlformats.org/officeDocument/2006/relationships/comments" Target="comments.xml"/><Relationship Id="rId15" Type="http://schemas.openxmlformats.org/officeDocument/2006/relationships/customXml" Target="../customXml/item1.xml"/><Relationship Id="rId10" Type="http://schemas.openxmlformats.org/officeDocument/2006/relationships/hyperlink" Target="http://www.globalforestwatch.org/" TargetMode="External"/><Relationship Id="rId19" Type="http://schemas.openxmlformats.org/officeDocument/2006/relationships/customXml" Target="../customXml/item5.xml"/><Relationship Id="rId4" Type="http://schemas.openxmlformats.org/officeDocument/2006/relationships/image" Target="file:///C:\Users\resources\redListLogo.jpg" TargetMode="External"/><Relationship Id="rId9" Type="http://schemas.openxmlformats.org/officeDocument/2006/relationships/hyperlink" Target="https://tools.bgci.org/plant_search.php"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DB2FC3823E56459E6430ADD130773C" ma:contentTypeVersion="22" ma:contentTypeDescription="Create a new document." ma:contentTypeScope="" ma:versionID="05e1b73f559f84b2b16942172439698c">
  <xsd:schema xmlns:xsd="http://www.w3.org/2001/XMLSchema" xmlns:xs="http://www.w3.org/2001/XMLSchema" xmlns:p="http://schemas.microsoft.com/office/2006/metadata/properties" xmlns:ns2="150f78d0-e5c4-40ba-9879-1115501c63e5" xmlns:ns3="590658d6-28a4-43df-8461-354b94568f6c" xmlns:ns4="3174fa65-5130-4218-be7b-3006b691958f" targetNamespace="http://schemas.microsoft.com/office/2006/metadata/properties" ma:root="true" ma:fieldsID="c273ad91e43b92aac4df4d8e8ff6824a" ns2:_="" ns3:_="" ns4:_="">
    <xsd:import namespace="150f78d0-e5c4-40ba-9879-1115501c63e5"/>
    <xsd:import namespace="590658d6-28a4-43df-8461-354b94568f6c"/>
    <xsd:import namespace="3174fa65-5130-4218-be7b-3006b691958f"/>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3:MediaServiceAutoKeyPoints" minOccurs="0"/>
                <xsd:element ref="ns3:MediaServiceKeyPoints" minOccurs="0"/>
                <xsd:element ref="ns3:lcf76f155ced4ddcb4097134ff3c332f" minOccurs="0"/>
                <xsd:element ref="ns4: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4:SharedWithUsers" minOccurs="0"/>
                <xsd:element ref="ns4:SharedWithDetails"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50f78d0-e5c4-40ba-9879-1115501c63e5"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590658d6-28a4-43df-8461-354b94568f6c"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4874f941-1732-4aa1-804a-4f99632a5909" ma:termSetId="09814cd3-568e-fe90-9814-8d621ff8fb84" ma:anchorId="fba54fb3-c3e1-fe81-a776-ca4b69148c4d" ma:open="true" ma:isKeyword="false">
      <xsd:complexType>
        <xsd:sequence>
          <xsd:element ref="pc:Terms" minOccurs="0" maxOccurs="1"/>
        </xsd:sequence>
      </xsd:complexType>
    </xsd:element>
    <xsd:element name="MediaServiceDateTaken" ma:index="18" nillable="true" ma:displayName="MediaServiceDateTaken" ma:hidden="true" ma:internalName="MediaServiceDateTake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74fa65-5130-4218-be7b-3006b691958f"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e7f1f8cb-e9ca-4f89-a220-5d9d266a2a9f}" ma:internalName="TaxCatchAll" ma:showField="CatchAllData" ma:web="3174fa65-5130-4218-be7b-3006b691958f">
      <xsd:complexType>
        <xsd:complexContent>
          <xsd:extension base="dms:MultiChoiceLookup">
            <xsd:sequence>
              <xsd:element name="Value" type="dms:Lookup" maxOccurs="unbounded" minOccurs="0" nillable="true"/>
            </xsd:sequence>
          </xsd:extension>
        </xsd:complexContent>
      </xsd:complexType>
    </xsd:element>
    <xsd:element name="SharedWithUsers" ma:index="2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874f941-1732-4aa1-804a-4f99632a5909" ContentTypeId="0x0101" PreviousValue="false"/>
</file>

<file path=customXml/item3.xml><?xml version="1.0" encoding="utf-8"?>
<?mso-contentType ?>
<spe:Receivers xmlns:spe="http://schemas.microsoft.com/sharepoint/event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3174fa65-5130-4218-be7b-3006b691958f" xsi:nil="true"/>
    <lcf76f155ced4ddcb4097134ff3c332f xmlns="590658d6-28a4-43df-8461-354b94568f6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3F3F2D73-754A-416D-A7B9-F905B83DB784}"/>
</file>

<file path=customXml/itemProps2.xml><?xml version="1.0" encoding="utf-8"?>
<ds:datastoreItem xmlns:ds="http://schemas.openxmlformats.org/officeDocument/2006/customXml" ds:itemID="{EA779569-CE39-4700-B115-326D392B77FD}"/>
</file>

<file path=customXml/itemProps3.xml><?xml version="1.0" encoding="utf-8"?>
<ds:datastoreItem xmlns:ds="http://schemas.openxmlformats.org/officeDocument/2006/customXml" ds:itemID="{E199F5CA-BD2A-4D6C-98DD-89BC9BC0C4CF}"/>
</file>

<file path=customXml/itemProps4.xml><?xml version="1.0" encoding="utf-8"?>
<ds:datastoreItem xmlns:ds="http://schemas.openxmlformats.org/officeDocument/2006/customXml" ds:itemID="{BD05061B-F627-414D-9AF8-F90C9B9CC90A}"/>
</file>

<file path=customXml/itemProps5.xml><?xml version="1.0" encoding="utf-8"?>
<ds:datastoreItem xmlns:ds="http://schemas.openxmlformats.org/officeDocument/2006/customXml" ds:itemID="{DB401B77-4ECE-407C-AD21-7F69B11E6A70}"/>
</file>

<file path=docProps/app.xml><?xml version="1.0" encoding="utf-8"?>
<Properties xmlns="http://schemas.openxmlformats.org/officeDocument/2006/extended-properties" xmlns:vt="http://schemas.openxmlformats.org/officeDocument/2006/docPropsVTypes">
  <Template>Normal</Template>
  <TotalTime>3</TotalTime>
  <Pages>5</Pages>
  <Words>1502</Words>
  <Characters>8703</Characters>
  <Application>Microsoft Office Word</Application>
  <DocSecurity>4</DocSecurity>
  <Lines>72</Lines>
  <Paragraphs>20</Paragraphs>
  <ScaleCrop>false</ScaleCrop>
  <HeadingPairs>
    <vt:vector size="2" baseType="variant">
      <vt:variant>
        <vt:lpstr>Title</vt:lpstr>
      </vt:variant>
      <vt:variant>
        <vt:i4>1</vt:i4>
      </vt:variant>
    </vt:vector>
  </HeadingPairs>
  <TitlesOfParts>
    <vt:vector size="1" baseType="lpstr">
      <vt:lpstr>Psychotria podocarpa</vt:lpstr>
    </vt:vector>
  </TitlesOfParts>
  <Company/>
  <LinksUpToDate>false</LinksUpToDate>
  <CharactersWithSpaces>10185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Psychotria podocarpa</dc:title>
  <dc:subject/>
  <dc:creator>Becca Davis 2</dc:creator>
  <cp:keywords/>
  <dc:description/>
  <cp:lastModifiedBy>Jack Plummer</cp:lastModifiedBy>
  <cp:revision>2</cp:revision>
  <dcterms:created xsi:type="dcterms:W3CDTF">2024-04-26T08:09:00Z</dcterms:created>
  <dcterms:modified xsi:type="dcterms:W3CDTF">2024-04-26T08:09:00Z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0x01010051DB2FC3823E56459E6430ADD130773C</vt:lpwstr>
  </property>
</Properties>
</file>