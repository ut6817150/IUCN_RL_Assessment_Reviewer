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00000" w:rsidRDefault="008979F0" w14:paraId="20242A4A" w14:textId="77777777">
      <w:pPr>
        <w:jc w:val="center"/>
        <w:divId w:val="1380200210"/>
        <w:rPr>
          <w:rFonts w:ascii="Georgia" w:hAnsi="Georgia" w:eastAsia="Times New Roman"/>
          <w:b/>
          <w:bCs/>
          <w:sz w:val="29"/>
          <w:szCs w:val="29"/>
        </w:rPr>
      </w:pPr>
      <w:r>
        <w:rPr>
          <w:rFonts w:ascii="Georgia" w:hAnsi="Georgia" w:eastAsia="Times New Roman"/>
          <w:b/>
          <w:bCs/>
          <w:sz w:val="29"/>
          <w:szCs w:val="29"/>
        </w:rPr>
        <w:t>Draft</w:t>
      </w:r>
    </w:p>
    <w:p w:rsidR="00000000" w:rsidRDefault="008979F0" w14:paraId="26770DB6" w14:textId="77777777">
      <w:pPr>
        <w:divId w:val="1577471900"/>
        <w:rPr>
          <w:rFonts w:ascii="Georgia" w:hAnsi="Georgia" w:eastAsia="Times New Roman"/>
          <w:sz w:val="18"/>
          <w:szCs w:val="18"/>
        </w:rPr>
      </w:pPr>
      <w:r>
        <w:rPr>
          <w:rFonts w:ascii="Georgia" w:hAnsi="Georgia" w:eastAsia="Times New Roman"/>
          <w:noProof/>
          <w:sz w:val="18"/>
          <w:szCs w:val="18"/>
        </w:rPr>
        <w:drawing>
          <wp:inline distT="0" distB="0" distL="0" distR="0" wp14:anchorId="35397F7E" wp14:editId="79DCDE4F">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000000" w:rsidRDefault="008979F0" w14:paraId="4055B4C4" w14:textId="77777777">
      <w:pPr>
        <w:shd w:val="clear" w:color="auto" w:fill="FFFFFF"/>
        <w:spacing w:before="100" w:beforeAutospacing="1" w:after="100" w:afterAutospacing="1"/>
        <w:jc w:val="right"/>
        <w:outlineLvl w:val="1"/>
        <w:divId w:val="1577471900"/>
        <w:rPr>
          <w:rFonts w:ascii="Georgia" w:hAnsi="Georgia" w:eastAsia="Times New Roman"/>
          <w:b/>
          <w:bCs/>
          <w:color w:val="000000"/>
          <w:kern w:val="36"/>
          <w:sz w:val="29"/>
          <w:szCs w:val="29"/>
        </w:rPr>
      </w:pPr>
      <w:r>
        <w:rPr>
          <w:rStyle w:val="Emphasis"/>
          <w:rFonts w:ascii="Georgia" w:hAnsi="Georgia" w:eastAsia="Times New Roman"/>
          <w:b/>
          <w:bCs/>
          <w:color w:val="000000"/>
          <w:kern w:val="36"/>
          <w:sz w:val="29"/>
          <w:szCs w:val="29"/>
        </w:rPr>
        <w:t xml:space="preserve">Viburnum </w:t>
      </w:r>
      <w:proofErr w:type="spellStart"/>
      <w:r>
        <w:rPr>
          <w:rStyle w:val="Emphasis"/>
          <w:rFonts w:ascii="Georgia" w:hAnsi="Georgia" w:eastAsia="Times New Roman"/>
          <w:b/>
          <w:bCs/>
          <w:color w:val="000000"/>
          <w:kern w:val="36"/>
          <w:sz w:val="29"/>
          <w:szCs w:val="29"/>
        </w:rPr>
        <w:t>cotinifolium</w:t>
      </w:r>
      <w:proofErr w:type="spellEnd"/>
      <w:r>
        <w:rPr>
          <w:rFonts w:ascii="Georgia" w:hAnsi="Georgia" w:eastAsia="Times New Roman"/>
          <w:b/>
          <w:bCs/>
          <w:color w:val="000000"/>
          <w:kern w:val="36"/>
          <w:sz w:val="29"/>
          <w:szCs w:val="29"/>
        </w:rPr>
        <w:t xml:space="preserve"> - </w:t>
      </w:r>
      <w:proofErr w:type="spellStart"/>
      <w:proofErr w:type="gramStart"/>
      <w:r>
        <w:rPr>
          <w:rFonts w:ascii="Georgia" w:hAnsi="Georgia" w:eastAsia="Times New Roman"/>
          <w:b/>
          <w:bCs/>
          <w:color w:val="000000"/>
          <w:kern w:val="36"/>
          <w:sz w:val="29"/>
          <w:szCs w:val="29"/>
        </w:rPr>
        <w:t>D.Don</w:t>
      </w:r>
      <w:proofErr w:type="spellEnd"/>
      <w:proofErr w:type="gramEnd"/>
    </w:p>
    <w:p w:rsidR="00000000" w:rsidRDefault="008979F0" w14:paraId="33049F24" w14:textId="77777777">
      <w:pPr>
        <w:jc w:val="right"/>
        <w:divId w:val="1577471900"/>
        <w:rPr>
          <w:rFonts w:ascii="Georgia" w:hAnsi="Georgia" w:eastAsia="Times New Roman"/>
          <w:sz w:val="18"/>
          <w:szCs w:val="18"/>
        </w:rPr>
      </w:pPr>
      <w:r>
        <w:rPr>
          <w:rFonts w:ascii="Georgia" w:hAnsi="Georgia" w:eastAsia="Times New Roman"/>
          <w:sz w:val="18"/>
          <w:szCs w:val="18"/>
        </w:rPr>
        <w:t xml:space="preserve">PLANTAE - TRACHEOPHYTA - MAGNOLIOPSIDA - DIPSACALES - VIBURNACEAE - Viburnum - </w:t>
      </w:r>
      <w:proofErr w:type="spellStart"/>
      <w:r>
        <w:rPr>
          <w:rFonts w:ascii="Georgia" w:hAnsi="Georgia" w:eastAsia="Times New Roman"/>
          <w:sz w:val="18"/>
          <w:szCs w:val="18"/>
        </w:rPr>
        <w:t>cotinifolium</w:t>
      </w:r>
      <w:proofErr w:type="spellEnd"/>
    </w:p>
    <w:p w:rsidR="00000000" w:rsidRDefault="008979F0" w14:paraId="5359FD0C" w14:textId="77777777">
      <w:pPr>
        <w:pStyle w:val="NormalWeb"/>
        <w:divId w:val="719591438"/>
        <w:rPr>
          <w:rFonts w:ascii="Georgia" w:hAnsi="Georgia"/>
        </w:rPr>
      </w:pPr>
      <w:r>
        <w:rPr>
          <w:rStyle w:val="Strong"/>
          <w:rFonts w:ascii="Georgia" w:hAnsi="Georgia"/>
        </w:rPr>
        <w:t xml:space="preserve">Common Names: </w:t>
      </w:r>
      <w:proofErr w:type="spellStart"/>
      <w:r>
        <w:rPr>
          <w:rFonts w:ascii="Georgia" w:hAnsi="Georgia"/>
        </w:rPr>
        <w:t>Smoketree</w:t>
      </w:r>
      <w:proofErr w:type="spellEnd"/>
      <w:r>
        <w:rPr>
          <w:rFonts w:ascii="Georgia" w:hAnsi="Georgia"/>
        </w:rPr>
        <w:t xml:space="preserve"> Leaved Viburnum (English), Indian Wayfaring Tr</w:t>
      </w:r>
      <w:r>
        <w:rPr>
          <w:rFonts w:ascii="Georgia" w:hAnsi="Georgia"/>
        </w:rPr>
        <w:t>ee (English)</w:t>
      </w:r>
      <w:r>
        <w:rPr>
          <w:rFonts w:ascii="Georgia" w:hAnsi="Georgia"/>
        </w:rPr>
        <w:br/>
      </w:r>
      <w:r>
        <w:rPr>
          <w:rStyle w:val="Strong"/>
          <w:rFonts w:ascii="Georgia" w:hAnsi="Georgia"/>
        </w:rPr>
        <w:t xml:space="preserve">Synonyms: </w:t>
      </w:r>
      <w:r>
        <w:rPr>
          <w:rFonts w:ascii="Georgia" w:hAnsi="Georgia"/>
        </w:rPr>
        <w:t xml:space="preserve">Viburnum </w:t>
      </w:r>
      <w:proofErr w:type="spellStart"/>
      <w:r>
        <w:rPr>
          <w:rFonts w:ascii="Georgia" w:hAnsi="Georgia"/>
        </w:rPr>
        <w:t>polycarpum</w:t>
      </w:r>
      <w:proofErr w:type="spellEnd"/>
      <w:r>
        <w:rPr>
          <w:rFonts w:ascii="Georgia" w:hAnsi="Georgia"/>
        </w:rPr>
        <w:t xml:space="preserve"> Wall; Viburnum </w:t>
      </w:r>
      <w:proofErr w:type="spellStart"/>
      <w:r>
        <w:rPr>
          <w:rFonts w:ascii="Georgia" w:hAnsi="Georgia"/>
        </w:rPr>
        <w:t>multratum</w:t>
      </w:r>
      <w:proofErr w:type="spellEnd"/>
      <w:r>
        <w:rPr>
          <w:rFonts w:ascii="Georgia" w:hAnsi="Georgia"/>
        </w:rPr>
        <w:t xml:space="preserve"> </w:t>
      </w:r>
      <w:proofErr w:type="spellStart"/>
      <w:proofErr w:type="gramStart"/>
      <w:r>
        <w:rPr>
          <w:rFonts w:ascii="Georgia" w:hAnsi="Georgia"/>
        </w:rPr>
        <w:t>K.Koch</w:t>
      </w:r>
      <w:proofErr w:type="spellEnd"/>
      <w:proofErr w:type="gramEnd"/>
    </w:p>
    <w:p w:rsidR="00000000" w:rsidRDefault="008979F0" w14:paraId="3E4D8E73" w14:textId="77777777">
      <w:pPr>
        <w:pStyle w:val="NormalWeb"/>
        <w:divId w:val="719591438"/>
        <w:rPr>
          <w:rFonts w:ascii="Georgia" w:hAnsi="Georgia"/>
        </w:rPr>
      </w:pPr>
      <w:r>
        <w:rPr>
          <w:rStyle w:val="datalabel1"/>
          <w:rFonts w:ascii="Georgia" w:hAnsi="Georgia"/>
        </w:rPr>
        <w:t xml:space="preserve">Taxonomic Note: </w:t>
      </w:r>
      <w:r>
        <w:rPr>
          <w:rFonts w:ascii="Georgia" w:hAnsi="Georgia"/>
        </w:rPr>
        <w:br/>
      </w:r>
      <w:r>
        <w:rPr>
          <w:rFonts w:ascii="Georgia" w:hAnsi="Georgia"/>
        </w:rPr>
        <w:t xml:space="preserve">There are three accepted varieties of </w:t>
      </w:r>
      <w:r>
        <w:rPr>
          <w:rStyle w:val="Emphasis"/>
          <w:rFonts w:ascii="Georgia" w:hAnsi="Georgia"/>
        </w:rPr>
        <w:t xml:space="preserve">Viburnum </w:t>
      </w:r>
      <w:proofErr w:type="spellStart"/>
      <w:proofErr w:type="gramStart"/>
      <w:r>
        <w:rPr>
          <w:rStyle w:val="Emphasis"/>
          <w:rFonts w:ascii="Georgia" w:hAnsi="Georgia"/>
        </w:rPr>
        <w:t>cotinifolium</w:t>
      </w:r>
      <w:proofErr w:type="spellEnd"/>
      <w:r>
        <w:rPr>
          <w:rFonts w:ascii="Georgia" w:hAnsi="Georgia"/>
        </w:rPr>
        <w:t xml:space="preserve"> :</w:t>
      </w:r>
      <w:proofErr w:type="gramEnd"/>
      <w:r>
        <w:rPr>
          <w:rFonts w:ascii="Georgia" w:hAnsi="Georgia"/>
        </w:rPr>
        <w:t xml:space="preserve"> var. </w:t>
      </w:r>
      <w:proofErr w:type="spellStart"/>
      <w:r>
        <w:rPr>
          <w:rStyle w:val="Emphasis"/>
          <w:rFonts w:ascii="Georgia" w:hAnsi="Georgia"/>
        </w:rPr>
        <w:t>cotinifolium</w:t>
      </w:r>
      <w:proofErr w:type="spellEnd"/>
      <w:r>
        <w:rPr>
          <w:rFonts w:ascii="Georgia" w:hAnsi="Georgia"/>
        </w:rPr>
        <w:t xml:space="preserve"> var. </w:t>
      </w:r>
      <w:proofErr w:type="spellStart"/>
      <w:r>
        <w:rPr>
          <w:rStyle w:val="Emphasis"/>
          <w:rFonts w:ascii="Georgia" w:hAnsi="Georgia"/>
        </w:rPr>
        <w:t>lacei</w:t>
      </w:r>
      <w:proofErr w:type="spellEnd"/>
      <w:r>
        <w:rPr>
          <w:rFonts w:ascii="Georgia" w:hAnsi="Georgia"/>
        </w:rPr>
        <w:t xml:space="preserve"> T.R. Dudley and var. </w:t>
      </w:r>
      <w:proofErr w:type="spellStart"/>
      <w:r>
        <w:rPr>
          <w:rStyle w:val="Emphasis"/>
          <w:rFonts w:ascii="Georgia" w:hAnsi="Georgia"/>
        </w:rPr>
        <w:t>wallichii</w:t>
      </w:r>
      <w:proofErr w:type="spellEnd"/>
      <w:r>
        <w:rPr>
          <w:rStyle w:val="Emphasis"/>
          <w:rFonts w:ascii="Georgia" w:hAnsi="Georgia"/>
        </w:rPr>
        <w:t xml:space="preserve"> </w:t>
      </w:r>
      <w:r>
        <w:rPr>
          <w:rFonts w:ascii="Georgia" w:hAnsi="Georgia"/>
        </w:rPr>
        <w:t>T.R Dudley.</w:t>
      </w:r>
    </w:p>
    <w:tbl>
      <w:tblPr>
        <w:tblW w:w="0" w:type="auto"/>
        <w:jc w:val="center"/>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901"/>
      </w:tblGrid>
      <w:tr w:rsidR="00000000" w14:paraId="0ABF8004" w14:textId="77777777">
        <w:trPr>
          <w:tblCellSpacing w:w="15" w:type="dxa"/>
          <w:jc w:val="center"/>
        </w:trPr>
        <w:tc>
          <w:tcPr>
            <w:tcW w:w="0" w:type="auto"/>
            <w:tcBorders>
              <w:bottom w:val="single" w:color="000000" w:sz="6" w:space="0"/>
            </w:tcBorders>
            <w:shd w:val="clear" w:color="auto" w:fill="BBBBBB"/>
            <w:vAlign w:val="center"/>
            <w:hideMark/>
          </w:tcPr>
          <w:p w:rsidR="00000000" w:rsidRDefault="008979F0" w14:paraId="405EAA7E" w14:textId="77777777">
            <w:pPr>
              <w:spacing w:after="75"/>
              <w:jc w:val="center"/>
              <w:rPr>
                <w:rFonts w:ascii="Georgia" w:hAnsi="Georgia" w:eastAsia="Times New Roman"/>
                <w:b/>
                <w:bCs/>
                <w:sz w:val="20"/>
                <w:szCs w:val="20"/>
              </w:rPr>
            </w:pPr>
            <w:r>
              <w:rPr>
                <w:rFonts w:ascii="Georgia" w:hAnsi="Georgia" w:eastAsia="Times New Roman"/>
                <w:b/>
                <w:bCs/>
                <w:sz w:val="20"/>
                <w:szCs w:val="20"/>
              </w:rPr>
              <w:t>Red List Status</w:t>
            </w:r>
          </w:p>
        </w:tc>
      </w:tr>
      <w:tr w:rsidR="00000000" w14:paraId="37DB52A5" w14:textId="77777777">
        <w:trPr>
          <w:tblCellSpacing w:w="15" w:type="dxa"/>
          <w:jc w:val="center"/>
        </w:trPr>
        <w:tc>
          <w:tcPr>
            <w:tcW w:w="0" w:type="auto"/>
            <w:vAlign w:val="center"/>
            <w:hideMark/>
          </w:tcPr>
          <w:p w:rsidR="00000000" w:rsidRDefault="008979F0" w14:paraId="6F9EBD91" w14:textId="77777777">
            <w:pPr>
              <w:spacing w:after="75"/>
              <w:rPr>
                <w:rFonts w:ascii="Georgia" w:hAnsi="Georgia" w:eastAsia="Times New Roman"/>
                <w:sz w:val="20"/>
                <w:szCs w:val="20"/>
              </w:rPr>
            </w:pPr>
            <w:commentRangeStart w:id="0"/>
            <w:r>
              <w:rPr>
                <w:rFonts w:ascii="Georgia" w:hAnsi="Georgia" w:eastAsia="Times New Roman"/>
                <w:sz w:val="20"/>
                <w:szCs w:val="20"/>
              </w:rPr>
              <w:t>LC - Least Concern, (IUCN version 3.1)</w:t>
            </w:r>
            <w:commentRangeEnd w:id="0"/>
            <w:r w:rsidR="00303829">
              <w:rPr>
                <w:rStyle w:val="CommentReference"/>
              </w:rPr>
              <w:commentReference w:id="0"/>
            </w:r>
          </w:p>
        </w:tc>
      </w:tr>
    </w:tbl>
    <w:p w:rsidR="00000000" w:rsidRDefault="008979F0" w14:paraId="73FE5E3A" w14:textId="77777777">
      <w:pPr>
        <w:pStyle w:val="Heading1"/>
        <w:divId w:val="1358114739"/>
        <w:rPr>
          <w:rFonts w:ascii="Georgia" w:hAnsi="Georgia" w:eastAsia="Times New Roman"/>
          <w:sz w:val="29"/>
          <w:szCs w:val="29"/>
        </w:rPr>
      </w:pPr>
      <w:r>
        <w:rPr>
          <w:rFonts w:ascii="Georgia" w:hAnsi="Georgia" w:eastAsia="Times New Roman"/>
          <w:sz w:val="29"/>
          <w:szCs w:val="29"/>
        </w:rPr>
        <w:t>Red List Assessment</w:t>
      </w:r>
    </w:p>
    <w:p w:rsidR="00000000" w:rsidRDefault="008979F0" w14:paraId="0071D28E" w14:textId="77777777">
      <w:pPr>
        <w:pStyle w:val="Heading2"/>
        <w:divId w:val="1358114739"/>
        <w:rPr>
          <w:rFonts w:ascii="Georgia" w:hAnsi="Georgia" w:eastAsia="Times New Roman"/>
          <w:sz w:val="27"/>
          <w:szCs w:val="27"/>
        </w:rPr>
      </w:pPr>
      <w:r>
        <w:rPr>
          <w:rFonts w:ascii="Georgia" w:hAnsi="Georgia" w:eastAsia="Times New Roman"/>
          <w:sz w:val="27"/>
          <w:szCs w:val="27"/>
        </w:rPr>
        <w:t>Assessment Information</w:t>
      </w:r>
    </w:p>
    <w:p w:rsidR="00000000" w:rsidRDefault="008979F0" w14:paraId="29A75240" w14:textId="77777777">
      <w:pPr>
        <w:pStyle w:val="NormalWeb"/>
        <w:divId w:val="1358114739"/>
        <w:rPr>
          <w:rFonts w:ascii="Georgia" w:hAnsi="Georgia"/>
        </w:rPr>
      </w:pPr>
      <w:r>
        <w:rPr>
          <w:rStyle w:val="datalabel1"/>
          <w:rFonts w:ascii="Georgia" w:hAnsi="Georgia"/>
        </w:rPr>
        <w:t xml:space="preserve">Date of Assessment: </w:t>
      </w:r>
      <w:r>
        <w:rPr>
          <w:rFonts w:ascii="Georgia" w:hAnsi="Georgia"/>
        </w:rPr>
        <w:t>2022-05-23</w:t>
      </w:r>
    </w:p>
    <w:p w:rsidR="00000000" w:rsidRDefault="008979F0" w14:paraId="130B31BA" w14:textId="77777777">
      <w:pPr>
        <w:pStyle w:val="NormalWeb"/>
        <w:divId w:val="1358114739"/>
        <w:rPr>
          <w:rFonts w:ascii="Georgia" w:hAnsi="Georgia"/>
        </w:rPr>
      </w:pPr>
      <w:r>
        <w:rPr>
          <w:rStyle w:val="datalabel1"/>
          <w:rFonts w:ascii="Georgia" w:hAnsi="Georgia"/>
        </w:rPr>
        <w:t xml:space="preserve">Assessor(s): </w:t>
      </w:r>
      <w:r>
        <w:rPr>
          <w:rFonts w:ascii="Georgia" w:hAnsi="Georgia"/>
        </w:rPr>
        <w:t>Gyeltshen, N.</w:t>
      </w:r>
    </w:p>
    <w:p w:rsidR="00000000" w:rsidRDefault="008979F0" w14:paraId="2F7F6EB2" w14:textId="77777777">
      <w:pPr>
        <w:pStyle w:val="NormalWeb"/>
        <w:divId w:val="1358114739"/>
        <w:rPr>
          <w:rFonts w:ascii="Georgia" w:hAnsi="Georgia"/>
        </w:rPr>
      </w:pPr>
      <w:r>
        <w:rPr>
          <w:rStyle w:val="datalabel1"/>
          <w:rFonts w:ascii="Georgia" w:hAnsi="Georgia"/>
        </w:rPr>
        <w:t xml:space="preserve">Regions: </w:t>
      </w:r>
      <w:r>
        <w:rPr>
          <w:rFonts w:ascii="Georgia" w:hAnsi="Georgia"/>
        </w:rPr>
        <w:t>Global</w:t>
      </w:r>
    </w:p>
    <w:p w:rsidR="00000000" w:rsidRDefault="008979F0" w14:paraId="46C674BF" w14:textId="77777777">
      <w:pPr>
        <w:pStyle w:val="Heading2"/>
        <w:divId w:val="1358114739"/>
        <w:rPr>
          <w:rFonts w:ascii="Georgia" w:hAnsi="Georgia" w:eastAsia="Times New Roman"/>
          <w:sz w:val="27"/>
          <w:szCs w:val="27"/>
        </w:rPr>
      </w:pPr>
      <w:r>
        <w:rPr>
          <w:rFonts w:ascii="Georgia" w:hAnsi="Georgia" w:eastAsia="Times New Roman"/>
          <w:sz w:val="27"/>
          <w:szCs w:val="27"/>
        </w:rPr>
        <w:t>Assessment Rationale</w:t>
      </w:r>
    </w:p>
    <w:p w:rsidR="00000000" w:rsidRDefault="008979F0" w14:paraId="4679AFEC" w14:textId="5088F430">
      <w:pPr>
        <w:pStyle w:val="NormalWeb"/>
        <w:divId w:val="1358114739"/>
        <w:rPr>
          <w:rFonts w:ascii="Georgia" w:hAnsi="Georgia"/>
        </w:rPr>
      </w:pPr>
      <w:r>
        <w:rPr>
          <w:rFonts w:ascii="Georgia" w:hAnsi="Georgia"/>
        </w:rPr>
        <w:t xml:space="preserve">This species is a widespread large shrub, native to the eastern Himalayas, and </w:t>
      </w:r>
      <w:del w:author="Jack Plummer" w:date="2022-08-17T15:43:00Z" w:id="1">
        <w:r w:rsidDel="00303829">
          <w:rPr>
            <w:rFonts w:ascii="Georgia" w:hAnsi="Georgia"/>
          </w:rPr>
          <w:delText>south East</w:delText>
        </w:r>
      </w:del>
      <w:ins w:author="Jack Plummer" w:date="2022-08-17T15:43:00Z" w:id="2">
        <w:r w:rsidR="00303829">
          <w:rPr>
            <w:rFonts w:ascii="Georgia" w:hAnsi="Georgia"/>
          </w:rPr>
          <w:t>southeast</w:t>
        </w:r>
      </w:ins>
      <w:r>
        <w:rPr>
          <w:rFonts w:ascii="Georgia" w:hAnsi="Georgia"/>
        </w:rPr>
        <w:t xml:space="preserve"> Asia. It has a very large extent of occurrence (EOO) of 1, 572,131 km</w:t>
      </w:r>
      <w:r>
        <w:rPr>
          <w:rFonts w:ascii="Georgia" w:hAnsi="Georgia"/>
          <w:vertAlign w:val="superscript"/>
        </w:rPr>
        <w:t>2</w:t>
      </w:r>
      <w:r w:rsidRPr="00303829">
        <w:rPr>
          <w:rFonts w:ascii="Georgia" w:hAnsi="Georgia"/>
          <w:rPrChange w:author="Jack Plummer" w:date="2022-08-17T15:43:00Z" w:id="3">
            <w:rPr>
              <w:rFonts w:ascii="Georgia" w:hAnsi="Georgia"/>
              <w:vertAlign w:val="subscript"/>
            </w:rPr>
          </w:rPrChange>
        </w:rPr>
        <w:t>, </w:t>
      </w:r>
      <w:del w:author="Jack Plummer" w:date="2022-08-17T15:43:00Z" w:id="4">
        <w:r w:rsidDel="00303829">
          <w:rPr>
            <w:rFonts w:ascii="Georgia" w:hAnsi="Georgia"/>
            <w:vertAlign w:val="superscript"/>
          </w:rPr>
          <w:delText> </w:delText>
        </w:r>
      </w:del>
      <w:r>
        <w:rPr>
          <w:rFonts w:ascii="Georgia" w:hAnsi="Georgia"/>
        </w:rPr>
        <w:t>which</w:t>
      </w:r>
      <w:r>
        <w:rPr>
          <w:rFonts w:ascii="Georgia" w:hAnsi="Georgia"/>
        </w:rPr>
        <w:t xml:space="preserve"> exceeds the threshold value for threatened categories. It is suspected that the number </w:t>
      </w:r>
      <w:r>
        <w:rPr>
          <w:rFonts w:ascii="Georgia" w:hAnsi="Georgia"/>
        </w:rPr>
        <w:t>of locations, and possibly the area of occupancy (AOO), may also exceed the respective values for threatened categories. There is no population information available, and the population trend is unknown. The population is not known to be severely fragmente</w:t>
      </w:r>
      <w:r>
        <w:rPr>
          <w:rFonts w:ascii="Georgia" w:hAnsi="Georgia"/>
        </w:rPr>
        <w:t>d or subject to extreme fluctuation. No significant threats to the species have been identified, and there is limited evidence of decline in habitat or population. This species is therefore assessed as Least concern.</w:t>
      </w:r>
    </w:p>
    <w:p w:rsidR="00000000" w:rsidRDefault="008979F0" w14:paraId="455EBB83" w14:textId="77777777">
      <w:pPr>
        <w:pStyle w:val="Heading1"/>
        <w:divId w:val="2123332729"/>
        <w:rPr>
          <w:rFonts w:ascii="Georgia" w:hAnsi="Georgia" w:eastAsia="Times New Roman"/>
          <w:sz w:val="29"/>
          <w:szCs w:val="29"/>
        </w:rPr>
      </w:pPr>
      <w:r>
        <w:rPr>
          <w:rFonts w:ascii="Georgia" w:hAnsi="Georgia" w:eastAsia="Times New Roman"/>
          <w:sz w:val="29"/>
          <w:szCs w:val="29"/>
        </w:rPr>
        <w:t>Distribution</w:t>
      </w:r>
    </w:p>
    <w:p w:rsidR="00000000" w:rsidRDefault="008979F0" w14:paraId="5E4C7511" w14:textId="77777777">
      <w:pPr>
        <w:pStyle w:val="Heading2"/>
        <w:divId w:val="2123332729"/>
        <w:rPr>
          <w:rFonts w:ascii="Georgia" w:hAnsi="Georgia" w:eastAsia="Times New Roman"/>
          <w:sz w:val="27"/>
          <w:szCs w:val="27"/>
        </w:rPr>
      </w:pPr>
      <w:r>
        <w:rPr>
          <w:rFonts w:ascii="Georgia" w:hAnsi="Georgia" w:eastAsia="Times New Roman"/>
          <w:sz w:val="27"/>
          <w:szCs w:val="27"/>
        </w:rPr>
        <w:t>Geographic Range</w:t>
      </w:r>
    </w:p>
    <w:p w:rsidR="00000000" w:rsidRDefault="008979F0" w14:paraId="3633FD45" w14:textId="770865DC">
      <w:pPr>
        <w:pStyle w:val="NormalWeb"/>
        <w:divId w:val="2123332729"/>
        <w:rPr>
          <w:rFonts w:ascii="Georgia" w:hAnsi="Georgia"/>
        </w:rPr>
      </w:pPr>
      <w:r>
        <w:rPr>
          <w:rFonts w:ascii="Georgia" w:hAnsi="Georgia"/>
        </w:rPr>
        <w:t>This is a widespread species native to the Himalaya, with a distribution spanning from eastern Afghanistan to Sikkim and south Tibet (POWO 2022). It occurs at an elevation of 900-3</w:t>
      </w:r>
      <w:ins w:author="Jack Plummer" w:date="2022-08-17T15:43:00Z" w:id="5">
        <w:r w:rsidR="00303829">
          <w:rPr>
            <w:rFonts w:ascii="Georgia" w:hAnsi="Georgia"/>
          </w:rPr>
          <w:t>,</w:t>
        </w:r>
      </w:ins>
      <w:r>
        <w:rPr>
          <w:rFonts w:ascii="Georgia" w:hAnsi="Georgia"/>
        </w:rPr>
        <w:t>500 m asl.</w:t>
      </w:r>
    </w:p>
    <w:p w:rsidR="00000000" w:rsidRDefault="008979F0" w14:paraId="03880FB8" w14:textId="77777777">
      <w:pPr>
        <w:pStyle w:val="Heading2"/>
        <w:divId w:val="2123332729"/>
        <w:rPr>
          <w:rFonts w:ascii="Georgia" w:hAnsi="Georgia" w:eastAsia="Times New Roman"/>
          <w:sz w:val="27"/>
          <w:szCs w:val="27"/>
        </w:rPr>
      </w:pPr>
      <w:r>
        <w:rPr>
          <w:rFonts w:ascii="Georgia" w:hAnsi="Georgia" w:eastAsia="Times New Roman"/>
          <w:sz w:val="27"/>
          <w:szCs w:val="27"/>
        </w:rPr>
        <w:t>Extent of Occurrence (EOO)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277"/>
        <w:gridCol w:w="2532"/>
        <w:gridCol w:w="4201"/>
      </w:tblGrid>
      <w:tr w:rsidR="00000000" w14:paraId="306B62EC" w14:textId="77777777">
        <w:trPr>
          <w:divId w:val="2123332729"/>
          <w:tblCellSpacing w:w="15" w:type="dxa"/>
        </w:trPr>
        <w:tc>
          <w:tcPr>
            <w:tcW w:w="0" w:type="auto"/>
            <w:tcBorders>
              <w:bottom w:val="single" w:color="000000" w:sz="6" w:space="0"/>
            </w:tcBorders>
            <w:shd w:val="clear" w:color="auto" w:fill="BBBBBB"/>
            <w:vAlign w:val="center"/>
            <w:hideMark/>
          </w:tcPr>
          <w:p w:rsidR="00000000" w:rsidRDefault="008979F0" w14:paraId="15CFBC8B" w14:textId="77777777">
            <w:pPr>
              <w:spacing w:after="75"/>
              <w:rPr>
                <w:rFonts w:ascii="Georgia" w:hAnsi="Georgia" w:eastAsia="Times New Roman"/>
                <w:b/>
                <w:bCs/>
                <w:sz w:val="18"/>
                <w:szCs w:val="18"/>
              </w:rPr>
            </w:pPr>
            <w:r>
              <w:rPr>
                <w:rFonts w:ascii="Georgia" w:hAnsi="Georgia" w:eastAsia="Times New Roman"/>
                <w:b/>
                <w:bCs/>
                <w:sz w:val="18"/>
                <w:szCs w:val="18"/>
              </w:rPr>
              <w:t xml:space="preserve">Estimated extent of occurrence (EOO)- </w:t>
            </w:r>
            <w:r>
              <w:rPr>
                <w:rFonts w:ascii="Georgia" w:hAnsi="Georgia" w:eastAsia="Times New Roman"/>
                <w:b/>
                <w:bCs/>
                <w:sz w:val="18"/>
                <w:szCs w:val="18"/>
              </w:rPr>
              <w:t>in km2</w:t>
            </w:r>
          </w:p>
        </w:tc>
        <w:tc>
          <w:tcPr>
            <w:tcW w:w="0" w:type="auto"/>
            <w:tcBorders>
              <w:bottom w:val="single" w:color="000000" w:sz="6" w:space="0"/>
            </w:tcBorders>
            <w:shd w:val="clear" w:color="auto" w:fill="BBBBBB"/>
            <w:vAlign w:val="center"/>
            <w:hideMark/>
          </w:tcPr>
          <w:p w:rsidR="00000000" w:rsidRDefault="008979F0" w14:paraId="5D80EAE6" w14:textId="77777777">
            <w:pPr>
              <w:spacing w:after="75"/>
              <w:rPr>
                <w:rFonts w:ascii="Georgia" w:hAnsi="Georgia" w:eastAsia="Times New Roman"/>
                <w:b/>
                <w:bCs/>
                <w:sz w:val="18"/>
                <w:szCs w:val="18"/>
              </w:rPr>
            </w:pPr>
            <w:r>
              <w:rPr>
                <w:rFonts w:ascii="Georgia" w:hAnsi="Georgia" w:eastAsia="Times New Roman"/>
                <w:b/>
                <w:bCs/>
                <w:sz w:val="18"/>
                <w:szCs w:val="18"/>
              </w:rPr>
              <w:t>EOO estimate calculated from Minimum Convex Polygon</w:t>
            </w:r>
          </w:p>
        </w:tc>
        <w:tc>
          <w:tcPr>
            <w:tcW w:w="0" w:type="auto"/>
            <w:tcBorders>
              <w:bottom w:val="single" w:color="000000" w:sz="6" w:space="0"/>
            </w:tcBorders>
            <w:shd w:val="clear" w:color="auto" w:fill="BBBBBB"/>
            <w:vAlign w:val="center"/>
            <w:hideMark/>
          </w:tcPr>
          <w:p w:rsidR="00000000" w:rsidRDefault="008979F0" w14:paraId="35C0618E"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24CCBAD4" w14:textId="77777777">
        <w:trPr>
          <w:divId w:val="2123332729"/>
          <w:tblCellSpacing w:w="15" w:type="dxa"/>
        </w:trPr>
        <w:tc>
          <w:tcPr>
            <w:tcW w:w="0" w:type="auto"/>
            <w:vAlign w:val="center"/>
            <w:hideMark/>
          </w:tcPr>
          <w:p w:rsidR="00000000" w:rsidRDefault="008979F0" w14:paraId="22BEC583" w14:textId="77777777">
            <w:pPr>
              <w:spacing w:after="75"/>
              <w:rPr>
                <w:rFonts w:ascii="Georgia" w:hAnsi="Georgia" w:eastAsia="Times New Roman"/>
                <w:sz w:val="18"/>
                <w:szCs w:val="18"/>
              </w:rPr>
            </w:pPr>
            <w:r>
              <w:rPr>
                <w:rFonts w:ascii="Georgia" w:hAnsi="Georgia" w:eastAsia="Times New Roman"/>
                <w:sz w:val="18"/>
                <w:szCs w:val="18"/>
              </w:rPr>
              <w:lastRenderedPageBreak/>
              <w:t>1572131</w:t>
            </w:r>
          </w:p>
        </w:tc>
        <w:tc>
          <w:tcPr>
            <w:tcW w:w="0" w:type="auto"/>
            <w:vAlign w:val="center"/>
            <w:hideMark/>
          </w:tcPr>
          <w:p w:rsidR="00000000" w:rsidRDefault="008979F0" w14:paraId="0BABFAE6"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vAlign w:val="center"/>
            <w:hideMark/>
          </w:tcPr>
          <w:p w:rsidR="00000000" w:rsidRDefault="008979F0" w14:paraId="5FC507E5" w14:textId="30741E8C">
            <w:pPr>
              <w:spacing w:after="75"/>
              <w:rPr>
                <w:rFonts w:ascii="Georgia" w:hAnsi="Georgia" w:eastAsia="Times New Roman"/>
                <w:sz w:val="18"/>
                <w:szCs w:val="18"/>
              </w:rPr>
            </w:pPr>
            <w:r>
              <w:rPr>
                <w:rFonts w:ascii="Georgia" w:hAnsi="Georgia" w:eastAsia="Times New Roman"/>
                <w:sz w:val="18"/>
                <w:szCs w:val="18"/>
              </w:rPr>
              <w:t xml:space="preserve">Estimated from a minimum convex polygon from herbarium specimen point data using </w:t>
            </w:r>
            <w:proofErr w:type="spellStart"/>
            <w:r>
              <w:rPr>
                <w:rFonts w:ascii="Georgia" w:hAnsi="Georgia" w:eastAsia="Times New Roman"/>
                <w:sz w:val="18"/>
                <w:szCs w:val="18"/>
              </w:rPr>
              <w:t>GeoCAT</w:t>
            </w:r>
            <w:proofErr w:type="spellEnd"/>
            <w:r>
              <w:rPr>
                <w:rFonts w:ascii="Georgia" w:hAnsi="Georgia" w:eastAsia="Times New Roman"/>
                <w:sz w:val="18"/>
                <w:szCs w:val="18"/>
              </w:rPr>
              <w:t xml:space="preserve"> (Bachman </w:t>
            </w:r>
            <w:r w:rsidRPr="00303829">
              <w:rPr>
                <w:rFonts w:ascii="Georgia" w:hAnsi="Georgia" w:eastAsia="Times New Roman"/>
                <w:i/>
                <w:iCs/>
                <w:sz w:val="18"/>
                <w:szCs w:val="18"/>
                <w:rPrChange w:author="Jack Plummer" w:date="2022-08-17T15:43:00Z" w:id="6">
                  <w:rPr>
                    <w:rFonts w:ascii="Georgia" w:hAnsi="Georgia" w:eastAsia="Times New Roman"/>
                    <w:sz w:val="18"/>
                    <w:szCs w:val="18"/>
                  </w:rPr>
                </w:rPrChange>
              </w:rPr>
              <w:t>et al.</w:t>
            </w:r>
            <w:ins w:author="Jack Plummer" w:date="2022-08-17T15:43:00Z" w:id="7">
              <w:r w:rsidR="00303829">
                <w:rPr>
                  <w:rFonts w:ascii="Georgia" w:hAnsi="Georgia" w:eastAsia="Times New Roman"/>
                  <w:sz w:val="18"/>
                  <w:szCs w:val="18"/>
                </w:rPr>
                <w:t xml:space="preserve"> </w:t>
              </w:r>
            </w:ins>
            <w:r>
              <w:rPr>
                <w:rFonts w:ascii="Georgia" w:hAnsi="Georgia" w:eastAsia="Times New Roman"/>
                <w:sz w:val="18"/>
                <w:szCs w:val="18"/>
              </w:rPr>
              <w:t xml:space="preserve">2011.) </w:t>
            </w:r>
          </w:p>
        </w:tc>
      </w:tr>
    </w:tbl>
    <w:p w:rsidR="00000000" w:rsidRDefault="008979F0" w14:paraId="5D281A4D" w14:textId="77777777">
      <w:pPr>
        <w:pStyle w:val="Heading2"/>
        <w:divId w:val="2123332729"/>
        <w:rPr>
          <w:rFonts w:ascii="Georgia" w:hAnsi="Georgia" w:eastAsia="Times New Roman"/>
          <w:sz w:val="27"/>
          <w:szCs w:val="27"/>
        </w:rPr>
      </w:pPr>
      <w:r>
        <w:rPr>
          <w:rFonts w:ascii="Georgia" w:hAnsi="Georgia" w:eastAsia="Times New Roman"/>
          <w:sz w:val="27"/>
          <w:szCs w:val="27"/>
        </w:rPr>
        <w:t>Very restricted AOO or number of locations (triggers VU D</w:t>
      </w:r>
      <w:r>
        <w:rPr>
          <w:rFonts w:ascii="Georgia" w:hAnsi="Georgia" w:eastAsia="Times New Roman"/>
          <w:sz w:val="27"/>
          <w:szCs w:val="27"/>
        </w:rPr>
        <w:t>2)</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6041"/>
        <w:gridCol w:w="1258"/>
      </w:tblGrid>
      <w:tr w:rsidR="00000000" w14:paraId="35E7FAD9" w14:textId="77777777">
        <w:trPr>
          <w:divId w:val="2123332729"/>
          <w:tblCellSpacing w:w="15" w:type="dxa"/>
        </w:trPr>
        <w:tc>
          <w:tcPr>
            <w:tcW w:w="0" w:type="auto"/>
            <w:tcBorders>
              <w:bottom w:val="single" w:color="000000" w:sz="6" w:space="0"/>
            </w:tcBorders>
            <w:shd w:val="clear" w:color="auto" w:fill="BBBBBB"/>
            <w:vAlign w:val="center"/>
            <w:hideMark/>
          </w:tcPr>
          <w:p w:rsidR="00000000" w:rsidRDefault="008979F0" w14:paraId="6685DA28" w14:textId="77777777">
            <w:pPr>
              <w:spacing w:after="75"/>
              <w:rPr>
                <w:rFonts w:ascii="Georgia" w:hAnsi="Georgia" w:eastAsia="Times New Roman"/>
                <w:b/>
                <w:bCs/>
                <w:sz w:val="18"/>
                <w:szCs w:val="18"/>
              </w:rPr>
            </w:pPr>
            <w:r>
              <w:rPr>
                <w:rFonts w:ascii="Georgia" w:hAnsi="Georgia" w:eastAsia="Times New Roman"/>
                <w:b/>
                <w:bCs/>
                <w:sz w:val="18"/>
                <w:szCs w:val="18"/>
              </w:rPr>
              <w:t>Very restricted in area of occupancy (AOO) and/or # of locations</w:t>
            </w:r>
          </w:p>
        </w:tc>
        <w:tc>
          <w:tcPr>
            <w:tcW w:w="0" w:type="auto"/>
            <w:tcBorders>
              <w:bottom w:val="single" w:color="000000" w:sz="6" w:space="0"/>
            </w:tcBorders>
            <w:shd w:val="clear" w:color="auto" w:fill="BBBBBB"/>
            <w:vAlign w:val="center"/>
            <w:hideMark/>
          </w:tcPr>
          <w:p w:rsidR="00000000" w:rsidRDefault="008979F0" w14:paraId="380F16BC"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r>
      <w:tr w:rsidR="00000000" w14:paraId="1AD2CF25" w14:textId="77777777">
        <w:trPr>
          <w:divId w:val="2123332729"/>
          <w:tblCellSpacing w:w="15" w:type="dxa"/>
        </w:trPr>
        <w:tc>
          <w:tcPr>
            <w:tcW w:w="0" w:type="auto"/>
            <w:vAlign w:val="center"/>
            <w:hideMark/>
          </w:tcPr>
          <w:p w:rsidR="00000000" w:rsidRDefault="008979F0" w14:paraId="1F8F146D" w14:textId="77777777">
            <w:pPr>
              <w:spacing w:after="75"/>
              <w:rPr>
                <w:rFonts w:ascii="Georgia" w:hAnsi="Georgia" w:eastAsia="Times New Roman"/>
                <w:sz w:val="18"/>
                <w:szCs w:val="18"/>
              </w:rPr>
            </w:pPr>
            <w:r>
              <w:rPr>
                <w:rFonts w:ascii="Georgia" w:hAnsi="Georgia" w:eastAsia="Times New Roman"/>
                <w:sz w:val="18"/>
                <w:szCs w:val="18"/>
              </w:rPr>
              <w:t>No</w:t>
            </w:r>
          </w:p>
        </w:tc>
        <w:tc>
          <w:tcPr>
            <w:tcW w:w="0" w:type="auto"/>
            <w:vAlign w:val="center"/>
            <w:hideMark/>
          </w:tcPr>
          <w:p w:rsidR="00000000" w:rsidRDefault="008979F0" w14:paraId="4F0F58E9"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8979F0" w14:paraId="24617285" w14:textId="77777777">
      <w:pPr>
        <w:pStyle w:val="Heading2"/>
        <w:divId w:val="2123332729"/>
        <w:rPr>
          <w:rFonts w:ascii="Georgia" w:hAnsi="Georgia" w:eastAsia="Times New Roman"/>
          <w:sz w:val="27"/>
          <w:szCs w:val="27"/>
        </w:rPr>
      </w:pPr>
      <w:r>
        <w:rPr>
          <w:rFonts w:ascii="Georgia" w:hAnsi="Georgia" w:eastAsia="Times New Roman"/>
          <w:sz w:val="27"/>
          <w:szCs w:val="27"/>
        </w:rPr>
        <w:t>Elevation / Depth / Depth Zones</w:t>
      </w:r>
    </w:p>
    <w:p w:rsidR="00000000" w:rsidRDefault="008979F0" w14:paraId="49731502" w14:textId="77777777">
      <w:pPr>
        <w:pStyle w:val="NormalWeb"/>
        <w:divId w:val="2123332729"/>
        <w:rPr>
          <w:rFonts w:ascii="Georgia" w:hAnsi="Georgia"/>
        </w:rPr>
      </w:pPr>
      <w:r>
        <w:rPr>
          <w:rStyle w:val="datalabel1"/>
          <w:rFonts w:ascii="Georgia" w:hAnsi="Georgia"/>
        </w:rPr>
        <w:t xml:space="preserve">Elevation Lower Limit (in metres above sea level): </w:t>
      </w:r>
      <w:r>
        <w:rPr>
          <w:rFonts w:ascii="Georgia" w:hAnsi="Georgia"/>
        </w:rPr>
        <w:t>900</w:t>
      </w:r>
    </w:p>
    <w:p w:rsidR="00000000" w:rsidRDefault="008979F0" w14:paraId="5EF9CC82" w14:textId="77777777">
      <w:pPr>
        <w:pStyle w:val="NormalWeb"/>
        <w:divId w:val="2123332729"/>
        <w:rPr>
          <w:rFonts w:ascii="Georgia" w:hAnsi="Georgia"/>
        </w:rPr>
      </w:pPr>
      <w:r>
        <w:rPr>
          <w:rStyle w:val="datalabel1"/>
          <w:rFonts w:ascii="Georgia" w:hAnsi="Georgia"/>
        </w:rPr>
        <w:t xml:space="preserve">Elevation Upper Limit (in metres above sea level): </w:t>
      </w:r>
      <w:r>
        <w:rPr>
          <w:rFonts w:ascii="Georgia" w:hAnsi="Georgia"/>
        </w:rPr>
        <w:t>3500</w:t>
      </w:r>
    </w:p>
    <w:p w:rsidR="00000000" w:rsidRDefault="008979F0" w14:paraId="30278ED0" w14:textId="77777777">
      <w:pPr>
        <w:pStyle w:val="Heading2"/>
        <w:divId w:val="2123332729"/>
        <w:rPr>
          <w:rFonts w:ascii="Georgia" w:hAnsi="Georgia" w:eastAsia="Times New Roman"/>
          <w:sz w:val="27"/>
          <w:szCs w:val="27"/>
        </w:rPr>
      </w:pPr>
      <w:r>
        <w:rPr>
          <w:rFonts w:ascii="Georgia" w:hAnsi="Georgia" w:eastAsia="Times New Roman"/>
          <w:sz w:val="27"/>
          <w:szCs w:val="27"/>
        </w:rPr>
        <w:t>Map Status</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677"/>
        <w:gridCol w:w="1145"/>
        <w:gridCol w:w="1724"/>
        <w:gridCol w:w="989"/>
        <w:gridCol w:w="1004"/>
        <w:gridCol w:w="1228"/>
        <w:gridCol w:w="1150"/>
        <w:gridCol w:w="1093"/>
      </w:tblGrid>
      <w:tr w:rsidR="00000000" w14:paraId="68697DEE" w14:textId="77777777">
        <w:trPr>
          <w:divId w:val="2123332729"/>
          <w:tblCellSpacing w:w="15" w:type="dxa"/>
        </w:trPr>
        <w:tc>
          <w:tcPr>
            <w:tcW w:w="0" w:type="auto"/>
            <w:tcBorders>
              <w:bottom w:val="single" w:color="000000" w:sz="6" w:space="0"/>
            </w:tcBorders>
            <w:shd w:val="clear" w:color="auto" w:fill="BBBBBB"/>
            <w:vAlign w:val="center"/>
            <w:hideMark/>
          </w:tcPr>
          <w:p w:rsidR="00000000" w:rsidRDefault="008979F0" w14:paraId="789E9781" w14:textId="77777777">
            <w:pPr>
              <w:spacing w:after="75"/>
              <w:rPr>
                <w:rFonts w:ascii="Georgia" w:hAnsi="Georgia" w:eastAsia="Times New Roman"/>
                <w:b/>
                <w:bCs/>
                <w:sz w:val="18"/>
                <w:szCs w:val="18"/>
              </w:rPr>
            </w:pPr>
            <w:r>
              <w:rPr>
                <w:rFonts w:ascii="Georgia" w:hAnsi="Georgia" w:eastAsia="Times New Roman"/>
                <w:b/>
                <w:bCs/>
                <w:sz w:val="18"/>
                <w:szCs w:val="18"/>
              </w:rPr>
              <w:t>Map Status</w:t>
            </w:r>
          </w:p>
        </w:tc>
        <w:tc>
          <w:tcPr>
            <w:tcW w:w="0" w:type="auto"/>
            <w:tcBorders>
              <w:bottom w:val="single" w:color="000000" w:sz="6" w:space="0"/>
            </w:tcBorders>
            <w:shd w:val="clear" w:color="auto" w:fill="BBBBBB"/>
            <w:vAlign w:val="center"/>
            <w:hideMark/>
          </w:tcPr>
          <w:p w:rsidR="00000000" w:rsidRDefault="008979F0" w14:paraId="772716D0" w14:textId="77777777">
            <w:pPr>
              <w:spacing w:after="75"/>
              <w:rPr>
                <w:rFonts w:ascii="Georgia" w:hAnsi="Georgia" w:eastAsia="Times New Roman"/>
                <w:b/>
                <w:bCs/>
                <w:sz w:val="18"/>
                <w:szCs w:val="18"/>
              </w:rPr>
            </w:pPr>
            <w:r>
              <w:rPr>
                <w:rFonts w:ascii="Georgia" w:hAnsi="Georgia" w:eastAsia="Times New Roman"/>
                <w:b/>
                <w:bCs/>
                <w:sz w:val="18"/>
                <w:szCs w:val="18"/>
              </w:rPr>
              <w:t>Use map from previous assessment</w:t>
            </w:r>
          </w:p>
        </w:tc>
        <w:tc>
          <w:tcPr>
            <w:tcW w:w="0" w:type="auto"/>
            <w:tcBorders>
              <w:bottom w:val="single" w:color="000000" w:sz="6" w:space="0"/>
            </w:tcBorders>
            <w:shd w:val="clear" w:color="auto" w:fill="BBBBBB"/>
            <w:vAlign w:val="center"/>
            <w:hideMark/>
          </w:tcPr>
          <w:p w:rsidR="00000000" w:rsidRDefault="008979F0" w14:paraId="31A31995" w14:textId="77777777">
            <w:pPr>
              <w:spacing w:after="75"/>
              <w:rPr>
                <w:rFonts w:ascii="Georgia" w:hAnsi="Georgia" w:eastAsia="Times New Roman"/>
                <w:b/>
                <w:bCs/>
                <w:sz w:val="18"/>
                <w:szCs w:val="18"/>
              </w:rPr>
            </w:pPr>
            <w:r>
              <w:rPr>
                <w:rFonts w:ascii="Georgia" w:hAnsi="Georgia" w:eastAsia="Times New Roman"/>
                <w:b/>
                <w:bCs/>
                <w:sz w:val="18"/>
                <w:szCs w:val="18"/>
              </w:rPr>
              <w:t>How the map was created, including data sources/methods used:</w:t>
            </w:r>
          </w:p>
        </w:tc>
        <w:tc>
          <w:tcPr>
            <w:tcW w:w="0" w:type="auto"/>
            <w:tcBorders>
              <w:bottom w:val="single" w:color="000000" w:sz="6" w:space="0"/>
            </w:tcBorders>
            <w:shd w:val="clear" w:color="auto" w:fill="BBBBBB"/>
            <w:vAlign w:val="center"/>
            <w:hideMark/>
          </w:tcPr>
          <w:p w:rsidR="00000000" w:rsidRDefault="008979F0" w14:paraId="591931E2" w14:textId="77777777">
            <w:pPr>
              <w:spacing w:after="75"/>
              <w:rPr>
                <w:rFonts w:ascii="Georgia" w:hAnsi="Georgia" w:eastAsia="Times New Roman"/>
                <w:b/>
                <w:bCs/>
                <w:sz w:val="18"/>
                <w:szCs w:val="18"/>
              </w:rPr>
            </w:pPr>
            <w:r>
              <w:rPr>
                <w:rFonts w:ascii="Georgia" w:hAnsi="Georgia" w:eastAsia="Times New Roman"/>
                <w:b/>
                <w:bCs/>
                <w:sz w:val="18"/>
                <w:szCs w:val="18"/>
              </w:rPr>
              <w:t>Please state reason for map not available:</w:t>
            </w:r>
          </w:p>
        </w:tc>
        <w:tc>
          <w:tcPr>
            <w:tcW w:w="0" w:type="auto"/>
            <w:tcBorders>
              <w:bottom w:val="single" w:color="000000" w:sz="6" w:space="0"/>
            </w:tcBorders>
            <w:shd w:val="clear" w:color="auto" w:fill="BBBBBB"/>
            <w:vAlign w:val="center"/>
            <w:hideMark/>
          </w:tcPr>
          <w:p w:rsidR="00000000" w:rsidRDefault="008979F0" w14:paraId="369B9341" w14:textId="77777777">
            <w:pPr>
              <w:spacing w:after="75"/>
              <w:rPr>
                <w:rFonts w:ascii="Georgia" w:hAnsi="Georgia" w:eastAsia="Times New Roman"/>
                <w:b/>
                <w:bCs/>
                <w:sz w:val="18"/>
                <w:szCs w:val="18"/>
              </w:rPr>
            </w:pPr>
            <w:r>
              <w:rPr>
                <w:rFonts w:ascii="Georgia" w:hAnsi="Georgia" w:eastAsia="Times New Roman"/>
                <w:b/>
                <w:bCs/>
                <w:sz w:val="18"/>
                <w:szCs w:val="18"/>
              </w:rPr>
              <w:t>Data Sensitive?</w:t>
            </w:r>
          </w:p>
        </w:tc>
        <w:tc>
          <w:tcPr>
            <w:tcW w:w="0" w:type="auto"/>
            <w:tcBorders>
              <w:bottom w:val="single" w:color="000000" w:sz="6" w:space="0"/>
            </w:tcBorders>
            <w:shd w:val="clear" w:color="auto" w:fill="BBBBBB"/>
            <w:vAlign w:val="center"/>
            <w:hideMark/>
          </w:tcPr>
          <w:p w:rsidR="00000000" w:rsidRDefault="008979F0" w14:paraId="096CEA86" w14:textId="77777777">
            <w:pPr>
              <w:spacing w:after="75"/>
              <w:rPr>
                <w:rFonts w:ascii="Georgia" w:hAnsi="Georgia" w:eastAsia="Times New Roman"/>
                <w:b/>
                <w:bCs/>
                <w:sz w:val="18"/>
                <w:szCs w:val="18"/>
              </w:rPr>
            </w:pPr>
            <w:r>
              <w:rPr>
                <w:rFonts w:ascii="Georgia" w:hAnsi="Georgia" w:eastAsia="Times New Roman"/>
                <w:b/>
                <w:bCs/>
                <w:sz w:val="18"/>
                <w:szCs w:val="18"/>
              </w:rPr>
              <w:t>Justification</w:t>
            </w:r>
          </w:p>
        </w:tc>
        <w:tc>
          <w:tcPr>
            <w:tcW w:w="0" w:type="auto"/>
            <w:tcBorders>
              <w:bottom w:val="single" w:color="000000" w:sz="6" w:space="0"/>
            </w:tcBorders>
            <w:shd w:val="clear" w:color="auto" w:fill="BBBBBB"/>
            <w:vAlign w:val="center"/>
            <w:hideMark/>
          </w:tcPr>
          <w:p w:rsidR="00000000" w:rsidRDefault="008979F0" w14:paraId="326DDC37" w14:textId="77777777">
            <w:pPr>
              <w:spacing w:after="75"/>
              <w:rPr>
                <w:rFonts w:ascii="Georgia" w:hAnsi="Georgia" w:eastAsia="Times New Roman"/>
                <w:b/>
                <w:bCs/>
                <w:sz w:val="18"/>
                <w:szCs w:val="18"/>
              </w:rPr>
            </w:pPr>
            <w:r>
              <w:rPr>
                <w:rFonts w:ascii="Georgia" w:hAnsi="Georgia" w:eastAsia="Times New Roman"/>
                <w:b/>
                <w:bCs/>
                <w:sz w:val="18"/>
                <w:szCs w:val="18"/>
              </w:rPr>
              <w:t>Geographic range this applies to:</w:t>
            </w:r>
          </w:p>
        </w:tc>
        <w:tc>
          <w:tcPr>
            <w:tcW w:w="0" w:type="auto"/>
            <w:tcBorders>
              <w:bottom w:val="single" w:color="000000" w:sz="6" w:space="0"/>
            </w:tcBorders>
            <w:shd w:val="clear" w:color="auto" w:fill="BBBBBB"/>
            <w:vAlign w:val="center"/>
            <w:hideMark/>
          </w:tcPr>
          <w:p w:rsidR="00000000" w:rsidRDefault="008979F0" w14:paraId="3BA5F309" w14:textId="77777777">
            <w:pPr>
              <w:spacing w:after="75"/>
              <w:rPr>
                <w:rFonts w:ascii="Georgia" w:hAnsi="Georgia" w:eastAsia="Times New Roman"/>
                <w:b/>
                <w:bCs/>
                <w:sz w:val="18"/>
                <w:szCs w:val="18"/>
              </w:rPr>
            </w:pPr>
            <w:r>
              <w:rPr>
                <w:rFonts w:ascii="Georgia" w:hAnsi="Georgia" w:eastAsia="Times New Roman"/>
                <w:b/>
                <w:bCs/>
                <w:sz w:val="18"/>
                <w:szCs w:val="18"/>
              </w:rPr>
              <w:t>Date restriction imposed:</w:t>
            </w:r>
          </w:p>
        </w:tc>
      </w:tr>
      <w:tr w:rsidR="00000000" w14:paraId="7F1D50BD" w14:textId="77777777">
        <w:trPr>
          <w:divId w:val="2123332729"/>
          <w:tblCellSpacing w:w="15" w:type="dxa"/>
        </w:trPr>
        <w:tc>
          <w:tcPr>
            <w:tcW w:w="0" w:type="auto"/>
            <w:vAlign w:val="center"/>
            <w:hideMark/>
          </w:tcPr>
          <w:p w:rsidR="00000000" w:rsidRDefault="008979F0" w14:paraId="3210EF40" w14:textId="77777777">
            <w:pPr>
              <w:spacing w:after="75"/>
              <w:rPr>
                <w:rFonts w:ascii="Georgia" w:hAnsi="Georgia" w:eastAsia="Times New Roman"/>
                <w:sz w:val="18"/>
                <w:szCs w:val="18"/>
              </w:rPr>
            </w:pPr>
            <w:r>
              <w:rPr>
                <w:rFonts w:ascii="Georgia" w:hAnsi="Georgia" w:eastAsia="Times New Roman"/>
                <w:sz w:val="18"/>
                <w:szCs w:val="18"/>
              </w:rPr>
              <w:t>Done</w:t>
            </w:r>
          </w:p>
        </w:tc>
        <w:tc>
          <w:tcPr>
            <w:tcW w:w="0" w:type="auto"/>
            <w:vAlign w:val="center"/>
            <w:hideMark/>
          </w:tcPr>
          <w:p w:rsidR="00000000" w:rsidRDefault="008979F0" w14:paraId="4EB73148"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8979F0" w14:paraId="64EA787C" w14:textId="33C1986A">
            <w:pPr>
              <w:spacing w:after="75"/>
              <w:rPr>
                <w:rFonts w:ascii="Georgia" w:hAnsi="Georgia" w:eastAsia="Times New Roman"/>
                <w:sz w:val="18"/>
                <w:szCs w:val="18"/>
              </w:rPr>
            </w:pPr>
            <w:r>
              <w:rPr>
                <w:rFonts w:ascii="Georgia" w:hAnsi="Georgia" w:eastAsia="Times New Roman"/>
                <w:sz w:val="18"/>
                <w:szCs w:val="18"/>
              </w:rPr>
              <w:t>Map creat</w:t>
            </w:r>
            <w:r>
              <w:rPr>
                <w:rFonts w:ascii="Georgia" w:hAnsi="Georgia" w:eastAsia="Times New Roman"/>
                <w:sz w:val="18"/>
                <w:szCs w:val="18"/>
              </w:rPr>
              <w:t>ed from georef</w:t>
            </w:r>
            <w:ins w:author="Jack Plummer" w:date="2022-08-17T15:44:00Z" w:id="8">
              <w:r w:rsidR="00303829">
                <w:rPr>
                  <w:rFonts w:ascii="Georgia" w:hAnsi="Georgia" w:eastAsia="Times New Roman"/>
                  <w:sz w:val="18"/>
                  <w:szCs w:val="18"/>
                </w:rPr>
                <w:t>e</w:t>
              </w:r>
            </w:ins>
            <w:r>
              <w:rPr>
                <w:rFonts w:ascii="Georgia" w:hAnsi="Georgia" w:eastAsia="Times New Roman"/>
                <w:sz w:val="18"/>
                <w:szCs w:val="18"/>
              </w:rPr>
              <w:t>renced herbarium specimens taken from GBIF (GBIF.org 2022).</w:t>
            </w:r>
          </w:p>
        </w:tc>
        <w:tc>
          <w:tcPr>
            <w:tcW w:w="0" w:type="auto"/>
            <w:vAlign w:val="center"/>
            <w:hideMark/>
          </w:tcPr>
          <w:p w:rsidR="00000000" w:rsidRDefault="008979F0" w14:paraId="121D2B61"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8979F0" w14:paraId="0415E529"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8979F0" w14:paraId="5704FCDB"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8979F0" w14:paraId="756548C7"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8979F0" w14:paraId="49A5F7B9"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8979F0" w14:paraId="22AF6F61" w14:textId="77777777">
      <w:pPr>
        <w:pStyle w:val="Heading2"/>
        <w:divId w:val="2123332729"/>
        <w:rPr>
          <w:rFonts w:ascii="Georgia" w:hAnsi="Georgia" w:eastAsia="Times New Roman"/>
          <w:sz w:val="27"/>
          <w:szCs w:val="27"/>
        </w:rPr>
      </w:pPr>
      <w:r>
        <w:rPr>
          <w:rFonts w:ascii="Georgia" w:hAnsi="Georgia" w:eastAsia="Times New Roman"/>
          <w:sz w:val="27"/>
          <w:szCs w:val="27"/>
        </w:rPr>
        <w:t>Biogeographic Realms</w:t>
      </w:r>
    </w:p>
    <w:p w:rsidR="00000000" w:rsidRDefault="008979F0" w14:paraId="3F509483" w14:textId="77777777">
      <w:pPr>
        <w:pStyle w:val="NormalWeb"/>
        <w:divId w:val="2123332729"/>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rsidR="00000000" w:rsidRDefault="008979F0" w14:paraId="115E28E1" w14:textId="77777777">
      <w:pPr>
        <w:pStyle w:val="Heading1"/>
        <w:divId w:val="2147117490"/>
        <w:rPr>
          <w:rFonts w:ascii="Georgia" w:hAnsi="Georgia" w:eastAsia="Times New Roman"/>
          <w:sz w:val="29"/>
          <w:szCs w:val="29"/>
        </w:rPr>
      </w:pPr>
      <w:r>
        <w:rPr>
          <w:rFonts w:ascii="Georgia" w:hAnsi="Georgia" w:eastAsia="Times New Roman"/>
          <w:sz w:val="29"/>
          <w:szCs w:val="29"/>
        </w:rPr>
        <w:t>Occurrence</w:t>
      </w:r>
    </w:p>
    <w:p w:rsidR="00000000" w:rsidRDefault="008979F0" w14:paraId="6452F78F" w14:textId="77777777">
      <w:pPr>
        <w:pStyle w:val="Heading2"/>
        <w:divId w:val="2147117490"/>
        <w:rPr>
          <w:rFonts w:ascii="Georgia" w:hAnsi="Georgia" w:eastAsia="Times New Roman"/>
          <w:sz w:val="27"/>
          <w:szCs w:val="27"/>
        </w:rPr>
      </w:pPr>
      <w:r>
        <w:rPr>
          <w:rFonts w:ascii="Georgia" w:hAnsi="Georgia" w:eastAsia="Times New Roman"/>
          <w:sz w:val="27"/>
          <w:szCs w:val="27"/>
        </w:rPr>
        <w:t>Countries of Occurrence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186"/>
        <w:gridCol w:w="901"/>
        <w:gridCol w:w="657"/>
        <w:gridCol w:w="1430"/>
        <w:gridCol w:w="1154"/>
      </w:tblGrid>
      <w:tr w:rsidR="00000000" w14:paraId="6FD00193" w14:textId="77777777">
        <w:trPr>
          <w:divId w:val="2147117490"/>
          <w:tblCellSpacing w:w="15" w:type="dxa"/>
        </w:trPr>
        <w:tc>
          <w:tcPr>
            <w:tcW w:w="0" w:type="auto"/>
            <w:tcBorders>
              <w:bottom w:val="single" w:color="000000" w:sz="6" w:space="0"/>
            </w:tcBorders>
            <w:shd w:val="clear" w:color="auto" w:fill="BBBBBB"/>
            <w:vAlign w:val="center"/>
            <w:hideMark/>
          </w:tcPr>
          <w:p w:rsidR="00000000" w:rsidRDefault="008979F0" w14:paraId="5DF00F26" w14:textId="77777777">
            <w:pPr>
              <w:spacing w:after="75"/>
              <w:rPr>
                <w:rFonts w:ascii="Georgia" w:hAnsi="Georgia" w:eastAsia="Times New Roman"/>
                <w:b/>
                <w:bCs/>
                <w:sz w:val="18"/>
                <w:szCs w:val="18"/>
              </w:rPr>
            </w:pPr>
            <w:r>
              <w:rPr>
                <w:rFonts w:ascii="Georgia" w:hAnsi="Georgia" w:eastAsia="Times New Roman"/>
                <w:b/>
                <w:bCs/>
                <w:sz w:val="18"/>
                <w:szCs w:val="18"/>
              </w:rPr>
              <w:t>Country</w:t>
            </w:r>
          </w:p>
        </w:tc>
        <w:tc>
          <w:tcPr>
            <w:tcW w:w="0" w:type="auto"/>
            <w:tcBorders>
              <w:bottom w:val="single" w:color="000000" w:sz="6" w:space="0"/>
            </w:tcBorders>
            <w:shd w:val="clear" w:color="auto" w:fill="BBBBBB"/>
            <w:vAlign w:val="center"/>
            <w:hideMark/>
          </w:tcPr>
          <w:p w:rsidR="00000000" w:rsidRDefault="008979F0" w14:paraId="5D821BB7" w14:textId="77777777">
            <w:pPr>
              <w:spacing w:after="75"/>
              <w:rPr>
                <w:rFonts w:ascii="Georgia" w:hAnsi="Georgia" w:eastAsia="Times New Roman"/>
                <w:b/>
                <w:bCs/>
                <w:sz w:val="18"/>
                <w:szCs w:val="18"/>
              </w:rPr>
            </w:pPr>
            <w:r>
              <w:rPr>
                <w:rFonts w:ascii="Georgia" w:hAnsi="Georgia" w:eastAsia="Times New Roman"/>
                <w:b/>
                <w:bCs/>
                <w:sz w:val="18"/>
                <w:szCs w:val="18"/>
              </w:rPr>
              <w:t>Presence</w:t>
            </w:r>
          </w:p>
        </w:tc>
        <w:tc>
          <w:tcPr>
            <w:tcW w:w="0" w:type="auto"/>
            <w:tcBorders>
              <w:bottom w:val="single" w:color="000000" w:sz="6" w:space="0"/>
            </w:tcBorders>
            <w:shd w:val="clear" w:color="auto" w:fill="BBBBBB"/>
            <w:vAlign w:val="center"/>
            <w:hideMark/>
          </w:tcPr>
          <w:p w:rsidR="00000000" w:rsidRDefault="008979F0" w14:paraId="636E1F6F" w14:textId="77777777">
            <w:pPr>
              <w:spacing w:after="75"/>
              <w:rPr>
                <w:rFonts w:ascii="Georgia" w:hAnsi="Georgia" w:eastAsia="Times New Roman"/>
                <w:b/>
                <w:bCs/>
                <w:sz w:val="18"/>
                <w:szCs w:val="18"/>
              </w:rPr>
            </w:pPr>
            <w:r>
              <w:rPr>
                <w:rFonts w:ascii="Georgia" w:hAnsi="Georgia" w:eastAsia="Times New Roman"/>
                <w:b/>
                <w:bCs/>
                <w:sz w:val="18"/>
                <w:szCs w:val="18"/>
              </w:rPr>
              <w:t>Origin</w:t>
            </w:r>
          </w:p>
        </w:tc>
        <w:tc>
          <w:tcPr>
            <w:tcW w:w="0" w:type="auto"/>
            <w:tcBorders>
              <w:bottom w:val="single" w:color="000000" w:sz="6" w:space="0"/>
            </w:tcBorders>
            <w:shd w:val="clear" w:color="auto" w:fill="BBBBBB"/>
            <w:vAlign w:val="center"/>
            <w:hideMark/>
          </w:tcPr>
          <w:p w:rsidR="00000000" w:rsidRDefault="008979F0" w14:paraId="12B8CB01" w14:textId="77777777">
            <w:pPr>
              <w:spacing w:after="75"/>
              <w:rPr>
                <w:rFonts w:ascii="Georgia" w:hAnsi="Georgia" w:eastAsia="Times New Roman"/>
                <w:b/>
                <w:bCs/>
                <w:sz w:val="18"/>
                <w:szCs w:val="18"/>
              </w:rPr>
            </w:pPr>
            <w:r>
              <w:rPr>
                <w:rFonts w:ascii="Georgia" w:hAnsi="Georgia" w:eastAsia="Times New Roman"/>
                <w:b/>
                <w:bCs/>
                <w:sz w:val="18"/>
                <w:szCs w:val="18"/>
              </w:rPr>
              <w:t>Formerly Bred</w:t>
            </w:r>
          </w:p>
        </w:tc>
        <w:tc>
          <w:tcPr>
            <w:tcW w:w="0" w:type="auto"/>
            <w:tcBorders>
              <w:bottom w:val="single" w:color="000000" w:sz="6" w:space="0"/>
            </w:tcBorders>
            <w:shd w:val="clear" w:color="auto" w:fill="BBBBBB"/>
            <w:vAlign w:val="center"/>
            <w:hideMark/>
          </w:tcPr>
          <w:p w:rsidR="00000000" w:rsidRDefault="008979F0" w14:paraId="5650AB7F" w14:textId="77777777">
            <w:pPr>
              <w:spacing w:after="75"/>
              <w:rPr>
                <w:rFonts w:ascii="Georgia" w:hAnsi="Georgia" w:eastAsia="Times New Roman"/>
                <w:b/>
                <w:bCs/>
                <w:sz w:val="18"/>
                <w:szCs w:val="18"/>
              </w:rPr>
            </w:pPr>
            <w:r>
              <w:rPr>
                <w:rFonts w:ascii="Georgia" w:hAnsi="Georgia" w:eastAsia="Times New Roman"/>
                <w:b/>
                <w:bCs/>
                <w:sz w:val="18"/>
                <w:szCs w:val="18"/>
              </w:rPr>
              <w:t>Seasonality</w:t>
            </w:r>
          </w:p>
        </w:tc>
      </w:tr>
      <w:tr w:rsidR="00000000" w14:paraId="37B7F0A2" w14:textId="77777777">
        <w:trPr>
          <w:divId w:val="2147117490"/>
          <w:tblCellSpacing w:w="15" w:type="dxa"/>
        </w:trPr>
        <w:tc>
          <w:tcPr>
            <w:tcW w:w="0" w:type="auto"/>
            <w:tcBorders>
              <w:bottom w:val="single" w:color="CCCCCC" w:sz="6" w:space="0"/>
            </w:tcBorders>
            <w:vAlign w:val="center"/>
            <w:hideMark/>
          </w:tcPr>
          <w:p w:rsidR="00000000" w:rsidRDefault="008979F0" w14:paraId="19D94776" w14:textId="77777777">
            <w:pPr>
              <w:spacing w:after="75"/>
              <w:rPr>
                <w:rFonts w:ascii="Georgia" w:hAnsi="Georgia" w:eastAsia="Times New Roman"/>
                <w:sz w:val="18"/>
                <w:szCs w:val="18"/>
              </w:rPr>
            </w:pPr>
            <w:r>
              <w:rPr>
                <w:rFonts w:ascii="Georgia" w:hAnsi="Georgia" w:eastAsia="Times New Roman"/>
                <w:sz w:val="18"/>
                <w:szCs w:val="18"/>
              </w:rPr>
              <w:t>Afghanistan</w:t>
            </w:r>
          </w:p>
        </w:tc>
        <w:tc>
          <w:tcPr>
            <w:tcW w:w="0" w:type="auto"/>
            <w:tcBorders>
              <w:bottom w:val="single" w:color="CCCCCC" w:sz="6" w:space="0"/>
            </w:tcBorders>
            <w:vAlign w:val="center"/>
            <w:hideMark/>
          </w:tcPr>
          <w:p w:rsidR="00000000" w:rsidRDefault="008979F0" w14:paraId="3F973270"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2676D1D9"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375D3F89"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8979F0" w14:paraId="0F5B2C1C"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2F95F038" w14:textId="77777777">
        <w:trPr>
          <w:divId w:val="2147117490"/>
          <w:tblCellSpacing w:w="15" w:type="dxa"/>
        </w:trPr>
        <w:tc>
          <w:tcPr>
            <w:tcW w:w="0" w:type="auto"/>
            <w:tcBorders>
              <w:bottom w:val="single" w:color="CCCCCC" w:sz="6" w:space="0"/>
            </w:tcBorders>
            <w:vAlign w:val="center"/>
            <w:hideMark/>
          </w:tcPr>
          <w:p w:rsidR="00000000" w:rsidRDefault="008979F0" w14:paraId="2697551D" w14:textId="77777777">
            <w:pPr>
              <w:spacing w:after="75"/>
              <w:rPr>
                <w:rFonts w:ascii="Georgia" w:hAnsi="Georgia" w:eastAsia="Times New Roman"/>
                <w:sz w:val="18"/>
                <w:szCs w:val="18"/>
              </w:rPr>
            </w:pPr>
            <w:r>
              <w:rPr>
                <w:rFonts w:ascii="Georgia" w:hAnsi="Georgia" w:eastAsia="Times New Roman"/>
                <w:sz w:val="18"/>
                <w:szCs w:val="18"/>
              </w:rPr>
              <w:t>Bhutan</w:t>
            </w:r>
          </w:p>
        </w:tc>
        <w:tc>
          <w:tcPr>
            <w:tcW w:w="0" w:type="auto"/>
            <w:tcBorders>
              <w:bottom w:val="single" w:color="CCCCCC" w:sz="6" w:space="0"/>
            </w:tcBorders>
            <w:vAlign w:val="center"/>
            <w:hideMark/>
          </w:tcPr>
          <w:p w:rsidR="00000000" w:rsidRDefault="008979F0" w14:paraId="16A90058"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6C7EFC65"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5EA59305"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8979F0" w14:paraId="1106090D"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2C837A51" w14:textId="77777777">
        <w:trPr>
          <w:divId w:val="2147117490"/>
          <w:tblCellSpacing w:w="15" w:type="dxa"/>
        </w:trPr>
        <w:tc>
          <w:tcPr>
            <w:tcW w:w="0" w:type="auto"/>
            <w:tcBorders>
              <w:bottom w:val="single" w:color="CCCCCC" w:sz="6" w:space="0"/>
            </w:tcBorders>
            <w:vAlign w:val="center"/>
            <w:hideMark/>
          </w:tcPr>
          <w:p w:rsidR="00000000" w:rsidRDefault="008979F0" w14:paraId="262D6C89" w14:textId="77777777">
            <w:pPr>
              <w:spacing w:after="75"/>
              <w:rPr>
                <w:rFonts w:ascii="Georgia" w:hAnsi="Georgia" w:eastAsia="Times New Roman"/>
                <w:sz w:val="18"/>
                <w:szCs w:val="18"/>
              </w:rPr>
            </w:pPr>
            <w:r>
              <w:rPr>
                <w:rFonts w:ascii="Georgia" w:hAnsi="Georgia" w:eastAsia="Times New Roman"/>
                <w:sz w:val="18"/>
                <w:szCs w:val="18"/>
              </w:rPr>
              <w:t>China</w:t>
            </w:r>
          </w:p>
        </w:tc>
        <w:tc>
          <w:tcPr>
            <w:tcW w:w="0" w:type="auto"/>
            <w:tcBorders>
              <w:bottom w:val="single" w:color="CCCCCC" w:sz="6" w:space="0"/>
            </w:tcBorders>
            <w:vAlign w:val="center"/>
            <w:hideMark/>
          </w:tcPr>
          <w:p w:rsidR="00000000" w:rsidRDefault="008979F0" w14:paraId="37A99598"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7FDCA92E"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4F53360F"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464DAA1A"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7E192A02" w14:textId="77777777">
        <w:trPr>
          <w:divId w:val="2147117490"/>
          <w:tblCellSpacing w:w="15" w:type="dxa"/>
        </w:trPr>
        <w:tc>
          <w:tcPr>
            <w:tcW w:w="0" w:type="auto"/>
            <w:tcBorders>
              <w:bottom w:val="single" w:color="CCCCCC" w:sz="6" w:space="0"/>
            </w:tcBorders>
            <w:vAlign w:val="center"/>
            <w:hideMark/>
          </w:tcPr>
          <w:p w:rsidR="00000000" w:rsidRDefault="008979F0" w14:paraId="4AF84B38" w14:textId="77777777">
            <w:pPr>
              <w:spacing w:after="75"/>
              <w:rPr>
                <w:rFonts w:ascii="Georgia" w:hAnsi="Georgia" w:eastAsia="Times New Roman"/>
                <w:sz w:val="18"/>
                <w:szCs w:val="18"/>
              </w:rPr>
            </w:pPr>
            <w:r>
              <w:rPr>
                <w:rFonts w:ascii="Georgia" w:hAnsi="Georgia" w:eastAsia="Times New Roman"/>
                <w:sz w:val="18"/>
                <w:szCs w:val="18"/>
              </w:rPr>
              <w:t>China -&gt; Tibet [or Xizang]</w:t>
            </w:r>
          </w:p>
        </w:tc>
        <w:tc>
          <w:tcPr>
            <w:tcW w:w="0" w:type="auto"/>
            <w:tcBorders>
              <w:bottom w:val="single" w:color="CCCCCC" w:sz="6" w:space="0"/>
            </w:tcBorders>
            <w:vAlign w:val="center"/>
            <w:hideMark/>
          </w:tcPr>
          <w:p w:rsidR="00000000" w:rsidRDefault="008979F0" w14:paraId="326A7C5C"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3A31A72B"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1DE6FCFB"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4183F34A"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6378446A" w14:textId="77777777">
        <w:trPr>
          <w:divId w:val="2147117490"/>
          <w:tblCellSpacing w:w="15" w:type="dxa"/>
        </w:trPr>
        <w:tc>
          <w:tcPr>
            <w:tcW w:w="0" w:type="auto"/>
            <w:tcBorders>
              <w:bottom w:val="single" w:color="CCCCCC" w:sz="6" w:space="0"/>
            </w:tcBorders>
            <w:vAlign w:val="center"/>
            <w:hideMark/>
          </w:tcPr>
          <w:p w:rsidR="00000000" w:rsidRDefault="008979F0" w14:paraId="266D7D8C" w14:textId="77777777">
            <w:pPr>
              <w:spacing w:after="75"/>
              <w:rPr>
                <w:rFonts w:ascii="Georgia" w:hAnsi="Georgia" w:eastAsia="Times New Roman"/>
                <w:sz w:val="18"/>
                <w:szCs w:val="18"/>
              </w:rPr>
            </w:pPr>
            <w:r>
              <w:rPr>
                <w:rFonts w:ascii="Georgia" w:hAnsi="Georgia" w:eastAsia="Times New Roman"/>
                <w:sz w:val="18"/>
                <w:szCs w:val="18"/>
              </w:rPr>
              <w:t>India</w:t>
            </w:r>
          </w:p>
        </w:tc>
        <w:tc>
          <w:tcPr>
            <w:tcW w:w="0" w:type="auto"/>
            <w:tcBorders>
              <w:bottom w:val="single" w:color="CCCCCC" w:sz="6" w:space="0"/>
            </w:tcBorders>
            <w:vAlign w:val="center"/>
            <w:hideMark/>
          </w:tcPr>
          <w:p w:rsidR="00000000" w:rsidRDefault="008979F0" w14:paraId="51763036"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3E2464FA"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1542B11A"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3A90E399"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09E0ED4D" w14:textId="77777777">
        <w:trPr>
          <w:divId w:val="2147117490"/>
          <w:tblCellSpacing w:w="15" w:type="dxa"/>
        </w:trPr>
        <w:tc>
          <w:tcPr>
            <w:tcW w:w="0" w:type="auto"/>
            <w:tcBorders>
              <w:bottom w:val="single" w:color="CCCCCC" w:sz="6" w:space="0"/>
            </w:tcBorders>
            <w:vAlign w:val="center"/>
            <w:hideMark/>
          </w:tcPr>
          <w:p w:rsidR="00000000" w:rsidRDefault="008979F0" w14:paraId="17E57C90" w14:textId="77777777">
            <w:pPr>
              <w:spacing w:after="75"/>
              <w:rPr>
                <w:rFonts w:ascii="Georgia" w:hAnsi="Georgia" w:eastAsia="Times New Roman"/>
                <w:sz w:val="18"/>
                <w:szCs w:val="18"/>
              </w:rPr>
            </w:pPr>
            <w:r>
              <w:rPr>
                <w:rFonts w:ascii="Georgia" w:hAnsi="Georgia" w:eastAsia="Times New Roman"/>
                <w:sz w:val="18"/>
                <w:szCs w:val="18"/>
              </w:rPr>
              <w:t>India -&gt; Assam</w:t>
            </w:r>
          </w:p>
        </w:tc>
        <w:tc>
          <w:tcPr>
            <w:tcW w:w="0" w:type="auto"/>
            <w:tcBorders>
              <w:bottom w:val="single" w:color="CCCCCC" w:sz="6" w:space="0"/>
            </w:tcBorders>
            <w:vAlign w:val="center"/>
            <w:hideMark/>
          </w:tcPr>
          <w:p w:rsidR="00000000" w:rsidRDefault="008979F0" w14:paraId="59E862EC"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4327E3EE"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6C600663"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3AE1F781"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4F17021C" w14:textId="77777777">
        <w:trPr>
          <w:divId w:val="2147117490"/>
          <w:tblCellSpacing w:w="15" w:type="dxa"/>
        </w:trPr>
        <w:tc>
          <w:tcPr>
            <w:tcW w:w="0" w:type="auto"/>
            <w:tcBorders>
              <w:bottom w:val="single" w:color="CCCCCC" w:sz="6" w:space="0"/>
            </w:tcBorders>
            <w:vAlign w:val="center"/>
            <w:hideMark/>
          </w:tcPr>
          <w:p w:rsidR="00000000" w:rsidRDefault="008979F0" w14:paraId="14FC69DC" w14:textId="77777777">
            <w:pPr>
              <w:spacing w:after="75"/>
              <w:rPr>
                <w:rFonts w:ascii="Georgia" w:hAnsi="Georgia" w:eastAsia="Times New Roman"/>
                <w:sz w:val="18"/>
                <w:szCs w:val="18"/>
              </w:rPr>
            </w:pPr>
            <w:r>
              <w:rPr>
                <w:rFonts w:ascii="Georgia" w:hAnsi="Georgia" w:eastAsia="Times New Roman"/>
                <w:sz w:val="18"/>
                <w:szCs w:val="18"/>
              </w:rPr>
              <w:t>India -&gt; Jammu-Kashmir</w:t>
            </w:r>
          </w:p>
        </w:tc>
        <w:tc>
          <w:tcPr>
            <w:tcW w:w="0" w:type="auto"/>
            <w:tcBorders>
              <w:bottom w:val="single" w:color="CCCCCC" w:sz="6" w:space="0"/>
            </w:tcBorders>
            <w:vAlign w:val="center"/>
            <w:hideMark/>
          </w:tcPr>
          <w:p w:rsidR="00000000" w:rsidRDefault="008979F0" w14:paraId="3275C9F4"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6BD175D9"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5DA2E85C"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4DB90C3B"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2A265D25" w14:textId="77777777">
        <w:trPr>
          <w:divId w:val="2147117490"/>
          <w:tblCellSpacing w:w="15" w:type="dxa"/>
        </w:trPr>
        <w:tc>
          <w:tcPr>
            <w:tcW w:w="0" w:type="auto"/>
            <w:tcBorders>
              <w:bottom w:val="single" w:color="CCCCCC" w:sz="6" w:space="0"/>
            </w:tcBorders>
            <w:vAlign w:val="center"/>
            <w:hideMark/>
          </w:tcPr>
          <w:p w:rsidR="00000000" w:rsidRDefault="008979F0" w14:paraId="40B8BB5F" w14:textId="77777777">
            <w:pPr>
              <w:spacing w:after="75"/>
              <w:rPr>
                <w:rFonts w:ascii="Georgia" w:hAnsi="Georgia" w:eastAsia="Times New Roman"/>
                <w:sz w:val="18"/>
                <w:szCs w:val="18"/>
              </w:rPr>
            </w:pPr>
            <w:r>
              <w:rPr>
                <w:rFonts w:ascii="Georgia" w:hAnsi="Georgia" w:eastAsia="Times New Roman"/>
                <w:sz w:val="18"/>
                <w:szCs w:val="18"/>
              </w:rPr>
              <w:t>India -&gt; Sikkim</w:t>
            </w:r>
          </w:p>
        </w:tc>
        <w:tc>
          <w:tcPr>
            <w:tcW w:w="0" w:type="auto"/>
            <w:tcBorders>
              <w:bottom w:val="single" w:color="CCCCCC" w:sz="6" w:space="0"/>
            </w:tcBorders>
            <w:vAlign w:val="center"/>
            <w:hideMark/>
          </w:tcPr>
          <w:p w:rsidR="00000000" w:rsidRDefault="008979F0" w14:paraId="09F90521"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31467FC2"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789FF4DD"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2B81B5C0"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395273AB" w14:textId="77777777">
        <w:trPr>
          <w:divId w:val="2147117490"/>
          <w:tblCellSpacing w:w="15" w:type="dxa"/>
        </w:trPr>
        <w:tc>
          <w:tcPr>
            <w:tcW w:w="0" w:type="auto"/>
            <w:tcBorders>
              <w:bottom w:val="single" w:color="CCCCCC" w:sz="6" w:space="0"/>
            </w:tcBorders>
            <w:vAlign w:val="center"/>
            <w:hideMark/>
          </w:tcPr>
          <w:p w:rsidR="00000000" w:rsidRDefault="008979F0" w14:paraId="1CD0187B" w14:textId="77777777">
            <w:pPr>
              <w:spacing w:after="75"/>
              <w:rPr>
                <w:rFonts w:ascii="Georgia" w:hAnsi="Georgia" w:eastAsia="Times New Roman"/>
                <w:sz w:val="18"/>
                <w:szCs w:val="18"/>
              </w:rPr>
            </w:pPr>
            <w:r>
              <w:rPr>
                <w:rFonts w:ascii="Georgia" w:hAnsi="Georgia" w:eastAsia="Times New Roman"/>
                <w:sz w:val="18"/>
                <w:szCs w:val="18"/>
              </w:rPr>
              <w:lastRenderedPageBreak/>
              <w:t>Nepal</w:t>
            </w:r>
          </w:p>
        </w:tc>
        <w:tc>
          <w:tcPr>
            <w:tcW w:w="0" w:type="auto"/>
            <w:tcBorders>
              <w:bottom w:val="single" w:color="CCCCCC" w:sz="6" w:space="0"/>
            </w:tcBorders>
            <w:vAlign w:val="center"/>
            <w:hideMark/>
          </w:tcPr>
          <w:p w:rsidR="00000000" w:rsidRDefault="008979F0" w14:paraId="7647D775"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3D21AD39"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4FFF3827"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8979F0" w14:paraId="0D19FED9" w14:textId="77777777">
            <w:pPr>
              <w:spacing w:after="75"/>
              <w:rPr>
                <w:rFonts w:ascii="Georgia" w:hAnsi="Georgia" w:eastAsia="Times New Roman"/>
                <w:sz w:val="18"/>
                <w:szCs w:val="18"/>
              </w:rPr>
            </w:pPr>
            <w:r>
              <w:rPr>
                <w:rFonts w:ascii="Georgia" w:hAnsi="Georgia" w:eastAsia="Times New Roman"/>
                <w:sz w:val="18"/>
                <w:szCs w:val="18"/>
              </w:rPr>
              <w:t>Resident</w:t>
            </w:r>
          </w:p>
        </w:tc>
      </w:tr>
      <w:tr w:rsidR="00000000" w14:paraId="1909F808" w14:textId="77777777">
        <w:trPr>
          <w:divId w:val="2147117490"/>
          <w:tblCellSpacing w:w="15" w:type="dxa"/>
        </w:trPr>
        <w:tc>
          <w:tcPr>
            <w:tcW w:w="0" w:type="auto"/>
            <w:tcBorders>
              <w:bottom w:val="single" w:color="CCCCCC" w:sz="6" w:space="0"/>
            </w:tcBorders>
            <w:vAlign w:val="center"/>
            <w:hideMark/>
          </w:tcPr>
          <w:p w:rsidR="00000000" w:rsidRDefault="008979F0" w14:paraId="2B2C40BD" w14:textId="77777777">
            <w:pPr>
              <w:spacing w:after="75"/>
              <w:rPr>
                <w:rFonts w:ascii="Georgia" w:hAnsi="Georgia" w:eastAsia="Times New Roman"/>
                <w:sz w:val="18"/>
                <w:szCs w:val="18"/>
              </w:rPr>
            </w:pPr>
            <w:r>
              <w:rPr>
                <w:rFonts w:ascii="Georgia" w:hAnsi="Georgia" w:eastAsia="Times New Roman"/>
                <w:sz w:val="18"/>
                <w:szCs w:val="18"/>
              </w:rPr>
              <w:t>Pakistan</w:t>
            </w:r>
          </w:p>
        </w:tc>
        <w:tc>
          <w:tcPr>
            <w:tcW w:w="0" w:type="auto"/>
            <w:tcBorders>
              <w:bottom w:val="single" w:color="CCCCCC" w:sz="6" w:space="0"/>
            </w:tcBorders>
            <w:vAlign w:val="center"/>
            <w:hideMark/>
          </w:tcPr>
          <w:p w:rsidR="00000000" w:rsidRDefault="008979F0" w14:paraId="5BBC4F6D" w14:textId="77777777">
            <w:pPr>
              <w:spacing w:after="75"/>
              <w:rPr>
                <w:rFonts w:ascii="Georgia" w:hAnsi="Georgia" w:eastAsia="Times New Roman"/>
                <w:sz w:val="18"/>
                <w:szCs w:val="18"/>
              </w:rPr>
            </w:pPr>
            <w:r>
              <w:rPr>
                <w:rFonts w:ascii="Georgia" w:hAnsi="Georgia" w:eastAsia="Times New Roman"/>
                <w:sz w:val="18"/>
                <w:szCs w:val="18"/>
              </w:rPr>
              <w:t>Extant</w:t>
            </w:r>
          </w:p>
        </w:tc>
        <w:tc>
          <w:tcPr>
            <w:tcW w:w="0" w:type="auto"/>
            <w:tcBorders>
              <w:bottom w:val="single" w:color="CCCCCC" w:sz="6" w:space="0"/>
            </w:tcBorders>
            <w:vAlign w:val="center"/>
            <w:hideMark/>
          </w:tcPr>
          <w:p w:rsidR="00000000" w:rsidRDefault="008979F0" w14:paraId="623FEE59" w14:textId="77777777">
            <w:pPr>
              <w:spacing w:after="75"/>
              <w:rPr>
                <w:rFonts w:ascii="Georgia" w:hAnsi="Georgia" w:eastAsia="Times New Roman"/>
                <w:sz w:val="18"/>
                <w:szCs w:val="18"/>
              </w:rPr>
            </w:pPr>
            <w:r>
              <w:rPr>
                <w:rFonts w:ascii="Georgia" w:hAnsi="Georgia" w:eastAsia="Times New Roman"/>
                <w:sz w:val="18"/>
                <w:szCs w:val="18"/>
              </w:rPr>
              <w:t>Native</w:t>
            </w:r>
          </w:p>
        </w:tc>
        <w:tc>
          <w:tcPr>
            <w:tcW w:w="0" w:type="auto"/>
            <w:tcBorders>
              <w:bottom w:val="single" w:color="CCCCCC" w:sz="6" w:space="0"/>
            </w:tcBorders>
            <w:vAlign w:val="center"/>
            <w:hideMark/>
          </w:tcPr>
          <w:p w:rsidR="00000000" w:rsidRDefault="008979F0" w14:paraId="49A7BFCC"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tcBorders>
              <w:bottom w:val="single" w:color="CCCCCC" w:sz="6" w:space="0"/>
            </w:tcBorders>
            <w:vAlign w:val="center"/>
            <w:hideMark/>
          </w:tcPr>
          <w:p w:rsidR="00000000" w:rsidRDefault="008979F0" w14:paraId="4375CB6D" w14:textId="77777777">
            <w:pPr>
              <w:spacing w:after="75"/>
              <w:rPr>
                <w:rFonts w:ascii="Georgia" w:hAnsi="Georgia" w:eastAsia="Times New Roman"/>
                <w:sz w:val="18"/>
                <w:szCs w:val="18"/>
              </w:rPr>
            </w:pPr>
            <w:r>
              <w:rPr>
                <w:rFonts w:ascii="Georgia" w:hAnsi="Georgia" w:eastAsia="Times New Roman"/>
                <w:sz w:val="18"/>
                <w:szCs w:val="18"/>
              </w:rPr>
              <w:t>Resident</w:t>
            </w:r>
          </w:p>
        </w:tc>
      </w:tr>
    </w:tbl>
    <w:p w:rsidR="00000000" w:rsidRDefault="008979F0" w14:paraId="2E7CFFCF" w14:textId="77777777">
      <w:pPr>
        <w:pStyle w:val="Heading1"/>
        <w:divId w:val="2091385975"/>
        <w:rPr>
          <w:rFonts w:ascii="Georgia" w:hAnsi="Georgia" w:eastAsia="Times New Roman"/>
          <w:sz w:val="29"/>
          <w:szCs w:val="29"/>
        </w:rPr>
      </w:pPr>
      <w:r>
        <w:rPr>
          <w:rFonts w:ascii="Georgia" w:hAnsi="Georgia" w:eastAsia="Times New Roman"/>
          <w:sz w:val="29"/>
          <w:szCs w:val="29"/>
        </w:rPr>
        <w:t>Population</w:t>
      </w:r>
    </w:p>
    <w:p w:rsidR="00000000" w:rsidRDefault="008979F0" w14:paraId="0C6E64D2" w14:textId="002E35CA">
      <w:pPr>
        <w:pStyle w:val="NormalWeb"/>
        <w:divId w:val="2091385975"/>
        <w:rPr>
          <w:rFonts w:ascii="Georgia" w:hAnsi="Georgia"/>
        </w:rPr>
      </w:pPr>
      <w:r>
        <w:rPr>
          <w:rFonts w:ascii="Georgia" w:hAnsi="Georgia"/>
        </w:rPr>
        <w:t xml:space="preserve">There is </w:t>
      </w:r>
      <w:del w:author="Jack Plummer" w:date="2022-08-17T15:44:00Z" w:id="9">
        <w:r w:rsidDel="00303829">
          <w:rPr>
            <w:rFonts w:ascii="Georgia" w:hAnsi="Georgia"/>
          </w:rPr>
          <w:delText>not enough</w:delText>
        </w:r>
      </w:del>
      <w:ins w:author="Jack Plummer" w:date="2022-08-17T15:44:00Z" w:id="10">
        <w:r w:rsidR="00303829">
          <w:rPr>
            <w:rFonts w:ascii="Georgia" w:hAnsi="Georgia"/>
          </w:rPr>
          <w:t>limited</w:t>
        </w:r>
      </w:ins>
      <w:r>
        <w:rPr>
          <w:rFonts w:ascii="Georgia" w:hAnsi="Georgia"/>
        </w:rPr>
        <w:t xml:space="preserve"> information on the global population size</w:t>
      </w:r>
      <w:del w:author="Jack Plummer" w:date="2022-08-17T15:44:00Z" w:id="11">
        <w:r w:rsidDel="00303829">
          <w:rPr>
            <w:rFonts w:ascii="Georgia" w:hAnsi="Georgia"/>
          </w:rPr>
          <w:delText xml:space="preserve"> and the abundance of the species</w:delText>
        </w:r>
      </w:del>
      <w:r>
        <w:rPr>
          <w:rFonts w:ascii="Georgia" w:hAnsi="Georgia"/>
        </w:rPr>
        <w:t>, though it is very common and occurs in several countries and it is assumed to have a large population size. However, no numerical population information is avai</w:t>
      </w:r>
      <w:r>
        <w:rPr>
          <w:rFonts w:ascii="Georgia" w:hAnsi="Georgia"/>
        </w:rPr>
        <w:t>lable</w:t>
      </w:r>
      <w:ins w:author="Jack Plummer" w:date="2022-08-17T15:44:00Z" w:id="12">
        <w:r w:rsidR="00303829">
          <w:rPr>
            <w:rFonts w:ascii="Georgia" w:hAnsi="Georgia"/>
          </w:rPr>
          <w:t>,</w:t>
        </w:r>
      </w:ins>
      <w:r>
        <w:rPr>
          <w:rFonts w:ascii="Georgia" w:hAnsi="Georgia"/>
        </w:rPr>
        <w:t xml:space="preserve"> and the population trend is unknown. There is no evidence of any significant decline in the population within the past three generations.</w:t>
      </w:r>
    </w:p>
    <w:p w:rsidR="00000000" w:rsidRDefault="008979F0" w14:paraId="021E7DBF" w14:textId="77777777">
      <w:pPr>
        <w:pStyle w:val="Heading2"/>
        <w:divId w:val="2091385975"/>
        <w:rPr>
          <w:rFonts w:ascii="Georgia" w:hAnsi="Georgia" w:eastAsia="Times New Roman"/>
          <w:sz w:val="27"/>
          <w:szCs w:val="27"/>
        </w:rPr>
      </w:pPr>
      <w:r>
        <w:rPr>
          <w:rFonts w:ascii="Georgia" w:hAnsi="Georgia" w:eastAsia="Times New Roman"/>
          <w:sz w:val="27"/>
          <w:szCs w:val="27"/>
        </w:rPr>
        <w:t>Population Information</w:t>
      </w:r>
    </w:p>
    <w:p w:rsidR="00000000" w:rsidRDefault="008979F0" w14:paraId="66CAB75D" w14:textId="77777777">
      <w:pPr>
        <w:pStyle w:val="NormalWeb"/>
        <w:divId w:val="2091385975"/>
        <w:rPr>
          <w:rFonts w:ascii="Georgia" w:hAnsi="Georgia"/>
        </w:rPr>
      </w:pPr>
      <w:r>
        <w:rPr>
          <w:rStyle w:val="datalabel1"/>
          <w:rFonts w:ascii="Georgia" w:hAnsi="Georgia"/>
        </w:rPr>
        <w:t xml:space="preserve">Current Population Trend: </w:t>
      </w:r>
      <w:commentRangeStart w:id="13"/>
      <w:r>
        <w:rPr>
          <w:rFonts w:ascii="Georgia" w:hAnsi="Georgia"/>
        </w:rPr>
        <w:t>Unknown</w:t>
      </w:r>
      <w:commentRangeEnd w:id="13"/>
      <w:r w:rsidR="00303829">
        <w:rPr>
          <w:rStyle w:val="CommentReference"/>
        </w:rPr>
        <w:commentReference w:id="13"/>
      </w:r>
    </w:p>
    <w:p w:rsidR="00000000" w:rsidRDefault="008979F0" w14:paraId="09E966B9" w14:textId="77777777">
      <w:pPr>
        <w:pStyle w:val="Heading1"/>
        <w:divId w:val="1089816829"/>
        <w:rPr>
          <w:rFonts w:ascii="Georgia" w:hAnsi="Georgia" w:eastAsia="Times New Roman"/>
          <w:sz w:val="29"/>
          <w:szCs w:val="29"/>
        </w:rPr>
      </w:pPr>
      <w:r>
        <w:rPr>
          <w:rFonts w:ascii="Georgia" w:hAnsi="Georgia" w:eastAsia="Times New Roman"/>
          <w:sz w:val="29"/>
          <w:szCs w:val="29"/>
        </w:rPr>
        <w:t>Habitats and Ecology</w:t>
      </w:r>
    </w:p>
    <w:p w:rsidR="00000000" w:rsidRDefault="008979F0" w14:paraId="5A167BF5" w14:textId="3A89DF72">
      <w:pPr>
        <w:pStyle w:val="NormalWeb"/>
        <w:divId w:val="1089816829"/>
        <w:rPr>
          <w:rFonts w:ascii="Georgia" w:hAnsi="Georgia"/>
        </w:rPr>
      </w:pPr>
      <w:r>
        <w:rPr>
          <w:rFonts w:ascii="Georgia" w:hAnsi="Georgia"/>
        </w:rPr>
        <w:t>This species is a</w:t>
      </w:r>
      <w:del w:author="Jack Plummer" w:date="2022-08-17T15:45:00Z" w:id="14">
        <w:r w:rsidDel="00303829">
          <w:rPr>
            <w:rFonts w:ascii="Georgia" w:hAnsi="Georgia"/>
          </w:rPr>
          <w:delText> </w:delText>
        </w:r>
      </w:del>
      <w:r>
        <w:rPr>
          <w:rFonts w:ascii="Georgia" w:hAnsi="Georgia"/>
        </w:rPr>
        <w:t xml:space="preserve"> large deciduous</w:t>
      </w:r>
      <w:r>
        <w:rPr>
          <w:rFonts w:ascii="Georgia" w:hAnsi="Georgia"/>
        </w:rPr>
        <w:t xml:space="preserve"> shrub, 2-5 m tall, with young shoots and undersides of leaves densely covered with white- woolly hairs.  In Bhutan,</w:t>
      </w:r>
      <w:del w:author="Jack Plummer" w:date="2022-08-17T15:45:00Z" w:id="15">
        <w:r w:rsidDel="00303829">
          <w:rPr>
            <w:rFonts w:ascii="Georgia" w:hAnsi="Georgia"/>
          </w:rPr>
          <w:delText> </w:delText>
        </w:r>
      </w:del>
      <w:r>
        <w:rPr>
          <w:rFonts w:ascii="Georgia" w:hAnsi="Georgia"/>
        </w:rPr>
        <w:t xml:space="preserve"> it grows in </w:t>
      </w:r>
      <w:del w:author="Jack Plummer" w:date="2022-08-17T15:45:00Z" w:id="16">
        <w:r w:rsidDel="00303829">
          <w:rPr>
            <w:rFonts w:ascii="Georgia" w:hAnsi="Georgia"/>
          </w:rPr>
          <w:delText xml:space="preserve"> </w:delText>
        </w:r>
      </w:del>
      <w:r>
        <w:rPr>
          <w:rFonts w:ascii="Georgia" w:hAnsi="Georgia"/>
        </w:rPr>
        <w:t>Blue pine forests, and conifer/ Rhododendron forests, often at the forest margin. In Pakistan, it is found in open sunny plac</w:t>
      </w:r>
      <w:r>
        <w:rPr>
          <w:rFonts w:ascii="Georgia" w:hAnsi="Georgia"/>
        </w:rPr>
        <w:t>es from 900-3</w:t>
      </w:r>
      <w:ins w:author="Jack Plummer" w:date="2022-08-17T15:45:00Z" w:id="17">
        <w:r w:rsidR="00303829">
          <w:rPr>
            <w:rFonts w:ascii="Georgia" w:hAnsi="Georgia"/>
          </w:rPr>
          <w:t>,</w:t>
        </w:r>
      </w:ins>
      <w:r>
        <w:rPr>
          <w:rFonts w:ascii="Georgia" w:hAnsi="Georgia"/>
        </w:rPr>
        <w:t>500 m</w:t>
      </w:r>
      <w:ins w:author="Jack Plummer" w:date="2022-08-17T15:45:00Z" w:id="18">
        <w:r w:rsidR="00303829">
          <w:rPr>
            <w:rFonts w:ascii="Georgia" w:hAnsi="Georgia"/>
          </w:rPr>
          <w:t xml:space="preserve"> asl</w:t>
        </w:r>
      </w:ins>
      <w:r>
        <w:rPr>
          <w:rFonts w:ascii="Georgia" w:hAnsi="Georgia"/>
        </w:rPr>
        <w:t xml:space="preserve"> (Akhter</w:t>
      </w:r>
      <w:del w:author="Jack Plummer" w:date="2022-08-17T15:45:00Z" w:id="19">
        <w:r w:rsidDel="00303829">
          <w:rPr>
            <w:rFonts w:ascii="Georgia" w:hAnsi="Georgia"/>
          </w:rPr>
          <w:delText>, R</w:delText>
        </w:r>
      </w:del>
      <w:r>
        <w:rPr>
          <w:rFonts w:ascii="Georgia" w:hAnsi="Georgia"/>
        </w:rPr>
        <w:t xml:space="preserve"> 1986</w:t>
      </w:r>
      <w:del w:author="Jack Plummer" w:date="2022-08-17T15:45:00Z" w:id="20">
        <w:r w:rsidDel="00303829">
          <w:rPr>
            <w:rFonts w:ascii="Georgia" w:hAnsi="Georgia"/>
          </w:rPr>
          <w:delText>. Caprifoliaceae. In. Flora of Pakistan.)</w:delText>
        </w:r>
      </w:del>
      <w:r>
        <w:rPr>
          <w:rFonts w:ascii="Georgia" w:hAnsi="Georgia"/>
        </w:rPr>
        <w:t>).  In India, Nepal, </w:t>
      </w:r>
      <w:del w:author="Jack Plummer" w:date="2022-08-17T15:46:00Z" w:id="21">
        <w:r w:rsidDel="00303829">
          <w:rPr>
            <w:rFonts w:ascii="Georgia" w:hAnsi="Georgia"/>
          </w:rPr>
          <w:delText xml:space="preserve"> </w:delText>
        </w:r>
      </w:del>
      <w:r>
        <w:rPr>
          <w:rFonts w:ascii="Georgia" w:hAnsi="Georgia"/>
        </w:rPr>
        <w:t>China and </w:t>
      </w:r>
      <w:del w:author="Jack Plummer" w:date="2022-08-17T15:46:00Z" w:id="22">
        <w:r w:rsidDel="00303829">
          <w:rPr>
            <w:rFonts w:ascii="Georgia" w:hAnsi="Georgia"/>
          </w:rPr>
          <w:delText xml:space="preserve"> </w:delText>
        </w:r>
      </w:del>
      <w:r>
        <w:rPr>
          <w:rFonts w:ascii="Georgia" w:hAnsi="Georgia"/>
        </w:rPr>
        <w:t xml:space="preserve">Afghanistan, it is typically found in mixed </w:t>
      </w:r>
      <w:r>
        <w:rPr>
          <w:rStyle w:val="Emphasis"/>
          <w:rFonts w:ascii="Georgia" w:hAnsi="Georgia"/>
        </w:rPr>
        <w:t>Abies</w:t>
      </w:r>
      <w:r>
        <w:rPr>
          <w:rFonts w:ascii="Georgia" w:hAnsi="Georgia"/>
        </w:rPr>
        <w:t xml:space="preserve"> and </w:t>
      </w:r>
      <w:r>
        <w:rPr>
          <w:rStyle w:val="Emphasis"/>
          <w:rFonts w:ascii="Georgia" w:hAnsi="Georgia"/>
        </w:rPr>
        <w:t>Quercus</w:t>
      </w:r>
      <w:r>
        <w:rPr>
          <w:rFonts w:ascii="Georgia" w:hAnsi="Georgia"/>
        </w:rPr>
        <w:t xml:space="preserve"> forests at elevations of 2,300-2,600 m</w:t>
      </w:r>
      <w:ins w:author="Jack Plummer" w:date="2022-08-17T15:46:00Z" w:id="23">
        <w:r w:rsidR="00303829">
          <w:rPr>
            <w:rFonts w:ascii="Georgia" w:hAnsi="Georgia"/>
          </w:rPr>
          <w:t xml:space="preserve"> asl</w:t>
        </w:r>
      </w:ins>
      <w:r>
        <w:rPr>
          <w:rFonts w:ascii="Georgia" w:hAnsi="Georgia"/>
        </w:rPr>
        <w:t xml:space="preserve"> (Wu </w:t>
      </w:r>
      <w:r>
        <w:rPr>
          <w:rStyle w:val="Emphasis"/>
          <w:rFonts w:ascii="Georgia" w:hAnsi="Georgia"/>
        </w:rPr>
        <w:t>et al</w:t>
      </w:r>
      <w:r>
        <w:rPr>
          <w:rFonts w:ascii="Georgia" w:hAnsi="Georgia"/>
        </w:rPr>
        <w:t>. 2011</w:t>
      </w:r>
      <w:del w:author="Jack Plummer" w:date="2022-08-17T15:46:00Z" w:id="24">
        <w:r w:rsidDel="00303829">
          <w:rPr>
            <w:rFonts w:ascii="Georgia" w:hAnsi="Georgia"/>
          </w:rPr>
          <w:delText>. flora of china. Vol.19</w:delText>
        </w:r>
      </w:del>
      <w:r>
        <w:rPr>
          <w:rFonts w:ascii="Georgia" w:hAnsi="Georgia"/>
        </w:rPr>
        <w:t>).</w:t>
      </w:r>
    </w:p>
    <w:p w:rsidR="00000000" w:rsidRDefault="008979F0" w14:paraId="2B9E3B0D" w14:textId="77777777">
      <w:pPr>
        <w:pStyle w:val="Heading2"/>
        <w:divId w:val="1089816829"/>
        <w:rPr>
          <w:rFonts w:ascii="Georgia" w:hAnsi="Georgia" w:eastAsia="Times New Roman"/>
          <w:sz w:val="27"/>
          <w:szCs w:val="27"/>
        </w:rPr>
      </w:pPr>
      <w:r>
        <w:rPr>
          <w:rFonts w:ascii="Georgia" w:hAnsi="Georgia" w:eastAsia="Times New Roman"/>
          <w:sz w:val="27"/>
          <w:szCs w:val="27"/>
        </w:rPr>
        <w:t xml:space="preserve">IUCN </w:t>
      </w:r>
      <w:r>
        <w:rPr>
          <w:rFonts w:ascii="Georgia" w:hAnsi="Georgia" w:eastAsia="Times New Roman"/>
          <w:sz w:val="27"/>
          <w:szCs w:val="27"/>
        </w:rPr>
        <w:t>Habitats Classification Scheme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388"/>
        <w:gridCol w:w="763"/>
        <w:gridCol w:w="1020"/>
        <w:gridCol w:w="1888"/>
      </w:tblGrid>
      <w:tr w:rsidR="00000000" w14:paraId="07455FDB" w14:textId="77777777">
        <w:trPr>
          <w:divId w:val="1089816829"/>
          <w:tblCellSpacing w:w="15" w:type="dxa"/>
        </w:trPr>
        <w:tc>
          <w:tcPr>
            <w:tcW w:w="0" w:type="auto"/>
            <w:tcBorders>
              <w:bottom w:val="single" w:color="000000" w:sz="6" w:space="0"/>
            </w:tcBorders>
            <w:shd w:val="clear" w:color="auto" w:fill="BBBBBB"/>
            <w:vAlign w:val="center"/>
            <w:hideMark/>
          </w:tcPr>
          <w:p w:rsidR="00000000" w:rsidRDefault="008979F0" w14:paraId="704C1B6A" w14:textId="77777777">
            <w:pPr>
              <w:spacing w:after="75"/>
              <w:rPr>
                <w:rFonts w:ascii="Georgia" w:hAnsi="Georgia" w:eastAsia="Times New Roman"/>
                <w:b/>
                <w:bCs/>
                <w:sz w:val="18"/>
                <w:szCs w:val="18"/>
              </w:rPr>
            </w:pPr>
            <w:r>
              <w:rPr>
                <w:rFonts w:ascii="Georgia" w:hAnsi="Georgia" w:eastAsia="Times New Roman"/>
                <w:b/>
                <w:bCs/>
                <w:sz w:val="18"/>
                <w:szCs w:val="18"/>
              </w:rPr>
              <w:t>Habitat</w:t>
            </w:r>
          </w:p>
        </w:tc>
        <w:tc>
          <w:tcPr>
            <w:tcW w:w="0" w:type="auto"/>
            <w:tcBorders>
              <w:bottom w:val="single" w:color="000000" w:sz="6" w:space="0"/>
            </w:tcBorders>
            <w:shd w:val="clear" w:color="auto" w:fill="BBBBBB"/>
            <w:vAlign w:val="center"/>
            <w:hideMark/>
          </w:tcPr>
          <w:p w:rsidR="00000000" w:rsidRDefault="008979F0" w14:paraId="32C4AC77" w14:textId="77777777">
            <w:pPr>
              <w:spacing w:after="75"/>
              <w:rPr>
                <w:rFonts w:ascii="Georgia" w:hAnsi="Georgia" w:eastAsia="Times New Roman"/>
                <w:b/>
                <w:bCs/>
                <w:sz w:val="18"/>
                <w:szCs w:val="18"/>
              </w:rPr>
            </w:pPr>
            <w:r>
              <w:rPr>
                <w:rFonts w:ascii="Georgia" w:hAnsi="Georgia" w:eastAsia="Times New Roman"/>
                <w:b/>
                <w:bCs/>
                <w:sz w:val="18"/>
                <w:szCs w:val="18"/>
              </w:rPr>
              <w:t>Season</w:t>
            </w:r>
          </w:p>
        </w:tc>
        <w:tc>
          <w:tcPr>
            <w:tcW w:w="0" w:type="auto"/>
            <w:tcBorders>
              <w:bottom w:val="single" w:color="000000" w:sz="6" w:space="0"/>
            </w:tcBorders>
            <w:shd w:val="clear" w:color="auto" w:fill="BBBBBB"/>
            <w:vAlign w:val="center"/>
            <w:hideMark/>
          </w:tcPr>
          <w:p w:rsidR="00000000" w:rsidRDefault="008979F0" w14:paraId="3E192DEB" w14:textId="77777777">
            <w:pPr>
              <w:spacing w:after="75"/>
              <w:rPr>
                <w:rFonts w:ascii="Georgia" w:hAnsi="Georgia" w:eastAsia="Times New Roman"/>
                <w:b/>
                <w:bCs/>
                <w:sz w:val="18"/>
                <w:szCs w:val="18"/>
              </w:rPr>
            </w:pPr>
            <w:r>
              <w:rPr>
                <w:rFonts w:ascii="Georgia" w:hAnsi="Georgia" w:eastAsia="Times New Roman"/>
                <w:b/>
                <w:bCs/>
                <w:sz w:val="18"/>
                <w:szCs w:val="18"/>
              </w:rPr>
              <w:t>Suitability</w:t>
            </w:r>
          </w:p>
        </w:tc>
        <w:tc>
          <w:tcPr>
            <w:tcW w:w="0" w:type="auto"/>
            <w:tcBorders>
              <w:bottom w:val="single" w:color="000000" w:sz="6" w:space="0"/>
            </w:tcBorders>
            <w:shd w:val="clear" w:color="auto" w:fill="BBBBBB"/>
            <w:vAlign w:val="center"/>
            <w:hideMark/>
          </w:tcPr>
          <w:p w:rsidR="00000000" w:rsidRDefault="008979F0" w14:paraId="67035E4B" w14:textId="77777777">
            <w:pPr>
              <w:spacing w:after="75"/>
              <w:rPr>
                <w:rFonts w:ascii="Georgia" w:hAnsi="Georgia" w:eastAsia="Times New Roman"/>
                <w:b/>
                <w:bCs/>
                <w:sz w:val="18"/>
                <w:szCs w:val="18"/>
              </w:rPr>
            </w:pPr>
            <w:r>
              <w:rPr>
                <w:rFonts w:ascii="Georgia" w:hAnsi="Georgia" w:eastAsia="Times New Roman"/>
                <w:b/>
                <w:bCs/>
                <w:sz w:val="18"/>
                <w:szCs w:val="18"/>
              </w:rPr>
              <w:t>Major Importance?</w:t>
            </w:r>
          </w:p>
        </w:tc>
      </w:tr>
      <w:tr w:rsidR="00000000" w14:paraId="459EEF09" w14:textId="77777777">
        <w:trPr>
          <w:divId w:val="1089816829"/>
          <w:tblCellSpacing w:w="15" w:type="dxa"/>
        </w:trPr>
        <w:tc>
          <w:tcPr>
            <w:tcW w:w="0" w:type="auto"/>
            <w:tcBorders>
              <w:bottom w:val="single" w:color="CCCCCC" w:sz="6" w:space="0"/>
            </w:tcBorders>
            <w:vAlign w:val="center"/>
            <w:hideMark/>
          </w:tcPr>
          <w:p w:rsidR="00000000" w:rsidRDefault="008979F0" w14:paraId="0B7B0AA9" w14:textId="77777777">
            <w:pPr>
              <w:spacing w:after="75"/>
              <w:rPr>
                <w:rFonts w:ascii="Georgia" w:hAnsi="Georgia" w:eastAsia="Times New Roman"/>
                <w:sz w:val="18"/>
                <w:szCs w:val="18"/>
              </w:rPr>
            </w:pPr>
            <w:r>
              <w:rPr>
                <w:rFonts w:ascii="Georgia" w:hAnsi="Georgia" w:eastAsia="Times New Roman"/>
                <w:sz w:val="18"/>
                <w:szCs w:val="18"/>
              </w:rPr>
              <w:t>1.4. Forest -&gt; Forest - Temperate</w:t>
            </w:r>
          </w:p>
        </w:tc>
        <w:tc>
          <w:tcPr>
            <w:tcW w:w="0" w:type="auto"/>
            <w:tcBorders>
              <w:bottom w:val="single" w:color="CCCCCC" w:sz="6" w:space="0"/>
            </w:tcBorders>
            <w:vAlign w:val="center"/>
            <w:hideMark/>
          </w:tcPr>
          <w:p w:rsidR="00000000" w:rsidRDefault="008979F0" w14:paraId="0A54AE6B"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8979F0" w14:paraId="6DB3FB1C"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8979F0" w14:paraId="2CB562E0"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53D33A82" w14:textId="77777777">
        <w:trPr>
          <w:divId w:val="1089816829"/>
          <w:tblCellSpacing w:w="15" w:type="dxa"/>
        </w:trPr>
        <w:tc>
          <w:tcPr>
            <w:tcW w:w="0" w:type="auto"/>
            <w:tcBorders>
              <w:bottom w:val="single" w:color="CCCCCC" w:sz="6" w:space="0"/>
            </w:tcBorders>
            <w:vAlign w:val="center"/>
            <w:hideMark/>
          </w:tcPr>
          <w:p w:rsidR="00000000" w:rsidRDefault="008979F0" w14:paraId="7D4506EE" w14:textId="77777777">
            <w:pPr>
              <w:spacing w:after="75"/>
              <w:rPr>
                <w:rFonts w:ascii="Georgia" w:hAnsi="Georgia" w:eastAsia="Times New Roman"/>
                <w:sz w:val="18"/>
                <w:szCs w:val="18"/>
              </w:rPr>
            </w:pPr>
            <w:r>
              <w:rPr>
                <w:rFonts w:ascii="Georgia" w:hAnsi="Georgia" w:eastAsia="Times New Roman"/>
                <w:sz w:val="18"/>
                <w:szCs w:val="18"/>
              </w:rPr>
              <w:t>3.4. Shrubland -&gt; Shrubland - Temperate</w:t>
            </w:r>
          </w:p>
        </w:tc>
        <w:tc>
          <w:tcPr>
            <w:tcW w:w="0" w:type="auto"/>
            <w:tcBorders>
              <w:bottom w:val="single" w:color="CCCCCC" w:sz="6" w:space="0"/>
            </w:tcBorders>
            <w:vAlign w:val="center"/>
            <w:hideMark/>
          </w:tcPr>
          <w:p w:rsidR="00000000" w:rsidRDefault="008979F0" w14:paraId="5C27D06B"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8979F0" w14:paraId="7E7391BA"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8979F0" w14:paraId="32AA8C40"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3E286693" w14:textId="77777777">
        <w:trPr>
          <w:divId w:val="1089816829"/>
          <w:tblCellSpacing w:w="15" w:type="dxa"/>
        </w:trPr>
        <w:tc>
          <w:tcPr>
            <w:tcW w:w="0" w:type="auto"/>
            <w:tcBorders>
              <w:bottom w:val="single" w:color="CCCCCC" w:sz="6" w:space="0"/>
            </w:tcBorders>
            <w:vAlign w:val="center"/>
            <w:hideMark/>
          </w:tcPr>
          <w:p w:rsidR="00000000" w:rsidRDefault="008979F0" w14:paraId="69785D19" w14:textId="77777777">
            <w:pPr>
              <w:spacing w:after="75"/>
              <w:rPr>
                <w:rFonts w:ascii="Georgia" w:hAnsi="Georgia" w:eastAsia="Times New Roman"/>
                <w:sz w:val="18"/>
                <w:szCs w:val="18"/>
              </w:rPr>
            </w:pPr>
            <w:r>
              <w:rPr>
                <w:rFonts w:ascii="Georgia" w:hAnsi="Georgia" w:eastAsia="Times New Roman"/>
                <w:sz w:val="18"/>
                <w:szCs w:val="18"/>
              </w:rPr>
              <w:t>4.4. Grassland -&gt; Grassland - Temperate</w:t>
            </w:r>
          </w:p>
        </w:tc>
        <w:tc>
          <w:tcPr>
            <w:tcW w:w="0" w:type="auto"/>
            <w:tcBorders>
              <w:bottom w:val="single" w:color="CCCCCC" w:sz="6" w:space="0"/>
            </w:tcBorders>
            <w:vAlign w:val="center"/>
            <w:hideMark/>
          </w:tcPr>
          <w:p w:rsidR="00000000" w:rsidRDefault="008979F0" w14:paraId="49987A0C" w14:textId="77777777">
            <w:pPr>
              <w:spacing w:after="75"/>
              <w:rPr>
                <w:rFonts w:ascii="Georgia" w:hAnsi="Georgia" w:eastAsia="Times New Roman"/>
                <w:sz w:val="18"/>
                <w:szCs w:val="18"/>
              </w:rPr>
            </w:pPr>
            <w:r>
              <w:rPr>
                <w:rFonts w:ascii="Georgia" w:hAnsi="Georgia" w:eastAsia="Times New Roman"/>
                <w:sz w:val="18"/>
                <w:szCs w:val="18"/>
              </w:rPr>
              <w:t>Resident</w:t>
            </w:r>
          </w:p>
        </w:tc>
        <w:tc>
          <w:tcPr>
            <w:tcW w:w="0" w:type="auto"/>
            <w:tcBorders>
              <w:bottom w:val="single" w:color="CCCCCC" w:sz="6" w:space="0"/>
            </w:tcBorders>
            <w:vAlign w:val="center"/>
            <w:hideMark/>
          </w:tcPr>
          <w:p w:rsidR="00000000" w:rsidRDefault="008979F0" w14:paraId="798F02C3" w14:textId="77777777">
            <w:pPr>
              <w:spacing w:after="75"/>
              <w:rPr>
                <w:rFonts w:ascii="Georgia" w:hAnsi="Georgia" w:eastAsia="Times New Roman"/>
                <w:sz w:val="18"/>
                <w:szCs w:val="18"/>
              </w:rPr>
            </w:pPr>
            <w:r>
              <w:rPr>
                <w:rFonts w:ascii="Georgia" w:hAnsi="Georgia" w:eastAsia="Times New Roman"/>
                <w:sz w:val="18"/>
                <w:szCs w:val="18"/>
              </w:rPr>
              <w:t>Suitable</w:t>
            </w:r>
          </w:p>
        </w:tc>
        <w:tc>
          <w:tcPr>
            <w:tcW w:w="0" w:type="auto"/>
            <w:tcBorders>
              <w:bottom w:val="single" w:color="CCCCCC" w:sz="6" w:space="0"/>
            </w:tcBorders>
            <w:vAlign w:val="center"/>
            <w:hideMark/>
          </w:tcPr>
          <w:p w:rsidR="00000000" w:rsidRDefault="008979F0" w14:paraId="7E69DBF6"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8979F0" w14:paraId="2EF3F922" w14:textId="77777777">
      <w:pPr>
        <w:pStyle w:val="Heading2"/>
        <w:divId w:val="1089816829"/>
        <w:rPr>
          <w:rFonts w:ascii="Georgia" w:hAnsi="Georgia" w:eastAsia="Times New Roman"/>
          <w:sz w:val="27"/>
          <w:szCs w:val="27"/>
        </w:rPr>
      </w:pPr>
      <w:r>
        <w:rPr>
          <w:rFonts w:ascii="Georgia" w:hAnsi="Georgia" w:eastAsia="Times New Roman"/>
          <w:sz w:val="27"/>
          <w:szCs w:val="27"/>
        </w:rPr>
        <w:t>Systems</w:t>
      </w:r>
    </w:p>
    <w:p w:rsidR="00000000" w:rsidRDefault="008979F0" w14:paraId="60A95E1F" w14:textId="77777777">
      <w:pPr>
        <w:pStyle w:val="NormalWeb"/>
        <w:divId w:val="1089816829"/>
        <w:rPr>
          <w:rFonts w:ascii="Georgia" w:hAnsi="Georgia"/>
        </w:rPr>
      </w:pPr>
      <w:r>
        <w:rPr>
          <w:rStyle w:val="datalabel1"/>
          <w:rFonts w:ascii="Georgia" w:hAnsi="Georgia"/>
        </w:rPr>
        <w:t xml:space="preserve">System: </w:t>
      </w:r>
      <w:r>
        <w:rPr>
          <w:rFonts w:ascii="Georgia" w:hAnsi="Georgia"/>
        </w:rPr>
        <w:t>Terrestrial</w:t>
      </w:r>
    </w:p>
    <w:p w:rsidR="00000000" w:rsidRDefault="008979F0" w14:paraId="5C8CC41F" w14:textId="77777777">
      <w:pPr>
        <w:pStyle w:val="Heading2"/>
        <w:divId w:val="1089816829"/>
        <w:rPr>
          <w:rFonts w:ascii="Georgia" w:hAnsi="Georgia" w:eastAsia="Times New Roman"/>
          <w:sz w:val="27"/>
          <w:szCs w:val="27"/>
        </w:rPr>
      </w:pPr>
      <w:r>
        <w:rPr>
          <w:rFonts w:ascii="Georgia" w:hAnsi="Georgia" w:eastAsia="Times New Roman"/>
          <w:sz w:val="27"/>
          <w:szCs w:val="27"/>
        </w:rPr>
        <w:t>Plant / Fungi Specific</w:t>
      </w:r>
    </w:p>
    <w:p w:rsidR="00000000" w:rsidRDefault="008979F0" w14:paraId="1F4CB294" w14:textId="77777777">
      <w:pPr>
        <w:pStyle w:val="NormalWeb"/>
        <w:divId w:val="108981682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092"/>
      </w:tblGrid>
      <w:tr w:rsidR="00000000" w14:paraId="27C0790E" w14:textId="77777777">
        <w:trPr>
          <w:divId w:val="1089816829"/>
          <w:tblCellSpacing w:w="15" w:type="dxa"/>
        </w:trPr>
        <w:tc>
          <w:tcPr>
            <w:tcW w:w="0" w:type="auto"/>
            <w:tcBorders>
              <w:bottom w:val="single" w:color="000000" w:sz="6" w:space="0"/>
            </w:tcBorders>
            <w:shd w:val="clear" w:color="auto" w:fill="BBBBBB"/>
            <w:vAlign w:val="center"/>
            <w:hideMark/>
          </w:tcPr>
          <w:p w:rsidR="00000000" w:rsidRDefault="008979F0" w14:paraId="5C6B9F05" w14:textId="77777777">
            <w:pPr>
              <w:spacing w:after="75"/>
              <w:rPr>
                <w:rFonts w:ascii="Georgia" w:hAnsi="Georgia" w:eastAsia="Times New Roman"/>
                <w:b/>
                <w:bCs/>
                <w:sz w:val="18"/>
                <w:szCs w:val="18"/>
              </w:rPr>
            </w:pPr>
            <w:r>
              <w:rPr>
                <w:rFonts w:ascii="Georgia" w:hAnsi="Georgia" w:eastAsia="Times New Roman"/>
                <w:b/>
                <w:bCs/>
                <w:sz w:val="18"/>
                <w:szCs w:val="18"/>
              </w:rPr>
              <w:t>Plant and Fungal Growth Forms</w:t>
            </w:r>
          </w:p>
        </w:tc>
      </w:tr>
      <w:tr w:rsidR="00000000" w14:paraId="3BDC1958" w14:textId="77777777">
        <w:trPr>
          <w:divId w:val="1089816829"/>
          <w:tblCellSpacing w:w="15" w:type="dxa"/>
        </w:trPr>
        <w:tc>
          <w:tcPr>
            <w:tcW w:w="0" w:type="auto"/>
            <w:tcBorders>
              <w:bottom w:val="single" w:color="CCCCCC" w:sz="6" w:space="0"/>
            </w:tcBorders>
            <w:vAlign w:val="center"/>
            <w:hideMark/>
          </w:tcPr>
          <w:p w:rsidR="00000000" w:rsidRDefault="008979F0" w14:paraId="1DF0D9B1" w14:textId="77777777">
            <w:pPr>
              <w:spacing w:after="75"/>
              <w:rPr>
                <w:rFonts w:ascii="Georgia" w:hAnsi="Georgia" w:eastAsia="Times New Roman"/>
                <w:sz w:val="18"/>
                <w:szCs w:val="18"/>
              </w:rPr>
            </w:pPr>
            <w:r>
              <w:rPr>
                <w:rFonts w:ascii="Georgia" w:hAnsi="Georgia" w:eastAsia="Times New Roman"/>
                <w:sz w:val="18"/>
                <w:szCs w:val="18"/>
              </w:rPr>
              <w:t>Shrub - large</w:t>
            </w:r>
          </w:p>
        </w:tc>
      </w:tr>
    </w:tbl>
    <w:p w:rsidR="00000000" w:rsidRDefault="008979F0" w14:paraId="05C507BC" w14:textId="77777777">
      <w:pPr>
        <w:pStyle w:val="Heading1"/>
        <w:divId w:val="100078809"/>
        <w:rPr>
          <w:rFonts w:ascii="Georgia" w:hAnsi="Georgia" w:eastAsia="Times New Roman"/>
          <w:sz w:val="29"/>
          <w:szCs w:val="29"/>
        </w:rPr>
      </w:pPr>
      <w:r>
        <w:rPr>
          <w:rFonts w:ascii="Georgia" w:hAnsi="Georgia" w:eastAsia="Times New Roman"/>
          <w:sz w:val="29"/>
          <w:szCs w:val="29"/>
        </w:rPr>
        <w:t>Use and Trade</w:t>
      </w:r>
    </w:p>
    <w:p w:rsidR="00000000" w:rsidRDefault="008979F0" w14:paraId="72C664B3" w14:textId="77777777">
      <w:pPr>
        <w:pStyle w:val="Heading2"/>
        <w:divId w:val="100078809"/>
        <w:rPr>
          <w:rFonts w:ascii="Georgia" w:hAnsi="Georgia" w:eastAsia="Times New Roman"/>
          <w:sz w:val="27"/>
          <w:szCs w:val="27"/>
        </w:rPr>
      </w:pPr>
      <w:r>
        <w:rPr>
          <w:rFonts w:ascii="Georgia" w:hAnsi="Georgia" w:eastAsia="Times New Roman"/>
          <w:sz w:val="27"/>
          <w:szCs w:val="27"/>
        </w:rPr>
        <w:t>General Use and Trade Information</w:t>
      </w:r>
    </w:p>
    <w:p w:rsidR="00000000" w:rsidRDefault="008979F0" w14:paraId="40122A14" w14:textId="2E6CBC91">
      <w:pPr>
        <w:pStyle w:val="NormalWeb"/>
        <w:divId w:val="100078809"/>
        <w:rPr>
          <w:rFonts w:ascii="Georgia" w:hAnsi="Georgia"/>
        </w:rPr>
      </w:pPr>
      <w:del w:author="Jack Plummer" w:date="2022-08-17T15:46:00Z" w:id="25">
        <w:r w:rsidDel="00303829">
          <w:rPr>
            <w:rFonts w:ascii="Georgia" w:hAnsi="Georgia"/>
          </w:rPr>
          <w:delText> </w:delText>
        </w:r>
      </w:del>
      <w:r>
        <w:rPr>
          <w:rFonts w:ascii="Georgia" w:hAnsi="Georgia"/>
        </w:rPr>
        <w:t xml:space="preserve">This species is reported to have some medicinal applications (Rad </w:t>
      </w:r>
      <w:r>
        <w:rPr>
          <w:rStyle w:val="Emphasis"/>
          <w:rFonts w:ascii="Georgia" w:hAnsi="Georgia"/>
        </w:rPr>
        <w:t>et a</w:t>
      </w:r>
      <w:r>
        <w:rPr>
          <w:rStyle w:val="Emphasis"/>
          <w:rFonts w:ascii="Georgia" w:hAnsi="Georgia"/>
        </w:rPr>
        <w:t>l</w:t>
      </w:r>
      <w:r>
        <w:rPr>
          <w:rFonts w:ascii="Georgia" w:hAnsi="Georgia"/>
        </w:rPr>
        <w:t>.</w:t>
      </w:r>
      <w:ins w:author="Jack Plummer" w:date="2022-08-17T15:46:00Z" w:id="26">
        <w:r w:rsidR="00303829">
          <w:rPr>
            <w:rFonts w:ascii="Georgia" w:hAnsi="Georgia"/>
          </w:rPr>
          <w:t xml:space="preserve"> </w:t>
        </w:r>
      </w:ins>
      <w:r>
        <w:rPr>
          <w:rFonts w:ascii="Georgia" w:hAnsi="Georgia"/>
        </w:rPr>
        <w:t xml:space="preserve">2021) The decoction of the bark is used for hepatic and digestive problems (Sign </w:t>
      </w:r>
      <w:r>
        <w:rPr>
          <w:rStyle w:val="Emphasis"/>
          <w:rFonts w:ascii="Georgia" w:hAnsi="Georgia"/>
        </w:rPr>
        <w:t>et al</w:t>
      </w:r>
      <w:r>
        <w:rPr>
          <w:rFonts w:ascii="Georgia" w:hAnsi="Georgia"/>
        </w:rPr>
        <w:t xml:space="preserve">. 2019). The species has also been used for pharmacological research </w:t>
      </w:r>
      <w:r>
        <w:rPr>
          <w:rFonts w:ascii="Georgia" w:hAnsi="Georgia"/>
        </w:rPr>
        <w:lastRenderedPageBreak/>
        <w:t>in India, with flavonoid</w:t>
      </w:r>
      <w:del w:author="Jack Plummer" w:date="2022-08-17T15:47:00Z" w:id="27">
        <w:r w:rsidDel="008979F0">
          <w:rPr>
            <w:rFonts w:ascii="Georgia" w:hAnsi="Georgia"/>
          </w:rPr>
          <w:delText>s</w:delText>
        </w:r>
      </w:del>
      <w:r>
        <w:rPr>
          <w:rFonts w:ascii="Georgia" w:hAnsi="Georgia"/>
        </w:rPr>
        <w:t xml:space="preserve"> compounds isolated from the leaves</w:t>
      </w:r>
      <w:ins w:author="Jack Plummer" w:date="2022-08-17T15:46:00Z" w:id="28">
        <w:r w:rsidR="00303829">
          <w:rPr>
            <w:rFonts w:ascii="Georgia" w:hAnsi="Georgia"/>
          </w:rPr>
          <w:t xml:space="preserve"> </w:t>
        </w:r>
      </w:ins>
      <w:r>
        <w:rPr>
          <w:rFonts w:ascii="Georgia" w:hAnsi="Georgia"/>
        </w:rPr>
        <w:t>(</w:t>
      </w:r>
      <w:del w:author="Jack Plummer" w:date="2022-08-17T15:47:00Z" w:id="29">
        <w:r w:rsidDel="00303829">
          <w:rPr>
            <w:rFonts w:ascii="Georgia" w:hAnsi="Georgia"/>
          </w:rPr>
          <w:delText xml:space="preserve"> </w:delText>
        </w:r>
      </w:del>
      <w:r>
        <w:rPr>
          <w:rFonts w:ascii="Georgia" w:hAnsi="Georgia"/>
        </w:rPr>
        <w:t xml:space="preserve">Hasan </w:t>
      </w:r>
      <w:r>
        <w:rPr>
          <w:rStyle w:val="Emphasis"/>
          <w:rFonts w:ascii="Georgia" w:hAnsi="Georgia"/>
        </w:rPr>
        <w:t>et al</w:t>
      </w:r>
      <w:ins w:author="Jack Plummer" w:date="2022-08-17T15:47:00Z" w:id="30">
        <w:r w:rsidR="00303829">
          <w:rPr>
            <w:rFonts w:ascii="Georgia" w:hAnsi="Georgia"/>
          </w:rPr>
          <w:t>.</w:t>
        </w:r>
      </w:ins>
      <w:del w:author="Jack Plummer" w:date="2022-08-17T15:47:00Z" w:id="31">
        <w:r w:rsidDel="00303829">
          <w:rPr>
            <w:rFonts w:ascii="Georgia" w:hAnsi="Georgia"/>
          </w:rPr>
          <w:delText>,</w:delText>
        </w:r>
      </w:del>
      <w:r>
        <w:rPr>
          <w:rFonts w:ascii="Georgia" w:hAnsi="Georgia"/>
        </w:rPr>
        <w:t xml:space="preserve"> 2002). In Bhutan, this s</w:t>
      </w:r>
      <w:r>
        <w:rPr>
          <w:rFonts w:ascii="Georgia" w:hAnsi="Georgia"/>
        </w:rPr>
        <w:t>pecies is used as fuel</w:t>
      </w:r>
      <w:del w:author="Jack Plummer" w:date="2022-08-17T15:47:00Z" w:id="32">
        <w:r w:rsidDel="008979F0">
          <w:rPr>
            <w:rFonts w:ascii="Georgia" w:hAnsi="Georgia"/>
          </w:rPr>
          <w:delText xml:space="preserve"> </w:delText>
        </w:r>
      </w:del>
      <w:r>
        <w:rPr>
          <w:rFonts w:ascii="Georgia" w:hAnsi="Georgia"/>
        </w:rPr>
        <w:t>wood</w:t>
      </w:r>
      <w:del w:author="Jack Plummer" w:date="2022-08-17T15:47:00Z" w:id="33">
        <w:r w:rsidDel="008979F0">
          <w:rPr>
            <w:rFonts w:ascii="Georgia" w:hAnsi="Georgia"/>
          </w:rPr>
          <w:delText>,</w:delText>
        </w:r>
      </w:del>
      <w:r>
        <w:rPr>
          <w:rFonts w:ascii="Georgia" w:hAnsi="Georgia"/>
        </w:rPr>
        <w:t xml:space="preserve"> and fodder. It can be used for landscaping in gardens.</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1257"/>
        <w:gridCol w:w="1023"/>
        <w:gridCol w:w="1669"/>
        <w:gridCol w:w="5061"/>
      </w:tblGrid>
      <w:tr w:rsidR="00000000" w14:paraId="6DE26070" w14:textId="77777777">
        <w:trPr>
          <w:divId w:val="100078809"/>
          <w:tblCellSpacing w:w="15" w:type="dxa"/>
        </w:trPr>
        <w:tc>
          <w:tcPr>
            <w:tcW w:w="0" w:type="auto"/>
            <w:tcBorders>
              <w:bottom w:val="single" w:color="000000" w:sz="6" w:space="0"/>
            </w:tcBorders>
            <w:shd w:val="clear" w:color="auto" w:fill="BBBBBB"/>
            <w:vAlign w:val="center"/>
            <w:hideMark/>
          </w:tcPr>
          <w:p w:rsidR="00000000" w:rsidRDefault="008979F0" w14:paraId="13E50F45" w14:textId="77777777">
            <w:pPr>
              <w:spacing w:after="75"/>
              <w:rPr>
                <w:rFonts w:ascii="Georgia" w:hAnsi="Georgia" w:eastAsia="Times New Roman"/>
                <w:b/>
                <w:bCs/>
                <w:sz w:val="18"/>
                <w:szCs w:val="18"/>
              </w:rPr>
            </w:pPr>
            <w:r>
              <w:rPr>
                <w:rFonts w:ascii="Georgia" w:hAnsi="Georgia" w:eastAsia="Times New Roman"/>
                <w:b/>
                <w:bCs/>
                <w:sz w:val="18"/>
                <w:szCs w:val="18"/>
              </w:rPr>
              <w:t>Subsistence:</w:t>
            </w:r>
          </w:p>
        </w:tc>
        <w:tc>
          <w:tcPr>
            <w:tcW w:w="0" w:type="auto"/>
            <w:tcBorders>
              <w:bottom w:val="single" w:color="000000" w:sz="6" w:space="0"/>
            </w:tcBorders>
            <w:shd w:val="clear" w:color="auto" w:fill="BBBBBB"/>
            <w:vAlign w:val="center"/>
            <w:hideMark/>
          </w:tcPr>
          <w:p w:rsidR="00000000" w:rsidRDefault="008979F0" w14:paraId="558780EA" w14:textId="77777777">
            <w:pPr>
              <w:spacing w:after="75"/>
              <w:rPr>
                <w:rFonts w:ascii="Georgia" w:hAnsi="Georgia" w:eastAsia="Times New Roman"/>
                <w:b/>
                <w:bCs/>
                <w:sz w:val="18"/>
                <w:szCs w:val="18"/>
              </w:rPr>
            </w:pPr>
            <w:r>
              <w:rPr>
                <w:rFonts w:ascii="Georgia" w:hAnsi="Georgia" w:eastAsia="Times New Roman"/>
                <w:b/>
                <w:bCs/>
                <w:sz w:val="18"/>
                <w:szCs w:val="18"/>
              </w:rPr>
              <w:t>Rationale:</w:t>
            </w:r>
          </w:p>
        </w:tc>
        <w:tc>
          <w:tcPr>
            <w:tcW w:w="0" w:type="auto"/>
            <w:tcBorders>
              <w:bottom w:val="single" w:color="000000" w:sz="6" w:space="0"/>
            </w:tcBorders>
            <w:shd w:val="clear" w:color="auto" w:fill="BBBBBB"/>
            <w:vAlign w:val="center"/>
            <w:hideMark/>
          </w:tcPr>
          <w:p w:rsidR="00000000" w:rsidRDefault="008979F0" w14:paraId="4A696959" w14:textId="77777777">
            <w:pPr>
              <w:spacing w:after="75"/>
              <w:rPr>
                <w:rFonts w:ascii="Georgia" w:hAnsi="Georgia" w:eastAsia="Times New Roman"/>
                <w:b/>
                <w:bCs/>
                <w:sz w:val="18"/>
                <w:szCs w:val="18"/>
              </w:rPr>
            </w:pPr>
            <w:r>
              <w:rPr>
                <w:rFonts w:ascii="Georgia" w:hAnsi="Georgia" w:eastAsia="Times New Roman"/>
                <w:b/>
                <w:bCs/>
                <w:sz w:val="18"/>
                <w:szCs w:val="18"/>
              </w:rPr>
              <w:t>Local Commercial:</w:t>
            </w:r>
          </w:p>
        </w:tc>
        <w:tc>
          <w:tcPr>
            <w:tcW w:w="0" w:type="auto"/>
            <w:tcBorders>
              <w:bottom w:val="single" w:color="000000" w:sz="6" w:space="0"/>
            </w:tcBorders>
            <w:shd w:val="clear" w:color="auto" w:fill="BBBBBB"/>
            <w:vAlign w:val="center"/>
            <w:hideMark/>
          </w:tcPr>
          <w:p w:rsidR="00000000" w:rsidRDefault="008979F0" w14:paraId="48FB5B17" w14:textId="77777777">
            <w:pPr>
              <w:spacing w:after="75"/>
              <w:rPr>
                <w:rFonts w:ascii="Georgia" w:hAnsi="Georgia" w:eastAsia="Times New Roman"/>
                <w:b/>
                <w:bCs/>
                <w:sz w:val="18"/>
                <w:szCs w:val="18"/>
              </w:rPr>
            </w:pPr>
            <w:r>
              <w:rPr>
                <w:rFonts w:ascii="Georgia" w:hAnsi="Georgia" w:eastAsia="Times New Roman"/>
                <w:b/>
                <w:bCs/>
                <w:sz w:val="18"/>
                <w:szCs w:val="18"/>
              </w:rPr>
              <w:t>Further detail including information on economic value if available:</w:t>
            </w:r>
          </w:p>
        </w:tc>
      </w:tr>
      <w:tr w:rsidR="00000000" w14:paraId="4CD565BE" w14:textId="77777777">
        <w:trPr>
          <w:divId w:val="100078809"/>
          <w:tblCellSpacing w:w="15" w:type="dxa"/>
        </w:trPr>
        <w:tc>
          <w:tcPr>
            <w:tcW w:w="0" w:type="auto"/>
            <w:vAlign w:val="center"/>
            <w:hideMark/>
          </w:tcPr>
          <w:p w:rsidR="00000000" w:rsidRDefault="008979F0" w14:paraId="209A95C9"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vAlign w:val="center"/>
            <w:hideMark/>
          </w:tcPr>
          <w:p w:rsidR="00000000" w:rsidRDefault="008979F0" w14:paraId="6571057A"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8979F0" w14:paraId="3BEC01C5"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vAlign w:val="center"/>
            <w:hideMark/>
          </w:tcPr>
          <w:p w:rsidR="00000000" w:rsidRDefault="008979F0" w14:paraId="680CC459"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8979F0" w14:paraId="31AD1AF1" w14:textId="77777777">
      <w:pPr>
        <w:divId w:val="100078809"/>
        <w:rPr>
          <w:rFonts w:ascii="Georgia" w:hAnsi="Georgia" w:eastAsia="Times New Roman"/>
          <w:vanish/>
          <w:sz w:val="18"/>
          <w:szCs w:val="18"/>
        </w:rPr>
      </w:pP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065"/>
        <w:gridCol w:w="1161"/>
        <w:gridCol w:w="862"/>
        <w:gridCol w:w="1307"/>
        <w:gridCol w:w="2111"/>
      </w:tblGrid>
      <w:tr w:rsidR="00000000" w14:paraId="4BA70845" w14:textId="77777777">
        <w:trPr>
          <w:divId w:val="100078809"/>
          <w:tblCellSpacing w:w="15" w:type="dxa"/>
        </w:trPr>
        <w:tc>
          <w:tcPr>
            <w:tcW w:w="0" w:type="auto"/>
            <w:tcBorders>
              <w:bottom w:val="single" w:color="000000" w:sz="6" w:space="0"/>
            </w:tcBorders>
            <w:shd w:val="clear" w:color="auto" w:fill="BBBBBB"/>
            <w:vAlign w:val="center"/>
            <w:hideMark/>
          </w:tcPr>
          <w:p w:rsidR="00000000" w:rsidRDefault="008979F0" w14:paraId="58EF5F20" w14:textId="77777777">
            <w:pPr>
              <w:spacing w:after="75"/>
              <w:rPr>
                <w:rFonts w:ascii="Georgia" w:hAnsi="Georgia" w:eastAsia="Times New Roman"/>
                <w:b/>
                <w:bCs/>
                <w:sz w:val="18"/>
                <w:szCs w:val="18"/>
              </w:rPr>
            </w:pPr>
            <w:r>
              <w:rPr>
                <w:rFonts w:ascii="Georgia" w:hAnsi="Georgia" w:eastAsia="Times New Roman"/>
                <w:b/>
                <w:bCs/>
                <w:sz w:val="18"/>
                <w:szCs w:val="18"/>
              </w:rPr>
              <w:t>End Use</w:t>
            </w:r>
          </w:p>
        </w:tc>
        <w:tc>
          <w:tcPr>
            <w:tcW w:w="0" w:type="auto"/>
            <w:tcBorders>
              <w:bottom w:val="single" w:color="000000" w:sz="6" w:space="0"/>
            </w:tcBorders>
            <w:shd w:val="clear" w:color="auto" w:fill="BBBBBB"/>
            <w:vAlign w:val="center"/>
            <w:hideMark/>
          </w:tcPr>
          <w:p w:rsidR="00000000" w:rsidRDefault="008979F0" w14:paraId="722124B7" w14:textId="77777777">
            <w:pPr>
              <w:spacing w:after="75"/>
              <w:rPr>
                <w:rFonts w:ascii="Georgia" w:hAnsi="Georgia" w:eastAsia="Times New Roman"/>
                <w:b/>
                <w:bCs/>
                <w:sz w:val="18"/>
                <w:szCs w:val="18"/>
              </w:rPr>
            </w:pPr>
            <w:r>
              <w:rPr>
                <w:rFonts w:ascii="Georgia" w:hAnsi="Georgia" w:eastAsia="Times New Roman"/>
                <w:b/>
                <w:bCs/>
                <w:sz w:val="18"/>
                <w:szCs w:val="18"/>
              </w:rPr>
              <w:t>Subsistence</w:t>
            </w:r>
          </w:p>
        </w:tc>
        <w:tc>
          <w:tcPr>
            <w:tcW w:w="0" w:type="auto"/>
            <w:tcBorders>
              <w:bottom w:val="single" w:color="000000" w:sz="6" w:space="0"/>
            </w:tcBorders>
            <w:shd w:val="clear" w:color="auto" w:fill="BBBBBB"/>
            <w:vAlign w:val="center"/>
            <w:hideMark/>
          </w:tcPr>
          <w:p w:rsidR="00000000" w:rsidRDefault="008979F0" w14:paraId="7C8A755D" w14:textId="77777777">
            <w:pPr>
              <w:spacing w:after="75"/>
              <w:rPr>
                <w:rFonts w:ascii="Georgia" w:hAnsi="Georgia" w:eastAsia="Times New Roman"/>
                <w:b/>
                <w:bCs/>
                <w:sz w:val="18"/>
                <w:szCs w:val="18"/>
              </w:rPr>
            </w:pPr>
            <w:r>
              <w:rPr>
                <w:rFonts w:ascii="Georgia" w:hAnsi="Georgia" w:eastAsia="Times New Roman"/>
                <w:b/>
                <w:bCs/>
                <w:sz w:val="18"/>
                <w:szCs w:val="18"/>
              </w:rPr>
              <w:t>National</w:t>
            </w:r>
          </w:p>
        </w:tc>
        <w:tc>
          <w:tcPr>
            <w:tcW w:w="0" w:type="auto"/>
            <w:tcBorders>
              <w:bottom w:val="single" w:color="000000" w:sz="6" w:space="0"/>
            </w:tcBorders>
            <w:shd w:val="clear" w:color="auto" w:fill="BBBBBB"/>
            <w:vAlign w:val="center"/>
            <w:hideMark/>
          </w:tcPr>
          <w:p w:rsidR="00000000" w:rsidRDefault="008979F0" w14:paraId="66C57EC6" w14:textId="77777777">
            <w:pPr>
              <w:spacing w:after="75"/>
              <w:rPr>
                <w:rFonts w:ascii="Georgia" w:hAnsi="Georgia" w:eastAsia="Times New Roman"/>
                <w:b/>
                <w:bCs/>
                <w:sz w:val="18"/>
                <w:szCs w:val="18"/>
              </w:rPr>
            </w:pPr>
            <w:r>
              <w:rPr>
                <w:rFonts w:ascii="Georgia" w:hAnsi="Georgia" w:eastAsia="Times New Roman"/>
                <w:b/>
                <w:bCs/>
                <w:sz w:val="18"/>
                <w:szCs w:val="18"/>
              </w:rPr>
              <w:t>International</w:t>
            </w:r>
          </w:p>
        </w:tc>
        <w:tc>
          <w:tcPr>
            <w:tcW w:w="0" w:type="auto"/>
            <w:tcBorders>
              <w:bottom w:val="single" w:color="000000" w:sz="6" w:space="0"/>
            </w:tcBorders>
            <w:shd w:val="clear" w:color="auto" w:fill="BBBBBB"/>
            <w:vAlign w:val="center"/>
            <w:hideMark/>
          </w:tcPr>
          <w:p w:rsidR="00000000" w:rsidRDefault="008979F0" w14:paraId="419D53DC" w14:textId="77777777">
            <w:pPr>
              <w:spacing w:after="75"/>
              <w:rPr>
                <w:rFonts w:ascii="Georgia" w:hAnsi="Georgia" w:eastAsia="Times New Roman"/>
                <w:b/>
                <w:bCs/>
                <w:sz w:val="18"/>
                <w:szCs w:val="18"/>
              </w:rPr>
            </w:pPr>
            <w:r>
              <w:rPr>
                <w:rFonts w:ascii="Georgia" w:hAnsi="Georgia" w:eastAsia="Times New Roman"/>
                <w:b/>
                <w:bCs/>
                <w:sz w:val="18"/>
                <w:szCs w:val="18"/>
              </w:rPr>
              <w:t>Other (please specify)</w:t>
            </w:r>
          </w:p>
        </w:tc>
      </w:tr>
      <w:tr w:rsidR="00000000" w14:paraId="60562342" w14:textId="77777777">
        <w:trPr>
          <w:divId w:val="100078809"/>
          <w:tblCellSpacing w:w="15" w:type="dxa"/>
        </w:trPr>
        <w:tc>
          <w:tcPr>
            <w:tcW w:w="0" w:type="auto"/>
            <w:tcBorders>
              <w:bottom w:val="single" w:color="CCCCCC" w:sz="6" w:space="0"/>
            </w:tcBorders>
            <w:vAlign w:val="center"/>
            <w:hideMark/>
          </w:tcPr>
          <w:p w:rsidR="00000000" w:rsidRDefault="008979F0" w14:paraId="61F527BD" w14:textId="77777777">
            <w:pPr>
              <w:spacing w:after="75"/>
              <w:rPr>
                <w:rFonts w:ascii="Georgia" w:hAnsi="Georgia" w:eastAsia="Times New Roman"/>
                <w:sz w:val="18"/>
                <w:szCs w:val="18"/>
              </w:rPr>
            </w:pPr>
            <w:r>
              <w:rPr>
                <w:rFonts w:ascii="Georgia" w:hAnsi="Georgia" w:eastAsia="Times New Roman"/>
                <w:sz w:val="18"/>
                <w:szCs w:val="18"/>
              </w:rPr>
              <w:t>2. Food - animal</w:t>
            </w:r>
          </w:p>
        </w:tc>
        <w:tc>
          <w:tcPr>
            <w:tcW w:w="0" w:type="auto"/>
            <w:tcBorders>
              <w:bottom w:val="single" w:color="CCCCCC" w:sz="6" w:space="0"/>
            </w:tcBorders>
            <w:vAlign w:val="center"/>
            <w:hideMark/>
          </w:tcPr>
          <w:p w:rsidR="00000000" w:rsidRDefault="008979F0" w14:paraId="15027459"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8979F0" w14:paraId="1A364962"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2FAA0048"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27D98F2B"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1BE089B4" w14:textId="77777777">
        <w:trPr>
          <w:divId w:val="100078809"/>
          <w:tblCellSpacing w:w="15" w:type="dxa"/>
        </w:trPr>
        <w:tc>
          <w:tcPr>
            <w:tcW w:w="0" w:type="auto"/>
            <w:tcBorders>
              <w:bottom w:val="single" w:color="CCCCCC" w:sz="6" w:space="0"/>
            </w:tcBorders>
            <w:vAlign w:val="center"/>
            <w:hideMark/>
          </w:tcPr>
          <w:p w:rsidR="00000000" w:rsidRDefault="008979F0" w14:paraId="6393957C" w14:textId="77777777">
            <w:pPr>
              <w:spacing w:after="75"/>
              <w:rPr>
                <w:rFonts w:ascii="Georgia" w:hAnsi="Georgia" w:eastAsia="Times New Roman"/>
                <w:sz w:val="18"/>
                <w:szCs w:val="18"/>
              </w:rPr>
            </w:pPr>
            <w:r>
              <w:rPr>
                <w:rFonts w:ascii="Georgia" w:hAnsi="Georgia" w:eastAsia="Times New Roman"/>
                <w:sz w:val="18"/>
                <w:szCs w:val="18"/>
              </w:rPr>
              <w:t>3. Medicine - human &amp; veterinary</w:t>
            </w:r>
          </w:p>
        </w:tc>
        <w:tc>
          <w:tcPr>
            <w:tcW w:w="0" w:type="auto"/>
            <w:tcBorders>
              <w:bottom w:val="single" w:color="CCCCCC" w:sz="6" w:space="0"/>
            </w:tcBorders>
            <w:vAlign w:val="center"/>
            <w:hideMark/>
          </w:tcPr>
          <w:p w:rsidR="00000000" w:rsidRDefault="008979F0" w14:paraId="2FDA8F36"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8979F0" w14:paraId="6EB4EA4C"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2D8D6417"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24459136"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46D6A6E3" w14:textId="77777777">
        <w:trPr>
          <w:divId w:val="100078809"/>
          <w:tblCellSpacing w:w="15" w:type="dxa"/>
        </w:trPr>
        <w:tc>
          <w:tcPr>
            <w:tcW w:w="0" w:type="auto"/>
            <w:tcBorders>
              <w:bottom w:val="single" w:color="CCCCCC" w:sz="6" w:space="0"/>
            </w:tcBorders>
            <w:vAlign w:val="center"/>
            <w:hideMark/>
          </w:tcPr>
          <w:p w:rsidR="00000000" w:rsidRDefault="008979F0" w14:paraId="100F8401" w14:textId="77777777">
            <w:pPr>
              <w:spacing w:after="75"/>
              <w:rPr>
                <w:rFonts w:ascii="Georgia" w:hAnsi="Georgia" w:eastAsia="Times New Roman"/>
                <w:sz w:val="18"/>
                <w:szCs w:val="18"/>
              </w:rPr>
            </w:pPr>
            <w:r>
              <w:rPr>
                <w:rFonts w:ascii="Georgia" w:hAnsi="Georgia" w:eastAsia="Times New Roman"/>
                <w:sz w:val="18"/>
                <w:szCs w:val="18"/>
              </w:rPr>
              <w:t>6. Other chemicals</w:t>
            </w:r>
          </w:p>
        </w:tc>
        <w:tc>
          <w:tcPr>
            <w:tcW w:w="0" w:type="auto"/>
            <w:tcBorders>
              <w:bottom w:val="single" w:color="CCCCCC" w:sz="6" w:space="0"/>
            </w:tcBorders>
            <w:vAlign w:val="center"/>
            <w:hideMark/>
          </w:tcPr>
          <w:p w:rsidR="00000000" w:rsidRDefault="008979F0" w14:paraId="3E47C406"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8979F0" w14:paraId="6237F3B8"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178DB602"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328C2E3D"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69DB4137" w14:textId="77777777">
        <w:trPr>
          <w:divId w:val="100078809"/>
          <w:tblCellSpacing w:w="15" w:type="dxa"/>
        </w:trPr>
        <w:tc>
          <w:tcPr>
            <w:tcW w:w="0" w:type="auto"/>
            <w:tcBorders>
              <w:bottom w:val="single" w:color="CCCCCC" w:sz="6" w:space="0"/>
            </w:tcBorders>
            <w:vAlign w:val="center"/>
            <w:hideMark/>
          </w:tcPr>
          <w:p w:rsidR="00000000" w:rsidRDefault="008979F0" w14:paraId="33CD2C4E" w14:textId="77777777">
            <w:pPr>
              <w:spacing w:after="75"/>
              <w:rPr>
                <w:rFonts w:ascii="Georgia" w:hAnsi="Georgia" w:eastAsia="Times New Roman"/>
                <w:sz w:val="18"/>
                <w:szCs w:val="18"/>
              </w:rPr>
            </w:pPr>
            <w:r>
              <w:rPr>
                <w:rFonts w:ascii="Georgia" w:hAnsi="Georgia" w:eastAsia="Times New Roman"/>
                <w:sz w:val="18"/>
                <w:szCs w:val="18"/>
              </w:rPr>
              <w:t>7. Fuels</w:t>
            </w:r>
          </w:p>
        </w:tc>
        <w:tc>
          <w:tcPr>
            <w:tcW w:w="0" w:type="auto"/>
            <w:tcBorders>
              <w:bottom w:val="single" w:color="CCCCCC" w:sz="6" w:space="0"/>
            </w:tcBorders>
            <w:vAlign w:val="center"/>
            <w:hideMark/>
          </w:tcPr>
          <w:p w:rsidR="00000000" w:rsidRDefault="008979F0" w14:paraId="61297E02"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8979F0" w14:paraId="0FD3EC1F"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5016091F"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7868DC60"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56AFAA70" w14:textId="77777777">
        <w:trPr>
          <w:divId w:val="100078809"/>
          <w:tblCellSpacing w:w="15" w:type="dxa"/>
        </w:trPr>
        <w:tc>
          <w:tcPr>
            <w:tcW w:w="0" w:type="auto"/>
            <w:tcBorders>
              <w:bottom w:val="single" w:color="CCCCCC" w:sz="6" w:space="0"/>
            </w:tcBorders>
            <w:vAlign w:val="center"/>
            <w:hideMark/>
          </w:tcPr>
          <w:p w:rsidR="00000000" w:rsidRDefault="008979F0" w14:paraId="1B61BC04" w14:textId="77777777">
            <w:pPr>
              <w:spacing w:after="75"/>
              <w:rPr>
                <w:rFonts w:ascii="Georgia" w:hAnsi="Georgia" w:eastAsia="Times New Roman"/>
                <w:sz w:val="18"/>
                <w:szCs w:val="18"/>
              </w:rPr>
            </w:pPr>
            <w:r>
              <w:rPr>
                <w:rFonts w:ascii="Georgia" w:hAnsi="Georgia" w:eastAsia="Times New Roman"/>
                <w:sz w:val="18"/>
                <w:szCs w:val="18"/>
              </w:rPr>
              <w:t>13. Pets/display animals, horticulture</w:t>
            </w:r>
          </w:p>
        </w:tc>
        <w:tc>
          <w:tcPr>
            <w:tcW w:w="0" w:type="auto"/>
            <w:tcBorders>
              <w:bottom w:val="single" w:color="CCCCCC" w:sz="6" w:space="0"/>
            </w:tcBorders>
            <w:vAlign w:val="center"/>
            <w:hideMark/>
          </w:tcPr>
          <w:p w:rsidR="00000000" w:rsidRDefault="008979F0" w14:paraId="0F76A18D"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8979F0" w14:paraId="55204542"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520DE72B"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7A6A2F90"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51E5D9DD" w14:textId="77777777">
        <w:trPr>
          <w:divId w:val="100078809"/>
          <w:tblCellSpacing w:w="15" w:type="dxa"/>
        </w:trPr>
        <w:tc>
          <w:tcPr>
            <w:tcW w:w="0" w:type="auto"/>
            <w:tcBorders>
              <w:bottom w:val="single" w:color="CCCCCC" w:sz="6" w:space="0"/>
            </w:tcBorders>
            <w:vAlign w:val="center"/>
            <w:hideMark/>
          </w:tcPr>
          <w:p w:rsidR="00000000" w:rsidRDefault="008979F0" w14:paraId="2C2A5FBC" w14:textId="77777777">
            <w:pPr>
              <w:spacing w:after="75"/>
              <w:rPr>
                <w:rFonts w:ascii="Georgia" w:hAnsi="Georgia" w:eastAsia="Times New Roman"/>
                <w:sz w:val="18"/>
                <w:szCs w:val="18"/>
              </w:rPr>
            </w:pPr>
            <w:r>
              <w:rPr>
                <w:rFonts w:ascii="Georgia" w:hAnsi="Georgia" w:eastAsia="Times New Roman"/>
                <w:sz w:val="18"/>
                <w:szCs w:val="18"/>
              </w:rPr>
              <w:t>14. Research</w:t>
            </w:r>
          </w:p>
        </w:tc>
        <w:tc>
          <w:tcPr>
            <w:tcW w:w="0" w:type="auto"/>
            <w:tcBorders>
              <w:bottom w:val="single" w:color="CCCCCC" w:sz="6" w:space="0"/>
            </w:tcBorders>
            <w:vAlign w:val="center"/>
            <w:hideMark/>
          </w:tcPr>
          <w:p w:rsidR="00000000" w:rsidRDefault="008979F0" w14:paraId="70A768FD"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6173ACDE"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tcBorders>
              <w:bottom w:val="single" w:color="CCCCCC" w:sz="6" w:space="0"/>
            </w:tcBorders>
            <w:vAlign w:val="center"/>
            <w:hideMark/>
          </w:tcPr>
          <w:p w:rsidR="00000000" w:rsidRDefault="008979F0" w14:paraId="2DBB9D56" w14:textId="77777777">
            <w:pPr>
              <w:spacing w:after="75"/>
              <w:rPr>
                <w:rFonts w:ascii="Georgia" w:hAnsi="Georgia" w:eastAsia="Times New Roman"/>
                <w:sz w:val="18"/>
                <w:szCs w:val="18"/>
              </w:rPr>
            </w:pPr>
            <w:r>
              <w:rPr>
                <w:rFonts w:ascii="Georgia" w:hAnsi="Georgia" w:eastAsia="Times New Roman"/>
                <w:sz w:val="18"/>
                <w:szCs w:val="18"/>
              </w:rPr>
              <w:t>-</w:t>
            </w:r>
          </w:p>
        </w:tc>
        <w:tc>
          <w:tcPr>
            <w:tcW w:w="0" w:type="auto"/>
            <w:tcBorders>
              <w:bottom w:val="single" w:color="CCCCCC" w:sz="6" w:space="0"/>
            </w:tcBorders>
            <w:vAlign w:val="center"/>
            <w:hideMark/>
          </w:tcPr>
          <w:p w:rsidR="00000000" w:rsidRDefault="008979F0" w14:paraId="118FBA2C"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8979F0" w14:paraId="79E3CFBE" w14:textId="77777777">
      <w:pPr>
        <w:pStyle w:val="NormalWeb"/>
        <w:divId w:val="100078809"/>
        <w:rPr>
          <w:rFonts w:ascii="Georgia" w:hAnsi="Georgia"/>
        </w:rPr>
      </w:pPr>
      <w:r>
        <w:rPr>
          <w:rStyle w:val="datalabel1"/>
          <w:rFonts w:ascii="Georgia" w:hAnsi="Georgia"/>
        </w:rPr>
        <w:t xml:space="preserve">Is there harvest from captive/cultivated sources of this species? </w:t>
      </w:r>
      <w:r>
        <w:rPr>
          <w:rFonts w:ascii="Georgia" w:hAnsi="Georgia"/>
        </w:rPr>
        <w:t>Yes</w:t>
      </w:r>
    </w:p>
    <w:p w:rsidR="00000000" w:rsidRDefault="008979F0" w14:paraId="33A5B1C6" w14:textId="77777777">
      <w:pPr>
        <w:pStyle w:val="Heading1"/>
        <w:divId w:val="831914948"/>
        <w:rPr>
          <w:rFonts w:ascii="Georgia" w:hAnsi="Georgia" w:eastAsia="Times New Roman"/>
          <w:sz w:val="29"/>
          <w:szCs w:val="29"/>
        </w:rPr>
      </w:pPr>
      <w:r>
        <w:rPr>
          <w:rFonts w:ascii="Georgia" w:hAnsi="Georgia" w:eastAsia="Times New Roman"/>
          <w:sz w:val="29"/>
          <w:szCs w:val="29"/>
        </w:rPr>
        <w:t>Threats</w:t>
      </w:r>
    </w:p>
    <w:p w:rsidR="00000000" w:rsidRDefault="008979F0" w14:paraId="76A1B53E" w14:textId="452239A8">
      <w:pPr>
        <w:pStyle w:val="NormalWeb"/>
        <w:divId w:val="831914948"/>
        <w:rPr>
          <w:rFonts w:ascii="Georgia" w:hAnsi="Georgia"/>
        </w:rPr>
      </w:pPr>
      <w:r>
        <w:rPr>
          <w:rFonts w:ascii="Georgia" w:hAnsi="Georgia"/>
        </w:rPr>
        <w:t>This species is known to be used for traditional medicinal purposes and as fuel</w:t>
      </w:r>
      <w:del w:author="Jack Plummer" w:date="2022-08-17T15:48:00Z" w:id="34">
        <w:r w:rsidDel="008979F0">
          <w:rPr>
            <w:rFonts w:ascii="Georgia" w:hAnsi="Georgia"/>
          </w:rPr>
          <w:delText xml:space="preserve"> </w:delText>
        </w:r>
      </w:del>
      <w:r>
        <w:rPr>
          <w:rFonts w:ascii="Georgia" w:hAnsi="Georgia"/>
        </w:rPr>
        <w:t>wood and fodder. The extent of usage of this species for these purposes is currently not well stud</w:t>
      </w:r>
      <w:r>
        <w:rPr>
          <w:rFonts w:ascii="Georgia" w:hAnsi="Georgia"/>
        </w:rPr>
        <w:t xml:space="preserve">ied. There is no evidence of </w:t>
      </w:r>
      <w:del w:author="Jack Plummer" w:date="2022-08-17T15:48:00Z" w:id="35">
        <w:r w:rsidDel="008979F0">
          <w:rPr>
            <w:rFonts w:ascii="Georgia" w:hAnsi="Georgia"/>
          </w:rPr>
          <w:delText xml:space="preserve">the </w:delText>
        </w:r>
      </w:del>
      <w:r>
        <w:rPr>
          <w:rFonts w:ascii="Georgia" w:hAnsi="Georgia"/>
        </w:rPr>
        <w:t xml:space="preserve">decline of the population. </w:t>
      </w:r>
      <w:commentRangeStart w:id="36"/>
      <w:r>
        <w:rPr>
          <w:rFonts w:ascii="Georgia" w:hAnsi="Georgia"/>
        </w:rPr>
        <w:t xml:space="preserve">The seed of this species is collected from the wild and raised in </w:t>
      </w:r>
      <w:del w:author="Jack Plummer" w:date="2022-08-17T15:48:00Z" w:id="37">
        <w:r w:rsidDel="008979F0">
          <w:rPr>
            <w:rFonts w:ascii="Georgia" w:hAnsi="Georgia"/>
          </w:rPr>
          <w:delText xml:space="preserve">the </w:delText>
        </w:r>
      </w:del>
      <w:r>
        <w:rPr>
          <w:rFonts w:ascii="Georgia" w:hAnsi="Georgia"/>
        </w:rPr>
        <w:t xml:space="preserve">nurseries and sometimes root-balling is </w:t>
      </w:r>
      <w:del w:author="Jack Plummer" w:date="2022-08-17T15:48:00Z" w:id="38">
        <w:r w:rsidDel="008979F0">
          <w:rPr>
            <w:rFonts w:ascii="Georgia" w:hAnsi="Georgia"/>
          </w:rPr>
          <w:delText>done to be planted</w:delText>
        </w:r>
      </w:del>
      <w:ins w:author="Jack Plummer" w:date="2022-08-17T15:48:00Z" w:id="39">
        <w:r>
          <w:rPr>
            <w:rFonts w:ascii="Georgia" w:hAnsi="Georgia"/>
          </w:rPr>
          <w:t>undertaking for planting</w:t>
        </w:r>
      </w:ins>
      <w:r>
        <w:rPr>
          <w:rFonts w:ascii="Georgia" w:hAnsi="Georgia"/>
        </w:rPr>
        <w:t xml:space="preserve"> in </w:t>
      </w:r>
      <w:del w:author="Jack Plummer" w:date="2022-08-17T15:48:00Z" w:id="40">
        <w:r w:rsidDel="008979F0">
          <w:rPr>
            <w:rFonts w:ascii="Georgia" w:hAnsi="Georgia"/>
          </w:rPr>
          <w:delText xml:space="preserve">the </w:delText>
        </w:r>
      </w:del>
      <w:r>
        <w:rPr>
          <w:rFonts w:ascii="Georgia" w:hAnsi="Georgia"/>
        </w:rPr>
        <w:t>recreational parks and gardens.</w:t>
      </w:r>
      <w:commentRangeEnd w:id="36"/>
      <w:r>
        <w:rPr>
          <w:rStyle w:val="CommentReference"/>
        </w:rPr>
        <w:commentReference w:id="36"/>
      </w:r>
    </w:p>
    <w:p w:rsidR="00000000" w:rsidRDefault="008979F0" w14:paraId="34B31432" w14:textId="77777777">
      <w:pPr>
        <w:pStyle w:val="Heading2"/>
        <w:divId w:val="831914948"/>
        <w:rPr>
          <w:rFonts w:ascii="Georgia" w:hAnsi="Georgia" w:eastAsia="Times New Roman"/>
          <w:sz w:val="27"/>
          <w:szCs w:val="27"/>
        </w:rPr>
      </w:pPr>
      <w:r>
        <w:rPr>
          <w:rFonts w:ascii="Georgia" w:hAnsi="Georgia" w:eastAsia="Times New Roman"/>
          <w:sz w:val="27"/>
          <w:szCs w:val="27"/>
        </w:rPr>
        <w:t>Threats Classification Schem</w:t>
      </w:r>
      <w:r>
        <w:rPr>
          <w:rFonts w:ascii="Georgia" w:hAnsi="Georgia" w:eastAsia="Times New Roman"/>
          <w:sz w:val="27"/>
          <w:szCs w:val="27"/>
        </w:rPr>
        <w:t>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5449"/>
        <w:gridCol w:w="740"/>
        <w:gridCol w:w="842"/>
        <w:gridCol w:w="842"/>
        <w:gridCol w:w="1137"/>
      </w:tblGrid>
      <w:tr w:rsidR="00000000" w14:paraId="5CE788C1" w14:textId="77777777">
        <w:trPr>
          <w:divId w:val="831914948"/>
          <w:tblCellSpacing w:w="15" w:type="dxa"/>
        </w:trPr>
        <w:tc>
          <w:tcPr>
            <w:tcW w:w="0" w:type="auto"/>
            <w:tcBorders>
              <w:bottom w:val="single" w:color="000000" w:sz="6" w:space="0"/>
            </w:tcBorders>
            <w:shd w:val="clear" w:color="auto" w:fill="BBBBBB"/>
            <w:vAlign w:val="center"/>
            <w:hideMark/>
          </w:tcPr>
          <w:p w:rsidR="00000000" w:rsidRDefault="008979F0" w14:paraId="551A81A1" w14:textId="77777777">
            <w:pPr>
              <w:spacing w:after="75"/>
              <w:rPr>
                <w:rFonts w:ascii="Georgia" w:hAnsi="Georgia" w:eastAsia="Times New Roman"/>
                <w:b/>
                <w:bCs/>
                <w:sz w:val="18"/>
                <w:szCs w:val="18"/>
              </w:rPr>
            </w:pPr>
            <w:r>
              <w:rPr>
                <w:rFonts w:ascii="Georgia" w:hAnsi="Georgia" w:eastAsia="Times New Roman"/>
                <w:b/>
                <w:bCs/>
                <w:sz w:val="18"/>
                <w:szCs w:val="18"/>
              </w:rPr>
              <w:t>Threat</w:t>
            </w:r>
          </w:p>
        </w:tc>
        <w:tc>
          <w:tcPr>
            <w:tcW w:w="0" w:type="auto"/>
            <w:tcBorders>
              <w:bottom w:val="single" w:color="000000" w:sz="6" w:space="0"/>
            </w:tcBorders>
            <w:shd w:val="clear" w:color="auto" w:fill="BBBBBB"/>
            <w:vAlign w:val="center"/>
            <w:hideMark/>
          </w:tcPr>
          <w:p w:rsidR="00000000" w:rsidRDefault="008979F0" w14:paraId="74EBD18E" w14:textId="77777777">
            <w:pPr>
              <w:spacing w:after="75"/>
              <w:rPr>
                <w:rFonts w:ascii="Georgia" w:hAnsi="Georgia" w:eastAsia="Times New Roman"/>
                <w:b/>
                <w:bCs/>
                <w:sz w:val="18"/>
                <w:szCs w:val="18"/>
              </w:rPr>
            </w:pPr>
            <w:r>
              <w:rPr>
                <w:rFonts w:ascii="Georgia" w:hAnsi="Georgia" w:eastAsia="Times New Roman"/>
                <w:b/>
                <w:bCs/>
                <w:sz w:val="18"/>
                <w:szCs w:val="18"/>
              </w:rPr>
              <w:t>Timing</w:t>
            </w:r>
          </w:p>
        </w:tc>
        <w:tc>
          <w:tcPr>
            <w:tcW w:w="0" w:type="auto"/>
            <w:tcBorders>
              <w:bottom w:val="single" w:color="000000" w:sz="6" w:space="0"/>
            </w:tcBorders>
            <w:shd w:val="clear" w:color="auto" w:fill="BBBBBB"/>
            <w:vAlign w:val="center"/>
            <w:hideMark/>
          </w:tcPr>
          <w:p w:rsidR="00000000" w:rsidRDefault="008979F0" w14:paraId="15D32D26" w14:textId="77777777">
            <w:pPr>
              <w:spacing w:after="75"/>
              <w:rPr>
                <w:rFonts w:ascii="Georgia" w:hAnsi="Georgia" w:eastAsia="Times New Roman"/>
                <w:b/>
                <w:bCs/>
                <w:sz w:val="18"/>
                <w:szCs w:val="18"/>
              </w:rPr>
            </w:pPr>
            <w:r>
              <w:rPr>
                <w:rFonts w:ascii="Georgia" w:hAnsi="Georgia" w:eastAsia="Times New Roman"/>
                <w:b/>
                <w:bCs/>
                <w:sz w:val="18"/>
                <w:szCs w:val="18"/>
              </w:rPr>
              <w:t>Scope</w:t>
            </w:r>
          </w:p>
        </w:tc>
        <w:tc>
          <w:tcPr>
            <w:tcW w:w="0" w:type="auto"/>
            <w:tcBorders>
              <w:bottom w:val="single" w:color="000000" w:sz="6" w:space="0"/>
            </w:tcBorders>
            <w:shd w:val="clear" w:color="auto" w:fill="BBBBBB"/>
            <w:vAlign w:val="center"/>
            <w:hideMark/>
          </w:tcPr>
          <w:p w:rsidR="00000000" w:rsidRDefault="008979F0" w14:paraId="6177C852" w14:textId="77777777">
            <w:pPr>
              <w:spacing w:after="75"/>
              <w:rPr>
                <w:rFonts w:ascii="Georgia" w:hAnsi="Georgia" w:eastAsia="Times New Roman"/>
                <w:b/>
                <w:bCs/>
                <w:sz w:val="18"/>
                <w:szCs w:val="18"/>
              </w:rPr>
            </w:pPr>
            <w:r>
              <w:rPr>
                <w:rFonts w:ascii="Georgia" w:hAnsi="Georgia" w:eastAsia="Times New Roman"/>
                <w:b/>
                <w:bCs/>
                <w:sz w:val="18"/>
                <w:szCs w:val="18"/>
              </w:rPr>
              <w:t>Severity</w:t>
            </w:r>
          </w:p>
        </w:tc>
        <w:tc>
          <w:tcPr>
            <w:tcW w:w="0" w:type="auto"/>
            <w:tcBorders>
              <w:bottom w:val="single" w:color="000000" w:sz="6" w:space="0"/>
            </w:tcBorders>
            <w:shd w:val="clear" w:color="auto" w:fill="BBBBBB"/>
            <w:vAlign w:val="center"/>
            <w:hideMark/>
          </w:tcPr>
          <w:p w:rsidR="00000000" w:rsidRDefault="008979F0" w14:paraId="4B4CD080" w14:textId="77777777">
            <w:pPr>
              <w:spacing w:after="75"/>
              <w:rPr>
                <w:rFonts w:ascii="Georgia" w:hAnsi="Georgia" w:eastAsia="Times New Roman"/>
                <w:b/>
                <w:bCs/>
                <w:sz w:val="18"/>
                <w:szCs w:val="18"/>
              </w:rPr>
            </w:pPr>
            <w:r>
              <w:rPr>
                <w:rFonts w:ascii="Georgia" w:hAnsi="Georgia" w:eastAsia="Times New Roman"/>
                <w:b/>
                <w:bCs/>
                <w:sz w:val="18"/>
                <w:szCs w:val="18"/>
              </w:rPr>
              <w:t>Impact Score</w:t>
            </w:r>
          </w:p>
        </w:tc>
      </w:tr>
      <w:tr w:rsidR="00000000" w14:paraId="628E789D" w14:textId="77777777">
        <w:trPr>
          <w:divId w:val="831914948"/>
          <w:tblCellSpacing w:w="15" w:type="dxa"/>
        </w:trPr>
        <w:tc>
          <w:tcPr>
            <w:tcW w:w="0" w:type="auto"/>
            <w:vAlign w:val="center"/>
            <w:hideMark/>
          </w:tcPr>
          <w:p w:rsidR="00000000" w:rsidRDefault="008979F0" w14:paraId="39762E2E" w14:textId="77777777">
            <w:pPr>
              <w:spacing w:after="75"/>
              <w:rPr>
                <w:rFonts w:ascii="Georgia" w:hAnsi="Georgia" w:eastAsia="Times New Roman"/>
                <w:sz w:val="18"/>
                <w:szCs w:val="18"/>
              </w:rPr>
            </w:pPr>
            <w:r>
              <w:rPr>
                <w:rFonts w:ascii="Georgia" w:hAnsi="Georgia" w:eastAsia="Times New Roman"/>
                <w:sz w:val="18"/>
                <w:szCs w:val="18"/>
              </w:rPr>
              <w:t>2.3.1. Agriculture &amp; aquaculture -&gt; Livestock farming &amp; ranching -&gt; Nomadic grazing</w:t>
            </w:r>
          </w:p>
        </w:tc>
        <w:tc>
          <w:tcPr>
            <w:tcW w:w="0" w:type="auto"/>
            <w:vAlign w:val="center"/>
            <w:hideMark/>
          </w:tcPr>
          <w:p w:rsidR="00000000" w:rsidRDefault="008979F0" w14:paraId="05D65AEE"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8979F0" w14:paraId="0B6B0321"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8979F0" w14:paraId="2363B1FA"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8979F0" w14:paraId="42AF8502" w14:textId="77777777">
            <w:pPr>
              <w:spacing w:after="75"/>
              <w:rPr>
                <w:rFonts w:ascii="Georgia" w:hAnsi="Georgia" w:eastAsia="Times New Roman"/>
                <w:sz w:val="18"/>
                <w:szCs w:val="18"/>
              </w:rPr>
            </w:pPr>
            <w:r>
              <w:rPr>
                <w:rFonts w:ascii="Georgia" w:hAnsi="Georgia" w:eastAsia="Times New Roman"/>
                <w:sz w:val="18"/>
                <w:szCs w:val="18"/>
              </w:rPr>
              <w:t>Unknown</w:t>
            </w:r>
          </w:p>
        </w:tc>
      </w:tr>
      <w:tr w:rsidR="00000000" w14:paraId="4EE6DB59" w14:textId="77777777">
        <w:trPr>
          <w:divId w:val="831914948"/>
          <w:tblCellSpacing w:w="15" w:type="dxa"/>
        </w:trPr>
        <w:tc>
          <w:tcPr>
            <w:tcW w:w="0" w:type="auto"/>
            <w:vAlign w:val="center"/>
            <w:hideMark/>
          </w:tcPr>
          <w:p w:rsidR="00000000" w:rsidRDefault="008979F0" w14:paraId="0EB6058A" w14:textId="77777777">
            <w:pPr>
              <w:spacing w:after="75"/>
              <w:rPr>
                <w:rFonts w:ascii="Georgia" w:hAnsi="Georgia" w:eastAsia="Times New Roman"/>
                <w:sz w:val="18"/>
                <w:szCs w:val="18"/>
              </w:rPr>
            </w:pPr>
            <w:r>
              <w:rPr>
                <w:rFonts w:ascii="Georgia" w:hAnsi="Georgia" w:eastAsia="Times New Roman"/>
                <w:sz w:val="18"/>
                <w:szCs w:val="18"/>
              </w:rPr>
              <w:t>5.3.5. Biological resource use -&gt; Logging &amp; wood harvesting -</w:t>
            </w:r>
            <w:r>
              <w:rPr>
                <w:rFonts w:ascii="Georgia" w:hAnsi="Georgia" w:eastAsia="Times New Roman"/>
                <w:sz w:val="18"/>
                <w:szCs w:val="18"/>
              </w:rPr>
              <w:t>&gt; Motivation Unknown/Unrecorded</w:t>
            </w:r>
          </w:p>
        </w:tc>
        <w:tc>
          <w:tcPr>
            <w:tcW w:w="0" w:type="auto"/>
            <w:vAlign w:val="center"/>
            <w:hideMark/>
          </w:tcPr>
          <w:p w:rsidR="00000000" w:rsidRDefault="008979F0" w14:paraId="77FF4530"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8979F0" w14:paraId="170E3C46"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8979F0" w14:paraId="182B0A65"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8979F0" w14:paraId="463A8AAD" w14:textId="77777777">
            <w:pPr>
              <w:spacing w:after="75"/>
              <w:rPr>
                <w:rFonts w:ascii="Georgia" w:hAnsi="Georgia" w:eastAsia="Times New Roman"/>
                <w:sz w:val="18"/>
                <w:szCs w:val="18"/>
              </w:rPr>
            </w:pPr>
            <w:r>
              <w:rPr>
                <w:rFonts w:ascii="Georgia" w:hAnsi="Georgia" w:eastAsia="Times New Roman"/>
                <w:sz w:val="18"/>
                <w:szCs w:val="18"/>
              </w:rPr>
              <w:t>Unknown</w:t>
            </w:r>
          </w:p>
        </w:tc>
      </w:tr>
      <w:tr w:rsidR="00000000" w14:paraId="0C7125F1" w14:textId="77777777">
        <w:trPr>
          <w:divId w:val="831914948"/>
          <w:tblCellSpacing w:w="15" w:type="dxa"/>
        </w:trPr>
        <w:tc>
          <w:tcPr>
            <w:tcW w:w="0" w:type="auto"/>
            <w:vAlign w:val="center"/>
            <w:hideMark/>
          </w:tcPr>
          <w:p w:rsidR="00000000" w:rsidRDefault="008979F0" w14:paraId="0979D0A2" w14:textId="77777777">
            <w:pPr>
              <w:spacing w:after="75"/>
              <w:rPr>
                <w:rFonts w:ascii="Georgia" w:hAnsi="Georgia" w:eastAsia="Times New Roman"/>
                <w:sz w:val="18"/>
                <w:szCs w:val="18"/>
              </w:rPr>
            </w:pPr>
            <w:r>
              <w:rPr>
                <w:rFonts w:ascii="Georgia" w:hAnsi="Georgia" w:eastAsia="Times New Roman"/>
                <w:sz w:val="18"/>
                <w:szCs w:val="18"/>
              </w:rPr>
              <w:t>6.1. Human intrusions &amp; disturbance -&gt; Recreational activities</w:t>
            </w:r>
          </w:p>
        </w:tc>
        <w:tc>
          <w:tcPr>
            <w:tcW w:w="0" w:type="auto"/>
            <w:vAlign w:val="center"/>
            <w:hideMark/>
          </w:tcPr>
          <w:p w:rsidR="00000000" w:rsidRDefault="008979F0" w14:paraId="21458E87" w14:textId="77777777">
            <w:pPr>
              <w:spacing w:after="75"/>
              <w:rPr>
                <w:rFonts w:ascii="Georgia" w:hAnsi="Georgia" w:eastAsia="Times New Roman"/>
                <w:sz w:val="18"/>
                <w:szCs w:val="18"/>
              </w:rPr>
            </w:pPr>
            <w:r>
              <w:rPr>
                <w:rFonts w:ascii="Georgia" w:hAnsi="Georgia" w:eastAsia="Times New Roman"/>
                <w:sz w:val="18"/>
                <w:szCs w:val="18"/>
              </w:rPr>
              <w:t>Ongoing</w:t>
            </w:r>
          </w:p>
        </w:tc>
        <w:tc>
          <w:tcPr>
            <w:tcW w:w="0" w:type="auto"/>
            <w:vAlign w:val="center"/>
            <w:hideMark/>
          </w:tcPr>
          <w:p w:rsidR="00000000" w:rsidRDefault="008979F0" w14:paraId="047982F3"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8979F0" w14:paraId="44A156B4" w14:textId="77777777">
            <w:pPr>
              <w:spacing w:after="75"/>
              <w:rPr>
                <w:rFonts w:ascii="Georgia" w:hAnsi="Georgia" w:eastAsia="Times New Roman"/>
                <w:sz w:val="18"/>
                <w:szCs w:val="18"/>
              </w:rPr>
            </w:pPr>
            <w:r>
              <w:rPr>
                <w:rFonts w:ascii="Georgia" w:hAnsi="Georgia" w:eastAsia="Times New Roman"/>
                <w:sz w:val="18"/>
                <w:szCs w:val="18"/>
              </w:rPr>
              <w:t>Unknown</w:t>
            </w:r>
          </w:p>
        </w:tc>
        <w:tc>
          <w:tcPr>
            <w:tcW w:w="0" w:type="auto"/>
            <w:vAlign w:val="center"/>
            <w:hideMark/>
          </w:tcPr>
          <w:p w:rsidR="00000000" w:rsidRDefault="008979F0" w14:paraId="7C881A98" w14:textId="77777777">
            <w:pPr>
              <w:spacing w:after="75"/>
              <w:rPr>
                <w:rFonts w:ascii="Georgia" w:hAnsi="Georgia" w:eastAsia="Times New Roman"/>
                <w:sz w:val="18"/>
                <w:szCs w:val="18"/>
              </w:rPr>
            </w:pPr>
            <w:r>
              <w:rPr>
                <w:rFonts w:ascii="Georgia" w:hAnsi="Georgia" w:eastAsia="Times New Roman"/>
                <w:sz w:val="18"/>
                <w:szCs w:val="18"/>
              </w:rPr>
              <w:t>Unknown</w:t>
            </w:r>
          </w:p>
        </w:tc>
      </w:tr>
    </w:tbl>
    <w:p w:rsidR="00000000" w:rsidRDefault="008979F0" w14:paraId="6BC9579B" w14:textId="77777777">
      <w:pPr>
        <w:pStyle w:val="Heading1"/>
        <w:divId w:val="1780950689"/>
        <w:rPr>
          <w:rFonts w:ascii="Georgia" w:hAnsi="Georgia" w:eastAsia="Times New Roman"/>
          <w:sz w:val="29"/>
          <w:szCs w:val="29"/>
        </w:rPr>
      </w:pPr>
      <w:r>
        <w:rPr>
          <w:rFonts w:ascii="Georgia" w:hAnsi="Georgia" w:eastAsia="Times New Roman"/>
          <w:sz w:val="29"/>
          <w:szCs w:val="29"/>
        </w:rPr>
        <w:t>Conservation</w:t>
      </w:r>
    </w:p>
    <w:p w:rsidR="00000000" w:rsidRDefault="008979F0" w14:paraId="2632B2F9" w14:textId="05FF091C">
      <w:pPr>
        <w:pStyle w:val="NormalWeb"/>
        <w:divId w:val="1780950689"/>
        <w:rPr>
          <w:rFonts w:ascii="Georgia" w:hAnsi="Georgia"/>
        </w:rPr>
      </w:pPr>
      <w:r w:rsidRPr="220D1DD7" w:rsidR="008979F0">
        <w:rPr>
          <w:rFonts w:ascii="Georgia" w:hAnsi="Georgia"/>
        </w:rPr>
        <w:t xml:space="preserve">This species has been recorded from multiple protected areas across its range. In </w:t>
      </w:r>
      <w:r w:rsidRPr="220D1DD7" w:rsidR="008979F0">
        <w:rPr>
          <w:rFonts w:ascii="Georgia" w:hAnsi="Georgia"/>
        </w:rPr>
        <w:t>Bhutan, for example, this species has most frequently recorded from</w:t>
      </w:r>
      <w:del w:author="Jack Plummer" w:date="2022-08-17T15:49:00Z" w:id="1167776909">
        <w:r w:rsidRPr="220D1DD7" w:rsidDel="008979F0">
          <w:rPr>
            <w:rFonts w:ascii="Georgia" w:hAnsi="Georgia"/>
          </w:rPr>
          <w:delText xml:space="preserve">  </w:delText>
        </w:r>
      </w:del>
      <w:r w:rsidRPr="220D1DD7" w:rsidR="008979F0">
        <w:rPr>
          <w:rFonts w:ascii="Georgia" w:hAnsi="Georgia"/>
        </w:rPr>
        <w:t xml:space="preserve"> Jigme </w:t>
      </w:r>
      <w:r w:rsidRPr="220D1DD7" w:rsidR="008979F0">
        <w:rPr>
          <w:rFonts w:ascii="Georgia" w:hAnsi="Georgia"/>
        </w:rPr>
        <w:t>Khesar</w:t>
      </w:r>
      <w:r w:rsidRPr="220D1DD7" w:rsidR="008979F0">
        <w:rPr>
          <w:rFonts w:ascii="Georgia" w:hAnsi="Georgia"/>
        </w:rPr>
        <w:t xml:space="preserve"> Strict Nature Reserve, </w:t>
      </w:r>
      <w:del w:author="Jack Plummer" w:date="2022-08-17T15:49:00Z" w:id="1086588922">
        <w:r w:rsidRPr="220D1DD7" w:rsidDel="008979F0">
          <w:rPr>
            <w:rFonts w:ascii="Georgia" w:hAnsi="Georgia"/>
          </w:rPr>
          <w:delText xml:space="preserve"> </w:delText>
        </w:r>
      </w:del>
      <w:r w:rsidRPr="220D1DD7" w:rsidR="008979F0">
        <w:rPr>
          <w:rFonts w:ascii="Georgia" w:hAnsi="Georgia"/>
        </w:rPr>
        <w:t xml:space="preserve">Jigme Dorji National Park, and </w:t>
      </w:r>
      <w:proofErr w:type="spellStart"/>
      <w:r w:rsidRPr="220D1DD7" w:rsidR="008979F0">
        <w:rPr>
          <w:rFonts w:ascii="Georgia" w:hAnsi="Georgia"/>
        </w:rPr>
        <w:t>Wangchuck</w:t>
      </w:r>
      <w:proofErr w:type="spellEnd"/>
      <w:r w:rsidRPr="220D1DD7" w:rsidR="008979F0">
        <w:rPr>
          <w:rFonts w:ascii="Georgia" w:hAnsi="Georgia"/>
        </w:rPr>
        <w:t xml:space="preserve"> Centennial Park. The species is known to be represented in </w:t>
      </w:r>
      <w:r w:rsidRPr="220D1DD7" w:rsidR="008979F0">
        <w:rPr>
          <w:rStyle w:val="Emphasis"/>
          <w:rFonts w:ascii="Georgia" w:hAnsi="Georgia"/>
        </w:rPr>
        <w:t>ex</w:t>
      </w:r>
      <w:ins w:author="Jack Plummer" w:date="2022-08-17T15:49:00Z" w:id="1341812879">
        <w:r w:rsidRPr="220D1DD7" w:rsidR="008979F0">
          <w:rPr>
            <w:rFonts w:ascii="Georgia" w:hAnsi="Georgia"/>
          </w:rPr>
          <w:t xml:space="preserve"> </w:t>
        </w:r>
      </w:ins>
      <w:del w:author="Jack Plummer" w:date="2022-08-17T15:49:00Z" w:id="2077500667">
        <w:r w:rsidRPr="220D1DD7" w:rsidDel="008979F0">
          <w:rPr>
            <w:rFonts w:ascii="Georgia" w:hAnsi="Georgia"/>
          </w:rPr>
          <w:delText>-</w:delText>
        </w:r>
      </w:del>
      <w:r w:rsidRPr="220D1DD7" w:rsidR="008979F0">
        <w:rPr>
          <w:rStyle w:val="Emphasis"/>
          <w:rFonts w:ascii="Georgia" w:hAnsi="Georgia"/>
        </w:rPr>
        <w:t>situ</w:t>
      </w:r>
      <w:r w:rsidRPr="220D1DD7" w:rsidR="008979F0">
        <w:rPr>
          <w:rFonts w:ascii="Georgia" w:hAnsi="Georgia"/>
        </w:rPr>
        <w:t xml:space="preserve"> conservation in </w:t>
      </w:r>
      <w:ins w:author="Jack Plummer" w:date="2022-08-18T10:20:32.435Z" w:id="2026567232">
        <w:r w:rsidRPr="220D1DD7" w:rsidR="008979F0">
          <w:rPr>
            <w:rFonts w:ascii="Georgia" w:hAnsi="Georgia"/>
          </w:rPr>
          <w:t xml:space="preserve">43 </w:t>
        </w:r>
      </w:ins>
      <w:r w:rsidRPr="220D1DD7" w:rsidR="008979F0">
        <w:rPr>
          <w:rFonts w:ascii="Georgia" w:hAnsi="Georgia"/>
        </w:rPr>
        <w:t>botanical gardens (BGCI 2</w:t>
      </w:r>
      <w:r w:rsidRPr="220D1DD7" w:rsidR="008979F0">
        <w:rPr>
          <w:rFonts w:ascii="Georgia" w:hAnsi="Georgia"/>
        </w:rPr>
        <w:t>022).</w:t>
      </w:r>
    </w:p>
    <w:p w:rsidR="00000000" w:rsidRDefault="008979F0" w14:paraId="0208B009" w14:textId="77777777">
      <w:pPr>
        <w:pStyle w:val="Heading2"/>
        <w:divId w:val="1780950689"/>
        <w:rPr>
          <w:rFonts w:ascii="Georgia" w:hAnsi="Georgia" w:eastAsia="Times New Roman"/>
          <w:sz w:val="27"/>
          <w:szCs w:val="27"/>
        </w:rPr>
      </w:pPr>
      <w:r>
        <w:rPr>
          <w:rFonts w:ascii="Georgia" w:hAnsi="Georgia" w:eastAsia="Times New Roman"/>
          <w:sz w:val="27"/>
          <w:szCs w:val="27"/>
        </w:rPr>
        <w:t>Conservation Actions In- Place</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280"/>
        <w:gridCol w:w="5476"/>
      </w:tblGrid>
      <w:tr w:rsidR="00000000" w14:paraId="149135F4" w14:textId="77777777">
        <w:trPr>
          <w:divId w:val="1780950689"/>
          <w:tblCellSpacing w:w="15" w:type="dxa"/>
        </w:trPr>
        <w:tc>
          <w:tcPr>
            <w:tcW w:w="0" w:type="auto"/>
            <w:tcBorders>
              <w:bottom w:val="single" w:color="000000" w:sz="6" w:space="0"/>
            </w:tcBorders>
            <w:shd w:val="clear" w:color="auto" w:fill="BBBBBB"/>
            <w:vAlign w:val="center"/>
            <w:hideMark/>
          </w:tcPr>
          <w:p w:rsidR="00000000" w:rsidRDefault="008979F0" w14:paraId="2255F7E1" w14:textId="77777777">
            <w:pPr>
              <w:spacing w:after="75"/>
              <w:rPr>
                <w:rFonts w:ascii="Georgia" w:hAnsi="Georgia" w:eastAsia="Times New Roman"/>
                <w:b/>
                <w:bCs/>
                <w:sz w:val="18"/>
                <w:szCs w:val="18"/>
              </w:rPr>
            </w:pPr>
            <w:r>
              <w:rPr>
                <w:rFonts w:ascii="Georgia" w:hAnsi="Georgia" w:eastAsia="Times New Roman"/>
                <w:b/>
                <w:bCs/>
                <w:sz w:val="18"/>
                <w:szCs w:val="18"/>
              </w:rPr>
              <w:t>Occur in at least one PA</w:t>
            </w:r>
          </w:p>
        </w:tc>
        <w:tc>
          <w:tcPr>
            <w:tcW w:w="0" w:type="auto"/>
            <w:tcBorders>
              <w:bottom w:val="single" w:color="000000" w:sz="6" w:space="0"/>
            </w:tcBorders>
            <w:shd w:val="clear" w:color="auto" w:fill="BBBBBB"/>
            <w:vAlign w:val="center"/>
            <w:hideMark/>
          </w:tcPr>
          <w:p w:rsidR="00000000" w:rsidRDefault="008979F0" w14:paraId="57132577"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27F26729" w14:textId="77777777">
        <w:trPr>
          <w:divId w:val="1780950689"/>
          <w:tblCellSpacing w:w="15" w:type="dxa"/>
        </w:trPr>
        <w:tc>
          <w:tcPr>
            <w:tcW w:w="0" w:type="auto"/>
            <w:vAlign w:val="center"/>
            <w:hideMark/>
          </w:tcPr>
          <w:p w:rsidR="00000000" w:rsidRDefault="008979F0" w14:paraId="21CF7E73"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vAlign w:val="center"/>
            <w:hideMark/>
          </w:tcPr>
          <w:p w:rsidR="00000000" w:rsidRDefault="008979F0" w14:paraId="3032CD15" w14:textId="77777777">
            <w:pPr>
              <w:spacing w:after="75"/>
              <w:rPr>
                <w:rFonts w:ascii="Georgia" w:hAnsi="Georgia" w:eastAsia="Times New Roman"/>
                <w:sz w:val="18"/>
                <w:szCs w:val="18"/>
              </w:rPr>
            </w:pPr>
            <w:r>
              <w:rPr>
                <w:rFonts w:ascii="Georgia" w:hAnsi="Georgia" w:eastAsia="Times New Roman"/>
                <w:sz w:val="18"/>
                <w:szCs w:val="18"/>
              </w:rPr>
              <w:t xml:space="preserve">Recorded from National Parks and Strict Nature Reserve in Bhutan. </w:t>
            </w:r>
          </w:p>
        </w:tc>
      </w:tr>
    </w:tbl>
    <w:p w:rsidR="00000000" w:rsidRDefault="008979F0" w14:paraId="196C6324" w14:textId="77777777">
      <w:pPr>
        <w:divId w:val="1780950689"/>
        <w:rPr>
          <w:rFonts w:ascii="Georgia" w:hAnsi="Georgia" w:eastAsia="Times New Roman"/>
          <w:vanish/>
          <w:sz w:val="18"/>
          <w:szCs w:val="18"/>
        </w:rPr>
      </w:pP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2789"/>
        <w:gridCol w:w="6221"/>
      </w:tblGrid>
      <w:tr w:rsidR="00000000" w14:paraId="5B9E9A81" w14:textId="77777777">
        <w:trPr>
          <w:divId w:val="1780950689"/>
          <w:tblCellSpacing w:w="15" w:type="dxa"/>
        </w:trPr>
        <w:tc>
          <w:tcPr>
            <w:tcW w:w="0" w:type="auto"/>
            <w:tcBorders>
              <w:bottom w:val="single" w:color="000000" w:sz="6" w:space="0"/>
            </w:tcBorders>
            <w:shd w:val="clear" w:color="auto" w:fill="BBBBBB"/>
            <w:vAlign w:val="center"/>
            <w:hideMark/>
          </w:tcPr>
          <w:p w:rsidR="00000000" w:rsidRDefault="008979F0" w14:paraId="6E242E59" w14:textId="77777777">
            <w:pPr>
              <w:spacing w:after="75"/>
              <w:rPr>
                <w:rFonts w:ascii="Georgia" w:hAnsi="Georgia" w:eastAsia="Times New Roman"/>
                <w:b/>
                <w:bCs/>
                <w:sz w:val="18"/>
                <w:szCs w:val="18"/>
              </w:rPr>
            </w:pPr>
            <w:r>
              <w:rPr>
                <w:rFonts w:ascii="Georgia" w:hAnsi="Georgia" w:eastAsia="Times New Roman"/>
                <w:b/>
                <w:bCs/>
                <w:sz w:val="18"/>
                <w:szCs w:val="18"/>
              </w:rPr>
              <w:lastRenderedPageBreak/>
              <w:t>Subject to ex-situ conservation</w:t>
            </w:r>
          </w:p>
        </w:tc>
        <w:tc>
          <w:tcPr>
            <w:tcW w:w="0" w:type="auto"/>
            <w:tcBorders>
              <w:bottom w:val="single" w:color="000000" w:sz="6" w:space="0"/>
            </w:tcBorders>
            <w:shd w:val="clear" w:color="auto" w:fill="BBBBBB"/>
            <w:vAlign w:val="center"/>
            <w:hideMark/>
          </w:tcPr>
          <w:p w:rsidR="00000000" w:rsidRDefault="008979F0" w14:paraId="7D12F71A"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1E6EC81C" w14:textId="77777777">
        <w:trPr>
          <w:divId w:val="1780950689"/>
          <w:tblCellSpacing w:w="15" w:type="dxa"/>
        </w:trPr>
        <w:tc>
          <w:tcPr>
            <w:tcW w:w="0" w:type="auto"/>
            <w:vAlign w:val="center"/>
            <w:hideMark/>
          </w:tcPr>
          <w:p w:rsidR="00000000" w:rsidRDefault="008979F0" w14:paraId="6E9A1CA7" w14:textId="77777777">
            <w:pPr>
              <w:spacing w:after="75"/>
              <w:rPr>
                <w:rFonts w:ascii="Georgia" w:hAnsi="Georgia" w:eastAsia="Times New Roman"/>
                <w:sz w:val="18"/>
                <w:szCs w:val="18"/>
              </w:rPr>
            </w:pPr>
            <w:r>
              <w:rPr>
                <w:rFonts w:ascii="Georgia" w:hAnsi="Georgia" w:eastAsia="Times New Roman"/>
                <w:sz w:val="18"/>
                <w:szCs w:val="18"/>
              </w:rPr>
              <w:t>Yes</w:t>
            </w:r>
          </w:p>
        </w:tc>
        <w:tc>
          <w:tcPr>
            <w:tcW w:w="0" w:type="auto"/>
            <w:vAlign w:val="center"/>
            <w:hideMark/>
          </w:tcPr>
          <w:p w:rsidR="00000000" w:rsidRDefault="008979F0" w14:paraId="294A320C" w14:textId="540B4B5D">
            <w:pPr>
              <w:spacing w:after="75"/>
              <w:rPr>
                <w:rFonts w:ascii="Georgia" w:hAnsi="Georgia" w:eastAsia="Times New Roman"/>
                <w:sz w:val="18"/>
                <w:szCs w:val="18"/>
              </w:rPr>
            </w:pPr>
            <w:r>
              <w:rPr>
                <w:rFonts w:ascii="Georgia" w:hAnsi="Georgia" w:eastAsia="Times New Roman"/>
                <w:sz w:val="18"/>
                <w:szCs w:val="18"/>
              </w:rPr>
              <w:t xml:space="preserve">Known to be represented in </w:t>
            </w:r>
            <w:r w:rsidRPr="008979F0">
              <w:rPr>
                <w:rFonts w:ascii="Georgia" w:hAnsi="Georgia" w:eastAsia="Times New Roman"/>
                <w:i/>
                <w:iCs/>
                <w:sz w:val="18"/>
                <w:szCs w:val="18"/>
                <w:rPrChange w:author="Jack Plummer" w:date="2022-08-17T15:49:00Z" w:id="45">
                  <w:rPr>
                    <w:rFonts w:ascii="Georgia" w:hAnsi="Georgia" w:eastAsia="Times New Roman"/>
                    <w:sz w:val="18"/>
                    <w:szCs w:val="18"/>
                  </w:rPr>
                </w:rPrChange>
              </w:rPr>
              <w:t>ex</w:t>
            </w:r>
            <w:ins w:author="Jack Plummer" w:date="2022-08-17T15:49:00Z" w:id="46">
              <w:r w:rsidRPr="008979F0">
                <w:rPr>
                  <w:rFonts w:ascii="Georgia" w:hAnsi="Georgia" w:eastAsia="Times New Roman"/>
                  <w:i/>
                  <w:iCs/>
                  <w:sz w:val="18"/>
                  <w:szCs w:val="18"/>
                  <w:rPrChange w:author="Jack Plummer" w:date="2022-08-17T15:49:00Z" w:id="47">
                    <w:rPr>
                      <w:rFonts w:ascii="Georgia" w:hAnsi="Georgia" w:eastAsia="Times New Roman"/>
                      <w:sz w:val="18"/>
                      <w:szCs w:val="18"/>
                    </w:rPr>
                  </w:rPrChange>
                </w:rPr>
                <w:t xml:space="preserve"> </w:t>
              </w:r>
            </w:ins>
            <w:del w:author="Jack Plummer" w:date="2022-08-17T15:49:00Z" w:id="48">
              <w:r w:rsidRPr="008979F0" w:rsidDel="008979F0">
                <w:rPr>
                  <w:rFonts w:ascii="Georgia" w:hAnsi="Georgia" w:eastAsia="Times New Roman"/>
                  <w:i/>
                  <w:iCs/>
                  <w:sz w:val="18"/>
                  <w:szCs w:val="18"/>
                  <w:rPrChange w:author="Jack Plummer" w:date="2022-08-17T15:49:00Z" w:id="49">
                    <w:rPr>
                      <w:rFonts w:ascii="Georgia" w:hAnsi="Georgia" w:eastAsia="Times New Roman"/>
                      <w:sz w:val="18"/>
                      <w:szCs w:val="18"/>
                    </w:rPr>
                  </w:rPrChange>
                </w:rPr>
                <w:delText>-</w:delText>
              </w:r>
            </w:del>
            <w:r w:rsidRPr="008979F0">
              <w:rPr>
                <w:rFonts w:ascii="Georgia" w:hAnsi="Georgia" w:eastAsia="Times New Roman"/>
                <w:i/>
                <w:iCs/>
                <w:sz w:val="18"/>
                <w:szCs w:val="18"/>
                <w:rPrChange w:author="Jack Plummer" w:date="2022-08-17T15:49:00Z" w:id="50">
                  <w:rPr>
                    <w:rFonts w:ascii="Georgia" w:hAnsi="Georgia" w:eastAsia="Times New Roman"/>
                    <w:sz w:val="18"/>
                    <w:szCs w:val="18"/>
                  </w:rPr>
                </w:rPrChange>
              </w:rPr>
              <w:t>situ</w:t>
            </w:r>
            <w:r>
              <w:rPr>
                <w:rFonts w:ascii="Georgia" w:hAnsi="Georgia" w:eastAsia="Times New Roman"/>
                <w:sz w:val="18"/>
                <w:szCs w:val="18"/>
              </w:rPr>
              <w:t xml:space="preserve"> conservation in botanical </w:t>
            </w:r>
            <w:proofErr w:type="gramStart"/>
            <w:r>
              <w:rPr>
                <w:rFonts w:ascii="Georgia" w:hAnsi="Georgia" w:eastAsia="Times New Roman"/>
                <w:sz w:val="18"/>
                <w:szCs w:val="18"/>
              </w:rPr>
              <w:t>gardens(</w:t>
            </w:r>
            <w:proofErr w:type="gramEnd"/>
            <w:r>
              <w:rPr>
                <w:rFonts w:ascii="Georgia" w:hAnsi="Georgia" w:eastAsia="Times New Roman"/>
                <w:sz w:val="18"/>
                <w:szCs w:val="18"/>
              </w:rPr>
              <w:t>BGCI 2022).</w:t>
            </w:r>
          </w:p>
        </w:tc>
      </w:tr>
    </w:tbl>
    <w:p w:rsidR="00000000" w:rsidRDefault="008979F0" w14:paraId="1AFF942B" w14:textId="77777777">
      <w:pPr>
        <w:pStyle w:val="Heading2"/>
        <w:divId w:val="1780950689"/>
        <w:rPr>
          <w:rFonts w:ascii="Georgia" w:hAnsi="Georgia" w:eastAsia="Times New Roman"/>
          <w:sz w:val="27"/>
          <w:szCs w:val="27"/>
        </w:rPr>
      </w:pPr>
      <w:r>
        <w:rPr>
          <w:rFonts w:ascii="Georgia" w:hAnsi="Georgia" w:eastAsia="Times New Roman"/>
          <w:sz w:val="27"/>
          <w:szCs w:val="27"/>
        </w:rPr>
        <w:t>Important Conservation Actions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4057"/>
        <w:gridCol w:w="530"/>
      </w:tblGrid>
      <w:tr w:rsidR="00000000" w14:paraId="2A95F17C" w14:textId="77777777">
        <w:trPr>
          <w:divId w:val="1780950689"/>
          <w:tblCellSpacing w:w="15" w:type="dxa"/>
        </w:trPr>
        <w:tc>
          <w:tcPr>
            <w:tcW w:w="0" w:type="auto"/>
            <w:tcBorders>
              <w:bottom w:val="single" w:color="000000" w:sz="6" w:space="0"/>
            </w:tcBorders>
            <w:shd w:val="clear" w:color="auto" w:fill="BBBBBB"/>
            <w:vAlign w:val="center"/>
            <w:hideMark/>
          </w:tcPr>
          <w:p w:rsidR="00000000" w:rsidRDefault="008979F0" w14:paraId="59E3FFB9" w14:textId="77777777">
            <w:pPr>
              <w:spacing w:after="75"/>
              <w:rPr>
                <w:rFonts w:ascii="Georgia" w:hAnsi="Georgia" w:eastAsia="Times New Roman"/>
                <w:b/>
                <w:bCs/>
                <w:sz w:val="18"/>
                <w:szCs w:val="18"/>
              </w:rPr>
            </w:pPr>
            <w:r>
              <w:rPr>
                <w:rFonts w:ascii="Georgia" w:hAnsi="Georgia" w:eastAsia="Times New Roman"/>
                <w:b/>
                <w:bCs/>
                <w:sz w:val="18"/>
                <w:szCs w:val="18"/>
              </w:rPr>
              <w:t>Conservation Actions</w:t>
            </w:r>
          </w:p>
        </w:tc>
        <w:tc>
          <w:tcPr>
            <w:tcW w:w="0" w:type="auto"/>
            <w:tcBorders>
              <w:bottom w:val="single" w:color="000000" w:sz="6" w:space="0"/>
            </w:tcBorders>
            <w:shd w:val="clear" w:color="auto" w:fill="BBBBBB"/>
            <w:vAlign w:val="center"/>
            <w:hideMark/>
          </w:tcPr>
          <w:p w:rsidR="00000000" w:rsidRDefault="008979F0" w14:paraId="1AD64EB3"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252A0AE5" w14:textId="77777777">
        <w:trPr>
          <w:divId w:val="1780950689"/>
          <w:tblCellSpacing w:w="15" w:type="dxa"/>
        </w:trPr>
        <w:tc>
          <w:tcPr>
            <w:tcW w:w="0" w:type="auto"/>
            <w:tcBorders>
              <w:bottom w:val="single" w:color="CCCCCC" w:sz="6" w:space="0"/>
            </w:tcBorders>
            <w:vAlign w:val="center"/>
            <w:hideMark/>
          </w:tcPr>
          <w:p w:rsidR="00000000" w:rsidRDefault="008979F0" w14:paraId="555DEE53" w14:textId="77777777">
            <w:pPr>
              <w:spacing w:after="75"/>
              <w:rPr>
                <w:rFonts w:ascii="Georgia" w:hAnsi="Georgia" w:eastAsia="Times New Roman"/>
                <w:sz w:val="18"/>
                <w:szCs w:val="18"/>
              </w:rPr>
            </w:pPr>
            <w:r>
              <w:rPr>
                <w:rFonts w:ascii="Georgia" w:hAnsi="Georgia" w:eastAsia="Times New Roman"/>
                <w:sz w:val="18"/>
                <w:szCs w:val="18"/>
              </w:rPr>
              <w:t>1.1. Land/water protection -&gt; Site/area protection</w:t>
            </w:r>
          </w:p>
        </w:tc>
        <w:tc>
          <w:tcPr>
            <w:tcW w:w="0" w:type="auto"/>
            <w:tcBorders>
              <w:bottom w:val="single" w:color="CCCCCC" w:sz="6" w:space="0"/>
            </w:tcBorders>
            <w:vAlign w:val="center"/>
            <w:hideMark/>
          </w:tcPr>
          <w:p w:rsidR="00000000" w:rsidRDefault="008979F0" w14:paraId="0F8CBC8C"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8979F0" w14:paraId="58F0CA55" w14:textId="77777777">
      <w:pPr>
        <w:pStyle w:val="Heading2"/>
        <w:divId w:val="1780950689"/>
        <w:rPr>
          <w:rFonts w:ascii="Georgia" w:hAnsi="Georgia" w:eastAsia="Times New Roman"/>
          <w:sz w:val="27"/>
          <w:szCs w:val="27"/>
        </w:rPr>
      </w:pPr>
      <w:r>
        <w:rPr>
          <w:rFonts w:ascii="Georgia" w:hAnsi="Georgia" w:eastAsia="Times New Roman"/>
          <w:sz w:val="27"/>
          <w:szCs w:val="27"/>
        </w:rPr>
        <w:t>Research Needed</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19EC3576" w14:textId="77777777">
        <w:trPr>
          <w:divId w:val="1780950689"/>
          <w:tblCellSpacing w:w="15" w:type="dxa"/>
        </w:trPr>
        <w:tc>
          <w:tcPr>
            <w:tcW w:w="0" w:type="auto"/>
            <w:tcBorders>
              <w:bottom w:val="single" w:color="000000" w:sz="6" w:space="0"/>
            </w:tcBorders>
            <w:shd w:val="clear" w:color="auto" w:fill="BBBBBB"/>
            <w:vAlign w:val="center"/>
            <w:hideMark/>
          </w:tcPr>
          <w:p w:rsidR="00000000" w:rsidRDefault="008979F0" w14:paraId="288F023C" w14:textId="77777777">
            <w:pPr>
              <w:spacing w:after="75"/>
              <w:rPr>
                <w:rFonts w:ascii="Georgia" w:hAnsi="Georgia" w:eastAsia="Times New Roman"/>
                <w:b/>
                <w:bCs/>
                <w:sz w:val="18"/>
                <w:szCs w:val="18"/>
              </w:rPr>
            </w:pPr>
            <w:r>
              <w:rPr>
                <w:rFonts w:ascii="Georgia" w:hAnsi="Georgia" w:eastAsia="Times New Roman"/>
                <w:b/>
                <w:bCs/>
                <w:sz w:val="18"/>
                <w:szCs w:val="18"/>
              </w:rPr>
              <w:t>Research</w:t>
            </w:r>
          </w:p>
        </w:tc>
        <w:tc>
          <w:tcPr>
            <w:tcW w:w="0" w:type="auto"/>
            <w:tcBorders>
              <w:bottom w:val="single" w:color="000000" w:sz="6" w:space="0"/>
            </w:tcBorders>
            <w:shd w:val="clear" w:color="auto" w:fill="BBBBBB"/>
            <w:vAlign w:val="center"/>
            <w:hideMark/>
          </w:tcPr>
          <w:p w:rsidR="00000000" w:rsidRDefault="008979F0" w14:paraId="11558C18" w14:textId="77777777">
            <w:pPr>
              <w:spacing w:after="75"/>
              <w:rPr>
                <w:rFonts w:ascii="Georgia" w:hAnsi="Georgia" w:eastAsia="Times New Roman"/>
                <w:b/>
                <w:bCs/>
                <w:sz w:val="18"/>
                <w:szCs w:val="18"/>
              </w:rPr>
            </w:pPr>
            <w:r>
              <w:rPr>
                <w:rFonts w:ascii="Georgia" w:hAnsi="Georgia" w:eastAsia="Times New Roman"/>
                <w:b/>
                <w:bCs/>
                <w:sz w:val="18"/>
                <w:szCs w:val="18"/>
              </w:rPr>
              <w:t>Note</w:t>
            </w:r>
          </w:p>
        </w:tc>
      </w:tr>
      <w:tr w:rsidR="00000000" w14:paraId="182A8878" w14:textId="77777777">
        <w:trPr>
          <w:divId w:val="1780950689"/>
          <w:tblCellSpacing w:w="15" w:type="dxa"/>
        </w:trPr>
        <w:tc>
          <w:tcPr>
            <w:tcW w:w="0" w:type="auto"/>
            <w:tcBorders>
              <w:bottom w:val="single" w:color="CCCCCC" w:sz="6" w:space="0"/>
            </w:tcBorders>
            <w:vAlign w:val="center"/>
            <w:hideMark/>
          </w:tcPr>
          <w:p w:rsidR="00000000" w:rsidRDefault="008979F0" w14:paraId="15CBA0F3" w14:textId="77777777">
            <w:pPr>
              <w:spacing w:after="75"/>
              <w:rPr>
                <w:rFonts w:ascii="Georgia" w:hAnsi="Georgia" w:eastAsia="Times New Roman"/>
                <w:sz w:val="18"/>
                <w:szCs w:val="18"/>
              </w:rPr>
            </w:pPr>
            <w:r>
              <w:rPr>
                <w:rFonts w:ascii="Georgia" w:hAnsi="Georgia" w:eastAsia="Times New Roman"/>
                <w:sz w:val="18"/>
                <w:szCs w:val="18"/>
              </w:rPr>
              <w:t>1.2. Research -&gt; Population size, distribution &amp; trends</w:t>
            </w:r>
          </w:p>
        </w:tc>
        <w:tc>
          <w:tcPr>
            <w:tcW w:w="0" w:type="auto"/>
            <w:tcBorders>
              <w:bottom w:val="single" w:color="CCCCCC" w:sz="6" w:space="0"/>
            </w:tcBorders>
            <w:vAlign w:val="center"/>
            <w:hideMark/>
          </w:tcPr>
          <w:p w:rsidR="00000000" w:rsidRDefault="008979F0" w14:paraId="3FEA3CC8"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67DE7077" w14:textId="77777777">
        <w:trPr>
          <w:divId w:val="1780950689"/>
          <w:tblCellSpacing w:w="15" w:type="dxa"/>
        </w:trPr>
        <w:tc>
          <w:tcPr>
            <w:tcW w:w="0" w:type="auto"/>
            <w:tcBorders>
              <w:bottom w:val="single" w:color="CCCCCC" w:sz="6" w:space="0"/>
            </w:tcBorders>
            <w:vAlign w:val="center"/>
            <w:hideMark/>
          </w:tcPr>
          <w:p w:rsidR="00000000" w:rsidRDefault="008979F0" w14:paraId="32C225D5" w14:textId="77777777">
            <w:pPr>
              <w:spacing w:after="75"/>
              <w:rPr>
                <w:rFonts w:ascii="Georgia" w:hAnsi="Georgia" w:eastAsia="Times New Roman"/>
                <w:sz w:val="18"/>
                <w:szCs w:val="18"/>
              </w:rPr>
            </w:pPr>
            <w:r>
              <w:rPr>
                <w:rFonts w:ascii="Georgia" w:hAnsi="Georgia" w:eastAsia="Times New Roman"/>
                <w:sz w:val="18"/>
                <w:szCs w:val="18"/>
              </w:rPr>
              <w:t>1.5. Research -&gt; Threats</w:t>
            </w:r>
          </w:p>
        </w:tc>
        <w:tc>
          <w:tcPr>
            <w:tcW w:w="0" w:type="auto"/>
            <w:tcBorders>
              <w:bottom w:val="single" w:color="CCCCCC" w:sz="6" w:space="0"/>
            </w:tcBorders>
            <w:vAlign w:val="center"/>
            <w:hideMark/>
          </w:tcPr>
          <w:p w:rsidR="00000000" w:rsidRDefault="008979F0" w14:paraId="5D3225BB"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5AEA053C" w14:textId="77777777">
        <w:trPr>
          <w:divId w:val="1780950689"/>
          <w:tblCellSpacing w:w="15" w:type="dxa"/>
        </w:trPr>
        <w:tc>
          <w:tcPr>
            <w:tcW w:w="0" w:type="auto"/>
            <w:tcBorders>
              <w:bottom w:val="single" w:color="CCCCCC" w:sz="6" w:space="0"/>
            </w:tcBorders>
            <w:vAlign w:val="center"/>
            <w:hideMark/>
          </w:tcPr>
          <w:p w:rsidR="00000000" w:rsidRDefault="008979F0" w14:paraId="5B8D76E5" w14:textId="77777777">
            <w:pPr>
              <w:spacing w:after="75"/>
              <w:rPr>
                <w:rFonts w:ascii="Georgia" w:hAnsi="Georgia" w:eastAsia="Times New Roman"/>
                <w:sz w:val="18"/>
                <w:szCs w:val="18"/>
              </w:rPr>
            </w:pPr>
            <w:r>
              <w:rPr>
                <w:rFonts w:ascii="Georgia" w:hAnsi="Georgia" w:eastAsia="Times New Roman"/>
                <w:sz w:val="18"/>
                <w:szCs w:val="18"/>
              </w:rPr>
              <w:t>3.1. Monitoring -&gt; Population trends</w:t>
            </w:r>
          </w:p>
        </w:tc>
        <w:tc>
          <w:tcPr>
            <w:tcW w:w="0" w:type="auto"/>
            <w:tcBorders>
              <w:bottom w:val="single" w:color="CCCCCC" w:sz="6" w:space="0"/>
            </w:tcBorders>
            <w:vAlign w:val="center"/>
            <w:hideMark/>
          </w:tcPr>
          <w:p w:rsidR="00000000" w:rsidRDefault="008979F0" w14:paraId="5D171E15" w14:textId="77777777">
            <w:pPr>
              <w:spacing w:after="75"/>
              <w:rPr>
                <w:rFonts w:ascii="Georgia" w:hAnsi="Georgia" w:eastAsia="Times New Roman"/>
                <w:sz w:val="18"/>
                <w:szCs w:val="18"/>
              </w:rPr>
            </w:pPr>
            <w:r>
              <w:rPr>
                <w:rFonts w:ascii="Georgia" w:hAnsi="Georgia" w:eastAsia="Times New Roman"/>
                <w:sz w:val="18"/>
                <w:szCs w:val="18"/>
              </w:rPr>
              <w:t>-</w:t>
            </w:r>
          </w:p>
        </w:tc>
      </w:tr>
      <w:tr w:rsidR="00000000" w14:paraId="10514CEC" w14:textId="77777777">
        <w:trPr>
          <w:divId w:val="1780950689"/>
          <w:tblCellSpacing w:w="15" w:type="dxa"/>
        </w:trPr>
        <w:tc>
          <w:tcPr>
            <w:tcW w:w="0" w:type="auto"/>
            <w:tcBorders>
              <w:bottom w:val="single" w:color="CCCCCC" w:sz="6" w:space="0"/>
            </w:tcBorders>
            <w:vAlign w:val="center"/>
            <w:hideMark/>
          </w:tcPr>
          <w:p w:rsidR="00000000" w:rsidRDefault="008979F0" w14:paraId="5ED7C76E" w14:textId="77777777">
            <w:pPr>
              <w:spacing w:after="75"/>
              <w:rPr>
                <w:rFonts w:ascii="Georgia" w:hAnsi="Georgia" w:eastAsia="Times New Roman"/>
                <w:sz w:val="18"/>
                <w:szCs w:val="18"/>
              </w:rPr>
            </w:pPr>
            <w:r>
              <w:rPr>
                <w:rFonts w:ascii="Georgia" w:hAnsi="Georgia" w:eastAsia="Times New Roman"/>
                <w:sz w:val="18"/>
                <w:szCs w:val="18"/>
              </w:rPr>
              <w:t>3.4. Monitoring -&gt; Habitat trends</w:t>
            </w:r>
          </w:p>
        </w:tc>
        <w:tc>
          <w:tcPr>
            <w:tcW w:w="0" w:type="auto"/>
            <w:tcBorders>
              <w:bottom w:val="single" w:color="CCCCCC" w:sz="6" w:space="0"/>
            </w:tcBorders>
            <w:vAlign w:val="center"/>
            <w:hideMark/>
          </w:tcPr>
          <w:p w:rsidR="00000000" w:rsidRDefault="008979F0" w14:paraId="170AB1BD"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8979F0" w14:paraId="1A00A220" w14:textId="77777777">
      <w:pPr>
        <w:pStyle w:val="Heading1"/>
        <w:divId w:val="1017924427"/>
        <w:rPr>
          <w:rFonts w:ascii="Georgia" w:hAnsi="Georgia" w:eastAsia="Times New Roman"/>
          <w:sz w:val="29"/>
          <w:szCs w:val="29"/>
        </w:rPr>
      </w:pPr>
      <w:r>
        <w:rPr>
          <w:rFonts w:ascii="Georgia" w:hAnsi="Georgia" w:eastAsia="Times New Roman"/>
          <w:sz w:val="29"/>
          <w:szCs w:val="29"/>
        </w:rPr>
        <w:t>Ecosystem Services</w:t>
      </w:r>
    </w:p>
    <w:p w:rsidR="00000000" w:rsidRDefault="008979F0" w14:paraId="2558556E" w14:textId="77777777">
      <w:pPr>
        <w:pStyle w:val="Heading2"/>
        <w:divId w:val="1017924427"/>
        <w:rPr>
          <w:rFonts w:ascii="Georgia" w:hAnsi="Georgia" w:eastAsia="Times New Roman"/>
          <w:sz w:val="27"/>
          <w:szCs w:val="27"/>
        </w:rPr>
      </w:pPr>
      <w:r>
        <w:rPr>
          <w:rFonts w:ascii="Georgia" w:hAnsi="Georgia" w:eastAsia="Times New Roman"/>
          <w:sz w:val="27"/>
          <w:szCs w:val="27"/>
        </w:rPr>
        <w:t>Ecosystem Services Provided by the Species</w:t>
      </w:r>
    </w:p>
    <w:tbl>
      <w:tblPr>
        <w:tblW w:w="0" w:type="auto"/>
        <w:tblCellSpacing w:w="15" w:type="dxa"/>
        <w:tblBorders>
          <w:top w:val="single" w:color="808080" w:sz="6" w:space="0"/>
          <w:left w:val="single" w:color="808080" w:sz="6" w:space="0"/>
          <w:bottom w:val="single" w:color="808080" w:sz="6" w:space="0"/>
          <w:right w:val="single" w:color="808080" w:sz="6" w:space="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1D55EF2D" w14:textId="77777777">
        <w:trPr>
          <w:divId w:val="1017924427"/>
          <w:tblCellSpacing w:w="15" w:type="dxa"/>
        </w:trPr>
        <w:tc>
          <w:tcPr>
            <w:tcW w:w="0" w:type="auto"/>
            <w:tcBorders>
              <w:bottom w:val="single" w:color="000000" w:sz="6" w:space="0"/>
            </w:tcBorders>
            <w:shd w:val="clear" w:color="auto" w:fill="BBBBBB"/>
            <w:vAlign w:val="center"/>
            <w:hideMark/>
          </w:tcPr>
          <w:p w:rsidR="00000000" w:rsidRDefault="008979F0" w14:paraId="48D23274" w14:textId="77777777">
            <w:pPr>
              <w:spacing w:after="75"/>
              <w:rPr>
                <w:rFonts w:ascii="Georgia" w:hAnsi="Georgia" w:eastAsia="Times New Roman"/>
                <w:b/>
                <w:bCs/>
                <w:sz w:val="18"/>
                <w:szCs w:val="18"/>
              </w:rPr>
            </w:pPr>
            <w:r>
              <w:rPr>
                <w:rFonts w:ascii="Georgia" w:hAnsi="Georgia" w:eastAsia="Times New Roman"/>
                <w:b/>
                <w:bCs/>
                <w:sz w:val="18"/>
                <w:szCs w:val="18"/>
              </w:rPr>
              <w:t>Insufficient Information Avail</w:t>
            </w:r>
            <w:r>
              <w:rPr>
                <w:rFonts w:ascii="Georgia" w:hAnsi="Georgia" w:eastAsia="Times New Roman"/>
                <w:b/>
                <w:bCs/>
                <w:sz w:val="18"/>
                <w:szCs w:val="18"/>
              </w:rPr>
              <w:t>able</w:t>
            </w:r>
          </w:p>
        </w:tc>
        <w:tc>
          <w:tcPr>
            <w:tcW w:w="0" w:type="auto"/>
            <w:tcBorders>
              <w:bottom w:val="single" w:color="000000" w:sz="6" w:space="0"/>
            </w:tcBorders>
            <w:shd w:val="clear" w:color="auto" w:fill="BBBBBB"/>
            <w:vAlign w:val="center"/>
            <w:hideMark/>
          </w:tcPr>
          <w:p w:rsidR="00000000" w:rsidRDefault="008979F0" w14:paraId="42E66FA5" w14:textId="77777777">
            <w:pPr>
              <w:spacing w:after="75"/>
              <w:rPr>
                <w:rFonts w:ascii="Georgia" w:hAnsi="Georgia" w:eastAsia="Times New Roman"/>
                <w:b/>
                <w:bCs/>
                <w:sz w:val="18"/>
                <w:szCs w:val="18"/>
              </w:rPr>
            </w:pPr>
            <w:r>
              <w:rPr>
                <w:rStyle w:val="redfont"/>
                <w:rFonts w:ascii="Georgia" w:hAnsi="Georgia" w:eastAsia="Times New Roman"/>
                <w:b/>
                <w:bCs/>
                <w:sz w:val="18"/>
                <w:szCs w:val="18"/>
              </w:rPr>
              <w:t>All coded services should have an importance score of 5 - Not Known.</w:t>
            </w:r>
          </w:p>
        </w:tc>
      </w:tr>
      <w:tr w:rsidR="00000000" w14:paraId="0D621438" w14:textId="77777777">
        <w:trPr>
          <w:divId w:val="1017924427"/>
          <w:tblCellSpacing w:w="15" w:type="dxa"/>
        </w:trPr>
        <w:tc>
          <w:tcPr>
            <w:tcW w:w="0" w:type="auto"/>
            <w:vAlign w:val="center"/>
            <w:hideMark/>
          </w:tcPr>
          <w:p w:rsidR="00000000" w:rsidRDefault="008979F0" w14:paraId="04C549D9" w14:textId="77777777">
            <w:pPr>
              <w:spacing w:after="75"/>
              <w:rPr>
                <w:rFonts w:ascii="Georgia" w:hAnsi="Georgia" w:eastAsia="Times New Roman"/>
                <w:sz w:val="18"/>
                <w:szCs w:val="18"/>
              </w:rPr>
            </w:pPr>
            <w:r>
              <w:rPr>
                <w:rFonts w:ascii="Georgia" w:hAnsi="Georgia" w:eastAsia="Times New Roman"/>
                <w:sz w:val="18"/>
                <w:szCs w:val="18"/>
              </w:rPr>
              <w:t>true</w:t>
            </w:r>
          </w:p>
        </w:tc>
        <w:tc>
          <w:tcPr>
            <w:tcW w:w="0" w:type="auto"/>
            <w:vAlign w:val="center"/>
            <w:hideMark/>
          </w:tcPr>
          <w:p w:rsidR="00000000" w:rsidRDefault="008979F0" w14:paraId="1FAEBBA9" w14:textId="77777777">
            <w:pPr>
              <w:spacing w:after="75"/>
              <w:rPr>
                <w:rFonts w:ascii="Georgia" w:hAnsi="Georgia" w:eastAsia="Times New Roman"/>
                <w:sz w:val="18"/>
                <w:szCs w:val="18"/>
              </w:rPr>
            </w:pPr>
            <w:r>
              <w:rPr>
                <w:rFonts w:ascii="Georgia" w:hAnsi="Georgia" w:eastAsia="Times New Roman"/>
                <w:sz w:val="18"/>
                <w:szCs w:val="18"/>
              </w:rPr>
              <w:t>-</w:t>
            </w:r>
          </w:p>
        </w:tc>
      </w:tr>
    </w:tbl>
    <w:p w:rsidR="00000000" w:rsidRDefault="008979F0" w14:paraId="06AE694F" w14:textId="77777777">
      <w:pPr>
        <w:pStyle w:val="Heading1"/>
        <w:rPr>
          <w:rFonts w:ascii="Georgia" w:hAnsi="Georgia" w:eastAsia="Times New Roman"/>
          <w:sz w:val="29"/>
          <w:szCs w:val="29"/>
        </w:rPr>
      </w:pPr>
      <w:r>
        <w:rPr>
          <w:rFonts w:ascii="Georgia" w:hAnsi="Georgia" w:eastAsia="Times New Roman"/>
          <w:sz w:val="29"/>
          <w:szCs w:val="29"/>
        </w:rPr>
        <w:t>Bibliography</w:t>
      </w:r>
    </w:p>
    <w:p w:rsidR="00000000" w:rsidRDefault="008979F0" w14:paraId="6C0AC1AE" w14:textId="77777777">
      <w:pPr>
        <w:pStyle w:val="NormalWeb"/>
        <w:divId w:val="392389398"/>
        <w:rPr>
          <w:rFonts w:ascii="Georgia" w:hAnsi="Georgia"/>
        </w:rPr>
      </w:pPr>
      <w:r>
        <w:rPr>
          <w:rFonts w:ascii="Georgia" w:hAnsi="Georgia"/>
        </w:rPr>
        <w:t>Akhter, R. 1986. Caprifoliaceae. In: Flora of Pakistan. (Eds.): E. Nasir &amp; S.I. Ali. 174: 1-33.</w:t>
      </w:r>
    </w:p>
    <w:p w:rsidR="00000000" w:rsidRDefault="008979F0" w14:paraId="73B52313" w14:textId="77777777">
      <w:pPr>
        <w:pStyle w:val="NormalWeb"/>
        <w:divId w:val="392389398"/>
        <w:rPr>
          <w:rFonts w:ascii="Georgia" w:hAnsi="Georgia"/>
        </w:rPr>
      </w:pPr>
      <w:r>
        <w:rPr>
          <w:rFonts w:ascii="Georgia" w:hAnsi="Georgia"/>
        </w:rPr>
        <w:t xml:space="preserve">Bachman, S., Moat, J., Hill, A.W., de la Torre, J. and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In: V. Smith and L. </w:t>
      </w:r>
      <w:proofErr w:type="spellStart"/>
      <w:r>
        <w:rPr>
          <w:rFonts w:ascii="Georgia" w:hAnsi="Georgia"/>
        </w:rPr>
        <w:t>Penev</w:t>
      </w:r>
      <w:proofErr w:type="spellEnd"/>
      <w:r>
        <w:rPr>
          <w:rFonts w:ascii="Georgia" w:hAnsi="Georgia"/>
        </w:rPr>
        <w:t xml:space="preserve"> (eds), </w:t>
      </w:r>
      <w:r>
        <w:rPr>
          <w:rFonts w:ascii="Georgia" w:hAnsi="Georgia"/>
          <w:i/>
          <w:iCs/>
        </w:rPr>
        <w:t>e-Infrastructures for data publishing in biodiversity scien</w:t>
      </w:r>
      <w:r>
        <w:rPr>
          <w:rFonts w:ascii="Georgia" w:hAnsi="Georgia"/>
          <w:i/>
          <w:iCs/>
        </w:rPr>
        <w:t>ce</w:t>
      </w:r>
      <w:r>
        <w:rPr>
          <w:rFonts w:ascii="Georgia" w:hAnsi="Georgia"/>
        </w:rPr>
        <w:t xml:space="preserve">, pp. 117-126. </w:t>
      </w:r>
      <w:proofErr w:type="spellStart"/>
      <w:r>
        <w:rPr>
          <w:rFonts w:ascii="Georgia" w:hAnsi="Georgia"/>
        </w:rPr>
        <w:t>ZooKeys</w:t>
      </w:r>
      <w:proofErr w:type="spellEnd"/>
      <w:r>
        <w:rPr>
          <w:rFonts w:ascii="Georgia" w:hAnsi="Georgia"/>
        </w:rPr>
        <w:t>.</w:t>
      </w:r>
    </w:p>
    <w:p w:rsidR="00000000" w:rsidRDefault="008979F0" w14:paraId="070F7B47" w14:textId="77777777">
      <w:pPr>
        <w:pStyle w:val="NormalWeb"/>
        <w:divId w:val="392389398"/>
        <w:rPr>
          <w:rFonts w:ascii="Georgia" w:hAnsi="Georgia"/>
        </w:rPr>
      </w:pPr>
      <w:proofErr w:type="spellStart"/>
      <w:r>
        <w:rPr>
          <w:rFonts w:ascii="Georgia" w:hAnsi="Georgia"/>
        </w:rPr>
        <w:t>CoL.</w:t>
      </w:r>
      <w:proofErr w:type="spellEnd"/>
      <w:r>
        <w:rPr>
          <w:rFonts w:ascii="Georgia" w:hAnsi="Georgia"/>
        </w:rPr>
        <w:t xml:space="preserve"> Checklist. 2022. Catalogue of </w:t>
      </w:r>
      <w:proofErr w:type="spellStart"/>
      <w:r>
        <w:rPr>
          <w:rFonts w:ascii="Georgia" w:hAnsi="Georgia"/>
        </w:rPr>
        <w:t>Life.Available</w:t>
      </w:r>
      <w:proofErr w:type="spellEnd"/>
      <w:r>
        <w:rPr>
          <w:rFonts w:ascii="Georgia" w:hAnsi="Georgia"/>
        </w:rPr>
        <w:t xml:space="preserve"> </w:t>
      </w:r>
      <w:proofErr w:type="spellStart"/>
      <w:proofErr w:type="gramStart"/>
      <w:r>
        <w:rPr>
          <w:rFonts w:ascii="Georgia" w:hAnsi="Georgia"/>
        </w:rPr>
        <w:t>at:https</w:t>
      </w:r>
      <w:proofErr w:type="spellEnd"/>
      <w:r>
        <w:rPr>
          <w:rFonts w:ascii="Georgia" w:hAnsi="Georgia"/>
        </w:rPr>
        <w:t>://www.catalogueoflife.org/data/taxon/5BC6F</w:t>
      </w:r>
      <w:proofErr w:type="gramEnd"/>
      <w:r>
        <w:rPr>
          <w:rFonts w:ascii="Georgia" w:hAnsi="Georgia"/>
        </w:rPr>
        <w:t xml:space="preserve"> (Accessed:24 May 2022).</w:t>
      </w:r>
    </w:p>
    <w:p w:rsidR="00000000" w:rsidRDefault="008979F0" w14:paraId="77F91181" w14:textId="77777777">
      <w:pPr>
        <w:pStyle w:val="NormalWeb"/>
        <w:divId w:val="392389398"/>
        <w:rPr>
          <w:rFonts w:ascii="Georgia" w:hAnsi="Georgia"/>
        </w:rPr>
      </w:pPr>
      <w:r>
        <w:rPr>
          <w:rFonts w:ascii="Georgia" w:hAnsi="Georgia"/>
        </w:rPr>
        <w:t xml:space="preserve">Flora of China checklist. 2022. Flora of China </w:t>
      </w:r>
      <w:proofErr w:type="gramStart"/>
      <w:r>
        <w:rPr>
          <w:rFonts w:ascii="Georgia" w:hAnsi="Georgia"/>
        </w:rPr>
        <w:t>checklist :</w:t>
      </w:r>
      <w:proofErr w:type="gramEnd"/>
      <w:r>
        <w:rPr>
          <w:rFonts w:ascii="Georgia" w:hAnsi="Georgia"/>
        </w:rPr>
        <w:t xml:space="preserve"> Available at:www.eflora.org. (Accessed: 24 Ma</w:t>
      </w:r>
      <w:r>
        <w:rPr>
          <w:rFonts w:ascii="Georgia" w:hAnsi="Georgia"/>
        </w:rPr>
        <w:t>y 2022).</w:t>
      </w:r>
    </w:p>
    <w:p w:rsidR="00000000" w:rsidRDefault="008979F0" w14:paraId="29218357" w14:textId="77777777">
      <w:pPr>
        <w:pStyle w:val="NormalWeb"/>
        <w:divId w:val="392389398"/>
        <w:rPr>
          <w:rFonts w:ascii="Georgia" w:hAnsi="Georgia"/>
        </w:rPr>
      </w:pPr>
      <w:r>
        <w:rPr>
          <w:rFonts w:ascii="Georgia" w:hAnsi="Georgia"/>
        </w:rPr>
        <w:t>Flowers of India. Retrieved May 25, 2022. Flowers of India.</w:t>
      </w:r>
    </w:p>
    <w:p w:rsidR="00000000" w:rsidRDefault="008979F0" w14:paraId="05B875A7" w14:textId="77777777">
      <w:pPr>
        <w:pStyle w:val="NormalWeb"/>
        <w:divId w:val="392389398"/>
        <w:rPr>
          <w:rFonts w:ascii="Georgia" w:hAnsi="Georgia"/>
        </w:rPr>
      </w:pPr>
      <w:r>
        <w:rPr>
          <w:rFonts w:ascii="Georgia" w:hAnsi="Georgia"/>
        </w:rPr>
        <w:t xml:space="preserve">GBIF.Org. 2022. Global Biodiversity Information Facility data </w:t>
      </w:r>
      <w:proofErr w:type="spellStart"/>
      <w:proofErr w:type="gramStart"/>
      <w:r>
        <w:rPr>
          <w:rFonts w:ascii="Georgia" w:hAnsi="Georgia"/>
        </w:rPr>
        <w:t>portal.Collection</w:t>
      </w:r>
      <w:proofErr w:type="spellEnd"/>
      <w:proofErr w:type="gramEnd"/>
      <w:r>
        <w:rPr>
          <w:rFonts w:ascii="Georgia" w:hAnsi="Georgia"/>
        </w:rPr>
        <w:t xml:space="preserve"> of herbarium specimens. . Available at: </w:t>
      </w:r>
      <w:hyperlink w:history="1" r:id="rId14">
        <w:r>
          <w:rPr>
            <w:rStyle w:val="Hyperlink"/>
            <w:rFonts w:ascii="Georgia" w:hAnsi="Georgia"/>
          </w:rPr>
          <w:t>h</w:t>
        </w:r>
        <w:r>
          <w:rPr>
            <w:rStyle w:val="Hyperlink"/>
            <w:rFonts w:ascii="Georgia" w:hAnsi="Georgia"/>
          </w:rPr>
          <w:t xml:space="preserve">ttps://www.gbif.org/occurrence ( </w:t>
        </w:r>
        <w:proofErr w:type="spellStart"/>
        <w:r>
          <w:rPr>
            <w:rStyle w:val="Hyperlink"/>
            <w:rFonts w:ascii="Georgia" w:hAnsi="Georgia"/>
          </w:rPr>
          <w:t>Acessed</w:t>
        </w:r>
        <w:proofErr w:type="spellEnd"/>
        <w:r>
          <w:rPr>
            <w:rStyle w:val="Hyperlink"/>
            <w:rFonts w:ascii="Georgia" w:hAnsi="Georgia"/>
          </w:rPr>
          <w:t>: 2022).</w:t>
        </w:r>
      </w:hyperlink>
      <w:r>
        <w:rPr>
          <w:rFonts w:ascii="Georgia" w:hAnsi="Georgia"/>
        </w:rPr>
        <w:t xml:space="preserve">. </w:t>
      </w:r>
    </w:p>
    <w:p w:rsidR="00000000" w:rsidRDefault="008979F0" w14:paraId="1086415E" w14:textId="77777777">
      <w:pPr>
        <w:pStyle w:val="NormalWeb"/>
        <w:divId w:val="392389398"/>
        <w:rPr>
          <w:rFonts w:ascii="Georgia" w:hAnsi="Georgia"/>
        </w:rPr>
      </w:pPr>
      <w:proofErr w:type="gramStart"/>
      <w:r>
        <w:rPr>
          <w:rFonts w:ascii="Georgia" w:hAnsi="Georgia"/>
        </w:rPr>
        <w:t>Grierson ,</w:t>
      </w:r>
      <w:proofErr w:type="gramEnd"/>
      <w:r>
        <w:rPr>
          <w:rFonts w:ascii="Georgia" w:hAnsi="Georgia"/>
        </w:rPr>
        <w:t xml:space="preserve"> A.J.C and Long, D.G. 2001. </w:t>
      </w:r>
      <w:r>
        <w:rPr>
          <w:rFonts w:ascii="Georgia" w:hAnsi="Georgia"/>
          <w:i/>
          <w:iCs/>
        </w:rPr>
        <w:t>Flora of Bhutan, Vol. 2, Part 3, Royal Botanical Garden Edinburgh Royal Government of Bhutan</w:t>
      </w:r>
      <w:r>
        <w:rPr>
          <w:rFonts w:ascii="Georgia" w:hAnsi="Georgia"/>
        </w:rPr>
        <w:t>.</w:t>
      </w:r>
    </w:p>
    <w:p w:rsidR="00000000" w:rsidRDefault="008979F0" w14:paraId="09866162" w14:textId="77777777">
      <w:pPr>
        <w:pStyle w:val="NormalWeb"/>
        <w:divId w:val="392389398"/>
        <w:rPr>
          <w:rFonts w:ascii="Georgia" w:hAnsi="Georgia"/>
        </w:rPr>
      </w:pPr>
      <w:proofErr w:type="spellStart"/>
      <w:r>
        <w:rPr>
          <w:rFonts w:ascii="Georgia" w:hAnsi="Georgia"/>
        </w:rPr>
        <w:lastRenderedPageBreak/>
        <w:t>Muhaisen</w:t>
      </w:r>
      <w:proofErr w:type="spellEnd"/>
      <w:r>
        <w:rPr>
          <w:rFonts w:ascii="Georgia" w:hAnsi="Georgia"/>
        </w:rPr>
        <w:t xml:space="preserve">, H.M.H., Ilyas, M., </w:t>
      </w:r>
      <w:proofErr w:type="spellStart"/>
      <w:r>
        <w:rPr>
          <w:rFonts w:ascii="Georgia" w:hAnsi="Georgia"/>
        </w:rPr>
        <w:t>Mushfiq</w:t>
      </w:r>
      <w:proofErr w:type="spellEnd"/>
      <w:r>
        <w:rPr>
          <w:rFonts w:ascii="Georgia" w:hAnsi="Georgia"/>
        </w:rPr>
        <w:t xml:space="preserve">, M., Parveen, M and </w:t>
      </w:r>
      <w:proofErr w:type="spellStart"/>
      <w:r>
        <w:rPr>
          <w:rFonts w:ascii="Georgia" w:hAnsi="Georgia"/>
        </w:rPr>
        <w:t>Basudan</w:t>
      </w:r>
      <w:proofErr w:type="spellEnd"/>
      <w:r>
        <w:rPr>
          <w:rFonts w:ascii="Georgia" w:hAnsi="Georgia"/>
        </w:rPr>
        <w:t>, O.A. 20</w:t>
      </w:r>
      <w:r>
        <w:rPr>
          <w:rFonts w:ascii="Georgia" w:hAnsi="Georgia"/>
        </w:rPr>
        <w:t xml:space="preserve">02. Flavonoid from Viburnum </w:t>
      </w:r>
      <w:proofErr w:type="spellStart"/>
      <w:r>
        <w:rPr>
          <w:rFonts w:ascii="Georgia" w:hAnsi="Georgia"/>
        </w:rPr>
        <w:t>cotinifolium</w:t>
      </w:r>
      <w:proofErr w:type="spellEnd"/>
      <w:r>
        <w:rPr>
          <w:rFonts w:ascii="Georgia" w:hAnsi="Georgia"/>
        </w:rPr>
        <w:t xml:space="preserve">. </w:t>
      </w:r>
      <w:r>
        <w:rPr>
          <w:rFonts w:ascii="Georgia" w:hAnsi="Georgia"/>
          <w:i/>
          <w:iCs/>
        </w:rPr>
        <w:t>Chemical Research</w:t>
      </w:r>
      <w:r>
        <w:rPr>
          <w:rFonts w:ascii="Georgia" w:hAnsi="Georgia"/>
        </w:rPr>
        <w:t xml:space="preserve"> 480: 1066-1079.</w:t>
      </w:r>
    </w:p>
    <w:p w:rsidR="00000000" w:rsidRDefault="008979F0" w14:paraId="0352A2DB" w14:textId="12FDB742">
      <w:pPr>
        <w:pStyle w:val="NormalWeb"/>
        <w:divId w:val="392389398"/>
        <w:rPr>
          <w:rFonts w:ascii="Georgia" w:hAnsi="Georgia"/>
        </w:rPr>
      </w:pPr>
      <w:r>
        <w:rPr>
          <w:rFonts w:ascii="Georgia" w:hAnsi="Georgia"/>
        </w:rPr>
        <w:t xml:space="preserve">POWO. 2022. Plants of the World Online. Facilitated by the Royal Botanic Gardens, Kew. Available at: </w:t>
      </w:r>
      <w:r>
        <w:rPr>
          <w:rFonts w:ascii="Georgia" w:hAnsi="Georgia"/>
        </w:rPr>
        <w:fldChar w:fldCharType="begin"/>
      </w:r>
      <w:ins w:author="Jack Plummer" w:date="2022-08-17T15:50:00Z" w:id="51">
        <w:r>
          <w:rPr>
            <w:rFonts w:ascii="Georgia" w:hAnsi="Georgia"/>
          </w:rPr>
          <w:instrText>HYPERLINK "https://rbgkew.sharepoint.com/sites/KewPlantAssessment2022-2/Shared Documents/General/Projects/Threatened Biodiversity Hotspots Programme/Bhutan/Bhutan reviews/Available at: http:/powo.science.kew.org/"</w:instrText>
        </w:r>
      </w:ins>
      <w:del w:author="Jack Plummer" w:date="2022-08-17T15:50:00Z" w:id="52">
        <w:r w:rsidDel="008979F0">
          <w:rPr>
            <w:rFonts w:ascii="Georgia" w:hAnsi="Georgia"/>
          </w:rPr>
          <w:delInstrText xml:space="preserve"> </w:delInstrText>
        </w:r>
        <w:r w:rsidDel="008979F0">
          <w:rPr>
            <w:rFonts w:ascii="Georgia" w:hAnsi="Georgia"/>
          </w:rPr>
          <w:delInstrText>HYPERLINK "Available at: http://powo.science.kew.org/"</w:delInstrText>
        </w:r>
        <w:r w:rsidDel="008979F0">
          <w:rPr>
            <w:rFonts w:ascii="Georgia" w:hAnsi="Georgia"/>
          </w:rPr>
          <w:delInstrText xml:space="preserve"> </w:delInstrText>
        </w:r>
      </w:del>
      <w:ins w:author="Jack Plummer" w:date="2022-08-17T15:50:00Z" w:id="53">
        <w:r>
          <w:rPr>
            <w:rFonts w:ascii="Georgia" w:hAnsi="Georgia"/>
          </w:rPr>
        </w:r>
      </w:ins>
      <w:r>
        <w:rPr>
          <w:rFonts w:ascii="Georgia" w:hAnsi="Georgia"/>
        </w:rPr>
        <w:fldChar w:fldCharType="separate"/>
      </w:r>
      <w:r>
        <w:rPr>
          <w:rStyle w:val="Hyperlink"/>
          <w:rFonts w:ascii="Georgia" w:hAnsi="Georgia"/>
        </w:rPr>
        <w:t>Available at: http:/</w:t>
      </w:r>
      <w:r>
        <w:rPr>
          <w:rStyle w:val="Hyperlink"/>
          <w:rFonts w:ascii="Georgia" w:hAnsi="Georgia"/>
        </w:rPr>
        <w:t>/powo.science.kew.org/</w:t>
      </w:r>
      <w:r>
        <w:rPr>
          <w:rFonts w:ascii="Georgia" w:hAnsi="Georgia"/>
        </w:rPr>
        <w:fldChar w:fldCharType="end"/>
      </w:r>
      <w:r>
        <w:rPr>
          <w:rFonts w:ascii="Georgia" w:hAnsi="Georgia"/>
        </w:rPr>
        <w:t>. (Accessed: 2022).</w:t>
      </w:r>
    </w:p>
    <w:p w:rsidR="00000000" w:rsidRDefault="008979F0" w14:paraId="143E4C28" w14:textId="77777777">
      <w:pPr>
        <w:pStyle w:val="NormalWeb"/>
        <w:divId w:val="392389398"/>
        <w:rPr>
          <w:rFonts w:ascii="Georgia" w:hAnsi="Georgia"/>
        </w:rPr>
      </w:pPr>
      <w:r>
        <w:rPr>
          <w:rFonts w:ascii="Georgia" w:hAnsi="Georgia"/>
        </w:rPr>
        <w:t xml:space="preserve">Polunin, O and Stainton, A. 1984. </w:t>
      </w:r>
      <w:r>
        <w:rPr>
          <w:rFonts w:ascii="Georgia" w:hAnsi="Georgia"/>
          <w:i/>
          <w:iCs/>
        </w:rPr>
        <w:t>Flowers of the Himalaya</w:t>
      </w:r>
      <w:r>
        <w:rPr>
          <w:rFonts w:ascii="Georgia" w:hAnsi="Georgia"/>
        </w:rPr>
        <w:t>. Oxford University Press, New Delhi.</w:t>
      </w:r>
    </w:p>
    <w:p w:rsidR="00000000" w:rsidRDefault="008979F0" w14:paraId="34FC4E89" w14:textId="77777777">
      <w:pPr>
        <w:pStyle w:val="NormalWeb"/>
        <w:divId w:val="392389398"/>
        <w:rPr>
          <w:rFonts w:ascii="Georgia" w:hAnsi="Georgia"/>
        </w:rPr>
      </w:pPr>
      <w:r>
        <w:rPr>
          <w:rFonts w:ascii="Georgia" w:hAnsi="Georgia"/>
        </w:rPr>
        <w:t xml:space="preserve">Rad, J.S., </w:t>
      </w:r>
      <w:proofErr w:type="spellStart"/>
      <w:r>
        <w:rPr>
          <w:rFonts w:ascii="Georgia" w:hAnsi="Georgia"/>
        </w:rPr>
        <w:t>Quispe</w:t>
      </w:r>
      <w:proofErr w:type="spellEnd"/>
      <w:r>
        <w:rPr>
          <w:rFonts w:ascii="Georgia" w:hAnsi="Georgia"/>
        </w:rPr>
        <w:t xml:space="preserve">, C., Vergara, C.V., </w:t>
      </w:r>
      <w:proofErr w:type="spellStart"/>
      <w:r>
        <w:rPr>
          <w:rFonts w:ascii="Georgia" w:hAnsi="Georgia"/>
        </w:rPr>
        <w:t>Kitic</w:t>
      </w:r>
      <w:proofErr w:type="spellEnd"/>
      <w:r>
        <w:rPr>
          <w:rFonts w:ascii="Georgia" w:hAnsi="Georgia"/>
        </w:rPr>
        <w:t xml:space="preserve">, D., </w:t>
      </w:r>
      <w:proofErr w:type="spellStart"/>
      <w:r>
        <w:rPr>
          <w:rFonts w:ascii="Georgia" w:hAnsi="Georgia"/>
        </w:rPr>
        <w:t>Kostic</w:t>
      </w:r>
      <w:proofErr w:type="spellEnd"/>
      <w:r>
        <w:rPr>
          <w:rFonts w:ascii="Georgia" w:hAnsi="Georgia"/>
        </w:rPr>
        <w:t xml:space="preserve">, M., Armstrong, L., </w:t>
      </w:r>
      <w:proofErr w:type="spellStart"/>
      <w:r>
        <w:rPr>
          <w:rFonts w:ascii="Georgia" w:hAnsi="Georgia"/>
        </w:rPr>
        <w:t>Shinwari</w:t>
      </w:r>
      <w:proofErr w:type="spellEnd"/>
      <w:r>
        <w:rPr>
          <w:rFonts w:ascii="Georgia" w:hAnsi="Georgia"/>
        </w:rPr>
        <w:t xml:space="preserve">, Z.K., Khali, A.T., </w:t>
      </w:r>
      <w:proofErr w:type="spellStart"/>
      <w:r>
        <w:rPr>
          <w:rFonts w:ascii="Georgia" w:hAnsi="Georgia"/>
        </w:rPr>
        <w:t>Jokanovic</w:t>
      </w:r>
      <w:proofErr w:type="spellEnd"/>
      <w:r>
        <w:rPr>
          <w:rFonts w:ascii="Georgia" w:hAnsi="Georgia"/>
        </w:rPr>
        <w:t>, M.B</w:t>
      </w:r>
      <w:r>
        <w:rPr>
          <w:rFonts w:ascii="Georgia" w:hAnsi="Georgia"/>
        </w:rPr>
        <w:t xml:space="preserve">., </w:t>
      </w:r>
      <w:proofErr w:type="spellStart"/>
      <w:r>
        <w:rPr>
          <w:rFonts w:ascii="Georgia" w:hAnsi="Georgia"/>
        </w:rPr>
        <w:t>Masic</w:t>
      </w:r>
      <w:proofErr w:type="spellEnd"/>
      <w:r>
        <w:rPr>
          <w:rFonts w:ascii="Georgia" w:hAnsi="Georgia"/>
        </w:rPr>
        <w:t xml:space="preserve">, B.L., </w:t>
      </w:r>
      <w:proofErr w:type="spellStart"/>
      <w:r>
        <w:rPr>
          <w:rFonts w:ascii="Georgia" w:hAnsi="Georgia"/>
        </w:rPr>
        <w:t>Varonii</w:t>
      </w:r>
      <w:proofErr w:type="spellEnd"/>
      <w:r>
        <w:rPr>
          <w:rFonts w:ascii="Georgia" w:hAnsi="Georgia"/>
        </w:rPr>
        <w:t xml:space="preserve">, E.M., </w:t>
      </w:r>
      <w:proofErr w:type="spellStart"/>
      <w:r>
        <w:rPr>
          <w:rFonts w:ascii="Georgia" w:hAnsi="Georgia"/>
        </w:rPr>
        <w:t>Iriti</w:t>
      </w:r>
      <w:proofErr w:type="spellEnd"/>
      <w:r>
        <w:rPr>
          <w:rFonts w:ascii="Georgia" w:hAnsi="Georgia"/>
        </w:rPr>
        <w:t xml:space="preserve">, M., Gomez, G.L., Bravo, J.H., Salazar, L.A and Cho, W.C. 2021. Genus Viburnum: Therapeutic Potentialities and </w:t>
      </w:r>
      <w:proofErr w:type="spellStart"/>
      <w:r>
        <w:rPr>
          <w:rFonts w:ascii="Georgia" w:hAnsi="Georgia"/>
        </w:rPr>
        <w:t>Agro</w:t>
      </w:r>
      <w:proofErr w:type="spellEnd"/>
      <w:r>
        <w:rPr>
          <w:rFonts w:ascii="Georgia" w:hAnsi="Georgia"/>
        </w:rPr>
        <w:t xml:space="preserve">-Food-Pharma Application. </w:t>
      </w:r>
      <w:r>
        <w:rPr>
          <w:rFonts w:ascii="Georgia" w:hAnsi="Georgia"/>
          <w:i/>
          <w:iCs/>
        </w:rPr>
        <w:t>Oxidative Medicine and Cellular Longevity</w:t>
      </w:r>
      <w:r>
        <w:rPr>
          <w:rFonts w:ascii="Georgia" w:hAnsi="Georgia"/>
        </w:rPr>
        <w:t xml:space="preserve"> 2021: 26.</w:t>
      </w:r>
    </w:p>
    <w:p w:rsidR="00000000" w:rsidRDefault="008979F0" w14:paraId="4E5DAA7F" w14:textId="77777777">
      <w:pPr>
        <w:pStyle w:val="NormalWeb"/>
        <w:divId w:val="392389398"/>
        <w:rPr>
          <w:rFonts w:ascii="Georgia" w:hAnsi="Georgia"/>
        </w:rPr>
      </w:pPr>
      <w:r>
        <w:rPr>
          <w:rFonts w:ascii="Georgia" w:hAnsi="Georgia"/>
        </w:rPr>
        <w:t>Singh, S., Bhat, J.A., Mal</w:t>
      </w:r>
      <w:r>
        <w:rPr>
          <w:rFonts w:ascii="Georgia" w:hAnsi="Georgia"/>
        </w:rPr>
        <w:t xml:space="preserve">ik, Z.A., Youssouf, M., Bussmann, R.W and Kunwar, R.M. 2019. Sacred Groves in Western Himalaya, India: Community- Managed Nature Refuges for Conservation of Biodiversity and Culture. </w:t>
      </w:r>
      <w:r>
        <w:rPr>
          <w:rFonts w:ascii="Georgia" w:hAnsi="Georgia"/>
          <w:i/>
          <w:iCs/>
        </w:rPr>
        <w:t>Ethnobotany Research and Application</w:t>
      </w:r>
      <w:r>
        <w:rPr>
          <w:rFonts w:ascii="Georgia" w:hAnsi="Georgia"/>
        </w:rPr>
        <w:t xml:space="preserve"> 18: 1-21.</w:t>
      </w:r>
    </w:p>
    <w:p w:rsidR="00000000" w:rsidRDefault="008979F0" w14:paraId="7A62A3F9" w14:textId="77777777">
      <w:pPr>
        <w:pStyle w:val="NormalWeb"/>
        <w:divId w:val="392389398"/>
        <w:rPr>
          <w:rFonts w:ascii="Georgia" w:hAnsi="Georgia"/>
        </w:rPr>
      </w:pPr>
      <w:proofErr w:type="spellStart"/>
      <w:proofErr w:type="gramStart"/>
      <w:r>
        <w:rPr>
          <w:rFonts w:ascii="Georgia" w:hAnsi="Georgia"/>
        </w:rPr>
        <w:t>Wu,Z.Y</w:t>
      </w:r>
      <w:proofErr w:type="spellEnd"/>
      <w:r>
        <w:rPr>
          <w:rFonts w:ascii="Georgia" w:hAnsi="Georgia"/>
        </w:rPr>
        <w:t>.</w:t>
      </w:r>
      <w:proofErr w:type="gramEnd"/>
      <w:r>
        <w:rPr>
          <w:rFonts w:ascii="Georgia" w:hAnsi="Georgia"/>
        </w:rPr>
        <w:t>, P.H. Raven and D.</w:t>
      </w:r>
      <w:r>
        <w:rPr>
          <w:rFonts w:ascii="Georgia" w:hAnsi="Georgia"/>
        </w:rPr>
        <w:t xml:space="preserve">Y. Hong. 2011. Flora of China. Vol.19 ((Cucurbitaceae through </w:t>
      </w:r>
      <w:proofErr w:type="spellStart"/>
      <w:r>
        <w:rPr>
          <w:rFonts w:ascii="Georgia" w:hAnsi="Georgia"/>
        </w:rPr>
        <w:t>Valerianaceae</w:t>
      </w:r>
      <w:proofErr w:type="spellEnd"/>
      <w:r>
        <w:rPr>
          <w:rFonts w:ascii="Georgia" w:hAnsi="Georgia"/>
        </w:rPr>
        <w:t xml:space="preserve">, with </w:t>
      </w:r>
      <w:proofErr w:type="spellStart"/>
      <w:r>
        <w:rPr>
          <w:rFonts w:ascii="Georgia" w:hAnsi="Georgia"/>
        </w:rPr>
        <w:t>Annonaceae</w:t>
      </w:r>
      <w:proofErr w:type="spellEnd"/>
      <w:r>
        <w:rPr>
          <w:rFonts w:ascii="Georgia" w:hAnsi="Georgia"/>
        </w:rPr>
        <w:t xml:space="preserve"> and </w:t>
      </w:r>
      <w:proofErr w:type="spellStart"/>
      <w:r>
        <w:rPr>
          <w:rFonts w:ascii="Georgia" w:hAnsi="Georgia"/>
        </w:rPr>
        <w:t>Berberidaceae</w:t>
      </w:r>
      <w:proofErr w:type="spellEnd"/>
      <w:r>
        <w:rPr>
          <w:rFonts w:ascii="Georgia" w:hAnsi="Georgia"/>
        </w:rPr>
        <w:t>). Science Press, Beijing, and Missouri Botanical Garden Press, St. Louis.</w:t>
      </w:r>
    </w:p>
    <w:sectPr w:rsidR="00000000">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P" w:author="Jack Plummer" w:date="2022-08-17T15:46:00Z" w:id="0">
    <w:p w:rsidR="00303829" w:rsidP="005D1C1B" w:rsidRDefault="00303829" w14:paraId="029F9273" w14:textId="77777777">
      <w:pPr>
        <w:pStyle w:val="CommentText"/>
      </w:pPr>
      <w:r>
        <w:rPr>
          <w:rStyle w:val="CommentReference"/>
        </w:rPr>
        <w:annotationRef/>
      </w:r>
      <w:r>
        <w:t>Ok</w:t>
      </w:r>
    </w:p>
  </w:comment>
  <w:comment w:initials="JP" w:author="Jack Plummer" w:date="2022-08-17T15:45:00Z" w:id="13">
    <w:p w:rsidR="00303829" w:rsidP="00E972D8" w:rsidRDefault="00303829" w14:paraId="48B91A57" w14:textId="20EC5069">
      <w:pPr>
        <w:pStyle w:val="CommentText"/>
      </w:pPr>
      <w:r>
        <w:rPr>
          <w:rStyle w:val="CommentReference"/>
        </w:rPr>
        <w:annotationRef/>
      </w:r>
      <w:r>
        <w:t>Based on final sentence in 'Population' section, maybe we should change this to 'stable'.</w:t>
      </w:r>
    </w:p>
  </w:comment>
  <w:comment w:initials="JP" w:author="Jack Plummer" w:date="2022-08-17T15:49:00Z" w:id="36">
    <w:p w:rsidR="008979F0" w:rsidP="001A4F70" w:rsidRDefault="008979F0" w14:paraId="7F718F39" w14:textId="77777777">
      <w:pPr>
        <w:pStyle w:val="CommentText"/>
      </w:pPr>
      <w:r>
        <w:rPr>
          <w:rStyle w:val="CommentReference"/>
        </w:rPr>
        <w:annotationRef/>
      </w:r>
      <w:r>
        <w:t>Move this to Use and Trade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9F9273" w15:done="0"/>
  <w15:commentEx w15:paraId="48B91A57" w15:done="0"/>
  <w15:commentEx w15:paraId="7F718F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78BE0" w16cex:dateUtc="2022-08-17T14:46:00Z"/>
  <w16cex:commentExtensible w16cex:durableId="26A78B92" w16cex:dateUtc="2022-08-17T14:45:00Z"/>
  <w16cex:commentExtensible w16cex:durableId="26A78C78" w16cex:dateUtc="2022-08-17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9F9273" w16cid:durableId="26A78BE0"/>
  <w16cid:commentId w16cid:paraId="48B91A57" w16cid:durableId="26A78B92"/>
  <w16cid:commentId w16cid:paraId="7F718F39" w16cid:durableId="26A78C7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true"/>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3829"/>
    <w:rsid w:val="00303829"/>
    <w:rsid w:val="008979F0"/>
    <w:rsid w:val="220D1D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297BC"/>
  <w15:chartTrackingRefBased/>
  <w15:docId w15:val="{B19D87C9-3194-4442-82B9-D4A0FBCA1E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eastAsiaTheme="minorEastAsia"/>
      <w:sz w:val="24"/>
      <w:szCs w:val="24"/>
    </w:rPr>
  </w:style>
  <w:style w:type="paragraph" w:styleId="Heading1">
    <w:name w:val="heading 1"/>
    <w:basedOn w:val="Normal"/>
    <w:link w:val="Heading1Char"/>
    <w:uiPriority w:val="9"/>
    <w:qFormat/>
    <w:pPr>
      <w:pBdr>
        <w:top w:val="single" w:color="000000" w:sz="12" w:space="4"/>
        <w:bottom w:val="single" w:color="000000" w:sz="12" w:space="4"/>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color="808080" w:sz="6" w:space="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i/>
      <w:iCs/>
      <w:color w:val="2F5496" w:themeColor="accent1" w:themeShade="BF"/>
      <w:sz w:val="24"/>
      <w:szCs w:val="24"/>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color w:val="2F5496" w:themeColor="accent1" w:themeShade="BF"/>
      <w:sz w:val="24"/>
      <w:szCs w:val="24"/>
    </w:rPr>
  </w:style>
  <w:style w:type="paragraph" w:styleId="msonormal0" w:customStyle="1">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styleId="databorder" w:customStyle="1">
    <w:name w:val="databorder"/>
    <w:basedOn w:val="Normal"/>
    <w:pPr>
      <w:pBdr>
        <w:bottom w:val="single" w:color="CCCCCC" w:sz="6" w:space="0"/>
      </w:pBdr>
      <w:spacing w:before="100" w:beforeAutospacing="1" w:after="100" w:afterAutospacing="1"/>
    </w:pPr>
  </w:style>
  <w:style w:type="paragraph" w:styleId="datalabel" w:customStyle="1">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datalabel1" w:customStyle="1">
    <w:name w:val="datalabel1"/>
    <w:basedOn w:val="DefaultParagraphFont"/>
    <w:rPr>
      <w:b/>
      <w:bCs/>
    </w:rPr>
  </w:style>
  <w:style w:type="character" w:styleId="redfont" w:customStyle="1">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303829"/>
    <w:rPr>
      <w:rFonts w:eastAsiaTheme="minorEastAsia"/>
      <w:sz w:val="24"/>
      <w:szCs w:val="24"/>
    </w:rPr>
  </w:style>
  <w:style w:type="character" w:styleId="CommentReference">
    <w:name w:val="annotation reference"/>
    <w:basedOn w:val="DefaultParagraphFont"/>
    <w:uiPriority w:val="99"/>
    <w:semiHidden/>
    <w:unhideWhenUsed/>
    <w:rsid w:val="00303829"/>
    <w:rPr>
      <w:sz w:val="16"/>
      <w:szCs w:val="16"/>
    </w:rPr>
  </w:style>
  <w:style w:type="paragraph" w:styleId="CommentText">
    <w:name w:val="annotation text"/>
    <w:basedOn w:val="Normal"/>
    <w:link w:val="CommentTextChar"/>
    <w:uiPriority w:val="99"/>
    <w:unhideWhenUsed/>
    <w:rsid w:val="00303829"/>
    <w:rPr>
      <w:sz w:val="20"/>
      <w:szCs w:val="20"/>
    </w:rPr>
  </w:style>
  <w:style w:type="character" w:styleId="CommentTextChar" w:customStyle="1">
    <w:name w:val="Comment Text Char"/>
    <w:basedOn w:val="DefaultParagraphFont"/>
    <w:link w:val="CommentText"/>
    <w:uiPriority w:val="99"/>
    <w:rsid w:val="00303829"/>
    <w:rPr>
      <w:rFonts w:eastAsiaTheme="minorEastAsia"/>
    </w:rPr>
  </w:style>
  <w:style w:type="paragraph" w:styleId="CommentSubject">
    <w:name w:val="annotation subject"/>
    <w:basedOn w:val="CommentText"/>
    <w:next w:val="CommentText"/>
    <w:link w:val="CommentSubjectChar"/>
    <w:uiPriority w:val="99"/>
    <w:semiHidden/>
    <w:unhideWhenUsed/>
    <w:rsid w:val="00303829"/>
    <w:rPr>
      <w:b/>
      <w:bCs/>
    </w:rPr>
  </w:style>
  <w:style w:type="character" w:styleId="CommentSubjectChar" w:customStyle="1">
    <w:name w:val="Comment Subject Char"/>
    <w:basedOn w:val="CommentTextChar"/>
    <w:link w:val="CommentSubject"/>
    <w:uiPriority w:val="99"/>
    <w:semiHidden/>
    <w:rsid w:val="00303829"/>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78809">
      <w:marLeft w:val="0"/>
      <w:marRight w:val="0"/>
      <w:marTop w:val="0"/>
      <w:marBottom w:val="0"/>
      <w:divBdr>
        <w:top w:val="none" w:sz="0" w:space="0" w:color="auto"/>
        <w:left w:val="none" w:sz="0" w:space="0" w:color="auto"/>
        <w:bottom w:val="none" w:sz="0" w:space="0" w:color="auto"/>
        <w:right w:val="none" w:sz="0" w:space="0" w:color="auto"/>
      </w:divBdr>
    </w:div>
    <w:div w:id="392389398">
      <w:marLeft w:val="0"/>
      <w:marRight w:val="0"/>
      <w:marTop w:val="0"/>
      <w:marBottom w:val="0"/>
      <w:divBdr>
        <w:top w:val="none" w:sz="0" w:space="0" w:color="auto"/>
        <w:left w:val="none" w:sz="0" w:space="0" w:color="auto"/>
        <w:bottom w:val="none" w:sz="0" w:space="0" w:color="auto"/>
        <w:right w:val="none" w:sz="0" w:space="0" w:color="auto"/>
      </w:divBdr>
    </w:div>
    <w:div w:id="719591438">
      <w:marLeft w:val="0"/>
      <w:marRight w:val="0"/>
      <w:marTop w:val="0"/>
      <w:marBottom w:val="0"/>
      <w:divBdr>
        <w:top w:val="none" w:sz="0" w:space="0" w:color="auto"/>
        <w:left w:val="none" w:sz="0" w:space="0" w:color="auto"/>
        <w:bottom w:val="none" w:sz="0" w:space="0" w:color="auto"/>
        <w:right w:val="none" w:sz="0" w:space="0" w:color="auto"/>
      </w:divBdr>
    </w:div>
    <w:div w:id="831914948">
      <w:marLeft w:val="0"/>
      <w:marRight w:val="0"/>
      <w:marTop w:val="0"/>
      <w:marBottom w:val="0"/>
      <w:divBdr>
        <w:top w:val="none" w:sz="0" w:space="0" w:color="auto"/>
        <w:left w:val="none" w:sz="0" w:space="0" w:color="auto"/>
        <w:bottom w:val="none" w:sz="0" w:space="0" w:color="auto"/>
        <w:right w:val="none" w:sz="0" w:space="0" w:color="auto"/>
      </w:divBdr>
    </w:div>
    <w:div w:id="1017924427">
      <w:marLeft w:val="0"/>
      <w:marRight w:val="0"/>
      <w:marTop w:val="0"/>
      <w:marBottom w:val="0"/>
      <w:divBdr>
        <w:top w:val="none" w:sz="0" w:space="0" w:color="auto"/>
        <w:left w:val="none" w:sz="0" w:space="0" w:color="auto"/>
        <w:bottom w:val="none" w:sz="0" w:space="0" w:color="auto"/>
        <w:right w:val="none" w:sz="0" w:space="0" w:color="auto"/>
      </w:divBdr>
    </w:div>
    <w:div w:id="1089816829">
      <w:marLeft w:val="0"/>
      <w:marRight w:val="0"/>
      <w:marTop w:val="0"/>
      <w:marBottom w:val="0"/>
      <w:divBdr>
        <w:top w:val="none" w:sz="0" w:space="0" w:color="auto"/>
        <w:left w:val="none" w:sz="0" w:space="0" w:color="auto"/>
        <w:bottom w:val="none" w:sz="0" w:space="0" w:color="auto"/>
        <w:right w:val="none" w:sz="0" w:space="0" w:color="auto"/>
      </w:divBdr>
    </w:div>
    <w:div w:id="1358114739">
      <w:marLeft w:val="0"/>
      <w:marRight w:val="0"/>
      <w:marTop w:val="0"/>
      <w:marBottom w:val="0"/>
      <w:divBdr>
        <w:top w:val="none" w:sz="0" w:space="0" w:color="auto"/>
        <w:left w:val="none" w:sz="0" w:space="0" w:color="auto"/>
        <w:bottom w:val="none" w:sz="0" w:space="0" w:color="auto"/>
        <w:right w:val="none" w:sz="0" w:space="0" w:color="auto"/>
      </w:divBdr>
    </w:div>
    <w:div w:id="1577471900">
      <w:marLeft w:val="0"/>
      <w:marRight w:val="0"/>
      <w:marTop w:val="0"/>
      <w:marBottom w:val="0"/>
      <w:divBdr>
        <w:top w:val="none" w:sz="0" w:space="0" w:color="auto"/>
        <w:left w:val="none" w:sz="0" w:space="0" w:color="auto"/>
        <w:bottom w:val="none" w:sz="0" w:space="0" w:color="auto"/>
        <w:right w:val="none" w:sz="0" w:space="0" w:color="auto"/>
      </w:divBdr>
      <w:divsChild>
        <w:div w:id="1380200210">
          <w:marLeft w:val="0"/>
          <w:marRight w:val="0"/>
          <w:marTop w:val="0"/>
          <w:marBottom w:val="150"/>
          <w:divBdr>
            <w:top w:val="single" w:sz="12" w:space="0" w:color="000000"/>
            <w:left w:val="none" w:sz="0" w:space="0" w:color="auto"/>
            <w:bottom w:val="single" w:sz="12" w:space="0" w:color="000000"/>
            <w:right w:val="none" w:sz="0" w:space="0" w:color="auto"/>
          </w:divBdr>
        </w:div>
      </w:divsChild>
    </w:div>
    <w:div w:id="1780950689">
      <w:marLeft w:val="0"/>
      <w:marRight w:val="0"/>
      <w:marTop w:val="0"/>
      <w:marBottom w:val="0"/>
      <w:divBdr>
        <w:top w:val="none" w:sz="0" w:space="0" w:color="auto"/>
        <w:left w:val="none" w:sz="0" w:space="0" w:color="auto"/>
        <w:bottom w:val="none" w:sz="0" w:space="0" w:color="auto"/>
        <w:right w:val="none" w:sz="0" w:space="0" w:color="auto"/>
      </w:divBdr>
    </w:div>
    <w:div w:id="2091385975">
      <w:marLeft w:val="0"/>
      <w:marRight w:val="0"/>
      <w:marTop w:val="0"/>
      <w:marBottom w:val="0"/>
      <w:divBdr>
        <w:top w:val="none" w:sz="0" w:space="0" w:color="auto"/>
        <w:left w:val="none" w:sz="0" w:space="0" w:color="auto"/>
        <w:bottom w:val="none" w:sz="0" w:space="0" w:color="auto"/>
        <w:right w:val="none" w:sz="0" w:space="0" w:color="auto"/>
      </w:divBdr>
    </w:div>
    <w:div w:id="2123332729">
      <w:marLeft w:val="0"/>
      <w:marRight w:val="0"/>
      <w:marTop w:val="0"/>
      <w:marBottom w:val="0"/>
      <w:divBdr>
        <w:top w:val="none" w:sz="0" w:space="0" w:color="auto"/>
        <w:left w:val="none" w:sz="0" w:space="0" w:color="auto"/>
        <w:bottom w:val="none" w:sz="0" w:space="0" w:color="auto"/>
        <w:right w:val="none" w:sz="0" w:space="0" w:color="auto"/>
      </w:divBdr>
    </w:div>
    <w:div w:id="214711749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s://www.gbif.org/occurrence%20(%20Acessed:%20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EE26B0-FDBB-4C3D-A5A5-33304C0DA4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EFAC48-3890-41C9-80E8-59F73999DE20}">
  <ds:schemaRefs>
    <ds:schemaRef ds:uri="Microsoft.SharePoint.Taxonomy.ContentTypeSync"/>
  </ds:schemaRefs>
</ds:datastoreItem>
</file>

<file path=customXml/itemProps3.xml><?xml version="1.0" encoding="utf-8"?>
<ds:datastoreItem xmlns:ds="http://schemas.openxmlformats.org/officeDocument/2006/customXml" ds:itemID="{5D83E12A-D972-4041-9059-12A9DCBF52B7}">
  <ds:schemaRefs>
    <ds:schemaRef ds:uri="http://schemas.microsoft.com/sharepoint/events"/>
  </ds:schemaRefs>
</ds:datastoreItem>
</file>

<file path=customXml/itemProps4.xml><?xml version="1.0" encoding="utf-8"?>
<ds:datastoreItem xmlns:ds="http://schemas.openxmlformats.org/officeDocument/2006/customXml" ds:itemID="{150346AA-8EF2-4831-8F03-498C069AA607}">
  <ds:schemaRefs>
    <ds:schemaRef ds:uri="http://schemas.microsoft.com/sharepoint/v3/contenttype/forms"/>
  </ds:schemaRefs>
</ds:datastoreItem>
</file>

<file path=customXml/itemProps5.xml><?xml version="1.0" encoding="utf-8"?>
<ds:datastoreItem xmlns:ds="http://schemas.openxmlformats.org/officeDocument/2006/customXml" ds:itemID="{0E8E182A-AFA6-4BA8-82BA-4C8EEF9303D1}">
  <ds:schemaRefs>
    <ds:schemaRef ds:uri="http://purl.org/dc/elements/1.1/"/>
    <ds:schemaRef ds:uri="http://schemas.microsoft.com/office/2006/metadata/properties"/>
    <ds:schemaRef ds:uri="http://schemas.microsoft.com/office/2006/documentManagement/types"/>
    <ds:schemaRef ds:uri="150f78d0-e5c4-40ba-9879-1115501c63e5"/>
    <ds:schemaRef ds:uri="http://purl.org/dc/terms/"/>
    <ds:schemaRef ds:uri="590658d6-28a4-43df-8461-354b94568f6c"/>
    <ds:schemaRef ds:uri="http://schemas.microsoft.com/office/infopath/2007/PartnerControls"/>
    <ds:schemaRef ds:uri="http://purl.org/dc/dcmitype/"/>
    <ds:schemaRef ds:uri="http://schemas.openxmlformats.org/package/2006/metadata/core-properties"/>
    <ds:schemaRef ds:uri="3174fa65-5130-4218-be7b-3006b691958f"/>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Viburnum cotinifolium</dc:title>
  <dc:subject/>
  <dc:creator>Jack Plummer</dc:creator>
  <cp:keywords/>
  <dc:description/>
  <cp:lastModifiedBy>Jack Plummer</cp:lastModifiedBy>
  <cp:revision>3</cp:revision>
  <dcterms:created xsi:type="dcterms:W3CDTF">2022-08-17T14:50:00Z</dcterms:created>
  <dcterms:modified xsi:type="dcterms:W3CDTF">2022-08-18T10:20:38Z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