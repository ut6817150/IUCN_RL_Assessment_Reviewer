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00000" w:rsidRDefault="00A02035" w14:paraId="080155A0" w14:textId="77777777">
      <w:pPr>
        <w:jc w:val="center"/>
        <w:divId w:val="191967927"/>
        <w:rPr>
          <w:rFonts w:ascii="Georgia" w:hAnsi="Georgia" w:eastAsia="Times New Roman"/>
          <w:b/>
          <w:bCs/>
          <w:sz w:val="29"/>
          <w:szCs w:val="29"/>
        </w:rPr>
      </w:pPr>
      <w:r>
        <w:rPr>
          <w:rFonts w:ascii="Georgia" w:hAnsi="Georgia" w:eastAsia="Times New Roman"/>
          <w:b/>
          <w:bCs/>
          <w:sz w:val="29"/>
          <w:szCs w:val="29"/>
        </w:rPr>
        <w:t>Draft</w:t>
      </w:r>
    </w:p>
    <w:p w:rsidR="00000000" w:rsidRDefault="00A02035" w14:paraId="363E84A3" w14:textId="77777777">
      <w:pPr>
        <w:divId w:val="565185791"/>
        <w:rPr>
          <w:rFonts w:ascii="Georgia" w:hAnsi="Georgia" w:eastAsia="Times New Roman"/>
          <w:sz w:val="18"/>
          <w:szCs w:val="18"/>
        </w:rPr>
      </w:pPr>
      <w:r>
        <w:rPr>
          <w:rFonts w:ascii="Georgia" w:hAnsi="Georgia" w:eastAsia="Times New Roman"/>
          <w:noProof/>
          <w:sz w:val="18"/>
          <w:szCs w:val="18"/>
        </w:rPr>
        <w:drawing>
          <wp:inline distT="0" distB="0" distL="0" distR="0" wp14:anchorId="307F5DA6" wp14:editId="21386F1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000000" w:rsidRDefault="00A02035" w14:paraId="17732CD2" w14:textId="77777777">
      <w:pPr>
        <w:shd w:val="clear" w:color="auto" w:fill="FFFFFF"/>
        <w:spacing w:before="100" w:beforeAutospacing="1" w:after="100" w:afterAutospacing="1"/>
        <w:jc w:val="right"/>
        <w:outlineLvl w:val="1"/>
        <w:divId w:val="565185791"/>
        <w:rPr>
          <w:rFonts w:ascii="Georgia" w:hAnsi="Georgia" w:eastAsia="Times New Roman"/>
          <w:b/>
          <w:bCs/>
          <w:color w:val="000000"/>
          <w:kern w:val="36"/>
          <w:sz w:val="29"/>
          <w:szCs w:val="29"/>
        </w:rPr>
      </w:pPr>
      <w:r>
        <w:rPr>
          <w:rStyle w:val="Emphasis"/>
          <w:rFonts w:ascii="Georgia" w:hAnsi="Georgia" w:eastAsia="Times New Roman"/>
          <w:b/>
          <w:bCs/>
          <w:color w:val="000000"/>
          <w:kern w:val="36"/>
          <w:sz w:val="29"/>
          <w:szCs w:val="29"/>
        </w:rPr>
        <w:t xml:space="preserve">Croton </w:t>
      </w:r>
      <w:proofErr w:type="spellStart"/>
      <w:r>
        <w:rPr>
          <w:rStyle w:val="Emphasis"/>
          <w:rFonts w:ascii="Georgia" w:hAnsi="Georgia" w:eastAsia="Times New Roman"/>
          <w:b/>
          <w:bCs/>
          <w:color w:val="000000"/>
          <w:kern w:val="36"/>
          <w:sz w:val="29"/>
          <w:szCs w:val="29"/>
        </w:rPr>
        <w:t>hutchinsonianus</w:t>
      </w:r>
      <w:proofErr w:type="spellEnd"/>
      <w:r>
        <w:rPr>
          <w:rFonts w:ascii="Georgia" w:hAnsi="Georgia" w:eastAsia="Times New Roman"/>
          <w:b/>
          <w:bCs/>
          <w:color w:val="000000"/>
          <w:kern w:val="36"/>
          <w:sz w:val="29"/>
          <w:szCs w:val="29"/>
        </w:rPr>
        <w:t xml:space="preserve"> - </w:t>
      </w:r>
      <w:proofErr w:type="spellStart"/>
      <w:r>
        <w:rPr>
          <w:rFonts w:ascii="Georgia" w:hAnsi="Georgia" w:eastAsia="Times New Roman"/>
          <w:b/>
          <w:bCs/>
          <w:color w:val="000000"/>
          <w:kern w:val="36"/>
          <w:sz w:val="29"/>
          <w:szCs w:val="29"/>
        </w:rPr>
        <w:t>Hosseus</w:t>
      </w:r>
      <w:proofErr w:type="spellEnd"/>
    </w:p>
    <w:p w:rsidR="00000000" w:rsidRDefault="00A02035" w14:paraId="388B3255" w14:textId="77777777">
      <w:pPr>
        <w:jc w:val="right"/>
        <w:divId w:val="565185791"/>
        <w:rPr>
          <w:rFonts w:ascii="Georgia" w:hAnsi="Georgia" w:eastAsia="Times New Roman"/>
          <w:sz w:val="18"/>
          <w:szCs w:val="18"/>
        </w:rPr>
      </w:pPr>
      <w:r>
        <w:rPr>
          <w:rFonts w:ascii="Georgia" w:hAnsi="Georgia" w:eastAsia="Times New Roman"/>
          <w:sz w:val="18"/>
          <w:szCs w:val="18"/>
        </w:rPr>
        <w:t xml:space="preserve">PLANTAE - TRACHEOPHYTA - MAGNOLIOPSIDA - MALPIGHIALES - EUPHORBIACEAE - Croton - </w:t>
      </w:r>
      <w:proofErr w:type="spellStart"/>
      <w:r>
        <w:rPr>
          <w:rFonts w:ascii="Georgia" w:hAnsi="Georgia" w:eastAsia="Times New Roman"/>
          <w:sz w:val="18"/>
          <w:szCs w:val="18"/>
        </w:rPr>
        <w:t>hutchinsonianus</w:t>
      </w:r>
      <w:proofErr w:type="spellEnd"/>
    </w:p>
    <w:p w:rsidR="00000000" w:rsidRDefault="00A02035" w14:paraId="4F16A9A4" w14:textId="77777777">
      <w:pPr>
        <w:pStyle w:val="NormalWeb"/>
        <w:divId w:val="23863801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885"/>
      </w:tblGrid>
      <w:tr w:rsidR="00000000" w14:paraId="6F8A4F04" w14:textId="77777777">
        <w:trPr>
          <w:tblCellSpacing w:w="15" w:type="dxa"/>
          <w:jc w:val="center"/>
        </w:trPr>
        <w:tc>
          <w:tcPr>
            <w:tcW w:w="0" w:type="auto"/>
            <w:tcBorders>
              <w:bottom w:val="single" w:color="000000" w:sz="6" w:space="0"/>
            </w:tcBorders>
            <w:shd w:val="clear" w:color="auto" w:fill="BBBBBB"/>
            <w:vAlign w:val="center"/>
            <w:hideMark/>
          </w:tcPr>
          <w:p w:rsidR="00000000" w:rsidRDefault="00A02035" w14:paraId="3376CC59" w14:textId="77777777">
            <w:pPr>
              <w:spacing w:after="75"/>
              <w:jc w:val="center"/>
              <w:rPr>
                <w:rFonts w:ascii="Georgia" w:hAnsi="Georgia" w:eastAsia="Times New Roman"/>
                <w:b/>
                <w:bCs/>
                <w:sz w:val="20"/>
                <w:szCs w:val="20"/>
              </w:rPr>
            </w:pPr>
            <w:r>
              <w:rPr>
                <w:rFonts w:ascii="Georgia" w:hAnsi="Georgia" w:eastAsia="Times New Roman"/>
                <w:b/>
                <w:bCs/>
                <w:sz w:val="20"/>
                <w:szCs w:val="20"/>
              </w:rPr>
              <w:t>Red List S</w:t>
            </w:r>
            <w:r>
              <w:rPr>
                <w:rFonts w:ascii="Georgia" w:hAnsi="Georgia" w:eastAsia="Times New Roman"/>
                <w:b/>
                <w:bCs/>
                <w:sz w:val="20"/>
                <w:szCs w:val="20"/>
              </w:rPr>
              <w:t>tatus</w:t>
            </w:r>
          </w:p>
        </w:tc>
      </w:tr>
      <w:tr w:rsidR="00000000" w14:paraId="12EE8F45" w14:textId="77777777">
        <w:trPr>
          <w:tblCellSpacing w:w="15" w:type="dxa"/>
          <w:jc w:val="center"/>
        </w:trPr>
        <w:tc>
          <w:tcPr>
            <w:tcW w:w="0" w:type="auto"/>
            <w:vAlign w:val="center"/>
            <w:hideMark/>
          </w:tcPr>
          <w:p w:rsidR="00000000" w:rsidRDefault="00A02035" w14:paraId="280640BE" w14:textId="77777777">
            <w:pPr>
              <w:spacing w:after="75"/>
              <w:rPr>
                <w:rFonts w:ascii="Georgia" w:hAnsi="Georgia" w:eastAsia="Times New Roman"/>
                <w:sz w:val="20"/>
                <w:szCs w:val="20"/>
              </w:rPr>
            </w:pPr>
            <w:r>
              <w:rPr>
                <w:rFonts w:ascii="Georgia" w:hAnsi="Georgia" w:eastAsia="Times New Roman"/>
                <w:sz w:val="20"/>
                <w:szCs w:val="20"/>
              </w:rPr>
              <w:t>NT, B2b(iii) (IUCN version 3.1)</w:t>
            </w:r>
          </w:p>
        </w:tc>
      </w:tr>
    </w:tbl>
    <w:p w:rsidR="00000000" w:rsidRDefault="00A02035" w14:paraId="64FB002A" w14:textId="77777777">
      <w:pPr>
        <w:pStyle w:val="Heading1"/>
        <w:divId w:val="1197427119"/>
        <w:rPr>
          <w:rFonts w:ascii="Georgia" w:hAnsi="Georgia" w:eastAsia="Times New Roman"/>
          <w:sz w:val="29"/>
          <w:szCs w:val="29"/>
        </w:rPr>
      </w:pPr>
      <w:r>
        <w:rPr>
          <w:rFonts w:ascii="Georgia" w:hAnsi="Georgia" w:eastAsia="Times New Roman"/>
          <w:sz w:val="29"/>
          <w:szCs w:val="29"/>
        </w:rPr>
        <w:t>Red List Assessment</w:t>
      </w:r>
    </w:p>
    <w:p w:rsidR="00000000" w:rsidRDefault="00A02035" w14:paraId="0C422AA5" w14:textId="77777777">
      <w:pPr>
        <w:pStyle w:val="Heading2"/>
        <w:divId w:val="1197427119"/>
        <w:rPr>
          <w:rFonts w:ascii="Georgia" w:hAnsi="Georgia" w:eastAsia="Times New Roman"/>
          <w:sz w:val="27"/>
          <w:szCs w:val="27"/>
        </w:rPr>
      </w:pPr>
      <w:r>
        <w:rPr>
          <w:rFonts w:ascii="Georgia" w:hAnsi="Georgia" w:eastAsia="Times New Roman"/>
          <w:sz w:val="27"/>
          <w:szCs w:val="27"/>
        </w:rPr>
        <w:t>Assessment Information</w:t>
      </w:r>
    </w:p>
    <w:p w:rsidR="00000000" w:rsidRDefault="00A02035" w14:paraId="616AB82F" w14:textId="77777777">
      <w:pPr>
        <w:pStyle w:val="NormalWeb"/>
        <w:divId w:val="1197427119"/>
        <w:rPr>
          <w:rFonts w:ascii="Georgia" w:hAnsi="Georgia"/>
        </w:rPr>
      </w:pPr>
      <w:r>
        <w:rPr>
          <w:rStyle w:val="datalabel1"/>
          <w:rFonts w:ascii="Georgia" w:hAnsi="Georgia"/>
        </w:rPr>
        <w:t xml:space="preserve">Date of Assessment: </w:t>
      </w:r>
      <w:r>
        <w:rPr>
          <w:rFonts w:ascii="Georgia" w:hAnsi="Georgia"/>
        </w:rPr>
        <w:t>2022-05-14</w:t>
      </w:r>
    </w:p>
    <w:p w:rsidR="00000000" w:rsidRDefault="00A02035" w14:paraId="5628BE69" w14:textId="77777777">
      <w:pPr>
        <w:pStyle w:val="NormalWeb"/>
        <w:divId w:val="1197427119"/>
        <w:rPr>
          <w:rFonts w:ascii="Georgia" w:hAnsi="Georgia"/>
        </w:rPr>
      </w:pPr>
      <w:r>
        <w:rPr>
          <w:rStyle w:val="datalabel1"/>
          <w:rFonts w:ascii="Georgia" w:hAnsi="Georgia"/>
        </w:rPr>
        <w:t xml:space="preserve">Assessor(s): </w:t>
      </w:r>
      <w:r>
        <w:rPr>
          <w:rFonts w:ascii="Georgia" w:hAnsi="Georgia"/>
        </w:rPr>
        <w:t>Pakkad, G.</w:t>
      </w:r>
    </w:p>
    <w:p w:rsidR="00000000" w:rsidRDefault="00A02035" w14:paraId="741DAC17" w14:textId="77777777">
      <w:pPr>
        <w:pStyle w:val="NormalWeb"/>
        <w:divId w:val="1197427119"/>
        <w:rPr>
          <w:rFonts w:ascii="Georgia" w:hAnsi="Georgia"/>
        </w:rPr>
      </w:pPr>
      <w:r>
        <w:rPr>
          <w:rStyle w:val="datalabel1"/>
          <w:rFonts w:ascii="Georgia" w:hAnsi="Georgia"/>
        </w:rPr>
        <w:t xml:space="preserve">Regions: </w:t>
      </w:r>
      <w:r>
        <w:rPr>
          <w:rFonts w:ascii="Georgia" w:hAnsi="Georgia"/>
        </w:rPr>
        <w:t>Global</w:t>
      </w:r>
    </w:p>
    <w:p w:rsidR="00000000" w:rsidRDefault="00A02035" w14:paraId="315FE86A" w14:textId="77777777">
      <w:pPr>
        <w:pStyle w:val="Heading2"/>
        <w:divId w:val="1197427119"/>
        <w:rPr>
          <w:rFonts w:ascii="Georgia" w:hAnsi="Georgia" w:eastAsia="Times New Roman"/>
          <w:sz w:val="27"/>
          <w:szCs w:val="27"/>
        </w:rPr>
      </w:pPr>
      <w:r>
        <w:rPr>
          <w:rFonts w:ascii="Georgia" w:hAnsi="Georgia" w:eastAsia="Times New Roman"/>
          <w:sz w:val="27"/>
          <w:szCs w:val="27"/>
        </w:rPr>
        <w:t>Assessment Rationale</w:t>
      </w:r>
    </w:p>
    <w:p w:rsidR="00000000" w:rsidRDefault="00A02035" w14:paraId="4764004D" w14:textId="59D1ACC6">
      <w:pPr>
        <w:pStyle w:val="NormalWeb"/>
        <w:divId w:val="1197427119"/>
        <w:rPr>
          <w:rFonts w:ascii="Georgia" w:hAnsi="Georgia"/>
        </w:rPr>
      </w:pPr>
      <w:r>
        <w:rPr>
          <w:rFonts w:ascii="Georgia" w:hAnsi="Georgia"/>
        </w:rPr>
        <w:t>This species has a widespread distribution across Thailand. Its extent of occurrence (EOO) of 198,809 km2 comfortably exceeds the threshold value for a threatened category under criterion B1. Based on georeferenced herbarium specimens, the area of occupanc</w:t>
      </w:r>
      <w:r>
        <w:rPr>
          <w:rFonts w:ascii="Georgia" w:hAnsi="Georgia"/>
        </w:rPr>
        <w:t xml:space="preserve">y (AOO) is estimated as 120 km2. While this is likely to be an underestimate as the species is considered common and botanical inventory is incomplete across its distribution, the true value is </w:t>
      </w:r>
      <w:ins w:author="Jack Plummer" w:date="2022-08-19T15:01:00Z" w:id="0">
        <w:r w:rsidR="009B0D33">
          <w:rPr>
            <w:rFonts w:ascii="Georgia" w:hAnsi="Georgia"/>
          </w:rPr>
          <w:t>un</w:t>
        </w:r>
      </w:ins>
      <w:r>
        <w:rPr>
          <w:rFonts w:ascii="Georgia" w:hAnsi="Georgia"/>
        </w:rPr>
        <w:t xml:space="preserve">likely </w:t>
      </w:r>
      <w:del w:author="Jack Plummer" w:date="2022-08-19T15:02:00Z" w:id="1">
        <w:r w:rsidDel="009B0D33">
          <w:rPr>
            <w:rFonts w:ascii="Georgia" w:hAnsi="Georgia"/>
          </w:rPr>
          <w:delText>more than</w:delText>
        </w:r>
      </w:del>
      <w:ins w:author="Jack Plummer" w:date="2022-08-19T15:02:00Z" w:id="2">
        <w:r w:rsidR="009B0D33">
          <w:rPr>
            <w:rFonts w:ascii="Georgia" w:hAnsi="Georgia"/>
          </w:rPr>
          <w:t>to exceed</w:t>
        </w:r>
      </w:ins>
      <w:r>
        <w:rPr>
          <w:rFonts w:ascii="Georgia" w:hAnsi="Georgia"/>
        </w:rPr>
        <w:t xml:space="preserve"> the 2,000 km2</w:t>
      </w:r>
      <w:del w:author="Jack Plummer" w:date="2022-08-19T15:02:00Z" w:id="3">
        <w:r w:rsidDel="009B0D33">
          <w:rPr>
            <w:rFonts w:ascii="Georgia" w:hAnsi="Georgia"/>
          </w:rPr>
          <w:delText> </w:delText>
        </w:r>
        <w:r w:rsidDel="009B0D33">
          <w:rPr>
            <w:rFonts w:ascii="Georgia" w:hAnsi="Georgia"/>
          </w:rPr>
          <w:delText>exceeds</w:delText>
        </w:r>
      </w:del>
      <w:r>
        <w:rPr>
          <w:rFonts w:ascii="Georgia" w:hAnsi="Georgia"/>
        </w:rPr>
        <w:t xml:space="preserve"> threshold for threatene</w:t>
      </w:r>
      <w:r>
        <w:rPr>
          <w:rFonts w:ascii="Georgia" w:hAnsi="Georgia"/>
        </w:rPr>
        <w:t>d categories under criterion B2. The number of locations for the species is suspected to exceed the threshold values for threatened categories, though further research and survey work would be necessary to confirm this. Given that the species is considered</w:t>
      </w:r>
      <w:r>
        <w:rPr>
          <w:rFonts w:ascii="Georgia" w:hAnsi="Georgia"/>
        </w:rPr>
        <w:t xml:space="preserve"> common and occurs across a widespread distribution, the population is expected to be large, but the population trend is suspected to be decreasing. The population is not known to be severely fragmented or subject to extreme fluctuations. The species has t</w:t>
      </w:r>
      <w:r>
        <w:rPr>
          <w:rFonts w:ascii="Georgia" w:hAnsi="Georgia"/>
        </w:rPr>
        <w:t>ypically been documented from unprotected areas and deforestation on account of agricultural expansion is inferred to be contributing to a continuing decline in area, extent, and quality of habitat across its range. Owing to a restricted AOO and continuing</w:t>
      </w:r>
      <w:r>
        <w:rPr>
          <w:rFonts w:ascii="Georgia" w:hAnsi="Georgia"/>
        </w:rPr>
        <w:t xml:space="preserve"> decline in habitat, the species is close to qualifying as Vulnerable under criterion B2. It is therefore assessed as Near Threatened B2b(iii).</w:t>
      </w:r>
    </w:p>
    <w:p w:rsidR="00000000" w:rsidRDefault="00A02035" w14:paraId="626C62FC" w14:textId="77777777">
      <w:pPr>
        <w:divId w:val="1197427119"/>
        <w:rPr>
          <w:rFonts w:ascii="Georgia" w:hAnsi="Georgia" w:eastAsia="Times New Roman"/>
          <w:sz w:val="18"/>
          <w:szCs w:val="18"/>
        </w:rPr>
      </w:pPr>
    </w:p>
    <w:p w:rsidR="00000000" w:rsidRDefault="00A02035" w14:paraId="731E55A7" w14:textId="77777777">
      <w:pPr>
        <w:pStyle w:val="Heading1"/>
        <w:divId w:val="259798284"/>
        <w:rPr>
          <w:rFonts w:ascii="Georgia" w:hAnsi="Georgia" w:eastAsia="Times New Roman"/>
          <w:sz w:val="29"/>
          <w:szCs w:val="29"/>
        </w:rPr>
      </w:pPr>
      <w:r>
        <w:rPr>
          <w:rFonts w:ascii="Georgia" w:hAnsi="Georgia" w:eastAsia="Times New Roman"/>
          <w:sz w:val="29"/>
          <w:szCs w:val="29"/>
        </w:rPr>
        <w:t>Distribution</w:t>
      </w:r>
    </w:p>
    <w:p w:rsidR="00000000" w:rsidRDefault="00A02035" w14:paraId="6DC8EE63" w14:textId="77777777">
      <w:pPr>
        <w:pStyle w:val="Heading2"/>
        <w:divId w:val="259798284"/>
        <w:rPr>
          <w:rFonts w:ascii="Georgia" w:hAnsi="Georgia" w:eastAsia="Times New Roman"/>
          <w:sz w:val="27"/>
          <w:szCs w:val="27"/>
        </w:rPr>
      </w:pPr>
      <w:commentRangeStart w:id="4"/>
      <w:r>
        <w:rPr>
          <w:rFonts w:ascii="Georgia" w:hAnsi="Georgia" w:eastAsia="Times New Roman"/>
          <w:sz w:val="27"/>
          <w:szCs w:val="27"/>
        </w:rPr>
        <w:t>Geographic Range</w:t>
      </w:r>
      <w:commentRangeEnd w:id="4"/>
      <w:r w:rsidR="009B0D33">
        <w:rPr>
          <w:rStyle w:val="CommentReference"/>
          <w:b w:val="0"/>
          <w:bCs w:val="0"/>
        </w:rPr>
        <w:commentReference w:id="4"/>
      </w:r>
    </w:p>
    <w:p w:rsidR="00000000" w:rsidRDefault="00A02035" w14:paraId="506E3C95" w14:textId="638FB5BC">
      <w:pPr>
        <w:pStyle w:val="NormalWeb"/>
        <w:divId w:val="259798284"/>
        <w:rPr>
          <w:rFonts w:ascii="Georgia" w:hAnsi="Georgia"/>
        </w:rPr>
      </w:pPr>
      <w:r>
        <w:rPr>
          <w:rFonts w:ascii="Georgia" w:hAnsi="Georgia"/>
        </w:rPr>
        <w:t xml:space="preserve">The species </w:t>
      </w:r>
      <w:del w:author="Jack Plummer" w:date="2022-08-19T15:03:00Z" w:id="5">
        <w:r w:rsidDel="009B0D33">
          <w:rPr>
            <w:rFonts w:ascii="Georgia" w:hAnsi="Georgia"/>
          </w:rPr>
          <w:delText xml:space="preserve">is endemic (but to be expected in Burma), </w:delText>
        </w:r>
      </w:del>
      <w:r>
        <w:rPr>
          <w:rFonts w:ascii="Georgia" w:hAnsi="Georgia"/>
        </w:rPr>
        <w:t xml:space="preserve">occupies a wide distribution </w:t>
      </w:r>
      <w:del w:author="Jack Plummer" w:date="2022-08-19T15:03:00Z" w:id="6">
        <w:r w:rsidDel="009B0D33">
          <w:rPr>
            <w:rFonts w:ascii="Georgia" w:hAnsi="Georgia"/>
          </w:rPr>
          <w:delText xml:space="preserve">throughout </w:delText>
        </w:r>
      </w:del>
      <w:ins w:author="Jack Plummer" w:date="2022-08-19T15:03:00Z" w:id="7">
        <w:r w:rsidR="009B0D33">
          <w:rPr>
            <w:rFonts w:ascii="Georgia" w:hAnsi="Georgia"/>
          </w:rPr>
          <w:t xml:space="preserve">across </w:t>
        </w:r>
      </w:ins>
      <w:r>
        <w:rPr>
          <w:rFonts w:ascii="Georgia" w:hAnsi="Georgia"/>
        </w:rPr>
        <w:t>Thailand</w:t>
      </w:r>
      <w:ins w:author="Jack Plummer" w:date="2022-08-19T15:04:00Z" w:id="8">
        <w:r w:rsidR="009B0D33">
          <w:rPr>
            <w:rFonts w:ascii="Georgia" w:hAnsi="Georgia"/>
          </w:rPr>
          <w:t>, and may occur in neighbouring Myanmar, but it has not yet been recorded here.</w:t>
        </w:r>
      </w:ins>
      <w:del w:author="Jack Plummer" w:date="2022-08-19T15:04:00Z" w:id="9">
        <w:r w:rsidDel="009B0D33">
          <w:rPr>
            <w:rFonts w:ascii="Georgia" w:hAnsi="Georgia"/>
          </w:rPr>
          <w:delText> </w:delText>
        </w:r>
      </w:del>
      <w:r>
        <w:rPr>
          <w:rFonts w:ascii="Georgia" w:hAnsi="Georgia"/>
        </w:rPr>
        <w:t> </w:t>
      </w:r>
      <w:del w:author="Jack Plummer" w:date="2022-08-19T15:03:00Z" w:id="10">
        <w:r w:rsidDel="009B0D33">
          <w:rPr>
            <w:rFonts w:ascii="Georgia" w:hAnsi="Georgia"/>
          </w:rPr>
          <w:delText>- Northern: Chiang Mai (Doi Dao, Maetaeng, Mae Klang), Chiang Rai (Chiangkham), Lampang (Doi Khuntan, Mae Chaeng), Phrae (Den Chai), Utaradit (Thoet Phr</w:delText>
        </w:r>
        <w:r w:rsidDel="009B0D33">
          <w:rPr>
            <w:rFonts w:ascii="Georgia" w:hAnsi="Georgia"/>
          </w:rPr>
          <w:delText>akiat), Sukhothai (Khirimat, Muang Kao), Phitsanulok (thung Salaeng Luang), Kamphaeng Phet (Mae Wong, Wang Chao); South-Western: Uthai Thani (Huai Kha Khaeng), Kanchanaburi (Hin Lap, Thum Pha, Sadong, Sai Yok), {hetchaburi (Kaeng Krachan, Tung Luang); Cent</w:delText>
        </w:r>
        <w:r w:rsidDel="009B0D33">
          <w:rPr>
            <w:rFonts w:ascii="Georgia" w:hAnsi="Georgia"/>
          </w:rPr>
          <w:delText>ral: Suphan Buri (U Thong</w:delText>
        </w:r>
        <w:r w:rsidDel="009B0D33">
          <w:rPr>
            <w:rFonts w:ascii="Georgia" w:hAnsi="Georgia"/>
          </w:rPr>
          <w:delText>)</w:delText>
        </w:r>
      </w:del>
      <w:del w:author="Jack Plummer" w:date="2022-08-19T15:04:00Z" w:id="11">
        <w:r w:rsidDel="009B0D33">
          <w:rPr>
            <w:rFonts w:ascii="Georgia" w:hAnsi="Georgia"/>
          </w:rPr>
          <w:delText>. </w:delText>
        </w:r>
      </w:del>
      <w:r>
        <w:rPr>
          <w:rFonts w:ascii="Georgia" w:hAnsi="Georgia"/>
        </w:rPr>
        <w:t>It occurs at elevations</w:t>
      </w:r>
      <w:ins w:author="Jack Plummer" w:date="2022-08-19T15:04:00Z" w:id="12">
        <w:r w:rsidR="009B0D33">
          <w:rPr>
            <w:rFonts w:ascii="Georgia" w:hAnsi="Georgia"/>
          </w:rPr>
          <w:t xml:space="preserve"> from</w:t>
        </w:r>
      </w:ins>
      <w:r>
        <w:rPr>
          <w:rFonts w:ascii="Georgia" w:hAnsi="Georgia"/>
        </w:rPr>
        <w:t xml:space="preserve"> 100 to 700 m asl </w:t>
      </w:r>
      <w:commentRangeStart w:id="13"/>
      <w:r w:rsidRPr="009B0D33">
        <w:rPr>
          <w:rFonts w:ascii="Georgia" w:hAnsi="Georgia"/>
          <w:strike/>
          <w:rPrChange w:author="Jack Plummer" w:date="2022-08-19T15:05:00Z" w:id="14">
            <w:rPr>
              <w:rFonts w:ascii="Georgia" w:hAnsi="Georgia"/>
            </w:rPr>
          </w:rPrChange>
        </w:rPr>
        <w:t>in degraded seasonal deciduous dipterocarp-oak forest, evergreen or deciduous, open and even savannah-like dry forest, scrub forest, rocky slopes</w:t>
      </w:r>
      <w:commentRangeEnd w:id="13"/>
      <w:r w:rsidR="009B0D33">
        <w:rPr>
          <w:rStyle w:val="CommentReference"/>
        </w:rPr>
        <w:commentReference w:id="13"/>
      </w:r>
      <w:r>
        <w:rPr>
          <w:rFonts w:ascii="Georgia" w:hAnsi="Georgia"/>
        </w:rPr>
        <w:t> (</w:t>
      </w:r>
      <w:proofErr w:type="spellStart"/>
      <w:r>
        <w:rPr>
          <w:rFonts w:ascii="Georgia" w:hAnsi="Georgia"/>
        </w:rPr>
        <w:t>Chayamarit</w:t>
      </w:r>
      <w:proofErr w:type="spellEnd"/>
      <w:r>
        <w:rPr>
          <w:rFonts w:ascii="Georgia" w:hAnsi="Georgia"/>
        </w:rPr>
        <w:t xml:space="preserve"> 2005).</w:t>
      </w:r>
    </w:p>
    <w:p w:rsidR="00000000" w:rsidRDefault="00A02035" w14:paraId="3016FA45" w14:textId="77777777">
      <w:pPr>
        <w:pStyle w:val="Heading2"/>
        <w:divId w:val="259798284"/>
        <w:rPr>
          <w:rFonts w:ascii="Georgia" w:hAnsi="Georgia" w:eastAsia="Times New Roman"/>
          <w:sz w:val="27"/>
          <w:szCs w:val="27"/>
        </w:rPr>
      </w:pPr>
      <w:r>
        <w:rPr>
          <w:rFonts w:ascii="Georgia" w:hAnsi="Georgia" w:eastAsia="Times New Roman"/>
          <w:sz w:val="27"/>
          <w:szCs w:val="27"/>
        </w:rPr>
        <w:lastRenderedPageBreak/>
        <w:t>Area of Occupancy (AOO</w:t>
      </w:r>
      <w:r>
        <w:rPr>
          <w:rFonts w:ascii="Georgia" w:hAnsi="Georgia" w:eastAsia="Times New Roman"/>
          <w:sz w:val="27"/>
          <w:szCs w:val="27"/>
        </w:rPr>
        <w:t>)</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989"/>
        <w:gridCol w:w="7021"/>
      </w:tblGrid>
      <w:tr w:rsidR="00000000" w14:paraId="6E831E54" w14:textId="77777777">
        <w:trPr>
          <w:divId w:val="259798284"/>
          <w:tblCellSpacing w:w="15" w:type="dxa"/>
        </w:trPr>
        <w:tc>
          <w:tcPr>
            <w:tcW w:w="0" w:type="auto"/>
            <w:tcBorders>
              <w:bottom w:val="single" w:color="000000" w:sz="6" w:space="0"/>
            </w:tcBorders>
            <w:shd w:val="clear" w:color="auto" w:fill="BBBBBB"/>
            <w:vAlign w:val="center"/>
            <w:hideMark/>
          </w:tcPr>
          <w:p w:rsidR="00000000" w:rsidRDefault="00A02035" w14:paraId="7C8BF03F" w14:textId="77777777">
            <w:pPr>
              <w:spacing w:after="75"/>
              <w:rPr>
                <w:rFonts w:ascii="Georgia" w:hAnsi="Georgia" w:eastAsia="Times New Roman"/>
                <w:b/>
                <w:bCs/>
                <w:sz w:val="18"/>
                <w:szCs w:val="18"/>
              </w:rPr>
            </w:pPr>
            <w:r>
              <w:rPr>
                <w:rFonts w:ascii="Georgia" w:hAnsi="Georgia" w:eastAsia="Times New Roman"/>
                <w:b/>
                <w:bCs/>
                <w:sz w:val="18"/>
                <w:szCs w:val="18"/>
              </w:rPr>
              <w:t>Estimated area of occupancy (AOO) - in km2</w:t>
            </w:r>
          </w:p>
        </w:tc>
        <w:tc>
          <w:tcPr>
            <w:tcW w:w="0" w:type="auto"/>
            <w:tcBorders>
              <w:bottom w:val="single" w:color="000000" w:sz="6" w:space="0"/>
            </w:tcBorders>
            <w:shd w:val="clear" w:color="auto" w:fill="BBBBBB"/>
            <w:vAlign w:val="center"/>
            <w:hideMark/>
          </w:tcPr>
          <w:p w:rsidR="00000000" w:rsidRDefault="00A02035" w14:paraId="1F8C9028"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76A24248" w14:textId="77777777">
        <w:trPr>
          <w:divId w:val="259798284"/>
          <w:tblCellSpacing w:w="15" w:type="dxa"/>
        </w:trPr>
        <w:tc>
          <w:tcPr>
            <w:tcW w:w="0" w:type="auto"/>
            <w:vAlign w:val="center"/>
            <w:hideMark/>
          </w:tcPr>
          <w:p w:rsidR="00000000" w:rsidRDefault="00A02035" w14:paraId="372F6784" w14:textId="77777777">
            <w:pPr>
              <w:spacing w:after="75"/>
              <w:rPr>
                <w:rFonts w:ascii="Georgia" w:hAnsi="Georgia" w:eastAsia="Times New Roman"/>
                <w:sz w:val="18"/>
                <w:szCs w:val="18"/>
              </w:rPr>
            </w:pPr>
            <w:r>
              <w:rPr>
                <w:rFonts w:ascii="Georgia" w:hAnsi="Georgia" w:eastAsia="Times New Roman"/>
                <w:sz w:val="18"/>
                <w:szCs w:val="18"/>
              </w:rPr>
              <w:t>120</w:t>
            </w:r>
          </w:p>
        </w:tc>
        <w:tc>
          <w:tcPr>
            <w:tcW w:w="0" w:type="auto"/>
            <w:vAlign w:val="center"/>
            <w:hideMark/>
          </w:tcPr>
          <w:p w:rsidR="00000000" w:rsidRDefault="00A02035" w14:paraId="30A2F51E" w14:textId="013ED05A">
            <w:pPr>
              <w:spacing w:after="75"/>
              <w:rPr>
                <w:rFonts w:ascii="Georgia" w:hAnsi="Georgia" w:eastAsia="Times New Roman"/>
                <w:sz w:val="18"/>
                <w:szCs w:val="18"/>
              </w:rPr>
            </w:pPr>
            <w:r>
              <w:rPr>
                <w:rFonts w:ascii="Georgia" w:hAnsi="Georgia" w:eastAsia="Times New Roman"/>
                <w:sz w:val="18"/>
                <w:szCs w:val="18"/>
              </w:rPr>
              <w:t xml:space="preserve">Estimated from a 2 x 2 km grid cell for herbarium specimen point data mapped using </w:t>
            </w:r>
            <w:proofErr w:type="spellStart"/>
            <w:r>
              <w:rPr>
                <w:rFonts w:ascii="Georgia" w:hAnsi="Georgia" w:eastAsia="Times New Roman"/>
                <w:sz w:val="18"/>
                <w:szCs w:val="18"/>
              </w:rPr>
              <w:t>GeoCAT</w:t>
            </w:r>
            <w:proofErr w:type="spellEnd"/>
            <w:r>
              <w:rPr>
                <w:rFonts w:ascii="Georgia" w:hAnsi="Georgia" w:eastAsia="Times New Roman"/>
                <w:sz w:val="18"/>
                <w:szCs w:val="18"/>
              </w:rPr>
              <w:t xml:space="preserve"> (Bachman et al. 2011, GBIF.org 2022). While the point data does not include all collections or observa</w:t>
            </w:r>
            <w:r>
              <w:rPr>
                <w:rFonts w:ascii="Georgia" w:hAnsi="Georgia" w:eastAsia="Times New Roman"/>
                <w:sz w:val="18"/>
                <w:szCs w:val="18"/>
              </w:rPr>
              <w:t>tions, it is representative of the geographic range</w:t>
            </w:r>
            <w:ins w:author="Jack Plummer" w:date="2022-08-19T15:05:00Z" w:id="15">
              <w:r w:rsidR="009B0D33">
                <w:rPr>
                  <w:rFonts w:ascii="Georgia" w:hAnsi="Georgia" w:eastAsia="Times New Roman"/>
                  <w:sz w:val="18"/>
                  <w:szCs w:val="18"/>
                </w:rPr>
                <w:t xml:space="preserve"> </w:t>
              </w:r>
            </w:ins>
            <w:r>
              <w:rPr>
                <w:rFonts w:ascii="Georgia" w:hAnsi="Georgia" w:eastAsia="Times New Roman"/>
                <w:sz w:val="18"/>
                <w:szCs w:val="18"/>
              </w:rPr>
              <w:t>(Joker 2000).</w:t>
            </w:r>
          </w:p>
        </w:tc>
      </w:tr>
    </w:tbl>
    <w:p w:rsidR="00000000" w:rsidRDefault="00A02035" w14:paraId="49D5C1D0" w14:textId="77777777">
      <w:pPr>
        <w:pStyle w:val="Heading2"/>
        <w:divId w:val="259798284"/>
        <w:rPr>
          <w:rFonts w:ascii="Georgia" w:hAnsi="Georgia" w:eastAsia="Times New Roman"/>
          <w:sz w:val="27"/>
          <w:szCs w:val="27"/>
        </w:rPr>
      </w:pPr>
      <w:r>
        <w:rPr>
          <w:rFonts w:ascii="Georgia" w:hAnsi="Georgia" w:eastAsia="Times New Roman"/>
          <w:sz w:val="27"/>
          <w:szCs w:val="27"/>
        </w:rPr>
        <w:t>Extent of Occurrence (EOO)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654A5776" w14:textId="77777777">
        <w:trPr>
          <w:divId w:val="259798284"/>
          <w:tblCellSpacing w:w="15" w:type="dxa"/>
        </w:trPr>
        <w:tc>
          <w:tcPr>
            <w:tcW w:w="0" w:type="auto"/>
            <w:tcBorders>
              <w:bottom w:val="single" w:color="000000" w:sz="6" w:space="0"/>
            </w:tcBorders>
            <w:shd w:val="clear" w:color="auto" w:fill="BBBBBB"/>
            <w:vAlign w:val="center"/>
            <w:hideMark/>
          </w:tcPr>
          <w:p w:rsidR="00000000" w:rsidRDefault="00A02035" w14:paraId="28791391" w14:textId="77777777">
            <w:pPr>
              <w:spacing w:after="75"/>
              <w:rPr>
                <w:rFonts w:ascii="Georgia" w:hAnsi="Georgia" w:eastAsia="Times New Roman"/>
                <w:b/>
                <w:bCs/>
                <w:sz w:val="18"/>
                <w:szCs w:val="18"/>
              </w:rPr>
            </w:pPr>
            <w:r>
              <w:rPr>
                <w:rFonts w:ascii="Georgia" w:hAnsi="Georgia" w:eastAsia="Times New Roman"/>
                <w:b/>
                <w:bCs/>
                <w:sz w:val="18"/>
                <w:szCs w:val="18"/>
              </w:rPr>
              <w:t>Estimated extent of occurrence (EOO)- in km2</w:t>
            </w:r>
          </w:p>
        </w:tc>
        <w:tc>
          <w:tcPr>
            <w:tcW w:w="0" w:type="auto"/>
            <w:tcBorders>
              <w:bottom w:val="single" w:color="000000" w:sz="6" w:space="0"/>
            </w:tcBorders>
            <w:shd w:val="clear" w:color="auto" w:fill="BBBBBB"/>
            <w:vAlign w:val="center"/>
            <w:hideMark/>
          </w:tcPr>
          <w:p w:rsidR="00000000" w:rsidRDefault="00A02035" w14:paraId="47F074B2" w14:textId="77777777">
            <w:pPr>
              <w:spacing w:after="75"/>
              <w:rPr>
                <w:rFonts w:ascii="Georgia" w:hAnsi="Georgia" w:eastAsia="Times New Roman"/>
                <w:b/>
                <w:bCs/>
                <w:sz w:val="18"/>
                <w:szCs w:val="18"/>
              </w:rPr>
            </w:pPr>
            <w:r>
              <w:rPr>
                <w:rFonts w:ascii="Georgia" w:hAnsi="Georgia" w:eastAsia="Times New Roman"/>
                <w:b/>
                <w:bCs/>
                <w:sz w:val="18"/>
                <w:szCs w:val="18"/>
              </w:rPr>
              <w:t>EOO estimate calculated from Minimum Convex Polygon</w:t>
            </w:r>
          </w:p>
        </w:tc>
        <w:tc>
          <w:tcPr>
            <w:tcW w:w="0" w:type="auto"/>
            <w:tcBorders>
              <w:bottom w:val="single" w:color="000000" w:sz="6" w:space="0"/>
            </w:tcBorders>
            <w:shd w:val="clear" w:color="auto" w:fill="BBBBBB"/>
            <w:vAlign w:val="center"/>
            <w:hideMark/>
          </w:tcPr>
          <w:p w:rsidR="00000000" w:rsidRDefault="00A02035" w14:paraId="6EB9B464"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387C6A3A" w14:textId="77777777">
        <w:trPr>
          <w:divId w:val="259798284"/>
          <w:tblCellSpacing w:w="15" w:type="dxa"/>
        </w:trPr>
        <w:tc>
          <w:tcPr>
            <w:tcW w:w="0" w:type="auto"/>
            <w:vAlign w:val="center"/>
            <w:hideMark/>
          </w:tcPr>
          <w:p w:rsidR="00000000" w:rsidRDefault="00A02035" w14:paraId="700A42E0" w14:textId="77777777">
            <w:pPr>
              <w:spacing w:after="75"/>
              <w:rPr>
                <w:rFonts w:ascii="Georgia" w:hAnsi="Georgia" w:eastAsia="Times New Roman"/>
                <w:sz w:val="18"/>
                <w:szCs w:val="18"/>
              </w:rPr>
            </w:pPr>
            <w:r>
              <w:rPr>
                <w:rFonts w:ascii="Georgia" w:hAnsi="Georgia" w:eastAsia="Times New Roman"/>
                <w:sz w:val="18"/>
                <w:szCs w:val="18"/>
              </w:rPr>
              <w:t>198809</w:t>
            </w:r>
          </w:p>
        </w:tc>
        <w:tc>
          <w:tcPr>
            <w:tcW w:w="0" w:type="auto"/>
            <w:vAlign w:val="center"/>
            <w:hideMark/>
          </w:tcPr>
          <w:p w:rsidR="00000000" w:rsidRDefault="00A02035" w14:paraId="54B472A0"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299E49A8" w14:textId="146D0D60">
            <w:pPr>
              <w:spacing w:after="75"/>
              <w:rPr>
                <w:rFonts w:ascii="Georgia" w:hAnsi="Georgia" w:eastAsia="Times New Roman"/>
                <w:sz w:val="18"/>
                <w:szCs w:val="18"/>
              </w:rPr>
            </w:pPr>
            <w:r>
              <w:rPr>
                <w:rFonts w:ascii="Georgia" w:hAnsi="Georgia" w:eastAsia="Times New Roman"/>
                <w:sz w:val="18"/>
                <w:szCs w:val="18"/>
              </w:rPr>
              <w:t xml:space="preserve">Estimated from a </w:t>
            </w:r>
            <w:del w:author="Jack Plummer" w:date="2022-08-19T15:05:00Z" w:id="16">
              <w:r w:rsidDel="009B0D33">
                <w:rPr>
                  <w:rFonts w:ascii="Georgia" w:hAnsi="Georgia" w:eastAsia="Times New Roman"/>
                  <w:sz w:val="18"/>
                  <w:szCs w:val="18"/>
                </w:rPr>
                <w:delText>2 x 2 km grid cell</w:delText>
              </w:r>
            </w:del>
            <w:ins w:author="Jack Plummer" w:date="2022-08-19T15:05:00Z" w:id="17">
              <w:r w:rsidR="009B0D33">
                <w:rPr>
                  <w:rFonts w:ascii="Georgia" w:hAnsi="Georgia" w:eastAsia="Times New Roman"/>
                  <w:sz w:val="18"/>
                  <w:szCs w:val="18"/>
                </w:rPr>
                <w:t>minimum convex polygon</w:t>
              </w:r>
            </w:ins>
            <w:r>
              <w:rPr>
                <w:rFonts w:ascii="Georgia" w:hAnsi="Georgia" w:eastAsia="Times New Roman"/>
                <w:sz w:val="18"/>
                <w:szCs w:val="18"/>
              </w:rPr>
              <w:t xml:space="preserve"> for he</w:t>
            </w:r>
            <w:r>
              <w:rPr>
                <w:rFonts w:ascii="Georgia" w:hAnsi="Georgia" w:eastAsia="Times New Roman"/>
                <w:sz w:val="18"/>
                <w:szCs w:val="18"/>
              </w:rPr>
              <w:t xml:space="preserve">rbarium specimen point data mapped using </w:t>
            </w:r>
            <w:proofErr w:type="spellStart"/>
            <w:r>
              <w:rPr>
                <w:rFonts w:ascii="Georgia" w:hAnsi="Georgia" w:eastAsia="Times New Roman"/>
                <w:sz w:val="18"/>
                <w:szCs w:val="18"/>
              </w:rPr>
              <w:t>GeoCAT</w:t>
            </w:r>
            <w:proofErr w:type="spellEnd"/>
            <w:r>
              <w:rPr>
                <w:rFonts w:ascii="Georgia" w:hAnsi="Georgia" w:eastAsia="Times New Roman"/>
                <w:sz w:val="18"/>
                <w:szCs w:val="18"/>
              </w:rPr>
              <w:t xml:space="preserve"> (Bachman et al. 2011).</w:t>
            </w:r>
          </w:p>
        </w:tc>
      </w:tr>
    </w:tbl>
    <w:p w:rsidR="00000000" w:rsidRDefault="00A02035" w14:paraId="180415C1" w14:textId="77777777">
      <w:pPr>
        <w:pStyle w:val="Heading2"/>
        <w:divId w:val="259798284"/>
        <w:rPr>
          <w:rFonts w:ascii="Georgia" w:hAnsi="Georgia" w:eastAsia="Times New Roman"/>
          <w:sz w:val="27"/>
          <w:szCs w:val="27"/>
        </w:rPr>
      </w:pPr>
      <w:r>
        <w:rPr>
          <w:rFonts w:ascii="Georgia" w:hAnsi="Georgia" w:eastAsia="Times New Roman"/>
          <w:sz w:val="27"/>
          <w:szCs w:val="27"/>
        </w:rPr>
        <w:t>Elevation / Depth / Depth Zones</w:t>
      </w:r>
    </w:p>
    <w:p w:rsidR="00000000" w:rsidRDefault="00A02035" w14:paraId="6FC3490E" w14:textId="77777777">
      <w:pPr>
        <w:pStyle w:val="NormalWeb"/>
        <w:divId w:val="259798284"/>
        <w:rPr>
          <w:rFonts w:ascii="Georgia" w:hAnsi="Georgia"/>
        </w:rPr>
      </w:pPr>
      <w:r>
        <w:rPr>
          <w:rStyle w:val="datalabel1"/>
          <w:rFonts w:ascii="Georgia" w:hAnsi="Georgia"/>
        </w:rPr>
        <w:t xml:space="preserve">Elevation Lower Limit (in metres above sea level): </w:t>
      </w:r>
      <w:r>
        <w:rPr>
          <w:rFonts w:ascii="Georgia" w:hAnsi="Georgia"/>
        </w:rPr>
        <w:t>100</w:t>
      </w:r>
    </w:p>
    <w:p w:rsidR="00000000" w:rsidRDefault="00A02035" w14:paraId="31D683EA" w14:textId="77777777">
      <w:pPr>
        <w:pStyle w:val="NormalWeb"/>
        <w:divId w:val="259798284"/>
        <w:rPr>
          <w:rFonts w:ascii="Georgia" w:hAnsi="Georgia"/>
        </w:rPr>
      </w:pPr>
      <w:r>
        <w:rPr>
          <w:rStyle w:val="datalabel1"/>
          <w:rFonts w:ascii="Georgia" w:hAnsi="Georgia"/>
        </w:rPr>
        <w:t xml:space="preserve">Elevation Upper Limit (in metres above sea level): </w:t>
      </w:r>
      <w:r>
        <w:rPr>
          <w:rFonts w:ascii="Georgia" w:hAnsi="Georgia"/>
        </w:rPr>
        <w:t>700</w:t>
      </w:r>
    </w:p>
    <w:p w:rsidR="00000000" w:rsidRDefault="00A02035" w14:paraId="0D8F7C28" w14:textId="77777777">
      <w:pPr>
        <w:pStyle w:val="Heading2"/>
        <w:divId w:val="259798284"/>
        <w:rPr>
          <w:rFonts w:ascii="Georgia" w:hAnsi="Georgia" w:eastAsia="Times New Roman"/>
          <w:sz w:val="27"/>
          <w:szCs w:val="27"/>
        </w:rPr>
      </w:pPr>
      <w:r>
        <w:rPr>
          <w:rFonts w:ascii="Georgia" w:hAnsi="Georgia" w:eastAsia="Times New Roman"/>
          <w:sz w:val="27"/>
          <w:szCs w:val="27"/>
        </w:rPr>
        <w:t>Map Status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75"/>
        <w:gridCol w:w="1138"/>
        <w:gridCol w:w="1755"/>
        <w:gridCol w:w="979"/>
        <w:gridCol w:w="1003"/>
        <w:gridCol w:w="1228"/>
        <w:gridCol w:w="1143"/>
        <w:gridCol w:w="1089"/>
      </w:tblGrid>
      <w:tr w:rsidR="00000000" w14:paraId="2F0EC6D1" w14:textId="77777777">
        <w:trPr>
          <w:divId w:val="259798284"/>
          <w:tblCellSpacing w:w="15" w:type="dxa"/>
        </w:trPr>
        <w:tc>
          <w:tcPr>
            <w:tcW w:w="0" w:type="auto"/>
            <w:tcBorders>
              <w:bottom w:val="single" w:color="000000" w:sz="6" w:space="0"/>
            </w:tcBorders>
            <w:shd w:val="clear" w:color="auto" w:fill="BBBBBB"/>
            <w:vAlign w:val="center"/>
            <w:hideMark/>
          </w:tcPr>
          <w:p w:rsidR="00000000" w:rsidRDefault="00A02035" w14:paraId="549ABD55" w14:textId="77777777">
            <w:pPr>
              <w:spacing w:after="75"/>
              <w:rPr>
                <w:rFonts w:ascii="Georgia" w:hAnsi="Georgia" w:eastAsia="Times New Roman"/>
                <w:b/>
                <w:bCs/>
                <w:sz w:val="18"/>
                <w:szCs w:val="18"/>
              </w:rPr>
            </w:pPr>
            <w:r>
              <w:rPr>
                <w:rFonts w:ascii="Georgia" w:hAnsi="Georgia" w:eastAsia="Times New Roman"/>
                <w:b/>
                <w:bCs/>
                <w:sz w:val="18"/>
                <w:szCs w:val="18"/>
              </w:rPr>
              <w:t>Map Status</w:t>
            </w:r>
          </w:p>
        </w:tc>
        <w:tc>
          <w:tcPr>
            <w:tcW w:w="0" w:type="auto"/>
            <w:tcBorders>
              <w:bottom w:val="single" w:color="000000" w:sz="6" w:space="0"/>
            </w:tcBorders>
            <w:shd w:val="clear" w:color="auto" w:fill="BBBBBB"/>
            <w:vAlign w:val="center"/>
            <w:hideMark/>
          </w:tcPr>
          <w:p w:rsidR="00000000" w:rsidRDefault="00A02035" w14:paraId="4F5E4590" w14:textId="77777777">
            <w:pPr>
              <w:spacing w:after="75"/>
              <w:rPr>
                <w:rFonts w:ascii="Georgia" w:hAnsi="Georgia" w:eastAsia="Times New Roman"/>
                <w:b/>
                <w:bCs/>
                <w:sz w:val="18"/>
                <w:szCs w:val="18"/>
              </w:rPr>
            </w:pPr>
            <w:r>
              <w:rPr>
                <w:rFonts w:ascii="Georgia" w:hAnsi="Georgia" w:eastAsia="Times New Roman"/>
                <w:b/>
                <w:bCs/>
                <w:sz w:val="18"/>
                <w:szCs w:val="18"/>
              </w:rPr>
              <w:t>Use map from previous assessment</w:t>
            </w:r>
          </w:p>
        </w:tc>
        <w:tc>
          <w:tcPr>
            <w:tcW w:w="0" w:type="auto"/>
            <w:tcBorders>
              <w:bottom w:val="single" w:color="000000" w:sz="6" w:space="0"/>
            </w:tcBorders>
            <w:shd w:val="clear" w:color="auto" w:fill="BBBBBB"/>
            <w:vAlign w:val="center"/>
            <w:hideMark/>
          </w:tcPr>
          <w:p w:rsidR="00000000" w:rsidRDefault="00A02035" w14:paraId="6E9F7D6D" w14:textId="77777777">
            <w:pPr>
              <w:spacing w:after="75"/>
              <w:rPr>
                <w:rFonts w:ascii="Georgia" w:hAnsi="Georgia" w:eastAsia="Times New Roman"/>
                <w:b/>
                <w:bCs/>
                <w:sz w:val="18"/>
                <w:szCs w:val="18"/>
              </w:rPr>
            </w:pPr>
            <w:r>
              <w:rPr>
                <w:rFonts w:ascii="Georgia" w:hAnsi="Georgia" w:eastAsia="Times New Roman"/>
                <w:b/>
                <w:bCs/>
                <w:sz w:val="18"/>
                <w:szCs w:val="18"/>
              </w:rPr>
              <w:t>How the map was created, including data sources/methods used:</w:t>
            </w:r>
          </w:p>
        </w:tc>
        <w:tc>
          <w:tcPr>
            <w:tcW w:w="0" w:type="auto"/>
            <w:tcBorders>
              <w:bottom w:val="single" w:color="000000" w:sz="6" w:space="0"/>
            </w:tcBorders>
            <w:shd w:val="clear" w:color="auto" w:fill="BBBBBB"/>
            <w:vAlign w:val="center"/>
            <w:hideMark/>
          </w:tcPr>
          <w:p w:rsidR="00000000" w:rsidRDefault="00A02035" w14:paraId="779BAFD0" w14:textId="77777777">
            <w:pPr>
              <w:spacing w:after="75"/>
              <w:rPr>
                <w:rFonts w:ascii="Georgia" w:hAnsi="Georgia" w:eastAsia="Times New Roman"/>
                <w:b/>
                <w:bCs/>
                <w:sz w:val="18"/>
                <w:szCs w:val="18"/>
              </w:rPr>
            </w:pPr>
            <w:r>
              <w:rPr>
                <w:rFonts w:ascii="Georgia" w:hAnsi="Georgia" w:eastAsia="Times New Roman"/>
                <w:b/>
                <w:bCs/>
                <w:sz w:val="18"/>
                <w:szCs w:val="18"/>
              </w:rPr>
              <w:t>Please state reason for map not available:</w:t>
            </w:r>
          </w:p>
        </w:tc>
        <w:tc>
          <w:tcPr>
            <w:tcW w:w="0" w:type="auto"/>
            <w:tcBorders>
              <w:bottom w:val="single" w:color="000000" w:sz="6" w:space="0"/>
            </w:tcBorders>
            <w:shd w:val="clear" w:color="auto" w:fill="BBBBBB"/>
            <w:vAlign w:val="center"/>
            <w:hideMark/>
          </w:tcPr>
          <w:p w:rsidR="00000000" w:rsidRDefault="00A02035" w14:paraId="2AB4AA16" w14:textId="77777777">
            <w:pPr>
              <w:spacing w:after="75"/>
              <w:rPr>
                <w:rFonts w:ascii="Georgia" w:hAnsi="Georgia" w:eastAsia="Times New Roman"/>
                <w:b/>
                <w:bCs/>
                <w:sz w:val="18"/>
                <w:szCs w:val="18"/>
              </w:rPr>
            </w:pPr>
            <w:r>
              <w:rPr>
                <w:rFonts w:ascii="Georgia" w:hAnsi="Georgia" w:eastAsia="Times New Roman"/>
                <w:b/>
                <w:bCs/>
                <w:sz w:val="18"/>
                <w:szCs w:val="18"/>
              </w:rPr>
              <w:t>Data Sensitive?</w:t>
            </w:r>
          </w:p>
        </w:tc>
        <w:tc>
          <w:tcPr>
            <w:tcW w:w="0" w:type="auto"/>
            <w:tcBorders>
              <w:bottom w:val="single" w:color="000000" w:sz="6" w:space="0"/>
            </w:tcBorders>
            <w:shd w:val="clear" w:color="auto" w:fill="BBBBBB"/>
            <w:vAlign w:val="center"/>
            <w:hideMark/>
          </w:tcPr>
          <w:p w:rsidR="00000000" w:rsidRDefault="00A02035" w14:paraId="6FEDDAA4"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c>
          <w:tcPr>
            <w:tcW w:w="0" w:type="auto"/>
            <w:tcBorders>
              <w:bottom w:val="single" w:color="000000" w:sz="6" w:space="0"/>
            </w:tcBorders>
            <w:shd w:val="clear" w:color="auto" w:fill="BBBBBB"/>
            <w:vAlign w:val="center"/>
            <w:hideMark/>
          </w:tcPr>
          <w:p w:rsidR="00000000" w:rsidRDefault="00A02035" w14:paraId="12E9BED1" w14:textId="77777777">
            <w:pPr>
              <w:spacing w:after="75"/>
              <w:rPr>
                <w:rFonts w:ascii="Georgia" w:hAnsi="Georgia" w:eastAsia="Times New Roman"/>
                <w:b/>
                <w:bCs/>
                <w:sz w:val="18"/>
                <w:szCs w:val="18"/>
              </w:rPr>
            </w:pPr>
            <w:r>
              <w:rPr>
                <w:rFonts w:ascii="Georgia" w:hAnsi="Georgia" w:eastAsia="Times New Roman"/>
                <w:b/>
                <w:bCs/>
                <w:sz w:val="18"/>
                <w:szCs w:val="18"/>
              </w:rPr>
              <w:t xml:space="preserve">Geographic </w:t>
            </w:r>
            <w:r>
              <w:rPr>
                <w:rFonts w:ascii="Georgia" w:hAnsi="Georgia" w:eastAsia="Times New Roman"/>
                <w:b/>
                <w:bCs/>
                <w:sz w:val="18"/>
                <w:szCs w:val="18"/>
              </w:rPr>
              <w:t>range this applies to:</w:t>
            </w:r>
          </w:p>
        </w:tc>
        <w:tc>
          <w:tcPr>
            <w:tcW w:w="0" w:type="auto"/>
            <w:tcBorders>
              <w:bottom w:val="single" w:color="000000" w:sz="6" w:space="0"/>
            </w:tcBorders>
            <w:shd w:val="clear" w:color="auto" w:fill="BBBBBB"/>
            <w:vAlign w:val="center"/>
            <w:hideMark/>
          </w:tcPr>
          <w:p w:rsidR="00000000" w:rsidRDefault="00A02035" w14:paraId="2C4A0782" w14:textId="77777777">
            <w:pPr>
              <w:spacing w:after="75"/>
              <w:rPr>
                <w:rFonts w:ascii="Georgia" w:hAnsi="Georgia" w:eastAsia="Times New Roman"/>
                <w:b/>
                <w:bCs/>
                <w:sz w:val="18"/>
                <w:szCs w:val="18"/>
              </w:rPr>
            </w:pPr>
            <w:r>
              <w:rPr>
                <w:rFonts w:ascii="Georgia" w:hAnsi="Georgia" w:eastAsia="Times New Roman"/>
                <w:b/>
                <w:bCs/>
                <w:sz w:val="18"/>
                <w:szCs w:val="18"/>
              </w:rPr>
              <w:t>Date restriction imposed:</w:t>
            </w:r>
          </w:p>
        </w:tc>
      </w:tr>
      <w:tr w:rsidR="00000000" w14:paraId="3412D703" w14:textId="77777777">
        <w:trPr>
          <w:divId w:val="259798284"/>
          <w:tblCellSpacing w:w="15" w:type="dxa"/>
        </w:trPr>
        <w:tc>
          <w:tcPr>
            <w:tcW w:w="0" w:type="auto"/>
            <w:vAlign w:val="center"/>
            <w:hideMark/>
          </w:tcPr>
          <w:p w:rsidR="00000000" w:rsidRDefault="00A02035" w14:paraId="64EE096E" w14:textId="77777777">
            <w:pPr>
              <w:spacing w:after="75"/>
              <w:rPr>
                <w:rFonts w:ascii="Georgia" w:hAnsi="Georgia" w:eastAsia="Times New Roman"/>
                <w:sz w:val="18"/>
                <w:szCs w:val="18"/>
              </w:rPr>
            </w:pPr>
            <w:r>
              <w:rPr>
                <w:rFonts w:ascii="Georgia" w:hAnsi="Georgia" w:eastAsia="Times New Roman"/>
                <w:sz w:val="18"/>
                <w:szCs w:val="18"/>
              </w:rPr>
              <w:t>Done</w:t>
            </w:r>
          </w:p>
        </w:tc>
        <w:tc>
          <w:tcPr>
            <w:tcW w:w="0" w:type="auto"/>
            <w:vAlign w:val="center"/>
            <w:hideMark/>
          </w:tcPr>
          <w:p w:rsidR="00000000" w:rsidRDefault="00A02035" w14:paraId="1AECA21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03124F9B" w14:textId="535F351F">
            <w:pPr>
              <w:spacing w:after="75"/>
              <w:rPr>
                <w:rFonts w:ascii="Georgia" w:hAnsi="Georgia" w:eastAsia="Times New Roman"/>
                <w:sz w:val="18"/>
                <w:szCs w:val="18"/>
              </w:rPr>
            </w:pPr>
            <w:r>
              <w:rPr>
                <w:rFonts w:ascii="Georgia" w:hAnsi="Georgia" w:eastAsia="Times New Roman"/>
                <w:sz w:val="18"/>
                <w:szCs w:val="18"/>
              </w:rPr>
              <w:t>Point data generated from herbarium specimen records and species observations (GBIF.org 2021)</w:t>
            </w:r>
            <w:del w:author="Jack Plummer" w:date="2022-08-19T15:05:00Z" w:id="18">
              <w:r w:rsidDel="009B0D33">
                <w:rPr>
                  <w:rFonts w:ascii="Georgia" w:hAnsi="Georgia" w:eastAsia="Times New Roman"/>
                  <w:sz w:val="18"/>
                  <w:szCs w:val="18"/>
                </w:rPr>
                <w:delText>.</w:delText>
              </w:r>
            </w:del>
            <w:r>
              <w:rPr>
                <w:rFonts w:ascii="Georgia" w:hAnsi="Georgia" w:eastAsia="Times New Roman"/>
                <w:sz w:val="18"/>
                <w:szCs w:val="18"/>
              </w:rPr>
              <w:t xml:space="preserve"> </w:t>
            </w:r>
            <w:del w:author="Jack Plummer" w:date="2022-08-19T15:05:00Z" w:id="19">
              <w:r w:rsidDel="009B0D33">
                <w:rPr>
                  <w:rFonts w:ascii="Georgia" w:hAnsi="Georgia" w:eastAsia="Times New Roman"/>
                  <w:sz w:val="18"/>
                  <w:szCs w:val="18"/>
                </w:rPr>
                <w:delText>While the point data</w:delText>
              </w:r>
            </w:del>
            <w:ins w:author="Jack Plummer" w:date="2022-08-19T15:05:00Z" w:id="20">
              <w:r w:rsidR="009B0D33">
                <w:rPr>
                  <w:rFonts w:ascii="Georgia" w:hAnsi="Georgia" w:eastAsia="Times New Roman"/>
                  <w:sz w:val="18"/>
                  <w:szCs w:val="18"/>
                </w:rPr>
                <w:t>but</w:t>
              </w:r>
            </w:ins>
            <w:r>
              <w:rPr>
                <w:rFonts w:ascii="Georgia" w:hAnsi="Georgia" w:eastAsia="Times New Roman"/>
                <w:sz w:val="18"/>
                <w:szCs w:val="18"/>
              </w:rPr>
              <w:t xml:space="preserve"> does not include all collections or observations.</w:t>
            </w:r>
          </w:p>
        </w:tc>
        <w:tc>
          <w:tcPr>
            <w:tcW w:w="0" w:type="auto"/>
            <w:vAlign w:val="center"/>
            <w:hideMark/>
          </w:tcPr>
          <w:p w:rsidR="00000000" w:rsidRDefault="00A02035" w14:paraId="70849039"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289DCD4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48D8DCD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429DA303"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348381AF"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51CF7005" w14:textId="77777777">
      <w:pPr>
        <w:pStyle w:val="Heading2"/>
        <w:divId w:val="259798284"/>
        <w:rPr>
          <w:rFonts w:ascii="Georgia" w:hAnsi="Georgia" w:eastAsia="Times New Roman"/>
          <w:sz w:val="27"/>
          <w:szCs w:val="27"/>
        </w:rPr>
      </w:pPr>
      <w:r>
        <w:rPr>
          <w:rFonts w:ascii="Georgia" w:hAnsi="Georgia" w:eastAsia="Times New Roman"/>
          <w:sz w:val="27"/>
          <w:szCs w:val="27"/>
        </w:rPr>
        <w:t>Biogeographic Realms</w:t>
      </w:r>
    </w:p>
    <w:p w:rsidR="00000000" w:rsidRDefault="00A02035" w14:paraId="1E09592B" w14:textId="77777777">
      <w:pPr>
        <w:pStyle w:val="NormalWeb"/>
        <w:divId w:val="259798284"/>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rsidR="00000000" w:rsidRDefault="00A02035" w14:paraId="67AE88EE" w14:textId="77777777">
      <w:pPr>
        <w:pStyle w:val="Heading1"/>
        <w:divId w:val="671372124"/>
        <w:rPr>
          <w:rFonts w:ascii="Georgia" w:hAnsi="Georgia" w:eastAsia="Times New Roman"/>
          <w:sz w:val="29"/>
          <w:szCs w:val="29"/>
        </w:rPr>
      </w:pPr>
      <w:r>
        <w:rPr>
          <w:rFonts w:ascii="Georgia" w:hAnsi="Georgia" w:eastAsia="Times New Roman"/>
          <w:sz w:val="29"/>
          <w:szCs w:val="29"/>
        </w:rPr>
        <w:t>Occurrence</w:t>
      </w:r>
    </w:p>
    <w:p w:rsidR="00000000" w:rsidRDefault="00A02035" w14:paraId="2DC80926" w14:textId="77777777">
      <w:pPr>
        <w:pStyle w:val="Heading2"/>
        <w:divId w:val="671372124"/>
        <w:rPr>
          <w:rFonts w:ascii="Georgia" w:hAnsi="Georgia" w:eastAsia="Times New Roman"/>
          <w:sz w:val="27"/>
          <w:szCs w:val="27"/>
        </w:rPr>
      </w:pPr>
      <w:commentRangeStart w:id="21"/>
      <w:r>
        <w:rPr>
          <w:rFonts w:ascii="Georgia" w:hAnsi="Georgia" w:eastAsia="Times New Roman"/>
          <w:sz w:val="27"/>
          <w:szCs w:val="27"/>
        </w:rPr>
        <w:t>Countries of Occurrence</w:t>
      </w:r>
      <w:commentRangeEnd w:id="21"/>
      <w:r w:rsidR="009B0D33">
        <w:rPr>
          <w:rStyle w:val="CommentReference"/>
          <w:b w:val="0"/>
          <w:bCs w:val="0"/>
        </w:rPr>
        <w:commentReference w:id="21"/>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552647A3" w14:textId="77777777">
        <w:trPr>
          <w:divId w:val="671372124"/>
          <w:tblCellSpacing w:w="15" w:type="dxa"/>
        </w:trPr>
        <w:tc>
          <w:tcPr>
            <w:tcW w:w="0" w:type="auto"/>
            <w:tcBorders>
              <w:bottom w:val="single" w:color="000000" w:sz="6" w:space="0"/>
            </w:tcBorders>
            <w:shd w:val="clear" w:color="auto" w:fill="BBBBBB"/>
            <w:vAlign w:val="center"/>
            <w:hideMark/>
          </w:tcPr>
          <w:p w:rsidR="00000000" w:rsidRDefault="00A02035" w14:paraId="6E13C5DA" w14:textId="77777777">
            <w:pPr>
              <w:spacing w:after="75"/>
              <w:rPr>
                <w:rFonts w:ascii="Georgia" w:hAnsi="Georgia" w:eastAsia="Times New Roman"/>
                <w:b/>
                <w:bCs/>
                <w:sz w:val="18"/>
                <w:szCs w:val="18"/>
              </w:rPr>
            </w:pPr>
            <w:r>
              <w:rPr>
                <w:rFonts w:ascii="Georgia" w:hAnsi="Georgia" w:eastAsia="Times New Roman"/>
                <w:b/>
                <w:bCs/>
                <w:sz w:val="18"/>
                <w:szCs w:val="18"/>
              </w:rPr>
              <w:lastRenderedPageBreak/>
              <w:t>Country</w:t>
            </w:r>
          </w:p>
        </w:tc>
        <w:tc>
          <w:tcPr>
            <w:tcW w:w="0" w:type="auto"/>
            <w:tcBorders>
              <w:bottom w:val="single" w:color="000000" w:sz="6" w:space="0"/>
            </w:tcBorders>
            <w:shd w:val="clear" w:color="auto" w:fill="BBBBBB"/>
            <w:vAlign w:val="center"/>
            <w:hideMark/>
          </w:tcPr>
          <w:p w:rsidR="00000000" w:rsidRDefault="00A02035" w14:paraId="079A2E3D" w14:textId="77777777">
            <w:pPr>
              <w:spacing w:after="75"/>
              <w:rPr>
                <w:rFonts w:ascii="Georgia" w:hAnsi="Georgia" w:eastAsia="Times New Roman"/>
                <w:b/>
                <w:bCs/>
                <w:sz w:val="18"/>
                <w:szCs w:val="18"/>
              </w:rPr>
            </w:pPr>
            <w:r>
              <w:rPr>
                <w:rFonts w:ascii="Georgia" w:hAnsi="Georgia" w:eastAsia="Times New Roman"/>
                <w:b/>
                <w:bCs/>
                <w:sz w:val="18"/>
                <w:szCs w:val="18"/>
              </w:rPr>
              <w:t>Presence</w:t>
            </w:r>
          </w:p>
        </w:tc>
        <w:tc>
          <w:tcPr>
            <w:tcW w:w="0" w:type="auto"/>
            <w:tcBorders>
              <w:bottom w:val="single" w:color="000000" w:sz="6" w:space="0"/>
            </w:tcBorders>
            <w:shd w:val="clear" w:color="auto" w:fill="BBBBBB"/>
            <w:vAlign w:val="center"/>
            <w:hideMark/>
          </w:tcPr>
          <w:p w:rsidR="00000000" w:rsidRDefault="00A02035" w14:paraId="40EC9F52" w14:textId="77777777">
            <w:pPr>
              <w:spacing w:after="75"/>
              <w:rPr>
                <w:rFonts w:ascii="Georgia" w:hAnsi="Georgia" w:eastAsia="Times New Roman"/>
                <w:b/>
                <w:bCs/>
                <w:sz w:val="18"/>
                <w:szCs w:val="18"/>
              </w:rPr>
            </w:pPr>
            <w:r>
              <w:rPr>
                <w:rFonts w:ascii="Georgia" w:hAnsi="Georgia" w:eastAsia="Times New Roman"/>
                <w:b/>
                <w:bCs/>
                <w:sz w:val="18"/>
                <w:szCs w:val="18"/>
              </w:rPr>
              <w:t>Origin</w:t>
            </w:r>
          </w:p>
        </w:tc>
        <w:tc>
          <w:tcPr>
            <w:tcW w:w="0" w:type="auto"/>
            <w:tcBorders>
              <w:bottom w:val="single" w:color="000000" w:sz="6" w:space="0"/>
            </w:tcBorders>
            <w:shd w:val="clear" w:color="auto" w:fill="BBBBBB"/>
            <w:vAlign w:val="center"/>
            <w:hideMark/>
          </w:tcPr>
          <w:p w:rsidR="00000000" w:rsidRDefault="00A02035" w14:paraId="50A8D95D" w14:textId="77777777">
            <w:pPr>
              <w:spacing w:after="75"/>
              <w:rPr>
                <w:rFonts w:ascii="Georgia" w:hAnsi="Georgia" w:eastAsia="Times New Roman"/>
                <w:b/>
                <w:bCs/>
                <w:sz w:val="18"/>
                <w:szCs w:val="18"/>
              </w:rPr>
            </w:pPr>
            <w:r>
              <w:rPr>
                <w:rFonts w:ascii="Georgia" w:hAnsi="Georgia" w:eastAsia="Times New Roman"/>
                <w:b/>
                <w:bCs/>
                <w:sz w:val="18"/>
                <w:szCs w:val="18"/>
              </w:rPr>
              <w:t>Formerly Bred</w:t>
            </w:r>
          </w:p>
        </w:tc>
        <w:tc>
          <w:tcPr>
            <w:tcW w:w="0" w:type="auto"/>
            <w:tcBorders>
              <w:bottom w:val="single" w:color="000000" w:sz="6" w:space="0"/>
            </w:tcBorders>
            <w:shd w:val="clear" w:color="auto" w:fill="BBBBBB"/>
            <w:vAlign w:val="center"/>
            <w:hideMark/>
          </w:tcPr>
          <w:p w:rsidR="00000000" w:rsidRDefault="00A02035" w14:paraId="78A7B70C" w14:textId="77777777">
            <w:pPr>
              <w:spacing w:after="75"/>
              <w:rPr>
                <w:rFonts w:ascii="Georgia" w:hAnsi="Georgia" w:eastAsia="Times New Roman"/>
                <w:b/>
                <w:bCs/>
                <w:sz w:val="18"/>
                <w:szCs w:val="18"/>
              </w:rPr>
            </w:pPr>
            <w:r>
              <w:rPr>
                <w:rFonts w:ascii="Georgia" w:hAnsi="Georgia" w:eastAsia="Times New Roman"/>
                <w:b/>
                <w:bCs/>
                <w:sz w:val="18"/>
                <w:szCs w:val="18"/>
              </w:rPr>
              <w:t>Seasonality</w:t>
            </w:r>
          </w:p>
        </w:tc>
      </w:tr>
      <w:tr w:rsidR="00000000" w14:paraId="7F99C575" w14:textId="77777777">
        <w:trPr>
          <w:divId w:val="671372124"/>
          <w:tblCellSpacing w:w="15" w:type="dxa"/>
        </w:trPr>
        <w:tc>
          <w:tcPr>
            <w:tcW w:w="0" w:type="auto"/>
            <w:tcBorders>
              <w:bottom w:val="single" w:color="CCCCCC" w:sz="6" w:space="0"/>
            </w:tcBorders>
            <w:vAlign w:val="center"/>
            <w:hideMark/>
          </w:tcPr>
          <w:p w:rsidR="00000000" w:rsidRDefault="00A02035" w14:paraId="389710DB" w14:textId="77777777">
            <w:pPr>
              <w:spacing w:after="75"/>
              <w:rPr>
                <w:rFonts w:ascii="Georgia" w:hAnsi="Georgia" w:eastAsia="Times New Roman"/>
                <w:sz w:val="18"/>
                <w:szCs w:val="18"/>
              </w:rPr>
            </w:pPr>
            <w:r>
              <w:rPr>
                <w:rFonts w:ascii="Georgia" w:hAnsi="Georgia" w:eastAsia="Times New Roman"/>
                <w:sz w:val="18"/>
                <w:szCs w:val="18"/>
              </w:rPr>
              <w:t>Thailand</w:t>
            </w:r>
          </w:p>
        </w:tc>
        <w:tc>
          <w:tcPr>
            <w:tcW w:w="0" w:type="auto"/>
            <w:tcBorders>
              <w:bottom w:val="single" w:color="CCCCCC" w:sz="6" w:space="0"/>
            </w:tcBorders>
            <w:vAlign w:val="center"/>
            <w:hideMark/>
          </w:tcPr>
          <w:p w:rsidR="00000000" w:rsidRDefault="00A02035" w14:paraId="166E76D4"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A02035" w14:paraId="26D1719E"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A02035" w14:paraId="4C0082A1"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A02035" w14:paraId="4AA03839" w14:textId="77777777">
            <w:pPr>
              <w:spacing w:after="75"/>
              <w:rPr>
                <w:rFonts w:ascii="Georgia" w:hAnsi="Georgia" w:eastAsia="Times New Roman"/>
                <w:sz w:val="18"/>
                <w:szCs w:val="18"/>
              </w:rPr>
            </w:pPr>
            <w:r>
              <w:rPr>
                <w:rFonts w:ascii="Georgia" w:hAnsi="Georgia" w:eastAsia="Times New Roman"/>
                <w:sz w:val="18"/>
                <w:szCs w:val="18"/>
              </w:rPr>
              <w:t>Resident</w:t>
            </w:r>
          </w:p>
        </w:tc>
      </w:tr>
    </w:tbl>
    <w:p w:rsidR="00000000" w:rsidRDefault="00A02035" w14:paraId="49392924" w14:textId="77777777">
      <w:pPr>
        <w:pStyle w:val="Heading1"/>
        <w:divId w:val="198444871"/>
        <w:rPr>
          <w:rFonts w:ascii="Georgia" w:hAnsi="Georgia" w:eastAsia="Times New Roman"/>
          <w:sz w:val="29"/>
          <w:szCs w:val="29"/>
        </w:rPr>
      </w:pPr>
      <w:r>
        <w:rPr>
          <w:rFonts w:ascii="Georgia" w:hAnsi="Georgia" w:eastAsia="Times New Roman"/>
          <w:sz w:val="29"/>
          <w:szCs w:val="29"/>
        </w:rPr>
        <w:t>Population</w:t>
      </w:r>
    </w:p>
    <w:p w:rsidR="00000000" w:rsidRDefault="00A02035" w14:paraId="30EC2BDC" w14:textId="0BADB75E">
      <w:pPr>
        <w:pStyle w:val="NormalWeb"/>
        <w:divId w:val="198444871"/>
        <w:rPr>
          <w:rFonts w:ascii="Georgia" w:hAnsi="Georgia"/>
        </w:rPr>
      </w:pPr>
      <w:r>
        <w:rPr>
          <w:rFonts w:ascii="Georgia" w:hAnsi="Georgia"/>
        </w:rPr>
        <w:t>This species has been described as a frequent in degraded</w:t>
      </w:r>
      <w:ins w:author="Jack Plummer" w:date="2022-08-19T15:06:00Z" w:id="22">
        <w:r w:rsidR="007430D2">
          <w:rPr>
            <w:rFonts w:ascii="Georgia" w:hAnsi="Georgia"/>
          </w:rPr>
          <w:t>,</w:t>
        </w:r>
      </w:ins>
      <w:r>
        <w:rPr>
          <w:rFonts w:ascii="Georgia" w:hAnsi="Georgia"/>
        </w:rPr>
        <w:t xml:space="preserve"> season</w:t>
      </w:r>
      <w:r>
        <w:rPr>
          <w:rFonts w:ascii="Georgia" w:hAnsi="Georgia"/>
        </w:rPr>
        <w:t>al</w:t>
      </w:r>
      <w:ins w:author="Jack Plummer" w:date="2022-08-19T15:06:00Z" w:id="23">
        <w:r w:rsidR="007430D2">
          <w:rPr>
            <w:rFonts w:ascii="Georgia" w:hAnsi="Georgia"/>
          </w:rPr>
          <w:t>,</w:t>
        </w:r>
      </w:ins>
      <w:r>
        <w:rPr>
          <w:rFonts w:ascii="Georgia" w:hAnsi="Georgia"/>
        </w:rPr>
        <w:t xml:space="preserve"> deciduous dipterocarp-oak forest, </w:t>
      </w:r>
      <w:commentRangeStart w:id="24"/>
      <w:r w:rsidRPr="007430D2">
        <w:rPr>
          <w:rFonts w:ascii="Georgia" w:hAnsi="Georgia"/>
          <w:strike/>
          <w:rPrChange w:author="Jack Plummer" w:date="2022-08-19T15:07:00Z" w:id="25">
            <w:rPr>
              <w:rFonts w:ascii="Georgia" w:hAnsi="Georgia"/>
            </w:rPr>
          </w:rPrChange>
        </w:rPr>
        <w:t xml:space="preserve">evergreen </w:t>
      </w:r>
      <w:ins w:author="Jack Plummer" w:date="2022-08-19T15:06:00Z" w:id="26">
        <w:r w:rsidRPr="007430D2" w:rsidR="007430D2">
          <w:rPr>
            <w:rFonts w:ascii="Georgia" w:hAnsi="Georgia"/>
            <w:strike/>
            <w:rPrChange w:author="Jack Plummer" w:date="2022-08-19T15:07:00Z" w:id="27">
              <w:rPr>
                <w:rFonts w:ascii="Georgia" w:hAnsi="Georgia"/>
              </w:rPr>
            </w:rPrChange>
          </w:rPr>
          <w:t xml:space="preserve">forest, </w:t>
        </w:r>
      </w:ins>
      <w:r w:rsidRPr="007430D2">
        <w:rPr>
          <w:rFonts w:ascii="Georgia" w:hAnsi="Georgia"/>
          <w:strike/>
          <w:rPrChange w:author="Jack Plummer" w:date="2022-08-19T15:07:00Z" w:id="28">
            <w:rPr>
              <w:rFonts w:ascii="Georgia" w:hAnsi="Georgia"/>
            </w:rPr>
          </w:rPrChange>
        </w:rPr>
        <w:t xml:space="preserve">or deciduous, </w:t>
      </w:r>
      <w:proofErr w:type="gramStart"/>
      <w:r w:rsidRPr="007430D2">
        <w:rPr>
          <w:rFonts w:ascii="Georgia" w:hAnsi="Georgia"/>
          <w:strike/>
          <w:rPrChange w:author="Jack Plummer" w:date="2022-08-19T15:07:00Z" w:id="29">
            <w:rPr>
              <w:rFonts w:ascii="Georgia" w:hAnsi="Georgia"/>
            </w:rPr>
          </w:rPrChange>
        </w:rPr>
        <w:t>open</w:t>
      </w:r>
      <w:proofErr w:type="gramEnd"/>
      <w:r w:rsidRPr="007430D2">
        <w:rPr>
          <w:rFonts w:ascii="Georgia" w:hAnsi="Georgia"/>
          <w:strike/>
          <w:rPrChange w:author="Jack Plummer" w:date="2022-08-19T15:07:00Z" w:id="30">
            <w:rPr>
              <w:rFonts w:ascii="Georgia" w:hAnsi="Georgia"/>
            </w:rPr>
          </w:rPrChange>
        </w:rPr>
        <w:t xml:space="preserve"> and even savannah-like dry forest, scrub forest</w:t>
      </w:r>
      <w:ins w:author="Jack Plummer" w:date="2022-08-19T15:06:00Z" w:id="31">
        <w:r w:rsidRPr="007430D2" w:rsidR="007430D2">
          <w:rPr>
            <w:rFonts w:ascii="Georgia" w:hAnsi="Georgia"/>
            <w:strike/>
            <w:rPrChange w:author="Jack Plummer" w:date="2022-08-19T15:07:00Z" w:id="32">
              <w:rPr>
                <w:rFonts w:ascii="Georgia" w:hAnsi="Georgia"/>
              </w:rPr>
            </w:rPrChange>
          </w:rPr>
          <w:t xml:space="preserve"> and</w:t>
        </w:r>
      </w:ins>
      <w:del w:author="Jack Plummer" w:date="2022-08-19T15:06:00Z" w:id="33">
        <w:r w:rsidRPr="007430D2" w:rsidDel="007430D2">
          <w:rPr>
            <w:rFonts w:ascii="Georgia" w:hAnsi="Georgia"/>
            <w:strike/>
            <w:rPrChange w:author="Jack Plummer" w:date="2022-08-19T15:07:00Z" w:id="34">
              <w:rPr>
                <w:rFonts w:ascii="Georgia" w:hAnsi="Georgia"/>
              </w:rPr>
            </w:rPrChange>
          </w:rPr>
          <w:delText>,</w:delText>
        </w:r>
      </w:del>
      <w:r w:rsidRPr="007430D2">
        <w:rPr>
          <w:rFonts w:ascii="Georgia" w:hAnsi="Georgia"/>
          <w:strike/>
          <w:rPrChange w:author="Jack Plummer" w:date="2022-08-19T15:07:00Z" w:id="35">
            <w:rPr>
              <w:rFonts w:ascii="Georgia" w:hAnsi="Georgia"/>
            </w:rPr>
          </w:rPrChange>
        </w:rPr>
        <w:t xml:space="preserve"> rocky slopes</w:t>
      </w:r>
      <w:commentRangeEnd w:id="24"/>
      <w:r w:rsidR="007430D2">
        <w:rPr>
          <w:rStyle w:val="CommentReference"/>
        </w:rPr>
        <w:commentReference w:id="24"/>
      </w:r>
      <w:r>
        <w:rPr>
          <w:rFonts w:ascii="Georgia" w:hAnsi="Georgia"/>
        </w:rPr>
        <w:t xml:space="preserve"> (</w:t>
      </w:r>
      <w:proofErr w:type="spellStart"/>
      <w:r>
        <w:rPr>
          <w:rFonts w:ascii="Georgia" w:hAnsi="Georgia"/>
        </w:rPr>
        <w:t>Chayamarit</w:t>
      </w:r>
      <w:proofErr w:type="spellEnd"/>
      <w:r>
        <w:rPr>
          <w:rFonts w:ascii="Georgia" w:hAnsi="Georgia"/>
        </w:rPr>
        <w:t xml:space="preserve"> 2005)</w:t>
      </w:r>
      <w:del w:author="Jack Plummer" w:date="2022-08-19T15:06:00Z" w:id="36">
        <w:r w:rsidDel="007430D2">
          <w:rPr>
            <w:rFonts w:ascii="Georgia" w:hAnsi="Georgia"/>
          </w:rPr>
          <w:delText>. )</w:delText>
        </w:r>
      </w:del>
      <w:r>
        <w:rPr>
          <w:rFonts w:ascii="Georgia" w:hAnsi="Georgia"/>
        </w:rPr>
        <w:t xml:space="preserve">. It is suspected that the global population is large. </w:t>
      </w:r>
      <w:del w:author="Jack Plummer" w:date="2022-08-19T15:07:00Z" w:id="37">
        <w:r w:rsidDel="007430D2">
          <w:rPr>
            <w:rFonts w:ascii="Georgia" w:hAnsi="Georgia"/>
          </w:rPr>
          <w:delText>However, n</w:delText>
        </w:r>
      </w:del>
      <w:ins w:author="Jack Plummer" w:date="2022-08-19T15:07:00Z" w:id="38">
        <w:r w:rsidR="007430D2">
          <w:rPr>
            <w:rFonts w:ascii="Georgia" w:hAnsi="Georgia"/>
          </w:rPr>
          <w:t>N</w:t>
        </w:r>
      </w:ins>
      <w:r>
        <w:rPr>
          <w:rFonts w:ascii="Georgia" w:hAnsi="Georgia"/>
        </w:rPr>
        <w:t>o numerical population information is avail</w:t>
      </w:r>
      <w:r>
        <w:rPr>
          <w:rFonts w:ascii="Georgia" w:hAnsi="Georgia"/>
        </w:rPr>
        <w:t xml:space="preserve">able, </w:t>
      </w:r>
      <w:del w:author="Jack Plummer" w:date="2022-08-19T15:07:00Z" w:id="39">
        <w:r w:rsidDel="007430D2">
          <w:rPr>
            <w:rFonts w:ascii="Georgia" w:hAnsi="Georgia"/>
          </w:rPr>
          <w:delText xml:space="preserve">and </w:delText>
        </w:r>
      </w:del>
      <w:ins w:author="Jack Plummer" w:date="2022-08-19T15:07:00Z" w:id="40">
        <w:r w:rsidR="007430D2">
          <w:rPr>
            <w:rFonts w:ascii="Georgia" w:hAnsi="Georgia"/>
          </w:rPr>
          <w:t xml:space="preserve">but </w:t>
        </w:r>
      </w:ins>
      <w:r>
        <w:rPr>
          <w:rFonts w:ascii="Georgia" w:hAnsi="Georgia"/>
        </w:rPr>
        <w:t xml:space="preserve">the current population trend is </w:t>
      </w:r>
      <w:del w:author="Jack Plummer" w:date="2022-08-19T15:07:00Z" w:id="41">
        <w:r w:rsidDel="007430D2">
          <w:rPr>
            <w:rFonts w:ascii="Georgia" w:hAnsi="Georgia"/>
          </w:rPr>
          <w:delText>unknown</w:delText>
        </w:r>
      </w:del>
      <w:ins w:author="Jack Plummer" w:date="2022-08-19T15:07:00Z" w:id="42">
        <w:r w:rsidR="007430D2">
          <w:rPr>
            <w:rFonts w:ascii="Georgia" w:hAnsi="Georgia"/>
          </w:rPr>
          <w:t>suspected to be decreasing on account of deforestatio</w:t>
        </w:r>
      </w:ins>
      <w:ins w:author="Jack Plummer" w:date="2022-08-19T15:08:00Z" w:id="43">
        <w:r w:rsidR="007430D2">
          <w:rPr>
            <w:rFonts w:ascii="Georgia" w:hAnsi="Georgia"/>
          </w:rPr>
          <w:t>n due to agricultural expansion</w:t>
        </w:r>
      </w:ins>
      <w:r>
        <w:rPr>
          <w:rFonts w:ascii="Georgia" w:hAnsi="Georgia"/>
        </w:rPr>
        <w:t xml:space="preserve">. Further research </w:t>
      </w:r>
      <w:del w:author="Jack Plummer" w:date="2022-08-19T15:08:00Z" w:id="44">
        <w:r w:rsidDel="007430D2">
          <w:rPr>
            <w:rFonts w:ascii="Georgia" w:hAnsi="Georgia"/>
          </w:rPr>
          <w:delText>would be</w:delText>
        </w:r>
      </w:del>
      <w:ins w:author="Jack Plummer" w:date="2022-08-19T15:08:00Z" w:id="45">
        <w:r w:rsidR="007430D2">
          <w:rPr>
            <w:rFonts w:ascii="Georgia" w:hAnsi="Georgia"/>
          </w:rPr>
          <w:t>is</w:t>
        </w:r>
      </w:ins>
      <w:r>
        <w:rPr>
          <w:rFonts w:ascii="Georgia" w:hAnsi="Georgia"/>
        </w:rPr>
        <w:t xml:space="preserve"> necessary to </w:t>
      </w:r>
      <w:del w:author="Jack Plummer" w:date="2022-08-19T15:08:00Z" w:id="46">
        <w:r w:rsidDel="007430D2">
          <w:rPr>
            <w:rFonts w:ascii="Georgia" w:hAnsi="Georgia"/>
          </w:rPr>
          <w:delText>establish the population status and trend.</w:delText>
        </w:r>
      </w:del>
      <w:ins w:author="Jack Plummer" w:date="2022-08-19T15:08:00Z" w:id="47">
        <w:r w:rsidR="007430D2">
          <w:rPr>
            <w:rFonts w:ascii="Georgia" w:hAnsi="Georgia"/>
          </w:rPr>
          <w:t>identify the population size and rate of decline.</w:t>
        </w:r>
      </w:ins>
    </w:p>
    <w:p w:rsidR="00000000" w:rsidRDefault="00A02035" w14:paraId="6F5B7255" w14:textId="77777777">
      <w:pPr>
        <w:pStyle w:val="Heading2"/>
        <w:divId w:val="198444871"/>
        <w:rPr>
          <w:rFonts w:ascii="Georgia" w:hAnsi="Georgia" w:eastAsia="Times New Roman"/>
          <w:sz w:val="27"/>
          <w:szCs w:val="27"/>
        </w:rPr>
      </w:pPr>
      <w:r>
        <w:rPr>
          <w:rFonts w:ascii="Georgia" w:hAnsi="Georgia" w:eastAsia="Times New Roman"/>
          <w:sz w:val="27"/>
          <w:szCs w:val="27"/>
        </w:rPr>
        <w:t>Population Information</w:t>
      </w:r>
    </w:p>
    <w:p w:rsidR="00000000" w:rsidRDefault="00A02035" w14:paraId="223E17CC" w14:textId="77777777">
      <w:pPr>
        <w:pStyle w:val="NormalWeb"/>
        <w:divId w:val="198444871"/>
        <w:rPr>
          <w:rFonts w:ascii="Georgia" w:hAnsi="Georgia"/>
        </w:rPr>
      </w:pPr>
      <w:r>
        <w:rPr>
          <w:rStyle w:val="datalabel1"/>
          <w:rFonts w:ascii="Georgia" w:hAnsi="Georgia"/>
        </w:rPr>
        <w:t xml:space="preserve">Current Population Trend: </w:t>
      </w:r>
      <w:r>
        <w:rPr>
          <w:rFonts w:ascii="Georgia" w:hAnsi="Georgia"/>
        </w:rPr>
        <w:t>Decreasing</w:t>
      </w:r>
    </w:p>
    <w:p w:rsidR="00000000" w:rsidRDefault="00A02035" w14:paraId="4323BCC2" w14:textId="77777777">
      <w:pPr>
        <w:pStyle w:val="Heading1"/>
        <w:divId w:val="1033962967"/>
        <w:rPr>
          <w:rFonts w:ascii="Georgia" w:hAnsi="Georgia" w:eastAsia="Times New Roman"/>
          <w:sz w:val="29"/>
          <w:szCs w:val="29"/>
        </w:rPr>
      </w:pPr>
      <w:r>
        <w:rPr>
          <w:rFonts w:ascii="Georgia" w:hAnsi="Georgia" w:eastAsia="Times New Roman"/>
          <w:sz w:val="29"/>
          <w:szCs w:val="29"/>
        </w:rPr>
        <w:t>Habitats and Ecology</w:t>
      </w:r>
    </w:p>
    <w:p w:rsidR="00000000" w:rsidRDefault="007430D2" w14:paraId="4D0D3B89" w14:textId="5B2A8ADC">
      <w:pPr>
        <w:pStyle w:val="NormalWeb"/>
        <w:divId w:val="1033962967"/>
        <w:rPr>
          <w:rFonts w:ascii="Georgia" w:hAnsi="Georgia"/>
        </w:rPr>
      </w:pPr>
      <w:commentRangeStart w:id="48"/>
      <w:ins w:author="Jack Plummer" w:date="2022-08-19T15:07:00Z" w:id="49">
        <w:r>
          <w:rPr>
            <w:rFonts w:ascii="Georgia" w:hAnsi="Georgia"/>
          </w:rPr>
          <w:t xml:space="preserve">The species </w:t>
        </w:r>
      </w:ins>
      <w:ins w:author="Jack Plummer" w:date="2022-08-19T15:09:00Z" w:id="50">
        <w:commentRangeEnd w:id="48"/>
        <w:r>
          <w:rPr>
            <w:rStyle w:val="CommentReference"/>
          </w:rPr>
          <w:commentReference w:id="48"/>
        </w:r>
      </w:ins>
      <w:ins w:author="Jack Plummer" w:date="2022-08-19T15:07:00Z" w:id="51">
        <w:r>
          <w:rPr>
            <w:rFonts w:ascii="Georgia" w:hAnsi="Georgia"/>
          </w:rPr>
          <w:t xml:space="preserve">occurs </w:t>
        </w:r>
      </w:ins>
      <w:del w:author="Jack Plummer" w:date="2022-08-19T15:07:00Z" w:id="52">
        <w:r w:rsidDel="007430D2" w:rsidR="00A02035">
          <w:rPr>
            <w:rFonts w:ascii="Georgia" w:hAnsi="Georgia"/>
          </w:rPr>
          <w:delText>I</w:delText>
        </w:r>
      </w:del>
      <w:ins w:author="Jack Plummer" w:date="2022-08-19T15:07:00Z" w:id="53">
        <w:r>
          <w:rPr>
            <w:rFonts w:ascii="Georgia" w:hAnsi="Georgia"/>
          </w:rPr>
          <w:t>i</w:t>
        </w:r>
      </w:ins>
      <w:r w:rsidR="00A02035">
        <w:rPr>
          <w:rFonts w:ascii="Georgia" w:hAnsi="Georgia"/>
        </w:rPr>
        <w:t>n degraded</w:t>
      </w:r>
      <w:ins w:author="Jack Plummer" w:date="2022-08-19T15:08:00Z" w:id="54">
        <w:r>
          <w:rPr>
            <w:rFonts w:ascii="Georgia" w:hAnsi="Georgia"/>
          </w:rPr>
          <w:t>,</w:t>
        </w:r>
      </w:ins>
      <w:r w:rsidR="00A02035">
        <w:rPr>
          <w:rFonts w:ascii="Georgia" w:hAnsi="Georgia"/>
        </w:rPr>
        <w:t xml:space="preserve"> seasonal</w:t>
      </w:r>
      <w:ins w:author="Jack Plummer" w:date="2022-08-19T15:08:00Z" w:id="55">
        <w:r>
          <w:rPr>
            <w:rFonts w:ascii="Georgia" w:hAnsi="Georgia"/>
          </w:rPr>
          <w:t>,</w:t>
        </w:r>
      </w:ins>
      <w:r w:rsidR="00A02035">
        <w:rPr>
          <w:rFonts w:ascii="Georgia" w:hAnsi="Georgia"/>
        </w:rPr>
        <w:t xml:space="preserve"> deciduous dipterocarp-oak forest, evergreen </w:t>
      </w:r>
      <w:del w:author="Jack Plummer" w:date="2022-08-19T15:09:00Z" w:id="56">
        <w:r w:rsidDel="007430D2" w:rsidR="00A02035">
          <w:rPr>
            <w:rFonts w:ascii="Georgia" w:hAnsi="Georgia"/>
          </w:rPr>
          <w:delText>or deciduous</w:delText>
        </w:r>
      </w:del>
      <w:ins w:author="Jack Plummer" w:date="2022-08-19T15:09:00Z" w:id="57">
        <w:r>
          <w:rPr>
            <w:rFonts w:ascii="Georgia" w:hAnsi="Georgia"/>
          </w:rPr>
          <w:t>forest</w:t>
        </w:r>
      </w:ins>
      <w:r w:rsidR="00A02035">
        <w:rPr>
          <w:rFonts w:ascii="Georgia" w:hAnsi="Georgia"/>
        </w:rPr>
        <w:t xml:space="preserve">, open and </w:t>
      </w:r>
      <w:del w:author="Jack Plummer" w:date="2022-08-19T15:09:00Z" w:id="58">
        <w:r w:rsidDel="007430D2" w:rsidR="00A02035">
          <w:rPr>
            <w:rFonts w:ascii="Georgia" w:hAnsi="Georgia"/>
          </w:rPr>
          <w:delText xml:space="preserve">even </w:delText>
        </w:r>
      </w:del>
      <w:r w:rsidR="00A02035">
        <w:rPr>
          <w:rFonts w:ascii="Georgia" w:hAnsi="Georgia"/>
        </w:rPr>
        <w:t>savannah-like</w:t>
      </w:r>
      <w:del w:author="Jack Plummer" w:date="2022-08-19T15:09:00Z" w:id="59">
        <w:r w:rsidDel="007430D2" w:rsidR="00A02035">
          <w:rPr>
            <w:rFonts w:ascii="Georgia" w:hAnsi="Georgia"/>
          </w:rPr>
          <w:delText>l</w:delText>
        </w:r>
        <w:r w:rsidDel="007430D2" w:rsidR="00A02035">
          <w:rPr>
            <w:rFonts w:ascii="Georgia" w:hAnsi="Georgia"/>
          </w:rPr>
          <w:delText>y</w:delText>
        </w:r>
      </w:del>
      <w:r w:rsidR="00A02035">
        <w:rPr>
          <w:rFonts w:ascii="Georgia" w:hAnsi="Georgia"/>
        </w:rPr>
        <w:t xml:space="preserve"> dry forest, scrub forest</w:t>
      </w:r>
      <w:ins w:author="Jack Plummer" w:date="2022-08-19T15:10:00Z" w:id="60">
        <w:r>
          <w:rPr>
            <w:rFonts w:ascii="Georgia" w:hAnsi="Georgia"/>
          </w:rPr>
          <w:t>, and rocky</w:t>
        </w:r>
      </w:ins>
      <w:r w:rsidR="00A02035">
        <w:rPr>
          <w:rFonts w:ascii="Georgia" w:hAnsi="Georgia"/>
        </w:rPr>
        <w:t xml:space="preserve"> slopes</w:t>
      </w:r>
      <w:ins w:author="Jack Plummer" w:date="2022-08-19T15:09:00Z" w:id="61">
        <w:r>
          <w:rPr>
            <w:rFonts w:ascii="Georgia" w:hAnsi="Georgia"/>
          </w:rPr>
          <w:t xml:space="preserve"> </w:t>
        </w:r>
      </w:ins>
      <w:del w:author="Jack Plummer" w:date="2022-08-19T15:09:00Z" w:id="62">
        <w:r w:rsidDel="007430D2" w:rsidR="00A02035">
          <w:rPr>
            <w:rFonts w:ascii="Georgia" w:hAnsi="Georgia"/>
          </w:rPr>
          <w:delText xml:space="preserve">; </w:delText>
        </w:r>
        <w:r w:rsidDel="007430D2" w:rsidR="00A02035">
          <w:rPr>
            <w:rFonts w:ascii="Georgia" w:hAnsi="Georgia"/>
          </w:rPr>
          <w:delText xml:space="preserve">altitude: 100-700 m </w:delText>
        </w:r>
      </w:del>
      <w:r w:rsidR="00A02035">
        <w:rPr>
          <w:rFonts w:ascii="Georgia" w:hAnsi="Georgia"/>
        </w:rPr>
        <w:t>(</w:t>
      </w:r>
      <w:proofErr w:type="spellStart"/>
      <w:r w:rsidR="00A02035">
        <w:rPr>
          <w:rFonts w:ascii="Georgia" w:hAnsi="Georgia"/>
        </w:rPr>
        <w:t>Chayamarit</w:t>
      </w:r>
      <w:proofErr w:type="spellEnd"/>
      <w:r w:rsidR="00A02035">
        <w:rPr>
          <w:rFonts w:ascii="Georgia" w:hAnsi="Georgia"/>
        </w:rPr>
        <w:t xml:space="preserve"> 2005).</w:t>
      </w:r>
    </w:p>
    <w:p w:rsidR="00000000" w:rsidRDefault="00A02035" w14:paraId="0FB1E78A" w14:textId="77777777">
      <w:pPr>
        <w:pStyle w:val="Heading2"/>
        <w:divId w:val="1033962967"/>
        <w:rPr>
          <w:rFonts w:ascii="Georgia" w:hAnsi="Georgia" w:eastAsia="Times New Roman"/>
          <w:sz w:val="27"/>
          <w:szCs w:val="27"/>
        </w:rPr>
      </w:pPr>
      <w:r>
        <w:rPr>
          <w:rFonts w:ascii="Georgia" w:hAnsi="Georgia" w:eastAsia="Times New Roman"/>
          <w:sz w:val="27"/>
          <w:szCs w:val="27"/>
        </w:rPr>
        <w:t>IUCN Habitats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000000" w14:paraId="6A765E89" w14:textId="77777777">
        <w:trPr>
          <w:divId w:val="1033962967"/>
          <w:tblCellSpacing w:w="15" w:type="dxa"/>
        </w:trPr>
        <w:tc>
          <w:tcPr>
            <w:tcW w:w="0" w:type="auto"/>
            <w:tcBorders>
              <w:bottom w:val="single" w:color="000000" w:sz="6" w:space="0"/>
            </w:tcBorders>
            <w:shd w:val="clear" w:color="auto" w:fill="BBBBBB"/>
            <w:vAlign w:val="center"/>
            <w:hideMark/>
          </w:tcPr>
          <w:p w:rsidR="00000000" w:rsidRDefault="00A02035" w14:paraId="370C5AC5" w14:textId="77777777">
            <w:pPr>
              <w:spacing w:after="75"/>
              <w:rPr>
                <w:rFonts w:ascii="Georgia" w:hAnsi="Georgia" w:eastAsia="Times New Roman"/>
                <w:b/>
                <w:bCs/>
                <w:sz w:val="18"/>
                <w:szCs w:val="18"/>
              </w:rPr>
            </w:pPr>
            <w:r>
              <w:rPr>
                <w:rFonts w:ascii="Georgia" w:hAnsi="Georgia" w:eastAsia="Times New Roman"/>
                <w:b/>
                <w:bCs/>
                <w:sz w:val="18"/>
                <w:szCs w:val="18"/>
              </w:rPr>
              <w:t>Habitat</w:t>
            </w:r>
          </w:p>
        </w:tc>
        <w:tc>
          <w:tcPr>
            <w:tcW w:w="0" w:type="auto"/>
            <w:tcBorders>
              <w:bottom w:val="single" w:color="000000" w:sz="6" w:space="0"/>
            </w:tcBorders>
            <w:shd w:val="clear" w:color="auto" w:fill="BBBBBB"/>
            <w:vAlign w:val="center"/>
            <w:hideMark/>
          </w:tcPr>
          <w:p w:rsidR="00000000" w:rsidRDefault="00A02035" w14:paraId="700315E6" w14:textId="77777777">
            <w:pPr>
              <w:spacing w:after="75"/>
              <w:rPr>
                <w:rFonts w:ascii="Georgia" w:hAnsi="Georgia" w:eastAsia="Times New Roman"/>
                <w:b/>
                <w:bCs/>
                <w:sz w:val="18"/>
                <w:szCs w:val="18"/>
              </w:rPr>
            </w:pPr>
            <w:r>
              <w:rPr>
                <w:rFonts w:ascii="Georgia" w:hAnsi="Georgia" w:eastAsia="Times New Roman"/>
                <w:b/>
                <w:bCs/>
                <w:sz w:val="18"/>
                <w:szCs w:val="18"/>
              </w:rPr>
              <w:t>Season</w:t>
            </w:r>
          </w:p>
        </w:tc>
        <w:tc>
          <w:tcPr>
            <w:tcW w:w="0" w:type="auto"/>
            <w:tcBorders>
              <w:bottom w:val="single" w:color="000000" w:sz="6" w:space="0"/>
            </w:tcBorders>
            <w:shd w:val="clear" w:color="auto" w:fill="BBBBBB"/>
            <w:vAlign w:val="center"/>
            <w:hideMark/>
          </w:tcPr>
          <w:p w:rsidR="00000000" w:rsidRDefault="00A02035" w14:paraId="416C0CB2" w14:textId="77777777">
            <w:pPr>
              <w:spacing w:after="75"/>
              <w:rPr>
                <w:rFonts w:ascii="Georgia" w:hAnsi="Georgia" w:eastAsia="Times New Roman"/>
                <w:b/>
                <w:bCs/>
                <w:sz w:val="18"/>
                <w:szCs w:val="18"/>
              </w:rPr>
            </w:pPr>
            <w:r>
              <w:rPr>
                <w:rFonts w:ascii="Georgia" w:hAnsi="Georgia" w:eastAsia="Times New Roman"/>
                <w:b/>
                <w:bCs/>
                <w:sz w:val="18"/>
                <w:szCs w:val="18"/>
              </w:rPr>
              <w:t>Suitability</w:t>
            </w:r>
          </w:p>
        </w:tc>
        <w:tc>
          <w:tcPr>
            <w:tcW w:w="0" w:type="auto"/>
            <w:tcBorders>
              <w:bottom w:val="single" w:color="000000" w:sz="6" w:space="0"/>
            </w:tcBorders>
            <w:shd w:val="clear" w:color="auto" w:fill="BBBBBB"/>
            <w:vAlign w:val="center"/>
            <w:hideMark/>
          </w:tcPr>
          <w:p w:rsidR="00000000" w:rsidRDefault="00A02035" w14:paraId="692FD11E" w14:textId="77777777">
            <w:pPr>
              <w:spacing w:after="75"/>
              <w:rPr>
                <w:rFonts w:ascii="Georgia" w:hAnsi="Georgia" w:eastAsia="Times New Roman"/>
                <w:b/>
                <w:bCs/>
                <w:sz w:val="18"/>
                <w:szCs w:val="18"/>
              </w:rPr>
            </w:pPr>
            <w:r>
              <w:rPr>
                <w:rFonts w:ascii="Georgia" w:hAnsi="Georgia" w:eastAsia="Times New Roman"/>
                <w:b/>
                <w:bCs/>
                <w:sz w:val="18"/>
                <w:szCs w:val="18"/>
              </w:rPr>
              <w:t>Major Import</w:t>
            </w:r>
            <w:r>
              <w:rPr>
                <w:rFonts w:ascii="Georgia" w:hAnsi="Georgia" w:eastAsia="Times New Roman"/>
                <w:b/>
                <w:bCs/>
                <w:sz w:val="18"/>
                <w:szCs w:val="18"/>
              </w:rPr>
              <w:t>ance?</w:t>
            </w:r>
          </w:p>
        </w:tc>
      </w:tr>
      <w:tr w:rsidR="00000000" w14:paraId="47BFD329" w14:textId="77777777">
        <w:trPr>
          <w:divId w:val="1033962967"/>
          <w:tblCellSpacing w:w="15" w:type="dxa"/>
        </w:trPr>
        <w:tc>
          <w:tcPr>
            <w:tcW w:w="0" w:type="auto"/>
            <w:tcBorders>
              <w:bottom w:val="single" w:color="CCCCCC" w:sz="6" w:space="0"/>
            </w:tcBorders>
            <w:vAlign w:val="center"/>
            <w:hideMark/>
          </w:tcPr>
          <w:p w:rsidR="00000000" w:rsidRDefault="00A02035" w14:paraId="5A15AA86" w14:textId="77777777">
            <w:pPr>
              <w:spacing w:after="75"/>
              <w:rPr>
                <w:rFonts w:ascii="Georgia" w:hAnsi="Georgia" w:eastAsia="Times New Roman"/>
                <w:sz w:val="18"/>
                <w:szCs w:val="18"/>
              </w:rPr>
            </w:pPr>
            <w:commentRangeStart w:id="63"/>
            <w:r>
              <w:rPr>
                <w:rFonts w:ascii="Georgia" w:hAnsi="Georgia" w:eastAsia="Times New Roman"/>
                <w:sz w:val="18"/>
                <w:szCs w:val="18"/>
              </w:rPr>
              <w:t>1.5. Forest -&gt; Forest - Subtropical/Tropical Dry</w:t>
            </w:r>
            <w:commentRangeEnd w:id="63"/>
            <w:r w:rsidR="007430D2">
              <w:rPr>
                <w:rStyle w:val="CommentReference"/>
              </w:rPr>
              <w:commentReference w:id="63"/>
            </w:r>
          </w:p>
        </w:tc>
        <w:tc>
          <w:tcPr>
            <w:tcW w:w="0" w:type="auto"/>
            <w:tcBorders>
              <w:bottom w:val="single" w:color="CCCCCC" w:sz="6" w:space="0"/>
            </w:tcBorders>
            <w:vAlign w:val="center"/>
            <w:hideMark/>
          </w:tcPr>
          <w:p w:rsidR="00000000" w:rsidRDefault="00A02035" w14:paraId="0C3BC115"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A02035" w14:paraId="6B6AF368"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A02035" w14:paraId="0108C024"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25149A93" w14:textId="77777777">
      <w:pPr>
        <w:pStyle w:val="Heading2"/>
        <w:divId w:val="1033962967"/>
        <w:rPr>
          <w:rFonts w:ascii="Georgia" w:hAnsi="Georgia" w:eastAsia="Times New Roman"/>
          <w:sz w:val="27"/>
          <w:szCs w:val="27"/>
        </w:rPr>
      </w:pPr>
      <w:r>
        <w:rPr>
          <w:rFonts w:ascii="Georgia" w:hAnsi="Georgia" w:eastAsia="Times New Roman"/>
          <w:sz w:val="27"/>
          <w:szCs w:val="27"/>
        </w:rPr>
        <w:t>Continuing Decline in Habitat</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38"/>
        <w:gridCol w:w="894"/>
        <w:gridCol w:w="5078"/>
      </w:tblGrid>
      <w:tr w:rsidR="00000000" w:rsidTr="47B8606C" w14:paraId="075CD63B" w14:textId="77777777">
        <w:trPr>
          <w:divId w:val="1033962967"/>
          <w:tblCellSpacing w:w="15" w:type="dxa"/>
        </w:trPr>
        <w:tc>
          <w:tcPr>
            <w:tcW w:w="0" w:type="auto"/>
            <w:tcBorders>
              <w:bottom w:val="single" w:color="000000" w:themeColor="text1" w:sz="6" w:space="0"/>
            </w:tcBorders>
            <w:shd w:val="clear" w:color="auto" w:fill="BBBBBB"/>
            <w:tcMar/>
            <w:vAlign w:val="center"/>
            <w:hideMark/>
          </w:tcPr>
          <w:p w:rsidR="00000000" w:rsidRDefault="00A02035" w14:paraId="227AADB4" w14:textId="77777777">
            <w:pPr>
              <w:spacing w:after="75"/>
              <w:rPr>
                <w:rFonts w:ascii="Georgia" w:hAnsi="Georgia" w:eastAsia="Times New Roman"/>
                <w:b/>
                <w:bCs/>
                <w:sz w:val="18"/>
                <w:szCs w:val="18"/>
              </w:rPr>
            </w:pPr>
            <w:r>
              <w:rPr>
                <w:rFonts w:ascii="Georgia" w:hAnsi="Georgia" w:eastAsia="Times New Roman"/>
                <w:b/>
                <w:bCs/>
                <w:sz w:val="18"/>
                <w:szCs w:val="18"/>
              </w:rPr>
              <w:t>Continuing decline in area, extent and/or quality of habitat?</w:t>
            </w:r>
          </w:p>
        </w:tc>
        <w:tc>
          <w:tcPr>
            <w:tcW w:w="0" w:type="auto"/>
            <w:tcBorders>
              <w:bottom w:val="single" w:color="000000" w:themeColor="text1" w:sz="6" w:space="0"/>
            </w:tcBorders>
            <w:shd w:val="clear" w:color="auto" w:fill="BBBBBB"/>
            <w:tcMar/>
            <w:vAlign w:val="center"/>
            <w:hideMark/>
          </w:tcPr>
          <w:p w:rsidR="00000000" w:rsidRDefault="00A02035" w14:paraId="5766A3FD" w14:textId="77777777">
            <w:pPr>
              <w:spacing w:after="75"/>
              <w:rPr>
                <w:rFonts w:ascii="Georgia" w:hAnsi="Georgia" w:eastAsia="Times New Roman"/>
                <w:b/>
                <w:bCs/>
                <w:sz w:val="18"/>
                <w:szCs w:val="18"/>
              </w:rPr>
            </w:pPr>
            <w:r>
              <w:rPr>
                <w:rFonts w:ascii="Georgia" w:hAnsi="Georgia" w:eastAsia="Times New Roman"/>
                <w:b/>
                <w:bCs/>
                <w:sz w:val="18"/>
                <w:szCs w:val="18"/>
              </w:rPr>
              <w:t>Qualifier</w:t>
            </w:r>
          </w:p>
        </w:tc>
        <w:tc>
          <w:tcPr>
            <w:tcW w:w="0" w:type="auto"/>
            <w:tcBorders>
              <w:bottom w:val="single" w:color="000000" w:themeColor="text1" w:sz="6" w:space="0"/>
            </w:tcBorders>
            <w:shd w:val="clear" w:color="auto" w:fill="BBBBBB"/>
            <w:tcMar/>
            <w:vAlign w:val="center"/>
            <w:hideMark/>
          </w:tcPr>
          <w:p w:rsidR="00000000" w:rsidRDefault="00A02035" w14:paraId="17ADF356"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rsidTr="47B8606C" w14:paraId="3C863904" w14:textId="77777777">
        <w:trPr>
          <w:divId w:val="1033962967"/>
          <w:tblCellSpacing w:w="15" w:type="dxa"/>
        </w:trPr>
        <w:tc>
          <w:tcPr>
            <w:tcW w:w="0" w:type="auto"/>
            <w:tcMar/>
            <w:vAlign w:val="center"/>
            <w:hideMark/>
          </w:tcPr>
          <w:p w:rsidR="00000000" w:rsidRDefault="00A02035" w14:paraId="0F933A74"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tcMar/>
            <w:vAlign w:val="center"/>
            <w:hideMark/>
          </w:tcPr>
          <w:p w:rsidR="00000000" w:rsidRDefault="00A02035" w14:paraId="1E361D47" w14:textId="77777777">
            <w:pPr>
              <w:spacing w:after="75"/>
              <w:rPr>
                <w:rFonts w:ascii="Georgia" w:hAnsi="Georgia" w:eastAsia="Times New Roman"/>
                <w:sz w:val="18"/>
                <w:szCs w:val="18"/>
              </w:rPr>
            </w:pPr>
            <w:r>
              <w:rPr>
                <w:rFonts w:ascii="Georgia" w:hAnsi="Georgia" w:eastAsia="Times New Roman"/>
                <w:sz w:val="18"/>
                <w:szCs w:val="18"/>
              </w:rPr>
              <w:t>Inferred</w:t>
            </w:r>
          </w:p>
        </w:tc>
        <w:tc>
          <w:tcPr>
            <w:tcW w:w="0" w:type="auto"/>
            <w:tcMar/>
            <w:vAlign w:val="center"/>
            <w:hideMark/>
          </w:tcPr>
          <w:p w:rsidR="00000000" w:rsidRDefault="00A02035" w14:paraId="1D0DFBEB" w14:textId="23811513">
            <w:pPr>
              <w:spacing w:after="75"/>
              <w:rPr>
                <w:rFonts w:ascii="Georgia" w:hAnsi="Georgia" w:eastAsia="Times New Roman"/>
                <w:sz w:val="18"/>
                <w:szCs w:val="18"/>
              </w:rPr>
            </w:pPr>
            <w:del w:author="Jack Plummer" w:date="2022-08-19T14:48:33.991Z" w:id="1053634390">
              <w:r w:rsidRPr="47B8606C" w:rsidDel="00A02035">
                <w:rPr>
                  <w:rFonts w:ascii="Georgia" w:hAnsi="Georgia" w:eastAsia="Times New Roman"/>
                  <w:sz w:val="18"/>
                  <w:szCs w:val="18"/>
                </w:rPr>
                <w:delText>The WWF reports that</w:delText>
              </w:r>
            </w:del>
            <w:r w:rsidRPr="47B8606C" w:rsidR="00A02035">
              <w:rPr>
                <w:rFonts w:ascii="Georgia" w:hAnsi="Georgia" w:eastAsia="Times New Roman"/>
                <w:sz w:val="18"/>
                <w:szCs w:val="18"/>
              </w:rPr>
              <w:t xml:space="preserve"> </w:t>
            </w:r>
            <w:del w:author="Jack Plummer" w:date="2022-08-19T14:48:47.15Z" w:id="988713087">
              <w:r w:rsidRPr="47B8606C" w:rsidDel="00A02035">
                <w:rPr>
                  <w:rFonts w:ascii="Georgia" w:hAnsi="Georgia" w:eastAsia="Times New Roman"/>
                  <w:sz w:val="18"/>
                  <w:szCs w:val="18"/>
                </w:rPr>
                <w:delText>B</w:delText>
              </w:r>
            </w:del>
            <w:ins w:author="Jack Plummer" w:date="2022-08-19T14:48:49.435Z" w:id="851893753">
              <w:r w:rsidRPr="47B8606C" w:rsidR="14F3E896">
                <w:rPr>
                  <w:rFonts w:ascii="Georgia" w:hAnsi="Georgia" w:eastAsia="Times New Roman"/>
                  <w:sz w:val="18"/>
                  <w:szCs w:val="18"/>
                </w:rPr>
                <w:t>B</w:t>
              </w:r>
            </w:ins>
            <w:r w:rsidRPr="47B8606C" w:rsidR="00A02035">
              <w:rPr>
                <w:rFonts w:ascii="Georgia" w:hAnsi="Georgia" w:eastAsia="Times New Roman"/>
                <w:sz w:val="18"/>
                <w:szCs w:val="18"/>
              </w:rPr>
              <w:t xml:space="preserve">etween 1973 and 2009 Thailand lost approximately 43% </w:t>
            </w:r>
            <w:ins w:author="Jack Plummer" w:date="2022-08-19T15:10:00Z" w:id="1213269767">
              <w:r w:rsidRPr="47B8606C" w:rsidR="007430D2">
                <w:rPr>
                  <w:rFonts w:ascii="Georgia" w:hAnsi="Georgia" w:eastAsia="Times New Roman"/>
                  <w:sz w:val="18"/>
                  <w:szCs w:val="18"/>
                </w:rPr>
                <w:t>of its</w:t>
              </w:r>
            </w:ins>
            <w:ins w:author="Jack Plummer" w:date="2022-08-19T14:48:59.17Z" w:id="1289811921">
              <w:r w:rsidRPr="47B8606C" w:rsidR="0ED26416">
                <w:rPr>
                  <w:rFonts w:ascii="Georgia" w:hAnsi="Georgia" w:eastAsia="Times New Roman"/>
                  <w:sz w:val="18"/>
                  <w:szCs w:val="18"/>
                </w:rPr>
                <w:t xml:space="preserve"> forest </w:t>
              </w:r>
            </w:ins>
            <w:ins w:author="Jack Plummer" w:date="2022-08-19T14:49:00.783Z" w:id="830622876">
              <w:r w:rsidRPr="47B8606C" w:rsidR="0ED26416">
                <w:rPr>
                  <w:rFonts w:ascii="Georgia" w:hAnsi="Georgia" w:eastAsia="Times New Roman"/>
                  <w:sz w:val="18"/>
                  <w:szCs w:val="18"/>
                </w:rPr>
                <w:t>cover</w:t>
              </w:r>
            </w:ins>
            <w:ins w:author="Jack Plummer" w:date="2022-08-19T15:11:00Z" w:id="1916561293">
              <w:r w:rsidRPr="47B8606C" w:rsidR="007430D2">
                <w:rPr>
                  <w:rFonts w:ascii="Georgia" w:hAnsi="Georgia" w:eastAsia="Times New Roman"/>
                  <w:color w:val="FF0000"/>
                  <w:sz w:val="18"/>
                  <w:szCs w:val="18"/>
                </w:rPr>
                <w:t xml:space="preserve"> </w:t>
              </w:r>
            </w:ins>
            <w:r w:rsidRPr="47B8606C" w:rsidR="00A02035">
              <w:rPr>
                <w:rFonts w:ascii="Georgia" w:hAnsi="Georgia" w:eastAsia="Times New Roman"/>
                <w:sz w:val="18"/>
                <w:szCs w:val="18"/>
              </w:rPr>
              <w:t>(WWF-Greater Mekong 2013).</w:t>
            </w:r>
          </w:p>
        </w:tc>
      </w:tr>
    </w:tbl>
    <w:p w:rsidR="00000000" w:rsidRDefault="00A02035" w14:paraId="044635B5" w14:textId="77777777">
      <w:pPr>
        <w:pStyle w:val="Heading2"/>
        <w:divId w:val="1033962967"/>
        <w:rPr>
          <w:rFonts w:ascii="Georgia" w:hAnsi="Georgia" w:eastAsia="Times New Roman"/>
          <w:sz w:val="27"/>
          <w:szCs w:val="27"/>
        </w:rPr>
      </w:pPr>
      <w:r>
        <w:rPr>
          <w:rFonts w:ascii="Georgia" w:hAnsi="Georgia" w:eastAsia="Times New Roman"/>
          <w:sz w:val="27"/>
          <w:szCs w:val="27"/>
        </w:rPr>
        <w:t>Systems</w:t>
      </w:r>
    </w:p>
    <w:p w:rsidR="00000000" w:rsidRDefault="00A02035" w14:paraId="14871FC6" w14:textId="77777777">
      <w:pPr>
        <w:pStyle w:val="NormalWeb"/>
        <w:divId w:val="1033962967"/>
        <w:rPr>
          <w:rFonts w:ascii="Georgia" w:hAnsi="Georgia"/>
        </w:rPr>
      </w:pPr>
      <w:r>
        <w:rPr>
          <w:rStyle w:val="datalabel1"/>
          <w:rFonts w:ascii="Georgia" w:hAnsi="Georgia"/>
        </w:rPr>
        <w:t xml:space="preserve">System: </w:t>
      </w:r>
      <w:r>
        <w:rPr>
          <w:rFonts w:ascii="Georgia" w:hAnsi="Georgia"/>
        </w:rPr>
        <w:t>Terrestrial</w:t>
      </w:r>
    </w:p>
    <w:p w:rsidR="00000000" w:rsidRDefault="00A02035" w14:paraId="1EDA9931" w14:textId="77777777">
      <w:pPr>
        <w:pStyle w:val="Heading2"/>
        <w:divId w:val="1033962967"/>
        <w:rPr>
          <w:rFonts w:ascii="Georgia" w:hAnsi="Georgia" w:eastAsia="Times New Roman"/>
          <w:sz w:val="27"/>
          <w:szCs w:val="27"/>
        </w:rPr>
      </w:pPr>
      <w:r>
        <w:rPr>
          <w:rFonts w:ascii="Georgia" w:hAnsi="Georgia" w:eastAsia="Times New Roman"/>
          <w:sz w:val="27"/>
          <w:szCs w:val="27"/>
        </w:rPr>
        <w:t>Plant Specific</w:t>
      </w:r>
    </w:p>
    <w:p w:rsidR="00000000" w:rsidRDefault="00A02035" w14:paraId="4333B15C" w14:textId="77777777">
      <w:pPr>
        <w:pStyle w:val="NormalWeb"/>
        <w:divId w:val="103396296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010"/>
      </w:tblGrid>
      <w:tr w:rsidR="00000000" w14:paraId="65611EB0" w14:textId="77777777">
        <w:trPr>
          <w:divId w:val="1033962967"/>
          <w:tblCellSpacing w:w="15" w:type="dxa"/>
        </w:trPr>
        <w:tc>
          <w:tcPr>
            <w:tcW w:w="0" w:type="auto"/>
            <w:tcBorders>
              <w:bottom w:val="single" w:color="000000" w:sz="6" w:space="0"/>
            </w:tcBorders>
            <w:shd w:val="clear" w:color="auto" w:fill="BBBBBB"/>
            <w:vAlign w:val="center"/>
            <w:hideMark/>
          </w:tcPr>
          <w:p w:rsidR="00000000" w:rsidRDefault="00A02035" w14:paraId="3127F7FB" w14:textId="77777777">
            <w:pPr>
              <w:spacing w:after="75"/>
              <w:rPr>
                <w:rFonts w:ascii="Georgia" w:hAnsi="Georgia" w:eastAsia="Times New Roman"/>
                <w:b/>
                <w:bCs/>
                <w:sz w:val="18"/>
                <w:szCs w:val="18"/>
              </w:rPr>
            </w:pPr>
            <w:r>
              <w:rPr>
                <w:rFonts w:ascii="Georgia" w:hAnsi="Georgia" w:eastAsia="Times New Roman"/>
                <w:b/>
                <w:bCs/>
                <w:sz w:val="18"/>
                <w:szCs w:val="18"/>
              </w:rPr>
              <w:t>Plant Growth Forms</w:t>
            </w:r>
          </w:p>
        </w:tc>
      </w:tr>
      <w:tr w:rsidR="00000000" w14:paraId="7E9689CA" w14:textId="77777777">
        <w:trPr>
          <w:divId w:val="1033962967"/>
          <w:tblCellSpacing w:w="15" w:type="dxa"/>
        </w:trPr>
        <w:tc>
          <w:tcPr>
            <w:tcW w:w="0" w:type="auto"/>
            <w:tcBorders>
              <w:bottom w:val="single" w:color="CCCCCC" w:sz="6" w:space="0"/>
            </w:tcBorders>
            <w:vAlign w:val="center"/>
            <w:hideMark/>
          </w:tcPr>
          <w:p w:rsidR="00000000" w:rsidRDefault="00A02035" w14:paraId="59E34337" w14:textId="77777777">
            <w:pPr>
              <w:spacing w:after="75"/>
              <w:rPr>
                <w:rFonts w:ascii="Georgia" w:hAnsi="Georgia" w:eastAsia="Times New Roman"/>
                <w:sz w:val="18"/>
                <w:szCs w:val="18"/>
              </w:rPr>
            </w:pPr>
            <w:r>
              <w:rPr>
                <w:rFonts w:ascii="Georgia" w:hAnsi="Georgia" w:eastAsia="Times New Roman"/>
                <w:sz w:val="18"/>
                <w:szCs w:val="18"/>
              </w:rPr>
              <w:t>Tree - small</w:t>
            </w:r>
          </w:p>
        </w:tc>
      </w:tr>
    </w:tbl>
    <w:p w:rsidR="00000000" w:rsidRDefault="00A02035" w14:paraId="70311167" w14:textId="77777777">
      <w:pPr>
        <w:pStyle w:val="Heading1"/>
        <w:divId w:val="113907762"/>
        <w:rPr>
          <w:rFonts w:ascii="Georgia" w:hAnsi="Georgia" w:eastAsia="Times New Roman"/>
          <w:sz w:val="29"/>
          <w:szCs w:val="29"/>
        </w:rPr>
      </w:pPr>
      <w:r>
        <w:rPr>
          <w:rFonts w:ascii="Georgia" w:hAnsi="Georgia" w:eastAsia="Times New Roman"/>
          <w:sz w:val="29"/>
          <w:szCs w:val="29"/>
        </w:rPr>
        <w:t>Use and Trade</w:t>
      </w:r>
    </w:p>
    <w:p w:rsidR="00000000" w:rsidRDefault="00A02035" w14:paraId="2575828C" w14:textId="77777777">
      <w:pPr>
        <w:pStyle w:val="Heading2"/>
        <w:divId w:val="113907762"/>
        <w:rPr>
          <w:rFonts w:ascii="Georgia" w:hAnsi="Georgia" w:eastAsia="Times New Roman"/>
          <w:sz w:val="27"/>
          <w:szCs w:val="27"/>
        </w:rPr>
      </w:pPr>
      <w:r>
        <w:rPr>
          <w:rFonts w:ascii="Georgia" w:hAnsi="Georgia" w:eastAsia="Times New Roman"/>
          <w:sz w:val="27"/>
          <w:szCs w:val="27"/>
        </w:rPr>
        <w:lastRenderedPageBreak/>
        <w:t xml:space="preserve">General Use and Trade </w:t>
      </w:r>
      <w:r>
        <w:rPr>
          <w:rFonts w:ascii="Georgia" w:hAnsi="Georgia" w:eastAsia="Times New Roman"/>
          <w:sz w:val="27"/>
          <w:szCs w:val="27"/>
        </w:rPr>
        <w:t>Information</w:t>
      </w:r>
    </w:p>
    <w:p w:rsidR="00000000" w:rsidRDefault="00A02035" w14:paraId="281DFE84" w14:textId="77777777">
      <w:pPr>
        <w:pStyle w:val="NormalWeb"/>
        <w:divId w:val="113907762"/>
        <w:rPr>
          <w:rFonts w:ascii="Georgia" w:hAnsi="Georgia"/>
        </w:rPr>
      </w:pPr>
      <w:r>
        <w:rPr>
          <w:rFonts w:ascii="Georgia" w:hAnsi="Georgia"/>
        </w:rPr>
        <w:t>The species is reported to be used in traditional medicine in Northern Thailand (</w:t>
      </w:r>
      <w:proofErr w:type="spellStart"/>
      <w:r>
        <w:rPr>
          <w:rFonts w:ascii="Georgia" w:hAnsi="Georgia"/>
        </w:rPr>
        <w:t>Hermhuk</w:t>
      </w:r>
      <w:proofErr w:type="spellEnd"/>
      <w:r>
        <w:rPr>
          <w:rFonts w:ascii="Georgia" w:hAnsi="Georgia"/>
        </w:rPr>
        <w:t xml:space="preserve"> 2018).</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257"/>
        <w:gridCol w:w="3325"/>
        <w:gridCol w:w="1447"/>
        <w:gridCol w:w="2981"/>
      </w:tblGrid>
      <w:tr w:rsidR="00000000" w14:paraId="6E5C90ED" w14:textId="77777777">
        <w:trPr>
          <w:divId w:val="113907762"/>
          <w:tblCellSpacing w:w="15" w:type="dxa"/>
        </w:trPr>
        <w:tc>
          <w:tcPr>
            <w:tcW w:w="0" w:type="auto"/>
            <w:tcBorders>
              <w:bottom w:val="single" w:color="000000" w:sz="6" w:space="0"/>
            </w:tcBorders>
            <w:shd w:val="clear" w:color="auto" w:fill="BBBBBB"/>
            <w:vAlign w:val="center"/>
            <w:hideMark/>
          </w:tcPr>
          <w:p w:rsidR="00000000" w:rsidRDefault="00A02035" w14:paraId="21B9D6A3"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A02035" w14:paraId="716BE608" w14:textId="77777777">
            <w:pPr>
              <w:spacing w:after="75"/>
              <w:rPr>
                <w:rFonts w:ascii="Georgia" w:hAnsi="Georgia" w:eastAsia="Times New Roman"/>
                <w:b/>
                <w:bCs/>
                <w:sz w:val="18"/>
                <w:szCs w:val="18"/>
              </w:rPr>
            </w:pPr>
            <w:r>
              <w:rPr>
                <w:rFonts w:ascii="Georgia" w:hAnsi="Georgia" w:eastAsia="Times New Roman"/>
                <w:b/>
                <w:bCs/>
                <w:sz w:val="18"/>
                <w:szCs w:val="18"/>
              </w:rPr>
              <w:t>Rationale:</w:t>
            </w:r>
          </w:p>
        </w:tc>
        <w:tc>
          <w:tcPr>
            <w:tcW w:w="0" w:type="auto"/>
            <w:tcBorders>
              <w:bottom w:val="single" w:color="000000" w:sz="6" w:space="0"/>
            </w:tcBorders>
            <w:shd w:val="clear" w:color="auto" w:fill="BBBBBB"/>
            <w:vAlign w:val="center"/>
            <w:hideMark/>
          </w:tcPr>
          <w:p w:rsidR="00000000" w:rsidRDefault="00A02035" w14:paraId="5364B14C" w14:textId="77777777">
            <w:pPr>
              <w:spacing w:after="75"/>
              <w:rPr>
                <w:rFonts w:ascii="Georgia" w:hAnsi="Georgia" w:eastAsia="Times New Roman"/>
                <w:b/>
                <w:bCs/>
                <w:sz w:val="18"/>
                <w:szCs w:val="18"/>
              </w:rPr>
            </w:pPr>
            <w:r>
              <w:rPr>
                <w:rFonts w:ascii="Georgia" w:hAnsi="Georgia" w:eastAsia="Times New Roman"/>
                <w:b/>
                <w:bCs/>
                <w:sz w:val="18"/>
                <w:szCs w:val="18"/>
              </w:rPr>
              <w:t>Local Commercial:</w:t>
            </w:r>
          </w:p>
        </w:tc>
        <w:tc>
          <w:tcPr>
            <w:tcW w:w="0" w:type="auto"/>
            <w:tcBorders>
              <w:bottom w:val="single" w:color="000000" w:sz="6" w:space="0"/>
            </w:tcBorders>
            <w:shd w:val="clear" w:color="auto" w:fill="BBBBBB"/>
            <w:vAlign w:val="center"/>
            <w:hideMark/>
          </w:tcPr>
          <w:p w:rsidR="00000000" w:rsidRDefault="00A02035" w14:paraId="58F29C21" w14:textId="77777777">
            <w:pPr>
              <w:spacing w:after="75"/>
              <w:rPr>
                <w:rFonts w:ascii="Georgia" w:hAnsi="Georgia" w:eastAsia="Times New Roman"/>
                <w:b/>
                <w:bCs/>
                <w:sz w:val="18"/>
                <w:szCs w:val="18"/>
              </w:rPr>
            </w:pPr>
            <w:r>
              <w:rPr>
                <w:rFonts w:ascii="Georgia" w:hAnsi="Georgia" w:eastAsia="Times New Roman"/>
                <w:b/>
                <w:bCs/>
                <w:sz w:val="18"/>
                <w:szCs w:val="18"/>
              </w:rPr>
              <w:t>Further detail including information on economic value if available:</w:t>
            </w:r>
          </w:p>
        </w:tc>
      </w:tr>
      <w:tr w:rsidR="00000000" w14:paraId="6672DC05" w14:textId="77777777">
        <w:trPr>
          <w:divId w:val="113907762"/>
          <w:tblCellSpacing w:w="15" w:type="dxa"/>
        </w:trPr>
        <w:tc>
          <w:tcPr>
            <w:tcW w:w="0" w:type="auto"/>
            <w:vAlign w:val="center"/>
            <w:hideMark/>
          </w:tcPr>
          <w:p w:rsidR="00000000" w:rsidRDefault="00A02035" w14:paraId="7030C65C"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A02035" w14:paraId="1A36B7C7" w14:textId="77777777">
            <w:pPr>
              <w:spacing w:after="75"/>
              <w:rPr>
                <w:rFonts w:ascii="Georgia" w:hAnsi="Georgia" w:eastAsia="Times New Roman"/>
                <w:sz w:val="18"/>
                <w:szCs w:val="18"/>
              </w:rPr>
            </w:pPr>
            <w:r>
              <w:rPr>
                <w:rFonts w:ascii="Georgia" w:hAnsi="Georgia" w:eastAsia="Times New Roman"/>
                <w:sz w:val="18"/>
                <w:szCs w:val="18"/>
              </w:rPr>
              <w:t>The species is reported to be us</w:t>
            </w:r>
            <w:r>
              <w:rPr>
                <w:rFonts w:ascii="Georgia" w:hAnsi="Georgia" w:eastAsia="Times New Roman"/>
                <w:sz w:val="18"/>
                <w:szCs w:val="18"/>
              </w:rPr>
              <w:t>ed in traditional medicine in Northern Thailand (</w:t>
            </w:r>
            <w:proofErr w:type="spellStart"/>
            <w:r>
              <w:rPr>
                <w:rFonts w:ascii="Georgia" w:hAnsi="Georgia" w:eastAsia="Times New Roman"/>
                <w:sz w:val="18"/>
                <w:szCs w:val="18"/>
              </w:rPr>
              <w:t>Hermhuk</w:t>
            </w:r>
            <w:proofErr w:type="spellEnd"/>
            <w:r>
              <w:rPr>
                <w:rFonts w:ascii="Georgia" w:hAnsi="Georgia" w:eastAsia="Times New Roman"/>
                <w:sz w:val="18"/>
                <w:szCs w:val="18"/>
              </w:rPr>
              <w:t xml:space="preserve"> 2018).</w:t>
            </w:r>
          </w:p>
        </w:tc>
        <w:tc>
          <w:tcPr>
            <w:tcW w:w="0" w:type="auto"/>
            <w:vAlign w:val="center"/>
            <w:hideMark/>
          </w:tcPr>
          <w:p w:rsidR="00000000" w:rsidRDefault="00A02035" w14:paraId="4035069D"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4D4B8D26"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5F6F9743" w14:textId="77777777">
      <w:pPr>
        <w:pStyle w:val="NormalWeb"/>
        <w:divId w:val="113907762"/>
        <w:rPr>
          <w:rFonts w:ascii="Georgia" w:hAnsi="Georgia"/>
        </w:rPr>
      </w:pPr>
      <w:r>
        <w:rPr>
          <w:rStyle w:val="datalabel1"/>
          <w:rFonts w:ascii="Georgia" w:hAnsi="Georgia"/>
        </w:rPr>
        <w:t xml:space="preserve">National Commercial Value: </w:t>
      </w:r>
      <w:r>
        <w:rPr>
          <w:rFonts w:ascii="Georgia" w:hAnsi="Georgia"/>
        </w:rPr>
        <w:t>No</w:t>
      </w:r>
    </w:p>
    <w:p w:rsidR="00000000" w:rsidRDefault="00A02035" w14:paraId="570AD14F" w14:textId="77777777">
      <w:pPr>
        <w:pStyle w:val="NormalWeb"/>
        <w:divId w:val="113907762"/>
        <w:rPr>
          <w:rFonts w:ascii="Georgia" w:hAnsi="Georgia"/>
        </w:rPr>
      </w:pPr>
      <w:r>
        <w:rPr>
          <w:rStyle w:val="datalabel1"/>
          <w:rFonts w:ascii="Georgia" w:hAnsi="Georgia"/>
        </w:rPr>
        <w:t xml:space="preserve">International Commercial Value: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764"/>
        <w:gridCol w:w="1161"/>
        <w:gridCol w:w="862"/>
        <w:gridCol w:w="1307"/>
        <w:gridCol w:w="2111"/>
      </w:tblGrid>
      <w:tr w:rsidR="00000000" w14:paraId="3BB8B91E" w14:textId="77777777">
        <w:trPr>
          <w:divId w:val="113907762"/>
          <w:tblCellSpacing w:w="15" w:type="dxa"/>
        </w:trPr>
        <w:tc>
          <w:tcPr>
            <w:tcW w:w="0" w:type="auto"/>
            <w:tcBorders>
              <w:bottom w:val="single" w:color="000000" w:sz="6" w:space="0"/>
            </w:tcBorders>
            <w:shd w:val="clear" w:color="auto" w:fill="BBBBBB"/>
            <w:vAlign w:val="center"/>
            <w:hideMark/>
          </w:tcPr>
          <w:p w:rsidR="00000000" w:rsidRDefault="00A02035" w14:paraId="550CBA16" w14:textId="77777777">
            <w:pPr>
              <w:spacing w:after="75"/>
              <w:rPr>
                <w:rFonts w:ascii="Georgia" w:hAnsi="Georgia" w:eastAsia="Times New Roman"/>
                <w:b/>
                <w:bCs/>
                <w:sz w:val="18"/>
                <w:szCs w:val="18"/>
              </w:rPr>
            </w:pPr>
            <w:r>
              <w:rPr>
                <w:rFonts w:ascii="Georgia" w:hAnsi="Georgia" w:eastAsia="Times New Roman"/>
                <w:b/>
                <w:bCs/>
                <w:sz w:val="18"/>
                <w:szCs w:val="18"/>
              </w:rPr>
              <w:t>End Use</w:t>
            </w:r>
          </w:p>
        </w:tc>
        <w:tc>
          <w:tcPr>
            <w:tcW w:w="0" w:type="auto"/>
            <w:tcBorders>
              <w:bottom w:val="single" w:color="000000" w:sz="6" w:space="0"/>
            </w:tcBorders>
            <w:shd w:val="clear" w:color="auto" w:fill="BBBBBB"/>
            <w:vAlign w:val="center"/>
            <w:hideMark/>
          </w:tcPr>
          <w:p w:rsidR="00000000" w:rsidRDefault="00A02035" w14:paraId="644BB788"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A02035" w14:paraId="47CCB891" w14:textId="77777777">
            <w:pPr>
              <w:spacing w:after="75"/>
              <w:rPr>
                <w:rFonts w:ascii="Georgia" w:hAnsi="Georgia" w:eastAsia="Times New Roman"/>
                <w:b/>
                <w:bCs/>
                <w:sz w:val="18"/>
                <w:szCs w:val="18"/>
              </w:rPr>
            </w:pPr>
            <w:r>
              <w:rPr>
                <w:rFonts w:ascii="Georgia" w:hAnsi="Georgia" w:eastAsia="Times New Roman"/>
                <w:b/>
                <w:bCs/>
                <w:sz w:val="18"/>
                <w:szCs w:val="18"/>
              </w:rPr>
              <w:t>National</w:t>
            </w:r>
          </w:p>
        </w:tc>
        <w:tc>
          <w:tcPr>
            <w:tcW w:w="0" w:type="auto"/>
            <w:tcBorders>
              <w:bottom w:val="single" w:color="000000" w:sz="6" w:space="0"/>
            </w:tcBorders>
            <w:shd w:val="clear" w:color="auto" w:fill="BBBBBB"/>
            <w:vAlign w:val="center"/>
            <w:hideMark/>
          </w:tcPr>
          <w:p w:rsidR="00000000" w:rsidRDefault="00A02035" w14:paraId="13D17C8D" w14:textId="77777777">
            <w:pPr>
              <w:spacing w:after="75"/>
              <w:rPr>
                <w:rFonts w:ascii="Georgia" w:hAnsi="Georgia" w:eastAsia="Times New Roman"/>
                <w:b/>
                <w:bCs/>
                <w:sz w:val="18"/>
                <w:szCs w:val="18"/>
              </w:rPr>
            </w:pPr>
            <w:r>
              <w:rPr>
                <w:rFonts w:ascii="Georgia" w:hAnsi="Georgia" w:eastAsia="Times New Roman"/>
                <w:b/>
                <w:bCs/>
                <w:sz w:val="18"/>
                <w:szCs w:val="18"/>
              </w:rPr>
              <w:t>International</w:t>
            </w:r>
          </w:p>
        </w:tc>
        <w:tc>
          <w:tcPr>
            <w:tcW w:w="0" w:type="auto"/>
            <w:tcBorders>
              <w:bottom w:val="single" w:color="000000" w:sz="6" w:space="0"/>
            </w:tcBorders>
            <w:shd w:val="clear" w:color="auto" w:fill="BBBBBB"/>
            <w:vAlign w:val="center"/>
            <w:hideMark/>
          </w:tcPr>
          <w:p w:rsidR="00000000" w:rsidRDefault="00A02035" w14:paraId="66A3F9F2" w14:textId="77777777">
            <w:pPr>
              <w:spacing w:after="75"/>
              <w:rPr>
                <w:rFonts w:ascii="Georgia" w:hAnsi="Georgia" w:eastAsia="Times New Roman"/>
                <w:b/>
                <w:bCs/>
                <w:sz w:val="18"/>
                <w:szCs w:val="18"/>
              </w:rPr>
            </w:pPr>
            <w:r>
              <w:rPr>
                <w:rFonts w:ascii="Georgia" w:hAnsi="Georgia" w:eastAsia="Times New Roman"/>
                <w:b/>
                <w:bCs/>
                <w:sz w:val="18"/>
                <w:szCs w:val="18"/>
              </w:rPr>
              <w:t>Other (please specify)</w:t>
            </w:r>
          </w:p>
        </w:tc>
      </w:tr>
      <w:tr w:rsidR="00000000" w14:paraId="2BDB7C2D" w14:textId="77777777">
        <w:trPr>
          <w:divId w:val="113907762"/>
          <w:tblCellSpacing w:w="15" w:type="dxa"/>
        </w:trPr>
        <w:tc>
          <w:tcPr>
            <w:tcW w:w="0" w:type="auto"/>
            <w:tcBorders>
              <w:bottom w:val="single" w:color="CCCCCC" w:sz="6" w:space="0"/>
            </w:tcBorders>
            <w:vAlign w:val="center"/>
            <w:hideMark/>
          </w:tcPr>
          <w:p w:rsidR="00000000" w:rsidRDefault="00A02035" w14:paraId="38A28592" w14:textId="77777777">
            <w:pPr>
              <w:spacing w:after="75"/>
              <w:rPr>
                <w:rFonts w:ascii="Georgia" w:hAnsi="Georgia" w:eastAsia="Times New Roman"/>
                <w:sz w:val="18"/>
                <w:szCs w:val="18"/>
              </w:rPr>
            </w:pPr>
            <w:r>
              <w:rPr>
                <w:rFonts w:ascii="Georgia" w:hAnsi="Georgia" w:eastAsia="Times New Roman"/>
                <w:sz w:val="18"/>
                <w:szCs w:val="18"/>
              </w:rPr>
              <w:t>3. Medicine - human &amp; veterinary</w:t>
            </w:r>
          </w:p>
        </w:tc>
        <w:tc>
          <w:tcPr>
            <w:tcW w:w="0" w:type="auto"/>
            <w:tcBorders>
              <w:bottom w:val="single" w:color="CCCCCC" w:sz="6" w:space="0"/>
            </w:tcBorders>
            <w:vAlign w:val="center"/>
            <w:hideMark/>
          </w:tcPr>
          <w:p w:rsidR="00000000" w:rsidRDefault="00A02035" w14:paraId="4DEB0B6E" w14:textId="77777777">
            <w:pPr>
              <w:spacing w:after="75"/>
              <w:rPr>
                <w:rFonts w:ascii="Georgia" w:hAnsi="Georgia" w:eastAsia="Times New Roman"/>
                <w:sz w:val="18"/>
                <w:szCs w:val="18"/>
              </w:rPr>
            </w:pPr>
            <w:commentRangeStart w:id="68"/>
            <w:r>
              <w:rPr>
                <w:rFonts w:ascii="Georgia" w:hAnsi="Georgia" w:eastAsia="Times New Roman"/>
                <w:sz w:val="18"/>
                <w:szCs w:val="18"/>
              </w:rPr>
              <w:t>-</w:t>
            </w:r>
            <w:commentRangeEnd w:id="68"/>
            <w:r w:rsidR="003314EA">
              <w:rPr>
                <w:rStyle w:val="CommentReference"/>
              </w:rPr>
              <w:commentReference w:id="68"/>
            </w:r>
          </w:p>
        </w:tc>
        <w:tc>
          <w:tcPr>
            <w:tcW w:w="0" w:type="auto"/>
            <w:tcBorders>
              <w:bottom w:val="single" w:color="CCCCCC" w:sz="6" w:space="0"/>
            </w:tcBorders>
            <w:vAlign w:val="center"/>
            <w:hideMark/>
          </w:tcPr>
          <w:p w:rsidR="00000000" w:rsidRDefault="00A02035" w14:paraId="4D224930"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A02035" w14:paraId="375E8231"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A02035" w14:paraId="3FB55DC7"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1E379EDF" w14:textId="77777777">
      <w:pPr>
        <w:pStyle w:val="Heading1"/>
        <w:divId w:val="1691904991"/>
        <w:rPr>
          <w:rFonts w:ascii="Georgia" w:hAnsi="Georgia" w:eastAsia="Times New Roman"/>
          <w:sz w:val="29"/>
          <w:szCs w:val="29"/>
        </w:rPr>
      </w:pPr>
      <w:r>
        <w:rPr>
          <w:rFonts w:ascii="Georgia" w:hAnsi="Georgia" w:eastAsia="Times New Roman"/>
          <w:sz w:val="29"/>
          <w:szCs w:val="29"/>
        </w:rPr>
        <w:t>Threats</w:t>
      </w:r>
    </w:p>
    <w:p w:rsidR="00000000" w:rsidRDefault="00A02035" w14:paraId="56D6804A" w14:textId="527FC97F">
      <w:pPr>
        <w:pStyle w:val="NormalWeb"/>
        <w:divId w:val="1691904991"/>
        <w:rPr>
          <w:rFonts w:ascii="Georgia" w:hAnsi="Georgia"/>
        </w:rPr>
      </w:pPr>
      <w:r>
        <w:rPr>
          <w:rFonts w:ascii="Georgia" w:hAnsi="Georgia"/>
        </w:rPr>
        <w:t>The</w:t>
      </w:r>
      <w:ins w:author="Jack Plummer" w:date="2022-08-19T15:14:00Z" w:id="69">
        <w:r w:rsidR="003314EA">
          <w:rPr>
            <w:rFonts w:ascii="Georgia" w:hAnsi="Georgia"/>
          </w:rPr>
          <w:t xml:space="preserve"> major</w:t>
        </w:r>
      </w:ins>
      <w:r>
        <w:rPr>
          <w:rFonts w:ascii="Georgia" w:hAnsi="Georgia"/>
        </w:rPr>
        <w:t xml:space="preserve"> threat to this species is </w:t>
      </w:r>
      <w:del w:author="Jack Plummer" w:date="2022-08-19T15:14:00Z" w:id="70">
        <w:r w:rsidDel="003314EA">
          <w:rPr>
            <w:rFonts w:ascii="Georgia" w:hAnsi="Georgia"/>
          </w:rPr>
          <w:delText xml:space="preserve">the </w:delText>
        </w:r>
      </w:del>
      <w:r>
        <w:rPr>
          <w:rFonts w:ascii="Georgia" w:hAnsi="Georgia"/>
        </w:rPr>
        <w:t>continued deforestation</w:t>
      </w:r>
      <w:ins w:author="Jack Plummer" w:date="2022-08-19T15:16:00Z" w:id="71">
        <w:r>
          <w:rPr>
            <w:rFonts w:ascii="Georgia" w:hAnsi="Georgia"/>
          </w:rPr>
          <w:t xml:space="preserve"> driven by shifting agriculture(?)</w:t>
        </w:r>
      </w:ins>
      <w:r>
        <w:rPr>
          <w:rFonts w:ascii="Georgia" w:hAnsi="Georgia"/>
        </w:rPr>
        <w:t xml:space="preserve"> throughout Thailand. From 2002 to 2021, Thailand lost 128 kha of humid primary forest, making up 5.7% of its total tree cover loss in the same </w:t>
      </w:r>
      <w:proofErr w:type="gramStart"/>
      <w:r>
        <w:rPr>
          <w:rFonts w:ascii="Georgia" w:hAnsi="Georgia"/>
        </w:rPr>
        <w:t>time period</w:t>
      </w:r>
      <w:proofErr w:type="gramEnd"/>
      <w:r>
        <w:rPr>
          <w:rFonts w:ascii="Georgia" w:hAnsi="Georgia"/>
        </w:rPr>
        <w:t xml:space="preserve">. </w:t>
      </w:r>
      <w:ins w:author="Jack Plummer" w:date="2022-08-19T15:15:00Z" w:id="72">
        <w:r w:rsidR="003314EA">
          <w:rPr>
            <w:rFonts w:ascii="Georgia" w:hAnsi="Georgia"/>
          </w:rPr>
          <w:t xml:space="preserve">The </w:t>
        </w:r>
      </w:ins>
      <w:del w:author="Jack Plummer" w:date="2022-08-19T15:15:00Z" w:id="73">
        <w:r w:rsidDel="003314EA">
          <w:rPr>
            <w:rFonts w:ascii="Georgia" w:hAnsi="Georgia"/>
          </w:rPr>
          <w:delText>T</w:delText>
        </w:r>
      </w:del>
      <w:ins w:author="Jack Plummer" w:date="2022-08-19T15:15:00Z" w:id="74">
        <w:r w:rsidR="003314EA">
          <w:rPr>
            <w:rFonts w:ascii="Georgia" w:hAnsi="Georgia"/>
          </w:rPr>
          <w:t>t</w:t>
        </w:r>
      </w:ins>
      <w:r>
        <w:rPr>
          <w:rFonts w:ascii="Georgia" w:hAnsi="Georgia"/>
        </w:rPr>
        <w:t>otal area of humid primary forest</w:t>
      </w:r>
      <w:r>
        <w:rPr>
          <w:rFonts w:ascii="Georgia" w:hAnsi="Georgia"/>
        </w:rPr>
        <w:t xml:space="preserve"> in Thailand decreased by 2.2% in this </w:t>
      </w:r>
      <w:proofErr w:type="gramStart"/>
      <w:r>
        <w:rPr>
          <w:rFonts w:ascii="Georgia" w:hAnsi="Georgia"/>
        </w:rPr>
        <w:t>time period</w:t>
      </w:r>
      <w:proofErr w:type="gramEnd"/>
      <w:r>
        <w:rPr>
          <w:rFonts w:ascii="Georgia" w:hAnsi="Georgia"/>
        </w:rPr>
        <w:t xml:space="preserve"> (Global</w:t>
      </w:r>
      <w:del w:author="Jack Plummer" w:date="2022-08-19T15:15:00Z" w:id="75">
        <w:r w:rsidDel="003314EA">
          <w:rPr>
            <w:rFonts w:ascii="Georgia" w:hAnsi="Georgia"/>
          </w:rPr>
          <w:delText xml:space="preserve">forestwatch.org </w:delText>
        </w:r>
      </w:del>
      <w:ins w:author="Jack Plummer" w:date="2022-08-19T15:15:00Z" w:id="76">
        <w:r w:rsidR="003314EA">
          <w:rPr>
            <w:rFonts w:ascii="Georgia" w:hAnsi="Georgia"/>
          </w:rPr>
          <w:t xml:space="preserve"> </w:t>
        </w:r>
      </w:ins>
      <w:ins w:author="Jack Plummer" w:date="2022-08-19T15:16:00Z" w:id="77">
        <w:r w:rsidR="003314EA">
          <w:rPr>
            <w:rFonts w:ascii="Georgia" w:hAnsi="Georgia"/>
          </w:rPr>
          <w:t xml:space="preserve">Forest Watch </w:t>
        </w:r>
      </w:ins>
      <w:r>
        <w:rPr>
          <w:rFonts w:ascii="Georgia" w:hAnsi="Georgia"/>
        </w:rPr>
        <w:t>2022).</w:t>
      </w:r>
    </w:p>
    <w:p w:rsidR="00000000" w:rsidRDefault="00A02035" w14:paraId="7E048852" w14:textId="77777777">
      <w:pPr>
        <w:pStyle w:val="NormalWeb"/>
        <w:divId w:val="1691904991"/>
        <w:rPr>
          <w:rFonts w:ascii="Georgia" w:hAnsi="Georgia"/>
        </w:rPr>
      </w:pPr>
    </w:p>
    <w:p w:rsidR="00000000" w:rsidRDefault="00A02035" w14:paraId="0EEEB225" w14:textId="77777777">
      <w:pPr>
        <w:pStyle w:val="Heading2"/>
        <w:divId w:val="1691904991"/>
        <w:rPr>
          <w:rFonts w:ascii="Georgia" w:hAnsi="Georgia" w:eastAsia="Times New Roman"/>
          <w:sz w:val="27"/>
          <w:szCs w:val="27"/>
        </w:rPr>
      </w:pPr>
      <w:r>
        <w:rPr>
          <w:rFonts w:ascii="Georgia" w:hAnsi="Georgia" w:eastAsia="Times New Roman"/>
          <w:sz w:val="27"/>
          <w:szCs w:val="27"/>
        </w:rPr>
        <w:t>Threats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700"/>
        <w:gridCol w:w="740"/>
        <w:gridCol w:w="609"/>
        <w:gridCol w:w="815"/>
        <w:gridCol w:w="1146"/>
      </w:tblGrid>
      <w:tr w:rsidR="00000000" w14:paraId="31468D57" w14:textId="77777777">
        <w:trPr>
          <w:divId w:val="1691904991"/>
          <w:tblCellSpacing w:w="15" w:type="dxa"/>
        </w:trPr>
        <w:tc>
          <w:tcPr>
            <w:tcW w:w="0" w:type="auto"/>
            <w:tcBorders>
              <w:bottom w:val="single" w:color="000000" w:sz="6" w:space="0"/>
            </w:tcBorders>
            <w:shd w:val="clear" w:color="auto" w:fill="BBBBBB"/>
            <w:vAlign w:val="center"/>
            <w:hideMark/>
          </w:tcPr>
          <w:p w:rsidR="00000000" w:rsidRDefault="00A02035" w14:paraId="7634EEC2" w14:textId="77777777">
            <w:pPr>
              <w:spacing w:after="75"/>
              <w:rPr>
                <w:rFonts w:ascii="Georgia" w:hAnsi="Georgia" w:eastAsia="Times New Roman"/>
                <w:b/>
                <w:bCs/>
                <w:sz w:val="18"/>
                <w:szCs w:val="18"/>
              </w:rPr>
            </w:pPr>
            <w:r>
              <w:rPr>
                <w:rFonts w:ascii="Georgia" w:hAnsi="Georgia" w:eastAsia="Times New Roman"/>
                <w:b/>
                <w:bCs/>
                <w:sz w:val="18"/>
                <w:szCs w:val="18"/>
              </w:rPr>
              <w:t>Threat</w:t>
            </w:r>
          </w:p>
        </w:tc>
        <w:tc>
          <w:tcPr>
            <w:tcW w:w="0" w:type="auto"/>
            <w:tcBorders>
              <w:bottom w:val="single" w:color="000000" w:sz="6" w:space="0"/>
            </w:tcBorders>
            <w:shd w:val="clear" w:color="auto" w:fill="BBBBBB"/>
            <w:vAlign w:val="center"/>
            <w:hideMark/>
          </w:tcPr>
          <w:p w:rsidR="00000000" w:rsidRDefault="00A02035" w14:paraId="67B886F4" w14:textId="77777777">
            <w:pPr>
              <w:spacing w:after="75"/>
              <w:rPr>
                <w:rFonts w:ascii="Georgia" w:hAnsi="Georgia" w:eastAsia="Times New Roman"/>
                <w:b/>
                <w:bCs/>
                <w:sz w:val="18"/>
                <w:szCs w:val="18"/>
              </w:rPr>
            </w:pPr>
            <w:r>
              <w:rPr>
                <w:rFonts w:ascii="Georgia" w:hAnsi="Georgia" w:eastAsia="Times New Roman"/>
                <w:b/>
                <w:bCs/>
                <w:sz w:val="18"/>
                <w:szCs w:val="18"/>
              </w:rPr>
              <w:t>Timing</w:t>
            </w:r>
          </w:p>
        </w:tc>
        <w:tc>
          <w:tcPr>
            <w:tcW w:w="0" w:type="auto"/>
            <w:tcBorders>
              <w:bottom w:val="single" w:color="000000" w:sz="6" w:space="0"/>
            </w:tcBorders>
            <w:shd w:val="clear" w:color="auto" w:fill="BBBBBB"/>
            <w:vAlign w:val="center"/>
            <w:hideMark/>
          </w:tcPr>
          <w:p w:rsidR="00000000" w:rsidRDefault="00A02035" w14:paraId="2D1E2FDC" w14:textId="77777777">
            <w:pPr>
              <w:spacing w:after="75"/>
              <w:rPr>
                <w:rFonts w:ascii="Georgia" w:hAnsi="Georgia" w:eastAsia="Times New Roman"/>
                <w:b/>
                <w:bCs/>
                <w:sz w:val="18"/>
                <w:szCs w:val="18"/>
              </w:rPr>
            </w:pPr>
            <w:r>
              <w:rPr>
                <w:rFonts w:ascii="Georgia" w:hAnsi="Georgia" w:eastAsia="Times New Roman"/>
                <w:b/>
                <w:bCs/>
                <w:sz w:val="18"/>
                <w:szCs w:val="18"/>
              </w:rPr>
              <w:t>Scope</w:t>
            </w:r>
          </w:p>
        </w:tc>
        <w:tc>
          <w:tcPr>
            <w:tcW w:w="0" w:type="auto"/>
            <w:tcBorders>
              <w:bottom w:val="single" w:color="000000" w:sz="6" w:space="0"/>
            </w:tcBorders>
            <w:shd w:val="clear" w:color="auto" w:fill="BBBBBB"/>
            <w:vAlign w:val="center"/>
            <w:hideMark/>
          </w:tcPr>
          <w:p w:rsidR="00000000" w:rsidRDefault="00A02035" w14:paraId="7A1ED001" w14:textId="77777777">
            <w:pPr>
              <w:spacing w:after="75"/>
              <w:rPr>
                <w:rFonts w:ascii="Georgia" w:hAnsi="Georgia" w:eastAsia="Times New Roman"/>
                <w:b/>
                <w:bCs/>
                <w:sz w:val="18"/>
                <w:szCs w:val="18"/>
              </w:rPr>
            </w:pPr>
            <w:r>
              <w:rPr>
                <w:rFonts w:ascii="Georgia" w:hAnsi="Georgia" w:eastAsia="Times New Roman"/>
                <w:b/>
                <w:bCs/>
                <w:sz w:val="18"/>
                <w:szCs w:val="18"/>
              </w:rPr>
              <w:t>Severity</w:t>
            </w:r>
          </w:p>
        </w:tc>
        <w:tc>
          <w:tcPr>
            <w:tcW w:w="0" w:type="auto"/>
            <w:tcBorders>
              <w:bottom w:val="single" w:color="000000" w:sz="6" w:space="0"/>
            </w:tcBorders>
            <w:shd w:val="clear" w:color="auto" w:fill="BBBBBB"/>
            <w:vAlign w:val="center"/>
            <w:hideMark/>
          </w:tcPr>
          <w:p w:rsidR="00000000" w:rsidRDefault="00A02035" w14:paraId="0B1EA257" w14:textId="77777777">
            <w:pPr>
              <w:spacing w:after="75"/>
              <w:rPr>
                <w:rFonts w:ascii="Georgia" w:hAnsi="Georgia" w:eastAsia="Times New Roman"/>
                <w:b/>
                <w:bCs/>
                <w:sz w:val="18"/>
                <w:szCs w:val="18"/>
              </w:rPr>
            </w:pPr>
            <w:r>
              <w:rPr>
                <w:rFonts w:ascii="Georgia" w:hAnsi="Georgia" w:eastAsia="Times New Roman"/>
                <w:b/>
                <w:bCs/>
                <w:sz w:val="18"/>
                <w:szCs w:val="18"/>
              </w:rPr>
              <w:t>Impact Score</w:t>
            </w:r>
          </w:p>
        </w:tc>
      </w:tr>
      <w:tr w:rsidR="00000000" w14:paraId="1324956C" w14:textId="77777777">
        <w:trPr>
          <w:divId w:val="1691904991"/>
          <w:tblCellSpacing w:w="15" w:type="dxa"/>
        </w:trPr>
        <w:tc>
          <w:tcPr>
            <w:tcW w:w="0" w:type="auto"/>
            <w:vAlign w:val="center"/>
            <w:hideMark/>
          </w:tcPr>
          <w:p w:rsidR="00000000" w:rsidRDefault="00A02035" w14:paraId="7AA9231C" w14:textId="77777777">
            <w:pPr>
              <w:spacing w:after="75"/>
              <w:rPr>
                <w:rFonts w:ascii="Georgia" w:hAnsi="Georgia" w:eastAsia="Times New Roman"/>
                <w:sz w:val="18"/>
                <w:szCs w:val="18"/>
              </w:rPr>
            </w:pPr>
            <w:r>
              <w:rPr>
                <w:rFonts w:ascii="Georgia" w:hAnsi="Georgia" w:eastAsia="Times New Roman"/>
                <w:sz w:val="18"/>
                <w:szCs w:val="18"/>
              </w:rPr>
              <w:t xml:space="preserve">2.1.1. Agriculture &amp; aquaculture -&gt; Annual &amp; </w:t>
            </w:r>
            <w:r>
              <w:rPr>
                <w:rFonts w:ascii="Georgia" w:hAnsi="Georgia" w:eastAsia="Times New Roman"/>
                <w:sz w:val="18"/>
                <w:szCs w:val="18"/>
              </w:rPr>
              <w:t>perennial non-timber crops -&gt; Shifting agriculture</w:t>
            </w:r>
          </w:p>
        </w:tc>
        <w:tc>
          <w:tcPr>
            <w:tcW w:w="0" w:type="auto"/>
            <w:vAlign w:val="center"/>
            <w:hideMark/>
          </w:tcPr>
          <w:p w:rsidR="00000000" w:rsidRDefault="00A02035" w14:paraId="45B4E793"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A02035" w14:paraId="4824DCBA"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49349BBE"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A02035" w14:paraId="0247AF81" w14:textId="77777777">
            <w:pPr>
              <w:spacing w:after="75"/>
              <w:rPr>
                <w:rFonts w:ascii="Georgia" w:hAnsi="Georgia" w:eastAsia="Times New Roman"/>
                <w:sz w:val="18"/>
                <w:szCs w:val="18"/>
              </w:rPr>
            </w:pPr>
            <w:r>
              <w:rPr>
                <w:rFonts w:ascii="Georgia" w:hAnsi="Georgia" w:eastAsia="Times New Roman"/>
                <w:sz w:val="18"/>
                <w:szCs w:val="18"/>
              </w:rPr>
              <w:t>Low Impact: 3</w:t>
            </w:r>
          </w:p>
        </w:tc>
      </w:tr>
    </w:tbl>
    <w:p w:rsidR="00000000" w:rsidRDefault="00A02035" w14:paraId="7D85147E" w14:textId="77777777">
      <w:pPr>
        <w:pStyle w:val="Heading1"/>
        <w:divId w:val="1114328472"/>
        <w:rPr>
          <w:rFonts w:ascii="Georgia" w:hAnsi="Georgia" w:eastAsia="Times New Roman"/>
          <w:sz w:val="29"/>
          <w:szCs w:val="29"/>
        </w:rPr>
      </w:pPr>
      <w:r>
        <w:rPr>
          <w:rFonts w:ascii="Georgia" w:hAnsi="Georgia" w:eastAsia="Times New Roman"/>
          <w:sz w:val="29"/>
          <w:szCs w:val="29"/>
        </w:rPr>
        <w:t>Conservation</w:t>
      </w:r>
    </w:p>
    <w:p w:rsidR="00000000" w:rsidRDefault="00A02035" w14:paraId="757028D2" w14:textId="2DA99E55">
      <w:pPr>
        <w:pStyle w:val="NormalWeb"/>
        <w:divId w:val="1114328472"/>
        <w:rPr>
          <w:rFonts w:ascii="Georgia" w:hAnsi="Georgia"/>
        </w:rPr>
      </w:pPr>
      <w:r>
        <w:rPr>
          <w:rFonts w:ascii="Georgia" w:hAnsi="Georgia"/>
        </w:rPr>
        <w:t>The species is</w:t>
      </w:r>
      <w:del w:author="Jack Plummer" w:date="2022-08-19T15:11:00Z" w:id="78">
        <w:r w:rsidDel="003314EA">
          <w:rPr>
            <w:rFonts w:ascii="Georgia" w:hAnsi="Georgia"/>
          </w:rPr>
          <w:delText> </w:delText>
        </w:r>
      </w:del>
      <w:r>
        <w:rPr>
          <w:rFonts w:ascii="Georgia" w:hAnsi="Georgia"/>
        </w:rPr>
        <w:t xml:space="preserve"> known to be represented in </w:t>
      </w:r>
      <w:r>
        <w:rPr>
          <w:rStyle w:val="Emphasis"/>
          <w:rFonts w:ascii="Georgia" w:hAnsi="Georgia"/>
        </w:rPr>
        <w:t>ex situ</w:t>
      </w:r>
      <w:r>
        <w:rPr>
          <w:rFonts w:ascii="Georgia" w:hAnsi="Georgia"/>
        </w:rPr>
        <w:t> conservation in botanic gardens or gene banks (BGCI 2021). It is listed under Least concern in Threatened Plants i</w:t>
      </w:r>
      <w:r>
        <w:rPr>
          <w:rFonts w:ascii="Georgia" w:hAnsi="Georgia"/>
        </w:rPr>
        <w:t xml:space="preserve">n Thailand (Voradol </w:t>
      </w:r>
      <w:r>
        <w:rPr>
          <w:rStyle w:val="Emphasis"/>
          <w:rFonts w:ascii="Georgia" w:hAnsi="Georgia"/>
        </w:rPr>
        <w:t>et al.</w:t>
      </w:r>
      <w:r>
        <w:rPr>
          <w:rFonts w:ascii="Georgia" w:hAnsi="Georgia"/>
        </w:rPr>
        <w:t> 2017). The species has been recorded from protected areas across its distribution range</w:t>
      </w:r>
      <w:ins w:author="Jack Plummer" w:date="2022-08-19T15:13:00Z" w:id="79">
        <w:r w:rsidR="003314EA">
          <w:rPr>
            <w:rFonts w:ascii="Georgia" w:hAnsi="Georgia"/>
          </w:rPr>
          <w:t xml:space="preserve"> including </w:t>
        </w:r>
      </w:ins>
      <w:del w:author="Jack Plummer" w:date="2022-08-19T15:13:00Z" w:id="80">
        <w:r w:rsidDel="003314EA">
          <w:rPr>
            <w:rFonts w:ascii="Georgia" w:hAnsi="Georgia"/>
          </w:rPr>
          <w:delText xml:space="preserve">, </w:delText>
        </w:r>
        <w:r w:rsidDel="003314EA">
          <w:rPr>
            <w:rStyle w:val="Emphasis"/>
            <w:rFonts w:ascii="Georgia" w:hAnsi="Georgia"/>
          </w:rPr>
          <w:delText>e.g.</w:delText>
        </w:r>
        <w:r w:rsidDel="003314EA">
          <w:rPr>
            <w:rFonts w:ascii="Georgia" w:hAnsi="Georgia"/>
          </w:rPr>
          <w:delText xml:space="preserve"> </w:delText>
        </w:r>
      </w:del>
      <w:r>
        <w:rPr>
          <w:rFonts w:ascii="Georgia" w:hAnsi="Georgia"/>
        </w:rPr>
        <w:t xml:space="preserve">Doi Chiang Dai wildlife Sanctuary, Doi </w:t>
      </w:r>
      <w:proofErr w:type="spellStart"/>
      <w:r>
        <w:rPr>
          <w:rFonts w:ascii="Georgia" w:hAnsi="Georgia"/>
        </w:rPr>
        <w:t>Khun</w:t>
      </w:r>
      <w:proofErr w:type="spellEnd"/>
      <w:r>
        <w:rPr>
          <w:rFonts w:ascii="Georgia" w:hAnsi="Georgia"/>
        </w:rPr>
        <w:t xml:space="preserve"> Than National Park</w:t>
      </w:r>
      <w:ins w:author="Jack Plummer" w:date="2022-08-19T15:13:00Z" w:id="81">
        <w:r w:rsidR="003314EA">
          <w:rPr>
            <w:rFonts w:ascii="Georgia" w:hAnsi="Georgia"/>
          </w:rPr>
          <w:t xml:space="preserve"> and </w:t>
        </w:r>
      </w:ins>
      <w:del w:author="Jack Plummer" w:date="2022-08-19T15:13:00Z" w:id="82">
        <w:r w:rsidDel="003314EA">
          <w:rPr>
            <w:rFonts w:ascii="Georgia" w:hAnsi="Georgia"/>
          </w:rPr>
          <w:delText xml:space="preserve">, </w:delText>
        </w:r>
      </w:del>
      <w:proofErr w:type="spellStart"/>
      <w:r>
        <w:rPr>
          <w:rFonts w:ascii="Georgia" w:hAnsi="Georgia"/>
        </w:rPr>
        <w:t>Salak</w:t>
      </w:r>
      <w:proofErr w:type="spellEnd"/>
      <w:r>
        <w:rPr>
          <w:rFonts w:ascii="Georgia" w:hAnsi="Georgia"/>
        </w:rPr>
        <w:t xml:space="preserve"> </w:t>
      </w:r>
      <w:proofErr w:type="spellStart"/>
      <w:r>
        <w:rPr>
          <w:rFonts w:ascii="Georgia" w:hAnsi="Georgia"/>
        </w:rPr>
        <w:t>Pra</w:t>
      </w:r>
      <w:proofErr w:type="spellEnd"/>
      <w:r>
        <w:rPr>
          <w:rFonts w:ascii="Georgia" w:hAnsi="Georgia"/>
        </w:rPr>
        <w:t xml:space="preserve"> wildlife sanctuary.</w:t>
      </w:r>
      <w:del w:author="Jack Plummer" w:date="2022-08-19T15:13:00Z" w:id="83">
        <w:r w:rsidDel="003314EA">
          <w:rPr>
            <w:rFonts w:ascii="Georgia" w:hAnsi="Georgia"/>
          </w:rPr>
          <w:delText xml:space="preserve"> </w:delText>
        </w:r>
        <w:r w:rsidRPr="003314EA" w:rsidDel="003314EA">
          <w:rPr>
            <w:rFonts w:ascii="Georgia" w:hAnsi="Georgia"/>
            <w:strike/>
            <w:rPrChange w:author="Jack Plummer" w:date="2022-08-19T15:13:00Z" w:id="84">
              <w:rPr>
                <w:rFonts w:ascii="Georgia" w:hAnsi="Georgia"/>
              </w:rPr>
            </w:rPrChange>
          </w:rPr>
          <w:delText>The species has typically been also docum</w:delText>
        </w:r>
        <w:r w:rsidRPr="003314EA" w:rsidDel="003314EA">
          <w:rPr>
            <w:rFonts w:ascii="Georgia" w:hAnsi="Georgia"/>
            <w:strike/>
            <w:rPrChange w:author="Jack Plummer" w:date="2022-08-19T15:13:00Z" w:id="85">
              <w:rPr>
                <w:rFonts w:ascii="Georgia" w:hAnsi="Georgia"/>
              </w:rPr>
            </w:rPrChange>
          </w:rPr>
          <w:delText xml:space="preserve">ented from unprotected areas, </w:delText>
        </w:r>
        <w:r w:rsidRPr="003314EA" w:rsidDel="003314EA">
          <w:rPr>
            <w:rStyle w:val="Emphasis"/>
            <w:rFonts w:ascii="Georgia" w:hAnsi="Georgia"/>
            <w:strike/>
            <w:rPrChange w:author="Jack Plummer" w:date="2022-08-19T15:13:00Z" w:id="86">
              <w:rPr>
                <w:rStyle w:val="Emphasis"/>
                <w:rFonts w:ascii="Georgia" w:hAnsi="Georgia"/>
              </w:rPr>
            </w:rPrChange>
          </w:rPr>
          <w:delText xml:space="preserve">e.g. </w:delText>
        </w:r>
        <w:r w:rsidRPr="003314EA" w:rsidDel="003314EA">
          <w:rPr>
            <w:rFonts w:ascii="Georgia" w:hAnsi="Georgia"/>
            <w:strike/>
            <w:rPrChange w:author="Jack Plummer" w:date="2022-08-19T15:13:00Z" w:id="87">
              <w:rPr>
                <w:rFonts w:ascii="Georgia" w:hAnsi="Georgia"/>
              </w:rPr>
            </w:rPrChange>
          </w:rPr>
          <w:delText>Doi Tao lake.</w:delText>
        </w:r>
      </w:del>
    </w:p>
    <w:p w:rsidR="00000000" w:rsidRDefault="00A02035" w14:paraId="6ADAF4A7" w14:textId="77777777">
      <w:pPr>
        <w:pStyle w:val="Heading2"/>
        <w:divId w:val="1114328472"/>
        <w:rPr>
          <w:rFonts w:ascii="Georgia" w:hAnsi="Georgia" w:eastAsia="Times New Roman"/>
          <w:sz w:val="27"/>
          <w:szCs w:val="27"/>
        </w:rPr>
      </w:pPr>
      <w:r>
        <w:rPr>
          <w:rFonts w:ascii="Georgia" w:hAnsi="Georgia" w:eastAsia="Times New Roman"/>
          <w:sz w:val="27"/>
          <w:szCs w:val="27"/>
        </w:rPr>
        <w:t>Conservation Actions In- Place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280"/>
        <w:gridCol w:w="6499"/>
      </w:tblGrid>
      <w:tr w:rsidR="00000000" w14:paraId="39E077DC" w14:textId="77777777">
        <w:trPr>
          <w:divId w:val="1114328472"/>
          <w:tblCellSpacing w:w="15" w:type="dxa"/>
        </w:trPr>
        <w:tc>
          <w:tcPr>
            <w:tcW w:w="0" w:type="auto"/>
            <w:tcBorders>
              <w:bottom w:val="single" w:color="000000" w:sz="6" w:space="0"/>
            </w:tcBorders>
            <w:shd w:val="clear" w:color="auto" w:fill="BBBBBB"/>
            <w:vAlign w:val="center"/>
            <w:hideMark/>
          </w:tcPr>
          <w:p w:rsidR="00000000" w:rsidRDefault="00A02035" w14:paraId="6CE887F4" w14:textId="77777777">
            <w:pPr>
              <w:spacing w:after="75"/>
              <w:rPr>
                <w:rFonts w:ascii="Georgia" w:hAnsi="Georgia" w:eastAsia="Times New Roman"/>
                <w:b/>
                <w:bCs/>
                <w:sz w:val="18"/>
                <w:szCs w:val="18"/>
              </w:rPr>
            </w:pPr>
            <w:r>
              <w:rPr>
                <w:rFonts w:ascii="Georgia" w:hAnsi="Georgia" w:eastAsia="Times New Roman"/>
                <w:b/>
                <w:bCs/>
                <w:sz w:val="18"/>
                <w:szCs w:val="18"/>
              </w:rPr>
              <w:t>Occur in at least one PA</w:t>
            </w:r>
          </w:p>
        </w:tc>
        <w:tc>
          <w:tcPr>
            <w:tcW w:w="0" w:type="auto"/>
            <w:tcBorders>
              <w:bottom w:val="single" w:color="000000" w:sz="6" w:space="0"/>
            </w:tcBorders>
            <w:shd w:val="clear" w:color="auto" w:fill="BBBBBB"/>
            <w:vAlign w:val="center"/>
            <w:hideMark/>
          </w:tcPr>
          <w:p w:rsidR="00000000" w:rsidRDefault="00A02035" w14:paraId="2FB47B07"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09746B4" w14:textId="77777777">
        <w:trPr>
          <w:divId w:val="1114328472"/>
          <w:tblCellSpacing w:w="15" w:type="dxa"/>
        </w:trPr>
        <w:tc>
          <w:tcPr>
            <w:tcW w:w="0" w:type="auto"/>
            <w:vAlign w:val="center"/>
            <w:hideMark/>
          </w:tcPr>
          <w:p w:rsidR="00000000" w:rsidRDefault="00A02035" w14:paraId="7363153A"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A02035" w14:paraId="3B3237E6" w14:textId="77777777">
            <w:pPr>
              <w:spacing w:after="75"/>
              <w:rPr>
                <w:rFonts w:ascii="Georgia" w:hAnsi="Georgia" w:eastAsia="Times New Roman"/>
                <w:sz w:val="18"/>
                <w:szCs w:val="18"/>
              </w:rPr>
            </w:pPr>
            <w:r>
              <w:rPr>
                <w:rFonts w:ascii="Georgia" w:hAnsi="Georgia" w:eastAsia="Times New Roman"/>
                <w:sz w:val="18"/>
                <w:szCs w:val="18"/>
              </w:rPr>
              <w:t>The species has been recorded from protected areas across its distribution range.</w:t>
            </w:r>
          </w:p>
        </w:tc>
      </w:tr>
    </w:tbl>
    <w:p w:rsidR="00000000" w:rsidRDefault="00A02035" w14:paraId="16801A32" w14:textId="77777777">
      <w:pPr>
        <w:pStyle w:val="Heading2"/>
        <w:divId w:val="1114328472"/>
        <w:rPr>
          <w:rFonts w:ascii="Georgia" w:hAnsi="Georgia" w:eastAsia="Times New Roman"/>
          <w:sz w:val="27"/>
          <w:szCs w:val="27"/>
        </w:rPr>
      </w:pPr>
      <w:r>
        <w:rPr>
          <w:rFonts w:ascii="Georgia" w:hAnsi="Georgia" w:eastAsia="Times New Roman"/>
          <w:sz w:val="27"/>
          <w:szCs w:val="27"/>
        </w:rPr>
        <w:t>Important Conservation Actions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4AF6601C" w14:textId="77777777">
        <w:trPr>
          <w:divId w:val="1114328472"/>
          <w:tblCellSpacing w:w="15" w:type="dxa"/>
        </w:trPr>
        <w:tc>
          <w:tcPr>
            <w:tcW w:w="0" w:type="auto"/>
            <w:tcBorders>
              <w:bottom w:val="single" w:color="000000" w:sz="6" w:space="0"/>
            </w:tcBorders>
            <w:shd w:val="clear" w:color="auto" w:fill="BBBBBB"/>
            <w:vAlign w:val="center"/>
            <w:hideMark/>
          </w:tcPr>
          <w:p w:rsidR="00000000" w:rsidRDefault="00A02035" w14:paraId="4B79A97C" w14:textId="77777777">
            <w:pPr>
              <w:spacing w:after="75"/>
              <w:rPr>
                <w:rFonts w:ascii="Georgia" w:hAnsi="Georgia" w:eastAsia="Times New Roman"/>
                <w:b/>
                <w:bCs/>
                <w:sz w:val="18"/>
                <w:szCs w:val="18"/>
              </w:rPr>
            </w:pPr>
            <w:r>
              <w:rPr>
                <w:rFonts w:ascii="Georgia" w:hAnsi="Georgia" w:eastAsia="Times New Roman"/>
                <w:b/>
                <w:bCs/>
                <w:sz w:val="18"/>
                <w:szCs w:val="18"/>
              </w:rPr>
              <w:lastRenderedPageBreak/>
              <w:t>Conservation Actions</w:t>
            </w:r>
          </w:p>
        </w:tc>
        <w:tc>
          <w:tcPr>
            <w:tcW w:w="0" w:type="auto"/>
            <w:tcBorders>
              <w:bottom w:val="single" w:color="000000" w:sz="6" w:space="0"/>
            </w:tcBorders>
            <w:shd w:val="clear" w:color="auto" w:fill="BBBBBB"/>
            <w:vAlign w:val="center"/>
            <w:hideMark/>
          </w:tcPr>
          <w:p w:rsidR="00000000" w:rsidRDefault="00A02035" w14:paraId="1567D22A"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7DC54688" w14:textId="77777777">
        <w:trPr>
          <w:divId w:val="1114328472"/>
          <w:tblCellSpacing w:w="15" w:type="dxa"/>
        </w:trPr>
        <w:tc>
          <w:tcPr>
            <w:tcW w:w="0" w:type="auto"/>
            <w:tcBorders>
              <w:bottom w:val="single" w:color="CCCCCC" w:sz="6" w:space="0"/>
            </w:tcBorders>
            <w:vAlign w:val="center"/>
            <w:hideMark/>
          </w:tcPr>
          <w:p w:rsidR="00000000" w:rsidRDefault="00A02035" w14:paraId="68D1FD9E" w14:textId="77777777">
            <w:pPr>
              <w:spacing w:after="75"/>
              <w:rPr>
                <w:rFonts w:ascii="Georgia" w:hAnsi="Georgia" w:eastAsia="Times New Roman"/>
                <w:sz w:val="18"/>
                <w:szCs w:val="18"/>
              </w:rPr>
            </w:pPr>
            <w:r>
              <w:rPr>
                <w:rFonts w:ascii="Georgia" w:hAnsi="Georgia" w:eastAsia="Times New Roman"/>
                <w:sz w:val="18"/>
                <w:szCs w:val="18"/>
              </w:rPr>
              <w:t>1.2. Land/water protection -&gt; Resource &amp; habitat protection</w:t>
            </w:r>
          </w:p>
        </w:tc>
        <w:tc>
          <w:tcPr>
            <w:tcW w:w="0" w:type="auto"/>
            <w:tcBorders>
              <w:bottom w:val="single" w:color="CCCCCC" w:sz="6" w:space="0"/>
            </w:tcBorders>
            <w:vAlign w:val="center"/>
            <w:hideMark/>
          </w:tcPr>
          <w:p w:rsidR="00000000" w:rsidRDefault="00A02035" w14:paraId="5AFB825E"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142FCF50" w14:textId="77777777">
      <w:pPr>
        <w:pStyle w:val="Heading2"/>
        <w:divId w:val="1114328472"/>
        <w:rPr>
          <w:rFonts w:ascii="Georgia" w:hAnsi="Georgia" w:eastAsia="Times New Roman"/>
          <w:sz w:val="27"/>
          <w:szCs w:val="27"/>
        </w:rPr>
      </w:pPr>
      <w:r>
        <w:rPr>
          <w:rFonts w:ascii="Georgia" w:hAnsi="Georgia" w:eastAsia="Times New Roman"/>
          <w:sz w:val="27"/>
          <w:szCs w:val="27"/>
        </w:rPr>
        <w:t>Research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63F752BA" w14:textId="77777777">
        <w:trPr>
          <w:divId w:val="1114328472"/>
          <w:tblCellSpacing w:w="15" w:type="dxa"/>
        </w:trPr>
        <w:tc>
          <w:tcPr>
            <w:tcW w:w="0" w:type="auto"/>
            <w:tcBorders>
              <w:bottom w:val="single" w:color="000000" w:sz="6" w:space="0"/>
            </w:tcBorders>
            <w:shd w:val="clear" w:color="auto" w:fill="BBBBBB"/>
            <w:vAlign w:val="center"/>
            <w:hideMark/>
          </w:tcPr>
          <w:p w:rsidR="00000000" w:rsidRDefault="00A02035" w14:paraId="0930E5F1" w14:textId="77777777">
            <w:pPr>
              <w:spacing w:after="75"/>
              <w:rPr>
                <w:rFonts w:ascii="Georgia" w:hAnsi="Georgia" w:eastAsia="Times New Roman"/>
                <w:b/>
                <w:bCs/>
                <w:sz w:val="18"/>
                <w:szCs w:val="18"/>
              </w:rPr>
            </w:pPr>
            <w:r>
              <w:rPr>
                <w:rFonts w:ascii="Georgia" w:hAnsi="Georgia" w:eastAsia="Times New Roman"/>
                <w:b/>
                <w:bCs/>
                <w:sz w:val="18"/>
                <w:szCs w:val="18"/>
              </w:rPr>
              <w:t>Research</w:t>
            </w:r>
          </w:p>
        </w:tc>
        <w:tc>
          <w:tcPr>
            <w:tcW w:w="0" w:type="auto"/>
            <w:tcBorders>
              <w:bottom w:val="single" w:color="000000" w:sz="6" w:space="0"/>
            </w:tcBorders>
            <w:shd w:val="clear" w:color="auto" w:fill="BBBBBB"/>
            <w:vAlign w:val="center"/>
            <w:hideMark/>
          </w:tcPr>
          <w:p w:rsidR="00000000" w:rsidRDefault="00A02035" w14:paraId="33F1F2AB"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054C50C6" w14:textId="77777777">
        <w:trPr>
          <w:divId w:val="1114328472"/>
          <w:tblCellSpacing w:w="15" w:type="dxa"/>
        </w:trPr>
        <w:tc>
          <w:tcPr>
            <w:tcW w:w="0" w:type="auto"/>
            <w:tcBorders>
              <w:bottom w:val="single" w:color="CCCCCC" w:sz="6" w:space="0"/>
            </w:tcBorders>
            <w:vAlign w:val="center"/>
            <w:hideMark/>
          </w:tcPr>
          <w:p w:rsidR="00000000" w:rsidRDefault="00A02035" w14:paraId="222D83C9" w14:textId="77777777">
            <w:pPr>
              <w:spacing w:after="75"/>
              <w:rPr>
                <w:rFonts w:ascii="Georgia" w:hAnsi="Georgia" w:eastAsia="Times New Roman"/>
                <w:sz w:val="18"/>
                <w:szCs w:val="18"/>
              </w:rPr>
            </w:pPr>
            <w:r>
              <w:rPr>
                <w:rFonts w:ascii="Georgia" w:hAnsi="Georgia" w:eastAsia="Times New Roman"/>
                <w:sz w:val="18"/>
                <w:szCs w:val="18"/>
              </w:rPr>
              <w:t xml:space="preserve">1.2. Research </w:t>
            </w:r>
            <w:r>
              <w:rPr>
                <w:rFonts w:ascii="Georgia" w:hAnsi="Georgia" w:eastAsia="Times New Roman"/>
                <w:sz w:val="18"/>
                <w:szCs w:val="18"/>
              </w:rPr>
              <w:t>-&gt; Population size, distribution &amp; trends</w:t>
            </w:r>
          </w:p>
        </w:tc>
        <w:tc>
          <w:tcPr>
            <w:tcW w:w="0" w:type="auto"/>
            <w:tcBorders>
              <w:bottom w:val="single" w:color="CCCCCC" w:sz="6" w:space="0"/>
            </w:tcBorders>
            <w:vAlign w:val="center"/>
            <w:hideMark/>
          </w:tcPr>
          <w:p w:rsidR="00000000" w:rsidRDefault="00A02035" w14:paraId="4725842B"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5BC365AA" w14:textId="77777777">
      <w:pPr>
        <w:pStyle w:val="Heading1"/>
        <w:divId w:val="272515128"/>
        <w:rPr>
          <w:rFonts w:ascii="Georgia" w:hAnsi="Georgia" w:eastAsia="Times New Roman"/>
          <w:sz w:val="29"/>
          <w:szCs w:val="29"/>
        </w:rPr>
      </w:pPr>
      <w:r>
        <w:rPr>
          <w:rFonts w:ascii="Georgia" w:hAnsi="Georgia" w:eastAsia="Times New Roman"/>
          <w:sz w:val="29"/>
          <w:szCs w:val="29"/>
        </w:rPr>
        <w:t>Ecosystem Services</w:t>
      </w:r>
    </w:p>
    <w:p w:rsidR="00000000" w:rsidRDefault="00A02035" w14:paraId="72200B43" w14:textId="77777777">
      <w:pPr>
        <w:pStyle w:val="Heading2"/>
        <w:divId w:val="272515128"/>
        <w:rPr>
          <w:rFonts w:ascii="Georgia" w:hAnsi="Georgia" w:eastAsia="Times New Roman"/>
          <w:sz w:val="27"/>
          <w:szCs w:val="27"/>
        </w:rPr>
      </w:pPr>
      <w:r>
        <w:rPr>
          <w:rFonts w:ascii="Georgia" w:hAnsi="Georgia" w:eastAsia="Times New Roman"/>
          <w:sz w:val="27"/>
          <w:szCs w:val="27"/>
        </w:rPr>
        <w:t>Ecosystem Services Provided by the Species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300A9C82" w14:textId="77777777">
        <w:trPr>
          <w:divId w:val="272515128"/>
          <w:tblCellSpacing w:w="15" w:type="dxa"/>
        </w:trPr>
        <w:tc>
          <w:tcPr>
            <w:tcW w:w="0" w:type="auto"/>
            <w:tcBorders>
              <w:bottom w:val="single" w:color="000000" w:sz="6" w:space="0"/>
            </w:tcBorders>
            <w:shd w:val="clear" w:color="auto" w:fill="BBBBBB"/>
            <w:vAlign w:val="center"/>
            <w:hideMark/>
          </w:tcPr>
          <w:p w:rsidR="00000000" w:rsidRDefault="00A02035" w14:paraId="525D07BE" w14:textId="77777777">
            <w:pPr>
              <w:spacing w:after="75"/>
              <w:rPr>
                <w:rFonts w:ascii="Georgia" w:hAnsi="Georgia" w:eastAsia="Times New Roman"/>
                <w:b/>
                <w:bCs/>
                <w:sz w:val="18"/>
                <w:szCs w:val="18"/>
              </w:rPr>
            </w:pPr>
            <w:r>
              <w:rPr>
                <w:rFonts w:ascii="Georgia" w:hAnsi="Georgia" w:eastAsia="Times New Roman"/>
                <w:b/>
                <w:bCs/>
                <w:sz w:val="18"/>
                <w:szCs w:val="18"/>
              </w:rPr>
              <w:t>Insufficient Information Available</w:t>
            </w:r>
          </w:p>
        </w:tc>
        <w:tc>
          <w:tcPr>
            <w:tcW w:w="0" w:type="auto"/>
            <w:tcBorders>
              <w:bottom w:val="single" w:color="000000" w:sz="6" w:space="0"/>
            </w:tcBorders>
            <w:shd w:val="clear" w:color="auto" w:fill="BBBBBB"/>
            <w:vAlign w:val="center"/>
            <w:hideMark/>
          </w:tcPr>
          <w:p w:rsidR="00000000" w:rsidRDefault="00A02035" w14:paraId="55FEEE58" w14:textId="77777777">
            <w:pPr>
              <w:spacing w:after="75"/>
              <w:rPr>
                <w:rFonts w:ascii="Georgia" w:hAnsi="Georgia" w:eastAsia="Times New Roman"/>
                <w:b/>
                <w:bCs/>
                <w:sz w:val="18"/>
                <w:szCs w:val="18"/>
              </w:rPr>
            </w:pPr>
            <w:r>
              <w:rPr>
                <w:rStyle w:val="redfont"/>
                <w:rFonts w:ascii="Georgia" w:hAnsi="Georgia" w:eastAsia="Times New Roman"/>
                <w:b/>
                <w:bCs/>
                <w:sz w:val="18"/>
                <w:szCs w:val="18"/>
              </w:rPr>
              <w:t>All coded services should have an importance score of 5 - Not Known.</w:t>
            </w:r>
          </w:p>
        </w:tc>
      </w:tr>
      <w:tr w:rsidR="00000000" w14:paraId="7504704D" w14:textId="77777777">
        <w:trPr>
          <w:divId w:val="272515128"/>
          <w:tblCellSpacing w:w="15" w:type="dxa"/>
        </w:trPr>
        <w:tc>
          <w:tcPr>
            <w:tcW w:w="0" w:type="auto"/>
            <w:vAlign w:val="center"/>
            <w:hideMark/>
          </w:tcPr>
          <w:p w:rsidR="00000000" w:rsidRDefault="00A02035" w14:paraId="2222E857"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A02035" w14:paraId="30382587"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A02035" w14:paraId="46552605" w14:textId="77777777">
      <w:pPr>
        <w:pStyle w:val="Heading1"/>
        <w:rPr>
          <w:rFonts w:ascii="Georgia" w:hAnsi="Georgia" w:eastAsia="Times New Roman"/>
          <w:sz w:val="29"/>
          <w:szCs w:val="29"/>
        </w:rPr>
      </w:pPr>
      <w:r>
        <w:rPr>
          <w:rFonts w:ascii="Georgia" w:hAnsi="Georgia" w:eastAsia="Times New Roman"/>
          <w:sz w:val="29"/>
          <w:szCs w:val="29"/>
        </w:rPr>
        <w:t>Bibliography</w:t>
      </w:r>
    </w:p>
    <w:p w:rsidR="00000000" w:rsidRDefault="00A02035" w14:paraId="4BA064F5" w14:textId="77777777">
      <w:pPr>
        <w:pStyle w:val="NormalWeb"/>
        <w:divId w:val="791284919"/>
        <w:rPr>
          <w:rFonts w:ascii="Georgia" w:hAnsi="Georgia"/>
        </w:rPr>
      </w:pPr>
      <w:r>
        <w:rPr>
          <w:rFonts w:ascii="Georgia" w:hAnsi="Georgia"/>
        </w:rPr>
        <w:t xml:space="preserve">Bachman, S., Moat, J., Hill, A.W., de la Torre, </w:t>
      </w:r>
      <w:proofErr w:type="gramStart"/>
      <w:r>
        <w:rPr>
          <w:rFonts w:ascii="Georgia" w:hAnsi="Georgia"/>
        </w:rPr>
        <w:t>J.</w:t>
      </w:r>
      <w:proofErr w:type="gramEnd"/>
      <w:r>
        <w:rPr>
          <w:rFonts w:ascii="Georgia" w:hAnsi="Georgia"/>
        </w:rPr>
        <w:t xml:space="preserve"> and Scott.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 xml:space="preserve">e-Infrastructures for data publishing in biodiversity </w:t>
      </w:r>
      <w:proofErr w:type="gramStart"/>
      <w:r>
        <w:rPr>
          <w:rFonts w:ascii="Georgia" w:hAnsi="Georgia"/>
          <w:i/>
          <w:iCs/>
        </w:rPr>
        <w:t>science</w:t>
      </w:r>
      <w:r>
        <w:rPr>
          <w:rFonts w:ascii="Georgia" w:hAnsi="Georgia"/>
        </w:rPr>
        <w:t xml:space="preserve"> </w:t>
      </w:r>
      <w:r>
        <w:rPr>
          <w:rFonts w:ascii="Georgia" w:hAnsi="Georgia"/>
        </w:rPr>
        <w:t>.</w:t>
      </w:r>
      <w:proofErr w:type="gramEnd"/>
      <w:r>
        <w:rPr>
          <w:rFonts w:ascii="Georgia" w:hAnsi="Georgia"/>
        </w:rPr>
        <w:t>: 117-126.</w:t>
      </w:r>
    </w:p>
    <w:p w:rsidR="00000000" w:rsidRDefault="00A02035" w14:paraId="634DEE5B" w14:textId="77777777">
      <w:pPr>
        <w:pStyle w:val="NormalWeb"/>
        <w:divId w:val="791284919"/>
        <w:rPr>
          <w:rFonts w:ascii="Georgia" w:hAnsi="Georgia"/>
        </w:rPr>
      </w:pPr>
      <w:proofErr w:type="spellStart"/>
      <w:r>
        <w:rPr>
          <w:rFonts w:ascii="Georgia" w:hAnsi="Georgia"/>
        </w:rPr>
        <w:t>Benjawan</w:t>
      </w:r>
      <w:proofErr w:type="spellEnd"/>
      <w:r>
        <w:rPr>
          <w:rFonts w:ascii="Georgia" w:hAnsi="Georgia"/>
        </w:rPr>
        <w:t xml:space="preserve">, K., </w:t>
      </w:r>
      <w:proofErr w:type="spellStart"/>
      <w:r>
        <w:rPr>
          <w:rFonts w:ascii="Georgia" w:hAnsi="Georgia"/>
        </w:rPr>
        <w:t>Diloksumpun</w:t>
      </w:r>
      <w:proofErr w:type="spellEnd"/>
      <w:r>
        <w:rPr>
          <w:rFonts w:ascii="Georgia" w:hAnsi="Georgia"/>
        </w:rPr>
        <w:t xml:space="preserve">, S., </w:t>
      </w:r>
      <w:proofErr w:type="spellStart"/>
      <w:r>
        <w:rPr>
          <w:rFonts w:ascii="Georgia" w:hAnsi="Georgia"/>
        </w:rPr>
        <w:t>Wanthongchai</w:t>
      </w:r>
      <w:proofErr w:type="spellEnd"/>
      <w:r>
        <w:rPr>
          <w:rFonts w:ascii="Georgia" w:hAnsi="Georgia"/>
        </w:rPr>
        <w:t xml:space="preserve">, K., and </w:t>
      </w:r>
      <w:proofErr w:type="spellStart"/>
      <w:r>
        <w:rPr>
          <w:rFonts w:ascii="Georgia" w:hAnsi="Georgia"/>
        </w:rPr>
        <w:t>Ninkhet</w:t>
      </w:r>
      <w:proofErr w:type="spellEnd"/>
      <w:r>
        <w:rPr>
          <w:rFonts w:ascii="Georgia" w:hAnsi="Georgia"/>
        </w:rPr>
        <w:t xml:space="preserve">, O. 2013. Carbon stocks in deciduous forest with different burning frequencies at </w:t>
      </w:r>
      <w:proofErr w:type="spellStart"/>
      <w:r>
        <w:rPr>
          <w:rFonts w:ascii="Georgia" w:hAnsi="Georgia"/>
        </w:rPr>
        <w:t>Huai</w:t>
      </w:r>
      <w:proofErr w:type="spellEnd"/>
      <w:r>
        <w:rPr>
          <w:rFonts w:ascii="Georgia" w:hAnsi="Georgia"/>
        </w:rPr>
        <w:t xml:space="preserve"> Kha </w:t>
      </w:r>
      <w:proofErr w:type="spellStart"/>
      <w:r>
        <w:rPr>
          <w:rFonts w:ascii="Georgia" w:hAnsi="Georgia"/>
        </w:rPr>
        <w:t>Khaeng</w:t>
      </w:r>
      <w:proofErr w:type="spellEnd"/>
      <w:r>
        <w:rPr>
          <w:rFonts w:ascii="Georgia" w:hAnsi="Georgia"/>
        </w:rPr>
        <w:t xml:space="preserve"> Wildlife Sanctuary, </w:t>
      </w:r>
      <w:proofErr w:type="spellStart"/>
      <w:r>
        <w:rPr>
          <w:rFonts w:ascii="Georgia" w:hAnsi="Georgia"/>
        </w:rPr>
        <w:t>Uthai</w:t>
      </w:r>
      <w:proofErr w:type="spellEnd"/>
      <w:r>
        <w:rPr>
          <w:rFonts w:ascii="Georgia" w:hAnsi="Georgia"/>
        </w:rPr>
        <w:t xml:space="preserve"> Thani province. </w:t>
      </w:r>
      <w:r>
        <w:rPr>
          <w:rFonts w:ascii="Georgia" w:hAnsi="Georgia"/>
          <w:i/>
          <w:iCs/>
        </w:rPr>
        <w:t>Thai Journal of Forestry (Thailand)</w:t>
      </w:r>
      <w:r>
        <w:rPr>
          <w:rFonts w:ascii="Georgia" w:hAnsi="Georgia"/>
        </w:rPr>
        <w:t xml:space="preserve"> </w:t>
      </w:r>
      <w:r>
        <w:rPr>
          <w:rFonts w:ascii="Georgia" w:hAnsi="Georgia"/>
        </w:rPr>
        <w:t>32(Supplementary issue): 133-141.</w:t>
      </w:r>
    </w:p>
    <w:p w:rsidR="00000000" w:rsidRDefault="00A02035" w14:paraId="3FBE13B7" w14:textId="77777777">
      <w:pPr>
        <w:pStyle w:val="NormalWeb"/>
        <w:divId w:val="791284919"/>
        <w:rPr>
          <w:rFonts w:ascii="Georgia" w:hAnsi="Georgia"/>
        </w:rPr>
      </w:pPr>
      <w:proofErr w:type="spellStart"/>
      <w:r>
        <w:rPr>
          <w:rFonts w:ascii="Georgia" w:hAnsi="Georgia"/>
        </w:rPr>
        <w:t>Chayamarit</w:t>
      </w:r>
      <w:proofErr w:type="spellEnd"/>
      <w:r>
        <w:rPr>
          <w:rFonts w:ascii="Georgia" w:hAnsi="Georgia"/>
        </w:rPr>
        <w:t xml:space="preserve">, K., Van </w:t>
      </w:r>
      <w:proofErr w:type="spellStart"/>
      <w:r>
        <w:rPr>
          <w:rFonts w:ascii="Georgia" w:hAnsi="Georgia"/>
        </w:rPr>
        <w:t>Welzen</w:t>
      </w:r>
      <w:proofErr w:type="spellEnd"/>
      <w:r>
        <w:rPr>
          <w:rFonts w:ascii="Georgia" w:hAnsi="Georgia"/>
        </w:rPr>
        <w:t xml:space="preserve">, P. C. 2005. </w:t>
      </w:r>
      <w:proofErr w:type="spellStart"/>
      <w:r>
        <w:rPr>
          <w:rFonts w:ascii="Georgia" w:hAnsi="Georgia"/>
        </w:rPr>
        <w:t>Euphorbiaceae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xml:space="preserve">, T. and Larsen, K. (eds), </w:t>
      </w:r>
      <w:r>
        <w:rPr>
          <w:rFonts w:ascii="Georgia" w:hAnsi="Georgia"/>
          <w:i/>
          <w:iCs/>
        </w:rPr>
        <w:t>Flora of Thailand</w:t>
      </w:r>
      <w:r>
        <w:rPr>
          <w:rFonts w:ascii="Georgia" w:hAnsi="Georgia"/>
        </w:rPr>
        <w:t>, pp. 1-303. Department of National Parks, Wildlife and Plant Conservation, Thailand.</w:t>
      </w:r>
    </w:p>
    <w:p w:rsidR="00000000" w:rsidRDefault="00A02035" w14:paraId="7A073A94" w14:textId="63E2853C">
      <w:pPr>
        <w:pStyle w:val="NormalWeb"/>
        <w:divId w:val="791284919"/>
        <w:rPr>
          <w:rFonts w:ascii="Georgia" w:hAnsi="Georgia"/>
        </w:rPr>
      </w:pPr>
      <w:r>
        <w:rPr>
          <w:rFonts w:ascii="Georgia" w:hAnsi="Georgia"/>
        </w:rPr>
        <w:t>GBIF.org. 2022. Global Bi</w:t>
      </w:r>
      <w:r>
        <w:rPr>
          <w:rFonts w:ascii="Georgia" w:hAnsi="Georgia"/>
        </w:rPr>
        <w:t xml:space="preserve">odiversity Information Facility (GBIF) data portal. Collection of online herbarium specimens. GBIF. Available at: </w:t>
      </w:r>
      <w:r>
        <w:rPr>
          <w:rFonts w:ascii="Georgia" w:hAnsi="Georgia"/>
        </w:rPr>
        <w:fldChar w:fldCharType="begin"/>
      </w:r>
      <w:ins w:author="Jack Plummer" w:date="2022-08-19T15:20:00Z" w:id="88">
        <w:r>
          <w:rPr>
            <w:rFonts w:ascii="Georgia" w:hAnsi="Georgia"/>
          </w:rPr>
          <w:instrText>HYPERLINK "https://rbgkew.sharepoint.com/sites/KewPlantAssessment2022-2/Shared Documents/General/Projects/Threatened Biodiversity Hotspots Programme/Thailand/FORRU_reviews/Available at: https:/www.gbif.org/occurrence/"</w:instrText>
        </w:r>
      </w:ins>
      <w:del w:author="Jack Plummer" w:date="2022-08-19T15:20:00Z" w:id="89">
        <w:r w:rsidDel="00A02035">
          <w:rPr>
            <w:rFonts w:ascii="Georgia" w:hAnsi="Georgia"/>
          </w:rPr>
          <w:delInstrText xml:space="preserve"> </w:delInstrText>
        </w:r>
        <w:r w:rsidDel="00A02035">
          <w:rPr>
            <w:rFonts w:ascii="Georgia" w:hAnsi="Georgia"/>
          </w:rPr>
          <w:delInstrText>HYPERLINK "Available at: https://www.gbif.org/occurrence/"</w:delInstrText>
        </w:r>
        <w:r w:rsidDel="00A02035">
          <w:rPr>
            <w:rFonts w:ascii="Georgia" w:hAnsi="Georgia"/>
          </w:rPr>
          <w:delInstrText xml:space="preserve"> </w:delInstrText>
        </w:r>
      </w:del>
      <w:ins w:author="Jack Plummer" w:date="2022-08-19T15:20:00Z" w:id="90">
        <w:r>
          <w:rPr>
            <w:rFonts w:ascii="Georgia" w:hAnsi="Georgia"/>
          </w:rPr>
        </w:r>
      </w:ins>
      <w:r>
        <w:rPr>
          <w:rFonts w:ascii="Georgia" w:hAnsi="Georgia"/>
        </w:rPr>
        <w:fldChar w:fldCharType="separate"/>
      </w:r>
      <w:r>
        <w:rPr>
          <w:rStyle w:val="Hyperlink"/>
          <w:rFonts w:ascii="Georgia" w:hAnsi="Georgia"/>
        </w:rPr>
        <w:t>Available at: https://www.gbif.org/occurrence/</w:t>
      </w:r>
      <w:r>
        <w:rPr>
          <w:rFonts w:ascii="Georgia" w:hAnsi="Georgia"/>
        </w:rPr>
        <w:fldChar w:fldCharType="end"/>
      </w:r>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rsidR="00000000" w:rsidRDefault="00A02035" w14:paraId="025F3D93" w14:textId="77777777">
      <w:pPr>
        <w:pStyle w:val="NormalWeb"/>
        <w:divId w:val="791284919"/>
        <w:rPr>
          <w:rFonts w:ascii="Georgia" w:hAnsi="Georgia"/>
        </w:rPr>
      </w:pPr>
      <w:r>
        <w:rPr>
          <w:rFonts w:ascii="Georgia" w:hAnsi="Georgia"/>
        </w:rPr>
        <w:t>Globa</w:t>
      </w:r>
      <w:r>
        <w:rPr>
          <w:rFonts w:ascii="Georgia" w:hAnsi="Georgia"/>
        </w:rPr>
        <w:t xml:space="preserve">l Forest Watch. 2022. Thailand Deforestation Rates &amp; Statistics. Available at: </w:t>
      </w:r>
      <w:hyperlink w:history="1" r:id="rId14">
        <w:r>
          <w:rPr>
            <w:rStyle w:val="Hyperlink"/>
            <w:rFonts w:ascii="Georgia" w:hAnsi="Georgia"/>
          </w:rPr>
          <w:t>http</w:t>
        </w:r>
        <w:r>
          <w:rPr>
            <w:rStyle w:val="Hyperlink"/>
            <w:rFonts w:ascii="Georgia" w:hAnsi="Georgia"/>
          </w:rPr>
          <w:t>s://www.globalforestwatch.org/dashboards/country/THA/?category=summary&amp;location=WyJjb3VudHJ5IiwiVEhBIl0%3D&amp;map=eyJjYW5Cb3VuZCI6ZmFsc2UsImRhdGFzZXRzIjpbeyJkYXRhc2V0IjoicG9saXRpY2FsLWJvdW5kYXJpZXMiLCJsYXllcnMiOlsiZGlzcHV0ZWQtcG9saXRpY2FsLWJvdW5kYXJpZXMiLCJwb</w:t>
        </w:r>
        <w:r>
          <w:rPr>
            <w:rStyle w:val="Hyperlink"/>
            <w:rFonts w:ascii="Georgia" w:hAnsi="Georgia"/>
          </w:rPr>
          <w:t>2xpdGljYWwtYm91bmRhcmllcyJdLCJib3VuZGFyeSI6dHJ1ZSwib3BhY2l0eSI6MSwidmlzaWJpbGl0eSI6dHJ1ZX0seyJkYXRhc2V0IjoidHJlZS1jb3Zlci1sb3NzIiwibGF5ZXJzIjpbInRyZWUtY292ZXItbG9zcyJdLCJvcGFjaXR5IjoxLCJ2aXNpYmlsaXR5Ijp0cnVlLCJ0aW1lbGluZVBhcmFtcyI6eyJzdGFydERhdGUiOiIyMDAxL</w:t>
        </w:r>
        <w:r>
          <w:rPr>
            <w:rStyle w:val="Hyperlink"/>
            <w:rFonts w:ascii="Georgia" w:hAnsi="Georgia"/>
          </w:rPr>
          <w:t>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rsidR="00000000" w:rsidRDefault="00A02035" w14:paraId="1AC9E2FB" w14:textId="77777777">
      <w:pPr>
        <w:pStyle w:val="NormalWeb"/>
        <w:divId w:val="791284919"/>
        <w:rPr>
          <w:rFonts w:ascii="Georgia" w:hAnsi="Georgia"/>
        </w:rPr>
      </w:pPr>
      <w:proofErr w:type="spellStart"/>
      <w:r>
        <w:rPr>
          <w:rFonts w:ascii="Georgia" w:hAnsi="Georgia"/>
        </w:rPr>
        <w:t>Hermhuk</w:t>
      </w:r>
      <w:proofErr w:type="spellEnd"/>
      <w:r>
        <w:rPr>
          <w:rFonts w:ascii="Georgia" w:hAnsi="Georgia"/>
        </w:rPr>
        <w:t xml:space="preserve">, S., </w:t>
      </w:r>
      <w:proofErr w:type="spellStart"/>
      <w:r>
        <w:rPr>
          <w:rFonts w:ascii="Georgia" w:hAnsi="Georgia"/>
        </w:rPr>
        <w:t>Sungpalee</w:t>
      </w:r>
      <w:proofErr w:type="spellEnd"/>
      <w:r>
        <w:rPr>
          <w:rFonts w:ascii="Georgia" w:hAnsi="Georgia"/>
        </w:rPr>
        <w:t xml:space="preserve">, W., </w:t>
      </w:r>
      <w:proofErr w:type="spellStart"/>
      <w:r>
        <w:rPr>
          <w:rFonts w:ascii="Georgia" w:hAnsi="Georgia"/>
        </w:rPr>
        <w:t>Atnaseo</w:t>
      </w:r>
      <w:proofErr w:type="spellEnd"/>
      <w:r>
        <w:rPr>
          <w:rFonts w:ascii="Georgia" w:hAnsi="Georgia"/>
        </w:rPr>
        <w:t xml:space="preserve">, C., </w:t>
      </w:r>
      <w:proofErr w:type="spellStart"/>
      <w:r>
        <w:rPr>
          <w:rFonts w:ascii="Georgia" w:hAnsi="Georgia"/>
        </w:rPr>
        <w:t>Pothawong</w:t>
      </w:r>
      <w:proofErr w:type="spellEnd"/>
      <w:r>
        <w:rPr>
          <w:rFonts w:ascii="Georgia" w:hAnsi="Georgia"/>
        </w:rPr>
        <w:t>, N., and Sri-</w:t>
      </w:r>
      <w:proofErr w:type="spellStart"/>
      <w:r>
        <w:rPr>
          <w:rFonts w:ascii="Georgia" w:hAnsi="Georgia"/>
        </w:rPr>
        <w:t>Ngernyuang</w:t>
      </w:r>
      <w:proofErr w:type="spellEnd"/>
      <w:r>
        <w:rPr>
          <w:rFonts w:ascii="Georgia" w:hAnsi="Georgia"/>
        </w:rPr>
        <w:t xml:space="preserve">, </w:t>
      </w:r>
      <w:r>
        <w:rPr>
          <w:rFonts w:ascii="Georgia" w:hAnsi="Georgia"/>
        </w:rPr>
        <w:t xml:space="preserve">K. 2018. Plants Utilization of Tai Lue at Bann </w:t>
      </w:r>
      <w:proofErr w:type="spellStart"/>
      <w:r>
        <w:rPr>
          <w:rFonts w:ascii="Georgia" w:hAnsi="Georgia"/>
        </w:rPr>
        <w:t>Tapapao</w:t>
      </w:r>
      <w:proofErr w:type="spellEnd"/>
      <w:r>
        <w:rPr>
          <w:rFonts w:ascii="Georgia" w:hAnsi="Georgia"/>
        </w:rPr>
        <w:t xml:space="preserve"> Community Forest Mae </w:t>
      </w:r>
      <w:proofErr w:type="spellStart"/>
      <w:r>
        <w:rPr>
          <w:rFonts w:ascii="Georgia" w:hAnsi="Georgia"/>
        </w:rPr>
        <w:t>Tha</w:t>
      </w:r>
      <w:proofErr w:type="spellEnd"/>
      <w:r>
        <w:rPr>
          <w:rFonts w:ascii="Georgia" w:hAnsi="Georgia"/>
        </w:rPr>
        <w:t xml:space="preserve"> District, Lamphun Province. </w:t>
      </w:r>
      <w:r>
        <w:rPr>
          <w:rFonts w:ascii="Georgia" w:hAnsi="Georgia"/>
          <w:i/>
          <w:iCs/>
        </w:rPr>
        <w:t>Thai J. For</w:t>
      </w:r>
      <w:r>
        <w:rPr>
          <w:rFonts w:ascii="Georgia" w:hAnsi="Georgia"/>
        </w:rPr>
        <w:t xml:space="preserve"> 37(1): 111-120.</w:t>
      </w:r>
    </w:p>
    <w:p w:rsidR="00000000" w:rsidRDefault="00A02035" w14:paraId="4E1581F7" w14:textId="77777777">
      <w:pPr>
        <w:pStyle w:val="NormalWeb"/>
        <w:divId w:val="791284919"/>
        <w:rPr>
          <w:rFonts w:ascii="Georgia" w:hAnsi="Georgia"/>
        </w:rPr>
      </w:pPr>
      <w:proofErr w:type="spellStart"/>
      <w:r>
        <w:rPr>
          <w:rFonts w:ascii="Georgia" w:hAnsi="Georgia"/>
        </w:rPr>
        <w:t>Hermhuk</w:t>
      </w:r>
      <w:proofErr w:type="spellEnd"/>
      <w:r>
        <w:rPr>
          <w:rFonts w:ascii="Georgia" w:hAnsi="Georgia"/>
        </w:rPr>
        <w:t xml:space="preserve">, S., </w:t>
      </w:r>
      <w:proofErr w:type="spellStart"/>
      <w:r>
        <w:rPr>
          <w:rFonts w:ascii="Georgia" w:hAnsi="Georgia"/>
        </w:rPr>
        <w:t>Sungpalee</w:t>
      </w:r>
      <w:proofErr w:type="spellEnd"/>
      <w:r>
        <w:rPr>
          <w:rFonts w:ascii="Georgia" w:hAnsi="Georgia"/>
        </w:rPr>
        <w:t xml:space="preserve">, W., </w:t>
      </w:r>
      <w:proofErr w:type="spellStart"/>
      <w:r>
        <w:rPr>
          <w:rFonts w:ascii="Georgia" w:hAnsi="Georgia"/>
        </w:rPr>
        <w:t>Atnaseo</w:t>
      </w:r>
      <w:proofErr w:type="spellEnd"/>
      <w:r>
        <w:rPr>
          <w:rFonts w:ascii="Georgia" w:hAnsi="Georgia"/>
        </w:rPr>
        <w:t xml:space="preserve">, C., </w:t>
      </w:r>
      <w:proofErr w:type="spellStart"/>
      <w:r>
        <w:rPr>
          <w:rFonts w:ascii="Georgia" w:hAnsi="Georgia"/>
        </w:rPr>
        <w:t>Pothawong</w:t>
      </w:r>
      <w:proofErr w:type="spellEnd"/>
      <w:r>
        <w:rPr>
          <w:rFonts w:ascii="Georgia" w:hAnsi="Georgia"/>
        </w:rPr>
        <w:t>, N., and Sri-</w:t>
      </w:r>
      <w:proofErr w:type="spellStart"/>
      <w:r>
        <w:rPr>
          <w:rFonts w:ascii="Georgia" w:hAnsi="Georgia"/>
        </w:rPr>
        <w:t>Ngernyuang</w:t>
      </w:r>
      <w:proofErr w:type="spellEnd"/>
      <w:r>
        <w:rPr>
          <w:rFonts w:ascii="Georgia" w:hAnsi="Georgia"/>
        </w:rPr>
        <w:t>, K. 2018. Plants utilization of Tai Lue at Ba</w:t>
      </w:r>
      <w:r>
        <w:rPr>
          <w:rFonts w:ascii="Georgia" w:hAnsi="Georgia"/>
        </w:rPr>
        <w:t xml:space="preserve">nn </w:t>
      </w:r>
      <w:proofErr w:type="spellStart"/>
      <w:r>
        <w:rPr>
          <w:rFonts w:ascii="Georgia" w:hAnsi="Georgia"/>
        </w:rPr>
        <w:t>Tapapao</w:t>
      </w:r>
      <w:proofErr w:type="spellEnd"/>
      <w:r>
        <w:rPr>
          <w:rFonts w:ascii="Georgia" w:hAnsi="Georgia"/>
        </w:rPr>
        <w:t xml:space="preserve"> community forest Mae </w:t>
      </w:r>
      <w:proofErr w:type="spellStart"/>
      <w:r>
        <w:rPr>
          <w:rFonts w:ascii="Georgia" w:hAnsi="Georgia"/>
        </w:rPr>
        <w:t>Tha</w:t>
      </w:r>
      <w:proofErr w:type="spellEnd"/>
      <w:r>
        <w:rPr>
          <w:rFonts w:ascii="Georgia" w:hAnsi="Georgia"/>
        </w:rPr>
        <w:t xml:space="preserve"> district, Lamphun province. </w:t>
      </w:r>
      <w:r>
        <w:rPr>
          <w:rFonts w:ascii="Georgia" w:hAnsi="Georgia"/>
          <w:i/>
          <w:iCs/>
        </w:rPr>
        <w:t>Thai Journal of Forestry</w:t>
      </w:r>
      <w:r>
        <w:rPr>
          <w:rFonts w:ascii="Georgia" w:hAnsi="Georgia"/>
        </w:rPr>
        <w:t xml:space="preserve"> 37(1): 111-120.</w:t>
      </w:r>
    </w:p>
    <w:p w:rsidR="00000000" w:rsidRDefault="00A02035" w14:paraId="2A27B5DA" w14:textId="77777777">
      <w:pPr>
        <w:pStyle w:val="NormalWeb"/>
        <w:divId w:val="791284919"/>
        <w:rPr>
          <w:rFonts w:ascii="Georgia" w:hAnsi="Georgia"/>
        </w:rPr>
      </w:pPr>
      <w:proofErr w:type="spellStart"/>
      <w:r>
        <w:rPr>
          <w:rFonts w:ascii="Georgia" w:hAnsi="Georgia"/>
        </w:rPr>
        <w:t>Jøker</w:t>
      </w:r>
      <w:proofErr w:type="spellEnd"/>
      <w:r>
        <w:rPr>
          <w:rFonts w:ascii="Georgia" w:hAnsi="Georgia"/>
        </w:rPr>
        <w:t xml:space="preserve">, D. 2000. </w:t>
      </w:r>
      <w:proofErr w:type="spellStart"/>
      <w:r>
        <w:rPr>
          <w:rFonts w:ascii="Georgia" w:hAnsi="Georgia"/>
        </w:rPr>
        <w:t>Afzelia</w:t>
      </w:r>
      <w:proofErr w:type="spellEnd"/>
      <w:r>
        <w:rPr>
          <w:rFonts w:ascii="Georgia" w:hAnsi="Georgia"/>
        </w:rPr>
        <w:t xml:space="preserve"> </w:t>
      </w:r>
      <w:proofErr w:type="spellStart"/>
      <w:r>
        <w:rPr>
          <w:rFonts w:ascii="Georgia" w:hAnsi="Georgia"/>
        </w:rPr>
        <w:t>xylocarpa</w:t>
      </w:r>
      <w:proofErr w:type="spellEnd"/>
      <w:r>
        <w:rPr>
          <w:rFonts w:ascii="Georgia" w:hAnsi="Georgia"/>
        </w:rPr>
        <w:t xml:space="preserve">. Seed Leaflet No. 6. Available at: </w:t>
      </w:r>
      <w:hyperlink w:history="1" r:id="rId15">
        <w:r>
          <w:rPr>
            <w:rStyle w:val="Hyperlink"/>
            <w:rFonts w:ascii="Georgia" w:hAnsi="Georgia"/>
          </w:rPr>
          <w:t>https:</w:t>
        </w:r>
        <w:r>
          <w:rPr>
            <w:rStyle w:val="Hyperlink"/>
            <w:rFonts w:ascii="Georgia" w:hAnsi="Georgia"/>
          </w:rPr>
          <w:t>//curis.ku.dk/ws/files/20646176/afzelia_xylocarpa.pdf</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rsidR="00000000" w:rsidRDefault="00A02035" w14:paraId="50782CDC" w14:textId="77777777">
      <w:pPr>
        <w:pStyle w:val="NormalWeb"/>
        <w:divId w:val="791284919"/>
        <w:rPr>
          <w:rFonts w:ascii="Georgia" w:hAnsi="Georgia"/>
        </w:rPr>
      </w:pPr>
      <w:proofErr w:type="spellStart"/>
      <w:r>
        <w:rPr>
          <w:rFonts w:ascii="Georgia" w:hAnsi="Georgia"/>
        </w:rPr>
        <w:lastRenderedPageBreak/>
        <w:t>Vongkamjan</w:t>
      </w:r>
      <w:proofErr w:type="spellEnd"/>
      <w:r>
        <w:rPr>
          <w:rFonts w:ascii="Georgia" w:hAnsi="Georgia"/>
        </w:rPr>
        <w:t xml:space="preserve">, S. 2015. Biodiversity in Community Forests in </w:t>
      </w:r>
      <w:proofErr w:type="spellStart"/>
      <w:r>
        <w:rPr>
          <w:rFonts w:ascii="Georgia" w:hAnsi="Georgia"/>
        </w:rPr>
        <w:t>Suan</w:t>
      </w:r>
      <w:proofErr w:type="spellEnd"/>
      <w:r>
        <w:rPr>
          <w:rFonts w:ascii="Georgia" w:hAnsi="Georgia"/>
        </w:rPr>
        <w:t xml:space="preserve"> </w:t>
      </w:r>
      <w:proofErr w:type="spellStart"/>
      <w:r>
        <w:rPr>
          <w:rFonts w:ascii="Georgia" w:hAnsi="Georgia"/>
        </w:rPr>
        <w:t>Miang</w:t>
      </w:r>
      <w:proofErr w:type="spellEnd"/>
      <w:r>
        <w:rPr>
          <w:rFonts w:ascii="Georgia" w:hAnsi="Georgia"/>
        </w:rPr>
        <w:t xml:space="preserve"> Sub-district, Chat </w:t>
      </w:r>
      <w:proofErr w:type="spellStart"/>
      <w:r>
        <w:rPr>
          <w:rFonts w:ascii="Georgia" w:hAnsi="Georgia"/>
        </w:rPr>
        <w:t>Trakan</w:t>
      </w:r>
      <w:proofErr w:type="spellEnd"/>
      <w:r>
        <w:rPr>
          <w:rFonts w:ascii="Georgia" w:hAnsi="Georgia"/>
        </w:rPr>
        <w:t xml:space="preserve"> District, </w:t>
      </w:r>
      <w:proofErr w:type="spellStart"/>
      <w:r>
        <w:rPr>
          <w:rFonts w:ascii="Georgia" w:hAnsi="Georgia"/>
        </w:rPr>
        <w:t>Phitsanulok</w:t>
      </w:r>
      <w:proofErr w:type="spellEnd"/>
      <w:r>
        <w:rPr>
          <w:rFonts w:ascii="Georgia" w:hAnsi="Georgia"/>
        </w:rPr>
        <w:t xml:space="preserve"> Province. </w:t>
      </w:r>
      <w:proofErr w:type="spellStart"/>
      <w:r>
        <w:rPr>
          <w:rFonts w:ascii="Georgia" w:hAnsi="Georgia"/>
          <w:i/>
          <w:iCs/>
        </w:rPr>
        <w:t>Phetchabun</w:t>
      </w:r>
      <w:proofErr w:type="spellEnd"/>
      <w:r>
        <w:rPr>
          <w:rFonts w:ascii="Georgia" w:hAnsi="Georgia"/>
          <w:i/>
          <w:iCs/>
        </w:rPr>
        <w:t xml:space="preserve"> Rajabhat Journal</w:t>
      </w:r>
      <w:r>
        <w:rPr>
          <w:rFonts w:ascii="Georgia" w:hAnsi="Georgia"/>
        </w:rPr>
        <w:t xml:space="preserve"> 17(1): 63-74.</w:t>
      </w:r>
    </w:p>
    <w:p w:rsidR="00000000" w:rsidRDefault="00A02035" w14:paraId="2D5DC465" w14:textId="77777777">
      <w:pPr>
        <w:pStyle w:val="NormalWeb"/>
        <w:divId w:val="791284919"/>
        <w:rPr>
          <w:rFonts w:ascii="Georgia" w:hAnsi="Georgia"/>
        </w:rPr>
      </w:pPr>
      <w:r>
        <w:rPr>
          <w:rFonts w:ascii="Georgia" w:hAnsi="Georgia"/>
        </w:rPr>
        <w:t>Vorado</w:t>
      </w:r>
      <w:r>
        <w:rPr>
          <w:rFonts w:ascii="Georgia" w:hAnsi="Georgia"/>
        </w:rPr>
        <w:t xml:space="preserve">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rsidR="00000000" w:rsidRDefault="00A02035" w14:paraId="014433AE" w14:textId="77777777">
      <w:pPr>
        <w:pStyle w:val="NormalWeb"/>
        <w:divId w:val="791284919"/>
        <w:rPr>
          <w:rFonts w:ascii="Georgia" w:hAnsi="Georgia"/>
        </w:rPr>
      </w:pPr>
      <w:r>
        <w:rPr>
          <w:rFonts w:ascii="Georgia" w:hAnsi="Georgia"/>
        </w:rPr>
        <w:t xml:space="preserve">WWF-Greater Mekong. 2013. Ecosystems in the Greater Mekong: Past </w:t>
      </w:r>
      <w:r>
        <w:rPr>
          <w:rFonts w:ascii="Georgia" w:hAnsi="Georgia"/>
        </w:rPr>
        <w:t xml:space="preserve">trends, </w:t>
      </w:r>
      <w:proofErr w:type="gramStart"/>
      <w:r>
        <w:rPr>
          <w:rFonts w:ascii="Georgia" w:hAnsi="Georgia"/>
        </w:rPr>
        <w:t>current status</w:t>
      </w:r>
      <w:proofErr w:type="gramEnd"/>
      <w:r>
        <w:rPr>
          <w:rFonts w:ascii="Georgia" w:hAnsi="Georgia"/>
        </w:rPr>
        <w:t xml:space="preserve">, possible futures. Available at: </w:t>
      </w:r>
      <w:hyperlink w:history="1" r:id="rId16">
        <w:r>
          <w:rPr>
            <w:rStyle w:val="Hyperlink"/>
            <w:rFonts w:ascii="Georgia" w:hAnsi="Georgia"/>
          </w:rPr>
          <w:t>https://data.opendevelopmentmekong.net/library_re</w:t>
        </w:r>
        <w:r>
          <w:rPr>
            <w:rStyle w:val="Hyperlink"/>
            <w:rFonts w:ascii="Georgia" w:hAnsi="Georgia"/>
          </w:rPr>
          <w:t>cord/ecosystems-in-the-greater-mekong-past-trends-current-status-future-possibilities</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sectPr w:rsidR="0000000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P" w:author="Jack Plummer" w:date="2022-08-19T15:04:00Z" w:id="4">
    <w:p w:rsidR="009B0D33" w:rsidP="002337D7" w:rsidRDefault="009B0D33" w14:paraId="456362D8" w14:textId="77777777">
      <w:pPr>
        <w:pStyle w:val="CommentText"/>
      </w:pPr>
      <w:r>
        <w:rPr>
          <w:rStyle w:val="CommentReference"/>
        </w:rPr>
        <w:annotationRef/>
      </w:r>
      <w:r>
        <w:t>We don't want to list all sites - the map will provide that information</w:t>
      </w:r>
    </w:p>
  </w:comment>
  <w:comment w:initials="JP" w:author="Jack Plummer" w:date="2022-08-19T15:05:00Z" w:id="13">
    <w:p w:rsidR="009B0D33" w:rsidP="00DB6532" w:rsidRDefault="009B0D33" w14:paraId="6B701D44" w14:textId="77777777">
      <w:pPr>
        <w:pStyle w:val="CommentText"/>
      </w:pPr>
      <w:r>
        <w:rPr>
          <w:rStyle w:val="CommentReference"/>
        </w:rPr>
        <w:annotationRef/>
      </w:r>
      <w:r>
        <w:t>Don't need here</w:t>
      </w:r>
    </w:p>
  </w:comment>
  <w:comment w:initials="JP" w:author="Jack Plummer" w:date="2022-08-19T15:06:00Z" w:id="21">
    <w:p w:rsidR="009B0D33" w:rsidP="00CD63F2" w:rsidRDefault="009B0D33" w14:paraId="231EBC66" w14:textId="77777777">
      <w:pPr>
        <w:pStyle w:val="CommentText"/>
      </w:pPr>
      <w:r>
        <w:rPr>
          <w:rStyle w:val="CommentReference"/>
        </w:rPr>
        <w:annotationRef/>
      </w:r>
      <w:r>
        <w:t>Add Myanmar = Possibly Extant</w:t>
      </w:r>
    </w:p>
  </w:comment>
  <w:comment w:initials="JP" w:author="Jack Plummer" w:date="2022-08-19T15:07:00Z" w:id="24">
    <w:p w:rsidR="007430D2" w:rsidP="00277012" w:rsidRDefault="007430D2" w14:paraId="7A8B7EDB" w14:textId="77777777">
      <w:pPr>
        <w:pStyle w:val="CommentText"/>
      </w:pPr>
      <w:r>
        <w:rPr>
          <w:rStyle w:val="CommentReference"/>
        </w:rPr>
        <w:annotationRef/>
      </w:r>
      <w:r>
        <w:t>Not needed here</w:t>
      </w:r>
    </w:p>
  </w:comment>
  <w:comment w:initials="JP" w:author="Jack Plummer" w:date="2022-08-19T15:09:00Z" w:id="48">
    <w:p w:rsidR="007430D2" w:rsidP="00A03F5A" w:rsidRDefault="007430D2" w14:paraId="58C03F88" w14:textId="77777777">
      <w:pPr>
        <w:pStyle w:val="CommentText"/>
      </w:pPr>
      <w:r>
        <w:rPr>
          <w:rStyle w:val="CommentReference"/>
        </w:rPr>
        <w:annotationRef/>
      </w:r>
      <w:r>
        <w:t>Describe habit</w:t>
      </w:r>
    </w:p>
  </w:comment>
  <w:comment w:initials="JP" w:author="Jack Plummer" w:date="2022-08-19T15:10:00Z" w:id="63">
    <w:p w:rsidR="007430D2" w:rsidP="008552BC" w:rsidRDefault="007430D2" w14:paraId="712D3470" w14:textId="77777777">
      <w:pPr>
        <w:pStyle w:val="CommentText"/>
      </w:pPr>
      <w:r>
        <w:rPr>
          <w:rStyle w:val="CommentReference"/>
        </w:rPr>
        <w:annotationRef/>
      </w:r>
      <w:r>
        <w:t>Add other relevant habitat types.</w:t>
      </w:r>
    </w:p>
  </w:comment>
  <w:comment w:initials="JP" w:author="Jack Plummer" w:date="2022-08-19T15:14:00Z" w:id="68">
    <w:p w:rsidR="003314EA" w:rsidP="00C41842" w:rsidRDefault="003314EA" w14:paraId="34A161E4" w14:textId="77777777">
      <w:pPr>
        <w:pStyle w:val="CommentText"/>
      </w:pPr>
      <w:r>
        <w:rPr>
          <w:rStyle w:val="CommentReference"/>
        </w:rPr>
        <w:annotationRef/>
      </w:r>
      <w:r>
        <w:t>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6362D8" w15:done="0"/>
  <w15:commentEx w15:paraId="6B701D44" w15:done="0"/>
  <w15:commentEx w15:paraId="231EBC66" w15:done="0"/>
  <w15:commentEx w15:paraId="7A8B7EDB" w15:done="0"/>
  <w15:commentEx w15:paraId="58C03F88" w15:done="0"/>
  <w15:commentEx w15:paraId="712D3470" w15:done="0"/>
  <w15:commentEx w15:paraId="34A16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24F1" w16cex:dateUtc="2022-08-19T14:04:00Z"/>
  <w16cex:commentExtensible w16cex:durableId="26AA252A" w16cex:dateUtc="2022-08-19T14:05:00Z"/>
  <w16cex:commentExtensible w16cex:durableId="26AA2561" w16cex:dateUtc="2022-08-19T14:06:00Z"/>
  <w16cex:commentExtensible w16cex:durableId="26AA25A3" w16cex:dateUtc="2022-08-19T14:07:00Z"/>
  <w16cex:commentExtensible w16cex:durableId="26AA2635" w16cex:dateUtc="2022-08-19T14:09:00Z"/>
  <w16cex:commentExtensible w16cex:durableId="26AA2676" w16cex:dateUtc="2022-08-19T14:10:00Z"/>
  <w16cex:commentExtensible w16cex:durableId="26AA274D" w16cex:dateUtc="2022-08-19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6362D8" w16cid:durableId="26AA24F1"/>
  <w16cid:commentId w16cid:paraId="6B701D44" w16cid:durableId="26AA252A"/>
  <w16cid:commentId w16cid:paraId="231EBC66" w16cid:durableId="26AA2561"/>
  <w16cid:commentId w16cid:paraId="7A8B7EDB" w16cid:durableId="26AA25A3"/>
  <w16cid:commentId w16cid:paraId="58C03F88" w16cid:durableId="26AA2635"/>
  <w16cid:commentId w16cid:paraId="712D3470" w16cid:durableId="26AA2676"/>
  <w16cid:commentId w16cid:paraId="34A161E4" w16cid:durableId="26AA27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tru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0D33"/>
    <w:rsid w:val="003314EA"/>
    <w:rsid w:val="007430D2"/>
    <w:rsid w:val="009B0D33"/>
    <w:rsid w:val="00A02035"/>
    <w:rsid w:val="0ED26416"/>
    <w:rsid w:val="14F3E896"/>
    <w:rsid w:val="47B860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33760"/>
  <w15:chartTrackingRefBased/>
  <w15:docId w15:val="{5FE0C1AE-80F5-4579-849D-87285A13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top w:val="single" w:color="000000" w:sz="12" w:space="4"/>
        <w:bottom w:val="single" w:color="000000" w:sz="12" w:space="4"/>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color="808080" w:sz="6" w:space="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F5496" w:themeColor="accent1" w:themeShade="BF"/>
      <w:sz w:val="24"/>
      <w:szCs w:val="24"/>
    </w:rPr>
  </w:style>
  <w:style w:type="paragraph" w:styleId="msonormal0" w:customStyle="1">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styleId="databorder" w:customStyle="1">
    <w:name w:val="databorder"/>
    <w:basedOn w:val="Normal"/>
    <w:pPr>
      <w:pBdr>
        <w:bottom w:val="single" w:color="CCCCCC" w:sz="6" w:space="0"/>
      </w:pBdr>
      <w:spacing w:before="100" w:beforeAutospacing="1" w:after="100" w:afterAutospacing="1"/>
    </w:pPr>
  </w:style>
  <w:style w:type="paragraph" w:styleId="datalabel" w:customStyle="1">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datalabel1" w:customStyle="1">
    <w:name w:val="datalabel1"/>
    <w:basedOn w:val="DefaultParagraphFont"/>
    <w:rPr>
      <w:b/>
      <w:bCs/>
    </w:rPr>
  </w:style>
  <w:style w:type="character" w:styleId="redfont" w:customStyle="1">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B0D33"/>
    <w:rPr>
      <w:rFonts w:eastAsiaTheme="minorEastAsia"/>
      <w:sz w:val="24"/>
      <w:szCs w:val="24"/>
    </w:rPr>
  </w:style>
  <w:style w:type="character" w:styleId="CommentReference">
    <w:name w:val="annotation reference"/>
    <w:basedOn w:val="DefaultParagraphFont"/>
    <w:uiPriority w:val="99"/>
    <w:semiHidden/>
    <w:unhideWhenUsed/>
    <w:rsid w:val="009B0D33"/>
    <w:rPr>
      <w:sz w:val="16"/>
      <w:szCs w:val="16"/>
    </w:rPr>
  </w:style>
  <w:style w:type="paragraph" w:styleId="CommentText">
    <w:name w:val="annotation text"/>
    <w:basedOn w:val="Normal"/>
    <w:link w:val="CommentTextChar"/>
    <w:uiPriority w:val="99"/>
    <w:unhideWhenUsed/>
    <w:rsid w:val="009B0D33"/>
    <w:rPr>
      <w:sz w:val="20"/>
      <w:szCs w:val="20"/>
    </w:rPr>
  </w:style>
  <w:style w:type="character" w:styleId="CommentTextChar" w:customStyle="1">
    <w:name w:val="Comment Text Char"/>
    <w:basedOn w:val="DefaultParagraphFont"/>
    <w:link w:val="CommentText"/>
    <w:uiPriority w:val="99"/>
    <w:rsid w:val="009B0D33"/>
    <w:rPr>
      <w:rFonts w:eastAsiaTheme="minorEastAsia"/>
    </w:rPr>
  </w:style>
  <w:style w:type="paragraph" w:styleId="CommentSubject">
    <w:name w:val="annotation subject"/>
    <w:basedOn w:val="CommentText"/>
    <w:next w:val="CommentText"/>
    <w:link w:val="CommentSubjectChar"/>
    <w:uiPriority w:val="99"/>
    <w:semiHidden/>
    <w:unhideWhenUsed/>
    <w:rsid w:val="009B0D33"/>
    <w:rPr>
      <w:b/>
      <w:bCs/>
    </w:rPr>
  </w:style>
  <w:style w:type="character" w:styleId="CommentSubjectChar" w:customStyle="1">
    <w:name w:val="Comment Subject Char"/>
    <w:basedOn w:val="CommentTextChar"/>
    <w:link w:val="CommentSubject"/>
    <w:uiPriority w:val="99"/>
    <w:semiHidden/>
    <w:rsid w:val="009B0D33"/>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762">
      <w:marLeft w:val="0"/>
      <w:marRight w:val="0"/>
      <w:marTop w:val="0"/>
      <w:marBottom w:val="0"/>
      <w:divBdr>
        <w:top w:val="none" w:sz="0" w:space="0" w:color="auto"/>
        <w:left w:val="none" w:sz="0" w:space="0" w:color="auto"/>
        <w:bottom w:val="none" w:sz="0" w:space="0" w:color="auto"/>
        <w:right w:val="none" w:sz="0" w:space="0" w:color="auto"/>
      </w:divBdr>
    </w:div>
    <w:div w:id="198444871">
      <w:marLeft w:val="0"/>
      <w:marRight w:val="0"/>
      <w:marTop w:val="0"/>
      <w:marBottom w:val="0"/>
      <w:divBdr>
        <w:top w:val="none" w:sz="0" w:space="0" w:color="auto"/>
        <w:left w:val="none" w:sz="0" w:space="0" w:color="auto"/>
        <w:bottom w:val="none" w:sz="0" w:space="0" w:color="auto"/>
        <w:right w:val="none" w:sz="0" w:space="0" w:color="auto"/>
      </w:divBdr>
    </w:div>
    <w:div w:id="238638018">
      <w:marLeft w:val="0"/>
      <w:marRight w:val="0"/>
      <w:marTop w:val="0"/>
      <w:marBottom w:val="0"/>
      <w:divBdr>
        <w:top w:val="none" w:sz="0" w:space="0" w:color="auto"/>
        <w:left w:val="none" w:sz="0" w:space="0" w:color="auto"/>
        <w:bottom w:val="none" w:sz="0" w:space="0" w:color="auto"/>
        <w:right w:val="none" w:sz="0" w:space="0" w:color="auto"/>
      </w:divBdr>
    </w:div>
    <w:div w:id="259798284">
      <w:marLeft w:val="0"/>
      <w:marRight w:val="0"/>
      <w:marTop w:val="0"/>
      <w:marBottom w:val="0"/>
      <w:divBdr>
        <w:top w:val="none" w:sz="0" w:space="0" w:color="auto"/>
        <w:left w:val="none" w:sz="0" w:space="0" w:color="auto"/>
        <w:bottom w:val="none" w:sz="0" w:space="0" w:color="auto"/>
        <w:right w:val="none" w:sz="0" w:space="0" w:color="auto"/>
      </w:divBdr>
    </w:div>
    <w:div w:id="272515128">
      <w:marLeft w:val="0"/>
      <w:marRight w:val="0"/>
      <w:marTop w:val="0"/>
      <w:marBottom w:val="0"/>
      <w:divBdr>
        <w:top w:val="none" w:sz="0" w:space="0" w:color="auto"/>
        <w:left w:val="none" w:sz="0" w:space="0" w:color="auto"/>
        <w:bottom w:val="none" w:sz="0" w:space="0" w:color="auto"/>
        <w:right w:val="none" w:sz="0" w:space="0" w:color="auto"/>
      </w:divBdr>
    </w:div>
    <w:div w:id="565185791">
      <w:marLeft w:val="0"/>
      <w:marRight w:val="0"/>
      <w:marTop w:val="0"/>
      <w:marBottom w:val="0"/>
      <w:divBdr>
        <w:top w:val="none" w:sz="0" w:space="0" w:color="auto"/>
        <w:left w:val="none" w:sz="0" w:space="0" w:color="auto"/>
        <w:bottom w:val="none" w:sz="0" w:space="0" w:color="auto"/>
        <w:right w:val="none" w:sz="0" w:space="0" w:color="auto"/>
      </w:divBdr>
      <w:divsChild>
        <w:div w:id="191967927">
          <w:marLeft w:val="0"/>
          <w:marRight w:val="0"/>
          <w:marTop w:val="0"/>
          <w:marBottom w:val="150"/>
          <w:divBdr>
            <w:top w:val="single" w:sz="12" w:space="0" w:color="000000"/>
            <w:left w:val="none" w:sz="0" w:space="0" w:color="auto"/>
            <w:bottom w:val="single" w:sz="12" w:space="0" w:color="000000"/>
            <w:right w:val="none" w:sz="0" w:space="0" w:color="auto"/>
          </w:divBdr>
        </w:div>
      </w:divsChild>
    </w:div>
    <w:div w:id="671372124">
      <w:marLeft w:val="0"/>
      <w:marRight w:val="0"/>
      <w:marTop w:val="0"/>
      <w:marBottom w:val="0"/>
      <w:divBdr>
        <w:top w:val="none" w:sz="0" w:space="0" w:color="auto"/>
        <w:left w:val="none" w:sz="0" w:space="0" w:color="auto"/>
        <w:bottom w:val="none" w:sz="0" w:space="0" w:color="auto"/>
        <w:right w:val="none" w:sz="0" w:space="0" w:color="auto"/>
      </w:divBdr>
    </w:div>
    <w:div w:id="791284919">
      <w:marLeft w:val="0"/>
      <w:marRight w:val="0"/>
      <w:marTop w:val="0"/>
      <w:marBottom w:val="0"/>
      <w:divBdr>
        <w:top w:val="none" w:sz="0" w:space="0" w:color="auto"/>
        <w:left w:val="none" w:sz="0" w:space="0" w:color="auto"/>
        <w:bottom w:val="none" w:sz="0" w:space="0" w:color="auto"/>
        <w:right w:val="none" w:sz="0" w:space="0" w:color="auto"/>
      </w:divBdr>
    </w:div>
    <w:div w:id="1033962967">
      <w:marLeft w:val="0"/>
      <w:marRight w:val="0"/>
      <w:marTop w:val="0"/>
      <w:marBottom w:val="0"/>
      <w:divBdr>
        <w:top w:val="none" w:sz="0" w:space="0" w:color="auto"/>
        <w:left w:val="none" w:sz="0" w:space="0" w:color="auto"/>
        <w:bottom w:val="none" w:sz="0" w:space="0" w:color="auto"/>
        <w:right w:val="none" w:sz="0" w:space="0" w:color="auto"/>
      </w:divBdr>
    </w:div>
    <w:div w:id="1114328472">
      <w:marLeft w:val="0"/>
      <w:marRight w:val="0"/>
      <w:marTop w:val="0"/>
      <w:marBottom w:val="0"/>
      <w:divBdr>
        <w:top w:val="none" w:sz="0" w:space="0" w:color="auto"/>
        <w:left w:val="none" w:sz="0" w:space="0" w:color="auto"/>
        <w:bottom w:val="none" w:sz="0" w:space="0" w:color="auto"/>
        <w:right w:val="none" w:sz="0" w:space="0" w:color="auto"/>
      </w:divBdr>
    </w:div>
    <w:div w:id="1197427119">
      <w:marLeft w:val="0"/>
      <w:marRight w:val="0"/>
      <w:marTop w:val="0"/>
      <w:marBottom w:val="0"/>
      <w:divBdr>
        <w:top w:val="none" w:sz="0" w:space="0" w:color="auto"/>
        <w:left w:val="none" w:sz="0" w:space="0" w:color="auto"/>
        <w:bottom w:val="none" w:sz="0" w:space="0" w:color="auto"/>
        <w:right w:val="none" w:sz="0" w:space="0" w:color="auto"/>
      </w:divBdr>
    </w:div>
    <w:div w:id="169190499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ata.opendevelopmentmekong.net/library_record/ecosystems-in-the-greater-mekong-past-trends-current-status-future-possibil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curis.ku.dk/ws/files/20646176/afzelia_xylocarpa.pdf"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83BA00-7DFD-4F88-A419-24461FFA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DAF143-3DD0-4717-850D-885418F404CC}">
  <ds:schemaRefs>
    <ds:schemaRef ds:uri="Microsoft.SharePoint.Taxonomy.ContentTypeSync"/>
  </ds:schemaRefs>
</ds:datastoreItem>
</file>

<file path=customXml/itemProps3.xml><?xml version="1.0" encoding="utf-8"?>
<ds:datastoreItem xmlns:ds="http://schemas.openxmlformats.org/officeDocument/2006/customXml" ds:itemID="{BC8C284F-E978-4FB1-924D-395FE8BE43FD}">
  <ds:schemaRefs>
    <ds:schemaRef ds:uri="http://schemas.microsoft.com/sharepoint/events"/>
  </ds:schemaRefs>
</ds:datastoreItem>
</file>

<file path=customXml/itemProps4.xml><?xml version="1.0" encoding="utf-8"?>
<ds:datastoreItem xmlns:ds="http://schemas.openxmlformats.org/officeDocument/2006/customXml" ds:itemID="{D285CB45-25D2-43D1-9EEC-7BB0E055DFC1}">
  <ds:schemaRefs>
    <ds:schemaRef ds:uri="http://schemas.microsoft.com/sharepoint/v3/contenttype/forms"/>
  </ds:schemaRefs>
</ds:datastoreItem>
</file>

<file path=customXml/itemProps5.xml><?xml version="1.0" encoding="utf-8"?>
<ds:datastoreItem xmlns:ds="http://schemas.openxmlformats.org/officeDocument/2006/customXml" ds:itemID="{291A8414-1C89-4A6D-AC07-49D544CC505D}">
  <ds:schemaRefs>
    <ds:schemaRef ds:uri="http://purl.org/dc/dcmitype/"/>
    <ds:schemaRef ds:uri="http://schemas.microsoft.com/office/2006/documentManagement/types"/>
    <ds:schemaRef ds:uri="http://purl.org/dc/elements/1.1/"/>
    <ds:schemaRef ds:uri="http://schemas.microsoft.com/office/2006/metadata/properties"/>
    <ds:schemaRef ds:uri="150f78d0-e5c4-40ba-9879-1115501c63e5"/>
    <ds:schemaRef ds:uri="http://purl.org/dc/terms/"/>
    <ds:schemaRef ds:uri="590658d6-28a4-43df-8461-354b94568f6c"/>
    <ds:schemaRef ds:uri="http://schemas.microsoft.com/office/infopath/2007/PartnerControls"/>
    <ds:schemaRef ds:uri="http://schemas.openxmlformats.org/package/2006/metadata/core-properties"/>
    <ds:schemaRef ds:uri="3174fa65-5130-4218-be7b-3006b691958f"/>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Croton hutchinsonianus</dc:title>
  <dc:subject/>
  <dc:creator>Jack Plummer</dc:creator>
  <cp:keywords/>
  <dc:description/>
  <cp:lastModifiedBy>Jack Plummer</cp:lastModifiedBy>
  <cp:revision>3</cp:revision>
  <dcterms:created xsi:type="dcterms:W3CDTF">2022-08-19T14:20:00Z</dcterms:created>
  <dcterms:modified xsi:type="dcterms:W3CDTF">2022-08-19T14:49:14Z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