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5F58B" w14:textId="77777777" w:rsidR="00000000" w:rsidRDefault="00000000">
      <w:pPr>
        <w:jc w:val="center"/>
        <w:divId w:val="1385325780"/>
        <w:rPr>
          <w:rFonts w:ascii="Georgia" w:eastAsia="Times New Roman" w:hAnsi="Georgia"/>
          <w:b/>
          <w:bCs/>
          <w:sz w:val="29"/>
          <w:szCs w:val="29"/>
        </w:rPr>
      </w:pPr>
      <w:r>
        <w:rPr>
          <w:rFonts w:ascii="Georgia" w:eastAsia="Times New Roman" w:hAnsi="Georgia"/>
          <w:b/>
          <w:bCs/>
          <w:sz w:val="29"/>
          <w:szCs w:val="29"/>
        </w:rPr>
        <w:t>Draft</w:t>
      </w:r>
    </w:p>
    <w:p w14:paraId="3839DCBE" w14:textId="77777777" w:rsidR="00000000" w:rsidRDefault="00000000">
      <w:pPr>
        <w:divId w:val="1342051082"/>
        <w:rPr>
          <w:rFonts w:ascii="Georgia" w:eastAsia="Times New Roman" w:hAnsi="Georgia"/>
          <w:sz w:val="18"/>
          <w:szCs w:val="18"/>
        </w:rPr>
      </w:pPr>
      <w:r>
        <w:rPr>
          <w:rFonts w:ascii="Georgia" w:eastAsia="Times New Roman" w:hAnsi="Georgia"/>
          <w:noProof/>
          <w:sz w:val="18"/>
          <w:szCs w:val="18"/>
        </w:rPr>
        <w:drawing>
          <wp:inline distT="0" distB="0" distL="0" distR="0" wp14:anchorId="1E604DC3" wp14:editId="6F9403BC">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ED6399F" w14:textId="77777777" w:rsidR="00000000" w:rsidRDefault="00000000">
      <w:pPr>
        <w:shd w:val="clear" w:color="auto" w:fill="FFFFFF"/>
        <w:spacing w:before="100" w:beforeAutospacing="1" w:after="100" w:afterAutospacing="1"/>
        <w:jc w:val="right"/>
        <w:outlineLvl w:val="1"/>
        <w:divId w:val="1342051082"/>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Microchirita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oculata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Craib</w:t>
      </w:r>
      <w:proofErr w:type="spellEnd"/>
      <w:r>
        <w:rPr>
          <w:rFonts w:ascii="Georgia" w:eastAsia="Times New Roman" w:hAnsi="Georgia"/>
          <w:b/>
          <w:bCs/>
          <w:color w:val="000000"/>
          <w:kern w:val="36"/>
          <w:sz w:val="29"/>
          <w:szCs w:val="29"/>
        </w:rPr>
        <w:t xml:space="preserve">) </w:t>
      </w:r>
      <w:proofErr w:type="spellStart"/>
      <w:proofErr w:type="gramStart"/>
      <w:r>
        <w:rPr>
          <w:rFonts w:ascii="Georgia" w:eastAsia="Times New Roman" w:hAnsi="Georgia"/>
          <w:b/>
          <w:bCs/>
          <w:color w:val="000000"/>
          <w:kern w:val="36"/>
          <w:sz w:val="29"/>
          <w:szCs w:val="29"/>
        </w:rPr>
        <w:t>A.Weber</w:t>
      </w:r>
      <w:proofErr w:type="spellEnd"/>
      <w:proofErr w:type="gram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D.J.Middleton</w:t>
      </w:r>
      <w:proofErr w:type="spellEnd"/>
    </w:p>
    <w:p w14:paraId="1B6D3F03" w14:textId="77777777" w:rsidR="00000000" w:rsidRDefault="00000000">
      <w:pPr>
        <w:jc w:val="right"/>
        <w:divId w:val="1342051082"/>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Microchirita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oculata</w:t>
      </w:r>
      <w:proofErr w:type="spellEnd"/>
    </w:p>
    <w:p w14:paraId="49171D0C" w14:textId="77777777" w:rsidR="00000000" w:rsidRDefault="00000000">
      <w:pPr>
        <w:pStyle w:val="NormalWeb"/>
        <w:divId w:val="93019546"/>
        <w:rPr>
          <w:rFonts w:ascii="Georgia" w:hAnsi="Georgia"/>
        </w:rPr>
      </w:pPr>
      <w:r>
        <w:rPr>
          <w:rStyle w:val="Strong"/>
          <w:rFonts w:ascii="Georgia" w:hAnsi="Georgia"/>
        </w:rPr>
        <w:t xml:space="preserve">Common Names: </w:t>
      </w:r>
      <w:proofErr w:type="spellStart"/>
      <w:r>
        <w:rPr>
          <w:rFonts w:ascii="Georgia" w:hAnsi="Georgia"/>
        </w:rPr>
        <w:t>yat</w:t>
      </w:r>
      <w:proofErr w:type="spellEnd"/>
      <w:r>
        <w:rPr>
          <w:rFonts w:ascii="Georgia" w:hAnsi="Georgia"/>
        </w:rPr>
        <w:t xml:space="preserve"> net (Thai)</w:t>
      </w:r>
      <w:r>
        <w:rPr>
          <w:rFonts w:ascii="Georgia" w:hAnsi="Georgia"/>
        </w:rPr>
        <w:br/>
      </w:r>
      <w:r>
        <w:rPr>
          <w:rStyle w:val="Strong"/>
          <w:rFonts w:ascii="Georgia" w:hAnsi="Georgia"/>
        </w:rPr>
        <w:t xml:space="preserve">Synonyms: </w:t>
      </w:r>
      <w:proofErr w:type="spellStart"/>
      <w:r>
        <w:rPr>
          <w:rFonts w:ascii="Georgia" w:hAnsi="Georgia"/>
        </w:rPr>
        <w:t>Chirita</w:t>
      </w:r>
      <w:proofErr w:type="spellEnd"/>
      <w:r>
        <w:rPr>
          <w:rFonts w:ascii="Georgia" w:hAnsi="Georgia"/>
        </w:rPr>
        <w:t xml:space="preserve"> </w:t>
      </w:r>
      <w:proofErr w:type="spellStart"/>
      <w:r>
        <w:rPr>
          <w:rFonts w:ascii="Georgia" w:hAnsi="Georgia"/>
        </w:rPr>
        <w:t>oculata</w:t>
      </w:r>
      <w:proofErr w:type="spellEnd"/>
      <w:r>
        <w:rPr>
          <w:rFonts w:ascii="Georgia" w:hAnsi="Georgia"/>
        </w:rPr>
        <w:t xml:space="preserve"> </w:t>
      </w:r>
      <w:proofErr w:type="spellStart"/>
      <w:r>
        <w:rPr>
          <w:rFonts w:ascii="Georgia" w:hAnsi="Georgia"/>
        </w:rPr>
        <w:t>Craib</w:t>
      </w:r>
      <w:proofErr w:type="spellEnd"/>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37"/>
        <w:gridCol w:w="589"/>
      </w:tblGrid>
      <w:tr w:rsidR="00000000" w14:paraId="32ADA84C" w14:textId="77777777">
        <w:trPr>
          <w:tblCellSpacing w:w="15" w:type="dxa"/>
          <w:jc w:val="center"/>
        </w:trPr>
        <w:tc>
          <w:tcPr>
            <w:tcW w:w="0" w:type="auto"/>
            <w:gridSpan w:val="2"/>
            <w:tcBorders>
              <w:bottom w:val="single" w:sz="6" w:space="0" w:color="000000"/>
            </w:tcBorders>
            <w:shd w:val="clear" w:color="auto" w:fill="BBBBBB"/>
            <w:vAlign w:val="center"/>
            <w:hideMark/>
          </w:tcPr>
          <w:p w14:paraId="16C22FBA"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5EF73104" w14:textId="77777777">
        <w:trPr>
          <w:tblCellSpacing w:w="15" w:type="dxa"/>
          <w:jc w:val="center"/>
        </w:trPr>
        <w:tc>
          <w:tcPr>
            <w:tcW w:w="0" w:type="auto"/>
            <w:gridSpan w:val="2"/>
            <w:vAlign w:val="center"/>
            <w:hideMark/>
          </w:tcPr>
          <w:p w14:paraId="4B1E2827" w14:textId="77777777" w:rsidR="00000000" w:rsidRDefault="00000000">
            <w:pPr>
              <w:spacing w:after="75"/>
              <w:rPr>
                <w:rFonts w:ascii="Georgia" w:eastAsia="Times New Roman" w:hAnsi="Georgia"/>
                <w:sz w:val="20"/>
                <w:szCs w:val="20"/>
              </w:rPr>
            </w:pPr>
            <w:r>
              <w:rPr>
                <w:rFonts w:ascii="Georgia" w:eastAsia="Times New Roman" w:hAnsi="Georgia"/>
                <w:sz w:val="20"/>
                <w:szCs w:val="20"/>
              </w:rPr>
              <w:t>CR - Critically Endangered, B1ab(iii)+2ab(iii) (IUCN version 3.1)</w:t>
            </w:r>
          </w:p>
        </w:tc>
      </w:tr>
      <w:tr w:rsidR="00000000" w14:paraId="0C40EF91" w14:textId="77777777">
        <w:trPr>
          <w:tblCellSpacing w:w="15" w:type="dxa"/>
          <w:jc w:val="center"/>
        </w:trPr>
        <w:tc>
          <w:tcPr>
            <w:tcW w:w="0" w:type="auto"/>
            <w:gridSpan w:val="2"/>
            <w:vAlign w:val="center"/>
            <w:hideMark/>
          </w:tcPr>
          <w:p w14:paraId="4C203FE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w:t>
            </w:r>
          </w:p>
        </w:tc>
      </w:tr>
      <w:tr w:rsidR="00000000" w14:paraId="5642C415" w14:textId="77777777">
        <w:trPr>
          <w:tblCellSpacing w:w="15" w:type="dxa"/>
          <w:jc w:val="center"/>
        </w:trPr>
        <w:tc>
          <w:tcPr>
            <w:tcW w:w="0" w:type="auto"/>
            <w:vAlign w:val="center"/>
            <w:hideMark/>
          </w:tcPr>
          <w:p w14:paraId="3233554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765C84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r w:rsidR="00000000" w14:paraId="1A2B0BBA" w14:textId="77777777">
        <w:trPr>
          <w:tblCellSpacing w:w="15" w:type="dxa"/>
          <w:jc w:val="center"/>
        </w:trPr>
        <w:tc>
          <w:tcPr>
            <w:tcW w:w="0" w:type="auto"/>
            <w:vAlign w:val="center"/>
            <w:hideMark/>
          </w:tcPr>
          <w:p w14:paraId="5A69400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12CB3E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r w:rsidR="00000000" w14:paraId="4938A362" w14:textId="77777777">
        <w:trPr>
          <w:tblCellSpacing w:w="15" w:type="dxa"/>
          <w:jc w:val="center"/>
        </w:trPr>
        <w:tc>
          <w:tcPr>
            <w:tcW w:w="0" w:type="auto"/>
            <w:vAlign w:val="center"/>
            <w:hideMark/>
          </w:tcPr>
          <w:p w14:paraId="006D9F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0879F1A9" w14:textId="77777777" w:rsidR="00000000" w:rsidRDefault="00000000">
            <w:pPr>
              <w:spacing w:after="75"/>
              <w:rPr>
                <w:rFonts w:ascii="Georgia" w:eastAsia="Times New Roman" w:hAnsi="Georgia"/>
                <w:sz w:val="18"/>
                <w:szCs w:val="18"/>
              </w:rPr>
            </w:pPr>
          </w:p>
        </w:tc>
      </w:tr>
    </w:tbl>
    <w:p w14:paraId="1CE0B46B" w14:textId="77777777" w:rsidR="00000000" w:rsidRDefault="00000000">
      <w:pPr>
        <w:pStyle w:val="Heading1"/>
        <w:divId w:val="2086368975"/>
        <w:rPr>
          <w:rFonts w:ascii="Georgia" w:eastAsia="Times New Roman" w:hAnsi="Georgia"/>
          <w:sz w:val="29"/>
          <w:szCs w:val="29"/>
        </w:rPr>
      </w:pPr>
      <w:r>
        <w:rPr>
          <w:rFonts w:ascii="Georgia" w:eastAsia="Times New Roman" w:hAnsi="Georgia"/>
          <w:sz w:val="29"/>
          <w:szCs w:val="29"/>
        </w:rPr>
        <w:t>Red List Assessment</w:t>
      </w:r>
    </w:p>
    <w:p w14:paraId="73762584" w14:textId="77777777" w:rsidR="00000000" w:rsidRDefault="00000000">
      <w:pPr>
        <w:pStyle w:val="Heading2"/>
        <w:divId w:val="2086368975"/>
        <w:rPr>
          <w:rFonts w:ascii="Georgia" w:eastAsia="Times New Roman" w:hAnsi="Georgia"/>
          <w:sz w:val="27"/>
          <w:szCs w:val="27"/>
        </w:rPr>
      </w:pPr>
      <w:r>
        <w:rPr>
          <w:rFonts w:ascii="Georgia" w:eastAsia="Times New Roman" w:hAnsi="Georgia"/>
          <w:sz w:val="27"/>
          <w:szCs w:val="27"/>
        </w:rPr>
        <w:t>Assessment Information</w:t>
      </w:r>
    </w:p>
    <w:p w14:paraId="168A1F15" w14:textId="77777777" w:rsidR="00000000" w:rsidRDefault="00000000">
      <w:pPr>
        <w:pStyle w:val="NormalWeb"/>
        <w:divId w:val="2086368975"/>
        <w:rPr>
          <w:rFonts w:ascii="Georgia" w:hAnsi="Georgia"/>
        </w:rPr>
      </w:pPr>
      <w:r>
        <w:rPr>
          <w:rStyle w:val="datalabel1"/>
          <w:rFonts w:ascii="Georgia" w:hAnsi="Georgia"/>
        </w:rPr>
        <w:t xml:space="preserve">Date of Assessment: </w:t>
      </w:r>
      <w:r>
        <w:rPr>
          <w:rFonts w:ascii="Georgia" w:hAnsi="Georgia"/>
        </w:rPr>
        <w:t>2022-08-17</w:t>
      </w:r>
    </w:p>
    <w:p w14:paraId="4BD73248" w14:textId="77777777" w:rsidR="00000000" w:rsidRDefault="00000000">
      <w:pPr>
        <w:pStyle w:val="NormalWeb"/>
        <w:divId w:val="2086368975"/>
        <w:rPr>
          <w:rFonts w:ascii="Georgia" w:hAnsi="Georgia"/>
        </w:rPr>
      </w:pPr>
      <w:r>
        <w:rPr>
          <w:rStyle w:val="datalabel1"/>
          <w:rFonts w:ascii="Georgia" w:hAnsi="Georgia"/>
        </w:rPr>
        <w:t xml:space="preserve">Assessor(s): </w:t>
      </w:r>
      <w:r>
        <w:rPr>
          <w:rFonts w:ascii="Georgia" w:hAnsi="Georgia"/>
        </w:rPr>
        <w:t xml:space="preserve">Khorngton, S. &amp; </w:t>
      </w:r>
      <w:proofErr w:type="spellStart"/>
      <w:r>
        <w:rPr>
          <w:rFonts w:ascii="Georgia" w:hAnsi="Georgia"/>
        </w:rPr>
        <w:t>Triboun</w:t>
      </w:r>
      <w:proofErr w:type="spellEnd"/>
      <w:r>
        <w:rPr>
          <w:rFonts w:ascii="Georgia" w:hAnsi="Georgia"/>
        </w:rPr>
        <w:t>, P.</w:t>
      </w:r>
    </w:p>
    <w:p w14:paraId="19B0E334" w14:textId="77777777" w:rsidR="00000000" w:rsidRDefault="00000000">
      <w:pPr>
        <w:pStyle w:val="NormalWeb"/>
        <w:divId w:val="2086368975"/>
        <w:rPr>
          <w:rFonts w:ascii="Georgia" w:hAnsi="Georgia"/>
        </w:rPr>
      </w:pPr>
      <w:r>
        <w:rPr>
          <w:rStyle w:val="datalabel1"/>
          <w:rFonts w:ascii="Georgia" w:hAnsi="Georgia"/>
        </w:rPr>
        <w:t xml:space="preserve">Facilitators/Compilers: </w:t>
      </w:r>
      <w:r>
        <w:rPr>
          <w:rFonts w:ascii="Georgia" w:hAnsi="Georgia"/>
        </w:rPr>
        <w:t>Plummer, J.</w:t>
      </w:r>
    </w:p>
    <w:p w14:paraId="3208FCB6" w14:textId="77777777" w:rsidR="00000000" w:rsidRDefault="00000000">
      <w:pPr>
        <w:pStyle w:val="NormalWeb"/>
        <w:divId w:val="2086368975"/>
        <w:rPr>
          <w:rFonts w:ascii="Georgia" w:hAnsi="Georgia"/>
        </w:rPr>
      </w:pPr>
      <w:r>
        <w:rPr>
          <w:rStyle w:val="datalabel1"/>
          <w:rFonts w:ascii="Georgia" w:hAnsi="Georgia"/>
        </w:rPr>
        <w:t xml:space="preserve">Regions: </w:t>
      </w:r>
      <w:r>
        <w:rPr>
          <w:rFonts w:ascii="Georgia" w:hAnsi="Georgia"/>
        </w:rPr>
        <w:t>Global</w:t>
      </w:r>
    </w:p>
    <w:p w14:paraId="1DD39C26" w14:textId="77777777" w:rsidR="00000000" w:rsidRDefault="00000000">
      <w:pPr>
        <w:pStyle w:val="Heading2"/>
        <w:divId w:val="2086368975"/>
        <w:rPr>
          <w:rFonts w:ascii="Georgia" w:eastAsia="Times New Roman" w:hAnsi="Georgia"/>
          <w:sz w:val="27"/>
          <w:szCs w:val="27"/>
        </w:rPr>
      </w:pPr>
      <w:r>
        <w:rPr>
          <w:rFonts w:ascii="Georgia" w:eastAsia="Times New Roman" w:hAnsi="Georgia"/>
          <w:sz w:val="27"/>
          <w:szCs w:val="27"/>
        </w:rPr>
        <w:t>Assessment Rationale</w:t>
      </w:r>
    </w:p>
    <w:p w14:paraId="5A1A22F6" w14:textId="7A803F14" w:rsidR="00000000" w:rsidRDefault="00000000">
      <w:pPr>
        <w:pStyle w:val="NormalWeb"/>
        <w:divId w:val="2086368975"/>
        <w:rPr>
          <w:rStyle w:val="fontstyle01"/>
          <w:lang w:bidi="th-TH"/>
        </w:rPr>
      </w:pPr>
      <w:proofErr w:type="spellStart"/>
      <w:r>
        <w:rPr>
          <w:rStyle w:val="Emphasis"/>
          <w:rFonts w:ascii="Georgia" w:hAnsi="Georgia"/>
        </w:rPr>
        <w:t>Microchirita</w:t>
      </w:r>
      <w:proofErr w:type="spellEnd"/>
      <w:r>
        <w:rPr>
          <w:rStyle w:val="Emphasis"/>
          <w:rFonts w:ascii="Georgia" w:hAnsi="Georgia"/>
        </w:rPr>
        <w:t xml:space="preserve"> </w:t>
      </w:r>
      <w:proofErr w:type="spellStart"/>
      <w:r>
        <w:rPr>
          <w:rStyle w:val="Emphasis"/>
          <w:rFonts w:ascii="Georgia" w:hAnsi="Georgia"/>
        </w:rPr>
        <w:t>oculata</w:t>
      </w:r>
      <w:proofErr w:type="spellEnd"/>
      <w:r>
        <w:rPr>
          <w:rStyle w:val="Emphasis"/>
          <w:rFonts w:ascii="Georgia" w:hAnsi="Georgia"/>
        </w:rPr>
        <w:t xml:space="preserve"> </w:t>
      </w:r>
      <w:r>
        <w:rPr>
          <w:rFonts w:ascii="Georgia" w:hAnsi="Georgia"/>
        </w:rPr>
        <w:t xml:space="preserve">is listed as Critically Endangered (CR). </w:t>
      </w:r>
      <w:del w:id="0" w:author="Jack Plummer" w:date="2022-10-18T14:55:00Z">
        <w:r w:rsidDel="009330AD">
          <w:rPr>
            <w:rFonts w:ascii="Georgia" w:hAnsi="Georgia"/>
          </w:rPr>
          <w:delText xml:space="preserve">It is restricted to limestone hills in a very small areas. </w:delText>
        </w:r>
      </w:del>
      <w:r>
        <w:rPr>
          <w:rFonts w:ascii="Georgia" w:hAnsi="Georgia"/>
        </w:rPr>
        <w:t>This species is endemic to Thailand. It is only known from</w:t>
      </w:r>
      <w:r>
        <w:rPr>
          <w:rFonts w:ascii="Georgia" w:hAnsi="Georgia" w:cs="Angsana New" w:hint="cs"/>
          <w:cs/>
          <w:lang w:bidi="th-TH"/>
        </w:rPr>
        <w:t xml:space="preserve"> </w:t>
      </w:r>
      <w:r>
        <w:rPr>
          <w:rFonts w:ascii="Georgia" w:hAnsi="Georgia" w:hint="cs"/>
          <w:lang w:bidi="th-TH"/>
        </w:rPr>
        <w:t xml:space="preserve">Khao Chakan district, Sa </w:t>
      </w:r>
      <w:proofErr w:type="spellStart"/>
      <w:r>
        <w:rPr>
          <w:rFonts w:ascii="Georgia" w:hAnsi="Georgia" w:hint="cs"/>
          <w:lang w:bidi="th-TH"/>
        </w:rPr>
        <w:t>Kaeo</w:t>
      </w:r>
      <w:proofErr w:type="spellEnd"/>
      <w:ins w:id="1" w:author="Jack Plummer" w:date="2022-10-18T14:56:00Z">
        <w:r w:rsidR="009330AD">
          <w:rPr>
            <w:rFonts w:ascii="Georgia" w:hAnsi="Georgia"/>
            <w:lang w:bidi="th-TH"/>
          </w:rPr>
          <w:t>,</w:t>
        </w:r>
      </w:ins>
      <w:ins w:id="2" w:author="Jack Plummer" w:date="2022-10-18T14:55:00Z">
        <w:r w:rsidR="009330AD">
          <w:rPr>
            <w:rFonts w:ascii="Georgia" w:hAnsi="Georgia"/>
            <w:lang w:bidi="th-TH"/>
          </w:rPr>
          <w:t xml:space="preserve"> and</w:t>
        </w:r>
      </w:ins>
      <w:del w:id="3" w:author="Jack Plummer" w:date="2022-10-18T14:55:00Z">
        <w:r w:rsidDel="009330AD">
          <w:rPr>
            <w:rFonts w:ascii="Georgia" w:hAnsi="Georgia" w:hint="cs"/>
            <w:lang w:bidi="th-TH"/>
          </w:rPr>
          <w:delText>.</w:delText>
        </w:r>
      </w:del>
      <w:ins w:id="4" w:author="Jack Plummer" w:date="2022-10-18T14:55:00Z">
        <w:r w:rsidR="009330AD">
          <w:rPr>
            <w:rFonts w:ascii="Georgia" w:hAnsi="Georgia"/>
          </w:rPr>
          <w:t xml:space="preserve"> is restricted to limestone hills in a very small area.</w:t>
        </w:r>
      </w:ins>
      <w:r>
        <w:rPr>
          <w:rFonts w:ascii="Georgia" w:hAnsi="Georgia" w:hint="cs"/>
          <w:lang w:bidi="th-TH"/>
        </w:rPr>
        <w:t xml:space="preserve"> The extent of occurrence</w:t>
      </w:r>
      <w:ins w:id="5" w:author="Jack Plummer" w:date="2022-10-18T14:56:00Z">
        <w:r w:rsidR="009330AD">
          <w:rPr>
            <w:rFonts w:ascii="Georgia" w:hAnsi="Georgia"/>
            <w:lang w:bidi="th-TH"/>
          </w:rPr>
          <w:t xml:space="preserve"> (EOO)</w:t>
        </w:r>
      </w:ins>
      <w:r>
        <w:rPr>
          <w:rFonts w:ascii="Georgia" w:hAnsi="Georgia" w:hint="cs"/>
          <w:lang w:bidi="th-TH"/>
        </w:rPr>
        <w:t xml:space="preserve"> and the area of occupancy </w:t>
      </w:r>
      <w:ins w:id="6" w:author="Jack Plummer" w:date="2022-10-18T14:56:00Z">
        <w:r w:rsidR="009330AD">
          <w:rPr>
            <w:rFonts w:ascii="Georgia" w:hAnsi="Georgia"/>
            <w:lang w:bidi="th-TH"/>
          </w:rPr>
          <w:t xml:space="preserve">(AOO) </w:t>
        </w:r>
      </w:ins>
      <w:r>
        <w:rPr>
          <w:rFonts w:ascii="Georgia" w:hAnsi="Georgia" w:hint="cs"/>
          <w:lang w:bidi="th-TH"/>
        </w:rPr>
        <w:t xml:space="preserve">are </w:t>
      </w:r>
      <w:del w:id="7" w:author="Jack Plummer" w:date="2022-10-18T14:56:00Z">
        <w:r w:rsidDel="009330AD">
          <w:rPr>
            <w:rFonts w:ascii="Georgia" w:hAnsi="Georgia" w:hint="cs"/>
            <w:lang w:bidi="th-TH"/>
          </w:rPr>
          <w:delText>less than</w:delText>
        </w:r>
      </w:del>
      <w:ins w:id="8" w:author="Jack Plummer" w:date="2022-10-18T14:56:00Z">
        <w:r w:rsidR="009330AD">
          <w:rPr>
            <w:rFonts w:ascii="Georgia" w:hAnsi="Georgia"/>
            <w:lang w:bidi="th-TH"/>
          </w:rPr>
          <w:t>both</w:t>
        </w:r>
      </w:ins>
      <w:r>
        <w:rPr>
          <w:rFonts w:ascii="Georgia" w:hAnsi="Georgia" w:hint="cs"/>
          <w:lang w:bidi="th-TH"/>
        </w:rPr>
        <w:t xml:space="preserve"> </w:t>
      </w:r>
      <w:ins w:id="9" w:author="Jack Plummer" w:date="2022-10-18T14:56:00Z">
        <w:r w:rsidR="009330AD" w:rsidRPr="009330AD">
          <w:rPr>
            <w:rFonts w:ascii="Georgia" w:hAnsi="Georgia" w:hint="cs"/>
            <w:cs/>
            <w:lang w:bidi="th-TH"/>
          </w:rPr>
          <w:t>4</w:t>
        </w:r>
      </w:ins>
      <w:del w:id="10" w:author="Jack Plummer" w:date="2022-10-18T14:56:00Z">
        <w:r w:rsidRPr="009330AD" w:rsidDel="009330AD">
          <w:rPr>
            <w:rFonts w:ascii="Georgia" w:hAnsi="Georgia" w:hint="cs"/>
            <w:cs/>
            <w:lang w:bidi="th-TH"/>
          </w:rPr>
          <w:delText>10</w:delText>
        </w:r>
      </w:del>
      <w:r w:rsidRPr="009330AD">
        <w:rPr>
          <w:rFonts w:ascii="Georgia" w:hAnsi="Georgia" w:hint="cs"/>
          <w:cs/>
          <w:lang w:bidi="th-TH"/>
        </w:rPr>
        <w:t xml:space="preserve"> </w:t>
      </w:r>
      <w:r>
        <w:rPr>
          <w:rFonts w:ascii="Georgia" w:hAnsi="Georgia" w:hint="cs"/>
          <w:lang w:bidi="th-TH"/>
        </w:rPr>
        <w:t>km</w:t>
      </w:r>
      <w:r>
        <w:rPr>
          <w:rFonts w:ascii="Georgia" w:hAnsi="Georgia" w:cs="Angsana New" w:hint="cs"/>
          <w:vertAlign w:val="superscript"/>
          <w:cs/>
          <w:lang w:bidi="th-TH"/>
        </w:rPr>
        <w:t>2</w:t>
      </w:r>
      <w:r>
        <w:rPr>
          <w:rFonts w:ascii="Georgia" w:hAnsi="Georgia" w:cs="Angsana New" w:hint="cs"/>
          <w:cs/>
          <w:lang w:bidi="th-TH"/>
        </w:rPr>
        <w:t>.</w:t>
      </w:r>
      <w:ins w:id="11" w:author="Jack Plummer" w:date="2022-10-18T14:57:00Z">
        <w:r w:rsidR="009330AD">
          <w:rPr>
            <w:rFonts w:ascii="Georgia" w:hAnsi="Georgia" w:cs="Angsana New" w:hint="cs"/>
            <w:cs/>
            <w:lang w:bidi="th-TH"/>
          </w:rPr>
          <w:t xml:space="preserve"> </w:t>
        </w:r>
      </w:ins>
      <w:r>
        <w:rPr>
          <w:rStyle w:val="fontstyle01"/>
          <w:rFonts w:ascii="Georgia" w:hAnsi="Georgia" w:hint="cs"/>
          <w:lang w:bidi="th-TH"/>
        </w:rPr>
        <w:t>The</w:t>
      </w:r>
      <w:ins w:id="12" w:author="Jack Plummer" w:date="2022-10-18T14:57:00Z">
        <w:r w:rsidR="009330AD">
          <w:rPr>
            <w:rStyle w:val="fontstyle01"/>
            <w:rFonts w:ascii="Georgia" w:hAnsi="Georgia"/>
            <w:lang w:bidi="th-TH"/>
          </w:rPr>
          <w:t xml:space="preserve"> only</w:t>
        </w:r>
      </w:ins>
      <w:r>
        <w:rPr>
          <w:rStyle w:val="fontstyle01"/>
          <w:rFonts w:ascii="Georgia" w:hAnsi="Georgia" w:hint="cs"/>
          <w:lang w:bidi="th-TH"/>
        </w:rPr>
        <w:t xml:space="preserve"> known localit</w:t>
      </w:r>
      <w:ins w:id="13" w:author="Jack Plummer" w:date="2022-10-18T14:57:00Z">
        <w:r w:rsidR="009330AD">
          <w:rPr>
            <w:rStyle w:val="fontstyle01"/>
            <w:rFonts w:ascii="Georgia" w:hAnsi="Georgia"/>
            <w:lang w:bidi="th-TH"/>
          </w:rPr>
          <w:t xml:space="preserve">y </w:t>
        </w:r>
      </w:ins>
      <w:del w:id="14" w:author="Jack Plummer" w:date="2022-10-18T14:57:00Z">
        <w:r w:rsidDel="009330AD">
          <w:rPr>
            <w:rStyle w:val="fontstyle01"/>
            <w:rFonts w:ascii="Georgia" w:hAnsi="Georgia" w:hint="cs"/>
            <w:lang w:bidi="th-TH"/>
          </w:rPr>
          <w:delText>ies of</w:delText>
        </w:r>
      </w:del>
      <w:ins w:id="15" w:author="Jack Plummer" w:date="2022-10-18T14:57:00Z">
        <w:r w:rsidR="009330AD">
          <w:rPr>
            <w:rStyle w:val="fontstyle01"/>
            <w:rFonts w:ascii="Georgia" w:hAnsi="Georgia"/>
            <w:lang w:bidi="th-TH"/>
          </w:rPr>
          <w:t>for</w:t>
        </w:r>
      </w:ins>
      <w:r>
        <w:rPr>
          <w:rStyle w:val="fontstyle01"/>
          <w:rFonts w:ascii="Georgia" w:hAnsi="Georgia" w:hint="cs"/>
          <w:lang w:bidi="th-TH"/>
        </w:rPr>
        <w:t xml:space="preserve"> this species </w:t>
      </w:r>
      <w:del w:id="16" w:author="Jack Plummer" w:date="2022-10-18T14:57:00Z">
        <w:r w:rsidDel="009330AD">
          <w:rPr>
            <w:rStyle w:val="fontstyle01"/>
            <w:rFonts w:ascii="Georgia" w:hAnsi="Georgia" w:hint="cs"/>
            <w:lang w:bidi="th-TH"/>
          </w:rPr>
          <w:delText xml:space="preserve">are </w:delText>
        </w:r>
      </w:del>
      <w:ins w:id="17" w:author="Jack Plummer" w:date="2022-10-18T14:57:00Z">
        <w:r w:rsidR="009330AD">
          <w:rPr>
            <w:rStyle w:val="fontstyle01"/>
            <w:rFonts w:ascii="Georgia" w:hAnsi="Georgia"/>
            <w:lang w:bidi="th-TH"/>
          </w:rPr>
          <w:t>lies</w:t>
        </w:r>
        <w:r w:rsidR="009330AD">
          <w:rPr>
            <w:rStyle w:val="fontstyle01"/>
            <w:rFonts w:ascii="Georgia" w:hAnsi="Georgia" w:hint="cs"/>
            <w:lang w:bidi="th-TH"/>
          </w:rPr>
          <w:t xml:space="preserve"> </w:t>
        </w:r>
      </w:ins>
      <w:r>
        <w:rPr>
          <w:rStyle w:val="fontstyle01"/>
          <w:rFonts w:ascii="Georgia" w:hAnsi="Georgia" w:hint="cs"/>
          <w:lang w:bidi="th-TH"/>
        </w:rPr>
        <w:t>outside protected areas and</w:t>
      </w:r>
      <w:ins w:id="18" w:author="Jack Plummer" w:date="2022-10-18T14:57:00Z">
        <w:r w:rsidR="009330AD">
          <w:rPr>
            <w:rStyle w:val="fontstyle01"/>
            <w:rFonts w:ascii="Georgia" w:hAnsi="Georgia"/>
            <w:lang w:bidi="th-TH"/>
          </w:rPr>
          <w:t xml:space="preserve"> is</w:t>
        </w:r>
      </w:ins>
      <w:r>
        <w:rPr>
          <w:rStyle w:val="fontstyle01"/>
          <w:rFonts w:ascii="Georgia" w:hAnsi="Georgia" w:hint="cs"/>
          <w:lang w:bidi="th-TH"/>
        </w:rPr>
        <w:t xml:space="preserve"> subject to disturbance </w:t>
      </w:r>
      <w:del w:id="19" w:author="Jack Plummer" w:date="2022-10-18T16:20:00Z">
        <w:r w:rsidDel="00426E45">
          <w:rPr>
            <w:rStyle w:val="fontstyle01"/>
            <w:rFonts w:ascii="Georgia" w:hAnsi="Georgia" w:hint="cs"/>
            <w:lang w:bidi="th-TH"/>
          </w:rPr>
          <w:delText xml:space="preserve">from </w:delText>
        </w:r>
      </w:del>
      <w:ins w:id="20" w:author="Jack Plummer" w:date="2022-10-18T16:20:00Z">
        <w:r w:rsidR="00426E45">
          <w:rPr>
            <w:rStyle w:val="fontstyle01"/>
            <w:rFonts w:ascii="Georgia" w:hAnsi="Georgia"/>
            <w:lang w:bidi="th-TH"/>
          </w:rPr>
          <w:t>by</w:t>
        </w:r>
        <w:r w:rsidR="00426E45">
          <w:rPr>
            <w:rStyle w:val="fontstyle01"/>
            <w:rFonts w:ascii="Georgia" w:hAnsi="Georgia" w:hint="cs"/>
            <w:lang w:bidi="th-TH"/>
          </w:rPr>
          <w:t xml:space="preserve"> </w:t>
        </w:r>
      </w:ins>
      <w:r>
        <w:rPr>
          <w:rStyle w:val="fontstyle01"/>
          <w:rFonts w:ascii="Georgia" w:hAnsi="Georgia" w:hint="cs"/>
          <w:lang w:bidi="th-TH"/>
        </w:rPr>
        <w:t>visitors</w:t>
      </w:r>
      <w:ins w:id="21" w:author="Jack Plummer" w:date="2022-10-18T14:57:00Z">
        <w:r w:rsidR="009330AD">
          <w:rPr>
            <w:rStyle w:val="fontstyle01"/>
            <w:rFonts w:ascii="Georgia" w:hAnsi="Georgia"/>
            <w:lang w:bidi="th-TH"/>
          </w:rPr>
          <w:t xml:space="preserve"> and </w:t>
        </w:r>
      </w:ins>
      <w:del w:id="22" w:author="Jack Plummer" w:date="2022-10-18T14:57:00Z">
        <w:r w:rsidDel="009330AD">
          <w:rPr>
            <w:rStyle w:val="fontstyle01"/>
            <w:rFonts w:ascii="Georgia" w:hAnsi="Georgia" w:hint="cs"/>
            <w:lang w:bidi="th-TH"/>
          </w:rPr>
          <w:delText xml:space="preserve">, </w:delText>
        </w:r>
      </w:del>
      <w:r>
        <w:rPr>
          <w:rStyle w:val="fontstyle01"/>
          <w:rFonts w:ascii="Georgia" w:hAnsi="Georgia" w:hint="cs"/>
          <w:lang w:bidi="th-TH"/>
        </w:rPr>
        <w:t>animals</w:t>
      </w:r>
      <w:ins w:id="23" w:author="Jack Plummer" w:date="2022-10-18T16:20:00Z">
        <w:r w:rsidR="00426E45">
          <w:rPr>
            <w:rStyle w:val="fontstyle01"/>
            <w:rFonts w:ascii="Georgia" w:hAnsi="Georgia"/>
            <w:lang w:bidi="th-TH"/>
          </w:rPr>
          <w:t xml:space="preserve"> a</w:t>
        </w:r>
      </w:ins>
      <w:ins w:id="24" w:author="Jack Plummer" w:date="2022-10-18T16:21:00Z">
        <w:r w:rsidR="00426E45">
          <w:rPr>
            <w:rStyle w:val="fontstyle01"/>
            <w:rFonts w:ascii="Georgia" w:hAnsi="Georgia"/>
            <w:lang w:bidi="th-TH"/>
          </w:rPr>
          <w:t>t the religious site</w:t>
        </w:r>
      </w:ins>
      <w:del w:id="25" w:author="Jack Plummer" w:date="2022-10-18T14:57:00Z">
        <w:r w:rsidDel="009330AD">
          <w:rPr>
            <w:rStyle w:val="fontstyle01"/>
            <w:rFonts w:ascii="Georgia" w:hAnsi="Georgia" w:hint="cs"/>
            <w:lang w:bidi="th-TH"/>
          </w:rPr>
          <w:delText>, t</w:delText>
        </w:r>
      </w:del>
      <w:del w:id="26" w:author="Jack Plummer" w:date="2022-10-18T14:58:00Z">
        <w:r w:rsidDel="009330AD">
          <w:rPr>
            <w:rStyle w:val="fontstyle01"/>
            <w:rFonts w:ascii="Georgia" w:hAnsi="Georgia" w:hint="cs"/>
            <w:lang w:bidi="th-TH"/>
          </w:rPr>
          <w:delText>he</w:delText>
        </w:r>
      </w:del>
      <w:del w:id="27" w:author="Jack Plummer" w:date="2022-10-18T16:20:00Z">
        <w:r w:rsidDel="00426E45">
          <w:rPr>
            <w:rStyle w:val="fontstyle01"/>
            <w:rFonts w:ascii="Georgia" w:hAnsi="Georgia" w:hint="cs"/>
            <w:lang w:bidi="th-TH"/>
          </w:rPr>
          <w:delText xml:space="preserve"> religious sites</w:delText>
        </w:r>
      </w:del>
      <w:r>
        <w:rPr>
          <w:rStyle w:val="fontstyle01"/>
          <w:rFonts w:ascii="Georgia" w:hAnsi="Georgia" w:hint="cs"/>
          <w:lang w:bidi="th-TH"/>
        </w:rPr>
        <w:t>, the construction of temple</w:t>
      </w:r>
      <w:ins w:id="28" w:author="Jack Plummer" w:date="2022-10-18T14:58:00Z">
        <w:r w:rsidR="009330AD">
          <w:rPr>
            <w:rStyle w:val="fontstyle01"/>
            <w:rFonts w:ascii="Georgia" w:hAnsi="Georgia"/>
            <w:lang w:bidi="th-TH"/>
          </w:rPr>
          <w:t>s</w:t>
        </w:r>
      </w:ins>
      <w:r>
        <w:rPr>
          <w:rStyle w:val="fontstyle01"/>
          <w:rFonts w:ascii="Georgia" w:hAnsi="Georgia" w:hint="cs"/>
          <w:lang w:bidi="th-TH"/>
        </w:rPr>
        <w:t xml:space="preserve"> and stairs</w:t>
      </w:r>
      <w:ins w:id="29" w:author="Jack Plummer" w:date="2022-10-18T14:58:00Z">
        <w:r w:rsidR="009330AD">
          <w:rPr>
            <w:rStyle w:val="fontstyle01"/>
            <w:rFonts w:ascii="Georgia" w:hAnsi="Georgia"/>
            <w:lang w:bidi="th-TH"/>
          </w:rPr>
          <w:t>,</w:t>
        </w:r>
      </w:ins>
      <w:r>
        <w:rPr>
          <w:rStyle w:val="fontstyle01"/>
          <w:rFonts w:ascii="Georgia" w:hAnsi="Georgia" w:hint="cs"/>
          <w:lang w:bidi="th-TH"/>
        </w:rPr>
        <w:t xml:space="preserve"> and agricultural </w:t>
      </w:r>
      <w:del w:id="30" w:author="Jack Plummer" w:date="2022-10-18T14:58:00Z">
        <w:r w:rsidDel="009330AD">
          <w:rPr>
            <w:rStyle w:val="fontstyle01"/>
            <w:rFonts w:ascii="Georgia" w:hAnsi="Georgia" w:hint="cs"/>
            <w:lang w:bidi="th-TH"/>
          </w:rPr>
          <w:delText>areas</w:delText>
        </w:r>
      </w:del>
      <w:ins w:id="31" w:author="Jack Plummer" w:date="2022-10-18T14:58:00Z">
        <w:r w:rsidR="009330AD">
          <w:rPr>
            <w:rStyle w:val="fontstyle01"/>
            <w:rFonts w:ascii="Georgia" w:hAnsi="Georgia"/>
            <w:lang w:bidi="th-TH"/>
          </w:rPr>
          <w:t>expansion</w:t>
        </w:r>
      </w:ins>
      <w:r>
        <w:rPr>
          <w:rStyle w:val="fontstyle01"/>
          <w:rFonts w:ascii="Georgia" w:hAnsi="Georgia" w:cs="Angsana New" w:hint="cs"/>
          <w:cs/>
          <w:lang w:bidi="th-TH"/>
        </w:rPr>
        <w:t xml:space="preserve">. </w:t>
      </w:r>
      <w:r>
        <w:rPr>
          <w:rStyle w:val="fontstyle01"/>
          <w:rFonts w:ascii="Georgia" w:hAnsi="Georgia" w:hint="cs"/>
          <w:lang w:bidi="th-TH"/>
        </w:rPr>
        <w:t>Moreover, rock collapse is another potential threat to its habitat</w:t>
      </w:r>
      <w:del w:id="32" w:author="Jack Plummer" w:date="2022-10-18T16:21:00Z">
        <w:r w:rsidDel="00426E45">
          <w:rPr>
            <w:rStyle w:val="fontstyle01"/>
            <w:rFonts w:ascii="Georgia" w:hAnsi="Georgia" w:hint="cs"/>
            <w:lang w:bidi="th-TH"/>
          </w:rPr>
          <w:delText>s</w:delText>
        </w:r>
      </w:del>
      <w:r>
        <w:rPr>
          <w:rStyle w:val="fontstyle01"/>
          <w:rFonts w:ascii="Georgia" w:hAnsi="Georgia" w:hint="cs"/>
          <w:lang w:bidi="th-TH"/>
        </w:rPr>
        <w:t xml:space="preserve">. </w:t>
      </w:r>
      <w:r w:rsidRPr="009330AD">
        <w:rPr>
          <w:rStyle w:val="fontstyle01"/>
          <w:rFonts w:ascii="Georgia" w:hAnsi="Georgia" w:hint="cs"/>
          <w:strike/>
          <w:lang w:bidi="th-TH"/>
          <w:rPrChange w:id="33" w:author="Jack Plummer" w:date="2022-10-18T14:58:00Z">
            <w:rPr>
              <w:rStyle w:val="fontstyle01"/>
              <w:rFonts w:ascii="Georgia" w:hAnsi="Georgia" w:hint="cs"/>
              <w:lang w:bidi="th-TH"/>
            </w:rPr>
          </w:rPrChange>
        </w:rPr>
        <w:t xml:space="preserve">The population at Wat </w:t>
      </w:r>
      <w:proofErr w:type="spellStart"/>
      <w:r w:rsidRPr="009330AD">
        <w:rPr>
          <w:rStyle w:val="fontstyle01"/>
          <w:rFonts w:ascii="Georgia" w:hAnsi="Georgia" w:hint="cs"/>
          <w:strike/>
          <w:lang w:bidi="th-TH"/>
          <w:rPrChange w:id="34" w:author="Jack Plummer" w:date="2022-10-18T14:58:00Z">
            <w:rPr>
              <w:rStyle w:val="fontstyle01"/>
              <w:rFonts w:ascii="Georgia" w:hAnsi="Georgia" w:hint="cs"/>
              <w:lang w:bidi="th-TH"/>
            </w:rPr>
          </w:rPrChange>
        </w:rPr>
        <w:t>Tham</w:t>
      </w:r>
      <w:proofErr w:type="spellEnd"/>
      <w:r w:rsidRPr="009330AD">
        <w:rPr>
          <w:rStyle w:val="fontstyle01"/>
          <w:rFonts w:ascii="Georgia" w:hAnsi="Georgia" w:cs="Angsana New" w:hint="cs"/>
          <w:strike/>
          <w:cs/>
          <w:lang w:bidi="th-TH"/>
          <w:rPrChange w:id="35" w:author="Jack Plummer" w:date="2022-10-18T14:58:00Z">
            <w:rPr>
              <w:rStyle w:val="fontstyle01"/>
              <w:rFonts w:ascii="Georgia" w:hAnsi="Georgia" w:cs="Angsana New" w:hint="cs"/>
              <w:cs/>
              <w:lang w:bidi="th-TH"/>
            </w:rPr>
          </w:rPrChange>
        </w:rPr>
        <w:t xml:space="preserve"> </w:t>
      </w:r>
      <w:r w:rsidRPr="009330AD">
        <w:rPr>
          <w:rStyle w:val="fontstyle01"/>
          <w:rFonts w:ascii="Georgia" w:hAnsi="Georgia" w:hint="cs"/>
          <w:strike/>
          <w:lang w:bidi="th-TH"/>
          <w:rPrChange w:id="36" w:author="Jack Plummer" w:date="2022-10-18T14:58:00Z">
            <w:rPr>
              <w:rStyle w:val="fontstyle01"/>
              <w:rFonts w:ascii="Georgia" w:hAnsi="Georgia" w:hint="cs"/>
              <w:lang w:bidi="th-TH"/>
            </w:rPr>
          </w:rPrChange>
        </w:rPr>
        <w:t xml:space="preserve">Khao Chakan consist of less than </w:t>
      </w:r>
      <w:r w:rsidRPr="009330AD">
        <w:rPr>
          <w:rStyle w:val="fontstyle01"/>
          <w:rFonts w:ascii="Georgia" w:hAnsi="Georgia" w:cs="Angsana New" w:hint="cs"/>
          <w:strike/>
          <w:cs/>
          <w:lang w:bidi="th-TH"/>
          <w:rPrChange w:id="37" w:author="Jack Plummer" w:date="2022-10-18T14:58:00Z">
            <w:rPr>
              <w:rStyle w:val="fontstyle01"/>
              <w:rFonts w:ascii="Georgia" w:hAnsi="Georgia" w:cs="Angsana New" w:hint="cs"/>
              <w:cs/>
              <w:lang w:bidi="th-TH"/>
            </w:rPr>
          </w:rPrChange>
        </w:rPr>
        <w:t>1</w:t>
      </w:r>
      <w:r w:rsidRPr="009330AD">
        <w:rPr>
          <w:rStyle w:val="fontstyle01"/>
          <w:rFonts w:ascii="Georgia" w:hAnsi="Georgia" w:hint="cs"/>
          <w:strike/>
          <w:lang w:bidi="th-TH"/>
          <w:rPrChange w:id="38" w:author="Jack Plummer" w:date="2022-10-18T14:58:00Z">
            <w:rPr>
              <w:rStyle w:val="fontstyle01"/>
              <w:rFonts w:ascii="Georgia" w:hAnsi="Georgia" w:hint="cs"/>
              <w:lang w:bidi="th-TH"/>
            </w:rPr>
          </w:rPrChange>
        </w:rPr>
        <w:t>,</w:t>
      </w:r>
      <w:r w:rsidRPr="009330AD">
        <w:rPr>
          <w:rStyle w:val="fontstyle01"/>
          <w:rFonts w:ascii="Georgia" w:hAnsi="Georgia" w:cs="Angsana New" w:hint="cs"/>
          <w:strike/>
          <w:cs/>
          <w:lang w:bidi="th-TH"/>
          <w:rPrChange w:id="39" w:author="Jack Plummer" w:date="2022-10-18T14:58:00Z">
            <w:rPr>
              <w:rStyle w:val="fontstyle01"/>
              <w:rFonts w:ascii="Georgia" w:hAnsi="Georgia" w:cs="Angsana New" w:hint="cs"/>
              <w:cs/>
              <w:lang w:bidi="th-TH"/>
            </w:rPr>
          </w:rPrChange>
        </w:rPr>
        <w:t xml:space="preserve">000 </w:t>
      </w:r>
      <w:r w:rsidRPr="009330AD">
        <w:rPr>
          <w:rStyle w:val="fontstyle01"/>
          <w:rFonts w:ascii="Georgia" w:hAnsi="Georgia" w:hint="cs"/>
          <w:strike/>
          <w:lang w:bidi="th-TH"/>
          <w:rPrChange w:id="40" w:author="Jack Plummer" w:date="2022-10-18T14:58:00Z">
            <w:rPr>
              <w:rStyle w:val="fontstyle01"/>
              <w:rFonts w:ascii="Georgia" w:hAnsi="Georgia" w:hint="cs"/>
              <w:lang w:bidi="th-TH"/>
            </w:rPr>
          </w:rPrChange>
        </w:rPr>
        <w:t>mature individuals</w:t>
      </w:r>
      <w:r>
        <w:rPr>
          <w:rStyle w:val="fontstyle01"/>
          <w:rFonts w:ascii="Georgia" w:hAnsi="Georgia" w:hint="cs"/>
          <w:lang w:bidi="th-TH"/>
        </w:rPr>
        <w:t>.</w:t>
      </w:r>
      <w:ins w:id="41" w:author="Jack Plummer" w:date="2022-10-18T14:59:00Z">
        <w:r w:rsidR="009330AD">
          <w:rPr>
            <w:rStyle w:val="fontstyle01"/>
            <w:rFonts w:ascii="Georgia" w:hAnsi="Georgia"/>
            <w:lang w:bidi="th-TH"/>
          </w:rPr>
          <w:t xml:space="preserve"> The population size is unknown, but the population trend is suspected to be decreasing on account of habitat degradation.</w:t>
        </w:r>
      </w:ins>
      <w:r>
        <w:rPr>
          <w:rStyle w:val="fontstyle01"/>
          <w:rFonts w:ascii="Georgia" w:hAnsi="Georgia" w:hint="cs"/>
          <w:lang w:bidi="th-TH"/>
        </w:rPr>
        <w:t xml:space="preserve"> Given its restricted EOO, AOO and number of locations, alongside a continuing decline in habitat, it is assessed as CR.</w:t>
      </w:r>
      <w:r>
        <w:rPr>
          <w:rStyle w:val="fontstyle01"/>
          <w:rFonts w:ascii="Georgia" w:hAnsi="Georgia" w:cs="Angsana New" w:hint="cs"/>
          <w:cs/>
          <w:lang w:bidi="th-TH"/>
        </w:rPr>
        <w:t xml:space="preserve"> </w:t>
      </w:r>
    </w:p>
    <w:p w14:paraId="37BC2A4F" w14:textId="77777777" w:rsidR="00000000" w:rsidRDefault="00000000">
      <w:pPr>
        <w:pStyle w:val="Heading1"/>
        <w:divId w:val="785780997"/>
        <w:rPr>
          <w:rFonts w:eastAsia="Times New Roman" w:hint="cs"/>
          <w:sz w:val="29"/>
          <w:szCs w:val="29"/>
          <w:cs/>
        </w:rPr>
      </w:pPr>
      <w:r>
        <w:rPr>
          <w:rFonts w:ascii="Georgia" w:eastAsia="Times New Roman" w:hAnsi="Georgia" w:hint="cs"/>
          <w:sz w:val="29"/>
          <w:szCs w:val="29"/>
          <w:lang w:bidi="th-TH"/>
        </w:rPr>
        <w:t>Distribution</w:t>
      </w:r>
    </w:p>
    <w:p w14:paraId="48AFE49A" w14:textId="77777777" w:rsidR="00000000" w:rsidRDefault="00000000">
      <w:pPr>
        <w:pStyle w:val="Heading2"/>
        <w:divId w:val="785780997"/>
        <w:rPr>
          <w:rFonts w:ascii="Georgia" w:eastAsia="Times New Roman" w:hAnsi="Georgia" w:hint="cs"/>
          <w:sz w:val="27"/>
          <w:szCs w:val="27"/>
          <w:cs/>
          <w:lang w:bidi="th-TH"/>
        </w:rPr>
      </w:pPr>
      <w:r>
        <w:rPr>
          <w:rFonts w:ascii="Georgia" w:eastAsia="Times New Roman" w:hAnsi="Georgia" w:hint="cs"/>
          <w:sz w:val="27"/>
          <w:szCs w:val="27"/>
          <w:lang w:bidi="th-TH"/>
        </w:rPr>
        <w:t>Geographic</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Range</w:t>
      </w:r>
    </w:p>
    <w:p w14:paraId="1EE1C1DD" w14:textId="6C7CB678" w:rsidR="00000000" w:rsidRDefault="00000000">
      <w:pPr>
        <w:pStyle w:val="NormalWeb"/>
        <w:divId w:val="785780997"/>
        <w:rPr>
          <w:rFonts w:ascii="Georgia" w:hAnsi="Georgia" w:hint="cs"/>
          <w:cs/>
          <w:lang w:bidi="th-TH"/>
        </w:rPr>
      </w:pPr>
      <w:r>
        <w:rPr>
          <w:rFonts w:ascii="Georgia" w:hAnsi="Georgia" w:hint="cs"/>
          <w:lang w:bidi="th-TH"/>
        </w:rPr>
        <w:t xml:space="preserve">This species is endemic to Thailand. It is only known from Khao Chakan district, Sa </w:t>
      </w:r>
      <w:proofErr w:type="spellStart"/>
      <w:r>
        <w:rPr>
          <w:rFonts w:ascii="Georgia" w:hAnsi="Georgia" w:hint="cs"/>
          <w:lang w:bidi="th-TH"/>
        </w:rPr>
        <w:t>Kaeo</w:t>
      </w:r>
      <w:proofErr w:type="spellEnd"/>
      <w:r>
        <w:rPr>
          <w:rFonts w:ascii="Georgia" w:hAnsi="Georgia" w:hint="cs"/>
          <w:lang w:bidi="th-TH"/>
        </w:rPr>
        <w:t xml:space="preserve">. It has been recorded from between </w:t>
      </w:r>
      <w:r>
        <w:rPr>
          <w:rFonts w:ascii="Georgia" w:hAnsi="Georgia" w:cs="Angsana New" w:hint="cs"/>
          <w:cs/>
          <w:lang w:bidi="th-TH"/>
        </w:rPr>
        <w:t xml:space="preserve">50–100 </w:t>
      </w:r>
      <w:r>
        <w:rPr>
          <w:rFonts w:ascii="Georgia" w:hAnsi="Georgia" w:hint="cs"/>
          <w:lang w:bidi="th-TH"/>
        </w:rPr>
        <w:t>m</w:t>
      </w:r>
      <w:ins w:id="42" w:author="Jack Plummer" w:date="2022-10-18T14:58:00Z">
        <w:r w:rsidR="009330AD">
          <w:rPr>
            <w:rFonts w:ascii="Georgia" w:hAnsi="Georgia"/>
            <w:lang w:bidi="th-TH"/>
          </w:rPr>
          <w:t xml:space="preserve"> asl</w:t>
        </w:r>
      </w:ins>
      <w:r>
        <w:rPr>
          <w:rFonts w:ascii="Georgia" w:hAnsi="Georgia" w:hint="cs"/>
          <w:lang w:bidi="th-TH"/>
        </w:rPr>
        <w:t>.</w:t>
      </w:r>
    </w:p>
    <w:p w14:paraId="55D6ED90" w14:textId="77777777" w:rsidR="00000000" w:rsidRDefault="00000000">
      <w:pPr>
        <w:pStyle w:val="Heading2"/>
        <w:divId w:val="785780997"/>
        <w:rPr>
          <w:rFonts w:ascii="Georgia" w:eastAsia="Times New Roman" w:hAnsi="Georgia" w:hint="cs"/>
          <w:sz w:val="27"/>
          <w:szCs w:val="27"/>
          <w:cs/>
          <w:lang w:bidi="th-TH"/>
        </w:rPr>
      </w:pPr>
      <w:r>
        <w:rPr>
          <w:rFonts w:ascii="Georgia" w:eastAsia="Times New Roman" w:hAnsi="Georgia" w:hint="cs"/>
          <w:sz w:val="27"/>
          <w:szCs w:val="27"/>
          <w:lang w:bidi="th-TH"/>
        </w:rPr>
        <w:lastRenderedPageBreak/>
        <w:t>Area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6"/>
        <w:gridCol w:w="6074"/>
      </w:tblGrid>
      <w:tr w:rsidR="00000000" w14:paraId="27DC3A2B" w14:textId="77777777">
        <w:trPr>
          <w:divId w:val="785780997"/>
          <w:tblCellSpacing w:w="15" w:type="dxa"/>
        </w:trPr>
        <w:tc>
          <w:tcPr>
            <w:tcW w:w="0" w:type="auto"/>
            <w:tcBorders>
              <w:bottom w:val="single" w:sz="6" w:space="0" w:color="000000"/>
            </w:tcBorders>
            <w:shd w:val="clear" w:color="auto" w:fill="BBBBBB"/>
            <w:vAlign w:val="center"/>
            <w:hideMark/>
          </w:tcPr>
          <w:p w14:paraId="31648295"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77F25CB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DD1C6D1" w14:textId="77777777">
        <w:trPr>
          <w:divId w:val="785780997"/>
          <w:tblCellSpacing w:w="15" w:type="dxa"/>
        </w:trPr>
        <w:tc>
          <w:tcPr>
            <w:tcW w:w="0" w:type="auto"/>
            <w:vAlign w:val="center"/>
            <w:hideMark/>
          </w:tcPr>
          <w:p w14:paraId="46B03AF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71D405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2x2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23C521B6" w14:textId="77777777" w:rsidR="00000000" w:rsidRDefault="00000000">
      <w:pPr>
        <w:pStyle w:val="Heading2"/>
        <w:divId w:val="785780997"/>
        <w:rPr>
          <w:rFonts w:ascii="Georgia" w:eastAsia="Times New Roman" w:hAnsi="Georgia"/>
          <w:sz w:val="27"/>
          <w:szCs w:val="27"/>
          <w:lang w:bidi="th-TH"/>
        </w:rPr>
      </w:pPr>
      <w:r>
        <w:rPr>
          <w:rFonts w:ascii="Georgia" w:eastAsia="Times New Roman" w:hAnsi="Georgia" w:hint="cs"/>
          <w:sz w:val="27"/>
          <w:szCs w:val="27"/>
          <w:lang w:bidi="th-TH"/>
        </w:rPr>
        <w:t>Extent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22"/>
        <w:gridCol w:w="2327"/>
        <w:gridCol w:w="4561"/>
      </w:tblGrid>
      <w:tr w:rsidR="00000000" w14:paraId="5E01B107" w14:textId="77777777">
        <w:trPr>
          <w:divId w:val="785780997"/>
          <w:tblCellSpacing w:w="15" w:type="dxa"/>
        </w:trPr>
        <w:tc>
          <w:tcPr>
            <w:tcW w:w="0" w:type="auto"/>
            <w:tcBorders>
              <w:bottom w:val="single" w:sz="6" w:space="0" w:color="000000"/>
            </w:tcBorders>
            <w:shd w:val="clear" w:color="auto" w:fill="BBBBBB"/>
            <w:vAlign w:val="center"/>
            <w:hideMark/>
          </w:tcPr>
          <w:p w14:paraId="5CAAF83D"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602340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3D937BD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D68432F" w14:textId="77777777">
        <w:trPr>
          <w:divId w:val="785780997"/>
          <w:tblCellSpacing w:w="15" w:type="dxa"/>
        </w:trPr>
        <w:tc>
          <w:tcPr>
            <w:tcW w:w="0" w:type="auto"/>
            <w:vAlign w:val="center"/>
            <w:hideMark/>
          </w:tcPr>
          <w:p w14:paraId="01F14A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20D39FAB" w14:textId="4467550C" w:rsidR="00000000" w:rsidRDefault="009330AD">
            <w:pPr>
              <w:spacing w:after="75"/>
              <w:rPr>
                <w:rFonts w:ascii="Georgia" w:eastAsia="Times New Roman" w:hAnsi="Georgia"/>
                <w:sz w:val="18"/>
                <w:szCs w:val="18"/>
              </w:rPr>
            </w:pPr>
            <w:ins w:id="43" w:author="Jack Plummer" w:date="2022-10-18T14:56:00Z">
              <w:r>
                <w:rPr>
                  <w:rFonts w:ascii="Georgia" w:eastAsia="Times New Roman" w:hAnsi="Georgia"/>
                  <w:sz w:val="18"/>
                  <w:szCs w:val="18"/>
                </w:rPr>
                <w:t>false</w:t>
              </w:r>
            </w:ins>
            <w:del w:id="44" w:author="Jack Plummer" w:date="2022-10-18T14:56:00Z">
              <w:r w:rsidR="00000000" w:rsidDel="009330AD">
                <w:rPr>
                  <w:rFonts w:ascii="Georgia" w:eastAsia="Times New Roman" w:hAnsi="Georgia"/>
                  <w:sz w:val="18"/>
                  <w:szCs w:val="18"/>
                </w:rPr>
                <w:delText>true</w:delText>
              </w:r>
            </w:del>
          </w:p>
        </w:tc>
        <w:tc>
          <w:tcPr>
            <w:tcW w:w="0" w:type="auto"/>
            <w:vAlign w:val="center"/>
            <w:hideMark/>
          </w:tcPr>
          <w:p w14:paraId="71A1207D" w14:textId="6E962AD4" w:rsidR="00000000" w:rsidRDefault="00000000">
            <w:pPr>
              <w:spacing w:after="75"/>
              <w:rPr>
                <w:rFonts w:ascii="Georgia" w:eastAsia="Times New Roman" w:hAnsi="Georgia"/>
                <w:sz w:val="18"/>
                <w:szCs w:val="18"/>
              </w:rPr>
            </w:pPr>
            <w:r>
              <w:rPr>
                <w:rFonts w:ascii="Georgia" w:eastAsia="Times New Roman" w:hAnsi="Georgia"/>
                <w:sz w:val="18"/>
                <w:szCs w:val="18"/>
              </w:rPr>
              <w:t>E</w:t>
            </w:r>
            <w:del w:id="45" w:author="Jack Plummer" w:date="2022-10-18T14:55:00Z">
              <w:r w:rsidDel="009330AD">
                <w:rPr>
                  <w:rFonts w:ascii="Georgia" w:eastAsia="Times New Roman" w:hAnsi="Georgia"/>
                  <w:sz w:val="18"/>
                  <w:szCs w:val="18"/>
                </w:rPr>
                <w:delText>stimated from a minimum convex polygon for herbarium specimen point data mapped using GeoCAT (Bachman et al. 2011).</w:delText>
              </w:r>
            </w:del>
            <w:ins w:id="46" w:author="Jack Plummer" w:date="2022-10-18T14:55:00Z">
              <w:r w:rsidR="009330AD">
                <w:rPr>
                  <w:rFonts w:ascii="Georgia" w:eastAsia="Times New Roman" w:hAnsi="Georgia"/>
                  <w:sz w:val="18"/>
                  <w:szCs w:val="18"/>
                </w:rPr>
                <w:t>quated to minimal AOO.</w:t>
              </w:r>
            </w:ins>
          </w:p>
        </w:tc>
      </w:tr>
    </w:tbl>
    <w:p w14:paraId="33E651F1" w14:textId="77777777" w:rsidR="00000000" w:rsidRDefault="00000000">
      <w:pPr>
        <w:pStyle w:val="Heading2"/>
        <w:divId w:val="785780997"/>
        <w:rPr>
          <w:rFonts w:ascii="Georgia" w:eastAsia="Times New Roman" w:hAnsi="Georgia"/>
          <w:sz w:val="27"/>
          <w:szCs w:val="27"/>
          <w:lang w:bidi="th-TH"/>
        </w:rPr>
      </w:pPr>
      <w:r>
        <w:rPr>
          <w:rFonts w:ascii="Georgia" w:eastAsia="Times New Roman" w:hAnsi="Georgia" w:hint="cs"/>
          <w:sz w:val="27"/>
          <w:szCs w:val="27"/>
          <w:lang w:bidi="th-TH"/>
        </w:rPr>
        <w:t>Locations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45"/>
        <w:gridCol w:w="7165"/>
      </w:tblGrid>
      <w:tr w:rsidR="00000000" w14:paraId="5BFD52C8" w14:textId="77777777">
        <w:trPr>
          <w:divId w:val="785780997"/>
          <w:tblCellSpacing w:w="15" w:type="dxa"/>
        </w:trPr>
        <w:tc>
          <w:tcPr>
            <w:tcW w:w="0" w:type="auto"/>
            <w:tcBorders>
              <w:bottom w:val="single" w:sz="6" w:space="0" w:color="000000"/>
            </w:tcBorders>
            <w:shd w:val="clear" w:color="auto" w:fill="BBBBBB"/>
            <w:vAlign w:val="center"/>
            <w:hideMark/>
          </w:tcPr>
          <w:p w14:paraId="25E26BA9"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7A48F57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CF0834B" w14:textId="77777777">
        <w:trPr>
          <w:divId w:val="785780997"/>
          <w:tblCellSpacing w:w="15" w:type="dxa"/>
        </w:trPr>
        <w:tc>
          <w:tcPr>
            <w:tcW w:w="0" w:type="auto"/>
            <w:vAlign w:val="center"/>
            <w:hideMark/>
          </w:tcPr>
          <w:p w14:paraId="205DB56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4603DAD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Threatened by limestone mining at only known site. This species is therefore restricted to a single location.</w:t>
            </w:r>
          </w:p>
        </w:tc>
      </w:tr>
    </w:tbl>
    <w:p w14:paraId="51E98566" w14:textId="77777777" w:rsidR="00000000" w:rsidRDefault="00000000">
      <w:pPr>
        <w:pStyle w:val="Heading2"/>
        <w:divId w:val="785780997"/>
        <w:rPr>
          <w:rFonts w:ascii="Georgia" w:eastAsia="Times New Roman" w:hAnsi="Georgia"/>
          <w:sz w:val="27"/>
          <w:szCs w:val="27"/>
          <w:lang w:bidi="th-TH"/>
        </w:rPr>
      </w:pPr>
      <w:r>
        <w:rPr>
          <w:rFonts w:ascii="Georgia" w:eastAsia="Times New Roman" w:hAnsi="Georgia" w:hint="cs"/>
          <w:sz w:val="27"/>
          <w:szCs w:val="27"/>
          <w:lang w:bidi="th-TH"/>
        </w:rPr>
        <w:t>Very restricted AOO or number of locations (triggers VU D</w:t>
      </w:r>
      <w:r>
        <w:rPr>
          <w:rFonts w:ascii="Georgia" w:eastAsia="Times New Roman" w:hAnsi="Georgia" w:cs="Angsana New" w:hint="cs"/>
          <w:sz w:val="27"/>
          <w:szCs w:val="27"/>
          <w:cs/>
          <w:lang w:bidi="th-TH"/>
        </w:rPr>
        <w:t>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35"/>
        <w:gridCol w:w="5475"/>
      </w:tblGrid>
      <w:tr w:rsidR="00000000" w14:paraId="0502B3EE" w14:textId="77777777">
        <w:trPr>
          <w:divId w:val="785780997"/>
          <w:tblCellSpacing w:w="15" w:type="dxa"/>
        </w:trPr>
        <w:tc>
          <w:tcPr>
            <w:tcW w:w="0" w:type="auto"/>
            <w:tcBorders>
              <w:bottom w:val="single" w:sz="6" w:space="0" w:color="000000"/>
            </w:tcBorders>
            <w:shd w:val="clear" w:color="auto" w:fill="BBBBBB"/>
            <w:vAlign w:val="center"/>
            <w:hideMark/>
          </w:tcPr>
          <w:p w14:paraId="06AF79E4"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14E3DF8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1815485" w14:textId="77777777">
        <w:trPr>
          <w:divId w:val="785780997"/>
          <w:tblCellSpacing w:w="15" w:type="dxa"/>
        </w:trPr>
        <w:tc>
          <w:tcPr>
            <w:tcW w:w="0" w:type="auto"/>
            <w:vAlign w:val="center"/>
            <w:hideMark/>
          </w:tcPr>
          <w:p w14:paraId="53BD774B" w14:textId="77777777" w:rsidR="00000000" w:rsidRPr="009330AD" w:rsidRDefault="00000000">
            <w:pPr>
              <w:spacing w:after="75"/>
              <w:rPr>
                <w:rFonts w:ascii="Georgia" w:eastAsia="Times New Roman" w:hAnsi="Georgia"/>
                <w:strike/>
                <w:sz w:val="18"/>
                <w:szCs w:val="18"/>
                <w:rPrChange w:id="47" w:author="Jack Plummer" w:date="2022-10-18T15:00:00Z">
                  <w:rPr>
                    <w:rFonts w:ascii="Georgia" w:eastAsia="Times New Roman" w:hAnsi="Georgia"/>
                    <w:sz w:val="18"/>
                    <w:szCs w:val="18"/>
                  </w:rPr>
                </w:rPrChange>
              </w:rPr>
            </w:pPr>
            <w:commentRangeStart w:id="48"/>
            <w:r w:rsidRPr="009330AD">
              <w:rPr>
                <w:rFonts w:ascii="Georgia" w:eastAsia="Times New Roman" w:hAnsi="Georgia"/>
                <w:strike/>
                <w:sz w:val="18"/>
                <w:szCs w:val="18"/>
                <w:rPrChange w:id="49" w:author="Jack Plummer" w:date="2022-10-18T15:00:00Z">
                  <w:rPr>
                    <w:rFonts w:ascii="Georgia" w:eastAsia="Times New Roman" w:hAnsi="Georgia"/>
                    <w:sz w:val="18"/>
                    <w:szCs w:val="18"/>
                  </w:rPr>
                </w:rPrChange>
              </w:rPr>
              <w:t>Yes</w:t>
            </w:r>
          </w:p>
        </w:tc>
        <w:tc>
          <w:tcPr>
            <w:tcW w:w="0" w:type="auto"/>
            <w:vAlign w:val="center"/>
            <w:hideMark/>
          </w:tcPr>
          <w:p w14:paraId="26965D2D" w14:textId="77777777" w:rsidR="00000000" w:rsidRPr="009330AD" w:rsidRDefault="00000000">
            <w:pPr>
              <w:spacing w:after="75"/>
              <w:rPr>
                <w:rFonts w:ascii="Georgia" w:eastAsia="Times New Roman" w:hAnsi="Georgia"/>
                <w:strike/>
                <w:sz w:val="18"/>
                <w:szCs w:val="18"/>
                <w:rPrChange w:id="50" w:author="Jack Plummer" w:date="2022-10-18T15:00:00Z">
                  <w:rPr>
                    <w:rFonts w:ascii="Georgia" w:eastAsia="Times New Roman" w:hAnsi="Georgia"/>
                    <w:sz w:val="18"/>
                    <w:szCs w:val="18"/>
                  </w:rPr>
                </w:rPrChange>
              </w:rPr>
            </w:pPr>
            <w:r w:rsidRPr="009330AD">
              <w:rPr>
                <w:rFonts w:ascii="Georgia" w:eastAsia="Times New Roman" w:hAnsi="Georgia"/>
                <w:strike/>
                <w:sz w:val="18"/>
                <w:szCs w:val="18"/>
                <w:rPrChange w:id="51" w:author="Jack Plummer" w:date="2022-10-18T15:00:00Z">
                  <w:rPr>
                    <w:rFonts w:ascii="Georgia" w:eastAsia="Times New Roman" w:hAnsi="Georgia"/>
                    <w:sz w:val="18"/>
                    <w:szCs w:val="18"/>
                  </w:rPr>
                </w:rPrChange>
              </w:rPr>
              <w:t>Only known from one site. Plausible threat from human activities that could quickly lead species to become CR or EX.</w:t>
            </w:r>
            <w:commentRangeEnd w:id="48"/>
            <w:r w:rsidR="009330AD">
              <w:rPr>
                <w:rStyle w:val="CommentReference"/>
              </w:rPr>
              <w:commentReference w:id="48"/>
            </w:r>
          </w:p>
        </w:tc>
      </w:tr>
    </w:tbl>
    <w:p w14:paraId="099475F8" w14:textId="77777777" w:rsidR="00000000" w:rsidRDefault="00000000">
      <w:pPr>
        <w:pStyle w:val="Heading2"/>
        <w:divId w:val="785780997"/>
        <w:rPr>
          <w:rFonts w:ascii="Georgia" w:eastAsia="Times New Roman" w:hAnsi="Georgia"/>
          <w:sz w:val="27"/>
          <w:szCs w:val="27"/>
          <w:lang w:bidi="th-TH"/>
        </w:rPr>
      </w:pPr>
      <w:r>
        <w:rPr>
          <w:rFonts w:ascii="Georgia" w:eastAsia="Times New Roman" w:hAnsi="Georgia" w:hint="cs"/>
          <w:sz w:val="27"/>
          <w:szCs w:val="27"/>
          <w:lang w:bidi="th-TH"/>
        </w:rPr>
        <w:t>Elevation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Depth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Depth</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Zones</w:t>
      </w:r>
    </w:p>
    <w:p w14:paraId="1F7E641E" w14:textId="77777777" w:rsidR="00000000" w:rsidRDefault="00000000">
      <w:pPr>
        <w:pStyle w:val="NormalWeb"/>
        <w:divId w:val="785780997"/>
        <w:rPr>
          <w:rFonts w:ascii="Georgia" w:hAnsi="Georgia" w:hint="cs"/>
          <w:cs/>
          <w:lang w:bidi="th-TH"/>
        </w:rPr>
      </w:pPr>
      <w:r>
        <w:rPr>
          <w:rStyle w:val="datalabel1"/>
          <w:rFonts w:ascii="Georgia" w:hAnsi="Georgia" w:hint="cs"/>
          <w:lang w:bidi="th-TH"/>
        </w:rPr>
        <w:t>Elevation Lower Limit (in metres above sea level):</w:t>
      </w:r>
      <w:r>
        <w:rPr>
          <w:rStyle w:val="datalabel1"/>
          <w:rFonts w:ascii="Georgia" w:hAnsi="Georgia" w:cs="Angsana New" w:hint="cs"/>
          <w:cs/>
          <w:lang w:bidi="th-TH"/>
        </w:rPr>
        <w:t xml:space="preserve"> </w:t>
      </w:r>
      <w:r>
        <w:rPr>
          <w:rFonts w:ascii="Georgia" w:hAnsi="Georgia" w:cs="Angsana New" w:hint="cs"/>
          <w:cs/>
          <w:lang w:bidi="th-TH"/>
        </w:rPr>
        <w:t>50</w:t>
      </w:r>
    </w:p>
    <w:p w14:paraId="4ED38F24" w14:textId="77777777" w:rsidR="00000000" w:rsidRDefault="00000000">
      <w:pPr>
        <w:pStyle w:val="NormalWeb"/>
        <w:divId w:val="785780997"/>
        <w:rPr>
          <w:rFonts w:ascii="Georgia" w:hAnsi="Georgia" w:hint="cs"/>
          <w:cs/>
          <w:lang w:bidi="th-TH"/>
        </w:rPr>
      </w:pPr>
      <w:r>
        <w:rPr>
          <w:rStyle w:val="datalabel1"/>
          <w:rFonts w:ascii="Georgia" w:hAnsi="Georgia" w:hint="cs"/>
          <w:lang w:bidi="th-TH"/>
        </w:rPr>
        <w:t>Elevation Upper Limit (in metres above sea level):</w:t>
      </w:r>
      <w:r>
        <w:rPr>
          <w:rStyle w:val="datalabel1"/>
          <w:rFonts w:ascii="Georgia" w:hAnsi="Georgia" w:cs="Angsana New" w:hint="cs"/>
          <w:cs/>
          <w:lang w:bidi="th-TH"/>
        </w:rPr>
        <w:t xml:space="preserve"> </w:t>
      </w:r>
      <w:r>
        <w:rPr>
          <w:rFonts w:ascii="Georgia" w:hAnsi="Georgia" w:cs="Angsana New" w:hint="cs"/>
          <w:cs/>
          <w:lang w:bidi="th-TH"/>
        </w:rPr>
        <w:t>100</w:t>
      </w:r>
    </w:p>
    <w:p w14:paraId="2527336B" w14:textId="77777777" w:rsidR="00000000" w:rsidRDefault="00000000">
      <w:pPr>
        <w:pStyle w:val="Heading2"/>
        <w:divId w:val="785780997"/>
        <w:rPr>
          <w:rFonts w:ascii="Georgia" w:eastAsia="Times New Roman" w:hAnsi="Georgia" w:hint="cs"/>
          <w:sz w:val="27"/>
          <w:szCs w:val="27"/>
          <w:cs/>
          <w:lang w:bidi="th-TH"/>
        </w:rPr>
      </w:pPr>
      <w:r>
        <w:rPr>
          <w:rFonts w:ascii="Georgia" w:eastAsia="Times New Roman" w:hAnsi="Georgia" w:hint="cs"/>
          <w:sz w:val="27"/>
          <w:szCs w:val="27"/>
          <w:lang w:bidi="th-TH"/>
        </w:rPr>
        <w:t>Map</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6"/>
        <w:gridCol w:w="1719"/>
        <w:gridCol w:w="991"/>
        <w:gridCol w:w="1004"/>
        <w:gridCol w:w="1228"/>
        <w:gridCol w:w="1151"/>
        <w:gridCol w:w="1094"/>
      </w:tblGrid>
      <w:tr w:rsidR="00000000" w14:paraId="4BD1061A" w14:textId="77777777">
        <w:trPr>
          <w:divId w:val="785780997"/>
          <w:tblCellSpacing w:w="15" w:type="dxa"/>
        </w:trPr>
        <w:tc>
          <w:tcPr>
            <w:tcW w:w="0" w:type="auto"/>
            <w:tcBorders>
              <w:bottom w:val="single" w:sz="6" w:space="0" w:color="000000"/>
            </w:tcBorders>
            <w:shd w:val="clear" w:color="auto" w:fill="BBBBBB"/>
            <w:vAlign w:val="center"/>
            <w:hideMark/>
          </w:tcPr>
          <w:p w14:paraId="6BEC5374"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44A833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1998115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79DD4FC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3A4B639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79382B8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AEC046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B71121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37DD435B" w14:textId="77777777">
        <w:trPr>
          <w:divId w:val="785780997"/>
          <w:tblCellSpacing w:w="15" w:type="dxa"/>
        </w:trPr>
        <w:tc>
          <w:tcPr>
            <w:tcW w:w="0" w:type="auto"/>
            <w:vAlign w:val="center"/>
            <w:hideMark/>
          </w:tcPr>
          <w:p w14:paraId="2CE401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21258A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4E030F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w:t>
            </w:r>
          </w:p>
        </w:tc>
        <w:tc>
          <w:tcPr>
            <w:tcW w:w="0" w:type="auto"/>
            <w:vAlign w:val="center"/>
            <w:hideMark/>
          </w:tcPr>
          <w:p w14:paraId="37C48C2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A4205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1E6059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071ED9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B585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E6DCC68" w14:textId="77777777" w:rsidR="00000000" w:rsidRDefault="00000000">
      <w:pPr>
        <w:pStyle w:val="Heading2"/>
        <w:divId w:val="785780997"/>
        <w:rPr>
          <w:rFonts w:ascii="Georgia" w:eastAsia="Times New Roman" w:hAnsi="Georgia"/>
          <w:sz w:val="27"/>
          <w:szCs w:val="27"/>
          <w:lang w:bidi="th-TH"/>
        </w:rPr>
      </w:pPr>
      <w:r>
        <w:rPr>
          <w:rFonts w:ascii="Georgia" w:eastAsia="Times New Roman" w:hAnsi="Georgia" w:hint="cs"/>
          <w:sz w:val="27"/>
          <w:szCs w:val="27"/>
          <w:lang w:bidi="th-TH"/>
        </w:rPr>
        <w:t>Biogeographic</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Realms</w:t>
      </w:r>
    </w:p>
    <w:p w14:paraId="15477D29" w14:textId="77777777" w:rsidR="00000000" w:rsidRDefault="00000000">
      <w:pPr>
        <w:pStyle w:val="NormalWeb"/>
        <w:divId w:val="785780997"/>
        <w:rPr>
          <w:rFonts w:ascii="Georgia" w:hAnsi="Georgia" w:hint="cs"/>
          <w:cs/>
          <w:lang w:bidi="th-TH"/>
        </w:rPr>
      </w:pPr>
      <w:r>
        <w:rPr>
          <w:rStyle w:val="datalabel1"/>
          <w:rFonts w:ascii="Georgia" w:hAnsi="Georgia" w:hint="cs"/>
          <w:lang w:bidi="th-TH"/>
        </w:rPr>
        <w:lastRenderedPageBreak/>
        <w:t>Biogeographic Realm:</w:t>
      </w:r>
      <w:r>
        <w:rPr>
          <w:rStyle w:val="datalabel1"/>
          <w:rFonts w:ascii="Georgia" w:hAnsi="Georgia" w:cs="Angsana New" w:hint="cs"/>
          <w:cs/>
          <w:lang w:bidi="th-TH"/>
        </w:rPr>
        <w:t xml:space="preserve"> </w:t>
      </w:r>
      <w:proofErr w:type="spellStart"/>
      <w:r>
        <w:rPr>
          <w:rFonts w:ascii="Georgia" w:hAnsi="Georgia" w:hint="cs"/>
          <w:lang w:bidi="th-TH"/>
        </w:rPr>
        <w:t>Indomalayan</w:t>
      </w:r>
      <w:proofErr w:type="spellEnd"/>
    </w:p>
    <w:p w14:paraId="72995D64" w14:textId="77777777" w:rsidR="00000000" w:rsidRDefault="00000000">
      <w:pPr>
        <w:pStyle w:val="Heading1"/>
        <w:divId w:val="63768189"/>
        <w:rPr>
          <w:rFonts w:ascii="Georgia" w:eastAsia="Times New Roman" w:hAnsi="Georgia" w:hint="cs"/>
          <w:sz w:val="29"/>
          <w:szCs w:val="29"/>
          <w:cs/>
          <w:lang w:bidi="th-TH"/>
        </w:rPr>
      </w:pPr>
      <w:r>
        <w:rPr>
          <w:rFonts w:ascii="Georgia" w:eastAsia="Times New Roman" w:hAnsi="Georgia" w:hint="cs"/>
          <w:sz w:val="29"/>
          <w:szCs w:val="29"/>
          <w:lang w:bidi="th-TH"/>
        </w:rPr>
        <w:t>Occurrence</w:t>
      </w:r>
    </w:p>
    <w:p w14:paraId="00A0BAD2" w14:textId="77777777" w:rsidR="00000000" w:rsidRDefault="00000000">
      <w:pPr>
        <w:pStyle w:val="Heading2"/>
        <w:divId w:val="63768189"/>
        <w:rPr>
          <w:rFonts w:ascii="Georgia" w:eastAsia="Times New Roman" w:hAnsi="Georgia" w:hint="cs"/>
          <w:sz w:val="27"/>
          <w:szCs w:val="27"/>
          <w:cs/>
          <w:lang w:bidi="th-TH"/>
        </w:rPr>
      </w:pPr>
      <w:r>
        <w:rPr>
          <w:rFonts w:ascii="Georgia" w:eastAsia="Times New Roman" w:hAnsi="Georgia" w:hint="cs"/>
          <w:sz w:val="27"/>
          <w:szCs w:val="27"/>
          <w:lang w:bidi="th-TH"/>
        </w:rPr>
        <w:t>Countries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7AC13266" w14:textId="77777777">
        <w:trPr>
          <w:divId w:val="63768189"/>
          <w:tblCellSpacing w:w="15" w:type="dxa"/>
        </w:trPr>
        <w:tc>
          <w:tcPr>
            <w:tcW w:w="0" w:type="auto"/>
            <w:tcBorders>
              <w:bottom w:val="single" w:sz="6" w:space="0" w:color="000000"/>
            </w:tcBorders>
            <w:shd w:val="clear" w:color="auto" w:fill="BBBBBB"/>
            <w:vAlign w:val="center"/>
            <w:hideMark/>
          </w:tcPr>
          <w:p w14:paraId="312BB693"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7507E64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B1A95C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55F0393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7BD0224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65A54FD2" w14:textId="77777777">
        <w:trPr>
          <w:divId w:val="63768189"/>
          <w:tblCellSpacing w:w="15" w:type="dxa"/>
        </w:trPr>
        <w:tc>
          <w:tcPr>
            <w:tcW w:w="0" w:type="auto"/>
            <w:tcBorders>
              <w:bottom w:val="single" w:sz="6" w:space="0" w:color="CCCCCC"/>
            </w:tcBorders>
            <w:vAlign w:val="center"/>
            <w:hideMark/>
          </w:tcPr>
          <w:p w14:paraId="60B75D1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757AA30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CCC35E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13DB9E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812006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11F40954" w14:textId="77777777" w:rsidR="00000000" w:rsidRDefault="00000000">
      <w:pPr>
        <w:pStyle w:val="Heading1"/>
        <w:divId w:val="2084259207"/>
        <w:rPr>
          <w:rFonts w:ascii="Georgia" w:eastAsia="Times New Roman" w:hAnsi="Georgia"/>
          <w:sz w:val="29"/>
          <w:szCs w:val="29"/>
          <w:lang w:bidi="th-TH"/>
        </w:rPr>
      </w:pPr>
      <w:r>
        <w:rPr>
          <w:rFonts w:ascii="Georgia" w:eastAsia="Times New Roman" w:hAnsi="Georgia" w:hint="cs"/>
          <w:sz w:val="29"/>
          <w:szCs w:val="29"/>
          <w:lang w:bidi="th-TH"/>
        </w:rPr>
        <w:t>Population</w:t>
      </w:r>
    </w:p>
    <w:p w14:paraId="5A168D6B" w14:textId="4636C6EF" w:rsidR="00000000" w:rsidRDefault="00000000">
      <w:pPr>
        <w:pStyle w:val="NormalWeb"/>
        <w:divId w:val="2084259207"/>
        <w:rPr>
          <w:rStyle w:val="fontstyle01"/>
          <w:rFonts w:hint="cs"/>
          <w:cs/>
        </w:rPr>
      </w:pPr>
      <w:commentRangeStart w:id="52"/>
      <w:r w:rsidRPr="00706E48">
        <w:rPr>
          <w:rStyle w:val="fontstyle01"/>
          <w:rFonts w:ascii="Georgia" w:hAnsi="Georgia" w:hint="cs"/>
          <w:strike/>
          <w:lang w:bidi="th-TH"/>
          <w:rPrChange w:id="53" w:author="Jack Plummer" w:date="2022-10-18T16:13:00Z">
            <w:rPr>
              <w:rStyle w:val="fontstyle01"/>
              <w:rFonts w:ascii="Georgia" w:hAnsi="Georgia" w:hint="cs"/>
              <w:lang w:bidi="th-TH"/>
            </w:rPr>
          </w:rPrChange>
        </w:rPr>
        <w:t>This species is very small and restricted populations. The known localities of this species are outside protected areas and subject to disturbance from visitors, and monkeys at the religious sites, the construction of temple and stairs and agricultural areas</w:t>
      </w:r>
      <w:r w:rsidRPr="00706E48">
        <w:rPr>
          <w:rStyle w:val="fontstyle01"/>
          <w:rFonts w:ascii="Georgia" w:hAnsi="Georgia" w:cs="Angsana New" w:hint="cs"/>
          <w:strike/>
          <w:cs/>
          <w:lang w:bidi="th-TH"/>
          <w:rPrChange w:id="54" w:author="Jack Plummer" w:date="2022-10-18T16:13:00Z">
            <w:rPr>
              <w:rStyle w:val="fontstyle01"/>
              <w:rFonts w:ascii="Georgia" w:hAnsi="Georgia" w:cs="Angsana New" w:hint="cs"/>
              <w:cs/>
              <w:lang w:bidi="th-TH"/>
            </w:rPr>
          </w:rPrChange>
        </w:rPr>
        <w:t xml:space="preserve">. </w:t>
      </w:r>
      <w:r w:rsidRPr="00706E48">
        <w:rPr>
          <w:rStyle w:val="fontstyle01"/>
          <w:rFonts w:ascii="Georgia" w:hAnsi="Georgia" w:hint="cs"/>
          <w:strike/>
          <w:lang w:bidi="th-TH"/>
          <w:rPrChange w:id="55" w:author="Jack Plummer" w:date="2022-10-18T16:13:00Z">
            <w:rPr>
              <w:rStyle w:val="fontstyle01"/>
              <w:rFonts w:ascii="Georgia" w:hAnsi="Georgia" w:hint="cs"/>
              <w:lang w:bidi="th-TH"/>
            </w:rPr>
          </w:rPrChange>
        </w:rPr>
        <w:t>Moreover, rock collapse is another potential threat to its habitats.</w:t>
      </w:r>
      <w:r>
        <w:rPr>
          <w:rStyle w:val="fontstyle01"/>
          <w:rFonts w:ascii="Georgia" w:hAnsi="Georgia" w:hint="cs"/>
          <w:lang w:bidi="th-TH"/>
        </w:rPr>
        <w:t xml:space="preserve"> </w:t>
      </w:r>
      <w:commentRangeEnd w:id="52"/>
      <w:r w:rsidR="00706E48">
        <w:rPr>
          <w:rStyle w:val="CommentReference"/>
        </w:rPr>
        <w:commentReference w:id="52"/>
      </w:r>
      <w:ins w:id="56" w:author="Jack Plummer" w:date="2022-10-18T16:14:00Z">
        <w:r w:rsidR="00706E48">
          <w:rPr>
            <w:rStyle w:val="fontstyle01"/>
            <w:rFonts w:ascii="Georgia" w:hAnsi="Georgia"/>
            <w:lang w:bidi="th-TH"/>
          </w:rPr>
          <w:t>The population is small, though the exact population size is not known. The population trend is suspected to be decreasing on account of habitat degradation.</w:t>
        </w:r>
      </w:ins>
      <w:del w:id="57" w:author="Jack Plummer" w:date="2022-10-18T16:14:00Z">
        <w:r w:rsidDel="00706E48">
          <w:rPr>
            <w:rStyle w:val="fontstyle01"/>
            <w:rFonts w:ascii="Georgia" w:hAnsi="Georgia" w:hint="cs"/>
            <w:lang w:bidi="th-TH"/>
          </w:rPr>
          <w:delText xml:space="preserve">The population consist of less than </w:delText>
        </w:r>
        <w:r w:rsidDel="00706E48">
          <w:rPr>
            <w:rStyle w:val="fontstyle01"/>
            <w:rFonts w:ascii="Georgia" w:hAnsi="Georgia" w:cs="Angsana New" w:hint="cs"/>
            <w:cs/>
            <w:lang w:bidi="th-TH"/>
          </w:rPr>
          <w:delText>1</w:delText>
        </w:r>
        <w:r w:rsidDel="00706E48">
          <w:rPr>
            <w:rStyle w:val="fontstyle01"/>
            <w:rFonts w:ascii="Georgia" w:hAnsi="Georgia" w:hint="cs"/>
            <w:lang w:bidi="th-TH"/>
          </w:rPr>
          <w:delText>,</w:delText>
        </w:r>
        <w:r w:rsidDel="00706E48">
          <w:rPr>
            <w:rStyle w:val="fontstyle01"/>
            <w:rFonts w:ascii="Georgia" w:hAnsi="Georgia" w:cs="Angsana New" w:hint="cs"/>
            <w:cs/>
            <w:lang w:bidi="th-TH"/>
          </w:rPr>
          <w:delText xml:space="preserve">000 </w:delText>
        </w:r>
        <w:r w:rsidDel="00706E48">
          <w:rPr>
            <w:rStyle w:val="fontstyle01"/>
            <w:rFonts w:ascii="Georgia" w:hAnsi="Georgia" w:hint="cs"/>
            <w:lang w:bidi="th-TH"/>
          </w:rPr>
          <w:delText>mature individuals.</w:delText>
        </w:r>
      </w:del>
    </w:p>
    <w:p w14:paraId="2E3C1AAA" w14:textId="77777777" w:rsidR="00000000" w:rsidRDefault="00000000">
      <w:pPr>
        <w:pStyle w:val="Heading2"/>
        <w:divId w:val="2084259207"/>
        <w:rPr>
          <w:rFonts w:eastAsia="Times New Roman" w:hint="cs"/>
          <w:sz w:val="27"/>
          <w:szCs w:val="27"/>
          <w:cs/>
        </w:rPr>
      </w:pPr>
      <w:r>
        <w:rPr>
          <w:rFonts w:ascii="Georgia" w:eastAsia="Times New Roman" w:hAnsi="Georgia" w:hint="cs"/>
          <w:sz w:val="27"/>
          <w:szCs w:val="27"/>
          <w:lang w:bidi="th-TH"/>
        </w:rPr>
        <w:t>Population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p w14:paraId="52D7A899" w14:textId="77777777" w:rsidR="00000000" w:rsidRDefault="00000000">
      <w:pPr>
        <w:pStyle w:val="NormalWeb"/>
        <w:divId w:val="2084259207"/>
        <w:rPr>
          <w:rFonts w:ascii="Georgia" w:hAnsi="Georgia" w:hint="cs"/>
          <w:cs/>
          <w:lang w:bidi="th-TH"/>
        </w:rPr>
      </w:pPr>
      <w:r>
        <w:rPr>
          <w:rStyle w:val="datalabel1"/>
          <w:rFonts w:ascii="Georgia" w:hAnsi="Georgia" w:hint="cs"/>
          <w:lang w:bidi="th-TH"/>
        </w:rPr>
        <w:t>Current Population Trend:</w:t>
      </w:r>
      <w:r>
        <w:rPr>
          <w:rStyle w:val="datalabel1"/>
          <w:rFonts w:ascii="Georgia" w:hAnsi="Georgia" w:cs="Angsana New" w:hint="cs"/>
          <w:cs/>
          <w:lang w:bidi="th-TH"/>
        </w:rPr>
        <w:t xml:space="preserve"> </w:t>
      </w:r>
      <w:r>
        <w:rPr>
          <w:rFonts w:ascii="Georgia" w:hAnsi="Georgia" w:hint="cs"/>
          <w:lang w:bidi="th-TH"/>
        </w:rPr>
        <w:t>Decreasing</w:t>
      </w:r>
    </w:p>
    <w:p w14:paraId="366BE24E" w14:textId="77777777" w:rsidR="00000000" w:rsidRDefault="00000000">
      <w:pPr>
        <w:pStyle w:val="NormalWeb"/>
        <w:divId w:val="2084259207"/>
        <w:rPr>
          <w:rFonts w:ascii="Georgia" w:hAnsi="Georgia" w:hint="cs"/>
          <w:cs/>
          <w:lang w:bidi="th-TH"/>
        </w:rPr>
      </w:pPr>
      <w:r>
        <w:rPr>
          <w:rStyle w:val="datalabel1"/>
          <w:rFonts w:ascii="Georgia" w:hAnsi="Georgia" w:hint="cs"/>
          <w:lang w:bidi="th-TH"/>
        </w:rPr>
        <w:t>Number of mature individuals (=population size):</w:t>
      </w:r>
      <w:r>
        <w:rPr>
          <w:rStyle w:val="datalabel1"/>
          <w:rFonts w:ascii="Georgia" w:hAnsi="Georgia" w:cs="Angsana New" w:hint="cs"/>
          <w:cs/>
          <w:lang w:bidi="th-TH"/>
        </w:rPr>
        <w:t xml:space="preserve"> </w:t>
      </w:r>
      <w:commentRangeStart w:id="58"/>
      <w:r>
        <w:rPr>
          <w:rFonts w:ascii="Georgia" w:hAnsi="Georgia" w:cs="Angsana New" w:hint="cs"/>
          <w:cs/>
          <w:lang w:bidi="th-TH"/>
        </w:rPr>
        <w:t>1000</w:t>
      </w:r>
      <w:commentRangeEnd w:id="58"/>
      <w:r w:rsidR="00706E48">
        <w:rPr>
          <w:rStyle w:val="CommentReference"/>
        </w:rPr>
        <w:commentReference w:id="58"/>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61"/>
        <w:gridCol w:w="7249"/>
      </w:tblGrid>
      <w:tr w:rsidR="00000000" w14:paraId="65779BCE" w14:textId="77777777">
        <w:trPr>
          <w:divId w:val="2084259207"/>
          <w:tblCellSpacing w:w="15" w:type="dxa"/>
        </w:trPr>
        <w:tc>
          <w:tcPr>
            <w:tcW w:w="0" w:type="auto"/>
            <w:tcBorders>
              <w:bottom w:val="single" w:sz="6" w:space="0" w:color="000000"/>
            </w:tcBorders>
            <w:shd w:val="clear" w:color="auto" w:fill="BBBBBB"/>
            <w:vAlign w:val="center"/>
            <w:hideMark/>
          </w:tcPr>
          <w:p w14:paraId="63D59350" w14:textId="77777777" w:rsidR="00000000" w:rsidRPr="00706E48" w:rsidRDefault="00000000">
            <w:pPr>
              <w:spacing w:after="75"/>
              <w:rPr>
                <w:rFonts w:ascii="Georgia" w:eastAsia="Times New Roman" w:hAnsi="Georgia" w:hint="cs"/>
                <w:b/>
                <w:bCs/>
                <w:strike/>
                <w:sz w:val="18"/>
                <w:szCs w:val="18"/>
                <w:cs/>
                <w:rPrChange w:id="59" w:author="Jack Plummer" w:date="2022-10-18T16:12:00Z">
                  <w:rPr>
                    <w:rFonts w:ascii="Georgia" w:eastAsia="Times New Roman" w:hAnsi="Georgia" w:hint="cs"/>
                    <w:b/>
                    <w:bCs/>
                    <w:sz w:val="18"/>
                    <w:szCs w:val="18"/>
                    <w:cs/>
                  </w:rPr>
                </w:rPrChange>
              </w:rPr>
            </w:pPr>
            <w:r w:rsidRPr="00706E48">
              <w:rPr>
                <w:rFonts w:ascii="Georgia" w:eastAsia="Times New Roman" w:hAnsi="Georgia"/>
                <w:b/>
                <w:bCs/>
                <w:strike/>
                <w:sz w:val="18"/>
                <w:szCs w:val="18"/>
                <w:rPrChange w:id="60" w:author="Jack Plummer" w:date="2022-10-18T16:12:00Z">
                  <w:rPr>
                    <w:rFonts w:ascii="Georgia" w:eastAsia="Times New Roman" w:hAnsi="Georgia"/>
                    <w:b/>
                    <w:bCs/>
                    <w:sz w:val="18"/>
                    <w:szCs w:val="18"/>
                  </w:rPr>
                </w:rPrChange>
              </w:rPr>
              <w:t>Severely fragmented?</w:t>
            </w:r>
          </w:p>
        </w:tc>
        <w:tc>
          <w:tcPr>
            <w:tcW w:w="0" w:type="auto"/>
            <w:tcBorders>
              <w:bottom w:val="single" w:sz="6" w:space="0" w:color="000000"/>
            </w:tcBorders>
            <w:shd w:val="clear" w:color="auto" w:fill="BBBBBB"/>
            <w:vAlign w:val="center"/>
            <w:hideMark/>
          </w:tcPr>
          <w:p w14:paraId="1381611F" w14:textId="77777777" w:rsidR="00000000" w:rsidRPr="00706E48" w:rsidRDefault="00000000">
            <w:pPr>
              <w:spacing w:after="75"/>
              <w:rPr>
                <w:rFonts w:ascii="Georgia" w:eastAsia="Times New Roman" w:hAnsi="Georgia"/>
                <w:b/>
                <w:bCs/>
                <w:strike/>
                <w:sz w:val="18"/>
                <w:szCs w:val="18"/>
                <w:rPrChange w:id="61" w:author="Jack Plummer" w:date="2022-10-18T16:12:00Z">
                  <w:rPr>
                    <w:rFonts w:ascii="Georgia" w:eastAsia="Times New Roman" w:hAnsi="Georgia"/>
                    <w:b/>
                    <w:bCs/>
                    <w:sz w:val="18"/>
                    <w:szCs w:val="18"/>
                  </w:rPr>
                </w:rPrChange>
              </w:rPr>
            </w:pPr>
            <w:r w:rsidRPr="00706E48">
              <w:rPr>
                <w:rFonts w:ascii="Georgia" w:eastAsia="Times New Roman" w:hAnsi="Georgia"/>
                <w:b/>
                <w:bCs/>
                <w:strike/>
                <w:sz w:val="18"/>
                <w:szCs w:val="18"/>
                <w:rPrChange w:id="62" w:author="Jack Plummer" w:date="2022-10-18T16:12:00Z">
                  <w:rPr>
                    <w:rFonts w:ascii="Georgia" w:eastAsia="Times New Roman" w:hAnsi="Georgia"/>
                    <w:b/>
                    <w:bCs/>
                    <w:sz w:val="18"/>
                    <w:szCs w:val="18"/>
                  </w:rPr>
                </w:rPrChange>
              </w:rPr>
              <w:t>Justification</w:t>
            </w:r>
          </w:p>
        </w:tc>
      </w:tr>
      <w:tr w:rsidR="00000000" w14:paraId="106B30B8" w14:textId="77777777">
        <w:trPr>
          <w:divId w:val="2084259207"/>
          <w:tblCellSpacing w:w="15" w:type="dxa"/>
        </w:trPr>
        <w:tc>
          <w:tcPr>
            <w:tcW w:w="0" w:type="auto"/>
            <w:vAlign w:val="center"/>
            <w:hideMark/>
          </w:tcPr>
          <w:p w14:paraId="38A11ADB" w14:textId="77777777" w:rsidR="00000000" w:rsidRPr="00706E48" w:rsidRDefault="00000000">
            <w:pPr>
              <w:spacing w:after="75"/>
              <w:rPr>
                <w:rFonts w:ascii="Georgia" w:eastAsia="Times New Roman" w:hAnsi="Georgia"/>
                <w:strike/>
                <w:sz w:val="18"/>
                <w:szCs w:val="18"/>
                <w:rPrChange w:id="63" w:author="Jack Plummer" w:date="2022-10-18T16:12:00Z">
                  <w:rPr>
                    <w:rFonts w:ascii="Georgia" w:eastAsia="Times New Roman" w:hAnsi="Georgia"/>
                    <w:sz w:val="18"/>
                    <w:szCs w:val="18"/>
                  </w:rPr>
                </w:rPrChange>
              </w:rPr>
            </w:pPr>
            <w:commentRangeStart w:id="64"/>
            <w:r w:rsidRPr="00706E48">
              <w:rPr>
                <w:rFonts w:ascii="Georgia" w:eastAsia="Times New Roman" w:hAnsi="Georgia"/>
                <w:strike/>
                <w:sz w:val="18"/>
                <w:szCs w:val="18"/>
                <w:rPrChange w:id="65" w:author="Jack Plummer" w:date="2022-10-18T16:12:00Z">
                  <w:rPr>
                    <w:rFonts w:ascii="Georgia" w:eastAsia="Times New Roman" w:hAnsi="Georgia"/>
                    <w:sz w:val="18"/>
                    <w:szCs w:val="18"/>
                  </w:rPr>
                </w:rPrChange>
              </w:rPr>
              <w:t>Yes</w:t>
            </w:r>
          </w:p>
        </w:tc>
        <w:tc>
          <w:tcPr>
            <w:tcW w:w="0" w:type="auto"/>
            <w:vAlign w:val="center"/>
            <w:hideMark/>
          </w:tcPr>
          <w:p w14:paraId="1790286A" w14:textId="77777777" w:rsidR="00000000" w:rsidRPr="00706E48" w:rsidRDefault="00000000">
            <w:pPr>
              <w:spacing w:after="75"/>
              <w:rPr>
                <w:rFonts w:ascii="Georgia" w:eastAsia="Times New Roman" w:hAnsi="Georgia"/>
                <w:strike/>
                <w:sz w:val="18"/>
                <w:szCs w:val="18"/>
                <w:rPrChange w:id="66" w:author="Jack Plummer" w:date="2022-10-18T16:12:00Z">
                  <w:rPr>
                    <w:rFonts w:ascii="Georgia" w:eastAsia="Times New Roman" w:hAnsi="Georgia"/>
                    <w:sz w:val="18"/>
                    <w:szCs w:val="18"/>
                  </w:rPr>
                </w:rPrChange>
              </w:rPr>
            </w:pPr>
            <w:r w:rsidRPr="00706E48">
              <w:rPr>
                <w:rFonts w:ascii="Georgia" w:eastAsia="Times New Roman" w:hAnsi="Georgia"/>
                <w:strike/>
                <w:sz w:val="18"/>
                <w:szCs w:val="18"/>
                <w:rPrChange w:id="67" w:author="Jack Plummer" w:date="2022-10-18T16:12:00Z">
                  <w:rPr>
                    <w:rFonts w:ascii="Georgia" w:eastAsia="Times New Roman" w:hAnsi="Georgia"/>
                    <w:sz w:val="18"/>
                    <w:szCs w:val="18"/>
                  </w:rPr>
                </w:rPrChange>
              </w:rPr>
              <w:t xml:space="preserve">All subpopulations comprise fewer than 50 </w:t>
            </w:r>
            <w:proofErr w:type="gramStart"/>
            <w:r w:rsidRPr="00706E48">
              <w:rPr>
                <w:rFonts w:ascii="Georgia" w:eastAsia="Times New Roman" w:hAnsi="Georgia"/>
                <w:strike/>
                <w:sz w:val="18"/>
                <w:szCs w:val="18"/>
                <w:rPrChange w:id="68" w:author="Jack Plummer" w:date="2022-10-18T16:12:00Z">
                  <w:rPr>
                    <w:rFonts w:ascii="Georgia" w:eastAsia="Times New Roman" w:hAnsi="Georgia"/>
                    <w:sz w:val="18"/>
                    <w:szCs w:val="18"/>
                  </w:rPr>
                </w:rPrChange>
              </w:rPr>
              <w:t>individuals, and</w:t>
            </w:r>
            <w:proofErr w:type="gramEnd"/>
            <w:r w:rsidRPr="00706E48">
              <w:rPr>
                <w:rFonts w:ascii="Georgia" w:eastAsia="Times New Roman" w:hAnsi="Georgia"/>
                <w:strike/>
                <w:sz w:val="18"/>
                <w:szCs w:val="18"/>
                <w:rPrChange w:id="69" w:author="Jack Plummer" w:date="2022-10-18T16:12:00Z">
                  <w:rPr>
                    <w:rFonts w:ascii="Georgia" w:eastAsia="Times New Roman" w:hAnsi="Georgia"/>
                    <w:sz w:val="18"/>
                    <w:szCs w:val="18"/>
                  </w:rPr>
                </w:rPrChange>
              </w:rPr>
              <w:t xml:space="preserve"> are geographically disparate with little to no genetic exchange between them.</w:t>
            </w:r>
            <w:commentRangeEnd w:id="64"/>
            <w:r w:rsidR="00706E48">
              <w:rPr>
                <w:rStyle w:val="CommentReference"/>
              </w:rPr>
              <w:commentReference w:id="64"/>
            </w:r>
          </w:p>
        </w:tc>
      </w:tr>
    </w:tbl>
    <w:p w14:paraId="7B38BDE2" w14:textId="77777777" w:rsidR="00000000" w:rsidRDefault="00000000">
      <w:pPr>
        <w:pStyle w:val="Heading1"/>
        <w:divId w:val="431979102"/>
        <w:rPr>
          <w:rFonts w:ascii="Georgia" w:eastAsia="Times New Roman" w:hAnsi="Georgia"/>
          <w:sz w:val="29"/>
          <w:szCs w:val="29"/>
          <w:lang w:bidi="th-TH"/>
        </w:rPr>
      </w:pPr>
      <w:r>
        <w:rPr>
          <w:rFonts w:ascii="Georgia" w:eastAsia="Times New Roman" w:hAnsi="Georgia" w:hint="cs"/>
          <w:sz w:val="29"/>
          <w:szCs w:val="29"/>
          <w:lang w:bidi="th-TH"/>
        </w:rPr>
        <w:t>Habitats and Ecology</w:t>
      </w:r>
    </w:p>
    <w:p w14:paraId="4AD98C66" w14:textId="77777777" w:rsidR="00000000" w:rsidRDefault="00000000">
      <w:pPr>
        <w:pStyle w:val="NormalWeb"/>
        <w:divId w:val="431979102"/>
        <w:rPr>
          <w:rFonts w:ascii="Georgia" w:hAnsi="Georgia" w:hint="cs"/>
          <w:cs/>
          <w:lang w:bidi="th-TH"/>
        </w:rPr>
      </w:pPr>
      <w:r>
        <w:rPr>
          <w:rFonts w:ascii="Georgia" w:hAnsi="Georgia" w:hint="cs"/>
          <w:lang w:bidi="th-TH"/>
        </w:rPr>
        <w:t xml:space="preserve">This is an annual herb growing to </w:t>
      </w:r>
      <w:r>
        <w:rPr>
          <w:rFonts w:ascii="Georgia" w:hAnsi="Georgia" w:cs="Angsana New" w:hint="cs"/>
          <w:cs/>
          <w:lang w:bidi="th-TH"/>
        </w:rPr>
        <w:t xml:space="preserve">80 </w:t>
      </w:r>
      <w:r>
        <w:rPr>
          <w:rFonts w:ascii="Georgia" w:hAnsi="Georgia" w:hint="cs"/>
          <w:lang w:bidi="th-TH"/>
        </w:rPr>
        <w:t xml:space="preserve">cm (Middleton and </w:t>
      </w:r>
      <w:proofErr w:type="spellStart"/>
      <w:r>
        <w:rPr>
          <w:rFonts w:ascii="Georgia" w:hAnsi="Georgia" w:hint="cs"/>
          <w:lang w:bidi="th-TH"/>
        </w:rPr>
        <w:t>Triboun</w:t>
      </w:r>
      <w:proofErr w:type="spellEnd"/>
      <w:r>
        <w:rPr>
          <w:rFonts w:ascii="Georgia" w:hAnsi="Georgia" w:hint="cs"/>
          <w:lang w:bidi="th-TH"/>
        </w:rPr>
        <w:t xml:space="preserve"> </w:t>
      </w:r>
      <w:r>
        <w:rPr>
          <w:rFonts w:ascii="Georgia" w:hAnsi="Georgia" w:cs="Angsana New" w:hint="cs"/>
          <w:cs/>
          <w:lang w:bidi="th-TH"/>
        </w:rPr>
        <w:t>2019</w:t>
      </w:r>
      <w:r>
        <w:rPr>
          <w:rFonts w:ascii="Georgia" w:hAnsi="Georgia" w:hint="cs"/>
          <w:lang w:bidi="th-TH"/>
        </w:rPr>
        <w:t xml:space="preserve">, GBIF.org </w:t>
      </w:r>
      <w:r>
        <w:rPr>
          <w:rFonts w:ascii="Georgia" w:hAnsi="Georgia" w:cs="Angsana New" w:hint="cs"/>
          <w:cs/>
          <w:lang w:bidi="th-TH"/>
        </w:rPr>
        <w:t xml:space="preserve">2022). </w:t>
      </w:r>
      <w:r>
        <w:rPr>
          <w:rFonts w:ascii="Georgia" w:hAnsi="Georgia" w:hint="cs"/>
          <w:lang w:bidi="th-TH"/>
        </w:rPr>
        <w:t>It occurs in lowland areas of subtropical forest in karst landscapes.</w:t>
      </w:r>
    </w:p>
    <w:p w14:paraId="16EC044B" w14:textId="77777777" w:rsidR="00000000" w:rsidRDefault="00000000">
      <w:pPr>
        <w:pStyle w:val="Heading2"/>
        <w:divId w:val="431979102"/>
        <w:rPr>
          <w:rFonts w:ascii="Georgia" w:eastAsia="Times New Roman" w:hAnsi="Georgia" w:hint="cs"/>
          <w:sz w:val="27"/>
          <w:szCs w:val="27"/>
          <w:cs/>
          <w:lang w:bidi="th-TH"/>
        </w:rPr>
      </w:pPr>
      <w:r>
        <w:rPr>
          <w:rFonts w:ascii="Georgia" w:eastAsia="Times New Roman" w:hAnsi="Georgia" w:hint="cs"/>
          <w:sz w:val="27"/>
          <w:szCs w:val="27"/>
          <w:lang w:bidi="th-TH"/>
        </w:rPr>
        <w:t>IUCN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Habitats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Classification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14B6562A" w14:textId="77777777">
        <w:trPr>
          <w:divId w:val="431979102"/>
          <w:tblCellSpacing w:w="15" w:type="dxa"/>
        </w:trPr>
        <w:tc>
          <w:tcPr>
            <w:tcW w:w="0" w:type="auto"/>
            <w:tcBorders>
              <w:bottom w:val="single" w:sz="6" w:space="0" w:color="000000"/>
            </w:tcBorders>
            <w:shd w:val="clear" w:color="auto" w:fill="BBBBBB"/>
            <w:vAlign w:val="center"/>
            <w:hideMark/>
          </w:tcPr>
          <w:p w14:paraId="776D5F8C"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39F787C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821ACB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EECFD1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297BC280" w14:textId="77777777">
        <w:trPr>
          <w:divId w:val="431979102"/>
          <w:tblCellSpacing w:w="15" w:type="dxa"/>
        </w:trPr>
        <w:tc>
          <w:tcPr>
            <w:tcW w:w="0" w:type="auto"/>
            <w:tcBorders>
              <w:bottom w:val="single" w:sz="6" w:space="0" w:color="CCCCCC"/>
            </w:tcBorders>
            <w:vAlign w:val="center"/>
            <w:hideMark/>
          </w:tcPr>
          <w:p w14:paraId="3214580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51811AE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60F198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F7B551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BE16100" w14:textId="77777777" w:rsidR="00000000" w:rsidRDefault="00000000">
      <w:pPr>
        <w:pStyle w:val="Heading2"/>
        <w:divId w:val="431979102"/>
        <w:rPr>
          <w:rFonts w:ascii="Georgia" w:eastAsia="Times New Roman" w:hAnsi="Georgia"/>
          <w:sz w:val="27"/>
          <w:szCs w:val="27"/>
          <w:lang w:bidi="th-TH"/>
        </w:rPr>
      </w:pPr>
      <w:r>
        <w:rPr>
          <w:rFonts w:ascii="Georgia" w:eastAsia="Times New Roman" w:hAnsi="Georgia" w:hint="cs"/>
          <w:sz w:val="27"/>
          <w:szCs w:val="27"/>
          <w:lang w:bidi="th-TH"/>
        </w:rPr>
        <w:t>Continuing</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Decline in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81"/>
        <w:gridCol w:w="894"/>
        <w:gridCol w:w="5935"/>
      </w:tblGrid>
      <w:tr w:rsidR="00706E48" w14:paraId="27AA5986" w14:textId="77777777">
        <w:trPr>
          <w:divId w:val="431979102"/>
          <w:tblCellSpacing w:w="15" w:type="dxa"/>
        </w:trPr>
        <w:tc>
          <w:tcPr>
            <w:tcW w:w="0" w:type="auto"/>
            <w:tcBorders>
              <w:bottom w:val="single" w:sz="6" w:space="0" w:color="000000"/>
            </w:tcBorders>
            <w:shd w:val="clear" w:color="auto" w:fill="BBBBBB"/>
            <w:vAlign w:val="center"/>
            <w:hideMark/>
          </w:tcPr>
          <w:p w14:paraId="6052EED3"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68A10CD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576551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C9AB11B" w14:textId="77777777">
        <w:trPr>
          <w:divId w:val="431979102"/>
          <w:tblCellSpacing w:w="15" w:type="dxa"/>
        </w:trPr>
        <w:tc>
          <w:tcPr>
            <w:tcW w:w="0" w:type="auto"/>
            <w:vAlign w:val="center"/>
            <w:hideMark/>
          </w:tcPr>
          <w:p w14:paraId="4D39362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6E06E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0AE920C4" w14:textId="402235BD" w:rsidR="00000000" w:rsidRDefault="00706E48">
            <w:pPr>
              <w:spacing w:after="75"/>
              <w:rPr>
                <w:rFonts w:ascii="Georgia" w:eastAsia="Times New Roman" w:hAnsi="Georgia"/>
                <w:sz w:val="18"/>
                <w:szCs w:val="18"/>
              </w:rPr>
            </w:pPr>
            <w:ins w:id="70" w:author="Jack Plummer" w:date="2022-10-18T16:15:00Z">
              <w:r>
                <w:rPr>
                  <w:rFonts w:ascii="Georgia" w:eastAsia="Times New Roman" w:hAnsi="Georgia"/>
                  <w:sz w:val="18"/>
                  <w:szCs w:val="18"/>
                </w:rPr>
                <w:t xml:space="preserve">Disturbance by </w:t>
              </w:r>
            </w:ins>
            <w:del w:id="71" w:author="Jack Plummer" w:date="2022-10-18T16:15:00Z">
              <w:r w:rsidR="00000000" w:rsidDel="00706E48">
                <w:rPr>
                  <w:rFonts w:ascii="Georgia" w:eastAsia="Times New Roman" w:hAnsi="Georgia"/>
                  <w:sz w:val="18"/>
                  <w:szCs w:val="18"/>
                </w:rPr>
                <w:delText>v</w:delText>
              </w:r>
            </w:del>
            <w:ins w:id="72" w:author="Jack Plummer" w:date="2022-10-18T16:15:00Z">
              <w:r>
                <w:rPr>
                  <w:rFonts w:ascii="Georgia" w:eastAsia="Times New Roman" w:hAnsi="Georgia"/>
                  <w:sz w:val="18"/>
                  <w:szCs w:val="18"/>
                </w:rPr>
                <w:t>v</w:t>
              </w:r>
            </w:ins>
            <w:r w:rsidR="00000000">
              <w:rPr>
                <w:rFonts w:ascii="Georgia" w:eastAsia="Times New Roman" w:hAnsi="Georgia"/>
                <w:sz w:val="18"/>
                <w:szCs w:val="18"/>
              </w:rPr>
              <w:t>isitors</w:t>
            </w:r>
            <w:del w:id="73" w:author="Jack Plummer" w:date="2022-10-18T16:15:00Z">
              <w:r w:rsidR="00000000" w:rsidDel="00706E48">
                <w:rPr>
                  <w:rFonts w:ascii="Georgia" w:eastAsia="Times New Roman" w:hAnsi="Georgia"/>
                  <w:sz w:val="18"/>
                  <w:szCs w:val="18"/>
                </w:rPr>
                <w:delText>,</w:delText>
              </w:r>
            </w:del>
            <w:r w:rsidR="00000000">
              <w:rPr>
                <w:rFonts w:ascii="Georgia" w:eastAsia="Times New Roman" w:hAnsi="Georgia"/>
                <w:sz w:val="18"/>
                <w:szCs w:val="18"/>
              </w:rPr>
              <w:t xml:space="preserve"> and monkeys at </w:t>
            </w:r>
            <w:del w:id="74" w:author="Jack Plummer" w:date="2022-10-18T16:15:00Z">
              <w:r w:rsidR="00000000" w:rsidDel="00706E48">
                <w:rPr>
                  <w:rFonts w:ascii="Georgia" w:eastAsia="Times New Roman" w:hAnsi="Georgia"/>
                  <w:sz w:val="18"/>
                  <w:szCs w:val="18"/>
                </w:rPr>
                <w:delText xml:space="preserve">the </w:delText>
              </w:r>
            </w:del>
            <w:r w:rsidR="00000000">
              <w:rPr>
                <w:rFonts w:ascii="Georgia" w:eastAsia="Times New Roman" w:hAnsi="Georgia"/>
                <w:sz w:val="18"/>
                <w:szCs w:val="18"/>
              </w:rPr>
              <w:t>religious sites, the construction of temple and stairs</w:t>
            </w:r>
            <w:ins w:id="75" w:author="Jack Plummer" w:date="2022-10-18T16:15:00Z">
              <w:r>
                <w:rPr>
                  <w:rFonts w:ascii="Georgia" w:eastAsia="Times New Roman" w:hAnsi="Georgia"/>
                  <w:sz w:val="18"/>
                  <w:szCs w:val="18"/>
                </w:rPr>
                <w:t>, encroachment of</w:t>
              </w:r>
            </w:ins>
            <w:r w:rsidR="00000000">
              <w:rPr>
                <w:rFonts w:ascii="Georgia" w:eastAsia="Times New Roman" w:hAnsi="Georgia"/>
                <w:sz w:val="18"/>
                <w:szCs w:val="18"/>
              </w:rPr>
              <w:t xml:space="preserve"> </w:t>
            </w:r>
            <w:del w:id="76" w:author="Jack Plummer" w:date="2022-10-18T16:15:00Z">
              <w:r w:rsidR="00000000" w:rsidDel="00706E48">
                <w:rPr>
                  <w:rFonts w:ascii="Georgia" w:eastAsia="Times New Roman" w:hAnsi="Georgia"/>
                  <w:sz w:val="18"/>
                  <w:szCs w:val="18"/>
                </w:rPr>
                <w:delText xml:space="preserve">and </w:delText>
              </w:r>
            </w:del>
            <w:r w:rsidR="00000000">
              <w:rPr>
                <w:rFonts w:ascii="Georgia" w:eastAsia="Times New Roman" w:hAnsi="Georgia"/>
                <w:sz w:val="18"/>
                <w:szCs w:val="18"/>
              </w:rPr>
              <w:t>agricultural areas are threat</w:t>
            </w:r>
            <w:ins w:id="77" w:author="Jack Plummer" w:date="2022-10-18T16:15:00Z">
              <w:r>
                <w:rPr>
                  <w:rFonts w:ascii="Georgia" w:eastAsia="Times New Roman" w:hAnsi="Georgia"/>
                  <w:sz w:val="18"/>
                  <w:szCs w:val="18"/>
                </w:rPr>
                <w:t>s</w:t>
              </w:r>
              <w:r>
                <w:rPr>
                  <w:rFonts w:eastAsia="Times New Roman"/>
                  <w:sz w:val="18"/>
                  <w:szCs w:val="18"/>
                </w:rPr>
                <w:t xml:space="preserve"> to </w:t>
              </w:r>
            </w:ins>
            <w:del w:id="78" w:author="Jack Plummer" w:date="2022-10-18T16:15:00Z">
              <w:r w:rsidR="00000000" w:rsidDel="00706E48">
                <w:rPr>
                  <w:rFonts w:ascii="Georgia" w:eastAsia="Times New Roman" w:hAnsi="Georgia"/>
                  <w:sz w:val="18"/>
                  <w:szCs w:val="18"/>
                </w:rPr>
                <w:delText xml:space="preserve">ened for </w:delText>
              </w:r>
            </w:del>
            <w:r w:rsidR="00000000">
              <w:rPr>
                <w:rFonts w:ascii="Georgia" w:eastAsia="Times New Roman" w:hAnsi="Georgia"/>
                <w:sz w:val="18"/>
                <w:szCs w:val="18"/>
              </w:rPr>
              <w:t xml:space="preserve">its habitat. It is inferred that this is contributing to an ongoing decline in area, </w:t>
            </w:r>
            <w:proofErr w:type="gramStart"/>
            <w:r w:rsidR="00000000">
              <w:rPr>
                <w:rFonts w:ascii="Georgia" w:eastAsia="Times New Roman" w:hAnsi="Georgia"/>
                <w:sz w:val="18"/>
                <w:szCs w:val="18"/>
              </w:rPr>
              <w:t>extent</w:t>
            </w:r>
            <w:proofErr w:type="gramEnd"/>
            <w:r w:rsidR="00000000">
              <w:rPr>
                <w:rFonts w:ascii="Georgia" w:eastAsia="Times New Roman" w:hAnsi="Georgia"/>
                <w:sz w:val="18"/>
                <w:szCs w:val="18"/>
              </w:rPr>
              <w:t xml:space="preserve"> and quality of habitat.</w:t>
            </w:r>
          </w:p>
        </w:tc>
      </w:tr>
    </w:tbl>
    <w:p w14:paraId="45893199" w14:textId="77777777" w:rsidR="00000000" w:rsidRDefault="00000000">
      <w:pPr>
        <w:pStyle w:val="Heading2"/>
        <w:divId w:val="431979102"/>
        <w:rPr>
          <w:rFonts w:ascii="Georgia" w:eastAsia="Times New Roman" w:hAnsi="Georgia"/>
          <w:sz w:val="27"/>
          <w:szCs w:val="27"/>
          <w:lang w:bidi="th-TH"/>
        </w:rPr>
      </w:pPr>
      <w:r>
        <w:rPr>
          <w:rFonts w:ascii="Georgia" w:eastAsia="Times New Roman" w:hAnsi="Georgia" w:hint="cs"/>
          <w:sz w:val="27"/>
          <w:szCs w:val="27"/>
          <w:lang w:bidi="th-TH"/>
        </w:rPr>
        <w:lastRenderedPageBreak/>
        <w:t>Systems</w:t>
      </w:r>
    </w:p>
    <w:p w14:paraId="3B409DCA" w14:textId="77777777" w:rsidR="00000000" w:rsidRDefault="00000000">
      <w:pPr>
        <w:pStyle w:val="NormalWeb"/>
        <w:divId w:val="431979102"/>
        <w:rPr>
          <w:rFonts w:ascii="Georgia" w:hAnsi="Georgia" w:hint="cs"/>
          <w:cs/>
          <w:lang w:bidi="th-TH"/>
        </w:rPr>
      </w:pPr>
      <w:r>
        <w:rPr>
          <w:rStyle w:val="datalabel1"/>
          <w:rFonts w:ascii="Georgia" w:hAnsi="Georgia" w:hint="cs"/>
          <w:lang w:bidi="th-TH"/>
        </w:rPr>
        <w:t>System:</w:t>
      </w:r>
      <w:r>
        <w:rPr>
          <w:rStyle w:val="datalabel1"/>
          <w:rFonts w:ascii="Georgia" w:hAnsi="Georgia" w:cs="Angsana New" w:hint="cs"/>
          <w:cs/>
          <w:lang w:bidi="th-TH"/>
        </w:rPr>
        <w:t xml:space="preserve"> </w:t>
      </w:r>
      <w:r>
        <w:rPr>
          <w:rFonts w:ascii="Georgia" w:hAnsi="Georgia" w:hint="cs"/>
          <w:lang w:bidi="th-TH"/>
        </w:rPr>
        <w:t>Terrestrial</w:t>
      </w:r>
    </w:p>
    <w:p w14:paraId="38F214BE" w14:textId="77777777" w:rsidR="00000000" w:rsidRDefault="00000000">
      <w:pPr>
        <w:pStyle w:val="Heading2"/>
        <w:divId w:val="431979102"/>
        <w:rPr>
          <w:rFonts w:ascii="Georgia" w:eastAsia="Times New Roman" w:hAnsi="Georgia" w:hint="cs"/>
          <w:sz w:val="27"/>
          <w:szCs w:val="27"/>
          <w:cs/>
          <w:lang w:bidi="th-TH"/>
        </w:rPr>
      </w:pPr>
      <w:r>
        <w:rPr>
          <w:rFonts w:ascii="Georgia" w:eastAsia="Times New Roman" w:hAnsi="Georgia" w:hint="cs"/>
          <w:sz w:val="27"/>
          <w:szCs w:val="27"/>
          <w:lang w:bidi="th-TH"/>
        </w:rPr>
        <w:t>Plant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Fungi</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Specific</w:t>
      </w:r>
    </w:p>
    <w:p w14:paraId="3A128601" w14:textId="77777777" w:rsidR="00000000" w:rsidRDefault="00000000">
      <w:pPr>
        <w:pStyle w:val="NormalWeb"/>
        <w:divId w:val="431979102"/>
        <w:rPr>
          <w:rFonts w:ascii="Georgia" w:hAnsi="Georgia" w:hint="cs"/>
          <w:cs/>
          <w:lang w:bidi="th-TH"/>
        </w:rPr>
      </w:pPr>
      <w:r>
        <w:rPr>
          <w:rStyle w:val="datalabel1"/>
          <w:rFonts w:ascii="Georgia" w:hAnsi="Georgia" w:hint="cs"/>
          <w:lang w:bidi="th-TH"/>
        </w:rPr>
        <w:t>Wild relative of a crop?</w:t>
      </w:r>
      <w:r>
        <w:rPr>
          <w:rStyle w:val="datalabel1"/>
          <w:rFonts w:ascii="Georgia" w:hAnsi="Georgia" w:cs="Angsana New" w:hint="cs"/>
          <w:cs/>
          <w:lang w:bidi="th-TH"/>
        </w:rPr>
        <w:t xml:space="preserve"> </w:t>
      </w:r>
      <w:r>
        <w:rPr>
          <w:rFonts w:ascii="Georgia" w:hAnsi="Georgia" w:hint="cs"/>
          <w:lang w:bidi="th-TH"/>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1BCE17FF" w14:textId="77777777">
        <w:trPr>
          <w:divId w:val="431979102"/>
          <w:tblCellSpacing w:w="15" w:type="dxa"/>
        </w:trPr>
        <w:tc>
          <w:tcPr>
            <w:tcW w:w="0" w:type="auto"/>
            <w:tcBorders>
              <w:bottom w:val="single" w:sz="6" w:space="0" w:color="000000"/>
            </w:tcBorders>
            <w:shd w:val="clear" w:color="auto" w:fill="BBBBBB"/>
            <w:vAlign w:val="center"/>
            <w:hideMark/>
          </w:tcPr>
          <w:p w14:paraId="73ABAB0D"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Plant and Fungal Growth Forms</w:t>
            </w:r>
          </w:p>
        </w:tc>
      </w:tr>
      <w:tr w:rsidR="00000000" w14:paraId="32F71A1A" w14:textId="77777777">
        <w:trPr>
          <w:divId w:val="431979102"/>
          <w:tblCellSpacing w:w="15" w:type="dxa"/>
        </w:trPr>
        <w:tc>
          <w:tcPr>
            <w:tcW w:w="0" w:type="auto"/>
            <w:tcBorders>
              <w:bottom w:val="single" w:sz="6" w:space="0" w:color="CCCCCC"/>
            </w:tcBorders>
            <w:vAlign w:val="center"/>
            <w:hideMark/>
          </w:tcPr>
          <w:p w14:paraId="4C7B584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41CB7113" w14:textId="77777777">
        <w:trPr>
          <w:divId w:val="431979102"/>
          <w:tblCellSpacing w:w="15" w:type="dxa"/>
        </w:trPr>
        <w:tc>
          <w:tcPr>
            <w:tcW w:w="0" w:type="auto"/>
            <w:tcBorders>
              <w:bottom w:val="single" w:sz="6" w:space="0" w:color="CCCCCC"/>
            </w:tcBorders>
            <w:vAlign w:val="center"/>
            <w:hideMark/>
          </w:tcPr>
          <w:p w14:paraId="4CB11D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34BDC4D6" w14:textId="77777777" w:rsidR="00000000" w:rsidRDefault="00000000">
      <w:pPr>
        <w:pStyle w:val="Heading1"/>
        <w:divId w:val="812940436"/>
        <w:rPr>
          <w:rFonts w:ascii="Georgia" w:eastAsia="Times New Roman" w:hAnsi="Georgia"/>
          <w:sz w:val="29"/>
          <w:szCs w:val="29"/>
          <w:lang w:bidi="th-TH"/>
        </w:rPr>
      </w:pPr>
      <w:r>
        <w:rPr>
          <w:rFonts w:ascii="Georgia" w:eastAsia="Times New Roman" w:hAnsi="Georgia" w:hint="cs"/>
          <w:sz w:val="29"/>
          <w:szCs w:val="29"/>
          <w:lang w:bidi="th-TH"/>
        </w:rPr>
        <w:t>Use and Trade</w:t>
      </w:r>
    </w:p>
    <w:p w14:paraId="6F3524E6" w14:textId="77777777" w:rsidR="00000000" w:rsidRDefault="00000000">
      <w:pPr>
        <w:pStyle w:val="Heading2"/>
        <w:divId w:val="812940436"/>
        <w:rPr>
          <w:rFonts w:ascii="Georgia" w:eastAsia="Times New Roman" w:hAnsi="Georgia" w:hint="cs"/>
          <w:sz w:val="27"/>
          <w:szCs w:val="27"/>
          <w:cs/>
          <w:lang w:bidi="th-TH"/>
        </w:rPr>
      </w:pPr>
      <w:r>
        <w:rPr>
          <w:rFonts w:ascii="Georgia" w:eastAsia="Times New Roman" w:hAnsi="Georgia" w:hint="cs"/>
          <w:sz w:val="27"/>
          <w:szCs w:val="27"/>
          <w:lang w:bidi="th-TH"/>
        </w:rPr>
        <w:t>General</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Use and</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Trade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p w14:paraId="64D57F9E" w14:textId="77777777" w:rsidR="00000000" w:rsidRDefault="00000000">
      <w:pPr>
        <w:pStyle w:val="NormalWeb"/>
        <w:divId w:val="812940436"/>
        <w:rPr>
          <w:rFonts w:ascii="Georgia" w:hAnsi="Georgia" w:hint="cs"/>
          <w:cs/>
          <w:lang w:bidi="th-TH"/>
        </w:rPr>
      </w:pPr>
      <w:r>
        <w:rPr>
          <w:rStyle w:val="datalabel1"/>
          <w:rFonts w:ascii="Georgia" w:hAnsi="Georgia" w:hint="cs"/>
          <w:lang w:bidi="th-TH"/>
        </w:rPr>
        <w:t>Species not utilized:</w:t>
      </w:r>
      <w:r>
        <w:rPr>
          <w:rStyle w:val="datalabel1"/>
          <w:rFonts w:ascii="Georgia" w:hAnsi="Georgia" w:cs="Angsana New" w:hint="cs"/>
          <w:cs/>
          <w:lang w:bidi="th-TH"/>
        </w:rPr>
        <w:t xml:space="preserve"> </w:t>
      </w:r>
      <w:commentRangeStart w:id="79"/>
      <w:r>
        <w:rPr>
          <w:rFonts w:ascii="Georgia" w:hAnsi="Georgia" w:hint="cs"/>
          <w:lang w:bidi="th-TH"/>
        </w:rPr>
        <w:t>true</w:t>
      </w:r>
      <w:commentRangeEnd w:id="79"/>
      <w:r w:rsidR="00706E48">
        <w:rPr>
          <w:rStyle w:val="CommentReference"/>
        </w:rPr>
        <w:commentReference w:id="79"/>
      </w:r>
    </w:p>
    <w:p w14:paraId="6D8DB82C" w14:textId="77777777" w:rsidR="00000000" w:rsidRDefault="00000000">
      <w:pPr>
        <w:pStyle w:val="NormalWeb"/>
        <w:divId w:val="812940436"/>
        <w:rPr>
          <w:rFonts w:ascii="Georgia" w:hAnsi="Georgia" w:hint="cs"/>
          <w:cs/>
          <w:lang w:bidi="th-TH"/>
        </w:rPr>
      </w:pPr>
      <w:r>
        <w:rPr>
          <w:rFonts w:ascii="Georgia" w:hAnsi="Georgia" w:hint="cs"/>
          <w:lang w:bidi="th-TH"/>
        </w:rPr>
        <w:t>The species is edible and is used in teas and stews.</w:t>
      </w:r>
    </w:p>
    <w:p w14:paraId="70DF5FC6" w14:textId="77777777" w:rsidR="00000000" w:rsidRDefault="00000000">
      <w:pPr>
        <w:pStyle w:val="NormalWeb"/>
        <w:divId w:val="812940436"/>
        <w:rPr>
          <w:rFonts w:ascii="Georgia" w:hAnsi="Georgia" w:hint="cs"/>
          <w:cs/>
          <w:lang w:bidi="th-TH"/>
        </w:rPr>
      </w:pPr>
      <w:commentRangeStart w:id="80"/>
      <w:r>
        <w:rPr>
          <w:rStyle w:val="datalabel1"/>
          <w:rFonts w:ascii="Georgia" w:hAnsi="Georgia" w:hint="cs"/>
          <w:lang w:bidi="th-TH"/>
        </w:rPr>
        <w:t>National Commercial Value:</w:t>
      </w:r>
      <w:r>
        <w:rPr>
          <w:rStyle w:val="datalabel1"/>
          <w:rFonts w:ascii="Georgia" w:hAnsi="Georgia" w:cs="Angsana New" w:hint="cs"/>
          <w:cs/>
          <w:lang w:bidi="th-TH"/>
        </w:rPr>
        <w:t xml:space="preserve"> </w:t>
      </w:r>
      <w:r>
        <w:rPr>
          <w:rFonts w:ascii="Georgia" w:hAnsi="Georgia" w:hint="cs"/>
          <w:lang w:bidi="th-TH"/>
        </w:rPr>
        <w:t>Yes</w:t>
      </w:r>
    </w:p>
    <w:p w14:paraId="446A2F6F" w14:textId="77777777" w:rsidR="00000000" w:rsidRDefault="00000000">
      <w:pPr>
        <w:pStyle w:val="NormalWeb"/>
        <w:divId w:val="812940436"/>
        <w:rPr>
          <w:rFonts w:ascii="Georgia" w:hAnsi="Georgia" w:hint="cs"/>
          <w:cs/>
          <w:lang w:bidi="th-TH"/>
        </w:rPr>
      </w:pPr>
      <w:r>
        <w:rPr>
          <w:rStyle w:val="datalabel1"/>
          <w:rFonts w:ascii="Georgia" w:hAnsi="Georgia" w:hint="cs"/>
          <w:lang w:bidi="th-TH"/>
        </w:rPr>
        <w:t>International Commercial Value:</w:t>
      </w:r>
      <w:r>
        <w:rPr>
          <w:rStyle w:val="datalabel1"/>
          <w:rFonts w:ascii="Georgia" w:hAnsi="Georgia" w:cs="Angsana New" w:hint="cs"/>
          <w:cs/>
          <w:lang w:bidi="th-TH"/>
        </w:rPr>
        <w:t xml:space="preserve"> </w:t>
      </w:r>
      <w:r>
        <w:rPr>
          <w:rFonts w:ascii="Georgia" w:hAnsi="Georgia" w:hint="cs"/>
          <w:lang w:bidi="th-TH"/>
        </w:rPr>
        <w:t>Yes</w:t>
      </w:r>
      <w:commentRangeEnd w:id="80"/>
      <w:r w:rsidR="00706E48">
        <w:rPr>
          <w:rStyle w:val="CommentReference"/>
        </w:rPr>
        <w:commentReference w:id="80"/>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83"/>
        <w:gridCol w:w="1161"/>
        <w:gridCol w:w="862"/>
        <w:gridCol w:w="1307"/>
        <w:gridCol w:w="2111"/>
      </w:tblGrid>
      <w:tr w:rsidR="00000000" w14:paraId="5826EFFB" w14:textId="77777777">
        <w:trPr>
          <w:divId w:val="812940436"/>
          <w:tblCellSpacing w:w="15" w:type="dxa"/>
        </w:trPr>
        <w:tc>
          <w:tcPr>
            <w:tcW w:w="0" w:type="auto"/>
            <w:tcBorders>
              <w:bottom w:val="single" w:sz="6" w:space="0" w:color="000000"/>
            </w:tcBorders>
            <w:shd w:val="clear" w:color="auto" w:fill="BBBBBB"/>
            <w:vAlign w:val="center"/>
            <w:hideMark/>
          </w:tcPr>
          <w:p w14:paraId="38AA7C95"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End Use</w:t>
            </w:r>
          </w:p>
        </w:tc>
        <w:tc>
          <w:tcPr>
            <w:tcW w:w="0" w:type="auto"/>
            <w:tcBorders>
              <w:bottom w:val="single" w:sz="6" w:space="0" w:color="000000"/>
            </w:tcBorders>
            <w:shd w:val="clear" w:color="auto" w:fill="BBBBBB"/>
            <w:vAlign w:val="center"/>
            <w:hideMark/>
          </w:tcPr>
          <w:p w14:paraId="7F7A300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0D9061F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National</w:t>
            </w:r>
          </w:p>
        </w:tc>
        <w:tc>
          <w:tcPr>
            <w:tcW w:w="0" w:type="auto"/>
            <w:tcBorders>
              <w:bottom w:val="single" w:sz="6" w:space="0" w:color="000000"/>
            </w:tcBorders>
            <w:shd w:val="clear" w:color="auto" w:fill="BBBBBB"/>
            <w:vAlign w:val="center"/>
            <w:hideMark/>
          </w:tcPr>
          <w:p w14:paraId="770B253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International</w:t>
            </w:r>
          </w:p>
        </w:tc>
        <w:tc>
          <w:tcPr>
            <w:tcW w:w="0" w:type="auto"/>
            <w:tcBorders>
              <w:bottom w:val="single" w:sz="6" w:space="0" w:color="000000"/>
            </w:tcBorders>
            <w:shd w:val="clear" w:color="auto" w:fill="BBBBBB"/>
            <w:vAlign w:val="center"/>
            <w:hideMark/>
          </w:tcPr>
          <w:p w14:paraId="019F525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Other (please specify)</w:t>
            </w:r>
          </w:p>
        </w:tc>
      </w:tr>
      <w:tr w:rsidR="00000000" w14:paraId="0EDBD8FF" w14:textId="77777777">
        <w:trPr>
          <w:divId w:val="812940436"/>
          <w:tblCellSpacing w:w="15" w:type="dxa"/>
        </w:trPr>
        <w:tc>
          <w:tcPr>
            <w:tcW w:w="0" w:type="auto"/>
            <w:tcBorders>
              <w:bottom w:val="single" w:sz="6" w:space="0" w:color="CCCCCC"/>
            </w:tcBorders>
            <w:vAlign w:val="center"/>
            <w:hideMark/>
          </w:tcPr>
          <w:p w14:paraId="68D14D3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 Food - human</w:t>
            </w:r>
          </w:p>
        </w:tc>
        <w:tc>
          <w:tcPr>
            <w:tcW w:w="0" w:type="auto"/>
            <w:tcBorders>
              <w:bottom w:val="single" w:sz="6" w:space="0" w:color="CCCCCC"/>
            </w:tcBorders>
            <w:vAlign w:val="center"/>
            <w:hideMark/>
          </w:tcPr>
          <w:p w14:paraId="408D3FC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tcBorders>
              <w:bottom w:val="single" w:sz="6" w:space="0" w:color="CCCCCC"/>
            </w:tcBorders>
            <w:vAlign w:val="center"/>
            <w:hideMark/>
          </w:tcPr>
          <w:p w14:paraId="05D3AF1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4F11FB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15A437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3206629" w14:textId="77777777" w:rsidR="00000000" w:rsidRDefault="00000000">
      <w:pPr>
        <w:pStyle w:val="NormalWeb"/>
        <w:divId w:val="812940436"/>
        <w:rPr>
          <w:rFonts w:ascii="Georgia" w:hAnsi="Georgia"/>
          <w:lang w:bidi="th-TH"/>
        </w:rPr>
      </w:pPr>
      <w:r>
        <w:rPr>
          <w:rStyle w:val="datalabel1"/>
          <w:rFonts w:ascii="Georgia" w:hAnsi="Georgia" w:hint="cs"/>
          <w:lang w:bidi="th-TH"/>
        </w:rPr>
        <w:t>Is there harvest from captive/cultivated sources of this species?</w:t>
      </w:r>
      <w:r>
        <w:rPr>
          <w:rStyle w:val="datalabel1"/>
          <w:rFonts w:ascii="Georgia" w:hAnsi="Georgia" w:cs="Angsana New" w:hint="cs"/>
          <w:cs/>
          <w:lang w:bidi="th-TH"/>
        </w:rPr>
        <w:t xml:space="preserve"> </w:t>
      </w:r>
      <w:r>
        <w:rPr>
          <w:rFonts w:ascii="Georgia" w:hAnsi="Georgia" w:hint="cs"/>
          <w:lang w:bidi="th-TH"/>
        </w:rPr>
        <w:t>No</w:t>
      </w:r>
    </w:p>
    <w:p w14:paraId="2CFBFD3A" w14:textId="77777777" w:rsidR="00000000" w:rsidRDefault="00000000">
      <w:pPr>
        <w:pStyle w:val="NormalWeb"/>
        <w:divId w:val="812940436"/>
        <w:rPr>
          <w:rFonts w:ascii="Georgia" w:hAnsi="Georgia" w:hint="cs"/>
          <w:cs/>
          <w:lang w:bidi="th-TH"/>
        </w:rPr>
      </w:pPr>
      <w:r>
        <w:rPr>
          <w:rStyle w:val="datalabel1"/>
          <w:rFonts w:ascii="Georgia" w:hAnsi="Georgia" w:hint="cs"/>
          <w:lang w:bidi="th-TH"/>
        </w:rPr>
        <w:t>Trend in level of total offtake from wild sources:</w:t>
      </w:r>
      <w:r>
        <w:rPr>
          <w:rStyle w:val="datalabel1"/>
          <w:rFonts w:ascii="Georgia" w:hAnsi="Georgia" w:cs="Angsana New" w:hint="cs"/>
          <w:cs/>
          <w:lang w:bidi="th-TH"/>
        </w:rPr>
        <w:t xml:space="preserve"> </w:t>
      </w:r>
      <w:r>
        <w:rPr>
          <w:rFonts w:ascii="Georgia" w:hAnsi="Georgia" w:hint="cs"/>
          <w:lang w:bidi="th-TH"/>
        </w:rPr>
        <w:t>Unknown</w:t>
      </w:r>
    </w:p>
    <w:p w14:paraId="5A2E54BD" w14:textId="77777777" w:rsidR="00000000" w:rsidRDefault="00000000">
      <w:pPr>
        <w:pStyle w:val="NormalWeb"/>
        <w:divId w:val="812940436"/>
        <w:rPr>
          <w:rFonts w:ascii="Georgia" w:hAnsi="Georgia" w:hint="cs"/>
          <w:cs/>
          <w:lang w:bidi="th-TH"/>
        </w:rPr>
      </w:pPr>
      <w:r>
        <w:rPr>
          <w:rStyle w:val="datalabel1"/>
          <w:rFonts w:ascii="Georgia" w:hAnsi="Georgia" w:hint="cs"/>
          <w:lang w:bidi="th-TH"/>
        </w:rPr>
        <w:t>Trend in level of total offtake from domesticated sources:</w:t>
      </w:r>
      <w:r>
        <w:rPr>
          <w:rStyle w:val="datalabel1"/>
          <w:rFonts w:ascii="Georgia" w:hAnsi="Georgia" w:cs="Angsana New" w:hint="cs"/>
          <w:cs/>
          <w:lang w:bidi="th-TH"/>
        </w:rPr>
        <w:t xml:space="preserve"> </w:t>
      </w:r>
      <w:r>
        <w:rPr>
          <w:rFonts w:ascii="Georgia" w:hAnsi="Georgia" w:hint="cs"/>
          <w:lang w:bidi="th-TH"/>
        </w:rPr>
        <w:t>Not domesticated</w:t>
      </w:r>
    </w:p>
    <w:p w14:paraId="3E75B91E" w14:textId="77777777" w:rsidR="00000000" w:rsidRDefault="00000000">
      <w:pPr>
        <w:pStyle w:val="Heading2"/>
        <w:divId w:val="812940436"/>
        <w:rPr>
          <w:rFonts w:ascii="Georgia" w:eastAsia="Times New Roman" w:hAnsi="Georgia" w:hint="cs"/>
          <w:sz w:val="27"/>
          <w:szCs w:val="27"/>
          <w:cs/>
          <w:lang w:bidi="th-TH"/>
        </w:rPr>
      </w:pPr>
      <w:r>
        <w:rPr>
          <w:rFonts w:ascii="Georgia" w:eastAsia="Times New Roman" w:hAnsi="Georgia" w:hint="cs"/>
          <w:sz w:val="27"/>
          <w:szCs w:val="27"/>
          <w:lang w:bidi="th-TH"/>
        </w:rPr>
        <w:t>Non- Consumptive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Use</w:t>
      </w:r>
    </w:p>
    <w:p w14:paraId="454B814D" w14:textId="76DD6A40" w:rsidR="00000000" w:rsidRDefault="00000000">
      <w:pPr>
        <w:pStyle w:val="NormalWeb"/>
        <w:divId w:val="812940436"/>
        <w:rPr>
          <w:rFonts w:ascii="Georgia" w:hAnsi="Georgia" w:hint="cs"/>
          <w:cs/>
          <w:lang w:bidi="th-TH"/>
        </w:rPr>
      </w:pPr>
      <w:commentRangeStart w:id="81"/>
      <w:r>
        <w:rPr>
          <w:rStyle w:val="datalabel1"/>
          <w:rFonts w:ascii="Georgia" w:hAnsi="Georgia" w:hint="cs"/>
          <w:lang w:bidi="th-TH"/>
        </w:rPr>
        <w:t>Non-consumptive use of the species?</w:t>
      </w:r>
      <w:r>
        <w:rPr>
          <w:rStyle w:val="datalabel1"/>
          <w:rFonts w:ascii="Georgia" w:hAnsi="Georgia" w:cs="Angsana New" w:hint="cs"/>
          <w:cs/>
          <w:lang w:bidi="th-TH"/>
        </w:rPr>
        <w:t xml:space="preserve"> </w:t>
      </w:r>
      <w:r>
        <w:rPr>
          <w:rFonts w:ascii="Georgia" w:hAnsi="Georgia" w:hint="cs"/>
          <w:lang w:bidi="th-TH"/>
        </w:rPr>
        <w:t>true</w:t>
      </w:r>
      <w:commentRangeEnd w:id="81"/>
      <w:r w:rsidR="00706E48">
        <w:rPr>
          <w:rStyle w:val="CommentReference"/>
        </w:rPr>
        <w:commentReference w:id="81"/>
      </w:r>
      <w:ins w:id="82" w:author="Jack Plummer" w:date="2022-10-18T16:16:00Z">
        <w:r w:rsidR="00706E48">
          <w:rPr>
            <w:rFonts w:ascii="Georgia" w:hAnsi="Georgia"/>
            <w:lang w:bidi="th-TH"/>
          </w:rPr>
          <w:t>r</w:t>
        </w:r>
      </w:ins>
    </w:p>
    <w:p w14:paraId="7CAC32CC" w14:textId="77777777" w:rsidR="00000000" w:rsidRDefault="00000000">
      <w:pPr>
        <w:pStyle w:val="Heading1"/>
        <w:divId w:val="1336228483"/>
        <w:rPr>
          <w:rFonts w:ascii="Georgia" w:eastAsia="Times New Roman" w:hAnsi="Georgia" w:hint="cs"/>
          <w:sz w:val="29"/>
          <w:szCs w:val="29"/>
          <w:cs/>
          <w:lang w:bidi="th-TH"/>
        </w:rPr>
      </w:pPr>
      <w:r>
        <w:rPr>
          <w:rFonts w:ascii="Georgia" w:eastAsia="Times New Roman" w:hAnsi="Georgia" w:hint="cs"/>
          <w:sz w:val="29"/>
          <w:szCs w:val="29"/>
          <w:lang w:bidi="th-TH"/>
        </w:rPr>
        <w:t>Threats</w:t>
      </w:r>
    </w:p>
    <w:p w14:paraId="7525B56A" w14:textId="7A768BC2" w:rsidR="00000000" w:rsidRDefault="00000000">
      <w:pPr>
        <w:pStyle w:val="NormalWeb"/>
        <w:divId w:val="1336228483"/>
        <w:rPr>
          <w:rFonts w:ascii="Georgia" w:hAnsi="Georgia" w:hint="cs"/>
          <w:cs/>
          <w:lang w:bidi="th-TH"/>
        </w:rPr>
      </w:pPr>
      <w:r>
        <w:rPr>
          <w:rFonts w:ascii="Georgia" w:hAnsi="Georgia" w:hint="cs"/>
          <w:lang w:bidi="th-TH"/>
        </w:rPr>
        <w:t>The construction of temple and stairs, rock collapse</w:t>
      </w:r>
      <w:del w:id="83" w:author="Jack Plummer" w:date="2022-10-18T16:16:00Z">
        <w:r w:rsidDel="00706E48">
          <w:rPr>
            <w:rFonts w:ascii="Georgia" w:hAnsi="Georgia" w:hint="cs"/>
            <w:lang w:bidi="th-TH"/>
          </w:rPr>
          <w:delText xml:space="preserve">, </w:delText>
        </w:r>
      </w:del>
      <w:ins w:id="84" w:author="Jack Plummer" w:date="2022-10-18T16:16:00Z">
        <w:r w:rsidR="00706E48">
          <w:rPr>
            <w:rFonts w:ascii="Georgia" w:hAnsi="Georgia" w:hint="cs"/>
            <w:lang w:bidi="th-TH"/>
          </w:rPr>
          <w:t>,</w:t>
        </w:r>
        <w:r w:rsidR="00706E48">
          <w:rPr>
            <w:rFonts w:ascii="Georgia" w:hAnsi="Georgia"/>
            <w:lang w:bidi="th-TH"/>
          </w:rPr>
          <w:t xml:space="preserve"> disturbance by visitor</w:t>
        </w:r>
      </w:ins>
      <w:ins w:id="85" w:author="Jack Plummer" w:date="2022-10-18T16:17:00Z">
        <w:r w:rsidR="00706E48">
          <w:rPr>
            <w:rFonts w:ascii="Georgia" w:hAnsi="Georgia"/>
            <w:lang w:bidi="th-TH"/>
          </w:rPr>
          <w:t xml:space="preserve">s and </w:t>
        </w:r>
      </w:ins>
      <w:r>
        <w:rPr>
          <w:rFonts w:ascii="Georgia" w:hAnsi="Georgia" w:hint="cs"/>
          <w:lang w:bidi="th-TH"/>
        </w:rPr>
        <w:t>animals</w:t>
      </w:r>
      <w:ins w:id="86" w:author="Jack Plummer" w:date="2022-10-18T16:17:00Z">
        <w:r w:rsidR="00706E48">
          <w:rPr>
            <w:rFonts w:ascii="Georgia" w:hAnsi="Georgia"/>
            <w:lang w:bidi="th-TH"/>
          </w:rPr>
          <w:t xml:space="preserve"> at</w:t>
        </w:r>
      </w:ins>
      <w:del w:id="87" w:author="Jack Plummer" w:date="2022-10-18T16:17:00Z">
        <w:r w:rsidDel="00706E48">
          <w:rPr>
            <w:rFonts w:ascii="Georgia" w:hAnsi="Georgia" w:hint="cs"/>
            <w:lang w:bidi="th-TH"/>
          </w:rPr>
          <w:delText>,</w:delText>
        </w:r>
      </w:del>
      <w:r>
        <w:rPr>
          <w:rFonts w:ascii="Georgia" w:hAnsi="Georgia" w:hint="cs"/>
          <w:lang w:bidi="th-TH"/>
        </w:rPr>
        <w:t xml:space="preserve"> religious site</w:t>
      </w:r>
      <w:ins w:id="88" w:author="Jack Plummer" w:date="2022-10-18T16:17:00Z">
        <w:r w:rsidR="00706E48">
          <w:rPr>
            <w:rFonts w:ascii="Georgia" w:hAnsi="Georgia"/>
            <w:lang w:bidi="th-TH"/>
          </w:rPr>
          <w:t>s</w:t>
        </w:r>
      </w:ins>
      <w:r>
        <w:rPr>
          <w:rFonts w:ascii="Georgia" w:hAnsi="Georgia" w:hint="cs"/>
          <w:lang w:bidi="th-TH"/>
        </w:rPr>
        <w:t>,</w:t>
      </w:r>
      <w:ins w:id="89" w:author="Jack Plummer" w:date="2022-10-18T16:17:00Z">
        <w:r w:rsidR="00706E48">
          <w:rPr>
            <w:rFonts w:ascii="Georgia" w:hAnsi="Georgia"/>
            <w:lang w:bidi="th-TH"/>
          </w:rPr>
          <w:t xml:space="preserve"> and encroachment of</w:t>
        </w:r>
      </w:ins>
      <w:del w:id="90" w:author="Jack Plummer" w:date="2022-10-18T16:17:00Z">
        <w:r w:rsidDel="00706E48">
          <w:rPr>
            <w:rFonts w:ascii="Georgia" w:hAnsi="Georgia" w:hint="cs"/>
            <w:lang w:bidi="th-TH"/>
          </w:rPr>
          <w:delText xml:space="preserve"> visitors and</w:delText>
        </w:r>
      </w:del>
      <w:r>
        <w:rPr>
          <w:rFonts w:ascii="Georgia" w:hAnsi="Georgia" w:hint="cs"/>
          <w:lang w:bidi="th-TH"/>
        </w:rPr>
        <w:t xml:space="preserve"> agricultural areas </w:t>
      </w:r>
      <w:commentRangeStart w:id="91"/>
      <w:del w:id="92" w:author="Jack Plummer" w:date="2022-10-18T16:17:00Z">
        <w:r w:rsidDel="00706E48">
          <w:rPr>
            <w:rFonts w:ascii="Georgia" w:hAnsi="Georgia" w:hint="cs"/>
            <w:lang w:bidi="th-TH"/>
          </w:rPr>
          <w:delText xml:space="preserve">are a potential </w:delText>
        </w:r>
      </w:del>
      <w:r>
        <w:rPr>
          <w:rFonts w:ascii="Georgia" w:hAnsi="Georgia" w:hint="cs"/>
          <w:lang w:bidi="th-TH"/>
        </w:rPr>
        <w:t>threat</w:t>
      </w:r>
      <w:ins w:id="93" w:author="Jack Plummer" w:date="2022-10-18T16:17:00Z">
        <w:r w:rsidR="00706E48">
          <w:rPr>
            <w:rFonts w:ascii="Georgia" w:hAnsi="Georgia"/>
            <w:lang w:bidi="th-TH"/>
          </w:rPr>
          <w:t>en</w:t>
        </w:r>
      </w:ins>
      <w:del w:id="94" w:author="Jack Plummer" w:date="2022-10-18T16:17:00Z">
        <w:r w:rsidDel="00706E48">
          <w:rPr>
            <w:rFonts w:ascii="Georgia" w:hAnsi="Georgia" w:hint="cs"/>
            <w:lang w:bidi="th-TH"/>
          </w:rPr>
          <w:delText>s to</w:delText>
        </w:r>
      </w:del>
      <w:r>
        <w:rPr>
          <w:rFonts w:ascii="Georgia" w:hAnsi="Georgia" w:hint="cs"/>
          <w:lang w:bidi="th-TH"/>
        </w:rPr>
        <w:t xml:space="preserve"> </w:t>
      </w:r>
      <w:commentRangeEnd w:id="91"/>
      <w:r w:rsidR="00706E48">
        <w:rPr>
          <w:rStyle w:val="CommentReference"/>
        </w:rPr>
        <w:commentReference w:id="91"/>
      </w:r>
      <w:r>
        <w:rPr>
          <w:rFonts w:ascii="Georgia" w:hAnsi="Georgia" w:hint="cs"/>
          <w:lang w:bidi="th-TH"/>
        </w:rPr>
        <w:t>this species</w:t>
      </w:r>
      <w:ins w:id="95" w:author="Jack Plummer" w:date="2022-10-18T16:17:00Z">
        <w:r w:rsidR="00706E48">
          <w:rPr>
            <w:rFonts w:ascii="Georgia" w:hAnsi="Georgia"/>
            <w:lang w:bidi="th-TH"/>
          </w:rPr>
          <w:t xml:space="preserve"> at its only known site</w:t>
        </w:r>
      </w:ins>
      <w:r>
        <w:rPr>
          <w:rFonts w:ascii="Georgia" w:hAnsi="Georgia" w:hint="cs"/>
          <w:lang w:bidi="th-TH"/>
        </w:rPr>
        <w:t>.</w:t>
      </w:r>
      <w:r>
        <w:rPr>
          <w:rFonts w:ascii="Georgia" w:hAnsi="Georgia" w:cs="Angsana New" w:hint="cs"/>
          <w:cs/>
          <w:lang w:bidi="th-TH"/>
        </w:rPr>
        <w:t xml:space="preserve"> </w:t>
      </w:r>
    </w:p>
    <w:p w14:paraId="42ADA6B5" w14:textId="77777777" w:rsidR="00000000" w:rsidRDefault="00000000">
      <w:pPr>
        <w:pStyle w:val="Heading2"/>
        <w:divId w:val="1336228483"/>
        <w:rPr>
          <w:rFonts w:ascii="Georgia" w:eastAsia="Times New Roman" w:hAnsi="Georgia" w:hint="cs"/>
          <w:sz w:val="27"/>
          <w:szCs w:val="27"/>
          <w:cs/>
          <w:lang w:bidi="th-TH"/>
        </w:rPr>
      </w:pPr>
      <w:r>
        <w:rPr>
          <w:rFonts w:ascii="Georgia" w:eastAsia="Times New Roman" w:hAnsi="Georgia" w:hint="cs"/>
          <w:sz w:val="27"/>
          <w:szCs w:val="27"/>
          <w:lang w:bidi="th-TH"/>
        </w:rPr>
        <w:t>Threats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Classification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285"/>
        <w:gridCol w:w="740"/>
        <w:gridCol w:w="842"/>
        <w:gridCol w:w="842"/>
        <w:gridCol w:w="1301"/>
      </w:tblGrid>
      <w:tr w:rsidR="00000000" w14:paraId="5CFE2E1A" w14:textId="77777777">
        <w:trPr>
          <w:divId w:val="1336228483"/>
          <w:tblCellSpacing w:w="15" w:type="dxa"/>
        </w:trPr>
        <w:tc>
          <w:tcPr>
            <w:tcW w:w="0" w:type="auto"/>
            <w:tcBorders>
              <w:bottom w:val="single" w:sz="6" w:space="0" w:color="000000"/>
            </w:tcBorders>
            <w:shd w:val="clear" w:color="auto" w:fill="BBBBBB"/>
            <w:vAlign w:val="center"/>
            <w:hideMark/>
          </w:tcPr>
          <w:p w14:paraId="1AE149B2" w14:textId="77777777" w:rsidR="00000000" w:rsidRDefault="00000000">
            <w:pPr>
              <w:spacing w:after="75"/>
              <w:rPr>
                <w:rFonts w:ascii="Georgia" w:eastAsia="Times New Roman" w:hAnsi="Georgia" w:hint="cs"/>
                <w:b/>
                <w:bCs/>
                <w:sz w:val="18"/>
                <w:szCs w:val="18"/>
                <w:cs/>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FD4E04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4AC902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B23273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EA5781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04DFC8E9" w14:textId="77777777">
        <w:trPr>
          <w:divId w:val="1336228483"/>
          <w:tblCellSpacing w:w="15" w:type="dxa"/>
        </w:trPr>
        <w:tc>
          <w:tcPr>
            <w:tcW w:w="0" w:type="auto"/>
            <w:vAlign w:val="center"/>
            <w:hideMark/>
          </w:tcPr>
          <w:p w14:paraId="1E3B8A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6D3F9E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CAF012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0CB87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B213AF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515EBDCE" w14:textId="77777777">
        <w:trPr>
          <w:divId w:val="1336228483"/>
          <w:tblCellSpacing w:w="15" w:type="dxa"/>
        </w:trPr>
        <w:tc>
          <w:tcPr>
            <w:tcW w:w="0" w:type="auto"/>
            <w:vAlign w:val="center"/>
            <w:hideMark/>
          </w:tcPr>
          <w:p w14:paraId="182B4872"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3.2. Energy production &amp; mining -&gt; Mining &amp; quarrying</w:t>
            </w:r>
          </w:p>
        </w:tc>
        <w:tc>
          <w:tcPr>
            <w:tcW w:w="0" w:type="auto"/>
            <w:vAlign w:val="center"/>
            <w:hideMark/>
          </w:tcPr>
          <w:p w14:paraId="4F8700E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93B50D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398887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DB91B7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59F0EBAA" w14:textId="77777777">
        <w:trPr>
          <w:divId w:val="1336228483"/>
          <w:tblCellSpacing w:w="15" w:type="dxa"/>
        </w:trPr>
        <w:tc>
          <w:tcPr>
            <w:tcW w:w="0" w:type="auto"/>
            <w:vAlign w:val="center"/>
            <w:hideMark/>
          </w:tcPr>
          <w:p w14:paraId="3AA45610" w14:textId="77777777" w:rsidR="00000000" w:rsidRDefault="00000000">
            <w:pPr>
              <w:spacing w:after="75"/>
              <w:rPr>
                <w:rFonts w:ascii="Georgia" w:eastAsia="Times New Roman" w:hAnsi="Georgia"/>
                <w:sz w:val="18"/>
                <w:szCs w:val="18"/>
              </w:rPr>
            </w:pPr>
            <w:commentRangeStart w:id="96"/>
            <w:r>
              <w:rPr>
                <w:rFonts w:ascii="Georgia" w:eastAsia="Times New Roman" w:hAnsi="Georgia"/>
                <w:sz w:val="18"/>
                <w:szCs w:val="18"/>
              </w:rPr>
              <w:t>6.3. Human intrusions &amp; disturbance -&gt; Work &amp; other activities</w:t>
            </w:r>
          </w:p>
        </w:tc>
        <w:tc>
          <w:tcPr>
            <w:tcW w:w="0" w:type="auto"/>
            <w:vAlign w:val="center"/>
            <w:hideMark/>
          </w:tcPr>
          <w:p w14:paraId="4D866F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972D9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614BC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49241B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commentRangeEnd w:id="96"/>
            <w:r w:rsidR="00706E48">
              <w:rPr>
                <w:rStyle w:val="CommentReference"/>
              </w:rPr>
              <w:commentReference w:id="96"/>
            </w:r>
          </w:p>
        </w:tc>
      </w:tr>
      <w:tr w:rsidR="00000000" w14:paraId="0484FC2F" w14:textId="77777777">
        <w:trPr>
          <w:divId w:val="1336228483"/>
          <w:tblCellSpacing w:w="15" w:type="dxa"/>
        </w:trPr>
        <w:tc>
          <w:tcPr>
            <w:tcW w:w="0" w:type="auto"/>
            <w:vAlign w:val="center"/>
            <w:hideMark/>
          </w:tcPr>
          <w:p w14:paraId="0A8DCA3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8.1.1. Invasive and other problematic species, genes &amp; diseases -&gt; Invasive non-native/alien species/diseases -&gt; Unspecified species</w:t>
            </w:r>
          </w:p>
        </w:tc>
        <w:tc>
          <w:tcPr>
            <w:tcW w:w="0" w:type="auto"/>
            <w:vAlign w:val="center"/>
            <w:hideMark/>
          </w:tcPr>
          <w:p w14:paraId="7C92E0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9BC079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D7AF07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067ADD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1B5D8D9C" w14:textId="77777777">
        <w:trPr>
          <w:divId w:val="1336228483"/>
          <w:tblCellSpacing w:w="15" w:type="dxa"/>
        </w:trPr>
        <w:tc>
          <w:tcPr>
            <w:tcW w:w="0" w:type="auto"/>
            <w:vAlign w:val="center"/>
            <w:hideMark/>
          </w:tcPr>
          <w:p w14:paraId="7CCB39D6" w14:textId="77777777" w:rsidR="00000000" w:rsidRDefault="00000000">
            <w:pPr>
              <w:spacing w:after="75"/>
              <w:rPr>
                <w:rFonts w:ascii="Georgia" w:eastAsia="Times New Roman" w:hAnsi="Georgia"/>
                <w:sz w:val="18"/>
                <w:szCs w:val="18"/>
              </w:rPr>
            </w:pPr>
            <w:commentRangeStart w:id="97"/>
            <w:r>
              <w:rPr>
                <w:rFonts w:ascii="Georgia" w:eastAsia="Times New Roman" w:hAnsi="Georgia"/>
                <w:sz w:val="18"/>
                <w:szCs w:val="18"/>
              </w:rPr>
              <w:t>10.1. Geological events -&gt; Volcanoes</w:t>
            </w:r>
          </w:p>
        </w:tc>
        <w:tc>
          <w:tcPr>
            <w:tcW w:w="0" w:type="auto"/>
            <w:vAlign w:val="center"/>
            <w:hideMark/>
          </w:tcPr>
          <w:p w14:paraId="1B76D1B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858F10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723DB0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595B5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commentRangeEnd w:id="97"/>
            <w:r w:rsidR="00706E48">
              <w:rPr>
                <w:rStyle w:val="CommentReference"/>
              </w:rPr>
              <w:commentReference w:id="97"/>
            </w:r>
          </w:p>
        </w:tc>
      </w:tr>
    </w:tbl>
    <w:p w14:paraId="6F0E54F0" w14:textId="77777777" w:rsidR="00000000" w:rsidRDefault="00000000">
      <w:pPr>
        <w:pStyle w:val="Heading1"/>
        <w:divId w:val="1624850031"/>
        <w:rPr>
          <w:rFonts w:ascii="Georgia" w:eastAsia="Times New Roman" w:hAnsi="Georgia"/>
          <w:sz w:val="29"/>
          <w:szCs w:val="29"/>
          <w:lang w:bidi="th-TH"/>
        </w:rPr>
      </w:pPr>
      <w:r>
        <w:rPr>
          <w:rFonts w:ascii="Georgia" w:eastAsia="Times New Roman" w:hAnsi="Georgia" w:hint="cs"/>
          <w:sz w:val="29"/>
          <w:szCs w:val="29"/>
          <w:lang w:bidi="th-TH"/>
        </w:rPr>
        <w:t>Conservation</w:t>
      </w:r>
    </w:p>
    <w:p w14:paraId="13DD6F08" w14:textId="748B8767" w:rsidR="00000000" w:rsidRDefault="00000000">
      <w:pPr>
        <w:pStyle w:val="NormalWeb"/>
        <w:divId w:val="1624850031"/>
        <w:rPr>
          <w:rFonts w:ascii="Georgia" w:hAnsi="Georgia" w:hint="cs"/>
          <w:cs/>
        </w:rPr>
      </w:pPr>
      <w:r>
        <w:rPr>
          <w:rFonts w:ascii="Georgia" w:hAnsi="Georgia" w:hint="cs"/>
          <w:lang w:bidi="th-TH"/>
        </w:rPr>
        <w:t>This species is not known to be represented in</w:t>
      </w:r>
      <w:r>
        <w:rPr>
          <w:rFonts w:ascii="Georgia" w:hAnsi="Georgia" w:cs="Angsana New" w:hint="cs"/>
          <w:cs/>
          <w:lang w:bidi="th-TH"/>
        </w:rPr>
        <w:t xml:space="preserve"> </w:t>
      </w:r>
      <w:r>
        <w:rPr>
          <w:rStyle w:val="Emphasis"/>
          <w:rFonts w:ascii="Georgia" w:hAnsi="Georgia" w:hint="cs"/>
          <w:lang w:bidi="th-TH"/>
        </w:rPr>
        <w:t>ex situ</w:t>
      </w:r>
      <w:r>
        <w:rPr>
          <w:rStyle w:val="Emphasis"/>
          <w:rFonts w:ascii="Georgia" w:hAnsi="Georgia" w:cs="Angsana New" w:hint="cs"/>
          <w:cs/>
          <w:lang w:bidi="th-TH"/>
        </w:rPr>
        <w:t xml:space="preserve"> </w:t>
      </w:r>
      <w:r>
        <w:rPr>
          <w:rFonts w:ascii="Georgia" w:hAnsi="Georgia" w:hint="cs"/>
          <w:lang w:bidi="th-TH"/>
        </w:rPr>
        <w:t>conservation in botanic gardens or gene bank</w:t>
      </w:r>
      <w:r>
        <w:rPr>
          <w:rFonts w:ascii="Georgia" w:hAnsi="Georgia" w:cs="Angsana New" w:hint="cs"/>
          <w:cs/>
          <w:lang w:bidi="th-TH"/>
        </w:rPr>
        <w:t>. (</w:t>
      </w:r>
      <w:r>
        <w:rPr>
          <w:rFonts w:ascii="Georgia" w:hAnsi="Georgia" w:hint="cs"/>
          <w:lang w:bidi="th-TH"/>
        </w:rPr>
        <w:t xml:space="preserve">BGCI </w:t>
      </w:r>
      <w:r>
        <w:rPr>
          <w:rFonts w:ascii="Georgia" w:hAnsi="Georgia" w:cs="Angsana New" w:hint="cs"/>
          <w:cs/>
          <w:lang w:bidi="th-TH"/>
        </w:rPr>
        <w:t>2022</w:t>
      </w:r>
      <w:r>
        <w:rPr>
          <w:rFonts w:ascii="Georgia" w:hAnsi="Georgia" w:hint="cs"/>
          <w:lang w:bidi="th-TH"/>
        </w:rPr>
        <w:t xml:space="preserve">, </w:t>
      </w:r>
      <w:proofErr w:type="spellStart"/>
      <w:r>
        <w:rPr>
          <w:rFonts w:ascii="Georgia" w:hAnsi="Georgia" w:hint="cs"/>
          <w:lang w:bidi="th-TH"/>
        </w:rPr>
        <w:t>Genesys</w:t>
      </w:r>
      <w:proofErr w:type="spellEnd"/>
      <w:r>
        <w:rPr>
          <w:rFonts w:ascii="Georgia" w:hAnsi="Georgia" w:hint="cs"/>
          <w:lang w:bidi="th-TH"/>
        </w:rPr>
        <w:t xml:space="preserve"> </w:t>
      </w:r>
      <w:r>
        <w:rPr>
          <w:rFonts w:ascii="Georgia" w:hAnsi="Georgia" w:cs="Angsana New" w:hint="cs"/>
          <w:cs/>
          <w:lang w:bidi="th-TH"/>
        </w:rPr>
        <w:t xml:space="preserve">2022). </w:t>
      </w:r>
      <w:r>
        <w:rPr>
          <w:rFonts w:ascii="Georgia" w:hAnsi="Georgia" w:hint="cs"/>
          <w:lang w:bidi="th-TH"/>
        </w:rPr>
        <w:t xml:space="preserve">This species has </w:t>
      </w:r>
      <w:ins w:id="98" w:author="Jack Plummer" w:date="2022-10-18T16:20:00Z">
        <w:r w:rsidR="00426E45">
          <w:rPr>
            <w:rFonts w:ascii="Georgia" w:hAnsi="Georgia"/>
            <w:lang w:bidi="th-TH"/>
          </w:rPr>
          <w:t xml:space="preserve">only </w:t>
        </w:r>
      </w:ins>
      <w:r>
        <w:rPr>
          <w:rFonts w:ascii="Georgia" w:hAnsi="Georgia" w:hint="cs"/>
          <w:lang w:bidi="th-TH"/>
        </w:rPr>
        <w:t xml:space="preserve">been recorded </w:t>
      </w:r>
      <w:del w:id="99" w:author="Jack Plummer" w:date="2022-10-18T16:20:00Z">
        <w:r w:rsidDel="00426E45">
          <w:rPr>
            <w:rFonts w:ascii="Georgia" w:hAnsi="Georgia" w:hint="cs"/>
            <w:lang w:bidi="th-TH"/>
          </w:rPr>
          <w:delText>from non-</w:delText>
        </w:r>
      </w:del>
      <w:ins w:id="100" w:author="Jack Plummer" w:date="2022-10-18T16:20:00Z">
        <w:r w:rsidR="00426E45">
          <w:rPr>
            <w:rFonts w:ascii="Georgia" w:hAnsi="Georgia"/>
            <w:lang w:bidi="th-TH"/>
          </w:rPr>
          <w:t xml:space="preserve">outside </w:t>
        </w:r>
      </w:ins>
      <w:r>
        <w:rPr>
          <w:rFonts w:ascii="Georgia" w:hAnsi="Georgia" w:hint="cs"/>
          <w:lang w:bidi="th-TH"/>
        </w:rPr>
        <w:t>protected areas.</w:t>
      </w:r>
      <w:r>
        <w:rPr>
          <w:rFonts w:ascii="Georgia" w:hAnsi="Georgia" w:cs="Angsana New" w:hint="cs"/>
          <w:cs/>
          <w:lang w:bidi="th-TH"/>
        </w:rPr>
        <w:t xml:space="preserve"> </w:t>
      </w:r>
      <w:r>
        <w:rPr>
          <w:rFonts w:ascii="Georgia" w:hAnsi="Georgia"/>
        </w:rPr>
        <w:t xml:space="preserve">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30F9327D" w14:textId="77777777" w:rsidR="00000000" w:rsidRDefault="00000000">
      <w:pPr>
        <w:pStyle w:val="Heading2"/>
        <w:divId w:val="1624850031"/>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343917DC" w14:textId="77777777">
        <w:trPr>
          <w:divId w:val="1624850031"/>
          <w:tblCellSpacing w:w="15" w:type="dxa"/>
        </w:trPr>
        <w:tc>
          <w:tcPr>
            <w:tcW w:w="0" w:type="auto"/>
            <w:tcBorders>
              <w:bottom w:val="single" w:sz="6" w:space="0" w:color="000000"/>
            </w:tcBorders>
            <w:shd w:val="clear" w:color="auto" w:fill="BBBBBB"/>
            <w:vAlign w:val="center"/>
            <w:hideMark/>
          </w:tcPr>
          <w:p w14:paraId="6312C22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61AFE6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F3E349C" w14:textId="77777777">
        <w:trPr>
          <w:divId w:val="1624850031"/>
          <w:tblCellSpacing w:w="15" w:type="dxa"/>
        </w:trPr>
        <w:tc>
          <w:tcPr>
            <w:tcW w:w="0" w:type="auto"/>
            <w:vAlign w:val="center"/>
            <w:hideMark/>
          </w:tcPr>
          <w:p w14:paraId="0D552F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816015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074FB85" w14:textId="77777777" w:rsidR="00000000" w:rsidRDefault="00000000">
      <w:pPr>
        <w:divId w:val="162485003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000000" w14:paraId="0E0FDD78" w14:textId="77777777">
        <w:trPr>
          <w:divId w:val="1624850031"/>
          <w:tblCellSpacing w:w="15" w:type="dxa"/>
        </w:trPr>
        <w:tc>
          <w:tcPr>
            <w:tcW w:w="0" w:type="auto"/>
            <w:tcBorders>
              <w:bottom w:val="single" w:sz="6" w:space="0" w:color="000000"/>
            </w:tcBorders>
            <w:shd w:val="clear" w:color="auto" w:fill="BBBBBB"/>
            <w:vAlign w:val="center"/>
            <w:hideMark/>
          </w:tcPr>
          <w:p w14:paraId="12E1F5A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019A0DC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8FB270E" w14:textId="77777777">
        <w:trPr>
          <w:divId w:val="1624850031"/>
          <w:tblCellSpacing w:w="15" w:type="dxa"/>
        </w:trPr>
        <w:tc>
          <w:tcPr>
            <w:tcW w:w="0" w:type="auto"/>
            <w:vAlign w:val="center"/>
            <w:hideMark/>
          </w:tcPr>
          <w:p w14:paraId="11B00B5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9AF667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6162647" w14:textId="77777777" w:rsidR="00000000" w:rsidRDefault="00000000">
      <w:pPr>
        <w:pStyle w:val="Heading2"/>
        <w:divId w:val="1624850031"/>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49341CDC" w14:textId="77777777">
        <w:trPr>
          <w:divId w:val="1624850031"/>
          <w:tblCellSpacing w:w="15" w:type="dxa"/>
        </w:trPr>
        <w:tc>
          <w:tcPr>
            <w:tcW w:w="0" w:type="auto"/>
            <w:tcBorders>
              <w:bottom w:val="single" w:sz="6" w:space="0" w:color="000000"/>
            </w:tcBorders>
            <w:shd w:val="clear" w:color="auto" w:fill="BBBBBB"/>
            <w:vAlign w:val="center"/>
            <w:hideMark/>
          </w:tcPr>
          <w:p w14:paraId="7AC7606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4DC993B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776A758" w14:textId="77777777">
        <w:trPr>
          <w:divId w:val="1624850031"/>
          <w:tblCellSpacing w:w="15" w:type="dxa"/>
        </w:trPr>
        <w:tc>
          <w:tcPr>
            <w:tcW w:w="0" w:type="auto"/>
            <w:tcBorders>
              <w:bottom w:val="single" w:sz="6" w:space="0" w:color="CCCCCC"/>
            </w:tcBorders>
            <w:vAlign w:val="center"/>
            <w:hideMark/>
          </w:tcPr>
          <w:p w14:paraId="6F43EDC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1C06AF1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169BBAB" w14:textId="77777777">
        <w:trPr>
          <w:divId w:val="1624850031"/>
          <w:tblCellSpacing w:w="15" w:type="dxa"/>
        </w:trPr>
        <w:tc>
          <w:tcPr>
            <w:tcW w:w="0" w:type="auto"/>
            <w:tcBorders>
              <w:bottom w:val="single" w:sz="6" w:space="0" w:color="CCCCCC"/>
            </w:tcBorders>
            <w:vAlign w:val="center"/>
            <w:hideMark/>
          </w:tcPr>
          <w:p w14:paraId="2DFEAD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1E43283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17E7147" w14:textId="77777777">
        <w:trPr>
          <w:divId w:val="1624850031"/>
          <w:tblCellSpacing w:w="15" w:type="dxa"/>
        </w:trPr>
        <w:tc>
          <w:tcPr>
            <w:tcW w:w="0" w:type="auto"/>
            <w:tcBorders>
              <w:bottom w:val="single" w:sz="6" w:space="0" w:color="CCCCCC"/>
            </w:tcBorders>
            <w:vAlign w:val="center"/>
            <w:hideMark/>
          </w:tcPr>
          <w:p w14:paraId="205136C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66AE8D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35FAD81" w14:textId="77777777">
        <w:trPr>
          <w:divId w:val="1624850031"/>
          <w:tblCellSpacing w:w="15" w:type="dxa"/>
        </w:trPr>
        <w:tc>
          <w:tcPr>
            <w:tcW w:w="0" w:type="auto"/>
            <w:tcBorders>
              <w:bottom w:val="single" w:sz="6" w:space="0" w:color="CCCCCC"/>
            </w:tcBorders>
            <w:vAlign w:val="center"/>
            <w:hideMark/>
          </w:tcPr>
          <w:p w14:paraId="7ACC908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14D2504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89020A7" w14:textId="77777777" w:rsidR="00000000" w:rsidRDefault="00000000">
      <w:pPr>
        <w:pStyle w:val="Heading2"/>
        <w:divId w:val="1624850031"/>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7AA255C9" w14:textId="77777777">
        <w:trPr>
          <w:divId w:val="1624850031"/>
          <w:tblCellSpacing w:w="15" w:type="dxa"/>
        </w:trPr>
        <w:tc>
          <w:tcPr>
            <w:tcW w:w="0" w:type="auto"/>
            <w:tcBorders>
              <w:bottom w:val="single" w:sz="6" w:space="0" w:color="000000"/>
            </w:tcBorders>
            <w:shd w:val="clear" w:color="auto" w:fill="BBBBBB"/>
            <w:vAlign w:val="center"/>
            <w:hideMark/>
          </w:tcPr>
          <w:p w14:paraId="7C418AF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797E3AC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789E66C" w14:textId="77777777">
        <w:trPr>
          <w:divId w:val="1624850031"/>
          <w:tblCellSpacing w:w="15" w:type="dxa"/>
        </w:trPr>
        <w:tc>
          <w:tcPr>
            <w:tcW w:w="0" w:type="auto"/>
            <w:tcBorders>
              <w:bottom w:val="single" w:sz="6" w:space="0" w:color="CCCCCC"/>
            </w:tcBorders>
            <w:vAlign w:val="center"/>
            <w:hideMark/>
          </w:tcPr>
          <w:p w14:paraId="40C1EA5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Research -&gt; Taxonomy</w:t>
            </w:r>
          </w:p>
        </w:tc>
        <w:tc>
          <w:tcPr>
            <w:tcW w:w="0" w:type="auto"/>
            <w:tcBorders>
              <w:bottom w:val="single" w:sz="6" w:space="0" w:color="CCCCCC"/>
            </w:tcBorders>
            <w:vAlign w:val="center"/>
            <w:hideMark/>
          </w:tcPr>
          <w:p w14:paraId="6A48023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ADA8C76" w14:textId="77777777">
        <w:trPr>
          <w:divId w:val="1624850031"/>
          <w:tblCellSpacing w:w="15" w:type="dxa"/>
        </w:trPr>
        <w:tc>
          <w:tcPr>
            <w:tcW w:w="0" w:type="auto"/>
            <w:tcBorders>
              <w:bottom w:val="single" w:sz="6" w:space="0" w:color="CCCCCC"/>
            </w:tcBorders>
            <w:vAlign w:val="center"/>
            <w:hideMark/>
          </w:tcPr>
          <w:p w14:paraId="3059B3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7C4414B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D4B73B2" w14:textId="77777777" w:rsidR="00000000" w:rsidRDefault="00000000">
      <w:pPr>
        <w:pStyle w:val="Heading1"/>
        <w:divId w:val="1543400139"/>
        <w:rPr>
          <w:rFonts w:ascii="Georgia" w:eastAsia="Times New Roman" w:hAnsi="Georgia"/>
          <w:sz w:val="29"/>
          <w:szCs w:val="29"/>
        </w:rPr>
      </w:pPr>
      <w:r>
        <w:rPr>
          <w:rFonts w:ascii="Georgia" w:eastAsia="Times New Roman" w:hAnsi="Georgia"/>
          <w:sz w:val="29"/>
          <w:szCs w:val="29"/>
        </w:rPr>
        <w:t>Ecosystem Services</w:t>
      </w:r>
    </w:p>
    <w:p w14:paraId="22A22B90" w14:textId="77777777" w:rsidR="00000000" w:rsidRDefault="00000000">
      <w:pPr>
        <w:pStyle w:val="Heading2"/>
        <w:divId w:val="1543400139"/>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672E9B44" w14:textId="77777777">
        <w:trPr>
          <w:divId w:val="1543400139"/>
          <w:tblCellSpacing w:w="15" w:type="dxa"/>
        </w:trPr>
        <w:tc>
          <w:tcPr>
            <w:tcW w:w="0" w:type="auto"/>
            <w:tcBorders>
              <w:bottom w:val="single" w:sz="6" w:space="0" w:color="000000"/>
            </w:tcBorders>
            <w:shd w:val="clear" w:color="auto" w:fill="BBBBBB"/>
            <w:vAlign w:val="center"/>
            <w:hideMark/>
          </w:tcPr>
          <w:p w14:paraId="426DFA1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102143B1"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30F263E1" w14:textId="77777777">
        <w:trPr>
          <w:divId w:val="1543400139"/>
          <w:tblCellSpacing w:w="15" w:type="dxa"/>
        </w:trPr>
        <w:tc>
          <w:tcPr>
            <w:tcW w:w="0" w:type="auto"/>
            <w:vAlign w:val="center"/>
            <w:hideMark/>
          </w:tcPr>
          <w:p w14:paraId="020761D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0420C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DEE70E6"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lastRenderedPageBreak/>
        <w:t>Bibliography</w:t>
      </w:r>
    </w:p>
    <w:p w14:paraId="1F6E104F" w14:textId="77777777" w:rsidR="00000000" w:rsidRDefault="00000000">
      <w:pPr>
        <w:pStyle w:val="NormalWeb"/>
        <w:divId w:val="284973205"/>
        <w:rPr>
          <w:rFonts w:ascii="Georgia" w:hAnsi="Georgia"/>
        </w:rPr>
      </w:pPr>
      <w:r>
        <w:rPr>
          <w:rFonts w:ascii="Georgia" w:hAnsi="Georgia"/>
        </w:rPr>
        <w:t xml:space="preserve">BGCI. 2022.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xml:space="preserve">. </w:t>
      </w:r>
    </w:p>
    <w:p w14:paraId="5C7457A0" w14:textId="77777777" w:rsidR="00000000" w:rsidRDefault="00000000">
      <w:pPr>
        <w:pStyle w:val="NormalWeb"/>
        <w:divId w:val="284973205"/>
        <w:rPr>
          <w:rFonts w:ascii="Georgia" w:hAnsi="Georgia"/>
        </w:rPr>
      </w:pPr>
      <w:r>
        <w:rPr>
          <w:rFonts w:ascii="Georgia" w:hAnsi="Georgia"/>
        </w:rPr>
        <w:t xml:space="preserve">Bachman, S., Moat, J., Hill, A.W., de la Torre, J. and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In: V. Smith and L. </w:t>
      </w:r>
      <w:proofErr w:type="spellStart"/>
      <w:r>
        <w:rPr>
          <w:rFonts w:ascii="Georgia" w:hAnsi="Georgia"/>
        </w:rPr>
        <w:t>Penev</w:t>
      </w:r>
      <w:proofErr w:type="spellEnd"/>
      <w:r>
        <w:rPr>
          <w:rFonts w:ascii="Georgia" w:hAnsi="Georgia"/>
        </w:rPr>
        <w:t xml:space="preserve"> (eds), </w:t>
      </w:r>
      <w:r>
        <w:rPr>
          <w:rFonts w:ascii="Georgia" w:hAnsi="Georgia"/>
          <w:i/>
          <w:iCs/>
        </w:rPr>
        <w:t>e-Infrastructures for data publishing in biodiversity science</w:t>
      </w:r>
      <w:r>
        <w:rPr>
          <w:rFonts w:ascii="Georgia" w:hAnsi="Georgia"/>
        </w:rPr>
        <w:t xml:space="preserve">, pp. 117-126. </w:t>
      </w:r>
      <w:proofErr w:type="spellStart"/>
      <w:r>
        <w:rPr>
          <w:rFonts w:ascii="Georgia" w:hAnsi="Georgia"/>
        </w:rPr>
        <w:t>ZooKeys</w:t>
      </w:r>
      <w:proofErr w:type="spellEnd"/>
      <w:r>
        <w:rPr>
          <w:rFonts w:ascii="Georgia" w:hAnsi="Georgia"/>
        </w:rPr>
        <w:t>.</w:t>
      </w:r>
    </w:p>
    <w:p w14:paraId="7652866A" w14:textId="77777777" w:rsidR="00000000" w:rsidRDefault="00000000">
      <w:pPr>
        <w:pStyle w:val="NormalWeb"/>
        <w:divId w:val="284973205"/>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Genesys</w:t>
      </w:r>
      <w:proofErr w:type="spellEnd"/>
      <w:r>
        <w:rPr>
          <w:rFonts w:ascii="Georgia" w:hAnsi="Georgia"/>
        </w:rPr>
        <w:t xml:space="preserve">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56FB82EC" w14:textId="77777777" w:rsidR="00000000" w:rsidRDefault="00000000">
      <w:pPr>
        <w:pStyle w:val="NormalWeb"/>
        <w:divId w:val="284973205"/>
        <w:rPr>
          <w:rFonts w:ascii="Georgia" w:hAnsi="Georgia"/>
        </w:rPr>
      </w:pPr>
      <w:r>
        <w:rPr>
          <w:rFonts w:ascii="Georgia" w:hAnsi="Georgia"/>
        </w:rPr>
        <w:t>POWO. 2022. Plants of the World Online. Facilitated by the Royal Botanic Gardens, Kew. Available at: http://powo.science.kew.org/. (Accessed: 2022).</w:t>
      </w:r>
    </w:p>
    <w:p w14:paraId="09DA7FAA" w14:textId="77777777" w:rsidR="00AA2F43" w:rsidRDefault="00000000">
      <w:pPr>
        <w:pStyle w:val="NormalWeb"/>
        <w:divId w:val="284973205"/>
        <w:rPr>
          <w:rFonts w:ascii="Georgia" w:hAnsi="Georgia"/>
        </w:rPr>
      </w:pPr>
      <w:r>
        <w:rPr>
          <w:rFonts w:ascii="Georgia" w:hAnsi="Georgia"/>
        </w:rPr>
        <w:t xml:space="preserve">Puglisi, </w:t>
      </w:r>
      <w:proofErr w:type="gramStart"/>
      <w:r>
        <w:rPr>
          <w:rFonts w:ascii="Georgia" w:hAnsi="Georgia"/>
        </w:rPr>
        <w:t>C.</w:t>
      </w:r>
      <w:proofErr w:type="gramEnd"/>
      <w:r>
        <w:rPr>
          <w:rFonts w:ascii="Georgia" w:hAnsi="Georgia"/>
        </w:rPr>
        <w:t xml:space="preserve"> and Middleton, D.J. 2017. A revision of </w:t>
      </w:r>
      <w:proofErr w:type="spellStart"/>
      <w:r>
        <w:rPr>
          <w:rFonts w:ascii="Georgia" w:hAnsi="Georgia"/>
        </w:rPr>
        <w:t>Microchirita</w:t>
      </w:r>
      <w:proofErr w:type="spellEnd"/>
      <w:r>
        <w:rPr>
          <w:rFonts w:ascii="Georgia" w:hAnsi="Georgia"/>
        </w:rPr>
        <w:t xml:space="preserve"> (</w:t>
      </w:r>
      <w:proofErr w:type="spellStart"/>
      <w:r>
        <w:rPr>
          <w:rFonts w:ascii="Georgia" w:hAnsi="Georgia"/>
        </w:rPr>
        <w:t>Gesneriaceae</w:t>
      </w:r>
      <w:proofErr w:type="spellEnd"/>
      <w:r>
        <w:rPr>
          <w:rFonts w:ascii="Georgia" w:hAnsi="Georgia"/>
        </w:rPr>
        <w:t xml:space="preserve">) in Thailand. </w:t>
      </w:r>
      <w:r>
        <w:rPr>
          <w:rFonts w:ascii="Georgia" w:hAnsi="Georgia"/>
          <w:i/>
          <w:iCs/>
        </w:rPr>
        <w:t>Gardens' Bulletin Singapore</w:t>
      </w:r>
      <w:r>
        <w:rPr>
          <w:rFonts w:ascii="Georgia" w:hAnsi="Georgia"/>
        </w:rPr>
        <w:t xml:space="preserve"> 69(2): 211–284.</w:t>
      </w:r>
    </w:p>
    <w:sectPr w:rsidR="00AA2F4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8" w:author="Jack Plummer" w:date="2022-10-18T15:00:00Z" w:initials="JP">
    <w:p w14:paraId="77F389B3" w14:textId="77777777" w:rsidR="009330AD" w:rsidRDefault="009330AD" w:rsidP="003843C9">
      <w:pPr>
        <w:pStyle w:val="CommentText"/>
      </w:pPr>
      <w:r>
        <w:rPr>
          <w:rStyle w:val="CommentReference"/>
        </w:rPr>
        <w:annotationRef/>
      </w:r>
      <w:r>
        <w:t>Remove</w:t>
      </w:r>
    </w:p>
  </w:comment>
  <w:comment w:id="52" w:author="Jack Plummer" w:date="2022-10-18T16:13:00Z" w:initials="JP">
    <w:p w14:paraId="2F3D7079" w14:textId="77777777" w:rsidR="00706E48" w:rsidRDefault="00706E48" w:rsidP="000A0AB4">
      <w:pPr>
        <w:pStyle w:val="CommentText"/>
      </w:pPr>
      <w:r>
        <w:rPr>
          <w:rStyle w:val="CommentReference"/>
        </w:rPr>
        <w:annotationRef/>
      </w:r>
      <w:r>
        <w:t>Not relevant here - threats</w:t>
      </w:r>
    </w:p>
  </w:comment>
  <w:comment w:id="58" w:author="Jack Plummer" w:date="2022-10-18T16:10:00Z" w:initials="JP">
    <w:p w14:paraId="207B80D1" w14:textId="04E51B05" w:rsidR="00706E48" w:rsidRDefault="00706E48" w:rsidP="005C1130">
      <w:pPr>
        <w:pStyle w:val="CommentText"/>
      </w:pPr>
      <w:r>
        <w:rPr>
          <w:rStyle w:val="CommentReference"/>
        </w:rPr>
        <w:annotationRef/>
      </w:r>
      <w:r>
        <w:t>Remove unless we can provide better estimate</w:t>
      </w:r>
    </w:p>
  </w:comment>
  <w:comment w:id="64" w:author="Jack Plummer" w:date="2022-10-18T16:13:00Z" w:initials="JP">
    <w:p w14:paraId="39DD3ACA" w14:textId="77777777" w:rsidR="00706E48" w:rsidRDefault="00706E48" w:rsidP="00436956">
      <w:pPr>
        <w:pStyle w:val="CommentText"/>
      </w:pPr>
      <w:r>
        <w:rPr>
          <w:rStyle w:val="CommentReference"/>
        </w:rPr>
        <w:annotationRef/>
      </w:r>
      <w:r>
        <w:t>To me, it looks like one subpopulation - tiny area. Are there fewer than 50 mature individuals at the site?</w:t>
      </w:r>
    </w:p>
  </w:comment>
  <w:comment w:id="79" w:author="Jack Plummer" w:date="2022-10-18T16:16:00Z" w:initials="JP">
    <w:p w14:paraId="7274EB45" w14:textId="77777777" w:rsidR="00706E48" w:rsidRDefault="00706E48" w:rsidP="002C3F4F">
      <w:pPr>
        <w:pStyle w:val="CommentText"/>
      </w:pPr>
      <w:r>
        <w:rPr>
          <w:rStyle w:val="CommentReference"/>
        </w:rPr>
        <w:annotationRef/>
      </w:r>
      <w:r>
        <w:t>Untick</w:t>
      </w:r>
    </w:p>
  </w:comment>
  <w:comment w:id="80" w:author="Jack Plummer" w:date="2022-10-18T16:16:00Z" w:initials="JP">
    <w:p w14:paraId="34F21F0C" w14:textId="21964302" w:rsidR="00706E48" w:rsidRDefault="00706E48" w:rsidP="002244A7">
      <w:pPr>
        <w:pStyle w:val="CommentText"/>
      </w:pPr>
      <w:r>
        <w:rPr>
          <w:rStyle w:val="CommentReference"/>
        </w:rPr>
        <w:annotationRef/>
      </w:r>
      <w:r>
        <w:t>Subsistence use only?</w:t>
      </w:r>
    </w:p>
  </w:comment>
  <w:comment w:id="81" w:author="Jack Plummer" w:date="2022-10-18T16:16:00Z" w:initials="JP">
    <w:p w14:paraId="046F7C98" w14:textId="77777777" w:rsidR="00706E48" w:rsidRDefault="00706E48" w:rsidP="007E1DEB">
      <w:pPr>
        <w:pStyle w:val="CommentText"/>
      </w:pPr>
      <w:r>
        <w:rPr>
          <w:rStyle w:val="CommentReference"/>
        </w:rPr>
        <w:annotationRef/>
      </w:r>
      <w:r>
        <w:t>Remove</w:t>
      </w:r>
    </w:p>
  </w:comment>
  <w:comment w:id="91" w:author="Jack Plummer" w:date="2022-10-18T16:17:00Z" w:initials="JP">
    <w:p w14:paraId="50833F51" w14:textId="77777777" w:rsidR="003E4FD7" w:rsidRDefault="00706E48" w:rsidP="00C3282B">
      <w:pPr>
        <w:pStyle w:val="CommentText"/>
      </w:pPr>
      <w:r>
        <w:rPr>
          <w:rStyle w:val="CommentReference"/>
        </w:rPr>
        <w:annotationRef/>
      </w:r>
      <w:r w:rsidR="003E4FD7">
        <w:t>Can be more assertive about the threats, as suggested</w:t>
      </w:r>
    </w:p>
  </w:comment>
  <w:comment w:id="96" w:author="Jack Plummer" w:date="2022-10-18T16:20:00Z" w:initials="JP">
    <w:p w14:paraId="08D36B68" w14:textId="4C6362D4" w:rsidR="00706E48" w:rsidRDefault="00706E48" w:rsidP="00BB4B38">
      <w:pPr>
        <w:pStyle w:val="CommentText"/>
      </w:pPr>
      <w:r>
        <w:rPr>
          <w:rStyle w:val="CommentReference"/>
        </w:rPr>
        <w:annotationRef/>
      </w:r>
      <w:r>
        <w:t>Ah, I see. Ok, so for temple/stair construction and disturbance by visitors, I would code 1.3 and 6.1 - this is the same across all assessments</w:t>
      </w:r>
    </w:p>
  </w:comment>
  <w:comment w:id="97" w:author="Jack Plummer" w:date="2022-10-18T16:18:00Z" w:initials="JP">
    <w:p w14:paraId="7F97307B" w14:textId="240BE85E" w:rsidR="00706E48" w:rsidRDefault="00706E48" w:rsidP="006568A1">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F389B3" w15:done="0"/>
  <w15:commentEx w15:paraId="2F3D7079" w15:done="0"/>
  <w15:commentEx w15:paraId="207B80D1" w15:done="0"/>
  <w15:commentEx w15:paraId="39DD3ACA" w15:done="0"/>
  <w15:commentEx w15:paraId="7274EB45" w15:done="0"/>
  <w15:commentEx w15:paraId="34F21F0C" w15:done="0"/>
  <w15:commentEx w15:paraId="046F7C98" w15:done="0"/>
  <w15:commentEx w15:paraId="50833F51" w15:done="0"/>
  <w15:commentEx w15:paraId="08D36B68" w15:done="0"/>
  <w15:commentEx w15:paraId="7F9730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93DFA" w16cex:dateUtc="2022-10-18T14:00:00Z"/>
  <w16cex:commentExtensible w16cex:durableId="26F94F41" w16cex:dateUtc="2022-10-18T15:13:00Z"/>
  <w16cex:commentExtensible w16cex:durableId="26F94E6F" w16cex:dateUtc="2022-10-18T15:10:00Z"/>
  <w16cex:commentExtensible w16cex:durableId="26F94F1E" w16cex:dateUtc="2022-10-18T15:13:00Z"/>
  <w16cex:commentExtensible w16cex:durableId="26F94FD9" w16cex:dateUtc="2022-10-18T15:16:00Z"/>
  <w16cex:commentExtensible w16cex:durableId="26F94FC4" w16cex:dateUtc="2022-10-18T15:16:00Z"/>
  <w16cex:commentExtensible w16cex:durableId="26F94FE6" w16cex:dateUtc="2022-10-18T15:16:00Z"/>
  <w16cex:commentExtensible w16cex:durableId="26F95022" w16cex:dateUtc="2022-10-18T15:17:00Z"/>
  <w16cex:commentExtensible w16cex:durableId="26F950BF" w16cex:dateUtc="2022-10-18T15:20:00Z"/>
  <w16cex:commentExtensible w16cex:durableId="26F9504D" w16cex:dateUtc="2022-10-18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F389B3" w16cid:durableId="26F93DFA"/>
  <w16cid:commentId w16cid:paraId="2F3D7079" w16cid:durableId="26F94F41"/>
  <w16cid:commentId w16cid:paraId="207B80D1" w16cid:durableId="26F94E6F"/>
  <w16cid:commentId w16cid:paraId="39DD3ACA" w16cid:durableId="26F94F1E"/>
  <w16cid:commentId w16cid:paraId="7274EB45" w16cid:durableId="26F94FD9"/>
  <w16cid:commentId w16cid:paraId="34F21F0C" w16cid:durableId="26F94FC4"/>
  <w16cid:commentId w16cid:paraId="046F7C98" w16cid:durableId="26F94FE6"/>
  <w16cid:commentId w16cid:paraId="50833F51" w16cid:durableId="26F95022"/>
  <w16cid:commentId w16cid:paraId="08D36B68" w16cid:durableId="26F950BF"/>
  <w16cid:commentId w16cid:paraId="7F97307B" w16cid:durableId="26F9504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altName w:val="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applyBreakingRules/>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30AD"/>
    <w:rsid w:val="003E4FD7"/>
    <w:rsid w:val="00426E45"/>
    <w:rsid w:val="00706E48"/>
    <w:rsid w:val="009330AD"/>
    <w:rsid w:val="00AA2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B5615"/>
  <w15:chartTrackingRefBased/>
  <w15:docId w15:val="{C1CC49A2-A6A8-4D12-855F-BAB86108F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fontstyle01">
    <w:name w:val="fontstyle01"/>
    <w:basedOn w:val="DefaultParagraphFont"/>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9330AD"/>
    <w:rPr>
      <w:rFonts w:eastAsiaTheme="minorEastAsia"/>
      <w:sz w:val="24"/>
      <w:szCs w:val="24"/>
    </w:rPr>
  </w:style>
  <w:style w:type="character" w:styleId="CommentReference">
    <w:name w:val="annotation reference"/>
    <w:basedOn w:val="DefaultParagraphFont"/>
    <w:uiPriority w:val="99"/>
    <w:semiHidden/>
    <w:unhideWhenUsed/>
    <w:rsid w:val="009330AD"/>
    <w:rPr>
      <w:sz w:val="16"/>
      <w:szCs w:val="16"/>
    </w:rPr>
  </w:style>
  <w:style w:type="paragraph" w:styleId="CommentText">
    <w:name w:val="annotation text"/>
    <w:basedOn w:val="Normal"/>
    <w:link w:val="CommentTextChar"/>
    <w:uiPriority w:val="99"/>
    <w:unhideWhenUsed/>
    <w:rsid w:val="009330AD"/>
    <w:rPr>
      <w:sz w:val="20"/>
      <w:szCs w:val="20"/>
    </w:rPr>
  </w:style>
  <w:style w:type="character" w:customStyle="1" w:styleId="CommentTextChar">
    <w:name w:val="Comment Text Char"/>
    <w:basedOn w:val="DefaultParagraphFont"/>
    <w:link w:val="CommentText"/>
    <w:uiPriority w:val="99"/>
    <w:rsid w:val="009330AD"/>
    <w:rPr>
      <w:rFonts w:eastAsiaTheme="minorEastAsia"/>
    </w:rPr>
  </w:style>
  <w:style w:type="paragraph" w:styleId="CommentSubject">
    <w:name w:val="annotation subject"/>
    <w:basedOn w:val="CommentText"/>
    <w:next w:val="CommentText"/>
    <w:link w:val="CommentSubjectChar"/>
    <w:uiPriority w:val="99"/>
    <w:semiHidden/>
    <w:unhideWhenUsed/>
    <w:rsid w:val="009330AD"/>
    <w:rPr>
      <w:b/>
      <w:bCs/>
    </w:rPr>
  </w:style>
  <w:style w:type="character" w:customStyle="1" w:styleId="CommentSubjectChar">
    <w:name w:val="Comment Subject Char"/>
    <w:basedOn w:val="CommentTextChar"/>
    <w:link w:val="CommentSubject"/>
    <w:uiPriority w:val="99"/>
    <w:semiHidden/>
    <w:rsid w:val="009330AD"/>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68189">
      <w:marLeft w:val="0"/>
      <w:marRight w:val="0"/>
      <w:marTop w:val="0"/>
      <w:marBottom w:val="0"/>
      <w:divBdr>
        <w:top w:val="none" w:sz="0" w:space="0" w:color="auto"/>
        <w:left w:val="none" w:sz="0" w:space="0" w:color="auto"/>
        <w:bottom w:val="none" w:sz="0" w:space="0" w:color="auto"/>
        <w:right w:val="none" w:sz="0" w:space="0" w:color="auto"/>
      </w:divBdr>
    </w:div>
    <w:div w:id="93019546">
      <w:marLeft w:val="0"/>
      <w:marRight w:val="0"/>
      <w:marTop w:val="0"/>
      <w:marBottom w:val="0"/>
      <w:divBdr>
        <w:top w:val="none" w:sz="0" w:space="0" w:color="auto"/>
        <w:left w:val="none" w:sz="0" w:space="0" w:color="auto"/>
        <w:bottom w:val="none" w:sz="0" w:space="0" w:color="auto"/>
        <w:right w:val="none" w:sz="0" w:space="0" w:color="auto"/>
      </w:divBdr>
    </w:div>
    <w:div w:id="284973205">
      <w:marLeft w:val="0"/>
      <w:marRight w:val="0"/>
      <w:marTop w:val="0"/>
      <w:marBottom w:val="0"/>
      <w:divBdr>
        <w:top w:val="none" w:sz="0" w:space="0" w:color="auto"/>
        <w:left w:val="none" w:sz="0" w:space="0" w:color="auto"/>
        <w:bottom w:val="none" w:sz="0" w:space="0" w:color="auto"/>
        <w:right w:val="none" w:sz="0" w:space="0" w:color="auto"/>
      </w:divBdr>
    </w:div>
    <w:div w:id="431979102">
      <w:marLeft w:val="0"/>
      <w:marRight w:val="0"/>
      <w:marTop w:val="0"/>
      <w:marBottom w:val="0"/>
      <w:divBdr>
        <w:top w:val="none" w:sz="0" w:space="0" w:color="auto"/>
        <w:left w:val="none" w:sz="0" w:space="0" w:color="auto"/>
        <w:bottom w:val="none" w:sz="0" w:space="0" w:color="auto"/>
        <w:right w:val="none" w:sz="0" w:space="0" w:color="auto"/>
      </w:divBdr>
    </w:div>
    <w:div w:id="785780997">
      <w:marLeft w:val="0"/>
      <w:marRight w:val="0"/>
      <w:marTop w:val="0"/>
      <w:marBottom w:val="0"/>
      <w:divBdr>
        <w:top w:val="none" w:sz="0" w:space="0" w:color="auto"/>
        <w:left w:val="none" w:sz="0" w:space="0" w:color="auto"/>
        <w:bottom w:val="none" w:sz="0" w:space="0" w:color="auto"/>
        <w:right w:val="none" w:sz="0" w:space="0" w:color="auto"/>
      </w:divBdr>
    </w:div>
    <w:div w:id="812940436">
      <w:marLeft w:val="0"/>
      <w:marRight w:val="0"/>
      <w:marTop w:val="0"/>
      <w:marBottom w:val="0"/>
      <w:divBdr>
        <w:top w:val="none" w:sz="0" w:space="0" w:color="auto"/>
        <w:left w:val="none" w:sz="0" w:space="0" w:color="auto"/>
        <w:bottom w:val="none" w:sz="0" w:space="0" w:color="auto"/>
        <w:right w:val="none" w:sz="0" w:space="0" w:color="auto"/>
      </w:divBdr>
    </w:div>
    <w:div w:id="1336228483">
      <w:marLeft w:val="0"/>
      <w:marRight w:val="0"/>
      <w:marTop w:val="0"/>
      <w:marBottom w:val="0"/>
      <w:divBdr>
        <w:top w:val="none" w:sz="0" w:space="0" w:color="auto"/>
        <w:left w:val="none" w:sz="0" w:space="0" w:color="auto"/>
        <w:bottom w:val="none" w:sz="0" w:space="0" w:color="auto"/>
        <w:right w:val="none" w:sz="0" w:space="0" w:color="auto"/>
      </w:divBdr>
    </w:div>
    <w:div w:id="1342051082">
      <w:marLeft w:val="0"/>
      <w:marRight w:val="0"/>
      <w:marTop w:val="0"/>
      <w:marBottom w:val="0"/>
      <w:divBdr>
        <w:top w:val="none" w:sz="0" w:space="0" w:color="auto"/>
        <w:left w:val="none" w:sz="0" w:space="0" w:color="auto"/>
        <w:bottom w:val="none" w:sz="0" w:space="0" w:color="auto"/>
        <w:right w:val="none" w:sz="0" w:space="0" w:color="auto"/>
      </w:divBdr>
      <w:divsChild>
        <w:div w:id="1385325780">
          <w:marLeft w:val="0"/>
          <w:marRight w:val="0"/>
          <w:marTop w:val="0"/>
          <w:marBottom w:val="150"/>
          <w:divBdr>
            <w:top w:val="single" w:sz="12" w:space="0" w:color="000000"/>
            <w:left w:val="none" w:sz="0" w:space="0" w:color="auto"/>
            <w:bottom w:val="single" w:sz="12" w:space="0" w:color="000000"/>
            <w:right w:val="none" w:sz="0" w:space="0" w:color="auto"/>
          </w:divBdr>
        </w:div>
      </w:divsChild>
    </w:div>
    <w:div w:id="1543400139">
      <w:marLeft w:val="0"/>
      <w:marRight w:val="0"/>
      <w:marTop w:val="0"/>
      <w:marBottom w:val="0"/>
      <w:divBdr>
        <w:top w:val="none" w:sz="0" w:space="0" w:color="auto"/>
        <w:left w:val="none" w:sz="0" w:space="0" w:color="auto"/>
        <w:bottom w:val="none" w:sz="0" w:space="0" w:color="auto"/>
        <w:right w:val="none" w:sz="0" w:space="0" w:color="auto"/>
      </w:divBdr>
    </w:div>
    <w:div w:id="1624850031">
      <w:marLeft w:val="0"/>
      <w:marRight w:val="0"/>
      <w:marTop w:val="0"/>
      <w:marBottom w:val="0"/>
      <w:divBdr>
        <w:top w:val="none" w:sz="0" w:space="0" w:color="auto"/>
        <w:left w:val="none" w:sz="0" w:space="0" w:color="auto"/>
        <w:bottom w:val="none" w:sz="0" w:space="0" w:color="auto"/>
        <w:right w:val="none" w:sz="0" w:space="0" w:color="auto"/>
      </w:divBdr>
    </w:div>
    <w:div w:id="2084259207">
      <w:marLeft w:val="0"/>
      <w:marRight w:val="0"/>
      <w:marTop w:val="0"/>
      <w:marBottom w:val="0"/>
      <w:divBdr>
        <w:top w:val="none" w:sz="0" w:space="0" w:color="auto"/>
        <w:left w:val="none" w:sz="0" w:space="0" w:color="auto"/>
        <w:bottom w:val="none" w:sz="0" w:space="0" w:color="auto"/>
        <w:right w:val="none" w:sz="0" w:space="0" w:color="auto"/>
      </w:divBdr>
    </w:div>
    <w:div w:id="208636897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6F631F-BF83-4BA8-A1D3-07BC8AA8C00E}"/>
</file>

<file path=customXml/itemProps2.xml><?xml version="1.0" encoding="utf-8"?>
<ds:datastoreItem xmlns:ds="http://schemas.openxmlformats.org/officeDocument/2006/customXml" ds:itemID="{1306CBE7-CCA5-43C5-A898-826BF0409282}"/>
</file>

<file path=customXml/itemProps3.xml><?xml version="1.0" encoding="utf-8"?>
<ds:datastoreItem xmlns:ds="http://schemas.openxmlformats.org/officeDocument/2006/customXml" ds:itemID="{D5E281E9-A606-4E1C-A4EB-3AB41BA1247C}"/>
</file>

<file path=customXml/itemProps4.xml><?xml version="1.0" encoding="utf-8"?>
<ds:datastoreItem xmlns:ds="http://schemas.openxmlformats.org/officeDocument/2006/customXml" ds:itemID="{95F71070-02E6-47A0-B702-0828BF0082E2}"/>
</file>

<file path=customXml/itemProps5.xml><?xml version="1.0" encoding="utf-8"?>
<ds:datastoreItem xmlns:ds="http://schemas.openxmlformats.org/officeDocument/2006/customXml" ds:itemID="{D1F35545-38C1-42CD-B469-F719AD5D451E}"/>
</file>

<file path=docProps/app.xml><?xml version="1.0" encoding="utf-8"?>
<Properties xmlns="http://schemas.openxmlformats.org/officeDocument/2006/extended-properties" xmlns:vt="http://schemas.openxmlformats.org/officeDocument/2006/docPropsVTypes">
  <Template>Normal</Template>
  <TotalTime>25</TotalTime>
  <Pages>6</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Microchirita oculata</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Microchirita oculata</dc:title>
  <dc:subject/>
  <dc:creator>Jack Plummer</dc:creator>
  <cp:keywords/>
  <dc:description/>
  <cp:lastModifiedBy>Jack Plummer</cp:lastModifiedBy>
  <cp:revision>3</cp:revision>
  <dcterms:created xsi:type="dcterms:W3CDTF">2022-10-18T15:21:00Z</dcterms:created>
  <dcterms:modified xsi:type="dcterms:W3CDTF">2022-10-18T15:45:00Z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