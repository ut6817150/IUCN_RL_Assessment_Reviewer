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EF331" w14:textId="77777777" w:rsidR="00000000" w:rsidRDefault="003D1106">
      <w:pPr>
        <w:jc w:val="center"/>
        <w:divId w:val="540480882"/>
        <w:rPr>
          <w:rFonts w:ascii="Georgia" w:eastAsia="Times New Roman" w:hAnsi="Georgia"/>
          <w:b/>
          <w:bCs/>
          <w:sz w:val="29"/>
          <w:szCs w:val="29"/>
        </w:rPr>
      </w:pPr>
      <w:r>
        <w:rPr>
          <w:rFonts w:ascii="Georgia" w:eastAsia="Times New Roman" w:hAnsi="Georgia"/>
          <w:b/>
          <w:bCs/>
          <w:sz w:val="29"/>
          <w:szCs w:val="29"/>
        </w:rPr>
        <w:t>Draft</w:t>
      </w:r>
    </w:p>
    <w:p w14:paraId="69947AA9" w14:textId="77777777" w:rsidR="00000000" w:rsidRDefault="003D1106">
      <w:pPr>
        <w:divId w:val="920916148"/>
        <w:rPr>
          <w:rFonts w:ascii="Georgia" w:eastAsia="Times New Roman" w:hAnsi="Georgia"/>
          <w:sz w:val="18"/>
          <w:szCs w:val="18"/>
        </w:rPr>
      </w:pPr>
      <w:r>
        <w:rPr>
          <w:rFonts w:ascii="Georgia" w:eastAsia="Times New Roman" w:hAnsi="Georgia"/>
          <w:noProof/>
          <w:sz w:val="18"/>
          <w:szCs w:val="18"/>
        </w:rPr>
        <w:drawing>
          <wp:inline distT="0" distB="0" distL="0" distR="0" wp14:anchorId="0CF7E912" wp14:editId="1DB4FE48">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03299C3" w14:textId="77777777" w:rsidR="00000000" w:rsidRDefault="003D1106">
      <w:pPr>
        <w:shd w:val="clear" w:color="auto" w:fill="FFFFFF"/>
        <w:spacing w:before="100" w:beforeAutospacing="1" w:after="100" w:afterAutospacing="1"/>
        <w:jc w:val="right"/>
        <w:outlineLvl w:val="1"/>
        <w:divId w:val="920916148"/>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 xml:space="preserve">Dalbergia </w:t>
      </w:r>
      <w:proofErr w:type="spellStart"/>
      <w:r>
        <w:rPr>
          <w:rStyle w:val="Emphasis"/>
          <w:rFonts w:ascii="Georgia" w:eastAsia="Times New Roman" w:hAnsi="Georgia"/>
          <w:b/>
          <w:bCs/>
          <w:color w:val="000000"/>
          <w:kern w:val="36"/>
          <w:sz w:val="29"/>
          <w:szCs w:val="29"/>
        </w:rPr>
        <w:t>cultrata</w:t>
      </w:r>
      <w:proofErr w:type="spellEnd"/>
      <w:r>
        <w:rPr>
          <w:rFonts w:ascii="Georgia" w:eastAsia="Times New Roman" w:hAnsi="Georgia"/>
          <w:b/>
          <w:bCs/>
          <w:color w:val="000000"/>
          <w:kern w:val="36"/>
          <w:sz w:val="29"/>
          <w:szCs w:val="29"/>
        </w:rPr>
        <w:t xml:space="preserve"> - Graham ex </w:t>
      </w:r>
      <w:proofErr w:type="spellStart"/>
      <w:r>
        <w:rPr>
          <w:rFonts w:ascii="Georgia" w:eastAsia="Times New Roman" w:hAnsi="Georgia"/>
          <w:b/>
          <w:bCs/>
          <w:color w:val="000000"/>
          <w:kern w:val="36"/>
          <w:sz w:val="29"/>
          <w:szCs w:val="29"/>
        </w:rPr>
        <w:t>Benth</w:t>
      </w:r>
      <w:proofErr w:type="spellEnd"/>
      <w:r>
        <w:rPr>
          <w:rFonts w:ascii="Georgia" w:eastAsia="Times New Roman" w:hAnsi="Georgia"/>
          <w:b/>
          <w:bCs/>
          <w:color w:val="000000"/>
          <w:kern w:val="36"/>
          <w:sz w:val="29"/>
          <w:szCs w:val="29"/>
        </w:rPr>
        <w:t>.</w:t>
      </w:r>
    </w:p>
    <w:p w14:paraId="304184B0" w14:textId="77777777" w:rsidR="00000000" w:rsidRDefault="003D1106">
      <w:pPr>
        <w:jc w:val="right"/>
        <w:divId w:val="920916148"/>
        <w:rPr>
          <w:rFonts w:ascii="Georgia" w:eastAsia="Times New Roman" w:hAnsi="Georgia"/>
          <w:sz w:val="18"/>
          <w:szCs w:val="18"/>
        </w:rPr>
      </w:pPr>
      <w:r>
        <w:rPr>
          <w:rFonts w:ascii="Georgia" w:eastAsia="Times New Roman" w:hAnsi="Georgia"/>
          <w:sz w:val="18"/>
          <w:szCs w:val="18"/>
        </w:rPr>
        <w:t xml:space="preserve">PLANTAE - TRACHEOPHYTA - MAGNOLIOPSIDA - FABALES - FABACEAE - Dalbergia - </w:t>
      </w:r>
      <w:proofErr w:type="spellStart"/>
      <w:r>
        <w:rPr>
          <w:rFonts w:ascii="Georgia" w:eastAsia="Times New Roman" w:hAnsi="Georgia"/>
          <w:sz w:val="18"/>
          <w:szCs w:val="18"/>
        </w:rPr>
        <w:t>cultrata</w:t>
      </w:r>
      <w:proofErr w:type="spellEnd"/>
    </w:p>
    <w:p w14:paraId="5C8C2C47" w14:textId="77777777" w:rsidR="00000000" w:rsidRDefault="003D1106">
      <w:pPr>
        <w:pStyle w:val="NormalWeb"/>
        <w:divId w:val="1310130930"/>
        <w:rPr>
          <w:rFonts w:ascii="Georgia" w:hAnsi="Georgia"/>
        </w:rPr>
      </w:pPr>
      <w:r>
        <w:rPr>
          <w:rStyle w:val="Strong"/>
          <w:rFonts w:ascii="Georgia" w:hAnsi="Georgia"/>
        </w:rPr>
        <w:t xml:space="preserve">Common Names: </w:t>
      </w:r>
      <w:r>
        <w:rPr>
          <w:rFonts w:ascii="Georgia" w:hAnsi="Georgia"/>
        </w:rPr>
        <w:t xml:space="preserve">Burma Blackwood (English), </w:t>
      </w:r>
      <w:proofErr w:type="spellStart"/>
      <w:r>
        <w:rPr>
          <w:rFonts w:ascii="Georgia" w:hAnsi="Georgia"/>
        </w:rPr>
        <w:t>Getdam</w:t>
      </w:r>
      <w:proofErr w:type="spellEnd"/>
      <w:r>
        <w:rPr>
          <w:rFonts w:ascii="Georgia" w:hAnsi="Georgia"/>
        </w:rPr>
        <w:t xml:space="preserve"> (Vietnamese), Ka Bo (La</w:t>
      </w:r>
      <w:r>
        <w:rPr>
          <w:rFonts w:ascii="Georgia" w:hAnsi="Georgia"/>
        </w:rPr>
        <w:t xml:space="preserve">o), </w:t>
      </w:r>
      <w:proofErr w:type="spellStart"/>
      <w:r>
        <w:rPr>
          <w:rFonts w:ascii="Georgia" w:hAnsi="Georgia"/>
        </w:rPr>
        <w:t>Kamphere</w:t>
      </w:r>
      <w:proofErr w:type="spellEnd"/>
      <w:r>
        <w:rPr>
          <w:rFonts w:ascii="Georgia" w:hAnsi="Georgia"/>
        </w:rPr>
        <w:t xml:space="preserve"> (Lao), </w:t>
      </w:r>
      <w:proofErr w:type="spellStart"/>
      <w:r>
        <w:rPr>
          <w:rFonts w:ascii="Georgia" w:hAnsi="Georgia"/>
        </w:rPr>
        <w:t>Ket</w:t>
      </w:r>
      <w:proofErr w:type="spellEnd"/>
      <w:r>
        <w:rPr>
          <w:rFonts w:ascii="Georgia" w:hAnsi="Georgia"/>
        </w:rPr>
        <w:t xml:space="preserve"> Koo Fai (Thai), Mai Kam </w:t>
      </w:r>
      <w:proofErr w:type="spellStart"/>
      <w:r>
        <w:rPr>
          <w:rFonts w:ascii="Georgia" w:hAnsi="Georgia"/>
        </w:rPr>
        <w:t>Phee</w:t>
      </w:r>
      <w:proofErr w:type="spellEnd"/>
      <w:r>
        <w:rPr>
          <w:rFonts w:ascii="Georgia" w:hAnsi="Georgia"/>
        </w:rPr>
        <w:t xml:space="preserve"> (Thai), Mai </w:t>
      </w:r>
      <w:proofErr w:type="spellStart"/>
      <w:r>
        <w:rPr>
          <w:rFonts w:ascii="Georgia" w:hAnsi="Georgia"/>
        </w:rPr>
        <w:t>Ket</w:t>
      </w:r>
      <w:proofErr w:type="spellEnd"/>
      <w:r>
        <w:rPr>
          <w:rFonts w:ascii="Georgia" w:hAnsi="Georgia"/>
        </w:rPr>
        <w:t xml:space="preserve"> Dam (Thai), Nang </w:t>
      </w:r>
      <w:proofErr w:type="spellStart"/>
      <w:r>
        <w:rPr>
          <w:rFonts w:ascii="Georgia" w:hAnsi="Georgia"/>
        </w:rPr>
        <w:t>Noune</w:t>
      </w:r>
      <w:proofErr w:type="spellEnd"/>
      <w:r>
        <w:rPr>
          <w:rFonts w:ascii="Georgia" w:hAnsi="Georgia"/>
        </w:rPr>
        <w:t xml:space="preserve"> (Lao), </w:t>
      </w:r>
      <w:proofErr w:type="spellStart"/>
      <w:r>
        <w:rPr>
          <w:rFonts w:ascii="Georgia" w:hAnsi="Georgia"/>
        </w:rPr>
        <w:t>Yindaik</w:t>
      </w:r>
      <w:proofErr w:type="spellEnd"/>
      <w:r>
        <w:rPr>
          <w:rFonts w:ascii="Georgia" w:hAnsi="Georgia"/>
        </w:rPr>
        <w:br/>
      </w:r>
      <w:r>
        <w:rPr>
          <w:rStyle w:val="Strong"/>
          <w:rFonts w:ascii="Georgia" w:hAnsi="Georgia"/>
        </w:rPr>
        <w:t xml:space="preserve">Synonyms: </w:t>
      </w:r>
      <w:r>
        <w:rPr>
          <w:rFonts w:ascii="Georgia" w:hAnsi="Georgia"/>
        </w:rPr>
        <w:t xml:space="preserve">Dalbergia </w:t>
      </w:r>
      <w:proofErr w:type="spellStart"/>
      <w:r>
        <w:rPr>
          <w:rFonts w:ascii="Georgia" w:hAnsi="Georgia"/>
        </w:rPr>
        <w:t>fusca</w:t>
      </w:r>
      <w:proofErr w:type="spellEnd"/>
      <w:r>
        <w:rPr>
          <w:rFonts w:ascii="Georgia" w:hAnsi="Georgia"/>
        </w:rPr>
        <w:t xml:space="preserve"> Pierre</w:t>
      </w:r>
    </w:p>
    <w:p w14:paraId="088B8DF1" w14:textId="77777777" w:rsidR="00000000" w:rsidRDefault="003D1106">
      <w:pPr>
        <w:pStyle w:val="NormalWeb"/>
        <w:divId w:val="1310130930"/>
        <w:rPr>
          <w:rFonts w:ascii="Georgia" w:hAnsi="Georgia"/>
        </w:rPr>
      </w:pPr>
      <w:r>
        <w:rPr>
          <w:rFonts w:ascii="Georgia" w:hAnsi="Georgia"/>
          <w:b/>
          <w:bCs/>
          <w:color w:val="FF0000"/>
        </w:rPr>
        <w:t xml:space="preserve">Need to synonymise Dalbergia </w:t>
      </w:r>
      <w:proofErr w:type="spellStart"/>
      <w:r>
        <w:rPr>
          <w:rFonts w:ascii="Georgia" w:hAnsi="Georgia"/>
          <w:b/>
          <w:bCs/>
          <w:color w:val="FF0000"/>
        </w:rPr>
        <w:t>fusca</w:t>
      </w:r>
      <w:proofErr w:type="spellEnd"/>
      <w:r>
        <w:rPr>
          <w:rFonts w:ascii="Georgia" w:hAnsi="Georgia"/>
          <w:b/>
          <w:bCs/>
          <w:color w:val="FF0000"/>
        </w:rPr>
        <w:t xml:space="preserve"> var. </w:t>
      </w:r>
      <w:proofErr w:type="spellStart"/>
      <w:r>
        <w:rPr>
          <w:rFonts w:ascii="Georgia" w:hAnsi="Georgia"/>
          <w:b/>
          <w:bCs/>
          <w:color w:val="FF0000"/>
        </w:rPr>
        <w:t>enneandra</w:t>
      </w:r>
      <w:proofErr w:type="spellEnd"/>
      <w:r>
        <w:rPr>
          <w:rFonts w:ascii="Georgia" w:hAnsi="Georgia"/>
          <w:b/>
          <w:bCs/>
          <w:color w:val="FF0000"/>
        </w:rPr>
        <w:t xml:space="preserve"> under a new concept of D. </w:t>
      </w:r>
      <w:proofErr w:type="spellStart"/>
      <w:r>
        <w:rPr>
          <w:rFonts w:ascii="Georgia" w:hAnsi="Georgia"/>
          <w:b/>
          <w:bCs/>
          <w:color w:val="FF0000"/>
        </w:rPr>
        <w:t>cochinensis</w:t>
      </w:r>
      <w:proofErr w:type="spellEnd"/>
      <w:r>
        <w:rPr>
          <w:rFonts w:ascii="Georgia" w:hAnsi="Georgia"/>
          <w:b/>
          <w:bCs/>
          <w:color w:val="FF0000"/>
        </w:rPr>
        <w:t xml:space="preserve"> when that is submitted and p</w:t>
      </w:r>
      <w:r>
        <w:rPr>
          <w:rFonts w:ascii="Georgia" w:hAnsi="Georgia"/>
          <w:b/>
          <w:bCs/>
          <w:color w:val="FF0000"/>
        </w:rPr>
        <w:t xml:space="preserve">rocessed for publication. Need to do this before dealing with D. </w:t>
      </w:r>
      <w:proofErr w:type="spellStart"/>
      <w:r>
        <w:rPr>
          <w:rFonts w:ascii="Georgia" w:hAnsi="Georgia"/>
          <w:b/>
          <w:bCs/>
          <w:color w:val="FF0000"/>
        </w:rPr>
        <w:t>fusca</w:t>
      </w:r>
      <w:proofErr w:type="spellEnd"/>
      <w:r>
        <w:rPr>
          <w:rFonts w:ascii="Georgia" w:hAnsi="Georgia"/>
          <w:b/>
          <w:bCs/>
          <w:color w:val="FF0000"/>
        </w:rPr>
        <w:t xml:space="preserve">. Synonymise Dalbergia </w:t>
      </w:r>
      <w:proofErr w:type="spellStart"/>
      <w:r>
        <w:rPr>
          <w:rFonts w:ascii="Georgia" w:hAnsi="Georgia"/>
          <w:b/>
          <w:bCs/>
          <w:color w:val="FF0000"/>
        </w:rPr>
        <w:t>fusca</w:t>
      </w:r>
      <w:proofErr w:type="spellEnd"/>
      <w:r>
        <w:rPr>
          <w:rFonts w:ascii="Georgia" w:hAnsi="Georgia"/>
          <w:b/>
          <w:bCs/>
          <w:color w:val="FF0000"/>
        </w:rPr>
        <w:t xml:space="preserve"> under a new concept of D. </w:t>
      </w:r>
      <w:proofErr w:type="spellStart"/>
      <w:r>
        <w:rPr>
          <w:rFonts w:ascii="Georgia" w:hAnsi="Georgia"/>
          <w:b/>
          <w:bCs/>
          <w:color w:val="FF0000"/>
        </w:rPr>
        <w:t>cultrata</w:t>
      </w:r>
      <w:proofErr w:type="spellEnd"/>
      <w:r>
        <w:rPr>
          <w:rFonts w:ascii="Georgia" w:hAnsi="Georgia"/>
          <w:b/>
          <w:bCs/>
          <w:color w:val="FF0000"/>
        </w:rPr>
        <w:t xml:space="preserve"> when that is submitted and processed for publication.</w:t>
      </w:r>
      <w:r>
        <w:rPr>
          <w:rFonts w:ascii="Georgia" w:hAnsi="Georgia"/>
        </w:rPr>
        <w:t xml:space="preserve"> </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692"/>
      </w:tblGrid>
      <w:tr w:rsidR="00000000" w14:paraId="2A8BBF71" w14:textId="77777777">
        <w:trPr>
          <w:tblCellSpacing w:w="15" w:type="dxa"/>
          <w:jc w:val="center"/>
        </w:trPr>
        <w:tc>
          <w:tcPr>
            <w:tcW w:w="0" w:type="auto"/>
            <w:tcBorders>
              <w:bottom w:val="single" w:sz="6" w:space="0" w:color="000000"/>
            </w:tcBorders>
            <w:shd w:val="clear" w:color="auto" w:fill="BBBBBB"/>
            <w:vAlign w:val="center"/>
            <w:hideMark/>
          </w:tcPr>
          <w:p w14:paraId="6CD10A79" w14:textId="77777777" w:rsidR="00000000" w:rsidRDefault="003D1106">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71A6C6F3" w14:textId="77777777">
        <w:trPr>
          <w:tblCellSpacing w:w="15" w:type="dxa"/>
          <w:jc w:val="center"/>
        </w:trPr>
        <w:tc>
          <w:tcPr>
            <w:tcW w:w="0" w:type="auto"/>
            <w:vAlign w:val="center"/>
            <w:hideMark/>
          </w:tcPr>
          <w:p w14:paraId="4E3C12B7" w14:textId="77777777" w:rsidR="00000000" w:rsidRDefault="003D1106">
            <w:pPr>
              <w:spacing w:after="75"/>
              <w:rPr>
                <w:rFonts w:ascii="Georgia" w:eastAsia="Times New Roman" w:hAnsi="Georgia"/>
                <w:sz w:val="20"/>
                <w:szCs w:val="20"/>
              </w:rPr>
            </w:pPr>
            <w:commentRangeStart w:id="0"/>
            <w:r>
              <w:rPr>
                <w:rFonts w:ascii="Georgia" w:eastAsia="Times New Roman" w:hAnsi="Georgia"/>
                <w:sz w:val="20"/>
                <w:szCs w:val="20"/>
              </w:rPr>
              <w:t>EN - Endangered, A2cd+3cd (IUCN version 3.1)</w:t>
            </w:r>
            <w:commentRangeEnd w:id="0"/>
            <w:r>
              <w:rPr>
                <w:rStyle w:val="CommentReference"/>
              </w:rPr>
              <w:commentReference w:id="0"/>
            </w:r>
          </w:p>
        </w:tc>
      </w:tr>
    </w:tbl>
    <w:p w14:paraId="262B5BA1" w14:textId="77777777" w:rsidR="00000000" w:rsidRDefault="003D1106">
      <w:pPr>
        <w:pStyle w:val="Heading1"/>
        <w:divId w:val="1761171010"/>
        <w:rPr>
          <w:rFonts w:ascii="Georgia" w:eastAsia="Times New Roman" w:hAnsi="Georgia"/>
          <w:sz w:val="29"/>
          <w:szCs w:val="29"/>
        </w:rPr>
      </w:pPr>
      <w:r>
        <w:rPr>
          <w:rFonts w:ascii="Georgia" w:eastAsia="Times New Roman" w:hAnsi="Georgia"/>
          <w:sz w:val="29"/>
          <w:szCs w:val="29"/>
        </w:rPr>
        <w:t>Red List Assessment</w:t>
      </w:r>
    </w:p>
    <w:p w14:paraId="6866F2FF" w14:textId="77777777" w:rsidR="00000000" w:rsidRDefault="003D1106">
      <w:pPr>
        <w:pStyle w:val="Heading2"/>
        <w:divId w:val="1761171010"/>
        <w:rPr>
          <w:rFonts w:ascii="Georgia" w:eastAsia="Times New Roman" w:hAnsi="Georgia"/>
          <w:sz w:val="27"/>
          <w:szCs w:val="27"/>
        </w:rPr>
      </w:pPr>
      <w:r>
        <w:rPr>
          <w:rFonts w:ascii="Georgia" w:eastAsia="Times New Roman" w:hAnsi="Georgia"/>
          <w:sz w:val="27"/>
          <w:szCs w:val="27"/>
        </w:rPr>
        <w:t>Assessment Information</w:t>
      </w:r>
    </w:p>
    <w:p w14:paraId="508513BA" w14:textId="77777777" w:rsidR="00000000" w:rsidRDefault="003D1106">
      <w:pPr>
        <w:pStyle w:val="NormalWeb"/>
        <w:divId w:val="1761171010"/>
        <w:rPr>
          <w:rFonts w:ascii="Georgia" w:hAnsi="Georgia"/>
        </w:rPr>
      </w:pPr>
      <w:r>
        <w:rPr>
          <w:rStyle w:val="datalabel1"/>
          <w:rFonts w:ascii="Georgia" w:hAnsi="Georgia"/>
        </w:rPr>
        <w:t xml:space="preserve">Date of Assessment: </w:t>
      </w:r>
      <w:r>
        <w:rPr>
          <w:rFonts w:ascii="Georgia" w:hAnsi="Georgia"/>
        </w:rPr>
        <w:t>2022-03-17</w:t>
      </w:r>
    </w:p>
    <w:p w14:paraId="1C52A069" w14:textId="77777777" w:rsidR="00000000" w:rsidRDefault="003D1106">
      <w:pPr>
        <w:pStyle w:val="NormalWeb"/>
        <w:divId w:val="1761171010"/>
        <w:rPr>
          <w:rFonts w:ascii="Georgia" w:hAnsi="Georgia"/>
        </w:rPr>
      </w:pPr>
      <w:r>
        <w:rPr>
          <w:rStyle w:val="datalabel1"/>
          <w:rFonts w:ascii="Georgia" w:hAnsi="Georgia"/>
        </w:rPr>
        <w:t xml:space="preserve">Assessor(s): </w:t>
      </w:r>
      <w:proofErr w:type="spellStart"/>
      <w:r>
        <w:rPr>
          <w:rFonts w:ascii="Georgia" w:hAnsi="Georgia"/>
        </w:rPr>
        <w:t>Jalonen</w:t>
      </w:r>
      <w:proofErr w:type="spellEnd"/>
      <w:r>
        <w:rPr>
          <w:rFonts w:ascii="Georgia" w:hAnsi="Georgia"/>
        </w:rPr>
        <w:t xml:space="preserve">, R., </w:t>
      </w:r>
      <w:proofErr w:type="spellStart"/>
      <w:r>
        <w:rPr>
          <w:rFonts w:ascii="Georgia" w:hAnsi="Georgia"/>
        </w:rPr>
        <w:t>Theilade</w:t>
      </w:r>
      <w:proofErr w:type="spellEnd"/>
      <w:r>
        <w:rPr>
          <w:rFonts w:ascii="Georgia" w:hAnsi="Georgia"/>
        </w:rPr>
        <w:t xml:space="preserve">, I., Barstow, M., Pakkad, G. &amp; </w:t>
      </w:r>
      <w:proofErr w:type="spellStart"/>
      <w:r>
        <w:rPr>
          <w:rFonts w:ascii="Georgia" w:hAnsi="Georgia"/>
        </w:rPr>
        <w:t>Hartvig</w:t>
      </w:r>
      <w:proofErr w:type="spellEnd"/>
      <w:r>
        <w:rPr>
          <w:rFonts w:ascii="Georgia" w:hAnsi="Georgia"/>
        </w:rPr>
        <w:t>, I.</w:t>
      </w:r>
    </w:p>
    <w:p w14:paraId="28E0ADD1" w14:textId="77777777" w:rsidR="00000000" w:rsidRDefault="003D1106">
      <w:pPr>
        <w:pStyle w:val="NormalWeb"/>
        <w:divId w:val="1761171010"/>
        <w:rPr>
          <w:rFonts w:ascii="Georgia" w:hAnsi="Georgia"/>
        </w:rPr>
      </w:pPr>
      <w:r>
        <w:rPr>
          <w:rStyle w:val="datalabel1"/>
          <w:rFonts w:ascii="Georgia" w:hAnsi="Georgia"/>
        </w:rPr>
        <w:t xml:space="preserve">Contributor(s): </w:t>
      </w:r>
      <w:proofErr w:type="spellStart"/>
      <w:r>
        <w:rPr>
          <w:rFonts w:ascii="Georgia" w:hAnsi="Georgia"/>
        </w:rPr>
        <w:t>Contu</w:t>
      </w:r>
      <w:proofErr w:type="spellEnd"/>
      <w:r>
        <w:rPr>
          <w:rFonts w:ascii="Georgia" w:hAnsi="Georgia"/>
        </w:rPr>
        <w:t>, S.</w:t>
      </w:r>
    </w:p>
    <w:p w14:paraId="4E790451" w14:textId="77777777" w:rsidR="00000000" w:rsidRDefault="003D1106">
      <w:pPr>
        <w:pStyle w:val="NormalWeb"/>
        <w:divId w:val="1761171010"/>
        <w:rPr>
          <w:rFonts w:ascii="Georgia" w:hAnsi="Georgia"/>
        </w:rPr>
      </w:pPr>
      <w:r>
        <w:rPr>
          <w:rStyle w:val="datalabel1"/>
          <w:rFonts w:ascii="Georgia" w:hAnsi="Georgia"/>
        </w:rPr>
        <w:t xml:space="preserve">Regions: </w:t>
      </w:r>
      <w:r>
        <w:rPr>
          <w:rFonts w:ascii="Georgia" w:hAnsi="Georgia"/>
        </w:rPr>
        <w:t>Global</w:t>
      </w:r>
    </w:p>
    <w:p w14:paraId="13A765A7" w14:textId="77777777" w:rsidR="00000000" w:rsidRDefault="003D1106">
      <w:pPr>
        <w:pStyle w:val="Heading2"/>
        <w:divId w:val="1761171010"/>
        <w:rPr>
          <w:rFonts w:ascii="Georgia" w:eastAsia="Times New Roman" w:hAnsi="Georgia"/>
          <w:sz w:val="27"/>
          <w:szCs w:val="27"/>
        </w:rPr>
      </w:pPr>
      <w:r>
        <w:rPr>
          <w:rFonts w:ascii="Georgia" w:eastAsia="Times New Roman" w:hAnsi="Georgia"/>
          <w:sz w:val="27"/>
          <w:szCs w:val="27"/>
        </w:rPr>
        <w:t>Assessment Rationale</w:t>
      </w:r>
    </w:p>
    <w:p w14:paraId="17F3836C" w14:textId="77777777" w:rsidR="00000000" w:rsidRDefault="003D1106">
      <w:pPr>
        <w:pStyle w:val="NormalWeb"/>
        <w:divId w:val="1761171010"/>
        <w:rPr>
          <w:rFonts w:ascii="Georgia" w:hAnsi="Georgia"/>
        </w:rPr>
      </w:pPr>
      <w:r>
        <w:rPr>
          <w:rStyle w:val="Emphasis"/>
          <w:rFonts w:ascii="Georgia" w:hAnsi="Georgia"/>
        </w:rPr>
        <w:t xml:space="preserve">Dalbergia </w:t>
      </w:r>
      <w:proofErr w:type="spellStart"/>
      <w:r>
        <w:rPr>
          <w:rStyle w:val="Emphasis"/>
          <w:rFonts w:ascii="Georgia" w:hAnsi="Georgia"/>
        </w:rPr>
        <w:t>cultrata</w:t>
      </w:r>
      <w:proofErr w:type="spellEnd"/>
      <w:r>
        <w:rPr>
          <w:rStyle w:val="Emphasis"/>
          <w:rFonts w:ascii="Georgia" w:hAnsi="Georgia"/>
        </w:rPr>
        <w:t xml:space="preserve"> </w:t>
      </w:r>
      <w:r>
        <w:rPr>
          <w:rFonts w:ascii="Georgia" w:hAnsi="Georgia"/>
        </w:rPr>
        <w:t xml:space="preserve">(Burma Blackwood) is a medium tree species native to Myanmar, Lao PDR, Cambodia, Thailand, Viet </w:t>
      </w:r>
      <w:proofErr w:type="gramStart"/>
      <w:r>
        <w:rPr>
          <w:rFonts w:ascii="Georgia" w:hAnsi="Georgia"/>
        </w:rPr>
        <w:t>Nam</w:t>
      </w:r>
      <w:proofErr w:type="gramEnd"/>
      <w:r>
        <w:rPr>
          <w:rFonts w:ascii="Georgia" w:hAnsi="Georgia"/>
        </w:rPr>
        <w:t xml:space="preserve"> and China (Yunnan). The species has a large geographic range in which the species is scattered. There is little </w:t>
      </w:r>
      <w:proofErr w:type="gramStart"/>
      <w:r>
        <w:rPr>
          <w:rFonts w:ascii="Georgia" w:hAnsi="Georgia"/>
        </w:rPr>
        <w:t>spec</w:t>
      </w:r>
      <w:r>
        <w:rPr>
          <w:rFonts w:ascii="Georgia" w:hAnsi="Georgia"/>
        </w:rPr>
        <w:t>ies specific</w:t>
      </w:r>
      <w:proofErr w:type="gramEnd"/>
      <w:r>
        <w:rPr>
          <w:rFonts w:ascii="Georgia" w:hAnsi="Georgia"/>
        </w:rPr>
        <w:t xml:space="preserve"> information available for the species but a global population decline is suspected. This is due to the use and trade of the species for </w:t>
      </w:r>
      <w:proofErr w:type="spellStart"/>
      <w:r>
        <w:rPr>
          <w:rFonts w:ascii="Georgia" w:hAnsi="Georgia"/>
        </w:rPr>
        <w:t>hongmu</w:t>
      </w:r>
      <w:proofErr w:type="spellEnd"/>
      <w:r>
        <w:rPr>
          <w:rFonts w:ascii="Georgia" w:hAnsi="Georgia"/>
        </w:rPr>
        <w:t xml:space="preserve"> timber. This timber is highly desirable on the international timber market. There is global pressure</w:t>
      </w:r>
      <w:r>
        <w:rPr>
          <w:rFonts w:ascii="Georgia" w:hAnsi="Georgia"/>
        </w:rPr>
        <w:t xml:space="preserve"> on all species of </w:t>
      </w:r>
      <w:proofErr w:type="spellStart"/>
      <w:r>
        <w:rPr>
          <w:rFonts w:ascii="Georgia" w:hAnsi="Georgia"/>
        </w:rPr>
        <w:t>hongmu</w:t>
      </w:r>
      <w:proofErr w:type="spellEnd"/>
      <w:r>
        <w:rPr>
          <w:rFonts w:ascii="Georgia" w:hAnsi="Georgia"/>
        </w:rPr>
        <w:t xml:space="preserve"> producing trees which has caused many to become rare in the wild. Given the demand and rarity of </w:t>
      </w:r>
      <w:proofErr w:type="spellStart"/>
      <w:r>
        <w:rPr>
          <w:rFonts w:ascii="Georgia" w:hAnsi="Georgia"/>
        </w:rPr>
        <w:t>hongmu</w:t>
      </w:r>
      <w:proofErr w:type="spellEnd"/>
      <w:r>
        <w:rPr>
          <w:rFonts w:ascii="Georgia" w:hAnsi="Georgia"/>
        </w:rPr>
        <w:t xml:space="preserve"> timber there is much illegal activity to harvest and trade </w:t>
      </w:r>
      <w:proofErr w:type="spellStart"/>
      <w:r>
        <w:rPr>
          <w:rFonts w:ascii="Georgia" w:hAnsi="Georgia"/>
        </w:rPr>
        <w:t>hongmu</w:t>
      </w:r>
      <w:proofErr w:type="spellEnd"/>
      <w:r>
        <w:rPr>
          <w:rFonts w:ascii="Georgia" w:hAnsi="Georgia"/>
        </w:rPr>
        <w:t xml:space="preserve"> producing species, supported by the high sale price of the t</w:t>
      </w:r>
      <w:r>
        <w:rPr>
          <w:rFonts w:ascii="Georgia" w:hAnsi="Georgia"/>
        </w:rPr>
        <w:t xml:space="preserve">imber. Illegal logging is the major threat to </w:t>
      </w:r>
      <w:r>
        <w:rPr>
          <w:rStyle w:val="Emphasis"/>
          <w:rFonts w:ascii="Georgia" w:hAnsi="Georgia"/>
        </w:rPr>
        <w:t xml:space="preserve">D. </w:t>
      </w:r>
      <w:proofErr w:type="spellStart"/>
      <w:r>
        <w:rPr>
          <w:rStyle w:val="Emphasis"/>
          <w:rFonts w:ascii="Georgia" w:hAnsi="Georgia"/>
        </w:rPr>
        <w:t>cultrata</w:t>
      </w:r>
      <w:proofErr w:type="spellEnd"/>
      <w:r>
        <w:rPr>
          <w:rFonts w:ascii="Georgia" w:hAnsi="Georgia"/>
        </w:rPr>
        <w:t>. Additional threats are from land use change and deforestation across the range of the species. Exact values for population size and decline in each of the species' range states is not available, bu</w:t>
      </w:r>
      <w:r>
        <w:rPr>
          <w:rFonts w:ascii="Georgia" w:hAnsi="Georgia"/>
        </w:rPr>
        <w:t>t using qualitative information it is suspected that it has experienced a population decline of over 50% over three generations.</w:t>
      </w:r>
      <w:r>
        <w:rPr>
          <w:rFonts w:ascii="Georgia" w:hAnsi="Georgia"/>
        </w:rPr>
        <w:br/>
      </w:r>
      <w:r>
        <w:rPr>
          <w:rFonts w:ascii="Georgia" w:hAnsi="Georgia"/>
        </w:rPr>
        <w:br/>
        <w:t xml:space="preserve">International and national policies are in place to protect </w:t>
      </w:r>
      <w:proofErr w:type="spellStart"/>
      <w:r>
        <w:rPr>
          <w:rFonts w:ascii="Georgia" w:hAnsi="Georgia"/>
        </w:rPr>
        <w:t>hongmu</w:t>
      </w:r>
      <w:proofErr w:type="spellEnd"/>
      <w:r>
        <w:rPr>
          <w:rFonts w:ascii="Georgia" w:hAnsi="Georgia"/>
        </w:rPr>
        <w:t xml:space="preserve"> species in the wild, however there is not the capacity to e</w:t>
      </w:r>
      <w:r>
        <w:rPr>
          <w:rFonts w:ascii="Georgia" w:hAnsi="Georgia"/>
        </w:rPr>
        <w:t xml:space="preserve">nforce the policies and there is also corruption and bribery which retain the illegal routes of </w:t>
      </w:r>
      <w:proofErr w:type="spellStart"/>
      <w:r>
        <w:rPr>
          <w:rFonts w:ascii="Georgia" w:hAnsi="Georgia"/>
        </w:rPr>
        <w:t>hongmu</w:t>
      </w:r>
      <w:proofErr w:type="spellEnd"/>
      <w:r>
        <w:rPr>
          <w:rFonts w:ascii="Georgia" w:hAnsi="Georgia"/>
        </w:rPr>
        <w:t xml:space="preserve"> trade, induced by powerful crime syndicates. The species is found in some protected areas, and there are national seed programs as well as new </w:t>
      </w:r>
      <w:r>
        <w:rPr>
          <w:rStyle w:val="Emphasis"/>
          <w:rFonts w:ascii="Georgia" w:hAnsi="Georgia"/>
        </w:rPr>
        <w:t xml:space="preserve">in situ </w:t>
      </w:r>
      <w:r>
        <w:rPr>
          <w:rFonts w:ascii="Georgia" w:hAnsi="Georgia"/>
        </w:rPr>
        <w:t>an</w:t>
      </w:r>
      <w:r>
        <w:rPr>
          <w:rFonts w:ascii="Georgia" w:hAnsi="Georgia"/>
        </w:rPr>
        <w:t xml:space="preserve">d </w:t>
      </w:r>
      <w:r>
        <w:rPr>
          <w:rStyle w:val="Emphasis"/>
          <w:rFonts w:ascii="Georgia" w:hAnsi="Georgia"/>
        </w:rPr>
        <w:t xml:space="preserve">ex situ </w:t>
      </w:r>
      <w:r>
        <w:rPr>
          <w:rFonts w:ascii="Georgia" w:hAnsi="Georgia"/>
        </w:rPr>
        <w:t>conservation sites for the species. Greater international and national enforcement and eradication of crime syndicates is needed to prevent this species becoming more threatened in the future.</w:t>
      </w:r>
    </w:p>
    <w:p w14:paraId="74059235" w14:textId="77777777" w:rsidR="00000000" w:rsidRDefault="003D1106">
      <w:pPr>
        <w:pStyle w:val="Heading1"/>
        <w:divId w:val="985204395"/>
        <w:rPr>
          <w:rFonts w:ascii="Georgia" w:eastAsia="Times New Roman" w:hAnsi="Georgia"/>
          <w:sz w:val="29"/>
          <w:szCs w:val="29"/>
        </w:rPr>
      </w:pPr>
      <w:r>
        <w:rPr>
          <w:rFonts w:ascii="Georgia" w:eastAsia="Times New Roman" w:hAnsi="Georgia"/>
          <w:sz w:val="29"/>
          <w:szCs w:val="29"/>
        </w:rPr>
        <w:lastRenderedPageBreak/>
        <w:t>Distribution</w:t>
      </w:r>
    </w:p>
    <w:p w14:paraId="14C70281" w14:textId="77777777" w:rsidR="00000000" w:rsidRDefault="003D1106">
      <w:pPr>
        <w:pStyle w:val="Heading2"/>
        <w:divId w:val="985204395"/>
        <w:rPr>
          <w:rFonts w:ascii="Georgia" w:eastAsia="Times New Roman" w:hAnsi="Georgia"/>
          <w:sz w:val="27"/>
          <w:szCs w:val="27"/>
        </w:rPr>
      </w:pPr>
      <w:r>
        <w:rPr>
          <w:rFonts w:ascii="Georgia" w:eastAsia="Times New Roman" w:hAnsi="Georgia"/>
          <w:sz w:val="27"/>
          <w:szCs w:val="27"/>
        </w:rPr>
        <w:t>Geographic Range</w:t>
      </w:r>
    </w:p>
    <w:p w14:paraId="31B7BD18" w14:textId="5990CFF6" w:rsidR="00000000" w:rsidRDefault="003D1106">
      <w:pPr>
        <w:pStyle w:val="NormalWeb"/>
        <w:divId w:val="985204395"/>
        <w:rPr>
          <w:rFonts w:ascii="Georgia" w:hAnsi="Georgia"/>
        </w:rPr>
      </w:pPr>
      <w:r>
        <w:rPr>
          <w:rStyle w:val="Emphasis"/>
          <w:rFonts w:ascii="Georgia" w:hAnsi="Georgia"/>
        </w:rPr>
        <w:t xml:space="preserve">Dalbergia </w:t>
      </w:r>
      <w:proofErr w:type="spellStart"/>
      <w:r>
        <w:rPr>
          <w:rStyle w:val="Emphasis"/>
          <w:rFonts w:ascii="Georgia" w:hAnsi="Georgia"/>
        </w:rPr>
        <w:t>cultrata</w:t>
      </w:r>
      <w:proofErr w:type="spellEnd"/>
      <w:r>
        <w:rPr>
          <w:rFonts w:ascii="Georgia" w:hAnsi="Georgia"/>
        </w:rPr>
        <w:t xml:space="preserve"> occurs in Cambodia, China (Yunnan province), Lao PDR, Myanmar, Thailand and Viet Nam and it has been introduced to India. In Cambodia it is found in </w:t>
      </w:r>
      <w:proofErr w:type="spellStart"/>
      <w:r>
        <w:rPr>
          <w:rFonts w:ascii="Georgia" w:hAnsi="Georgia"/>
        </w:rPr>
        <w:t>Srae</w:t>
      </w:r>
      <w:proofErr w:type="spellEnd"/>
      <w:r>
        <w:rPr>
          <w:rFonts w:ascii="Georgia" w:hAnsi="Georgia"/>
        </w:rPr>
        <w:t xml:space="preserve"> Noy commune, </w:t>
      </w:r>
      <w:proofErr w:type="spellStart"/>
      <w:r>
        <w:rPr>
          <w:rFonts w:ascii="Georgia" w:hAnsi="Georgia"/>
        </w:rPr>
        <w:t>Siem</w:t>
      </w:r>
      <w:proofErr w:type="spellEnd"/>
      <w:r>
        <w:rPr>
          <w:rFonts w:ascii="Georgia" w:hAnsi="Georgia"/>
        </w:rPr>
        <w:t xml:space="preserve"> Reap province. In Lao PDR the species is found in </w:t>
      </w:r>
      <w:proofErr w:type="spellStart"/>
      <w:r>
        <w:rPr>
          <w:rFonts w:ascii="Georgia" w:hAnsi="Georgia"/>
        </w:rPr>
        <w:t>Sayabouri</w:t>
      </w:r>
      <w:proofErr w:type="spellEnd"/>
      <w:r>
        <w:rPr>
          <w:rFonts w:ascii="Georgia" w:hAnsi="Georgia"/>
        </w:rPr>
        <w:t xml:space="preserve"> (Pak </w:t>
      </w:r>
      <w:r>
        <w:rPr>
          <w:rFonts w:ascii="Georgia" w:hAnsi="Georgia"/>
        </w:rPr>
        <w:t xml:space="preserve">Lai), </w:t>
      </w:r>
      <w:proofErr w:type="spellStart"/>
      <w:r>
        <w:rPr>
          <w:rFonts w:ascii="Georgia" w:hAnsi="Georgia"/>
        </w:rPr>
        <w:t>Louang</w:t>
      </w:r>
      <w:proofErr w:type="spellEnd"/>
      <w:r>
        <w:rPr>
          <w:rFonts w:ascii="Georgia" w:hAnsi="Georgia"/>
        </w:rPr>
        <w:t xml:space="preserve"> Prabang (Phou </w:t>
      </w:r>
      <w:proofErr w:type="spellStart"/>
      <w:r>
        <w:rPr>
          <w:rFonts w:ascii="Georgia" w:hAnsi="Georgia"/>
        </w:rPr>
        <w:t>Khouang</w:t>
      </w:r>
      <w:proofErr w:type="spellEnd"/>
      <w:r>
        <w:rPr>
          <w:rFonts w:ascii="Georgia" w:hAnsi="Georgia"/>
        </w:rPr>
        <w:t xml:space="preserve">), </w:t>
      </w:r>
      <w:proofErr w:type="spellStart"/>
      <w:r>
        <w:rPr>
          <w:rFonts w:ascii="Georgia" w:hAnsi="Georgia"/>
        </w:rPr>
        <w:t>Xieng</w:t>
      </w:r>
      <w:proofErr w:type="spellEnd"/>
      <w:r>
        <w:rPr>
          <w:rFonts w:ascii="Georgia" w:hAnsi="Georgia"/>
        </w:rPr>
        <w:t xml:space="preserve"> </w:t>
      </w:r>
      <w:proofErr w:type="spellStart"/>
      <w:r>
        <w:rPr>
          <w:rFonts w:ascii="Georgia" w:hAnsi="Georgia"/>
        </w:rPr>
        <w:t>Khouang</w:t>
      </w:r>
      <w:proofErr w:type="spellEnd"/>
      <w:r>
        <w:rPr>
          <w:rFonts w:ascii="Georgia" w:hAnsi="Georgia"/>
        </w:rPr>
        <w:t xml:space="preserve"> (</w:t>
      </w:r>
      <w:proofErr w:type="spellStart"/>
      <w:r>
        <w:rPr>
          <w:rFonts w:ascii="Georgia" w:hAnsi="Georgia"/>
        </w:rPr>
        <w:t>Moung</w:t>
      </w:r>
      <w:proofErr w:type="spellEnd"/>
      <w:r>
        <w:rPr>
          <w:rFonts w:ascii="Georgia" w:hAnsi="Georgia"/>
        </w:rPr>
        <w:t xml:space="preserve"> </w:t>
      </w:r>
      <w:proofErr w:type="spellStart"/>
      <w:r>
        <w:rPr>
          <w:rFonts w:ascii="Georgia" w:hAnsi="Georgia"/>
        </w:rPr>
        <w:t>Soui</w:t>
      </w:r>
      <w:proofErr w:type="spellEnd"/>
      <w:r>
        <w:rPr>
          <w:rFonts w:ascii="Georgia" w:hAnsi="Georgia"/>
        </w:rPr>
        <w:t xml:space="preserve">, Phou </w:t>
      </w:r>
      <w:proofErr w:type="spellStart"/>
      <w:r>
        <w:rPr>
          <w:rFonts w:ascii="Georgia" w:hAnsi="Georgia"/>
        </w:rPr>
        <w:t>Kabo</w:t>
      </w:r>
      <w:proofErr w:type="spellEnd"/>
      <w:r>
        <w:rPr>
          <w:rFonts w:ascii="Georgia" w:hAnsi="Georgia"/>
        </w:rPr>
        <w:t xml:space="preserve">, and </w:t>
      </w:r>
      <w:proofErr w:type="spellStart"/>
      <w:r>
        <w:rPr>
          <w:rFonts w:ascii="Georgia" w:hAnsi="Georgia"/>
        </w:rPr>
        <w:t>Moung</w:t>
      </w:r>
      <w:proofErr w:type="spellEnd"/>
      <w:r>
        <w:rPr>
          <w:rFonts w:ascii="Georgia" w:hAnsi="Georgia"/>
        </w:rPr>
        <w:t xml:space="preserve"> You), and </w:t>
      </w:r>
      <w:proofErr w:type="spellStart"/>
      <w:r>
        <w:rPr>
          <w:rFonts w:ascii="Georgia" w:hAnsi="Georgia"/>
        </w:rPr>
        <w:t>Savannakhet</w:t>
      </w:r>
      <w:proofErr w:type="spellEnd"/>
      <w:r>
        <w:rPr>
          <w:rFonts w:ascii="Georgia" w:hAnsi="Georgia"/>
        </w:rPr>
        <w:t xml:space="preserve"> provinces (Winfield </w:t>
      </w:r>
      <w:r>
        <w:rPr>
          <w:rStyle w:val="Emphasis"/>
          <w:rFonts w:ascii="Georgia" w:hAnsi="Georgia"/>
        </w:rPr>
        <w:t xml:space="preserve">et al. </w:t>
      </w:r>
      <w:r>
        <w:rPr>
          <w:rFonts w:ascii="Georgia" w:hAnsi="Georgia"/>
        </w:rPr>
        <w:t xml:space="preserve">2016). In Thailand the species </w:t>
      </w:r>
      <w:r>
        <w:rPr>
          <w:rFonts w:ascii="Georgia" w:hAnsi="Georgia"/>
        </w:rPr>
        <w:t>i</w:t>
      </w:r>
      <w:r>
        <w:rPr>
          <w:rFonts w:ascii="Georgia" w:hAnsi="Georgia"/>
        </w:rPr>
        <w:t>s</w:t>
      </w:r>
      <w:r>
        <w:rPr>
          <w:rFonts w:ascii="Georgia" w:hAnsi="Georgia"/>
        </w:rPr>
        <w:t xml:space="preserve"> recorded from Chiang Mai, Mae Hong Son, </w:t>
      </w:r>
      <w:proofErr w:type="spellStart"/>
      <w:r>
        <w:rPr>
          <w:rFonts w:ascii="Georgia" w:hAnsi="Georgia"/>
        </w:rPr>
        <w:t>Chaing</w:t>
      </w:r>
      <w:proofErr w:type="spellEnd"/>
      <w:r>
        <w:rPr>
          <w:rFonts w:ascii="Georgia" w:hAnsi="Georgia"/>
        </w:rPr>
        <w:t xml:space="preserve"> Rai, nan, Lamphun, Lampang, Uttaradit, </w:t>
      </w:r>
      <w:proofErr w:type="spellStart"/>
      <w:r>
        <w:rPr>
          <w:rFonts w:ascii="Georgia" w:hAnsi="Georgia"/>
        </w:rPr>
        <w:t>Ta</w:t>
      </w:r>
      <w:r>
        <w:rPr>
          <w:rFonts w:ascii="Georgia" w:hAnsi="Georgia"/>
        </w:rPr>
        <w:t>k</w:t>
      </w:r>
      <w:proofErr w:type="spellEnd"/>
      <w:r>
        <w:rPr>
          <w:rFonts w:ascii="Georgia" w:hAnsi="Georgia"/>
        </w:rPr>
        <w:t xml:space="preserve">, </w:t>
      </w:r>
      <w:proofErr w:type="spellStart"/>
      <w:r>
        <w:rPr>
          <w:rFonts w:ascii="Georgia" w:hAnsi="Georgia"/>
        </w:rPr>
        <w:t>Phetchabun</w:t>
      </w:r>
      <w:proofErr w:type="spellEnd"/>
      <w:r>
        <w:rPr>
          <w:rFonts w:ascii="Georgia" w:hAnsi="Georgia"/>
        </w:rPr>
        <w:t xml:space="preserve">, </w:t>
      </w:r>
      <w:proofErr w:type="spellStart"/>
      <w:r>
        <w:rPr>
          <w:rFonts w:ascii="Georgia" w:hAnsi="Georgia"/>
        </w:rPr>
        <w:t>Loei</w:t>
      </w:r>
      <w:proofErr w:type="spellEnd"/>
      <w:r>
        <w:rPr>
          <w:rFonts w:ascii="Georgia" w:hAnsi="Georgia"/>
        </w:rPr>
        <w:t xml:space="preserve">, </w:t>
      </w:r>
      <w:proofErr w:type="spellStart"/>
      <w:r>
        <w:rPr>
          <w:rFonts w:ascii="Georgia" w:hAnsi="Georgia"/>
        </w:rPr>
        <w:t>Udon</w:t>
      </w:r>
      <w:proofErr w:type="spellEnd"/>
      <w:r>
        <w:rPr>
          <w:rFonts w:ascii="Georgia" w:hAnsi="Georgia"/>
        </w:rPr>
        <w:t xml:space="preserve"> Thani, Nakhon, </w:t>
      </w:r>
      <w:proofErr w:type="spellStart"/>
      <w:r>
        <w:rPr>
          <w:rFonts w:ascii="Georgia" w:hAnsi="Georgia"/>
        </w:rPr>
        <w:t>Phanom</w:t>
      </w:r>
      <w:proofErr w:type="spellEnd"/>
      <w:r>
        <w:rPr>
          <w:rFonts w:ascii="Georgia" w:hAnsi="Georgia"/>
        </w:rPr>
        <w:t xml:space="preserve">, </w:t>
      </w:r>
      <w:proofErr w:type="spellStart"/>
      <w:r>
        <w:rPr>
          <w:rFonts w:ascii="Georgia" w:hAnsi="Georgia"/>
        </w:rPr>
        <w:t>Khon</w:t>
      </w:r>
      <w:proofErr w:type="spellEnd"/>
      <w:r>
        <w:rPr>
          <w:rFonts w:ascii="Georgia" w:hAnsi="Georgia"/>
        </w:rPr>
        <w:t xml:space="preserve"> </w:t>
      </w:r>
      <w:proofErr w:type="spellStart"/>
      <w:r>
        <w:rPr>
          <w:rFonts w:ascii="Georgia" w:hAnsi="Georgia"/>
        </w:rPr>
        <w:t>Kaen</w:t>
      </w:r>
      <w:proofErr w:type="spellEnd"/>
      <w:r>
        <w:rPr>
          <w:rFonts w:ascii="Georgia" w:hAnsi="Georgia"/>
        </w:rPr>
        <w:t xml:space="preserve">, Nakhon </w:t>
      </w:r>
      <w:proofErr w:type="spellStart"/>
      <w:r>
        <w:rPr>
          <w:rFonts w:ascii="Georgia" w:hAnsi="Georgia"/>
        </w:rPr>
        <w:t>ratchasima</w:t>
      </w:r>
      <w:proofErr w:type="spellEnd"/>
      <w:r>
        <w:rPr>
          <w:rFonts w:ascii="Georgia" w:hAnsi="Georgia"/>
        </w:rPr>
        <w:t>, Ratchaburi, Kanchanaburi, Saraburi (</w:t>
      </w:r>
      <w:proofErr w:type="spellStart"/>
      <w:r>
        <w:rPr>
          <w:rFonts w:ascii="Georgia" w:hAnsi="Georgia"/>
        </w:rPr>
        <w:t>Niyomdham</w:t>
      </w:r>
      <w:proofErr w:type="spellEnd"/>
      <w:r>
        <w:rPr>
          <w:rFonts w:ascii="Georgia" w:hAnsi="Georgia"/>
        </w:rPr>
        <w:t xml:space="preserve"> 2002). </w:t>
      </w:r>
      <w:r>
        <w:rPr>
          <w:rFonts w:ascii="Georgia" w:hAnsi="Georgia"/>
        </w:rPr>
        <w:br/>
      </w:r>
      <w:r>
        <w:rPr>
          <w:rFonts w:ascii="Georgia" w:hAnsi="Georgia"/>
        </w:rPr>
        <w:br/>
        <w:t xml:space="preserve">Using point data from GBIF 2022, human observation, survey information, </w:t>
      </w:r>
      <w:ins w:id="1" w:author="Jack Plummer" w:date="2022-08-19T15:55:00Z">
        <w:r w:rsidR="006D1523">
          <w:rPr>
            <w:rFonts w:ascii="Georgia" w:hAnsi="Georgia"/>
          </w:rPr>
          <w:t xml:space="preserve">and </w:t>
        </w:r>
      </w:ins>
      <w:r>
        <w:rPr>
          <w:rFonts w:ascii="Georgia" w:hAnsi="Georgia"/>
        </w:rPr>
        <w:t>additional herbarium records</w:t>
      </w:r>
      <w:ins w:id="2" w:author="Jack Plummer" w:date="2022-08-19T15:55:00Z">
        <w:r w:rsidR="006D1523">
          <w:rPr>
            <w:rFonts w:ascii="Georgia" w:hAnsi="Georgia"/>
          </w:rPr>
          <w:t>,</w:t>
        </w:r>
      </w:ins>
      <w:r>
        <w:rPr>
          <w:rFonts w:ascii="Georgia" w:hAnsi="Georgia"/>
        </w:rPr>
        <w:t xml:space="preserve"> the species has an ex</w:t>
      </w:r>
      <w:r>
        <w:rPr>
          <w:rFonts w:ascii="Georgia" w:hAnsi="Georgia"/>
        </w:rPr>
        <w:t>tent of occurrence of 1,427,982 km</w:t>
      </w:r>
      <w:r>
        <w:rPr>
          <w:rFonts w:ascii="Georgia" w:hAnsi="Georgia"/>
          <w:vertAlign w:val="superscript"/>
        </w:rPr>
        <w:t>2</w:t>
      </w:r>
      <w:r>
        <w:rPr>
          <w:rFonts w:ascii="Georgia" w:hAnsi="Georgia"/>
        </w:rPr>
        <w:t xml:space="preserve">. However, a recent quantitative study based on species distribution </w:t>
      </w:r>
      <w:proofErr w:type="spellStart"/>
      <w:r>
        <w:rPr>
          <w:rFonts w:ascii="Georgia" w:hAnsi="Georgia"/>
        </w:rPr>
        <w:t>modeling</w:t>
      </w:r>
      <w:proofErr w:type="spellEnd"/>
      <w:r>
        <w:rPr>
          <w:rFonts w:ascii="Georgia" w:hAnsi="Georgia"/>
        </w:rPr>
        <w:t xml:space="preserve"> estimated the species’ potential natural range at 871,792 km</w:t>
      </w:r>
      <w:r>
        <w:rPr>
          <w:rFonts w:ascii="Georgia" w:hAnsi="Georgia"/>
          <w:vertAlign w:val="superscript"/>
        </w:rPr>
        <w:t>2</w:t>
      </w:r>
      <w:r>
        <w:rPr>
          <w:rFonts w:ascii="Georgia" w:hAnsi="Georgia"/>
        </w:rPr>
        <w:t> (</w:t>
      </w:r>
      <w:proofErr w:type="spellStart"/>
      <w:r>
        <w:rPr>
          <w:rFonts w:ascii="Georgia" w:hAnsi="Georgia"/>
        </w:rPr>
        <w:t>Gaisberger</w:t>
      </w:r>
      <w:proofErr w:type="spellEnd"/>
      <w:r>
        <w:rPr>
          <w:rFonts w:ascii="Georgia" w:hAnsi="Georgia"/>
        </w:rPr>
        <w:t xml:space="preserve"> </w:t>
      </w:r>
      <w:r>
        <w:rPr>
          <w:rStyle w:val="Emphasis"/>
          <w:rFonts w:ascii="Georgia" w:hAnsi="Georgia"/>
        </w:rPr>
        <w:t>et al. in press</w:t>
      </w:r>
      <w:r>
        <w:rPr>
          <w:rFonts w:ascii="Georgia" w:hAnsi="Georgia"/>
        </w:rPr>
        <w:t>).</w:t>
      </w:r>
    </w:p>
    <w:p w14:paraId="70DE1E54" w14:textId="77777777" w:rsidR="00000000" w:rsidRDefault="003D1106">
      <w:pPr>
        <w:pStyle w:val="Heading2"/>
        <w:divId w:val="985204395"/>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539"/>
        <w:gridCol w:w="4213"/>
        <w:gridCol w:w="1258"/>
      </w:tblGrid>
      <w:tr w:rsidR="00000000" w14:paraId="27A4E1FD" w14:textId="77777777">
        <w:trPr>
          <w:divId w:val="985204395"/>
          <w:tblCellSpacing w:w="15" w:type="dxa"/>
        </w:trPr>
        <w:tc>
          <w:tcPr>
            <w:tcW w:w="0" w:type="auto"/>
            <w:tcBorders>
              <w:bottom w:val="single" w:sz="6" w:space="0" w:color="000000"/>
            </w:tcBorders>
            <w:shd w:val="clear" w:color="auto" w:fill="BBBBBB"/>
            <w:vAlign w:val="center"/>
            <w:hideMark/>
          </w:tcPr>
          <w:p w14:paraId="143E69D7"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Estimated extent of occu</w:t>
            </w:r>
            <w:r>
              <w:rPr>
                <w:rFonts w:ascii="Georgia" w:eastAsia="Times New Roman" w:hAnsi="Georgia"/>
                <w:b/>
                <w:bCs/>
                <w:sz w:val="18"/>
                <w:szCs w:val="18"/>
              </w:rPr>
              <w:t>rrence (EOO)- in km2</w:t>
            </w:r>
          </w:p>
        </w:tc>
        <w:tc>
          <w:tcPr>
            <w:tcW w:w="0" w:type="auto"/>
            <w:tcBorders>
              <w:bottom w:val="single" w:sz="6" w:space="0" w:color="000000"/>
            </w:tcBorders>
            <w:shd w:val="clear" w:color="auto" w:fill="BBBBBB"/>
            <w:vAlign w:val="center"/>
            <w:hideMark/>
          </w:tcPr>
          <w:p w14:paraId="396F112E"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74F2F4C3"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3A80083C" w14:textId="77777777">
        <w:trPr>
          <w:divId w:val="985204395"/>
          <w:tblCellSpacing w:w="15" w:type="dxa"/>
        </w:trPr>
        <w:tc>
          <w:tcPr>
            <w:tcW w:w="0" w:type="auto"/>
            <w:vAlign w:val="center"/>
            <w:hideMark/>
          </w:tcPr>
          <w:p w14:paraId="7B7E7834" w14:textId="77777777" w:rsidR="00000000" w:rsidRDefault="003D1106">
            <w:pPr>
              <w:spacing w:after="75"/>
              <w:rPr>
                <w:rFonts w:ascii="Georgia" w:eastAsia="Times New Roman" w:hAnsi="Georgia"/>
                <w:sz w:val="18"/>
                <w:szCs w:val="18"/>
              </w:rPr>
            </w:pPr>
            <w:r>
              <w:rPr>
                <w:rFonts w:ascii="Georgia" w:eastAsia="Times New Roman" w:hAnsi="Georgia"/>
                <w:sz w:val="18"/>
                <w:szCs w:val="18"/>
              </w:rPr>
              <w:t>1427982</w:t>
            </w:r>
          </w:p>
        </w:tc>
        <w:tc>
          <w:tcPr>
            <w:tcW w:w="0" w:type="auto"/>
            <w:vAlign w:val="center"/>
            <w:hideMark/>
          </w:tcPr>
          <w:p w14:paraId="3DD6662A" w14:textId="77777777" w:rsidR="00000000" w:rsidRDefault="003D1106">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651A3C16"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bl>
    <w:p w14:paraId="5CC8C362" w14:textId="77777777" w:rsidR="00000000" w:rsidRDefault="003D1106">
      <w:pPr>
        <w:pStyle w:val="Heading2"/>
        <w:divId w:val="985204395"/>
        <w:rPr>
          <w:rFonts w:ascii="Georgia" w:eastAsia="Times New Roman" w:hAnsi="Georgia"/>
          <w:sz w:val="27"/>
          <w:szCs w:val="27"/>
        </w:rPr>
      </w:pPr>
      <w:r>
        <w:rPr>
          <w:rFonts w:ascii="Georgia" w:eastAsia="Times New Roman" w:hAnsi="Georgia"/>
          <w:sz w:val="27"/>
          <w:szCs w:val="27"/>
        </w:rPr>
        <w:t>Elevation / Depth / Depth Zones</w:t>
      </w:r>
    </w:p>
    <w:p w14:paraId="1CFC5B6C" w14:textId="77777777" w:rsidR="00000000" w:rsidRDefault="003D1106">
      <w:pPr>
        <w:pStyle w:val="NormalWeb"/>
        <w:divId w:val="985204395"/>
        <w:rPr>
          <w:rFonts w:ascii="Georgia" w:hAnsi="Georgia"/>
        </w:rPr>
      </w:pPr>
      <w:r>
        <w:rPr>
          <w:rStyle w:val="datalabel1"/>
          <w:rFonts w:ascii="Georgia" w:hAnsi="Georgia"/>
        </w:rPr>
        <w:t xml:space="preserve">Elevation Lower Limit (in metres above sea level): </w:t>
      </w:r>
      <w:r>
        <w:rPr>
          <w:rFonts w:ascii="Georgia" w:hAnsi="Georgia"/>
        </w:rPr>
        <w:t>120</w:t>
      </w:r>
    </w:p>
    <w:p w14:paraId="184C0964" w14:textId="77777777" w:rsidR="00000000" w:rsidRDefault="003D1106">
      <w:pPr>
        <w:pStyle w:val="NormalWeb"/>
        <w:divId w:val="985204395"/>
        <w:rPr>
          <w:rFonts w:ascii="Georgia" w:hAnsi="Georgia"/>
        </w:rPr>
      </w:pPr>
      <w:r>
        <w:rPr>
          <w:rStyle w:val="datalabel1"/>
          <w:rFonts w:ascii="Georgia" w:hAnsi="Georgia"/>
        </w:rPr>
        <w:t xml:space="preserve">Elevation Upper Limit (in metres above sea level): </w:t>
      </w:r>
      <w:r>
        <w:rPr>
          <w:rFonts w:ascii="Georgia" w:hAnsi="Georgia"/>
        </w:rPr>
        <w:t>1700</w:t>
      </w:r>
    </w:p>
    <w:p w14:paraId="3810FBEC" w14:textId="77777777" w:rsidR="00000000" w:rsidRDefault="003D1106">
      <w:pPr>
        <w:pStyle w:val="Heading2"/>
        <w:divId w:val="985204395"/>
        <w:rPr>
          <w:rFonts w:ascii="Georgia" w:eastAsia="Times New Roman" w:hAnsi="Georgia"/>
          <w:sz w:val="27"/>
          <w:szCs w:val="27"/>
        </w:rPr>
      </w:pPr>
      <w:r>
        <w:rPr>
          <w:rFonts w:ascii="Georgia" w:eastAsia="Times New Roman" w:hAnsi="Georgia"/>
          <w:sz w:val="27"/>
          <w:szCs w:val="27"/>
        </w:rPr>
        <w:t>Map Statu</w:t>
      </w:r>
      <w:r>
        <w:rPr>
          <w:rFonts w:ascii="Georgia" w:eastAsia="Times New Roman" w:hAnsi="Georgia"/>
          <w:sz w:val="27"/>
          <w:szCs w:val="27"/>
        </w:rPr>
        <w:t>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6"/>
        <w:gridCol w:w="1140"/>
        <w:gridCol w:w="1701"/>
        <w:gridCol w:w="982"/>
        <w:gridCol w:w="1003"/>
        <w:gridCol w:w="1273"/>
        <w:gridCol w:w="1145"/>
        <w:gridCol w:w="1090"/>
      </w:tblGrid>
      <w:tr w:rsidR="00000000" w14:paraId="3AA9F1D0" w14:textId="77777777">
        <w:trPr>
          <w:divId w:val="985204395"/>
          <w:tblCellSpacing w:w="15" w:type="dxa"/>
        </w:trPr>
        <w:tc>
          <w:tcPr>
            <w:tcW w:w="0" w:type="auto"/>
            <w:tcBorders>
              <w:bottom w:val="single" w:sz="6" w:space="0" w:color="000000"/>
            </w:tcBorders>
            <w:shd w:val="clear" w:color="auto" w:fill="BBBBBB"/>
            <w:vAlign w:val="center"/>
            <w:hideMark/>
          </w:tcPr>
          <w:p w14:paraId="7E9D6838"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77B4243A"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54DEB6E3"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7F1AF901"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48CF93B3"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5E620913"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72030FF1"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7A877BEB"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60B2E790" w14:textId="77777777">
        <w:trPr>
          <w:divId w:val="985204395"/>
          <w:tblCellSpacing w:w="15" w:type="dxa"/>
        </w:trPr>
        <w:tc>
          <w:tcPr>
            <w:tcW w:w="0" w:type="auto"/>
            <w:vAlign w:val="center"/>
            <w:hideMark/>
          </w:tcPr>
          <w:p w14:paraId="24AE93C1" w14:textId="77777777" w:rsidR="00000000" w:rsidRDefault="003D1106">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586708C3"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3C7FCC8"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A393343"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F706A6D" w14:textId="77777777" w:rsidR="00000000" w:rsidRDefault="003D1106">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46AFD6AD" w14:textId="77777777" w:rsidR="00000000" w:rsidRDefault="003D1106">
            <w:pPr>
              <w:spacing w:after="75"/>
              <w:rPr>
                <w:rFonts w:ascii="Georgia" w:eastAsia="Times New Roman" w:hAnsi="Georgia"/>
                <w:sz w:val="18"/>
                <w:szCs w:val="18"/>
              </w:rPr>
            </w:pPr>
            <w:r>
              <w:rPr>
                <w:rFonts w:ascii="Georgia" w:eastAsia="Times New Roman" w:hAnsi="Georgia"/>
                <w:sz w:val="18"/>
                <w:szCs w:val="18"/>
              </w:rPr>
              <w:t>Considering the threat to the species the data is not to be made publicly available.</w:t>
            </w:r>
          </w:p>
        </w:tc>
        <w:tc>
          <w:tcPr>
            <w:tcW w:w="0" w:type="auto"/>
            <w:vAlign w:val="center"/>
            <w:hideMark/>
          </w:tcPr>
          <w:p w14:paraId="62CB8715" w14:textId="77777777" w:rsidR="00000000" w:rsidRDefault="003D1106">
            <w:pPr>
              <w:spacing w:after="75"/>
              <w:rPr>
                <w:rFonts w:ascii="Georgia" w:eastAsia="Times New Roman" w:hAnsi="Georgia"/>
                <w:sz w:val="18"/>
                <w:szCs w:val="18"/>
              </w:rPr>
            </w:pPr>
            <w:r>
              <w:rPr>
                <w:rFonts w:ascii="Georgia" w:eastAsia="Times New Roman" w:hAnsi="Georgia"/>
                <w:sz w:val="18"/>
                <w:szCs w:val="18"/>
              </w:rPr>
              <w:t>All</w:t>
            </w:r>
          </w:p>
        </w:tc>
        <w:tc>
          <w:tcPr>
            <w:tcW w:w="0" w:type="auto"/>
            <w:vAlign w:val="center"/>
            <w:hideMark/>
          </w:tcPr>
          <w:p w14:paraId="350A2179"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bl>
    <w:p w14:paraId="4A6A5987" w14:textId="77777777" w:rsidR="00000000" w:rsidRDefault="003D1106">
      <w:pPr>
        <w:pStyle w:val="Heading2"/>
        <w:divId w:val="985204395"/>
        <w:rPr>
          <w:rFonts w:ascii="Georgia" w:eastAsia="Times New Roman" w:hAnsi="Georgia"/>
          <w:sz w:val="27"/>
          <w:szCs w:val="27"/>
        </w:rPr>
      </w:pPr>
      <w:r>
        <w:rPr>
          <w:rFonts w:ascii="Georgia" w:eastAsia="Times New Roman" w:hAnsi="Georgia"/>
          <w:sz w:val="27"/>
          <w:szCs w:val="27"/>
        </w:rPr>
        <w:t>Biogeographic Realms</w:t>
      </w:r>
    </w:p>
    <w:p w14:paraId="6CF95E31" w14:textId="77777777" w:rsidR="00000000" w:rsidRDefault="003D1106">
      <w:pPr>
        <w:pStyle w:val="NormalWeb"/>
        <w:divId w:val="985204395"/>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359F68F3" w14:textId="77777777" w:rsidR="00000000" w:rsidRDefault="003D1106">
      <w:pPr>
        <w:pStyle w:val="Heading1"/>
        <w:divId w:val="1381395058"/>
        <w:rPr>
          <w:rFonts w:ascii="Georgia" w:eastAsia="Times New Roman" w:hAnsi="Georgia"/>
          <w:sz w:val="29"/>
          <w:szCs w:val="29"/>
        </w:rPr>
      </w:pPr>
      <w:r>
        <w:rPr>
          <w:rFonts w:ascii="Georgia" w:eastAsia="Times New Roman" w:hAnsi="Georgia"/>
          <w:sz w:val="29"/>
          <w:szCs w:val="29"/>
        </w:rPr>
        <w:t>Occurrence</w:t>
      </w:r>
    </w:p>
    <w:p w14:paraId="3F8A0287" w14:textId="77777777" w:rsidR="00000000" w:rsidRDefault="003D1106">
      <w:pPr>
        <w:pStyle w:val="Heading2"/>
        <w:divId w:val="1381395058"/>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96"/>
        <w:gridCol w:w="901"/>
        <w:gridCol w:w="949"/>
        <w:gridCol w:w="1430"/>
        <w:gridCol w:w="1154"/>
      </w:tblGrid>
      <w:tr w:rsidR="00000000" w14:paraId="335C8368" w14:textId="77777777">
        <w:trPr>
          <w:divId w:val="1381395058"/>
          <w:tblCellSpacing w:w="15" w:type="dxa"/>
        </w:trPr>
        <w:tc>
          <w:tcPr>
            <w:tcW w:w="0" w:type="auto"/>
            <w:tcBorders>
              <w:bottom w:val="single" w:sz="6" w:space="0" w:color="000000"/>
            </w:tcBorders>
            <w:shd w:val="clear" w:color="auto" w:fill="BBBBBB"/>
            <w:vAlign w:val="center"/>
            <w:hideMark/>
          </w:tcPr>
          <w:p w14:paraId="2C8FBD20"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lastRenderedPageBreak/>
              <w:t>Country</w:t>
            </w:r>
          </w:p>
        </w:tc>
        <w:tc>
          <w:tcPr>
            <w:tcW w:w="0" w:type="auto"/>
            <w:tcBorders>
              <w:bottom w:val="single" w:sz="6" w:space="0" w:color="000000"/>
            </w:tcBorders>
            <w:shd w:val="clear" w:color="auto" w:fill="BBBBBB"/>
            <w:vAlign w:val="center"/>
            <w:hideMark/>
          </w:tcPr>
          <w:p w14:paraId="2157446D"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2BE8CE3C"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1D3C95F6"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3851C0C1"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0F01281A" w14:textId="77777777">
        <w:trPr>
          <w:divId w:val="1381395058"/>
          <w:tblCellSpacing w:w="15" w:type="dxa"/>
        </w:trPr>
        <w:tc>
          <w:tcPr>
            <w:tcW w:w="0" w:type="auto"/>
            <w:tcBorders>
              <w:bottom w:val="single" w:sz="6" w:space="0" w:color="CCCCCC"/>
            </w:tcBorders>
            <w:vAlign w:val="center"/>
            <w:hideMark/>
          </w:tcPr>
          <w:p w14:paraId="7F29F7B5" w14:textId="77777777" w:rsidR="00000000" w:rsidRDefault="003D1106">
            <w:pPr>
              <w:spacing w:after="75"/>
              <w:rPr>
                <w:rFonts w:ascii="Georgia" w:eastAsia="Times New Roman" w:hAnsi="Georgia"/>
                <w:sz w:val="18"/>
                <w:szCs w:val="18"/>
              </w:rPr>
            </w:pPr>
            <w:r>
              <w:rPr>
                <w:rFonts w:ascii="Georgia" w:eastAsia="Times New Roman" w:hAnsi="Georgia"/>
                <w:sz w:val="18"/>
                <w:szCs w:val="18"/>
              </w:rPr>
              <w:t>Cambodia</w:t>
            </w:r>
          </w:p>
        </w:tc>
        <w:tc>
          <w:tcPr>
            <w:tcW w:w="0" w:type="auto"/>
            <w:tcBorders>
              <w:bottom w:val="single" w:sz="6" w:space="0" w:color="CCCCCC"/>
            </w:tcBorders>
            <w:vAlign w:val="center"/>
            <w:hideMark/>
          </w:tcPr>
          <w:p w14:paraId="0810CD2C" w14:textId="77777777" w:rsidR="00000000" w:rsidRDefault="003D110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79BD28D" w14:textId="77777777" w:rsidR="00000000" w:rsidRDefault="003D110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FE91C39"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CECAEF8" w14:textId="77777777" w:rsidR="00000000" w:rsidRDefault="003D1106">
            <w:pPr>
              <w:spacing w:after="75"/>
              <w:rPr>
                <w:rFonts w:ascii="Georgia" w:eastAsia="Times New Roman" w:hAnsi="Georgia"/>
                <w:sz w:val="18"/>
                <w:szCs w:val="18"/>
              </w:rPr>
            </w:pPr>
            <w:r>
              <w:rPr>
                <w:rFonts w:ascii="Georgia" w:eastAsia="Times New Roman" w:hAnsi="Georgia"/>
                <w:sz w:val="18"/>
                <w:szCs w:val="18"/>
              </w:rPr>
              <w:t>Resident</w:t>
            </w:r>
          </w:p>
        </w:tc>
      </w:tr>
      <w:tr w:rsidR="00000000" w14:paraId="41E71BB2" w14:textId="77777777">
        <w:trPr>
          <w:divId w:val="1381395058"/>
          <w:tblCellSpacing w:w="15" w:type="dxa"/>
        </w:trPr>
        <w:tc>
          <w:tcPr>
            <w:tcW w:w="0" w:type="auto"/>
            <w:tcBorders>
              <w:bottom w:val="single" w:sz="6" w:space="0" w:color="CCCCCC"/>
            </w:tcBorders>
            <w:vAlign w:val="center"/>
            <w:hideMark/>
          </w:tcPr>
          <w:p w14:paraId="3A6C3647" w14:textId="77777777" w:rsidR="00000000" w:rsidRDefault="003D1106">
            <w:pPr>
              <w:spacing w:after="75"/>
              <w:rPr>
                <w:rFonts w:ascii="Georgia" w:eastAsia="Times New Roman" w:hAnsi="Georgia"/>
                <w:sz w:val="18"/>
                <w:szCs w:val="18"/>
              </w:rPr>
            </w:pPr>
            <w:r>
              <w:rPr>
                <w:rFonts w:ascii="Georgia" w:eastAsia="Times New Roman" w:hAnsi="Georgia"/>
                <w:sz w:val="18"/>
                <w:szCs w:val="18"/>
              </w:rPr>
              <w:t>China</w:t>
            </w:r>
          </w:p>
        </w:tc>
        <w:tc>
          <w:tcPr>
            <w:tcW w:w="0" w:type="auto"/>
            <w:tcBorders>
              <w:bottom w:val="single" w:sz="6" w:space="0" w:color="CCCCCC"/>
            </w:tcBorders>
            <w:vAlign w:val="center"/>
            <w:hideMark/>
          </w:tcPr>
          <w:p w14:paraId="646B0A8C" w14:textId="77777777" w:rsidR="00000000" w:rsidRDefault="003D110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9808502" w14:textId="77777777" w:rsidR="00000000" w:rsidRDefault="003D110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27B89FF"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869E79B" w14:textId="77777777" w:rsidR="00000000" w:rsidRDefault="003D1106">
            <w:pPr>
              <w:spacing w:after="75"/>
              <w:rPr>
                <w:rFonts w:ascii="Georgia" w:eastAsia="Times New Roman" w:hAnsi="Georgia"/>
                <w:sz w:val="18"/>
                <w:szCs w:val="18"/>
              </w:rPr>
            </w:pPr>
            <w:r>
              <w:rPr>
                <w:rFonts w:ascii="Georgia" w:eastAsia="Times New Roman" w:hAnsi="Georgia"/>
                <w:sz w:val="18"/>
                <w:szCs w:val="18"/>
              </w:rPr>
              <w:t>Resident</w:t>
            </w:r>
          </w:p>
        </w:tc>
      </w:tr>
      <w:tr w:rsidR="00000000" w14:paraId="4F50CDCE" w14:textId="77777777">
        <w:trPr>
          <w:divId w:val="1381395058"/>
          <w:tblCellSpacing w:w="15" w:type="dxa"/>
        </w:trPr>
        <w:tc>
          <w:tcPr>
            <w:tcW w:w="0" w:type="auto"/>
            <w:tcBorders>
              <w:bottom w:val="single" w:sz="6" w:space="0" w:color="CCCCCC"/>
            </w:tcBorders>
            <w:vAlign w:val="center"/>
            <w:hideMark/>
          </w:tcPr>
          <w:p w14:paraId="5A1E5534" w14:textId="77777777" w:rsidR="00000000" w:rsidRDefault="003D1106">
            <w:pPr>
              <w:spacing w:after="75"/>
              <w:rPr>
                <w:rFonts w:ascii="Georgia" w:eastAsia="Times New Roman" w:hAnsi="Georgia"/>
                <w:sz w:val="18"/>
                <w:szCs w:val="18"/>
              </w:rPr>
            </w:pPr>
            <w:r>
              <w:rPr>
                <w:rFonts w:ascii="Georgia" w:eastAsia="Times New Roman" w:hAnsi="Georgia"/>
                <w:sz w:val="18"/>
                <w:szCs w:val="18"/>
              </w:rPr>
              <w:t>China -&gt; Yunnan</w:t>
            </w:r>
          </w:p>
        </w:tc>
        <w:tc>
          <w:tcPr>
            <w:tcW w:w="0" w:type="auto"/>
            <w:tcBorders>
              <w:bottom w:val="single" w:sz="6" w:space="0" w:color="CCCCCC"/>
            </w:tcBorders>
            <w:vAlign w:val="center"/>
            <w:hideMark/>
          </w:tcPr>
          <w:p w14:paraId="58B7880D" w14:textId="77777777" w:rsidR="00000000" w:rsidRDefault="003D110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3EB4499" w14:textId="77777777" w:rsidR="00000000" w:rsidRDefault="003D110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3B36E4F"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59BA68A" w14:textId="77777777" w:rsidR="00000000" w:rsidRDefault="003D1106">
            <w:pPr>
              <w:spacing w:after="75"/>
              <w:rPr>
                <w:rFonts w:ascii="Georgia" w:eastAsia="Times New Roman" w:hAnsi="Georgia"/>
                <w:sz w:val="18"/>
                <w:szCs w:val="18"/>
              </w:rPr>
            </w:pPr>
            <w:r>
              <w:rPr>
                <w:rFonts w:ascii="Georgia" w:eastAsia="Times New Roman" w:hAnsi="Georgia"/>
                <w:sz w:val="18"/>
                <w:szCs w:val="18"/>
              </w:rPr>
              <w:t>Resident</w:t>
            </w:r>
          </w:p>
        </w:tc>
      </w:tr>
      <w:tr w:rsidR="00000000" w14:paraId="47196CBA" w14:textId="77777777">
        <w:trPr>
          <w:divId w:val="1381395058"/>
          <w:tblCellSpacing w:w="15" w:type="dxa"/>
        </w:trPr>
        <w:tc>
          <w:tcPr>
            <w:tcW w:w="0" w:type="auto"/>
            <w:tcBorders>
              <w:bottom w:val="single" w:sz="6" w:space="0" w:color="CCCCCC"/>
            </w:tcBorders>
            <w:vAlign w:val="center"/>
            <w:hideMark/>
          </w:tcPr>
          <w:p w14:paraId="69F43139" w14:textId="77777777" w:rsidR="00000000" w:rsidRDefault="003D1106">
            <w:pPr>
              <w:spacing w:after="75"/>
              <w:rPr>
                <w:rFonts w:ascii="Georgia" w:eastAsia="Times New Roman" w:hAnsi="Georgia"/>
                <w:sz w:val="18"/>
                <w:szCs w:val="18"/>
              </w:rPr>
            </w:pPr>
            <w:r>
              <w:rPr>
                <w:rFonts w:ascii="Georgia" w:eastAsia="Times New Roman" w:hAnsi="Georgia"/>
                <w:sz w:val="18"/>
                <w:szCs w:val="18"/>
              </w:rPr>
              <w:t>India</w:t>
            </w:r>
          </w:p>
        </w:tc>
        <w:tc>
          <w:tcPr>
            <w:tcW w:w="0" w:type="auto"/>
            <w:tcBorders>
              <w:bottom w:val="single" w:sz="6" w:space="0" w:color="CCCCCC"/>
            </w:tcBorders>
            <w:vAlign w:val="center"/>
            <w:hideMark/>
          </w:tcPr>
          <w:p w14:paraId="58114C4B" w14:textId="77777777" w:rsidR="00000000" w:rsidRDefault="003D110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AA8CB5D" w14:textId="77777777" w:rsidR="00000000" w:rsidRDefault="003D1106">
            <w:pPr>
              <w:spacing w:after="75"/>
              <w:rPr>
                <w:rFonts w:ascii="Georgia" w:eastAsia="Times New Roman" w:hAnsi="Georgia"/>
                <w:sz w:val="18"/>
                <w:szCs w:val="18"/>
              </w:rPr>
            </w:pPr>
            <w:r>
              <w:rPr>
                <w:rFonts w:ascii="Georgia" w:eastAsia="Times New Roman" w:hAnsi="Georgia"/>
                <w:sz w:val="18"/>
                <w:szCs w:val="18"/>
              </w:rPr>
              <w:t>Introduced</w:t>
            </w:r>
          </w:p>
        </w:tc>
        <w:tc>
          <w:tcPr>
            <w:tcW w:w="0" w:type="auto"/>
            <w:tcBorders>
              <w:bottom w:val="single" w:sz="6" w:space="0" w:color="CCCCCC"/>
            </w:tcBorders>
            <w:vAlign w:val="center"/>
            <w:hideMark/>
          </w:tcPr>
          <w:p w14:paraId="288E7AC4"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D086BB8" w14:textId="77777777" w:rsidR="00000000" w:rsidRDefault="003D1106">
            <w:pPr>
              <w:spacing w:after="75"/>
              <w:rPr>
                <w:rFonts w:ascii="Georgia" w:eastAsia="Times New Roman" w:hAnsi="Georgia"/>
                <w:sz w:val="18"/>
                <w:szCs w:val="18"/>
              </w:rPr>
            </w:pPr>
            <w:r>
              <w:rPr>
                <w:rFonts w:ascii="Georgia" w:eastAsia="Times New Roman" w:hAnsi="Georgia"/>
                <w:sz w:val="18"/>
                <w:szCs w:val="18"/>
              </w:rPr>
              <w:t>Resident</w:t>
            </w:r>
          </w:p>
        </w:tc>
      </w:tr>
      <w:tr w:rsidR="00000000" w14:paraId="7773A086" w14:textId="77777777">
        <w:trPr>
          <w:divId w:val="1381395058"/>
          <w:tblCellSpacing w:w="15" w:type="dxa"/>
        </w:trPr>
        <w:tc>
          <w:tcPr>
            <w:tcW w:w="0" w:type="auto"/>
            <w:tcBorders>
              <w:bottom w:val="single" w:sz="6" w:space="0" w:color="CCCCCC"/>
            </w:tcBorders>
            <w:vAlign w:val="center"/>
            <w:hideMark/>
          </w:tcPr>
          <w:p w14:paraId="356CF137" w14:textId="77777777" w:rsidR="00000000" w:rsidRDefault="003D1106">
            <w:pPr>
              <w:spacing w:after="75"/>
              <w:rPr>
                <w:rFonts w:ascii="Georgia" w:eastAsia="Times New Roman" w:hAnsi="Georgia"/>
                <w:sz w:val="18"/>
                <w:szCs w:val="18"/>
              </w:rPr>
            </w:pPr>
            <w:r>
              <w:rPr>
                <w:rFonts w:ascii="Georgia" w:eastAsia="Times New Roman" w:hAnsi="Georgia"/>
                <w:sz w:val="18"/>
                <w:szCs w:val="18"/>
              </w:rPr>
              <w:t>Lao People's Democratic Republic</w:t>
            </w:r>
          </w:p>
        </w:tc>
        <w:tc>
          <w:tcPr>
            <w:tcW w:w="0" w:type="auto"/>
            <w:tcBorders>
              <w:bottom w:val="single" w:sz="6" w:space="0" w:color="CCCCCC"/>
            </w:tcBorders>
            <w:vAlign w:val="center"/>
            <w:hideMark/>
          </w:tcPr>
          <w:p w14:paraId="2F6E960F" w14:textId="77777777" w:rsidR="00000000" w:rsidRDefault="003D110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07F9770" w14:textId="77777777" w:rsidR="00000000" w:rsidRDefault="003D110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9E1834B"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B76CBC1" w14:textId="77777777" w:rsidR="00000000" w:rsidRDefault="003D1106">
            <w:pPr>
              <w:spacing w:after="75"/>
              <w:rPr>
                <w:rFonts w:ascii="Georgia" w:eastAsia="Times New Roman" w:hAnsi="Georgia"/>
                <w:sz w:val="18"/>
                <w:szCs w:val="18"/>
              </w:rPr>
            </w:pPr>
            <w:r>
              <w:rPr>
                <w:rFonts w:ascii="Georgia" w:eastAsia="Times New Roman" w:hAnsi="Georgia"/>
                <w:sz w:val="18"/>
                <w:szCs w:val="18"/>
              </w:rPr>
              <w:t>Resident</w:t>
            </w:r>
          </w:p>
        </w:tc>
      </w:tr>
      <w:tr w:rsidR="00000000" w14:paraId="2FFB2BA7" w14:textId="77777777">
        <w:trPr>
          <w:divId w:val="1381395058"/>
          <w:tblCellSpacing w:w="15" w:type="dxa"/>
        </w:trPr>
        <w:tc>
          <w:tcPr>
            <w:tcW w:w="0" w:type="auto"/>
            <w:tcBorders>
              <w:bottom w:val="single" w:sz="6" w:space="0" w:color="CCCCCC"/>
            </w:tcBorders>
            <w:vAlign w:val="center"/>
            <w:hideMark/>
          </w:tcPr>
          <w:p w14:paraId="29E226B9" w14:textId="77777777" w:rsidR="00000000" w:rsidRDefault="003D1106">
            <w:pPr>
              <w:spacing w:after="75"/>
              <w:rPr>
                <w:rFonts w:ascii="Georgia" w:eastAsia="Times New Roman" w:hAnsi="Georgia"/>
                <w:sz w:val="18"/>
                <w:szCs w:val="18"/>
              </w:rPr>
            </w:pPr>
            <w:r>
              <w:rPr>
                <w:rFonts w:ascii="Georgia" w:eastAsia="Times New Roman" w:hAnsi="Georgia"/>
                <w:sz w:val="18"/>
                <w:szCs w:val="18"/>
              </w:rPr>
              <w:t>Myanmar</w:t>
            </w:r>
          </w:p>
        </w:tc>
        <w:tc>
          <w:tcPr>
            <w:tcW w:w="0" w:type="auto"/>
            <w:tcBorders>
              <w:bottom w:val="single" w:sz="6" w:space="0" w:color="CCCCCC"/>
            </w:tcBorders>
            <w:vAlign w:val="center"/>
            <w:hideMark/>
          </w:tcPr>
          <w:p w14:paraId="63F44C5D" w14:textId="77777777" w:rsidR="00000000" w:rsidRDefault="003D110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E227EBA" w14:textId="77777777" w:rsidR="00000000" w:rsidRDefault="003D110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C647178"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46208DF" w14:textId="77777777" w:rsidR="00000000" w:rsidRDefault="003D1106">
            <w:pPr>
              <w:spacing w:after="75"/>
              <w:rPr>
                <w:rFonts w:ascii="Georgia" w:eastAsia="Times New Roman" w:hAnsi="Georgia"/>
                <w:sz w:val="18"/>
                <w:szCs w:val="18"/>
              </w:rPr>
            </w:pPr>
            <w:r>
              <w:rPr>
                <w:rFonts w:ascii="Georgia" w:eastAsia="Times New Roman" w:hAnsi="Georgia"/>
                <w:sz w:val="18"/>
                <w:szCs w:val="18"/>
              </w:rPr>
              <w:t>Resident</w:t>
            </w:r>
          </w:p>
        </w:tc>
      </w:tr>
      <w:tr w:rsidR="00000000" w14:paraId="43C466EF" w14:textId="77777777">
        <w:trPr>
          <w:divId w:val="1381395058"/>
          <w:tblCellSpacing w:w="15" w:type="dxa"/>
        </w:trPr>
        <w:tc>
          <w:tcPr>
            <w:tcW w:w="0" w:type="auto"/>
            <w:tcBorders>
              <w:bottom w:val="single" w:sz="6" w:space="0" w:color="CCCCCC"/>
            </w:tcBorders>
            <w:vAlign w:val="center"/>
            <w:hideMark/>
          </w:tcPr>
          <w:p w14:paraId="51C67AF0" w14:textId="77777777" w:rsidR="00000000" w:rsidRDefault="003D1106">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466717CA" w14:textId="77777777" w:rsidR="00000000" w:rsidRDefault="003D110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C08689C" w14:textId="77777777" w:rsidR="00000000" w:rsidRDefault="003D110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9A22CC5"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D9C6466" w14:textId="77777777" w:rsidR="00000000" w:rsidRDefault="003D1106">
            <w:pPr>
              <w:spacing w:after="75"/>
              <w:rPr>
                <w:rFonts w:ascii="Georgia" w:eastAsia="Times New Roman" w:hAnsi="Georgia"/>
                <w:sz w:val="18"/>
                <w:szCs w:val="18"/>
              </w:rPr>
            </w:pPr>
            <w:r>
              <w:rPr>
                <w:rFonts w:ascii="Georgia" w:eastAsia="Times New Roman" w:hAnsi="Georgia"/>
                <w:sz w:val="18"/>
                <w:szCs w:val="18"/>
              </w:rPr>
              <w:t>Resident</w:t>
            </w:r>
          </w:p>
        </w:tc>
      </w:tr>
      <w:tr w:rsidR="00000000" w14:paraId="4351D3B6" w14:textId="77777777">
        <w:trPr>
          <w:divId w:val="1381395058"/>
          <w:tblCellSpacing w:w="15" w:type="dxa"/>
        </w:trPr>
        <w:tc>
          <w:tcPr>
            <w:tcW w:w="0" w:type="auto"/>
            <w:tcBorders>
              <w:bottom w:val="single" w:sz="6" w:space="0" w:color="CCCCCC"/>
            </w:tcBorders>
            <w:vAlign w:val="center"/>
            <w:hideMark/>
          </w:tcPr>
          <w:p w14:paraId="60ADBC68" w14:textId="77777777" w:rsidR="00000000" w:rsidRDefault="003D1106">
            <w:pPr>
              <w:spacing w:after="75"/>
              <w:rPr>
                <w:rFonts w:ascii="Georgia" w:eastAsia="Times New Roman" w:hAnsi="Georgia"/>
                <w:sz w:val="18"/>
                <w:szCs w:val="18"/>
              </w:rPr>
            </w:pPr>
            <w:r>
              <w:rPr>
                <w:rFonts w:ascii="Georgia" w:eastAsia="Times New Roman" w:hAnsi="Georgia"/>
                <w:sz w:val="18"/>
                <w:szCs w:val="18"/>
              </w:rPr>
              <w:t>Viet Nam</w:t>
            </w:r>
          </w:p>
        </w:tc>
        <w:tc>
          <w:tcPr>
            <w:tcW w:w="0" w:type="auto"/>
            <w:tcBorders>
              <w:bottom w:val="single" w:sz="6" w:space="0" w:color="CCCCCC"/>
            </w:tcBorders>
            <w:vAlign w:val="center"/>
            <w:hideMark/>
          </w:tcPr>
          <w:p w14:paraId="0421DCF8" w14:textId="77777777" w:rsidR="00000000" w:rsidRDefault="003D1106">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226BAE3" w14:textId="77777777" w:rsidR="00000000" w:rsidRDefault="003D1106">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2DC510F"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91E87F0" w14:textId="77777777" w:rsidR="00000000" w:rsidRDefault="003D1106">
            <w:pPr>
              <w:spacing w:after="75"/>
              <w:rPr>
                <w:rFonts w:ascii="Georgia" w:eastAsia="Times New Roman" w:hAnsi="Georgia"/>
                <w:sz w:val="18"/>
                <w:szCs w:val="18"/>
              </w:rPr>
            </w:pPr>
            <w:r>
              <w:rPr>
                <w:rFonts w:ascii="Georgia" w:eastAsia="Times New Roman" w:hAnsi="Georgia"/>
                <w:sz w:val="18"/>
                <w:szCs w:val="18"/>
              </w:rPr>
              <w:t>Resident</w:t>
            </w:r>
          </w:p>
        </w:tc>
      </w:tr>
    </w:tbl>
    <w:p w14:paraId="3533B892" w14:textId="77777777" w:rsidR="00000000" w:rsidRDefault="003D1106">
      <w:pPr>
        <w:pStyle w:val="Heading1"/>
        <w:divId w:val="1186334101"/>
        <w:rPr>
          <w:rFonts w:ascii="Georgia" w:eastAsia="Times New Roman" w:hAnsi="Georgia"/>
          <w:sz w:val="29"/>
          <w:szCs w:val="29"/>
        </w:rPr>
      </w:pPr>
      <w:r>
        <w:rPr>
          <w:rFonts w:ascii="Georgia" w:eastAsia="Times New Roman" w:hAnsi="Georgia"/>
          <w:sz w:val="29"/>
          <w:szCs w:val="29"/>
        </w:rPr>
        <w:t>Population</w:t>
      </w:r>
    </w:p>
    <w:p w14:paraId="1C3C8F82" w14:textId="215A4577" w:rsidR="00000000" w:rsidRDefault="003D1106">
      <w:pPr>
        <w:pStyle w:val="NormalWeb"/>
        <w:divId w:val="1186334101"/>
        <w:rPr>
          <w:rFonts w:ascii="Georgia" w:hAnsi="Georgia"/>
        </w:rPr>
      </w:pPr>
      <w:r>
        <w:rPr>
          <w:rStyle w:val="Strong"/>
          <w:rFonts w:ascii="Georgia" w:hAnsi="Georgia"/>
        </w:rPr>
        <w:t>Global</w:t>
      </w:r>
      <w:r>
        <w:rPr>
          <w:rFonts w:ascii="Georgia" w:hAnsi="Georgia"/>
          <w:i/>
          <w:iCs/>
        </w:rPr>
        <w:br/>
      </w:r>
      <w:r>
        <w:rPr>
          <w:rStyle w:val="Emphasis"/>
          <w:rFonts w:ascii="Georgia" w:hAnsi="Georgia"/>
        </w:rPr>
        <w:t xml:space="preserve">Dalbergia </w:t>
      </w:r>
      <w:proofErr w:type="spellStart"/>
      <w:r>
        <w:rPr>
          <w:rStyle w:val="Emphasis"/>
          <w:rFonts w:ascii="Georgia" w:hAnsi="Georgia"/>
        </w:rPr>
        <w:t>cultrata</w:t>
      </w:r>
      <w:proofErr w:type="spellEnd"/>
      <w:r>
        <w:rPr>
          <w:rStyle w:val="Emphasis"/>
          <w:rFonts w:ascii="Georgia" w:hAnsi="Georgia"/>
        </w:rPr>
        <w:t xml:space="preserve"> </w:t>
      </w:r>
      <w:r>
        <w:rPr>
          <w:rFonts w:ascii="Georgia" w:hAnsi="Georgia"/>
        </w:rPr>
        <w:t xml:space="preserve">produces </w:t>
      </w:r>
      <w:proofErr w:type="spellStart"/>
      <w:r>
        <w:rPr>
          <w:rFonts w:ascii="Georgia" w:hAnsi="Georgia"/>
        </w:rPr>
        <w:t>hongmu</w:t>
      </w:r>
      <w:proofErr w:type="spellEnd"/>
      <w:r>
        <w:rPr>
          <w:rFonts w:ascii="Georgia" w:hAnsi="Georgia"/>
        </w:rPr>
        <w:t xml:space="preserve"> timber (EIA 2016a). This is a highly desirable timber in high demand on the international timber market. Over recent years the demand for </w:t>
      </w:r>
      <w:proofErr w:type="spellStart"/>
      <w:r>
        <w:rPr>
          <w:rFonts w:ascii="Georgia" w:hAnsi="Georgia"/>
        </w:rPr>
        <w:t>hongmu</w:t>
      </w:r>
      <w:proofErr w:type="spellEnd"/>
      <w:r>
        <w:rPr>
          <w:rFonts w:ascii="Georgia" w:hAnsi="Georgia"/>
        </w:rPr>
        <w:t xml:space="preserve"> timber has increased exponentially (EIA 2016a) As such the species is overexploited in the wild</w:t>
      </w:r>
      <w:r>
        <w:rPr>
          <w:rFonts w:ascii="Georgia" w:hAnsi="Georgia"/>
        </w:rPr>
        <w:t xml:space="preserve"> (</w:t>
      </w:r>
      <w:proofErr w:type="spellStart"/>
      <w:r>
        <w:rPr>
          <w:rFonts w:ascii="Georgia" w:hAnsi="Georgia"/>
        </w:rPr>
        <w:t>Contu</w:t>
      </w:r>
      <w:proofErr w:type="spellEnd"/>
      <w:r>
        <w:rPr>
          <w:rFonts w:ascii="Georgia" w:hAnsi="Georgia"/>
        </w:rPr>
        <w:t xml:space="preserve"> 2012) and experiences continuing population decline. Population decline is also prevalent due to loss of native forests across the species' range states (</w:t>
      </w:r>
      <w:proofErr w:type="spellStart"/>
      <w:r>
        <w:rPr>
          <w:rFonts w:ascii="Georgia" w:hAnsi="Georgia"/>
        </w:rPr>
        <w:t>Contu</w:t>
      </w:r>
      <w:proofErr w:type="spellEnd"/>
      <w:r>
        <w:rPr>
          <w:rFonts w:ascii="Georgia" w:hAnsi="Georgia"/>
        </w:rPr>
        <w:t xml:space="preserve"> 2012). Currently, this species is not the main target for </w:t>
      </w:r>
      <w:proofErr w:type="spellStart"/>
      <w:r>
        <w:rPr>
          <w:rFonts w:ascii="Georgia" w:hAnsi="Georgia"/>
        </w:rPr>
        <w:t>hongmu</w:t>
      </w:r>
      <w:proofErr w:type="spellEnd"/>
      <w:r>
        <w:rPr>
          <w:rFonts w:ascii="Georgia" w:hAnsi="Georgia"/>
        </w:rPr>
        <w:t xml:space="preserve"> logging but nevertheles</w:t>
      </w:r>
      <w:r>
        <w:rPr>
          <w:rFonts w:ascii="Georgia" w:hAnsi="Georgia"/>
        </w:rPr>
        <w:t xml:space="preserve">s the species is still threatened by over extraction, given the decline of other </w:t>
      </w:r>
      <w:proofErr w:type="spellStart"/>
      <w:r>
        <w:rPr>
          <w:rFonts w:ascii="Georgia" w:hAnsi="Georgia"/>
        </w:rPr>
        <w:t>hongmu</w:t>
      </w:r>
      <w:proofErr w:type="spellEnd"/>
      <w:r>
        <w:rPr>
          <w:rFonts w:ascii="Georgia" w:hAnsi="Georgia"/>
        </w:rPr>
        <w:t xml:space="preserve"> producing species in Southeast Asia (Winfield 2016) and due to coercion (by crime syndicates - EIA 2017) and money earned through the sale of </w:t>
      </w:r>
      <w:proofErr w:type="spellStart"/>
      <w:r>
        <w:rPr>
          <w:rFonts w:ascii="Georgia" w:hAnsi="Georgia"/>
        </w:rPr>
        <w:t>hongmu</w:t>
      </w:r>
      <w:proofErr w:type="spellEnd"/>
      <w:r>
        <w:rPr>
          <w:rFonts w:ascii="Georgia" w:hAnsi="Georgia"/>
        </w:rPr>
        <w:t xml:space="preserve"> timber (CoP17 inf 7</w:t>
      </w:r>
      <w:r>
        <w:rPr>
          <w:rFonts w:ascii="Georgia" w:hAnsi="Georgia"/>
        </w:rPr>
        <w:t xml:space="preserve">9. 2016). However, considering the popularity of this species in trade over the last two decades, there is a paucity of population information available for the species. </w:t>
      </w:r>
      <w:proofErr w:type="gramStart"/>
      <w:r>
        <w:rPr>
          <w:rFonts w:ascii="Georgia" w:hAnsi="Georgia"/>
        </w:rPr>
        <w:t>Also</w:t>
      </w:r>
      <w:proofErr w:type="gramEnd"/>
      <w:r>
        <w:rPr>
          <w:rFonts w:ascii="Georgia" w:hAnsi="Georgia"/>
        </w:rPr>
        <w:t xml:space="preserve"> often population and trade data is not species specific and recorded at the gener</w:t>
      </w:r>
      <w:r>
        <w:rPr>
          <w:rFonts w:ascii="Georgia" w:hAnsi="Georgia"/>
        </w:rPr>
        <w:t xml:space="preserve">ic or trade name level due to difficulty in distinguishing </w:t>
      </w:r>
      <w:r>
        <w:rPr>
          <w:rStyle w:val="Emphasis"/>
          <w:rFonts w:ascii="Georgia" w:hAnsi="Georgia"/>
        </w:rPr>
        <w:t>Dalbergia</w:t>
      </w:r>
      <w:r>
        <w:rPr>
          <w:rFonts w:ascii="Georgia" w:hAnsi="Georgia"/>
        </w:rPr>
        <w:t xml:space="preserve"> species at the point of trade.</w:t>
      </w:r>
      <w:r>
        <w:rPr>
          <w:rFonts w:ascii="Georgia" w:hAnsi="Georgia"/>
        </w:rPr>
        <w:br/>
      </w:r>
      <w:r>
        <w:rPr>
          <w:rFonts w:ascii="Georgia" w:hAnsi="Georgia"/>
        </w:rPr>
        <w:br/>
      </w:r>
      <w:r>
        <w:rPr>
          <w:rStyle w:val="Strong"/>
          <w:rFonts w:ascii="Georgia" w:hAnsi="Georgia"/>
        </w:rPr>
        <w:t>Cambodia</w:t>
      </w:r>
      <w:r>
        <w:rPr>
          <w:rFonts w:ascii="Georgia" w:hAnsi="Georgia"/>
        </w:rPr>
        <w:br/>
      </w:r>
      <w:r>
        <w:rPr>
          <w:rFonts w:ascii="Georgia" w:hAnsi="Georgia"/>
        </w:rPr>
        <w:br/>
        <w:t xml:space="preserve">For Cambodia there is no species specific information about population size. </w:t>
      </w:r>
      <w:proofErr w:type="gramStart"/>
      <w:r>
        <w:rPr>
          <w:rFonts w:ascii="Georgia" w:hAnsi="Georgia"/>
        </w:rPr>
        <w:t>However</w:t>
      </w:r>
      <w:proofErr w:type="gramEnd"/>
      <w:r>
        <w:rPr>
          <w:rFonts w:ascii="Georgia" w:hAnsi="Georgia"/>
        </w:rPr>
        <w:t xml:space="preserve"> it is likely the species is in decline in the country. Much </w:t>
      </w:r>
      <w:r>
        <w:rPr>
          <w:rFonts w:ascii="Georgia" w:hAnsi="Georgia"/>
        </w:rPr>
        <w:t xml:space="preserve">of the range of the species in Cambodia runs along the border with Viet Nam where there is known to be trafficking of timber species over the border. This is reported by EIA in 2017 and </w:t>
      </w:r>
      <w:proofErr w:type="gramStart"/>
      <w:r>
        <w:rPr>
          <w:rFonts w:ascii="Georgia" w:hAnsi="Georgia"/>
        </w:rPr>
        <w:t>2018, but</w:t>
      </w:r>
      <w:proofErr w:type="gramEnd"/>
      <w:r>
        <w:rPr>
          <w:rFonts w:ascii="Georgia" w:hAnsi="Georgia"/>
        </w:rPr>
        <w:t xml:space="preserve"> has been occurring beyond these years. Corruption and briber</w:t>
      </w:r>
      <w:r>
        <w:rPr>
          <w:rFonts w:ascii="Georgia" w:hAnsi="Georgia"/>
        </w:rPr>
        <w:t>y of local governments and law enforcements mobilise the illegal logging of Cambodian forests, with transported logs then 'legalised' upon entry over the border at Viet Nam. Logging was encouraged by quotas (set by Viet Nam) and occurred in protected areas</w:t>
      </w:r>
      <w:r>
        <w:rPr>
          <w:rFonts w:ascii="Georgia" w:hAnsi="Georgia"/>
        </w:rPr>
        <w:t xml:space="preserve"> in 2016-17 (EIA 2017) but this system has since changed (in 2018 - EIA 2018) but there is still high quantities of Cambodian timber (and likely </w:t>
      </w:r>
      <w:r>
        <w:rPr>
          <w:rStyle w:val="Emphasis"/>
          <w:rFonts w:ascii="Georgia" w:hAnsi="Georgia"/>
        </w:rPr>
        <w:t xml:space="preserve">D. </w:t>
      </w:r>
      <w:proofErr w:type="spellStart"/>
      <w:r>
        <w:rPr>
          <w:rStyle w:val="Emphasis"/>
          <w:rFonts w:ascii="Georgia" w:hAnsi="Georgia"/>
        </w:rPr>
        <w:t>cultrata</w:t>
      </w:r>
      <w:proofErr w:type="spellEnd"/>
      <w:r>
        <w:rPr>
          <w:rFonts w:ascii="Georgia" w:hAnsi="Georgia"/>
        </w:rPr>
        <w:t>) being taken across the border to Viet Nam in complete disregard for Cambodian timber ban (EIA 2018</w:t>
      </w:r>
      <w:r>
        <w:rPr>
          <w:rFonts w:ascii="Georgia" w:hAnsi="Georgia"/>
        </w:rPr>
        <w:t>).</w:t>
      </w:r>
      <w:r>
        <w:rPr>
          <w:rFonts w:ascii="Georgia" w:hAnsi="Georgia"/>
        </w:rPr>
        <w:br/>
      </w:r>
      <w:r>
        <w:rPr>
          <w:rFonts w:ascii="Georgia" w:hAnsi="Georgia"/>
        </w:rPr>
        <w:br/>
        <w:t xml:space="preserve">Timber export is banned in Cambodia but these policies lack enforcement capacity (Treanor 2015) and are curtailed due to corruption. Between 2013 and 2014, the extent of </w:t>
      </w:r>
      <w:proofErr w:type="spellStart"/>
      <w:r>
        <w:rPr>
          <w:rFonts w:ascii="Georgia" w:hAnsi="Georgia"/>
        </w:rPr>
        <w:t>hongmu</w:t>
      </w:r>
      <w:proofErr w:type="spellEnd"/>
      <w:r>
        <w:rPr>
          <w:rFonts w:ascii="Georgia" w:hAnsi="Georgia"/>
        </w:rPr>
        <w:t xml:space="preserve"> export has increased by 150% (Global Witness 2015). The expansion of human </w:t>
      </w:r>
      <w:r>
        <w:rPr>
          <w:rFonts w:ascii="Georgia" w:hAnsi="Georgia"/>
        </w:rPr>
        <w:t>settlement and agricultural development is also a major threat to the species in Cambodia. This is mostly done through the over provision of Economic Land Concessions (ELC), which are used to clear forested land for agricultural development (Treanor 2015).</w:t>
      </w:r>
      <w:r>
        <w:rPr>
          <w:rFonts w:ascii="Georgia" w:hAnsi="Georgia"/>
        </w:rPr>
        <w:t xml:space="preserve"> However, ELCs that allow too much land to be cleared are often offered and they have historically been given to foreign investors and timber companies (Global Witness 2015). They are also given for areas with a high rosewood density contributing further t</w:t>
      </w:r>
      <w:r>
        <w:rPr>
          <w:rFonts w:ascii="Georgia" w:hAnsi="Georgia"/>
        </w:rPr>
        <w:t>o the species decline. The use of ELC permits has caused the loss of at least 20% of Cambodian primary forest (data from 2010) (Treanor 2015), which will have had a negative impact on the species.</w:t>
      </w:r>
      <w:r>
        <w:rPr>
          <w:rFonts w:ascii="Georgia" w:hAnsi="Georgia"/>
        </w:rPr>
        <w:br/>
      </w:r>
      <w:r>
        <w:rPr>
          <w:rFonts w:ascii="Georgia" w:hAnsi="Georgia"/>
        </w:rPr>
        <w:br/>
      </w:r>
      <w:r>
        <w:rPr>
          <w:rStyle w:val="Strong"/>
          <w:rFonts w:ascii="Georgia" w:hAnsi="Georgia"/>
        </w:rPr>
        <w:t>Viet Nam</w:t>
      </w:r>
      <w:r>
        <w:rPr>
          <w:rFonts w:ascii="Georgia" w:hAnsi="Georgia"/>
        </w:rPr>
        <w:br/>
        <w:t xml:space="preserve">For Viet Nam there is no </w:t>
      </w:r>
      <w:proofErr w:type="gramStart"/>
      <w:r>
        <w:rPr>
          <w:rFonts w:ascii="Georgia" w:hAnsi="Georgia"/>
        </w:rPr>
        <w:t>species specific</w:t>
      </w:r>
      <w:proofErr w:type="gramEnd"/>
      <w:r>
        <w:rPr>
          <w:rFonts w:ascii="Georgia" w:hAnsi="Georgia"/>
        </w:rPr>
        <w:t xml:space="preserve"> informa</w:t>
      </w:r>
      <w:r>
        <w:rPr>
          <w:rFonts w:ascii="Georgia" w:hAnsi="Georgia"/>
        </w:rPr>
        <w:t xml:space="preserve">tion about population size or trend. In Viet Nam the species is recorded from a very small area (just two provinces) and the impact of logging at these two sites is not known. Viet Nam itself is considered a transit hub for </w:t>
      </w:r>
      <w:proofErr w:type="spellStart"/>
      <w:r>
        <w:rPr>
          <w:rFonts w:ascii="Georgia" w:hAnsi="Georgia"/>
        </w:rPr>
        <w:t>hongmu</w:t>
      </w:r>
      <w:proofErr w:type="spellEnd"/>
      <w:r>
        <w:rPr>
          <w:rFonts w:ascii="Georgia" w:hAnsi="Georgia"/>
        </w:rPr>
        <w:t xml:space="preserve"> and rosewood timber into </w:t>
      </w:r>
      <w:r>
        <w:rPr>
          <w:rFonts w:ascii="Georgia" w:hAnsi="Georgia"/>
        </w:rPr>
        <w:t xml:space="preserve">China from the rest of continental Southeast Asia. </w:t>
      </w:r>
      <w:proofErr w:type="gramStart"/>
      <w:r>
        <w:rPr>
          <w:rFonts w:ascii="Georgia" w:hAnsi="Georgia"/>
        </w:rPr>
        <w:t>Therefore</w:t>
      </w:r>
      <w:proofErr w:type="gramEnd"/>
      <w:r>
        <w:rPr>
          <w:rFonts w:ascii="Georgia" w:hAnsi="Georgia"/>
        </w:rPr>
        <w:t xml:space="preserve"> it does contribute to the population decline of the species in </w:t>
      </w:r>
      <w:proofErr w:type="spellStart"/>
      <w:r>
        <w:rPr>
          <w:rFonts w:ascii="Georgia" w:hAnsi="Georgia"/>
        </w:rPr>
        <w:t>neighboring</w:t>
      </w:r>
      <w:proofErr w:type="spellEnd"/>
      <w:r>
        <w:rPr>
          <w:rFonts w:ascii="Georgia" w:hAnsi="Georgia"/>
        </w:rPr>
        <w:t xml:space="preserve"> countries, with Vietnamese crime syndicates supporting the illegal extraction of timber from Lao PDR and Cambodia.</w:t>
      </w:r>
      <w:r>
        <w:rPr>
          <w:rFonts w:ascii="Georgia" w:hAnsi="Georgia"/>
          <w:b/>
          <w:bCs/>
        </w:rPr>
        <w:br/>
      </w:r>
      <w:r>
        <w:rPr>
          <w:rFonts w:ascii="Georgia" w:hAnsi="Georgia"/>
          <w:b/>
          <w:bCs/>
        </w:rPr>
        <w:br/>
      </w:r>
      <w:r>
        <w:rPr>
          <w:rStyle w:val="Strong"/>
          <w:rFonts w:ascii="Georgia" w:hAnsi="Georgia"/>
        </w:rPr>
        <w:t>Thai</w:t>
      </w:r>
      <w:r>
        <w:rPr>
          <w:rStyle w:val="Strong"/>
          <w:rFonts w:ascii="Georgia" w:hAnsi="Georgia"/>
        </w:rPr>
        <w:t>land</w:t>
      </w:r>
      <w:r>
        <w:rPr>
          <w:rFonts w:ascii="Georgia" w:hAnsi="Georgia"/>
        </w:rPr>
        <w:br/>
      </w:r>
      <w:ins w:id="3" w:author="Jack Plummer" w:date="2022-08-19T15:56:00Z">
        <w:r w:rsidR="006D1523">
          <w:rPr>
            <w:rFonts w:ascii="Georgia" w:hAnsi="Georgia"/>
          </w:rPr>
          <w:t xml:space="preserve">There is no </w:t>
        </w:r>
      </w:ins>
      <w:del w:id="4" w:author="Jack Plummer" w:date="2022-08-19T15:56:00Z">
        <w:r w:rsidDel="006D1523">
          <w:rPr>
            <w:rFonts w:ascii="Georgia" w:hAnsi="Georgia"/>
          </w:rPr>
          <w:delText>P</w:delText>
        </w:r>
      </w:del>
      <w:ins w:id="5" w:author="Jack Plummer" w:date="2022-08-19T15:56:00Z">
        <w:r w:rsidR="006D1523">
          <w:rPr>
            <w:rFonts w:ascii="Georgia" w:hAnsi="Georgia"/>
          </w:rPr>
          <w:t>p</w:t>
        </w:r>
      </w:ins>
      <w:r>
        <w:rPr>
          <w:rFonts w:ascii="Georgia" w:hAnsi="Georgia"/>
        </w:rPr>
        <w:t>opulation size information for </w:t>
      </w:r>
      <w:r>
        <w:rPr>
          <w:rStyle w:val="Emphasis"/>
          <w:rFonts w:ascii="Georgia" w:hAnsi="Georgia"/>
        </w:rPr>
        <w:t xml:space="preserve">Dalbergia </w:t>
      </w:r>
      <w:proofErr w:type="spellStart"/>
      <w:r>
        <w:rPr>
          <w:rStyle w:val="Emphasis"/>
          <w:rFonts w:ascii="Georgia" w:hAnsi="Georgia"/>
        </w:rPr>
        <w:t>cultrata</w:t>
      </w:r>
      <w:proofErr w:type="spellEnd"/>
      <w:r>
        <w:rPr>
          <w:rFonts w:ascii="Georgia" w:hAnsi="Georgia"/>
        </w:rPr>
        <w:t> in Thailand</w:t>
      </w:r>
      <w:del w:id="6" w:author="Jack Plummer" w:date="2022-08-19T15:56:00Z">
        <w:r w:rsidDel="006D1523">
          <w:rPr>
            <w:rFonts w:ascii="Georgia" w:hAnsi="Georgia"/>
          </w:rPr>
          <w:delText xml:space="preserve"> is not known</w:delText>
        </w:r>
      </w:del>
      <w:r>
        <w:rPr>
          <w:rFonts w:ascii="Georgia" w:hAnsi="Georgia"/>
        </w:rPr>
        <w:t xml:space="preserve">. The species occurs in multiple provinces but the </w:t>
      </w:r>
      <w:del w:id="7" w:author="Jack Plummer" w:date="2022-08-19T15:56:00Z">
        <w:r w:rsidDel="006D1523">
          <w:rPr>
            <w:rFonts w:ascii="Georgia" w:hAnsi="Georgia"/>
          </w:rPr>
          <w:delText>abundance in each site</w:delText>
        </w:r>
      </w:del>
      <w:ins w:id="8" w:author="Jack Plummer" w:date="2022-08-19T15:56:00Z">
        <w:r w:rsidR="006D1523">
          <w:rPr>
            <w:rFonts w:ascii="Georgia" w:hAnsi="Georgia"/>
          </w:rPr>
          <w:t>composition of subpopulations</w:t>
        </w:r>
      </w:ins>
      <w:r>
        <w:rPr>
          <w:rFonts w:ascii="Georgia" w:hAnsi="Georgia"/>
        </w:rPr>
        <w:t xml:space="preserve"> is</w:t>
      </w:r>
      <w:r>
        <w:rPr>
          <w:rFonts w:ascii="Georgia" w:hAnsi="Georgia"/>
        </w:rPr>
        <w:t xml:space="preserve"> not known. </w:t>
      </w:r>
      <w:r>
        <w:rPr>
          <w:rStyle w:val="Emphasis"/>
          <w:rFonts w:ascii="Georgia" w:hAnsi="Georgia"/>
        </w:rPr>
        <w:t xml:space="preserve">Dalbergia </w:t>
      </w:r>
      <w:proofErr w:type="spellStart"/>
      <w:r>
        <w:rPr>
          <w:rStyle w:val="Emphasis"/>
          <w:rFonts w:ascii="Georgia" w:hAnsi="Georgia"/>
        </w:rPr>
        <w:t>cultrata</w:t>
      </w:r>
      <w:proofErr w:type="spellEnd"/>
      <w:r>
        <w:rPr>
          <w:rStyle w:val="Emphasis"/>
          <w:rFonts w:ascii="Georgia" w:hAnsi="Georgia"/>
        </w:rPr>
        <w:t xml:space="preserve"> </w:t>
      </w:r>
      <w:r>
        <w:rPr>
          <w:rFonts w:ascii="Georgia" w:hAnsi="Georgia"/>
        </w:rPr>
        <w:t xml:space="preserve">may be under pressure from </w:t>
      </w:r>
      <w:r>
        <w:rPr>
          <w:rFonts w:ascii="Georgia" w:hAnsi="Georgia"/>
        </w:rPr>
        <w:lastRenderedPageBreak/>
        <w:t>timber poaching in the country. Much of th</w:t>
      </w:r>
      <w:r>
        <w:rPr>
          <w:rFonts w:ascii="Georgia" w:hAnsi="Georgia"/>
        </w:rPr>
        <w:t xml:space="preserve">e remaining stock of other </w:t>
      </w:r>
      <w:r>
        <w:rPr>
          <w:rStyle w:val="Emphasis"/>
          <w:rFonts w:ascii="Georgia" w:hAnsi="Georgia"/>
        </w:rPr>
        <w:t xml:space="preserve">Dalbergia </w:t>
      </w:r>
      <w:r>
        <w:rPr>
          <w:rFonts w:ascii="Georgia" w:hAnsi="Georgia"/>
        </w:rPr>
        <w:t>species remains in protected areas in Thailand (CoP17 inf 79. 2016)</w:t>
      </w:r>
      <w:ins w:id="9" w:author="Jack Plummer" w:date="2022-08-19T15:57:00Z">
        <w:r w:rsidR="006D1523">
          <w:rPr>
            <w:rFonts w:ascii="Georgia" w:hAnsi="Georgia"/>
          </w:rPr>
          <w:t>;</w:t>
        </w:r>
      </w:ins>
      <w:del w:id="10" w:author="Jack Plummer" w:date="2022-08-19T15:57:00Z">
        <w:r w:rsidDel="006D1523">
          <w:rPr>
            <w:rFonts w:ascii="Georgia" w:hAnsi="Georgia"/>
          </w:rPr>
          <w:delText>,</w:delText>
        </w:r>
      </w:del>
      <w:r>
        <w:rPr>
          <w:rFonts w:ascii="Georgia" w:hAnsi="Georgia"/>
        </w:rPr>
        <w:t xml:space="preserve"> these species can be well maintained here</w:t>
      </w:r>
      <w:ins w:id="11" w:author="Jack Plummer" w:date="2022-08-19T15:57:00Z">
        <w:r w:rsidR="006D1523">
          <w:rPr>
            <w:rFonts w:ascii="Georgia" w:hAnsi="Georgia"/>
          </w:rPr>
          <w:t>,</w:t>
        </w:r>
      </w:ins>
      <w:r>
        <w:rPr>
          <w:rFonts w:ascii="Georgia" w:hAnsi="Georgia"/>
        </w:rPr>
        <w:t xml:space="preserve"> but there is still some poaching. </w:t>
      </w:r>
      <w:del w:id="12" w:author="Jack Plummer" w:date="2022-08-19T15:57:00Z">
        <w:r w:rsidDel="006D1523">
          <w:rPr>
            <w:rFonts w:ascii="Georgia" w:hAnsi="Georgia"/>
          </w:rPr>
          <w:delText>And t</w:delText>
        </w:r>
      </w:del>
      <w:ins w:id="13" w:author="Jack Plummer" w:date="2022-08-19T15:57:00Z">
        <w:r w:rsidR="006D1523">
          <w:rPr>
            <w:rFonts w:ascii="Georgia" w:hAnsi="Georgia"/>
          </w:rPr>
          <w:t>T</w:t>
        </w:r>
      </w:ins>
      <w:r>
        <w:rPr>
          <w:rFonts w:ascii="Georgia" w:hAnsi="Georgia"/>
        </w:rPr>
        <w:t xml:space="preserve">here is </w:t>
      </w:r>
      <w:r>
        <w:rPr>
          <w:rFonts w:ascii="Georgia" w:hAnsi="Georgia"/>
        </w:rPr>
        <w:t>still</w:t>
      </w:r>
      <w:r>
        <w:rPr>
          <w:rFonts w:ascii="Georgia" w:hAnsi="Georgia"/>
        </w:rPr>
        <w:t xml:space="preserve"> </w:t>
      </w:r>
      <w:ins w:id="14" w:author="Jack Plummer" w:date="2022-08-19T15:57:00Z">
        <w:r w:rsidR="006D1523">
          <w:rPr>
            <w:rFonts w:ascii="Georgia" w:hAnsi="Georgia"/>
          </w:rPr>
          <w:t xml:space="preserve">considerable </w:t>
        </w:r>
      </w:ins>
      <w:r>
        <w:rPr>
          <w:rFonts w:ascii="Georgia" w:hAnsi="Georgia"/>
        </w:rPr>
        <w:t xml:space="preserve">pressure on any remaining </w:t>
      </w:r>
      <w:proofErr w:type="spellStart"/>
      <w:r>
        <w:rPr>
          <w:rFonts w:ascii="Georgia" w:hAnsi="Georgia"/>
        </w:rPr>
        <w:t>hongmu</w:t>
      </w:r>
      <w:proofErr w:type="spellEnd"/>
      <w:r>
        <w:rPr>
          <w:rFonts w:ascii="Georgia" w:hAnsi="Georgia"/>
        </w:rPr>
        <w:t xml:space="preserve"> species </w:t>
      </w:r>
      <w:ins w:id="15" w:author="Jack Plummer" w:date="2022-08-19T15:57:00Z">
        <w:r w:rsidR="006D1523">
          <w:rPr>
            <w:rFonts w:ascii="Georgia" w:hAnsi="Georgia"/>
          </w:rPr>
          <w:t xml:space="preserve">growing </w:t>
        </w:r>
      </w:ins>
      <w:r>
        <w:rPr>
          <w:rFonts w:ascii="Georgia" w:hAnsi="Georgia"/>
        </w:rPr>
        <w:t>outside of pro</w:t>
      </w:r>
      <w:r>
        <w:rPr>
          <w:rFonts w:ascii="Georgia" w:hAnsi="Georgia"/>
        </w:rPr>
        <w:t>tected areas. More information on</w:t>
      </w:r>
      <w:r>
        <w:rPr>
          <w:rFonts w:ascii="Georgia" w:hAnsi="Georgia"/>
        </w:rPr>
        <w:t xml:space="preserve"> </w:t>
      </w:r>
      <w:r>
        <w:rPr>
          <w:rStyle w:val="Emphasis"/>
          <w:rFonts w:ascii="Georgia" w:hAnsi="Georgia"/>
        </w:rPr>
        <w:t xml:space="preserve">D. </w:t>
      </w:r>
      <w:proofErr w:type="spellStart"/>
      <w:r>
        <w:rPr>
          <w:rStyle w:val="Emphasis"/>
          <w:rFonts w:ascii="Georgia" w:hAnsi="Georgia"/>
        </w:rPr>
        <w:t>cultrata</w:t>
      </w:r>
      <w:proofErr w:type="spellEnd"/>
      <w:r>
        <w:rPr>
          <w:rStyle w:val="Emphasis"/>
          <w:rFonts w:ascii="Georgia" w:hAnsi="Georgia"/>
        </w:rPr>
        <w:t xml:space="preserve"> </w:t>
      </w:r>
      <w:r>
        <w:rPr>
          <w:rFonts w:ascii="Georgia" w:hAnsi="Georgia"/>
        </w:rPr>
        <w:t>in Thailand is needed.</w:t>
      </w:r>
      <w:r>
        <w:rPr>
          <w:rFonts w:ascii="Georgia" w:hAnsi="Georgia"/>
        </w:rPr>
        <w:br/>
      </w:r>
      <w:r>
        <w:rPr>
          <w:rFonts w:ascii="Georgia" w:hAnsi="Georgia"/>
        </w:rPr>
        <w:br/>
      </w:r>
      <w:r>
        <w:rPr>
          <w:rStyle w:val="Strong"/>
          <w:rFonts w:ascii="Georgia" w:hAnsi="Georgia"/>
        </w:rPr>
        <w:t>Myanmar</w:t>
      </w:r>
      <w:r>
        <w:rPr>
          <w:rFonts w:ascii="Georgia" w:hAnsi="Georgia"/>
        </w:rPr>
        <w:br/>
        <w:t xml:space="preserve">In Myanmar the population of the species is in decline due to overexploitation of </w:t>
      </w:r>
      <w:proofErr w:type="spellStart"/>
      <w:r>
        <w:rPr>
          <w:rFonts w:ascii="Georgia" w:hAnsi="Georgia"/>
        </w:rPr>
        <w:t>hongmu</w:t>
      </w:r>
      <w:proofErr w:type="spellEnd"/>
      <w:r>
        <w:rPr>
          <w:rFonts w:ascii="Georgia" w:hAnsi="Georgia"/>
        </w:rPr>
        <w:t xml:space="preserve"> and rosewood species in the country (EIA 2014). Although the species is not the primary t</w:t>
      </w:r>
      <w:r>
        <w:rPr>
          <w:rFonts w:ascii="Georgia" w:hAnsi="Georgia"/>
        </w:rPr>
        <w:t xml:space="preserve">arget of </w:t>
      </w:r>
      <w:proofErr w:type="spellStart"/>
      <w:r>
        <w:rPr>
          <w:rFonts w:ascii="Georgia" w:hAnsi="Georgia"/>
        </w:rPr>
        <w:t>hongmu</w:t>
      </w:r>
      <w:proofErr w:type="spellEnd"/>
      <w:r>
        <w:rPr>
          <w:rFonts w:ascii="Georgia" w:hAnsi="Georgia"/>
        </w:rPr>
        <w:t xml:space="preserve"> trade from Myanmar (</w:t>
      </w:r>
      <w:r>
        <w:rPr>
          <w:rStyle w:val="Emphasis"/>
          <w:rFonts w:ascii="Georgia" w:hAnsi="Georgia"/>
        </w:rPr>
        <w:t xml:space="preserve">D. </w:t>
      </w:r>
      <w:proofErr w:type="spellStart"/>
      <w:r>
        <w:rPr>
          <w:rStyle w:val="Emphasis"/>
          <w:rFonts w:ascii="Georgia" w:hAnsi="Georgia"/>
        </w:rPr>
        <w:t>oliveri</w:t>
      </w:r>
      <w:proofErr w:type="spellEnd"/>
      <w:r>
        <w:rPr>
          <w:rStyle w:val="Emphasis"/>
          <w:rFonts w:ascii="Georgia" w:hAnsi="Georgia"/>
        </w:rPr>
        <w:t xml:space="preserve"> </w:t>
      </w:r>
      <w:r>
        <w:rPr>
          <w:rFonts w:ascii="Georgia" w:hAnsi="Georgia"/>
        </w:rPr>
        <w:t xml:space="preserve">and </w:t>
      </w:r>
      <w:r>
        <w:rPr>
          <w:rStyle w:val="Emphasis"/>
          <w:rFonts w:ascii="Georgia" w:hAnsi="Georgia"/>
        </w:rPr>
        <w:t xml:space="preserve">Pterocarpus </w:t>
      </w:r>
      <w:proofErr w:type="spellStart"/>
      <w:r>
        <w:rPr>
          <w:rStyle w:val="Emphasis"/>
          <w:rFonts w:ascii="Georgia" w:hAnsi="Georgia"/>
        </w:rPr>
        <w:t>macrocarpus</w:t>
      </w:r>
      <w:proofErr w:type="spellEnd"/>
      <w:r>
        <w:rPr>
          <w:rFonts w:ascii="Georgia" w:hAnsi="Georgia"/>
        </w:rPr>
        <w:t xml:space="preserve">), it can be inferred from information gathered by EIA in 2016(a) the </w:t>
      </w:r>
      <w:proofErr w:type="spellStart"/>
      <w:r>
        <w:rPr>
          <w:rFonts w:ascii="Georgia" w:hAnsi="Georgia"/>
        </w:rPr>
        <w:t>the</w:t>
      </w:r>
      <w:proofErr w:type="spellEnd"/>
      <w:r>
        <w:rPr>
          <w:rFonts w:ascii="Georgia" w:hAnsi="Georgia"/>
        </w:rPr>
        <w:t xml:space="preserve"> population of </w:t>
      </w:r>
      <w:r>
        <w:rPr>
          <w:rStyle w:val="Emphasis"/>
          <w:rFonts w:ascii="Georgia" w:hAnsi="Georgia"/>
        </w:rPr>
        <w:t xml:space="preserve">D. </w:t>
      </w:r>
      <w:proofErr w:type="spellStart"/>
      <w:r>
        <w:rPr>
          <w:rStyle w:val="Emphasis"/>
          <w:rFonts w:ascii="Georgia" w:hAnsi="Georgia"/>
        </w:rPr>
        <w:t>cultrata</w:t>
      </w:r>
      <w:proofErr w:type="spellEnd"/>
      <w:r>
        <w:rPr>
          <w:rStyle w:val="Emphasis"/>
          <w:rFonts w:ascii="Georgia" w:hAnsi="Georgia"/>
        </w:rPr>
        <w:t xml:space="preserve"> </w:t>
      </w:r>
      <w:r>
        <w:rPr>
          <w:rFonts w:ascii="Georgia" w:hAnsi="Georgia"/>
        </w:rPr>
        <w:t xml:space="preserve">is still likely to suffer from the trade. The volume of </w:t>
      </w:r>
      <w:proofErr w:type="spellStart"/>
      <w:r>
        <w:rPr>
          <w:rFonts w:ascii="Georgia" w:hAnsi="Georgia"/>
        </w:rPr>
        <w:t>hongmu</w:t>
      </w:r>
      <w:proofErr w:type="spellEnd"/>
      <w:r>
        <w:rPr>
          <w:rFonts w:ascii="Georgia" w:hAnsi="Georgia"/>
        </w:rPr>
        <w:t xml:space="preserve"> timber traded betwe</w:t>
      </w:r>
      <w:r>
        <w:rPr>
          <w:rFonts w:ascii="Georgia" w:hAnsi="Georgia"/>
        </w:rPr>
        <w:t>en Myanmar (exporter) and China (importer) in 2013 was triple that supplied in 2012 (EIA 2014). It was predicted that the rate in 2014 would be even higher (EIA 2014). This leads to concerns of commercial exhaustion of rosewood in the country (EIA 2014).</w:t>
      </w:r>
      <w:r>
        <w:rPr>
          <w:rFonts w:ascii="Georgia" w:hAnsi="Georgia"/>
        </w:rPr>
        <w:br/>
      </w:r>
      <w:r>
        <w:rPr>
          <w:rFonts w:ascii="Georgia" w:hAnsi="Georgia"/>
        </w:rPr>
        <w:br/>
      </w:r>
      <w:r>
        <w:rPr>
          <w:rStyle w:val="Strong"/>
          <w:rFonts w:ascii="Georgia" w:hAnsi="Georgia"/>
        </w:rPr>
        <w:t>China</w:t>
      </w:r>
      <w:r>
        <w:rPr>
          <w:rFonts w:ascii="Georgia" w:hAnsi="Georgia"/>
        </w:rPr>
        <w:br/>
        <w:t xml:space="preserve">There is not population information available for this species in China, and the targeting of the species for trade here is also unknown. </w:t>
      </w:r>
      <w:proofErr w:type="gramStart"/>
      <w:r>
        <w:rPr>
          <w:rFonts w:ascii="Georgia" w:hAnsi="Georgia"/>
        </w:rPr>
        <w:t>Similarly</w:t>
      </w:r>
      <w:proofErr w:type="gramEnd"/>
      <w:r>
        <w:rPr>
          <w:rFonts w:ascii="Georgia" w:hAnsi="Georgia"/>
        </w:rPr>
        <w:t xml:space="preserve"> to Viet Nam, China contributes to maintaining high demand and pressure on </w:t>
      </w:r>
      <w:proofErr w:type="spellStart"/>
      <w:r>
        <w:rPr>
          <w:rFonts w:ascii="Georgia" w:hAnsi="Georgia"/>
        </w:rPr>
        <w:t>hongmu</w:t>
      </w:r>
      <w:proofErr w:type="spellEnd"/>
      <w:r>
        <w:rPr>
          <w:rFonts w:ascii="Georgia" w:hAnsi="Georgia"/>
        </w:rPr>
        <w:t xml:space="preserve"> stocks throughout the</w:t>
      </w:r>
      <w:r>
        <w:rPr>
          <w:rFonts w:ascii="Georgia" w:hAnsi="Georgia"/>
        </w:rPr>
        <w:t xml:space="preserve"> region (Winfield </w:t>
      </w:r>
      <w:r>
        <w:rPr>
          <w:rStyle w:val="Emphasis"/>
          <w:rFonts w:ascii="Georgia" w:hAnsi="Georgia"/>
        </w:rPr>
        <w:t>et al. </w:t>
      </w:r>
      <w:r>
        <w:rPr>
          <w:rFonts w:ascii="Georgia" w:hAnsi="Georgia"/>
        </w:rPr>
        <w:t xml:space="preserve">2016). China is ultimately the destination for most </w:t>
      </w:r>
      <w:proofErr w:type="spellStart"/>
      <w:r>
        <w:rPr>
          <w:rFonts w:ascii="Georgia" w:hAnsi="Georgia"/>
        </w:rPr>
        <w:t>hongmu</w:t>
      </w:r>
      <w:proofErr w:type="spellEnd"/>
      <w:r>
        <w:rPr>
          <w:rFonts w:ascii="Georgia" w:hAnsi="Georgia"/>
        </w:rPr>
        <w:t xml:space="preserve"> timber and has exhausted </w:t>
      </w:r>
      <w:proofErr w:type="spellStart"/>
      <w:proofErr w:type="gramStart"/>
      <w:r>
        <w:rPr>
          <w:rFonts w:ascii="Georgia" w:hAnsi="Georgia"/>
        </w:rPr>
        <w:t>it's</w:t>
      </w:r>
      <w:proofErr w:type="spellEnd"/>
      <w:proofErr w:type="gramEnd"/>
      <w:r>
        <w:rPr>
          <w:rFonts w:ascii="Georgia" w:hAnsi="Georgia"/>
        </w:rPr>
        <w:t xml:space="preserve"> own stock of </w:t>
      </w:r>
      <w:proofErr w:type="spellStart"/>
      <w:r>
        <w:rPr>
          <w:rFonts w:ascii="Georgia" w:hAnsi="Georgia"/>
        </w:rPr>
        <w:t>hongmu</w:t>
      </w:r>
      <w:proofErr w:type="spellEnd"/>
      <w:r>
        <w:rPr>
          <w:rFonts w:ascii="Georgia" w:hAnsi="Georgia"/>
        </w:rPr>
        <w:t xml:space="preserve"> producing trees (Winfield </w:t>
      </w:r>
      <w:r>
        <w:rPr>
          <w:rStyle w:val="Emphasis"/>
          <w:rFonts w:ascii="Georgia" w:hAnsi="Georgia"/>
        </w:rPr>
        <w:t xml:space="preserve">et al. </w:t>
      </w:r>
      <w:r>
        <w:rPr>
          <w:rFonts w:ascii="Georgia" w:hAnsi="Georgia"/>
        </w:rPr>
        <w:t>2016), and is reliant on other nations to supply the industry.</w:t>
      </w:r>
      <w:r>
        <w:rPr>
          <w:rFonts w:ascii="Georgia" w:hAnsi="Georgia"/>
        </w:rPr>
        <w:br/>
      </w:r>
      <w:r>
        <w:rPr>
          <w:rFonts w:ascii="Georgia" w:hAnsi="Georgia"/>
        </w:rPr>
        <w:br/>
      </w:r>
      <w:r>
        <w:rPr>
          <w:rStyle w:val="Strong"/>
          <w:rFonts w:ascii="Georgia" w:hAnsi="Georgia"/>
        </w:rPr>
        <w:t>Lao PDR</w:t>
      </w:r>
      <w:r>
        <w:rPr>
          <w:rFonts w:ascii="Georgia" w:hAnsi="Georgia"/>
          <w:b/>
          <w:bCs/>
        </w:rPr>
        <w:br/>
      </w:r>
      <w:r>
        <w:rPr>
          <w:rFonts w:ascii="Georgia" w:hAnsi="Georgia"/>
        </w:rPr>
        <w:t>A paucity of info</w:t>
      </w:r>
      <w:r>
        <w:rPr>
          <w:rFonts w:ascii="Georgia" w:hAnsi="Georgia"/>
        </w:rPr>
        <w:t xml:space="preserve">rmation is available for the species in Lao PDR. As in all ranges states the population of the species is predicted to decline. </w:t>
      </w:r>
      <w:proofErr w:type="gramStart"/>
      <w:r>
        <w:rPr>
          <w:rFonts w:ascii="Georgia" w:hAnsi="Georgia"/>
        </w:rPr>
        <w:t>Similarly</w:t>
      </w:r>
      <w:proofErr w:type="gramEnd"/>
      <w:r>
        <w:rPr>
          <w:rFonts w:ascii="Georgia" w:hAnsi="Georgia"/>
        </w:rPr>
        <w:t xml:space="preserve"> to Cambodia, much of the poaching and trafficking of the </w:t>
      </w:r>
      <w:proofErr w:type="spellStart"/>
      <w:r>
        <w:rPr>
          <w:rFonts w:ascii="Georgia" w:hAnsi="Georgia"/>
        </w:rPr>
        <w:t>hongmu</w:t>
      </w:r>
      <w:proofErr w:type="spellEnd"/>
      <w:r>
        <w:rPr>
          <w:rFonts w:ascii="Georgia" w:hAnsi="Georgia"/>
        </w:rPr>
        <w:t xml:space="preserve"> from Lao was through the Vietnamese border (EIA 2017).</w:t>
      </w:r>
      <w:r>
        <w:rPr>
          <w:rFonts w:ascii="Georgia" w:hAnsi="Georgia"/>
        </w:rPr>
        <w:t xml:space="preserve"> </w:t>
      </w:r>
      <w:proofErr w:type="gramStart"/>
      <w:r>
        <w:rPr>
          <w:rFonts w:ascii="Georgia" w:hAnsi="Georgia"/>
        </w:rPr>
        <w:t>However</w:t>
      </w:r>
      <w:proofErr w:type="gramEnd"/>
      <w:r>
        <w:rPr>
          <w:rFonts w:ascii="Georgia" w:hAnsi="Georgia"/>
        </w:rPr>
        <w:t xml:space="preserve"> a recent crackdown by the new government has reduced the occurrence of this, and the threat from this has transferred to Cambodia (EIA 2017). Nevertheless, there is still likely illicit logging and trade of </w:t>
      </w:r>
      <w:r>
        <w:rPr>
          <w:rStyle w:val="Emphasis"/>
          <w:rFonts w:ascii="Georgia" w:hAnsi="Georgia"/>
        </w:rPr>
        <w:t xml:space="preserve">D. </w:t>
      </w:r>
      <w:proofErr w:type="spellStart"/>
      <w:r>
        <w:rPr>
          <w:rStyle w:val="Emphasis"/>
          <w:rFonts w:ascii="Georgia" w:hAnsi="Georgia"/>
        </w:rPr>
        <w:t>cultrata</w:t>
      </w:r>
      <w:proofErr w:type="spellEnd"/>
      <w:r>
        <w:rPr>
          <w:rStyle w:val="Emphasis"/>
          <w:rFonts w:ascii="Georgia" w:hAnsi="Georgia"/>
        </w:rPr>
        <w:t xml:space="preserve"> </w:t>
      </w:r>
      <w:r>
        <w:rPr>
          <w:rFonts w:ascii="Georgia" w:hAnsi="Georgia"/>
        </w:rPr>
        <w:t xml:space="preserve">in Lao. Demand for other </w:t>
      </w:r>
      <w:r>
        <w:rPr>
          <w:rStyle w:val="Emphasis"/>
          <w:rFonts w:ascii="Georgia" w:hAnsi="Georgia"/>
        </w:rPr>
        <w:t>Dal</w:t>
      </w:r>
      <w:r>
        <w:rPr>
          <w:rStyle w:val="Emphasis"/>
          <w:rFonts w:ascii="Georgia" w:hAnsi="Georgia"/>
        </w:rPr>
        <w:t xml:space="preserve">bergia </w:t>
      </w:r>
      <w:r>
        <w:rPr>
          <w:rFonts w:ascii="Georgia" w:hAnsi="Georgia"/>
        </w:rPr>
        <w:t>species in the country increased in 2013-</w:t>
      </w:r>
      <w:proofErr w:type="gramStart"/>
      <w:r>
        <w:rPr>
          <w:rFonts w:ascii="Georgia" w:hAnsi="Georgia"/>
        </w:rPr>
        <w:t>2014  (</w:t>
      </w:r>
      <w:proofErr w:type="gramEnd"/>
      <w:r>
        <w:rPr>
          <w:rFonts w:ascii="Georgia" w:hAnsi="Georgia"/>
        </w:rPr>
        <w:t xml:space="preserve">Global Witness 2015)so it is suspected that the </w:t>
      </w:r>
      <w:r>
        <w:rPr>
          <w:rStyle w:val="Emphasis"/>
          <w:rFonts w:ascii="Georgia" w:hAnsi="Georgia"/>
        </w:rPr>
        <w:t xml:space="preserve">D. </w:t>
      </w:r>
      <w:proofErr w:type="spellStart"/>
      <w:r>
        <w:rPr>
          <w:rStyle w:val="Emphasis"/>
          <w:rFonts w:ascii="Georgia" w:hAnsi="Georgia"/>
        </w:rPr>
        <w:t>cultrata</w:t>
      </w:r>
      <w:proofErr w:type="spellEnd"/>
      <w:r>
        <w:rPr>
          <w:rStyle w:val="Emphasis"/>
          <w:rFonts w:ascii="Georgia" w:hAnsi="Georgia"/>
        </w:rPr>
        <w:t xml:space="preserve"> </w:t>
      </w:r>
      <w:r>
        <w:rPr>
          <w:rFonts w:ascii="Georgia" w:hAnsi="Georgia"/>
        </w:rPr>
        <w:t>also suffered an increase in harvest in recent years.</w:t>
      </w:r>
      <w:r>
        <w:rPr>
          <w:rFonts w:ascii="Georgia" w:hAnsi="Georgia"/>
        </w:rPr>
        <w:br/>
      </w:r>
      <w:r>
        <w:rPr>
          <w:rFonts w:ascii="Georgia" w:hAnsi="Georgia"/>
        </w:rPr>
        <w:br/>
      </w:r>
      <w:r>
        <w:rPr>
          <w:rFonts w:ascii="Georgia" w:hAnsi="Georgia"/>
        </w:rPr>
        <w:br/>
      </w:r>
      <w:r>
        <w:rPr>
          <w:rStyle w:val="Strong"/>
          <w:rFonts w:ascii="Georgia" w:hAnsi="Georgia"/>
        </w:rPr>
        <w:t>Global</w:t>
      </w:r>
      <w:r>
        <w:rPr>
          <w:rFonts w:ascii="Georgia" w:hAnsi="Georgia"/>
          <w:b/>
          <w:bCs/>
          <w:i/>
          <w:iCs/>
        </w:rPr>
        <w:br/>
      </w:r>
      <w:r>
        <w:rPr>
          <w:rFonts w:ascii="Georgia" w:hAnsi="Georgia"/>
        </w:rPr>
        <w:t>The genetic diversity maintained in the global population of the species is no</w:t>
      </w:r>
      <w:r>
        <w:rPr>
          <w:rFonts w:ascii="Georgia" w:hAnsi="Georgia"/>
        </w:rPr>
        <w:t xml:space="preserve">t known. There is also no specific information on the extent of regeneration of the species. If we assume the species exhibits similar slow growth to other species of </w:t>
      </w:r>
      <w:r>
        <w:rPr>
          <w:rStyle w:val="Emphasis"/>
          <w:rFonts w:ascii="Georgia" w:hAnsi="Georgia"/>
        </w:rPr>
        <w:t>Dalbergia</w:t>
      </w:r>
      <w:r>
        <w:rPr>
          <w:rFonts w:ascii="Georgia" w:hAnsi="Georgia"/>
        </w:rPr>
        <w:t>, and has a similar population structure e.g. with few seedlings surviving, skew</w:t>
      </w:r>
      <w:r>
        <w:rPr>
          <w:rFonts w:ascii="Georgia" w:hAnsi="Georgia"/>
        </w:rPr>
        <w:t>ed population size to juveniles trees and a reduced population of mother trees these factors will also contribute to a declining population in the future.</w:t>
      </w:r>
      <w:r>
        <w:rPr>
          <w:rFonts w:ascii="Georgia" w:hAnsi="Georgia"/>
          <w:b/>
          <w:bCs/>
          <w:i/>
          <w:iCs/>
        </w:rPr>
        <w:br/>
      </w:r>
      <w:r>
        <w:rPr>
          <w:rFonts w:ascii="Georgia" w:hAnsi="Georgia"/>
          <w:b/>
          <w:bCs/>
          <w:i/>
          <w:iCs/>
        </w:rPr>
        <w:br/>
      </w:r>
      <w:r>
        <w:rPr>
          <w:rFonts w:ascii="Georgia" w:hAnsi="Georgia"/>
        </w:rPr>
        <w:t>Additionally, despite a lack of species specific population information and quantitative information</w:t>
      </w:r>
      <w:r>
        <w:rPr>
          <w:rFonts w:ascii="Georgia" w:hAnsi="Georgia"/>
        </w:rPr>
        <w:t xml:space="preserve"> on population decline it is clear that the population of </w:t>
      </w:r>
      <w:r>
        <w:rPr>
          <w:rStyle w:val="Emphasis"/>
          <w:rFonts w:ascii="Georgia" w:hAnsi="Georgia"/>
        </w:rPr>
        <w:t xml:space="preserve">D. </w:t>
      </w:r>
      <w:proofErr w:type="spellStart"/>
      <w:r>
        <w:rPr>
          <w:rStyle w:val="Emphasis"/>
          <w:rFonts w:ascii="Georgia" w:hAnsi="Georgia"/>
        </w:rPr>
        <w:t>cultrata</w:t>
      </w:r>
      <w:proofErr w:type="spellEnd"/>
      <w:r>
        <w:rPr>
          <w:rStyle w:val="Emphasis"/>
          <w:rFonts w:ascii="Georgia" w:hAnsi="Georgia"/>
        </w:rPr>
        <w:t xml:space="preserve"> </w:t>
      </w:r>
      <w:r>
        <w:rPr>
          <w:rFonts w:ascii="Georgia" w:hAnsi="Georgia"/>
        </w:rPr>
        <w:t xml:space="preserve">experiences continuing decline. As pressure on the species is currently not that of </w:t>
      </w:r>
      <w:r>
        <w:rPr>
          <w:rStyle w:val="Emphasis"/>
          <w:rFonts w:ascii="Georgia" w:hAnsi="Georgia"/>
        </w:rPr>
        <w:t xml:space="preserve">D. </w:t>
      </w:r>
      <w:proofErr w:type="spellStart"/>
      <w:r>
        <w:rPr>
          <w:rStyle w:val="Emphasis"/>
          <w:rFonts w:ascii="Georgia" w:hAnsi="Georgia"/>
        </w:rPr>
        <w:t>cochinensis</w:t>
      </w:r>
      <w:proofErr w:type="spellEnd"/>
      <w:r>
        <w:rPr>
          <w:rStyle w:val="Emphasis"/>
          <w:rFonts w:ascii="Georgia" w:hAnsi="Georgia"/>
        </w:rPr>
        <w:t xml:space="preserve"> </w:t>
      </w:r>
      <w:r>
        <w:rPr>
          <w:rFonts w:ascii="Georgia" w:hAnsi="Georgia"/>
        </w:rPr>
        <w:t xml:space="preserve">or </w:t>
      </w:r>
      <w:r>
        <w:rPr>
          <w:rStyle w:val="Emphasis"/>
          <w:rFonts w:ascii="Georgia" w:hAnsi="Georgia"/>
        </w:rPr>
        <w:t xml:space="preserve">D. </w:t>
      </w:r>
      <w:proofErr w:type="spellStart"/>
      <w:r>
        <w:rPr>
          <w:rStyle w:val="Emphasis"/>
          <w:rFonts w:ascii="Georgia" w:hAnsi="Georgia"/>
        </w:rPr>
        <w:t>oliveri</w:t>
      </w:r>
      <w:proofErr w:type="spellEnd"/>
      <w:r>
        <w:rPr>
          <w:rStyle w:val="Emphasis"/>
          <w:rFonts w:ascii="Georgia" w:hAnsi="Georgia"/>
        </w:rPr>
        <w:t xml:space="preserve"> </w:t>
      </w:r>
      <w:r>
        <w:rPr>
          <w:rFonts w:ascii="Georgia" w:hAnsi="Georgia"/>
        </w:rPr>
        <w:t>it is suspected that population decline over th</w:t>
      </w:r>
      <w:r>
        <w:rPr>
          <w:rFonts w:ascii="Georgia" w:hAnsi="Georgia"/>
        </w:rPr>
        <w:t>ree generations will be less than 80% and instead fall between 50-79%.</w:t>
      </w:r>
    </w:p>
    <w:p w14:paraId="5A5A393A" w14:textId="77777777" w:rsidR="00000000" w:rsidRDefault="003D1106">
      <w:pPr>
        <w:pStyle w:val="Heading2"/>
        <w:divId w:val="1186334101"/>
        <w:rPr>
          <w:rFonts w:ascii="Georgia" w:eastAsia="Times New Roman" w:hAnsi="Georgia"/>
          <w:sz w:val="27"/>
          <w:szCs w:val="27"/>
        </w:rPr>
      </w:pPr>
      <w:r>
        <w:rPr>
          <w:rFonts w:ascii="Georgia" w:eastAsia="Times New Roman" w:hAnsi="Georgia"/>
          <w:sz w:val="27"/>
          <w:szCs w:val="27"/>
        </w:rPr>
        <w:t>Population Information</w:t>
      </w:r>
    </w:p>
    <w:p w14:paraId="52525F74" w14:textId="77777777" w:rsidR="00000000" w:rsidRDefault="003D1106">
      <w:pPr>
        <w:pStyle w:val="NormalWeb"/>
        <w:divId w:val="1186334101"/>
        <w:rPr>
          <w:rFonts w:ascii="Georgia" w:hAnsi="Georgia"/>
        </w:rPr>
      </w:pPr>
      <w:r>
        <w:rPr>
          <w:rStyle w:val="datalabel1"/>
          <w:rFonts w:ascii="Georgia" w:hAnsi="Georgia"/>
        </w:rPr>
        <w:t xml:space="preserve">Current Population Trend: </w:t>
      </w:r>
      <w:r>
        <w:rPr>
          <w:rFonts w:ascii="Georgia" w:hAnsi="Georgia"/>
        </w:rPr>
        <w:t>Decreasing</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98"/>
        <w:gridCol w:w="1258"/>
      </w:tblGrid>
      <w:tr w:rsidR="00000000" w14:paraId="39416884" w14:textId="77777777">
        <w:trPr>
          <w:divId w:val="1186334101"/>
          <w:tblCellSpacing w:w="15" w:type="dxa"/>
        </w:trPr>
        <w:tc>
          <w:tcPr>
            <w:tcW w:w="0" w:type="auto"/>
            <w:tcBorders>
              <w:bottom w:val="single" w:sz="6" w:space="0" w:color="000000"/>
            </w:tcBorders>
            <w:shd w:val="clear" w:color="auto" w:fill="BBBBBB"/>
            <w:vAlign w:val="center"/>
            <w:hideMark/>
          </w:tcPr>
          <w:p w14:paraId="3D24C8DF"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Severely fragmented?</w:t>
            </w:r>
          </w:p>
        </w:tc>
        <w:tc>
          <w:tcPr>
            <w:tcW w:w="0" w:type="auto"/>
            <w:tcBorders>
              <w:bottom w:val="single" w:sz="6" w:space="0" w:color="000000"/>
            </w:tcBorders>
            <w:shd w:val="clear" w:color="auto" w:fill="BBBBBB"/>
            <w:vAlign w:val="center"/>
            <w:hideMark/>
          </w:tcPr>
          <w:p w14:paraId="473AE3C9"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52F59706" w14:textId="77777777">
        <w:trPr>
          <w:divId w:val="1186334101"/>
          <w:tblCellSpacing w:w="15" w:type="dxa"/>
        </w:trPr>
        <w:tc>
          <w:tcPr>
            <w:tcW w:w="0" w:type="auto"/>
            <w:vAlign w:val="center"/>
            <w:hideMark/>
          </w:tcPr>
          <w:p w14:paraId="1D536945" w14:textId="77777777" w:rsidR="00000000" w:rsidRDefault="003D1106">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23FA4353"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bl>
    <w:p w14:paraId="32AFB326" w14:textId="77777777" w:rsidR="00000000" w:rsidRDefault="003D1106">
      <w:pPr>
        <w:divId w:val="1186334101"/>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990"/>
        <w:gridCol w:w="894"/>
        <w:gridCol w:w="1258"/>
      </w:tblGrid>
      <w:tr w:rsidR="00000000" w14:paraId="5A7FC598" w14:textId="77777777">
        <w:trPr>
          <w:divId w:val="1186334101"/>
          <w:tblCellSpacing w:w="15" w:type="dxa"/>
        </w:trPr>
        <w:tc>
          <w:tcPr>
            <w:tcW w:w="0" w:type="auto"/>
            <w:tcBorders>
              <w:bottom w:val="single" w:sz="6" w:space="0" w:color="000000"/>
            </w:tcBorders>
            <w:shd w:val="clear" w:color="auto" w:fill="BBBBBB"/>
            <w:vAlign w:val="center"/>
            <w:hideMark/>
          </w:tcPr>
          <w:p w14:paraId="197876D9"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Continuing decline in mature individuals?</w:t>
            </w:r>
          </w:p>
        </w:tc>
        <w:tc>
          <w:tcPr>
            <w:tcW w:w="0" w:type="auto"/>
            <w:tcBorders>
              <w:bottom w:val="single" w:sz="6" w:space="0" w:color="000000"/>
            </w:tcBorders>
            <w:shd w:val="clear" w:color="auto" w:fill="BBBBBB"/>
            <w:vAlign w:val="center"/>
            <w:hideMark/>
          </w:tcPr>
          <w:p w14:paraId="3D742598"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2BD30BFD"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1DE06558" w14:textId="77777777">
        <w:trPr>
          <w:divId w:val="1186334101"/>
          <w:tblCellSpacing w:w="15" w:type="dxa"/>
        </w:trPr>
        <w:tc>
          <w:tcPr>
            <w:tcW w:w="0" w:type="auto"/>
            <w:vAlign w:val="center"/>
            <w:hideMark/>
          </w:tcPr>
          <w:p w14:paraId="72CC4C81" w14:textId="77777777" w:rsidR="00000000" w:rsidRDefault="003D1106">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229FED79" w14:textId="77777777" w:rsidR="00000000" w:rsidRDefault="003D1106">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6C65F121"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bl>
    <w:p w14:paraId="449C993D" w14:textId="77777777" w:rsidR="00000000" w:rsidRDefault="003D1106">
      <w:pPr>
        <w:pStyle w:val="Heading2"/>
        <w:divId w:val="1186334101"/>
        <w:rPr>
          <w:rFonts w:ascii="Georgia" w:eastAsia="Times New Roman" w:hAnsi="Georgia"/>
          <w:sz w:val="27"/>
          <w:szCs w:val="27"/>
        </w:rPr>
      </w:pPr>
      <w:r>
        <w:rPr>
          <w:rFonts w:ascii="Georgia" w:eastAsia="Times New Roman" w:hAnsi="Georgia"/>
          <w:sz w:val="27"/>
          <w:szCs w:val="27"/>
        </w:rPr>
        <w:t>Population Reduction - Past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11"/>
        <w:gridCol w:w="2116"/>
        <w:gridCol w:w="894"/>
        <w:gridCol w:w="1258"/>
      </w:tblGrid>
      <w:tr w:rsidR="00000000" w14:paraId="5061D48E" w14:textId="77777777">
        <w:trPr>
          <w:divId w:val="1186334101"/>
          <w:tblCellSpacing w:w="15" w:type="dxa"/>
        </w:trPr>
        <w:tc>
          <w:tcPr>
            <w:tcW w:w="0" w:type="auto"/>
            <w:tcBorders>
              <w:bottom w:val="single" w:sz="6" w:space="0" w:color="000000"/>
            </w:tcBorders>
            <w:shd w:val="clear" w:color="auto" w:fill="BBBBBB"/>
            <w:vAlign w:val="center"/>
            <w:hideMark/>
          </w:tcPr>
          <w:p w14:paraId="46AFA2CF"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Percent Change in past</w:t>
            </w:r>
          </w:p>
        </w:tc>
        <w:tc>
          <w:tcPr>
            <w:tcW w:w="0" w:type="auto"/>
            <w:tcBorders>
              <w:bottom w:val="single" w:sz="6" w:space="0" w:color="000000"/>
            </w:tcBorders>
            <w:shd w:val="clear" w:color="auto" w:fill="BBBBBB"/>
            <w:vAlign w:val="center"/>
            <w:hideMark/>
          </w:tcPr>
          <w:p w14:paraId="5B05BD62"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Reduction or Increase</w:t>
            </w:r>
          </w:p>
        </w:tc>
        <w:tc>
          <w:tcPr>
            <w:tcW w:w="0" w:type="auto"/>
            <w:tcBorders>
              <w:bottom w:val="single" w:sz="6" w:space="0" w:color="000000"/>
            </w:tcBorders>
            <w:shd w:val="clear" w:color="auto" w:fill="BBBBBB"/>
            <w:vAlign w:val="center"/>
            <w:hideMark/>
          </w:tcPr>
          <w:p w14:paraId="063F3ECF"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43593562"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104AA3FE" w14:textId="77777777">
        <w:trPr>
          <w:divId w:val="1186334101"/>
          <w:tblCellSpacing w:w="15" w:type="dxa"/>
        </w:trPr>
        <w:tc>
          <w:tcPr>
            <w:tcW w:w="0" w:type="auto"/>
            <w:vAlign w:val="center"/>
            <w:hideMark/>
          </w:tcPr>
          <w:p w14:paraId="54243143" w14:textId="77777777" w:rsidR="00000000" w:rsidRDefault="003D1106">
            <w:pPr>
              <w:spacing w:after="75"/>
              <w:rPr>
                <w:rFonts w:ascii="Georgia" w:eastAsia="Times New Roman" w:hAnsi="Georgia"/>
                <w:sz w:val="18"/>
                <w:szCs w:val="18"/>
              </w:rPr>
            </w:pPr>
            <w:r>
              <w:rPr>
                <w:rFonts w:ascii="Georgia" w:eastAsia="Times New Roman" w:hAnsi="Georgia"/>
                <w:sz w:val="18"/>
                <w:szCs w:val="18"/>
              </w:rPr>
              <w:t>50-79%</w:t>
            </w:r>
          </w:p>
        </w:tc>
        <w:tc>
          <w:tcPr>
            <w:tcW w:w="0" w:type="auto"/>
            <w:vAlign w:val="center"/>
            <w:hideMark/>
          </w:tcPr>
          <w:p w14:paraId="0B82C3D7" w14:textId="77777777" w:rsidR="00000000" w:rsidRDefault="003D1106">
            <w:pPr>
              <w:spacing w:after="75"/>
              <w:rPr>
                <w:rFonts w:ascii="Georgia" w:eastAsia="Times New Roman" w:hAnsi="Georgia"/>
                <w:sz w:val="18"/>
                <w:szCs w:val="18"/>
              </w:rPr>
            </w:pPr>
            <w:r>
              <w:rPr>
                <w:rFonts w:ascii="Georgia" w:eastAsia="Times New Roman" w:hAnsi="Georgia"/>
                <w:sz w:val="18"/>
                <w:szCs w:val="18"/>
              </w:rPr>
              <w:t>Reduction</w:t>
            </w:r>
          </w:p>
        </w:tc>
        <w:tc>
          <w:tcPr>
            <w:tcW w:w="0" w:type="auto"/>
            <w:vAlign w:val="center"/>
            <w:hideMark/>
          </w:tcPr>
          <w:p w14:paraId="329FC32F" w14:textId="77777777" w:rsidR="00000000" w:rsidRDefault="003D1106">
            <w:pPr>
              <w:spacing w:after="75"/>
              <w:rPr>
                <w:rFonts w:ascii="Georgia" w:eastAsia="Times New Roman" w:hAnsi="Georgia"/>
                <w:sz w:val="18"/>
                <w:szCs w:val="18"/>
              </w:rPr>
            </w:pPr>
            <w:r>
              <w:rPr>
                <w:rFonts w:ascii="Georgia" w:eastAsia="Times New Roman" w:hAnsi="Georgia"/>
                <w:sz w:val="18"/>
                <w:szCs w:val="18"/>
              </w:rPr>
              <w:t>Suspected</w:t>
            </w:r>
          </w:p>
        </w:tc>
        <w:tc>
          <w:tcPr>
            <w:tcW w:w="0" w:type="auto"/>
            <w:vAlign w:val="center"/>
            <w:hideMark/>
          </w:tcPr>
          <w:p w14:paraId="360F9EC4"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bl>
    <w:p w14:paraId="1A81F223" w14:textId="77777777" w:rsidR="00000000" w:rsidRDefault="003D1106">
      <w:pPr>
        <w:divId w:val="1186334101"/>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9010"/>
      </w:tblGrid>
      <w:tr w:rsidR="00000000" w14:paraId="67A09C32" w14:textId="77777777">
        <w:trPr>
          <w:divId w:val="1186334101"/>
          <w:tblCellSpacing w:w="15" w:type="dxa"/>
        </w:trPr>
        <w:tc>
          <w:tcPr>
            <w:tcW w:w="0" w:type="auto"/>
            <w:tcBorders>
              <w:bottom w:val="single" w:sz="6" w:space="0" w:color="000000"/>
            </w:tcBorders>
            <w:shd w:val="clear" w:color="auto" w:fill="BBBBBB"/>
            <w:vAlign w:val="center"/>
            <w:hideMark/>
          </w:tcPr>
          <w:p w14:paraId="0632D84C"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lastRenderedPageBreak/>
              <w:t>Basis?</w:t>
            </w:r>
          </w:p>
        </w:tc>
      </w:tr>
      <w:tr w:rsidR="00000000" w14:paraId="4E148603" w14:textId="77777777">
        <w:trPr>
          <w:divId w:val="1186334101"/>
          <w:tblCellSpacing w:w="15" w:type="dxa"/>
        </w:trPr>
        <w:tc>
          <w:tcPr>
            <w:tcW w:w="0" w:type="auto"/>
            <w:vAlign w:val="center"/>
            <w:hideMark/>
          </w:tcPr>
          <w:p w14:paraId="17951A09" w14:textId="77777777" w:rsidR="00000000" w:rsidRDefault="003D1106">
            <w:pPr>
              <w:spacing w:after="75"/>
              <w:rPr>
                <w:rFonts w:ascii="Georgia" w:eastAsia="Times New Roman" w:hAnsi="Georgia"/>
                <w:sz w:val="18"/>
                <w:szCs w:val="18"/>
              </w:rPr>
            </w:pPr>
            <w:r>
              <w:rPr>
                <w:rFonts w:ascii="Georgia" w:eastAsia="Times New Roman" w:hAnsi="Georgia"/>
                <w:sz w:val="18"/>
                <w:szCs w:val="18"/>
              </w:rPr>
              <w:t>c) a decline in area of occupancy, extent of occurrence and/or quality of habitat, d) actual or potential levels of exploitation</w:t>
            </w:r>
          </w:p>
        </w:tc>
      </w:tr>
    </w:tbl>
    <w:p w14:paraId="04660A85" w14:textId="77777777" w:rsidR="00000000" w:rsidRDefault="003D1106">
      <w:pPr>
        <w:divId w:val="1186334101"/>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01"/>
      </w:tblGrid>
      <w:tr w:rsidR="00000000" w14:paraId="0AF05101" w14:textId="77777777">
        <w:trPr>
          <w:divId w:val="1186334101"/>
          <w:tblCellSpacing w:w="15" w:type="dxa"/>
        </w:trPr>
        <w:tc>
          <w:tcPr>
            <w:tcW w:w="0" w:type="auto"/>
            <w:tcBorders>
              <w:bottom w:val="single" w:sz="6" w:space="0" w:color="000000"/>
            </w:tcBorders>
            <w:shd w:val="clear" w:color="auto" w:fill="BBBBBB"/>
            <w:vAlign w:val="center"/>
            <w:hideMark/>
          </w:tcPr>
          <w:p w14:paraId="59AE333B"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Reversible?</w:t>
            </w:r>
          </w:p>
        </w:tc>
      </w:tr>
      <w:tr w:rsidR="00000000" w14:paraId="46FAE9C1" w14:textId="77777777">
        <w:trPr>
          <w:divId w:val="1186334101"/>
          <w:tblCellSpacing w:w="15" w:type="dxa"/>
        </w:trPr>
        <w:tc>
          <w:tcPr>
            <w:tcW w:w="0" w:type="auto"/>
            <w:vAlign w:val="center"/>
            <w:hideMark/>
          </w:tcPr>
          <w:p w14:paraId="40603C6D" w14:textId="77777777" w:rsidR="00000000" w:rsidRDefault="003D1106">
            <w:pPr>
              <w:spacing w:after="75"/>
              <w:rPr>
                <w:rFonts w:ascii="Georgia" w:eastAsia="Times New Roman" w:hAnsi="Georgia"/>
                <w:sz w:val="18"/>
                <w:szCs w:val="18"/>
              </w:rPr>
            </w:pPr>
            <w:r>
              <w:rPr>
                <w:rFonts w:ascii="Georgia" w:eastAsia="Times New Roman" w:hAnsi="Georgia"/>
                <w:sz w:val="18"/>
                <w:szCs w:val="18"/>
              </w:rPr>
              <w:t>No</w:t>
            </w:r>
          </w:p>
        </w:tc>
      </w:tr>
    </w:tbl>
    <w:p w14:paraId="22E667E2" w14:textId="77777777" w:rsidR="00000000" w:rsidRDefault="003D1106">
      <w:pPr>
        <w:divId w:val="1186334101"/>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21"/>
      </w:tblGrid>
      <w:tr w:rsidR="00000000" w14:paraId="4079B4EF" w14:textId="77777777">
        <w:trPr>
          <w:divId w:val="1186334101"/>
          <w:tblCellSpacing w:w="15" w:type="dxa"/>
        </w:trPr>
        <w:tc>
          <w:tcPr>
            <w:tcW w:w="0" w:type="auto"/>
            <w:tcBorders>
              <w:bottom w:val="single" w:sz="6" w:space="0" w:color="000000"/>
            </w:tcBorders>
            <w:shd w:val="clear" w:color="auto" w:fill="BBBBBB"/>
            <w:vAlign w:val="center"/>
            <w:hideMark/>
          </w:tcPr>
          <w:p w14:paraId="7C2C099D"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Understood?</w:t>
            </w:r>
          </w:p>
        </w:tc>
      </w:tr>
      <w:tr w:rsidR="00000000" w14:paraId="7C374DC5" w14:textId="77777777">
        <w:trPr>
          <w:divId w:val="1186334101"/>
          <w:tblCellSpacing w:w="15" w:type="dxa"/>
        </w:trPr>
        <w:tc>
          <w:tcPr>
            <w:tcW w:w="0" w:type="auto"/>
            <w:vAlign w:val="center"/>
            <w:hideMark/>
          </w:tcPr>
          <w:p w14:paraId="181F1A0E" w14:textId="77777777" w:rsidR="00000000" w:rsidRDefault="003D1106">
            <w:pPr>
              <w:spacing w:after="75"/>
              <w:rPr>
                <w:rFonts w:ascii="Georgia" w:eastAsia="Times New Roman" w:hAnsi="Georgia"/>
                <w:sz w:val="18"/>
                <w:szCs w:val="18"/>
              </w:rPr>
            </w:pPr>
            <w:r>
              <w:rPr>
                <w:rFonts w:ascii="Georgia" w:eastAsia="Times New Roman" w:hAnsi="Georgia"/>
                <w:sz w:val="18"/>
                <w:szCs w:val="18"/>
              </w:rPr>
              <w:t>Yes</w:t>
            </w:r>
          </w:p>
        </w:tc>
      </w:tr>
    </w:tbl>
    <w:p w14:paraId="70AF71BB" w14:textId="77777777" w:rsidR="00000000" w:rsidRDefault="003D1106">
      <w:pPr>
        <w:divId w:val="1186334101"/>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73"/>
      </w:tblGrid>
      <w:tr w:rsidR="00000000" w14:paraId="5A586D85" w14:textId="77777777">
        <w:trPr>
          <w:divId w:val="1186334101"/>
          <w:tblCellSpacing w:w="15" w:type="dxa"/>
        </w:trPr>
        <w:tc>
          <w:tcPr>
            <w:tcW w:w="0" w:type="auto"/>
            <w:tcBorders>
              <w:bottom w:val="single" w:sz="6" w:space="0" w:color="000000"/>
            </w:tcBorders>
            <w:shd w:val="clear" w:color="auto" w:fill="BBBBBB"/>
            <w:vAlign w:val="center"/>
            <w:hideMark/>
          </w:tcPr>
          <w:p w14:paraId="15AAF3D2"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Ceased?</w:t>
            </w:r>
          </w:p>
        </w:tc>
      </w:tr>
      <w:tr w:rsidR="00000000" w14:paraId="5EFC686B" w14:textId="77777777">
        <w:trPr>
          <w:divId w:val="1186334101"/>
          <w:tblCellSpacing w:w="15" w:type="dxa"/>
        </w:trPr>
        <w:tc>
          <w:tcPr>
            <w:tcW w:w="0" w:type="auto"/>
            <w:vAlign w:val="center"/>
            <w:hideMark/>
          </w:tcPr>
          <w:p w14:paraId="0D6E63EE" w14:textId="77777777" w:rsidR="00000000" w:rsidRDefault="003D1106">
            <w:pPr>
              <w:spacing w:after="75"/>
              <w:rPr>
                <w:rFonts w:ascii="Georgia" w:eastAsia="Times New Roman" w:hAnsi="Georgia"/>
                <w:sz w:val="18"/>
                <w:szCs w:val="18"/>
              </w:rPr>
            </w:pPr>
            <w:r>
              <w:rPr>
                <w:rFonts w:ascii="Georgia" w:eastAsia="Times New Roman" w:hAnsi="Georgia"/>
                <w:sz w:val="18"/>
                <w:szCs w:val="18"/>
              </w:rPr>
              <w:t>No</w:t>
            </w:r>
          </w:p>
        </w:tc>
      </w:tr>
    </w:tbl>
    <w:p w14:paraId="143EAB3D" w14:textId="77777777" w:rsidR="00000000" w:rsidRDefault="003D1106">
      <w:pPr>
        <w:pStyle w:val="Heading2"/>
        <w:divId w:val="1186334101"/>
        <w:rPr>
          <w:rFonts w:ascii="Georgia" w:eastAsia="Times New Roman" w:hAnsi="Georgia"/>
          <w:sz w:val="27"/>
          <w:szCs w:val="27"/>
        </w:rPr>
      </w:pPr>
      <w:r>
        <w:rPr>
          <w:rFonts w:ascii="Georgia" w:eastAsia="Times New Roman" w:hAnsi="Georgia"/>
          <w:sz w:val="27"/>
          <w:szCs w:val="27"/>
        </w:rPr>
        <w:t>Population Reduction - Future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404"/>
        <w:gridCol w:w="2116"/>
        <w:gridCol w:w="894"/>
        <w:gridCol w:w="1258"/>
      </w:tblGrid>
      <w:tr w:rsidR="00000000" w14:paraId="59405BB6" w14:textId="77777777">
        <w:trPr>
          <w:divId w:val="1186334101"/>
          <w:tblCellSpacing w:w="15" w:type="dxa"/>
        </w:trPr>
        <w:tc>
          <w:tcPr>
            <w:tcW w:w="0" w:type="auto"/>
            <w:tcBorders>
              <w:bottom w:val="single" w:sz="6" w:space="0" w:color="000000"/>
            </w:tcBorders>
            <w:shd w:val="clear" w:color="auto" w:fill="BBBBBB"/>
            <w:vAlign w:val="center"/>
            <w:hideMark/>
          </w:tcPr>
          <w:p w14:paraId="433BF8E2"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Percent Change in future</w:t>
            </w:r>
          </w:p>
        </w:tc>
        <w:tc>
          <w:tcPr>
            <w:tcW w:w="0" w:type="auto"/>
            <w:tcBorders>
              <w:bottom w:val="single" w:sz="6" w:space="0" w:color="000000"/>
            </w:tcBorders>
            <w:shd w:val="clear" w:color="auto" w:fill="BBBBBB"/>
            <w:vAlign w:val="center"/>
            <w:hideMark/>
          </w:tcPr>
          <w:p w14:paraId="6EC7D901"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Reduction or Increas</w:t>
            </w:r>
            <w:r>
              <w:rPr>
                <w:rFonts w:ascii="Georgia" w:eastAsia="Times New Roman" w:hAnsi="Georgia"/>
                <w:b/>
                <w:bCs/>
                <w:sz w:val="18"/>
                <w:szCs w:val="18"/>
              </w:rPr>
              <w:t>e</w:t>
            </w:r>
          </w:p>
        </w:tc>
        <w:tc>
          <w:tcPr>
            <w:tcW w:w="0" w:type="auto"/>
            <w:tcBorders>
              <w:bottom w:val="single" w:sz="6" w:space="0" w:color="000000"/>
            </w:tcBorders>
            <w:shd w:val="clear" w:color="auto" w:fill="BBBBBB"/>
            <w:vAlign w:val="center"/>
            <w:hideMark/>
          </w:tcPr>
          <w:p w14:paraId="03DCF294"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4E52CAF1"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29F1208E" w14:textId="77777777">
        <w:trPr>
          <w:divId w:val="1186334101"/>
          <w:tblCellSpacing w:w="15" w:type="dxa"/>
        </w:trPr>
        <w:tc>
          <w:tcPr>
            <w:tcW w:w="0" w:type="auto"/>
            <w:vAlign w:val="center"/>
            <w:hideMark/>
          </w:tcPr>
          <w:p w14:paraId="150B3EFE" w14:textId="77777777" w:rsidR="00000000" w:rsidRDefault="003D1106">
            <w:pPr>
              <w:spacing w:after="75"/>
              <w:rPr>
                <w:rFonts w:ascii="Georgia" w:eastAsia="Times New Roman" w:hAnsi="Georgia"/>
                <w:sz w:val="18"/>
                <w:szCs w:val="18"/>
              </w:rPr>
            </w:pPr>
            <w:r>
              <w:rPr>
                <w:rFonts w:ascii="Georgia" w:eastAsia="Times New Roman" w:hAnsi="Georgia"/>
                <w:sz w:val="18"/>
                <w:szCs w:val="18"/>
              </w:rPr>
              <w:t>50-79%</w:t>
            </w:r>
          </w:p>
        </w:tc>
        <w:tc>
          <w:tcPr>
            <w:tcW w:w="0" w:type="auto"/>
            <w:vAlign w:val="center"/>
            <w:hideMark/>
          </w:tcPr>
          <w:p w14:paraId="6B7C62FF" w14:textId="77777777" w:rsidR="00000000" w:rsidRDefault="003D1106">
            <w:pPr>
              <w:spacing w:after="75"/>
              <w:rPr>
                <w:rFonts w:ascii="Georgia" w:eastAsia="Times New Roman" w:hAnsi="Georgia"/>
                <w:sz w:val="18"/>
                <w:szCs w:val="18"/>
              </w:rPr>
            </w:pPr>
            <w:r>
              <w:rPr>
                <w:rFonts w:ascii="Georgia" w:eastAsia="Times New Roman" w:hAnsi="Georgia"/>
                <w:sz w:val="18"/>
                <w:szCs w:val="18"/>
              </w:rPr>
              <w:t>Reduction</w:t>
            </w:r>
          </w:p>
        </w:tc>
        <w:tc>
          <w:tcPr>
            <w:tcW w:w="0" w:type="auto"/>
            <w:vAlign w:val="center"/>
            <w:hideMark/>
          </w:tcPr>
          <w:p w14:paraId="1DEED0D7" w14:textId="77777777" w:rsidR="00000000" w:rsidRDefault="003D1106">
            <w:pPr>
              <w:spacing w:after="75"/>
              <w:rPr>
                <w:rFonts w:ascii="Georgia" w:eastAsia="Times New Roman" w:hAnsi="Georgia"/>
                <w:sz w:val="18"/>
                <w:szCs w:val="18"/>
              </w:rPr>
            </w:pPr>
            <w:r>
              <w:rPr>
                <w:rFonts w:ascii="Georgia" w:eastAsia="Times New Roman" w:hAnsi="Georgia"/>
                <w:sz w:val="18"/>
                <w:szCs w:val="18"/>
              </w:rPr>
              <w:t>Suspected</w:t>
            </w:r>
          </w:p>
        </w:tc>
        <w:tc>
          <w:tcPr>
            <w:tcW w:w="0" w:type="auto"/>
            <w:vAlign w:val="center"/>
            <w:hideMark/>
          </w:tcPr>
          <w:p w14:paraId="6DCE99DA"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bl>
    <w:p w14:paraId="227AB1D8" w14:textId="77777777" w:rsidR="00000000" w:rsidRDefault="003D1106">
      <w:pPr>
        <w:divId w:val="1186334101"/>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9010"/>
      </w:tblGrid>
      <w:tr w:rsidR="00000000" w14:paraId="6120DB32" w14:textId="77777777">
        <w:trPr>
          <w:divId w:val="1186334101"/>
          <w:tblCellSpacing w:w="15" w:type="dxa"/>
        </w:trPr>
        <w:tc>
          <w:tcPr>
            <w:tcW w:w="0" w:type="auto"/>
            <w:tcBorders>
              <w:bottom w:val="single" w:sz="6" w:space="0" w:color="000000"/>
            </w:tcBorders>
            <w:shd w:val="clear" w:color="auto" w:fill="BBBBBB"/>
            <w:vAlign w:val="center"/>
            <w:hideMark/>
          </w:tcPr>
          <w:p w14:paraId="58055F2B"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Basis?</w:t>
            </w:r>
          </w:p>
        </w:tc>
      </w:tr>
      <w:tr w:rsidR="00000000" w14:paraId="63D016EF" w14:textId="77777777">
        <w:trPr>
          <w:divId w:val="1186334101"/>
          <w:tblCellSpacing w:w="15" w:type="dxa"/>
        </w:trPr>
        <w:tc>
          <w:tcPr>
            <w:tcW w:w="0" w:type="auto"/>
            <w:vAlign w:val="center"/>
            <w:hideMark/>
          </w:tcPr>
          <w:p w14:paraId="4486008E" w14:textId="77777777" w:rsidR="00000000" w:rsidRDefault="003D1106">
            <w:pPr>
              <w:spacing w:after="75"/>
              <w:rPr>
                <w:rFonts w:ascii="Georgia" w:eastAsia="Times New Roman" w:hAnsi="Georgia"/>
                <w:sz w:val="18"/>
                <w:szCs w:val="18"/>
              </w:rPr>
            </w:pPr>
            <w:r>
              <w:rPr>
                <w:rFonts w:ascii="Georgia" w:eastAsia="Times New Roman" w:hAnsi="Georgia"/>
                <w:sz w:val="18"/>
                <w:szCs w:val="18"/>
              </w:rPr>
              <w:t>c) a decline in area of occupancy, extent of occurrence and/or quality of habitat, d) actual or potential levels of exploitation</w:t>
            </w:r>
          </w:p>
        </w:tc>
      </w:tr>
    </w:tbl>
    <w:p w14:paraId="410CB660" w14:textId="77777777" w:rsidR="00000000" w:rsidRDefault="003D1106">
      <w:pPr>
        <w:pStyle w:val="Heading1"/>
        <w:divId w:val="1042166863"/>
        <w:rPr>
          <w:rFonts w:ascii="Georgia" w:eastAsia="Times New Roman" w:hAnsi="Georgia"/>
          <w:sz w:val="29"/>
          <w:szCs w:val="29"/>
        </w:rPr>
      </w:pPr>
      <w:r>
        <w:rPr>
          <w:rFonts w:ascii="Georgia" w:eastAsia="Times New Roman" w:hAnsi="Georgia"/>
          <w:sz w:val="29"/>
          <w:szCs w:val="29"/>
        </w:rPr>
        <w:t>Habitats and Ecology</w:t>
      </w:r>
    </w:p>
    <w:p w14:paraId="1FBD5BC4" w14:textId="45E65E84" w:rsidR="00000000" w:rsidRDefault="003D1106">
      <w:pPr>
        <w:pStyle w:val="NormalWeb"/>
        <w:divId w:val="1042166863"/>
        <w:rPr>
          <w:rFonts w:ascii="Georgia" w:hAnsi="Georgia"/>
        </w:rPr>
      </w:pPr>
      <w:r>
        <w:rPr>
          <w:rStyle w:val="Emphasis"/>
          <w:rFonts w:ascii="Georgia" w:hAnsi="Georgia"/>
        </w:rPr>
        <w:t xml:space="preserve">D. </w:t>
      </w:r>
      <w:proofErr w:type="spellStart"/>
      <w:r>
        <w:rPr>
          <w:rStyle w:val="Emphasis"/>
          <w:rFonts w:ascii="Georgia" w:hAnsi="Georgia"/>
        </w:rPr>
        <w:t>cultrata</w:t>
      </w:r>
      <w:proofErr w:type="spellEnd"/>
      <w:r>
        <w:rPr>
          <w:rFonts w:ascii="Georgia" w:hAnsi="Georgia"/>
        </w:rPr>
        <w:t xml:space="preserve"> is a medium sized deciduous tree (up to 20-30 m high) (</w:t>
      </w:r>
      <w:proofErr w:type="spellStart"/>
      <w:r>
        <w:rPr>
          <w:rFonts w:ascii="Georgia" w:hAnsi="Georgia"/>
        </w:rPr>
        <w:t>Contu</w:t>
      </w:r>
      <w:proofErr w:type="spellEnd"/>
      <w:r>
        <w:rPr>
          <w:rFonts w:ascii="Georgia" w:hAnsi="Georgia"/>
        </w:rPr>
        <w:t xml:space="preserve"> 2012), though now often the spec</w:t>
      </w:r>
      <w:r>
        <w:rPr>
          <w:rFonts w:ascii="Georgia" w:hAnsi="Georgia"/>
        </w:rPr>
        <w:t xml:space="preserve">ies exhibits a shorter form. This tree grows in humid deciduous, </w:t>
      </w:r>
      <w:proofErr w:type="gramStart"/>
      <w:r>
        <w:rPr>
          <w:rFonts w:ascii="Georgia" w:hAnsi="Georgia"/>
        </w:rPr>
        <w:t>evergreen</w:t>
      </w:r>
      <w:proofErr w:type="gramEnd"/>
      <w:r>
        <w:rPr>
          <w:rFonts w:ascii="Georgia" w:hAnsi="Georgia"/>
        </w:rPr>
        <w:t xml:space="preserve"> and evergreen mixed with pine, forests. In open forest, in bamboo forest, in dry dipterocarp forest and in dry mixed deciduous forest. Pollination is by wind and the winged seed is </w:t>
      </w:r>
      <w:r>
        <w:rPr>
          <w:rFonts w:ascii="Georgia" w:hAnsi="Georgia"/>
        </w:rPr>
        <w:t>dispersed by wind (</w:t>
      </w:r>
      <w:proofErr w:type="spellStart"/>
      <w:r>
        <w:rPr>
          <w:rFonts w:ascii="Georgia" w:hAnsi="Georgia"/>
        </w:rPr>
        <w:t>Contu</w:t>
      </w:r>
      <w:proofErr w:type="spellEnd"/>
      <w:r>
        <w:rPr>
          <w:rFonts w:ascii="Georgia" w:hAnsi="Georgia"/>
        </w:rPr>
        <w:t xml:space="preserve"> 2012). Germination rate is quite high, about 70% </w:t>
      </w:r>
      <w:proofErr w:type="gramStart"/>
      <w:r>
        <w:rPr>
          <w:rFonts w:ascii="Georgia" w:hAnsi="Georgia"/>
        </w:rPr>
        <w:t>( Lao</w:t>
      </w:r>
      <w:proofErr w:type="gramEnd"/>
      <w:r>
        <w:rPr>
          <w:rFonts w:ascii="Georgia" w:hAnsi="Georgia"/>
        </w:rPr>
        <w:t xml:space="preserve"> Tree Seed Project). Flowering is in June to August and fruiting is in September to November. Natural regeneration is through seed propagation and root suckers, the latter of wh</w:t>
      </w:r>
      <w:r>
        <w:rPr>
          <w:rFonts w:ascii="Georgia" w:hAnsi="Georgia"/>
        </w:rPr>
        <w:t>ich appears more common (Research Institute of Forestry, Chinese Academy of Forestry).</w:t>
      </w:r>
      <w:r>
        <w:rPr>
          <w:rFonts w:ascii="Georgia" w:hAnsi="Georgia"/>
        </w:rPr>
        <w:br/>
      </w:r>
      <w:r>
        <w:rPr>
          <w:rFonts w:ascii="Georgia" w:hAnsi="Georgia"/>
        </w:rPr>
        <w:br/>
        <w:t>In Thailand, the species has been described as scattered in open areas o</w:t>
      </w:r>
      <w:ins w:id="16" w:author="Jack Plummer" w:date="2022-08-19T15:57:00Z">
        <w:r w:rsidR="006D1523">
          <w:rPr>
            <w:rFonts w:ascii="Georgia" w:hAnsi="Georgia"/>
          </w:rPr>
          <w:t>f</w:t>
        </w:r>
      </w:ins>
      <w:del w:id="17" w:author="Jack Plummer" w:date="2022-08-19T15:57:00Z">
        <w:r w:rsidDel="006D1523">
          <w:rPr>
            <w:rFonts w:ascii="Georgia" w:hAnsi="Georgia"/>
          </w:rPr>
          <w:delText>n</w:delText>
        </w:r>
      </w:del>
      <w:r>
        <w:rPr>
          <w:rFonts w:ascii="Georgia" w:hAnsi="Georgia"/>
        </w:rPr>
        <w:t xml:space="preserve"> hill</w:t>
      </w:r>
      <w:ins w:id="18" w:author="Jack Plummer" w:date="2022-08-19T15:57:00Z">
        <w:r w:rsidR="006D1523">
          <w:rPr>
            <w:rFonts w:ascii="Georgia" w:hAnsi="Georgia"/>
          </w:rPr>
          <w:t>y</w:t>
        </w:r>
      </w:ins>
      <w:r>
        <w:rPr>
          <w:rFonts w:ascii="Georgia" w:hAnsi="Georgia"/>
        </w:rPr>
        <w:t xml:space="preserve"> evergreen forest, </w:t>
      </w:r>
      <w:ins w:id="19" w:author="Jack Plummer" w:date="2022-08-19T15:57:00Z">
        <w:r w:rsidR="006D1523">
          <w:rPr>
            <w:rFonts w:ascii="Georgia" w:hAnsi="Georgia"/>
          </w:rPr>
          <w:t xml:space="preserve">and </w:t>
        </w:r>
      </w:ins>
      <w:r>
        <w:rPr>
          <w:rFonts w:ascii="Georgia" w:hAnsi="Georgia"/>
        </w:rPr>
        <w:t>in mixed deciduous forest (</w:t>
      </w:r>
      <w:proofErr w:type="spellStart"/>
      <w:r>
        <w:rPr>
          <w:rFonts w:ascii="Georgia" w:hAnsi="Georgia"/>
        </w:rPr>
        <w:t>Wongprasert</w:t>
      </w:r>
      <w:proofErr w:type="spellEnd"/>
      <w:r>
        <w:rPr>
          <w:rFonts w:ascii="Georgia" w:hAnsi="Georgia"/>
        </w:rPr>
        <w:t> </w:t>
      </w:r>
      <w:r>
        <w:rPr>
          <w:rStyle w:val="Emphasis"/>
          <w:rFonts w:ascii="Georgia" w:hAnsi="Georgia"/>
        </w:rPr>
        <w:t>#18</w:t>
      </w:r>
      <w:r>
        <w:rPr>
          <w:rFonts w:ascii="Georgia" w:hAnsi="Georgia"/>
        </w:rPr>
        <w:t>), on hillside</w:t>
      </w:r>
      <w:r>
        <w:rPr>
          <w:rFonts w:ascii="Georgia" w:hAnsi="Georgia"/>
        </w:rPr>
        <w:t xml:space="preserve"> in dry evergre</w:t>
      </w:r>
      <w:r>
        <w:rPr>
          <w:rFonts w:ascii="Georgia" w:hAnsi="Georgia"/>
        </w:rPr>
        <w:t>en forest (</w:t>
      </w:r>
      <w:proofErr w:type="spellStart"/>
      <w:r>
        <w:rPr>
          <w:rFonts w:ascii="Georgia" w:hAnsi="Georgia"/>
        </w:rPr>
        <w:t>Wongprasert</w:t>
      </w:r>
      <w:proofErr w:type="spellEnd"/>
      <w:r>
        <w:rPr>
          <w:rFonts w:ascii="Georgia" w:hAnsi="Georgia"/>
        </w:rPr>
        <w:t> </w:t>
      </w:r>
      <w:r>
        <w:rPr>
          <w:rStyle w:val="Emphasis"/>
          <w:rFonts w:ascii="Georgia" w:hAnsi="Georgia"/>
        </w:rPr>
        <w:t>#46</w:t>
      </w:r>
      <w:r>
        <w:rPr>
          <w:rFonts w:ascii="Georgia" w:hAnsi="Georgia"/>
        </w:rPr>
        <w:t>) and in open areas (</w:t>
      </w:r>
      <w:proofErr w:type="spellStart"/>
      <w:r>
        <w:rPr>
          <w:rFonts w:ascii="Georgia" w:hAnsi="Georgia"/>
        </w:rPr>
        <w:t>Noiyomdham</w:t>
      </w:r>
      <w:proofErr w:type="spellEnd"/>
      <w:r>
        <w:rPr>
          <w:rFonts w:ascii="Georgia" w:hAnsi="Georgia"/>
        </w:rPr>
        <w:t> </w:t>
      </w:r>
      <w:r>
        <w:rPr>
          <w:rStyle w:val="Emphasis"/>
          <w:rFonts w:ascii="Georgia" w:hAnsi="Georgia"/>
        </w:rPr>
        <w:t>#922</w:t>
      </w:r>
      <w:r>
        <w:rPr>
          <w:rFonts w:ascii="Georgia" w:hAnsi="Georgia"/>
        </w:rPr>
        <w:t>). It has also been reported as a common species in fire-prone areas where it is shrubby and coppicing (</w:t>
      </w:r>
      <w:proofErr w:type="spellStart"/>
      <w:r>
        <w:rPr>
          <w:rFonts w:ascii="Georgia" w:hAnsi="Georgia"/>
        </w:rPr>
        <w:t>Contu</w:t>
      </w:r>
      <w:proofErr w:type="spellEnd"/>
      <w:r>
        <w:rPr>
          <w:rFonts w:ascii="Georgia" w:hAnsi="Georgia"/>
        </w:rPr>
        <w:t xml:space="preserve"> 2012).</w:t>
      </w:r>
    </w:p>
    <w:p w14:paraId="3E762E58" w14:textId="77777777" w:rsidR="00000000" w:rsidRDefault="003D1106">
      <w:pPr>
        <w:pStyle w:val="Heading2"/>
        <w:divId w:val="1042166863"/>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18"/>
        <w:gridCol w:w="1020"/>
        <w:gridCol w:w="1888"/>
      </w:tblGrid>
      <w:tr w:rsidR="00000000" w14:paraId="4F3B1647" w14:textId="77777777">
        <w:trPr>
          <w:divId w:val="1042166863"/>
          <w:tblCellSpacing w:w="15" w:type="dxa"/>
        </w:trPr>
        <w:tc>
          <w:tcPr>
            <w:tcW w:w="0" w:type="auto"/>
            <w:tcBorders>
              <w:bottom w:val="single" w:sz="6" w:space="0" w:color="000000"/>
            </w:tcBorders>
            <w:shd w:val="clear" w:color="auto" w:fill="BBBBBB"/>
            <w:vAlign w:val="center"/>
            <w:hideMark/>
          </w:tcPr>
          <w:p w14:paraId="56DCAC07"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6AC05C03"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7096C643"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6340FD1C"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5F45073D" w14:textId="77777777">
        <w:trPr>
          <w:divId w:val="1042166863"/>
          <w:tblCellSpacing w:w="15" w:type="dxa"/>
        </w:trPr>
        <w:tc>
          <w:tcPr>
            <w:tcW w:w="0" w:type="auto"/>
            <w:tcBorders>
              <w:bottom w:val="single" w:sz="6" w:space="0" w:color="CCCCCC"/>
            </w:tcBorders>
            <w:vAlign w:val="center"/>
            <w:hideMark/>
          </w:tcPr>
          <w:p w14:paraId="28D28C58" w14:textId="77777777" w:rsidR="00000000" w:rsidRDefault="003D1106">
            <w:pPr>
              <w:spacing w:after="75"/>
              <w:rPr>
                <w:rFonts w:ascii="Georgia" w:eastAsia="Times New Roman" w:hAnsi="Georgia"/>
                <w:sz w:val="18"/>
                <w:szCs w:val="18"/>
              </w:rPr>
            </w:pPr>
            <w:r>
              <w:rPr>
                <w:rFonts w:ascii="Georgia" w:eastAsia="Times New Roman" w:hAnsi="Georgia"/>
                <w:sz w:val="18"/>
                <w:szCs w:val="18"/>
              </w:rPr>
              <w:t>1.5. Forest -&gt; Forest - Subtropical/Tropical Dry</w:t>
            </w:r>
          </w:p>
        </w:tc>
        <w:tc>
          <w:tcPr>
            <w:tcW w:w="0" w:type="auto"/>
            <w:tcBorders>
              <w:bottom w:val="single" w:sz="6" w:space="0" w:color="CCCCCC"/>
            </w:tcBorders>
            <w:vAlign w:val="center"/>
            <w:hideMark/>
          </w:tcPr>
          <w:p w14:paraId="305ECAAF"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F9276B0" w14:textId="77777777" w:rsidR="00000000" w:rsidRDefault="003D1106">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70E012FA"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r w:rsidR="00000000" w14:paraId="58088350" w14:textId="77777777">
        <w:trPr>
          <w:divId w:val="1042166863"/>
          <w:tblCellSpacing w:w="15" w:type="dxa"/>
        </w:trPr>
        <w:tc>
          <w:tcPr>
            <w:tcW w:w="0" w:type="auto"/>
            <w:tcBorders>
              <w:bottom w:val="single" w:sz="6" w:space="0" w:color="CCCCCC"/>
            </w:tcBorders>
            <w:vAlign w:val="center"/>
            <w:hideMark/>
          </w:tcPr>
          <w:p w14:paraId="7633AA44" w14:textId="77777777" w:rsidR="00000000" w:rsidRDefault="003D1106">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3717DD41"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98FC57B" w14:textId="77777777" w:rsidR="00000000" w:rsidRDefault="003D1106">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0B97C260"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bl>
    <w:p w14:paraId="59A274DE" w14:textId="77777777" w:rsidR="00000000" w:rsidRDefault="003D1106">
      <w:pPr>
        <w:pStyle w:val="Heading2"/>
        <w:divId w:val="1042166863"/>
        <w:rPr>
          <w:rFonts w:ascii="Georgia" w:eastAsia="Times New Roman" w:hAnsi="Georgia"/>
          <w:sz w:val="27"/>
          <w:szCs w:val="27"/>
        </w:rPr>
      </w:pPr>
      <w:r>
        <w:rPr>
          <w:rFonts w:ascii="Georgia" w:eastAsia="Times New Roman" w:hAnsi="Georgia"/>
          <w:sz w:val="27"/>
          <w:szCs w:val="27"/>
        </w:rPr>
        <w:t>Life History</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834"/>
        <w:gridCol w:w="5256"/>
        <w:gridCol w:w="1247"/>
      </w:tblGrid>
      <w:tr w:rsidR="00000000" w14:paraId="68F6369A" w14:textId="77777777">
        <w:trPr>
          <w:divId w:val="1042166863"/>
          <w:tblCellSpacing w:w="15" w:type="dxa"/>
        </w:trPr>
        <w:tc>
          <w:tcPr>
            <w:tcW w:w="0" w:type="auto"/>
            <w:tcBorders>
              <w:bottom w:val="single" w:sz="6" w:space="0" w:color="000000"/>
            </w:tcBorders>
            <w:shd w:val="clear" w:color="auto" w:fill="BBBBBB"/>
            <w:vAlign w:val="center"/>
            <w:hideMark/>
          </w:tcPr>
          <w:p w14:paraId="486A5C90"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Generation Length</w:t>
            </w:r>
          </w:p>
        </w:tc>
        <w:tc>
          <w:tcPr>
            <w:tcW w:w="0" w:type="auto"/>
            <w:tcBorders>
              <w:bottom w:val="single" w:sz="6" w:space="0" w:color="000000"/>
            </w:tcBorders>
            <w:shd w:val="clear" w:color="auto" w:fill="BBBBBB"/>
            <w:vAlign w:val="center"/>
            <w:hideMark/>
          </w:tcPr>
          <w:p w14:paraId="336DDA14"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1853FBF9"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Data Quality</w:t>
            </w:r>
          </w:p>
        </w:tc>
      </w:tr>
      <w:tr w:rsidR="00000000" w14:paraId="61FB45E6" w14:textId="77777777">
        <w:trPr>
          <w:divId w:val="1042166863"/>
          <w:tblCellSpacing w:w="15" w:type="dxa"/>
        </w:trPr>
        <w:tc>
          <w:tcPr>
            <w:tcW w:w="0" w:type="auto"/>
            <w:vAlign w:val="center"/>
            <w:hideMark/>
          </w:tcPr>
          <w:p w14:paraId="4899A629" w14:textId="77777777" w:rsidR="00000000" w:rsidRDefault="003D1106">
            <w:pPr>
              <w:spacing w:after="75"/>
              <w:rPr>
                <w:rFonts w:ascii="Georgia" w:eastAsia="Times New Roman" w:hAnsi="Georgia"/>
                <w:sz w:val="18"/>
                <w:szCs w:val="18"/>
              </w:rPr>
            </w:pPr>
            <w:r>
              <w:rPr>
                <w:rFonts w:ascii="Georgia" w:eastAsia="Times New Roman" w:hAnsi="Georgia"/>
                <w:sz w:val="18"/>
                <w:szCs w:val="18"/>
              </w:rPr>
              <w:lastRenderedPageBreak/>
              <w:t>50</w:t>
            </w:r>
          </w:p>
        </w:tc>
        <w:tc>
          <w:tcPr>
            <w:tcW w:w="0" w:type="auto"/>
            <w:vAlign w:val="center"/>
            <w:hideMark/>
          </w:tcPr>
          <w:p w14:paraId="4988422B" w14:textId="77777777" w:rsidR="00000000" w:rsidRDefault="003D1106">
            <w:pPr>
              <w:spacing w:after="75"/>
              <w:rPr>
                <w:rFonts w:ascii="Georgia" w:eastAsia="Times New Roman" w:hAnsi="Georgia"/>
                <w:sz w:val="18"/>
                <w:szCs w:val="18"/>
              </w:rPr>
            </w:pPr>
            <w:r>
              <w:rPr>
                <w:rFonts w:ascii="Georgia" w:eastAsia="Times New Roman" w:hAnsi="Georgia"/>
                <w:sz w:val="18"/>
                <w:szCs w:val="18"/>
              </w:rPr>
              <w:t>Standard generation length used for large tropical timber species.</w:t>
            </w:r>
          </w:p>
        </w:tc>
        <w:tc>
          <w:tcPr>
            <w:tcW w:w="0" w:type="auto"/>
            <w:vAlign w:val="center"/>
            <w:hideMark/>
          </w:tcPr>
          <w:p w14:paraId="0B5F4C35"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bl>
    <w:p w14:paraId="7FB56EAE" w14:textId="77777777" w:rsidR="00000000" w:rsidRDefault="003D1106">
      <w:pPr>
        <w:pStyle w:val="Heading2"/>
        <w:divId w:val="1042166863"/>
        <w:rPr>
          <w:rFonts w:ascii="Georgia" w:eastAsia="Times New Roman" w:hAnsi="Georgia"/>
          <w:sz w:val="27"/>
          <w:szCs w:val="27"/>
        </w:rPr>
      </w:pPr>
      <w:r>
        <w:rPr>
          <w:rFonts w:ascii="Georgia" w:eastAsia="Times New Roman" w:hAnsi="Georgia"/>
          <w:sz w:val="27"/>
          <w:szCs w:val="27"/>
        </w:rPr>
        <w:t>Breeding Strategy</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500"/>
      </w:tblGrid>
      <w:tr w:rsidR="00000000" w14:paraId="0C5A3566" w14:textId="77777777">
        <w:trPr>
          <w:divId w:val="1042166863"/>
          <w:tblCellSpacing w:w="15" w:type="dxa"/>
        </w:trPr>
        <w:tc>
          <w:tcPr>
            <w:tcW w:w="0" w:type="auto"/>
            <w:tcBorders>
              <w:bottom w:val="single" w:sz="6" w:space="0" w:color="000000"/>
            </w:tcBorders>
            <w:shd w:val="clear" w:color="auto" w:fill="BBBBBB"/>
            <w:vAlign w:val="center"/>
            <w:hideMark/>
          </w:tcPr>
          <w:p w14:paraId="6E63F927"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Does the species lay eggs?</w:t>
            </w:r>
          </w:p>
        </w:tc>
      </w:tr>
      <w:tr w:rsidR="00000000" w14:paraId="70B9F252" w14:textId="77777777">
        <w:trPr>
          <w:divId w:val="1042166863"/>
          <w:tblCellSpacing w:w="15" w:type="dxa"/>
        </w:trPr>
        <w:tc>
          <w:tcPr>
            <w:tcW w:w="0" w:type="auto"/>
            <w:vAlign w:val="center"/>
            <w:hideMark/>
          </w:tcPr>
          <w:p w14:paraId="7BBF30A4" w14:textId="77777777" w:rsidR="00000000" w:rsidRDefault="003D1106">
            <w:pPr>
              <w:spacing w:after="75"/>
              <w:rPr>
                <w:rFonts w:ascii="Georgia" w:eastAsia="Times New Roman" w:hAnsi="Georgia"/>
                <w:sz w:val="18"/>
                <w:szCs w:val="18"/>
              </w:rPr>
            </w:pPr>
            <w:r>
              <w:rPr>
                <w:rFonts w:ascii="Georgia" w:eastAsia="Times New Roman" w:hAnsi="Georgia"/>
                <w:sz w:val="18"/>
                <w:szCs w:val="18"/>
              </w:rPr>
              <w:t>No</w:t>
            </w:r>
          </w:p>
        </w:tc>
      </w:tr>
    </w:tbl>
    <w:p w14:paraId="28921F9D" w14:textId="77777777" w:rsidR="00000000" w:rsidRDefault="003D1106">
      <w:pPr>
        <w:divId w:val="10421668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787"/>
      </w:tblGrid>
      <w:tr w:rsidR="00000000" w14:paraId="36B642EA" w14:textId="77777777">
        <w:trPr>
          <w:divId w:val="1042166863"/>
          <w:tblCellSpacing w:w="15" w:type="dxa"/>
        </w:trPr>
        <w:tc>
          <w:tcPr>
            <w:tcW w:w="0" w:type="auto"/>
            <w:tcBorders>
              <w:bottom w:val="single" w:sz="6" w:space="0" w:color="000000"/>
            </w:tcBorders>
            <w:shd w:val="clear" w:color="auto" w:fill="BBBBBB"/>
            <w:vAlign w:val="center"/>
            <w:hideMark/>
          </w:tcPr>
          <w:p w14:paraId="08D38C33"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Does the species give birth to live young</w:t>
            </w:r>
          </w:p>
        </w:tc>
      </w:tr>
      <w:tr w:rsidR="00000000" w14:paraId="59C36EE6" w14:textId="77777777">
        <w:trPr>
          <w:divId w:val="1042166863"/>
          <w:tblCellSpacing w:w="15" w:type="dxa"/>
        </w:trPr>
        <w:tc>
          <w:tcPr>
            <w:tcW w:w="0" w:type="auto"/>
            <w:vAlign w:val="center"/>
            <w:hideMark/>
          </w:tcPr>
          <w:p w14:paraId="0931E24E" w14:textId="77777777" w:rsidR="00000000" w:rsidRDefault="003D1106">
            <w:pPr>
              <w:spacing w:after="75"/>
              <w:rPr>
                <w:rFonts w:ascii="Georgia" w:eastAsia="Times New Roman" w:hAnsi="Georgia"/>
                <w:sz w:val="18"/>
                <w:szCs w:val="18"/>
              </w:rPr>
            </w:pPr>
            <w:r>
              <w:rPr>
                <w:rFonts w:ascii="Georgia" w:eastAsia="Times New Roman" w:hAnsi="Georgia"/>
                <w:sz w:val="18"/>
                <w:szCs w:val="18"/>
              </w:rPr>
              <w:t>No</w:t>
            </w:r>
          </w:p>
        </w:tc>
      </w:tr>
    </w:tbl>
    <w:p w14:paraId="39825FF9" w14:textId="77777777" w:rsidR="00000000" w:rsidRDefault="003D1106">
      <w:pPr>
        <w:divId w:val="10421668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911"/>
      </w:tblGrid>
      <w:tr w:rsidR="00000000" w14:paraId="3366D850" w14:textId="77777777">
        <w:trPr>
          <w:divId w:val="1042166863"/>
          <w:tblCellSpacing w:w="15" w:type="dxa"/>
        </w:trPr>
        <w:tc>
          <w:tcPr>
            <w:tcW w:w="0" w:type="auto"/>
            <w:tcBorders>
              <w:bottom w:val="single" w:sz="6" w:space="0" w:color="000000"/>
            </w:tcBorders>
            <w:shd w:val="clear" w:color="auto" w:fill="BBBBBB"/>
            <w:vAlign w:val="center"/>
            <w:hideMark/>
          </w:tcPr>
          <w:p w14:paraId="59A894F1"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Does the species exhibit parthenogenesis</w:t>
            </w:r>
          </w:p>
        </w:tc>
      </w:tr>
      <w:tr w:rsidR="00000000" w14:paraId="139E2C30" w14:textId="77777777">
        <w:trPr>
          <w:divId w:val="1042166863"/>
          <w:tblCellSpacing w:w="15" w:type="dxa"/>
        </w:trPr>
        <w:tc>
          <w:tcPr>
            <w:tcW w:w="0" w:type="auto"/>
            <w:vAlign w:val="center"/>
            <w:hideMark/>
          </w:tcPr>
          <w:p w14:paraId="0B854B15" w14:textId="77777777" w:rsidR="00000000" w:rsidRDefault="003D1106">
            <w:pPr>
              <w:spacing w:after="75"/>
              <w:rPr>
                <w:rFonts w:ascii="Georgia" w:eastAsia="Times New Roman" w:hAnsi="Georgia"/>
                <w:sz w:val="18"/>
                <w:szCs w:val="18"/>
              </w:rPr>
            </w:pPr>
            <w:r>
              <w:rPr>
                <w:rFonts w:ascii="Georgia" w:eastAsia="Times New Roman" w:hAnsi="Georgia"/>
                <w:sz w:val="18"/>
                <w:szCs w:val="18"/>
              </w:rPr>
              <w:t>No</w:t>
            </w:r>
          </w:p>
        </w:tc>
      </w:tr>
    </w:tbl>
    <w:p w14:paraId="3611F2D2" w14:textId="77777777" w:rsidR="00000000" w:rsidRDefault="003D1106">
      <w:pPr>
        <w:divId w:val="1042166863"/>
        <w:rPr>
          <w:rFonts w:ascii="Georgia" w:eastAsia="Times New Roman" w:hAnsi="Georgia"/>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475"/>
      </w:tblGrid>
      <w:tr w:rsidR="00000000" w14:paraId="513DC278" w14:textId="77777777">
        <w:trPr>
          <w:divId w:val="1042166863"/>
          <w:tblCellSpacing w:w="15" w:type="dxa"/>
        </w:trPr>
        <w:tc>
          <w:tcPr>
            <w:tcW w:w="0" w:type="auto"/>
            <w:tcBorders>
              <w:bottom w:val="single" w:sz="6" w:space="0" w:color="000000"/>
            </w:tcBorders>
            <w:shd w:val="clear" w:color="auto" w:fill="BBBBBB"/>
            <w:vAlign w:val="center"/>
            <w:hideMark/>
          </w:tcPr>
          <w:p w14:paraId="699D43C5"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Does the species have a free-living larval stage?</w:t>
            </w:r>
          </w:p>
        </w:tc>
      </w:tr>
      <w:tr w:rsidR="00000000" w14:paraId="28D424EE" w14:textId="77777777">
        <w:trPr>
          <w:divId w:val="1042166863"/>
          <w:tblCellSpacing w:w="15" w:type="dxa"/>
        </w:trPr>
        <w:tc>
          <w:tcPr>
            <w:tcW w:w="0" w:type="auto"/>
            <w:vAlign w:val="center"/>
            <w:hideMark/>
          </w:tcPr>
          <w:p w14:paraId="495A50A2" w14:textId="77777777" w:rsidR="00000000" w:rsidRDefault="003D1106">
            <w:pPr>
              <w:spacing w:after="75"/>
              <w:rPr>
                <w:rFonts w:ascii="Georgia" w:eastAsia="Times New Roman" w:hAnsi="Georgia"/>
                <w:sz w:val="18"/>
                <w:szCs w:val="18"/>
              </w:rPr>
            </w:pPr>
            <w:r>
              <w:rPr>
                <w:rFonts w:ascii="Georgia" w:eastAsia="Times New Roman" w:hAnsi="Georgia"/>
                <w:sz w:val="18"/>
                <w:szCs w:val="18"/>
              </w:rPr>
              <w:t>No</w:t>
            </w:r>
          </w:p>
        </w:tc>
      </w:tr>
    </w:tbl>
    <w:p w14:paraId="6D997C46" w14:textId="77777777" w:rsidR="00000000" w:rsidRDefault="003D1106">
      <w:pPr>
        <w:divId w:val="10421668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249"/>
      </w:tblGrid>
      <w:tr w:rsidR="00000000" w14:paraId="50724739" w14:textId="77777777">
        <w:trPr>
          <w:divId w:val="1042166863"/>
          <w:tblCellSpacing w:w="15" w:type="dxa"/>
        </w:trPr>
        <w:tc>
          <w:tcPr>
            <w:tcW w:w="0" w:type="auto"/>
            <w:tcBorders>
              <w:bottom w:val="single" w:sz="6" w:space="0" w:color="000000"/>
            </w:tcBorders>
            <w:shd w:val="clear" w:color="auto" w:fill="BBBBBB"/>
            <w:vAlign w:val="center"/>
            <w:hideMark/>
          </w:tcPr>
          <w:p w14:paraId="34418403"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Does the species require water for breeding?</w:t>
            </w:r>
          </w:p>
        </w:tc>
      </w:tr>
      <w:tr w:rsidR="00000000" w14:paraId="2025FC8F" w14:textId="77777777">
        <w:trPr>
          <w:divId w:val="1042166863"/>
          <w:tblCellSpacing w:w="15" w:type="dxa"/>
        </w:trPr>
        <w:tc>
          <w:tcPr>
            <w:tcW w:w="0" w:type="auto"/>
            <w:vAlign w:val="center"/>
            <w:hideMark/>
          </w:tcPr>
          <w:p w14:paraId="4B233145" w14:textId="77777777" w:rsidR="00000000" w:rsidRDefault="003D1106">
            <w:pPr>
              <w:spacing w:after="75"/>
              <w:rPr>
                <w:rFonts w:ascii="Georgia" w:eastAsia="Times New Roman" w:hAnsi="Georgia"/>
                <w:sz w:val="18"/>
                <w:szCs w:val="18"/>
              </w:rPr>
            </w:pPr>
            <w:r>
              <w:rPr>
                <w:rFonts w:ascii="Georgia" w:eastAsia="Times New Roman" w:hAnsi="Georgia"/>
                <w:sz w:val="18"/>
                <w:szCs w:val="18"/>
              </w:rPr>
              <w:t>No</w:t>
            </w:r>
          </w:p>
        </w:tc>
      </w:tr>
    </w:tbl>
    <w:p w14:paraId="6C56C147" w14:textId="77777777" w:rsidR="00000000" w:rsidRDefault="003D1106">
      <w:pPr>
        <w:pStyle w:val="Heading2"/>
        <w:divId w:val="1042166863"/>
        <w:rPr>
          <w:rFonts w:ascii="Georgia" w:eastAsia="Times New Roman" w:hAnsi="Georgia"/>
          <w:sz w:val="27"/>
          <w:szCs w:val="27"/>
        </w:rPr>
      </w:pPr>
      <w:r>
        <w:rPr>
          <w:rFonts w:ascii="Georgia" w:eastAsia="Times New Roman" w:hAnsi="Georgia"/>
          <w:sz w:val="27"/>
          <w:szCs w:val="27"/>
        </w:rPr>
        <w:t>Systems</w:t>
      </w:r>
    </w:p>
    <w:p w14:paraId="5741BDFF" w14:textId="77777777" w:rsidR="00000000" w:rsidRDefault="003D1106">
      <w:pPr>
        <w:pStyle w:val="NormalWeb"/>
        <w:divId w:val="1042166863"/>
        <w:rPr>
          <w:rFonts w:ascii="Georgia" w:hAnsi="Georgia"/>
        </w:rPr>
      </w:pPr>
      <w:r>
        <w:rPr>
          <w:rStyle w:val="datalabel1"/>
          <w:rFonts w:ascii="Georgia" w:hAnsi="Georgia"/>
        </w:rPr>
        <w:t xml:space="preserve">System: </w:t>
      </w:r>
      <w:r>
        <w:rPr>
          <w:rFonts w:ascii="Georgia" w:hAnsi="Georgia"/>
        </w:rPr>
        <w:t>Terrestrial</w:t>
      </w:r>
    </w:p>
    <w:p w14:paraId="1022CD8F" w14:textId="77777777" w:rsidR="00000000" w:rsidRDefault="003D1106">
      <w:pPr>
        <w:pStyle w:val="Heading2"/>
        <w:divId w:val="1042166863"/>
        <w:rPr>
          <w:rFonts w:ascii="Georgia" w:eastAsia="Times New Roman" w:hAnsi="Georgia"/>
          <w:sz w:val="27"/>
          <w:szCs w:val="27"/>
        </w:rPr>
      </w:pPr>
      <w:r>
        <w:rPr>
          <w:rFonts w:ascii="Georgia" w:eastAsia="Times New Roman" w:hAnsi="Georgia"/>
          <w:sz w:val="27"/>
          <w:szCs w:val="27"/>
        </w:rPr>
        <w:t>Plant Specific</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10"/>
      </w:tblGrid>
      <w:tr w:rsidR="00000000" w14:paraId="59C41A5C" w14:textId="77777777">
        <w:trPr>
          <w:divId w:val="1042166863"/>
          <w:tblCellSpacing w:w="15" w:type="dxa"/>
        </w:trPr>
        <w:tc>
          <w:tcPr>
            <w:tcW w:w="0" w:type="auto"/>
            <w:tcBorders>
              <w:bottom w:val="single" w:sz="6" w:space="0" w:color="000000"/>
            </w:tcBorders>
            <w:shd w:val="clear" w:color="auto" w:fill="BBBBBB"/>
            <w:vAlign w:val="center"/>
            <w:hideMark/>
          </w:tcPr>
          <w:p w14:paraId="2234AC56"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Plant Growth Forms</w:t>
            </w:r>
          </w:p>
        </w:tc>
      </w:tr>
      <w:tr w:rsidR="00000000" w14:paraId="11EF4831" w14:textId="77777777">
        <w:trPr>
          <w:divId w:val="1042166863"/>
          <w:tblCellSpacing w:w="15" w:type="dxa"/>
        </w:trPr>
        <w:tc>
          <w:tcPr>
            <w:tcW w:w="0" w:type="auto"/>
            <w:tcBorders>
              <w:bottom w:val="single" w:sz="6" w:space="0" w:color="CCCCCC"/>
            </w:tcBorders>
            <w:vAlign w:val="center"/>
            <w:hideMark/>
          </w:tcPr>
          <w:p w14:paraId="53342153" w14:textId="77777777" w:rsidR="00000000" w:rsidRDefault="003D1106">
            <w:pPr>
              <w:spacing w:after="75"/>
              <w:rPr>
                <w:rFonts w:ascii="Georgia" w:eastAsia="Times New Roman" w:hAnsi="Georgia"/>
                <w:sz w:val="18"/>
                <w:szCs w:val="18"/>
              </w:rPr>
            </w:pPr>
            <w:r>
              <w:rPr>
                <w:rFonts w:ascii="Georgia" w:eastAsia="Times New Roman" w:hAnsi="Georgia"/>
                <w:sz w:val="18"/>
                <w:szCs w:val="18"/>
              </w:rPr>
              <w:t>Tree - large</w:t>
            </w:r>
          </w:p>
        </w:tc>
      </w:tr>
      <w:tr w:rsidR="00000000" w14:paraId="64056E8D" w14:textId="77777777">
        <w:trPr>
          <w:divId w:val="1042166863"/>
          <w:tblCellSpacing w:w="15" w:type="dxa"/>
        </w:trPr>
        <w:tc>
          <w:tcPr>
            <w:tcW w:w="0" w:type="auto"/>
            <w:tcBorders>
              <w:bottom w:val="single" w:sz="6" w:space="0" w:color="CCCCCC"/>
            </w:tcBorders>
            <w:vAlign w:val="center"/>
            <w:hideMark/>
          </w:tcPr>
          <w:p w14:paraId="23B14DE1" w14:textId="77777777" w:rsidR="00000000" w:rsidRDefault="003D1106">
            <w:pPr>
              <w:spacing w:after="75"/>
              <w:rPr>
                <w:rFonts w:ascii="Georgia" w:eastAsia="Times New Roman" w:hAnsi="Georgia"/>
                <w:sz w:val="18"/>
                <w:szCs w:val="18"/>
              </w:rPr>
            </w:pPr>
            <w:r>
              <w:rPr>
                <w:rFonts w:ascii="Georgia" w:eastAsia="Times New Roman" w:hAnsi="Georgia"/>
                <w:sz w:val="18"/>
                <w:szCs w:val="18"/>
              </w:rPr>
              <w:t>Tree - small</w:t>
            </w:r>
          </w:p>
        </w:tc>
      </w:tr>
    </w:tbl>
    <w:p w14:paraId="3F6F11CE" w14:textId="77777777" w:rsidR="00000000" w:rsidRDefault="003D1106">
      <w:pPr>
        <w:pStyle w:val="Heading1"/>
        <w:divId w:val="882906578"/>
        <w:rPr>
          <w:rFonts w:ascii="Georgia" w:eastAsia="Times New Roman" w:hAnsi="Georgia"/>
          <w:sz w:val="29"/>
          <w:szCs w:val="29"/>
        </w:rPr>
      </w:pPr>
      <w:r>
        <w:rPr>
          <w:rFonts w:ascii="Georgia" w:eastAsia="Times New Roman" w:hAnsi="Georgia"/>
          <w:sz w:val="29"/>
          <w:szCs w:val="29"/>
        </w:rPr>
        <w:t>Use and Trade</w:t>
      </w:r>
    </w:p>
    <w:p w14:paraId="230AEBF9" w14:textId="77777777" w:rsidR="00000000" w:rsidRDefault="003D1106">
      <w:pPr>
        <w:pStyle w:val="Heading2"/>
        <w:divId w:val="882906578"/>
        <w:rPr>
          <w:rFonts w:ascii="Georgia" w:eastAsia="Times New Roman" w:hAnsi="Georgia"/>
          <w:sz w:val="27"/>
          <w:szCs w:val="27"/>
        </w:rPr>
      </w:pPr>
      <w:r>
        <w:rPr>
          <w:rFonts w:ascii="Georgia" w:eastAsia="Times New Roman" w:hAnsi="Georgia"/>
          <w:sz w:val="27"/>
          <w:szCs w:val="27"/>
        </w:rPr>
        <w:t>General Use and Trade Information</w:t>
      </w:r>
    </w:p>
    <w:p w14:paraId="750B64A7" w14:textId="77777777" w:rsidR="00000000" w:rsidRDefault="003D1106">
      <w:pPr>
        <w:pStyle w:val="NormalWeb"/>
        <w:divId w:val="882906578"/>
        <w:rPr>
          <w:rFonts w:ascii="Georgia" w:hAnsi="Georgia"/>
        </w:rPr>
      </w:pPr>
      <w:r>
        <w:rPr>
          <w:rFonts w:ascii="Georgia" w:hAnsi="Georgia"/>
        </w:rPr>
        <w:t xml:space="preserve">This species produces a desirable rosewood timber. It is one of only 33 registered </w:t>
      </w:r>
      <w:proofErr w:type="spellStart"/>
      <w:r>
        <w:rPr>
          <w:rFonts w:ascii="Georgia" w:hAnsi="Georgia"/>
        </w:rPr>
        <w:t>hongmu</w:t>
      </w:r>
      <w:proofErr w:type="spellEnd"/>
      <w:r>
        <w:rPr>
          <w:rFonts w:ascii="Georgia" w:hAnsi="Georgia"/>
        </w:rPr>
        <w:t xml:space="preserve"> producing species and due to a recent increasing wealth in the Chinese middle class, there is a demand for </w:t>
      </w:r>
      <w:proofErr w:type="spellStart"/>
      <w:r>
        <w:rPr>
          <w:rFonts w:ascii="Georgia" w:hAnsi="Georgia"/>
        </w:rPr>
        <w:t>hongmu</w:t>
      </w:r>
      <w:proofErr w:type="spellEnd"/>
      <w:r>
        <w:rPr>
          <w:rFonts w:ascii="Georgia" w:hAnsi="Georgia"/>
        </w:rPr>
        <w:t xml:space="preserve"> products to produce furniture in Ming and </w:t>
      </w:r>
      <w:proofErr w:type="spellStart"/>
      <w:r>
        <w:rPr>
          <w:rFonts w:ascii="Georgia" w:hAnsi="Georgia"/>
        </w:rPr>
        <w:t>Quing</w:t>
      </w:r>
      <w:proofErr w:type="spellEnd"/>
      <w:r>
        <w:rPr>
          <w:rFonts w:ascii="Georgia" w:hAnsi="Georgia"/>
        </w:rPr>
        <w:t xml:space="preserve"> dyna</w:t>
      </w:r>
      <w:r>
        <w:rPr>
          <w:rFonts w:ascii="Georgia" w:hAnsi="Georgia"/>
        </w:rPr>
        <w:t xml:space="preserve">sty design (EIA 2016a). </w:t>
      </w:r>
      <w:proofErr w:type="spellStart"/>
      <w:r>
        <w:rPr>
          <w:rFonts w:ascii="Georgia" w:hAnsi="Georgia"/>
        </w:rPr>
        <w:t>Hongmu</w:t>
      </w:r>
      <w:proofErr w:type="spellEnd"/>
      <w:r>
        <w:rPr>
          <w:rFonts w:ascii="Georgia" w:hAnsi="Georgia"/>
        </w:rPr>
        <w:t xml:space="preserve"> furniture is also desirable in Viet </w:t>
      </w:r>
      <w:proofErr w:type="gramStart"/>
      <w:r>
        <w:rPr>
          <w:rFonts w:ascii="Georgia" w:hAnsi="Georgia"/>
        </w:rPr>
        <w:t>Nam</w:t>
      </w:r>
      <w:proofErr w:type="gramEnd"/>
      <w:r>
        <w:rPr>
          <w:rFonts w:ascii="Georgia" w:hAnsi="Georgia"/>
        </w:rPr>
        <w:t xml:space="preserve"> but China is the main market for these products. The wood is used to make fine furniture and cabinets (</w:t>
      </w:r>
      <w:proofErr w:type="spellStart"/>
      <w:r>
        <w:rPr>
          <w:rFonts w:ascii="Georgia" w:hAnsi="Georgia"/>
        </w:rPr>
        <w:t>Contu</w:t>
      </w:r>
      <w:proofErr w:type="spellEnd"/>
      <w:r>
        <w:rPr>
          <w:rFonts w:ascii="Georgia" w:hAnsi="Georgia"/>
        </w:rPr>
        <w:t xml:space="preserve"> 2012). The species is traded under the name </w:t>
      </w:r>
      <w:proofErr w:type="gramStart"/>
      <w:r>
        <w:rPr>
          <w:rFonts w:ascii="Georgia" w:hAnsi="Georgia"/>
        </w:rPr>
        <w:t>Burma Blackwood, and</w:t>
      </w:r>
      <w:proofErr w:type="gramEnd"/>
      <w:r>
        <w:rPr>
          <w:rFonts w:ascii="Georgia" w:hAnsi="Georgia"/>
        </w:rPr>
        <w:t xml:space="preserve"> is a lesser</w:t>
      </w:r>
      <w:r>
        <w:rPr>
          <w:rFonts w:ascii="Georgia" w:hAnsi="Georgia"/>
        </w:rPr>
        <w:t xml:space="preserve"> used source of </w:t>
      </w:r>
      <w:proofErr w:type="spellStart"/>
      <w:r>
        <w:rPr>
          <w:rFonts w:ascii="Georgia" w:hAnsi="Georgia"/>
        </w:rPr>
        <w:t>hongmu</w:t>
      </w:r>
      <w:proofErr w:type="spellEnd"/>
      <w:r>
        <w:rPr>
          <w:rFonts w:ascii="Georgia" w:hAnsi="Georgia"/>
        </w:rPr>
        <w:t xml:space="preserve"> timber with other species (such as </w:t>
      </w:r>
      <w:r>
        <w:rPr>
          <w:rStyle w:val="Emphasis"/>
          <w:rFonts w:ascii="Georgia" w:hAnsi="Georgia"/>
        </w:rPr>
        <w:t xml:space="preserve">Dalbergia </w:t>
      </w:r>
      <w:proofErr w:type="spellStart"/>
      <w:r>
        <w:rPr>
          <w:rStyle w:val="Emphasis"/>
          <w:rFonts w:ascii="Georgia" w:hAnsi="Georgia"/>
        </w:rPr>
        <w:t>cochinchinensis</w:t>
      </w:r>
      <w:proofErr w:type="spellEnd"/>
      <w:r>
        <w:rPr>
          <w:rStyle w:val="Emphasis"/>
          <w:rFonts w:ascii="Georgia" w:hAnsi="Georgia"/>
        </w:rPr>
        <w:t xml:space="preserve"> </w:t>
      </w:r>
      <w:r>
        <w:rPr>
          <w:rFonts w:ascii="Georgia" w:hAnsi="Georgia"/>
        </w:rPr>
        <w:t xml:space="preserve">and </w:t>
      </w:r>
      <w:r>
        <w:rPr>
          <w:rStyle w:val="Emphasis"/>
          <w:rFonts w:ascii="Georgia" w:hAnsi="Georgia"/>
        </w:rPr>
        <w:t xml:space="preserve">D. </w:t>
      </w:r>
      <w:proofErr w:type="spellStart"/>
      <w:r>
        <w:rPr>
          <w:rStyle w:val="Emphasis"/>
          <w:rFonts w:ascii="Georgia" w:hAnsi="Georgia"/>
        </w:rPr>
        <w:t>oliveri</w:t>
      </w:r>
      <w:proofErr w:type="spellEnd"/>
      <w:r>
        <w:rPr>
          <w:rFonts w:ascii="Georgia" w:hAnsi="Georgia"/>
        </w:rPr>
        <w:t>) being more desirable.</w:t>
      </w:r>
      <w:r>
        <w:rPr>
          <w:rFonts w:ascii="Georgia" w:hAnsi="Georgia"/>
        </w:rPr>
        <w:br/>
      </w:r>
      <w:r>
        <w:rPr>
          <w:rFonts w:ascii="Georgia" w:hAnsi="Georgia"/>
        </w:rPr>
        <w:br/>
        <w:t xml:space="preserve">Due to the increasing rarity of </w:t>
      </w:r>
      <w:proofErr w:type="spellStart"/>
      <w:r>
        <w:rPr>
          <w:rFonts w:ascii="Georgia" w:hAnsi="Georgia"/>
        </w:rPr>
        <w:t>hongmu</w:t>
      </w:r>
      <w:proofErr w:type="spellEnd"/>
      <w:r>
        <w:rPr>
          <w:rFonts w:ascii="Georgia" w:hAnsi="Georgia"/>
        </w:rPr>
        <w:t xml:space="preserve"> species in the wild, </w:t>
      </w:r>
      <w:r>
        <w:rPr>
          <w:rStyle w:val="Emphasis"/>
          <w:rFonts w:ascii="Georgia" w:hAnsi="Georgia"/>
        </w:rPr>
        <w:t xml:space="preserve">D. </w:t>
      </w:r>
      <w:proofErr w:type="spellStart"/>
      <w:r>
        <w:rPr>
          <w:rStyle w:val="Emphasis"/>
          <w:rFonts w:ascii="Georgia" w:hAnsi="Georgia"/>
        </w:rPr>
        <w:t>cultrata</w:t>
      </w:r>
      <w:proofErr w:type="spellEnd"/>
      <w:r>
        <w:rPr>
          <w:rFonts w:ascii="Georgia" w:hAnsi="Georgia"/>
        </w:rPr>
        <w:t xml:space="preserve"> timber can sell for a high price. In 2014, </w:t>
      </w:r>
      <w:r>
        <w:rPr>
          <w:rStyle w:val="Emphasis"/>
          <w:rFonts w:ascii="Georgia" w:hAnsi="Georgia"/>
        </w:rPr>
        <w:t xml:space="preserve">D. </w:t>
      </w:r>
      <w:proofErr w:type="spellStart"/>
      <w:r>
        <w:rPr>
          <w:rStyle w:val="Emphasis"/>
          <w:rFonts w:ascii="Georgia" w:hAnsi="Georgia"/>
        </w:rPr>
        <w:t>cultrata</w:t>
      </w:r>
      <w:proofErr w:type="spellEnd"/>
      <w:r>
        <w:rPr>
          <w:rFonts w:ascii="Georgia" w:hAnsi="Georgia"/>
        </w:rPr>
        <w:t xml:space="preserve"> timber</w:t>
      </w:r>
      <w:r>
        <w:rPr>
          <w:rFonts w:ascii="Georgia" w:hAnsi="Georgia"/>
        </w:rPr>
        <w:t xml:space="preserve"> seized at the Myanmar-Thailand border was valued to be US$ 64,632 (ITTO 2014, Winfield </w:t>
      </w:r>
      <w:r>
        <w:rPr>
          <w:rStyle w:val="Emphasis"/>
          <w:rFonts w:ascii="Georgia" w:hAnsi="Georgia"/>
        </w:rPr>
        <w:t xml:space="preserve">et al. </w:t>
      </w:r>
      <w:r>
        <w:rPr>
          <w:rFonts w:ascii="Georgia" w:hAnsi="Georgia"/>
        </w:rPr>
        <w:t>2016). Much of the current trade of </w:t>
      </w:r>
      <w:r>
        <w:rPr>
          <w:rStyle w:val="Emphasis"/>
          <w:rFonts w:ascii="Georgia" w:hAnsi="Georgia"/>
        </w:rPr>
        <w:t xml:space="preserve">D. </w:t>
      </w:r>
      <w:proofErr w:type="spellStart"/>
      <w:r>
        <w:rPr>
          <w:rStyle w:val="Emphasis"/>
          <w:rFonts w:ascii="Georgia" w:hAnsi="Georgia"/>
        </w:rPr>
        <w:t>cultrata</w:t>
      </w:r>
      <w:proofErr w:type="spellEnd"/>
      <w:r>
        <w:rPr>
          <w:rFonts w:ascii="Georgia" w:hAnsi="Georgia"/>
        </w:rPr>
        <w:t xml:space="preserve"> will be illegal due to the listing of the species on CITES in 2016. Logging and trade of this species also goes a</w:t>
      </w:r>
      <w:r>
        <w:rPr>
          <w:rFonts w:ascii="Georgia" w:hAnsi="Georgia"/>
        </w:rPr>
        <w:t xml:space="preserve">gainst much national legislation with many nations having logging bans in place since the early 2000's (Winfield </w:t>
      </w:r>
      <w:r>
        <w:rPr>
          <w:rStyle w:val="Emphasis"/>
          <w:rFonts w:ascii="Georgia" w:hAnsi="Georgia"/>
        </w:rPr>
        <w:t xml:space="preserve">et al </w:t>
      </w:r>
      <w:r>
        <w:rPr>
          <w:rFonts w:ascii="Georgia" w:hAnsi="Georgia"/>
        </w:rPr>
        <w:t>2016). There is limited capacity to enforce the regulations, and the value of </w:t>
      </w:r>
      <w:proofErr w:type="spellStart"/>
      <w:r>
        <w:rPr>
          <w:rFonts w:ascii="Georgia" w:hAnsi="Georgia"/>
        </w:rPr>
        <w:t>hongmu</w:t>
      </w:r>
      <w:proofErr w:type="spellEnd"/>
      <w:r>
        <w:rPr>
          <w:rFonts w:ascii="Georgia" w:hAnsi="Georgia"/>
        </w:rPr>
        <w:t xml:space="preserve"> drives the continuing illegal trade of the species. </w:t>
      </w:r>
      <w:r>
        <w:rPr>
          <w:rFonts w:ascii="Georgia" w:hAnsi="Georgia"/>
        </w:rPr>
        <w:t>Since the species has been listed on CITES this requires import and export permits to show the species was legally and sustainably harvested, however most range countries do not have non-detriment findings to support the continued harvest of </w:t>
      </w:r>
      <w:r>
        <w:rPr>
          <w:rStyle w:val="Emphasis"/>
          <w:rFonts w:ascii="Georgia" w:hAnsi="Georgia"/>
        </w:rPr>
        <w:t>Dalbergia</w:t>
      </w:r>
      <w:r>
        <w:rPr>
          <w:rFonts w:ascii="Georgia" w:hAnsi="Georgia"/>
        </w:rPr>
        <w:t> spec</w:t>
      </w:r>
      <w:r>
        <w:rPr>
          <w:rFonts w:ascii="Georgia" w:hAnsi="Georgia"/>
        </w:rPr>
        <w:t xml:space="preserve">ies (EIA </w:t>
      </w:r>
      <w:r>
        <w:rPr>
          <w:rFonts w:ascii="Georgia" w:hAnsi="Georgia"/>
        </w:rPr>
        <w:lastRenderedPageBreak/>
        <w:t>2016b). This means there is often forgery, bribery and corruption across the supply chain of the species as well as involvement by large crime syndicates.</w:t>
      </w:r>
      <w:r>
        <w:rPr>
          <w:rFonts w:ascii="Georgia" w:hAnsi="Georgia"/>
        </w:rPr>
        <w:br/>
      </w:r>
      <w:r>
        <w:rPr>
          <w:rFonts w:ascii="Georgia" w:hAnsi="Georgia"/>
        </w:rPr>
        <w:br/>
      </w:r>
      <w:r>
        <w:rPr>
          <w:rFonts w:ascii="Georgia" w:hAnsi="Georgia"/>
        </w:rPr>
        <w:br/>
        <w:t>The wood can also be used to make doors, window frames, agricultural implements, musical i</w:t>
      </w:r>
      <w:r>
        <w:rPr>
          <w:rFonts w:ascii="Georgia" w:hAnsi="Georgia"/>
        </w:rPr>
        <w:t xml:space="preserve">nstruments, plywood, veneer, rifle-buds, high quality handicrafts and </w:t>
      </w:r>
      <w:proofErr w:type="gramStart"/>
      <w:r>
        <w:rPr>
          <w:rFonts w:ascii="Georgia" w:hAnsi="Georgia"/>
        </w:rPr>
        <w:t>fuel-wood</w:t>
      </w:r>
      <w:proofErr w:type="gramEnd"/>
      <w:r>
        <w:rPr>
          <w:rFonts w:ascii="Georgia" w:hAnsi="Georgia"/>
        </w:rPr>
        <w:t xml:space="preserve">. It can also be used as a shade tree in </w:t>
      </w:r>
      <w:proofErr w:type="spellStart"/>
      <w:r>
        <w:rPr>
          <w:rFonts w:ascii="Georgia" w:hAnsi="Georgia"/>
        </w:rPr>
        <w:t>agro</w:t>
      </w:r>
      <w:proofErr w:type="spellEnd"/>
      <w:r>
        <w:rPr>
          <w:rFonts w:ascii="Georgia" w:hAnsi="Georgia"/>
        </w:rPr>
        <w:t>-forestry systems (</w:t>
      </w:r>
      <w:proofErr w:type="spellStart"/>
      <w:r>
        <w:rPr>
          <w:rFonts w:ascii="Georgia" w:hAnsi="Georgia"/>
        </w:rPr>
        <w:t>Contu</w:t>
      </w:r>
      <w:proofErr w:type="spellEnd"/>
      <w:r>
        <w:rPr>
          <w:rFonts w:ascii="Georgia" w:hAnsi="Georgia"/>
        </w:rPr>
        <w:t xml:space="preserve"> 2012).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57"/>
        <w:gridCol w:w="1023"/>
        <w:gridCol w:w="1669"/>
        <w:gridCol w:w="5061"/>
      </w:tblGrid>
      <w:tr w:rsidR="00000000" w14:paraId="077C6352" w14:textId="77777777">
        <w:trPr>
          <w:divId w:val="882906578"/>
          <w:tblCellSpacing w:w="15" w:type="dxa"/>
        </w:trPr>
        <w:tc>
          <w:tcPr>
            <w:tcW w:w="0" w:type="auto"/>
            <w:tcBorders>
              <w:bottom w:val="single" w:sz="6" w:space="0" w:color="000000"/>
            </w:tcBorders>
            <w:shd w:val="clear" w:color="auto" w:fill="BBBBBB"/>
            <w:vAlign w:val="center"/>
            <w:hideMark/>
          </w:tcPr>
          <w:p w14:paraId="51215985"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Subsistence:</w:t>
            </w:r>
          </w:p>
        </w:tc>
        <w:tc>
          <w:tcPr>
            <w:tcW w:w="0" w:type="auto"/>
            <w:tcBorders>
              <w:bottom w:val="single" w:sz="6" w:space="0" w:color="000000"/>
            </w:tcBorders>
            <w:shd w:val="clear" w:color="auto" w:fill="BBBBBB"/>
            <w:vAlign w:val="center"/>
            <w:hideMark/>
          </w:tcPr>
          <w:p w14:paraId="07743117"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Rationale:</w:t>
            </w:r>
          </w:p>
        </w:tc>
        <w:tc>
          <w:tcPr>
            <w:tcW w:w="0" w:type="auto"/>
            <w:tcBorders>
              <w:bottom w:val="single" w:sz="6" w:space="0" w:color="000000"/>
            </w:tcBorders>
            <w:shd w:val="clear" w:color="auto" w:fill="BBBBBB"/>
            <w:vAlign w:val="center"/>
            <w:hideMark/>
          </w:tcPr>
          <w:p w14:paraId="0F8BF6CE"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Local Commercial:</w:t>
            </w:r>
          </w:p>
        </w:tc>
        <w:tc>
          <w:tcPr>
            <w:tcW w:w="0" w:type="auto"/>
            <w:tcBorders>
              <w:bottom w:val="single" w:sz="6" w:space="0" w:color="000000"/>
            </w:tcBorders>
            <w:shd w:val="clear" w:color="auto" w:fill="BBBBBB"/>
            <w:vAlign w:val="center"/>
            <w:hideMark/>
          </w:tcPr>
          <w:p w14:paraId="07880033"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Further detail including information on economic value if available:</w:t>
            </w:r>
          </w:p>
        </w:tc>
      </w:tr>
      <w:tr w:rsidR="00000000" w14:paraId="6219A0CD" w14:textId="77777777">
        <w:trPr>
          <w:divId w:val="882906578"/>
          <w:tblCellSpacing w:w="15" w:type="dxa"/>
        </w:trPr>
        <w:tc>
          <w:tcPr>
            <w:tcW w:w="0" w:type="auto"/>
            <w:vAlign w:val="center"/>
            <w:hideMark/>
          </w:tcPr>
          <w:p w14:paraId="49FAFC82" w14:textId="77777777" w:rsidR="00000000" w:rsidRDefault="003D1106">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3CB5D826"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7320A3D"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5BF973C"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bl>
    <w:p w14:paraId="0C3AC7AB" w14:textId="77777777" w:rsidR="00000000" w:rsidRDefault="003D1106">
      <w:pPr>
        <w:pStyle w:val="NormalWeb"/>
        <w:divId w:val="882906578"/>
        <w:rPr>
          <w:rFonts w:ascii="Georgia" w:hAnsi="Georgia"/>
        </w:rPr>
      </w:pPr>
      <w:r>
        <w:rPr>
          <w:rStyle w:val="datalabel1"/>
          <w:rFonts w:ascii="Georgia" w:hAnsi="Georgia"/>
        </w:rPr>
        <w:t xml:space="preserve">National Commercial Value: </w:t>
      </w:r>
      <w:r>
        <w:rPr>
          <w:rFonts w:ascii="Georgia" w:hAnsi="Georgia"/>
        </w:rPr>
        <w:t>Yes</w:t>
      </w:r>
    </w:p>
    <w:p w14:paraId="460AB3E0" w14:textId="77777777" w:rsidR="00000000" w:rsidRDefault="003D1106">
      <w:pPr>
        <w:pStyle w:val="NormalWeb"/>
        <w:divId w:val="882906578"/>
        <w:rPr>
          <w:rFonts w:ascii="Georgia" w:hAnsi="Georgia"/>
        </w:rPr>
      </w:pPr>
      <w:r>
        <w:rPr>
          <w:rStyle w:val="datalabel1"/>
          <w:rFonts w:ascii="Georgia" w:hAnsi="Georgia"/>
        </w:rPr>
        <w:t xml:space="preserve">International Commercial Value: </w:t>
      </w:r>
      <w:r>
        <w:rPr>
          <w:rFonts w:ascii="Georgia" w:hAnsi="Georgia"/>
        </w:rPr>
        <w:t>Yes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147"/>
        <w:gridCol w:w="1161"/>
        <w:gridCol w:w="862"/>
        <w:gridCol w:w="1307"/>
        <w:gridCol w:w="2111"/>
      </w:tblGrid>
      <w:tr w:rsidR="00000000" w14:paraId="003B010F" w14:textId="77777777">
        <w:trPr>
          <w:divId w:val="882906578"/>
          <w:tblCellSpacing w:w="15" w:type="dxa"/>
        </w:trPr>
        <w:tc>
          <w:tcPr>
            <w:tcW w:w="0" w:type="auto"/>
            <w:tcBorders>
              <w:bottom w:val="single" w:sz="6" w:space="0" w:color="000000"/>
            </w:tcBorders>
            <w:shd w:val="clear" w:color="auto" w:fill="BBBBBB"/>
            <w:vAlign w:val="center"/>
            <w:hideMark/>
          </w:tcPr>
          <w:p w14:paraId="23A38087"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End Use</w:t>
            </w:r>
          </w:p>
        </w:tc>
        <w:tc>
          <w:tcPr>
            <w:tcW w:w="0" w:type="auto"/>
            <w:tcBorders>
              <w:bottom w:val="single" w:sz="6" w:space="0" w:color="000000"/>
            </w:tcBorders>
            <w:shd w:val="clear" w:color="auto" w:fill="BBBBBB"/>
            <w:vAlign w:val="center"/>
            <w:hideMark/>
          </w:tcPr>
          <w:p w14:paraId="528680F3"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Subsistence</w:t>
            </w:r>
          </w:p>
        </w:tc>
        <w:tc>
          <w:tcPr>
            <w:tcW w:w="0" w:type="auto"/>
            <w:tcBorders>
              <w:bottom w:val="single" w:sz="6" w:space="0" w:color="000000"/>
            </w:tcBorders>
            <w:shd w:val="clear" w:color="auto" w:fill="BBBBBB"/>
            <w:vAlign w:val="center"/>
            <w:hideMark/>
          </w:tcPr>
          <w:p w14:paraId="0D0DD62D"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National</w:t>
            </w:r>
          </w:p>
        </w:tc>
        <w:tc>
          <w:tcPr>
            <w:tcW w:w="0" w:type="auto"/>
            <w:tcBorders>
              <w:bottom w:val="single" w:sz="6" w:space="0" w:color="000000"/>
            </w:tcBorders>
            <w:shd w:val="clear" w:color="auto" w:fill="BBBBBB"/>
            <w:vAlign w:val="center"/>
            <w:hideMark/>
          </w:tcPr>
          <w:p w14:paraId="66DE4567"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International</w:t>
            </w:r>
          </w:p>
        </w:tc>
        <w:tc>
          <w:tcPr>
            <w:tcW w:w="0" w:type="auto"/>
            <w:tcBorders>
              <w:bottom w:val="single" w:sz="6" w:space="0" w:color="000000"/>
            </w:tcBorders>
            <w:shd w:val="clear" w:color="auto" w:fill="BBBBBB"/>
            <w:vAlign w:val="center"/>
            <w:hideMark/>
          </w:tcPr>
          <w:p w14:paraId="78195E13"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Other (please specify)</w:t>
            </w:r>
          </w:p>
        </w:tc>
      </w:tr>
      <w:tr w:rsidR="00000000" w14:paraId="6FA0CFBC" w14:textId="77777777">
        <w:trPr>
          <w:divId w:val="882906578"/>
          <w:tblCellSpacing w:w="15" w:type="dxa"/>
        </w:trPr>
        <w:tc>
          <w:tcPr>
            <w:tcW w:w="0" w:type="auto"/>
            <w:tcBorders>
              <w:bottom w:val="single" w:sz="6" w:space="0" w:color="CCCCCC"/>
            </w:tcBorders>
            <w:vAlign w:val="center"/>
            <w:hideMark/>
          </w:tcPr>
          <w:p w14:paraId="72A43D31" w14:textId="77777777" w:rsidR="00000000" w:rsidRDefault="003D1106">
            <w:pPr>
              <w:spacing w:after="75"/>
              <w:rPr>
                <w:rFonts w:ascii="Georgia" w:eastAsia="Times New Roman" w:hAnsi="Georgia"/>
                <w:sz w:val="18"/>
                <w:szCs w:val="18"/>
              </w:rPr>
            </w:pPr>
            <w:r>
              <w:rPr>
                <w:rFonts w:ascii="Georgia" w:eastAsia="Times New Roman" w:hAnsi="Georgia"/>
                <w:sz w:val="18"/>
                <w:szCs w:val="18"/>
              </w:rPr>
              <w:t>7. Fuels</w:t>
            </w:r>
          </w:p>
        </w:tc>
        <w:tc>
          <w:tcPr>
            <w:tcW w:w="0" w:type="auto"/>
            <w:tcBorders>
              <w:bottom w:val="single" w:sz="6" w:space="0" w:color="CCCCCC"/>
            </w:tcBorders>
            <w:vAlign w:val="center"/>
            <w:hideMark/>
          </w:tcPr>
          <w:p w14:paraId="21CC691B" w14:textId="77777777" w:rsidR="00000000" w:rsidRDefault="003D1106">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39E8ECAD"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7CC87B5"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C7F02F2"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r w:rsidR="00000000" w14:paraId="3A0E70F0" w14:textId="77777777">
        <w:trPr>
          <w:divId w:val="882906578"/>
          <w:tblCellSpacing w:w="15" w:type="dxa"/>
        </w:trPr>
        <w:tc>
          <w:tcPr>
            <w:tcW w:w="0" w:type="auto"/>
            <w:tcBorders>
              <w:bottom w:val="single" w:sz="6" w:space="0" w:color="CCCCCC"/>
            </w:tcBorders>
            <w:vAlign w:val="center"/>
            <w:hideMark/>
          </w:tcPr>
          <w:p w14:paraId="074E46A0" w14:textId="77777777" w:rsidR="00000000" w:rsidRDefault="003D1106">
            <w:pPr>
              <w:spacing w:after="75"/>
              <w:rPr>
                <w:rFonts w:ascii="Georgia" w:eastAsia="Times New Roman" w:hAnsi="Georgia"/>
                <w:sz w:val="18"/>
                <w:szCs w:val="18"/>
              </w:rPr>
            </w:pPr>
            <w:r>
              <w:rPr>
                <w:rFonts w:ascii="Georgia" w:eastAsia="Times New Roman" w:hAnsi="Georgia"/>
                <w:sz w:val="18"/>
                <w:szCs w:val="18"/>
              </w:rPr>
              <w:t>9. Construction or structural materials</w:t>
            </w:r>
          </w:p>
        </w:tc>
        <w:tc>
          <w:tcPr>
            <w:tcW w:w="0" w:type="auto"/>
            <w:tcBorders>
              <w:bottom w:val="single" w:sz="6" w:space="0" w:color="CCCCCC"/>
            </w:tcBorders>
            <w:vAlign w:val="center"/>
            <w:hideMark/>
          </w:tcPr>
          <w:p w14:paraId="60F82E2E" w14:textId="77777777" w:rsidR="00000000" w:rsidRDefault="003D1106">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2C10948C" w14:textId="77777777" w:rsidR="00000000" w:rsidRDefault="003D1106">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131F7FAD"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A71C7E5"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r w:rsidR="00000000" w14:paraId="17C80487" w14:textId="77777777">
        <w:trPr>
          <w:divId w:val="882906578"/>
          <w:tblCellSpacing w:w="15" w:type="dxa"/>
        </w:trPr>
        <w:tc>
          <w:tcPr>
            <w:tcW w:w="0" w:type="auto"/>
            <w:tcBorders>
              <w:bottom w:val="single" w:sz="6" w:space="0" w:color="CCCCCC"/>
            </w:tcBorders>
            <w:vAlign w:val="center"/>
            <w:hideMark/>
          </w:tcPr>
          <w:p w14:paraId="570F6B5F" w14:textId="77777777" w:rsidR="00000000" w:rsidRDefault="003D1106">
            <w:pPr>
              <w:spacing w:after="75"/>
              <w:rPr>
                <w:rFonts w:ascii="Georgia" w:eastAsia="Times New Roman" w:hAnsi="Georgia"/>
                <w:sz w:val="18"/>
                <w:szCs w:val="18"/>
              </w:rPr>
            </w:pPr>
            <w:r>
              <w:rPr>
                <w:rFonts w:ascii="Georgia" w:eastAsia="Times New Roman" w:hAnsi="Georgia"/>
                <w:sz w:val="18"/>
                <w:szCs w:val="18"/>
              </w:rPr>
              <w:t>11. Other household goods</w:t>
            </w:r>
          </w:p>
        </w:tc>
        <w:tc>
          <w:tcPr>
            <w:tcW w:w="0" w:type="auto"/>
            <w:tcBorders>
              <w:bottom w:val="single" w:sz="6" w:space="0" w:color="CCCCCC"/>
            </w:tcBorders>
            <w:vAlign w:val="center"/>
            <w:hideMark/>
          </w:tcPr>
          <w:p w14:paraId="05970098"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CFE7BF9" w14:textId="77777777" w:rsidR="00000000" w:rsidRDefault="003D1106">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19E6AE24" w14:textId="77777777" w:rsidR="00000000" w:rsidRDefault="003D1106">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41B354C6"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r w:rsidR="00000000" w14:paraId="714A919D" w14:textId="77777777">
        <w:trPr>
          <w:divId w:val="882906578"/>
          <w:tblCellSpacing w:w="15" w:type="dxa"/>
        </w:trPr>
        <w:tc>
          <w:tcPr>
            <w:tcW w:w="0" w:type="auto"/>
            <w:tcBorders>
              <w:bottom w:val="single" w:sz="6" w:space="0" w:color="CCCCCC"/>
            </w:tcBorders>
            <w:vAlign w:val="center"/>
            <w:hideMark/>
          </w:tcPr>
          <w:p w14:paraId="6F62654A" w14:textId="77777777" w:rsidR="00000000" w:rsidRDefault="003D1106">
            <w:pPr>
              <w:spacing w:after="75"/>
              <w:rPr>
                <w:rFonts w:ascii="Georgia" w:eastAsia="Times New Roman" w:hAnsi="Georgia"/>
                <w:sz w:val="18"/>
                <w:szCs w:val="18"/>
              </w:rPr>
            </w:pPr>
            <w:r>
              <w:rPr>
                <w:rFonts w:ascii="Georgia" w:eastAsia="Times New Roman" w:hAnsi="Georgia"/>
                <w:sz w:val="18"/>
                <w:szCs w:val="18"/>
              </w:rPr>
              <w:t>12. Handicrafts, jewellery, etc.</w:t>
            </w:r>
          </w:p>
        </w:tc>
        <w:tc>
          <w:tcPr>
            <w:tcW w:w="0" w:type="auto"/>
            <w:tcBorders>
              <w:bottom w:val="single" w:sz="6" w:space="0" w:color="CCCCCC"/>
            </w:tcBorders>
            <w:vAlign w:val="center"/>
            <w:hideMark/>
          </w:tcPr>
          <w:p w14:paraId="2CD4B534"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7386653" w14:textId="77777777" w:rsidR="00000000" w:rsidRDefault="003D1106">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49BA8792" w14:textId="77777777" w:rsidR="00000000" w:rsidRDefault="003D1106">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13EFCAFA"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bl>
    <w:p w14:paraId="54C12819" w14:textId="77777777" w:rsidR="00000000" w:rsidRDefault="003D1106">
      <w:pPr>
        <w:pStyle w:val="NormalWeb"/>
        <w:divId w:val="882906578"/>
        <w:rPr>
          <w:rFonts w:ascii="Georgia" w:hAnsi="Georgia"/>
        </w:rPr>
      </w:pPr>
      <w:r>
        <w:rPr>
          <w:rStyle w:val="datalabel1"/>
          <w:rFonts w:ascii="Georgia" w:hAnsi="Georgia"/>
        </w:rPr>
        <w:t xml:space="preserve">Is there harvest from captive/cultivated sources of this species? </w:t>
      </w:r>
      <w:r>
        <w:rPr>
          <w:rFonts w:ascii="Georgia" w:hAnsi="Georgia"/>
        </w:rPr>
        <w:t>No</w:t>
      </w:r>
    </w:p>
    <w:p w14:paraId="112C2EDC" w14:textId="77777777" w:rsidR="00000000" w:rsidRDefault="003D1106">
      <w:pPr>
        <w:pStyle w:val="NormalWeb"/>
        <w:divId w:val="882906578"/>
        <w:rPr>
          <w:rFonts w:ascii="Georgia" w:hAnsi="Georgia"/>
        </w:rPr>
      </w:pPr>
      <w:r>
        <w:rPr>
          <w:rStyle w:val="datalabel1"/>
          <w:rFonts w:ascii="Georgia" w:hAnsi="Georgia"/>
        </w:rPr>
        <w:t>Trend in level of total offtake from wild s</w:t>
      </w:r>
      <w:r>
        <w:rPr>
          <w:rStyle w:val="datalabel1"/>
          <w:rFonts w:ascii="Georgia" w:hAnsi="Georgia"/>
        </w:rPr>
        <w:t xml:space="preserve">ources: </w:t>
      </w:r>
      <w:r>
        <w:rPr>
          <w:rFonts w:ascii="Georgia" w:hAnsi="Georgia"/>
        </w:rPr>
        <w:t>Increasing</w:t>
      </w:r>
    </w:p>
    <w:p w14:paraId="670E7759" w14:textId="77777777" w:rsidR="00000000" w:rsidRDefault="003D1106">
      <w:pPr>
        <w:pStyle w:val="NormalWeb"/>
        <w:divId w:val="882906578"/>
        <w:rPr>
          <w:rFonts w:ascii="Georgia" w:hAnsi="Georgia"/>
        </w:rPr>
      </w:pPr>
      <w:r>
        <w:rPr>
          <w:rStyle w:val="datalabel1"/>
          <w:rFonts w:ascii="Georgia" w:hAnsi="Georgia"/>
        </w:rPr>
        <w:t xml:space="preserve">Trend in level of total offtake from domesticated sources: </w:t>
      </w:r>
      <w:r>
        <w:rPr>
          <w:rFonts w:ascii="Georgia" w:hAnsi="Georgia"/>
        </w:rPr>
        <w:t>Not cultivated</w:t>
      </w:r>
    </w:p>
    <w:p w14:paraId="310591D6" w14:textId="77777777" w:rsidR="00000000" w:rsidRDefault="003D1106">
      <w:pPr>
        <w:pStyle w:val="Heading1"/>
        <w:divId w:val="396099773"/>
        <w:rPr>
          <w:rFonts w:ascii="Georgia" w:eastAsia="Times New Roman" w:hAnsi="Georgia"/>
          <w:sz w:val="29"/>
          <w:szCs w:val="29"/>
        </w:rPr>
      </w:pPr>
      <w:r>
        <w:rPr>
          <w:rFonts w:ascii="Georgia" w:eastAsia="Times New Roman" w:hAnsi="Georgia"/>
          <w:sz w:val="29"/>
          <w:szCs w:val="29"/>
        </w:rPr>
        <w:t>Threats</w:t>
      </w:r>
    </w:p>
    <w:p w14:paraId="3DB885ED" w14:textId="77777777" w:rsidR="00000000" w:rsidRDefault="003D1106">
      <w:pPr>
        <w:pStyle w:val="NormalWeb"/>
        <w:divId w:val="396099773"/>
        <w:rPr>
          <w:rFonts w:ascii="Georgia" w:hAnsi="Georgia"/>
        </w:rPr>
      </w:pPr>
      <w:r>
        <w:rPr>
          <w:rFonts w:ascii="Georgia" w:hAnsi="Georgia"/>
        </w:rPr>
        <w:t>This species is threatened by illegal logging </w:t>
      </w:r>
      <w:del w:id="20" w:author="Jack Plummer" w:date="2022-08-19T15:58:00Z">
        <w:r w:rsidDel="006D1523">
          <w:rPr>
            <w:rFonts w:ascii="Georgia" w:hAnsi="Georgia"/>
          </w:rPr>
          <w:delText xml:space="preserve"> </w:delText>
        </w:r>
      </w:del>
      <w:r>
        <w:rPr>
          <w:rFonts w:ascii="Georgia" w:hAnsi="Georgia"/>
        </w:rPr>
        <w:t>for timber (</w:t>
      </w:r>
      <w:proofErr w:type="spellStart"/>
      <w:r>
        <w:rPr>
          <w:rFonts w:ascii="Georgia" w:hAnsi="Georgia"/>
        </w:rPr>
        <w:t>Contu</w:t>
      </w:r>
      <w:proofErr w:type="spellEnd"/>
      <w:r>
        <w:rPr>
          <w:rFonts w:ascii="Georgia" w:hAnsi="Georgia"/>
        </w:rPr>
        <w:t xml:space="preserve"> 2012). This threat has emerged in the last two decades (since 1990) to other species of </w:t>
      </w:r>
      <w:proofErr w:type="spellStart"/>
      <w:r>
        <w:rPr>
          <w:rStyle w:val="Emphasis"/>
          <w:rFonts w:ascii="Georgia" w:hAnsi="Georgia"/>
        </w:rPr>
        <w:t>Dalbegria</w:t>
      </w:r>
      <w:proofErr w:type="spellEnd"/>
      <w:r>
        <w:rPr>
          <w:rStyle w:val="Emphasis"/>
          <w:rFonts w:ascii="Georgia" w:hAnsi="Georgia"/>
        </w:rPr>
        <w:t xml:space="preserve"> </w:t>
      </w:r>
      <w:r>
        <w:rPr>
          <w:rFonts w:ascii="Georgia" w:hAnsi="Georgia"/>
        </w:rPr>
        <w:t xml:space="preserve">and is likely to have contributed to high decline in the global population of </w:t>
      </w:r>
      <w:r>
        <w:rPr>
          <w:rStyle w:val="Emphasis"/>
          <w:rFonts w:ascii="Georgia" w:hAnsi="Georgia"/>
        </w:rPr>
        <w:t xml:space="preserve">D. </w:t>
      </w:r>
      <w:proofErr w:type="spellStart"/>
      <w:r>
        <w:rPr>
          <w:rStyle w:val="Emphasis"/>
          <w:rFonts w:ascii="Georgia" w:hAnsi="Georgia"/>
        </w:rPr>
        <w:t>cultrata</w:t>
      </w:r>
      <w:proofErr w:type="spellEnd"/>
      <w:r>
        <w:rPr>
          <w:rFonts w:ascii="Georgia" w:hAnsi="Georgia"/>
        </w:rPr>
        <w:t xml:space="preserve">. There is high demand for the </w:t>
      </w:r>
      <w:proofErr w:type="spellStart"/>
      <w:r>
        <w:rPr>
          <w:rFonts w:ascii="Georgia" w:hAnsi="Georgia"/>
        </w:rPr>
        <w:t>hongmu</w:t>
      </w:r>
      <w:proofErr w:type="spellEnd"/>
      <w:r>
        <w:rPr>
          <w:rFonts w:ascii="Georgia" w:hAnsi="Georgia"/>
        </w:rPr>
        <w:t xml:space="preserve"> timber this t</w:t>
      </w:r>
      <w:r>
        <w:rPr>
          <w:rFonts w:ascii="Georgia" w:hAnsi="Georgia"/>
        </w:rPr>
        <w:t xml:space="preserve">ree produces, due to a growing Chinese wealth (CoP17 Inf. 79 2015, Winfield et al. 2016). Due to this there is a rife illegal trade of </w:t>
      </w:r>
      <w:proofErr w:type="spellStart"/>
      <w:r>
        <w:rPr>
          <w:rFonts w:ascii="Georgia" w:hAnsi="Georgia"/>
        </w:rPr>
        <w:t>hongmu</w:t>
      </w:r>
      <w:proofErr w:type="spellEnd"/>
      <w:r>
        <w:rPr>
          <w:rFonts w:ascii="Georgia" w:hAnsi="Georgia"/>
        </w:rPr>
        <w:t xml:space="preserve"> producing timber trees from Southeast Asia. Logging of the species is in violation of many national policies in pl</w:t>
      </w:r>
      <w:r>
        <w:rPr>
          <w:rFonts w:ascii="Georgia" w:hAnsi="Georgia"/>
        </w:rPr>
        <w:t xml:space="preserve">ace to prevent deforestation and stop trade of round logs (Winfield </w:t>
      </w:r>
      <w:r>
        <w:rPr>
          <w:rStyle w:val="Emphasis"/>
          <w:rFonts w:ascii="Georgia" w:hAnsi="Georgia"/>
        </w:rPr>
        <w:t xml:space="preserve">et al. </w:t>
      </w:r>
      <w:r>
        <w:rPr>
          <w:rFonts w:ascii="Georgia" w:hAnsi="Georgia"/>
        </w:rPr>
        <w:t xml:space="preserve">2016). </w:t>
      </w:r>
      <w:proofErr w:type="gramStart"/>
      <w:r>
        <w:rPr>
          <w:rFonts w:ascii="Georgia" w:hAnsi="Georgia"/>
        </w:rPr>
        <w:t>However</w:t>
      </w:r>
      <w:proofErr w:type="gramEnd"/>
      <w:r>
        <w:rPr>
          <w:rFonts w:ascii="Georgia" w:hAnsi="Georgia"/>
        </w:rPr>
        <w:t xml:space="preserve"> pressure on the species remains. There is limited capacity to enforce these policies and it can often be dangerous, due to the power held by crime syndicates (EIA 201</w:t>
      </w:r>
      <w:r>
        <w:rPr>
          <w:rFonts w:ascii="Georgia" w:hAnsi="Georgia"/>
        </w:rPr>
        <w:t>6b). Timber may even be exploited from protected areas, but this requires confirmation for this species.</w:t>
      </w:r>
      <w:r>
        <w:rPr>
          <w:rFonts w:ascii="Georgia" w:hAnsi="Georgia"/>
        </w:rPr>
        <w:br/>
      </w:r>
      <w:r>
        <w:rPr>
          <w:rFonts w:ascii="Georgia" w:hAnsi="Georgia"/>
        </w:rPr>
        <w:br/>
        <w:t xml:space="preserve">The range of the species includes Cambodia, where the use of Economic Land Concessions (ELCs) has caused </w:t>
      </w:r>
      <w:proofErr w:type="spellStart"/>
      <w:r>
        <w:rPr>
          <w:rFonts w:ascii="Georgia" w:hAnsi="Georgia"/>
        </w:rPr>
        <w:t>rapant</w:t>
      </w:r>
      <w:proofErr w:type="spellEnd"/>
      <w:r>
        <w:rPr>
          <w:rFonts w:ascii="Georgia" w:hAnsi="Georgia"/>
        </w:rPr>
        <w:t xml:space="preserve"> deforestation in the </w:t>
      </w:r>
      <w:proofErr w:type="gramStart"/>
      <w:r>
        <w:rPr>
          <w:rFonts w:ascii="Georgia" w:hAnsi="Georgia"/>
        </w:rPr>
        <w:t>country, and</w:t>
      </w:r>
      <w:proofErr w:type="gramEnd"/>
      <w:r>
        <w:rPr>
          <w:rFonts w:ascii="Georgia" w:hAnsi="Georgia"/>
        </w:rPr>
        <w:t xml:space="preserve"> is l</w:t>
      </w:r>
      <w:r>
        <w:rPr>
          <w:rFonts w:ascii="Georgia" w:hAnsi="Georgia"/>
        </w:rPr>
        <w:t>ikely to impact the species (</w:t>
      </w:r>
      <w:proofErr w:type="spellStart"/>
      <w:r>
        <w:rPr>
          <w:rFonts w:ascii="Georgia" w:hAnsi="Georgia"/>
        </w:rPr>
        <w:t>Treaner</w:t>
      </w:r>
      <w:proofErr w:type="spellEnd"/>
      <w:r>
        <w:rPr>
          <w:rFonts w:ascii="Georgia" w:hAnsi="Georgia"/>
        </w:rPr>
        <w:t xml:space="preserve"> 2015). The granting of ELCs have caused a 20% loss of Cambodian lowland forest over the last few decades and often the area assigned for clearance is over exceeded and too large (Treanor 2015). Additionally in Cambodia,</w:t>
      </w:r>
      <w:r>
        <w:rPr>
          <w:rFonts w:ascii="Georgia" w:hAnsi="Georgia"/>
        </w:rPr>
        <w:t xml:space="preserve"> forests along the border with Viet Nam (including sites where this species are found) are at risk of decline from timber trafficking. This originally took the form of timber quotas set by Viet Nam for uptake from Cambodian forests, enabled by bribery and </w:t>
      </w:r>
      <w:r>
        <w:rPr>
          <w:rFonts w:ascii="Georgia" w:hAnsi="Georgia"/>
        </w:rPr>
        <w:t>corruption along the border crossings and local governments (EIA 2017). Although the quota system no longer appears to exist there is still a high rate of timber harvesting from Cambodian forests and movement into Viet Nam (EIA 2018).</w:t>
      </w:r>
      <w:r>
        <w:rPr>
          <w:rFonts w:ascii="Georgia" w:hAnsi="Georgia"/>
        </w:rPr>
        <w:br/>
      </w:r>
      <w:r>
        <w:rPr>
          <w:rFonts w:ascii="Georgia" w:hAnsi="Georgia"/>
        </w:rPr>
        <w:br/>
        <w:t>Deforestation is one</w:t>
      </w:r>
      <w:r>
        <w:rPr>
          <w:rFonts w:ascii="Georgia" w:hAnsi="Georgia"/>
        </w:rPr>
        <w:t xml:space="preserve"> of the most serious threats to biodiversity in the countries where the species is known to occur (</w:t>
      </w:r>
      <w:proofErr w:type="spellStart"/>
      <w:r>
        <w:rPr>
          <w:rFonts w:ascii="Georgia" w:hAnsi="Georgia"/>
        </w:rPr>
        <w:t>Contu</w:t>
      </w:r>
      <w:proofErr w:type="spellEnd"/>
      <w:r>
        <w:rPr>
          <w:rFonts w:ascii="Georgia" w:hAnsi="Georgia"/>
        </w:rPr>
        <w:t xml:space="preserve"> 2012). The natural vegetation has been reduced and fragmented for the conversion to agricultural land and settlements (</w:t>
      </w:r>
      <w:proofErr w:type="spellStart"/>
      <w:r>
        <w:rPr>
          <w:rFonts w:ascii="Georgia" w:hAnsi="Georgia"/>
        </w:rPr>
        <w:t>Contu</w:t>
      </w:r>
      <w:proofErr w:type="spellEnd"/>
      <w:r>
        <w:rPr>
          <w:rFonts w:ascii="Georgia" w:hAnsi="Georgia"/>
        </w:rPr>
        <w:t xml:space="preserve"> 2012). Across the range of</w:t>
      </w:r>
      <w:r>
        <w:rPr>
          <w:rFonts w:ascii="Georgia" w:hAnsi="Georgia"/>
        </w:rPr>
        <w:t xml:space="preserve"> the species very little lowland areas are adequately protected, therefore habitat loss is a continuing threat to the species (CoP16 Prop 60 2013). According to field surveys in China, expanded rubber and tea plantations fragment the species’ habitat, whic</w:t>
      </w:r>
      <w:r>
        <w:rPr>
          <w:rFonts w:ascii="Georgia" w:hAnsi="Georgia"/>
        </w:rPr>
        <w:t xml:space="preserve">h may also limit natural regeneration and gene exchange. Climate change affects the edge subpopulations (Liu </w:t>
      </w:r>
      <w:r>
        <w:rPr>
          <w:rStyle w:val="Emphasis"/>
          <w:rFonts w:ascii="Georgia" w:hAnsi="Georgia"/>
        </w:rPr>
        <w:t>et al</w:t>
      </w:r>
      <w:r>
        <w:rPr>
          <w:rFonts w:ascii="Georgia" w:hAnsi="Georgia"/>
        </w:rPr>
        <w:t xml:space="preserve">. 2019, </w:t>
      </w:r>
      <w:proofErr w:type="spellStart"/>
      <w:r>
        <w:rPr>
          <w:rFonts w:ascii="Georgia" w:hAnsi="Georgia"/>
        </w:rPr>
        <w:t>Gaisberger</w:t>
      </w:r>
      <w:proofErr w:type="spellEnd"/>
      <w:r>
        <w:rPr>
          <w:rStyle w:val="Emphasis"/>
          <w:rFonts w:ascii="Georgia" w:hAnsi="Georgia"/>
        </w:rPr>
        <w:t xml:space="preserve"> et al</w:t>
      </w:r>
      <w:r>
        <w:rPr>
          <w:rFonts w:ascii="Georgia" w:hAnsi="Georgia"/>
        </w:rPr>
        <w:t xml:space="preserve">. </w:t>
      </w:r>
      <w:r>
        <w:rPr>
          <w:rStyle w:val="Emphasis"/>
          <w:rFonts w:ascii="Georgia" w:hAnsi="Georgia"/>
        </w:rPr>
        <w:t>in press</w:t>
      </w:r>
      <w:r>
        <w:rPr>
          <w:rFonts w:ascii="Georgia" w:hAnsi="Georgia"/>
        </w:rPr>
        <w:t xml:space="preserve">) of </w:t>
      </w:r>
      <w:r>
        <w:rPr>
          <w:rStyle w:val="Emphasis"/>
          <w:rFonts w:ascii="Georgia" w:hAnsi="Georgia"/>
        </w:rPr>
        <w:t xml:space="preserve">D. </w:t>
      </w:r>
      <w:proofErr w:type="spellStart"/>
      <w:r>
        <w:rPr>
          <w:rStyle w:val="Emphasis"/>
          <w:rFonts w:ascii="Georgia" w:hAnsi="Georgia"/>
        </w:rPr>
        <w:t>cultrata</w:t>
      </w:r>
      <w:proofErr w:type="spellEnd"/>
      <w:r>
        <w:rPr>
          <w:rFonts w:ascii="Georgia" w:hAnsi="Georgia"/>
        </w:rPr>
        <w:t>.</w:t>
      </w:r>
    </w:p>
    <w:p w14:paraId="6AF69E00" w14:textId="77777777" w:rsidR="00000000" w:rsidRDefault="003D1106">
      <w:pPr>
        <w:pStyle w:val="Heading2"/>
        <w:divId w:val="396099773"/>
        <w:rPr>
          <w:rFonts w:ascii="Georgia" w:eastAsia="Times New Roman" w:hAnsi="Georgia"/>
          <w:sz w:val="27"/>
          <w:szCs w:val="27"/>
        </w:rPr>
      </w:pPr>
      <w:r>
        <w:rPr>
          <w:rFonts w:ascii="Georgia" w:eastAsia="Times New Roman" w:hAnsi="Georgia"/>
          <w:sz w:val="27"/>
          <w:szCs w:val="27"/>
        </w:rPr>
        <w:lastRenderedPageBreak/>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94"/>
        <w:gridCol w:w="740"/>
        <w:gridCol w:w="609"/>
        <w:gridCol w:w="815"/>
        <w:gridCol w:w="1052"/>
      </w:tblGrid>
      <w:tr w:rsidR="00000000" w14:paraId="066B7AC8" w14:textId="77777777">
        <w:trPr>
          <w:divId w:val="396099773"/>
          <w:tblCellSpacing w:w="15" w:type="dxa"/>
        </w:trPr>
        <w:tc>
          <w:tcPr>
            <w:tcW w:w="0" w:type="auto"/>
            <w:tcBorders>
              <w:bottom w:val="single" w:sz="6" w:space="0" w:color="000000"/>
            </w:tcBorders>
            <w:shd w:val="clear" w:color="auto" w:fill="BBBBBB"/>
            <w:vAlign w:val="center"/>
            <w:hideMark/>
          </w:tcPr>
          <w:p w14:paraId="12185C17"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4B919C05"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2C1B5877"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301D8F3E"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790D1855"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7DEAD5F0" w14:textId="77777777">
        <w:trPr>
          <w:divId w:val="396099773"/>
          <w:tblCellSpacing w:w="15" w:type="dxa"/>
        </w:trPr>
        <w:tc>
          <w:tcPr>
            <w:tcW w:w="0" w:type="auto"/>
            <w:vAlign w:val="center"/>
            <w:hideMark/>
          </w:tcPr>
          <w:p w14:paraId="6451EE8C" w14:textId="77777777" w:rsidR="00000000" w:rsidRDefault="003D1106">
            <w:pPr>
              <w:spacing w:after="75"/>
              <w:rPr>
                <w:rFonts w:ascii="Georgia" w:eastAsia="Times New Roman" w:hAnsi="Georgia"/>
                <w:sz w:val="18"/>
                <w:szCs w:val="18"/>
              </w:rPr>
            </w:pPr>
            <w:r>
              <w:rPr>
                <w:rFonts w:ascii="Georgia" w:eastAsia="Times New Roman" w:hAnsi="Georgia"/>
                <w:sz w:val="18"/>
                <w:szCs w:val="18"/>
              </w:rPr>
              <w:t xml:space="preserve">1.1. Residential </w:t>
            </w:r>
            <w:r>
              <w:rPr>
                <w:rFonts w:ascii="Georgia" w:eastAsia="Times New Roman" w:hAnsi="Georgia"/>
                <w:sz w:val="18"/>
                <w:szCs w:val="18"/>
              </w:rPr>
              <w:t>&amp; commercial development -&gt; Housing &amp; urban areas</w:t>
            </w:r>
          </w:p>
        </w:tc>
        <w:tc>
          <w:tcPr>
            <w:tcW w:w="0" w:type="auto"/>
            <w:vAlign w:val="center"/>
            <w:hideMark/>
          </w:tcPr>
          <w:p w14:paraId="36394AED" w14:textId="77777777" w:rsidR="00000000" w:rsidRDefault="003D1106">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4EFC2650"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A569817"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71579B5" w14:textId="77777777" w:rsidR="00000000" w:rsidRDefault="003D1106">
            <w:pPr>
              <w:spacing w:after="75"/>
              <w:rPr>
                <w:rFonts w:ascii="Georgia" w:eastAsia="Times New Roman" w:hAnsi="Georgia"/>
                <w:sz w:val="18"/>
                <w:szCs w:val="18"/>
              </w:rPr>
            </w:pPr>
            <w:r>
              <w:rPr>
                <w:rFonts w:ascii="Georgia" w:eastAsia="Times New Roman" w:hAnsi="Georgia"/>
                <w:sz w:val="18"/>
                <w:szCs w:val="18"/>
              </w:rPr>
              <w:t>Low Impact: 3</w:t>
            </w:r>
          </w:p>
        </w:tc>
      </w:tr>
      <w:tr w:rsidR="00000000" w14:paraId="478DB9A4" w14:textId="77777777">
        <w:trPr>
          <w:divId w:val="396099773"/>
          <w:tblCellSpacing w:w="15" w:type="dxa"/>
        </w:trPr>
        <w:tc>
          <w:tcPr>
            <w:tcW w:w="0" w:type="auto"/>
            <w:vAlign w:val="center"/>
            <w:hideMark/>
          </w:tcPr>
          <w:p w14:paraId="351E5971" w14:textId="77777777" w:rsidR="00000000" w:rsidRDefault="003D1106">
            <w:pPr>
              <w:spacing w:after="75"/>
              <w:rPr>
                <w:rFonts w:ascii="Georgia" w:eastAsia="Times New Roman" w:hAnsi="Georgia"/>
                <w:sz w:val="18"/>
                <w:szCs w:val="18"/>
              </w:rPr>
            </w:pPr>
            <w:r>
              <w:rPr>
                <w:rFonts w:ascii="Georgia" w:eastAsia="Times New Roman" w:hAnsi="Georgia"/>
                <w:sz w:val="18"/>
                <w:szCs w:val="18"/>
              </w:rPr>
              <w:t>2.1.2. Agriculture &amp; aquaculture -&gt; Annual &amp; perennial non-timber crops -&gt; Small-holder farming</w:t>
            </w:r>
          </w:p>
        </w:tc>
        <w:tc>
          <w:tcPr>
            <w:tcW w:w="0" w:type="auto"/>
            <w:vAlign w:val="center"/>
            <w:hideMark/>
          </w:tcPr>
          <w:p w14:paraId="685A0443" w14:textId="77777777" w:rsidR="00000000" w:rsidRDefault="003D1106">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606271BA"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BB1E249"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242CBB5" w14:textId="77777777" w:rsidR="00000000" w:rsidRDefault="003D1106">
            <w:pPr>
              <w:spacing w:after="75"/>
              <w:rPr>
                <w:rFonts w:ascii="Georgia" w:eastAsia="Times New Roman" w:hAnsi="Georgia"/>
                <w:sz w:val="18"/>
                <w:szCs w:val="18"/>
              </w:rPr>
            </w:pPr>
            <w:r>
              <w:rPr>
                <w:rFonts w:ascii="Georgia" w:eastAsia="Times New Roman" w:hAnsi="Georgia"/>
                <w:sz w:val="18"/>
                <w:szCs w:val="18"/>
              </w:rPr>
              <w:t>Low Impact: 3</w:t>
            </w:r>
          </w:p>
        </w:tc>
      </w:tr>
      <w:tr w:rsidR="00000000" w14:paraId="10C01141" w14:textId="77777777">
        <w:trPr>
          <w:divId w:val="396099773"/>
          <w:tblCellSpacing w:w="15" w:type="dxa"/>
        </w:trPr>
        <w:tc>
          <w:tcPr>
            <w:tcW w:w="0" w:type="auto"/>
            <w:vAlign w:val="center"/>
            <w:hideMark/>
          </w:tcPr>
          <w:p w14:paraId="2317AF15" w14:textId="77777777" w:rsidR="00000000" w:rsidRDefault="003D1106">
            <w:pPr>
              <w:spacing w:after="75"/>
              <w:rPr>
                <w:rFonts w:ascii="Georgia" w:eastAsia="Times New Roman" w:hAnsi="Georgia"/>
                <w:sz w:val="18"/>
                <w:szCs w:val="18"/>
              </w:rPr>
            </w:pPr>
            <w:r>
              <w:rPr>
                <w:rFonts w:ascii="Georgia" w:eastAsia="Times New Roman" w:hAnsi="Georgia"/>
                <w:sz w:val="18"/>
                <w:szCs w:val="18"/>
              </w:rPr>
              <w:t xml:space="preserve">2.1.3. Agriculture &amp; aquaculture -&gt; Annual &amp; </w:t>
            </w:r>
            <w:r>
              <w:rPr>
                <w:rFonts w:ascii="Georgia" w:eastAsia="Times New Roman" w:hAnsi="Georgia"/>
                <w:sz w:val="18"/>
                <w:szCs w:val="18"/>
              </w:rPr>
              <w:t xml:space="preserve">perennial non-timber crops -&gt; </w:t>
            </w:r>
            <w:proofErr w:type="spellStart"/>
            <w:r>
              <w:rPr>
                <w:rFonts w:ascii="Georgia" w:eastAsia="Times New Roman" w:hAnsi="Georgia"/>
                <w:sz w:val="18"/>
                <w:szCs w:val="18"/>
              </w:rPr>
              <w:t>Agro</w:t>
            </w:r>
            <w:proofErr w:type="spellEnd"/>
            <w:r>
              <w:rPr>
                <w:rFonts w:ascii="Georgia" w:eastAsia="Times New Roman" w:hAnsi="Georgia"/>
                <w:sz w:val="18"/>
                <w:szCs w:val="18"/>
              </w:rPr>
              <w:t>-industry farming</w:t>
            </w:r>
          </w:p>
        </w:tc>
        <w:tc>
          <w:tcPr>
            <w:tcW w:w="0" w:type="auto"/>
            <w:vAlign w:val="center"/>
            <w:hideMark/>
          </w:tcPr>
          <w:p w14:paraId="5EA47EAF" w14:textId="77777777" w:rsidR="00000000" w:rsidRDefault="003D1106">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679CF968"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C18F1F6"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407226A" w14:textId="77777777" w:rsidR="00000000" w:rsidRDefault="003D1106">
            <w:pPr>
              <w:spacing w:after="75"/>
              <w:rPr>
                <w:rFonts w:ascii="Georgia" w:eastAsia="Times New Roman" w:hAnsi="Georgia"/>
                <w:sz w:val="18"/>
                <w:szCs w:val="18"/>
              </w:rPr>
            </w:pPr>
            <w:r>
              <w:rPr>
                <w:rFonts w:ascii="Georgia" w:eastAsia="Times New Roman" w:hAnsi="Georgia"/>
                <w:sz w:val="18"/>
                <w:szCs w:val="18"/>
              </w:rPr>
              <w:t>Low Impact: 3</w:t>
            </w:r>
          </w:p>
        </w:tc>
      </w:tr>
      <w:tr w:rsidR="00000000" w14:paraId="377A5C4E" w14:textId="77777777">
        <w:trPr>
          <w:divId w:val="396099773"/>
          <w:tblCellSpacing w:w="15" w:type="dxa"/>
        </w:trPr>
        <w:tc>
          <w:tcPr>
            <w:tcW w:w="0" w:type="auto"/>
            <w:vAlign w:val="center"/>
            <w:hideMark/>
          </w:tcPr>
          <w:p w14:paraId="3362AECD" w14:textId="77777777" w:rsidR="00000000" w:rsidRDefault="003D1106">
            <w:pPr>
              <w:spacing w:after="75"/>
              <w:rPr>
                <w:rFonts w:ascii="Georgia" w:eastAsia="Times New Roman" w:hAnsi="Georgia"/>
                <w:sz w:val="18"/>
                <w:szCs w:val="18"/>
              </w:rPr>
            </w:pPr>
            <w:r>
              <w:rPr>
                <w:rFonts w:ascii="Georgia" w:eastAsia="Times New Roman" w:hAnsi="Georgia"/>
                <w:sz w:val="18"/>
                <w:szCs w:val="18"/>
              </w:rPr>
              <w:t>2.1.4. Agriculture &amp; aquaculture -&gt; Annual &amp; perennial non-timber crops -&gt; Scale Unknown/Unrecorded</w:t>
            </w:r>
          </w:p>
        </w:tc>
        <w:tc>
          <w:tcPr>
            <w:tcW w:w="0" w:type="auto"/>
            <w:vAlign w:val="center"/>
            <w:hideMark/>
          </w:tcPr>
          <w:p w14:paraId="6BD8AD2F" w14:textId="77777777" w:rsidR="00000000" w:rsidRDefault="003D1106">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278E58C"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30B2745"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DEE3BD5" w14:textId="77777777" w:rsidR="00000000" w:rsidRDefault="003D1106">
            <w:pPr>
              <w:spacing w:after="75"/>
              <w:rPr>
                <w:rFonts w:ascii="Georgia" w:eastAsia="Times New Roman" w:hAnsi="Georgia"/>
                <w:sz w:val="18"/>
                <w:szCs w:val="18"/>
              </w:rPr>
            </w:pPr>
            <w:r>
              <w:rPr>
                <w:rFonts w:ascii="Georgia" w:eastAsia="Times New Roman" w:hAnsi="Georgia"/>
                <w:sz w:val="18"/>
                <w:szCs w:val="18"/>
              </w:rPr>
              <w:t>Low Impact: 3</w:t>
            </w:r>
          </w:p>
        </w:tc>
      </w:tr>
      <w:tr w:rsidR="00000000" w14:paraId="720A5A91" w14:textId="77777777">
        <w:trPr>
          <w:divId w:val="396099773"/>
          <w:tblCellSpacing w:w="15" w:type="dxa"/>
        </w:trPr>
        <w:tc>
          <w:tcPr>
            <w:tcW w:w="0" w:type="auto"/>
            <w:vAlign w:val="center"/>
            <w:hideMark/>
          </w:tcPr>
          <w:p w14:paraId="6C33F4F9" w14:textId="77777777" w:rsidR="00000000" w:rsidRDefault="003D1106">
            <w:pPr>
              <w:spacing w:after="75"/>
              <w:rPr>
                <w:rFonts w:ascii="Georgia" w:eastAsia="Times New Roman" w:hAnsi="Georgia"/>
                <w:sz w:val="18"/>
                <w:szCs w:val="18"/>
              </w:rPr>
            </w:pPr>
            <w:r>
              <w:rPr>
                <w:rFonts w:ascii="Georgia" w:eastAsia="Times New Roman" w:hAnsi="Georgia"/>
                <w:sz w:val="18"/>
                <w:szCs w:val="18"/>
              </w:rPr>
              <w:t>2.2.3. Agriculture &amp; aquaculture -&gt; Wood &amp; pulp pl</w:t>
            </w:r>
            <w:r>
              <w:rPr>
                <w:rFonts w:ascii="Georgia" w:eastAsia="Times New Roman" w:hAnsi="Georgia"/>
                <w:sz w:val="18"/>
                <w:szCs w:val="18"/>
              </w:rPr>
              <w:t>antations -&gt; Scale Unknown/Unrecorded</w:t>
            </w:r>
          </w:p>
        </w:tc>
        <w:tc>
          <w:tcPr>
            <w:tcW w:w="0" w:type="auto"/>
            <w:vAlign w:val="center"/>
            <w:hideMark/>
          </w:tcPr>
          <w:p w14:paraId="2049F017" w14:textId="77777777" w:rsidR="00000000" w:rsidRDefault="003D1106">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4F8C711B"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9DBEEFA"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56BC250" w14:textId="77777777" w:rsidR="00000000" w:rsidRDefault="003D1106">
            <w:pPr>
              <w:spacing w:after="75"/>
              <w:rPr>
                <w:rFonts w:ascii="Georgia" w:eastAsia="Times New Roman" w:hAnsi="Georgia"/>
                <w:sz w:val="18"/>
                <w:szCs w:val="18"/>
              </w:rPr>
            </w:pPr>
            <w:r>
              <w:rPr>
                <w:rFonts w:ascii="Georgia" w:eastAsia="Times New Roman" w:hAnsi="Georgia"/>
                <w:sz w:val="18"/>
                <w:szCs w:val="18"/>
              </w:rPr>
              <w:t>Low Impact: 3</w:t>
            </w:r>
          </w:p>
        </w:tc>
      </w:tr>
      <w:tr w:rsidR="00000000" w14:paraId="35361DE1" w14:textId="77777777">
        <w:trPr>
          <w:divId w:val="396099773"/>
          <w:tblCellSpacing w:w="15" w:type="dxa"/>
        </w:trPr>
        <w:tc>
          <w:tcPr>
            <w:tcW w:w="0" w:type="auto"/>
            <w:vAlign w:val="center"/>
            <w:hideMark/>
          </w:tcPr>
          <w:p w14:paraId="12414EE9" w14:textId="77777777" w:rsidR="00000000" w:rsidRDefault="003D1106">
            <w:pPr>
              <w:spacing w:after="75"/>
              <w:rPr>
                <w:rFonts w:ascii="Georgia" w:eastAsia="Times New Roman" w:hAnsi="Georgia"/>
                <w:sz w:val="18"/>
                <w:szCs w:val="18"/>
              </w:rPr>
            </w:pPr>
            <w:r>
              <w:rPr>
                <w:rFonts w:ascii="Georgia" w:eastAsia="Times New Roman" w:hAnsi="Georgia"/>
                <w:sz w:val="18"/>
                <w:szCs w:val="18"/>
              </w:rPr>
              <w:t>2.3.4. Agriculture &amp; aquaculture -&gt; Livestock farming &amp; ranching -&gt; Scale Unknown/Unrecorded</w:t>
            </w:r>
          </w:p>
        </w:tc>
        <w:tc>
          <w:tcPr>
            <w:tcW w:w="0" w:type="auto"/>
            <w:vAlign w:val="center"/>
            <w:hideMark/>
          </w:tcPr>
          <w:p w14:paraId="6E7CF936" w14:textId="77777777" w:rsidR="00000000" w:rsidRDefault="003D1106">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4B719224"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F003CED"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72E45BD" w14:textId="77777777" w:rsidR="00000000" w:rsidRDefault="003D1106">
            <w:pPr>
              <w:spacing w:after="75"/>
              <w:rPr>
                <w:rFonts w:ascii="Georgia" w:eastAsia="Times New Roman" w:hAnsi="Georgia"/>
                <w:sz w:val="18"/>
                <w:szCs w:val="18"/>
              </w:rPr>
            </w:pPr>
            <w:r>
              <w:rPr>
                <w:rFonts w:ascii="Georgia" w:eastAsia="Times New Roman" w:hAnsi="Georgia"/>
                <w:sz w:val="18"/>
                <w:szCs w:val="18"/>
              </w:rPr>
              <w:t>Low Impact: 3</w:t>
            </w:r>
          </w:p>
        </w:tc>
      </w:tr>
      <w:tr w:rsidR="00000000" w14:paraId="02AEA43C" w14:textId="77777777">
        <w:trPr>
          <w:divId w:val="396099773"/>
          <w:tblCellSpacing w:w="15" w:type="dxa"/>
        </w:trPr>
        <w:tc>
          <w:tcPr>
            <w:tcW w:w="0" w:type="auto"/>
            <w:vAlign w:val="center"/>
            <w:hideMark/>
          </w:tcPr>
          <w:p w14:paraId="78251FBF" w14:textId="77777777" w:rsidR="00000000" w:rsidRDefault="003D1106">
            <w:pPr>
              <w:spacing w:after="75"/>
              <w:rPr>
                <w:rFonts w:ascii="Georgia" w:eastAsia="Times New Roman" w:hAnsi="Georgia"/>
                <w:sz w:val="18"/>
                <w:szCs w:val="18"/>
              </w:rPr>
            </w:pPr>
            <w:r>
              <w:rPr>
                <w:rFonts w:ascii="Georgia" w:eastAsia="Times New Roman" w:hAnsi="Georgia"/>
                <w:sz w:val="18"/>
                <w:szCs w:val="18"/>
              </w:rPr>
              <w:t>4.1. Transportation &amp; service corridors -&gt; Roads &amp; railroads</w:t>
            </w:r>
          </w:p>
        </w:tc>
        <w:tc>
          <w:tcPr>
            <w:tcW w:w="0" w:type="auto"/>
            <w:vAlign w:val="center"/>
            <w:hideMark/>
          </w:tcPr>
          <w:p w14:paraId="433FC884" w14:textId="77777777" w:rsidR="00000000" w:rsidRDefault="003D1106">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0FC399D"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73ADE5A"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87103E1" w14:textId="77777777" w:rsidR="00000000" w:rsidRDefault="003D1106">
            <w:pPr>
              <w:spacing w:after="75"/>
              <w:rPr>
                <w:rFonts w:ascii="Georgia" w:eastAsia="Times New Roman" w:hAnsi="Georgia"/>
                <w:sz w:val="18"/>
                <w:szCs w:val="18"/>
              </w:rPr>
            </w:pPr>
            <w:r>
              <w:rPr>
                <w:rFonts w:ascii="Georgia" w:eastAsia="Times New Roman" w:hAnsi="Georgia"/>
                <w:sz w:val="18"/>
                <w:szCs w:val="18"/>
              </w:rPr>
              <w:t>Low Impact: 3</w:t>
            </w:r>
          </w:p>
        </w:tc>
      </w:tr>
      <w:tr w:rsidR="00000000" w14:paraId="6E063F58" w14:textId="77777777">
        <w:trPr>
          <w:divId w:val="396099773"/>
          <w:tblCellSpacing w:w="15" w:type="dxa"/>
        </w:trPr>
        <w:tc>
          <w:tcPr>
            <w:tcW w:w="0" w:type="auto"/>
            <w:vAlign w:val="center"/>
            <w:hideMark/>
          </w:tcPr>
          <w:p w14:paraId="00DF4EF1" w14:textId="77777777" w:rsidR="00000000" w:rsidRDefault="003D1106">
            <w:pPr>
              <w:spacing w:after="75"/>
              <w:rPr>
                <w:rFonts w:ascii="Georgia" w:eastAsia="Times New Roman" w:hAnsi="Georgia"/>
                <w:sz w:val="18"/>
                <w:szCs w:val="18"/>
              </w:rPr>
            </w:pPr>
            <w:r>
              <w:rPr>
                <w:rFonts w:ascii="Georgia" w:eastAsia="Times New Roman" w:hAnsi="Georgia"/>
                <w:sz w:val="18"/>
                <w:szCs w:val="18"/>
              </w:rPr>
              <w:t>5.3.1. Biological resource use -&gt; Logging &amp; wood harvesting -&gt; Intentional use: (subsistence/small scale) [harvest]</w:t>
            </w:r>
          </w:p>
        </w:tc>
        <w:tc>
          <w:tcPr>
            <w:tcW w:w="0" w:type="auto"/>
            <w:vAlign w:val="center"/>
            <w:hideMark/>
          </w:tcPr>
          <w:p w14:paraId="11E42F6D" w14:textId="77777777" w:rsidR="00000000" w:rsidRDefault="003D1106">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9FC11B9"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640EEEE"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41B1521" w14:textId="77777777" w:rsidR="00000000" w:rsidRDefault="003D1106">
            <w:pPr>
              <w:spacing w:after="75"/>
              <w:rPr>
                <w:rFonts w:ascii="Georgia" w:eastAsia="Times New Roman" w:hAnsi="Georgia"/>
                <w:sz w:val="18"/>
                <w:szCs w:val="18"/>
              </w:rPr>
            </w:pPr>
            <w:r>
              <w:rPr>
                <w:rFonts w:ascii="Georgia" w:eastAsia="Times New Roman" w:hAnsi="Georgia"/>
                <w:sz w:val="18"/>
                <w:szCs w:val="18"/>
              </w:rPr>
              <w:t>Low Impact: 3</w:t>
            </w:r>
          </w:p>
        </w:tc>
      </w:tr>
      <w:tr w:rsidR="00000000" w14:paraId="35866BD6" w14:textId="77777777">
        <w:trPr>
          <w:divId w:val="396099773"/>
          <w:tblCellSpacing w:w="15" w:type="dxa"/>
        </w:trPr>
        <w:tc>
          <w:tcPr>
            <w:tcW w:w="0" w:type="auto"/>
            <w:vAlign w:val="center"/>
            <w:hideMark/>
          </w:tcPr>
          <w:p w14:paraId="00B90131" w14:textId="77777777" w:rsidR="00000000" w:rsidRDefault="003D1106">
            <w:pPr>
              <w:spacing w:after="75"/>
              <w:rPr>
                <w:rFonts w:ascii="Georgia" w:eastAsia="Times New Roman" w:hAnsi="Georgia"/>
                <w:sz w:val="18"/>
                <w:szCs w:val="18"/>
              </w:rPr>
            </w:pPr>
            <w:r>
              <w:rPr>
                <w:rFonts w:ascii="Georgia" w:eastAsia="Times New Roman" w:hAnsi="Georgia"/>
                <w:sz w:val="18"/>
                <w:szCs w:val="18"/>
              </w:rPr>
              <w:t>5.3.2. Biological resource use -&gt; Logging &amp; wood harvesting -&gt; Intentional use: (large</w:t>
            </w:r>
            <w:r>
              <w:rPr>
                <w:rFonts w:ascii="Georgia" w:eastAsia="Times New Roman" w:hAnsi="Georgia"/>
                <w:sz w:val="18"/>
                <w:szCs w:val="18"/>
              </w:rPr>
              <w:t xml:space="preserve"> scale) [harvest]</w:t>
            </w:r>
          </w:p>
        </w:tc>
        <w:tc>
          <w:tcPr>
            <w:tcW w:w="0" w:type="auto"/>
            <w:vAlign w:val="center"/>
            <w:hideMark/>
          </w:tcPr>
          <w:p w14:paraId="546F6FC5" w14:textId="77777777" w:rsidR="00000000" w:rsidRDefault="003D1106">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521FB088"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4C44027"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7DDDD7B" w14:textId="77777777" w:rsidR="00000000" w:rsidRDefault="003D1106">
            <w:pPr>
              <w:spacing w:after="75"/>
              <w:rPr>
                <w:rFonts w:ascii="Georgia" w:eastAsia="Times New Roman" w:hAnsi="Georgia"/>
                <w:sz w:val="18"/>
                <w:szCs w:val="18"/>
              </w:rPr>
            </w:pPr>
            <w:r>
              <w:rPr>
                <w:rFonts w:ascii="Georgia" w:eastAsia="Times New Roman" w:hAnsi="Georgia"/>
                <w:sz w:val="18"/>
                <w:szCs w:val="18"/>
              </w:rPr>
              <w:t>Low Impact: 3</w:t>
            </w:r>
          </w:p>
        </w:tc>
      </w:tr>
      <w:tr w:rsidR="00000000" w14:paraId="3121D9EA" w14:textId="77777777">
        <w:trPr>
          <w:divId w:val="396099773"/>
          <w:tblCellSpacing w:w="15" w:type="dxa"/>
        </w:trPr>
        <w:tc>
          <w:tcPr>
            <w:tcW w:w="0" w:type="auto"/>
            <w:vAlign w:val="center"/>
            <w:hideMark/>
          </w:tcPr>
          <w:p w14:paraId="00E3B468" w14:textId="77777777" w:rsidR="00000000" w:rsidRDefault="003D1106">
            <w:pPr>
              <w:spacing w:after="75"/>
              <w:rPr>
                <w:rFonts w:ascii="Georgia" w:eastAsia="Times New Roman" w:hAnsi="Georgia"/>
                <w:sz w:val="18"/>
                <w:szCs w:val="18"/>
              </w:rPr>
            </w:pPr>
            <w:r>
              <w:rPr>
                <w:rFonts w:ascii="Georgia" w:eastAsia="Times New Roman" w:hAnsi="Georgia"/>
                <w:sz w:val="18"/>
                <w:szCs w:val="18"/>
              </w:rPr>
              <w:t>5.3.4. Biological resource use -&gt; Logging &amp; wood harvesting -&gt; Unintentional effects: (large scale) [harvest]</w:t>
            </w:r>
          </w:p>
        </w:tc>
        <w:tc>
          <w:tcPr>
            <w:tcW w:w="0" w:type="auto"/>
            <w:vAlign w:val="center"/>
            <w:hideMark/>
          </w:tcPr>
          <w:p w14:paraId="3A8CAE15" w14:textId="77777777" w:rsidR="00000000" w:rsidRDefault="003D1106">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41FF2D3A"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576E7F4"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DAD6C55" w14:textId="77777777" w:rsidR="00000000" w:rsidRDefault="003D1106">
            <w:pPr>
              <w:spacing w:after="75"/>
              <w:rPr>
                <w:rFonts w:ascii="Georgia" w:eastAsia="Times New Roman" w:hAnsi="Georgia"/>
                <w:sz w:val="18"/>
                <w:szCs w:val="18"/>
              </w:rPr>
            </w:pPr>
            <w:r>
              <w:rPr>
                <w:rFonts w:ascii="Georgia" w:eastAsia="Times New Roman" w:hAnsi="Georgia"/>
                <w:sz w:val="18"/>
                <w:szCs w:val="18"/>
              </w:rPr>
              <w:t>Low Impact: 3</w:t>
            </w:r>
          </w:p>
        </w:tc>
      </w:tr>
      <w:tr w:rsidR="00000000" w14:paraId="03B50E5C" w14:textId="77777777">
        <w:trPr>
          <w:divId w:val="396099773"/>
          <w:tblCellSpacing w:w="15" w:type="dxa"/>
        </w:trPr>
        <w:tc>
          <w:tcPr>
            <w:tcW w:w="0" w:type="auto"/>
            <w:vAlign w:val="center"/>
            <w:hideMark/>
          </w:tcPr>
          <w:p w14:paraId="7AB1A22C" w14:textId="77777777" w:rsidR="00000000" w:rsidRDefault="003D1106">
            <w:pPr>
              <w:spacing w:after="75"/>
              <w:rPr>
                <w:rFonts w:ascii="Georgia" w:eastAsia="Times New Roman" w:hAnsi="Georgia"/>
                <w:sz w:val="18"/>
                <w:szCs w:val="18"/>
              </w:rPr>
            </w:pPr>
            <w:r>
              <w:rPr>
                <w:rFonts w:ascii="Georgia" w:eastAsia="Times New Roman" w:hAnsi="Georgia"/>
                <w:sz w:val="18"/>
                <w:szCs w:val="18"/>
              </w:rPr>
              <w:t>11.1. Climate change &amp; severe weather -&gt; Habitat shifting &amp; alteration</w:t>
            </w:r>
          </w:p>
        </w:tc>
        <w:tc>
          <w:tcPr>
            <w:tcW w:w="0" w:type="auto"/>
            <w:vAlign w:val="center"/>
            <w:hideMark/>
          </w:tcPr>
          <w:p w14:paraId="0BA76CB8" w14:textId="77777777" w:rsidR="00000000" w:rsidRDefault="003D1106">
            <w:pPr>
              <w:spacing w:after="75"/>
              <w:rPr>
                <w:rFonts w:ascii="Georgia" w:eastAsia="Times New Roman" w:hAnsi="Georgia"/>
                <w:sz w:val="18"/>
                <w:szCs w:val="18"/>
              </w:rPr>
            </w:pPr>
            <w:r>
              <w:rPr>
                <w:rFonts w:ascii="Georgia" w:eastAsia="Times New Roman" w:hAnsi="Georgia"/>
                <w:sz w:val="18"/>
                <w:szCs w:val="18"/>
              </w:rPr>
              <w:t>Ong</w:t>
            </w:r>
            <w:r>
              <w:rPr>
                <w:rFonts w:ascii="Georgia" w:eastAsia="Times New Roman" w:hAnsi="Georgia"/>
                <w:sz w:val="18"/>
                <w:szCs w:val="18"/>
              </w:rPr>
              <w:t>oing</w:t>
            </w:r>
          </w:p>
        </w:tc>
        <w:tc>
          <w:tcPr>
            <w:tcW w:w="0" w:type="auto"/>
            <w:vAlign w:val="center"/>
            <w:hideMark/>
          </w:tcPr>
          <w:p w14:paraId="310296B4"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B5C3249"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B01EB85" w14:textId="77777777" w:rsidR="00000000" w:rsidRDefault="003D1106">
            <w:pPr>
              <w:spacing w:after="75"/>
              <w:rPr>
                <w:rFonts w:ascii="Georgia" w:eastAsia="Times New Roman" w:hAnsi="Georgia"/>
                <w:sz w:val="18"/>
                <w:szCs w:val="18"/>
              </w:rPr>
            </w:pPr>
            <w:r>
              <w:rPr>
                <w:rFonts w:ascii="Georgia" w:eastAsia="Times New Roman" w:hAnsi="Georgia"/>
                <w:sz w:val="18"/>
                <w:szCs w:val="18"/>
              </w:rPr>
              <w:t>Low Impact: 3</w:t>
            </w:r>
          </w:p>
        </w:tc>
      </w:tr>
    </w:tbl>
    <w:p w14:paraId="53F48602" w14:textId="77777777" w:rsidR="00000000" w:rsidRDefault="003D1106">
      <w:pPr>
        <w:pStyle w:val="Heading1"/>
        <w:divId w:val="1321689331"/>
        <w:rPr>
          <w:rFonts w:ascii="Georgia" w:eastAsia="Times New Roman" w:hAnsi="Georgia"/>
          <w:sz w:val="29"/>
          <w:szCs w:val="29"/>
        </w:rPr>
      </w:pPr>
      <w:r>
        <w:rPr>
          <w:rFonts w:ascii="Georgia" w:eastAsia="Times New Roman" w:hAnsi="Georgia"/>
          <w:sz w:val="29"/>
          <w:szCs w:val="29"/>
        </w:rPr>
        <w:t>Conservation</w:t>
      </w:r>
    </w:p>
    <w:p w14:paraId="66C5E978" w14:textId="77777777" w:rsidR="00000000" w:rsidRDefault="003D1106">
      <w:pPr>
        <w:pStyle w:val="NormalWeb"/>
        <w:spacing w:after="240" w:afterAutospacing="0"/>
        <w:divId w:val="1321689331"/>
        <w:rPr>
          <w:rFonts w:ascii="Georgia" w:hAnsi="Georgia"/>
        </w:rPr>
      </w:pPr>
      <w:r>
        <w:rPr>
          <w:rFonts w:ascii="Georgia" w:hAnsi="Georgia"/>
        </w:rPr>
        <w:t xml:space="preserve">The species is known to occur in some protected areas across its distribution range, among them: Doi Suthep National </w:t>
      </w:r>
      <w:proofErr w:type="spellStart"/>
      <w:proofErr w:type="gramStart"/>
      <w:r>
        <w:rPr>
          <w:rFonts w:ascii="Georgia" w:hAnsi="Georgia"/>
        </w:rPr>
        <w:t>Park,Thung</w:t>
      </w:r>
      <w:proofErr w:type="spellEnd"/>
      <w:proofErr w:type="gramEnd"/>
      <w:r>
        <w:rPr>
          <w:rFonts w:ascii="Georgia" w:hAnsi="Georgia"/>
        </w:rPr>
        <w:t xml:space="preserve"> </w:t>
      </w:r>
      <w:proofErr w:type="spellStart"/>
      <w:r>
        <w:rPr>
          <w:rFonts w:ascii="Georgia" w:hAnsi="Georgia"/>
        </w:rPr>
        <w:t>Yai</w:t>
      </w:r>
      <w:proofErr w:type="spellEnd"/>
      <w:r>
        <w:rPr>
          <w:rFonts w:ascii="Georgia" w:hAnsi="Georgia"/>
        </w:rPr>
        <w:t xml:space="preserve"> Naresuan Wildlife Sanctuary, </w:t>
      </w:r>
      <w:proofErr w:type="spellStart"/>
      <w:r>
        <w:rPr>
          <w:rFonts w:ascii="Georgia" w:hAnsi="Georgia"/>
        </w:rPr>
        <w:t>Huai</w:t>
      </w:r>
      <w:proofErr w:type="spellEnd"/>
      <w:r>
        <w:rPr>
          <w:rFonts w:ascii="Georgia" w:hAnsi="Georgia"/>
        </w:rPr>
        <w:t xml:space="preserve"> Kha </w:t>
      </w:r>
      <w:proofErr w:type="spellStart"/>
      <w:r>
        <w:rPr>
          <w:rFonts w:ascii="Georgia" w:hAnsi="Georgia"/>
        </w:rPr>
        <w:t>Khaeng</w:t>
      </w:r>
      <w:proofErr w:type="spellEnd"/>
      <w:r>
        <w:rPr>
          <w:rFonts w:ascii="Georgia" w:hAnsi="Georgia"/>
        </w:rPr>
        <w:t xml:space="preserve"> Wildlife Sanctuary, </w:t>
      </w:r>
      <w:proofErr w:type="spellStart"/>
      <w:r>
        <w:rPr>
          <w:rFonts w:ascii="Georgia" w:hAnsi="Georgia"/>
        </w:rPr>
        <w:t>Sakaerat</w:t>
      </w:r>
      <w:proofErr w:type="spellEnd"/>
      <w:r>
        <w:rPr>
          <w:rFonts w:ascii="Georgia" w:hAnsi="Georgia"/>
        </w:rPr>
        <w:t xml:space="preserve"> Reserve (</w:t>
      </w:r>
      <w:proofErr w:type="spellStart"/>
      <w:r>
        <w:rPr>
          <w:rFonts w:ascii="Georgia" w:hAnsi="Georgia"/>
        </w:rPr>
        <w:t>Contu</w:t>
      </w:r>
      <w:proofErr w:type="spellEnd"/>
      <w:r>
        <w:rPr>
          <w:rFonts w:ascii="Georgia" w:hAnsi="Georgia"/>
        </w:rPr>
        <w:t xml:space="preserve"> 2012). The Lao Tree Seed Project, w</w:t>
      </w:r>
      <w:r>
        <w:rPr>
          <w:rFonts w:ascii="Georgia" w:hAnsi="Georgia"/>
        </w:rPr>
        <w:t>hich is part of the Indochina Tree Seed Programme supported by the Danish government, is currently improving the supply of forest tree seed in collaboration with the National Agricultural and Forestry Research Institute (NAFRI) (</w:t>
      </w:r>
      <w:proofErr w:type="spellStart"/>
      <w:r>
        <w:rPr>
          <w:rFonts w:ascii="Georgia" w:hAnsi="Georgia"/>
        </w:rPr>
        <w:t>Contu</w:t>
      </w:r>
      <w:proofErr w:type="spellEnd"/>
      <w:r>
        <w:rPr>
          <w:rFonts w:ascii="Georgia" w:hAnsi="Georgia"/>
        </w:rPr>
        <w:t xml:space="preserve"> 2012). Sample of seed</w:t>
      </w:r>
      <w:r>
        <w:rPr>
          <w:rFonts w:ascii="Georgia" w:hAnsi="Georgia"/>
        </w:rPr>
        <w:t xml:space="preserve"> of </w:t>
      </w:r>
      <w:r>
        <w:rPr>
          <w:rStyle w:val="Emphasis"/>
          <w:rFonts w:ascii="Georgia" w:hAnsi="Georgia"/>
        </w:rPr>
        <w:t xml:space="preserve">D. </w:t>
      </w:r>
      <w:proofErr w:type="spellStart"/>
      <w:r>
        <w:rPr>
          <w:rStyle w:val="Emphasis"/>
          <w:rFonts w:ascii="Georgia" w:hAnsi="Georgia"/>
        </w:rPr>
        <w:t>cultrata</w:t>
      </w:r>
      <w:proofErr w:type="spellEnd"/>
      <w:r>
        <w:rPr>
          <w:rFonts w:ascii="Georgia" w:hAnsi="Georgia"/>
        </w:rPr>
        <w:t xml:space="preserve"> have been collected as the species is of socio-economic important and it has been included in the list of the priority species for conservation, improvement or seed procurement in Lao PDR (</w:t>
      </w:r>
      <w:proofErr w:type="spellStart"/>
      <w:r>
        <w:rPr>
          <w:rFonts w:ascii="Georgia" w:hAnsi="Georgia"/>
        </w:rPr>
        <w:t>Contu</w:t>
      </w:r>
      <w:proofErr w:type="spellEnd"/>
      <w:r>
        <w:rPr>
          <w:rFonts w:ascii="Georgia" w:hAnsi="Georgia"/>
        </w:rPr>
        <w:t xml:space="preserve"> 2012).</w:t>
      </w:r>
      <w:r>
        <w:rPr>
          <w:rFonts w:ascii="Georgia" w:hAnsi="Georgia"/>
        </w:rPr>
        <w:br/>
      </w:r>
      <w:r>
        <w:rPr>
          <w:rFonts w:ascii="Georgia" w:hAnsi="Georgia"/>
        </w:rPr>
        <w:br/>
        <w:t xml:space="preserve">A recent quantitative study based on </w:t>
      </w:r>
      <w:r>
        <w:rPr>
          <w:rFonts w:ascii="Georgia" w:hAnsi="Georgia"/>
        </w:rPr>
        <w:t xml:space="preserve">species distribution </w:t>
      </w:r>
      <w:proofErr w:type="spellStart"/>
      <w:r>
        <w:rPr>
          <w:rFonts w:ascii="Georgia" w:hAnsi="Georgia"/>
        </w:rPr>
        <w:t>modeling</w:t>
      </w:r>
      <w:proofErr w:type="spellEnd"/>
      <w:r>
        <w:rPr>
          <w:rFonts w:ascii="Georgia" w:hAnsi="Georgia"/>
        </w:rPr>
        <w:t xml:space="preserve"> estimated that populations in the following ecoregions are particularly underrepresented in protected area networks: Irrawaddy dry forests, Myanmar coastal rainforests, Northern Indochina subtropical forests, Northern </w:t>
      </w:r>
      <w:proofErr w:type="spellStart"/>
      <w:r>
        <w:rPr>
          <w:rFonts w:ascii="Georgia" w:hAnsi="Georgia"/>
        </w:rPr>
        <w:t>Khorat</w:t>
      </w:r>
      <w:proofErr w:type="spellEnd"/>
      <w:r>
        <w:rPr>
          <w:rFonts w:ascii="Georgia" w:hAnsi="Georgia"/>
        </w:rPr>
        <w:t xml:space="preserve"> P</w:t>
      </w:r>
      <w:r>
        <w:rPr>
          <w:rFonts w:ascii="Georgia" w:hAnsi="Georgia"/>
        </w:rPr>
        <w:t>lateau moist deciduous forests, Northern Triangle subtropical forests and Yunnan Plateau subtropical evergreen forests (</w:t>
      </w:r>
      <w:proofErr w:type="spellStart"/>
      <w:r>
        <w:rPr>
          <w:rFonts w:ascii="Georgia" w:hAnsi="Georgia"/>
        </w:rPr>
        <w:t>Gaisberger</w:t>
      </w:r>
      <w:proofErr w:type="spellEnd"/>
      <w:r>
        <w:rPr>
          <w:rFonts w:ascii="Georgia" w:hAnsi="Georgia"/>
        </w:rPr>
        <w:t> </w:t>
      </w:r>
      <w:r>
        <w:rPr>
          <w:rStyle w:val="Emphasis"/>
          <w:rFonts w:ascii="Georgia" w:hAnsi="Georgia"/>
        </w:rPr>
        <w:t>et al. in press</w:t>
      </w:r>
      <w:r>
        <w:rPr>
          <w:rFonts w:ascii="Georgia" w:hAnsi="Georgia"/>
        </w:rPr>
        <w:t>.)</w:t>
      </w:r>
      <w:r>
        <w:rPr>
          <w:rFonts w:ascii="Georgia" w:hAnsi="Georgia"/>
        </w:rPr>
        <w:br/>
      </w:r>
      <w:r>
        <w:rPr>
          <w:rFonts w:ascii="Georgia" w:hAnsi="Georgia"/>
        </w:rPr>
        <w:br/>
        <w:t xml:space="preserve">As part of a regional project “Conserving Rosewood Genetic Resources for Resilient Livelihoods in Greater </w:t>
      </w:r>
      <w:r>
        <w:rPr>
          <w:rFonts w:ascii="Georgia" w:hAnsi="Georgia"/>
        </w:rPr>
        <w:t>Mekong” (UK Darwin Initiative in 2018-2022),  two new </w:t>
      </w:r>
      <w:r>
        <w:rPr>
          <w:rStyle w:val="Emphasis"/>
          <w:rFonts w:ascii="Georgia" w:hAnsi="Georgia"/>
        </w:rPr>
        <w:t>in situ</w:t>
      </w:r>
      <w:r>
        <w:rPr>
          <w:rFonts w:ascii="Georgia" w:hAnsi="Georgia"/>
        </w:rPr>
        <w:t> reserves and two </w:t>
      </w:r>
      <w:r>
        <w:rPr>
          <w:rStyle w:val="Emphasis"/>
          <w:rFonts w:ascii="Georgia" w:hAnsi="Georgia"/>
        </w:rPr>
        <w:t>ex situ </w:t>
      </w:r>
      <w:r>
        <w:rPr>
          <w:rFonts w:ascii="Georgia" w:hAnsi="Georgia"/>
        </w:rPr>
        <w:t>collections were established for the species in Lao PDR, by the National Agriculture and Forestry Research Institute (NAFRI).</w:t>
      </w:r>
    </w:p>
    <w:p w14:paraId="519A8C44" w14:textId="77777777" w:rsidR="00000000" w:rsidRDefault="003D1106">
      <w:pPr>
        <w:pStyle w:val="NormalWeb"/>
        <w:divId w:val="1321689331"/>
        <w:rPr>
          <w:rFonts w:ascii="Georgia" w:hAnsi="Georgia"/>
        </w:rPr>
      </w:pPr>
      <w:r>
        <w:rPr>
          <w:rFonts w:ascii="Georgia" w:hAnsi="Georgia"/>
        </w:rPr>
        <w:t>There are country level conservation prac</w:t>
      </w:r>
      <w:r>
        <w:rPr>
          <w:rFonts w:ascii="Georgia" w:hAnsi="Georgia"/>
        </w:rPr>
        <w:t xml:space="preserve">tices and policy in place for the </w:t>
      </w:r>
      <w:proofErr w:type="spellStart"/>
      <w:r>
        <w:rPr>
          <w:rFonts w:ascii="Georgia" w:hAnsi="Georgia"/>
        </w:rPr>
        <w:t>hongmu</w:t>
      </w:r>
      <w:proofErr w:type="spellEnd"/>
      <w:r>
        <w:rPr>
          <w:rFonts w:ascii="Georgia" w:hAnsi="Georgia"/>
        </w:rPr>
        <w:t xml:space="preserve"> species which are upheld to varying degrees.</w:t>
      </w:r>
    </w:p>
    <w:p w14:paraId="3103E738" w14:textId="77777777" w:rsidR="00000000" w:rsidRDefault="003D1106">
      <w:pPr>
        <w:numPr>
          <w:ilvl w:val="0"/>
          <w:numId w:val="1"/>
        </w:numPr>
        <w:spacing w:before="100" w:beforeAutospacing="1" w:after="100" w:afterAutospacing="1"/>
        <w:divId w:val="1321689331"/>
        <w:rPr>
          <w:rFonts w:ascii="Georgia" w:eastAsia="Times New Roman" w:hAnsi="Georgia"/>
          <w:sz w:val="18"/>
          <w:szCs w:val="18"/>
        </w:rPr>
      </w:pPr>
      <w:r>
        <w:rPr>
          <w:rFonts w:ascii="Georgia" w:eastAsia="Times New Roman" w:hAnsi="Georgia"/>
          <w:sz w:val="18"/>
          <w:szCs w:val="18"/>
        </w:rPr>
        <w:t>In Cambodia, there has been an export ban for timber since 1992 and expanded in 2006. Cutting of 'rare species' for timber, of certain size classes is also prohibited but</w:t>
      </w:r>
      <w:r>
        <w:rPr>
          <w:rFonts w:ascii="Georgia" w:eastAsia="Times New Roman" w:hAnsi="Georgia"/>
          <w:sz w:val="18"/>
          <w:szCs w:val="18"/>
        </w:rPr>
        <w:t xml:space="preserve"> it is not known whether </w:t>
      </w:r>
      <w:r>
        <w:rPr>
          <w:rStyle w:val="Emphasis"/>
          <w:rFonts w:ascii="Georgia" w:eastAsia="Times New Roman" w:hAnsi="Georgia"/>
          <w:sz w:val="18"/>
          <w:szCs w:val="18"/>
        </w:rPr>
        <w:t xml:space="preserve">D. </w:t>
      </w:r>
      <w:proofErr w:type="spellStart"/>
      <w:r>
        <w:rPr>
          <w:rStyle w:val="Emphasis"/>
          <w:rFonts w:ascii="Georgia" w:eastAsia="Times New Roman" w:hAnsi="Georgia"/>
          <w:sz w:val="18"/>
          <w:szCs w:val="18"/>
        </w:rPr>
        <w:t>cultrata</w:t>
      </w:r>
      <w:proofErr w:type="spellEnd"/>
      <w:r>
        <w:rPr>
          <w:rStyle w:val="Emphasis"/>
          <w:rFonts w:ascii="Georgia" w:eastAsia="Times New Roman" w:hAnsi="Georgia"/>
          <w:sz w:val="18"/>
          <w:szCs w:val="18"/>
        </w:rPr>
        <w:t xml:space="preserve"> </w:t>
      </w:r>
      <w:r>
        <w:rPr>
          <w:rFonts w:ascii="Georgia" w:eastAsia="Times New Roman" w:hAnsi="Georgia"/>
          <w:sz w:val="18"/>
          <w:szCs w:val="18"/>
        </w:rPr>
        <w:t xml:space="preserve">is </w:t>
      </w:r>
      <w:proofErr w:type="spellStart"/>
      <w:r>
        <w:rPr>
          <w:rFonts w:ascii="Georgia" w:eastAsia="Times New Roman" w:hAnsi="Georgia"/>
          <w:sz w:val="18"/>
          <w:szCs w:val="18"/>
        </w:rPr>
        <w:t>protecte</w:t>
      </w:r>
      <w:proofErr w:type="spellEnd"/>
      <w:r>
        <w:rPr>
          <w:rFonts w:ascii="Georgia" w:eastAsia="Times New Roman" w:hAnsi="Georgia"/>
          <w:sz w:val="18"/>
          <w:szCs w:val="18"/>
        </w:rPr>
        <w:t xml:space="preserve"> under this legislation (Winfield </w:t>
      </w:r>
      <w:r>
        <w:rPr>
          <w:rStyle w:val="Emphasis"/>
          <w:rFonts w:ascii="Georgia" w:eastAsia="Times New Roman" w:hAnsi="Georgia"/>
          <w:sz w:val="18"/>
          <w:szCs w:val="18"/>
        </w:rPr>
        <w:t>et al</w:t>
      </w:r>
      <w:r>
        <w:rPr>
          <w:rFonts w:ascii="Georgia" w:eastAsia="Times New Roman" w:hAnsi="Georgia"/>
          <w:sz w:val="18"/>
          <w:szCs w:val="18"/>
        </w:rPr>
        <w:t>. 2016). </w:t>
      </w:r>
    </w:p>
    <w:p w14:paraId="7DCA1300" w14:textId="77777777" w:rsidR="00000000" w:rsidRDefault="003D1106">
      <w:pPr>
        <w:numPr>
          <w:ilvl w:val="0"/>
          <w:numId w:val="1"/>
        </w:numPr>
        <w:spacing w:before="100" w:beforeAutospacing="1" w:after="100" w:afterAutospacing="1"/>
        <w:divId w:val="1321689331"/>
        <w:rPr>
          <w:rFonts w:ascii="Georgia" w:eastAsia="Times New Roman" w:hAnsi="Georgia"/>
          <w:sz w:val="18"/>
          <w:szCs w:val="18"/>
        </w:rPr>
      </w:pPr>
      <w:r>
        <w:rPr>
          <w:rFonts w:ascii="Georgia" w:eastAsia="Times New Roman" w:hAnsi="Georgia"/>
          <w:sz w:val="18"/>
          <w:szCs w:val="18"/>
        </w:rPr>
        <w:t xml:space="preserve">In Lao PDR timber cutting and exportation has been under tighter legislative orders since 2016. Additionally, under 2007 Forestry Law efforts should be made to enrich non-timber products from </w:t>
      </w:r>
      <w:r>
        <w:rPr>
          <w:rFonts w:ascii="Georgia" w:eastAsia="Times New Roman" w:hAnsi="Georgia"/>
          <w:sz w:val="18"/>
          <w:szCs w:val="18"/>
        </w:rPr>
        <w:lastRenderedPageBreak/>
        <w:t xml:space="preserve">forest trees, this includes surveying and planning conservation </w:t>
      </w:r>
      <w:r>
        <w:rPr>
          <w:rFonts w:ascii="Georgia" w:eastAsia="Times New Roman" w:hAnsi="Georgia"/>
          <w:sz w:val="18"/>
          <w:szCs w:val="18"/>
        </w:rPr>
        <w:t>for threatened species (Winfield</w:t>
      </w:r>
      <w:r>
        <w:rPr>
          <w:rStyle w:val="Emphasis"/>
          <w:rFonts w:ascii="Georgia" w:eastAsia="Times New Roman" w:hAnsi="Georgia"/>
          <w:sz w:val="18"/>
          <w:szCs w:val="18"/>
        </w:rPr>
        <w:t> et al. </w:t>
      </w:r>
      <w:r>
        <w:rPr>
          <w:rFonts w:ascii="Georgia" w:eastAsia="Times New Roman" w:hAnsi="Georgia"/>
          <w:sz w:val="18"/>
          <w:szCs w:val="18"/>
        </w:rPr>
        <w:t>2016).</w:t>
      </w:r>
    </w:p>
    <w:p w14:paraId="4C47E807" w14:textId="77777777" w:rsidR="00000000" w:rsidRDefault="003D1106">
      <w:pPr>
        <w:numPr>
          <w:ilvl w:val="0"/>
          <w:numId w:val="1"/>
        </w:numPr>
        <w:spacing w:before="100" w:beforeAutospacing="1" w:after="100" w:afterAutospacing="1"/>
        <w:divId w:val="1321689331"/>
        <w:rPr>
          <w:rFonts w:ascii="Georgia" w:eastAsia="Times New Roman" w:hAnsi="Georgia"/>
          <w:sz w:val="18"/>
          <w:szCs w:val="18"/>
        </w:rPr>
      </w:pPr>
      <w:r>
        <w:rPr>
          <w:rFonts w:ascii="Georgia" w:eastAsia="Times New Roman" w:hAnsi="Georgia"/>
          <w:sz w:val="18"/>
          <w:szCs w:val="18"/>
        </w:rPr>
        <w:t>In Thailand there has been a logging ban of Natural Forest Specimens (Winfield </w:t>
      </w:r>
      <w:r>
        <w:rPr>
          <w:rStyle w:val="Emphasis"/>
          <w:rFonts w:ascii="Georgia" w:eastAsia="Times New Roman" w:hAnsi="Georgia"/>
          <w:sz w:val="18"/>
          <w:szCs w:val="18"/>
        </w:rPr>
        <w:t>et al.</w:t>
      </w:r>
      <w:r>
        <w:rPr>
          <w:rFonts w:ascii="Georgia" w:eastAsia="Times New Roman" w:hAnsi="Georgia"/>
          <w:sz w:val="18"/>
          <w:szCs w:val="18"/>
        </w:rPr>
        <w:t> 2016) since 1989. </w:t>
      </w:r>
    </w:p>
    <w:p w14:paraId="7D9D2649" w14:textId="77777777" w:rsidR="00000000" w:rsidRDefault="003D1106">
      <w:pPr>
        <w:numPr>
          <w:ilvl w:val="0"/>
          <w:numId w:val="1"/>
        </w:numPr>
        <w:spacing w:before="100" w:beforeAutospacing="1" w:after="100" w:afterAutospacing="1"/>
        <w:divId w:val="1321689331"/>
        <w:rPr>
          <w:rFonts w:ascii="Georgia" w:eastAsia="Times New Roman" w:hAnsi="Georgia"/>
          <w:sz w:val="18"/>
          <w:szCs w:val="18"/>
        </w:rPr>
      </w:pPr>
      <w:r>
        <w:rPr>
          <w:rFonts w:ascii="Georgia" w:eastAsia="Times New Roman" w:hAnsi="Georgia"/>
          <w:sz w:val="18"/>
          <w:szCs w:val="18"/>
        </w:rPr>
        <w:t>In Viet Nam, an original logging ban was passed in 1992 which was expanded in 2006 to include logs and s</w:t>
      </w:r>
      <w:r>
        <w:rPr>
          <w:rFonts w:ascii="Georgia" w:eastAsia="Times New Roman" w:hAnsi="Georgia"/>
          <w:sz w:val="18"/>
          <w:szCs w:val="18"/>
        </w:rPr>
        <w:t xml:space="preserve">awn wood from natural forests, excluding plantations. The country has also ratified CITES and </w:t>
      </w:r>
      <w:proofErr w:type="spellStart"/>
      <w:r>
        <w:rPr>
          <w:rFonts w:ascii="Georgia" w:eastAsia="Times New Roman" w:hAnsi="Georgia"/>
          <w:sz w:val="18"/>
          <w:szCs w:val="18"/>
        </w:rPr>
        <w:t>initialed</w:t>
      </w:r>
      <w:proofErr w:type="spellEnd"/>
      <w:r>
        <w:rPr>
          <w:rFonts w:ascii="Georgia" w:eastAsia="Times New Roman" w:hAnsi="Georgia"/>
          <w:sz w:val="18"/>
          <w:szCs w:val="18"/>
        </w:rPr>
        <w:t xml:space="preserve"> </w:t>
      </w:r>
      <w:proofErr w:type="gramStart"/>
      <w:r>
        <w:rPr>
          <w:rFonts w:ascii="Georgia" w:eastAsia="Times New Roman" w:hAnsi="Georgia"/>
          <w:sz w:val="18"/>
          <w:szCs w:val="18"/>
        </w:rPr>
        <w:t>a</w:t>
      </w:r>
      <w:proofErr w:type="gramEnd"/>
      <w:r>
        <w:rPr>
          <w:rFonts w:ascii="Georgia" w:eastAsia="Times New Roman" w:hAnsi="Georgia"/>
          <w:sz w:val="18"/>
          <w:szCs w:val="18"/>
        </w:rPr>
        <w:t xml:space="preserve"> EU FLEGHT VPA (EIA 2018), but despite this between 2016-17 there were quotas to encourage timber trade across the border between Viet Nam and Cambodia</w:t>
      </w:r>
      <w:r>
        <w:rPr>
          <w:rFonts w:ascii="Georgia" w:eastAsia="Times New Roman" w:hAnsi="Georgia"/>
          <w:sz w:val="18"/>
          <w:szCs w:val="18"/>
        </w:rPr>
        <w:t xml:space="preserve"> with protected areas targeted for the harvest of such timber (EIA 2017). </w:t>
      </w:r>
      <w:proofErr w:type="gramStart"/>
      <w:r>
        <w:rPr>
          <w:rFonts w:ascii="Georgia" w:eastAsia="Times New Roman" w:hAnsi="Georgia"/>
          <w:sz w:val="18"/>
          <w:szCs w:val="18"/>
        </w:rPr>
        <w:t>EIA 2017,</w:t>
      </w:r>
      <w:proofErr w:type="gramEnd"/>
      <w:r>
        <w:rPr>
          <w:rFonts w:ascii="Georgia" w:eastAsia="Times New Roman" w:hAnsi="Georgia"/>
          <w:sz w:val="18"/>
          <w:szCs w:val="18"/>
        </w:rPr>
        <w:t xml:space="preserve"> also found that records of timber imports are much lower than recorded thank those from exporting countries so more work needs to be done to improve transparency and discou</w:t>
      </w:r>
      <w:r>
        <w:rPr>
          <w:rFonts w:ascii="Georgia" w:eastAsia="Times New Roman" w:hAnsi="Georgia"/>
          <w:sz w:val="18"/>
          <w:szCs w:val="18"/>
        </w:rPr>
        <w:t>rage illegal logging activities in Viet Nam.</w:t>
      </w:r>
    </w:p>
    <w:p w14:paraId="10D2C53E" w14:textId="77777777" w:rsidR="00000000" w:rsidRDefault="003D1106">
      <w:pPr>
        <w:numPr>
          <w:ilvl w:val="0"/>
          <w:numId w:val="1"/>
        </w:numPr>
        <w:spacing w:before="100" w:beforeAutospacing="1" w:after="100" w:afterAutospacing="1"/>
        <w:divId w:val="1321689331"/>
        <w:rPr>
          <w:rFonts w:ascii="Georgia" w:eastAsia="Times New Roman" w:hAnsi="Georgia"/>
          <w:sz w:val="18"/>
          <w:szCs w:val="18"/>
        </w:rPr>
      </w:pPr>
      <w:r>
        <w:rPr>
          <w:rFonts w:ascii="Georgia" w:eastAsia="Times New Roman" w:hAnsi="Georgia"/>
          <w:sz w:val="18"/>
          <w:szCs w:val="18"/>
        </w:rPr>
        <w:t xml:space="preserve">In Myanmar, various logging bans have been in place since 2014 (Winfield </w:t>
      </w:r>
      <w:r>
        <w:rPr>
          <w:rStyle w:val="Emphasis"/>
          <w:rFonts w:ascii="Georgia" w:eastAsia="Times New Roman" w:hAnsi="Georgia"/>
          <w:sz w:val="18"/>
          <w:szCs w:val="18"/>
        </w:rPr>
        <w:t xml:space="preserve">et al. </w:t>
      </w:r>
      <w:r>
        <w:rPr>
          <w:rFonts w:ascii="Georgia" w:eastAsia="Times New Roman" w:hAnsi="Georgia"/>
          <w:sz w:val="18"/>
          <w:szCs w:val="18"/>
        </w:rPr>
        <w:t xml:space="preserve">2016). Treaties between Myanmar and China </w:t>
      </w:r>
      <w:proofErr w:type="gramStart"/>
      <w:r>
        <w:rPr>
          <w:rFonts w:ascii="Georgia" w:eastAsia="Times New Roman" w:hAnsi="Georgia"/>
          <w:sz w:val="18"/>
          <w:szCs w:val="18"/>
        </w:rPr>
        <w:t>and also</w:t>
      </w:r>
      <w:proofErr w:type="gramEnd"/>
      <w:r>
        <w:rPr>
          <w:rFonts w:ascii="Georgia" w:eastAsia="Times New Roman" w:hAnsi="Georgia"/>
          <w:sz w:val="18"/>
          <w:szCs w:val="18"/>
        </w:rPr>
        <w:t xml:space="preserve"> Myanmar and the EU have also been initiated to manage trade of timber out of Mya</w:t>
      </w:r>
      <w:r>
        <w:rPr>
          <w:rFonts w:ascii="Georgia" w:eastAsia="Times New Roman" w:hAnsi="Georgia"/>
          <w:sz w:val="18"/>
          <w:szCs w:val="18"/>
        </w:rPr>
        <w:t xml:space="preserve">nmar (Winfield </w:t>
      </w:r>
      <w:r>
        <w:rPr>
          <w:rStyle w:val="Emphasis"/>
          <w:rFonts w:ascii="Georgia" w:eastAsia="Times New Roman" w:hAnsi="Georgia"/>
          <w:sz w:val="18"/>
          <w:szCs w:val="18"/>
        </w:rPr>
        <w:t xml:space="preserve">et al. </w:t>
      </w:r>
      <w:r>
        <w:rPr>
          <w:rFonts w:ascii="Georgia" w:eastAsia="Times New Roman" w:hAnsi="Georgia"/>
          <w:sz w:val="18"/>
          <w:szCs w:val="18"/>
        </w:rPr>
        <w:t>2016) but the success of this is as yet unknown.</w:t>
      </w:r>
    </w:p>
    <w:p w14:paraId="00E5A5C8" w14:textId="77777777" w:rsidR="00000000" w:rsidRDefault="003D1106">
      <w:pPr>
        <w:divId w:val="1321689331"/>
        <w:rPr>
          <w:rFonts w:ascii="Georgia" w:eastAsia="Times New Roman" w:hAnsi="Georgia"/>
          <w:sz w:val="18"/>
          <w:szCs w:val="18"/>
        </w:rPr>
      </w:pPr>
      <w:r>
        <w:rPr>
          <w:rFonts w:ascii="Georgia" w:eastAsia="Times New Roman" w:hAnsi="Georgia"/>
          <w:sz w:val="18"/>
          <w:szCs w:val="18"/>
        </w:rPr>
        <w:br/>
        <w:t xml:space="preserve">As of yet, there is no </w:t>
      </w:r>
      <w:proofErr w:type="gramStart"/>
      <w:r>
        <w:rPr>
          <w:rFonts w:ascii="Georgia" w:eastAsia="Times New Roman" w:hAnsi="Georgia"/>
          <w:sz w:val="18"/>
          <w:szCs w:val="18"/>
        </w:rPr>
        <w:t>species specific</w:t>
      </w:r>
      <w:proofErr w:type="gramEnd"/>
      <w:r>
        <w:rPr>
          <w:rFonts w:ascii="Georgia" w:eastAsia="Times New Roman" w:hAnsi="Georgia"/>
          <w:sz w:val="18"/>
          <w:szCs w:val="18"/>
        </w:rPr>
        <w:t xml:space="preserve"> legislation to protect </w:t>
      </w:r>
      <w:r>
        <w:rPr>
          <w:rStyle w:val="Emphasis"/>
          <w:rFonts w:ascii="Georgia" w:eastAsia="Times New Roman" w:hAnsi="Georgia"/>
          <w:sz w:val="18"/>
          <w:szCs w:val="18"/>
        </w:rPr>
        <w:t xml:space="preserve">Dalbergia </w:t>
      </w:r>
      <w:proofErr w:type="spellStart"/>
      <w:r>
        <w:rPr>
          <w:rStyle w:val="Emphasis"/>
          <w:rFonts w:ascii="Georgia" w:eastAsia="Times New Roman" w:hAnsi="Georgia"/>
          <w:sz w:val="18"/>
          <w:szCs w:val="18"/>
        </w:rPr>
        <w:t>cultrata</w:t>
      </w:r>
      <w:proofErr w:type="spellEnd"/>
      <w:r>
        <w:rPr>
          <w:rStyle w:val="Emphasis"/>
          <w:rFonts w:ascii="Georgia" w:eastAsia="Times New Roman" w:hAnsi="Georgia"/>
          <w:sz w:val="18"/>
          <w:szCs w:val="18"/>
        </w:rPr>
        <w:t xml:space="preserve"> </w:t>
      </w:r>
      <w:r>
        <w:rPr>
          <w:rFonts w:ascii="Georgia" w:eastAsia="Times New Roman" w:hAnsi="Georgia"/>
          <w:sz w:val="18"/>
          <w:szCs w:val="18"/>
        </w:rPr>
        <w:t xml:space="preserve">in </w:t>
      </w:r>
      <w:proofErr w:type="spellStart"/>
      <w:r>
        <w:rPr>
          <w:rFonts w:ascii="Georgia" w:eastAsia="Times New Roman" w:hAnsi="Georgia"/>
          <w:sz w:val="18"/>
          <w:szCs w:val="18"/>
        </w:rPr>
        <w:t>it's</w:t>
      </w:r>
      <w:proofErr w:type="spellEnd"/>
      <w:r>
        <w:rPr>
          <w:rFonts w:ascii="Georgia" w:eastAsia="Times New Roman" w:hAnsi="Georgia"/>
          <w:sz w:val="18"/>
          <w:szCs w:val="18"/>
        </w:rPr>
        <w:t xml:space="preserve"> range states. The species has been listed on CITES Appendix II since 2016. To inform greater c</w:t>
      </w:r>
      <w:r>
        <w:rPr>
          <w:rFonts w:ascii="Georgia" w:eastAsia="Times New Roman" w:hAnsi="Georgia"/>
          <w:sz w:val="18"/>
          <w:szCs w:val="18"/>
        </w:rPr>
        <w:t>onservation policy and effort for the species, survey of known subpopulations and other areas of the species should occur. Monitoring of use and trade of the species should occur; or if this is already in place greater transparency about the volume and man</w:t>
      </w:r>
      <w:r>
        <w:rPr>
          <w:rFonts w:ascii="Georgia" w:eastAsia="Times New Roman" w:hAnsi="Georgia"/>
          <w:sz w:val="18"/>
          <w:szCs w:val="18"/>
        </w:rPr>
        <w:t>agement of the timber should be made available. A concerted effort by the EU, US and other large importers of timber is needed to crack down on timber crime syndicates and increased accountability of illegal activities across the supply chain needs to occu</w:t>
      </w:r>
      <w:r>
        <w:rPr>
          <w:rFonts w:ascii="Georgia" w:eastAsia="Times New Roman" w:hAnsi="Georgia"/>
          <w:sz w:val="18"/>
          <w:szCs w:val="18"/>
        </w:rPr>
        <w:t>r.</w:t>
      </w:r>
      <w:r>
        <w:rPr>
          <w:rFonts w:ascii="Georgia" w:eastAsia="Times New Roman" w:hAnsi="Georgia"/>
          <w:i/>
          <w:iCs/>
          <w:sz w:val="18"/>
          <w:szCs w:val="18"/>
        </w:rPr>
        <w:br/>
      </w:r>
      <w:r>
        <w:rPr>
          <w:rFonts w:ascii="Georgia" w:eastAsia="Times New Roman" w:hAnsi="Georgia"/>
          <w:i/>
          <w:iCs/>
          <w:sz w:val="18"/>
          <w:szCs w:val="18"/>
        </w:rPr>
        <w:br/>
      </w:r>
      <w:r>
        <w:rPr>
          <w:rStyle w:val="Emphasis"/>
          <w:rFonts w:ascii="Georgia" w:eastAsia="Times New Roman" w:hAnsi="Georgia"/>
          <w:sz w:val="18"/>
          <w:szCs w:val="18"/>
        </w:rPr>
        <w:t xml:space="preserve">Dalbergia </w:t>
      </w:r>
      <w:proofErr w:type="spellStart"/>
      <w:r>
        <w:rPr>
          <w:rStyle w:val="Emphasis"/>
          <w:rFonts w:ascii="Georgia" w:eastAsia="Times New Roman" w:hAnsi="Georgia"/>
          <w:sz w:val="18"/>
          <w:szCs w:val="18"/>
        </w:rPr>
        <w:t>cultrata</w:t>
      </w:r>
      <w:proofErr w:type="spellEnd"/>
      <w:r>
        <w:rPr>
          <w:rFonts w:ascii="Georgia" w:eastAsia="Times New Roman" w:hAnsi="Georgia"/>
          <w:sz w:val="18"/>
          <w:szCs w:val="18"/>
        </w:rPr>
        <w:t xml:space="preserve"> var. </w:t>
      </w:r>
      <w:proofErr w:type="spellStart"/>
      <w:r>
        <w:rPr>
          <w:rStyle w:val="Emphasis"/>
          <w:rFonts w:ascii="Georgia" w:eastAsia="Times New Roman" w:hAnsi="Georgia"/>
          <w:sz w:val="18"/>
          <w:szCs w:val="18"/>
        </w:rPr>
        <w:t>cultrata</w:t>
      </w:r>
      <w:proofErr w:type="spellEnd"/>
      <w:r>
        <w:rPr>
          <w:rFonts w:ascii="Georgia" w:eastAsia="Times New Roman" w:hAnsi="Georgia"/>
          <w:sz w:val="18"/>
          <w:szCs w:val="18"/>
        </w:rPr>
        <w:t xml:space="preserve"> has been assessed as Endangered (criteria A1cd) in The World List of Threatened Trees (1998), as the population is believed to have declined through overexploitation of the timber, and shows a scattered distribution in </w:t>
      </w:r>
      <w:r>
        <w:rPr>
          <w:rFonts w:ascii="Georgia" w:eastAsia="Times New Roman" w:hAnsi="Georgia"/>
          <w:sz w:val="18"/>
          <w:szCs w:val="18"/>
        </w:rPr>
        <w:t xml:space="preserve">Viet Nam (from </w:t>
      </w:r>
      <w:proofErr w:type="spellStart"/>
      <w:r>
        <w:rPr>
          <w:rFonts w:ascii="Georgia" w:eastAsia="Times New Roman" w:hAnsi="Georgia"/>
          <w:sz w:val="18"/>
          <w:szCs w:val="18"/>
        </w:rPr>
        <w:t>Dac</w:t>
      </w:r>
      <w:proofErr w:type="spellEnd"/>
      <w:r>
        <w:rPr>
          <w:rFonts w:ascii="Georgia" w:eastAsia="Times New Roman" w:hAnsi="Georgia"/>
          <w:sz w:val="18"/>
          <w:szCs w:val="18"/>
        </w:rPr>
        <w:t xml:space="preserve"> Lac to Dong </w:t>
      </w:r>
      <w:proofErr w:type="spellStart"/>
      <w:r>
        <w:rPr>
          <w:rFonts w:ascii="Georgia" w:eastAsia="Times New Roman" w:hAnsi="Georgia"/>
          <w:sz w:val="18"/>
          <w:szCs w:val="18"/>
        </w:rPr>
        <w:t>Nai</w:t>
      </w:r>
      <w:proofErr w:type="spellEnd"/>
      <w:r>
        <w:rPr>
          <w:rFonts w:ascii="Georgia" w:eastAsia="Times New Roman" w:hAnsi="Georgia"/>
          <w:sz w:val="18"/>
          <w:szCs w:val="18"/>
        </w:rPr>
        <w:t xml:space="preserve">). At the species level </w:t>
      </w:r>
      <w:r>
        <w:rPr>
          <w:rStyle w:val="Emphasis"/>
          <w:rFonts w:ascii="Georgia" w:eastAsia="Times New Roman" w:hAnsi="Georgia"/>
          <w:sz w:val="18"/>
          <w:szCs w:val="18"/>
        </w:rPr>
        <w:t xml:space="preserve">Dalbergia </w:t>
      </w:r>
      <w:proofErr w:type="spellStart"/>
      <w:r>
        <w:rPr>
          <w:rStyle w:val="Emphasis"/>
          <w:rFonts w:ascii="Georgia" w:eastAsia="Times New Roman" w:hAnsi="Georgia"/>
          <w:sz w:val="18"/>
          <w:szCs w:val="18"/>
        </w:rPr>
        <w:t>cultrata</w:t>
      </w:r>
      <w:proofErr w:type="spellEnd"/>
      <w:r>
        <w:rPr>
          <w:rStyle w:val="Emphasis"/>
          <w:rFonts w:ascii="Georgia" w:eastAsia="Times New Roman" w:hAnsi="Georgia"/>
          <w:sz w:val="18"/>
          <w:szCs w:val="18"/>
        </w:rPr>
        <w:t xml:space="preserve"> </w:t>
      </w:r>
      <w:r>
        <w:rPr>
          <w:rFonts w:ascii="Georgia" w:eastAsia="Times New Roman" w:hAnsi="Georgia"/>
          <w:sz w:val="18"/>
          <w:szCs w:val="18"/>
        </w:rPr>
        <w:t>was assessed as Near Threatened in 2012 (</w:t>
      </w:r>
      <w:proofErr w:type="spellStart"/>
      <w:r>
        <w:rPr>
          <w:rFonts w:ascii="Georgia" w:eastAsia="Times New Roman" w:hAnsi="Georgia"/>
          <w:sz w:val="18"/>
          <w:szCs w:val="18"/>
        </w:rPr>
        <w:t>Contu</w:t>
      </w:r>
      <w:proofErr w:type="spellEnd"/>
      <w:r>
        <w:rPr>
          <w:rFonts w:ascii="Georgia" w:eastAsia="Times New Roman" w:hAnsi="Georgia"/>
          <w:sz w:val="18"/>
          <w:szCs w:val="18"/>
        </w:rPr>
        <w:t xml:space="preserve"> 2012).</w:t>
      </w:r>
    </w:p>
    <w:p w14:paraId="05159D5C" w14:textId="77777777" w:rsidR="00000000" w:rsidRDefault="003D1106">
      <w:pPr>
        <w:pStyle w:val="NormalWeb"/>
        <w:divId w:val="1321689331"/>
        <w:rPr>
          <w:rFonts w:ascii="Georgia" w:hAnsi="Georgia"/>
        </w:rPr>
      </w:pPr>
      <w:r>
        <w:rPr>
          <w:rFonts w:ascii="Georgia" w:hAnsi="Georgia"/>
        </w:rPr>
        <w:t xml:space="preserve">In China, </w:t>
      </w:r>
      <w:r>
        <w:rPr>
          <w:rStyle w:val="Emphasis"/>
          <w:rFonts w:ascii="Georgia" w:hAnsi="Georgia"/>
        </w:rPr>
        <w:t xml:space="preserve">Dalbergia </w:t>
      </w:r>
      <w:proofErr w:type="spellStart"/>
      <w:r>
        <w:rPr>
          <w:rStyle w:val="Emphasis"/>
          <w:rFonts w:ascii="Georgia" w:hAnsi="Georgia"/>
        </w:rPr>
        <w:t>cultrata</w:t>
      </w:r>
      <w:proofErr w:type="spellEnd"/>
      <w:r>
        <w:rPr>
          <w:rFonts w:ascii="Georgia" w:hAnsi="Georgia"/>
        </w:rPr>
        <w:t> has been listed as Wild plant under State protection (category II) and on the Threatened Specie</w:t>
      </w:r>
      <w:r>
        <w:rPr>
          <w:rFonts w:ascii="Georgia" w:hAnsi="Georgia"/>
        </w:rPr>
        <w:t xml:space="preserve">s List of China under Higher Plants (Vulnerable, VU) (Qin </w:t>
      </w:r>
      <w:r>
        <w:rPr>
          <w:rStyle w:val="Emphasis"/>
          <w:rFonts w:ascii="Georgia" w:hAnsi="Georgia"/>
        </w:rPr>
        <w:t>et al</w:t>
      </w:r>
      <w:r>
        <w:rPr>
          <w:rFonts w:ascii="Georgia" w:hAnsi="Georgia"/>
        </w:rPr>
        <w:t>. 2017, NFGA 2021). A National Nature Science Foundation of China project, implemented by Chinese Academy of Forestry since 2018, focuses on the assessment and conservation on genetic diversity</w:t>
      </w:r>
      <w:r>
        <w:rPr>
          <w:rFonts w:ascii="Georgia" w:hAnsi="Georgia"/>
        </w:rPr>
        <w:t xml:space="preserve"> of wild populations. Chinese Academy of Forestry carries out seed collection and </w:t>
      </w:r>
      <w:r>
        <w:rPr>
          <w:rStyle w:val="Emphasis"/>
          <w:rFonts w:ascii="Georgia" w:hAnsi="Georgia"/>
        </w:rPr>
        <w:t>ex situ</w:t>
      </w:r>
      <w:r>
        <w:rPr>
          <w:rFonts w:ascii="Georgia" w:hAnsi="Georgia"/>
        </w:rPr>
        <w:t xml:space="preserve"> conservation with funding from the National Science and Technology Infrastructure Program.</w:t>
      </w:r>
    </w:p>
    <w:p w14:paraId="294292A3" w14:textId="77777777" w:rsidR="00000000" w:rsidRDefault="003D1106">
      <w:pPr>
        <w:pStyle w:val="Heading2"/>
        <w:divId w:val="1321689331"/>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530"/>
      </w:tblGrid>
      <w:tr w:rsidR="00000000" w14:paraId="0AA8594D" w14:textId="77777777">
        <w:trPr>
          <w:divId w:val="1321689331"/>
          <w:tblCellSpacing w:w="15" w:type="dxa"/>
        </w:trPr>
        <w:tc>
          <w:tcPr>
            <w:tcW w:w="0" w:type="auto"/>
            <w:tcBorders>
              <w:bottom w:val="single" w:sz="6" w:space="0" w:color="000000"/>
            </w:tcBorders>
            <w:shd w:val="clear" w:color="auto" w:fill="BBBBBB"/>
            <w:vAlign w:val="center"/>
            <w:hideMark/>
          </w:tcPr>
          <w:p w14:paraId="7A004FBC"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78FFDC03"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B2809E3" w14:textId="77777777">
        <w:trPr>
          <w:divId w:val="1321689331"/>
          <w:tblCellSpacing w:w="15" w:type="dxa"/>
        </w:trPr>
        <w:tc>
          <w:tcPr>
            <w:tcW w:w="0" w:type="auto"/>
            <w:vAlign w:val="center"/>
            <w:hideMark/>
          </w:tcPr>
          <w:p w14:paraId="77769C56" w14:textId="77777777" w:rsidR="00000000" w:rsidRDefault="003D1106">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1C588661"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bl>
    <w:p w14:paraId="1A100A5B" w14:textId="77777777" w:rsidR="00000000" w:rsidRDefault="003D1106">
      <w:pPr>
        <w:divId w:val="1321689331"/>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33"/>
        <w:gridCol w:w="530"/>
      </w:tblGrid>
      <w:tr w:rsidR="00000000" w14:paraId="6B18889A" w14:textId="77777777">
        <w:trPr>
          <w:divId w:val="1321689331"/>
          <w:tblCellSpacing w:w="15" w:type="dxa"/>
        </w:trPr>
        <w:tc>
          <w:tcPr>
            <w:tcW w:w="0" w:type="auto"/>
            <w:tcBorders>
              <w:bottom w:val="single" w:sz="6" w:space="0" w:color="000000"/>
            </w:tcBorders>
            <w:shd w:val="clear" w:color="auto" w:fill="BBBBBB"/>
            <w:vAlign w:val="center"/>
            <w:hideMark/>
          </w:tcPr>
          <w:p w14:paraId="746A0412"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222B1D87"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9A3A72C" w14:textId="77777777">
        <w:trPr>
          <w:divId w:val="1321689331"/>
          <w:tblCellSpacing w:w="15" w:type="dxa"/>
        </w:trPr>
        <w:tc>
          <w:tcPr>
            <w:tcW w:w="0" w:type="auto"/>
            <w:vAlign w:val="center"/>
            <w:hideMark/>
          </w:tcPr>
          <w:p w14:paraId="273D5D81" w14:textId="77777777" w:rsidR="00000000" w:rsidRDefault="003D1106">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7838E484"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bl>
    <w:p w14:paraId="56510957" w14:textId="77777777" w:rsidR="00000000" w:rsidRDefault="003D1106">
      <w:pPr>
        <w:divId w:val="1321689331"/>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439"/>
        <w:gridCol w:w="530"/>
      </w:tblGrid>
      <w:tr w:rsidR="00000000" w14:paraId="30AF2F14" w14:textId="77777777">
        <w:trPr>
          <w:divId w:val="1321689331"/>
          <w:tblCellSpacing w:w="15" w:type="dxa"/>
        </w:trPr>
        <w:tc>
          <w:tcPr>
            <w:tcW w:w="0" w:type="auto"/>
            <w:tcBorders>
              <w:bottom w:val="single" w:sz="6" w:space="0" w:color="000000"/>
            </w:tcBorders>
            <w:shd w:val="clear" w:color="auto" w:fill="BBBBBB"/>
            <w:vAlign w:val="center"/>
            <w:hideMark/>
          </w:tcPr>
          <w:p w14:paraId="7DE03DF2"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Included in international legislation</w:t>
            </w:r>
          </w:p>
        </w:tc>
        <w:tc>
          <w:tcPr>
            <w:tcW w:w="0" w:type="auto"/>
            <w:tcBorders>
              <w:bottom w:val="single" w:sz="6" w:space="0" w:color="000000"/>
            </w:tcBorders>
            <w:shd w:val="clear" w:color="auto" w:fill="BBBBBB"/>
            <w:vAlign w:val="center"/>
            <w:hideMark/>
          </w:tcPr>
          <w:p w14:paraId="1EB569F9"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210270E6" w14:textId="77777777">
        <w:trPr>
          <w:divId w:val="1321689331"/>
          <w:tblCellSpacing w:w="15" w:type="dxa"/>
        </w:trPr>
        <w:tc>
          <w:tcPr>
            <w:tcW w:w="0" w:type="auto"/>
            <w:vAlign w:val="center"/>
            <w:hideMark/>
          </w:tcPr>
          <w:p w14:paraId="4BADDFE4" w14:textId="77777777" w:rsidR="00000000" w:rsidRDefault="003D1106">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68730E8F"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bl>
    <w:p w14:paraId="75B1DF13" w14:textId="77777777" w:rsidR="00000000" w:rsidRDefault="003D1106">
      <w:pPr>
        <w:divId w:val="1321689331"/>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312"/>
        <w:gridCol w:w="530"/>
      </w:tblGrid>
      <w:tr w:rsidR="00000000" w14:paraId="2F75ADB5" w14:textId="77777777">
        <w:trPr>
          <w:divId w:val="1321689331"/>
          <w:tblCellSpacing w:w="15" w:type="dxa"/>
        </w:trPr>
        <w:tc>
          <w:tcPr>
            <w:tcW w:w="0" w:type="auto"/>
            <w:tcBorders>
              <w:bottom w:val="single" w:sz="6" w:space="0" w:color="000000"/>
            </w:tcBorders>
            <w:shd w:val="clear" w:color="auto" w:fill="BBBBBB"/>
            <w:vAlign w:val="center"/>
            <w:hideMark/>
          </w:tcPr>
          <w:p w14:paraId="43C7CC98"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Subject to any international management/trade controls</w:t>
            </w:r>
          </w:p>
        </w:tc>
        <w:tc>
          <w:tcPr>
            <w:tcW w:w="0" w:type="auto"/>
            <w:tcBorders>
              <w:bottom w:val="single" w:sz="6" w:space="0" w:color="000000"/>
            </w:tcBorders>
            <w:shd w:val="clear" w:color="auto" w:fill="BBBBBB"/>
            <w:vAlign w:val="center"/>
            <w:hideMark/>
          </w:tcPr>
          <w:p w14:paraId="6300C440"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4DB0745E" w14:textId="77777777">
        <w:trPr>
          <w:divId w:val="1321689331"/>
          <w:tblCellSpacing w:w="15" w:type="dxa"/>
        </w:trPr>
        <w:tc>
          <w:tcPr>
            <w:tcW w:w="0" w:type="auto"/>
            <w:vAlign w:val="center"/>
            <w:hideMark/>
          </w:tcPr>
          <w:p w14:paraId="5095C627" w14:textId="77777777" w:rsidR="00000000" w:rsidRDefault="003D1106">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1CDFB85C"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bl>
    <w:p w14:paraId="056D16EA" w14:textId="77777777" w:rsidR="00000000" w:rsidRDefault="003D1106">
      <w:pPr>
        <w:pStyle w:val="Heading2"/>
        <w:divId w:val="1321689331"/>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59"/>
        <w:gridCol w:w="6251"/>
      </w:tblGrid>
      <w:tr w:rsidR="00000000" w14:paraId="7F137F72" w14:textId="77777777">
        <w:trPr>
          <w:divId w:val="1321689331"/>
          <w:tblCellSpacing w:w="15" w:type="dxa"/>
        </w:trPr>
        <w:tc>
          <w:tcPr>
            <w:tcW w:w="0" w:type="auto"/>
            <w:tcBorders>
              <w:bottom w:val="single" w:sz="6" w:space="0" w:color="000000"/>
            </w:tcBorders>
            <w:shd w:val="clear" w:color="auto" w:fill="BBBBBB"/>
            <w:vAlign w:val="center"/>
            <w:hideMark/>
          </w:tcPr>
          <w:p w14:paraId="4514BD8A"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47B82941"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125791B9" w14:textId="77777777">
        <w:trPr>
          <w:divId w:val="1321689331"/>
          <w:tblCellSpacing w:w="15" w:type="dxa"/>
        </w:trPr>
        <w:tc>
          <w:tcPr>
            <w:tcW w:w="0" w:type="auto"/>
            <w:tcBorders>
              <w:bottom w:val="single" w:sz="6" w:space="0" w:color="CCCCCC"/>
            </w:tcBorders>
            <w:vAlign w:val="center"/>
            <w:hideMark/>
          </w:tcPr>
          <w:p w14:paraId="2A0D3AA4" w14:textId="77777777" w:rsidR="00000000" w:rsidRDefault="003D1106">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588F73BA"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r w:rsidR="00000000" w14:paraId="4A9C247D" w14:textId="77777777">
        <w:trPr>
          <w:divId w:val="1321689331"/>
          <w:tblCellSpacing w:w="15" w:type="dxa"/>
        </w:trPr>
        <w:tc>
          <w:tcPr>
            <w:tcW w:w="0" w:type="auto"/>
            <w:tcBorders>
              <w:bottom w:val="single" w:sz="6" w:space="0" w:color="CCCCCC"/>
            </w:tcBorders>
            <w:vAlign w:val="center"/>
            <w:hideMark/>
          </w:tcPr>
          <w:p w14:paraId="447E0FF1" w14:textId="77777777" w:rsidR="00000000" w:rsidRDefault="003D1106">
            <w:pPr>
              <w:spacing w:after="75"/>
              <w:rPr>
                <w:rFonts w:ascii="Georgia" w:eastAsia="Times New Roman" w:hAnsi="Georgia"/>
                <w:sz w:val="18"/>
                <w:szCs w:val="18"/>
              </w:rPr>
            </w:pPr>
            <w:r>
              <w:rPr>
                <w:rFonts w:ascii="Georgia" w:eastAsia="Times New Roman" w:hAnsi="Georgia"/>
                <w:sz w:val="18"/>
                <w:szCs w:val="18"/>
              </w:rPr>
              <w:lastRenderedPageBreak/>
              <w:t>1.2. Land/water protection -&gt; Resource &amp; habitat protection</w:t>
            </w:r>
          </w:p>
        </w:tc>
        <w:tc>
          <w:tcPr>
            <w:tcW w:w="0" w:type="auto"/>
            <w:tcBorders>
              <w:bottom w:val="single" w:sz="6" w:space="0" w:color="CCCCCC"/>
            </w:tcBorders>
            <w:vAlign w:val="center"/>
            <w:hideMark/>
          </w:tcPr>
          <w:p w14:paraId="3336710F"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r w:rsidR="00000000" w14:paraId="00FA462F" w14:textId="77777777">
        <w:trPr>
          <w:divId w:val="1321689331"/>
          <w:tblCellSpacing w:w="15" w:type="dxa"/>
        </w:trPr>
        <w:tc>
          <w:tcPr>
            <w:tcW w:w="0" w:type="auto"/>
            <w:tcBorders>
              <w:bottom w:val="single" w:sz="6" w:space="0" w:color="CCCCCC"/>
            </w:tcBorders>
            <w:vAlign w:val="center"/>
            <w:hideMark/>
          </w:tcPr>
          <w:p w14:paraId="6330B9A8" w14:textId="77777777" w:rsidR="00000000" w:rsidRDefault="003D1106">
            <w:pPr>
              <w:spacing w:after="75"/>
              <w:rPr>
                <w:rFonts w:ascii="Georgia" w:eastAsia="Times New Roman" w:hAnsi="Georgia"/>
                <w:sz w:val="18"/>
                <w:szCs w:val="18"/>
              </w:rPr>
            </w:pPr>
            <w:r>
              <w:rPr>
                <w:rFonts w:ascii="Georgia" w:eastAsia="Times New Roman" w:hAnsi="Georgia"/>
                <w:sz w:val="18"/>
                <w:szCs w:val="18"/>
              </w:rPr>
              <w:t>2.1. Land/water management -&gt; Site/area management</w:t>
            </w:r>
          </w:p>
        </w:tc>
        <w:tc>
          <w:tcPr>
            <w:tcW w:w="0" w:type="auto"/>
            <w:tcBorders>
              <w:bottom w:val="single" w:sz="6" w:space="0" w:color="CCCCCC"/>
            </w:tcBorders>
            <w:vAlign w:val="center"/>
            <w:hideMark/>
          </w:tcPr>
          <w:p w14:paraId="5F4F5199" w14:textId="77777777" w:rsidR="00000000" w:rsidRDefault="003D1106">
            <w:pPr>
              <w:spacing w:after="75"/>
              <w:rPr>
                <w:rFonts w:ascii="Georgia" w:eastAsia="Times New Roman" w:hAnsi="Georgia"/>
                <w:sz w:val="18"/>
                <w:szCs w:val="18"/>
              </w:rPr>
            </w:pPr>
            <w:r>
              <w:rPr>
                <w:rFonts w:ascii="Georgia" w:eastAsia="Times New Roman" w:hAnsi="Georgia"/>
                <w:sz w:val="18"/>
                <w:szCs w:val="18"/>
              </w:rPr>
              <w:t>Complement existing protected area network (including through other effective area-based</w:t>
            </w:r>
            <w:r>
              <w:rPr>
                <w:rFonts w:ascii="Georgia" w:eastAsia="Times New Roman" w:hAnsi="Georgia"/>
                <w:sz w:val="18"/>
                <w:szCs w:val="18"/>
              </w:rPr>
              <w:t xml:space="preserve"> measures) so that it covers currently underrepresented areas of the species range (</w:t>
            </w:r>
            <w:proofErr w:type="spellStart"/>
            <w:r>
              <w:rPr>
                <w:rFonts w:ascii="Georgia" w:eastAsia="Times New Roman" w:hAnsi="Georgia"/>
                <w:sz w:val="18"/>
                <w:szCs w:val="18"/>
              </w:rPr>
              <w:t>Gaisberger</w:t>
            </w:r>
            <w:proofErr w:type="spellEnd"/>
            <w:r>
              <w:rPr>
                <w:rFonts w:ascii="Georgia" w:eastAsia="Times New Roman" w:hAnsi="Georgia"/>
                <w:sz w:val="18"/>
                <w:szCs w:val="18"/>
              </w:rPr>
              <w:t xml:space="preserve"> et al. in press) Pay attention to the genetic diversity and quality of seed in restoration projects to contribute to species recovery. </w:t>
            </w:r>
          </w:p>
        </w:tc>
      </w:tr>
      <w:tr w:rsidR="00000000" w14:paraId="26AEED45" w14:textId="77777777">
        <w:trPr>
          <w:divId w:val="1321689331"/>
          <w:tblCellSpacing w:w="15" w:type="dxa"/>
        </w:trPr>
        <w:tc>
          <w:tcPr>
            <w:tcW w:w="0" w:type="auto"/>
            <w:tcBorders>
              <w:bottom w:val="single" w:sz="6" w:space="0" w:color="CCCCCC"/>
            </w:tcBorders>
            <w:vAlign w:val="center"/>
            <w:hideMark/>
          </w:tcPr>
          <w:p w14:paraId="1C632642" w14:textId="77777777" w:rsidR="00000000" w:rsidRDefault="003D1106">
            <w:pPr>
              <w:spacing w:after="75"/>
              <w:rPr>
                <w:rFonts w:ascii="Georgia" w:eastAsia="Times New Roman" w:hAnsi="Georgia"/>
                <w:sz w:val="18"/>
                <w:szCs w:val="18"/>
              </w:rPr>
            </w:pPr>
            <w:r>
              <w:rPr>
                <w:rFonts w:ascii="Georgia" w:eastAsia="Times New Roman" w:hAnsi="Georgia"/>
                <w:sz w:val="18"/>
                <w:szCs w:val="18"/>
              </w:rPr>
              <w:t>3.1.1. Species managemen</w:t>
            </w:r>
            <w:r>
              <w:rPr>
                <w:rFonts w:ascii="Georgia" w:eastAsia="Times New Roman" w:hAnsi="Georgia"/>
                <w:sz w:val="18"/>
                <w:szCs w:val="18"/>
              </w:rPr>
              <w:t>t -&gt; Species management -&gt; Harvest management</w:t>
            </w:r>
          </w:p>
        </w:tc>
        <w:tc>
          <w:tcPr>
            <w:tcW w:w="0" w:type="auto"/>
            <w:tcBorders>
              <w:bottom w:val="single" w:sz="6" w:space="0" w:color="CCCCCC"/>
            </w:tcBorders>
            <w:vAlign w:val="center"/>
            <w:hideMark/>
          </w:tcPr>
          <w:p w14:paraId="22BF79C3"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r w:rsidR="00000000" w14:paraId="076DE287" w14:textId="77777777">
        <w:trPr>
          <w:divId w:val="1321689331"/>
          <w:tblCellSpacing w:w="15" w:type="dxa"/>
        </w:trPr>
        <w:tc>
          <w:tcPr>
            <w:tcW w:w="0" w:type="auto"/>
            <w:tcBorders>
              <w:bottom w:val="single" w:sz="6" w:space="0" w:color="CCCCCC"/>
            </w:tcBorders>
            <w:vAlign w:val="center"/>
            <w:hideMark/>
          </w:tcPr>
          <w:p w14:paraId="1FD12D79" w14:textId="77777777" w:rsidR="00000000" w:rsidRDefault="003D1106">
            <w:pPr>
              <w:spacing w:after="75"/>
              <w:rPr>
                <w:rFonts w:ascii="Georgia" w:eastAsia="Times New Roman" w:hAnsi="Georgia"/>
                <w:sz w:val="18"/>
                <w:szCs w:val="18"/>
              </w:rPr>
            </w:pPr>
            <w:r>
              <w:rPr>
                <w:rFonts w:ascii="Georgia" w:eastAsia="Times New Roman" w:hAnsi="Georgia"/>
                <w:sz w:val="18"/>
                <w:szCs w:val="18"/>
              </w:rPr>
              <w:t>3.4.1. Species management -&gt; Ex-situ conservation -&gt; Captive breeding/artificial propagation</w:t>
            </w:r>
          </w:p>
        </w:tc>
        <w:tc>
          <w:tcPr>
            <w:tcW w:w="0" w:type="auto"/>
            <w:tcBorders>
              <w:bottom w:val="single" w:sz="6" w:space="0" w:color="CCCCCC"/>
            </w:tcBorders>
            <w:vAlign w:val="center"/>
            <w:hideMark/>
          </w:tcPr>
          <w:p w14:paraId="36CA3C08"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r w:rsidR="00000000" w14:paraId="1D585CD9" w14:textId="77777777">
        <w:trPr>
          <w:divId w:val="1321689331"/>
          <w:tblCellSpacing w:w="15" w:type="dxa"/>
        </w:trPr>
        <w:tc>
          <w:tcPr>
            <w:tcW w:w="0" w:type="auto"/>
            <w:tcBorders>
              <w:bottom w:val="single" w:sz="6" w:space="0" w:color="CCCCCC"/>
            </w:tcBorders>
            <w:vAlign w:val="center"/>
            <w:hideMark/>
          </w:tcPr>
          <w:p w14:paraId="1D980826" w14:textId="77777777" w:rsidR="00000000" w:rsidRDefault="003D1106">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6C7D48A2"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r w:rsidR="00000000" w14:paraId="0EC4359B" w14:textId="77777777">
        <w:trPr>
          <w:divId w:val="1321689331"/>
          <w:tblCellSpacing w:w="15" w:type="dxa"/>
        </w:trPr>
        <w:tc>
          <w:tcPr>
            <w:tcW w:w="0" w:type="auto"/>
            <w:tcBorders>
              <w:bottom w:val="single" w:sz="6" w:space="0" w:color="CCCCCC"/>
            </w:tcBorders>
            <w:vAlign w:val="center"/>
            <w:hideMark/>
          </w:tcPr>
          <w:p w14:paraId="61EEBD2F" w14:textId="77777777" w:rsidR="00000000" w:rsidRDefault="003D1106">
            <w:pPr>
              <w:spacing w:after="75"/>
              <w:rPr>
                <w:rFonts w:ascii="Georgia" w:eastAsia="Times New Roman" w:hAnsi="Georgia"/>
                <w:sz w:val="18"/>
                <w:szCs w:val="18"/>
              </w:rPr>
            </w:pPr>
            <w:r>
              <w:rPr>
                <w:rFonts w:ascii="Georgia" w:eastAsia="Times New Roman" w:hAnsi="Georgia"/>
                <w:sz w:val="18"/>
                <w:szCs w:val="18"/>
              </w:rPr>
              <w:t xml:space="preserve">4.3. Education &amp; </w:t>
            </w:r>
            <w:r>
              <w:rPr>
                <w:rFonts w:ascii="Georgia" w:eastAsia="Times New Roman" w:hAnsi="Georgia"/>
                <w:sz w:val="18"/>
                <w:szCs w:val="18"/>
              </w:rPr>
              <w:t>awareness -&gt; Awareness &amp; communications</w:t>
            </w:r>
          </w:p>
        </w:tc>
        <w:tc>
          <w:tcPr>
            <w:tcW w:w="0" w:type="auto"/>
            <w:tcBorders>
              <w:bottom w:val="single" w:sz="6" w:space="0" w:color="CCCCCC"/>
            </w:tcBorders>
            <w:vAlign w:val="center"/>
            <w:hideMark/>
          </w:tcPr>
          <w:p w14:paraId="1EDC9170"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r w:rsidR="00000000" w14:paraId="6944DB14" w14:textId="77777777">
        <w:trPr>
          <w:divId w:val="1321689331"/>
          <w:tblCellSpacing w:w="15" w:type="dxa"/>
        </w:trPr>
        <w:tc>
          <w:tcPr>
            <w:tcW w:w="0" w:type="auto"/>
            <w:tcBorders>
              <w:bottom w:val="single" w:sz="6" w:space="0" w:color="CCCCCC"/>
            </w:tcBorders>
            <w:vAlign w:val="center"/>
            <w:hideMark/>
          </w:tcPr>
          <w:p w14:paraId="18492C77" w14:textId="77777777" w:rsidR="00000000" w:rsidRDefault="003D1106">
            <w:pPr>
              <w:spacing w:after="75"/>
              <w:rPr>
                <w:rFonts w:ascii="Georgia" w:eastAsia="Times New Roman" w:hAnsi="Georgia"/>
                <w:sz w:val="18"/>
                <w:szCs w:val="18"/>
              </w:rPr>
            </w:pPr>
            <w:r>
              <w:rPr>
                <w:rFonts w:ascii="Georgia" w:eastAsia="Times New Roman" w:hAnsi="Georgia"/>
                <w:sz w:val="18"/>
                <w:szCs w:val="18"/>
              </w:rPr>
              <w:t>5.2. Law &amp; policy -&gt; Policies and regulations</w:t>
            </w:r>
          </w:p>
        </w:tc>
        <w:tc>
          <w:tcPr>
            <w:tcW w:w="0" w:type="auto"/>
            <w:tcBorders>
              <w:bottom w:val="single" w:sz="6" w:space="0" w:color="CCCCCC"/>
            </w:tcBorders>
            <w:vAlign w:val="center"/>
            <w:hideMark/>
          </w:tcPr>
          <w:p w14:paraId="4A3B8AB3"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r w:rsidR="00000000" w14:paraId="28B3C6FD" w14:textId="77777777">
        <w:trPr>
          <w:divId w:val="1321689331"/>
          <w:tblCellSpacing w:w="15" w:type="dxa"/>
        </w:trPr>
        <w:tc>
          <w:tcPr>
            <w:tcW w:w="0" w:type="auto"/>
            <w:tcBorders>
              <w:bottom w:val="single" w:sz="6" w:space="0" w:color="CCCCCC"/>
            </w:tcBorders>
            <w:vAlign w:val="center"/>
            <w:hideMark/>
          </w:tcPr>
          <w:p w14:paraId="1195773E" w14:textId="77777777" w:rsidR="00000000" w:rsidRDefault="003D1106">
            <w:pPr>
              <w:spacing w:after="75"/>
              <w:rPr>
                <w:rFonts w:ascii="Georgia" w:eastAsia="Times New Roman" w:hAnsi="Georgia"/>
                <w:sz w:val="18"/>
                <w:szCs w:val="18"/>
              </w:rPr>
            </w:pPr>
            <w:r>
              <w:rPr>
                <w:rFonts w:ascii="Georgia" w:eastAsia="Times New Roman" w:hAnsi="Georgia"/>
                <w:sz w:val="18"/>
                <w:szCs w:val="18"/>
              </w:rPr>
              <w:t>5.4.1. Law &amp; policy -&gt; Compliance and enforcement -&gt; International level</w:t>
            </w:r>
          </w:p>
        </w:tc>
        <w:tc>
          <w:tcPr>
            <w:tcW w:w="0" w:type="auto"/>
            <w:tcBorders>
              <w:bottom w:val="single" w:sz="6" w:space="0" w:color="CCCCCC"/>
            </w:tcBorders>
            <w:vAlign w:val="center"/>
            <w:hideMark/>
          </w:tcPr>
          <w:p w14:paraId="2E0C4B5C"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r w:rsidR="00000000" w14:paraId="1B2BF51B" w14:textId="77777777">
        <w:trPr>
          <w:divId w:val="1321689331"/>
          <w:tblCellSpacing w:w="15" w:type="dxa"/>
        </w:trPr>
        <w:tc>
          <w:tcPr>
            <w:tcW w:w="0" w:type="auto"/>
            <w:tcBorders>
              <w:bottom w:val="single" w:sz="6" w:space="0" w:color="CCCCCC"/>
            </w:tcBorders>
            <w:vAlign w:val="center"/>
            <w:hideMark/>
          </w:tcPr>
          <w:p w14:paraId="13E5A517" w14:textId="77777777" w:rsidR="00000000" w:rsidRDefault="003D1106">
            <w:pPr>
              <w:spacing w:after="75"/>
              <w:rPr>
                <w:rFonts w:ascii="Georgia" w:eastAsia="Times New Roman" w:hAnsi="Georgia"/>
                <w:sz w:val="18"/>
                <w:szCs w:val="18"/>
              </w:rPr>
            </w:pPr>
            <w:r>
              <w:rPr>
                <w:rFonts w:ascii="Georgia" w:eastAsia="Times New Roman" w:hAnsi="Georgia"/>
                <w:sz w:val="18"/>
                <w:szCs w:val="18"/>
              </w:rPr>
              <w:t>5.4.2. Law &amp; policy -&gt; Compliance and enforcement -&gt; National level</w:t>
            </w:r>
          </w:p>
        </w:tc>
        <w:tc>
          <w:tcPr>
            <w:tcW w:w="0" w:type="auto"/>
            <w:tcBorders>
              <w:bottom w:val="single" w:sz="6" w:space="0" w:color="CCCCCC"/>
            </w:tcBorders>
            <w:vAlign w:val="center"/>
            <w:hideMark/>
          </w:tcPr>
          <w:p w14:paraId="6BFB1A47"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r w:rsidR="00000000" w14:paraId="3C885891" w14:textId="77777777">
        <w:trPr>
          <w:divId w:val="1321689331"/>
          <w:tblCellSpacing w:w="15" w:type="dxa"/>
        </w:trPr>
        <w:tc>
          <w:tcPr>
            <w:tcW w:w="0" w:type="auto"/>
            <w:tcBorders>
              <w:bottom w:val="single" w:sz="6" w:space="0" w:color="CCCCCC"/>
            </w:tcBorders>
            <w:vAlign w:val="center"/>
            <w:hideMark/>
          </w:tcPr>
          <w:p w14:paraId="0066C216" w14:textId="77777777" w:rsidR="00000000" w:rsidRDefault="003D1106">
            <w:pPr>
              <w:spacing w:after="75"/>
              <w:rPr>
                <w:rFonts w:ascii="Georgia" w:eastAsia="Times New Roman" w:hAnsi="Georgia"/>
                <w:sz w:val="18"/>
                <w:szCs w:val="18"/>
              </w:rPr>
            </w:pPr>
            <w:r>
              <w:rPr>
                <w:rFonts w:ascii="Georgia" w:eastAsia="Times New Roman" w:hAnsi="Georgia"/>
                <w:sz w:val="18"/>
                <w:szCs w:val="18"/>
              </w:rPr>
              <w:t>6.3. Livelihood, economic &amp; other incentives -&gt; Market forces</w:t>
            </w:r>
          </w:p>
        </w:tc>
        <w:tc>
          <w:tcPr>
            <w:tcW w:w="0" w:type="auto"/>
            <w:tcBorders>
              <w:bottom w:val="single" w:sz="6" w:space="0" w:color="CCCCCC"/>
            </w:tcBorders>
            <w:vAlign w:val="center"/>
            <w:hideMark/>
          </w:tcPr>
          <w:p w14:paraId="01307F17"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bl>
    <w:p w14:paraId="55BA9844" w14:textId="77777777" w:rsidR="00000000" w:rsidRDefault="003D1106">
      <w:pPr>
        <w:pStyle w:val="Heading2"/>
        <w:divId w:val="1321689331"/>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908"/>
        <w:gridCol w:w="530"/>
      </w:tblGrid>
      <w:tr w:rsidR="00000000" w14:paraId="26E812BA" w14:textId="77777777">
        <w:trPr>
          <w:divId w:val="1321689331"/>
          <w:tblCellSpacing w:w="15" w:type="dxa"/>
        </w:trPr>
        <w:tc>
          <w:tcPr>
            <w:tcW w:w="0" w:type="auto"/>
            <w:tcBorders>
              <w:bottom w:val="single" w:sz="6" w:space="0" w:color="000000"/>
            </w:tcBorders>
            <w:shd w:val="clear" w:color="auto" w:fill="BBBBBB"/>
            <w:vAlign w:val="center"/>
            <w:hideMark/>
          </w:tcPr>
          <w:p w14:paraId="727042D7"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57C11FA6"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DD34FB8" w14:textId="77777777">
        <w:trPr>
          <w:divId w:val="1321689331"/>
          <w:tblCellSpacing w:w="15" w:type="dxa"/>
        </w:trPr>
        <w:tc>
          <w:tcPr>
            <w:tcW w:w="0" w:type="auto"/>
            <w:tcBorders>
              <w:bottom w:val="single" w:sz="6" w:space="0" w:color="CCCCCC"/>
            </w:tcBorders>
            <w:vAlign w:val="center"/>
            <w:hideMark/>
          </w:tcPr>
          <w:p w14:paraId="302320DE" w14:textId="77777777" w:rsidR="00000000" w:rsidRDefault="003D1106">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4EB0C06F"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r w:rsidR="00000000" w14:paraId="6DBCDD36" w14:textId="77777777">
        <w:trPr>
          <w:divId w:val="1321689331"/>
          <w:tblCellSpacing w:w="15" w:type="dxa"/>
        </w:trPr>
        <w:tc>
          <w:tcPr>
            <w:tcW w:w="0" w:type="auto"/>
            <w:tcBorders>
              <w:bottom w:val="single" w:sz="6" w:space="0" w:color="CCCCCC"/>
            </w:tcBorders>
            <w:vAlign w:val="center"/>
            <w:hideMark/>
          </w:tcPr>
          <w:p w14:paraId="5EA6272D" w14:textId="77777777" w:rsidR="00000000" w:rsidRDefault="003D1106">
            <w:pPr>
              <w:spacing w:after="75"/>
              <w:rPr>
                <w:rFonts w:ascii="Georgia" w:eastAsia="Times New Roman" w:hAnsi="Georgia"/>
                <w:sz w:val="18"/>
                <w:szCs w:val="18"/>
              </w:rPr>
            </w:pPr>
            <w:r>
              <w:rPr>
                <w:rFonts w:ascii="Georgia" w:eastAsia="Times New Roman" w:hAnsi="Georgia"/>
                <w:sz w:val="18"/>
                <w:szCs w:val="18"/>
              </w:rPr>
              <w:t>1.3. Research -&gt; Life history &amp; ecology</w:t>
            </w:r>
          </w:p>
        </w:tc>
        <w:tc>
          <w:tcPr>
            <w:tcW w:w="0" w:type="auto"/>
            <w:tcBorders>
              <w:bottom w:val="single" w:sz="6" w:space="0" w:color="CCCCCC"/>
            </w:tcBorders>
            <w:vAlign w:val="center"/>
            <w:hideMark/>
          </w:tcPr>
          <w:p w14:paraId="2739C164"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r w:rsidR="00000000" w14:paraId="42F3A7E7" w14:textId="77777777">
        <w:trPr>
          <w:divId w:val="1321689331"/>
          <w:tblCellSpacing w:w="15" w:type="dxa"/>
        </w:trPr>
        <w:tc>
          <w:tcPr>
            <w:tcW w:w="0" w:type="auto"/>
            <w:tcBorders>
              <w:bottom w:val="single" w:sz="6" w:space="0" w:color="CCCCCC"/>
            </w:tcBorders>
            <w:vAlign w:val="center"/>
            <w:hideMark/>
          </w:tcPr>
          <w:p w14:paraId="017F5031" w14:textId="77777777" w:rsidR="00000000" w:rsidRDefault="003D1106">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0C3406C0"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r w:rsidR="00000000" w14:paraId="494B8FB6" w14:textId="77777777">
        <w:trPr>
          <w:divId w:val="1321689331"/>
          <w:tblCellSpacing w:w="15" w:type="dxa"/>
        </w:trPr>
        <w:tc>
          <w:tcPr>
            <w:tcW w:w="0" w:type="auto"/>
            <w:tcBorders>
              <w:bottom w:val="single" w:sz="6" w:space="0" w:color="CCCCCC"/>
            </w:tcBorders>
            <w:vAlign w:val="center"/>
            <w:hideMark/>
          </w:tcPr>
          <w:p w14:paraId="187D1815" w14:textId="77777777" w:rsidR="00000000" w:rsidRDefault="003D1106">
            <w:pPr>
              <w:spacing w:after="75"/>
              <w:rPr>
                <w:rFonts w:ascii="Georgia" w:eastAsia="Times New Roman" w:hAnsi="Georgia"/>
                <w:sz w:val="18"/>
                <w:szCs w:val="18"/>
              </w:rPr>
            </w:pPr>
            <w:r>
              <w:rPr>
                <w:rFonts w:ascii="Georgia" w:eastAsia="Times New Roman" w:hAnsi="Georgia"/>
                <w:sz w:val="18"/>
                <w:szCs w:val="18"/>
              </w:rPr>
              <w:t>1.6. Research -</w:t>
            </w:r>
            <w:r>
              <w:rPr>
                <w:rFonts w:ascii="Georgia" w:eastAsia="Times New Roman" w:hAnsi="Georgia"/>
                <w:sz w:val="18"/>
                <w:szCs w:val="18"/>
              </w:rPr>
              <w:t>&gt; Actions</w:t>
            </w:r>
          </w:p>
        </w:tc>
        <w:tc>
          <w:tcPr>
            <w:tcW w:w="0" w:type="auto"/>
            <w:tcBorders>
              <w:bottom w:val="single" w:sz="6" w:space="0" w:color="CCCCCC"/>
            </w:tcBorders>
            <w:vAlign w:val="center"/>
            <w:hideMark/>
          </w:tcPr>
          <w:p w14:paraId="1211A09E"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r w:rsidR="00000000" w14:paraId="06FBC834" w14:textId="77777777">
        <w:trPr>
          <w:divId w:val="1321689331"/>
          <w:tblCellSpacing w:w="15" w:type="dxa"/>
        </w:trPr>
        <w:tc>
          <w:tcPr>
            <w:tcW w:w="0" w:type="auto"/>
            <w:tcBorders>
              <w:bottom w:val="single" w:sz="6" w:space="0" w:color="CCCCCC"/>
            </w:tcBorders>
            <w:vAlign w:val="center"/>
            <w:hideMark/>
          </w:tcPr>
          <w:p w14:paraId="72D50970" w14:textId="77777777" w:rsidR="00000000" w:rsidRDefault="003D1106">
            <w:pPr>
              <w:spacing w:after="75"/>
              <w:rPr>
                <w:rFonts w:ascii="Georgia" w:eastAsia="Times New Roman" w:hAnsi="Georgia"/>
                <w:sz w:val="18"/>
                <w:szCs w:val="18"/>
              </w:rPr>
            </w:pPr>
            <w:r>
              <w:rPr>
                <w:rFonts w:ascii="Georgia" w:eastAsia="Times New Roman" w:hAnsi="Georgia"/>
                <w:sz w:val="18"/>
                <w:szCs w:val="18"/>
              </w:rPr>
              <w:t>2.2. Conservation Planning -&gt; Area-based Management Plan</w:t>
            </w:r>
          </w:p>
        </w:tc>
        <w:tc>
          <w:tcPr>
            <w:tcW w:w="0" w:type="auto"/>
            <w:tcBorders>
              <w:bottom w:val="single" w:sz="6" w:space="0" w:color="CCCCCC"/>
            </w:tcBorders>
            <w:vAlign w:val="center"/>
            <w:hideMark/>
          </w:tcPr>
          <w:p w14:paraId="71D80319"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r w:rsidR="00000000" w14:paraId="44E7F6CC" w14:textId="77777777">
        <w:trPr>
          <w:divId w:val="1321689331"/>
          <w:tblCellSpacing w:w="15" w:type="dxa"/>
        </w:trPr>
        <w:tc>
          <w:tcPr>
            <w:tcW w:w="0" w:type="auto"/>
            <w:tcBorders>
              <w:bottom w:val="single" w:sz="6" w:space="0" w:color="CCCCCC"/>
            </w:tcBorders>
            <w:vAlign w:val="center"/>
            <w:hideMark/>
          </w:tcPr>
          <w:p w14:paraId="043C1895" w14:textId="77777777" w:rsidR="00000000" w:rsidRDefault="003D1106">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1087CD9F" w14:textId="77777777" w:rsidR="00000000" w:rsidRDefault="003D1106">
            <w:pPr>
              <w:spacing w:after="75"/>
              <w:rPr>
                <w:rFonts w:ascii="Georgia" w:eastAsia="Times New Roman" w:hAnsi="Georgia"/>
                <w:sz w:val="18"/>
                <w:szCs w:val="18"/>
              </w:rPr>
            </w:pPr>
            <w:r>
              <w:rPr>
                <w:rFonts w:ascii="Georgia" w:eastAsia="Times New Roman" w:hAnsi="Georgia"/>
                <w:sz w:val="18"/>
                <w:szCs w:val="18"/>
              </w:rPr>
              <w:t>-</w:t>
            </w:r>
          </w:p>
        </w:tc>
      </w:tr>
    </w:tbl>
    <w:p w14:paraId="11F3C621" w14:textId="77777777" w:rsidR="00000000" w:rsidRDefault="003D1106">
      <w:pPr>
        <w:pStyle w:val="Heading1"/>
        <w:divId w:val="1094741434"/>
        <w:rPr>
          <w:rFonts w:ascii="Georgia" w:eastAsia="Times New Roman" w:hAnsi="Georgia"/>
          <w:sz w:val="29"/>
          <w:szCs w:val="29"/>
        </w:rPr>
      </w:pPr>
      <w:r>
        <w:rPr>
          <w:rFonts w:ascii="Georgia" w:eastAsia="Times New Roman" w:hAnsi="Georgia"/>
          <w:sz w:val="29"/>
          <w:szCs w:val="29"/>
        </w:rPr>
        <w:t>Ecosystem Services</w:t>
      </w:r>
    </w:p>
    <w:p w14:paraId="5004A78B" w14:textId="77777777" w:rsidR="00000000" w:rsidRDefault="003D1106">
      <w:pPr>
        <w:pStyle w:val="Heading2"/>
        <w:divId w:val="1094741434"/>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513"/>
        <w:gridCol w:w="1218"/>
        <w:gridCol w:w="2730"/>
      </w:tblGrid>
      <w:tr w:rsidR="00000000" w14:paraId="0E270ABF" w14:textId="77777777">
        <w:trPr>
          <w:divId w:val="1094741434"/>
          <w:tblCellSpacing w:w="15" w:type="dxa"/>
        </w:trPr>
        <w:tc>
          <w:tcPr>
            <w:tcW w:w="0" w:type="auto"/>
            <w:tcBorders>
              <w:bottom w:val="single" w:sz="6" w:space="0" w:color="000000"/>
            </w:tcBorders>
            <w:shd w:val="clear" w:color="auto" w:fill="BBBBBB"/>
            <w:vAlign w:val="center"/>
            <w:hideMark/>
          </w:tcPr>
          <w:p w14:paraId="5D9C6B3E" w14:textId="77777777" w:rsidR="00000000" w:rsidRDefault="003D1106">
            <w:pPr>
              <w:rPr>
                <w:rFonts w:ascii="Georgia" w:eastAsia="Times New Roman" w:hAnsi="Georgia"/>
                <w:sz w:val="27"/>
                <w:szCs w:val="27"/>
              </w:rPr>
            </w:pPr>
          </w:p>
        </w:tc>
        <w:tc>
          <w:tcPr>
            <w:tcW w:w="0" w:type="auto"/>
            <w:tcBorders>
              <w:bottom w:val="single" w:sz="6" w:space="0" w:color="000000"/>
            </w:tcBorders>
            <w:shd w:val="clear" w:color="auto" w:fill="BBBBBB"/>
            <w:vAlign w:val="center"/>
            <w:hideMark/>
          </w:tcPr>
          <w:p w14:paraId="54CB0B01"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Importance:</w:t>
            </w:r>
          </w:p>
        </w:tc>
        <w:tc>
          <w:tcPr>
            <w:tcW w:w="0" w:type="auto"/>
            <w:tcBorders>
              <w:bottom w:val="single" w:sz="6" w:space="0" w:color="000000"/>
            </w:tcBorders>
            <w:shd w:val="clear" w:color="auto" w:fill="BBBBBB"/>
            <w:vAlign w:val="center"/>
            <w:hideMark/>
          </w:tcPr>
          <w:p w14:paraId="0C720B45" w14:textId="77777777" w:rsidR="00000000" w:rsidRDefault="003D1106">
            <w:pPr>
              <w:spacing w:after="75"/>
              <w:rPr>
                <w:rFonts w:ascii="Georgia" w:eastAsia="Times New Roman" w:hAnsi="Georgia"/>
                <w:b/>
                <w:bCs/>
                <w:sz w:val="18"/>
                <w:szCs w:val="18"/>
              </w:rPr>
            </w:pPr>
            <w:r>
              <w:rPr>
                <w:rFonts w:ascii="Georgia" w:eastAsia="Times New Roman" w:hAnsi="Georgia"/>
                <w:b/>
                <w:bCs/>
                <w:sz w:val="18"/>
                <w:szCs w:val="18"/>
              </w:rPr>
              <w:t>Geographic range of benefit:</w:t>
            </w:r>
          </w:p>
        </w:tc>
      </w:tr>
      <w:tr w:rsidR="00000000" w14:paraId="4BF77C15" w14:textId="77777777">
        <w:trPr>
          <w:divId w:val="1094741434"/>
          <w:tblCellSpacing w:w="15" w:type="dxa"/>
        </w:trPr>
        <w:tc>
          <w:tcPr>
            <w:tcW w:w="0" w:type="auto"/>
            <w:tcBorders>
              <w:bottom w:val="single" w:sz="6" w:space="0" w:color="CCCCCC"/>
            </w:tcBorders>
            <w:vAlign w:val="center"/>
            <w:hideMark/>
          </w:tcPr>
          <w:p w14:paraId="0AD3E91A" w14:textId="77777777" w:rsidR="00000000" w:rsidRDefault="003D1106">
            <w:pPr>
              <w:spacing w:after="75"/>
              <w:rPr>
                <w:rFonts w:ascii="Georgia" w:eastAsia="Times New Roman" w:hAnsi="Georgia"/>
                <w:sz w:val="18"/>
                <w:szCs w:val="18"/>
              </w:rPr>
            </w:pPr>
            <w:r>
              <w:rPr>
                <w:rFonts w:ascii="Georgia" w:eastAsia="Times New Roman" w:hAnsi="Georgia"/>
                <w:sz w:val="18"/>
                <w:szCs w:val="18"/>
              </w:rPr>
              <w:t>1. Water Quality</w:t>
            </w:r>
          </w:p>
        </w:tc>
        <w:tc>
          <w:tcPr>
            <w:tcW w:w="0" w:type="auto"/>
            <w:tcBorders>
              <w:bottom w:val="single" w:sz="6" w:space="0" w:color="CCCCCC"/>
            </w:tcBorders>
            <w:vAlign w:val="center"/>
            <w:hideMark/>
          </w:tcPr>
          <w:p w14:paraId="7EA24842" w14:textId="77777777" w:rsidR="00000000" w:rsidRDefault="003D1106">
            <w:pPr>
              <w:spacing w:after="75"/>
              <w:rPr>
                <w:rFonts w:ascii="Georgia" w:eastAsia="Times New Roman" w:hAnsi="Georgia"/>
                <w:sz w:val="18"/>
                <w:szCs w:val="18"/>
              </w:rPr>
            </w:pPr>
            <w:r>
              <w:rPr>
                <w:rFonts w:ascii="Georgia" w:eastAsia="Times New Roman" w:hAnsi="Georgia"/>
                <w:sz w:val="18"/>
                <w:szCs w:val="18"/>
              </w:rPr>
              <w:t>5 - Not Known</w:t>
            </w:r>
          </w:p>
        </w:tc>
        <w:tc>
          <w:tcPr>
            <w:tcW w:w="0" w:type="auto"/>
            <w:tcBorders>
              <w:bottom w:val="single" w:sz="6" w:space="0" w:color="CCCCCC"/>
            </w:tcBorders>
            <w:vAlign w:val="center"/>
            <w:hideMark/>
          </w:tcPr>
          <w:p w14:paraId="32BB068F" w14:textId="77777777" w:rsidR="00000000" w:rsidRDefault="003D1106">
            <w:pPr>
              <w:spacing w:after="75"/>
              <w:rPr>
                <w:rFonts w:ascii="Georgia" w:eastAsia="Times New Roman" w:hAnsi="Georgia"/>
                <w:sz w:val="18"/>
                <w:szCs w:val="18"/>
              </w:rPr>
            </w:pPr>
            <w:r>
              <w:rPr>
                <w:rFonts w:ascii="Georgia" w:eastAsia="Times New Roman" w:hAnsi="Georgia"/>
                <w:sz w:val="18"/>
                <w:szCs w:val="18"/>
              </w:rPr>
              <w:t>Unknown</w:t>
            </w:r>
          </w:p>
        </w:tc>
      </w:tr>
      <w:tr w:rsidR="00000000" w14:paraId="70C9497A" w14:textId="77777777">
        <w:trPr>
          <w:divId w:val="1094741434"/>
          <w:tblCellSpacing w:w="15" w:type="dxa"/>
        </w:trPr>
        <w:tc>
          <w:tcPr>
            <w:tcW w:w="0" w:type="auto"/>
            <w:tcBorders>
              <w:bottom w:val="single" w:sz="6" w:space="0" w:color="CCCCCC"/>
            </w:tcBorders>
            <w:vAlign w:val="center"/>
            <w:hideMark/>
          </w:tcPr>
          <w:p w14:paraId="70600D30" w14:textId="77777777" w:rsidR="00000000" w:rsidRDefault="003D1106">
            <w:pPr>
              <w:spacing w:after="75"/>
              <w:rPr>
                <w:rFonts w:ascii="Georgia" w:eastAsia="Times New Roman" w:hAnsi="Georgia"/>
                <w:sz w:val="18"/>
                <w:szCs w:val="18"/>
              </w:rPr>
            </w:pPr>
            <w:r>
              <w:rPr>
                <w:rFonts w:ascii="Georgia" w:eastAsia="Times New Roman" w:hAnsi="Georgia"/>
                <w:sz w:val="18"/>
                <w:szCs w:val="18"/>
              </w:rPr>
              <w:t>2. Water Supplies</w:t>
            </w:r>
          </w:p>
        </w:tc>
        <w:tc>
          <w:tcPr>
            <w:tcW w:w="0" w:type="auto"/>
            <w:tcBorders>
              <w:bottom w:val="single" w:sz="6" w:space="0" w:color="CCCCCC"/>
            </w:tcBorders>
            <w:vAlign w:val="center"/>
            <w:hideMark/>
          </w:tcPr>
          <w:p w14:paraId="2FE6E94B" w14:textId="77777777" w:rsidR="00000000" w:rsidRDefault="003D1106">
            <w:pPr>
              <w:spacing w:after="75"/>
              <w:rPr>
                <w:rFonts w:ascii="Georgia" w:eastAsia="Times New Roman" w:hAnsi="Georgia"/>
                <w:sz w:val="18"/>
                <w:szCs w:val="18"/>
              </w:rPr>
            </w:pPr>
            <w:r>
              <w:rPr>
                <w:rFonts w:ascii="Georgia" w:eastAsia="Times New Roman" w:hAnsi="Georgia"/>
                <w:sz w:val="18"/>
                <w:szCs w:val="18"/>
              </w:rPr>
              <w:t>5 - Not Known</w:t>
            </w:r>
          </w:p>
        </w:tc>
        <w:tc>
          <w:tcPr>
            <w:tcW w:w="0" w:type="auto"/>
            <w:tcBorders>
              <w:bottom w:val="single" w:sz="6" w:space="0" w:color="CCCCCC"/>
            </w:tcBorders>
            <w:vAlign w:val="center"/>
            <w:hideMark/>
          </w:tcPr>
          <w:p w14:paraId="4890A9A7" w14:textId="77777777" w:rsidR="00000000" w:rsidRDefault="003D1106">
            <w:pPr>
              <w:spacing w:after="75"/>
              <w:rPr>
                <w:rFonts w:ascii="Georgia" w:eastAsia="Times New Roman" w:hAnsi="Georgia"/>
                <w:sz w:val="18"/>
                <w:szCs w:val="18"/>
              </w:rPr>
            </w:pPr>
            <w:r>
              <w:rPr>
                <w:rFonts w:ascii="Georgia" w:eastAsia="Times New Roman" w:hAnsi="Georgia"/>
                <w:sz w:val="18"/>
                <w:szCs w:val="18"/>
              </w:rPr>
              <w:t>Unknown</w:t>
            </w:r>
          </w:p>
        </w:tc>
      </w:tr>
      <w:tr w:rsidR="00000000" w14:paraId="1E733C27" w14:textId="77777777">
        <w:trPr>
          <w:divId w:val="1094741434"/>
          <w:tblCellSpacing w:w="15" w:type="dxa"/>
        </w:trPr>
        <w:tc>
          <w:tcPr>
            <w:tcW w:w="0" w:type="auto"/>
            <w:tcBorders>
              <w:bottom w:val="single" w:sz="6" w:space="0" w:color="CCCCCC"/>
            </w:tcBorders>
            <w:vAlign w:val="center"/>
            <w:hideMark/>
          </w:tcPr>
          <w:p w14:paraId="7514B70B" w14:textId="77777777" w:rsidR="00000000" w:rsidRDefault="003D1106">
            <w:pPr>
              <w:spacing w:after="75"/>
              <w:rPr>
                <w:rFonts w:ascii="Georgia" w:eastAsia="Times New Roman" w:hAnsi="Georgia"/>
                <w:sz w:val="18"/>
                <w:szCs w:val="18"/>
              </w:rPr>
            </w:pPr>
            <w:r>
              <w:rPr>
                <w:rFonts w:ascii="Georgia" w:eastAsia="Times New Roman" w:hAnsi="Georgia"/>
                <w:sz w:val="18"/>
                <w:szCs w:val="18"/>
              </w:rPr>
              <w:t>3. Flood Control</w:t>
            </w:r>
          </w:p>
        </w:tc>
        <w:tc>
          <w:tcPr>
            <w:tcW w:w="0" w:type="auto"/>
            <w:tcBorders>
              <w:bottom w:val="single" w:sz="6" w:space="0" w:color="CCCCCC"/>
            </w:tcBorders>
            <w:vAlign w:val="center"/>
            <w:hideMark/>
          </w:tcPr>
          <w:p w14:paraId="36BF063A" w14:textId="77777777" w:rsidR="00000000" w:rsidRDefault="003D1106">
            <w:pPr>
              <w:spacing w:after="75"/>
              <w:rPr>
                <w:rFonts w:ascii="Georgia" w:eastAsia="Times New Roman" w:hAnsi="Georgia"/>
                <w:sz w:val="18"/>
                <w:szCs w:val="18"/>
              </w:rPr>
            </w:pPr>
            <w:r>
              <w:rPr>
                <w:rFonts w:ascii="Georgia" w:eastAsia="Times New Roman" w:hAnsi="Georgia"/>
                <w:sz w:val="18"/>
                <w:szCs w:val="18"/>
              </w:rPr>
              <w:t>5 - Not Known</w:t>
            </w:r>
          </w:p>
        </w:tc>
        <w:tc>
          <w:tcPr>
            <w:tcW w:w="0" w:type="auto"/>
            <w:tcBorders>
              <w:bottom w:val="single" w:sz="6" w:space="0" w:color="CCCCCC"/>
            </w:tcBorders>
            <w:vAlign w:val="center"/>
            <w:hideMark/>
          </w:tcPr>
          <w:p w14:paraId="595EA1D5" w14:textId="77777777" w:rsidR="00000000" w:rsidRDefault="003D1106">
            <w:pPr>
              <w:spacing w:after="75"/>
              <w:rPr>
                <w:rFonts w:ascii="Georgia" w:eastAsia="Times New Roman" w:hAnsi="Georgia"/>
                <w:sz w:val="18"/>
                <w:szCs w:val="18"/>
              </w:rPr>
            </w:pPr>
            <w:r>
              <w:rPr>
                <w:rFonts w:ascii="Georgia" w:eastAsia="Times New Roman" w:hAnsi="Georgia"/>
                <w:sz w:val="18"/>
                <w:szCs w:val="18"/>
              </w:rPr>
              <w:t>Unknown</w:t>
            </w:r>
          </w:p>
        </w:tc>
      </w:tr>
      <w:tr w:rsidR="00000000" w14:paraId="662DC19A" w14:textId="77777777">
        <w:trPr>
          <w:divId w:val="1094741434"/>
          <w:tblCellSpacing w:w="15" w:type="dxa"/>
        </w:trPr>
        <w:tc>
          <w:tcPr>
            <w:tcW w:w="0" w:type="auto"/>
            <w:tcBorders>
              <w:bottom w:val="single" w:sz="6" w:space="0" w:color="CCCCCC"/>
            </w:tcBorders>
            <w:vAlign w:val="center"/>
            <w:hideMark/>
          </w:tcPr>
          <w:p w14:paraId="45D75A7E" w14:textId="77777777" w:rsidR="00000000" w:rsidRDefault="003D1106">
            <w:pPr>
              <w:spacing w:after="75"/>
              <w:rPr>
                <w:rFonts w:ascii="Georgia" w:eastAsia="Times New Roman" w:hAnsi="Georgia"/>
                <w:sz w:val="18"/>
                <w:szCs w:val="18"/>
              </w:rPr>
            </w:pPr>
            <w:r>
              <w:rPr>
                <w:rFonts w:ascii="Georgia" w:eastAsia="Times New Roman" w:hAnsi="Georgia"/>
                <w:sz w:val="18"/>
                <w:szCs w:val="18"/>
              </w:rPr>
              <w:lastRenderedPageBreak/>
              <w:t>4. Climate Regulation</w:t>
            </w:r>
          </w:p>
        </w:tc>
        <w:tc>
          <w:tcPr>
            <w:tcW w:w="0" w:type="auto"/>
            <w:tcBorders>
              <w:bottom w:val="single" w:sz="6" w:space="0" w:color="CCCCCC"/>
            </w:tcBorders>
            <w:vAlign w:val="center"/>
            <w:hideMark/>
          </w:tcPr>
          <w:p w14:paraId="71B761B2" w14:textId="77777777" w:rsidR="00000000" w:rsidRDefault="003D1106">
            <w:pPr>
              <w:spacing w:after="75"/>
              <w:rPr>
                <w:rFonts w:ascii="Georgia" w:eastAsia="Times New Roman" w:hAnsi="Georgia"/>
                <w:sz w:val="18"/>
                <w:szCs w:val="18"/>
              </w:rPr>
            </w:pPr>
            <w:r>
              <w:rPr>
                <w:rFonts w:ascii="Georgia" w:eastAsia="Times New Roman" w:hAnsi="Georgia"/>
                <w:sz w:val="18"/>
                <w:szCs w:val="18"/>
              </w:rPr>
              <w:t>5 - Not Known</w:t>
            </w:r>
          </w:p>
        </w:tc>
        <w:tc>
          <w:tcPr>
            <w:tcW w:w="0" w:type="auto"/>
            <w:tcBorders>
              <w:bottom w:val="single" w:sz="6" w:space="0" w:color="CCCCCC"/>
            </w:tcBorders>
            <w:vAlign w:val="center"/>
            <w:hideMark/>
          </w:tcPr>
          <w:p w14:paraId="232BE646" w14:textId="77777777" w:rsidR="00000000" w:rsidRDefault="003D1106">
            <w:pPr>
              <w:spacing w:after="75"/>
              <w:rPr>
                <w:rFonts w:ascii="Georgia" w:eastAsia="Times New Roman" w:hAnsi="Georgia"/>
                <w:sz w:val="18"/>
                <w:szCs w:val="18"/>
              </w:rPr>
            </w:pPr>
            <w:r>
              <w:rPr>
                <w:rFonts w:ascii="Georgia" w:eastAsia="Times New Roman" w:hAnsi="Georgia"/>
                <w:sz w:val="18"/>
                <w:szCs w:val="18"/>
              </w:rPr>
              <w:t>Unknown</w:t>
            </w:r>
          </w:p>
        </w:tc>
      </w:tr>
      <w:tr w:rsidR="00000000" w14:paraId="731ACB63" w14:textId="77777777">
        <w:trPr>
          <w:divId w:val="1094741434"/>
          <w:tblCellSpacing w:w="15" w:type="dxa"/>
        </w:trPr>
        <w:tc>
          <w:tcPr>
            <w:tcW w:w="0" w:type="auto"/>
            <w:tcBorders>
              <w:bottom w:val="single" w:sz="6" w:space="0" w:color="CCCCCC"/>
            </w:tcBorders>
            <w:vAlign w:val="center"/>
            <w:hideMark/>
          </w:tcPr>
          <w:p w14:paraId="0469174D" w14:textId="77777777" w:rsidR="00000000" w:rsidRDefault="003D1106">
            <w:pPr>
              <w:spacing w:after="75"/>
              <w:rPr>
                <w:rFonts w:ascii="Georgia" w:eastAsia="Times New Roman" w:hAnsi="Georgia"/>
                <w:sz w:val="18"/>
                <w:szCs w:val="18"/>
              </w:rPr>
            </w:pPr>
            <w:r>
              <w:rPr>
                <w:rFonts w:ascii="Georgia" w:eastAsia="Times New Roman" w:hAnsi="Georgia"/>
                <w:sz w:val="18"/>
                <w:szCs w:val="18"/>
              </w:rPr>
              <w:t>5. Landscape</w:t>
            </w:r>
          </w:p>
        </w:tc>
        <w:tc>
          <w:tcPr>
            <w:tcW w:w="0" w:type="auto"/>
            <w:tcBorders>
              <w:bottom w:val="single" w:sz="6" w:space="0" w:color="CCCCCC"/>
            </w:tcBorders>
            <w:vAlign w:val="center"/>
            <w:hideMark/>
          </w:tcPr>
          <w:p w14:paraId="4EAF9D18" w14:textId="77777777" w:rsidR="00000000" w:rsidRDefault="003D1106">
            <w:pPr>
              <w:spacing w:after="75"/>
              <w:rPr>
                <w:rFonts w:ascii="Georgia" w:eastAsia="Times New Roman" w:hAnsi="Georgia"/>
                <w:sz w:val="18"/>
                <w:szCs w:val="18"/>
              </w:rPr>
            </w:pPr>
            <w:r>
              <w:rPr>
                <w:rFonts w:ascii="Georgia" w:eastAsia="Times New Roman" w:hAnsi="Georgia"/>
                <w:sz w:val="18"/>
                <w:szCs w:val="18"/>
              </w:rPr>
              <w:t>5 - Not Known</w:t>
            </w:r>
          </w:p>
        </w:tc>
        <w:tc>
          <w:tcPr>
            <w:tcW w:w="0" w:type="auto"/>
            <w:tcBorders>
              <w:bottom w:val="single" w:sz="6" w:space="0" w:color="CCCCCC"/>
            </w:tcBorders>
            <w:vAlign w:val="center"/>
            <w:hideMark/>
          </w:tcPr>
          <w:p w14:paraId="422A7D6E" w14:textId="77777777" w:rsidR="00000000" w:rsidRDefault="003D1106">
            <w:pPr>
              <w:spacing w:after="75"/>
              <w:rPr>
                <w:rFonts w:ascii="Georgia" w:eastAsia="Times New Roman" w:hAnsi="Georgia"/>
                <w:sz w:val="18"/>
                <w:szCs w:val="18"/>
              </w:rPr>
            </w:pPr>
            <w:r>
              <w:rPr>
                <w:rFonts w:ascii="Georgia" w:eastAsia="Times New Roman" w:hAnsi="Georgia"/>
                <w:sz w:val="18"/>
                <w:szCs w:val="18"/>
              </w:rPr>
              <w:t>Unknown</w:t>
            </w:r>
          </w:p>
        </w:tc>
      </w:tr>
      <w:tr w:rsidR="00000000" w14:paraId="0A28B8D6" w14:textId="77777777">
        <w:trPr>
          <w:divId w:val="1094741434"/>
          <w:tblCellSpacing w:w="15" w:type="dxa"/>
        </w:trPr>
        <w:tc>
          <w:tcPr>
            <w:tcW w:w="0" w:type="auto"/>
            <w:tcBorders>
              <w:bottom w:val="single" w:sz="6" w:space="0" w:color="CCCCCC"/>
            </w:tcBorders>
            <w:vAlign w:val="center"/>
            <w:hideMark/>
          </w:tcPr>
          <w:p w14:paraId="65F97A6A" w14:textId="77777777" w:rsidR="00000000" w:rsidRDefault="003D1106">
            <w:pPr>
              <w:spacing w:after="75"/>
              <w:rPr>
                <w:rFonts w:ascii="Georgia" w:eastAsia="Times New Roman" w:hAnsi="Georgia"/>
                <w:sz w:val="18"/>
                <w:szCs w:val="18"/>
              </w:rPr>
            </w:pPr>
            <w:r>
              <w:rPr>
                <w:rFonts w:ascii="Georgia" w:eastAsia="Times New Roman" w:hAnsi="Georgia"/>
                <w:sz w:val="18"/>
                <w:szCs w:val="18"/>
              </w:rPr>
              <w:t>6. Air Quality</w:t>
            </w:r>
          </w:p>
        </w:tc>
        <w:tc>
          <w:tcPr>
            <w:tcW w:w="0" w:type="auto"/>
            <w:tcBorders>
              <w:bottom w:val="single" w:sz="6" w:space="0" w:color="CCCCCC"/>
            </w:tcBorders>
            <w:vAlign w:val="center"/>
            <w:hideMark/>
          </w:tcPr>
          <w:p w14:paraId="2EDA329D" w14:textId="77777777" w:rsidR="00000000" w:rsidRDefault="003D1106">
            <w:pPr>
              <w:spacing w:after="75"/>
              <w:rPr>
                <w:rFonts w:ascii="Georgia" w:eastAsia="Times New Roman" w:hAnsi="Georgia"/>
                <w:sz w:val="18"/>
                <w:szCs w:val="18"/>
              </w:rPr>
            </w:pPr>
            <w:r>
              <w:rPr>
                <w:rFonts w:ascii="Georgia" w:eastAsia="Times New Roman" w:hAnsi="Georgia"/>
                <w:sz w:val="18"/>
                <w:szCs w:val="18"/>
              </w:rPr>
              <w:t>5 - Not Known</w:t>
            </w:r>
          </w:p>
        </w:tc>
        <w:tc>
          <w:tcPr>
            <w:tcW w:w="0" w:type="auto"/>
            <w:tcBorders>
              <w:bottom w:val="single" w:sz="6" w:space="0" w:color="CCCCCC"/>
            </w:tcBorders>
            <w:vAlign w:val="center"/>
            <w:hideMark/>
          </w:tcPr>
          <w:p w14:paraId="03D47F6A" w14:textId="77777777" w:rsidR="00000000" w:rsidRDefault="003D1106">
            <w:pPr>
              <w:spacing w:after="75"/>
              <w:rPr>
                <w:rFonts w:ascii="Georgia" w:eastAsia="Times New Roman" w:hAnsi="Georgia"/>
                <w:sz w:val="18"/>
                <w:szCs w:val="18"/>
              </w:rPr>
            </w:pPr>
            <w:r>
              <w:rPr>
                <w:rFonts w:ascii="Georgia" w:eastAsia="Times New Roman" w:hAnsi="Georgia"/>
                <w:sz w:val="18"/>
                <w:szCs w:val="18"/>
              </w:rPr>
              <w:t>Unknown</w:t>
            </w:r>
          </w:p>
        </w:tc>
      </w:tr>
      <w:tr w:rsidR="00000000" w14:paraId="7E3F09D7" w14:textId="77777777">
        <w:trPr>
          <w:divId w:val="1094741434"/>
          <w:tblCellSpacing w:w="15" w:type="dxa"/>
        </w:trPr>
        <w:tc>
          <w:tcPr>
            <w:tcW w:w="0" w:type="auto"/>
            <w:tcBorders>
              <w:bottom w:val="single" w:sz="6" w:space="0" w:color="CCCCCC"/>
            </w:tcBorders>
            <w:vAlign w:val="center"/>
            <w:hideMark/>
          </w:tcPr>
          <w:p w14:paraId="5747AD7A" w14:textId="77777777" w:rsidR="00000000" w:rsidRDefault="003D1106">
            <w:pPr>
              <w:spacing w:after="75"/>
              <w:rPr>
                <w:rFonts w:ascii="Georgia" w:eastAsia="Times New Roman" w:hAnsi="Georgia"/>
                <w:sz w:val="18"/>
                <w:szCs w:val="18"/>
              </w:rPr>
            </w:pPr>
            <w:r>
              <w:rPr>
                <w:rFonts w:ascii="Georgia" w:eastAsia="Times New Roman" w:hAnsi="Georgia"/>
                <w:sz w:val="18"/>
                <w:szCs w:val="18"/>
              </w:rPr>
              <w:t>7. Nutrient Cycling</w:t>
            </w:r>
          </w:p>
        </w:tc>
        <w:tc>
          <w:tcPr>
            <w:tcW w:w="0" w:type="auto"/>
            <w:tcBorders>
              <w:bottom w:val="single" w:sz="6" w:space="0" w:color="CCCCCC"/>
            </w:tcBorders>
            <w:vAlign w:val="center"/>
            <w:hideMark/>
          </w:tcPr>
          <w:p w14:paraId="73D702F3" w14:textId="77777777" w:rsidR="00000000" w:rsidRDefault="003D1106">
            <w:pPr>
              <w:spacing w:after="75"/>
              <w:rPr>
                <w:rFonts w:ascii="Georgia" w:eastAsia="Times New Roman" w:hAnsi="Georgia"/>
                <w:sz w:val="18"/>
                <w:szCs w:val="18"/>
              </w:rPr>
            </w:pPr>
            <w:r>
              <w:rPr>
                <w:rFonts w:ascii="Georgia" w:eastAsia="Times New Roman" w:hAnsi="Georgia"/>
                <w:sz w:val="18"/>
                <w:szCs w:val="18"/>
              </w:rPr>
              <w:t>5 - Not Known</w:t>
            </w:r>
          </w:p>
        </w:tc>
        <w:tc>
          <w:tcPr>
            <w:tcW w:w="0" w:type="auto"/>
            <w:tcBorders>
              <w:bottom w:val="single" w:sz="6" w:space="0" w:color="CCCCCC"/>
            </w:tcBorders>
            <w:vAlign w:val="center"/>
            <w:hideMark/>
          </w:tcPr>
          <w:p w14:paraId="1A99181E" w14:textId="77777777" w:rsidR="00000000" w:rsidRDefault="003D1106">
            <w:pPr>
              <w:spacing w:after="75"/>
              <w:rPr>
                <w:rFonts w:ascii="Georgia" w:eastAsia="Times New Roman" w:hAnsi="Georgia"/>
                <w:sz w:val="18"/>
                <w:szCs w:val="18"/>
              </w:rPr>
            </w:pPr>
            <w:r>
              <w:rPr>
                <w:rFonts w:ascii="Georgia" w:eastAsia="Times New Roman" w:hAnsi="Georgia"/>
                <w:sz w:val="18"/>
                <w:szCs w:val="18"/>
              </w:rPr>
              <w:t>Unknown</w:t>
            </w:r>
          </w:p>
        </w:tc>
      </w:tr>
      <w:tr w:rsidR="00000000" w14:paraId="3A6C71D5" w14:textId="77777777">
        <w:trPr>
          <w:divId w:val="1094741434"/>
          <w:tblCellSpacing w:w="15" w:type="dxa"/>
        </w:trPr>
        <w:tc>
          <w:tcPr>
            <w:tcW w:w="0" w:type="auto"/>
            <w:tcBorders>
              <w:bottom w:val="single" w:sz="6" w:space="0" w:color="CCCCCC"/>
            </w:tcBorders>
            <w:vAlign w:val="center"/>
            <w:hideMark/>
          </w:tcPr>
          <w:p w14:paraId="5369803B" w14:textId="77777777" w:rsidR="00000000" w:rsidRDefault="003D1106">
            <w:pPr>
              <w:spacing w:after="75"/>
              <w:rPr>
                <w:rFonts w:ascii="Georgia" w:eastAsia="Times New Roman" w:hAnsi="Georgia"/>
                <w:sz w:val="18"/>
                <w:szCs w:val="18"/>
              </w:rPr>
            </w:pPr>
            <w:r>
              <w:rPr>
                <w:rFonts w:ascii="Georgia" w:eastAsia="Times New Roman" w:hAnsi="Georgia"/>
                <w:sz w:val="18"/>
                <w:szCs w:val="18"/>
              </w:rPr>
              <w:t>8. Habitat Maintenance</w:t>
            </w:r>
          </w:p>
        </w:tc>
        <w:tc>
          <w:tcPr>
            <w:tcW w:w="0" w:type="auto"/>
            <w:tcBorders>
              <w:bottom w:val="single" w:sz="6" w:space="0" w:color="CCCCCC"/>
            </w:tcBorders>
            <w:vAlign w:val="center"/>
            <w:hideMark/>
          </w:tcPr>
          <w:p w14:paraId="11692C7B" w14:textId="77777777" w:rsidR="00000000" w:rsidRDefault="003D1106">
            <w:pPr>
              <w:spacing w:after="75"/>
              <w:rPr>
                <w:rFonts w:ascii="Georgia" w:eastAsia="Times New Roman" w:hAnsi="Georgia"/>
                <w:sz w:val="18"/>
                <w:szCs w:val="18"/>
              </w:rPr>
            </w:pPr>
            <w:r>
              <w:rPr>
                <w:rFonts w:ascii="Georgia" w:eastAsia="Times New Roman" w:hAnsi="Georgia"/>
                <w:sz w:val="18"/>
                <w:szCs w:val="18"/>
              </w:rPr>
              <w:t>5 - Not Known</w:t>
            </w:r>
          </w:p>
        </w:tc>
        <w:tc>
          <w:tcPr>
            <w:tcW w:w="0" w:type="auto"/>
            <w:tcBorders>
              <w:bottom w:val="single" w:sz="6" w:space="0" w:color="CCCCCC"/>
            </w:tcBorders>
            <w:vAlign w:val="center"/>
            <w:hideMark/>
          </w:tcPr>
          <w:p w14:paraId="0ADC2462" w14:textId="77777777" w:rsidR="00000000" w:rsidRDefault="003D1106">
            <w:pPr>
              <w:spacing w:after="75"/>
              <w:rPr>
                <w:rFonts w:ascii="Georgia" w:eastAsia="Times New Roman" w:hAnsi="Georgia"/>
                <w:sz w:val="18"/>
                <w:szCs w:val="18"/>
              </w:rPr>
            </w:pPr>
            <w:r>
              <w:rPr>
                <w:rFonts w:ascii="Georgia" w:eastAsia="Times New Roman" w:hAnsi="Georgia"/>
                <w:sz w:val="18"/>
                <w:szCs w:val="18"/>
              </w:rPr>
              <w:t>Unknown</w:t>
            </w:r>
          </w:p>
        </w:tc>
      </w:tr>
      <w:tr w:rsidR="00000000" w14:paraId="73528E10" w14:textId="77777777">
        <w:trPr>
          <w:divId w:val="1094741434"/>
          <w:tblCellSpacing w:w="15" w:type="dxa"/>
        </w:trPr>
        <w:tc>
          <w:tcPr>
            <w:tcW w:w="0" w:type="auto"/>
            <w:tcBorders>
              <w:bottom w:val="single" w:sz="6" w:space="0" w:color="CCCCCC"/>
            </w:tcBorders>
            <w:vAlign w:val="center"/>
            <w:hideMark/>
          </w:tcPr>
          <w:p w14:paraId="6D57D4FD" w14:textId="77777777" w:rsidR="00000000" w:rsidRDefault="003D1106">
            <w:pPr>
              <w:spacing w:after="75"/>
              <w:rPr>
                <w:rFonts w:ascii="Georgia" w:eastAsia="Times New Roman" w:hAnsi="Georgia"/>
                <w:sz w:val="18"/>
                <w:szCs w:val="18"/>
              </w:rPr>
            </w:pPr>
            <w:r>
              <w:rPr>
                <w:rFonts w:ascii="Georgia" w:eastAsia="Times New Roman" w:hAnsi="Georgia"/>
                <w:sz w:val="18"/>
                <w:szCs w:val="18"/>
              </w:rPr>
              <w:t>9. Provision of Critical Habitat</w:t>
            </w:r>
          </w:p>
        </w:tc>
        <w:tc>
          <w:tcPr>
            <w:tcW w:w="0" w:type="auto"/>
            <w:tcBorders>
              <w:bottom w:val="single" w:sz="6" w:space="0" w:color="CCCCCC"/>
            </w:tcBorders>
            <w:vAlign w:val="center"/>
            <w:hideMark/>
          </w:tcPr>
          <w:p w14:paraId="5D92DB3B" w14:textId="77777777" w:rsidR="00000000" w:rsidRDefault="003D1106">
            <w:pPr>
              <w:spacing w:after="75"/>
              <w:rPr>
                <w:rFonts w:ascii="Georgia" w:eastAsia="Times New Roman" w:hAnsi="Georgia"/>
                <w:sz w:val="18"/>
                <w:szCs w:val="18"/>
              </w:rPr>
            </w:pPr>
            <w:r>
              <w:rPr>
                <w:rFonts w:ascii="Georgia" w:eastAsia="Times New Roman" w:hAnsi="Georgia"/>
                <w:sz w:val="18"/>
                <w:szCs w:val="18"/>
              </w:rPr>
              <w:t>5 - Not Known</w:t>
            </w:r>
          </w:p>
        </w:tc>
        <w:tc>
          <w:tcPr>
            <w:tcW w:w="0" w:type="auto"/>
            <w:tcBorders>
              <w:bottom w:val="single" w:sz="6" w:space="0" w:color="CCCCCC"/>
            </w:tcBorders>
            <w:vAlign w:val="center"/>
            <w:hideMark/>
          </w:tcPr>
          <w:p w14:paraId="65F140DF" w14:textId="77777777" w:rsidR="00000000" w:rsidRDefault="003D1106">
            <w:pPr>
              <w:spacing w:after="75"/>
              <w:rPr>
                <w:rFonts w:ascii="Georgia" w:eastAsia="Times New Roman" w:hAnsi="Georgia"/>
                <w:sz w:val="18"/>
                <w:szCs w:val="18"/>
              </w:rPr>
            </w:pPr>
            <w:r>
              <w:rPr>
                <w:rFonts w:ascii="Georgia" w:eastAsia="Times New Roman" w:hAnsi="Georgia"/>
                <w:sz w:val="18"/>
                <w:szCs w:val="18"/>
              </w:rPr>
              <w:t>Unknown</w:t>
            </w:r>
          </w:p>
        </w:tc>
      </w:tr>
      <w:tr w:rsidR="00000000" w14:paraId="0FF45EF4" w14:textId="77777777">
        <w:trPr>
          <w:divId w:val="1094741434"/>
          <w:tblCellSpacing w:w="15" w:type="dxa"/>
        </w:trPr>
        <w:tc>
          <w:tcPr>
            <w:tcW w:w="0" w:type="auto"/>
            <w:tcBorders>
              <w:bottom w:val="single" w:sz="6" w:space="0" w:color="CCCCCC"/>
            </w:tcBorders>
            <w:vAlign w:val="center"/>
            <w:hideMark/>
          </w:tcPr>
          <w:p w14:paraId="412100F6" w14:textId="77777777" w:rsidR="00000000" w:rsidRDefault="003D1106">
            <w:pPr>
              <w:spacing w:after="75"/>
              <w:rPr>
                <w:rFonts w:ascii="Georgia" w:eastAsia="Times New Roman" w:hAnsi="Georgia"/>
                <w:sz w:val="18"/>
                <w:szCs w:val="18"/>
              </w:rPr>
            </w:pPr>
            <w:r>
              <w:rPr>
                <w:rFonts w:ascii="Georgia" w:eastAsia="Times New Roman" w:hAnsi="Georgia"/>
                <w:sz w:val="18"/>
                <w:szCs w:val="18"/>
              </w:rPr>
              <w:t>10. Pollination</w:t>
            </w:r>
          </w:p>
        </w:tc>
        <w:tc>
          <w:tcPr>
            <w:tcW w:w="0" w:type="auto"/>
            <w:tcBorders>
              <w:bottom w:val="single" w:sz="6" w:space="0" w:color="CCCCCC"/>
            </w:tcBorders>
            <w:vAlign w:val="center"/>
            <w:hideMark/>
          </w:tcPr>
          <w:p w14:paraId="2A2EAEAB" w14:textId="77777777" w:rsidR="00000000" w:rsidRDefault="003D1106">
            <w:pPr>
              <w:spacing w:after="75"/>
              <w:rPr>
                <w:rFonts w:ascii="Georgia" w:eastAsia="Times New Roman" w:hAnsi="Georgia"/>
                <w:sz w:val="18"/>
                <w:szCs w:val="18"/>
              </w:rPr>
            </w:pPr>
            <w:r>
              <w:rPr>
                <w:rFonts w:ascii="Georgia" w:eastAsia="Times New Roman" w:hAnsi="Georgia"/>
                <w:sz w:val="18"/>
                <w:szCs w:val="18"/>
              </w:rPr>
              <w:t>5 - Not Known</w:t>
            </w:r>
          </w:p>
        </w:tc>
        <w:tc>
          <w:tcPr>
            <w:tcW w:w="0" w:type="auto"/>
            <w:tcBorders>
              <w:bottom w:val="single" w:sz="6" w:space="0" w:color="CCCCCC"/>
            </w:tcBorders>
            <w:vAlign w:val="center"/>
            <w:hideMark/>
          </w:tcPr>
          <w:p w14:paraId="5BEF8CAB" w14:textId="77777777" w:rsidR="00000000" w:rsidRDefault="003D1106">
            <w:pPr>
              <w:spacing w:after="75"/>
              <w:rPr>
                <w:rFonts w:ascii="Georgia" w:eastAsia="Times New Roman" w:hAnsi="Georgia"/>
                <w:sz w:val="18"/>
                <w:szCs w:val="18"/>
              </w:rPr>
            </w:pPr>
            <w:r>
              <w:rPr>
                <w:rFonts w:ascii="Georgia" w:eastAsia="Times New Roman" w:hAnsi="Georgia"/>
                <w:sz w:val="18"/>
                <w:szCs w:val="18"/>
              </w:rPr>
              <w:t>Unknown</w:t>
            </w:r>
          </w:p>
        </w:tc>
      </w:tr>
      <w:tr w:rsidR="00000000" w14:paraId="5A896AD0" w14:textId="77777777">
        <w:trPr>
          <w:divId w:val="1094741434"/>
          <w:tblCellSpacing w:w="15" w:type="dxa"/>
        </w:trPr>
        <w:tc>
          <w:tcPr>
            <w:tcW w:w="0" w:type="auto"/>
            <w:tcBorders>
              <w:bottom w:val="single" w:sz="6" w:space="0" w:color="CCCCCC"/>
            </w:tcBorders>
            <w:vAlign w:val="center"/>
            <w:hideMark/>
          </w:tcPr>
          <w:p w14:paraId="2CEB8085" w14:textId="77777777" w:rsidR="00000000" w:rsidRDefault="003D1106">
            <w:pPr>
              <w:spacing w:after="75"/>
              <w:rPr>
                <w:rFonts w:ascii="Georgia" w:eastAsia="Times New Roman" w:hAnsi="Georgia"/>
                <w:sz w:val="18"/>
                <w:szCs w:val="18"/>
              </w:rPr>
            </w:pPr>
            <w:r>
              <w:rPr>
                <w:rFonts w:ascii="Georgia" w:eastAsia="Times New Roman" w:hAnsi="Georgia"/>
                <w:sz w:val="18"/>
                <w:szCs w:val="18"/>
              </w:rPr>
              <w:t>11. Erosion Control</w:t>
            </w:r>
          </w:p>
        </w:tc>
        <w:tc>
          <w:tcPr>
            <w:tcW w:w="0" w:type="auto"/>
            <w:tcBorders>
              <w:bottom w:val="single" w:sz="6" w:space="0" w:color="CCCCCC"/>
            </w:tcBorders>
            <w:vAlign w:val="center"/>
            <w:hideMark/>
          </w:tcPr>
          <w:p w14:paraId="61AE4BE6" w14:textId="77777777" w:rsidR="00000000" w:rsidRDefault="003D1106">
            <w:pPr>
              <w:spacing w:after="75"/>
              <w:rPr>
                <w:rFonts w:ascii="Georgia" w:eastAsia="Times New Roman" w:hAnsi="Georgia"/>
                <w:sz w:val="18"/>
                <w:szCs w:val="18"/>
              </w:rPr>
            </w:pPr>
            <w:r>
              <w:rPr>
                <w:rFonts w:ascii="Georgia" w:eastAsia="Times New Roman" w:hAnsi="Georgia"/>
                <w:sz w:val="18"/>
                <w:szCs w:val="18"/>
              </w:rPr>
              <w:t>5 - Not Known</w:t>
            </w:r>
          </w:p>
        </w:tc>
        <w:tc>
          <w:tcPr>
            <w:tcW w:w="0" w:type="auto"/>
            <w:tcBorders>
              <w:bottom w:val="single" w:sz="6" w:space="0" w:color="CCCCCC"/>
            </w:tcBorders>
            <w:vAlign w:val="center"/>
            <w:hideMark/>
          </w:tcPr>
          <w:p w14:paraId="76A2B1BC" w14:textId="77777777" w:rsidR="00000000" w:rsidRDefault="003D1106">
            <w:pPr>
              <w:spacing w:after="75"/>
              <w:rPr>
                <w:rFonts w:ascii="Georgia" w:eastAsia="Times New Roman" w:hAnsi="Georgia"/>
                <w:sz w:val="18"/>
                <w:szCs w:val="18"/>
              </w:rPr>
            </w:pPr>
            <w:r>
              <w:rPr>
                <w:rFonts w:ascii="Georgia" w:eastAsia="Times New Roman" w:hAnsi="Georgia"/>
                <w:sz w:val="18"/>
                <w:szCs w:val="18"/>
              </w:rPr>
              <w:t>Unknown</w:t>
            </w:r>
          </w:p>
        </w:tc>
      </w:tr>
      <w:tr w:rsidR="00000000" w14:paraId="3A9A6C14" w14:textId="77777777">
        <w:trPr>
          <w:divId w:val="1094741434"/>
          <w:tblCellSpacing w:w="15" w:type="dxa"/>
        </w:trPr>
        <w:tc>
          <w:tcPr>
            <w:tcW w:w="0" w:type="auto"/>
            <w:tcBorders>
              <w:bottom w:val="single" w:sz="6" w:space="0" w:color="CCCCCC"/>
            </w:tcBorders>
            <w:vAlign w:val="center"/>
            <w:hideMark/>
          </w:tcPr>
          <w:p w14:paraId="64D38E98" w14:textId="77777777" w:rsidR="00000000" w:rsidRDefault="003D1106">
            <w:pPr>
              <w:spacing w:after="75"/>
              <w:rPr>
                <w:rFonts w:ascii="Georgia" w:eastAsia="Times New Roman" w:hAnsi="Georgia"/>
                <w:sz w:val="18"/>
                <w:szCs w:val="18"/>
              </w:rPr>
            </w:pPr>
            <w:r>
              <w:rPr>
                <w:rFonts w:ascii="Georgia" w:eastAsia="Times New Roman" w:hAnsi="Georgia"/>
                <w:sz w:val="18"/>
                <w:szCs w:val="18"/>
              </w:rPr>
              <w:t>12. Biocontrol</w:t>
            </w:r>
          </w:p>
        </w:tc>
        <w:tc>
          <w:tcPr>
            <w:tcW w:w="0" w:type="auto"/>
            <w:tcBorders>
              <w:bottom w:val="single" w:sz="6" w:space="0" w:color="CCCCCC"/>
            </w:tcBorders>
            <w:vAlign w:val="center"/>
            <w:hideMark/>
          </w:tcPr>
          <w:p w14:paraId="23123FAD" w14:textId="77777777" w:rsidR="00000000" w:rsidRDefault="003D1106">
            <w:pPr>
              <w:spacing w:after="75"/>
              <w:rPr>
                <w:rFonts w:ascii="Georgia" w:eastAsia="Times New Roman" w:hAnsi="Georgia"/>
                <w:sz w:val="18"/>
                <w:szCs w:val="18"/>
              </w:rPr>
            </w:pPr>
            <w:r>
              <w:rPr>
                <w:rFonts w:ascii="Georgia" w:eastAsia="Times New Roman" w:hAnsi="Georgia"/>
                <w:sz w:val="18"/>
                <w:szCs w:val="18"/>
              </w:rPr>
              <w:t>5 - Not Known</w:t>
            </w:r>
          </w:p>
        </w:tc>
        <w:tc>
          <w:tcPr>
            <w:tcW w:w="0" w:type="auto"/>
            <w:tcBorders>
              <w:bottom w:val="single" w:sz="6" w:space="0" w:color="CCCCCC"/>
            </w:tcBorders>
            <w:vAlign w:val="center"/>
            <w:hideMark/>
          </w:tcPr>
          <w:p w14:paraId="0E219D40" w14:textId="77777777" w:rsidR="00000000" w:rsidRDefault="003D1106">
            <w:pPr>
              <w:spacing w:after="75"/>
              <w:rPr>
                <w:rFonts w:ascii="Georgia" w:eastAsia="Times New Roman" w:hAnsi="Georgia"/>
                <w:sz w:val="18"/>
                <w:szCs w:val="18"/>
              </w:rPr>
            </w:pPr>
            <w:r>
              <w:rPr>
                <w:rFonts w:ascii="Georgia" w:eastAsia="Times New Roman" w:hAnsi="Georgia"/>
                <w:sz w:val="18"/>
                <w:szCs w:val="18"/>
              </w:rPr>
              <w:t>Unknown</w:t>
            </w:r>
          </w:p>
        </w:tc>
      </w:tr>
      <w:tr w:rsidR="00000000" w14:paraId="3E73EA79" w14:textId="77777777">
        <w:trPr>
          <w:divId w:val="1094741434"/>
          <w:tblCellSpacing w:w="15" w:type="dxa"/>
        </w:trPr>
        <w:tc>
          <w:tcPr>
            <w:tcW w:w="0" w:type="auto"/>
            <w:tcBorders>
              <w:bottom w:val="single" w:sz="6" w:space="0" w:color="CCCCCC"/>
            </w:tcBorders>
            <w:vAlign w:val="center"/>
            <w:hideMark/>
          </w:tcPr>
          <w:p w14:paraId="51310E36" w14:textId="77777777" w:rsidR="00000000" w:rsidRDefault="003D1106">
            <w:pPr>
              <w:spacing w:after="75"/>
              <w:rPr>
                <w:rFonts w:ascii="Georgia" w:eastAsia="Times New Roman" w:hAnsi="Georgia"/>
                <w:sz w:val="18"/>
                <w:szCs w:val="18"/>
              </w:rPr>
            </w:pPr>
            <w:r>
              <w:rPr>
                <w:rFonts w:ascii="Georgia" w:eastAsia="Times New Roman" w:hAnsi="Georgia"/>
                <w:sz w:val="18"/>
                <w:szCs w:val="18"/>
              </w:rPr>
              <w:t>13. Shoreline Protection</w:t>
            </w:r>
          </w:p>
        </w:tc>
        <w:tc>
          <w:tcPr>
            <w:tcW w:w="0" w:type="auto"/>
            <w:tcBorders>
              <w:bottom w:val="single" w:sz="6" w:space="0" w:color="CCCCCC"/>
            </w:tcBorders>
            <w:vAlign w:val="center"/>
            <w:hideMark/>
          </w:tcPr>
          <w:p w14:paraId="61FB0A60" w14:textId="77777777" w:rsidR="00000000" w:rsidRDefault="003D1106">
            <w:pPr>
              <w:spacing w:after="75"/>
              <w:rPr>
                <w:rFonts w:ascii="Georgia" w:eastAsia="Times New Roman" w:hAnsi="Georgia"/>
                <w:sz w:val="18"/>
                <w:szCs w:val="18"/>
              </w:rPr>
            </w:pPr>
            <w:r>
              <w:rPr>
                <w:rFonts w:ascii="Georgia" w:eastAsia="Times New Roman" w:hAnsi="Georgia"/>
                <w:sz w:val="18"/>
                <w:szCs w:val="18"/>
              </w:rPr>
              <w:t>5 - Not Known</w:t>
            </w:r>
          </w:p>
        </w:tc>
        <w:tc>
          <w:tcPr>
            <w:tcW w:w="0" w:type="auto"/>
            <w:tcBorders>
              <w:bottom w:val="single" w:sz="6" w:space="0" w:color="CCCCCC"/>
            </w:tcBorders>
            <w:vAlign w:val="center"/>
            <w:hideMark/>
          </w:tcPr>
          <w:p w14:paraId="76CA0021" w14:textId="77777777" w:rsidR="00000000" w:rsidRDefault="003D1106">
            <w:pPr>
              <w:spacing w:after="75"/>
              <w:rPr>
                <w:rFonts w:ascii="Georgia" w:eastAsia="Times New Roman" w:hAnsi="Georgia"/>
                <w:sz w:val="18"/>
                <w:szCs w:val="18"/>
              </w:rPr>
            </w:pPr>
            <w:r>
              <w:rPr>
                <w:rFonts w:ascii="Georgia" w:eastAsia="Times New Roman" w:hAnsi="Georgia"/>
                <w:sz w:val="18"/>
                <w:szCs w:val="18"/>
              </w:rPr>
              <w:t>Unknown</w:t>
            </w:r>
          </w:p>
        </w:tc>
      </w:tr>
    </w:tbl>
    <w:p w14:paraId="7FF700CA" w14:textId="77777777" w:rsidR="00000000" w:rsidRDefault="003D1106">
      <w:pPr>
        <w:pStyle w:val="Heading1"/>
        <w:rPr>
          <w:rFonts w:ascii="Georgia" w:eastAsia="Times New Roman" w:hAnsi="Georgia"/>
          <w:sz w:val="29"/>
          <w:szCs w:val="29"/>
        </w:rPr>
      </w:pPr>
      <w:r>
        <w:rPr>
          <w:rFonts w:ascii="Georgia" w:eastAsia="Times New Roman" w:hAnsi="Georgia"/>
          <w:sz w:val="29"/>
          <w:szCs w:val="29"/>
        </w:rPr>
        <w:t>Bibliography</w:t>
      </w:r>
    </w:p>
    <w:p w14:paraId="41E6479C" w14:textId="77777777" w:rsidR="00000000" w:rsidRDefault="003D1106">
      <w:pPr>
        <w:pStyle w:val="NormalWeb"/>
        <w:divId w:val="316426219"/>
        <w:rPr>
          <w:rFonts w:ascii="Georgia" w:hAnsi="Georgia"/>
        </w:rPr>
      </w:pPr>
      <w:r>
        <w:rPr>
          <w:rFonts w:ascii="Georgia" w:hAnsi="Georgia"/>
        </w:rPr>
        <w:t>CoP16 Prop.62. 2013. Consideration of Proposals for Amendment of Appendices I and II. In: CITES (ed.), Sixteenth meeting of the Conference of the Parties. CITES, Bangkok.</w:t>
      </w:r>
    </w:p>
    <w:p w14:paraId="3A55F9D3" w14:textId="77777777" w:rsidR="00000000" w:rsidRDefault="003D1106">
      <w:pPr>
        <w:pStyle w:val="NormalWeb"/>
        <w:divId w:val="316426219"/>
        <w:rPr>
          <w:rFonts w:ascii="Georgia" w:hAnsi="Georgia"/>
        </w:rPr>
      </w:pPr>
      <w:r>
        <w:rPr>
          <w:rFonts w:ascii="Georgia" w:hAnsi="Georgia"/>
        </w:rPr>
        <w:t>C</w:t>
      </w:r>
      <w:r>
        <w:rPr>
          <w:rFonts w:ascii="Georgia" w:hAnsi="Georgia"/>
        </w:rPr>
        <w:t xml:space="preserve">oP17 Inf. 79. 2016. Analysis of the demand-driven trade in </w:t>
      </w:r>
      <w:proofErr w:type="spellStart"/>
      <w:r>
        <w:rPr>
          <w:rFonts w:ascii="Georgia" w:hAnsi="Georgia"/>
        </w:rPr>
        <w:t>hongmu</w:t>
      </w:r>
      <w:proofErr w:type="spellEnd"/>
      <w:r>
        <w:rPr>
          <w:rFonts w:ascii="Georgia" w:hAnsi="Georgia"/>
        </w:rPr>
        <w:t xml:space="preserve"> timber species: impacts of unsustainability and illegality in source regions. CITES.</w:t>
      </w:r>
    </w:p>
    <w:p w14:paraId="0F5DD871" w14:textId="77777777" w:rsidR="00000000" w:rsidRDefault="003D1106">
      <w:pPr>
        <w:pStyle w:val="NormalWeb"/>
        <w:divId w:val="316426219"/>
        <w:rPr>
          <w:rFonts w:ascii="Georgia" w:hAnsi="Georgia"/>
        </w:rPr>
      </w:pPr>
      <w:proofErr w:type="spellStart"/>
      <w:r>
        <w:rPr>
          <w:rFonts w:ascii="Georgia" w:hAnsi="Georgia"/>
        </w:rPr>
        <w:t>Contu</w:t>
      </w:r>
      <w:proofErr w:type="spellEnd"/>
      <w:r>
        <w:rPr>
          <w:rFonts w:ascii="Georgia" w:hAnsi="Georgia"/>
        </w:rPr>
        <w:t xml:space="preserve">, S. 2012. </w:t>
      </w:r>
      <w:r>
        <w:rPr>
          <w:rFonts w:ascii="Georgia" w:hAnsi="Georgia"/>
          <w:i/>
          <w:iCs/>
        </w:rPr>
        <w:t xml:space="preserve">Dalbergia </w:t>
      </w:r>
      <w:proofErr w:type="spellStart"/>
      <w:r>
        <w:rPr>
          <w:rFonts w:ascii="Georgia" w:hAnsi="Georgia"/>
          <w:i/>
          <w:iCs/>
        </w:rPr>
        <w:t>cultrata</w:t>
      </w:r>
      <w:proofErr w:type="spellEnd"/>
      <w:r>
        <w:rPr>
          <w:rFonts w:ascii="Georgia" w:hAnsi="Georgia"/>
        </w:rPr>
        <w:t xml:space="preserve">. </w:t>
      </w:r>
      <w:r>
        <w:rPr>
          <w:rFonts w:ascii="Georgia" w:hAnsi="Georgia"/>
          <w:i/>
          <w:iCs/>
        </w:rPr>
        <w:t>The IUCN Red List of Threatened Species</w:t>
      </w:r>
      <w:r>
        <w:rPr>
          <w:rFonts w:ascii="Georgia" w:hAnsi="Georgia"/>
        </w:rPr>
        <w:t xml:space="preserve"> 2012.</w:t>
      </w:r>
    </w:p>
    <w:p w14:paraId="1E4510CA" w14:textId="77777777" w:rsidR="00000000" w:rsidRDefault="003D1106">
      <w:pPr>
        <w:pStyle w:val="NormalWeb"/>
        <w:divId w:val="316426219"/>
        <w:rPr>
          <w:rFonts w:ascii="Georgia" w:hAnsi="Georgia"/>
        </w:rPr>
      </w:pPr>
      <w:r>
        <w:rPr>
          <w:rFonts w:ascii="Georgia" w:hAnsi="Georgia"/>
        </w:rPr>
        <w:t>Environmental Investiga</w:t>
      </w:r>
      <w:r>
        <w:rPr>
          <w:rFonts w:ascii="Georgia" w:hAnsi="Georgia"/>
        </w:rPr>
        <w:t>tion Agency (EIA). 2014. Myanmar's Rosewood Crisis.</w:t>
      </w:r>
    </w:p>
    <w:p w14:paraId="5AA1CF87" w14:textId="77777777" w:rsidR="00000000" w:rsidRDefault="003D1106">
      <w:pPr>
        <w:pStyle w:val="NormalWeb"/>
        <w:divId w:val="316426219"/>
        <w:rPr>
          <w:rFonts w:ascii="Georgia" w:hAnsi="Georgia"/>
        </w:rPr>
      </w:pPr>
      <w:r>
        <w:rPr>
          <w:rFonts w:ascii="Georgia" w:hAnsi="Georgia"/>
        </w:rPr>
        <w:t xml:space="preserve">Environmental Investigation Agency (EIA). 2016a. The </w:t>
      </w:r>
      <w:proofErr w:type="spellStart"/>
      <w:r>
        <w:rPr>
          <w:rFonts w:ascii="Georgia" w:hAnsi="Georgia"/>
        </w:rPr>
        <w:t>Hongmu</w:t>
      </w:r>
      <w:proofErr w:type="spellEnd"/>
      <w:r>
        <w:rPr>
          <w:rFonts w:ascii="Georgia" w:hAnsi="Georgia"/>
        </w:rPr>
        <w:t xml:space="preserve"> Challenge: A briefing for the 66th meeting of the CITES Standing Committee, January 2016. Environmental Investigation Agency.</w:t>
      </w:r>
    </w:p>
    <w:p w14:paraId="0CA34616" w14:textId="77777777" w:rsidR="00000000" w:rsidRDefault="003D1106">
      <w:pPr>
        <w:pStyle w:val="NormalWeb"/>
        <w:divId w:val="316426219"/>
        <w:rPr>
          <w:rFonts w:ascii="Georgia" w:hAnsi="Georgia"/>
        </w:rPr>
      </w:pPr>
      <w:r>
        <w:rPr>
          <w:rFonts w:ascii="Georgia" w:hAnsi="Georgia"/>
        </w:rPr>
        <w:t>Environmental Inve</w:t>
      </w:r>
      <w:r>
        <w:rPr>
          <w:rFonts w:ascii="Georgia" w:hAnsi="Georgia"/>
        </w:rPr>
        <w:t xml:space="preserve">stigation Agency (EIA). 2017. Repeat offender. Vietnam’s persistent trade in illegal timber. Environmental Investigation Agency (EIA), London. Available at: </w:t>
      </w:r>
      <w:hyperlink r:id="rId15" w:history="1">
        <w:r>
          <w:rPr>
            <w:rStyle w:val="Hyperlink"/>
            <w:rFonts w:ascii="Georgia" w:hAnsi="Georgia"/>
          </w:rPr>
          <w:t>https://eia-international.org/report/repeat-offender-vietnams-persistent-trade-illegal-timber/</w:t>
        </w:r>
      </w:hyperlink>
      <w:r>
        <w:rPr>
          <w:rFonts w:ascii="Georgia" w:hAnsi="Georgia"/>
        </w:rPr>
        <w:t xml:space="preserve">. </w:t>
      </w:r>
    </w:p>
    <w:p w14:paraId="6EC47DE0" w14:textId="77777777" w:rsidR="00000000" w:rsidRDefault="003D1106">
      <w:pPr>
        <w:pStyle w:val="NormalWeb"/>
        <w:divId w:val="316426219"/>
        <w:rPr>
          <w:rFonts w:ascii="Georgia" w:hAnsi="Georgia"/>
        </w:rPr>
      </w:pPr>
      <w:r>
        <w:rPr>
          <w:rFonts w:ascii="Georgia" w:hAnsi="Georgia"/>
        </w:rPr>
        <w:t xml:space="preserve">Environmental Investigation Agency (EIA). 2018. Serial offender. Vietnam’s continued imports of illegal Cambodian timber. Available at: </w:t>
      </w:r>
      <w:hyperlink r:id="rId16" w:history="1">
        <w:r>
          <w:rPr>
            <w:rStyle w:val="Hyperlink"/>
            <w:rFonts w:ascii="Georgia" w:hAnsi="Georgia"/>
          </w:rPr>
          <w:t xml:space="preserve">https://reports.eia-international.org/serialoffender/ </w:t>
        </w:r>
      </w:hyperlink>
      <w:r>
        <w:rPr>
          <w:rFonts w:ascii="Georgia" w:hAnsi="Georgia"/>
        </w:rPr>
        <w:t xml:space="preserve">. </w:t>
      </w:r>
    </w:p>
    <w:p w14:paraId="031DE9F3" w14:textId="77777777" w:rsidR="00000000" w:rsidRDefault="003D1106">
      <w:pPr>
        <w:pStyle w:val="NormalWeb"/>
        <w:divId w:val="316426219"/>
        <w:rPr>
          <w:rFonts w:ascii="Georgia" w:hAnsi="Georgia"/>
        </w:rPr>
      </w:pPr>
      <w:r>
        <w:rPr>
          <w:rFonts w:ascii="Georgia" w:hAnsi="Georgia"/>
        </w:rPr>
        <w:t xml:space="preserve">GBIF. 2022. Global Biodiversity Information Facility. Available at: </w:t>
      </w:r>
      <w:hyperlink r:id="rId17" w:history="1">
        <w:r>
          <w:rPr>
            <w:rStyle w:val="Hyperlink"/>
            <w:rFonts w:ascii="Georgia" w:hAnsi="Georgia"/>
          </w:rPr>
          <w:t>http://data.gbif.org/</w:t>
        </w:r>
      </w:hyperlink>
      <w:r>
        <w:rPr>
          <w:rFonts w:ascii="Georgia" w:hAnsi="Georgia"/>
        </w:rPr>
        <w:t xml:space="preserve">. </w:t>
      </w:r>
    </w:p>
    <w:p w14:paraId="2DA4AE39" w14:textId="77777777" w:rsidR="00000000" w:rsidRDefault="003D1106">
      <w:pPr>
        <w:pStyle w:val="NormalWeb"/>
        <w:divId w:val="316426219"/>
        <w:rPr>
          <w:rFonts w:ascii="Georgia" w:hAnsi="Georgia"/>
        </w:rPr>
      </w:pPr>
      <w:proofErr w:type="spellStart"/>
      <w:r>
        <w:rPr>
          <w:rFonts w:ascii="Georgia" w:hAnsi="Georgia"/>
        </w:rPr>
        <w:t>Gaisberger</w:t>
      </w:r>
      <w:proofErr w:type="spellEnd"/>
      <w:r>
        <w:rPr>
          <w:rFonts w:ascii="Georgia" w:hAnsi="Georgia"/>
        </w:rPr>
        <w:t xml:space="preserve">, H., So, T., </w:t>
      </w:r>
      <w:proofErr w:type="spellStart"/>
      <w:r>
        <w:rPr>
          <w:rFonts w:ascii="Georgia" w:hAnsi="Georgia"/>
        </w:rPr>
        <w:t>Thammavong</w:t>
      </w:r>
      <w:proofErr w:type="spellEnd"/>
      <w:r>
        <w:rPr>
          <w:rFonts w:ascii="Georgia" w:hAnsi="Georgia"/>
        </w:rPr>
        <w:t xml:space="preserve">, B., </w:t>
      </w:r>
      <w:proofErr w:type="spellStart"/>
      <w:r>
        <w:rPr>
          <w:rFonts w:ascii="Georgia" w:hAnsi="Georgia"/>
        </w:rPr>
        <w:t>Bounithiphonh</w:t>
      </w:r>
      <w:proofErr w:type="spellEnd"/>
      <w:r>
        <w:rPr>
          <w:rFonts w:ascii="Georgia" w:hAnsi="Georgia"/>
        </w:rPr>
        <w:t xml:space="preserve">, C., Tran, H.T., </w:t>
      </w:r>
      <w:proofErr w:type="spellStart"/>
      <w:r>
        <w:rPr>
          <w:rFonts w:ascii="Georgia" w:hAnsi="Georgia"/>
        </w:rPr>
        <w:t>Yongqi</w:t>
      </w:r>
      <w:proofErr w:type="spellEnd"/>
      <w:r>
        <w:rPr>
          <w:rFonts w:ascii="Georgia" w:hAnsi="Georgia"/>
        </w:rPr>
        <w:t xml:space="preserve">, Z. and </w:t>
      </w:r>
      <w:proofErr w:type="spellStart"/>
      <w:r>
        <w:rPr>
          <w:rFonts w:ascii="Georgia" w:hAnsi="Georgia"/>
        </w:rPr>
        <w:t>Jalonen</w:t>
      </w:r>
      <w:proofErr w:type="spellEnd"/>
      <w:r>
        <w:rPr>
          <w:rFonts w:ascii="Georgia" w:hAnsi="Georgia"/>
        </w:rPr>
        <w:t>, R. 2022. Range-wide priority setting for the conservation and restoration of Asian rosewood species accounting for multiple threats and e</w:t>
      </w:r>
      <w:r>
        <w:rPr>
          <w:rFonts w:ascii="Georgia" w:hAnsi="Georgia"/>
        </w:rPr>
        <w:t xml:space="preserve">cogeographic diversity. </w:t>
      </w:r>
      <w:r>
        <w:rPr>
          <w:rFonts w:ascii="Georgia" w:hAnsi="Georgia"/>
          <w:i/>
          <w:iCs/>
        </w:rPr>
        <w:t>Biological Conservation</w:t>
      </w:r>
      <w:r>
        <w:rPr>
          <w:rFonts w:ascii="Georgia" w:hAnsi="Georgia"/>
        </w:rPr>
        <w:t xml:space="preserve"> 270(109560).</w:t>
      </w:r>
    </w:p>
    <w:p w14:paraId="21BC9B3A" w14:textId="77777777" w:rsidR="00000000" w:rsidRDefault="003D1106">
      <w:pPr>
        <w:pStyle w:val="NormalWeb"/>
        <w:divId w:val="316426219"/>
        <w:rPr>
          <w:rFonts w:ascii="Georgia" w:hAnsi="Georgia"/>
        </w:rPr>
      </w:pPr>
      <w:r>
        <w:rPr>
          <w:rFonts w:ascii="Georgia" w:hAnsi="Georgia"/>
        </w:rPr>
        <w:t>Global Witness. 2015. The Cost of Luxury - Cambodia’s illegal trade in precious wood with China. Global Witness, London.</w:t>
      </w:r>
    </w:p>
    <w:p w14:paraId="5B9BB45E" w14:textId="77777777" w:rsidR="00000000" w:rsidRDefault="003D1106">
      <w:pPr>
        <w:pStyle w:val="NormalWeb"/>
        <w:divId w:val="316426219"/>
        <w:rPr>
          <w:rFonts w:ascii="Georgia" w:hAnsi="Georgia"/>
        </w:rPr>
      </w:pPr>
      <w:r>
        <w:rPr>
          <w:rFonts w:ascii="Georgia" w:hAnsi="Georgia"/>
        </w:rPr>
        <w:t>IUCN. 2012. IUCN Red List of Threatened Species (ver. 2012.2). Available a</w:t>
      </w:r>
      <w:r>
        <w:rPr>
          <w:rFonts w:ascii="Georgia" w:hAnsi="Georgia"/>
        </w:rPr>
        <w:t xml:space="preserve">t: </w:t>
      </w:r>
      <w:hyperlink r:id="rId18" w:history="1">
        <w:r>
          <w:rPr>
            <w:rStyle w:val="Hyperlink"/>
            <w:rFonts w:ascii="Georgia" w:hAnsi="Georgia"/>
          </w:rPr>
          <w:t>http://www.iucnredlist.org</w:t>
        </w:r>
      </w:hyperlink>
      <w:r>
        <w:rPr>
          <w:rFonts w:ascii="Georgia" w:hAnsi="Georgia"/>
        </w:rPr>
        <w:t>. (Accessed: 17 October 2012).</w:t>
      </w:r>
    </w:p>
    <w:p w14:paraId="7F63721B" w14:textId="77777777" w:rsidR="00000000" w:rsidRDefault="003D1106">
      <w:pPr>
        <w:pStyle w:val="NormalWeb"/>
        <w:divId w:val="316426219"/>
        <w:rPr>
          <w:rFonts w:ascii="Georgia" w:hAnsi="Georgia"/>
        </w:rPr>
      </w:pPr>
      <w:proofErr w:type="spellStart"/>
      <w:r>
        <w:rPr>
          <w:rFonts w:ascii="Georgia" w:hAnsi="Georgia"/>
        </w:rPr>
        <w:t>Lamotte</w:t>
      </w:r>
      <w:proofErr w:type="spellEnd"/>
      <w:r>
        <w:rPr>
          <w:rFonts w:ascii="Georgia" w:hAnsi="Georgia"/>
        </w:rPr>
        <w:t xml:space="preserve">, S., </w:t>
      </w:r>
      <w:proofErr w:type="spellStart"/>
      <w:r>
        <w:rPr>
          <w:rFonts w:ascii="Georgia" w:hAnsi="Georgia"/>
        </w:rPr>
        <w:t>Gajaseni</w:t>
      </w:r>
      <w:proofErr w:type="spellEnd"/>
      <w:r>
        <w:rPr>
          <w:rFonts w:ascii="Georgia" w:hAnsi="Georgia"/>
        </w:rPr>
        <w:t xml:space="preserve">, J. and </w:t>
      </w:r>
      <w:proofErr w:type="spellStart"/>
      <w:r>
        <w:rPr>
          <w:rFonts w:ascii="Georgia" w:hAnsi="Georgia"/>
        </w:rPr>
        <w:t>Malaisse</w:t>
      </w:r>
      <w:proofErr w:type="spellEnd"/>
      <w:r>
        <w:rPr>
          <w:rFonts w:ascii="Georgia" w:hAnsi="Georgia"/>
        </w:rPr>
        <w:t>, F. 1998. Structure diversity in three forest types of north-eastern Thailand (</w:t>
      </w:r>
      <w:proofErr w:type="spellStart"/>
      <w:r>
        <w:rPr>
          <w:rFonts w:ascii="Georgia" w:hAnsi="Georgia"/>
        </w:rPr>
        <w:t>Sakaerat</w:t>
      </w:r>
      <w:proofErr w:type="spellEnd"/>
      <w:r>
        <w:rPr>
          <w:rFonts w:ascii="Georgia" w:hAnsi="Georgia"/>
        </w:rPr>
        <w:t xml:space="preserve"> Reserve, Pak Tong Chai). </w:t>
      </w:r>
      <w:r>
        <w:rPr>
          <w:rFonts w:ascii="Georgia" w:hAnsi="Georgia"/>
          <w:i/>
          <w:iCs/>
        </w:rPr>
        <w:t>B</w:t>
      </w:r>
      <w:r>
        <w:rPr>
          <w:rFonts w:ascii="Georgia" w:hAnsi="Georgia"/>
          <w:i/>
          <w:iCs/>
        </w:rPr>
        <w:t>iotechnology, Agronomy, Society and Environment</w:t>
      </w:r>
      <w:r>
        <w:rPr>
          <w:rFonts w:ascii="Georgia" w:hAnsi="Georgia"/>
        </w:rPr>
        <w:t xml:space="preserve"> 2(3): 192-202.</w:t>
      </w:r>
    </w:p>
    <w:p w14:paraId="251D6E98" w14:textId="77777777" w:rsidR="00000000" w:rsidRDefault="003D1106">
      <w:pPr>
        <w:pStyle w:val="NormalWeb"/>
        <w:divId w:val="316426219"/>
        <w:rPr>
          <w:rFonts w:ascii="Georgia" w:hAnsi="Georgia"/>
        </w:rPr>
      </w:pPr>
      <w:r>
        <w:rPr>
          <w:rFonts w:ascii="Georgia" w:hAnsi="Georgia"/>
        </w:rPr>
        <w:t xml:space="preserve">Lao Tree Seed Project. Unknown. Dalbergia </w:t>
      </w:r>
      <w:proofErr w:type="spellStart"/>
      <w:r>
        <w:rPr>
          <w:rFonts w:ascii="Georgia" w:hAnsi="Georgia"/>
        </w:rPr>
        <w:t>cultrata</w:t>
      </w:r>
      <w:proofErr w:type="spellEnd"/>
      <w:r>
        <w:rPr>
          <w:rFonts w:ascii="Georgia" w:hAnsi="Georgia"/>
          <w:i/>
          <w:iCs/>
        </w:rPr>
        <w:t xml:space="preserve"> (Leguminosae, </w:t>
      </w:r>
      <w:proofErr w:type="spellStart"/>
      <w:r>
        <w:rPr>
          <w:rFonts w:ascii="Georgia" w:hAnsi="Georgia"/>
          <w:i/>
          <w:iCs/>
        </w:rPr>
        <w:t>Papilionoideae</w:t>
      </w:r>
      <w:proofErr w:type="spellEnd"/>
      <w:r>
        <w:rPr>
          <w:rFonts w:ascii="Georgia" w:hAnsi="Georgia"/>
          <w:i/>
          <w:iCs/>
        </w:rPr>
        <w:t xml:space="preserve">, Bean or pea family) Mai Kham </w:t>
      </w:r>
      <w:proofErr w:type="spellStart"/>
      <w:r>
        <w:rPr>
          <w:rFonts w:ascii="Georgia" w:hAnsi="Georgia"/>
          <w:i/>
          <w:iCs/>
        </w:rPr>
        <w:t>Phee</w:t>
      </w:r>
      <w:proofErr w:type="spellEnd"/>
      <w:r>
        <w:rPr>
          <w:rFonts w:ascii="Georgia" w:hAnsi="Georgia"/>
        </w:rPr>
        <w:t>. NAFRI-DANIDA.</w:t>
      </w:r>
    </w:p>
    <w:p w14:paraId="75288F90" w14:textId="77777777" w:rsidR="00000000" w:rsidRDefault="003D1106">
      <w:pPr>
        <w:pStyle w:val="NormalWeb"/>
        <w:divId w:val="316426219"/>
        <w:rPr>
          <w:rFonts w:ascii="Georgia" w:hAnsi="Georgia"/>
        </w:rPr>
      </w:pPr>
      <w:r>
        <w:rPr>
          <w:rFonts w:ascii="Georgia" w:hAnsi="Georgia"/>
        </w:rPr>
        <w:lastRenderedPageBreak/>
        <w:t xml:space="preserve">Liu, Y., Huang, P., Lin, F., Yang, W., </w:t>
      </w:r>
      <w:proofErr w:type="spellStart"/>
      <w:r>
        <w:rPr>
          <w:rFonts w:ascii="Georgia" w:hAnsi="Georgia"/>
        </w:rPr>
        <w:t>Gaisberger</w:t>
      </w:r>
      <w:proofErr w:type="spellEnd"/>
      <w:r>
        <w:rPr>
          <w:rFonts w:ascii="Georgia" w:hAnsi="Georgia"/>
        </w:rPr>
        <w:t xml:space="preserve">, H., Christopher, K. and Zheng, Y. 2019. </w:t>
      </w:r>
      <w:proofErr w:type="spellStart"/>
      <w:r>
        <w:rPr>
          <w:rFonts w:ascii="Georgia" w:hAnsi="Georgia"/>
        </w:rPr>
        <w:t>MaxEnt</w:t>
      </w:r>
      <w:proofErr w:type="spellEnd"/>
      <w:r>
        <w:rPr>
          <w:rFonts w:ascii="Georgia" w:hAnsi="Georgia"/>
        </w:rPr>
        <w:t xml:space="preserve"> modelling for predicting the potential distribution of a near threatened rosewood species (Dalbergia </w:t>
      </w:r>
      <w:proofErr w:type="spellStart"/>
      <w:r>
        <w:rPr>
          <w:rFonts w:ascii="Georgia" w:hAnsi="Georgia"/>
        </w:rPr>
        <w:t>cultrata</w:t>
      </w:r>
      <w:proofErr w:type="spellEnd"/>
      <w:r>
        <w:rPr>
          <w:rFonts w:ascii="Georgia" w:hAnsi="Georgia"/>
        </w:rPr>
        <w:t xml:space="preserve"> Graham ex </w:t>
      </w:r>
      <w:proofErr w:type="spellStart"/>
      <w:r>
        <w:rPr>
          <w:rFonts w:ascii="Georgia" w:hAnsi="Georgia"/>
        </w:rPr>
        <w:t>Benth</w:t>
      </w:r>
      <w:proofErr w:type="spellEnd"/>
      <w:r>
        <w:rPr>
          <w:rFonts w:ascii="Georgia" w:hAnsi="Georgia"/>
        </w:rPr>
        <w:t xml:space="preserve">). </w:t>
      </w:r>
      <w:r>
        <w:rPr>
          <w:rFonts w:ascii="Georgia" w:hAnsi="Georgia"/>
          <w:i/>
          <w:iCs/>
        </w:rPr>
        <w:t>Ecological Engineering</w:t>
      </w:r>
      <w:r>
        <w:rPr>
          <w:rFonts w:ascii="Georgia" w:hAnsi="Georgia"/>
        </w:rPr>
        <w:t xml:space="preserve"> 141: 10</w:t>
      </w:r>
      <w:r>
        <w:rPr>
          <w:rFonts w:ascii="Georgia" w:hAnsi="Georgia"/>
        </w:rPr>
        <w:t>5612.</w:t>
      </w:r>
    </w:p>
    <w:p w14:paraId="3018790E" w14:textId="77777777" w:rsidR="00000000" w:rsidRDefault="003D1106">
      <w:pPr>
        <w:pStyle w:val="NormalWeb"/>
        <w:divId w:val="316426219"/>
        <w:rPr>
          <w:rFonts w:ascii="Georgia" w:hAnsi="Georgia"/>
        </w:rPr>
      </w:pPr>
      <w:r>
        <w:rPr>
          <w:rFonts w:ascii="Georgia" w:hAnsi="Georgia"/>
        </w:rPr>
        <w:t xml:space="preserve">Lock, J.M. and Heald, J. 1994. </w:t>
      </w:r>
      <w:r>
        <w:rPr>
          <w:rFonts w:ascii="Georgia" w:hAnsi="Georgia"/>
          <w:i/>
          <w:iCs/>
        </w:rPr>
        <w:t xml:space="preserve">Legumes of </w:t>
      </w:r>
      <w:proofErr w:type="gramStart"/>
      <w:r>
        <w:rPr>
          <w:rFonts w:ascii="Georgia" w:hAnsi="Georgia"/>
          <w:i/>
          <w:iCs/>
        </w:rPr>
        <w:t>Indo-China</w:t>
      </w:r>
      <w:proofErr w:type="gramEnd"/>
      <w:r>
        <w:rPr>
          <w:rFonts w:ascii="Georgia" w:hAnsi="Georgia"/>
          <w:i/>
          <w:iCs/>
        </w:rPr>
        <w:t>: a checklist</w:t>
      </w:r>
      <w:r>
        <w:rPr>
          <w:rFonts w:ascii="Georgia" w:hAnsi="Georgia"/>
        </w:rPr>
        <w:t>. Royal Botanic Gardens, Kew, Kew.</w:t>
      </w:r>
    </w:p>
    <w:p w14:paraId="35E8DDBC" w14:textId="77777777" w:rsidR="00000000" w:rsidRDefault="003D1106">
      <w:pPr>
        <w:pStyle w:val="NormalWeb"/>
        <w:divId w:val="316426219"/>
        <w:rPr>
          <w:rFonts w:ascii="Georgia" w:hAnsi="Georgia"/>
        </w:rPr>
      </w:pPr>
      <w:r>
        <w:rPr>
          <w:rFonts w:ascii="Georgia" w:hAnsi="Georgia"/>
        </w:rPr>
        <w:t xml:space="preserve">National Forestry and Grassland Administration. 2021. </w:t>
      </w:r>
      <w:r>
        <w:rPr>
          <w:rFonts w:ascii="Georgia" w:hAnsi="Georgia"/>
          <w:i/>
          <w:iCs/>
        </w:rPr>
        <w:t>List of key protected wild plant in China</w:t>
      </w:r>
      <w:r>
        <w:rPr>
          <w:rFonts w:ascii="Georgia" w:hAnsi="Georgia"/>
        </w:rPr>
        <w:t>.</w:t>
      </w:r>
    </w:p>
    <w:p w14:paraId="418F525C" w14:textId="77777777" w:rsidR="00000000" w:rsidRDefault="003D1106">
      <w:pPr>
        <w:pStyle w:val="NormalWeb"/>
        <w:divId w:val="316426219"/>
        <w:rPr>
          <w:rFonts w:ascii="Georgia" w:hAnsi="Georgia"/>
        </w:rPr>
      </w:pPr>
      <w:proofErr w:type="spellStart"/>
      <w:r>
        <w:rPr>
          <w:rFonts w:ascii="Georgia" w:hAnsi="Georgia"/>
        </w:rPr>
        <w:t>Niyomdham</w:t>
      </w:r>
      <w:proofErr w:type="spellEnd"/>
      <w:r>
        <w:rPr>
          <w:rFonts w:ascii="Georgia" w:hAnsi="Georgia"/>
        </w:rPr>
        <w:t xml:space="preserve">, C. 2002. An account of </w:t>
      </w:r>
      <w:r>
        <w:rPr>
          <w:rFonts w:ascii="Georgia" w:hAnsi="Georgia"/>
          <w:i/>
          <w:iCs/>
        </w:rPr>
        <w:t>Dalbergia</w:t>
      </w:r>
      <w:r>
        <w:rPr>
          <w:rFonts w:ascii="Georgia" w:hAnsi="Georgia"/>
        </w:rPr>
        <w:t xml:space="preserve"> (Legumino</w:t>
      </w:r>
      <w:r>
        <w:rPr>
          <w:rFonts w:ascii="Georgia" w:hAnsi="Georgia"/>
        </w:rPr>
        <w:t>sae-</w:t>
      </w:r>
      <w:proofErr w:type="spellStart"/>
      <w:r>
        <w:rPr>
          <w:rFonts w:ascii="Georgia" w:hAnsi="Georgia"/>
        </w:rPr>
        <w:t>Papilionoideae</w:t>
      </w:r>
      <w:proofErr w:type="spellEnd"/>
      <w:r>
        <w:rPr>
          <w:rFonts w:ascii="Georgia" w:hAnsi="Georgia"/>
        </w:rPr>
        <w:t xml:space="preserve">) in Thailand. </w:t>
      </w:r>
      <w:r>
        <w:rPr>
          <w:rFonts w:ascii="Georgia" w:hAnsi="Georgia"/>
          <w:i/>
          <w:iCs/>
        </w:rPr>
        <w:t>Thai Forest Bulletin</w:t>
      </w:r>
      <w:r>
        <w:rPr>
          <w:rFonts w:ascii="Georgia" w:hAnsi="Georgia"/>
        </w:rPr>
        <w:t xml:space="preserve"> 30: 124-165.</w:t>
      </w:r>
    </w:p>
    <w:p w14:paraId="32575DD4" w14:textId="77777777" w:rsidR="00000000" w:rsidRDefault="003D1106">
      <w:pPr>
        <w:pStyle w:val="NormalWeb"/>
        <w:divId w:val="316426219"/>
        <w:rPr>
          <w:rFonts w:ascii="Georgia" w:hAnsi="Georgia"/>
        </w:rPr>
      </w:pPr>
      <w:r>
        <w:rPr>
          <w:rFonts w:ascii="Georgia" w:hAnsi="Georgia"/>
        </w:rPr>
        <w:t xml:space="preserve">Oldfield, S., Lusty, C. and </w:t>
      </w:r>
      <w:proofErr w:type="spellStart"/>
      <w:r>
        <w:rPr>
          <w:rFonts w:ascii="Georgia" w:hAnsi="Georgia"/>
        </w:rPr>
        <w:t>MacKinven</w:t>
      </w:r>
      <w:proofErr w:type="spellEnd"/>
      <w:r>
        <w:rPr>
          <w:rFonts w:ascii="Georgia" w:hAnsi="Georgia"/>
        </w:rPr>
        <w:t xml:space="preserve">, A. (comp.). 1998. </w:t>
      </w:r>
      <w:r>
        <w:rPr>
          <w:rFonts w:ascii="Georgia" w:hAnsi="Georgia"/>
          <w:i/>
          <w:iCs/>
        </w:rPr>
        <w:t>World List of Threatened Trees</w:t>
      </w:r>
      <w:r>
        <w:rPr>
          <w:rFonts w:ascii="Georgia" w:hAnsi="Georgia"/>
        </w:rPr>
        <w:t>. World Conservation Press, Cambridge, UK.</w:t>
      </w:r>
    </w:p>
    <w:p w14:paraId="5CB74FA7" w14:textId="77777777" w:rsidR="00000000" w:rsidRDefault="003D1106">
      <w:pPr>
        <w:pStyle w:val="NormalWeb"/>
        <w:divId w:val="316426219"/>
        <w:rPr>
          <w:rFonts w:ascii="Georgia" w:hAnsi="Georgia"/>
        </w:rPr>
      </w:pPr>
      <w:r>
        <w:rPr>
          <w:rFonts w:ascii="Georgia" w:hAnsi="Georgia"/>
        </w:rPr>
        <w:t xml:space="preserve">Pakkad, G., Elliott, S., </w:t>
      </w:r>
      <w:proofErr w:type="spellStart"/>
      <w:r>
        <w:rPr>
          <w:rFonts w:ascii="Georgia" w:hAnsi="Georgia"/>
        </w:rPr>
        <w:t>Anusarnsunthorn</w:t>
      </w:r>
      <w:proofErr w:type="spellEnd"/>
      <w:r>
        <w:rPr>
          <w:rFonts w:ascii="Georgia" w:hAnsi="Georgia"/>
        </w:rPr>
        <w:t>, V., James, C. and</w:t>
      </w:r>
      <w:r>
        <w:rPr>
          <w:rFonts w:ascii="Georgia" w:hAnsi="Georgia"/>
        </w:rPr>
        <w:t xml:space="preserve"> </w:t>
      </w:r>
      <w:proofErr w:type="spellStart"/>
      <w:r>
        <w:rPr>
          <w:rFonts w:ascii="Georgia" w:hAnsi="Georgia"/>
        </w:rPr>
        <w:t>Blakesley</w:t>
      </w:r>
      <w:proofErr w:type="spellEnd"/>
      <w:r>
        <w:rPr>
          <w:rFonts w:ascii="Georgia" w:hAnsi="Georgia"/>
        </w:rPr>
        <w:t xml:space="preserve">, D. Unknown. Forest restoration planting in northern Thailand. In: S. </w:t>
      </w:r>
      <w:proofErr w:type="spellStart"/>
      <w:r>
        <w:rPr>
          <w:rFonts w:ascii="Georgia" w:hAnsi="Georgia"/>
        </w:rPr>
        <w:t>Koskela</w:t>
      </w:r>
      <w:proofErr w:type="spellEnd"/>
      <w:r>
        <w:rPr>
          <w:rFonts w:ascii="Georgia" w:hAnsi="Georgia"/>
        </w:rPr>
        <w:t xml:space="preserve">, S. </w:t>
      </w:r>
      <w:proofErr w:type="spellStart"/>
      <w:r>
        <w:rPr>
          <w:rFonts w:ascii="Georgia" w:hAnsi="Georgia"/>
        </w:rPr>
        <w:t>Appanah</w:t>
      </w:r>
      <w:proofErr w:type="spellEnd"/>
      <w:r>
        <w:rPr>
          <w:rFonts w:ascii="Georgia" w:hAnsi="Georgia"/>
        </w:rPr>
        <w:t xml:space="preserve">, A.P. Anderson and M.D. Markopoulos </w:t>
      </w:r>
      <w:proofErr w:type="spellStart"/>
      <w:r>
        <w:rPr>
          <w:rFonts w:ascii="Georgia" w:hAnsi="Georgia"/>
        </w:rPr>
        <w:t>Markopoulos</w:t>
      </w:r>
      <w:proofErr w:type="spellEnd"/>
      <w:r>
        <w:rPr>
          <w:rFonts w:ascii="Georgia" w:hAnsi="Georgia"/>
        </w:rPr>
        <w:t xml:space="preserve"> (eds), </w:t>
      </w:r>
      <w:r>
        <w:rPr>
          <w:rFonts w:ascii="Georgia" w:hAnsi="Georgia"/>
          <w:i/>
          <w:iCs/>
        </w:rPr>
        <w:t>Conservation, Management and Utilisation of Forest Genetic Resources. Proceedings of the Southeast A</w:t>
      </w:r>
      <w:r>
        <w:rPr>
          <w:rFonts w:ascii="Georgia" w:hAnsi="Georgia"/>
          <w:i/>
          <w:iCs/>
        </w:rPr>
        <w:t>sian Moving Workshop on Conservation, Management and Utilization of Forest Genetic Resources</w:t>
      </w:r>
      <w:r>
        <w:rPr>
          <w:rFonts w:ascii="Georgia" w:hAnsi="Georgia"/>
        </w:rPr>
        <w:t>, pp. 143-153. FORSPA, Bangkok.</w:t>
      </w:r>
    </w:p>
    <w:p w14:paraId="7F779800" w14:textId="77777777" w:rsidR="00000000" w:rsidRDefault="003D1106">
      <w:pPr>
        <w:pStyle w:val="NormalWeb"/>
        <w:divId w:val="316426219"/>
        <w:rPr>
          <w:rFonts w:ascii="Georgia" w:hAnsi="Georgia"/>
        </w:rPr>
      </w:pPr>
      <w:proofErr w:type="spellStart"/>
      <w:r>
        <w:rPr>
          <w:rFonts w:ascii="Georgia" w:hAnsi="Georgia"/>
        </w:rPr>
        <w:t>Phongoudome</w:t>
      </w:r>
      <w:proofErr w:type="spellEnd"/>
      <w:r>
        <w:rPr>
          <w:rFonts w:ascii="Georgia" w:hAnsi="Georgia"/>
        </w:rPr>
        <w:t xml:space="preserve">, C. and </w:t>
      </w:r>
      <w:proofErr w:type="spellStart"/>
      <w:r>
        <w:rPr>
          <w:rFonts w:ascii="Georgia" w:hAnsi="Georgia"/>
        </w:rPr>
        <w:t>Mounlamai</w:t>
      </w:r>
      <w:proofErr w:type="spellEnd"/>
      <w:r>
        <w:rPr>
          <w:rFonts w:ascii="Georgia" w:hAnsi="Georgia"/>
        </w:rPr>
        <w:t>, K. 2003. Status of forest genetic resources conservation and management in Lao PDR. Forest genetic re</w:t>
      </w:r>
      <w:r>
        <w:rPr>
          <w:rFonts w:ascii="Georgia" w:hAnsi="Georgia"/>
        </w:rPr>
        <w:t xml:space="preserve">sources conservation and management Proceedings of the Asia Pacific Forest Genetic Resources Programme (APFORGEN) Inception Workshop, Kepong, Kuala Lumpur, Malaysia,15–18 </w:t>
      </w:r>
      <w:proofErr w:type="gramStart"/>
      <w:r>
        <w:rPr>
          <w:rFonts w:ascii="Georgia" w:hAnsi="Georgia"/>
        </w:rPr>
        <w:t>July,</w:t>
      </w:r>
      <w:proofErr w:type="gramEnd"/>
      <w:r>
        <w:rPr>
          <w:rFonts w:ascii="Georgia" w:hAnsi="Georgia"/>
        </w:rPr>
        <w:t xml:space="preserve"> 2003: 183-205. Malaysia.</w:t>
      </w:r>
    </w:p>
    <w:p w14:paraId="2A0F2C24" w14:textId="77777777" w:rsidR="00000000" w:rsidRDefault="003D1106">
      <w:pPr>
        <w:pStyle w:val="NormalWeb"/>
        <w:divId w:val="316426219"/>
        <w:rPr>
          <w:rFonts w:ascii="Georgia" w:hAnsi="Georgia"/>
        </w:rPr>
      </w:pPr>
      <w:r>
        <w:rPr>
          <w:rFonts w:ascii="Georgia" w:hAnsi="Georgia"/>
        </w:rPr>
        <w:t>Qin, H., Yang, Y., Dong, S., He, Q., Jia, Y, Zhao, L.,</w:t>
      </w:r>
      <w:r>
        <w:rPr>
          <w:rFonts w:ascii="Georgia" w:hAnsi="Georgia"/>
        </w:rPr>
        <w:t xml:space="preserve"> Yu, S., Liu, H., Liu B., Yan, Y., Xiang, J., Xia, N., Peng, H., Li, Z., Zhang, Z., He, X., Yin, L., Lin Y., Liu, Q., Hou, Y., Liu, Y., Liu, Q., Cao, W., Li, J., Hen, S., </w:t>
      </w:r>
      <w:proofErr w:type="spellStart"/>
      <w:r>
        <w:rPr>
          <w:rFonts w:ascii="Georgia" w:hAnsi="Georgia"/>
        </w:rPr>
        <w:t>Jin</w:t>
      </w:r>
      <w:proofErr w:type="spellEnd"/>
      <w:r>
        <w:rPr>
          <w:rFonts w:ascii="Georgia" w:hAnsi="Georgia"/>
        </w:rPr>
        <w:t xml:space="preserve">, X., Gao, T., Chen, W., Ma ,H., </w:t>
      </w:r>
      <w:proofErr w:type="spellStart"/>
      <w:r>
        <w:rPr>
          <w:rFonts w:ascii="Georgia" w:hAnsi="Georgia"/>
        </w:rPr>
        <w:t>Geng</w:t>
      </w:r>
      <w:proofErr w:type="spellEnd"/>
      <w:r>
        <w:rPr>
          <w:rFonts w:ascii="Georgia" w:hAnsi="Georgia"/>
        </w:rPr>
        <w:t xml:space="preserve">, Y., </w:t>
      </w:r>
      <w:proofErr w:type="spellStart"/>
      <w:r>
        <w:rPr>
          <w:rFonts w:ascii="Georgia" w:hAnsi="Georgia"/>
        </w:rPr>
        <w:t>Jin</w:t>
      </w:r>
      <w:proofErr w:type="spellEnd"/>
      <w:r>
        <w:rPr>
          <w:rFonts w:ascii="Georgia" w:hAnsi="Georgia"/>
        </w:rPr>
        <w:t xml:space="preserve">, X., Chang, C., Jiang, </w:t>
      </w:r>
      <w:proofErr w:type="spellStart"/>
      <w:r>
        <w:rPr>
          <w:rFonts w:ascii="Georgia" w:hAnsi="Georgia"/>
        </w:rPr>
        <w:t>H.,Cai</w:t>
      </w:r>
      <w:proofErr w:type="spellEnd"/>
      <w:r>
        <w:rPr>
          <w:rFonts w:ascii="Georgia" w:hAnsi="Georgia"/>
        </w:rPr>
        <w:t xml:space="preserve">, L., </w:t>
      </w:r>
      <w:r>
        <w:rPr>
          <w:rFonts w:ascii="Georgia" w:hAnsi="Georgia"/>
        </w:rPr>
        <w:t xml:space="preserve">Zang, C., Wu, J., Ye, J., Lai, Y., Liu, B., Lin, Q. and </w:t>
      </w:r>
      <w:proofErr w:type="spellStart"/>
      <w:r>
        <w:rPr>
          <w:rFonts w:ascii="Georgia" w:hAnsi="Georgia"/>
        </w:rPr>
        <w:t>Xue</w:t>
      </w:r>
      <w:proofErr w:type="spellEnd"/>
      <w:r>
        <w:rPr>
          <w:rFonts w:ascii="Georgia" w:hAnsi="Georgia"/>
        </w:rPr>
        <w:t xml:space="preserve">, N. 2017. Threatened species list of China's higher plants. </w:t>
      </w:r>
      <w:r>
        <w:rPr>
          <w:rFonts w:ascii="Georgia" w:hAnsi="Georgia"/>
          <w:i/>
          <w:iCs/>
        </w:rPr>
        <w:t>Biodiversity Science</w:t>
      </w:r>
      <w:r>
        <w:rPr>
          <w:rFonts w:ascii="Georgia" w:hAnsi="Georgia"/>
        </w:rPr>
        <w:t xml:space="preserve"> 25(7): 696-744.</w:t>
      </w:r>
    </w:p>
    <w:p w14:paraId="231D2989" w14:textId="77777777" w:rsidR="00000000" w:rsidRDefault="003D1106">
      <w:pPr>
        <w:pStyle w:val="NormalWeb"/>
        <w:divId w:val="316426219"/>
        <w:rPr>
          <w:rFonts w:ascii="Georgia" w:hAnsi="Georgia"/>
        </w:rPr>
      </w:pPr>
      <w:r>
        <w:rPr>
          <w:rFonts w:ascii="Georgia" w:hAnsi="Georgia"/>
        </w:rPr>
        <w:t>The International Tropical Timber Organisation (ITTO). 2014. Tropical Timber Market Report, vol. 18</w:t>
      </w:r>
      <w:r>
        <w:rPr>
          <w:rFonts w:ascii="Georgia" w:hAnsi="Georgia"/>
        </w:rPr>
        <w:t xml:space="preserve"> (no. 23): 1-15.</w:t>
      </w:r>
    </w:p>
    <w:p w14:paraId="30CF390C" w14:textId="77777777" w:rsidR="00000000" w:rsidRDefault="003D1106">
      <w:pPr>
        <w:pStyle w:val="NormalWeb"/>
        <w:divId w:val="316426219"/>
        <w:rPr>
          <w:rFonts w:ascii="Georgia" w:hAnsi="Georgia"/>
        </w:rPr>
      </w:pPr>
      <w:proofErr w:type="spellStart"/>
      <w:r>
        <w:rPr>
          <w:rFonts w:ascii="Georgia" w:hAnsi="Georgia"/>
        </w:rPr>
        <w:t>Theppavong</w:t>
      </w:r>
      <w:proofErr w:type="spellEnd"/>
      <w:r>
        <w:rPr>
          <w:rFonts w:ascii="Georgia" w:hAnsi="Georgia"/>
        </w:rPr>
        <w:t xml:space="preserve">, B., </w:t>
      </w:r>
      <w:proofErr w:type="spellStart"/>
      <w:r>
        <w:rPr>
          <w:rFonts w:ascii="Georgia" w:hAnsi="Georgia"/>
        </w:rPr>
        <w:t>Khamphan</w:t>
      </w:r>
      <w:proofErr w:type="spellEnd"/>
      <w:r>
        <w:rPr>
          <w:rFonts w:ascii="Georgia" w:hAnsi="Georgia"/>
        </w:rPr>
        <w:t xml:space="preserve">, K. and </w:t>
      </w:r>
      <w:proofErr w:type="spellStart"/>
      <w:r>
        <w:rPr>
          <w:rFonts w:ascii="Georgia" w:hAnsi="Georgia"/>
        </w:rPr>
        <w:t>Vonghachack</w:t>
      </w:r>
      <w:proofErr w:type="spellEnd"/>
      <w:r>
        <w:rPr>
          <w:rFonts w:ascii="Georgia" w:hAnsi="Georgia"/>
        </w:rPr>
        <w:t>, S. 2001. Conservation and management of the forest genetic resources in LAO PDR. Proceedings of the Southeast Asian Moving Workshop on Conservation, Management and Utilization of Forest Genetic</w:t>
      </w:r>
      <w:r>
        <w:rPr>
          <w:rFonts w:ascii="Georgia" w:hAnsi="Georgia"/>
        </w:rPr>
        <w:t xml:space="preserve"> Resources: 6. Thailand.</w:t>
      </w:r>
    </w:p>
    <w:p w14:paraId="18CC57C1" w14:textId="77777777" w:rsidR="00000000" w:rsidRDefault="003D1106">
      <w:pPr>
        <w:pStyle w:val="NormalWeb"/>
        <w:divId w:val="316426219"/>
        <w:rPr>
          <w:rFonts w:ascii="Georgia" w:hAnsi="Georgia"/>
        </w:rPr>
      </w:pPr>
      <w:proofErr w:type="spellStart"/>
      <w:r>
        <w:rPr>
          <w:rFonts w:ascii="Georgia" w:hAnsi="Georgia"/>
        </w:rPr>
        <w:t>Thothathri</w:t>
      </w:r>
      <w:proofErr w:type="spellEnd"/>
      <w:r>
        <w:rPr>
          <w:rFonts w:ascii="Georgia" w:hAnsi="Georgia"/>
        </w:rPr>
        <w:t xml:space="preserve">, K. 1987. </w:t>
      </w:r>
      <w:r>
        <w:rPr>
          <w:rFonts w:ascii="Georgia" w:hAnsi="Georgia"/>
          <w:i/>
          <w:iCs/>
        </w:rPr>
        <w:t xml:space="preserve">Taxonomic Revision of the Tribe </w:t>
      </w:r>
      <w:proofErr w:type="spellStart"/>
      <w:r>
        <w:rPr>
          <w:rFonts w:ascii="Georgia" w:hAnsi="Georgia"/>
          <w:i/>
          <w:iCs/>
        </w:rPr>
        <w:t>Dalbergieae</w:t>
      </w:r>
      <w:proofErr w:type="spellEnd"/>
      <w:r>
        <w:rPr>
          <w:rFonts w:ascii="Georgia" w:hAnsi="Georgia"/>
          <w:i/>
          <w:iCs/>
        </w:rPr>
        <w:t xml:space="preserve"> in the Indian Subcontinent</w:t>
      </w:r>
      <w:r>
        <w:rPr>
          <w:rFonts w:ascii="Georgia" w:hAnsi="Georgia"/>
        </w:rPr>
        <w:t>. Botanical Survey of India, Calcutta.</w:t>
      </w:r>
    </w:p>
    <w:p w14:paraId="724F4B25" w14:textId="77777777" w:rsidR="00000000" w:rsidRDefault="003D1106">
      <w:pPr>
        <w:pStyle w:val="NormalWeb"/>
        <w:divId w:val="316426219"/>
        <w:rPr>
          <w:rFonts w:ascii="Georgia" w:hAnsi="Georgia"/>
        </w:rPr>
      </w:pPr>
      <w:r>
        <w:rPr>
          <w:rFonts w:ascii="Georgia" w:hAnsi="Georgia"/>
        </w:rPr>
        <w:t xml:space="preserve">Treanor, N.B. 2015. China's </w:t>
      </w:r>
      <w:proofErr w:type="spellStart"/>
      <w:r>
        <w:rPr>
          <w:rFonts w:ascii="Georgia" w:hAnsi="Georgia"/>
        </w:rPr>
        <w:t>Hongmu</w:t>
      </w:r>
      <w:proofErr w:type="spellEnd"/>
      <w:r>
        <w:rPr>
          <w:rFonts w:ascii="Georgia" w:hAnsi="Georgia"/>
        </w:rPr>
        <w:t xml:space="preserve"> Consumption Boom: Analysis of the Chinese Rosewood Trade and Links</w:t>
      </w:r>
      <w:r>
        <w:rPr>
          <w:rFonts w:ascii="Georgia" w:hAnsi="Georgia"/>
        </w:rPr>
        <w:t xml:space="preserve"> to Illegal Activity in Tropical Forested Countries. Forest Trends, Washington D.C.</w:t>
      </w:r>
    </w:p>
    <w:p w14:paraId="6702C7F2" w14:textId="77777777" w:rsidR="00000000" w:rsidRDefault="003D1106">
      <w:pPr>
        <w:pStyle w:val="NormalWeb"/>
        <w:divId w:val="316426219"/>
        <w:rPr>
          <w:rFonts w:ascii="Georgia" w:hAnsi="Georgia"/>
        </w:rPr>
      </w:pPr>
      <w:r>
        <w:rPr>
          <w:rFonts w:ascii="Georgia" w:hAnsi="Georgia"/>
        </w:rPr>
        <w:t xml:space="preserve">UNEP. 2010. Atlas of our Changing Environment. Available at: </w:t>
      </w:r>
      <w:hyperlink r:id="rId19" w:history="1">
        <w:r>
          <w:rPr>
            <w:rStyle w:val="Hyperlink"/>
            <w:rFonts w:ascii="Georgia" w:hAnsi="Georgia"/>
          </w:rPr>
          <w:t>http://na.unep.net/atlas/google.php</w:t>
        </w:r>
      </w:hyperlink>
      <w:r>
        <w:rPr>
          <w:rFonts w:ascii="Georgia" w:hAnsi="Georgia"/>
        </w:rPr>
        <w:t>. (Accessed: 2010).</w:t>
      </w:r>
    </w:p>
    <w:p w14:paraId="70BD7257" w14:textId="77777777" w:rsidR="00000000" w:rsidRDefault="003D1106">
      <w:pPr>
        <w:pStyle w:val="NormalWeb"/>
        <w:divId w:val="316426219"/>
        <w:rPr>
          <w:rFonts w:ascii="Georgia" w:hAnsi="Georgia"/>
        </w:rPr>
      </w:pPr>
      <w:r>
        <w:rPr>
          <w:rFonts w:ascii="Georgia" w:hAnsi="Georgia"/>
        </w:rPr>
        <w:t>Walk</w:t>
      </w:r>
      <w:r>
        <w:rPr>
          <w:rFonts w:ascii="Georgia" w:hAnsi="Georgia"/>
        </w:rPr>
        <w:t xml:space="preserve">er, S. and Rabinowitz, A. 1992. The small-mammal community of a dry-tropical forest in central Thailand. </w:t>
      </w:r>
      <w:r>
        <w:rPr>
          <w:rFonts w:ascii="Georgia" w:hAnsi="Georgia"/>
          <w:i/>
          <w:iCs/>
        </w:rPr>
        <w:t>Journal of Tropical Ecology</w:t>
      </w:r>
      <w:r>
        <w:rPr>
          <w:rFonts w:ascii="Georgia" w:hAnsi="Georgia"/>
        </w:rPr>
        <w:t xml:space="preserve"> 8(1): 57-71.</w:t>
      </w:r>
    </w:p>
    <w:p w14:paraId="2ED8753C" w14:textId="77777777" w:rsidR="00000000" w:rsidRDefault="003D1106">
      <w:pPr>
        <w:pStyle w:val="NormalWeb"/>
        <w:divId w:val="316426219"/>
        <w:rPr>
          <w:rFonts w:ascii="Georgia" w:hAnsi="Georgia"/>
        </w:rPr>
      </w:pPr>
      <w:r>
        <w:rPr>
          <w:rFonts w:ascii="Georgia" w:hAnsi="Georgia"/>
        </w:rPr>
        <w:t xml:space="preserve">Winfield, K., Scott, M. and Grayson, C. 2016. Global Status of </w:t>
      </w:r>
      <w:r>
        <w:rPr>
          <w:rFonts w:ascii="Georgia" w:hAnsi="Georgia"/>
          <w:i/>
          <w:iCs/>
        </w:rPr>
        <w:t xml:space="preserve">Dalbergia </w:t>
      </w:r>
      <w:r>
        <w:rPr>
          <w:rFonts w:ascii="Georgia" w:hAnsi="Georgia"/>
        </w:rPr>
        <w:t xml:space="preserve">and </w:t>
      </w:r>
      <w:r>
        <w:rPr>
          <w:rFonts w:ascii="Georgia" w:hAnsi="Georgia"/>
          <w:i/>
          <w:iCs/>
        </w:rPr>
        <w:t xml:space="preserve">Pterocarpus </w:t>
      </w:r>
      <w:r>
        <w:rPr>
          <w:rFonts w:ascii="Georgia" w:hAnsi="Georgia"/>
        </w:rPr>
        <w:t>Rosewood Producing Sp</w:t>
      </w:r>
      <w:r>
        <w:rPr>
          <w:rFonts w:ascii="Georgia" w:hAnsi="Georgia"/>
        </w:rPr>
        <w:t xml:space="preserve">ecies in Trade. In: </w:t>
      </w:r>
      <w:proofErr w:type="spellStart"/>
      <w:r>
        <w:rPr>
          <w:rFonts w:ascii="Georgia" w:hAnsi="Georgia"/>
        </w:rPr>
        <w:t>GlobalEye</w:t>
      </w:r>
      <w:proofErr w:type="spellEnd"/>
      <w:r>
        <w:rPr>
          <w:rFonts w:ascii="Georgia" w:hAnsi="Georgia"/>
        </w:rPr>
        <w:t xml:space="preserve"> (ed.), Seventeenth meeting of the Conference of the Parties. CITES, Johannesburg.</w:t>
      </w:r>
    </w:p>
    <w:p w14:paraId="41163B90" w14:textId="77777777" w:rsidR="00000000" w:rsidRDefault="003D1106">
      <w:pPr>
        <w:pStyle w:val="NormalWeb"/>
        <w:divId w:val="316426219"/>
        <w:rPr>
          <w:rFonts w:ascii="Georgia" w:hAnsi="Georgia"/>
        </w:rPr>
      </w:pPr>
      <w:r>
        <w:rPr>
          <w:rFonts w:ascii="Georgia" w:hAnsi="Georgia"/>
        </w:rPr>
        <w:t xml:space="preserve">Wu, Z.Y., Raven, P.H. and Hong, D.Y. (eds.). 1994. </w:t>
      </w:r>
      <w:r>
        <w:rPr>
          <w:rFonts w:ascii="Georgia" w:hAnsi="Georgia"/>
          <w:i/>
          <w:iCs/>
        </w:rPr>
        <w:t>Flora of China, Vol. 10 Fabaceae</w:t>
      </w:r>
      <w:r>
        <w:rPr>
          <w:rFonts w:ascii="Georgia" w:hAnsi="Georgia"/>
        </w:rPr>
        <w:t>. Science Press, Beijing and Missouri Botanical Garden Press,</w:t>
      </w:r>
      <w:r>
        <w:rPr>
          <w:rFonts w:ascii="Georgia" w:hAnsi="Georgia"/>
        </w:rPr>
        <w:t xml:space="preserve"> St Louis.</w:t>
      </w:r>
    </w:p>
    <w:sectPr w:rsidR="0000000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k Plummer" w:date="2022-08-19T16:01:00Z" w:initials="JP">
    <w:p w14:paraId="75CEDF74" w14:textId="77777777" w:rsidR="003D1106" w:rsidRDefault="003D1106" w:rsidP="00CC45C1">
      <w:pPr>
        <w:pStyle w:val="CommentText"/>
      </w:pPr>
      <w:r>
        <w:rPr>
          <w:rStyle w:val="CommentReference"/>
        </w:rPr>
        <w:annotationRef/>
      </w:r>
      <w:r>
        <w:t>I've suggested a couple of very minor changes to Thai-specific parts of the assessments. We'll hand this assessment over to BGCI now to complete (so I think we should stick with the Endangered assessment they suggest)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CEDF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A3261" w16cex:dateUtc="2022-08-19T15: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CEDF74" w16cid:durableId="26AA326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E83CC3"/>
    <w:multiLevelType w:val="multilevel"/>
    <w:tmpl w:val="7B6E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34046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84BCE"/>
    <w:rsid w:val="003D1106"/>
    <w:rsid w:val="006D1523"/>
    <w:rsid w:val="00784B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55D59A"/>
  <w15:chartTrackingRefBased/>
  <w15:docId w15:val="{26D06857-9AD2-40A6-AF76-30C877FC2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784BCE"/>
    <w:rPr>
      <w:rFonts w:eastAsiaTheme="minorEastAsia"/>
      <w:sz w:val="24"/>
      <w:szCs w:val="24"/>
    </w:rPr>
  </w:style>
  <w:style w:type="character" w:styleId="CommentReference">
    <w:name w:val="annotation reference"/>
    <w:basedOn w:val="DefaultParagraphFont"/>
    <w:uiPriority w:val="99"/>
    <w:semiHidden/>
    <w:unhideWhenUsed/>
    <w:rsid w:val="003D1106"/>
    <w:rPr>
      <w:sz w:val="16"/>
      <w:szCs w:val="16"/>
    </w:rPr>
  </w:style>
  <w:style w:type="paragraph" w:styleId="CommentText">
    <w:name w:val="annotation text"/>
    <w:basedOn w:val="Normal"/>
    <w:link w:val="CommentTextChar"/>
    <w:uiPriority w:val="99"/>
    <w:unhideWhenUsed/>
    <w:rsid w:val="003D1106"/>
    <w:rPr>
      <w:sz w:val="20"/>
      <w:szCs w:val="20"/>
    </w:rPr>
  </w:style>
  <w:style w:type="character" w:customStyle="1" w:styleId="CommentTextChar">
    <w:name w:val="Comment Text Char"/>
    <w:basedOn w:val="DefaultParagraphFont"/>
    <w:link w:val="CommentText"/>
    <w:uiPriority w:val="99"/>
    <w:rsid w:val="003D1106"/>
    <w:rPr>
      <w:rFonts w:eastAsiaTheme="minorEastAsia"/>
    </w:rPr>
  </w:style>
  <w:style w:type="paragraph" w:styleId="CommentSubject">
    <w:name w:val="annotation subject"/>
    <w:basedOn w:val="CommentText"/>
    <w:next w:val="CommentText"/>
    <w:link w:val="CommentSubjectChar"/>
    <w:uiPriority w:val="99"/>
    <w:semiHidden/>
    <w:unhideWhenUsed/>
    <w:rsid w:val="003D1106"/>
    <w:rPr>
      <w:b/>
      <w:bCs/>
    </w:rPr>
  </w:style>
  <w:style w:type="character" w:customStyle="1" w:styleId="CommentSubjectChar">
    <w:name w:val="Comment Subject Char"/>
    <w:basedOn w:val="CommentTextChar"/>
    <w:link w:val="CommentSubject"/>
    <w:uiPriority w:val="99"/>
    <w:semiHidden/>
    <w:rsid w:val="003D1106"/>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426219">
      <w:marLeft w:val="0"/>
      <w:marRight w:val="0"/>
      <w:marTop w:val="0"/>
      <w:marBottom w:val="0"/>
      <w:divBdr>
        <w:top w:val="none" w:sz="0" w:space="0" w:color="auto"/>
        <w:left w:val="none" w:sz="0" w:space="0" w:color="auto"/>
        <w:bottom w:val="none" w:sz="0" w:space="0" w:color="auto"/>
        <w:right w:val="none" w:sz="0" w:space="0" w:color="auto"/>
      </w:divBdr>
    </w:div>
    <w:div w:id="396099773">
      <w:marLeft w:val="0"/>
      <w:marRight w:val="0"/>
      <w:marTop w:val="0"/>
      <w:marBottom w:val="0"/>
      <w:divBdr>
        <w:top w:val="none" w:sz="0" w:space="0" w:color="auto"/>
        <w:left w:val="none" w:sz="0" w:space="0" w:color="auto"/>
        <w:bottom w:val="none" w:sz="0" w:space="0" w:color="auto"/>
        <w:right w:val="none" w:sz="0" w:space="0" w:color="auto"/>
      </w:divBdr>
    </w:div>
    <w:div w:id="882906578">
      <w:marLeft w:val="0"/>
      <w:marRight w:val="0"/>
      <w:marTop w:val="0"/>
      <w:marBottom w:val="0"/>
      <w:divBdr>
        <w:top w:val="none" w:sz="0" w:space="0" w:color="auto"/>
        <w:left w:val="none" w:sz="0" w:space="0" w:color="auto"/>
        <w:bottom w:val="none" w:sz="0" w:space="0" w:color="auto"/>
        <w:right w:val="none" w:sz="0" w:space="0" w:color="auto"/>
      </w:divBdr>
    </w:div>
    <w:div w:id="920916148">
      <w:marLeft w:val="0"/>
      <w:marRight w:val="0"/>
      <w:marTop w:val="0"/>
      <w:marBottom w:val="0"/>
      <w:divBdr>
        <w:top w:val="none" w:sz="0" w:space="0" w:color="auto"/>
        <w:left w:val="none" w:sz="0" w:space="0" w:color="auto"/>
        <w:bottom w:val="none" w:sz="0" w:space="0" w:color="auto"/>
        <w:right w:val="none" w:sz="0" w:space="0" w:color="auto"/>
      </w:divBdr>
      <w:divsChild>
        <w:div w:id="540480882">
          <w:marLeft w:val="0"/>
          <w:marRight w:val="0"/>
          <w:marTop w:val="0"/>
          <w:marBottom w:val="150"/>
          <w:divBdr>
            <w:top w:val="single" w:sz="12" w:space="0" w:color="000000"/>
            <w:left w:val="none" w:sz="0" w:space="0" w:color="auto"/>
            <w:bottom w:val="single" w:sz="12" w:space="0" w:color="000000"/>
            <w:right w:val="none" w:sz="0" w:space="0" w:color="auto"/>
          </w:divBdr>
        </w:div>
      </w:divsChild>
    </w:div>
    <w:div w:id="985204395">
      <w:marLeft w:val="0"/>
      <w:marRight w:val="0"/>
      <w:marTop w:val="0"/>
      <w:marBottom w:val="0"/>
      <w:divBdr>
        <w:top w:val="none" w:sz="0" w:space="0" w:color="auto"/>
        <w:left w:val="none" w:sz="0" w:space="0" w:color="auto"/>
        <w:bottom w:val="none" w:sz="0" w:space="0" w:color="auto"/>
        <w:right w:val="none" w:sz="0" w:space="0" w:color="auto"/>
      </w:divBdr>
    </w:div>
    <w:div w:id="1042166863">
      <w:marLeft w:val="0"/>
      <w:marRight w:val="0"/>
      <w:marTop w:val="0"/>
      <w:marBottom w:val="0"/>
      <w:divBdr>
        <w:top w:val="none" w:sz="0" w:space="0" w:color="auto"/>
        <w:left w:val="none" w:sz="0" w:space="0" w:color="auto"/>
        <w:bottom w:val="none" w:sz="0" w:space="0" w:color="auto"/>
        <w:right w:val="none" w:sz="0" w:space="0" w:color="auto"/>
      </w:divBdr>
    </w:div>
    <w:div w:id="1094741434">
      <w:marLeft w:val="0"/>
      <w:marRight w:val="0"/>
      <w:marTop w:val="0"/>
      <w:marBottom w:val="0"/>
      <w:divBdr>
        <w:top w:val="none" w:sz="0" w:space="0" w:color="auto"/>
        <w:left w:val="none" w:sz="0" w:space="0" w:color="auto"/>
        <w:bottom w:val="none" w:sz="0" w:space="0" w:color="auto"/>
        <w:right w:val="none" w:sz="0" w:space="0" w:color="auto"/>
      </w:divBdr>
    </w:div>
    <w:div w:id="1186334101">
      <w:marLeft w:val="0"/>
      <w:marRight w:val="0"/>
      <w:marTop w:val="0"/>
      <w:marBottom w:val="0"/>
      <w:divBdr>
        <w:top w:val="none" w:sz="0" w:space="0" w:color="auto"/>
        <w:left w:val="none" w:sz="0" w:space="0" w:color="auto"/>
        <w:bottom w:val="none" w:sz="0" w:space="0" w:color="auto"/>
        <w:right w:val="none" w:sz="0" w:space="0" w:color="auto"/>
      </w:divBdr>
    </w:div>
    <w:div w:id="1310130930">
      <w:marLeft w:val="0"/>
      <w:marRight w:val="0"/>
      <w:marTop w:val="0"/>
      <w:marBottom w:val="0"/>
      <w:divBdr>
        <w:top w:val="none" w:sz="0" w:space="0" w:color="auto"/>
        <w:left w:val="none" w:sz="0" w:space="0" w:color="auto"/>
        <w:bottom w:val="none" w:sz="0" w:space="0" w:color="auto"/>
        <w:right w:val="none" w:sz="0" w:space="0" w:color="auto"/>
      </w:divBdr>
    </w:div>
    <w:div w:id="1321689331">
      <w:marLeft w:val="0"/>
      <w:marRight w:val="0"/>
      <w:marTop w:val="0"/>
      <w:marBottom w:val="0"/>
      <w:divBdr>
        <w:top w:val="none" w:sz="0" w:space="0" w:color="auto"/>
        <w:left w:val="none" w:sz="0" w:space="0" w:color="auto"/>
        <w:bottom w:val="none" w:sz="0" w:space="0" w:color="auto"/>
        <w:right w:val="none" w:sz="0" w:space="0" w:color="auto"/>
      </w:divBdr>
    </w:div>
    <w:div w:id="1381395058">
      <w:marLeft w:val="0"/>
      <w:marRight w:val="0"/>
      <w:marTop w:val="0"/>
      <w:marBottom w:val="0"/>
      <w:divBdr>
        <w:top w:val="none" w:sz="0" w:space="0" w:color="auto"/>
        <w:left w:val="none" w:sz="0" w:space="0" w:color="auto"/>
        <w:bottom w:val="none" w:sz="0" w:space="0" w:color="auto"/>
        <w:right w:val="none" w:sz="0" w:space="0" w:color="auto"/>
      </w:divBdr>
    </w:div>
    <w:div w:id="176117101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6/09/relationships/commentsIds" Target="commentsIds.xml"/><Relationship Id="rId18" Type="http://schemas.openxmlformats.org/officeDocument/2006/relationships/hyperlink" Target="http://www.iucnredlist.org" TargetMode="Externa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hyperlink" Target="http://data.gbif.org/" TargetMode="External"/><Relationship Id="rId2" Type="http://schemas.openxmlformats.org/officeDocument/2006/relationships/customXml" Target="../customXml/item2.xml"/><Relationship Id="rId16" Type="http://schemas.openxmlformats.org/officeDocument/2006/relationships/hyperlink" Target="https://reports.eia-international.org/serialoffende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comments" Target="comments.xml"/><Relationship Id="rId5" Type="http://schemas.openxmlformats.org/officeDocument/2006/relationships/customXml" Target="../customXml/item5.xml"/><Relationship Id="rId15" Type="http://schemas.openxmlformats.org/officeDocument/2006/relationships/hyperlink" Target="https://eia-international.org/report/repeat-offender-vietnams-persistent-trade-illegal-timber/" TargetMode="External"/><Relationship Id="rId10" Type="http://schemas.openxmlformats.org/officeDocument/2006/relationships/image" Target="https://rbgkew.sharepoint.com/sites/KewPlantAssessment2022-2/Shared%20Documents/General/Projects/Threatened%20Biodiversity%20Hotspots%20Programme/resources/redListLogo.jpg" TargetMode="External"/><Relationship Id="rId19" Type="http://schemas.openxmlformats.org/officeDocument/2006/relationships/hyperlink" Target="http://na.unep.net/atlas/google.php"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4A61818-19EA-4902-B130-157A872D41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3EDF08-4121-48B3-B87B-D6F880EC93ED}">
  <ds:schemaRefs>
    <ds:schemaRef ds:uri="Microsoft.SharePoint.Taxonomy.ContentTypeSync"/>
  </ds:schemaRefs>
</ds:datastoreItem>
</file>

<file path=customXml/itemProps3.xml><?xml version="1.0" encoding="utf-8"?>
<ds:datastoreItem xmlns:ds="http://schemas.openxmlformats.org/officeDocument/2006/customXml" ds:itemID="{39EEB8E5-940F-4A5E-A286-D0F0AF15E341}">
  <ds:schemaRefs>
    <ds:schemaRef ds:uri="http://schemas.microsoft.com/sharepoint/events"/>
  </ds:schemaRefs>
</ds:datastoreItem>
</file>

<file path=customXml/itemProps4.xml><?xml version="1.0" encoding="utf-8"?>
<ds:datastoreItem xmlns:ds="http://schemas.openxmlformats.org/officeDocument/2006/customXml" ds:itemID="{F9D5A4FF-2A0A-4EED-A8EC-E787965C2CF7}">
  <ds:schemaRefs>
    <ds:schemaRef ds:uri="http://schemas.microsoft.com/sharepoint/v3/contenttype/forms"/>
  </ds:schemaRefs>
</ds:datastoreItem>
</file>

<file path=customXml/itemProps5.xml><?xml version="1.0" encoding="utf-8"?>
<ds:datastoreItem xmlns:ds="http://schemas.openxmlformats.org/officeDocument/2006/customXml" ds:itemID="{F72F067F-9C35-48ED-9544-12D949C5A591}">
  <ds:schemaRefs>
    <ds:schemaRef ds:uri="http://purl.org/dc/dcmitype/"/>
    <ds:schemaRef ds:uri="3174fa65-5130-4218-be7b-3006b691958f"/>
    <ds:schemaRef ds:uri="http://schemas.microsoft.com/office/2006/documentManagement/types"/>
    <ds:schemaRef ds:uri="http://purl.org/dc/elements/1.1/"/>
    <ds:schemaRef ds:uri="http://schemas.microsoft.com/office/2006/metadata/properties"/>
    <ds:schemaRef ds:uri="150f78d0-e5c4-40ba-9879-1115501c63e5"/>
    <ds:schemaRef ds:uri="http://purl.org/dc/terms/"/>
    <ds:schemaRef ds:uri="590658d6-28a4-43df-8461-354b94568f6c"/>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5177</Words>
  <Characters>28638</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Dalbergia cultrata</vt:lpstr>
    </vt:vector>
  </TitlesOfParts>
  <Company/>
  <LinksUpToDate>false</LinksUpToDate>
  <CharactersWithSpaces>33748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Dalbergia cultrata</dc:title>
  <dc:subject/>
  <dc:creator>Jack Plummer</dc:creator>
  <cp:keywords/>
  <dc:description/>
  <cp:lastModifiedBy>Jack Plummer</cp:lastModifiedBy>
  <cp:revision>2</cp:revision>
  <dcterms:created xsi:type="dcterms:W3CDTF">2022-08-19T15:01:00Z</dcterms:created>
  <dcterms:modified xsi:type="dcterms:W3CDTF">2022-08-19T15:01:00Z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