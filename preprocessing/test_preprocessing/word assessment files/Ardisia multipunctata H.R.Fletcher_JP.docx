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542FF" w14:textId="77777777" w:rsidR="00000000" w:rsidRDefault="00CD223B">
      <w:pPr>
        <w:jc w:val="center"/>
        <w:divId w:val="167600334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566802D5" w14:textId="77777777" w:rsidR="00000000" w:rsidRDefault="00CD223B">
      <w:pPr>
        <w:divId w:val="1795054649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628F6C3D" wp14:editId="333844B8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1892E" w14:textId="77777777" w:rsidR="00000000" w:rsidRDefault="00CD223B">
      <w:pPr>
        <w:shd w:val="clear" w:color="auto" w:fill="FFFFFF"/>
        <w:spacing w:before="100" w:beforeAutospacing="1" w:after="100" w:afterAutospacing="1"/>
        <w:jc w:val="right"/>
        <w:outlineLvl w:val="1"/>
        <w:divId w:val="1795054649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Ardisia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multipunctata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H.</w:t>
      </w:r>
      <w:proofErr w:type="gram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R.Fletcher</w:t>
      </w:r>
      <w:proofErr w:type="spellEnd"/>
      <w:proofErr w:type="gramEnd"/>
    </w:p>
    <w:p w14:paraId="4038A7D1" w14:textId="77777777" w:rsidR="00000000" w:rsidRDefault="00CD223B">
      <w:pPr>
        <w:jc w:val="right"/>
        <w:divId w:val="1795054649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ERICALES - PRIMULACEAE - Ardisia - </w:t>
      </w:r>
      <w:proofErr w:type="spellStart"/>
      <w:r>
        <w:rPr>
          <w:rFonts w:ascii="Georgia" w:eastAsia="Times New Roman" w:hAnsi="Georgia"/>
          <w:sz w:val="18"/>
          <w:szCs w:val="18"/>
        </w:rPr>
        <w:t>multipunctata</w:t>
      </w:r>
      <w:proofErr w:type="spellEnd"/>
    </w:p>
    <w:p w14:paraId="588ACB60" w14:textId="77777777" w:rsidR="00000000" w:rsidRDefault="00CD223B">
      <w:pPr>
        <w:pStyle w:val="NormalWeb"/>
        <w:divId w:val="294264666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405"/>
      </w:tblGrid>
      <w:tr w:rsidR="00000000" w14:paraId="71D30162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FA90288" w14:textId="77777777" w:rsidR="00000000" w:rsidRDefault="00CD223B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</w:t>
            </w: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us</w:t>
            </w:r>
          </w:p>
        </w:tc>
      </w:tr>
      <w:tr w:rsidR="00000000" w14:paraId="7116A0A0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46E8EE9C" w14:textId="77777777" w:rsidR="00000000" w:rsidRDefault="00CD223B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commentRangeStart w:id="0"/>
            <w:commentRangeStart w:id="1"/>
            <w:r>
              <w:rPr>
                <w:rFonts w:ascii="Georgia" w:eastAsia="Times New Roman" w:hAnsi="Georgia"/>
                <w:sz w:val="20"/>
                <w:szCs w:val="20"/>
              </w:rPr>
              <w:t>VU - Vulnerable, D2 (IUCN version 3.1)</w:t>
            </w:r>
            <w:commentRangeEnd w:id="0"/>
            <w:r>
              <w:rPr>
                <w:rStyle w:val="CommentReference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 w:rsidR="00000000" w14:paraId="4F632A0F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0C1CFEAF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 </w:t>
            </w:r>
          </w:p>
        </w:tc>
      </w:tr>
      <w:tr w:rsidR="00000000" w14:paraId="06F0CA87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515AEA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Data Deficient reason</w:t>
            </w:r>
            <w:proofErr w:type="gramStart"/>
            <w:r>
              <w:rPr>
                <w:rFonts w:ascii="Georgia" w:eastAsia="Times New Roman" w:hAnsi="Georgia"/>
                <w:sz w:val="18"/>
                <w:szCs w:val="18"/>
              </w:rPr>
              <w:t>: :</w:t>
            </w:r>
            <w:proofErr w:type="gramEnd"/>
            <w:r>
              <w:rPr>
                <w:rFonts w:ascii="Georgia" w:eastAsia="Times New Roman" w:hAnsi="Georgia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199834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[]</w:t>
            </w:r>
          </w:p>
        </w:tc>
      </w:tr>
    </w:tbl>
    <w:p w14:paraId="5E964308" w14:textId="77777777" w:rsidR="00000000" w:rsidRDefault="00CD223B">
      <w:pPr>
        <w:pStyle w:val="Heading1"/>
        <w:divId w:val="176615028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45966744" w14:textId="77777777" w:rsidR="00000000" w:rsidRDefault="00CD223B">
      <w:pPr>
        <w:pStyle w:val="Heading2"/>
        <w:divId w:val="176615028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360481FB" w14:textId="77777777" w:rsidR="00000000" w:rsidRDefault="00CD223B">
      <w:pPr>
        <w:pStyle w:val="NormalWeb"/>
        <w:divId w:val="176615028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2021-06-06</w:t>
      </w:r>
    </w:p>
    <w:p w14:paraId="65FB51B3" w14:textId="77777777" w:rsidR="00000000" w:rsidRDefault="00CD223B">
      <w:pPr>
        <w:pStyle w:val="NormalWeb"/>
        <w:divId w:val="176615028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r>
        <w:rPr>
          <w:rFonts w:ascii="Georgia" w:hAnsi="Georgia"/>
        </w:rPr>
        <w:t>Tiansawat, P.</w:t>
      </w:r>
    </w:p>
    <w:p w14:paraId="757A1FDC" w14:textId="77777777" w:rsidR="00000000" w:rsidRDefault="00CD223B">
      <w:pPr>
        <w:pStyle w:val="NormalWeb"/>
        <w:divId w:val="176615028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692520F9" w14:textId="77777777" w:rsidR="00000000" w:rsidRDefault="00CD223B">
      <w:pPr>
        <w:pStyle w:val="Heading2"/>
        <w:divId w:val="176615028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506ED995" w14:textId="54FDFEDA" w:rsidR="00000000" w:rsidRDefault="00CD223B">
      <w:pPr>
        <w:pStyle w:val="NormalWeb"/>
        <w:divId w:val="1766150286"/>
        <w:rPr>
          <w:rFonts w:ascii="Georgia" w:hAnsi="Georgia"/>
        </w:rPr>
      </w:pPr>
      <w:r>
        <w:rPr>
          <w:rFonts w:ascii="Georgia" w:hAnsi="Georgia"/>
        </w:rPr>
        <w:t>This species is poorly studied. Herbarium specimen</w:t>
      </w:r>
      <w:ins w:id="2" w:author="Jack Plummer" w:date="2022-08-22T15:57:00Z">
        <w:r w:rsidR="009B73FF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have collected from 1928</w:t>
      </w:r>
      <w:del w:id="3" w:author="Jack Plummer" w:date="2022-08-22T15:57:00Z">
        <w:r w:rsidDel="009B73FF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–</w:t>
      </w:r>
      <w:del w:id="4" w:author="Jack Plummer" w:date="2022-08-22T15:57:00Z">
        <w:r w:rsidDel="009B73FF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2006. However, the information of collect</w:t>
      </w:r>
      <w:del w:id="5" w:author="Jack Plummer" w:date="2022-08-22T15:57:00Z">
        <w:r w:rsidDel="009B73FF">
          <w:rPr>
            <w:rFonts w:ascii="Georgia" w:hAnsi="Georgia"/>
          </w:rPr>
          <w:delText xml:space="preserve">ed locations </w:delText>
        </w:r>
      </w:del>
      <w:ins w:id="6" w:author="Jack Plummer" w:date="2022-08-22T15:57:00Z">
        <w:r w:rsidR="009B73FF">
          <w:rPr>
            <w:rFonts w:ascii="Georgia" w:hAnsi="Georgia"/>
          </w:rPr>
          <w:t xml:space="preserve">ion localities </w:t>
        </w:r>
      </w:ins>
      <w:r>
        <w:rPr>
          <w:rFonts w:ascii="Georgia" w:hAnsi="Georgia"/>
        </w:rPr>
        <w:t>is uncertain</w:t>
      </w:r>
      <w:ins w:id="7" w:author="Jack Plummer" w:date="2022-08-22T15:57:00Z">
        <w:r w:rsidR="009B73FF">
          <w:rPr>
            <w:rFonts w:ascii="Georgia" w:hAnsi="Georgia"/>
          </w:rPr>
          <w:t>,</w:t>
        </w:r>
      </w:ins>
      <w:del w:id="8" w:author="Jack Plummer" w:date="2022-08-22T15:57:00Z">
        <w:r w:rsidDel="009B73FF">
          <w:rPr>
            <w:rFonts w:ascii="Georgia" w:hAnsi="Georgia"/>
          </w:rPr>
          <w:delText>ty</w:delText>
        </w:r>
      </w:del>
      <w:r>
        <w:rPr>
          <w:rFonts w:ascii="Georgia" w:hAnsi="Georgia"/>
        </w:rPr>
        <w:t xml:space="preserve"> especially in Pattani. </w:t>
      </w:r>
      <w:r w:rsidRPr="0092447A">
        <w:rPr>
          <w:rFonts w:ascii="Georgia" w:hAnsi="Georgia"/>
          <w:strike/>
          <w:rPrChange w:id="9" w:author="Jack Plummer" w:date="2022-08-22T15:59:00Z">
            <w:rPr>
              <w:rFonts w:ascii="Georgia" w:hAnsi="Georgia"/>
            </w:rPr>
          </w:rPrChange>
        </w:rPr>
        <w:t xml:space="preserve">There is a mention of Khao Chong, </w:t>
      </w:r>
      <w:proofErr w:type="spellStart"/>
      <w:r w:rsidRPr="0092447A">
        <w:rPr>
          <w:rFonts w:ascii="Georgia" w:hAnsi="Georgia"/>
          <w:strike/>
          <w:rPrChange w:id="10" w:author="Jack Plummer" w:date="2022-08-22T15:59:00Z">
            <w:rPr>
              <w:rFonts w:ascii="Georgia" w:hAnsi="Georgia"/>
            </w:rPr>
          </w:rPrChange>
        </w:rPr>
        <w:t>Nakorn</w:t>
      </w:r>
      <w:proofErr w:type="spellEnd"/>
      <w:r w:rsidRPr="0092447A">
        <w:rPr>
          <w:rFonts w:ascii="Georgia" w:hAnsi="Georgia"/>
          <w:strike/>
          <w:rPrChange w:id="11" w:author="Jack Plummer" w:date="2022-08-22T15:59:00Z">
            <w:rPr>
              <w:rFonts w:ascii="Georgia" w:hAnsi="Georgia"/>
            </w:rPr>
          </w:rPrChange>
        </w:rPr>
        <w:t xml:space="preserve"> </w:t>
      </w:r>
      <w:proofErr w:type="spellStart"/>
      <w:r w:rsidRPr="0092447A">
        <w:rPr>
          <w:rFonts w:ascii="Georgia" w:hAnsi="Georgia"/>
          <w:strike/>
          <w:rPrChange w:id="12" w:author="Jack Plummer" w:date="2022-08-22T15:59:00Z">
            <w:rPr>
              <w:rFonts w:ascii="Georgia" w:hAnsi="Georgia"/>
            </w:rPr>
          </w:rPrChange>
        </w:rPr>
        <w:t>Srithamarat</w:t>
      </w:r>
      <w:proofErr w:type="spellEnd"/>
      <w:r w:rsidRPr="0092447A">
        <w:rPr>
          <w:rFonts w:ascii="Georgia" w:hAnsi="Georgia"/>
          <w:strike/>
          <w:rPrChange w:id="13" w:author="Jack Plummer" w:date="2022-08-22T15:59:00Z">
            <w:rPr>
              <w:rFonts w:ascii="Georgia" w:hAnsi="Georgia"/>
            </w:rPr>
          </w:rPrChange>
        </w:rPr>
        <w:t xml:space="preserve"> in one specimen but it’s unclear.</w:t>
      </w:r>
      <w:r>
        <w:rPr>
          <w:rFonts w:ascii="Georgia" w:hAnsi="Georgia"/>
        </w:rPr>
        <w:t xml:space="preserve"> There is inadequate information to make an assessment.</w:t>
      </w:r>
      <w:ins w:id="14" w:author="Jack Plummer" w:date="2022-08-22T15:59:00Z">
        <w:r w:rsidR="00B961EB">
          <w:rPr>
            <w:rFonts w:ascii="Georgia" w:hAnsi="Georgia"/>
          </w:rPr>
          <w:t xml:space="preserve"> The species is therefore assessed as Data Deficient.</w:t>
        </w:r>
      </w:ins>
      <w:r>
        <w:rPr>
          <w:rFonts w:ascii="Georgia" w:hAnsi="Georgia"/>
        </w:rPr>
        <w:t xml:space="preserve"> </w:t>
      </w:r>
      <w:r w:rsidRPr="0092447A">
        <w:rPr>
          <w:rFonts w:ascii="Georgia" w:hAnsi="Georgia"/>
          <w:strike/>
          <w:rPrChange w:id="15" w:author="Jack Plummer" w:date="2022-08-22T15:59:00Z">
            <w:rPr>
              <w:rFonts w:ascii="Georgia" w:hAnsi="Georgia"/>
            </w:rPr>
          </w:rPrChange>
        </w:rPr>
        <w:t>However, due to few locations of occurrence, and land use change, it may be threatened. When I checked one specimen with spatial coordinate, it seems to appear in town on Trang. Habitat may be changed</w:t>
      </w:r>
      <w:r w:rsidRPr="0092447A">
        <w:rPr>
          <w:rFonts w:ascii="Georgia" w:hAnsi="Georgia"/>
          <w:strike/>
          <w:rPrChange w:id="16" w:author="Jack Plummer" w:date="2022-08-22T15:59:00Z">
            <w:rPr>
              <w:rFonts w:ascii="Georgia" w:hAnsi="Georgia"/>
            </w:rPr>
          </w:rPrChange>
        </w:rPr>
        <w:t>.</w:t>
      </w:r>
    </w:p>
    <w:p w14:paraId="479DFCE6" w14:textId="77777777" w:rsidR="00000000" w:rsidRDefault="00CD223B">
      <w:pPr>
        <w:pStyle w:val="Heading1"/>
        <w:divId w:val="160210275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12FBE03E" w14:textId="77777777" w:rsidR="00000000" w:rsidRDefault="00CD223B">
      <w:pPr>
        <w:pStyle w:val="Heading2"/>
        <w:divId w:val="160210275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63D67872" w14:textId="3B90A9D2" w:rsidR="00000000" w:rsidRDefault="00CD223B">
      <w:pPr>
        <w:pStyle w:val="NormalWeb"/>
        <w:divId w:val="1602102758"/>
        <w:rPr>
          <w:rFonts w:ascii="Georgia" w:hAnsi="Georgia"/>
        </w:rPr>
      </w:pPr>
      <w:r>
        <w:rPr>
          <w:rFonts w:ascii="Georgia" w:hAnsi="Georgia"/>
        </w:rPr>
        <w:t>This species has been reported only in the south of Thailand (Peninsula Thailand). The species is found in evergreen forest at 600 - 1200 m</w:t>
      </w:r>
      <w:ins w:id="17" w:author="Jack Plummer" w:date="2022-08-22T15:59:00Z">
        <w:r w:rsidR="00B961EB">
          <w:rPr>
            <w:rFonts w:ascii="Georgia" w:hAnsi="Georgia"/>
          </w:rPr>
          <w:t xml:space="preserve"> asl</w:t>
        </w:r>
      </w:ins>
      <w:del w:id="18" w:author="Jack Plummer" w:date="2022-08-22T15:59:00Z">
        <w:r w:rsidDel="00B961EB">
          <w:rPr>
            <w:rFonts w:ascii="Georgia" w:hAnsi="Georgia"/>
          </w:rPr>
          <w:delText>. from sea level</w:delText>
        </w:r>
      </w:del>
      <w:r>
        <w:rPr>
          <w:rFonts w:ascii="Georgia" w:hAnsi="Georgia"/>
        </w:rPr>
        <w:t xml:space="preserve"> in Trang and Pattani province</w:t>
      </w:r>
      <w:ins w:id="19" w:author="Jack Plummer" w:date="2022-08-22T15:59:00Z">
        <w:r w:rsidR="00B961EB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Thitiprasert</w:t>
      </w:r>
      <w:proofErr w:type="spellEnd"/>
      <w:r>
        <w:rPr>
          <w:rFonts w:ascii="Georgia" w:hAnsi="Georgia"/>
        </w:rPr>
        <w:t xml:space="preserve"> </w:t>
      </w:r>
      <w:r w:rsidRPr="00B961EB">
        <w:rPr>
          <w:rFonts w:ascii="Georgia" w:hAnsi="Georgia"/>
          <w:i/>
          <w:iCs/>
          <w:rPrChange w:id="20" w:author="Jack Plummer" w:date="2022-08-22T15:59:00Z">
            <w:rPr>
              <w:rFonts w:ascii="Georgia" w:hAnsi="Georgia"/>
            </w:rPr>
          </w:rPrChange>
        </w:rPr>
        <w:t>et. al.</w:t>
      </w:r>
      <w:r>
        <w:rPr>
          <w:rFonts w:ascii="Georgia" w:hAnsi="Georgia"/>
        </w:rPr>
        <w:t xml:space="preserve"> 2007, The Botani</w:t>
      </w:r>
      <w:r>
        <w:rPr>
          <w:rFonts w:ascii="Georgia" w:hAnsi="Georgia"/>
        </w:rPr>
        <w:t>cal Garden Organization 2006).</w:t>
      </w:r>
      <w:ins w:id="21" w:author="Jack Plummer" w:date="2022-08-22T16:02:00Z">
        <w:r w:rsidR="00513FAC">
          <w:rPr>
            <w:rFonts w:ascii="Georgia" w:hAnsi="Georgia"/>
          </w:rPr>
          <w:t xml:space="preserve"> Further research is required to establish precisely where the species occurs within these provinces, and whether the species remains extant at for</w:t>
        </w:r>
      </w:ins>
      <w:ins w:id="22" w:author="Jack Plummer" w:date="2022-08-22T16:03:00Z">
        <w:r w:rsidR="00513FAC">
          <w:rPr>
            <w:rFonts w:ascii="Georgia" w:hAnsi="Georgia"/>
          </w:rPr>
          <w:t>mer collection sites.</w:t>
        </w:r>
      </w:ins>
    </w:p>
    <w:p w14:paraId="35D7AA05" w14:textId="77777777" w:rsidR="00000000" w:rsidRDefault="00CD223B">
      <w:pPr>
        <w:pStyle w:val="Heading2"/>
        <w:divId w:val="160210275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6337"/>
      </w:tblGrid>
      <w:tr w:rsidR="00342FA5" w14:paraId="45F205F4" w14:textId="77777777">
        <w:trPr>
          <w:divId w:val="160210275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DA25E48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07A92D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342FA5" w14:paraId="3225556A" w14:textId="77777777">
        <w:trPr>
          <w:divId w:val="1602102758"/>
          <w:tblCellSpacing w:w="15" w:type="dxa"/>
        </w:trPr>
        <w:tc>
          <w:tcPr>
            <w:tcW w:w="0" w:type="auto"/>
            <w:vAlign w:val="center"/>
            <w:hideMark/>
          </w:tcPr>
          <w:p w14:paraId="70DB3CFA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5BF2CC5" w14:textId="178ABE3D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23" w:author="Jack Plummer" w:date="2022-08-22T16:01:00Z">
              <w:r w:rsidDel="00342FA5">
                <w:rPr>
                  <w:rFonts w:ascii="Georgia" w:eastAsia="Times New Roman" w:hAnsi="Georgia"/>
                  <w:sz w:val="18"/>
                  <w:szCs w:val="18"/>
                </w:rPr>
                <w:delText>There are two locations from</w:delText>
              </w:r>
            </w:del>
            <w:ins w:id="24" w:author="Jack Plummer" w:date="2022-08-22T16:01:00Z">
              <w:r w:rsidR="00342FA5">
                <w:rPr>
                  <w:rFonts w:ascii="Georgia" w:eastAsia="Times New Roman" w:hAnsi="Georgia"/>
                  <w:sz w:val="18"/>
                  <w:szCs w:val="18"/>
                </w:rPr>
                <w:t>The species is known from two separate collection sites with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herbarium specimens collected in 1966 and 1928.</w:t>
            </w:r>
          </w:p>
        </w:tc>
      </w:tr>
    </w:tbl>
    <w:p w14:paraId="5D4A80CC" w14:textId="77777777" w:rsidR="00000000" w:rsidRDefault="00CD223B">
      <w:pPr>
        <w:divId w:val="1602102758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  <w:gridCol w:w="5172"/>
      </w:tblGrid>
      <w:tr w:rsidR="00000000" w14:paraId="67577915" w14:textId="77777777">
        <w:trPr>
          <w:divId w:val="160210275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3C0248" w14:textId="77777777" w:rsidR="00000000" w:rsidRPr="00342FA5" w:rsidRDefault="00CD223B">
            <w:pPr>
              <w:spacing w:after="75"/>
              <w:rPr>
                <w:rFonts w:ascii="Georgia" w:eastAsia="Times New Roman" w:hAnsi="Georgia"/>
                <w:b/>
                <w:bCs/>
                <w:strike/>
                <w:sz w:val="18"/>
                <w:szCs w:val="18"/>
                <w:rPrChange w:id="25" w:author="Jack Plummer" w:date="2022-08-22T16:02:00Z">
                  <w:rPr>
                    <w:rFonts w:ascii="Georgia" w:eastAsia="Times New Roman" w:hAnsi="Georgia"/>
                    <w:b/>
                    <w:bCs/>
                    <w:sz w:val="18"/>
                    <w:szCs w:val="18"/>
                  </w:rPr>
                </w:rPrChange>
              </w:rPr>
            </w:pPr>
            <w:r w:rsidRPr="00342FA5">
              <w:rPr>
                <w:rFonts w:ascii="Georgia" w:eastAsia="Times New Roman" w:hAnsi="Georgia"/>
                <w:b/>
                <w:bCs/>
                <w:strike/>
                <w:sz w:val="18"/>
                <w:szCs w:val="18"/>
                <w:rPrChange w:id="26" w:author="Jack Plummer" w:date="2022-08-22T16:02:00Z">
                  <w:rPr>
                    <w:rFonts w:ascii="Georgia" w:eastAsia="Times New Roman" w:hAnsi="Georgia"/>
                    <w:b/>
                    <w:bCs/>
                    <w:sz w:val="18"/>
                    <w:szCs w:val="18"/>
                  </w:rPr>
                </w:rPrChange>
              </w:rPr>
              <w:t>Extreme fluctuations in area of occupancy (AOO)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F303469" w14:textId="77777777" w:rsidR="00000000" w:rsidRPr="00342FA5" w:rsidRDefault="00CD223B">
            <w:pPr>
              <w:spacing w:after="75"/>
              <w:rPr>
                <w:rFonts w:ascii="Georgia" w:eastAsia="Times New Roman" w:hAnsi="Georgia"/>
                <w:b/>
                <w:bCs/>
                <w:strike/>
                <w:sz w:val="18"/>
                <w:szCs w:val="18"/>
                <w:rPrChange w:id="27" w:author="Jack Plummer" w:date="2022-08-22T16:02:00Z">
                  <w:rPr>
                    <w:rFonts w:ascii="Georgia" w:eastAsia="Times New Roman" w:hAnsi="Georgia"/>
                    <w:b/>
                    <w:bCs/>
                    <w:sz w:val="18"/>
                    <w:szCs w:val="18"/>
                  </w:rPr>
                </w:rPrChange>
              </w:rPr>
            </w:pPr>
            <w:r w:rsidRPr="00342FA5">
              <w:rPr>
                <w:rFonts w:ascii="Georgia" w:eastAsia="Times New Roman" w:hAnsi="Georgia"/>
                <w:b/>
                <w:bCs/>
                <w:strike/>
                <w:sz w:val="18"/>
                <w:szCs w:val="18"/>
                <w:rPrChange w:id="28" w:author="Jack Plummer" w:date="2022-08-22T16:02:00Z">
                  <w:rPr>
                    <w:rFonts w:ascii="Georgia" w:eastAsia="Times New Roman" w:hAnsi="Georgia"/>
                    <w:b/>
                    <w:bCs/>
                    <w:sz w:val="18"/>
                    <w:szCs w:val="18"/>
                  </w:rPr>
                </w:rPrChange>
              </w:rPr>
              <w:t>Justification</w:t>
            </w:r>
          </w:p>
        </w:tc>
      </w:tr>
      <w:tr w:rsidR="00000000" w14:paraId="654FBB16" w14:textId="77777777">
        <w:trPr>
          <w:divId w:val="1602102758"/>
          <w:tblCellSpacing w:w="15" w:type="dxa"/>
        </w:trPr>
        <w:tc>
          <w:tcPr>
            <w:tcW w:w="0" w:type="auto"/>
            <w:vAlign w:val="center"/>
            <w:hideMark/>
          </w:tcPr>
          <w:p w14:paraId="21CD0BC6" w14:textId="77777777" w:rsidR="00000000" w:rsidRPr="00342FA5" w:rsidRDefault="00CD223B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29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342FA5">
              <w:rPr>
                <w:rFonts w:ascii="Georgia" w:eastAsia="Times New Roman" w:hAnsi="Georgia"/>
                <w:strike/>
                <w:sz w:val="18"/>
                <w:szCs w:val="18"/>
                <w:rPrChange w:id="30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249690B" w14:textId="77777777" w:rsidR="00000000" w:rsidRPr="00342FA5" w:rsidRDefault="00CD223B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31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342FA5">
              <w:rPr>
                <w:rFonts w:ascii="Georgia" w:eastAsia="Times New Roman" w:hAnsi="Georgia"/>
                <w:strike/>
                <w:sz w:val="18"/>
                <w:szCs w:val="18"/>
                <w:rPrChange w:id="32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There are two locations from herbarium specimens collected in 1966 and 1928.</w:t>
            </w:r>
          </w:p>
        </w:tc>
      </w:tr>
    </w:tbl>
    <w:p w14:paraId="3EC93101" w14:textId="5531FC41" w:rsidR="00000000" w:rsidRDefault="00CD223B">
      <w:pPr>
        <w:pStyle w:val="Heading2"/>
        <w:divId w:val="1602102758"/>
        <w:rPr>
          <w:rFonts w:ascii="Georgia" w:eastAsia="Times New Roman" w:hAnsi="Georgia"/>
          <w:sz w:val="27"/>
          <w:szCs w:val="27"/>
        </w:rPr>
      </w:pPr>
      <w:commentRangeStart w:id="33"/>
      <w:r>
        <w:rPr>
          <w:rFonts w:ascii="Georgia" w:eastAsia="Times New Roman" w:hAnsi="Georgia"/>
          <w:sz w:val="27"/>
          <w:szCs w:val="27"/>
        </w:rPr>
        <w:t>Extent of Occurrence (EOO)</w:t>
      </w:r>
      <w:commentRangeEnd w:id="33"/>
      <w:r w:rsidR="00AD532A">
        <w:rPr>
          <w:rStyle w:val="CommentReference"/>
          <w:b w:val="0"/>
          <w:bCs w:val="0"/>
        </w:rPr>
        <w:commentReference w:id="33"/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690"/>
        <w:gridCol w:w="3925"/>
      </w:tblGrid>
      <w:tr w:rsidR="00000000" w14:paraId="033C5657" w14:textId="77777777">
        <w:trPr>
          <w:divId w:val="160210275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69D06D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16DB000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805D801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690592A9" w14:textId="77777777">
        <w:trPr>
          <w:divId w:val="1602102758"/>
          <w:tblCellSpacing w:w="15" w:type="dxa"/>
        </w:trPr>
        <w:tc>
          <w:tcPr>
            <w:tcW w:w="0" w:type="auto"/>
            <w:vAlign w:val="center"/>
            <w:hideMark/>
          </w:tcPr>
          <w:p w14:paraId="3CC8EF05" w14:textId="77777777" w:rsidR="00000000" w:rsidRPr="00342FA5" w:rsidRDefault="00CD223B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34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342FA5">
              <w:rPr>
                <w:rFonts w:ascii="Georgia" w:eastAsia="Times New Roman" w:hAnsi="Georgia"/>
                <w:strike/>
                <w:sz w:val="18"/>
                <w:szCs w:val="18"/>
                <w:rPrChange w:id="35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865B21" w14:textId="77777777" w:rsidR="00000000" w:rsidRPr="00342FA5" w:rsidRDefault="00CD223B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36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342FA5">
              <w:rPr>
                <w:rFonts w:ascii="Georgia" w:eastAsia="Times New Roman" w:hAnsi="Georgia"/>
                <w:strike/>
                <w:sz w:val="18"/>
                <w:szCs w:val="18"/>
                <w:rPrChange w:id="37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62AFF8" w14:textId="77777777" w:rsidR="00000000" w:rsidRPr="00342FA5" w:rsidRDefault="00CD223B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38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342FA5">
              <w:rPr>
                <w:rFonts w:ascii="Georgia" w:eastAsia="Times New Roman" w:hAnsi="Georgia"/>
                <w:strike/>
                <w:sz w:val="18"/>
                <w:szCs w:val="18"/>
                <w:rPrChange w:id="39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The records of this specie</w:t>
            </w:r>
            <w:r w:rsidRPr="00342FA5">
              <w:rPr>
                <w:rFonts w:ascii="Georgia" w:eastAsia="Times New Roman" w:hAnsi="Georgia"/>
                <w:strike/>
                <w:sz w:val="18"/>
                <w:szCs w:val="18"/>
                <w:rPrChange w:id="40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s are extremely limit. There may be more occurrence but there is no survey. </w:t>
            </w:r>
          </w:p>
        </w:tc>
      </w:tr>
    </w:tbl>
    <w:p w14:paraId="15D847DF" w14:textId="77777777" w:rsidR="00000000" w:rsidRDefault="00CD223B">
      <w:pPr>
        <w:pStyle w:val="Heading2"/>
        <w:divId w:val="1602102758"/>
        <w:rPr>
          <w:rFonts w:ascii="Georgia" w:eastAsia="Times New Roman" w:hAnsi="Georgia"/>
          <w:sz w:val="27"/>
          <w:szCs w:val="27"/>
        </w:rPr>
      </w:pPr>
      <w:commentRangeStart w:id="41"/>
      <w:r>
        <w:rPr>
          <w:rFonts w:ascii="Georgia" w:eastAsia="Times New Roman" w:hAnsi="Georgia"/>
          <w:sz w:val="27"/>
          <w:szCs w:val="27"/>
        </w:rPr>
        <w:t>Locations Information</w:t>
      </w:r>
      <w:commentRangeEnd w:id="41"/>
      <w:r w:rsidR="00AD532A">
        <w:rPr>
          <w:rStyle w:val="CommentReference"/>
          <w:b w:val="0"/>
          <w:bCs w:val="0"/>
        </w:rPr>
        <w:commentReference w:id="41"/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258"/>
      </w:tblGrid>
      <w:tr w:rsidR="00000000" w14:paraId="612EBCC9" w14:textId="77777777">
        <w:trPr>
          <w:divId w:val="160210275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549EDC3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0330AB6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38FBCF65" w14:textId="77777777">
        <w:trPr>
          <w:divId w:val="1602102758"/>
          <w:tblCellSpacing w:w="15" w:type="dxa"/>
        </w:trPr>
        <w:tc>
          <w:tcPr>
            <w:tcW w:w="0" w:type="auto"/>
            <w:vAlign w:val="center"/>
            <w:hideMark/>
          </w:tcPr>
          <w:p w14:paraId="590D4E99" w14:textId="77777777" w:rsidR="00000000" w:rsidRPr="00342FA5" w:rsidRDefault="00CD223B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42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342FA5">
              <w:rPr>
                <w:rFonts w:ascii="Georgia" w:eastAsia="Times New Roman" w:hAnsi="Georgia"/>
                <w:strike/>
                <w:sz w:val="18"/>
                <w:szCs w:val="18"/>
                <w:rPrChange w:id="43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8D2CC7" w14:textId="77777777" w:rsidR="00000000" w:rsidRPr="00342FA5" w:rsidRDefault="00CD223B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44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342FA5">
              <w:rPr>
                <w:rFonts w:ascii="Georgia" w:eastAsia="Times New Roman" w:hAnsi="Georgia"/>
                <w:strike/>
                <w:sz w:val="18"/>
                <w:szCs w:val="18"/>
                <w:rPrChange w:id="45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-</w:t>
            </w:r>
          </w:p>
        </w:tc>
      </w:tr>
    </w:tbl>
    <w:p w14:paraId="2F502E55" w14:textId="77777777" w:rsidR="00000000" w:rsidRDefault="00CD223B">
      <w:pPr>
        <w:divId w:val="1602102758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0"/>
        <w:gridCol w:w="894"/>
        <w:gridCol w:w="1258"/>
      </w:tblGrid>
      <w:tr w:rsidR="00000000" w14:paraId="0EDD5ED4" w14:textId="77777777">
        <w:trPr>
          <w:divId w:val="160210275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0E4826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8F2A867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0336603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500D0C31" w14:textId="77777777">
        <w:trPr>
          <w:divId w:val="1602102758"/>
          <w:tblCellSpacing w:w="15" w:type="dxa"/>
        </w:trPr>
        <w:tc>
          <w:tcPr>
            <w:tcW w:w="0" w:type="auto"/>
            <w:vAlign w:val="center"/>
            <w:hideMark/>
          </w:tcPr>
          <w:p w14:paraId="5D8BA768" w14:textId="77777777" w:rsidR="00000000" w:rsidRPr="00342FA5" w:rsidRDefault="00CD223B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46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342FA5">
              <w:rPr>
                <w:rFonts w:ascii="Georgia" w:eastAsia="Times New Roman" w:hAnsi="Georgia"/>
                <w:strike/>
                <w:sz w:val="18"/>
                <w:szCs w:val="18"/>
                <w:rPrChange w:id="47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1A22A0E" w14:textId="77777777" w:rsidR="00000000" w:rsidRPr="00342FA5" w:rsidRDefault="00CD223B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48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342FA5">
              <w:rPr>
                <w:rFonts w:ascii="Georgia" w:eastAsia="Times New Roman" w:hAnsi="Georgia"/>
                <w:strike/>
                <w:sz w:val="18"/>
                <w:szCs w:val="18"/>
                <w:rPrChange w:id="49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Inferred</w:t>
            </w:r>
          </w:p>
        </w:tc>
        <w:tc>
          <w:tcPr>
            <w:tcW w:w="0" w:type="auto"/>
            <w:vAlign w:val="center"/>
            <w:hideMark/>
          </w:tcPr>
          <w:p w14:paraId="55343CCB" w14:textId="77777777" w:rsidR="00000000" w:rsidRPr="00342FA5" w:rsidRDefault="00CD223B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50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342FA5">
              <w:rPr>
                <w:rFonts w:ascii="Georgia" w:eastAsia="Times New Roman" w:hAnsi="Georgia"/>
                <w:strike/>
                <w:sz w:val="18"/>
                <w:szCs w:val="18"/>
                <w:rPrChange w:id="51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-</w:t>
            </w:r>
          </w:p>
        </w:tc>
      </w:tr>
    </w:tbl>
    <w:p w14:paraId="1F99827A" w14:textId="77777777" w:rsidR="00000000" w:rsidRDefault="00CD223B">
      <w:pPr>
        <w:pStyle w:val="Heading2"/>
        <w:divId w:val="1602102758"/>
        <w:rPr>
          <w:rFonts w:ascii="Georgia" w:eastAsia="Times New Roman" w:hAnsi="Georgia"/>
          <w:sz w:val="27"/>
          <w:szCs w:val="27"/>
        </w:rPr>
      </w:pPr>
      <w:commentRangeStart w:id="52"/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  <w:commentRangeEnd w:id="52"/>
      <w:r w:rsidR="00AD532A">
        <w:rPr>
          <w:rStyle w:val="CommentReference"/>
          <w:b w:val="0"/>
          <w:bCs w:val="0"/>
        </w:rPr>
        <w:commentReference w:id="52"/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1"/>
        <w:gridCol w:w="1258"/>
      </w:tblGrid>
      <w:tr w:rsidR="00000000" w14:paraId="6D967197" w14:textId="77777777">
        <w:trPr>
          <w:divId w:val="160210275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F2F5185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55734EE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280D05FD" w14:textId="77777777">
        <w:trPr>
          <w:divId w:val="1602102758"/>
          <w:tblCellSpacing w:w="15" w:type="dxa"/>
        </w:trPr>
        <w:tc>
          <w:tcPr>
            <w:tcW w:w="0" w:type="auto"/>
            <w:vAlign w:val="center"/>
            <w:hideMark/>
          </w:tcPr>
          <w:p w14:paraId="3F90939C" w14:textId="77777777" w:rsidR="00000000" w:rsidRPr="00342FA5" w:rsidRDefault="00CD223B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53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342FA5">
              <w:rPr>
                <w:rFonts w:ascii="Georgia" w:eastAsia="Times New Roman" w:hAnsi="Georgia"/>
                <w:strike/>
                <w:sz w:val="18"/>
                <w:szCs w:val="18"/>
                <w:rPrChange w:id="54" w:author="Jack Plummer" w:date="2022-08-22T16:0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7B94ED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6AB961A" w14:textId="77777777" w:rsidR="00000000" w:rsidRDefault="00CD223B">
      <w:pPr>
        <w:pStyle w:val="Heading2"/>
        <w:divId w:val="160210275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4FAA1918" w14:textId="77777777" w:rsidR="00000000" w:rsidRDefault="00CD223B">
      <w:pPr>
        <w:pStyle w:val="NormalWeb"/>
        <w:divId w:val="160210275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600</w:t>
      </w:r>
    </w:p>
    <w:p w14:paraId="4B9189A8" w14:textId="77777777" w:rsidR="00000000" w:rsidRDefault="00CD223B">
      <w:pPr>
        <w:pStyle w:val="NormalWeb"/>
        <w:divId w:val="160210275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</w:t>
      </w:r>
      <w:r>
        <w:rPr>
          <w:rStyle w:val="datalabel1"/>
          <w:rFonts w:ascii="Georgia" w:hAnsi="Georgia"/>
        </w:rPr>
        <w:t>(in metres above sea level):</w:t>
      </w:r>
      <w:commentRangeStart w:id="55"/>
      <w:r>
        <w:rPr>
          <w:rStyle w:val="datalabel1"/>
          <w:rFonts w:ascii="Georgia" w:hAnsi="Georgia"/>
        </w:rPr>
        <w:t xml:space="preserve"> </w:t>
      </w:r>
      <w:r>
        <w:rPr>
          <w:rFonts w:ascii="Georgia" w:hAnsi="Georgia"/>
        </w:rPr>
        <w:t>1100</w:t>
      </w:r>
      <w:commentRangeEnd w:id="55"/>
      <w:r>
        <w:rPr>
          <w:rStyle w:val="CommentReference"/>
        </w:rPr>
        <w:commentReference w:id="55"/>
      </w:r>
    </w:p>
    <w:p w14:paraId="295AC700" w14:textId="77777777" w:rsidR="00000000" w:rsidRDefault="00CD223B">
      <w:pPr>
        <w:pStyle w:val="Heading2"/>
        <w:divId w:val="160210275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137"/>
        <w:gridCol w:w="1758"/>
        <w:gridCol w:w="979"/>
        <w:gridCol w:w="1003"/>
        <w:gridCol w:w="1228"/>
        <w:gridCol w:w="1142"/>
        <w:gridCol w:w="1088"/>
      </w:tblGrid>
      <w:tr w:rsidR="00342FA5" w14:paraId="7E865DA8" w14:textId="77777777">
        <w:trPr>
          <w:divId w:val="160210275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A912418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D225F12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AA611C7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004C9C6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2BD798A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9EC56FB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AD1CFB2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E19CAD0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342FA5" w14:paraId="7B33242A" w14:textId="77777777">
        <w:trPr>
          <w:divId w:val="1602102758"/>
          <w:tblCellSpacing w:w="15" w:type="dxa"/>
        </w:trPr>
        <w:tc>
          <w:tcPr>
            <w:tcW w:w="0" w:type="auto"/>
            <w:vAlign w:val="center"/>
            <w:hideMark/>
          </w:tcPr>
          <w:p w14:paraId="03C3FCE8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10CA01F6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B9FE41" w14:textId="73C5AF9A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56" w:author="Jack Plummer" w:date="2022-08-22T16:00:00Z">
              <w:r w:rsidDel="00AD532A">
                <w:rPr>
                  <w:rFonts w:ascii="Georgia" w:eastAsia="Times New Roman" w:hAnsi="Georgia"/>
                  <w:sz w:val="18"/>
                  <w:szCs w:val="18"/>
                </w:rPr>
                <w:delText>Coodinate</w:delText>
              </w:r>
            </w:del>
            <w:ins w:id="57" w:author="Jack Plummer" w:date="2022-08-22T16:01:00Z">
              <w:r w:rsidR="00342FA5">
                <w:rPr>
                  <w:rFonts w:ascii="Georgia" w:eastAsia="Times New Roman" w:hAnsi="Georgia"/>
                  <w:sz w:val="18"/>
                  <w:szCs w:val="18"/>
                </w:rPr>
                <w:t xml:space="preserve">Point data generated from herbarium specimen records and species </w:t>
              </w:r>
              <w:r w:rsidR="00342FA5">
                <w:rPr>
                  <w:rFonts w:ascii="Georgia" w:eastAsia="Times New Roman" w:hAnsi="Georgia"/>
                  <w:sz w:val="18"/>
                  <w:szCs w:val="18"/>
                </w:rPr>
                <w:lastRenderedPageBreak/>
                <w:t>observations (GBIF 2022).</w:t>
              </w:r>
            </w:ins>
            <w:del w:id="58" w:author="Jack Plummer" w:date="2022-08-22T16:01:00Z">
              <w:r w:rsidDel="00342FA5">
                <w:rPr>
                  <w:rFonts w:ascii="Georgia" w:eastAsia="Times New Roman" w:hAnsi="Georgia"/>
                  <w:sz w:val="18"/>
                  <w:szCs w:val="18"/>
                </w:rPr>
                <w:delText xml:space="preserve"> locations from GBIF has been downloaded. A map is created in Google Earth</w:delText>
              </w:r>
            </w:del>
          </w:p>
        </w:tc>
        <w:tc>
          <w:tcPr>
            <w:tcW w:w="0" w:type="auto"/>
            <w:vAlign w:val="center"/>
            <w:hideMark/>
          </w:tcPr>
          <w:p w14:paraId="6A5BCCD1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-</w:t>
            </w:r>
          </w:p>
        </w:tc>
        <w:tc>
          <w:tcPr>
            <w:tcW w:w="0" w:type="auto"/>
            <w:vAlign w:val="center"/>
            <w:hideMark/>
          </w:tcPr>
          <w:p w14:paraId="5ECD5985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6F03D3B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69A1DA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473027B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3FF4648" w14:textId="77777777" w:rsidR="00000000" w:rsidRDefault="00CD223B">
      <w:pPr>
        <w:pStyle w:val="Heading2"/>
        <w:divId w:val="160210275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23382F12" w14:textId="77777777" w:rsidR="00000000" w:rsidRDefault="00CD223B">
      <w:pPr>
        <w:pStyle w:val="NormalWeb"/>
        <w:divId w:val="160210275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3D728335" w14:textId="77777777" w:rsidR="00000000" w:rsidRDefault="00CD223B">
      <w:pPr>
        <w:pStyle w:val="Heading1"/>
        <w:divId w:val="111930220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6D204E89" w14:textId="77777777" w:rsidR="00000000" w:rsidRDefault="00CD223B">
      <w:pPr>
        <w:pStyle w:val="Heading2"/>
        <w:divId w:val="111930220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 xml:space="preserve">Countries of </w:t>
      </w:r>
      <w:r>
        <w:rPr>
          <w:rFonts w:ascii="Georgia" w:eastAsia="Times New Roman" w:hAnsi="Georgia"/>
          <w:sz w:val="27"/>
          <w:szCs w:val="27"/>
        </w:rPr>
        <w:t>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44A10BCB" w14:textId="77777777">
        <w:trPr>
          <w:divId w:val="111930220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B71C626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6CB5455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6F0104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A86E2DF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3BA7ED9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4F1A7A0A" w14:textId="77777777">
        <w:trPr>
          <w:divId w:val="111930220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14E5717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5700038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4C54FB8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090047B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008DD31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5C8B849" w14:textId="77777777" w:rsidR="00000000" w:rsidRDefault="00CD223B">
      <w:pPr>
        <w:pStyle w:val="Heading1"/>
        <w:divId w:val="16948923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40529C84" w14:textId="1CC06A95" w:rsidR="00000000" w:rsidRDefault="00CD223B">
      <w:pPr>
        <w:pStyle w:val="NormalWeb"/>
        <w:divId w:val="169489235"/>
        <w:rPr>
          <w:rFonts w:ascii="Georgia" w:hAnsi="Georgia"/>
        </w:rPr>
      </w:pPr>
      <w:r>
        <w:rPr>
          <w:rFonts w:ascii="Georgia" w:hAnsi="Georgia"/>
        </w:rPr>
        <w:t>No information on population</w:t>
      </w:r>
      <w:ins w:id="59" w:author="Jack Plummer" w:date="2022-08-22T16:03:00Z">
        <w:r w:rsidR="00513FAC">
          <w:rPr>
            <w:rFonts w:ascii="Georgia" w:hAnsi="Georgia"/>
          </w:rPr>
          <w:t xml:space="preserve"> status or</w:t>
        </w:r>
      </w:ins>
      <w:r>
        <w:rPr>
          <w:rFonts w:ascii="Georgia" w:hAnsi="Georgia"/>
        </w:rPr>
        <w:t xml:space="preserve"> trend</w:t>
      </w:r>
      <w:del w:id="60" w:author="Jack Plummer" w:date="2022-08-22T16:03:00Z">
        <w:r w:rsidDel="00513FAC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 xml:space="preserve"> is available for this species. The species </w:t>
      </w:r>
      <w:ins w:id="61" w:author="Jack Plummer" w:date="2022-08-22T16:03:00Z">
        <w:r w:rsidR="00513FAC">
          <w:rPr>
            <w:rFonts w:ascii="Georgia" w:hAnsi="Georgia"/>
          </w:rPr>
          <w:t>has been</w:t>
        </w:r>
      </w:ins>
      <w:del w:id="62" w:author="Jack Plummer" w:date="2022-08-22T16:03:00Z">
        <w:r w:rsidDel="00513FAC">
          <w:rPr>
            <w:rFonts w:ascii="Georgia" w:hAnsi="Georgia"/>
          </w:rPr>
          <w:delText>was</w:delText>
        </w:r>
      </w:del>
      <w:r>
        <w:rPr>
          <w:rFonts w:ascii="Georgia" w:hAnsi="Georgia"/>
        </w:rPr>
        <w:t xml:space="preserve"> listed as rare</w:t>
      </w:r>
      <w:ins w:id="63" w:author="Jack Plummer" w:date="2022-08-22T16:03:00Z">
        <w:r w:rsidR="00513FAC">
          <w:rPr>
            <w:rFonts w:ascii="Georgia" w:hAnsi="Georgia"/>
          </w:rPr>
          <w:t xml:space="preserve"> (Voradol </w:t>
        </w:r>
        <w:r w:rsidR="00513FAC">
          <w:rPr>
            <w:rFonts w:ascii="Georgia" w:hAnsi="Georgia"/>
            <w:i/>
            <w:iCs/>
          </w:rPr>
          <w:t>et al.</w:t>
        </w:r>
        <w:r w:rsidR="00513FAC">
          <w:rPr>
            <w:rFonts w:ascii="Georgia" w:hAnsi="Georgia"/>
          </w:rPr>
          <w:t xml:space="preserve"> 2017).</w:t>
        </w:r>
      </w:ins>
      <w:del w:id="64" w:author="Jack Plummer" w:date="2022-08-22T16:03:00Z">
        <w:r w:rsidDel="00513FAC">
          <w:rPr>
            <w:rFonts w:ascii="Georgia" w:hAnsi="Georgia"/>
          </w:rPr>
          <w:delText xml:space="preserve"> in one of the references.</w:delText>
        </w:r>
      </w:del>
    </w:p>
    <w:p w14:paraId="3C4B3F2F" w14:textId="77777777" w:rsidR="00000000" w:rsidRDefault="00CD223B">
      <w:pPr>
        <w:pStyle w:val="Heading2"/>
        <w:divId w:val="16948923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2DC3AFA3" w14:textId="77777777" w:rsidR="00000000" w:rsidRDefault="00CD223B">
      <w:pPr>
        <w:pStyle w:val="NormalWeb"/>
        <w:divId w:val="16948923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Unknown</w:t>
      </w:r>
    </w:p>
    <w:p w14:paraId="4735D795" w14:textId="77777777" w:rsidR="00000000" w:rsidRDefault="00CD223B">
      <w:pPr>
        <w:pStyle w:val="Heading1"/>
        <w:divId w:val="56256743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779C4106" w14:textId="791DAFC3" w:rsidR="00000000" w:rsidRDefault="00CD223B">
      <w:pPr>
        <w:pStyle w:val="NormalWeb"/>
        <w:divId w:val="562567435"/>
        <w:rPr>
          <w:rFonts w:ascii="Georgia" w:hAnsi="Georgia"/>
        </w:rPr>
      </w:pPr>
      <w:r>
        <w:rPr>
          <w:rStyle w:val="Emphasis"/>
          <w:rFonts w:ascii="Georgia" w:hAnsi="Georgia"/>
        </w:rPr>
        <w:t xml:space="preserve">Ardisia </w:t>
      </w:r>
      <w:proofErr w:type="spellStart"/>
      <w:r>
        <w:rPr>
          <w:rStyle w:val="Emphasis"/>
          <w:rFonts w:ascii="Georgia" w:hAnsi="Georgia"/>
        </w:rPr>
        <w:t>multipunctata</w:t>
      </w:r>
      <w:proofErr w:type="spellEnd"/>
      <w:r>
        <w:rPr>
          <w:rStyle w:val="Strong"/>
          <w:rFonts w:ascii="Georgia" w:hAnsi="Georgia"/>
        </w:rPr>
        <w:t xml:space="preserve"> </w:t>
      </w:r>
      <w:r>
        <w:rPr>
          <w:rFonts w:ascii="Georgia" w:hAnsi="Georgia"/>
        </w:rPr>
        <w:t>plants are small trees with pale</w:t>
      </w:r>
      <w:r>
        <w:rPr>
          <w:rFonts w:ascii="Georgia" w:hAnsi="Georgia"/>
        </w:rPr>
        <w:t xml:space="preserve"> pink to purple flowers. The specimens have been collected from 1 – 5 m tall trees in evergreen forest at 600 - 1200 m</w:t>
      </w:r>
      <w:ins w:id="65" w:author="Jack Plummer" w:date="2022-08-22T16:03:00Z">
        <w:r w:rsidR="00513FAC">
          <w:rPr>
            <w:rFonts w:ascii="Georgia" w:hAnsi="Georgia"/>
          </w:rPr>
          <w:t xml:space="preserve"> asl</w:t>
        </w:r>
      </w:ins>
      <w:r>
        <w:rPr>
          <w:rFonts w:ascii="Georgia" w:hAnsi="Georgia"/>
        </w:rPr>
        <w:t xml:space="preserve">. </w:t>
      </w:r>
      <w:del w:id="66" w:author="Jack Plummer" w:date="2022-08-22T16:03:00Z">
        <w:r w:rsidDel="00F77FE5">
          <w:rPr>
            <w:rFonts w:ascii="Georgia" w:hAnsi="Georgia"/>
          </w:rPr>
          <w:delText>The trees can be found in a sense group in</w:delText>
        </w:r>
      </w:del>
      <w:ins w:id="67" w:author="Jack Plummer" w:date="2022-08-22T16:03:00Z">
        <w:r w:rsidR="00F77FE5">
          <w:rPr>
            <w:rFonts w:ascii="Georgia" w:hAnsi="Georgia"/>
          </w:rPr>
          <w:t>It occurs in</w:t>
        </w:r>
      </w:ins>
      <w:r>
        <w:rPr>
          <w:rFonts w:ascii="Georgia" w:hAnsi="Georgia"/>
        </w:rPr>
        <w:t xml:space="preserve"> thin forest and on mountain ridges.</w:t>
      </w:r>
    </w:p>
    <w:p w14:paraId="40777179" w14:textId="77777777" w:rsidR="00000000" w:rsidRDefault="00CD223B">
      <w:pPr>
        <w:pStyle w:val="Heading2"/>
        <w:divId w:val="56256743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4"/>
        <w:gridCol w:w="763"/>
        <w:gridCol w:w="1020"/>
        <w:gridCol w:w="1873"/>
      </w:tblGrid>
      <w:tr w:rsidR="00000000" w14:paraId="67A01817" w14:textId="77777777">
        <w:trPr>
          <w:divId w:val="56256743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149172F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C0B32F4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4AE7C0E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4D9EE83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3D3EF2EF" w14:textId="77777777">
        <w:trPr>
          <w:divId w:val="56256743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3C917FB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1.9. Forest -&gt; Forest - Subtropical/Tropical Moist </w:t>
            </w:r>
            <w:commentRangeStart w:id="68"/>
            <w:commentRangeStart w:id="69"/>
            <w:r>
              <w:rPr>
                <w:rFonts w:ascii="Georgia" w:eastAsia="Times New Roman" w:hAnsi="Georgia"/>
                <w:sz w:val="18"/>
                <w:szCs w:val="18"/>
              </w:rPr>
              <w:t>Montane</w:t>
            </w:r>
            <w:commentRangeEnd w:id="68"/>
            <w:r w:rsidR="00F77FE5">
              <w:rPr>
                <w:rStyle w:val="CommentReference"/>
              </w:rPr>
              <w:commentReference w:id="68"/>
            </w:r>
            <w:commentRangeEnd w:id="69"/>
            <w:r w:rsidR="00F77FE5">
              <w:rPr>
                <w:rStyle w:val="CommentReference"/>
              </w:rPr>
              <w:commentReference w:id="69"/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4A9A1B1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AACF545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84A161C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</w:tbl>
    <w:p w14:paraId="32FA8E98" w14:textId="77777777" w:rsidR="00000000" w:rsidRDefault="00CD223B">
      <w:pPr>
        <w:pStyle w:val="Heading2"/>
        <w:divId w:val="56256743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5"/>
        <w:gridCol w:w="894"/>
        <w:gridCol w:w="1258"/>
      </w:tblGrid>
      <w:tr w:rsidR="00000000" w14:paraId="5213EE99" w14:textId="77777777">
        <w:trPr>
          <w:divId w:val="56256743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13D39E8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4E34735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2F9280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7AC6FDB7" w14:textId="77777777">
        <w:trPr>
          <w:divId w:val="562567435"/>
          <w:tblCellSpacing w:w="15" w:type="dxa"/>
        </w:trPr>
        <w:tc>
          <w:tcPr>
            <w:tcW w:w="0" w:type="auto"/>
            <w:vAlign w:val="center"/>
            <w:hideMark/>
          </w:tcPr>
          <w:p w14:paraId="61B542F7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1D6E057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691E95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F00402E" w14:textId="77777777" w:rsidR="00000000" w:rsidRDefault="00CD223B">
      <w:pPr>
        <w:pStyle w:val="Heading2"/>
        <w:divId w:val="56256743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07AAF15E" w14:textId="77777777" w:rsidR="00000000" w:rsidRDefault="00CD223B">
      <w:pPr>
        <w:pStyle w:val="NormalWeb"/>
        <w:divId w:val="56256743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43FA4FA8" w14:textId="77777777" w:rsidR="00000000" w:rsidRDefault="00CD223B">
      <w:pPr>
        <w:pStyle w:val="Heading2"/>
        <w:divId w:val="56256743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392238AB" w14:textId="77777777">
        <w:trPr>
          <w:divId w:val="56256743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4CEB5D2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Plant and Fungal Growth Forms</w:t>
            </w:r>
          </w:p>
        </w:tc>
      </w:tr>
      <w:tr w:rsidR="00000000" w14:paraId="14212A02" w14:textId="77777777">
        <w:trPr>
          <w:divId w:val="56256743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0E4C9DD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Tree - small</w:t>
            </w:r>
          </w:p>
        </w:tc>
      </w:tr>
    </w:tbl>
    <w:p w14:paraId="575558FB" w14:textId="77777777" w:rsidR="00000000" w:rsidRDefault="00CD223B">
      <w:pPr>
        <w:pStyle w:val="Heading1"/>
        <w:divId w:val="102991790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00436F40" w14:textId="77777777" w:rsidR="00000000" w:rsidRDefault="00CD223B">
      <w:pPr>
        <w:pStyle w:val="Heading2"/>
        <w:divId w:val="102991790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360FAA77" w14:textId="77777777" w:rsidR="00000000" w:rsidRDefault="00CD223B">
      <w:pPr>
        <w:pStyle w:val="NormalWeb"/>
        <w:divId w:val="1029917903"/>
        <w:rPr>
          <w:rFonts w:ascii="Georgia" w:hAnsi="Georgia"/>
        </w:rPr>
      </w:pPr>
      <w:r>
        <w:rPr>
          <w:rFonts w:ascii="Georgia" w:hAnsi="Georgia"/>
        </w:rPr>
        <w:t xml:space="preserve">No information is available for this species. </w:t>
      </w:r>
    </w:p>
    <w:p w14:paraId="120B6443" w14:textId="77777777" w:rsidR="00000000" w:rsidRDefault="00CD223B">
      <w:pPr>
        <w:pStyle w:val="Heading1"/>
        <w:divId w:val="111444371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5A1215B6" w14:textId="7F8296E2" w:rsidR="00000000" w:rsidRDefault="00F77FE5">
      <w:pPr>
        <w:pStyle w:val="NormalWeb"/>
        <w:divId w:val="1114443719"/>
        <w:rPr>
          <w:rFonts w:ascii="Georgia" w:hAnsi="Georgia"/>
        </w:rPr>
      </w:pPr>
      <w:ins w:id="70" w:author="Jack Plummer" w:date="2022-08-22T16:04:00Z">
        <w:r>
          <w:rPr>
            <w:rFonts w:ascii="Georgia" w:hAnsi="Georgia"/>
          </w:rPr>
          <w:t>As the two k</w:t>
        </w:r>
      </w:ins>
      <w:ins w:id="71" w:author="Jack Plummer" w:date="2022-08-22T16:05:00Z">
        <w:r>
          <w:rPr>
            <w:rFonts w:ascii="Georgia" w:hAnsi="Georgia"/>
          </w:rPr>
          <w:t>nown collection sites cannot be precisely located, no</w:t>
        </w:r>
      </w:ins>
      <w:del w:id="72" w:author="Jack Plummer" w:date="2022-08-22T16:05:00Z">
        <w:r w:rsidR="00CD223B" w:rsidDel="00F77FE5">
          <w:rPr>
            <w:rFonts w:ascii="Georgia" w:hAnsi="Georgia"/>
          </w:rPr>
          <w:delText>No</w:delText>
        </w:r>
      </w:del>
      <w:r w:rsidR="00CD223B">
        <w:rPr>
          <w:rFonts w:ascii="Georgia" w:hAnsi="Georgia"/>
        </w:rPr>
        <w:t xml:space="preserve"> information </w:t>
      </w:r>
      <w:del w:id="73" w:author="Jack Plummer" w:date="2022-08-22T16:05:00Z">
        <w:r w:rsidR="00CD223B" w:rsidDel="00F77FE5">
          <w:rPr>
            <w:rFonts w:ascii="Georgia" w:hAnsi="Georgia"/>
          </w:rPr>
          <w:delText>is available for</w:delText>
        </w:r>
      </w:del>
      <w:ins w:id="74" w:author="Jack Plummer" w:date="2022-08-22T16:05:00Z">
        <w:r>
          <w:rPr>
            <w:rFonts w:ascii="Georgia" w:hAnsi="Georgia"/>
          </w:rPr>
          <w:t>on threats to this species can be reliably inferred.</w:t>
        </w:r>
      </w:ins>
      <w:del w:id="75" w:author="Jack Plummer" w:date="2022-08-22T16:05:00Z">
        <w:r w:rsidR="00CD223B" w:rsidDel="00F77FE5">
          <w:rPr>
            <w:rFonts w:ascii="Georgia" w:hAnsi="Georgia"/>
          </w:rPr>
          <w:delText xml:space="preserve"> </w:delText>
        </w:r>
        <w:r w:rsidR="00CD223B" w:rsidDel="00F77FE5">
          <w:rPr>
            <w:rFonts w:ascii="Georgia" w:hAnsi="Georgia"/>
          </w:rPr>
          <w:delText>this species. However, the specie</w:delText>
        </w:r>
        <w:r w:rsidR="00CD223B" w:rsidDel="00F77FE5">
          <w:rPr>
            <w:rFonts w:ascii="Georgia" w:hAnsi="Georgia"/>
          </w:rPr>
          <w:delText>s may be threatened due to very strict locations of occurrence.</w:delText>
        </w:r>
      </w:del>
    </w:p>
    <w:p w14:paraId="02D7C9E0" w14:textId="77777777" w:rsidR="00000000" w:rsidRDefault="00CD223B">
      <w:pPr>
        <w:pStyle w:val="Heading2"/>
        <w:divId w:val="111444371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p w14:paraId="2B68594A" w14:textId="77777777" w:rsidR="00000000" w:rsidRDefault="00CD223B">
      <w:pPr>
        <w:pStyle w:val="NormalWeb"/>
        <w:divId w:val="1114443719"/>
        <w:rPr>
          <w:rFonts w:ascii="Georgia" w:hAnsi="Georgia"/>
        </w:rPr>
      </w:pPr>
      <w:commentRangeStart w:id="76"/>
      <w:r>
        <w:rPr>
          <w:rStyle w:val="datalabel1"/>
          <w:rFonts w:ascii="Georgia" w:hAnsi="Georgia"/>
        </w:rPr>
        <w:t xml:space="preserve">No past, ongoing, or future threats exist to this species. </w:t>
      </w:r>
      <w:r>
        <w:rPr>
          <w:rFonts w:ascii="Georgia" w:hAnsi="Georgia"/>
        </w:rPr>
        <w:t>true</w:t>
      </w:r>
      <w:commentRangeEnd w:id="76"/>
      <w:r w:rsidR="00F77FE5">
        <w:rPr>
          <w:rStyle w:val="CommentReference"/>
        </w:rPr>
        <w:commentReference w:id="76"/>
      </w:r>
    </w:p>
    <w:p w14:paraId="5D36273A" w14:textId="77777777" w:rsidR="00000000" w:rsidRDefault="00CD223B">
      <w:pPr>
        <w:pStyle w:val="Heading1"/>
        <w:divId w:val="170980030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018BC786" w14:textId="6E592899" w:rsidR="00000000" w:rsidRPr="009479FA" w:rsidRDefault="00CD223B">
      <w:pPr>
        <w:pStyle w:val="NormalWeb"/>
        <w:divId w:val="1709800308"/>
        <w:rPr>
          <w:rFonts w:ascii="Georgia" w:hAnsi="Georgia"/>
          <w:strike/>
          <w:rPrChange w:id="77" w:author="Jack Plummer" w:date="2022-08-22T16:06:00Z">
            <w:rPr>
              <w:rFonts w:ascii="Georgia" w:hAnsi="Georgia"/>
            </w:rPr>
          </w:rPrChange>
        </w:rPr>
      </w:pPr>
      <w:r w:rsidRPr="009479FA">
        <w:rPr>
          <w:rFonts w:ascii="Georgia" w:hAnsi="Georgia"/>
          <w:strike/>
          <w:rPrChange w:id="78" w:author="Jack Plummer" w:date="2022-08-22T16:06:00Z">
            <w:rPr>
              <w:rFonts w:ascii="Georgia" w:hAnsi="Georgia"/>
            </w:rPr>
          </w:rPrChange>
        </w:rPr>
        <w:t xml:space="preserve">Rare (Voradol </w:t>
      </w:r>
      <w:r w:rsidRPr="009479FA">
        <w:rPr>
          <w:rStyle w:val="Emphasis"/>
          <w:rFonts w:ascii="Georgia" w:hAnsi="Georgia"/>
          <w:strike/>
          <w:rPrChange w:id="79" w:author="Jack Plummer" w:date="2022-08-22T16:06:00Z">
            <w:rPr>
              <w:rStyle w:val="Emphasis"/>
              <w:rFonts w:ascii="Georgia" w:hAnsi="Georgia"/>
            </w:rPr>
          </w:rPrChange>
        </w:rPr>
        <w:t xml:space="preserve">et al. </w:t>
      </w:r>
      <w:commentRangeStart w:id="80"/>
      <w:r w:rsidRPr="009479FA">
        <w:rPr>
          <w:rFonts w:ascii="Georgia" w:hAnsi="Georgia"/>
          <w:strike/>
          <w:rPrChange w:id="81" w:author="Jack Plummer" w:date="2022-08-22T16:06:00Z">
            <w:rPr>
              <w:rFonts w:ascii="Georgia" w:hAnsi="Georgia"/>
            </w:rPr>
          </w:rPrChange>
        </w:rPr>
        <w:t>2017</w:t>
      </w:r>
      <w:commentRangeEnd w:id="80"/>
      <w:r w:rsidR="009479FA">
        <w:rPr>
          <w:rStyle w:val="CommentReference"/>
        </w:rPr>
        <w:commentReference w:id="80"/>
      </w:r>
      <w:r w:rsidRPr="009479FA">
        <w:rPr>
          <w:rFonts w:ascii="Georgia" w:hAnsi="Georgia"/>
          <w:strike/>
          <w:rPrChange w:id="82" w:author="Jack Plummer" w:date="2022-08-22T16:06:00Z">
            <w:rPr>
              <w:rFonts w:ascii="Georgia" w:hAnsi="Georgia"/>
            </w:rPr>
          </w:rPrChange>
        </w:rPr>
        <w:t>)</w:t>
      </w:r>
    </w:p>
    <w:p w14:paraId="6A71FEEC" w14:textId="77777777" w:rsidR="00000000" w:rsidRDefault="00CD223B">
      <w:pPr>
        <w:pStyle w:val="Heading2"/>
        <w:divId w:val="170980030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530"/>
      </w:tblGrid>
      <w:tr w:rsidR="00000000" w14:paraId="3A9210D9" w14:textId="77777777">
        <w:trPr>
          <w:divId w:val="170980030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4D9A20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Action Recovery Plan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61E7C43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A8D74E8" w14:textId="77777777">
        <w:trPr>
          <w:divId w:val="1709800308"/>
          <w:tblCellSpacing w:w="15" w:type="dxa"/>
        </w:trPr>
        <w:tc>
          <w:tcPr>
            <w:tcW w:w="0" w:type="auto"/>
            <w:vAlign w:val="center"/>
            <w:hideMark/>
          </w:tcPr>
          <w:p w14:paraId="109D2E00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8FA6F51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FCAB322" w14:textId="77777777" w:rsidR="00000000" w:rsidRDefault="00CD223B">
      <w:pPr>
        <w:divId w:val="1709800308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530"/>
      </w:tblGrid>
      <w:tr w:rsidR="00000000" w14:paraId="7CB995B9" w14:textId="77777777">
        <w:trPr>
          <w:divId w:val="170980030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E470ACC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Systematic monitoring scheme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6762016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D8A5EA9" w14:textId="77777777">
        <w:trPr>
          <w:divId w:val="1709800308"/>
          <w:tblCellSpacing w:w="15" w:type="dxa"/>
        </w:trPr>
        <w:tc>
          <w:tcPr>
            <w:tcW w:w="0" w:type="auto"/>
            <w:vAlign w:val="center"/>
            <w:hideMark/>
          </w:tcPr>
          <w:p w14:paraId="76B1E113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114944F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05E4992" w14:textId="77777777" w:rsidR="00000000" w:rsidRDefault="00CD223B">
      <w:pPr>
        <w:divId w:val="1709800308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530"/>
      </w:tblGrid>
      <w:tr w:rsidR="00000000" w14:paraId="3A0B519E" w14:textId="77777777">
        <w:trPr>
          <w:divId w:val="170980030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C392727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sites identified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79FD717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161152F" w14:textId="77777777">
        <w:trPr>
          <w:divId w:val="1709800308"/>
          <w:tblCellSpacing w:w="15" w:type="dxa"/>
        </w:trPr>
        <w:tc>
          <w:tcPr>
            <w:tcW w:w="0" w:type="auto"/>
            <w:vAlign w:val="center"/>
            <w:hideMark/>
          </w:tcPr>
          <w:p w14:paraId="5F46E015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D0F5C9F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476623F" w14:textId="77777777" w:rsidR="00000000" w:rsidRDefault="00CD223B">
      <w:pPr>
        <w:divId w:val="1709800308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30"/>
      </w:tblGrid>
      <w:tr w:rsidR="00000000" w14:paraId="4B1588A7" w14:textId="77777777">
        <w:trPr>
          <w:divId w:val="170980030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CA3F13D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86A8FA6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6830F293" w14:textId="77777777">
        <w:trPr>
          <w:divId w:val="1709800308"/>
          <w:tblCellSpacing w:w="15" w:type="dxa"/>
        </w:trPr>
        <w:tc>
          <w:tcPr>
            <w:tcW w:w="0" w:type="auto"/>
            <w:vAlign w:val="center"/>
            <w:hideMark/>
          </w:tcPr>
          <w:p w14:paraId="14285519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A555F2B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8D6D834" w14:textId="77777777" w:rsidR="00000000" w:rsidRDefault="00CD223B">
      <w:pPr>
        <w:divId w:val="1709800308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530"/>
      </w:tblGrid>
      <w:tr w:rsidR="00000000" w14:paraId="67D3D6E3" w14:textId="77777777">
        <w:trPr>
          <w:divId w:val="170980030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53124D3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Harvest management plan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95E75A3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6A2B1C05" w14:textId="77777777">
        <w:trPr>
          <w:divId w:val="1709800308"/>
          <w:tblCellSpacing w:w="15" w:type="dxa"/>
        </w:trPr>
        <w:tc>
          <w:tcPr>
            <w:tcW w:w="0" w:type="auto"/>
            <w:vAlign w:val="center"/>
            <w:hideMark/>
          </w:tcPr>
          <w:p w14:paraId="44E7B927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8B6DC39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2DED731" w14:textId="77777777" w:rsidR="00000000" w:rsidRDefault="00CD223B">
      <w:pPr>
        <w:divId w:val="1709800308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4"/>
        <w:gridCol w:w="530"/>
      </w:tblGrid>
      <w:tr w:rsidR="00000000" w14:paraId="0C2BA755" w14:textId="77777777">
        <w:trPr>
          <w:divId w:val="170980030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9F23172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Successfully reintroduced or introduced benignly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B5F9032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56C79CD" w14:textId="77777777">
        <w:trPr>
          <w:divId w:val="1709800308"/>
          <w:tblCellSpacing w:w="15" w:type="dxa"/>
        </w:trPr>
        <w:tc>
          <w:tcPr>
            <w:tcW w:w="0" w:type="auto"/>
            <w:vAlign w:val="center"/>
            <w:hideMark/>
          </w:tcPr>
          <w:p w14:paraId="01BF2134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C6979A5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D896331" w14:textId="77777777" w:rsidR="00000000" w:rsidRDefault="00CD223B">
      <w:pPr>
        <w:divId w:val="1709800308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530"/>
      </w:tblGrid>
      <w:tr w:rsidR="00000000" w14:paraId="4CD45E6E" w14:textId="77777777">
        <w:trPr>
          <w:divId w:val="170980030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AAF5812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D27B63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BB0749B" w14:textId="77777777">
        <w:trPr>
          <w:divId w:val="1709800308"/>
          <w:tblCellSpacing w:w="15" w:type="dxa"/>
        </w:trPr>
        <w:tc>
          <w:tcPr>
            <w:tcW w:w="0" w:type="auto"/>
            <w:vAlign w:val="center"/>
            <w:hideMark/>
          </w:tcPr>
          <w:p w14:paraId="0A377728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Unknown</w:t>
            </w:r>
          </w:p>
        </w:tc>
        <w:tc>
          <w:tcPr>
            <w:tcW w:w="0" w:type="auto"/>
            <w:vAlign w:val="center"/>
            <w:hideMark/>
          </w:tcPr>
          <w:p w14:paraId="0CE3012B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B766208" w14:textId="77777777" w:rsidR="00000000" w:rsidRDefault="00CD223B">
      <w:pPr>
        <w:divId w:val="1709800308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0"/>
        <w:gridCol w:w="530"/>
      </w:tblGrid>
      <w:tr w:rsidR="00000000" w14:paraId="7ADBF978" w14:textId="77777777">
        <w:trPr>
          <w:divId w:val="170980030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9BB355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recent education and awareness programmes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B3BA955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4ED7801C" w14:textId="77777777">
        <w:trPr>
          <w:divId w:val="1709800308"/>
          <w:tblCellSpacing w:w="15" w:type="dxa"/>
        </w:trPr>
        <w:tc>
          <w:tcPr>
            <w:tcW w:w="0" w:type="auto"/>
            <w:vAlign w:val="center"/>
            <w:hideMark/>
          </w:tcPr>
          <w:p w14:paraId="63FE5765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F6B9FA0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C5A9AD9" w14:textId="77777777" w:rsidR="00000000" w:rsidRDefault="00CD223B">
      <w:pPr>
        <w:divId w:val="1709800308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530"/>
      </w:tblGrid>
      <w:tr w:rsidR="00000000" w14:paraId="58D357E1" w14:textId="77777777">
        <w:trPr>
          <w:divId w:val="170980030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AF34727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Included in international legislation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FD9894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9551352" w14:textId="77777777">
        <w:trPr>
          <w:divId w:val="1709800308"/>
          <w:tblCellSpacing w:w="15" w:type="dxa"/>
        </w:trPr>
        <w:tc>
          <w:tcPr>
            <w:tcW w:w="0" w:type="auto"/>
            <w:vAlign w:val="center"/>
            <w:hideMark/>
          </w:tcPr>
          <w:p w14:paraId="3EDF4514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669F127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FD32CCB" w14:textId="77777777" w:rsidR="00000000" w:rsidRDefault="00CD223B">
      <w:pPr>
        <w:divId w:val="1709800308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2"/>
        <w:gridCol w:w="530"/>
      </w:tblGrid>
      <w:tr w:rsidR="00000000" w14:paraId="62827F3F" w14:textId="77777777">
        <w:trPr>
          <w:divId w:val="170980030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36A5942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any international management/trade controls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1EF404C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4DAC0BB6" w14:textId="77777777">
        <w:trPr>
          <w:divId w:val="1709800308"/>
          <w:tblCellSpacing w:w="15" w:type="dxa"/>
        </w:trPr>
        <w:tc>
          <w:tcPr>
            <w:tcW w:w="0" w:type="auto"/>
            <w:vAlign w:val="center"/>
            <w:hideMark/>
          </w:tcPr>
          <w:p w14:paraId="43587358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34DE08B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C4A2F70" w14:textId="77777777" w:rsidR="00000000" w:rsidRDefault="00CD223B">
      <w:pPr>
        <w:pStyle w:val="Heading2"/>
        <w:divId w:val="1709800308"/>
        <w:rPr>
          <w:rFonts w:ascii="Georgia" w:eastAsia="Times New Roman" w:hAnsi="Georgia"/>
          <w:sz w:val="27"/>
          <w:szCs w:val="27"/>
        </w:rPr>
      </w:pPr>
      <w:commentRangeStart w:id="83"/>
      <w:r>
        <w:rPr>
          <w:rFonts w:ascii="Georgia" w:eastAsia="Times New Roman" w:hAnsi="Georgia"/>
          <w:sz w:val="27"/>
          <w:szCs w:val="27"/>
        </w:rPr>
        <w:t>Research Needed</w:t>
      </w:r>
      <w:commentRangeEnd w:id="83"/>
      <w:r w:rsidR="007D662A">
        <w:rPr>
          <w:rStyle w:val="CommentReference"/>
          <w:b w:val="0"/>
          <w:bCs w:val="0"/>
        </w:rPr>
        <w:commentReference w:id="83"/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61532AFE" w14:textId="77777777">
        <w:trPr>
          <w:divId w:val="170980030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50AD23A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B2FBC2F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F554026" w14:textId="77777777">
        <w:trPr>
          <w:divId w:val="170980030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EA53CE5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41E093D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48AED97" w14:textId="77777777" w:rsidR="00000000" w:rsidRDefault="00CD223B">
      <w:pPr>
        <w:pStyle w:val="Heading1"/>
        <w:divId w:val="82990456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60C97007" w14:textId="77777777" w:rsidR="00000000" w:rsidRDefault="00CD223B">
      <w:pPr>
        <w:pStyle w:val="Heading2"/>
        <w:divId w:val="82990456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 xml:space="preserve">Ecosystem </w:t>
      </w:r>
      <w:r>
        <w:rPr>
          <w:rFonts w:ascii="Georgia" w:eastAsia="Times New Roman" w:hAnsi="Georgia"/>
          <w:sz w:val="27"/>
          <w:szCs w:val="27"/>
        </w:rPr>
        <w:t>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27510D90" w14:textId="77777777">
        <w:trPr>
          <w:divId w:val="82990456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ADBA2E6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0509AD" w14:textId="77777777" w:rsidR="00000000" w:rsidRDefault="00CD223B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2067CB42" w14:textId="77777777">
        <w:trPr>
          <w:divId w:val="829904565"/>
          <w:tblCellSpacing w:w="15" w:type="dxa"/>
        </w:trPr>
        <w:tc>
          <w:tcPr>
            <w:tcW w:w="0" w:type="auto"/>
            <w:vAlign w:val="center"/>
            <w:hideMark/>
          </w:tcPr>
          <w:p w14:paraId="6B820D60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7480153" w14:textId="77777777" w:rsidR="00000000" w:rsidRDefault="00CD223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8ED716D" w14:textId="77777777" w:rsidR="00000000" w:rsidRDefault="00CD223B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58254341" w14:textId="77777777" w:rsidR="00000000" w:rsidRDefault="00CD223B">
      <w:pPr>
        <w:pStyle w:val="NormalWeb"/>
        <w:divId w:val="212473308"/>
        <w:rPr>
          <w:rFonts w:ascii="Georgia" w:hAnsi="Georgia"/>
        </w:rPr>
      </w:pPr>
      <w:r>
        <w:rPr>
          <w:rFonts w:ascii="Georgia" w:hAnsi="Georgia"/>
        </w:rPr>
        <w:t xml:space="preserve">Available at: </w:t>
      </w:r>
      <w:hyperlink r:id="rId14" w:history="1">
        <w:r>
          <w:rPr>
            <w:rStyle w:val="Hyperlink"/>
            <w:rFonts w:ascii="Georgia" w:hAnsi="Georgia"/>
          </w:rPr>
          <w:t xml:space="preserve">https://doi.org/10.15468/39omei </w:t>
        </w:r>
      </w:hyperlink>
      <w:r>
        <w:rPr>
          <w:rFonts w:ascii="Georgia" w:hAnsi="Georgia"/>
        </w:rPr>
        <w:t xml:space="preserve">. </w:t>
      </w:r>
    </w:p>
    <w:p w14:paraId="2891FA98" w14:textId="77777777" w:rsidR="00000000" w:rsidRDefault="00CD223B">
      <w:pPr>
        <w:pStyle w:val="NormalWeb"/>
        <w:divId w:val="212473308"/>
        <w:rPr>
          <w:rFonts w:ascii="Georgia" w:hAnsi="Georgia"/>
        </w:rPr>
      </w:pPr>
      <w:proofErr w:type="spellStart"/>
      <w:r>
        <w:rPr>
          <w:rFonts w:ascii="Georgia" w:hAnsi="Georgia"/>
        </w:rPr>
        <w:t>Thitiprasert</w:t>
      </w:r>
      <w:proofErr w:type="spellEnd"/>
      <w:r>
        <w:rPr>
          <w:rFonts w:ascii="Georgia" w:hAnsi="Georgia"/>
        </w:rPr>
        <w:t xml:space="preserve">, W., </w:t>
      </w:r>
      <w:proofErr w:type="spellStart"/>
      <w:r>
        <w:rPr>
          <w:rFonts w:ascii="Georgia" w:hAnsi="Georgia"/>
        </w:rPr>
        <w:t>Ratanasatien</w:t>
      </w:r>
      <w:proofErr w:type="spellEnd"/>
      <w:r>
        <w:rPr>
          <w:rFonts w:ascii="Georgia" w:hAnsi="Georgia"/>
        </w:rPr>
        <w:t xml:space="preserve">, </w:t>
      </w:r>
      <w:proofErr w:type="gramStart"/>
      <w:r>
        <w:rPr>
          <w:rFonts w:ascii="Georgia" w:hAnsi="Georgia"/>
        </w:rPr>
        <w:t>C.,</w:t>
      </w:r>
      <w:proofErr w:type="spellStart"/>
      <w:r>
        <w:rPr>
          <w:rFonts w:ascii="Georgia" w:hAnsi="Georgia"/>
        </w:rPr>
        <w:t>Chitrakon</w:t>
      </w:r>
      <w:proofErr w:type="spellEnd"/>
      <w:proofErr w:type="gramEnd"/>
      <w:r>
        <w:rPr>
          <w:rFonts w:ascii="Georgia" w:hAnsi="Georgia"/>
        </w:rPr>
        <w:t xml:space="preserve">, S., </w:t>
      </w:r>
      <w:proofErr w:type="spellStart"/>
      <w:r>
        <w:rPr>
          <w:rFonts w:ascii="Georgia" w:hAnsi="Georgia"/>
        </w:rPr>
        <w:t>Watanesk</w:t>
      </w:r>
      <w:proofErr w:type="spellEnd"/>
      <w:r>
        <w:rPr>
          <w:rFonts w:ascii="Georgia" w:hAnsi="Georgia"/>
        </w:rPr>
        <w:t xml:space="preserve">, O., </w:t>
      </w:r>
      <w:proofErr w:type="spellStart"/>
      <w:r>
        <w:rPr>
          <w:rFonts w:ascii="Georgia" w:hAnsi="Georgia"/>
        </w:rPr>
        <w:t>Chotechuen</w:t>
      </w:r>
      <w:proofErr w:type="spellEnd"/>
      <w:r>
        <w:rPr>
          <w:rFonts w:ascii="Georgia" w:hAnsi="Georgia"/>
        </w:rPr>
        <w:t xml:space="preserve">, S., </w:t>
      </w:r>
      <w:proofErr w:type="spellStart"/>
      <w:r>
        <w:rPr>
          <w:rFonts w:ascii="Georgia" w:hAnsi="Georgia"/>
        </w:rPr>
        <w:t>Forrer</w:t>
      </w:r>
      <w:proofErr w:type="spellEnd"/>
      <w:r>
        <w:rPr>
          <w:rFonts w:ascii="Georgia" w:hAnsi="Georgia"/>
        </w:rPr>
        <w:t xml:space="preserve">, V. S., </w:t>
      </w:r>
      <w:proofErr w:type="spellStart"/>
      <w:r>
        <w:rPr>
          <w:rFonts w:ascii="Georgia" w:hAnsi="Georgia"/>
        </w:rPr>
        <w:t>Sommut</w:t>
      </w:r>
      <w:proofErr w:type="spellEnd"/>
      <w:r>
        <w:rPr>
          <w:rFonts w:ascii="Georgia" w:hAnsi="Georgia"/>
        </w:rPr>
        <w:t xml:space="preserve">, W., </w:t>
      </w:r>
      <w:proofErr w:type="spellStart"/>
      <w:r>
        <w:rPr>
          <w:rFonts w:ascii="Georgia" w:hAnsi="Georgia"/>
        </w:rPr>
        <w:t>Somsri</w:t>
      </w:r>
      <w:proofErr w:type="spellEnd"/>
      <w:r>
        <w:rPr>
          <w:rFonts w:ascii="Georgia" w:hAnsi="Georgia"/>
        </w:rPr>
        <w:t xml:space="preserve">, S., </w:t>
      </w:r>
      <w:proofErr w:type="spellStart"/>
      <w:r>
        <w:rPr>
          <w:rFonts w:ascii="Georgia" w:hAnsi="Georgia"/>
        </w:rPr>
        <w:t>Samitaman</w:t>
      </w:r>
      <w:proofErr w:type="spellEnd"/>
      <w:r>
        <w:rPr>
          <w:rFonts w:ascii="Georgia" w:hAnsi="Georgia"/>
        </w:rPr>
        <w:t xml:space="preserve">, P., and </w:t>
      </w:r>
      <w:proofErr w:type="spellStart"/>
      <w:r>
        <w:rPr>
          <w:rFonts w:ascii="Georgia" w:hAnsi="Georgia"/>
        </w:rPr>
        <w:t>Changtragoon</w:t>
      </w:r>
      <w:proofErr w:type="spellEnd"/>
      <w:r>
        <w:rPr>
          <w:rFonts w:ascii="Georgia" w:hAnsi="Georgia"/>
        </w:rPr>
        <w:t>, S. 2007. Country rep</w:t>
      </w:r>
      <w:r>
        <w:rPr>
          <w:rFonts w:ascii="Georgia" w:hAnsi="Georgia"/>
        </w:rPr>
        <w:t>ort on the state of plant genetic resources for food and agriculture in Thailand (1997-2004). Department of Agriculture (DOA), Ministry of Agriculture and Cooperatives (MOAC).</w:t>
      </w:r>
    </w:p>
    <w:p w14:paraId="034754DE" w14:textId="77777777" w:rsidR="00000000" w:rsidRDefault="00CD223B">
      <w:pPr>
        <w:pStyle w:val="NormalWeb"/>
        <w:divId w:val="212473308"/>
        <w:rPr>
          <w:rFonts w:ascii="Georgia" w:hAnsi="Georgia"/>
        </w:rPr>
      </w:pPr>
      <w:r>
        <w:rPr>
          <w:rFonts w:ascii="Georgia" w:hAnsi="Georgia"/>
        </w:rPr>
        <w:t xml:space="preserve">Voradol, C., </w:t>
      </w:r>
      <w:proofErr w:type="spellStart"/>
      <w:r>
        <w:rPr>
          <w:rFonts w:ascii="Georgia" w:hAnsi="Georgia"/>
        </w:rPr>
        <w:t>Suphuntee</w:t>
      </w:r>
      <w:proofErr w:type="spellEnd"/>
      <w:r>
        <w:rPr>
          <w:rFonts w:ascii="Georgia" w:hAnsi="Georgia"/>
        </w:rPr>
        <w:t xml:space="preserve">, S., </w:t>
      </w:r>
      <w:proofErr w:type="spellStart"/>
      <w:r>
        <w:rPr>
          <w:rFonts w:ascii="Georgia" w:hAnsi="Georgia"/>
        </w:rPr>
        <w:t>Tetsana</w:t>
      </w:r>
      <w:proofErr w:type="spellEnd"/>
      <w:r>
        <w:rPr>
          <w:rFonts w:ascii="Georgia" w:hAnsi="Georgia"/>
        </w:rPr>
        <w:t xml:space="preserve">, N., </w:t>
      </w:r>
      <w:proofErr w:type="spellStart"/>
      <w:r>
        <w:rPr>
          <w:rFonts w:ascii="Georgia" w:hAnsi="Georgia"/>
        </w:rPr>
        <w:t>Poopath</w:t>
      </w:r>
      <w:proofErr w:type="spellEnd"/>
      <w:r>
        <w:rPr>
          <w:rFonts w:ascii="Georgia" w:hAnsi="Georgia"/>
        </w:rPr>
        <w:t xml:space="preserve">, M., and </w:t>
      </w:r>
      <w:proofErr w:type="spellStart"/>
      <w:r>
        <w:rPr>
          <w:rFonts w:ascii="Georgia" w:hAnsi="Georgia"/>
        </w:rPr>
        <w:t>Tanikkool</w:t>
      </w:r>
      <w:proofErr w:type="spellEnd"/>
      <w:r>
        <w:rPr>
          <w:rFonts w:ascii="Georgia" w:hAnsi="Georgia"/>
        </w:rPr>
        <w:t xml:space="preserve">, S. 2017. </w:t>
      </w:r>
      <w:r>
        <w:rPr>
          <w:rFonts w:ascii="Georgia" w:hAnsi="Georgia"/>
          <w:i/>
          <w:iCs/>
        </w:rPr>
        <w:t>Th</w:t>
      </w:r>
      <w:r>
        <w:rPr>
          <w:rFonts w:ascii="Georgia" w:hAnsi="Georgia"/>
          <w:i/>
          <w:iCs/>
        </w:rPr>
        <w:t>reatened Plants in Thailand</w:t>
      </w:r>
      <w:r>
        <w:rPr>
          <w:rFonts w:ascii="Georgia" w:hAnsi="Georgia"/>
        </w:rPr>
        <w:t>. Office of the Forest Herbarium, Forest and Plant Conservation Research Office, Bangkok.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ck Plummer" w:date="2022-08-22T16:08:00Z" w:initials="JP">
    <w:p w14:paraId="3A3A2E49" w14:textId="77777777" w:rsidR="00CD223B" w:rsidRDefault="00CD223B" w:rsidP="00D15553">
      <w:pPr>
        <w:pStyle w:val="CommentText"/>
      </w:pPr>
      <w:r>
        <w:rPr>
          <w:rStyle w:val="CommentReference"/>
        </w:rPr>
        <w:annotationRef/>
      </w:r>
      <w:r>
        <w:t>Data Deficient.</w:t>
      </w:r>
    </w:p>
  </w:comment>
  <w:comment w:id="1" w:author="Jack Plummer" w:date="2022-08-22T16:08:00Z" w:initials="JP">
    <w:p w14:paraId="0DBE75FB" w14:textId="77777777" w:rsidR="00CD223B" w:rsidRDefault="00CD223B" w:rsidP="00FD44F3">
      <w:pPr>
        <w:pStyle w:val="CommentText"/>
      </w:pPr>
      <w:r>
        <w:rPr>
          <w:rStyle w:val="CommentReference"/>
        </w:rPr>
        <w:annotationRef/>
      </w:r>
      <w:r>
        <w:t>Do we definitely not know where the species was collected? If not, DD is correct. If we do have some idea, we may be able to make an assessment.</w:t>
      </w:r>
    </w:p>
  </w:comment>
  <w:comment w:id="33" w:author="Jack Plummer" w:date="2022-08-22T16:00:00Z" w:initials="JP">
    <w:p w14:paraId="3AA7B196" w14:textId="15C720E6" w:rsidR="00AD532A" w:rsidRDefault="00AD532A" w:rsidP="00AC6872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  <w:comment w:id="41" w:author="Jack Plummer" w:date="2022-08-22T16:00:00Z" w:initials="JP">
    <w:p w14:paraId="19887794" w14:textId="77777777" w:rsidR="00AD532A" w:rsidRDefault="00AD532A" w:rsidP="003448DF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  <w:comment w:id="52" w:author="Jack Plummer" w:date="2022-08-22T16:00:00Z" w:initials="JP">
    <w:p w14:paraId="6E6CE6DA" w14:textId="77777777" w:rsidR="00AD532A" w:rsidRDefault="00AD532A" w:rsidP="003313EE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  <w:comment w:id="55" w:author="Jack Plummer" w:date="2022-08-22T16:07:00Z" w:initials="JP">
    <w:p w14:paraId="66BB7E80" w14:textId="77777777" w:rsidR="00CD223B" w:rsidRDefault="00CD223B" w:rsidP="00A40457">
      <w:pPr>
        <w:pStyle w:val="CommentText"/>
      </w:pPr>
      <w:r>
        <w:rPr>
          <w:rStyle w:val="CommentReference"/>
        </w:rPr>
        <w:annotationRef/>
      </w:r>
      <w:r>
        <w:t>1200 in text sections</w:t>
      </w:r>
    </w:p>
  </w:comment>
  <w:comment w:id="68" w:author="Jack Plummer" w:date="2022-08-22T16:04:00Z" w:initials="JP">
    <w:p w14:paraId="39B5A66E" w14:textId="05F4CE3F" w:rsidR="00F77FE5" w:rsidRDefault="00F77FE5" w:rsidP="00E2744C">
      <w:pPr>
        <w:pStyle w:val="CommentText"/>
      </w:pPr>
      <w:r>
        <w:rPr>
          <w:rStyle w:val="CommentReference"/>
        </w:rPr>
        <w:annotationRef/>
      </w:r>
      <w:r>
        <w:t>Definitely montane, not lowland?</w:t>
      </w:r>
    </w:p>
  </w:comment>
  <w:comment w:id="69" w:author="Jack Plummer" w:date="2022-08-22T16:04:00Z" w:initials="JP">
    <w:p w14:paraId="18232BE4" w14:textId="77777777" w:rsidR="00F77FE5" w:rsidRDefault="00F77FE5" w:rsidP="002D22BD">
      <w:pPr>
        <w:pStyle w:val="CommentText"/>
      </w:pPr>
      <w:r>
        <w:rPr>
          <w:rStyle w:val="CommentReference"/>
        </w:rPr>
        <w:annotationRef/>
      </w:r>
      <w:r>
        <w:t>Maybe both?</w:t>
      </w:r>
    </w:p>
  </w:comment>
  <w:comment w:id="76" w:author="Jack Plummer" w:date="2022-08-22T16:06:00Z" w:initials="JP">
    <w:p w14:paraId="1BAC1DDD" w14:textId="77777777" w:rsidR="00F77FE5" w:rsidRDefault="00F77FE5" w:rsidP="00C209BD">
      <w:pPr>
        <w:pStyle w:val="CommentText"/>
      </w:pPr>
      <w:r>
        <w:rPr>
          <w:rStyle w:val="CommentReference"/>
        </w:rPr>
        <w:annotationRef/>
      </w:r>
      <w:r>
        <w:t>Untick this and tick the other checkbox i.e 'The threats to this species are unknown'</w:t>
      </w:r>
    </w:p>
  </w:comment>
  <w:comment w:id="80" w:author="Jack Plummer" w:date="2022-08-22T16:06:00Z" w:initials="JP">
    <w:p w14:paraId="4B14A452" w14:textId="77777777" w:rsidR="009479FA" w:rsidRDefault="009479FA" w:rsidP="00A87219">
      <w:pPr>
        <w:pStyle w:val="CommentText"/>
      </w:pPr>
      <w:r>
        <w:rPr>
          <w:rStyle w:val="CommentReference"/>
        </w:rPr>
        <w:annotationRef/>
      </w:r>
      <w:r>
        <w:t>Protected areas? Botanic Gardens? Seed banks?</w:t>
      </w:r>
    </w:p>
  </w:comment>
  <w:comment w:id="83" w:author="Jack Plummer" w:date="2022-08-22T16:06:00Z" w:initials="JP">
    <w:p w14:paraId="763246BE" w14:textId="77777777" w:rsidR="007D662A" w:rsidRDefault="007D662A" w:rsidP="00883EC5">
      <w:pPr>
        <w:pStyle w:val="CommentText"/>
      </w:pPr>
      <w:r>
        <w:rPr>
          <w:rStyle w:val="CommentReference"/>
        </w:rPr>
        <w:annotationRef/>
      </w:r>
      <w:r>
        <w:t>Can definitely add more here, as well as conservation actions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A3A2E49" w15:done="0"/>
  <w15:commentEx w15:paraId="0DBE75FB" w15:paraIdParent="3A3A2E49" w15:done="0"/>
  <w15:commentEx w15:paraId="3AA7B196" w15:done="0"/>
  <w15:commentEx w15:paraId="19887794" w15:done="0"/>
  <w15:commentEx w15:paraId="6E6CE6DA" w15:done="0"/>
  <w15:commentEx w15:paraId="66BB7E80" w15:done="0"/>
  <w15:commentEx w15:paraId="39B5A66E" w15:done="0"/>
  <w15:commentEx w15:paraId="18232BE4" w15:paraIdParent="39B5A66E" w15:done="0"/>
  <w15:commentEx w15:paraId="1BAC1DDD" w15:done="0"/>
  <w15:commentEx w15:paraId="4B14A452" w15:done="0"/>
  <w15:commentEx w15:paraId="763246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AE286D" w16cex:dateUtc="2022-08-22T15:08:00Z"/>
  <w16cex:commentExtensible w16cex:durableId="26AE2899" w16cex:dateUtc="2022-08-22T15:08:00Z"/>
  <w16cex:commentExtensible w16cex:durableId="26AE268F" w16cex:dateUtc="2022-08-22T15:00:00Z"/>
  <w16cex:commentExtensible w16cex:durableId="26AE2697" w16cex:dateUtc="2022-08-22T15:00:00Z"/>
  <w16cex:commentExtensible w16cex:durableId="26AE26A1" w16cex:dateUtc="2022-08-22T15:00:00Z"/>
  <w16cex:commentExtensible w16cex:durableId="26AE284D" w16cex:dateUtc="2022-08-22T15:07:00Z"/>
  <w16cex:commentExtensible w16cex:durableId="26AE2786" w16cex:dateUtc="2022-08-22T15:04:00Z"/>
  <w16cex:commentExtensible w16cex:durableId="26AE278E" w16cex:dateUtc="2022-08-22T15:04:00Z"/>
  <w16cex:commentExtensible w16cex:durableId="26AE27EB" w16cex:dateUtc="2022-08-22T15:06:00Z"/>
  <w16cex:commentExtensible w16cex:durableId="26AE2808" w16cex:dateUtc="2022-08-22T15:06:00Z"/>
  <w16cex:commentExtensible w16cex:durableId="26AE281E" w16cex:dateUtc="2022-08-22T15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A3A2E49" w16cid:durableId="26AE286D"/>
  <w16cid:commentId w16cid:paraId="0DBE75FB" w16cid:durableId="26AE2899"/>
  <w16cid:commentId w16cid:paraId="3AA7B196" w16cid:durableId="26AE268F"/>
  <w16cid:commentId w16cid:paraId="19887794" w16cid:durableId="26AE2697"/>
  <w16cid:commentId w16cid:paraId="6E6CE6DA" w16cid:durableId="26AE26A1"/>
  <w16cid:commentId w16cid:paraId="66BB7E80" w16cid:durableId="26AE284D"/>
  <w16cid:commentId w16cid:paraId="39B5A66E" w16cid:durableId="26AE2786"/>
  <w16cid:commentId w16cid:paraId="18232BE4" w16cid:durableId="26AE278E"/>
  <w16cid:commentId w16cid:paraId="1BAC1DDD" w16cid:durableId="26AE27EB"/>
  <w16cid:commentId w16cid:paraId="4B14A452" w16cid:durableId="26AE2808"/>
  <w16cid:commentId w16cid:paraId="763246BE" w16cid:durableId="26AE281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94"/>
    <w:rsid w:val="00342FA5"/>
    <w:rsid w:val="00513FAC"/>
    <w:rsid w:val="007D662A"/>
    <w:rsid w:val="008B7F94"/>
    <w:rsid w:val="0092447A"/>
    <w:rsid w:val="009479FA"/>
    <w:rsid w:val="009B73FF"/>
    <w:rsid w:val="00AD532A"/>
    <w:rsid w:val="00B961EB"/>
    <w:rsid w:val="00CD223B"/>
    <w:rsid w:val="00F7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3B588"/>
  <w15:chartTrackingRefBased/>
  <w15:docId w15:val="{2D232B9D-371D-4FF0-A32D-980DA6DA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9B73FF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D53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53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532A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53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532A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89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3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4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7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4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7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3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2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2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00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0334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https://rbgkew.sharepoint.com/sites/KewPlantAssessment2022-2/Shared%20Documents/General/Projects/Threatened%20Biodiversity%20Hotspots%20Programme/resources/redListLogo.jpg" TargetMode="External"/><Relationship Id="rId14" Type="http://schemas.openxmlformats.org/officeDocument/2006/relationships/hyperlink" Target="https://doi.org/10.15468/39ome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D6425D-D5E9-4C28-9ED1-9A70109F0A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0f78d0-e5c4-40ba-9879-1115501c63e5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F27C74-C113-4B66-8EE8-5CF153DAD5A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8AE3A3C-7B8C-482B-88B8-C75D83A7146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0087DD4-90F1-430C-9891-767E5C3EC56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0CB942A-3B09-41C2-8E52-5DA597CD0A41}">
  <ds:schemaRefs>
    <ds:schemaRef ds:uri="http://purl.org/dc/elements/1.1/"/>
    <ds:schemaRef ds:uri="http://schemas.microsoft.com/office/2006/metadata/properties"/>
    <ds:schemaRef ds:uri="150f78d0-e5c4-40ba-9879-1115501c63e5"/>
    <ds:schemaRef ds:uri="http://purl.org/dc/terms/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828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Ardisia multipunctata</dc:title>
  <dc:subject/>
  <dc:creator>Jack Plummer</dc:creator>
  <cp:keywords/>
  <dc:description/>
  <cp:lastModifiedBy>Jack Plummer</cp:lastModifiedBy>
  <cp:revision>12</cp:revision>
  <dcterms:created xsi:type="dcterms:W3CDTF">2022-08-22T14:56:00Z</dcterms:created>
  <dcterms:modified xsi:type="dcterms:W3CDTF">2022-08-22T15:09:00Z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  <property fmtid="{D5CDD505-2E9C-101B-9397-08002B2CF9AE}" pid="3" name="MediaServiceImageTags">
    <vt:lpwstr/>
  </property>
</Properties>
</file>