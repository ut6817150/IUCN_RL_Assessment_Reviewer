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16604" w14:textId="77777777" w:rsidR="00200704" w:rsidRDefault="00200704">
      <w:pPr>
        <w:jc w:val="center"/>
        <w:divId w:val="1369647561"/>
        <w:rPr>
          <w:rFonts w:ascii="Georgia" w:eastAsia="Times New Roman" w:hAnsi="Georgia"/>
          <w:b/>
          <w:bCs/>
          <w:sz w:val="29"/>
          <w:szCs w:val="29"/>
        </w:rPr>
      </w:pPr>
      <w:r>
        <w:rPr>
          <w:rFonts w:ascii="Georgia" w:eastAsia="Times New Roman" w:hAnsi="Georgia"/>
          <w:b/>
          <w:bCs/>
          <w:sz w:val="29"/>
          <w:szCs w:val="29"/>
        </w:rPr>
        <w:t>Draft</w:t>
      </w:r>
    </w:p>
    <w:p w14:paraId="64836258" w14:textId="77777777" w:rsidR="00200704" w:rsidRDefault="00200704">
      <w:pPr>
        <w:divId w:val="603733076"/>
        <w:rPr>
          <w:rFonts w:ascii="Georgia" w:eastAsia="Times New Roman" w:hAnsi="Georgia"/>
          <w:sz w:val="18"/>
          <w:szCs w:val="18"/>
        </w:rPr>
      </w:pPr>
      <w:r>
        <w:rPr>
          <w:rFonts w:ascii="Georgia" w:eastAsia="Times New Roman" w:hAnsi="Georgia"/>
          <w:noProof/>
          <w:sz w:val="18"/>
          <w:szCs w:val="18"/>
        </w:rPr>
        <w:drawing>
          <wp:inline distT="0" distB="0" distL="0" distR="0" wp14:anchorId="18F5CA02" wp14:editId="28537C94">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60C155" w14:textId="77777777" w:rsidR="00200704" w:rsidRDefault="00200704">
      <w:pPr>
        <w:shd w:val="clear" w:color="auto" w:fill="FFFFFF"/>
        <w:spacing w:before="100" w:beforeAutospacing="1" w:after="100" w:afterAutospacing="1"/>
        <w:jc w:val="right"/>
        <w:outlineLvl w:val="1"/>
        <w:divId w:val="603733076"/>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Kleinia</w:t>
      </w:r>
      <w:proofErr w:type="spellEnd"/>
      <w:r>
        <w:rPr>
          <w:rStyle w:val="Emphasis"/>
          <w:rFonts w:ascii="Georgia" w:eastAsia="Times New Roman" w:hAnsi="Georgia"/>
          <w:b/>
          <w:bCs/>
          <w:color w:val="000000"/>
          <w:kern w:val="36"/>
          <w:sz w:val="29"/>
          <w:szCs w:val="29"/>
        </w:rPr>
        <w:t xml:space="preserve"> gypsophila</w:t>
      </w:r>
      <w:r>
        <w:rPr>
          <w:rFonts w:ascii="Georgia" w:eastAsia="Times New Roman" w:hAnsi="Georgia"/>
          <w:b/>
          <w:bCs/>
          <w:color w:val="000000"/>
          <w:kern w:val="36"/>
          <w:sz w:val="29"/>
          <w:szCs w:val="29"/>
        </w:rPr>
        <w:t xml:space="preserve"> - J.-</w:t>
      </w:r>
      <w:proofErr w:type="spellStart"/>
      <w:proofErr w:type="gramStart"/>
      <w:r>
        <w:rPr>
          <w:rFonts w:ascii="Georgia" w:eastAsia="Times New Roman" w:hAnsi="Georgia"/>
          <w:b/>
          <w:bCs/>
          <w:color w:val="000000"/>
          <w:kern w:val="36"/>
          <w:sz w:val="29"/>
          <w:szCs w:val="29"/>
        </w:rPr>
        <w:t>P.Lebrun</w:t>
      </w:r>
      <w:proofErr w:type="spellEnd"/>
      <w:proofErr w:type="gramEnd"/>
      <w:r>
        <w:rPr>
          <w:rFonts w:ascii="Georgia" w:eastAsia="Times New Roman" w:hAnsi="Georgia"/>
          <w:b/>
          <w:bCs/>
          <w:color w:val="000000"/>
          <w:kern w:val="36"/>
          <w:sz w:val="29"/>
          <w:szCs w:val="29"/>
        </w:rPr>
        <w:t xml:space="preserve"> &amp; Stork</w:t>
      </w:r>
    </w:p>
    <w:p w14:paraId="5DE59AEA" w14:textId="77777777" w:rsidR="00200704" w:rsidRDefault="00200704">
      <w:pPr>
        <w:jc w:val="right"/>
        <w:divId w:val="603733076"/>
        <w:rPr>
          <w:rFonts w:ascii="Georgia" w:eastAsia="Times New Roman" w:hAnsi="Georgia"/>
          <w:sz w:val="18"/>
          <w:szCs w:val="18"/>
        </w:rPr>
      </w:pPr>
      <w:r>
        <w:rPr>
          <w:rFonts w:ascii="Georgia" w:eastAsia="Times New Roman" w:hAnsi="Georgia"/>
          <w:sz w:val="18"/>
          <w:szCs w:val="18"/>
        </w:rPr>
        <w:t xml:space="preserve">PLANTAE - TRACHEOPHYTA - MAGNOLIOPSIDA - ASTERALES - ASTERACEAE - </w:t>
      </w:r>
      <w:proofErr w:type="spellStart"/>
      <w:r>
        <w:rPr>
          <w:rFonts w:ascii="Georgia" w:eastAsia="Times New Roman" w:hAnsi="Georgia"/>
          <w:sz w:val="18"/>
          <w:szCs w:val="18"/>
        </w:rPr>
        <w:t>Kleinia</w:t>
      </w:r>
      <w:proofErr w:type="spellEnd"/>
      <w:r>
        <w:rPr>
          <w:rFonts w:ascii="Georgia" w:eastAsia="Times New Roman" w:hAnsi="Georgia"/>
          <w:sz w:val="18"/>
          <w:szCs w:val="18"/>
        </w:rPr>
        <w:t xml:space="preserve"> - gypsophila</w:t>
      </w:r>
    </w:p>
    <w:p w14:paraId="4C74F652" w14:textId="77777777" w:rsidR="00200704" w:rsidRDefault="00200704">
      <w:pPr>
        <w:pStyle w:val="NormalWeb"/>
        <w:divId w:val="163976055"/>
        <w:rPr>
          <w:rFonts w:ascii="Georgia" w:hAnsi="Georgia"/>
        </w:rPr>
      </w:pPr>
      <w:r>
        <w:rPr>
          <w:rStyle w:val="Strong"/>
          <w:rFonts w:ascii="Georgia" w:hAnsi="Georgia"/>
        </w:rPr>
        <w:t xml:space="preserve">Common Names: </w:t>
      </w:r>
      <w:proofErr w:type="spellStart"/>
      <w:r>
        <w:rPr>
          <w:rFonts w:ascii="Georgia" w:hAnsi="Georgia"/>
        </w:rPr>
        <w:t>Wissil</w:t>
      </w:r>
      <w:proofErr w:type="spellEnd"/>
      <w:r>
        <w:rPr>
          <w:rFonts w:ascii="Georgia" w:hAnsi="Georgia"/>
        </w:rPr>
        <w:t xml:space="preserve"> (Somali)</w:t>
      </w:r>
      <w:r>
        <w:rPr>
          <w:rFonts w:ascii="Georgia" w:hAnsi="Georgia"/>
        </w:rPr>
        <w:br/>
      </w:r>
      <w:r>
        <w:rPr>
          <w:rStyle w:val="Strong"/>
          <w:rFonts w:ascii="Georgia" w:hAnsi="Georgia"/>
        </w:rPr>
        <w:t xml:space="preserve">Synonyms: </w:t>
      </w:r>
      <w:proofErr w:type="spellStart"/>
      <w:r>
        <w:rPr>
          <w:rFonts w:ascii="Georgia" w:hAnsi="Georgia"/>
        </w:rPr>
        <w:t>Kleinia</w:t>
      </w:r>
      <w:proofErr w:type="spellEnd"/>
      <w:r>
        <w:rPr>
          <w:rFonts w:ascii="Georgia" w:hAnsi="Georgia"/>
        </w:rPr>
        <w:t xml:space="preserve"> </w:t>
      </w:r>
      <w:proofErr w:type="spellStart"/>
      <w:r>
        <w:rPr>
          <w:rFonts w:ascii="Georgia" w:hAnsi="Georgia"/>
        </w:rPr>
        <w:t>polycotoma</w:t>
      </w:r>
      <w:proofErr w:type="spellEnd"/>
      <w:r>
        <w:rPr>
          <w:rFonts w:ascii="Georgia" w:hAnsi="Georgia"/>
        </w:rPr>
        <w:t xml:space="preserve"> </w:t>
      </w:r>
      <w:proofErr w:type="spellStart"/>
      <w:r>
        <w:rPr>
          <w:rFonts w:ascii="Georgia" w:hAnsi="Georgia"/>
        </w:rPr>
        <w:t>Chiov</w:t>
      </w:r>
      <w:proofErr w:type="spellEnd"/>
      <w:r>
        <w:rPr>
          <w:rFonts w:ascii="Georgia" w:hAnsi="Georgia"/>
        </w:rPr>
        <w:t>.</w:t>
      </w:r>
    </w:p>
    <w:p w14:paraId="3E1A9689" w14:textId="04478FB0" w:rsidR="00200704" w:rsidRDefault="00200704">
      <w:pPr>
        <w:pStyle w:val="NormalWeb"/>
        <w:divId w:val="163976055"/>
        <w:rPr>
          <w:rFonts w:ascii="Georgia" w:hAnsi="Georgia"/>
        </w:rPr>
      </w:pPr>
      <w:r>
        <w:rPr>
          <w:rFonts w:ascii="Georgia" w:hAnsi="Georgia"/>
        </w:rPr>
        <w:t xml:space="preserve">POWO treats this as a synonym of </w:t>
      </w:r>
      <w:proofErr w:type="spellStart"/>
      <w:r>
        <w:rPr>
          <w:rFonts w:ascii="Georgia" w:hAnsi="Georgia"/>
        </w:rPr>
        <w:t>Kleinia</w:t>
      </w:r>
      <w:proofErr w:type="spellEnd"/>
      <w:r>
        <w:rPr>
          <w:rFonts w:ascii="Georgia" w:hAnsi="Georgia"/>
        </w:rPr>
        <w:t xml:space="preserve"> </w:t>
      </w:r>
      <w:commentRangeStart w:id="0"/>
      <w:proofErr w:type="spellStart"/>
      <w:r>
        <w:rPr>
          <w:rFonts w:ascii="Georgia" w:hAnsi="Georgia"/>
        </w:rPr>
        <w:t>polycotoma</w:t>
      </w:r>
      <w:commentRangeEnd w:id="0"/>
      <w:proofErr w:type="spellEnd"/>
      <w:r w:rsidR="0013769D">
        <w:rPr>
          <w:rStyle w:val="CommentReference"/>
        </w:rPr>
        <w:commentReference w:id="0"/>
      </w:r>
      <w:ins w:id="1" w:author="Jack Plummer" w:date="2024-02-09T16:01:00Z">
        <w:r w:rsidR="0013769D">
          <w:rPr>
            <w:rFonts w:ascii="Georgia" w:hAnsi="Georgia"/>
          </w:rPr>
          <w:t xml:space="preserve"> </w:t>
        </w:r>
      </w:ins>
      <w:r>
        <w:rPr>
          <w:rFonts w:ascii="Georgia" w:hAnsi="Georgia"/>
        </w:rPr>
        <w:t xml:space="preserve">. </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5D5B54" w14:paraId="353498C8" w14:textId="77777777">
        <w:trPr>
          <w:tblCellSpacing w:w="15" w:type="dxa"/>
          <w:jc w:val="center"/>
        </w:trPr>
        <w:tc>
          <w:tcPr>
            <w:tcW w:w="0" w:type="auto"/>
            <w:tcBorders>
              <w:bottom w:val="single" w:sz="6" w:space="0" w:color="000000"/>
            </w:tcBorders>
            <w:shd w:val="clear" w:color="auto" w:fill="BBBBBB"/>
            <w:vAlign w:val="center"/>
            <w:hideMark/>
          </w:tcPr>
          <w:p w14:paraId="1D0DCB15" w14:textId="77777777" w:rsidR="00200704" w:rsidRDefault="00200704">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5D5B54" w14:paraId="540AA217" w14:textId="77777777">
        <w:trPr>
          <w:tblCellSpacing w:w="15" w:type="dxa"/>
          <w:jc w:val="center"/>
        </w:trPr>
        <w:tc>
          <w:tcPr>
            <w:tcW w:w="0" w:type="auto"/>
            <w:vAlign w:val="center"/>
            <w:hideMark/>
          </w:tcPr>
          <w:p w14:paraId="3DD5F451" w14:textId="77777777" w:rsidR="00200704" w:rsidRDefault="00200704">
            <w:pPr>
              <w:spacing w:after="75"/>
              <w:rPr>
                <w:rFonts w:ascii="Georgia" w:eastAsia="Times New Roman" w:hAnsi="Georgia"/>
                <w:sz w:val="20"/>
                <w:szCs w:val="20"/>
              </w:rPr>
            </w:pPr>
            <w:r>
              <w:rPr>
                <w:rFonts w:ascii="Georgia" w:eastAsia="Times New Roman" w:hAnsi="Georgia"/>
                <w:sz w:val="20"/>
                <w:szCs w:val="20"/>
              </w:rPr>
              <w:t>EN - Endangered, B2ab(iii) (IUCN version 3.1)</w:t>
            </w:r>
          </w:p>
        </w:tc>
      </w:tr>
    </w:tbl>
    <w:p w14:paraId="36F91DF4" w14:textId="77777777" w:rsidR="00200704" w:rsidRDefault="00200704">
      <w:pPr>
        <w:pStyle w:val="Heading1"/>
        <w:divId w:val="1744720571"/>
        <w:rPr>
          <w:rFonts w:ascii="Georgia" w:eastAsia="Times New Roman" w:hAnsi="Georgia"/>
          <w:sz w:val="29"/>
          <w:szCs w:val="29"/>
        </w:rPr>
      </w:pPr>
      <w:r>
        <w:rPr>
          <w:rFonts w:ascii="Georgia" w:eastAsia="Times New Roman" w:hAnsi="Georgia"/>
          <w:sz w:val="29"/>
          <w:szCs w:val="29"/>
        </w:rPr>
        <w:t>Red List Assessment</w:t>
      </w:r>
    </w:p>
    <w:p w14:paraId="0DFEEC11" w14:textId="77777777" w:rsidR="00200704" w:rsidRDefault="00200704">
      <w:pPr>
        <w:pStyle w:val="Heading2"/>
        <w:divId w:val="1744720571"/>
        <w:rPr>
          <w:rFonts w:ascii="Georgia" w:eastAsia="Times New Roman" w:hAnsi="Georgia"/>
          <w:sz w:val="27"/>
          <w:szCs w:val="27"/>
        </w:rPr>
      </w:pPr>
      <w:r>
        <w:rPr>
          <w:rFonts w:ascii="Georgia" w:eastAsia="Times New Roman" w:hAnsi="Georgia"/>
          <w:sz w:val="27"/>
          <w:szCs w:val="27"/>
        </w:rPr>
        <w:t>Assessment Information</w:t>
      </w:r>
    </w:p>
    <w:p w14:paraId="07B2F42A" w14:textId="77777777" w:rsidR="00200704" w:rsidRDefault="00200704">
      <w:pPr>
        <w:pStyle w:val="NormalWeb"/>
        <w:divId w:val="1744720571"/>
        <w:rPr>
          <w:rFonts w:ascii="Georgia" w:hAnsi="Georgia"/>
        </w:rPr>
      </w:pPr>
      <w:r>
        <w:rPr>
          <w:rStyle w:val="datalabel1"/>
          <w:rFonts w:ascii="Georgia" w:hAnsi="Georgia"/>
        </w:rPr>
        <w:t xml:space="preserve">Date of Assessment: </w:t>
      </w:r>
      <w:r>
        <w:rPr>
          <w:rFonts w:ascii="Georgia" w:hAnsi="Georgia"/>
        </w:rPr>
        <w:t>2024-01-30</w:t>
      </w:r>
    </w:p>
    <w:p w14:paraId="774D9445" w14:textId="77777777" w:rsidR="00200704" w:rsidRDefault="00200704">
      <w:pPr>
        <w:pStyle w:val="NormalWeb"/>
        <w:divId w:val="1744720571"/>
        <w:rPr>
          <w:rFonts w:ascii="Georgia" w:hAnsi="Georgia"/>
        </w:rPr>
      </w:pPr>
      <w:r>
        <w:rPr>
          <w:rStyle w:val="datalabel1"/>
          <w:rFonts w:ascii="Georgia" w:hAnsi="Georgia"/>
        </w:rPr>
        <w:t xml:space="preserve">Assessor(s): </w:t>
      </w:r>
      <w:r>
        <w:rPr>
          <w:rFonts w:ascii="Georgia" w:hAnsi="Georgia"/>
        </w:rPr>
        <w:t>Terry, E.</w:t>
      </w:r>
    </w:p>
    <w:p w14:paraId="763E10ED" w14:textId="77777777" w:rsidR="00200704" w:rsidRDefault="00200704">
      <w:pPr>
        <w:pStyle w:val="NormalWeb"/>
        <w:divId w:val="1744720571"/>
        <w:rPr>
          <w:rFonts w:ascii="Georgia" w:hAnsi="Georgia"/>
        </w:rPr>
      </w:pPr>
      <w:r>
        <w:rPr>
          <w:rStyle w:val="datalabel1"/>
          <w:rFonts w:ascii="Georgia" w:hAnsi="Georgia"/>
        </w:rPr>
        <w:t xml:space="preserve">Institution(s): </w:t>
      </w:r>
      <w:r>
        <w:rPr>
          <w:rFonts w:ascii="Georgia" w:hAnsi="Georgia"/>
        </w:rPr>
        <w:t>Royal Botanic Gardens, Kew</w:t>
      </w:r>
    </w:p>
    <w:p w14:paraId="461C49A9" w14:textId="77777777" w:rsidR="00200704" w:rsidRDefault="00200704">
      <w:pPr>
        <w:pStyle w:val="NormalWeb"/>
        <w:divId w:val="1744720571"/>
        <w:rPr>
          <w:rFonts w:ascii="Georgia" w:hAnsi="Georgia"/>
        </w:rPr>
      </w:pPr>
      <w:r>
        <w:rPr>
          <w:rStyle w:val="datalabel1"/>
          <w:rFonts w:ascii="Georgia" w:hAnsi="Georgia"/>
        </w:rPr>
        <w:t xml:space="preserve">Regions: </w:t>
      </w:r>
      <w:r>
        <w:rPr>
          <w:rFonts w:ascii="Georgia" w:hAnsi="Georgia"/>
        </w:rPr>
        <w:t>Global</w:t>
      </w:r>
    </w:p>
    <w:p w14:paraId="4642B215" w14:textId="77777777" w:rsidR="00200704" w:rsidRDefault="00200704">
      <w:pPr>
        <w:pStyle w:val="Heading2"/>
        <w:divId w:val="1744720571"/>
        <w:rPr>
          <w:rFonts w:ascii="Georgia" w:eastAsia="Times New Roman" w:hAnsi="Georgia"/>
          <w:sz w:val="27"/>
          <w:szCs w:val="27"/>
        </w:rPr>
      </w:pPr>
      <w:r>
        <w:rPr>
          <w:rFonts w:ascii="Georgia" w:eastAsia="Times New Roman" w:hAnsi="Georgia"/>
          <w:sz w:val="27"/>
          <w:szCs w:val="27"/>
        </w:rPr>
        <w:t>Assessment Rationale</w:t>
      </w:r>
    </w:p>
    <w:p w14:paraId="07B6B9BB" w14:textId="42D0352F" w:rsidR="00200704" w:rsidRDefault="00200704">
      <w:pPr>
        <w:pStyle w:val="NormalWeb"/>
        <w:divId w:val="1744720571"/>
        <w:rPr>
          <w:rFonts w:ascii="Georgia" w:hAnsi="Georgia"/>
        </w:rPr>
      </w:pPr>
      <w:proofErr w:type="spellStart"/>
      <w:r>
        <w:rPr>
          <w:rStyle w:val="Emphasis"/>
          <w:rFonts w:ascii="Georgia" w:hAnsi="Georgia"/>
        </w:rPr>
        <w:t>Kleinia</w:t>
      </w:r>
      <w:proofErr w:type="spellEnd"/>
      <w:r>
        <w:rPr>
          <w:rStyle w:val="Emphasis"/>
          <w:rFonts w:ascii="Georgia" w:hAnsi="Georgia"/>
        </w:rPr>
        <w:t xml:space="preserve"> gypsophila </w:t>
      </w:r>
      <w:r>
        <w:rPr>
          <w:rFonts w:ascii="Georgia" w:hAnsi="Georgia"/>
        </w:rPr>
        <w:t>is a terrestrial plant endemic</w:t>
      </w:r>
      <w:ins w:id="2" w:author="Jack Plummer" w:date="2024-02-09T15:44:00Z">
        <w:r w:rsidR="0029036D">
          <w:rPr>
            <w:rFonts w:ascii="Georgia" w:hAnsi="Georgia"/>
          </w:rPr>
          <w:t xml:space="preserve"> </w:t>
        </w:r>
      </w:ins>
      <w:del w:id="3" w:author="Jack Plummer" w:date="2024-02-09T15:44:00Z">
        <w:r w:rsidDel="0029036D">
          <w:rPr>
            <w:rFonts w:ascii="Georgia" w:hAnsi="Georgia"/>
          </w:rPr>
          <w:delText xml:space="preserve"> plant </w:delText>
        </w:r>
      </w:del>
      <w:r>
        <w:rPr>
          <w:rFonts w:ascii="Georgia" w:hAnsi="Georgia"/>
        </w:rPr>
        <w:t xml:space="preserve">to Ethiopia occurring at elevations of </w:t>
      </w:r>
      <w:r w:rsidRPr="0029036D">
        <w:rPr>
          <w:rFonts w:ascii="Georgia" w:hAnsi="Georgia"/>
          <w:i/>
          <w:iCs/>
          <w:rPrChange w:id="4" w:author="Jack Plummer" w:date="2024-02-09T15:44:00Z">
            <w:rPr>
              <w:rFonts w:ascii="Georgia" w:hAnsi="Georgia"/>
            </w:rPr>
          </w:rPrChange>
        </w:rPr>
        <w:t>c.</w:t>
      </w:r>
      <w:r>
        <w:rPr>
          <w:rFonts w:ascii="Georgia" w:hAnsi="Georgia"/>
        </w:rPr>
        <w:t xml:space="preserve"> 350-900 m asl in the </w:t>
      </w:r>
      <w:commentRangeStart w:id="5"/>
      <w:r>
        <w:rPr>
          <w:rStyle w:val="Emphasis"/>
          <w:rFonts w:ascii="Georgia" w:hAnsi="Georgia"/>
        </w:rPr>
        <w:t>Acacia-</w:t>
      </w:r>
      <w:proofErr w:type="spellStart"/>
      <w:r>
        <w:rPr>
          <w:rStyle w:val="Emphasis"/>
          <w:rFonts w:ascii="Georgia" w:hAnsi="Georgia"/>
        </w:rPr>
        <w:t>Commiphora</w:t>
      </w:r>
      <w:proofErr w:type="spellEnd"/>
      <w:r>
        <w:rPr>
          <w:rStyle w:val="Emphasis"/>
          <w:rFonts w:ascii="Georgia" w:hAnsi="Georgia"/>
        </w:rPr>
        <w:t xml:space="preserve"> </w:t>
      </w:r>
      <w:r>
        <w:rPr>
          <w:rFonts w:ascii="Georgia" w:hAnsi="Georgia"/>
        </w:rPr>
        <w:t xml:space="preserve">woodland and bushland (ACB) and desert and semi-desert scrubland (DSS). </w:t>
      </w:r>
      <w:commentRangeEnd w:id="5"/>
      <w:r w:rsidR="0029036D">
        <w:rPr>
          <w:rStyle w:val="CommentReference"/>
        </w:rPr>
        <w:commentReference w:id="5"/>
      </w:r>
      <w:r>
        <w:rPr>
          <w:rFonts w:ascii="Georgia" w:hAnsi="Georgia"/>
        </w:rPr>
        <w:t>This species is known from three herbarium specimens collected between 1972</w:t>
      </w:r>
      <w:del w:id="6" w:author="Jack Plummer" w:date="2024-02-09T15:45:00Z">
        <w:r w:rsidDel="0029036D">
          <w:rPr>
            <w:rFonts w:ascii="Georgia" w:hAnsi="Georgia"/>
          </w:rPr>
          <w:delText>-</w:delText>
        </w:r>
      </w:del>
      <w:ins w:id="7" w:author="Jack Plummer" w:date="2024-02-09T15:45:00Z">
        <w:r w:rsidR="0029036D">
          <w:rPr>
            <w:rFonts w:ascii="Georgia" w:hAnsi="Georgia"/>
          </w:rPr>
          <w:t xml:space="preserve"> and </w:t>
        </w:r>
      </w:ins>
      <w:r>
        <w:rPr>
          <w:rFonts w:ascii="Georgia" w:hAnsi="Georgia"/>
        </w:rPr>
        <w:t>2006 from the Regional State of Somali. It has three locations and an extent of occurrence (EOO) of 10,440 km</w:t>
      </w:r>
      <w:r>
        <w:rPr>
          <w:rFonts w:ascii="Georgia" w:hAnsi="Georgia"/>
          <w:vertAlign w:val="superscript"/>
        </w:rPr>
        <w:t>2</w:t>
      </w:r>
      <w:r>
        <w:rPr>
          <w:rFonts w:ascii="Georgia" w:hAnsi="Georgia"/>
        </w:rPr>
        <w:t xml:space="preserve">, falling within the threshold values for </w:t>
      </w:r>
      <w:ins w:id="8" w:author="Jack Plummer" w:date="2024-02-09T15:45:00Z">
        <w:r w:rsidR="0029036D">
          <w:rPr>
            <w:rFonts w:ascii="Georgia" w:hAnsi="Georgia"/>
          </w:rPr>
          <w:t xml:space="preserve">the </w:t>
        </w:r>
      </w:ins>
      <w:r>
        <w:rPr>
          <w:rFonts w:ascii="Georgia" w:hAnsi="Georgia"/>
        </w:rPr>
        <w:t>Vulnerable</w:t>
      </w:r>
      <w:ins w:id="9" w:author="Jack Plummer" w:date="2024-02-09T15:45:00Z">
        <w:r w:rsidR="0029036D">
          <w:rPr>
            <w:rFonts w:ascii="Georgia" w:hAnsi="Georgia"/>
          </w:rPr>
          <w:t xml:space="preserve"> category</w:t>
        </w:r>
      </w:ins>
      <w:r>
        <w:rPr>
          <w:rFonts w:ascii="Georgia" w:hAnsi="Georgia"/>
        </w:rPr>
        <w:t xml:space="preserve"> under</w:t>
      </w:r>
      <w:ins w:id="10" w:author="Jack Plummer" w:date="2024-02-09T15:45:00Z">
        <w:r w:rsidR="0029036D">
          <w:rPr>
            <w:rFonts w:ascii="Georgia" w:hAnsi="Georgia"/>
          </w:rPr>
          <w:t xml:space="preserve"> criterion</w:t>
        </w:r>
      </w:ins>
      <w:r>
        <w:rPr>
          <w:rFonts w:ascii="Georgia" w:hAnsi="Georgia"/>
        </w:rPr>
        <w:t xml:space="preserve"> B1, and an area of occupancy (AOO) of 12 km</w:t>
      </w:r>
      <w:r>
        <w:rPr>
          <w:rFonts w:ascii="Georgia" w:hAnsi="Georgia"/>
          <w:vertAlign w:val="superscript"/>
        </w:rPr>
        <w:t>2</w:t>
      </w:r>
      <w:r>
        <w:rPr>
          <w:rFonts w:ascii="Georgia" w:hAnsi="Georgia"/>
        </w:rPr>
        <w:t>, falling within the threshold values for</w:t>
      </w:r>
      <w:ins w:id="11" w:author="Jack Plummer" w:date="2024-02-09T15:45:00Z">
        <w:r w:rsidR="0029036D">
          <w:rPr>
            <w:rFonts w:ascii="Georgia" w:hAnsi="Georgia"/>
          </w:rPr>
          <w:t xml:space="preserve"> the</w:t>
        </w:r>
      </w:ins>
      <w:r>
        <w:rPr>
          <w:rFonts w:ascii="Georgia" w:hAnsi="Georgia"/>
        </w:rPr>
        <w:t xml:space="preserve"> Endangered</w:t>
      </w:r>
      <w:ins w:id="12" w:author="Jack Plummer" w:date="2024-02-09T15:45:00Z">
        <w:r w:rsidR="0029036D">
          <w:rPr>
            <w:rFonts w:ascii="Georgia" w:hAnsi="Georgia"/>
          </w:rPr>
          <w:t xml:space="preserve"> category</w:t>
        </w:r>
      </w:ins>
      <w:r>
        <w:rPr>
          <w:rFonts w:ascii="Georgia" w:hAnsi="Georgia"/>
        </w:rPr>
        <w:t xml:space="preserve"> under </w:t>
      </w:r>
      <w:ins w:id="13" w:author="Jack Plummer" w:date="2024-02-09T15:45:00Z">
        <w:r w:rsidR="0029036D">
          <w:rPr>
            <w:rFonts w:ascii="Georgia" w:hAnsi="Georgia"/>
          </w:rPr>
          <w:t xml:space="preserve">criterion </w:t>
        </w:r>
      </w:ins>
      <w:r>
        <w:rPr>
          <w:rFonts w:ascii="Georgia" w:hAnsi="Georgia"/>
        </w:rPr>
        <w:t>B2. The</w:t>
      </w:r>
      <w:ins w:id="14" w:author="Jack Plummer" w:date="2024-02-09T15:46:00Z">
        <w:r w:rsidR="0029036D">
          <w:rPr>
            <w:rFonts w:ascii="Georgia" w:hAnsi="Georgia"/>
          </w:rPr>
          <w:t xml:space="preserve"> </w:t>
        </w:r>
        <w:commentRangeStart w:id="15"/>
        <w:r w:rsidR="0029036D">
          <w:rPr>
            <w:rFonts w:ascii="Georgia" w:hAnsi="Georgia"/>
          </w:rPr>
          <w:t>population size and</w:t>
        </w:r>
      </w:ins>
      <w:r>
        <w:rPr>
          <w:rFonts w:ascii="Georgia" w:hAnsi="Georgia"/>
        </w:rPr>
        <w:t xml:space="preserve"> trend </w:t>
      </w:r>
      <w:commentRangeEnd w:id="15"/>
      <w:r w:rsidR="0029036D">
        <w:rPr>
          <w:rStyle w:val="CommentReference"/>
        </w:rPr>
        <w:commentReference w:id="15"/>
      </w:r>
      <w:del w:id="16" w:author="Jack Plummer" w:date="2024-02-09T15:46:00Z">
        <w:r w:rsidDel="0029036D">
          <w:rPr>
            <w:rFonts w:ascii="Georgia" w:hAnsi="Georgia"/>
          </w:rPr>
          <w:delText>in population is</w:delText>
        </w:r>
      </w:del>
      <w:ins w:id="17" w:author="Jack Plummer" w:date="2024-02-09T15:46:00Z">
        <w:r w:rsidR="0029036D">
          <w:rPr>
            <w:rFonts w:ascii="Georgia" w:hAnsi="Georgia"/>
          </w:rPr>
          <w:t>are</w:t>
        </w:r>
      </w:ins>
      <w:r>
        <w:rPr>
          <w:rFonts w:ascii="Georgia" w:hAnsi="Georgia"/>
        </w:rPr>
        <w:t xml:space="preserve"> unknown and there is an inferred continuing decline in area, extent and quality of habitat driven by overgrazing, invasive species</w:t>
      </w:r>
      <w:ins w:id="18" w:author="Jack Plummer" w:date="2024-02-09T15:52:00Z">
        <w:r w:rsidR="0029036D">
          <w:rPr>
            <w:rFonts w:ascii="Georgia" w:hAnsi="Georgia"/>
          </w:rPr>
          <w:t>,</w:t>
        </w:r>
      </w:ins>
      <w:r>
        <w:rPr>
          <w:rFonts w:ascii="Georgia" w:hAnsi="Georgia"/>
        </w:rPr>
        <w:t xml:space="preserve"> and agricultural and human population expansion within the species</w:t>
      </w:r>
      <w:ins w:id="19" w:author="Jack Plummer" w:date="2024-02-09T15:47:00Z">
        <w:r w:rsidR="0029036D">
          <w:rPr>
            <w:rFonts w:ascii="Georgia" w:hAnsi="Georgia"/>
          </w:rPr>
          <w:t>’</w:t>
        </w:r>
      </w:ins>
      <w:r>
        <w:rPr>
          <w:rFonts w:ascii="Georgia" w:hAnsi="Georgia"/>
        </w:rPr>
        <w:t xml:space="preserve"> known range. </w:t>
      </w:r>
      <w:commentRangeStart w:id="20"/>
      <w:r>
        <w:rPr>
          <w:rFonts w:ascii="Georgia" w:hAnsi="Georgia"/>
        </w:rPr>
        <w:t>Based on</w:t>
      </w:r>
      <w:ins w:id="21" w:author="Jack Plummer" w:date="2024-02-09T15:50:00Z">
        <w:r w:rsidR="0029036D">
          <w:rPr>
            <w:rFonts w:ascii="Georgia" w:hAnsi="Georgia"/>
          </w:rPr>
          <w:t xml:space="preserve"> the</w:t>
        </w:r>
      </w:ins>
      <w:ins w:id="22" w:author="Jack Plummer" w:date="2024-02-09T15:48:00Z">
        <w:r w:rsidR="0029036D">
          <w:rPr>
            <w:rFonts w:ascii="Georgia" w:hAnsi="Georgia"/>
          </w:rPr>
          <w:t xml:space="preserve"> continuing decline in habitat caused by</w:t>
        </w:r>
      </w:ins>
      <w:r>
        <w:rPr>
          <w:rFonts w:ascii="Georgia" w:hAnsi="Georgia"/>
        </w:rPr>
        <w:t xml:space="preserve"> these threats</w:t>
      </w:r>
      <w:ins w:id="23" w:author="Jack Plummer" w:date="2024-02-09T15:48:00Z">
        <w:r w:rsidR="0029036D">
          <w:rPr>
            <w:rFonts w:ascii="Georgia" w:hAnsi="Georgia"/>
          </w:rPr>
          <w:t>, and a restricted</w:t>
        </w:r>
      </w:ins>
      <w:ins w:id="24" w:author="Jack Plummer" w:date="2024-02-09T15:49:00Z">
        <w:r w:rsidR="0029036D">
          <w:rPr>
            <w:rFonts w:ascii="Georgia" w:hAnsi="Georgia"/>
          </w:rPr>
          <w:t xml:space="preserve"> AOO</w:t>
        </w:r>
      </w:ins>
      <w:r>
        <w:rPr>
          <w:rFonts w:ascii="Georgia" w:hAnsi="Georgia"/>
        </w:rPr>
        <w:t xml:space="preserve"> and number of locations</w:t>
      </w:r>
      <w:commentRangeEnd w:id="20"/>
      <w:r w:rsidR="0029036D">
        <w:rPr>
          <w:rStyle w:val="CommentReference"/>
        </w:rPr>
        <w:commentReference w:id="20"/>
      </w:r>
      <w:r>
        <w:rPr>
          <w:rFonts w:ascii="Georgia" w:hAnsi="Georgia"/>
        </w:rPr>
        <w:t>, the species is assessed as Endangered B2ab(iii).</w:t>
      </w:r>
    </w:p>
    <w:p w14:paraId="07FFF635" w14:textId="77777777" w:rsidR="00200704" w:rsidRDefault="00200704">
      <w:pPr>
        <w:pStyle w:val="Heading1"/>
        <w:divId w:val="1553736257"/>
        <w:rPr>
          <w:rFonts w:ascii="Georgia" w:eastAsia="Times New Roman" w:hAnsi="Georgia"/>
          <w:sz w:val="29"/>
          <w:szCs w:val="29"/>
        </w:rPr>
      </w:pPr>
      <w:r>
        <w:rPr>
          <w:rFonts w:ascii="Georgia" w:eastAsia="Times New Roman" w:hAnsi="Georgia"/>
          <w:sz w:val="29"/>
          <w:szCs w:val="29"/>
        </w:rPr>
        <w:t>Distribution</w:t>
      </w:r>
    </w:p>
    <w:p w14:paraId="0194F65F"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Geographic Range</w:t>
      </w:r>
    </w:p>
    <w:p w14:paraId="4ABC46F2" w14:textId="13422170" w:rsidR="00200704" w:rsidRDefault="00200704">
      <w:pPr>
        <w:pStyle w:val="NormalWeb"/>
        <w:divId w:val="1553736257"/>
        <w:rPr>
          <w:rFonts w:ascii="Georgia" w:hAnsi="Georgia"/>
        </w:rPr>
      </w:pPr>
      <w:r>
        <w:rPr>
          <w:rFonts w:ascii="Georgia" w:hAnsi="Georgia"/>
        </w:rPr>
        <w:t xml:space="preserve">This species is endemic to Ethiopia where it occurs at elevations of </w:t>
      </w:r>
      <w:r>
        <w:rPr>
          <w:rStyle w:val="Emphasis"/>
          <w:rFonts w:ascii="Georgia" w:hAnsi="Georgia"/>
        </w:rPr>
        <w:t>c.</w:t>
      </w:r>
      <w:r>
        <w:rPr>
          <w:rFonts w:ascii="Georgia" w:hAnsi="Georgia"/>
        </w:rPr>
        <w:t xml:space="preserve"> 350</w:t>
      </w:r>
      <w:commentRangeStart w:id="25"/>
      <w:r>
        <w:rPr>
          <w:rFonts w:ascii="Georgia" w:hAnsi="Georgia"/>
        </w:rPr>
        <w:t>-</w:t>
      </w:r>
      <w:commentRangeEnd w:id="25"/>
      <w:r w:rsidR="0029036D">
        <w:rPr>
          <w:rStyle w:val="CommentReference"/>
        </w:rPr>
        <w:commentReference w:id="25"/>
      </w:r>
      <w:r>
        <w:rPr>
          <w:rFonts w:ascii="Georgia" w:hAnsi="Georgia"/>
        </w:rPr>
        <w:t xml:space="preserve">900 m asl in the Zones of </w:t>
      </w:r>
      <w:proofErr w:type="spellStart"/>
      <w:r>
        <w:rPr>
          <w:rFonts w:ascii="Georgia" w:hAnsi="Georgia"/>
        </w:rPr>
        <w:t>Nogob</w:t>
      </w:r>
      <w:proofErr w:type="spellEnd"/>
      <w:r>
        <w:rPr>
          <w:rFonts w:ascii="Georgia" w:hAnsi="Georgia"/>
        </w:rPr>
        <w:t xml:space="preserve">, </w:t>
      </w:r>
      <w:proofErr w:type="spellStart"/>
      <w:r>
        <w:rPr>
          <w:rFonts w:ascii="Georgia" w:hAnsi="Georgia"/>
        </w:rPr>
        <w:t>Korahe</w:t>
      </w:r>
      <w:proofErr w:type="spellEnd"/>
      <w:r>
        <w:rPr>
          <w:rFonts w:ascii="Georgia" w:hAnsi="Georgia"/>
        </w:rPr>
        <w:t xml:space="preserve"> and Shabelle in the Regional State of Somali. It has three locations with an EOO of 10,440 km</w:t>
      </w:r>
      <w:r>
        <w:rPr>
          <w:rFonts w:ascii="Georgia" w:hAnsi="Georgia"/>
          <w:vertAlign w:val="superscript"/>
        </w:rPr>
        <w:t>2</w:t>
      </w:r>
      <w:r>
        <w:rPr>
          <w:rFonts w:ascii="Georgia" w:hAnsi="Georgia"/>
        </w:rPr>
        <w:t xml:space="preserve"> and </w:t>
      </w:r>
      <w:del w:id="26" w:author="Jack Plummer" w:date="2024-02-09T16:09:00Z">
        <w:r w:rsidDel="009D4334">
          <w:rPr>
            <w:rFonts w:ascii="Georgia" w:hAnsi="Georgia"/>
          </w:rPr>
          <w:delText>an  AOO</w:delText>
        </w:r>
      </w:del>
      <w:ins w:id="27" w:author="Jack Plummer" w:date="2024-02-09T16:09:00Z">
        <w:r w:rsidR="009D4334">
          <w:rPr>
            <w:rFonts w:ascii="Georgia" w:hAnsi="Georgia"/>
          </w:rPr>
          <w:t>an AOO</w:t>
        </w:r>
      </w:ins>
      <w:r>
        <w:rPr>
          <w:rFonts w:ascii="Georgia" w:hAnsi="Georgia"/>
        </w:rPr>
        <w:t xml:space="preserve"> of 12 km</w:t>
      </w:r>
      <w:r>
        <w:rPr>
          <w:rFonts w:ascii="Georgia" w:hAnsi="Georgia"/>
          <w:vertAlign w:val="superscript"/>
        </w:rPr>
        <w:t>2</w:t>
      </w:r>
      <w:r>
        <w:rPr>
          <w:rFonts w:ascii="Georgia" w:hAnsi="Georgia"/>
        </w:rPr>
        <w:t>.</w:t>
      </w:r>
    </w:p>
    <w:p w14:paraId="33FA80BE"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1"/>
        <w:gridCol w:w="6219"/>
      </w:tblGrid>
      <w:tr w:rsidR="005D5B54" w14:paraId="5696F9D5" w14:textId="77777777">
        <w:trPr>
          <w:divId w:val="1553736257"/>
          <w:tblCellSpacing w:w="15" w:type="dxa"/>
        </w:trPr>
        <w:tc>
          <w:tcPr>
            <w:tcW w:w="0" w:type="auto"/>
            <w:tcBorders>
              <w:bottom w:val="single" w:sz="6" w:space="0" w:color="000000"/>
            </w:tcBorders>
            <w:shd w:val="clear" w:color="auto" w:fill="BBBBBB"/>
            <w:vAlign w:val="center"/>
            <w:hideMark/>
          </w:tcPr>
          <w:p w14:paraId="2C29BB43"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5801C2B2"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D5B54" w14:paraId="50502413" w14:textId="77777777">
        <w:trPr>
          <w:divId w:val="1553736257"/>
          <w:tblCellSpacing w:w="15" w:type="dxa"/>
        </w:trPr>
        <w:tc>
          <w:tcPr>
            <w:tcW w:w="0" w:type="auto"/>
            <w:vAlign w:val="center"/>
            <w:hideMark/>
          </w:tcPr>
          <w:p w14:paraId="78FB520B" w14:textId="77777777" w:rsidR="00200704" w:rsidRDefault="00200704">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5C875EE3" w14:textId="77777777" w:rsidR="00200704" w:rsidRDefault="00200704">
            <w:pPr>
              <w:spacing w:after="75"/>
              <w:rPr>
                <w:rFonts w:ascii="Georgia" w:eastAsia="Times New Roman" w:hAnsi="Georgia"/>
                <w:sz w:val="18"/>
                <w:szCs w:val="18"/>
              </w:rPr>
            </w:pPr>
            <w:r>
              <w:rPr>
                <w:rFonts w:ascii="Georgia" w:eastAsia="Times New Roman" w:hAnsi="Georgia"/>
                <w:sz w:val="18"/>
                <w:szCs w:val="18"/>
              </w:rPr>
              <w:t>AOO calculated using a standard 2x2 km grid cell size and known occurrence data mapped using GeoCAT (Bachman et al. 2011)</w:t>
            </w:r>
          </w:p>
        </w:tc>
      </w:tr>
    </w:tbl>
    <w:p w14:paraId="2D84BF2D"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40"/>
        <w:gridCol w:w="2484"/>
        <w:gridCol w:w="4286"/>
      </w:tblGrid>
      <w:tr w:rsidR="005D5B54" w14:paraId="1EFC098C" w14:textId="77777777">
        <w:trPr>
          <w:divId w:val="1553736257"/>
          <w:tblCellSpacing w:w="15" w:type="dxa"/>
        </w:trPr>
        <w:tc>
          <w:tcPr>
            <w:tcW w:w="0" w:type="auto"/>
            <w:tcBorders>
              <w:bottom w:val="single" w:sz="6" w:space="0" w:color="000000"/>
            </w:tcBorders>
            <w:shd w:val="clear" w:color="auto" w:fill="BBBBBB"/>
            <w:vAlign w:val="center"/>
            <w:hideMark/>
          </w:tcPr>
          <w:p w14:paraId="58A6E5C2"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5C91719"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E87E8D5"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D5B54" w14:paraId="13A36857" w14:textId="77777777">
        <w:trPr>
          <w:divId w:val="1553736257"/>
          <w:tblCellSpacing w:w="15" w:type="dxa"/>
        </w:trPr>
        <w:tc>
          <w:tcPr>
            <w:tcW w:w="0" w:type="auto"/>
            <w:vAlign w:val="center"/>
            <w:hideMark/>
          </w:tcPr>
          <w:p w14:paraId="4607155A" w14:textId="77777777" w:rsidR="00200704" w:rsidRDefault="00200704">
            <w:pPr>
              <w:spacing w:after="75"/>
              <w:rPr>
                <w:rFonts w:ascii="Georgia" w:eastAsia="Times New Roman" w:hAnsi="Georgia"/>
                <w:sz w:val="18"/>
                <w:szCs w:val="18"/>
              </w:rPr>
            </w:pPr>
            <w:r>
              <w:rPr>
                <w:rFonts w:ascii="Georgia" w:eastAsia="Times New Roman" w:hAnsi="Georgia"/>
                <w:sz w:val="18"/>
                <w:szCs w:val="18"/>
              </w:rPr>
              <w:t>10440</w:t>
            </w:r>
          </w:p>
        </w:tc>
        <w:tc>
          <w:tcPr>
            <w:tcW w:w="0" w:type="auto"/>
            <w:vAlign w:val="center"/>
            <w:hideMark/>
          </w:tcPr>
          <w:p w14:paraId="18CB0134" w14:textId="77777777" w:rsidR="00200704" w:rsidRDefault="00200704">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EF9E3C2" w14:textId="77777777" w:rsidR="00200704" w:rsidRDefault="00200704">
            <w:pPr>
              <w:spacing w:after="75"/>
              <w:rPr>
                <w:rFonts w:ascii="Georgia" w:eastAsia="Times New Roman" w:hAnsi="Georgia"/>
                <w:sz w:val="18"/>
                <w:szCs w:val="18"/>
              </w:rPr>
            </w:pPr>
            <w:r>
              <w:rPr>
                <w:rFonts w:ascii="Georgia" w:eastAsia="Times New Roman" w:hAnsi="Georgia"/>
                <w:sz w:val="18"/>
                <w:szCs w:val="18"/>
              </w:rPr>
              <w:t xml:space="preserve">Estimated from a minimum convex polygon for herbarium specimen point data mapped using GeoCAT (Bachman et al. 2011). </w:t>
            </w:r>
          </w:p>
        </w:tc>
      </w:tr>
    </w:tbl>
    <w:p w14:paraId="7EE6836E"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35"/>
        <w:gridCol w:w="6975"/>
      </w:tblGrid>
      <w:tr w:rsidR="005D5B54" w14:paraId="4C6658A0" w14:textId="77777777">
        <w:trPr>
          <w:divId w:val="1553736257"/>
          <w:tblCellSpacing w:w="15" w:type="dxa"/>
        </w:trPr>
        <w:tc>
          <w:tcPr>
            <w:tcW w:w="0" w:type="auto"/>
            <w:tcBorders>
              <w:bottom w:val="single" w:sz="6" w:space="0" w:color="000000"/>
            </w:tcBorders>
            <w:shd w:val="clear" w:color="auto" w:fill="BBBBBB"/>
            <w:vAlign w:val="center"/>
            <w:hideMark/>
          </w:tcPr>
          <w:p w14:paraId="6C4D0B25"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2B171C4"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D5B54" w14:paraId="2BE3E41A" w14:textId="77777777">
        <w:trPr>
          <w:divId w:val="1553736257"/>
          <w:tblCellSpacing w:w="15" w:type="dxa"/>
        </w:trPr>
        <w:tc>
          <w:tcPr>
            <w:tcW w:w="0" w:type="auto"/>
            <w:vAlign w:val="center"/>
            <w:hideMark/>
          </w:tcPr>
          <w:p w14:paraId="0D62C599" w14:textId="77777777" w:rsidR="00200704" w:rsidRDefault="00200704">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21433F66" w14:textId="77777777" w:rsidR="00200704" w:rsidRDefault="00200704">
            <w:pPr>
              <w:spacing w:after="75"/>
              <w:rPr>
                <w:rFonts w:ascii="Georgia" w:eastAsia="Times New Roman" w:hAnsi="Georgia"/>
                <w:sz w:val="18"/>
                <w:szCs w:val="18"/>
              </w:rPr>
            </w:pPr>
            <w:r>
              <w:rPr>
                <w:rFonts w:ascii="Georgia" w:eastAsia="Times New Roman" w:hAnsi="Georgia"/>
                <w:sz w:val="18"/>
                <w:szCs w:val="18"/>
              </w:rPr>
              <w:t>Each of the 3 localities are significantly separated and face different threatening events.</w:t>
            </w:r>
          </w:p>
        </w:tc>
      </w:tr>
    </w:tbl>
    <w:p w14:paraId="60B28E30"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Elevation / Depth / Depth Zones</w:t>
      </w:r>
    </w:p>
    <w:p w14:paraId="3D05B1FC" w14:textId="77777777" w:rsidR="00200704" w:rsidRDefault="00200704">
      <w:pPr>
        <w:pStyle w:val="NormalWeb"/>
        <w:divId w:val="1553736257"/>
        <w:rPr>
          <w:rFonts w:ascii="Georgia" w:hAnsi="Georgia"/>
        </w:rPr>
      </w:pPr>
      <w:r>
        <w:rPr>
          <w:rStyle w:val="datalabel1"/>
          <w:rFonts w:ascii="Georgia" w:hAnsi="Georgia"/>
        </w:rPr>
        <w:t xml:space="preserve">Elevation Lower Limit (in metres above sea level): </w:t>
      </w:r>
      <w:r>
        <w:rPr>
          <w:rFonts w:ascii="Georgia" w:hAnsi="Georgia"/>
        </w:rPr>
        <w:t>350</w:t>
      </w:r>
    </w:p>
    <w:p w14:paraId="1E89F5A1" w14:textId="77777777" w:rsidR="00200704" w:rsidRDefault="00200704">
      <w:pPr>
        <w:pStyle w:val="NormalWeb"/>
        <w:divId w:val="1553736257"/>
        <w:rPr>
          <w:rFonts w:ascii="Georgia" w:hAnsi="Georgia"/>
        </w:rPr>
      </w:pPr>
      <w:r>
        <w:rPr>
          <w:rStyle w:val="datalabel1"/>
          <w:rFonts w:ascii="Georgia" w:hAnsi="Georgia"/>
        </w:rPr>
        <w:t xml:space="preserve">Elevation Upper Limit (in metres above sea level): </w:t>
      </w:r>
      <w:r>
        <w:rPr>
          <w:rFonts w:ascii="Georgia" w:hAnsi="Georgia"/>
        </w:rPr>
        <w:t>900</w:t>
      </w:r>
    </w:p>
    <w:p w14:paraId="2DA0D63D"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7"/>
        <w:gridCol w:w="1716"/>
        <w:gridCol w:w="992"/>
        <w:gridCol w:w="1005"/>
        <w:gridCol w:w="1228"/>
        <w:gridCol w:w="1151"/>
        <w:gridCol w:w="1094"/>
      </w:tblGrid>
      <w:tr w:rsidR="005D5B54" w14:paraId="6B3B3A28" w14:textId="77777777">
        <w:trPr>
          <w:divId w:val="1553736257"/>
          <w:tblCellSpacing w:w="15" w:type="dxa"/>
        </w:trPr>
        <w:tc>
          <w:tcPr>
            <w:tcW w:w="0" w:type="auto"/>
            <w:tcBorders>
              <w:bottom w:val="single" w:sz="6" w:space="0" w:color="000000"/>
            </w:tcBorders>
            <w:shd w:val="clear" w:color="auto" w:fill="BBBBBB"/>
            <w:vAlign w:val="center"/>
            <w:hideMark/>
          </w:tcPr>
          <w:p w14:paraId="0E47B735"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04C25F2"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458AFDF"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495FDAB3"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D55D2F3"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08AB0E2"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43B0AAA3"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B8F1591"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5D5B54" w14:paraId="1821EE54" w14:textId="77777777">
        <w:trPr>
          <w:divId w:val="1553736257"/>
          <w:tblCellSpacing w:w="15" w:type="dxa"/>
        </w:trPr>
        <w:tc>
          <w:tcPr>
            <w:tcW w:w="0" w:type="auto"/>
            <w:vAlign w:val="center"/>
            <w:hideMark/>
          </w:tcPr>
          <w:p w14:paraId="5A3312AE" w14:textId="77777777" w:rsidR="00200704" w:rsidRDefault="00200704">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4608AAE"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B51D83" w14:textId="77777777" w:rsidR="00200704" w:rsidRDefault="00200704">
            <w:pPr>
              <w:spacing w:after="75"/>
              <w:rPr>
                <w:rFonts w:ascii="Georgia" w:eastAsia="Times New Roman" w:hAnsi="Georgia"/>
                <w:sz w:val="18"/>
                <w:szCs w:val="18"/>
              </w:rPr>
            </w:pPr>
            <w:r>
              <w:rPr>
                <w:rFonts w:ascii="Georgia" w:eastAsia="Times New Roman" w:hAnsi="Georgia"/>
                <w:sz w:val="18"/>
                <w:szCs w:val="18"/>
              </w:rPr>
              <w:t>Map created in Excel based on georeferenced herbarium specimens.</w:t>
            </w:r>
          </w:p>
        </w:tc>
        <w:tc>
          <w:tcPr>
            <w:tcW w:w="0" w:type="auto"/>
            <w:vAlign w:val="center"/>
            <w:hideMark/>
          </w:tcPr>
          <w:p w14:paraId="5D39FE6F"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4E2CBFB"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B825FD"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2963187"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6F6E0FC"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r>
    </w:tbl>
    <w:p w14:paraId="68C0CAA1" w14:textId="77777777" w:rsidR="00200704" w:rsidRDefault="00200704">
      <w:pPr>
        <w:pStyle w:val="Heading2"/>
        <w:divId w:val="1553736257"/>
        <w:rPr>
          <w:rFonts w:ascii="Georgia" w:eastAsia="Times New Roman" w:hAnsi="Georgia"/>
          <w:sz w:val="27"/>
          <w:szCs w:val="27"/>
        </w:rPr>
      </w:pPr>
      <w:r>
        <w:rPr>
          <w:rFonts w:ascii="Georgia" w:eastAsia="Times New Roman" w:hAnsi="Georgia"/>
          <w:sz w:val="27"/>
          <w:szCs w:val="27"/>
        </w:rPr>
        <w:t>Biogeographic Realms</w:t>
      </w:r>
    </w:p>
    <w:p w14:paraId="472A7295" w14:textId="77777777" w:rsidR="00200704" w:rsidRDefault="00200704">
      <w:pPr>
        <w:pStyle w:val="NormalWeb"/>
        <w:divId w:val="1553736257"/>
        <w:rPr>
          <w:rFonts w:ascii="Georgia" w:hAnsi="Georgia"/>
        </w:rPr>
      </w:pPr>
      <w:r>
        <w:rPr>
          <w:rStyle w:val="datalabel1"/>
          <w:rFonts w:ascii="Georgia" w:hAnsi="Georgia"/>
        </w:rPr>
        <w:t xml:space="preserve">Biogeographic Realm: </w:t>
      </w:r>
      <w:r>
        <w:rPr>
          <w:rFonts w:ascii="Georgia" w:hAnsi="Georgia"/>
        </w:rPr>
        <w:t>Afrotropical</w:t>
      </w:r>
    </w:p>
    <w:p w14:paraId="427A8DC7" w14:textId="77777777" w:rsidR="00200704" w:rsidRDefault="00200704">
      <w:pPr>
        <w:pStyle w:val="Heading1"/>
        <w:divId w:val="993535149"/>
        <w:rPr>
          <w:rFonts w:ascii="Georgia" w:eastAsia="Times New Roman" w:hAnsi="Georgia"/>
          <w:sz w:val="29"/>
          <w:szCs w:val="29"/>
        </w:rPr>
      </w:pPr>
      <w:r>
        <w:rPr>
          <w:rFonts w:ascii="Georgia" w:eastAsia="Times New Roman" w:hAnsi="Georgia"/>
          <w:sz w:val="29"/>
          <w:szCs w:val="29"/>
        </w:rPr>
        <w:t>Occurrence</w:t>
      </w:r>
    </w:p>
    <w:p w14:paraId="729DE85A" w14:textId="77777777" w:rsidR="00200704" w:rsidRDefault="00200704">
      <w:pPr>
        <w:pStyle w:val="Heading2"/>
        <w:divId w:val="993535149"/>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5D5B54" w14:paraId="7D340672" w14:textId="77777777">
        <w:trPr>
          <w:divId w:val="993535149"/>
          <w:tblCellSpacing w:w="15" w:type="dxa"/>
        </w:trPr>
        <w:tc>
          <w:tcPr>
            <w:tcW w:w="0" w:type="auto"/>
            <w:tcBorders>
              <w:bottom w:val="single" w:sz="6" w:space="0" w:color="000000"/>
            </w:tcBorders>
            <w:shd w:val="clear" w:color="auto" w:fill="BBBBBB"/>
            <w:vAlign w:val="center"/>
            <w:hideMark/>
          </w:tcPr>
          <w:p w14:paraId="2EE7B577"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0A2957F2"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6F1F9DDA"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AF7A437"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9639ABC"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5D5B54" w14:paraId="599A6E58" w14:textId="77777777">
        <w:trPr>
          <w:divId w:val="993535149"/>
          <w:tblCellSpacing w:w="15" w:type="dxa"/>
        </w:trPr>
        <w:tc>
          <w:tcPr>
            <w:tcW w:w="0" w:type="auto"/>
            <w:tcBorders>
              <w:bottom w:val="single" w:sz="6" w:space="0" w:color="CCCCCC"/>
            </w:tcBorders>
            <w:vAlign w:val="center"/>
            <w:hideMark/>
          </w:tcPr>
          <w:p w14:paraId="4FE82FD6" w14:textId="77777777" w:rsidR="00200704" w:rsidRDefault="00200704">
            <w:pPr>
              <w:spacing w:after="75"/>
              <w:rPr>
                <w:rFonts w:ascii="Georgia" w:eastAsia="Times New Roman" w:hAnsi="Georgia"/>
                <w:sz w:val="18"/>
                <w:szCs w:val="18"/>
              </w:rPr>
            </w:pPr>
            <w:r>
              <w:rPr>
                <w:rFonts w:ascii="Georgia" w:eastAsia="Times New Roman" w:hAnsi="Georgia"/>
                <w:sz w:val="18"/>
                <w:szCs w:val="18"/>
              </w:rPr>
              <w:t>Ethiopia</w:t>
            </w:r>
          </w:p>
        </w:tc>
        <w:tc>
          <w:tcPr>
            <w:tcW w:w="0" w:type="auto"/>
            <w:tcBorders>
              <w:bottom w:val="single" w:sz="6" w:space="0" w:color="CCCCCC"/>
            </w:tcBorders>
            <w:vAlign w:val="center"/>
            <w:hideMark/>
          </w:tcPr>
          <w:p w14:paraId="197FF84A" w14:textId="77777777" w:rsidR="00200704" w:rsidRDefault="00200704">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D64F6AA" w14:textId="77777777" w:rsidR="00200704" w:rsidRDefault="00200704">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557B20D"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0564B7B" w14:textId="77777777" w:rsidR="00200704" w:rsidRDefault="00200704">
            <w:pPr>
              <w:spacing w:after="75"/>
              <w:rPr>
                <w:rFonts w:ascii="Georgia" w:eastAsia="Times New Roman" w:hAnsi="Georgia"/>
                <w:sz w:val="18"/>
                <w:szCs w:val="18"/>
              </w:rPr>
            </w:pPr>
            <w:r>
              <w:rPr>
                <w:rFonts w:ascii="Georgia" w:eastAsia="Times New Roman" w:hAnsi="Georgia"/>
                <w:sz w:val="18"/>
                <w:szCs w:val="18"/>
              </w:rPr>
              <w:t>Resident</w:t>
            </w:r>
          </w:p>
        </w:tc>
      </w:tr>
    </w:tbl>
    <w:p w14:paraId="14881CCF" w14:textId="77777777" w:rsidR="00200704" w:rsidRDefault="00200704">
      <w:pPr>
        <w:pStyle w:val="Heading1"/>
        <w:divId w:val="510486438"/>
        <w:rPr>
          <w:rFonts w:ascii="Georgia" w:eastAsia="Times New Roman" w:hAnsi="Georgia"/>
          <w:sz w:val="29"/>
          <w:szCs w:val="29"/>
        </w:rPr>
      </w:pPr>
      <w:commentRangeStart w:id="28"/>
      <w:r>
        <w:rPr>
          <w:rFonts w:ascii="Georgia" w:eastAsia="Times New Roman" w:hAnsi="Georgia"/>
          <w:sz w:val="29"/>
          <w:szCs w:val="29"/>
        </w:rPr>
        <w:t>Population</w:t>
      </w:r>
      <w:commentRangeEnd w:id="28"/>
      <w:r w:rsidR="0029036D">
        <w:rPr>
          <w:rStyle w:val="CommentReference"/>
          <w:b w:val="0"/>
          <w:bCs w:val="0"/>
          <w:color w:val="auto"/>
          <w:kern w:val="0"/>
        </w:rPr>
        <w:commentReference w:id="28"/>
      </w:r>
    </w:p>
    <w:p w14:paraId="44C5E7D2" w14:textId="77777777" w:rsidR="00200704" w:rsidRDefault="00200704">
      <w:pPr>
        <w:pStyle w:val="NormalWeb"/>
        <w:divId w:val="510486438"/>
        <w:rPr>
          <w:rFonts w:ascii="Georgia" w:hAnsi="Georgia"/>
        </w:rPr>
      </w:pPr>
      <w:r>
        <w:rPr>
          <w:rFonts w:ascii="Georgia" w:hAnsi="Georgia"/>
        </w:rPr>
        <w:t>No numerical population estimates are available for this species and the trend is unknown. It is not known to be severely fragmented or subject to extreme fluctuations.</w:t>
      </w:r>
    </w:p>
    <w:p w14:paraId="775B4D16" w14:textId="77777777" w:rsidR="00200704" w:rsidRDefault="00200704">
      <w:pPr>
        <w:pStyle w:val="Heading2"/>
        <w:divId w:val="510486438"/>
        <w:rPr>
          <w:rFonts w:ascii="Georgia" w:eastAsia="Times New Roman" w:hAnsi="Georgia"/>
          <w:sz w:val="27"/>
          <w:szCs w:val="27"/>
        </w:rPr>
      </w:pPr>
      <w:r>
        <w:rPr>
          <w:rFonts w:ascii="Georgia" w:eastAsia="Times New Roman" w:hAnsi="Georgia"/>
          <w:sz w:val="27"/>
          <w:szCs w:val="27"/>
        </w:rPr>
        <w:t>Population Information</w:t>
      </w:r>
    </w:p>
    <w:p w14:paraId="04A9311E" w14:textId="77777777" w:rsidR="00200704" w:rsidRDefault="00200704">
      <w:pPr>
        <w:pStyle w:val="NormalWeb"/>
        <w:divId w:val="510486438"/>
        <w:rPr>
          <w:rFonts w:ascii="Georgia" w:hAnsi="Georgia"/>
        </w:rPr>
      </w:pPr>
      <w:r>
        <w:rPr>
          <w:rStyle w:val="datalabel1"/>
          <w:rFonts w:ascii="Georgia" w:hAnsi="Georgia"/>
        </w:rPr>
        <w:t xml:space="preserve">Current Population Trend: </w:t>
      </w:r>
      <w:r>
        <w:rPr>
          <w:rFonts w:ascii="Georgia" w:hAnsi="Georgia"/>
        </w:rPr>
        <w:t>Unknown</w:t>
      </w:r>
    </w:p>
    <w:p w14:paraId="69CE0391" w14:textId="77777777" w:rsidR="00200704" w:rsidRDefault="00200704">
      <w:pPr>
        <w:pStyle w:val="Heading1"/>
        <w:divId w:val="142091756"/>
        <w:rPr>
          <w:rFonts w:ascii="Georgia" w:eastAsia="Times New Roman" w:hAnsi="Georgia"/>
          <w:sz w:val="29"/>
          <w:szCs w:val="29"/>
        </w:rPr>
      </w:pPr>
      <w:r>
        <w:rPr>
          <w:rFonts w:ascii="Georgia" w:eastAsia="Times New Roman" w:hAnsi="Georgia"/>
          <w:sz w:val="29"/>
          <w:szCs w:val="29"/>
        </w:rPr>
        <w:t>Habitats and Ecology</w:t>
      </w:r>
    </w:p>
    <w:p w14:paraId="1F6BD04F" w14:textId="77777777" w:rsidR="00200704" w:rsidRDefault="00200704">
      <w:pPr>
        <w:pStyle w:val="NormalWeb"/>
        <w:divId w:val="142091756"/>
        <w:rPr>
          <w:rFonts w:ascii="Georgia" w:hAnsi="Georgia"/>
        </w:rPr>
      </w:pPr>
      <w:commentRangeStart w:id="29"/>
      <w:r>
        <w:rPr>
          <w:rStyle w:val="Emphasis"/>
          <w:rFonts w:ascii="Georgia" w:hAnsi="Georgia"/>
        </w:rPr>
        <w:t xml:space="preserve">K. gypsophila </w:t>
      </w:r>
      <w:commentRangeEnd w:id="29"/>
      <w:r w:rsidR="0013769D">
        <w:rPr>
          <w:rStyle w:val="CommentReference"/>
        </w:rPr>
        <w:commentReference w:id="29"/>
      </w:r>
      <w:r>
        <w:rPr>
          <w:rFonts w:ascii="Georgia" w:hAnsi="Georgia"/>
        </w:rPr>
        <w:t xml:space="preserve">is a terrestrial shrub growing to 30 cm high. It grows on gypseous soil with semi-desert grassland or </w:t>
      </w:r>
      <w:r>
        <w:rPr>
          <w:rStyle w:val="Emphasis"/>
          <w:rFonts w:ascii="Georgia" w:hAnsi="Georgia"/>
        </w:rPr>
        <w:t>Acacia-</w:t>
      </w:r>
      <w:proofErr w:type="spellStart"/>
      <w:r>
        <w:rPr>
          <w:rStyle w:val="Emphasis"/>
          <w:rFonts w:ascii="Georgia" w:hAnsi="Georgia"/>
        </w:rPr>
        <w:t>Commiphora</w:t>
      </w:r>
      <w:proofErr w:type="spellEnd"/>
      <w:r>
        <w:rPr>
          <w:rFonts w:ascii="Georgia" w:hAnsi="Georgia"/>
        </w:rPr>
        <w:t xml:space="preserve"> bushland (Mesfin 2004, Friis </w:t>
      </w:r>
      <w:r>
        <w:rPr>
          <w:rStyle w:val="Emphasis"/>
          <w:rFonts w:ascii="Georgia" w:hAnsi="Georgia"/>
        </w:rPr>
        <w:t>et al.</w:t>
      </w:r>
      <w:r>
        <w:rPr>
          <w:rFonts w:ascii="Georgia" w:hAnsi="Georgia"/>
        </w:rPr>
        <w:t xml:space="preserve"> 2010).</w:t>
      </w:r>
    </w:p>
    <w:p w14:paraId="06231921" w14:textId="77777777" w:rsidR="00200704" w:rsidRDefault="00200704">
      <w:pPr>
        <w:pStyle w:val="Heading2"/>
        <w:divId w:val="14209175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5"/>
        <w:gridCol w:w="763"/>
        <w:gridCol w:w="1020"/>
        <w:gridCol w:w="1888"/>
      </w:tblGrid>
      <w:tr w:rsidR="005D5B54" w14:paraId="151853B8" w14:textId="77777777">
        <w:trPr>
          <w:divId w:val="142091756"/>
          <w:tblCellSpacing w:w="15" w:type="dxa"/>
        </w:trPr>
        <w:tc>
          <w:tcPr>
            <w:tcW w:w="0" w:type="auto"/>
            <w:tcBorders>
              <w:bottom w:val="single" w:sz="6" w:space="0" w:color="000000"/>
            </w:tcBorders>
            <w:shd w:val="clear" w:color="auto" w:fill="BBBBBB"/>
            <w:vAlign w:val="center"/>
            <w:hideMark/>
          </w:tcPr>
          <w:p w14:paraId="0B87C3D5"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27088BC"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23A83A3"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9D9016B"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5D5B54" w14:paraId="47360F41" w14:textId="77777777">
        <w:trPr>
          <w:divId w:val="142091756"/>
          <w:tblCellSpacing w:w="15" w:type="dxa"/>
        </w:trPr>
        <w:tc>
          <w:tcPr>
            <w:tcW w:w="0" w:type="auto"/>
            <w:tcBorders>
              <w:bottom w:val="single" w:sz="6" w:space="0" w:color="CCCCCC"/>
            </w:tcBorders>
            <w:vAlign w:val="center"/>
            <w:hideMark/>
          </w:tcPr>
          <w:p w14:paraId="61507868" w14:textId="77777777" w:rsidR="00200704" w:rsidRDefault="00200704">
            <w:pPr>
              <w:spacing w:after="75"/>
              <w:rPr>
                <w:rFonts w:ascii="Georgia" w:eastAsia="Times New Roman" w:hAnsi="Georgia"/>
                <w:sz w:val="18"/>
                <w:szCs w:val="18"/>
              </w:rPr>
            </w:pPr>
            <w:r>
              <w:rPr>
                <w:rFonts w:ascii="Georgia" w:eastAsia="Times New Roman" w:hAnsi="Georgia"/>
                <w:sz w:val="18"/>
                <w:szCs w:val="18"/>
              </w:rPr>
              <w:t>3.5. Shrubland -&gt; Shrubland - Subtropical/Tropical Dry</w:t>
            </w:r>
          </w:p>
        </w:tc>
        <w:tc>
          <w:tcPr>
            <w:tcW w:w="0" w:type="auto"/>
            <w:tcBorders>
              <w:bottom w:val="single" w:sz="6" w:space="0" w:color="CCCCCC"/>
            </w:tcBorders>
            <w:vAlign w:val="center"/>
            <w:hideMark/>
          </w:tcPr>
          <w:p w14:paraId="67282152" w14:textId="77777777" w:rsidR="00200704" w:rsidRDefault="0020070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9932414" w14:textId="77777777" w:rsidR="00200704" w:rsidRDefault="0020070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6CDBCC35"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r>
      <w:tr w:rsidR="005D5B54" w14:paraId="0392473B" w14:textId="77777777">
        <w:trPr>
          <w:divId w:val="142091756"/>
          <w:tblCellSpacing w:w="15" w:type="dxa"/>
        </w:trPr>
        <w:tc>
          <w:tcPr>
            <w:tcW w:w="0" w:type="auto"/>
            <w:tcBorders>
              <w:bottom w:val="single" w:sz="6" w:space="0" w:color="CCCCCC"/>
            </w:tcBorders>
            <w:vAlign w:val="center"/>
            <w:hideMark/>
          </w:tcPr>
          <w:p w14:paraId="7FF41025" w14:textId="77777777" w:rsidR="00200704" w:rsidRDefault="00200704">
            <w:pPr>
              <w:spacing w:after="75"/>
              <w:rPr>
                <w:rFonts w:ascii="Georgia" w:eastAsia="Times New Roman" w:hAnsi="Georgia"/>
                <w:sz w:val="18"/>
                <w:szCs w:val="18"/>
              </w:rPr>
            </w:pPr>
            <w:r>
              <w:rPr>
                <w:rFonts w:ascii="Georgia" w:eastAsia="Times New Roman" w:hAnsi="Georgia"/>
                <w:sz w:val="18"/>
                <w:szCs w:val="18"/>
              </w:rPr>
              <w:t>8.1. Desert -&gt; Desert - Hot</w:t>
            </w:r>
          </w:p>
        </w:tc>
        <w:tc>
          <w:tcPr>
            <w:tcW w:w="0" w:type="auto"/>
            <w:tcBorders>
              <w:bottom w:val="single" w:sz="6" w:space="0" w:color="CCCCCC"/>
            </w:tcBorders>
            <w:vAlign w:val="center"/>
            <w:hideMark/>
          </w:tcPr>
          <w:p w14:paraId="511C4BFC" w14:textId="77777777" w:rsidR="00200704" w:rsidRDefault="00200704">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59BD5CB" w14:textId="77777777" w:rsidR="00200704" w:rsidRDefault="00200704">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6659F05"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r>
    </w:tbl>
    <w:p w14:paraId="1DC34FB1" w14:textId="77777777" w:rsidR="00200704" w:rsidRDefault="00200704">
      <w:pPr>
        <w:pStyle w:val="Heading2"/>
        <w:divId w:val="14209175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18"/>
        <w:gridCol w:w="894"/>
        <w:gridCol w:w="4598"/>
      </w:tblGrid>
      <w:tr w:rsidR="005D5B54" w14:paraId="67D85D4B" w14:textId="77777777">
        <w:trPr>
          <w:divId w:val="142091756"/>
          <w:tblCellSpacing w:w="15" w:type="dxa"/>
        </w:trPr>
        <w:tc>
          <w:tcPr>
            <w:tcW w:w="0" w:type="auto"/>
            <w:tcBorders>
              <w:bottom w:val="single" w:sz="6" w:space="0" w:color="000000"/>
            </w:tcBorders>
            <w:shd w:val="clear" w:color="auto" w:fill="BBBBBB"/>
            <w:vAlign w:val="center"/>
            <w:hideMark/>
          </w:tcPr>
          <w:p w14:paraId="68D5080C"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FA2B0E4"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F68F053"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D5B54" w14:paraId="2548A27C" w14:textId="77777777">
        <w:trPr>
          <w:divId w:val="142091756"/>
          <w:tblCellSpacing w:w="15" w:type="dxa"/>
        </w:trPr>
        <w:tc>
          <w:tcPr>
            <w:tcW w:w="0" w:type="auto"/>
            <w:vAlign w:val="center"/>
            <w:hideMark/>
          </w:tcPr>
          <w:p w14:paraId="727FE879" w14:textId="77777777" w:rsidR="00200704" w:rsidRDefault="0020070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0066F2E" w14:textId="77777777" w:rsidR="00200704" w:rsidRDefault="00200704">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1E4100E" w14:textId="77777777" w:rsidR="00200704" w:rsidRDefault="00200704">
            <w:pPr>
              <w:spacing w:after="75"/>
              <w:rPr>
                <w:rFonts w:ascii="Georgia" w:eastAsia="Times New Roman" w:hAnsi="Georgia"/>
                <w:sz w:val="18"/>
                <w:szCs w:val="18"/>
              </w:rPr>
            </w:pPr>
            <w:r>
              <w:rPr>
                <w:rFonts w:ascii="Georgia" w:eastAsia="Times New Roman" w:hAnsi="Georgia"/>
                <w:sz w:val="18"/>
                <w:szCs w:val="18"/>
              </w:rPr>
              <w:t xml:space="preserve">Habitat is threatened by ongoing grazing, </w:t>
            </w:r>
            <w:proofErr w:type="gramStart"/>
            <w:r>
              <w:rPr>
                <w:rFonts w:ascii="Georgia" w:eastAsia="Times New Roman" w:hAnsi="Georgia"/>
                <w:sz w:val="18"/>
                <w:szCs w:val="18"/>
              </w:rPr>
              <w:t>agriculture</w:t>
            </w:r>
            <w:proofErr w:type="gramEnd"/>
            <w:r>
              <w:rPr>
                <w:rFonts w:ascii="Georgia" w:eastAsia="Times New Roman" w:hAnsi="Georgia"/>
                <w:sz w:val="18"/>
                <w:szCs w:val="18"/>
              </w:rPr>
              <w:t xml:space="preserve"> and human development at all locations.</w:t>
            </w:r>
          </w:p>
        </w:tc>
      </w:tr>
    </w:tbl>
    <w:p w14:paraId="6E8E27C4" w14:textId="77777777" w:rsidR="00200704" w:rsidRDefault="00200704">
      <w:pPr>
        <w:pStyle w:val="Heading2"/>
        <w:divId w:val="142091756"/>
        <w:rPr>
          <w:rFonts w:ascii="Georgia" w:eastAsia="Times New Roman" w:hAnsi="Georgia"/>
          <w:sz w:val="27"/>
          <w:szCs w:val="27"/>
        </w:rPr>
      </w:pPr>
      <w:r>
        <w:rPr>
          <w:rFonts w:ascii="Georgia" w:eastAsia="Times New Roman" w:hAnsi="Georgia"/>
          <w:sz w:val="27"/>
          <w:szCs w:val="27"/>
        </w:rPr>
        <w:t>Systems</w:t>
      </w:r>
    </w:p>
    <w:p w14:paraId="5E988E4D" w14:textId="77777777" w:rsidR="00200704" w:rsidRDefault="00200704">
      <w:pPr>
        <w:pStyle w:val="NormalWeb"/>
        <w:divId w:val="142091756"/>
        <w:rPr>
          <w:rFonts w:ascii="Georgia" w:hAnsi="Georgia"/>
        </w:rPr>
      </w:pPr>
      <w:r>
        <w:rPr>
          <w:rStyle w:val="datalabel1"/>
          <w:rFonts w:ascii="Georgia" w:hAnsi="Georgia"/>
        </w:rPr>
        <w:t xml:space="preserve">System: </w:t>
      </w:r>
      <w:r>
        <w:rPr>
          <w:rFonts w:ascii="Georgia" w:hAnsi="Georgia"/>
        </w:rPr>
        <w:t>Terrestrial</w:t>
      </w:r>
    </w:p>
    <w:p w14:paraId="1D9802CE" w14:textId="77777777" w:rsidR="00200704" w:rsidRDefault="00200704">
      <w:pPr>
        <w:pStyle w:val="Heading2"/>
        <w:divId w:val="142091756"/>
        <w:rPr>
          <w:rFonts w:ascii="Georgia" w:eastAsia="Times New Roman" w:hAnsi="Georgia"/>
          <w:sz w:val="27"/>
          <w:szCs w:val="27"/>
        </w:rPr>
      </w:pPr>
      <w:r>
        <w:rPr>
          <w:rFonts w:ascii="Georgia" w:eastAsia="Times New Roman" w:hAnsi="Georgia"/>
          <w:sz w:val="27"/>
          <w:szCs w:val="27"/>
        </w:rPr>
        <w:t>Plant / Fungi Specific</w:t>
      </w:r>
    </w:p>
    <w:p w14:paraId="6BB062B7" w14:textId="77777777" w:rsidR="00200704" w:rsidRDefault="00200704">
      <w:pPr>
        <w:pStyle w:val="NormalWeb"/>
        <w:divId w:val="14209175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5D5B54" w14:paraId="57853512" w14:textId="77777777">
        <w:trPr>
          <w:divId w:val="142091756"/>
          <w:tblCellSpacing w:w="15" w:type="dxa"/>
        </w:trPr>
        <w:tc>
          <w:tcPr>
            <w:tcW w:w="0" w:type="auto"/>
            <w:tcBorders>
              <w:bottom w:val="single" w:sz="6" w:space="0" w:color="000000"/>
            </w:tcBorders>
            <w:shd w:val="clear" w:color="auto" w:fill="BBBBBB"/>
            <w:vAlign w:val="center"/>
            <w:hideMark/>
          </w:tcPr>
          <w:p w14:paraId="68C7E410"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5D5B54" w14:paraId="5818C13B" w14:textId="77777777">
        <w:trPr>
          <w:divId w:val="142091756"/>
          <w:tblCellSpacing w:w="15" w:type="dxa"/>
        </w:trPr>
        <w:tc>
          <w:tcPr>
            <w:tcW w:w="0" w:type="auto"/>
            <w:tcBorders>
              <w:bottom w:val="single" w:sz="6" w:space="0" w:color="CCCCCC"/>
            </w:tcBorders>
            <w:vAlign w:val="center"/>
            <w:hideMark/>
          </w:tcPr>
          <w:p w14:paraId="2C51C5A9" w14:textId="77777777" w:rsidR="00200704" w:rsidRDefault="00200704">
            <w:pPr>
              <w:spacing w:after="75"/>
              <w:rPr>
                <w:rFonts w:ascii="Georgia" w:eastAsia="Times New Roman" w:hAnsi="Georgia"/>
                <w:sz w:val="18"/>
                <w:szCs w:val="18"/>
              </w:rPr>
            </w:pPr>
            <w:r>
              <w:rPr>
                <w:rFonts w:ascii="Georgia" w:eastAsia="Times New Roman" w:hAnsi="Georgia"/>
                <w:sz w:val="18"/>
                <w:szCs w:val="18"/>
              </w:rPr>
              <w:t>Shrub - small</w:t>
            </w:r>
          </w:p>
        </w:tc>
      </w:tr>
    </w:tbl>
    <w:p w14:paraId="48B9D04C" w14:textId="77777777" w:rsidR="00200704" w:rsidRDefault="00200704">
      <w:pPr>
        <w:pStyle w:val="Heading1"/>
        <w:divId w:val="1625699818"/>
        <w:rPr>
          <w:rFonts w:ascii="Georgia" w:eastAsia="Times New Roman" w:hAnsi="Georgia"/>
          <w:sz w:val="29"/>
          <w:szCs w:val="29"/>
        </w:rPr>
      </w:pPr>
      <w:commentRangeStart w:id="30"/>
      <w:r>
        <w:rPr>
          <w:rFonts w:ascii="Georgia" w:eastAsia="Times New Roman" w:hAnsi="Georgia"/>
          <w:sz w:val="29"/>
          <w:szCs w:val="29"/>
        </w:rPr>
        <w:t>Use and Trade</w:t>
      </w:r>
      <w:commentRangeEnd w:id="30"/>
      <w:r w:rsidR="0013769D">
        <w:rPr>
          <w:rStyle w:val="CommentReference"/>
          <w:b w:val="0"/>
          <w:bCs w:val="0"/>
          <w:color w:val="auto"/>
          <w:kern w:val="0"/>
        </w:rPr>
        <w:commentReference w:id="30"/>
      </w:r>
    </w:p>
    <w:p w14:paraId="1B78C19D" w14:textId="77777777" w:rsidR="00200704" w:rsidRDefault="00200704">
      <w:pPr>
        <w:pStyle w:val="Heading2"/>
        <w:divId w:val="1625699818"/>
        <w:rPr>
          <w:rFonts w:ascii="Georgia" w:eastAsia="Times New Roman" w:hAnsi="Georgia"/>
          <w:sz w:val="27"/>
          <w:szCs w:val="27"/>
        </w:rPr>
      </w:pPr>
      <w:r>
        <w:rPr>
          <w:rFonts w:ascii="Georgia" w:eastAsia="Times New Roman" w:hAnsi="Georgia"/>
          <w:sz w:val="27"/>
          <w:szCs w:val="27"/>
        </w:rPr>
        <w:t>General Use and Trade Information</w:t>
      </w:r>
    </w:p>
    <w:p w14:paraId="02A85AE3" w14:textId="77777777" w:rsidR="00200704" w:rsidRDefault="00200704">
      <w:pPr>
        <w:pStyle w:val="NormalWeb"/>
        <w:divId w:val="1625699818"/>
        <w:rPr>
          <w:rFonts w:ascii="Georgia" w:hAnsi="Georgia"/>
        </w:rPr>
      </w:pPr>
      <w:commentRangeStart w:id="31"/>
      <w:r>
        <w:rPr>
          <w:rStyle w:val="Emphasis"/>
          <w:rFonts w:ascii="Georgia" w:hAnsi="Georgia"/>
        </w:rPr>
        <w:lastRenderedPageBreak/>
        <w:t>K. gypsophila</w:t>
      </w:r>
      <w:r>
        <w:rPr>
          <w:rFonts w:ascii="Georgia" w:hAnsi="Georgia"/>
        </w:rPr>
        <w:t xml:space="preserve"> </w:t>
      </w:r>
      <w:commentRangeEnd w:id="31"/>
      <w:r w:rsidR="0013769D">
        <w:rPr>
          <w:rStyle w:val="CommentReference"/>
        </w:rPr>
        <w:commentReference w:id="31"/>
      </w:r>
      <w:r>
        <w:rPr>
          <w:rFonts w:ascii="Georgia" w:hAnsi="Georgia"/>
        </w:rPr>
        <w:t xml:space="preserve">has </w:t>
      </w:r>
      <w:proofErr w:type="gramStart"/>
      <w:r>
        <w:rPr>
          <w:rFonts w:ascii="Georgia" w:hAnsi="Georgia"/>
        </w:rPr>
        <w:t>a number of</w:t>
      </w:r>
      <w:proofErr w:type="gramEnd"/>
      <w:r>
        <w:rPr>
          <w:rFonts w:ascii="Georgia" w:hAnsi="Georgia"/>
        </w:rPr>
        <w:t xml:space="preserve"> reported local and traditional uses (</w:t>
      </w:r>
      <w:r>
        <w:rPr>
          <w:rStyle w:val="Emphasis"/>
          <w:rFonts w:ascii="Georgia" w:hAnsi="Georgia"/>
        </w:rPr>
        <w:t>Kuchar and Abdirizak</w:t>
      </w:r>
      <w:r>
        <w:rPr>
          <w:rFonts w:ascii="Georgia" w:hAnsi="Georgia"/>
        </w:rPr>
        <w:t xml:space="preserve"> #21701 (UPS)). </w:t>
      </w:r>
      <w:commentRangeStart w:id="32"/>
      <w:commentRangeStart w:id="33"/>
      <w:r>
        <w:rPr>
          <w:rFonts w:ascii="Georgia" w:hAnsi="Georgia"/>
        </w:rPr>
        <w:t xml:space="preserve">These include to 'chew fired stem for headache and aching teeth' and 'cook stems with ghee, apply on camel with </w:t>
      </w:r>
      <w:proofErr w:type="spellStart"/>
      <w:r>
        <w:rPr>
          <w:rFonts w:ascii="Georgia" w:hAnsi="Georgia"/>
        </w:rPr>
        <w:t>shimber</w:t>
      </w:r>
      <w:proofErr w:type="spellEnd"/>
      <w:r>
        <w:rPr>
          <w:rFonts w:ascii="Georgia" w:hAnsi="Georgia"/>
        </w:rPr>
        <w:t xml:space="preserve"> disease'</w:t>
      </w:r>
      <w:commentRangeEnd w:id="32"/>
      <w:r w:rsidR="0013769D">
        <w:rPr>
          <w:rStyle w:val="CommentReference"/>
        </w:rPr>
        <w:commentReference w:id="32"/>
      </w:r>
      <w:r>
        <w:rPr>
          <w:rFonts w:ascii="Georgia" w:hAnsi="Georgia"/>
        </w:rPr>
        <w:t xml:space="preserve">. It can also be used as a toothbrush, a straw (once the pith is removed), and is 'very good under bedding (i.e. under </w:t>
      </w:r>
      <w:proofErr w:type="spellStart"/>
      <w:r>
        <w:rPr>
          <w:rFonts w:ascii="Georgia" w:hAnsi="Georgia"/>
        </w:rPr>
        <w:t>kashkash</w:t>
      </w:r>
      <w:proofErr w:type="spellEnd"/>
      <w:r>
        <w:rPr>
          <w:rFonts w:ascii="Georgia" w:hAnsi="Georgia"/>
        </w:rPr>
        <w:t>)'. It can be used as thatch topping. It is also palatable for camel.</w:t>
      </w:r>
      <w:commentRangeEnd w:id="33"/>
      <w:r w:rsidR="0013769D">
        <w:rPr>
          <w:rStyle w:val="CommentReference"/>
        </w:rPr>
        <w:commentReference w:id="33"/>
      </w:r>
    </w:p>
    <w:p w14:paraId="0FB36872" w14:textId="77777777" w:rsidR="00200704" w:rsidRDefault="00200704">
      <w:pPr>
        <w:pStyle w:val="Heading1"/>
        <w:divId w:val="927495898"/>
        <w:rPr>
          <w:rFonts w:ascii="Georgia" w:eastAsia="Times New Roman" w:hAnsi="Georgia"/>
          <w:sz w:val="29"/>
          <w:szCs w:val="29"/>
        </w:rPr>
      </w:pPr>
      <w:r>
        <w:rPr>
          <w:rFonts w:ascii="Georgia" w:eastAsia="Times New Roman" w:hAnsi="Georgia"/>
          <w:sz w:val="29"/>
          <w:szCs w:val="29"/>
        </w:rPr>
        <w:t>Threats</w:t>
      </w:r>
    </w:p>
    <w:p w14:paraId="70BA96CF" w14:textId="77777777" w:rsidR="00200704" w:rsidRDefault="00200704">
      <w:pPr>
        <w:pStyle w:val="NormalWeb"/>
        <w:divId w:val="927495898"/>
        <w:rPr>
          <w:rFonts w:ascii="Georgia" w:hAnsi="Georgia"/>
        </w:rPr>
      </w:pPr>
      <w:r>
        <w:rPr>
          <w:rFonts w:ascii="Georgia" w:hAnsi="Georgia"/>
        </w:rPr>
        <w:t>Overgrazing is a prominent threat throughout the region (Belay </w:t>
      </w:r>
      <w:r>
        <w:rPr>
          <w:rStyle w:val="Emphasis"/>
          <w:rFonts w:ascii="Georgia" w:hAnsi="Georgia"/>
        </w:rPr>
        <w:t>et al.</w:t>
      </w:r>
      <w:r>
        <w:rPr>
          <w:rFonts w:ascii="Georgia" w:hAnsi="Georgia"/>
        </w:rPr>
        <w:t xml:space="preserve"> 2018, Worku </w:t>
      </w:r>
      <w:r>
        <w:rPr>
          <w:rStyle w:val="Emphasis"/>
          <w:rFonts w:ascii="Georgia" w:hAnsi="Georgia"/>
        </w:rPr>
        <w:t xml:space="preserve">et al </w:t>
      </w:r>
      <w:r>
        <w:rPr>
          <w:rFonts w:ascii="Georgia" w:hAnsi="Georgia"/>
        </w:rPr>
        <w:t xml:space="preserve">2018). </w:t>
      </w:r>
      <w:r>
        <w:rPr>
          <w:rStyle w:val="Emphasis"/>
          <w:rFonts w:ascii="Georgia" w:hAnsi="Georgia"/>
        </w:rPr>
        <w:t xml:space="preserve">K. gypsophila </w:t>
      </w:r>
      <w:r>
        <w:rPr>
          <w:rFonts w:ascii="Georgia" w:hAnsi="Georgia"/>
        </w:rPr>
        <w:t>has been reported as ‘palatable for camel’ (</w:t>
      </w:r>
      <w:r>
        <w:rPr>
          <w:rStyle w:val="Emphasis"/>
          <w:rFonts w:ascii="Georgia" w:hAnsi="Georgia"/>
        </w:rPr>
        <w:t>Kuchar and Abdirizak</w:t>
      </w:r>
      <w:r>
        <w:rPr>
          <w:rFonts w:ascii="Georgia" w:hAnsi="Georgia"/>
        </w:rPr>
        <w:t xml:space="preserve"> #21701 (UPS)), and satellite imagery at the location near </w:t>
      </w:r>
      <w:proofErr w:type="spellStart"/>
      <w:r>
        <w:rPr>
          <w:rFonts w:ascii="Georgia" w:hAnsi="Georgia"/>
        </w:rPr>
        <w:t>Kebri</w:t>
      </w:r>
      <w:proofErr w:type="spellEnd"/>
      <w:r>
        <w:rPr>
          <w:rFonts w:ascii="Georgia" w:hAnsi="Georgia"/>
        </w:rPr>
        <w:t xml:space="preserve"> </w:t>
      </w:r>
      <w:proofErr w:type="spellStart"/>
      <w:r>
        <w:rPr>
          <w:rFonts w:ascii="Georgia" w:hAnsi="Georgia"/>
        </w:rPr>
        <w:t>Dehar</w:t>
      </w:r>
      <w:proofErr w:type="spellEnd"/>
      <w:r>
        <w:rPr>
          <w:rFonts w:ascii="Georgia" w:hAnsi="Georgia"/>
        </w:rPr>
        <w:t xml:space="preserve"> (</w:t>
      </w:r>
      <w:r>
        <w:rPr>
          <w:rStyle w:val="Emphasis"/>
          <w:rFonts w:ascii="Georgia" w:hAnsi="Georgia"/>
        </w:rPr>
        <w:t>Thulin</w:t>
      </w:r>
      <w:r>
        <w:rPr>
          <w:rFonts w:ascii="Georgia" w:hAnsi="Georgia"/>
        </w:rPr>
        <w:t xml:space="preserve"> #11416 (K, UPS)) shows </w:t>
      </w:r>
      <w:proofErr w:type="gramStart"/>
      <w:r>
        <w:rPr>
          <w:rFonts w:ascii="Georgia" w:hAnsi="Georgia"/>
        </w:rPr>
        <w:t>a large number of</w:t>
      </w:r>
      <w:proofErr w:type="gramEnd"/>
      <w:r>
        <w:rPr>
          <w:rFonts w:ascii="Georgia" w:hAnsi="Georgia"/>
        </w:rPr>
        <w:t xml:space="preserve"> grazing animals in close proximity to the collection locality (Google Earth 2024). The </w:t>
      </w:r>
      <w:proofErr w:type="spellStart"/>
      <w:r>
        <w:rPr>
          <w:rFonts w:ascii="Georgia" w:hAnsi="Georgia"/>
        </w:rPr>
        <w:t>Korahe</w:t>
      </w:r>
      <w:proofErr w:type="spellEnd"/>
      <w:r>
        <w:rPr>
          <w:rFonts w:ascii="Georgia" w:hAnsi="Georgia"/>
        </w:rPr>
        <w:t xml:space="preserve"> Zone is also under threat from </w:t>
      </w:r>
      <w:r>
        <w:rPr>
          <w:rStyle w:val="Emphasis"/>
          <w:rFonts w:ascii="Georgia" w:hAnsi="Georgia"/>
        </w:rPr>
        <w:t xml:space="preserve">Prosopis </w:t>
      </w:r>
      <w:proofErr w:type="spellStart"/>
      <w:r>
        <w:rPr>
          <w:rStyle w:val="Emphasis"/>
          <w:rFonts w:ascii="Georgia" w:hAnsi="Georgia"/>
        </w:rPr>
        <w:t>juliflora</w:t>
      </w:r>
      <w:proofErr w:type="spellEnd"/>
      <w:r>
        <w:rPr>
          <w:rFonts w:ascii="Georgia" w:hAnsi="Georgia"/>
        </w:rPr>
        <w:t xml:space="preserve">, an invasive, alien evergreen shrub which has overtaken </w:t>
      </w:r>
      <w:commentRangeStart w:id="34"/>
      <w:r>
        <w:rPr>
          <w:rFonts w:ascii="Georgia" w:hAnsi="Georgia"/>
        </w:rPr>
        <w:t xml:space="preserve">245,488 hectares of grazing land and 56,527 hectares of bushland </w:t>
      </w:r>
      <w:commentRangeEnd w:id="34"/>
      <w:r w:rsidR="009D4334">
        <w:rPr>
          <w:rStyle w:val="CommentReference"/>
        </w:rPr>
        <w:commentReference w:id="34"/>
      </w:r>
      <w:r>
        <w:rPr>
          <w:rFonts w:ascii="Georgia" w:hAnsi="Georgia"/>
        </w:rPr>
        <w:t xml:space="preserve">between 1989-2019 (Abdo and Abduselam 2021). The location of </w:t>
      </w:r>
      <w:r>
        <w:rPr>
          <w:rStyle w:val="Emphasis"/>
          <w:rFonts w:ascii="Georgia" w:hAnsi="Georgia"/>
        </w:rPr>
        <w:t>Rippstein</w:t>
      </w:r>
      <w:r>
        <w:rPr>
          <w:rFonts w:ascii="Georgia" w:hAnsi="Georgia"/>
        </w:rPr>
        <w:t xml:space="preserve"> #1232 (ALF) collected in 1972 7 km east of </w:t>
      </w:r>
      <w:proofErr w:type="spellStart"/>
      <w:r>
        <w:rPr>
          <w:rFonts w:ascii="Georgia" w:hAnsi="Georgia"/>
        </w:rPr>
        <w:t>Laab</w:t>
      </w:r>
      <w:proofErr w:type="spellEnd"/>
      <w:r>
        <w:rPr>
          <w:rFonts w:ascii="Georgia" w:hAnsi="Georgia"/>
        </w:rPr>
        <w:t>, is under threat from growth of infrastructure and settlements due to population increases, particularly from refugees, and agricultural development schemes (</w:t>
      </w:r>
      <w:proofErr w:type="spellStart"/>
      <w:r>
        <w:rPr>
          <w:rFonts w:ascii="Georgia" w:hAnsi="Georgia"/>
        </w:rPr>
        <w:t>BirdLife</w:t>
      </w:r>
      <w:proofErr w:type="spellEnd"/>
      <w:r>
        <w:rPr>
          <w:rFonts w:ascii="Georgia" w:hAnsi="Georgia"/>
        </w:rPr>
        <w:t xml:space="preserve"> International 2024). This has seen a new concrete road built in recent years alongside the Wabi Shabelle river (Google Earth 2024).</w:t>
      </w:r>
    </w:p>
    <w:p w14:paraId="41387949" w14:textId="77777777" w:rsidR="00200704" w:rsidRDefault="00200704">
      <w:pPr>
        <w:pStyle w:val="Heading2"/>
        <w:divId w:val="927495898"/>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168"/>
        <w:gridCol w:w="740"/>
        <w:gridCol w:w="1230"/>
        <w:gridCol w:w="872"/>
      </w:tblGrid>
      <w:tr w:rsidR="005D5B54" w14:paraId="0841F6FF" w14:textId="77777777">
        <w:trPr>
          <w:divId w:val="927495898"/>
          <w:tblCellSpacing w:w="15" w:type="dxa"/>
        </w:trPr>
        <w:tc>
          <w:tcPr>
            <w:tcW w:w="0" w:type="auto"/>
            <w:tcBorders>
              <w:bottom w:val="single" w:sz="6" w:space="0" w:color="000000"/>
            </w:tcBorders>
            <w:shd w:val="clear" w:color="auto" w:fill="BBBBBB"/>
            <w:vAlign w:val="center"/>
            <w:hideMark/>
          </w:tcPr>
          <w:p w14:paraId="2E91C98D"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9EDEC82"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796F93D"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5E473F9"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Severity</w:t>
            </w:r>
          </w:p>
        </w:tc>
      </w:tr>
      <w:tr w:rsidR="005D5B54" w14:paraId="3BA00554" w14:textId="77777777">
        <w:trPr>
          <w:divId w:val="927495898"/>
          <w:tblCellSpacing w:w="15" w:type="dxa"/>
        </w:trPr>
        <w:tc>
          <w:tcPr>
            <w:tcW w:w="0" w:type="auto"/>
            <w:vAlign w:val="center"/>
            <w:hideMark/>
          </w:tcPr>
          <w:p w14:paraId="65AD3873" w14:textId="77777777" w:rsidR="00200704" w:rsidRDefault="00200704">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415B8D3D" w14:textId="77777777" w:rsidR="00200704" w:rsidRDefault="0020070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046217E" w14:textId="77777777" w:rsidR="00200704" w:rsidRDefault="00200704">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D7FD1CA" w14:textId="77777777" w:rsidR="00200704" w:rsidRDefault="00200704">
            <w:pPr>
              <w:spacing w:after="75"/>
              <w:rPr>
                <w:rFonts w:ascii="Georgia" w:eastAsia="Times New Roman" w:hAnsi="Georgia"/>
                <w:sz w:val="18"/>
                <w:szCs w:val="18"/>
              </w:rPr>
            </w:pPr>
            <w:r>
              <w:rPr>
                <w:rFonts w:ascii="Georgia" w:eastAsia="Times New Roman" w:hAnsi="Georgia"/>
                <w:sz w:val="18"/>
                <w:szCs w:val="18"/>
              </w:rPr>
              <w:t>Unknown</w:t>
            </w:r>
          </w:p>
        </w:tc>
      </w:tr>
      <w:tr w:rsidR="005D5B54" w14:paraId="5C7F1661" w14:textId="77777777">
        <w:trPr>
          <w:divId w:val="927495898"/>
          <w:tblCellSpacing w:w="15" w:type="dxa"/>
        </w:trPr>
        <w:tc>
          <w:tcPr>
            <w:tcW w:w="0" w:type="auto"/>
            <w:vAlign w:val="center"/>
            <w:hideMark/>
          </w:tcPr>
          <w:p w14:paraId="04F94448" w14:textId="77777777" w:rsidR="00200704" w:rsidRDefault="00200704">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9BD2CAF" w14:textId="77777777" w:rsidR="00200704" w:rsidRDefault="0020070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9682E10" w14:textId="77777777" w:rsidR="00200704" w:rsidRDefault="00200704">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CBBD249" w14:textId="77777777" w:rsidR="00200704" w:rsidRDefault="00200704">
            <w:pPr>
              <w:spacing w:after="75"/>
              <w:rPr>
                <w:rFonts w:ascii="Georgia" w:eastAsia="Times New Roman" w:hAnsi="Georgia"/>
                <w:sz w:val="18"/>
                <w:szCs w:val="18"/>
              </w:rPr>
            </w:pPr>
            <w:r>
              <w:rPr>
                <w:rFonts w:ascii="Georgia" w:eastAsia="Times New Roman" w:hAnsi="Georgia"/>
                <w:sz w:val="18"/>
                <w:szCs w:val="18"/>
              </w:rPr>
              <w:t>Unknown</w:t>
            </w:r>
          </w:p>
        </w:tc>
      </w:tr>
      <w:tr w:rsidR="005D5B54" w14:paraId="27466CA7" w14:textId="77777777">
        <w:trPr>
          <w:divId w:val="927495898"/>
          <w:tblCellSpacing w:w="15" w:type="dxa"/>
        </w:trPr>
        <w:tc>
          <w:tcPr>
            <w:tcW w:w="0" w:type="auto"/>
            <w:vAlign w:val="center"/>
            <w:hideMark/>
          </w:tcPr>
          <w:p w14:paraId="128A7B9B" w14:textId="77777777" w:rsidR="00200704" w:rsidRDefault="00200704">
            <w:pPr>
              <w:spacing w:after="75"/>
              <w:rPr>
                <w:rFonts w:ascii="Georgia" w:eastAsia="Times New Roman" w:hAnsi="Georgia"/>
                <w:sz w:val="18"/>
                <w:szCs w:val="18"/>
              </w:rPr>
            </w:pPr>
            <w:r>
              <w:rPr>
                <w:rFonts w:ascii="Georgia" w:eastAsia="Times New Roman" w:hAnsi="Georgia"/>
                <w:sz w:val="18"/>
                <w:szCs w:val="18"/>
              </w:rPr>
              <w:t>2.3.1. Agriculture &amp; aquaculture -&gt; Livestock farming &amp; ranching -&gt; Nomadic grazing</w:t>
            </w:r>
          </w:p>
        </w:tc>
        <w:tc>
          <w:tcPr>
            <w:tcW w:w="0" w:type="auto"/>
            <w:vAlign w:val="center"/>
            <w:hideMark/>
          </w:tcPr>
          <w:p w14:paraId="65B4A027" w14:textId="77777777" w:rsidR="00200704" w:rsidRDefault="0020070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D70F6DF" w14:textId="77777777" w:rsidR="00200704" w:rsidRDefault="00200704">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51BBA8C5" w14:textId="77777777" w:rsidR="00200704" w:rsidRDefault="00200704">
            <w:pPr>
              <w:spacing w:after="75"/>
              <w:rPr>
                <w:rFonts w:ascii="Georgia" w:eastAsia="Times New Roman" w:hAnsi="Georgia"/>
                <w:sz w:val="18"/>
                <w:szCs w:val="18"/>
              </w:rPr>
            </w:pPr>
            <w:r>
              <w:rPr>
                <w:rFonts w:ascii="Georgia" w:eastAsia="Times New Roman" w:hAnsi="Georgia"/>
                <w:sz w:val="18"/>
                <w:szCs w:val="18"/>
              </w:rPr>
              <w:t>Unknown</w:t>
            </w:r>
          </w:p>
        </w:tc>
      </w:tr>
      <w:tr w:rsidR="005D5B54" w14:paraId="6A261B7A" w14:textId="77777777">
        <w:trPr>
          <w:divId w:val="927495898"/>
          <w:tblCellSpacing w:w="15" w:type="dxa"/>
        </w:trPr>
        <w:tc>
          <w:tcPr>
            <w:tcW w:w="0" w:type="auto"/>
            <w:vAlign w:val="center"/>
            <w:hideMark/>
          </w:tcPr>
          <w:p w14:paraId="53C30966" w14:textId="77777777" w:rsidR="00200704" w:rsidRDefault="00200704">
            <w:pPr>
              <w:spacing w:after="75"/>
              <w:rPr>
                <w:rFonts w:ascii="Georgia" w:eastAsia="Times New Roman" w:hAnsi="Georgia"/>
                <w:sz w:val="18"/>
                <w:szCs w:val="18"/>
              </w:rPr>
            </w:pPr>
            <w:r>
              <w:rPr>
                <w:rFonts w:ascii="Georgia" w:eastAsia="Times New Roman" w:hAnsi="Georgia"/>
                <w:sz w:val="18"/>
                <w:szCs w:val="18"/>
              </w:rPr>
              <w:t>8.1.2. Invasive and other problematic species, genes &amp; diseases -&gt; Invasive non-native/alien species/diseases -&gt; Named species</w:t>
            </w:r>
          </w:p>
        </w:tc>
        <w:tc>
          <w:tcPr>
            <w:tcW w:w="0" w:type="auto"/>
            <w:vAlign w:val="center"/>
            <w:hideMark/>
          </w:tcPr>
          <w:p w14:paraId="7C4C79E0" w14:textId="77777777" w:rsidR="00200704" w:rsidRDefault="00200704">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CEC6ED4" w14:textId="77777777" w:rsidR="00200704" w:rsidRDefault="00200704">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5647696" w14:textId="77777777" w:rsidR="00200704" w:rsidRDefault="00200704">
            <w:pPr>
              <w:spacing w:after="75"/>
              <w:rPr>
                <w:rFonts w:ascii="Georgia" w:eastAsia="Times New Roman" w:hAnsi="Georgia"/>
                <w:sz w:val="18"/>
                <w:szCs w:val="18"/>
              </w:rPr>
            </w:pPr>
            <w:r>
              <w:rPr>
                <w:rFonts w:ascii="Georgia" w:eastAsia="Times New Roman" w:hAnsi="Georgia"/>
                <w:sz w:val="18"/>
                <w:szCs w:val="18"/>
              </w:rPr>
              <w:t>Unknown</w:t>
            </w:r>
          </w:p>
        </w:tc>
      </w:tr>
    </w:tbl>
    <w:p w14:paraId="52F8FFFF" w14:textId="77777777" w:rsidR="00200704" w:rsidRDefault="00200704">
      <w:pPr>
        <w:pStyle w:val="Heading1"/>
        <w:divId w:val="1512793430"/>
        <w:rPr>
          <w:rFonts w:ascii="Georgia" w:eastAsia="Times New Roman" w:hAnsi="Georgia"/>
          <w:sz w:val="29"/>
          <w:szCs w:val="29"/>
        </w:rPr>
      </w:pPr>
      <w:r>
        <w:rPr>
          <w:rFonts w:ascii="Georgia" w:eastAsia="Times New Roman" w:hAnsi="Georgia"/>
          <w:sz w:val="29"/>
          <w:szCs w:val="29"/>
        </w:rPr>
        <w:t>Conservation</w:t>
      </w:r>
    </w:p>
    <w:p w14:paraId="3581A9F6" w14:textId="3B250D90" w:rsidR="00200704" w:rsidRDefault="00200704">
      <w:pPr>
        <w:pStyle w:val="NormalWeb"/>
        <w:divId w:val="1512793430"/>
        <w:rPr>
          <w:rFonts w:ascii="Georgia" w:hAnsi="Georgia"/>
        </w:rPr>
      </w:pPr>
      <w:r>
        <w:rPr>
          <w:rFonts w:ascii="Georgia" w:hAnsi="Georgia"/>
        </w:rPr>
        <w:t xml:space="preserve">This species is not subject to any </w:t>
      </w:r>
      <w:proofErr w:type="gramStart"/>
      <w:r>
        <w:rPr>
          <w:rFonts w:ascii="Georgia" w:hAnsi="Georgia"/>
        </w:rPr>
        <w:t>ex situ</w:t>
      </w:r>
      <w:proofErr w:type="gramEnd"/>
      <w:r>
        <w:rPr>
          <w:rFonts w:ascii="Georgia" w:hAnsi="Georgia"/>
        </w:rPr>
        <w:t xml:space="preserve"> conservation measure</w:t>
      </w:r>
      <w:del w:id="35" w:author="Jack Plummer" w:date="2024-02-09T16:08:00Z">
        <w:r w:rsidDel="009D4334">
          <w:rPr>
            <w:rFonts w:ascii="Georgia" w:hAnsi="Georgia"/>
          </w:rPr>
          <w:delText>ment</w:delText>
        </w:r>
      </w:del>
      <w:r>
        <w:rPr>
          <w:rFonts w:ascii="Georgia" w:hAnsi="Georgia"/>
        </w:rPr>
        <w:t xml:space="preserve">s (BGCI 2024). It does occur in the Eastern </w:t>
      </w:r>
      <w:proofErr w:type="spellStart"/>
      <w:r>
        <w:rPr>
          <w:rFonts w:ascii="Georgia" w:hAnsi="Georgia"/>
        </w:rPr>
        <w:t>Hararghe</w:t>
      </w:r>
      <w:proofErr w:type="spellEnd"/>
      <w:r>
        <w:rPr>
          <w:rFonts w:ascii="Georgia" w:hAnsi="Georgia"/>
        </w:rPr>
        <w:t xml:space="preserve"> (Harar-Wabi Shabelle) controlled hunting area (UNEP-WCMC and IUCN 2024</w:t>
      </w:r>
      <w:del w:id="36" w:author="Jack Plummer" w:date="2024-02-09T16:12:00Z">
        <w:r w:rsidDel="00563B61">
          <w:rPr>
            <w:rFonts w:ascii="Georgia" w:hAnsi="Georgia"/>
          </w:rPr>
          <w:delText>),</w:delText>
        </w:r>
      </w:del>
      <w:ins w:id="37" w:author="Jack Plummer" w:date="2024-02-09T16:12:00Z">
        <w:r w:rsidR="00563B61">
          <w:rPr>
            <w:rFonts w:ascii="Georgia" w:hAnsi="Georgia"/>
          </w:rPr>
          <w:t>);</w:t>
        </w:r>
      </w:ins>
      <w:r>
        <w:rPr>
          <w:rFonts w:ascii="Georgia" w:hAnsi="Georgia"/>
        </w:rPr>
        <w:t xml:space="preserve"> however</w:t>
      </w:r>
      <w:ins w:id="38" w:author="Jack Plummer" w:date="2024-02-09T16:11:00Z">
        <w:r w:rsidR="00563B61">
          <w:rPr>
            <w:rFonts w:ascii="Georgia" w:hAnsi="Georgia"/>
          </w:rPr>
          <w:t>,</w:t>
        </w:r>
      </w:ins>
      <w:r>
        <w:rPr>
          <w:rFonts w:ascii="Georgia" w:hAnsi="Georgia"/>
        </w:rPr>
        <w:t xml:space="preserve"> the integrity of this protected area is </w:t>
      </w:r>
      <w:commentRangeStart w:id="39"/>
      <w:r>
        <w:rPr>
          <w:rFonts w:ascii="Georgia" w:hAnsi="Georgia"/>
        </w:rPr>
        <w:t>limited</w:t>
      </w:r>
      <w:commentRangeEnd w:id="39"/>
      <w:r w:rsidR="009D4334">
        <w:rPr>
          <w:rStyle w:val="CommentReference"/>
        </w:rPr>
        <w:commentReference w:id="39"/>
      </w:r>
      <w:r>
        <w:rPr>
          <w:rFonts w:ascii="Georgia" w:hAnsi="Georgia"/>
        </w:rPr>
        <w:t>.</w:t>
      </w:r>
    </w:p>
    <w:p w14:paraId="4A62116B" w14:textId="77777777" w:rsidR="00200704" w:rsidRDefault="00200704">
      <w:pPr>
        <w:pStyle w:val="Heading2"/>
        <w:divId w:val="151279343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58"/>
        <w:gridCol w:w="6952"/>
      </w:tblGrid>
      <w:tr w:rsidR="005D5B54" w14:paraId="50E31370" w14:textId="77777777">
        <w:trPr>
          <w:divId w:val="1512793430"/>
          <w:tblCellSpacing w:w="15" w:type="dxa"/>
        </w:trPr>
        <w:tc>
          <w:tcPr>
            <w:tcW w:w="0" w:type="auto"/>
            <w:tcBorders>
              <w:bottom w:val="single" w:sz="6" w:space="0" w:color="000000"/>
            </w:tcBorders>
            <w:shd w:val="clear" w:color="auto" w:fill="BBBBBB"/>
            <w:vAlign w:val="center"/>
            <w:hideMark/>
          </w:tcPr>
          <w:p w14:paraId="2F43018D"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389F433B"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Note</w:t>
            </w:r>
          </w:p>
        </w:tc>
      </w:tr>
      <w:tr w:rsidR="005D5B54" w14:paraId="4E2FC32E" w14:textId="77777777">
        <w:trPr>
          <w:divId w:val="1512793430"/>
          <w:tblCellSpacing w:w="15" w:type="dxa"/>
        </w:trPr>
        <w:tc>
          <w:tcPr>
            <w:tcW w:w="0" w:type="auto"/>
            <w:vAlign w:val="center"/>
            <w:hideMark/>
          </w:tcPr>
          <w:p w14:paraId="326D83D5" w14:textId="77777777" w:rsidR="00200704" w:rsidRDefault="00200704">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E675B8C" w14:textId="77777777" w:rsidR="00200704" w:rsidRDefault="00200704">
            <w:pPr>
              <w:spacing w:after="75"/>
              <w:rPr>
                <w:rFonts w:ascii="Georgia" w:eastAsia="Times New Roman" w:hAnsi="Georgia"/>
                <w:sz w:val="18"/>
                <w:szCs w:val="18"/>
              </w:rPr>
            </w:pPr>
            <w:r>
              <w:rPr>
                <w:rFonts w:ascii="Georgia" w:eastAsia="Times New Roman" w:hAnsi="Georgia"/>
                <w:sz w:val="18"/>
                <w:szCs w:val="18"/>
              </w:rPr>
              <w:t xml:space="preserve">Eastern </w:t>
            </w:r>
            <w:proofErr w:type="spellStart"/>
            <w:r>
              <w:rPr>
                <w:rFonts w:ascii="Georgia" w:eastAsia="Times New Roman" w:hAnsi="Georgia"/>
                <w:sz w:val="18"/>
                <w:szCs w:val="18"/>
              </w:rPr>
              <w:t>Hararghe</w:t>
            </w:r>
            <w:proofErr w:type="spellEnd"/>
            <w:r>
              <w:rPr>
                <w:rFonts w:ascii="Georgia" w:eastAsia="Times New Roman" w:hAnsi="Georgia"/>
                <w:sz w:val="18"/>
                <w:szCs w:val="18"/>
              </w:rPr>
              <w:t xml:space="preserve"> (Harar-Wabi Shabelle) controlled hunting area (UNEP-WCMC and IUCN 2024)</w:t>
            </w:r>
          </w:p>
        </w:tc>
      </w:tr>
    </w:tbl>
    <w:p w14:paraId="195F93D4" w14:textId="77777777" w:rsidR="00200704" w:rsidRDefault="00200704">
      <w:pPr>
        <w:divId w:val="151279343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15"/>
        <w:gridCol w:w="6195"/>
      </w:tblGrid>
      <w:tr w:rsidR="005D5B54" w14:paraId="153D1AB2" w14:textId="77777777">
        <w:trPr>
          <w:divId w:val="1512793430"/>
          <w:tblCellSpacing w:w="15" w:type="dxa"/>
        </w:trPr>
        <w:tc>
          <w:tcPr>
            <w:tcW w:w="0" w:type="auto"/>
            <w:tcBorders>
              <w:bottom w:val="single" w:sz="6" w:space="0" w:color="000000"/>
            </w:tcBorders>
            <w:shd w:val="clear" w:color="auto" w:fill="BBBBBB"/>
            <w:vAlign w:val="center"/>
            <w:hideMark/>
          </w:tcPr>
          <w:p w14:paraId="02B6F6E0"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40298E19"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Note</w:t>
            </w:r>
          </w:p>
        </w:tc>
      </w:tr>
      <w:tr w:rsidR="005D5B54" w14:paraId="0D7FEBE6" w14:textId="77777777">
        <w:trPr>
          <w:divId w:val="1512793430"/>
          <w:tblCellSpacing w:w="15" w:type="dxa"/>
        </w:trPr>
        <w:tc>
          <w:tcPr>
            <w:tcW w:w="0" w:type="auto"/>
            <w:vAlign w:val="center"/>
            <w:hideMark/>
          </w:tcPr>
          <w:p w14:paraId="6435DF53" w14:textId="77777777" w:rsidR="00200704" w:rsidRDefault="00200704">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1C569FE" w14:textId="77777777" w:rsidR="00200704" w:rsidRDefault="00200704">
            <w:pPr>
              <w:spacing w:after="75"/>
              <w:rPr>
                <w:rFonts w:ascii="Georgia" w:eastAsia="Times New Roman" w:hAnsi="Georgia"/>
                <w:sz w:val="18"/>
                <w:szCs w:val="18"/>
              </w:rPr>
            </w:pPr>
            <w:r>
              <w:rPr>
                <w:rFonts w:ascii="Georgia" w:eastAsia="Times New Roman" w:hAnsi="Georgia"/>
                <w:sz w:val="18"/>
                <w:szCs w:val="18"/>
              </w:rPr>
              <w:t xml:space="preserve">This species is not subject to any </w:t>
            </w:r>
            <w:proofErr w:type="gramStart"/>
            <w:r>
              <w:rPr>
                <w:rFonts w:ascii="Georgia" w:eastAsia="Times New Roman" w:hAnsi="Georgia"/>
                <w:sz w:val="18"/>
                <w:szCs w:val="18"/>
              </w:rPr>
              <w:t>ex situ</w:t>
            </w:r>
            <w:proofErr w:type="gramEnd"/>
            <w:r>
              <w:rPr>
                <w:rFonts w:ascii="Georgia" w:eastAsia="Times New Roman" w:hAnsi="Georgia"/>
                <w:sz w:val="18"/>
                <w:szCs w:val="18"/>
              </w:rPr>
              <w:t xml:space="preserve"> conservation measurements (BGCI 2024)</w:t>
            </w:r>
          </w:p>
        </w:tc>
      </w:tr>
    </w:tbl>
    <w:p w14:paraId="7F8999FD" w14:textId="77777777" w:rsidR="00200704" w:rsidRDefault="00200704">
      <w:pPr>
        <w:pStyle w:val="Heading2"/>
        <w:divId w:val="1512793430"/>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5D5B54" w14:paraId="6940A51E" w14:textId="77777777">
        <w:trPr>
          <w:divId w:val="1512793430"/>
          <w:tblCellSpacing w:w="15" w:type="dxa"/>
        </w:trPr>
        <w:tc>
          <w:tcPr>
            <w:tcW w:w="0" w:type="auto"/>
            <w:tcBorders>
              <w:bottom w:val="single" w:sz="6" w:space="0" w:color="000000"/>
            </w:tcBorders>
            <w:shd w:val="clear" w:color="auto" w:fill="BBBBBB"/>
            <w:vAlign w:val="center"/>
            <w:hideMark/>
          </w:tcPr>
          <w:p w14:paraId="5CE58209"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BBA6850"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Note</w:t>
            </w:r>
          </w:p>
        </w:tc>
      </w:tr>
      <w:tr w:rsidR="005D5B54" w14:paraId="1B44A2E0" w14:textId="77777777">
        <w:trPr>
          <w:divId w:val="1512793430"/>
          <w:tblCellSpacing w:w="15" w:type="dxa"/>
        </w:trPr>
        <w:tc>
          <w:tcPr>
            <w:tcW w:w="0" w:type="auto"/>
            <w:tcBorders>
              <w:bottom w:val="single" w:sz="6" w:space="0" w:color="CCCCCC"/>
            </w:tcBorders>
            <w:vAlign w:val="center"/>
            <w:hideMark/>
          </w:tcPr>
          <w:p w14:paraId="700B6B01" w14:textId="77777777" w:rsidR="00200704" w:rsidRDefault="00200704">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114EFEA"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r>
      <w:tr w:rsidR="005D5B54" w14:paraId="1719EBFE" w14:textId="77777777">
        <w:trPr>
          <w:divId w:val="1512793430"/>
          <w:tblCellSpacing w:w="15" w:type="dxa"/>
        </w:trPr>
        <w:tc>
          <w:tcPr>
            <w:tcW w:w="0" w:type="auto"/>
            <w:tcBorders>
              <w:bottom w:val="single" w:sz="6" w:space="0" w:color="CCCCCC"/>
            </w:tcBorders>
            <w:vAlign w:val="center"/>
            <w:hideMark/>
          </w:tcPr>
          <w:p w14:paraId="33292E10" w14:textId="77777777" w:rsidR="00200704" w:rsidRDefault="00200704">
            <w:pPr>
              <w:spacing w:after="75"/>
              <w:rPr>
                <w:rFonts w:ascii="Georgia" w:eastAsia="Times New Roman" w:hAnsi="Georgia"/>
                <w:sz w:val="18"/>
                <w:szCs w:val="18"/>
              </w:rPr>
            </w:pPr>
            <w:r>
              <w:rPr>
                <w:rFonts w:ascii="Georgia" w:eastAsia="Times New Roman" w:hAnsi="Georgia"/>
                <w:sz w:val="18"/>
                <w:szCs w:val="18"/>
              </w:rPr>
              <w:lastRenderedPageBreak/>
              <w:t>3.4.2. Species management -&gt; Ex-situ conservation -&gt; Genome resource bank</w:t>
            </w:r>
          </w:p>
        </w:tc>
        <w:tc>
          <w:tcPr>
            <w:tcW w:w="0" w:type="auto"/>
            <w:tcBorders>
              <w:bottom w:val="single" w:sz="6" w:space="0" w:color="CCCCCC"/>
            </w:tcBorders>
            <w:vAlign w:val="center"/>
            <w:hideMark/>
          </w:tcPr>
          <w:p w14:paraId="4DD8F41D"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r>
    </w:tbl>
    <w:p w14:paraId="587F3D33" w14:textId="77777777" w:rsidR="00200704" w:rsidRDefault="00200704">
      <w:pPr>
        <w:pStyle w:val="Heading2"/>
        <w:divId w:val="151279343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5D5B54" w14:paraId="144980EE" w14:textId="77777777">
        <w:trPr>
          <w:divId w:val="1512793430"/>
          <w:tblCellSpacing w:w="15" w:type="dxa"/>
        </w:trPr>
        <w:tc>
          <w:tcPr>
            <w:tcW w:w="0" w:type="auto"/>
            <w:tcBorders>
              <w:bottom w:val="single" w:sz="6" w:space="0" w:color="000000"/>
            </w:tcBorders>
            <w:shd w:val="clear" w:color="auto" w:fill="BBBBBB"/>
            <w:vAlign w:val="center"/>
            <w:hideMark/>
          </w:tcPr>
          <w:p w14:paraId="245BA3C6"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AA69907" w14:textId="77777777" w:rsidR="00200704" w:rsidRDefault="00200704">
            <w:pPr>
              <w:spacing w:after="75"/>
              <w:rPr>
                <w:rFonts w:ascii="Georgia" w:eastAsia="Times New Roman" w:hAnsi="Georgia"/>
                <w:b/>
                <w:bCs/>
                <w:sz w:val="18"/>
                <w:szCs w:val="18"/>
              </w:rPr>
            </w:pPr>
            <w:r>
              <w:rPr>
                <w:rFonts w:ascii="Georgia" w:eastAsia="Times New Roman" w:hAnsi="Georgia"/>
                <w:b/>
                <w:bCs/>
                <w:sz w:val="18"/>
                <w:szCs w:val="18"/>
              </w:rPr>
              <w:t>Note</w:t>
            </w:r>
          </w:p>
        </w:tc>
      </w:tr>
      <w:tr w:rsidR="005D5B54" w14:paraId="61D66384" w14:textId="77777777">
        <w:trPr>
          <w:divId w:val="1512793430"/>
          <w:tblCellSpacing w:w="15" w:type="dxa"/>
        </w:trPr>
        <w:tc>
          <w:tcPr>
            <w:tcW w:w="0" w:type="auto"/>
            <w:tcBorders>
              <w:bottom w:val="single" w:sz="6" w:space="0" w:color="CCCCCC"/>
            </w:tcBorders>
            <w:vAlign w:val="center"/>
            <w:hideMark/>
          </w:tcPr>
          <w:p w14:paraId="62E3E6B4" w14:textId="77777777" w:rsidR="00200704" w:rsidRDefault="00200704">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C1662BA" w14:textId="77777777" w:rsidR="00200704" w:rsidRDefault="00200704">
            <w:pPr>
              <w:spacing w:after="75"/>
              <w:rPr>
                <w:rFonts w:ascii="Georgia" w:eastAsia="Times New Roman" w:hAnsi="Georgia"/>
                <w:sz w:val="18"/>
                <w:szCs w:val="18"/>
              </w:rPr>
            </w:pPr>
            <w:r>
              <w:rPr>
                <w:rFonts w:ascii="Georgia" w:eastAsia="Times New Roman" w:hAnsi="Georgia"/>
                <w:sz w:val="18"/>
                <w:szCs w:val="18"/>
              </w:rPr>
              <w:t>-</w:t>
            </w:r>
          </w:p>
        </w:tc>
      </w:tr>
    </w:tbl>
    <w:p w14:paraId="78B4B902" w14:textId="77777777" w:rsidR="00200704" w:rsidRDefault="00200704">
      <w:pPr>
        <w:pStyle w:val="Heading1"/>
        <w:rPr>
          <w:rFonts w:ascii="Georgia" w:eastAsia="Times New Roman" w:hAnsi="Georgia"/>
          <w:sz w:val="29"/>
          <w:szCs w:val="29"/>
        </w:rPr>
      </w:pPr>
      <w:r>
        <w:rPr>
          <w:rFonts w:ascii="Georgia" w:eastAsia="Times New Roman" w:hAnsi="Georgia"/>
          <w:sz w:val="29"/>
          <w:szCs w:val="29"/>
        </w:rPr>
        <w:t>Bibliography</w:t>
      </w:r>
    </w:p>
    <w:p w14:paraId="482A7DCF" w14:textId="77777777" w:rsidR="00200704" w:rsidRDefault="00200704">
      <w:pPr>
        <w:pStyle w:val="NormalWeb"/>
        <w:divId w:val="672341734"/>
        <w:rPr>
          <w:rFonts w:ascii="Georgia" w:hAnsi="Georgia"/>
        </w:rPr>
      </w:pPr>
      <w:r>
        <w:rPr>
          <w:rFonts w:ascii="Georgia" w:hAnsi="Georgia"/>
        </w:rPr>
        <w:t xml:space="preserve">Abdo, W. and Abduselam, A. M. 2021. Expansion of Prosopis </w:t>
      </w:r>
      <w:proofErr w:type="spellStart"/>
      <w:r>
        <w:rPr>
          <w:rFonts w:ascii="Georgia" w:hAnsi="Georgia"/>
        </w:rPr>
        <w:t>juliflora</w:t>
      </w:r>
      <w:proofErr w:type="spellEnd"/>
      <w:r>
        <w:rPr>
          <w:rFonts w:ascii="Georgia" w:hAnsi="Georgia"/>
        </w:rPr>
        <w:t xml:space="preserve"> and land use land cover change in </w:t>
      </w:r>
      <w:proofErr w:type="spellStart"/>
      <w:r>
        <w:rPr>
          <w:rFonts w:ascii="Georgia" w:hAnsi="Georgia"/>
        </w:rPr>
        <w:t>Korahey</w:t>
      </w:r>
      <w:proofErr w:type="spellEnd"/>
      <w:r>
        <w:rPr>
          <w:rFonts w:ascii="Georgia" w:hAnsi="Georgia"/>
        </w:rPr>
        <w:t xml:space="preserve"> Zone of Somali Regional State, Eastern Ethiopia. </w:t>
      </w:r>
      <w:r>
        <w:rPr>
          <w:rFonts w:ascii="Georgia" w:hAnsi="Georgia"/>
          <w:i/>
          <w:iCs/>
        </w:rPr>
        <w:t>Journal of Materials and Environmental Sciences</w:t>
      </w:r>
      <w:r>
        <w:rPr>
          <w:rFonts w:ascii="Georgia" w:hAnsi="Georgia"/>
        </w:rPr>
        <w:t xml:space="preserve"> 12(6): 728-737.</w:t>
      </w:r>
    </w:p>
    <w:p w14:paraId="2129403F" w14:textId="77777777" w:rsidR="00200704" w:rsidRDefault="00200704">
      <w:pPr>
        <w:pStyle w:val="NormalWeb"/>
        <w:divId w:val="672341734"/>
        <w:rPr>
          <w:rFonts w:ascii="Georgia" w:hAnsi="Georgia"/>
        </w:rPr>
      </w:pPr>
      <w:r>
        <w:rPr>
          <w:rFonts w:ascii="Georgia" w:hAnsi="Georgia"/>
        </w:rPr>
        <w:t xml:space="preserve">BGCI. 2024.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(Accessed: 2024).</w:t>
      </w:r>
    </w:p>
    <w:p w14:paraId="469286C1" w14:textId="77777777" w:rsidR="00200704" w:rsidRDefault="00200704">
      <w:pPr>
        <w:pStyle w:val="NormalWeb"/>
        <w:divId w:val="672341734"/>
        <w:rPr>
          <w:rFonts w:ascii="Georgia" w:hAnsi="Georgia"/>
        </w:rPr>
      </w:pPr>
      <w:r>
        <w:rPr>
          <w:rFonts w:ascii="Georgia" w:hAnsi="Georgia"/>
        </w:rPr>
        <w:t xml:space="preserve">Bachman, S., Moat, J., Hill, A.W., de la Torre, J. and Scott, B. 2011. Supporting Red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14:paraId="7E487A18" w14:textId="77777777" w:rsidR="00200704" w:rsidRDefault="00200704">
      <w:pPr>
        <w:pStyle w:val="NormalWeb"/>
        <w:divId w:val="672341734"/>
        <w:rPr>
          <w:rFonts w:ascii="Georgia" w:hAnsi="Georgia"/>
        </w:rPr>
      </w:pPr>
      <w:r>
        <w:rPr>
          <w:rFonts w:ascii="Georgia" w:hAnsi="Georgia"/>
        </w:rPr>
        <w:t xml:space="preserve">Belay, Z., Bikila, W., Demel, T. and Muluneh, W. 2018. Rangeland degradation and rehabilitation efforts in the Somali National Regional State, Eastern Ethiopia: A review. </w:t>
      </w:r>
      <w:r>
        <w:rPr>
          <w:rFonts w:ascii="Georgia" w:hAnsi="Georgia"/>
          <w:i/>
          <w:iCs/>
        </w:rPr>
        <w:t>International Journal of Innovative Research and Development</w:t>
      </w:r>
      <w:r>
        <w:rPr>
          <w:rFonts w:ascii="Georgia" w:hAnsi="Georgia"/>
        </w:rPr>
        <w:t xml:space="preserve"> 7(5): 84-100.</w:t>
      </w:r>
    </w:p>
    <w:p w14:paraId="3D80DEB5" w14:textId="77777777" w:rsidR="00200704" w:rsidRDefault="00200704">
      <w:pPr>
        <w:pStyle w:val="NormalWeb"/>
        <w:divId w:val="672341734"/>
        <w:rPr>
          <w:rFonts w:ascii="Georgia" w:hAnsi="Georgia"/>
        </w:rPr>
      </w:pPr>
      <w:proofErr w:type="spellStart"/>
      <w:r>
        <w:rPr>
          <w:rFonts w:ascii="Georgia" w:hAnsi="Georgia"/>
        </w:rPr>
        <w:t>BirdLife</w:t>
      </w:r>
      <w:proofErr w:type="spellEnd"/>
      <w:r>
        <w:rPr>
          <w:rFonts w:ascii="Georgia" w:hAnsi="Georgia"/>
        </w:rPr>
        <w:t xml:space="preserve"> International. 2024. Important Bird Area factsheet: Lower Wabi Shabelle river and Warder. Available at: </w:t>
      </w:r>
      <w:hyperlink r:id="rId10" w:history="1">
        <w:r>
          <w:rPr>
            <w:rStyle w:val="Hyperlink"/>
            <w:rFonts w:ascii="Georgia" w:hAnsi="Georgia"/>
          </w:rPr>
          <w:t xml:space="preserve">https://datazone.birdlife.org/site/factsheet/lower-wabi-shebelle-river-and-warder-iba-ethiopia </w:t>
        </w:r>
      </w:hyperlink>
      <w:r>
        <w:rPr>
          <w:rFonts w:ascii="Georgia" w:hAnsi="Georgia"/>
        </w:rPr>
        <w:t xml:space="preserve">. </w:t>
      </w:r>
    </w:p>
    <w:p w14:paraId="13ECA67D" w14:textId="77777777" w:rsidR="00200704" w:rsidRDefault="00200704">
      <w:pPr>
        <w:pStyle w:val="NormalWeb"/>
        <w:divId w:val="672341734"/>
        <w:rPr>
          <w:rFonts w:ascii="Georgia" w:hAnsi="Georgia"/>
        </w:rPr>
      </w:pPr>
      <w:r>
        <w:rPr>
          <w:rFonts w:ascii="Georgia" w:hAnsi="Georgia"/>
        </w:rPr>
        <w:t xml:space="preserve">Friis, I., Sebsebe Demissew and </w:t>
      </w:r>
      <w:proofErr w:type="spellStart"/>
      <w:r>
        <w:rPr>
          <w:rFonts w:ascii="Georgia" w:hAnsi="Georgia"/>
        </w:rPr>
        <w:t>Breugel</w:t>
      </w:r>
      <w:proofErr w:type="spellEnd"/>
      <w:r>
        <w:rPr>
          <w:rFonts w:ascii="Georgia" w:hAnsi="Georgia"/>
        </w:rPr>
        <w:t xml:space="preserve">, P.V. 2010. Atlas of the potential vegetation of Ethiopia. </w:t>
      </w:r>
      <w:r>
        <w:rPr>
          <w:rFonts w:ascii="Georgia" w:hAnsi="Georgia"/>
          <w:i/>
          <w:iCs/>
        </w:rPr>
        <w:t xml:space="preserve">Det </w:t>
      </w:r>
      <w:proofErr w:type="spellStart"/>
      <w:r>
        <w:rPr>
          <w:rFonts w:ascii="Georgia" w:hAnsi="Georgia"/>
          <w:i/>
          <w:iCs/>
        </w:rPr>
        <w:t>Kongelige</w:t>
      </w:r>
      <w:proofErr w:type="spellEnd"/>
      <w:r>
        <w:rPr>
          <w:rFonts w:ascii="Georgia" w:hAnsi="Georgia"/>
          <w:i/>
          <w:iCs/>
        </w:rPr>
        <w:t xml:space="preserve"> Danske </w:t>
      </w:r>
      <w:proofErr w:type="spellStart"/>
      <w:r>
        <w:rPr>
          <w:rFonts w:ascii="Georgia" w:hAnsi="Georgia"/>
          <w:i/>
          <w:iCs/>
        </w:rPr>
        <w:t>Videnskabernes</w:t>
      </w:r>
      <w:proofErr w:type="spellEnd"/>
      <w:r>
        <w:rPr>
          <w:rFonts w:ascii="Georgia" w:hAnsi="Georgia"/>
          <w:i/>
          <w:iCs/>
        </w:rPr>
        <w:t xml:space="preserve"> </w:t>
      </w:r>
      <w:proofErr w:type="spellStart"/>
      <w:r>
        <w:rPr>
          <w:rFonts w:ascii="Georgia" w:hAnsi="Georgia"/>
          <w:i/>
          <w:iCs/>
        </w:rPr>
        <w:t>Selskab</w:t>
      </w:r>
      <w:proofErr w:type="spellEnd"/>
      <w:r>
        <w:rPr>
          <w:rFonts w:ascii="Georgia" w:hAnsi="Georgia"/>
        </w:rPr>
        <w:t xml:space="preserve"> 58: 1-307.</w:t>
      </w:r>
    </w:p>
    <w:p w14:paraId="78BBCFFD" w14:textId="77777777" w:rsidR="00200704" w:rsidRDefault="00200704">
      <w:pPr>
        <w:pStyle w:val="NormalWeb"/>
        <w:divId w:val="672341734"/>
        <w:rPr>
          <w:rFonts w:ascii="Georgia" w:hAnsi="Georgia"/>
        </w:rPr>
      </w:pPr>
      <w:r>
        <w:rPr>
          <w:rFonts w:ascii="Georgia" w:hAnsi="Georgia"/>
        </w:rPr>
        <w:t>Google Earth. 2024. Satellite Imagery.</w:t>
      </w:r>
    </w:p>
    <w:p w14:paraId="58272128" w14:textId="77777777" w:rsidR="00200704" w:rsidRDefault="00200704">
      <w:pPr>
        <w:pStyle w:val="NormalWeb"/>
        <w:divId w:val="672341734"/>
        <w:rPr>
          <w:rFonts w:ascii="Georgia" w:hAnsi="Georgia"/>
        </w:rPr>
      </w:pPr>
      <w:r>
        <w:rPr>
          <w:rFonts w:ascii="Georgia" w:hAnsi="Georgia"/>
        </w:rPr>
        <w:t xml:space="preserve">Mesfin, T. 2004. Asteraceae (Compositae). In: I. Hedberg, I. Friis and S. Edwards (eds), </w:t>
      </w:r>
      <w:r>
        <w:rPr>
          <w:rFonts w:ascii="Georgia" w:hAnsi="Georgia"/>
          <w:i/>
          <w:iCs/>
        </w:rPr>
        <w:t>Flora of Ethiopia and Eritrea, Vol. 4, Part 2</w:t>
      </w:r>
      <w:r>
        <w:rPr>
          <w:rFonts w:ascii="Georgia" w:hAnsi="Georgia"/>
        </w:rPr>
        <w:t xml:space="preserve">, pp. 1-408. The National Herbarium, Addis Ababa University, and the Department of Systematic Botany, Uppsala University, Addis </w:t>
      </w:r>
      <w:proofErr w:type="gramStart"/>
      <w:r>
        <w:rPr>
          <w:rFonts w:ascii="Georgia" w:hAnsi="Georgia"/>
        </w:rPr>
        <w:t>Ababa</w:t>
      </w:r>
      <w:proofErr w:type="gramEnd"/>
      <w:r>
        <w:rPr>
          <w:rFonts w:ascii="Georgia" w:hAnsi="Georgia"/>
        </w:rPr>
        <w:t xml:space="preserve"> and Uppsala.</w:t>
      </w:r>
    </w:p>
    <w:p w14:paraId="702FEC4C" w14:textId="77777777" w:rsidR="00200704" w:rsidRDefault="00200704">
      <w:pPr>
        <w:pStyle w:val="NormalWeb"/>
        <w:divId w:val="672341734"/>
        <w:rPr>
          <w:rFonts w:ascii="Georgia" w:hAnsi="Georgia"/>
        </w:rPr>
      </w:pPr>
      <w:r>
        <w:rPr>
          <w:rFonts w:ascii="Georgia" w:hAnsi="Georgia"/>
        </w:rPr>
        <w:t xml:space="preserve">UNEP-WCMC and IUCN. 2024. Protected Planet: The World Database on Protected Areas (WDPA) and World Database on Other Effective Area-based Conservation Measures (WD-OECM) [Online]. Cambridge, UK. UNEP-WCMC and IUCN. Available at: </w:t>
      </w:r>
      <w:hyperlink r:id="rId11" w:history="1">
        <w:r>
          <w:rPr>
            <w:rStyle w:val="Hyperlink"/>
            <w:rFonts w:ascii="Georgia" w:hAnsi="Georgia"/>
          </w:rPr>
          <w:t>https://www.protectedplanet.net</w:t>
        </w:r>
      </w:hyperlink>
      <w:r>
        <w:rPr>
          <w:rFonts w:ascii="Georgia" w:hAnsi="Georgia"/>
        </w:rPr>
        <w:t>. (Accessed: 2024).</w:t>
      </w:r>
    </w:p>
    <w:p w14:paraId="7989079B" w14:textId="77777777" w:rsidR="00200704" w:rsidRDefault="00200704">
      <w:pPr>
        <w:pStyle w:val="NormalWeb"/>
        <w:divId w:val="672341734"/>
        <w:rPr>
          <w:rFonts w:ascii="Georgia" w:hAnsi="Georgia"/>
        </w:rPr>
      </w:pPr>
      <w:r>
        <w:rPr>
          <w:rFonts w:ascii="Georgia" w:hAnsi="Georgia"/>
        </w:rPr>
        <w:t xml:space="preserve">Worku, A., </w:t>
      </w:r>
      <w:proofErr w:type="spellStart"/>
      <w:r>
        <w:rPr>
          <w:rFonts w:ascii="Georgia" w:hAnsi="Georgia"/>
        </w:rPr>
        <w:t>Garedew</w:t>
      </w:r>
      <w:proofErr w:type="spellEnd"/>
      <w:r>
        <w:rPr>
          <w:rFonts w:ascii="Georgia" w:hAnsi="Georgia"/>
        </w:rPr>
        <w:t xml:space="preserve">, E. and Yimer, F. 2018. Assessment of land use land cover change and its implication on </w:t>
      </w:r>
      <w:proofErr w:type="spellStart"/>
      <w:r>
        <w:rPr>
          <w:rFonts w:ascii="Georgia" w:hAnsi="Georgia"/>
        </w:rPr>
        <w:t>agro</w:t>
      </w:r>
      <w:proofErr w:type="spellEnd"/>
      <w:r>
        <w:rPr>
          <w:rFonts w:ascii="Georgia" w:hAnsi="Georgia"/>
        </w:rPr>
        <w:t xml:space="preserve">-pastoral area of Gode District, Somali Regional State, Ethiopia. </w:t>
      </w:r>
      <w:r>
        <w:rPr>
          <w:rFonts w:ascii="Georgia" w:hAnsi="Georgia"/>
          <w:i/>
          <w:iCs/>
        </w:rPr>
        <w:t>Journal of Environment and Earth Science</w:t>
      </w:r>
      <w:r>
        <w:rPr>
          <w:rFonts w:ascii="Georgia" w:hAnsi="Georgia"/>
        </w:rPr>
        <w:t xml:space="preserve"> 8(1): 80–90.</w:t>
      </w:r>
    </w:p>
    <w:sectPr w:rsidR="0020070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4-02-09T16:02:00Z" w:initials="JP">
    <w:p w14:paraId="7DCF30D0" w14:textId="77777777" w:rsidR="0013769D" w:rsidRDefault="0013769D" w:rsidP="0013769D">
      <w:pPr>
        <w:pStyle w:val="CommentText"/>
      </w:pPr>
      <w:r>
        <w:rPr>
          <w:rStyle w:val="CommentReference"/>
        </w:rPr>
        <w:annotationRef/>
      </w:r>
      <w:r>
        <w:t>Maybe cite POWO here… appreciate this might have been Craig’s entry, so ignore if that is the case!</w:t>
      </w:r>
    </w:p>
  </w:comment>
  <w:comment w:id="5" w:author="Jack Plummer" w:date="2024-02-09T15:44:00Z" w:initials="JP">
    <w:p w14:paraId="0E79740D" w14:textId="2445C171" w:rsidR="0029036D" w:rsidRDefault="0029036D" w:rsidP="0029036D">
      <w:pPr>
        <w:pStyle w:val="CommentText"/>
      </w:pPr>
      <w:r>
        <w:rPr>
          <w:rStyle w:val="CommentReference"/>
        </w:rPr>
        <w:annotationRef/>
      </w:r>
      <w:r>
        <w:t>What are these? Vegetation types?</w:t>
      </w:r>
    </w:p>
  </w:comment>
  <w:comment w:id="15" w:author="Jack Plummer" w:date="2024-02-09T15:47:00Z" w:initials="JP">
    <w:p w14:paraId="6593DD04" w14:textId="77777777" w:rsidR="0029036D" w:rsidRDefault="0029036D" w:rsidP="0029036D">
      <w:pPr>
        <w:pStyle w:val="CommentText"/>
      </w:pPr>
      <w:r>
        <w:rPr>
          <w:rStyle w:val="CommentReference"/>
        </w:rPr>
        <w:annotationRef/>
      </w:r>
      <w:r>
        <w:t>Good to cover off both size and trend in rationale as this shows why criteria A, C, D haven’t been applied</w:t>
      </w:r>
    </w:p>
  </w:comment>
  <w:comment w:id="20" w:author="Jack Plummer" w:date="2024-02-09T15:49:00Z" w:initials="JP">
    <w:p w14:paraId="215A0EC8" w14:textId="77777777" w:rsidR="0029036D" w:rsidRDefault="0029036D" w:rsidP="0029036D">
      <w:pPr>
        <w:pStyle w:val="CommentText"/>
      </w:pPr>
      <w:r>
        <w:rPr>
          <w:rStyle w:val="CommentReference"/>
        </w:rPr>
        <w:annotationRef/>
      </w:r>
      <w:r>
        <w:t>This now covers all criteria and subcriteria contributing to final categorisation</w:t>
      </w:r>
    </w:p>
  </w:comment>
  <w:comment w:id="25" w:author="Jack Plummer" w:date="2024-02-09T15:52:00Z" w:initials="JP">
    <w:p w14:paraId="43EF294F" w14:textId="77777777" w:rsidR="0029036D" w:rsidRDefault="0029036D" w:rsidP="0029036D">
      <w:pPr>
        <w:pStyle w:val="CommentText"/>
      </w:pPr>
      <w:r>
        <w:rPr>
          <w:rStyle w:val="CommentReference"/>
        </w:rPr>
        <w:annotationRef/>
      </w:r>
      <w:r>
        <w:t>Very pedantic but technically when joining numerical values, IUCN like us to use an en dash, rather than a hyphen.. There’s a keyboard shortcut - think it’s ALT+0150</w:t>
      </w:r>
    </w:p>
  </w:comment>
  <w:comment w:id="28" w:author="Jack Plummer" w:date="2024-02-09T15:54:00Z" w:initials="JP">
    <w:p w14:paraId="4F75E380" w14:textId="77777777" w:rsidR="0029036D" w:rsidRDefault="0029036D" w:rsidP="0029036D">
      <w:pPr>
        <w:pStyle w:val="CommentText"/>
      </w:pPr>
      <w:r>
        <w:rPr>
          <w:rStyle w:val="CommentReference"/>
        </w:rPr>
        <w:annotationRef/>
      </w:r>
      <w:r>
        <w:t>Presume not but if there are any qualitative notes on abundance - ‘common’, ‘rare’ etc. - include here</w:t>
      </w:r>
    </w:p>
  </w:comment>
  <w:comment w:id="29" w:author="Jack Plummer" w:date="2024-02-09T15:56:00Z" w:initials="JP">
    <w:p w14:paraId="0E7FF0D1" w14:textId="77777777" w:rsidR="0013769D" w:rsidRDefault="0013769D" w:rsidP="0013769D">
      <w:pPr>
        <w:pStyle w:val="CommentText"/>
      </w:pPr>
      <w:r>
        <w:rPr>
          <w:rStyle w:val="CommentReference"/>
        </w:rPr>
        <w:annotationRef/>
      </w:r>
      <w:r>
        <w:t>Always start sentence with full word, rather than abbreviation. Something to think about on this - IUCN recommend using sci name sparingly in case of taxonomic change - easier to update assessments. Ok to use once or twice I think but generally e.g. ‘This species’, ‘It’ etc. preferred</w:t>
      </w:r>
    </w:p>
  </w:comment>
  <w:comment w:id="30" w:author="Jack Plummer" w:date="2024-02-09T16:03:00Z" w:initials="JP">
    <w:p w14:paraId="7B5E67EA" w14:textId="77777777" w:rsidR="0013769D" w:rsidRDefault="0013769D" w:rsidP="0013769D">
      <w:pPr>
        <w:pStyle w:val="CommentText"/>
      </w:pPr>
      <w:r>
        <w:rPr>
          <w:rStyle w:val="CommentReference"/>
        </w:rPr>
        <w:annotationRef/>
      </w:r>
      <w:r>
        <w:t>Need to code out the end use table and any other relevant drop downs in this tab.</w:t>
      </w:r>
    </w:p>
  </w:comment>
  <w:comment w:id="31" w:author="Jack Plummer" w:date="2024-02-09T15:57:00Z" w:initials="JP">
    <w:p w14:paraId="49A93B63" w14:textId="77777777" w:rsidR="00563B61" w:rsidRDefault="0013769D" w:rsidP="00563B61">
      <w:pPr>
        <w:pStyle w:val="CommentText"/>
      </w:pPr>
      <w:r>
        <w:rPr>
          <w:rStyle w:val="CommentReference"/>
        </w:rPr>
        <w:annotationRef/>
      </w:r>
      <w:r w:rsidR="00563B61">
        <w:t>See previous note on sci name</w:t>
      </w:r>
    </w:p>
  </w:comment>
  <w:comment w:id="32" w:author="Jack Plummer" w:date="2024-02-09T15:59:00Z" w:initials="JP">
    <w:p w14:paraId="68C429B3" w14:textId="62991764" w:rsidR="0013769D" w:rsidRDefault="0013769D" w:rsidP="0013769D">
      <w:pPr>
        <w:pStyle w:val="CommentText"/>
      </w:pPr>
      <w:r>
        <w:rPr>
          <w:rStyle w:val="CommentReference"/>
        </w:rPr>
        <w:annotationRef/>
      </w:r>
      <w:r>
        <w:t>I would paraphrase e.g. These include chewing of the fired stem to treat headache and toothache, and cooking of the stems with ghee to treat shimber disease in camels (REF XXXX).</w:t>
      </w:r>
    </w:p>
  </w:comment>
  <w:comment w:id="33" w:author="Jack Plummer" w:date="2024-02-09T16:00:00Z" w:initials="JP">
    <w:p w14:paraId="08C0FCCF" w14:textId="77777777" w:rsidR="0013769D" w:rsidRDefault="0013769D" w:rsidP="0013769D">
      <w:pPr>
        <w:pStyle w:val="CommentText"/>
      </w:pPr>
      <w:r>
        <w:rPr>
          <w:rStyle w:val="CommentReference"/>
        </w:rPr>
        <w:annotationRef/>
      </w:r>
      <w:r>
        <w:t>Where have these observations come from? I think we should reference? If all from specimen notes(?), cite the Kuchar spec at end of para.</w:t>
      </w:r>
    </w:p>
  </w:comment>
  <w:comment w:id="34" w:author="Jack Plummer" w:date="2024-02-09T16:07:00Z" w:initials="JP">
    <w:p w14:paraId="6A0F09B7" w14:textId="77777777" w:rsidR="00563B61" w:rsidRDefault="009D4334" w:rsidP="00563B61">
      <w:pPr>
        <w:pStyle w:val="CommentText"/>
      </w:pPr>
      <w:r>
        <w:rPr>
          <w:rStyle w:val="CommentReference"/>
        </w:rPr>
        <w:annotationRef/>
      </w:r>
      <w:r w:rsidR="00563B61">
        <w:t>Across Ethiopia? Seth covered Prosopis a lot in his assessments so maybe check what he writes about it (on one that has been reviewed as Sileshi quite hot on Prosopis threat). Maybe you already have, or it’s similar - in which case, ignore.</w:t>
      </w:r>
    </w:p>
  </w:comment>
  <w:comment w:id="39" w:author="Jack Plummer" w:date="2024-02-09T16:08:00Z" w:initials="JP">
    <w:p w14:paraId="560AC4D7" w14:textId="637CB40B" w:rsidR="009D4334" w:rsidRDefault="009D4334" w:rsidP="009D4334">
      <w:pPr>
        <w:pStyle w:val="CommentText"/>
      </w:pPr>
      <w:r>
        <w:rPr>
          <w:rStyle w:val="CommentReference"/>
        </w:rPr>
        <w:annotationRef/>
      </w:r>
      <w:r>
        <w:t>Is there a reference or a pers. obs.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CF30D0" w15:done="0"/>
  <w15:commentEx w15:paraId="0E79740D" w15:done="0"/>
  <w15:commentEx w15:paraId="6593DD04" w15:done="0"/>
  <w15:commentEx w15:paraId="215A0EC8" w15:done="0"/>
  <w15:commentEx w15:paraId="43EF294F" w15:done="0"/>
  <w15:commentEx w15:paraId="4F75E380" w15:done="0"/>
  <w15:commentEx w15:paraId="0E7FF0D1" w15:done="0"/>
  <w15:commentEx w15:paraId="7B5E67EA" w15:done="0"/>
  <w15:commentEx w15:paraId="49A93B63" w15:done="0"/>
  <w15:commentEx w15:paraId="68C429B3" w15:done="0"/>
  <w15:commentEx w15:paraId="08C0FCCF" w15:done="0"/>
  <w15:commentEx w15:paraId="6A0F09B7" w15:done="0"/>
  <w15:commentEx w15:paraId="560AC4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7476B52" w16cex:dateUtc="2024-02-09T16:02:00Z"/>
  <w16cex:commentExtensible w16cex:durableId="7021AD6B" w16cex:dateUtc="2024-02-09T15:44:00Z"/>
  <w16cex:commentExtensible w16cex:durableId="548F1CE8" w16cex:dateUtc="2024-02-09T15:47:00Z"/>
  <w16cex:commentExtensible w16cex:durableId="33E04FE5" w16cex:dateUtc="2024-02-09T15:49:00Z"/>
  <w16cex:commentExtensible w16cex:durableId="5A36A9AD" w16cex:dateUtc="2024-02-09T15:52:00Z"/>
  <w16cex:commentExtensible w16cex:durableId="38E57953" w16cex:dateUtc="2024-02-09T15:54:00Z"/>
  <w16cex:commentExtensible w16cex:durableId="6CAD1324" w16cex:dateUtc="2024-02-09T15:56:00Z"/>
  <w16cex:commentExtensible w16cex:durableId="4FC2F6E2" w16cex:dateUtc="2024-02-09T16:03:00Z"/>
  <w16cex:commentExtensible w16cex:durableId="69A2C9A2" w16cex:dateUtc="2024-02-09T15:57:00Z"/>
  <w16cex:commentExtensible w16cex:durableId="331CA24D" w16cex:dateUtc="2024-02-09T15:59:00Z"/>
  <w16cex:commentExtensible w16cex:durableId="472E2C93" w16cex:dateUtc="2024-02-09T16:00:00Z"/>
  <w16cex:commentExtensible w16cex:durableId="139023C1" w16cex:dateUtc="2024-02-09T16:07:00Z"/>
  <w16cex:commentExtensible w16cex:durableId="221CB6A9" w16cex:dateUtc="2024-02-0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CF30D0" w16cid:durableId="57476B52"/>
  <w16cid:commentId w16cid:paraId="0E79740D" w16cid:durableId="7021AD6B"/>
  <w16cid:commentId w16cid:paraId="6593DD04" w16cid:durableId="548F1CE8"/>
  <w16cid:commentId w16cid:paraId="215A0EC8" w16cid:durableId="33E04FE5"/>
  <w16cid:commentId w16cid:paraId="43EF294F" w16cid:durableId="5A36A9AD"/>
  <w16cid:commentId w16cid:paraId="4F75E380" w16cid:durableId="38E57953"/>
  <w16cid:commentId w16cid:paraId="0E7FF0D1" w16cid:durableId="6CAD1324"/>
  <w16cid:commentId w16cid:paraId="7B5E67EA" w16cid:durableId="4FC2F6E2"/>
  <w16cid:commentId w16cid:paraId="49A93B63" w16cid:durableId="69A2C9A2"/>
  <w16cid:commentId w16cid:paraId="68C429B3" w16cid:durableId="331CA24D"/>
  <w16cid:commentId w16cid:paraId="08C0FCCF" w16cid:durableId="472E2C93"/>
  <w16cid:commentId w16cid:paraId="6A0F09B7" w16cid:durableId="139023C1"/>
  <w16cid:commentId w16cid:paraId="560AC4D7" w16cid:durableId="221CB6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04"/>
    <w:rsid w:val="0013769D"/>
    <w:rsid w:val="00200704"/>
    <w:rsid w:val="0029036D"/>
    <w:rsid w:val="00563B61"/>
    <w:rsid w:val="005D5B54"/>
    <w:rsid w:val="009D43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10DFE"/>
  <w15:chartTrackingRefBased/>
  <w15:docId w15:val="{0F17B2B3-4138-4ACD-BA17-528163AB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9036D"/>
    <w:rPr>
      <w:rFonts w:eastAsiaTheme="minorEastAsia"/>
      <w:sz w:val="24"/>
      <w:szCs w:val="24"/>
    </w:rPr>
  </w:style>
  <w:style w:type="character" w:styleId="CommentReference">
    <w:name w:val="annotation reference"/>
    <w:basedOn w:val="DefaultParagraphFont"/>
    <w:uiPriority w:val="99"/>
    <w:semiHidden/>
    <w:unhideWhenUsed/>
    <w:rsid w:val="0029036D"/>
    <w:rPr>
      <w:sz w:val="16"/>
      <w:szCs w:val="16"/>
    </w:rPr>
  </w:style>
  <w:style w:type="paragraph" w:styleId="CommentText">
    <w:name w:val="annotation text"/>
    <w:basedOn w:val="Normal"/>
    <w:link w:val="CommentTextChar"/>
    <w:uiPriority w:val="99"/>
    <w:unhideWhenUsed/>
    <w:rsid w:val="0029036D"/>
    <w:rPr>
      <w:sz w:val="20"/>
      <w:szCs w:val="20"/>
    </w:rPr>
  </w:style>
  <w:style w:type="character" w:customStyle="1" w:styleId="CommentTextChar">
    <w:name w:val="Comment Text Char"/>
    <w:basedOn w:val="DefaultParagraphFont"/>
    <w:link w:val="CommentText"/>
    <w:uiPriority w:val="99"/>
    <w:rsid w:val="0029036D"/>
    <w:rPr>
      <w:rFonts w:eastAsiaTheme="minorEastAsia"/>
    </w:rPr>
  </w:style>
  <w:style w:type="paragraph" w:styleId="CommentSubject">
    <w:name w:val="annotation subject"/>
    <w:basedOn w:val="CommentText"/>
    <w:next w:val="CommentText"/>
    <w:link w:val="CommentSubjectChar"/>
    <w:uiPriority w:val="99"/>
    <w:semiHidden/>
    <w:unhideWhenUsed/>
    <w:rsid w:val="0029036D"/>
    <w:rPr>
      <w:b/>
      <w:bCs/>
    </w:rPr>
  </w:style>
  <w:style w:type="character" w:customStyle="1" w:styleId="CommentSubjectChar">
    <w:name w:val="Comment Subject Char"/>
    <w:basedOn w:val="CommentTextChar"/>
    <w:link w:val="CommentSubject"/>
    <w:uiPriority w:val="99"/>
    <w:semiHidden/>
    <w:rsid w:val="0029036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91756">
      <w:marLeft w:val="0"/>
      <w:marRight w:val="0"/>
      <w:marTop w:val="0"/>
      <w:marBottom w:val="0"/>
      <w:divBdr>
        <w:top w:val="none" w:sz="0" w:space="0" w:color="auto"/>
        <w:left w:val="none" w:sz="0" w:space="0" w:color="auto"/>
        <w:bottom w:val="none" w:sz="0" w:space="0" w:color="auto"/>
        <w:right w:val="none" w:sz="0" w:space="0" w:color="auto"/>
      </w:divBdr>
    </w:div>
    <w:div w:id="163976055">
      <w:marLeft w:val="0"/>
      <w:marRight w:val="0"/>
      <w:marTop w:val="0"/>
      <w:marBottom w:val="0"/>
      <w:divBdr>
        <w:top w:val="none" w:sz="0" w:space="0" w:color="auto"/>
        <w:left w:val="none" w:sz="0" w:space="0" w:color="auto"/>
        <w:bottom w:val="none" w:sz="0" w:space="0" w:color="auto"/>
        <w:right w:val="none" w:sz="0" w:space="0" w:color="auto"/>
      </w:divBdr>
    </w:div>
    <w:div w:id="510486438">
      <w:marLeft w:val="0"/>
      <w:marRight w:val="0"/>
      <w:marTop w:val="0"/>
      <w:marBottom w:val="0"/>
      <w:divBdr>
        <w:top w:val="none" w:sz="0" w:space="0" w:color="auto"/>
        <w:left w:val="none" w:sz="0" w:space="0" w:color="auto"/>
        <w:bottom w:val="none" w:sz="0" w:space="0" w:color="auto"/>
        <w:right w:val="none" w:sz="0" w:space="0" w:color="auto"/>
      </w:divBdr>
    </w:div>
    <w:div w:id="603733076">
      <w:marLeft w:val="0"/>
      <w:marRight w:val="0"/>
      <w:marTop w:val="0"/>
      <w:marBottom w:val="0"/>
      <w:divBdr>
        <w:top w:val="none" w:sz="0" w:space="0" w:color="auto"/>
        <w:left w:val="none" w:sz="0" w:space="0" w:color="auto"/>
        <w:bottom w:val="none" w:sz="0" w:space="0" w:color="auto"/>
        <w:right w:val="none" w:sz="0" w:space="0" w:color="auto"/>
      </w:divBdr>
      <w:divsChild>
        <w:div w:id="1369647561">
          <w:marLeft w:val="0"/>
          <w:marRight w:val="0"/>
          <w:marTop w:val="0"/>
          <w:marBottom w:val="150"/>
          <w:divBdr>
            <w:top w:val="single" w:sz="12" w:space="0" w:color="000000"/>
            <w:left w:val="none" w:sz="0" w:space="0" w:color="auto"/>
            <w:bottom w:val="single" w:sz="12" w:space="0" w:color="000000"/>
            <w:right w:val="none" w:sz="0" w:space="0" w:color="auto"/>
          </w:divBdr>
        </w:div>
      </w:divsChild>
    </w:div>
    <w:div w:id="672341734">
      <w:marLeft w:val="0"/>
      <w:marRight w:val="0"/>
      <w:marTop w:val="0"/>
      <w:marBottom w:val="0"/>
      <w:divBdr>
        <w:top w:val="none" w:sz="0" w:space="0" w:color="auto"/>
        <w:left w:val="none" w:sz="0" w:space="0" w:color="auto"/>
        <w:bottom w:val="none" w:sz="0" w:space="0" w:color="auto"/>
        <w:right w:val="none" w:sz="0" w:space="0" w:color="auto"/>
      </w:divBdr>
    </w:div>
    <w:div w:id="927495898">
      <w:marLeft w:val="0"/>
      <w:marRight w:val="0"/>
      <w:marTop w:val="0"/>
      <w:marBottom w:val="0"/>
      <w:divBdr>
        <w:top w:val="none" w:sz="0" w:space="0" w:color="auto"/>
        <w:left w:val="none" w:sz="0" w:space="0" w:color="auto"/>
        <w:bottom w:val="none" w:sz="0" w:space="0" w:color="auto"/>
        <w:right w:val="none" w:sz="0" w:space="0" w:color="auto"/>
      </w:divBdr>
    </w:div>
    <w:div w:id="993535149">
      <w:marLeft w:val="0"/>
      <w:marRight w:val="0"/>
      <w:marTop w:val="0"/>
      <w:marBottom w:val="0"/>
      <w:divBdr>
        <w:top w:val="none" w:sz="0" w:space="0" w:color="auto"/>
        <w:left w:val="none" w:sz="0" w:space="0" w:color="auto"/>
        <w:bottom w:val="none" w:sz="0" w:space="0" w:color="auto"/>
        <w:right w:val="none" w:sz="0" w:space="0" w:color="auto"/>
      </w:divBdr>
    </w:div>
    <w:div w:id="1512793430">
      <w:marLeft w:val="0"/>
      <w:marRight w:val="0"/>
      <w:marTop w:val="0"/>
      <w:marBottom w:val="0"/>
      <w:divBdr>
        <w:top w:val="none" w:sz="0" w:space="0" w:color="auto"/>
        <w:left w:val="none" w:sz="0" w:space="0" w:color="auto"/>
        <w:bottom w:val="none" w:sz="0" w:space="0" w:color="auto"/>
        <w:right w:val="none" w:sz="0" w:space="0" w:color="auto"/>
      </w:divBdr>
    </w:div>
    <w:div w:id="1553736257">
      <w:marLeft w:val="0"/>
      <w:marRight w:val="0"/>
      <w:marTop w:val="0"/>
      <w:marBottom w:val="0"/>
      <w:divBdr>
        <w:top w:val="none" w:sz="0" w:space="0" w:color="auto"/>
        <w:left w:val="none" w:sz="0" w:space="0" w:color="auto"/>
        <w:bottom w:val="none" w:sz="0" w:space="0" w:color="auto"/>
        <w:right w:val="none" w:sz="0" w:space="0" w:color="auto"/>
      </w:divBdr>
    </w:div>
    <w:div w:id="1625699818">
      <w:marLeft w:val="0"/>
      <w:marRight w:val="0"/>
      <w:marTop w:val="0"/>
      <w:marBottom w:val="0"/>
      <w:divBdr>
        <w:top w:val="none" w:sz="0" w:space="0" w:color="auto"/>
        <w:left w:val="none" w:sz="0" w:space="0" w:color="auto"/>
        <w:bottom w:val="none" w:sz="0" w:space="0" w:color="auto"/>
        <w:right w:val="none" w:sz="0" w:space="0" w:color="auto"/>
      </w:divBdr>
    </w:div>
    <w:div w:id="174472057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protectedplanet.net" TargetMode="External"/><Relationship Id="rId5" Type="http://schemas.openxmlformats.org/officeDocument/2006/relationships/comments" Target="comments.xml"/><Relationship Id="rId10" Type="http://schemas.openxmlformats.org/officeDocument/2006/relationships/hyperlink" Target="https://datazone.birdlife.org/site/factsheet/lower-wabi-shebelle-river-and-warder-iba-ethiopia%20" TargetMode="External"/><Relationship Id="rId4" Type="http://schemas.openxmlformats.org/officeDocument/2006/relationships/image" Target="file:///C:\Users\resources\redListLogo.jpg" TargetMode="External"/><Relationship Id="rId9" Type="http://schemas.openxmlformats.org/officeDocument/2006/relationships/hyperlink" Target="https://tools.bgci.org/plant_search.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Kleinia gypsophila</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Kleinia gypsophila</dc:title>
  <dc:subject/>
  <dc:creator>Emily Terry</dc:creator>
  <cp:keywords/>
  <dc:description/>
  <cp:lastModifiedBy>Jack Plummer</cp:lastModifiedBy>
  <cp:revision>3</cp:revision>
  <dcterms:created xsi:type="dcterms:W3CDTF">2024-02-09T16:09:00Z</dcterms:created>
  <dcterms:modified xsi:type="dcterms:W3CDTF">2024-02-09T16:12:00Z</dcterms:modified>
</cp:coreProperties>
</file>