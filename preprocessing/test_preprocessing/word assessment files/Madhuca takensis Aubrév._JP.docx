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C1466" w14:textId="77777777" w:rsidR="00000000" w:rsidRDefault="00337D18">
      <w:pPr>
        <w:jc w:val="center"/>
        <w:divId w:val="160050807"/>
        <w:rPr>
          <w:rFonts w:ascii="Georgia" w:eastAsia="Times New Roman" w:hAnsi="Georgia"/>
          <w:b/>
          <w:bCs/>
          <w:sz w:val="29"/>
          <w:szCs w:val="29"/>
        </w:rPr>
      </w:pPr>
      <w:r>
        <w:rPr>
          <w:rFonts w:ascii="Georgia" w:eastAsia="Times New Roman" w:hAnsi="Georgia"/>
          <w:b/>
          <w:bCs/>
          <w:sz w:val="29"/>
          <w:szCs w:val="29"/>
        </w:rPr>
        <w:t>Draft</w:t>
      </w:r>
    </w:p>
    <w:p w14:paraId="65475DFA" w14:textId="77777777" w:rsidR="00000000" w:rsidRDefault="00337D18">
      <w:pPr>
        <w:divId w:val="782457477"/>
        <w:rPr>
          <w:rFonts w:ascii="Georgia" w:eastAsia="Times New Roman" w:hAnsi="Georgia"/>
          <w:sz w:val="18"/>
          <w:szCs w:val="18"/>
        </w:rPr>
      </w:pPr>
      <w:r>
        <w:rPr>
          <w:rFonts w:ascii="Georgia" w:eastAsia="Times New Roman" w:hAnsi="Georgia"/>
          <w:noProof/>
          <w:sz w:val="18"/>
          <w:szCs w:val="18"/>
        </w:rPr>
        <w:drawing>
          <wp:inline distT="0" distB="0" distL="0" distR="0" wp14:anchorId="6D0B5555" wp14:editId="66D5898C">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7DED2040" w14:textId="77777777" w:rsidR="00000000" w:rsidRDefault="00337D18">
      <w:pPr>
        <w:shd w:val="clear" w:color="auto" w:fill="FFFFFF"/>
        <w:spacing w:before="100" w:beforeAutospacing="1" w:after="100" w:afterAutospacing="1"/>
        <w:jc w:val="right"/>
        <w:outlineLvl w:val="1"/>
        <w:divId w:val="782457477"/>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Madhuca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takensis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Aubrév</w:t>
      </w:r>
      <w:proofErr w:type="spellEnd"/>
      <w:r>
        <w:rPr>
          <w:rFonts w:ascii="Georgia" w:eastAsia="Times New Roman" w:hAnsi="Georgia"/>
          <w:b/>
          <w:bCs/>
          <w:color w:val="000000"/>
          <w:kern w:val="36"/>
          <w:sz w:val="29"/>
          <w:szCs w:val="29"/>
        </w:rPr>
        <w:t>.</w:t>
      </w:r>
    </w:p>
    <w:p w14:paraId="0CFB2EB0" w14:textId="77777777" w:rsidR="00000000" w:rsidRDefault="00337D18">
      <w:pPr>
        <w:jc w:val="right"/>
        <w:divId w:val="782457477"/>
        <w:rPr>
          <w:rFonts w:ascii="Georgia" w:eastAsia="Times New Roman" w:hAnsi="Georgia"/>
          <w:sz w:val="18"/>
          <w:szCs w:val="18"/>
        </w:rPr>
      </w:pPr>
      <w:r>
        <w:rPr>
          <w:rFonts w:ascii="Georgia" w:eastAsia="Times New Roman" w:hAnsi="Georgia"/>
          <w:sz w:val="18"/>
          <w:szCs w:val="18"/>
        </w:rPr>
        <w:t xml:space="preserve">PLANTAE - TRACHEOPHYTA - MAGNOLIOPSIDA - ERICALES - SAPOTACEAE - </w:t>
      </w:r>
      <w:proofErr w:type="spellStart"/>
      <w:r>
        <w:rPr>
          <w:rFonts w:ascii="Georgia" w:eastAsia="Times New Roman" w:hAnsi="Georgia"/>
          <w:sz w:val="18"/>
          <w:szCs w:val="18"/>
        </w:rPr>
        <w:t>Madhuca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takensis</w:t>
      </w:r>
      <w:proofErr w:type="spellEnd"/>
    </w:p>
    <w:p w14:paraId="1B3ADE19" w14:textId="77777777" w:rsidR="00000000" w:rsidRDefault="00337D18">
      <w:pPr>
        <w:pStyle w:val="NormalWeb"/>
        <w:divId w:val="1438523962"/>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91"/>
        <w:gridCol w:w="542"/>
      </w:tblGrid>
      <w:tr w:rsidR="00000000" w14:paraId="59B01CEC" w14:textId="77777777">
        <w:trPr>
          <w:tblCellSpacing w:w="15" w:type="dxa"/>
          <w:jc w:val="center"/>
        </w:trPr>
        <w:tc>
          <w:tcPr>
            <w:tcW w:w="0" w:type="auto"/>
            <w:gridSpan w:val="2"/>
            <w:tcBorders>
              <w:bottom w:val="single" w:sz="6" w:space="0" w:color="000000"/>
            </w:tcBorders>
            <w:shd w:val="clear" w:color="auto" w:fill="BBBBBB"/>
            <w:vAlign w:val="center"/>
            <w:hideMark/>
          </w:tcPr>
          <w:p w14:paraId="3C67157C" w14:textId="77777777" w:rsidR="00000000" w:rsidRDefault="00337D18">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7A049614" w14:textId="77777777">
        <w:trPr>
          <w:tblCellSpacing w:w="15" w:type="dxa"/>
          <w:jc w:val="center"/>
        </w:trPr>
        <w:tc>
          <w:tcPr>
            <w:tcW w:w="0" w:type="auto"/>
            <w:gridSpan w:val="2"/>
            <w:vAlign w:val="center"/>
            <w:hideMark/>
          </w:tcPr>
          <w:p w14:paraId="545272A2" w14:textId="1EAD1F4E" w:rsidR="00000000" w:rsidRDefault="00337D18">
            <w:pPr>
              <w:spacing w:after="75"/>
              <w:rPr>
                <w:rFonts w:ascii="Georgia" w:eastAsia="Times New Roman" w:hAnsi="Georgia"/>
                <w:sz w:val="20"/>
                <w:szCs w:val="20"/>
              </w:rPr>
            </w:pPr>
            <w:r>
              <w:rPr>
                <w:rFonts w:ascii="Georgia" w:eastAsia="Times New Roman" w:hAnsi="Georgia"/>
                <w:sz w:val="20"/>
                <w:szCs w:val="20"/>
              </w:rPr>
              <w:t>CR - Critically Endangered, B2ab(iii)</w:t>
            </w:r>
            <w:ins w:id="0" w:author="Jack Plummer" w:date="2022-08-19T17:37:00Z">
              <w:r w:rsidR="00404EF9">
                <w:rPr>
                  <w:rFonts w:ascii="Georgia" w:eastAsia="Times New Roman" w:hAnsi="Georgia"/>
                  <w:sz w:val="20"/>
                  <w:szCs w:val="20"/>
                </w:rPr>
                <w:t>; D</w:t>
              </w:r>
            </w:ins>
            <w:r>
              <w:rPr>
                <w:rFonts w:ascii="Georgia" w:eastAsia="Times New Roman" w:hAnsi="Georgia"/>
                <w:sz w:val="20"/>
                <w:szCs w:val="20"/>
              </w:rPr>
              <w:t xml:space="preserve"> (IUCN version 3.1)</w:t>
            </w:r>
          </w:p>
        </w:tc>
      </w:tr>
      <w:tr w:rsidR="00000000" w14:paraId="66A7FE60" w14:textId="77777777">
        <w:trPr>
          <w:tblCellSpacing w:w="15" w:type="dxa"/>
          <w:jc w:val="center"/>
        </w:trPr>
        <w:tc>
          <w:tcPr>
            <w:tcW w:w="0" w:type="auto"/>
            <w:gridSpan w:val="2"/>
            <w:vAlign w:val="center"/>
            <w:hideMark/>
          </w:tcPr>
          <w:p w14:paraId="1CFE6651" w14:textId="77777777" w:rsidR="00000000" w:rsidRDefault="00337D18">
            <w:pPr>
              <w:spacing w:after="75"/>
              <w:rPr>
                <w:rFonts w:ascii="Georgia" w:eastAsia="Times New Roman" w:hAnsi="Georgia"/>
                <w:sz w:val="18"/>
                <w:szCs w:val="18"/>
              </w:rPr>
            </w:pPr>
            <w:r>
              <w:rPr>
                <w:rFonts w:ascii="Georgia" w:eastAsia="Times New Roman" w:hAnsi="Georgia"/>
                <w:sz w:val="18"/>
                <w:szCs w:val="18"/>
              </w:rPr>
              <w:t> </w:t>
            </w:r>
          </w:p>
        </w:tc>
      </w:tr>
      <w:tr w:rsidR="00000000" w14:paraId="6208B10D" w14:textId="77777777">
        <w:trPr>
          <w:tblCellSpacing w:w="15" w:type="dxa"/>
          <w:jc w:val="center"/>
        </w:trPr>
        <w:tc>
          <w:tcPr>
            <w:tcW w:w="0" w:type="auto"/>
            <w:vAlign w:val="center"/>
            <w:hideMark/>
          </w:tcPr>
          <w:p w14:paraId="55D6979E" w14:textId="77777777" w:rsidR="00000000" w:rsidRDefault="00337D18">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24837413" w14:textId="77777777" w:rsidR="00000000" w:rsidRDefault="00337D18">
            <w:pPr>
              <w:spacing w:after="75"/>
              <w:rPr>
                <w:rFonts w:ascii="Georgia" w:eastAsia="Times New Roman" w:hAnsi="Georgia"/>
                <w:sz w:val="18"/>
                <w:szCs w:val="18"/>
              </w:rPr>
            </w:pPr>
            <w:r>
              <w:rPr>
                <w:rFonts w:ascii="Georgia" w:eastAsia="Times New Roman" w:hAnsi="Georgia"/>
                <w:sz w:val="18"/>
                <w:szCs w:val="18"/>
              </w:rPr>
              <w:t>No</w:t>
            </w:r>
          </w:p>
        </w:tc>
      </w:tr>
      <w:tr w:rsidR="00000000" w14:paraId="13C64753" w14:textId="77777777">
        <w:trPr>
          <w:tblCellSpacing w:w="15" w:type="dxa"/>
          <w:jc w:val="center"/>
        </w:trPr>
        <w:tc>
          <w:tcPr>
            <w:tcW w:w="0" w:type="auto"/>
            <w:vAlign w:val="center"/>
            <w:hideMark/>
          </w:tcPr>
          <w:p w14:paraId="027D29C0" w14:textId="77777777" w:rsidR="00000000" w:rsidRDefault="00337D18">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16B75F0E" w14:textId="77777777" w:rsidR="00000000" w:rsidRDefault="00337D18">
            <w:pPr>
              <w:spacing w:after="75"/>
              <w:rPr>
                <w:rFonts w:ascii="Georgia" w:eastAsia="Times New Roman" w:hAnsi="Georgia"/>
                <w:sz w:val="18"/>
                <w:szCs w:val="18"/>
              </w:rPr>
            </w:pPr>
            <w:r>
              <w:rPr>
                <w:rFonts w:ascii="Georgia" w:eastAsia="Times New Roman" w:hAnsi="Georgia"/>
                <w:sz w:val="18"/>
                <w:szCs w:val="18"/>
              </w:rPr>
              <w:t>No</w:t>
            </w:r>
          </w:p>
        </w:tc>
      </w:tr>
      <w:tr w:rsidR="00000000" w14:paraId="4E8BCF8B" w14:textId="77777777">
        <w:trPr>
          <w:tblCellSpacing w:w="15" w:type="dxa"/>
          <w:jc w:val="center"/>
        </w:trPr>
        <w:tc>
          <w:tcPr>
            <w:tcW w:w="0" w:type="auto"/>
            <w:vAlign w:val="center"/>
            <w:hideMark/>
          </w:tcPr>
          <w:p w14:paraId="38AAFE37" w14:textId="77777777" w:rsidR="00000000" w:rsidRDefault="00337D18">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12E74D43" w14:textId="77777777" w:rsidR="00000000" w:rsidRDefault="00337D18">
            <w:pPr>
              <w:spacing w:after="75"/>
              <w:rPr>
                <w:rFonts w:ascii="Georgia" w:eastAsia="Times New Roman" w:hAnsi="Georgia"/>
                <w:sz w:val="18"/>
                <w:szCs w:val="18"/>
              </w:rPr>
            </w:pPr>
          </w:p>
        </w:tc>
      </w:tr>
    </w:tbl>
    <w:p w14:paraId="64A5D6EB" w14:textId="77777777" w:rsidR="00000000" w:rsidRDefault="00337D18">
      <w:pPr>
        <w:pStyle w:val="Heading1"/>
        <w:divId w:val="145824197"/>
        <w:rPr>
          <w:rFonts w:ascii="Georgia" w:eastAsia="Times New Roman" w:hAnsi="Georgia"/>
          <w:sz w:val="29"/>
          <w:szCs w:val="29"/>
        </w:rPr>
      </w:pPr>
      <w:r>
        <w:rPr>
          <w:rFonts w:ascii="Georgia" w:eastAsia="Times New Roman" w:hAnsi="Georgia"/>
          <w:sz w:val="29"/>
          <w:szCs w:val="29"/>
        </w:rPr>
        <w:t>Red List Assessment</w:t>
      </w:r>
    </w:p>
    <w:p w14:paraId="4932E3E4" w14:textId="77777777" w:rsidR="00000000" w:rsidRDefault="00337D18">
      <w:pPr>
        <w:pStyle w:val="Heading2"/>
        <w:divId w:val="145824197"/>
        <w:rPr>
          <w:rFonts w:ascii="Georgia" w:eastAsia="Times New Roman" w:hAnsi="Georgia"/>
          <w:sz w:val="27"/>
          <w:szCs w:val="27"/>
        </w:rPr>
      </w:pPr>
      <w:r>
        <w:rPr>
          <w:rFonts w:ascii="Georgia" w:eastAsia="Times New Roman" w:hAnsi="Georgia"/>
          <w:sz w:val="27"/>
          <w:szCs w:val="27"/>
        </w:rPr>
        <w:t>Assessment Information</w:t>
      </w:r>
    </w:p>
    <w:p w14:paraId="405D7898" w14:textId="77777777" w:rsidR="00000000" w:rsidRDefault="00337D18">
      <w:pPr>
        <w:pStyle w:val="NormalWeb"/>
        <w:divId w:val="145824197"/>
        <w:rPr>
          <w:rFonts w:ascii="Georgia" w:hAnsi="Georgia"/>
        </w:rPr>
      </w:pPr>
      <w:r>
        <w:rPr>
          <w:rStyle w:val="datalabel1"/>
          <w:rFonts w:ascii="Georgia" w:hAnsi="Georgia"/>
        </w:rPr>
        <w:t xml:space="preserve">Date of Assessment: </w:t>
      </w:r>
      <w:r>
        <w:rPr>
          <w:rFonts w:ascii="Georgia" w:hAnsi="Georgia"/>
        </w:rPr>
        <w:t>2022-05-16</w:t>
      </w:r>
    </w:p>
    <w:p w14:paraId="5CE84618" w14:textId="77777777" w:rsidR="00000000" w:rsidRDefault="00337D18">
      <w:pPr>
        <w:pStyle w:val="NormalWeb"/>
        <w:divId w:val="145824197"/>
        <w:rPr>
          <w:rFonts w:ascii="Georgia" w:hAnsi="Georgia"/>
        </w:rPr>
      </w:pPr>
      <w:r>
        <w:rPr>
          <w:rStyle w:val="datalabel1"/>
          <w:rFonts w:ascii="Georgia" w:hAnsi="Georgia"/>
        </w:rPr>
        <w:t xml:space="preserve">Assessor(s): </w:t>
      </w:r>
      <w:r>
        <w:rPr>
          <w:rFonts w:ascii="Georgia" w:hAnsi="Georgia"/>
        </w:rPr>
        <w:t>Pakkad, G.</w:t>
      </w:r>
    </w:p>
    <w:p w14:paraId="55D5EF9E" w14:textId="77777777" w:rsidR="00000000" w:rsidRDefault="00337D18">
      <w:pPr>
        <w:pStyle w:val="NormalWeb"/>
        <w:divId w:val="145824197"/>
        <w:rPr>
          <w:rFonts w:ascii="Georgia" w:hAnsi="Georgia"/>
        </w:rPr>
      </w:pPr>
      <w:r>
        <w:rPr>
          <w:rStyle w:val="datalabel1"/>
          <w:rFonts w:ascii="Georgia" w:hAnsi="Georgia"/>
        </w:rPr>
        <w:t xml:space="preserve">Regions: </w:t>
      </w:r>
      <w:r>
        <w:rPr>
          <w:rFonts w:ascii="Georgia" w:hAnsi="Georgia"/>
        </w:rPr>
        <w:t>Global</w:t>
      </w:r>
    </w:p>
    <w:p w14:paraId="0B5665A1" w14:textId="77777777" w:rsidR="00000000" w:rsidRDefault="00337D18">
      <w:pPr>
        <w:pStyle w:val="Heading2"/>
        <w:divId w:val="145824197"/>
        <w:rPr>
          <w:rFonts w:ascii="Georgia" w:eastAsia="Times New Roman" w:hAnsi="Georgia"/>
          <w:sz w:val="27"/>
          <w:szCs w:val="27"/>
        </w:rPr>
      </w:pPr>
      <w:r>
        <w:rPr>
          <w:rFonts w:ascii="Georgia" w:eastAsia="Times New Roman" w:hAnsi="Georgia"/>
          <w:sz w:val="27"/>
          <w:szCs w:val="27"/>
        </w:rPr>
        <w:t>Assessment Rationale</w:t>
      </w:r>
    </w:p>
    <w:p w14:paraId="0C85942E" w14:textId="12F21F46" w:rsidR="00000000" w:rsidRDefault="002650A5">
      <w:pPr>
        <w:pStyle w:val="NormalWeb"/>
        <w:divId w:val="145824197"/>
        <w:rPr>
          <w:rFonts w:ascii="Georgia" w:hAnsi="Georgia"/>
        </w:rPr>
      </w:pPr>
      <w:ins w:id="1" w:author="Jack Plummer" w:date="2022-08-19T17:28:00Z">
        <w:r>
          <w:rPr>
            <w:rFonts w:ascii="Georgia" w:hAnsi="Georgia"/>
          </w:rPr>
          <w:t xml:space="preserve">This </w:t>
        </w:r>
      </w:ins>
      <w:del w:id="2" w:author="Jack Plummer" w:date="2022-08-19T17:29:00Z">
        <w:r w:rsidR="00337D18" w:rsidDel="002650A5">
          <w:rPr>
            <w:rFonts w:ascii="Georgia" w:hAnsi="Georgia"/>
          </w:rPr>
          <w:delText>S</w:delText>
        </w:r>
      </w:del>
      <w:ins w:id="3" w:author="Jack Plummer" w:date="2022-08-19T17:29:00Z">
        <w:r>
          <w:rPr>
            <w:rFonts w:ascii="Georgia" w:hAnsi="Georgia"/>
          </w:rPr>
          <w:t>s</w:t>
        </w:r>
      </w:ins>
      <w:r w:rsidR="00337D18">
        <w:rPr>
          <w:rFonts w:ascii="Georgia" w:hAnsi="Georgia"/>
        </w:rPr>
        <w:t>pecies</w:t>
      </w:r>
      <w:ins w:id="4" w:author="Jack Plummer" w:date="2022-08-19T17:29:00Z">
        <w:r>
          <w:rPr>
            <w:rFonts w:ascii="Georgia" w:hAnsi="Georgia"/>
          </w:rPr>
          <w:t xml:space="preserve">, endemic to </w:t>
        </w:r>
        <w:proofErr w:type="spellStart"/>
        <w:r>
          <w:rPr>
            <w:rFonts w:ascii="Georgia" w:hAnsi="Georgia"/>
          </w:rPr>
          <w:t>Tak</w:t>
        </w:r>
        <w:proofErr w:type="spellEnd"/>
        <w:r>
          <w:rPr>
            <w:rFonts w:ascii="Georgia" w:hAnsi="Georgia"/>
          </w:rPr>
          <w:t xml:space="preserve"> province in Thailand,</w:t>
        </w:r>
      </w:ins>
      <w:r w:rsidR="00337D18">
        <w:rPr>
          <w:rFonts w:ascii="Georgia" w:hAnsi="Georgia"/>
        </w:rPr>
        <w:t xml:space="preserve"> is </w:t>
      </w:r>
      <w:ins w:id="5" w:author="Jack Plummer" w:date="2022-08-19T17:32:00Z">
        <w:r>
          <w:rPr>
            <w:rFonts w:ascii="Georgia" w:hAnsi="Georgia"/>
          </w:rPr>
          <w:t xml:space="preserve">only </w:t>
        </w:r>
      </w:ins>
      <w:r w:rsidR="00337D18">
        <w:rPr>
          <w:rFonts w:ascii="Georgia" w:hAnsi="Georgia"/>
        </w:rPr>
        <w:t xml:space="preserve">known from </w:t>
      </w:r>
      <w:ins w:id="6" w:author="Jack Plummer" w:date="2022-08-19T17:32:00Z">
        <w:r>
          <w:rPr>
            <w:rFonts w:ascii="Georgia" w:hAnsi="Georgia"/>
          </w:rPr>
          <w:t xml:space="preserve">Mae </w:t>
        </w:r>
        <w:proofErr w:type="spellStart"/>
        <w:r>
          <w:rPr>
            <w:rFonts w:ascii="Georgia" w:hAnsi="Georgia"/>
          </w:rPr>
          <w:t>Tuen</w:t>
        </w:r>
        <w:proofErr w:type="spellEnd"/>
        <w:r>
          <w:rPr>
            <w:rFonts w:ascii="Georgia" w:hAnsi="Georgia"/>
          </w:rPr>
          <w:t xml:space="preserve"> Wildlife Sanctuary</w:t>
        </w:r>
      </w:ins>
      <w:del w:id="7" w:author="Jack Plummer" w:date="2022-08-19T17:32:00Z">
        <w:r w:rsidR="00337D18" w:rsidDel="002650A5">
          <w:rPr>
            <w:rFonts w:ascii="Georgia" w:hAnsi="Georgia"/>
          </w:rPr>
          <w:delText>one collection site</w:delText>
        </w:r>
      </w:del>
      <w:r w:rsidR="00337D18">
        <w:rPr>
          <w:rFonts w:ascii="Georgia" w:hAnsi="Georgia"/>
        </w:rPr>
        <w:t>. Based on georeferenced herbarium specimens, the area of occupancy is estimated as 4 km</w:t>
      </w:r>
      <w:r w:rsidR="00337D18">
        <w:rPr>
          <w:rFonts w:ascii="Georgia" w:hAnsi="Georgia"/>
          <w:vertAlign w:val="superscript"/>
        </w:rPr>
        <w:t>2</w:t>
      </w:r>
      <w:r w:rsidR="00337D18">
        <w:rPr>
          <w:rFonts w:ascii="Georgia" w:hAnsi="Georgia"/>
        </w:rPr>
        <w:t>, falling within the threshold values for the Critically Endanger</w:t>
      </w:r>
      <w:r w:rsidR="00337D18">
        <w:rPr>
          <w:rFonts w:ascii="Georgia" w:hAnsi="Georgia"/>
        </w:rPr>
        <w:t>ed category under criterion B2</w:t>
      </w:r>
      <w:r w:rsidR="00337D18">
        <w:rPr>
          <w:rFonts w:ascii="Georgia" w:hAnsi="Georgia"/>
        </w:rPr>
        <w:t>.</w:t>
      </w:r>
      <w:del w:id="8" w:author="Jack Plummer" w:date="2022-08-19T17:29:00Z">
        <w:r w:rsidR="00337D18" w:rsidDel="002650A5">
          <w:rPr>
            <w:rFonts w:ascii="Georgia" w:hAnsi="Georgia"/>
          </w:rPr>
          <w:delText xml:space="preserve"> While this is likely to be an underestimate as botanical inventory is incomplete across its distribution, it is considered unlikely that the true value exceeds the Critically Endangered threshold of 10 km</w:delText>
        </w:r>
        <w:r w:rsidR="00337D18" w:rsidDel="002650A5">
          <w:rPr>
            <w:rFonts w:ascii="Georgia" w:hAnsi="Georgia"/>
            <w:vertAlign w:val="superscript"/>
          </w:rPr>
          <w:delText>2</w:delText>
        </w:r>
        <w:r w:rsidR="00337D18" w:rsidDel="002650A5">
          <w:rPr>
            <w:rFonts w:ascii="Georgia" w:hAnsi="Georgia"/>
          </w:rPr>
          <w:delText>.</w:delText>
        </w:r>
      </w:del>
      <w:r w:rsidR="00337D18">
        <w:rPr>
          <w:rFonts w:ascii="Georgia" w:hAnsi="Georgia"/>
        </w:rPr>
        <w:t xml:space="preserve"> </w:t>
      </w:r>
      <w:commentRangeStart w:id="9"/>
      <w:commentRangeStart w:id="10"/>
      <w:r w:rsidR="00337D18">
        <w:rPr>
          <w:rFonts w:ascii="Georgia" w:hAnsi="Georgia"/>
        </w:rPr>
        <w:t xml:space="preserve">The major threat </w:t>
      </w:r>
      <w:r w:rsidR="00337D18">
        <w:rPr>
          <w:rFonts w:ascii="Georgia" w:hAnsi="Georgia"/>
        </w:rPr>
        <w:t xml:space="preserve">to the species is urbanization across its range, which is inferred to be contributing to a continuing decline in habitat area, extent, and quality. </w:t>
      </w:r>
      <w:commentRangeEnd w:id="9"/>
      <w:r>
        <w:rPr>
          <w:rStyle w:val="CommentReference"/>
        </w:rPr>
        <w:commentReference w:id="9"/>
      </w:r>
      <w:commentRangeEnd w:id="10"/>
      <w:r>
        <w:rPr>
          <w:rStyle w:val="CommentReference"/>
        </w:rPr>
        <w:commentReference w:id="10"/>
      </w:r>
      <w:r w:rsidR="00337D18">
        <w:rPr>
          <w:rFonts w:ascii="Georgia" w:hAnsi="Georgia"/>
        </w:rPr>
        <w:t xml:space="preserve">The species </w:t>
      </w:r>
      <w:proofErr w:type="gramStart"/>
      <w:r w:rsidR="00337D18">
        <w:rPr>
          <w:rFonts w:ascii="Georgia" w:hAnsi="Georgia"/>
        </w:rPr>
        <w:t>is considered to be</w:t>
      </w:r>
      <w:proofErr w:type="gramEnd"/>
      <w:r w:rsidR="00337D18">
        <w:rPr>
          <w:rFonts w:ascii="Georgia" w:hAnsi="Georgia"/>
        </w:rPr>
        <w:t xml:space="preserve"> restricted to one location. </w:t>
      </w:r>
      <w:commentRangeStart w:id="11"/>
      <w:r w:rsidR="00337D18" w:rsidRPr="00404EF9">
        <w:rPr>
          <w:rFonts w:ascii="Georgia" w:hAnsi="Georgia"/>
          <w:strike/>
          <w:rPrChange w:id="12" w:author="Jack Plummer" w:date="2022-08-19T17:35:00Z">
            <w:rPr>
              <w:rFonts w:ascii="Georgia" w:hAnsi="Georgia"/>
            </w:rPr>
          </w:rPrChange>
        </w:rPr>
        <w:t>There is limited population information availabl</w:t>
      </w:r>
      <w:r w:rsidR="00337D18" w:rsidRPr="00404EF9">
        <w:rPr>
          <w:rFonts w:ascii="Georgia" w:hAnsi="Georgia"/>
          <w:strike/>
          <w:rPrChange w:id="13" w:author="Jack Plummer" w:date="2022-08-19T17:35:00Z">
            <w:rPr>
              <w:rFonts w:ascii="Georgia" w:hAnsi="Georgia"/>
            </w:rPr>
          </w:rPrChange>
        </w:rPr>
        <w:t>e</w:t>
      </w:r>
      <w:commentRangeEnd w:id="11"/>
      <w:r w:rsidR="00404EF9">
        <w:rPr>
          <w:rStyle w:val="CommentReference"/>
        </w:rPr>
        <w:commentReference w:id="11"/>
      </w:r>
      <w:r w:rsidR="00337D18">
        <w:rPr>
          <w:rFonts w:ascii="Georgia" w:hAnsi="Georgia"/>
        </w:rPr>
        <w:t xml:space="preserve">, </w:t>
      </w:r>
      <w:ins w:id="14" w:author="Jack Plummer" w:date="2022-08-19T17:35:00Z">
        <w:r w:rsidR="00404EF9">
          <w:rPr>
            <w:rFonts w:ascii="Georgia" w:hAnsi="Georgia"/>
          </w:rPr>
          <w:t xml:space="preserve">The only known subpopulation comprises eight mature individuals; </w:t>
        </w:r>
      </w:ins>
      <w:del w:id="15" w:author="Jack Plummer" w:date="2022-08-19T17:35:00Z">
        <w:r w:rsidR="00337D18" w:rsidDel="00404EF9">
          <w:rPr>
            <w:rFonts w:ascii="Georgia" w:hAnsi="Georgia"/>
          </w:rPr>
          <w:delText xml:space="preserve">but </w:delText>
        </w:r>
      </w:del>
      <w:r w:rsidR="00337D18">
        <w:rPr>
          <w:rFonts w:ascii="Georgia" w:hAnsi="Georgia"/>
        </w:rPr>
        <w:t xml:space="preserve">the population trend is </w:t>
      </w:r>
      <w:del w:id="16" w:author="Jack Plummer" w:date="2022-08-19T17:36:00Z">
        <w:r w:rsidR="00337D18" w:rsidDel="00404EF9">
          <w:rPr>
            <w:rFonts w:ascii="Georgia" w:hAnsi="Georgia"/>
          </w:rPr>
          <w:delText>suspected to be decreasing</w:delText>
        </w:r>
      </w:del>
      <w:ins w:id="17" w:author="Jack Plummer" w:date="2022-08-19T17:36:00Z">
        <w:r w:rsidR="00404EF9">
          <w:rPr>
            <w:rFonts w:ascii="Georgia" w:hAnsi="Georgia"/>
          </w:rPr>
          <w:t>unknown</w:t>
        </w:r>
      </w:ins>
      <w:r w:rsidR="00337D18">
        <w:rPr>
          <w:rFonts w:ascii="Georgia" w:hAnsi="Georgia"/>
        </w:rPr>
        <w:t>. It is not clear whether the population is severely fragmented or subject to extreme fluctuations. Taking a precautionary approach, the species is assessed as Critically Endangered B2ab(iii)</w:t>
      </w:r>
      <w:ins w:id="18" w:author="Jack Plummer" w:date="2022-08-19T17:37:00Z">
        <w:r w:rsidR="00404EF9">
          <w:rPr>
            <w:rFonts w:ascii="Georgia" w:hAnsi="Georgia"/>
          </w:rPr>
          <w:t>; D</w:t>
        </w:r>
      </w:ins>
      <w:r w:rsidR="00337D18">
        <w:rPr>
          <w:rFonts w:ascii="Georgia" w:hAnsi="Georgia"/>
        </w:rPr>
        <w:t xml:space="preserve"> owing t</w:t>
      </w:r>
      <w:r w:rsidR="00337D18">
        <w:rPr>
          <w:rFonts w:ascii="Georgia" w:hAnsi="Georgia"/>
        </w:rPr>
        <w:t>o its restricted AOO, limited number of locations,</w:t>
      </w:r>
      <w:del w:id="19" w:author="Jack Plummer" w:date="2022-08-19T17:37:00Z">
        <w:r w:rsidR="00337D18" w:rsidDel="00404EF9">
          <w:rPr>
            <w:rFonts w:ascii="Georgia" w:hAnsi="Georgia"/>
          </w:rPr>
          <w:delText xml:space="preserve"> and</w:delText>
        </w:r>
      </w:del>
      <w:r w:rsidR="00337D18">
        <w:rPr>
          <w:rFonts w:ascii="Georgia" w:hAnsi="Georgia"/>
        </w:rPr>
        <w:t xml:space="preserve"> continuing habitat decline</w:t>
      </w:r>
      <w:ins w:id="20" w:author="Jack Plummer" w:date="2022-08-19T17:37:00Z">
        <w:r w:rsidR="00404EF9">
          <w:rPr>
            <w:rFonts w:ascii="Georgia" w:hAnsi="Georgia"/>
          </w:rPr>
          <w:t>, and highly restricted population size</w:t>
        </w:r>
      </w:ins>
      <w:r w:rsidR="00337D18">
        <w:rPr>
          <w:rFonts w:ascii="Georgia" w:hAnsi="Georgia"/>
        </w:rPr>
        <w:t>. As the species is poorly studied, and suspected to be under-collected, further research into its distribution and population status will be necessary to validate this assess</w:t>
      </w:r>
      <w:r w:rsidR="00337D18">
        <w:rPr>
          <w:rFonts w:ascii="Georgia" w:hAnsi="Georgia"/>
        </w:rPr>
        <w:t>ment of extinction risk.</w:t>
      </w:r>
    </w:p>
    <w:p w14:paraId="7B924F25" w14:textId="77777777" w:rsidR="00000000" w:rsidRDefault="00337D18">
      <w:pPr>
        <w:pStyle w:val="Heading1"/>
        <w:divId w:val="1767338388"/>
        <w:rPr>
          <w:rFonts w:ascii="Georgia" w:eastAsia="Times New Roman" w:hAnsi="Georgia"/>
          <w:sz w:val="29"/>
          <w:szCs w:val="29"/>
        </w:rPr>
      </w:pPr>
      <w:r>
        <w:rPr>
          <w:rFonts w:ascii="Georgia" w:eastAsia="Times New Roman" w:hAnsi="Georgia"/>
          <w:sz w:val="29"/>
          <w:szCs w:val="29"/>
        </w:rPr>
        <w:t>Distribution</w:t>
      </w:r>
    </w:p>
    <w:p w14:paraId="36F3459D" w14:textId="77777777" w:rsidR="00000000" w:rsidRDefault="00337D18">
      <w:pPr>
        <w:pStyle w:val="Heading2"/>
        <w:divId w:val="1767338388"/>
        <w:rPr>
          <w:rFonts w:ascii="Georgia" w:eastAsia="Times New Roman" w:hAnsi="Georgia"/>
          <w:sz w:val="27"/>
          <w:szCs w:val="27"/>
        </w:rPr>
      </w:pPr>
      <w:r>
        <w:rPr>
          <w:rFonts w:ascii="Georgia" w:eastAsia="Times New Roman" w:hAnsi="Georgia"/>
          <w:sz w:val="27"/>
          <w:szCs w:val="27"/>
        </w:rPr>
        <w:t>Geographic Range</w:t>
      </w:r>
    </w:p>
    <w:p w14:paraId="2DC26596" w14:textId="0DD4805F" w:rsidR="00000000" w:rsidRDefault="00337D18">
      <w:pPr>
        <w:pStyle w:val="NormalWeb"/>
        <w:divId w:val="1767338388"/>
        <w:rPr>
          <w:rFonts w:ascii="Georgia" w:hAnsi="Georgia"/>
        </w:rPr>
      </w:pPr>
      <w:r>
        <w:rPr>
          <w:rFonts w:ascii="Georgia" w:hAnsi="Georgia"/>
        </w:rPr>
        <w:t xml:space="preserve">The species is endemic to Thailand. It has </w:t>
      </w:r>
      <w:ins w:id="21" w:author="Jack Plummer" w:date="2022-08-19T17:30:00Z">
        <w:r w:rsidR="002650A5">
          <w:rPr>
            <w:rFonts w:ascii="Georgia" w:hAnsi="Georgia"/>
          </w:rPr>
          <w:t xml:space="preserve">only </w:t>
        </w:r>
      </w:ins>
      <w:r>
        <w:rPr>
          <w:rFonts w:ascii="Georgia" w:hAnsi="Georgia"/>
        </w:rPr>
        <w:t xml:space="preserve">been documented from </w:t>
      </w:r>
      <w:del w:id="22" w:author="Jack Plummer" w:date="2022-08-19T17:30:00Z">
        <w:r w:rsidDel="002650A5">
          <w:rPr>
            <w:rFonts w:ascii="Georgia" w:hAnsi="Georgia"/>
          </w:rPr>
          <w:delText xml:space="preserve">the province of Tak on </w:delText>
        </w:r>
      </w:del>
      <w:r>
        <w:rPr>
          <w:rFonts w:ascii="Georgia" w:hAnsi="Georgia"/>
        </w:rPr>
        <w:t xml:space="preserve">Mae </w:t>
      </w:r>
      <w:proofErr w:type="spellStart"/>
      <w:r>
        <w:rPr>
          <w:rFonts w:ascii="Georgia" w:hAnsi="Georgia"/>
        </w:rPr>
        <w:t>Tuen</w:t>
      </w:r>
      <w:proofErr w:type="spellEnd"/>
      <w:r>
        <w:rPr>
          <w:rFonts w:ascii="Georgia" w:hAnsi="Georgia"/>
        </w:rPr>
        <w:t xml:space="preserve"> Wildlife Sanctuary</w:t>
      </w:r>
      <w:ins w:id="23" w:author="Jack Plummer" w:date="2022-08-19T17:30:00Z">
        <w:r w:rsidR="002650A5">
          <w:rPr>
            <w:rFonts w:ascii="Georgia" w:hAnsi="Georgia"/>
          </w:rPr>
          <w:t xml:space="preserve"> in </w:t>
        </w:r>
        <w:proofErr w:type="spellStart"/>
        <w:r w:rsidR="002650A5">
          <w:rPr>
            <w:rFonts w:ascii="Georgia" w:hAnsi="Georgia"/>
          </w:rPr>
          <w:t>Tak</w:t>
        </w:r>
        <w:proofErr w:type="spellEnd"/>
        <w:r w:rsidR="002650A5">
          <w:rPr>
            <w:rFonts w:ascii="Georgia" w:hAnsi="Georgia"/>
          </w:rPr>
          <w:t> province</w:t>
        </w:r>
      </w:ins>
      <w:r>
        <w:rPr>
          <w:rFonts w:ascii="Georgia" w:hAnsi="Georgia"/>
        </w:rPr>
        <w:t xml:space="preserve">. It occurs in dry deciduous forest </w:t>
      </w:r>
      <w:del w:id="24" w:author="Jack Plummer" w:date="2022-08-19T17:33:00Z">
        <w:r w:rsidDel="00404EF9">
          <w:rPr>
            <w:rFonts w:ascii="Georgia" w:hAnsi="Georgia"/>
          </w:rPr>
          <w:delText>up to</w:delText>
        </w:r>
      </w:del>
      <w:ins w:id="25" w:author="Jack Plummer" w:date="2022-08-19T17:33:00Z">
        <w:r w:rsidR="00404EF9">
          <w:rPr>
            <w:rFonts w:ascii="Georgia" w:hAnsi="Georgia"/>
          </w:rPr>
          <w:t>between</w:t>
        </w:r>
      </w:ins>
      <w:r>
        <w:rPr>
          <w:rFonts w:ascii="Georgia" w:hAnsi="Georgia"/>
        </w:rPr>
        <w:t xml:space="preserve"> 200</w:t>
      </w:r>
      <w:ins w:id="26" w:author="Jack Plummer" w:date="2022-08-19T17:33:00Z">
        <w:r w:rsidR="00404EF9">
          <w:rPr>
            <w:rFonts w:ascii="Georgia" w:hAnsi="Georgia"/>
          </w:rPr>
          <w:t>-800</w:t>
        </w:r>
      </w:ins>
      <w:r>
        <w:rPr>
          <w:rFonts w:ascii="Georgia" w:hAnsi="Georgia"/>
        </w:rPr>
        <w:t xml:space="preserve"> m asl. Survey work is recommended to iden</w:t>
      </w:r>
      <w:r>
        <w:rPr>
          <w:rFonts w:ascii="Georgia" w:hAnsi="Georgia"/>
        </w:rPr>
        <w:t>tify whether any further subpopulations occur in Thailand. </w:t>
      </w:r>
    </w:p>
    <w:p w14:paraId="15C00542" w14:textId="77777777" w:rsidR="00000000" w:rsidRDefault="00337D18">
      <w:pPr>
        <w:pStyle w:val="Heading2"/>
        <w:divId w:val="1767338388"/>
        <w:rPr>
          <w:rFonts w:ascii="Georgia" w:eastAsia="Times New Roman" w:hAnsi="Georgia"/>
          <w:sz w:val="27"/>
          <w:szCs w:val="27"/>
        </w:rPr>
      </w:pPr>
      <w:r>
        <w:rPr>
          <w:rFonts w:ascii="Georgia" w:eastAsia="Times New Roman" w:hAnsi="Georgia"/>
          <w:sz w:val="27"/>
          <w:szCs w:val="27"/>
        </w:rPr>
        <w:lastRenderedPageBreak/>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000000" w14:paraId="24DA6E10" w14:textId="77777777">
        <w:trPr>
          <w:divId w:val="1767338388"/>
          <w:tblCellSpacing w:w="15" w:type="dxa"/>
        </w:trPr>
        <w:tc>
          <w:tcPr>
            <w:tcW w:w="0" w:type="auto"/>
            <w:tcBorders>
              <w:bottom w:val="single" w:sz="6" w:space="0" w:color="000000"/>
            </w:tcBorders>
            <w:shd w:val="clear" w:color="auto" w:fill="BBBBBB"/>
            <w:vAlign w:val="center"/>
            <w:hideMark/>
          </w:tcPr>
          <w:p w14:paraId="02967FAF"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62AD13B8"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46DD9D4" w14:textId="77777777">
        <w:trPr>
          <w:divId w:val="1767338388"/>
          <w:tblCellSpacing w:w="15" w:type="dxa"/>
        </w:trPr>
        <w:tc>
          <w:tcPr>
            <w:tcW w:w="0" w:type="auto"/>
            <w:vAlign w:val="center"/>
            <w:hideMark/>
          </w:tcPr>
          <w:p w14:paraId="6ABD1BB9" w14:textId="77777777" w:rsidR="00000000" w:rsidRDefault="00337D18">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73DD8615" w14:textId="77777777" w:rsidR="00000000" w:rsidRDefault="00337D18">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w:t>
            </w:r>
          </w:p>
        </w:tc>
      </w:tr>
    </w:tbl>
    <w:p w14:paraId="554A59C7" w14:textId="77777777" w:rsidR="00000000" w:rsidRDefault="00337D18">
      <w:pPr>
        <w:divId w:val="176733838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000000" w14:paraId="70E89050" w14:textId="77777777">
        <w:trPr>
          <w:divId w:val="1767338388"/>
          <w:tblCellSpacing w:w="15" w:type="dxa"/>
        </w:trPr>
        <w:tc>
          <w:tcPr>
            <w:tcW w:w="0" w:type="auto"/>
            <w:tcBorders>
              <w:bottom w:val="single" w:sz="6" w:space="0" w:color="000000"/>
            </w:tcBorders>
            <w:shd w:val="clear" w:color="auto" w:fill="BBBBBB"/>
            <w:vAlign w:val="center"/>
            <w:hideMark/>
          </w:tcPr>
          <w:p w14:paraId="2063173D"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147F40E0"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2CEF2C0" w14:textId="77777777">
        <w:trPr>
          <w:divId w:val="1767338388"/>
          <w:tblCellSpacing w:w="15" w:type="dxa"/>
        </w:trPr>
        <w:tc>
          <w:tcPr>
            <w:tcW w:w="0" w:type="auto"/>
            <w:vAlign w:val="center"/>
            <w:hideMark/>
          </w:tcPr>
          <w:p w14:paraId="24F53D15" w14:textId="77777777" w:rsidR="00000000" w:rsidRDefault="00337D18">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F351762"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38439C2C" w14:textId="77777777" w:rsidR="00000000" w:rsidRDefault="00337D18">
      <w:pPr>
        <w:pStyle w:val="Heading2"/>
        <w:divId w:val="1767338388"/>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18"/>
        <w:gridCol w:w="7392"/>
      </w:tblGrid>
      <w:tr w:rsidR="002650A5" w14:paraId="605F95D5" w14:textId="77777777">
        <w:trPr>
          <w:divId w:val="1767338388"/>
          <w:tblCellSpacing w:w="15" w:type="dxa"/>
        </w:trPr>
        <w:tc>
          <w:tcPr>
            <w:tcW w:w="0" w:type="auto"/>
            <w:tcBorders>
              <w:bottom w:val="single" w:sz="6" w:space="0" w:color="000000"/>
            </w:tcBorders>
            <w:shd w:val="clear" w:color="auto" w:fill="BBBBBB"/>
            <w:vAlign w:val="center"/>
            <w:hideMark/>
          </w:tcPr>
          <w:p w14:paraId="14CB1775"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E4FA451"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Justificat</w:t>
            </w:r>
            <w:r>
              <w:rPr>
                <w:rFonts w:ascii="Georgia" w:eastAsia="Times New Roman" w:hAnsi="Georgia"/>
                <w:b/>
                <w:bCs/>
                <w:sz w:val="18"/>
                <w:szCs w:val="18"/>
              </w:rPr>
              <w:t>ion</w:t>
            </w:r>
          </w:p>
        </w:tc>
      </w:tr>
      <w:tr w:rsidR="002650A5" w14:paraId="15C34E4D" w14:textId="77777777">
        <w:trPr>
          <w:divId w:val="1767338388"/>
          <w:tblCellSpacing w:w="15" w:type="dxa"/>
        </w:trPr>
        <w:tc>
          <w:tcPr>
            <w:tcW w:w="0" w:type="auto"/>
            <w:vAlign w:val="center"/>
            <w:hideMark/>
          </w:tcPr>
          <w:p w14:paraId="4E04077C" w14:textId="77777777" w:rsidR="00000000" w:rsidRDefault="00337D18">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0BA00A99" w14:textId="7B0EFF0B" w:rsidR="00000000" w:rsidRDefault="00337D18">
            <w:pPr>
              <w:spacing w:after="75"/>
              <w:rPr>
                <w:rFonts w:ascii="Georgia" w:eastAsia="Times New Roman" w:hAnsi="Georgia"/>
                <w:sz w:val="18"/>
                <w:szCs w:val="18"/>
              </w:rPr>
            </w:pPr>
            <w:r>
              <w:rPr>
                <w:rFonts w:ascii="Georgia" w:eastAsia="Times New Roman" w:hAnsi="Georgia"/>
                <w:sz w:val="18"/>
                <w:szCs w:val="18"/>
              </w:rPr>
              <w:t xml:space="preserve">It </w:t>
            </w:r>
            <w:del w:id="27" w:author="Jack Plummer" w:date="2022-08-19T17:31:00Z">
              <w:r w:rsidDel="002650A5">
                <w:rPr>
                  <w:rFonts w:ascii="Georgia" w:eastAsia="Times New Roman" w:hAnsi="Georgia"/>
                  <w:sz w:val="18"/>
                  <w:szCs w:val="18"/>
                </w:rPr>
                <w:delText>has been documented from the province of Tak,</w:delText>
              </w:r>
            </w:del>
            <w:ins w:id="28" w:author="Jack Plummer" w:date="2022-08-19T17:31:00Z">
              <w:r w:rsidR="002650A5">
                <w:rPr>
                  <w:rFonts w:ascii="Georgia" w:eastAsia="Times New Roman" w:hAnsi="Georgia"/>
                  <w:sz w:val="18"/>
                  <w:szCs w:val="18"/>
                </w:rPr>
                <w:t xml:space="preserve">is only known from </w:t>
              </w:r>
            </w:ins>
            <w:del w:id="29" w:author="Jack Plummer" w:date="2022-08-19T17:32:00Z">
              <w:r w:rsidDel="002650A5">
                <w:rPr>
                  <w:rFonts w:ascii="Georgia" w:eastAsia="Times New Roman" w:hAnsi="Georgia"/>
                  <w:sz w:val="18"/>
                  <w:szCs w:val="18"/>
                </w:rPr>
                <w:delText xml:space="preserve"> </w:delText>
              </w:r>
            </w:del>
            <w:r>
              <w:rPr>
                <w:rFonts w:ascii="Georgia" w:eastAsia="Times New Roman" w:hAnsi="Georgia"/>
                <w:sz w:val="18"/>
                <w:szCs w:val="18"/>
              </w:rPr>
              <w:t xml:space="preserve">Mae </w:t>
            </w:r>
            <w:proofErr w:type="spellStart"/>
            <w:r>
              <w:rPr>
                <w:rFonts w:ascii="Georgia" w:eastAsia="Times New Roman" w:hAnsi="Georgia"/>
                <w:sz w:val="18"/>
                <w:szCs w:val="18"/>
              </w:rPr>
              <w:t>Tuen</w:t>
            </w:r>
            <w:proofErr w:type="spellEnd"/>
            <w:r>
              <w:rPr>
                <w:rFonts w:ascii="Georgia" w:eastAsia="Times New Roman" w:hAnsi="Georgia"/>
                <w:sz w:val="18"/>
                <w:szCs w:val="18"/>
              </w:rPr>
              <w:t xml:space="preserve"> Wildlife sanctuary</w:t>
            </w:r>
            <w:ins w:id="30" w:author="Jack Plummer" w:date="2022-08-19T17:31:00Z">
              <w:r w:rsidR="002650A5">
                <w:rPr>
                  <w:rFonts w:ascii="Georgia" w:eastAsia="Times New Roman" w:hAnsi="Georgia"/>
                  <w:sz w:val="18"/>
                  <w:szCs w:val="18"/>
                </w:rPr>
                <w:t>, threatened by shifting a</w:t>
              </w:r>
            </w:ins>
            <w:ins w:id="31" w:author="Jack Plummer" w:date="2022-08-19T17:32:00Z">
              <w:r w:rsidR="002650A5">
                <w:rPr>
                  <w:rFonts w:ascii="Georgia" w:eastAsia="Times New Roman" w:hAnsi="Georgia"/>
                  <w:sz w:val="18"/>
                  <w:szCs w:val="18"/>
                </w:rPr>
                <w:t>gricultural practices</w:t>
              </w:r>
            </w:ins>
            <w:r>
              <w:rPr>
                <w:rFonts w:ascii="Georgia" w:eastAsia="Times New Roman" w:hAnsi="Georgia"/>
                <w:sz w:val="18"/>
                <w:szCs w:val="18"/>
              </w:rPr>
              <w:t>.</w:t>
            </w:r>
          </w:p>
        </w:tc>
      </w:tr>
    </w:tbl>
    <w:p w14:paraId="009F94BA" w14:textId="77777777" w:rsidR="00000000" w:rsidRDefault="00337D18">
      <w:pPr>
        <w:pStyle w:val="Heading2"/>
        <w:divId w:val="1767338388"/>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34"/>
        <w:gridCol w:w="5576"/>
      </w:tblGrid>
      <w:tr w:rsidR="00000000" w14:paraId="285753CB" w14:textId="77777777">
        <w:trPr>
          <w:divId w:val="1767338388"/>
          <w:tblCellSpacing w:w="15" w:type="dxa"/>
        </w:trPr>
        <w:tc>
          <w:tcPr>
            <w:tcW w:w="0" w:type="auto"/>
            <w:tcBorders>
              <w:bottom w:val="single" w:sz="6" w:space="0" w:color="000000"/>
            </w:tcBorders>
            <w:shd w:val="clear" w:color="auto" w:fill="BBBBBB"/>
            <w:vAlign w:val="center"/>
            <w:hideMark/>
          </w:tcPr>
          <w:p w14:paraId="05195241"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3775414F"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2D8F44E" w14:textId="77777777">
        <w:trPr>
          <w:divId w:val="1767338388"/>
          <w:tblCellSpacing w:w="15" w:type="dxa"/>
        </w:trPr>
        <w:tc>
          <w:tcPr>
            <w:tcW w:w="0" w:type="auto"/>
            <w:vAlign w:val="center"/>
            <w:hideMark/>
          </w:tcPr>
          <w:p w14:paraId="3936500A" w14:textId="77777777" w:rsidR="00000000"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3A9596F" w14:textId="0D02F40B" w:rsidR="00000000" w:rsidRDefault="00337D18">
            <w:pPr>
              <w:spacing w:after="75"/>
              <w:rPr>
                <w:rFonts w:ascii="Georgia" w:eastAsia="Times New Roman" w:hAnsi="Georgia"/>
                <w:sz w:val="18"/>
                <w:szCs w:val="18"/>
              </w:rPr>
            </w:pPr>
            <w:del w:id="32" w:author="Jack Plummer" w:date="2022-08-19T17:32:00Z">
              <w:r w:rsidDel="002650A5">
                <w:rPr>
                  <w:rFonts w:ascii="Georgia" w:eastAsia="Times New Roman" w:hAnsi="Georgia"/>
                  <w:sz w:val="18"/>
                  <w:szCs w:val="18"/>
                </w:rPr>
                <w:delText>Recently, the</w:delText>
              </w:r>
            </w:del>
            <w:ins w:id="33" w:author="Jack Plummer" w:date="2022-08-19T17:32:00Z">
              <w:r w:rsidR="002650A5">
                <w:rPr>
                  <w:rFonts w:ascii="Georgia" w:eastAsia="Times New Roman" w:hAnsi="Georgia"/>
                  <w:sz w:val="18"/>
                  <w:szCs w:val="18"/>
                </w:rPr>
                <w:t>The</w:t>
              </w:r>
            </w:ins>
            <w:r>
              <w:rPr>
                <w:rFonts w:ascii="Georgia" w:eastAsia="Times New Roman" w:hAnsi="Georgia"/>
                <w:sz w:val="18"/>
                <w:szCs w:val="18"/>
              </w:rPr>
              <w:t xml:space="preserve"> species has been recorded at 400 and 800 m</w:t>
            </w:r>
            <w:del w:id="34" w:author="Jack Plummer" w:date="2022-08-19T17:33:00Z">
              <w:r w:rsidDel="002650A5">
                <w:rPr>
                  <w:rFonts w:ascii="Georgia" w:eastAsia="Times New Roman" w:hAnsi="Georgia"/>
                  <w:sz w:val="18"/>
                  <w:szCs w:val="18"/>
                </w:rPr>
                <w:delText>.</w:delText>
              </w:r>
            </w:del>
            <w:r>
              <w:rPr>
                <w:rFonts w:ascii="Georgia" w:eastAsia="Times New Roman" w:hAnsi="Georgia"/>
                <w:sz w:val="18"/>
                <w:szCs w:val="18"/>
              </w:rPr>
              <w:t xml:space="preserve"> asl</w:t>
            </w:r>
            <w:del w:id="35" w:author="Jack Plummer" w:date="2022-08-19T17:33:00Z">
              <w:r w:rsidDel="002650A5">
                <w:rPr>
                  <w:rFonts w:ascii="Georgia" w:eastAsia="Times New Roman" w:hAnsi="Georgia"/>
                  <w:sz w:val="18"/>
                  <w:szCs w:val="18"/>
                </w:rPr>
                <w:delText>.</w:delText>
              </w:r>
            </w:del>
            <w:r>
              <w:rPr>
                <w:rFonts w:ascii="Georgia" w:eastAsia="Times New Roman" w:hAnsi="Georgia"/>
                <w:sz w:val="18"/>
                <w:szCs w:val="18"/>
              </w:rPr>
              <w:t xml:space="preserve"> in </w:t>
            </w:r>
            <w:ins w:id="36" w:author="Jack Plummer" w:date="2022-08-19T17:33:00Z">
              <w:r w:rsidR="002650A5">
                <w:rPr>
                  <w:rFonts w:ascii="Georgia" w:eastAsia="Times New Roman" w:hAnsi="Georgia"/>
                  <w:sz w:val="18"/>
                  <w:szCs w:val="18"/>
                </w:rPr>
                <w:t>d</w:t>
              </w:r>
            </w:ins>
            <w:del w:id="37" w:author="Jack Plummer" w:date="2022-08-19T17:33:00Z">
              <w:r w:rsidDel="002650A5">
                <w:rPr>
                  <w:rFonts w:ascii="Georgia" w:eastAsia="Times New Roman" w:hAnsi="Georgia"/>
                  <w:sz w:val="18"/>
                  <w:szCs w:val="18"/>
                </w:rPr>
                <w:delText>D</w:delText>
              </w:r>
            </w:del>
            <w:r>
              <w:rPr>
                <w:rFonts w:ascii="Georgia" w:eastAsia="Times New Roman" w:hAnsi="Georgia"/>
                <w:sz w:val="18"/>
                <w:szCs w:val="18"/>
              </w:rPr>
              <w:t xml:space="preserve">ry </w:t>
            </w:r>
            <w:proofErr w:type="gramStart"/>
            <w:r>
              <w:rPr>
                <w:rFonts w:ascii="Georgia" w:eastAsia="Times New Roman" w:hAnsi="Georgia"/>
                <w:sz w:val="18"/>
                <w:szCs w:val="18"/>
              </w:rPr>
              <w:t>Dipterocarp forest</w:t>
            </w:r>
            <w:proofErr w:type="gramEnd"/>
            <w:r>
              <w:rPr>
                <w:rFonts w:ascii="Georgia" w:eastAsia="Times New Roman" w:hAnsi="Georgia"/>
                <w:sz w:val="18"/>
                <w:szCs w:val="18"/>
              </w:rPr>
              <w:t xml:space="preserve"> </w:t>
            </w:r>
            <w:ins w:id="38" w:author="Jack Plummer" w:date="2022-08-19T17:33:00Z">
              <w:r w:rsidR="002650A5">
                <w:rPr>
                  <w:rFonts w:ascii="Georgia" w:eastAsia="Times New Roman" w:hAnsi="Georgia"/>
                  <w:sz w:val="18"/>
                  <w:szCs w:val="18"/>
                </w:rPr>
                <w:t xml:space="preserve">in </w:t>
              </w:r>
            </w:ins>
            <w:del w:id="39" w:author="Jack Plummer" w:date="2022-08-19T17:33:00Z">
              <w:r w:rsidDel="002650A5">
                <w:rPr>
                  <w:rFonts w:ascii="Georgia" w:eastAsia="Times New Roman" w:hAnsi="Georgia"/>
                  <w:sz w:val="18"/>
                  <w:szCs w:val="18"/>
                </w:rPr>
                <w:delText xml:space="preserve">at </w:delText>
              </w:r>
            </w:del>
            <w:r>
              <w:rPr>
                <w:rFonts w:ascii="Georgia" w:eastAsia="Times New Roman" w:hAnsi="Georgia"/>
                <w:sz w:val="18"/>
                <w:szCs w:val="18"/>
              </w:rPr>
              <w:t xml:space="preserve">Mae </w:t>
            </w:r>
            <w:proofErr w:type="spellStart"/>
            <w:r>
              <w:rPr>
                <w:rFonts w:ascii="Georgia" w:eastAsia="Times New Roman" w:hAnsi="Georgia"/>
                <w:sz w:val="18"/>
                <w:szCs w:val="18"/>
              </w:rPr>
              <w:t>Tuen</w:t>
            </w:r>
            <w:proofErr w:type="spellEnd"/>
            <w:r>
              <w:rPr>
                <w:rFonts w:ascii="Georgia" w:eastAsia="Times New Roman" w:hAnsi="Georgia"/>
                <w:sz w:val="18"/>
                <w:szCs w:val="18"/>
              </w:rPr>
              <w:t xml:space="preserve"> Wildlife Sanctuary.</w:t>
            </w:r>
          </w:p>
        </w:tc>
      </w:tr>
    </w:tbl>
    <w:p w14:paraId="18212D47" w14:textId="77777777" w:rsidR="00000000" w:rsidRDefault="00337D18">
      <w:pPr>
        <w:pStyle w:val="Heading2"/>
        <w:divId w:val="1767338388"/>
        <w:rPr>
          <w:rFonts w:ascii="Georgia" w:eastAsia="Times New Roman" w:hAnsi="Georgia"/>
          <w:sz w:val="27"/>
          <w:szCs w:val="27"/>
        </w:rPr>
      </w:pPr>
      <w:r>
        <w:rPr>
          <w:rFonts w:ascii="Georgia" w:eastAsia="Times New Roman" w:hAnsi="Georgia"/>
          <w:sz w:val="27"/>
          <w:szCs w:val="27"/>
        </w:rPr>
        <w:t>Elevation / Depth / Depth Zones</w:t>
      </w:r>
    </w:p>
    <w:p w14:paraId="4BD2C792" w14:textId="77777777" w:rsidR="00000000" w:rsidRDefault="00337D18">
      <w:pPr>
        <w:pStyle w:val="NormalWeb"/>
        <w:divId w:val="1767338388"/>
        <w:rPr>
          <w:rFonts w:ascii="Georgia" w:hAnsi="Georgia"/>
        </w:rPr>
      </w:pPr>
      <w:r>
        <w:rPr>
          <w:rStyle w:val="datalabel1"/>
          <w:rFonts w:ascii="Georgia" w:hAnsi="Georgia"/>
        </w:rPr>
        <w:t xml:space="preserve">Elevation Lower Limit (in metres above sea level): </w:t>
      </w:r>
      <w:r>
        <w:rPr>
          <w:rFonts w:ascii="Georgia" w:hAnsi="Georgia"/>
        </w:rPr>
        <w:t>200</w:t>
      </w:r>
    </w:p>
    <w:p w14:paraId="703F1084" w14:textId="77777777" w:rsidR="00000000" w:rsidRDefault="00337D18">
      <w:pPr>
        <w:pStyle w:val="NormalWeb"/>
        <w:divId w:val="1767338388"/>
        <w:rPr>
          <w:rFonts w:ascii="Georgia" w:hAnsi="Georgia"/>
        </w:rPr>
      </w:pPr>
      <w:r>
        <w:rPr>
          <w:rStyle w:val="datalabel1"/>
          <w:rFonts w:ascii="Georgia" w:hAnsi="Georgia"/>
        </w:rPr>
        <w:t>Elevation Upper Limit (in metres above sea leve</w:t>
      </w:r>
      <w:r>
        <w:rPr>
          <w:rStyle w:val="datalabel1"/>
          <w:rFonts w:ascii="Georgia" w:hAnsi="Georgia"/>
        </w:rPr>
        <w:t xml:space="preserve">l): </w:t>
      </w:r>
      <w:r>
        <w:rPr>
          <w:rFonts w:ascii="Georgia" w:hAnsi="Georgia"/>
        </w:rPr>
        <w:t>800</w:t>
      </w:r>
    </w:p>
    <w:p w14:paraId="3E69880C" w14:textId="77777777" w:rsidR="00000000" w:rsidRDefault="00337D18">
      <w:pPr>
        <w:pStyle w:val="Heading2"/>
        <w:divId w:val="176733838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42"/>
        <w:gridCol w:w="1738"/>
        <w:gridCol w:w="985"/>
        <w:gridCol w:w="1004"/>
        <w:gridCol w:w="1228"/>
        <w:gridCol w:w="1147"/>
        <w:gridCol w:w="1091"/>
      </w:tblGrid>
      <w:tr w:rsidR="00000000" w14:paraId="0AB46936" w14:textId="77777777">
        <w:trPr>
          <w:divId w:val="1767338388"/>
          <w:tblCellSpacing w:w="15" w:type="dxa"/>
        </w:trPr>
        <w:tc>
          <w:tcPr>
            <w:tcW w:w="0" w:type="auto"/>
            <w:tcBorders>
              <w:bottom w:val="single" w:sz="6" w:space="0" w:color="000000"/>
            </w:tcBorders>
            <w:shd w:val="clear" w:color="auto" w:fill="BBBBBB"/>
            <w:vAlign w:val="center"/>
            <w:hideMark/>
          </w:tcPr>
          <w:p w14:paraId="71950401"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CC79DC9"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0FD18F1"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8B27ED6"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2B8B4CD"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2FD0D3E"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0F1C52A"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625943B"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Date restriction imposed</w:t>
            </w:r>
            <w:r>
              <w:rPr>
                <w:rFonts w:ascii="Georgia" w:eastAsia="Times New Roman" w:hAnsi="Georgia"/>
                <w:b/>
                <w:bCs/>
                <w:sz w:val="18"/>
                <w:szCs w:val="18"/>
              </w:rPr>
              <w:t>:</w:t>
            </w:r>
          </w:p>
        </w:tc>
      </w:tr>
      <w:tr w:rsidR="00000000" w14:paraId="5D89D238" w14:textId="77777777">
        <w:trPr>
          <w:divId w:val="1767338388"/>
          <w:tblCellSpacing w:w="15" w:type="dxa"/>
        </w:trPr>
        <w:tc>
          <w:tcPr>
            <w:tcW w:w="0" w:type="auto"/>
            <w:vAlign w:val="center"/>
            <w:hideMark/>
          </w:tcPr>
          <w:p w14:paraId="463504EC" w14:textId="77777777" w:rsidR="00000000" w:rsidRDefault="00337D18">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B0AB66F"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505C552" w14:textId="77777777" w:rsidR="00000000" w:rsidRDefault="00337D18">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w:t>
            </w:r>
            <w:proofErr w:type="spellStart"/>
            <w:r>
              <w:rPr>
                <w:rFonts w:ascii="Georgia" w:eastAsia="Times New Roman" w:hAnsi="Georgia"/>
                <w:sz w:val="18"/>
                <w:szCs w:val="18"/>
              </w:rPr>
              <w:t>Sawangchote</w:t>
            </w:r>
            <w:proofErr w:type="spellEnd"/>
            <w:del w:id="40" w:author="Jack Plummer" w:date="2022-08-19T17:33:00Z">
              <w:r w:rsidDel="00404EF9">
                <w:rPr>
                  <w:rFonts w:ascii="Georgia" w:eastAsia="Times New Roman" w:hAnsi="Georgia"/>
                  <w:sz w:val="18"/>
                  <w:szCs w:val="18"/>
                </w:rPr>
                <w:delText>,</w:delText>
              </w:r>
            </w:del>
            <w:r>
              <w:rPr>
                <w:rFonts w:ascii="Georgia" w:eastAsia="Times New Roman" w:hAnsi="Georgia"/>
                <w:sz w:val="18"/>
                <w:szCs w:val="18"/>
              </w:rPr>
              <w:t xml:space="preserve"> 2009, GBIF.org 2021).</w:t>
            </w:r>
          </w:p>
        </w:tc>
        <w:tc>
          <w:tcPr>
            <w:tcW w:w="0" w:type="auto"/>
            <w:vAlign w:val="center"/>
            <w:hideMark/>
          </w:tcPr>
          <w:p w14:paraId="296FC484"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D2BABE"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52ED1C"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5EF5BC"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005E75D"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0B529CB7" w14:textId="77777777" w:rsidR="00000000" w:rsidRDefault="00337D18">
      <w:pPr>
        <w:pStyle w:val="Heading2"/>
        <w:divId w:val="1767338388"/>
        <w:rPr>
          <w:rFonts w:ascii="Georgia" w:eastAsia="Times New Roman" w:hAnsi="Georgia"/>
          <w:sz w:val="27"/>
          <w:szCs w:val="27"/>
        </w:rPr>
      </w:pPr>
      <w:r>
        <w:rPr>
          <w:rFonts w:ascii="Georgia" w:eastAsia="Times New Roman" w:hAnsi="Georgia"/>
          <w:sz w:val="27"/>
          <w:szCs w:val="27"/>
        </w:rPr>
        <w:t>Biogeographic Realms</w:t>
      </w:r>
    </w:p>
    <w:p w14:paraId="7B52E14F" w14:textId="77777777" w:rsidR="00000000" w:rsidRDefault="00337D18">
      <w:pPr>
        <w:pStyle w:val="NormalWeb"/>
        <w:divId w:val="176733838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359A82D2" w14:textId="77777777" w:rsidR="00000000" w:rsidRDefault="00337D18">
      <w:pPr>
        <w:pStyle w:val="Heading1"/>
        <w:divId w:val="425542764"/>
        <w:rPr>
          <w:rFonts w:ascii="Georgia" w:eastAsia="Times New Roman" w:hAnsi="Georgia"/>
          <w:sz w:val="29"/>
          <w:szCs w:val="29"/>
        </w:rPr>
      </w:pPr>
      <w:r>
        <w:rPr>
          <w:rFonts w:ascii="Georgia" w:eastAsia="Times New Roman" w:hAnsi="Georgia"/>
          <w:sz w:val="29"/>
          <w:szCs w:val="29"/>
        </w:rPr>
        <w:lastRenderedPageBreak/>
        <w:t>Occurrence</w:t>
      </w:r>
    </w:p>
    <w:p w14:paraId="03997428" w14:textId="77777777" w:rsidR="00000000" w:rsidRDefault="00337D18">
      <w:pPr>
        <w:pStyle w:val="Heading2"/>
        <w:divId w:val="42554276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06E1560C" w14:textId="77777777">
        <w:trPr>
          <w:divId w:val="425542764"/>
          <w:tblCellSpacing w:w="15" w:type="dxa"/>
        </w:trPr>
        <w:tc>
          <w:tcPr>
            <w:tcW w:w="0" w:type="auto"/>
            <w:tcBorders>
              <w:bottom w:val="single" w:sz="6" w:space="0" w:color="000000"/>
            </w:tcBorders>
            <w:shd w:val="clear" w:color="auto" w:fill="BBBBBB"/>
            <w:vAlign w:val="center"/>
            <w:hideMark/>
          </w:tcPr>
          <w:p w14:paraId="3109C90C"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5F7292C5"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9757F5C"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BA3C690"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1505497F"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0E840C0D" w14:textId="77777777">
        <w:trPr>
          <w:divId w:val="425542764"/>
          <w:tblCellSpacing w:w="15" w:type="dxa"/>
        </w:trPr>
        <w:tc>
          <w:tcPr>
            <w:tcW w:w="0" w:type="auto"/>
            <w:tcBorders>
              <w:bottom w:val="single" w:sz="6" w:space="0" w:color="CCCCCC"/>
            </w:tcBorders>
            <w:vAlign w:val="center"/>
            <w:hideMark/>
          </w:tcPr>
          <w:p w14:paraId="0DAEB3B9" w14:textId="77777777" w:rsidR="00000000" w:rsidRDefault="00337D18">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02317DE1" w14:textId="77777777" w:rsidR="00000000" w:rsidRDefault="00337D18">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FB6C0A8" w14:textId="77777777" w:rsidR="00000000" w:rsidRDefault="00337D18">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109D568" w14:textId="77777777" w:rsidR="00000000" w:rsidRDefault="00337D18">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14CE899" w14:textId="77777777" w:rsidR="00000000" w:rsidRDefault="00337D18">
            <w:pPr>
              <w:spacing w:after="75"/>
              <w:rPr>
                <w:rFonts w:ascii="Georgia" w:eastAsia="Times New Roman" w:hAnsi="Georgia"/>
                <w:sz w:val="18"/>
                <w:szCs w:val="18"/>
              </w:rPr>
            </w:pPr>
            <w:r>
              <w:rPr>
                <w:rFonts w:ascii="Georgia" w:eastAsia="Times New Roman" w:hAnsi="Georgia"/>
                <w:sz w:val="18"/>
                <w:szCs w:val="18"/>
              </w:rPr>
              <w:t>Resident</w:t>
            </w:r>
          </w:p>
        </w:tc>
      </w:tr>
    </w:tbl>
    <w:p w14:paraId="7ACF19B9" w14:textId="77777777" w:rsidR="00000000" w:rsidRDefault="00337D18">
      <w:pPr>
        <w:pStyle w:val="Heading1"/>
        <w:divId w:val="162938912"/>
        <w:rPr>
          <w:rFonts w:ascii="Georgia" w:eastAsia="Times New Roman" w:hAnsi="Georgia"/>
          <w:sz w:val="29"/>
          <w:szCs w:val="29"/>
        </w:rPr>
      </w:pPr>
      <w:commentRangeStart w:id="41"/>
      <w:r>
        <w:rPr>
          <w:rFonts w:ascii="Georgia" w:eastAsia="Times New Roman" w:hAnsi="Georgia"/>
          <w:sz w:val="29"/>
          <w:szCs w:val="29"/>
        </w:rPr>
        <w:t>Population</w:t>
      </w:r>
      <w:commentRangeEnd w:id="41"/>
      <w:r w:rsidR="00404EF9">
        <w:rPr>
          <w:rStyle w:val="CommentReference"/>
          <w:b w:val="0"/>
          <w:bCs w:val="0"/>
          <w:color w:val="auto"/>
          <w:kern w:val="0"/>
        </w:rPr>
        <w:commentReference w:id="41"/>
      </w:r>
    </w:p>
    <w:p w14:paraId="761AC796" w14:textId="2C919627" w:rsidR="00000000" w:rsidRDefault="00337D18">
      <w:pPr>
        <w:pStyle w:val="NormalWeb"/>
        <w:divId w:val="162938912"/>
        <w:rPr>
          <w:rFonts w:ascii="Georgia" w:hAnsi="Georgia"/>
        </w:rPr>
      </w:pPr>
      <w:r>
        <w:rPr>
          <w:rFonts w:ascii="Georgia" w:hAnsi="Georgia"/>
        </w:rPr>
        <w:t xml:space="preserve">This species is known from only </w:t>
      </w:r>
      <w:ins w:id="42" w:author="Jack Plummer" w:date="2022-08-19T17:33:00Z">
        <w:r w:rsidR="00404EF9">
          <w:rPr>
            <w:rFonts w:ascii="Georgia" w:hAnsi="Georgia"/>
          </w:rPr>
          <w:t>one</w:t>
        </w:r>
      </w:ins>
      <w:del w:id="43" w:author="Jack Plummer" w:date="2022-08-19T17:33:00Z">
        <w:r w:rsidDel="00404EF9">
          <w:rPr>
            <w:rFonts w:ascii="Georgia" w:hAnsi="Georgia"/>
          </w:rPr>
          <w:delText>1</w:delText>
        </w:r>
      </w:del>
      <w:r>
        <w:rPr>
          <w:rFonts w:ascii="Georgia" w:hAnsi="Georgia"/>
        </w:rPr>
        <w:t xml:space="preserve"> </w:t>
      </w:r>
      <w:ins w:id="44" w:author="Jack Plummer" w:date="2022-08-19T17:34:00Z">
        <w:r w:rsidR="00404EF9">
          <w:rPr>
            <w:rFonts w:ascii="Georgia" w:hAnsi="Georgia"/>
          </w:rPr>
          <w:t>sub</w:t>
        </w:r>
      </w:ins>
      <w:r>
        <w:rPr>
          <w:rFonts w:ascii="Georgia" w:hAnsi="Georgia"/>
        </w:rPr>
        <w:t xml:space="preserve">population </w:t>
      </w:r>
      <w:del w:id="45" w:author="Jack Plummer" w:date="2022-08-19T17:34:00Z">
        <w:r w:rsidDel="00404EF9">
          <w:rPr>
            <w:rFonts w:ascii="Georgia" w:hAnsi="Georgia"/>
          </w:rPr>
          <w:delText xml:space="preserve">with </w:delText>
        </w:r>
      </w:del>
      <w:ins w:id="46" w:author="Jack Plummer" w:date="2022-08-19T17:34:00Z">
        <w:r w:rsidR="00404EF9">
          <w:rPr>
            <w:rFonts w:ascii="Georgia" w:hAnsi="Georgia"/>
          </w:rPr>
          <w:t>comprising</w:t>
        </w:r>
        <w:r w:rsidR="00404EF9">
          <w:rPr>
            <w:rFonts w:ascii="Georgia" w:hAnsi="Georgia"/>
          </w:rPr>
          <w:t xml:space="preserve"> </w:t>
        </w:r>
        <w:r w:rsidR="00404EF9">
          <w:rPr>
            <w:rFonts w:ascii="Georgia" w:hAnsi="Georgia"/>
          </w:rPr>
          <w:t>eight</w:t>
        </w:r>
      </w:ins>
      <w:del w:id="47" w:author="Jack Plummer" w:date="2022-08-19T17:34:00Z">
        <w:r w:rsidDel="00404EF9">
          <w:rPr>
            <w:rFonts w:ascii="Georgia" w:hAnsi="Georgia"/>
          </w:rPr>
          <w:delText>8</w:delText>
        </w:r>
      </w:del>
      <w:r>
        <w:rPr>
          <w:rFonts w:ascii="Georgia" w:hAnsi="Georgia"/>
        </w:rPr>
        <w:t xml:space="preserve"> mature individual trees </w:t>
      </w:r>
      <w:del w:id="48" w:author="Jack Plummer" w:date="2022-08-19T17:34:00Z">
        <w:r w:rsidDel="00404EF9">
          <w:rPr>
            <w:rFonts w:ascii="Georgia" w:hAnsi="Georgia"/>
          </w:rPr>
          <w:delText>at </w:delText>
        </w:r>
      </w:del>
      <w:ins w:id="49" w:author="Jack Plummer" w:date="2022-08-19T17:34:00Z">
        <w:r w:rsidR="00404EF9">
          <w:rPr>
            <w:rFonts w:ascii="Georgia" w:hAnsi="Georgia"/>
          </w:rPr>
          <w:t>in</w:t>
        </w:r>
        <w:r w:rsidR="00404EF9">
          <w:rPr>
            <w:rFonts w:ascii="Georgia" w:hAnsi="Georgia"/>
          </w:rPr>
          <w:t> </w:t>
        </w:r>
      </w:ins>
      <w:r>
        <w:rPr>
          <w:rFonts w:ascii="Georgia" w:hAnsi="Georgia"/>
        </w:rPr>
        <w:t xml:space="preserve">Mae </w:t>
      </w:r>
      <w:proofErr w:type="spellStart"/>
      <w:r>
        <w:rPr>
          <w:rFonts w:ascii="Georgia" w:hAnsi="Georgia"/>
        </w:rPr>
        <w:t>Tuen</w:t>
      </w:r>
      <w:proofErr w:type="spellEnd"/>
      <w:r>
        <w:rPr>
          <w:rFonts w:ascii="Georgia" w:hAnsi="Georgia"/>
        </w:rPr>
        <w:t xml:space="preserve"> Wildlife Sanctuary. </w:t>
      </w:r>
      <w:ins w:id="50" w:author="Jack Plummer" w:date="2022-08-19T17:36:00Z">
        <w:r w:rsidR="00404EF9">
          <w:rPr>
            <w:rFonts w:ascii="Georgia" w:hAnsi="Georgia"/>
          </w:rPr>
          <w:t>T</w:t>
        </w:r>
      </w:ins>
      <w:del w:id="51" w:author="Jack Plummer" w:date="2022-08-19T17:36:00Z">
        <w:r w:rsidDel="00404EF9">
          <w:rPr>
            <w:rFonts w:ascii="Georgia" w:hAnsi="Georgia"/>
          </w:rPr>
          <w:delText>Based on habitat loss at known sites, the population trend is suspected to be decreasing. No information is available around the size and status of specific subpopulations and t</w:delText>
        </w:r>
      </w:del>
      <w:r>
        <w:rPr>
          <w:rFonts w:ascii="Georgia" w:hAnsi="Georgia"/>
        </w:rPr>
        <w:t>he current population trend is unknown. Further research into population status</w:t>
      </w:r>
      <w:r>
        <w:rPr>
          <w:rFonts w:ascii="Georgia" w:hAnsi="Georgia"/>
        </w:rPr>
        <w:t xml:space="preserve"> and trends is required to confirmed whether a decline is apparent and ongoing. </w:t>
      </w:r>
    </w:p>
    <w:p w14:paraId="7C67CF95" w14:textId="77777777" w:rsidR="00000000" w:rsidRDefault="00337D18">
      <w:pPr>
        <w:pStyle w:val="Heading2"/>
        <w:divId w:val="162938912"/>
        <w:rPr>
          <w:rFonts w:ascii="Georgia" w:eastAsia="Times New Roman" w:hAnsi="Georgia"/>
          <w:sz w:val="27"/>
          <w:szCs w:val="27"/>
        </w:rPr>
      </w:pPr>
      <w:r>
        <w:rPr>
          <w:rFonts w:ascii="Georgia" w:eastAsia="Times New Roman" w:hAnsi="Georgia"/>
          <w:sz w:val="27"/>
          <w:szCs w:val="27"/>
        </w:rPr>
        <w:t>Population Information</w:t>
      </w:r>
    </w:p>
    <w:p w14:paraId="35937E57" w14:textId="4576F374" w:rsidR="00000000" w:rsidRDefault="00337D18">
      <w:pPr>
        <w:pStyle w:val="NormalWeb"/>
        <w:divId w:val="162938912"/>
        <w:rPr>
          <w:rFonts w:ascii="Georgia" w:hAnsi="Georgia"/>
        </w:rPr>
      </w:pPr>
      <w:r>
        <w:rPr>
          <w:rStyle w:val="datalabel1"/>
          <w:rFonts w:ascii="Georgia" w:hAnsi="Georgia"/>
        </w:rPr>
        <w:t xml:space="preserve">Current Population Trend: </w:t>
      </w:r>
      <w:del w:id="52" w:author="Jack Plummer" w:date="2022-08-19T17:36:00Z">
        <w:r w:rsidDel="00404EF9">
          <w:rPr>
            <w:rFonts w:ascii="Georgia" w:hAnsi="Georgia"/>
          </w:rPr>
          <w:delText>Decreasing</w:delText>
        </w:r>
      </w:del>
      <w:ins w:id="53" w:author="Jack Plummer" w:date="2022-08-19T17:36:00Z">
        <w:r w:rsidR="00404EF9">
          <w:rPr>
            <w:rFonts w:ascii="Georgia" w:hAnsi="Georgia"/>
          </w:rPr>
          <w:t>Unknown</w:t>
        </w:r>
      </w:ins>
    </w:p>
    <w:p w14:paraId="7662A924" w14:textId="77777777" w:rsidR="00000000" w:rsidRDefault="00337D18">
      <w:pPr>
        <w:pStyle w:val="Heading1"/>
        <w:divId w:val="1213422879"/>
        <w:rPr>
          <w:rFonts w:ascii="Georgia" w:eastAsia="Times New Roman" w:hAnsi="Georgia"/>
          <w:sz w:val="29"/>
          <w:szCs w:val="29"/>
        </w:rPr>
      </w:pPr>
      <w:r>
        <w:rPr>
          <w:rFonts w:ascii="Georgia" w:eastAsia="Times New Roman" w:hAnsi="Georgia"/>
          <w:sz w:val="29"/>
          <w:szCs w:val="29"/>
        </w:rPr>
        <w:t>Habitats and Ecology</w:t>
      </w:r>
    </w:p>
    <w:p w14:paraId="41FFCC9A" w14:textId="039DFBF6" w:rsidR="00000000" w:rsidRDefault="00337D18">
      <w:pPr>
        <w:pStyle w:val="NormalWeb"/>
        <w:divId w:val="1213422879"/>
        <w:rPr>
          <w:rFonts w:ascii="Georgia" w:hAnsi="Georgia"/>
        </w:rPr>
      </w:pPr>
      <w:commentRangeStart w:id="54"/>
      <w:r>
        <w:rPr>
          <w:rFonts w:ascii="Georgia" w:hAnsi="Georgia"/>
        </w:rPr>
        <w:t>This species</w:t>
      </w:r>
      <w:commentRangeEnd w:id="54"/>
      <w:r w:rsidR="00404EF9">
        <w:rPr>
          <w:rStyle w:val="CommentReference"/>
        </w:rPr>
        <w:commentReference w:id="54"/>
      </w:r>
      <w:r>
        <w:rPr>
          <w:rFonts w:ascii="Georgia" w:hAnsi="Georgia"/>
        </w:rPr>
        <w:t xml:space="preserve"> occurs </w:t>
      </w:r>
      <w:ins w:id="55" w:author="Jack Plummer" w:date="2022-08-19T17:39:00Z">
        <w:r w:rsidR="00404EF9">
          <w:rPr>
            <w:rFonts w:ascii="Georgia" w:hAnsi="Georgia"/>
          </w:rPr>
          <w:t>in</w:t>
        </w:r>
      </w:ins>
      <w:del w:id="56" w:author="Jack Plummer" w:date="2022-08-19T17:39:00Z">
        <w:r w:rsidDel="00404EF9">
          <w:rPr>
            <w:rFonts w:ascii="Georgia" w:hAnsi="Georgia"/>
          </w:rPr>
          <w:delText>on</w:delText>
        </w:r>
      </w:del>
      <w:r>
        <w:rPr>
          <w:rFonts w:ascii="Georgia" w:hAnsi="Georgia"/>
        </w:rPr>
        <w:t> dry</w:t>
      </w:r>
      <w:ins w:id="57" w:author="Jack Plummer" w:date="2022-08-19T17:39:00Z">
        <w:r w:rsidR="00404EF9">
          <w:rPr>
            <w:rFonts w:ascii="Georgia" w:hAnsi="Georgia"/>
          </w:rPr>
          <w:t>,</w:t>
        </w:r>
      </w:ins>
      <w:r>
        <w:rPr>
          <w:rFonts w:ascii="Georgia" w:hAnsi="Georgia"/>
        </w:rPr>
        <w:t xml:space="preserve"> deciduous fores</w:t>
      </w:r>
      <w:r>
        <w:rPr>
          <w:rFonts w:ascii="Georgia" w:hAnsi="Georgia"/>
        </w:rPr>
        <w:t>t</w:t>
      </w:r>
      <w:ins w:id="58" w:author="Jack Plummer" w:date="2022-08-19T17:39:00Z">
        <w:r w:rsidR="00404EF9">
          <w:rPr>
            <w:rFonts w:ascii="Georgia" w:hAnsi="Georgia"/>
          </w:rPr>
          <w:t xml:space="preserve"> </w:t>
        </w:r>
        <w:r w:rsidR="00404EF9">
          <w:rPr>
            <w:rFonts w:ascii="Georgia" w:hAnsi="Georgia"/>
          </w:rPr>
          <w:t>in</w:t>
        </w:r>
        <w:r w:rsidR="00404EF9">
          <w:rPr>
            <w:rFonts w:ascii="Georgia" w:hAnsi="Georgia"/>
          </w:rPr>
          <w:t> </w:t>
        </w:r>
        <w:r w:rsidR="00404EF9">
          <w:rPr>
            <w:rFonts w:ascii="Georgia" w:hAnsi="Georgia"/>
          </w:rPr>
          <w:t xml:space="preserve">Mae </w:t>
        </w:r>
        <w:proofErr w:type="spellStart"/>
        <w:r w:rsidR="00404EF9">
          <w:rPr>
            <w:rFonts w:ascii="Georgia" w:hAnsi="Georgia"/>
          </w:rPr>
          <w:t>Tuen</w:t>
        </w:r>
        <w:proofErr w:type="spellEnd"/>
        <w:r w:rsidR="00404EF9">
          <w:rPr>
            <w:rFonts w:ascii="Georgia" w:hAnsi="Georgia"/>
          </w:rPr>
          <w:t xml:space="preserve"> Wildlife Sanctuary</w:t>
        </w:r>
      </w:ins>
      <w:ins w:id="59" w:author="Jack Plummer" w:date="2022-08-19T17:38:00Z">
        <w:r w:rsidR="00404EF9">
          <w:rPr>
            <w:rFonts w:ascii="Georgia" w:hAnsi="Georgia"/>
          </w:rPr>
          <w:t>.</w:t>
        </w:r>
      </w:ins>
      <w:del w:id="60" w:author="Jack Plummer" w:date="2022-08-19T17:38:00Z">
        <w:r w:rsidDel="00404EF9">
          <w:rPr>
            <w:rFonts w:ascii="Georgia" w:hAnsi="Georgia"/>
          </w:rPr>
          <w:delText>, elevation at 200</w:delText>
        </w:r>
        <w:r w:rsidDel="00404EF9">
          <w:rPr>
            <w:rFonts w:ascii="Georgia" w:hAnsi="Georgia"/>
          </w:rPr>
          <w:delText xml:space="preserve"> (</w:delText>
        </w:r>
        <w:r w:rsidDel="00404EF9">
          <w:rPr>
            <w:rFonts w:ascii="Georgia" w:hAnsi="Georgia"/>
          </w:rPr>
          <w:delText>-800 m asl). </w:delText>
        </w:r>
      </w:del>
    </w:p>
    <w:p w14:paraId="0D5919F9" w14:textId="77777777" w:rsidR="00000000" w:rsidRDefault="00337D18">
      <w:pPr>
        <w:pStyle w:val="Heading2"/>
        <w:divId w:val="1213422879"/>
        <w:rPr>
          <w:rFonts w:ascii="Georgia" w:eastAsia="Times New Roman" w:hAnsi="Georgia"/>
          <w:sz w:val="27"/>
          <w:szCs w:val="27"/>
        </w:rPr>
      </w:pPr>
      <w:r>
        <w:rPr>
          <w:rFonts w:ascii="Georgia" w:eastAsia="Times New Roman" w:hAnsi="Georgia"/>
          <w:sz w:val="27"/>
          <w:szCs w:val="27"/>
        </w:rPr>
        <w:t>IUCN Habitats Cla</w:t>
      </w:r>
      <w:r>
        <w:rPr>
          <w:rFonts w:ascii="Georgia" w:eastAsia="Times New Roman" w:hAnsi="Georgia"/>
          <w:sz w:val="27"/>
          <w:szCs w:val="27"/>
        </w:rPr>
        <w:t>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59"/>
        <w:gridCol w:w="718"/>
        <w:gridCol w:w="1020"/>
        <w:gridCol w:w="1888"/>
      </w:tblGrid>
      <w:tr w:rsidR="00000000" w14:paraId="61E013F3" w14:textId="77777777">
        <w:trPr>
          <w:divId w:val="1213422879"/>
          <w:tblCellSpacing w:w="15" w:type="dxa"/>
        </w:trPr>
        <w:tc>
          <w:tcPr>
            <w:tcW w:w="0" w:type="auto"/>
            <w:tcBorders>
              <w:bottom w:val="single" w:sz="6" w:space="0" w:color="000000"/>
            </w:tcBorders>
            <w:shd w:val="clear" w:color="auto" w:fill="BBBBBB"/>
            <w:vAlign w:val="center"/>
            <w:hideMark/>
          </w:tcPr>
          <w:p w14:paraId="2E4619C2"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256F913"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D9E2052"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64AE27F"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22C9DF67" w14:textId="77777777">
        <w:trPr>
          <w:divId w:val="1213422879"/>
          <w:tblCellSpacing w:w="15" w:type="dxa"/>
        </w:trPr>
        <w:tc>
          <w:tcPr>
            <w:tcW w:w="0" w:type="auto"/>
            <w:tcBorders>
              <w:bottom w:val="single" w:sz="6" w:space="0" w:color="CCCCCC"/>
            </w:tcBorders>
            <w:vAlign w:val="center"/>
            <w:hideMark/>
          </w:tcPr>
          <w:p w14:paraId="6C6A4E1B" w14:textId="1A73CF3D" w:rsidR="00000000" w:rsidRDefault="00337D18">
            <w:pPr>
              <w:spacing w:after="75"/>
              <w:rPr>
                <w:rFonts w:ascii="Georgia" w:eastAsia="Times New Roman" w:hAnsi="Georgia"/>
                <w:sz w:val="18"/>
                <w:szCs w:val="18"/>
              </w:rPr>
            </w:pPr>
            <w:r>
              <w:rPr>
                <w:rFonts w:ascii="Georgia" w:eastAsia="Times New Roman" w:hAnsi="Georgia"/>
                <w:sz w:val="18"/>
                <w:szCs w:val="18"/>
              </w:rPr>
              <w:t xml:space="preserve">1.5. Forest -&gt; Forest </w:t>
            </w:r>
            <w:del w:id="61" w:author="Jack Plummer" w:date="2022-08-19T17:39:00Z">
              <w:r w:rsidDel="00337D18">
                <w:rPr>
                  <w:rFonts w:ascii="Georgia" w:eastAsia="Times New Roman" w:hAnsi="Georgia"/>
                  <w:sz w:val="18"/>
                  <w:szCs w:val="18"/>
                </w:rPr>
                <w:delText>-</w:delText>
              </w:r>
            </w:del>
            <w:ins w:id="62" w:author="Jack Plummer" w:date="2022-08-19T17:39:00Z">
              <w:r>
                <w:rPr>
                  <w:rFonts w:ascii="Georgia" w:eastAsia="Times New Roman" w:hAnsi="Georgia"/>
                  <w:sz w:val="18"/>
                  <w:szCs w:val="18"/>
                </w:rPr>
                <w:t>–</w:t>
              </w:r>
            </w:ins>
            <w:r>
              <w:rPr>
                <w:rFonts w:ascii="Georgia" w:eastAsia="Times New Roman" w:hAnsi="Georgia"/>
                <w:sz w:val="18"/>
                <w:szCs w:val="18"/>
              </w:rPr>
              <w:t xml:space="preserve"> Subtropical/Tropical Dry</w:t>
            </w:r>
          </w:p>
        </w:tc>
        <w:tc>
          <w:tcPr>
            <w:tcW w:w="0" w:type="auto"/>
            <w:tcBorders>
              <w:bottom w:val="single" w:sz="6" w:space="0" w:color="CCCCCC"/>
            </w:tcBorders>
            <w:vAlign w:val="center"/>
            <w:hideMark/>
          </w:tcPr>
          <w:p w14:paraId="4543532D"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2DAB871" w14:textId="77777777" w:rsidR="00000000" w:rsidRDefault="00337D18">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BE2B1BF"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358C454A" w14:textId="77777777" w:rsidR="00000000" w:rsidRDefault="00337D18">
      <w:pPr>
        <w:pStyle w:val="Heading2"/>
        <w:divId w:val="121342287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64"/>
        <w:gridCol w:w="894"/>
        <w:gridCol w:w="6252"/>
      </w:tblGrid>
      <w:tr w:rsidR="00000000" w14:paraId="3B5EE144" w14:textId="77777777">
        <w:trPr>
          <w:divId w:val="1213422879"/>
          <w:tblCellSpacing w:w="15" w:type="dxa"/>
        </w:trPr>
        <w:tc>
          <w:tcPr>
            <w:tcW w:w="0" w:type="auto"/>
            <w:tcBorders>
              <w:bottom w:val="single" w:sz="6" w:space="0" w:color="000000"/>
            </w:tcBorders>
            <w:shd w:val="clear" w:color="auto" w:fill="BBBBBB"/>
            <w:vAlign w:val="center"/>
            <w:hideMark/>
          </w:tcPr>
          <w:p w14:paraId="614AFDAD"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14F2AEDE"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D2B2608"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2D0EEBC" w14:textId="77777777">
        <w:trPr>
          <w:divId w:val="1213422879"/>
          <w:tblCellSpacing w:w="15" w:type="dxa"/>
        </w:trPr>
        <w:tc>
          <w:tcPr>
            <w:tcW w:w="0" w:type="auto"/>
            <w:vAlign w:val="center"/>
            <w:hideMark/>
          </w:tcPr>
          <w:p w14:paraId="41F4B7CF" w14:textId="77777777" w:rsidR="00000000"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43C4C53" w14:textId="77777777" w:rsidR="00000000" w:rsidRDefault="00337D18">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7848FAF8" w14:textId="4018941A" w:rsidR="00000000" w:rsidRDefault="00337D18">
            <w:pPr>
              <w:spacing w:after="75"/>
              <w:rPr>
                <w:rFonts w:ascii="Georgia" w:eastAsia="Times New Roman" w:hAnsi="Georgia"/>
                <w:sz w:val="18"/>
                <w:szCs w:val="18"/>
              </w:rPr>
            </w:pPr>
            <w:commentRangeStart w:id="63"/>
            <w:r>
              <w:rPr>
                <w:rFonts w:ascii="Georgia" w:eastAsia="Times New Roman" w:hAnsi="Georgia"/>
                <w:sz w:val="18"/>
                <w:szCs w:val="18"/>
              </w:rPr>
              <w:t>The major threat to the species is urbanisation</w:t>
            </w:r>
            <w:commentRangeEnd w:id="63"/>
            <w:r w:rsidR="00404EF9">
              <w:rPr>
                <w:rStyle w:val="CommentReference"/>
              </w:rPr>
              <w:commentReference w:id="63"/>
            </w:r>
            <w:r>
              <w:rPr>
                <w:rFonts w:ascii="Georgia" w:eastAsia="Times New Roman" w:hAnsi="Georgia"/>
                <w:sz w:val="18"/>
                <w:szCs w:val="18"/>
              </w:rPr>
              <w:t xml:space="preserve">, which is inferred to be contributing to a continuing decline in quality and habitat area. </w:t>
            </w:r>
            <w:commentRangeStart w:id="64"/>
            <w:r>
              <w:rPr>
                <w:rFonts w:ascii="Georgia" w:eastAsia="Times New Roman" w:hAnsi="Georgia"/>
                <w:sz w:val="18"/>
                <w:szCs w:val="18"/>
              </w:rPr>
              <w:t>From 2002 to 2021</w:t>
            </w:r>
            <w:r>
              <w:rPr>
                <w:rFonts w:ascii="Georgia" w:eastAsia="Times New Roman" w:hAnsi="Georgia"/>
                <w:sz w:val="18"/>
                <w:szCs w:val="18"/>
              </w:rPr>
              <w:t xml:space="preserve">, </w:t>
            </w:r>
            <w:proofErr w:type="spellStart"/>
            <w:r>
              <w:rPr>
                <w:rFonts w:ascii="Georgia" w:eastAsia="Times New Roman" w:hAnsi="Georgia"/>
                <w:sz w:val="18"/>
                <w:szCs w:val="18"/>
              </w:rPr>
              <w:t>Tak</w:t>
            </w:r>
            <w:proofErr w:type="spellEnd"/>
            <w:r>
              <w:rPr>
                <w:rFonts w:ascii="Georgia" w:eastAsia="Times New Roman" w:hAnsi="Georgia"/>
                <w:sz w:val="18"/>
                <w:szCs w:val="18"/>
              </w:rPr>
              <w:t xml:space="preserve"> lost 5.48kha of humid primary forest, making up 7.4% of its 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w:t>
            </w:r>
            <w:ins w:id="65" w:author="Jack Plummer" w:date="2022-08-19T17:39:00Z">
              <w:r>
                <w:rPr>
                  <w:rFonts w:ascii="Georgia" w:eastAsia="Times New Roman" w:hAnsi="Georgia"/>
                  <w:sz w:val="18"/>
                  <w:szCs w:val="18"/>
                </w:rPr>
                <w:t xml:space="preserve">The </w:t>
              </w:r>
            </w:ins>
            <w:del w:id="66" w:author="Jack Plummer" w:date="2022-08-19T17:39:00Z">
              <w:r w:rsidDel="00337D18">
                <w:rPr>
                  <w:rFonts w:ascii="Georgia" w:eastAsia="Times New Roman" w:hAnsi="Georgia"/>
                  <w:sz w:val="18"/>
                  <w:szCs w:val="18"/>
                </w:rPr>
                <w:delText>T</w:delText>
              </w:r>
            </w:del>
            <w:ins w:id="67" w:author="Jack Plummer" w:date="2022-08-19T17:39:00Z">
              <w:r>
                <w:rPr>
                  <w:rFonts w:ascii="Georgia" w:eastAsia="Times New Roman" w:hAnsi="Georgia"/>
                  <w:sz w:val="18"/>
                  <w:szCs w:val="18"/>
                </w:rPr>
                <w:t>t</w:t>
              </w:r>
            </w:ins>
            <w:r>
              <w:rPr>
                <w:rFonts w:ascii="Georgia" w:eastAsia="Times New Roman" w:hAnsi="Georgia"/>
                <w:sz w:val="18"/>
                <w:szCs w:val="18"/>
              </w:rPr>
              <w:t xml:space="preserve">otal area of humid primary forest in </w:t>
            </w:r>
            <w:proofErr w:type="spellStart"/>
            <w:r>
              <w:rPr>
                <w:rFonts w:ascii="Georgia" w:eastAsia="Times New Roman" w:hAnsi="Georgia"/>
                <w:sz w:val="18"/>
                <w:szCs w:val="18"/>
              </w:rPr>
              <w:t>Tak</w:t>
            </w:r>
            <w:proofErr w:type="spellEnd"/>
            <w:r>
              <w:rPr>
                <w:rFonts w:ascii="Georgia" w:eastAsia="Times New Roman" w:hAnsi="Georgia"/>
                <w:sz w:val="18"/>
                <w:szCs w:val="18"/>
              </w:rPr>
              <w:t xml:space="preserve"> decreased by 1.4%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(Global Forest Watch 2022).</w:t>
            </w:r>
            <w:commentRangeEnd w:id="64"/>
            <w:r>
              <w:rPr>
                <w:rStyle w:val="CommentReference"/>
              </w:rPr>
              <w:commentReference w:id="64"/>
            </w:r>
          </w:p>
        </w:tc>
      </w:tr>
    </w:tbl>
    <w:p w14:paraId="446378D7" w14:textId="77777777" w:rsidR="00000000" w:rsidRDefault="00337D18">
      <w:pPr>
        <w:pStyle w:val="Heading2"/>
        <w:divId w:val="1213422879"/>
        <w:rPr>
          <w:rFonts w:ascii="Georgia" w:eastAsia="Times New Roman" w:hAnsi="Georgia"/>
          <w:sz w:val="27"/>
          <w:szCs w:val="27"/>
        </w:rPr>
      </w:pPr>
      <w:r>
        <w:rPr>
          <w:rFonts w:ascii="Georgia" w:eastAsia="Times New Roman" w:hAnsi="Georgia"/>
          <w:sz w:val="27"/>
          <w:szCs w:val="27"/>
        </w:rPr>
        <w:t>Systems</w:t>
      </w:r>
    </w:p>
    <w:p w14:paraId="371FA214" w14:textId="77777777" w:rsidR="00000000" w:rsidRDefault="00337D18">
      <w:pPr>
        <w:pStyle w:val="NormalWeb"/>
        <w:divId w:val="1213422879"/>
        <w:rPr>
          <w:rFonts w:ascii="Georgia" w:hAnsi="Georgia"/>
        </w:rPr>
      </w:pPr>
      <w:r>
        <w:rPr>
          <w:rStyle w:val="datalabel1"/>
          <w:rFonts w:ascii="Georgia" w:hAnsi="Georgia"/>
        </w:rPr>
        <w:t xml:space="preserve">System: </w:t>
      </w:r>
      <w:r>
        <w:rPr>
          <w:rFonts w:ascii="Georgia" w:hAnsi="Georgia"/>
        </w:rPr>
        <w:t>Terrestrial</w:t>
      </w:r>
    </w:p>
    <w:p w14:paraId="5399A82A" w14:textId="77777777" w:rsidR="00000000" w:rsidRDefault="00337D18">
      <w:pPr>
        <w:pStyle w:val="Heading2"/>
        <w:divId w:val="1213422879"/>
        <w:rPr>
          <w:rFonts w:ascii="Georgia" w:eastAsia="Times New Roman" w:hAnsi="Georgia"/>
          <w:sz w:val="27"/>
          <w:szCs w:val="27"/>
        </w:rPr>
      </w:pPr>
      <w:r>
        <w:rPr>
          <w:rFonts w:ascii="Georgia" w:eastAsia="Times New Roman" w:hAnsi="Georgia"/>
          <w:sz w:val="27"/>
          <w:szCs w:val="27"/>
        </w:rPr>
        <w:t xml:space="preserve">Plant </w:t>
      </w:r>
      <w:r>
        <w:rPr>
          <w:rFonts w:ascii="Georgia" w:eastAsia="Times New Roman" w:hAnsi="Georgia"/>
          <w:sz w:val="27"/>
          <w:szCs w:val="27"/>
        </w:rPr>
        <w:t>Specific</w:t>
      </w:r>
    </w:p>
    <w:p w14:paraId="48D5375D" w14:textId="77777777" w:rsidR="00000000" w:rsidRDefault="00337D18">
      <w:pPr>
        <w:pStyle w:val="NormalWeb"/>
        <w:divId w:val="121342287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0DD61587" w14:textId="77777777">
        <w:trPr>
          <w:divId w:val="1213422879"/>
          <w:tblCellSpacing w:w="15" w:type="dxa"/>
        </w:trPr>
        <w:tc>
          <w:tcPr>
            <w:tcW w:w="0" w:type="auto"/>
            <w:tcBorders>
              <w:bottom w:val="single" w:sz="6" w:space="0" w:color="000000"/>
            </w:tcBorders>
            <w:shd w:val="clear" w:color="auto" w:fill="BBBBBB"/>
            <w:vAlign w:val="center"/>
            <w:hideMark/>
          </w:tcPr>
          <w:p w14:paraId="36B9B80A"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lastRenderedPageBreak/>
              <w:t>Plant Growth Forms</w:t>
            </w:r>
          </w:p>
        </w:tc>
      </w:tr>
      <w:tr w:rsidR="00000000" w14:paraId="6F3670A8" w14:textId="77777777">
        <w:trPr>
          <w:divId w:val="1213422879"/>
          <w:tblCellSpacing w:w="15" w:type="dxa"/>
        </w:trPr>
        <w:tc>
          <w:tcPr>
            <w:tcW w:w="0" w:type="auto"/>
            <w:tcBorders>
              <w:bottom w:val="single" w:sz="6" w:space="0" w:color="CCCCCC"/>
            </w:tcBorders>
            <w:vAlign w:val="center"/>
            <w:hideMark/>
          </w:tcPr>
          <w:p w14:paraId="690490DE" w14:textId="77777777" w:rsidR="00000000" w:rsidRDefault="00337D18">
            <w:pPr>
              <w:spacing w:after="75"/>
              <w:rPr>
                <w:rFonts w:ascii="Georgia" w:eastAsia="Times New Roman" w:hAnsi="Georgia"/>
                <w:sz w:val="18"/>
                <w:szCs w:val="18"/>
              </w:rPr>
            </w:pPr>
            <w:r>
              <w:rPr>
                <w:rFonts w:ascii="Georgia" w:eastAsia="Times New Roman" w:hAnsi="Georgia"/>
                <w:sz w:val="18"/>
                <w:szCs w:val="18"/>
              </w:rPr>
              <w:t>Tree - large</w:t>
            </w:r>
          </w:p>
        </w:tc>
      </w:tr>
    </w:tbl>
    <w:p w14:paraId="168CDF56" w14:textId="77777777" w:rsidR="00000000" w:rsidRDefault="00337D18">
      <w:pPr>
        <w:pStyle w:val="Heading1"/>
        <w:divId w:val="530991848"/>
        <w:rPr>
          <w:rFonts w:ascii="Georgia" w:eastAsia="Times New Roman" w:hAnsi="Georgia"/>
          <w:sz w:val="29"/>
          <w:szCs w:val="29"/>
        </w:rPr>
      </w:pPr>
      <w:r>
        <w:rPr>
          <w:rFonts w:ascii="Georgia" w:eastAsia="Times New Roman" w:hAnsi="Georgia"/>
          <w:sz w:val="29"/>
          <w:szCs w:val="29"/>
        </w:rPr>
        <w:t>Use and Trade</w:t>
      </w:r>
    </w:p>
    <w:p w14:paraId="356094EC" w14:textId="77777777" w:rsidR="00000000" w:rsidRDefault="00337D18">
      <w:pPr>
        <w:pStyle w:val="Heading2"/>
        <w:divId w:val="530991848"/>
        <w:rPr>
          <w:rFonts w:ascii="Georgia" w:eastAsia="Times New Roman" w:hAnsi="Georgia"/>
          <w:sz w:val="27"/>
          <w:szCs w:val="27"/>
        </w:rPr>
      </w:pPr>
      <w:r>
        <w:rPr>
          <w:rFonts w:ascii="Georgia" w:eastAsia="Times New Roman" w:hAnsi="Georgia"/>
          <w:sz w:val="27"/>
          <w:szCs w:val="27"/>
        </w:rPr>
        <w:t>General Use and Trade Information</w:t>
      </w:r>
    </w:p>
    <w:p w14:paraId="553E01CB" w14:textId="77777777" w:rsidR="00000000" w:rsidRDefault="00337D18">
      <w:pPr>
        <w:pStyle w:val="NormalWeb"/>
        <w:divId w:val="530991848"/>
        <w:rPr>
          <w:rFonts w:ascii="Georgia" w:hAnsi="Georgia"/>
        </w:rPr>
      </w:pPr>
      <w:r>
        <w:rPr>
          <w:rStyle w:val="datalabel1"/>
          <w:rFonts w:ascii="Georgia" w:hAnsi="Georgia"/>
        </w:rPr>
        <w:t xml:space="preserve">No use/trade information for this species: </w:t>
      </w:r>
      <w:r>
        <w:rPr>
          <w:rFonts w:ascii="Georgia" w:hAnsi="Georgia"/>
        </w:rPr>
        <w:t>true</w:t>
      </w:r>
    </w:p>
    <w:p w14:paraId="46D79D57" w14:textId="77777777" w:rsidR="00000000" w:rsidRDefault="00337D18">
      <w:pPr>
        <w:pStyle w:val="NormalWeb"/>
        <w:divId w:val="530991848"/>
        <w:rPr>
          <w:rFonts w:ascii="Georgia" w:hAnsi="Georgia"/>
        </w:rPr>
      </w:pPr>
      <w:r>
        <w:rPr>
          <w:rFonts w:ascii="Georgia" w:hAnsi="Georgia"/>
        </w:rPr>
        <w:t>No information is available for this species.</w:t>
      </w:r>
    </w:p>
    <w:p w14:paraId="58BBEF37" w14:textId="77777777" w:rsidR="00000000" w:rsidRDefault="00337D18">
      <w:pPr>
        <w:pStyle w:val="Heading1"/>
        <w:divId w:val="1294600812"/>
        <w:rPr>
          <w:rFonts w:ascii="Georgia" w:eastAsia="Times New Roman" w:hAnsi="Georgia"/>
          <w:sz w:val="29"/>
          <w:szCs w:val="29"/>
        </w:rPr>
      </w:pPr>
      <w:r>
        <w:rPr>
          <w:rFonts w:ascii="Georgia" w:eastAsia="Times New Roman" w:hAnsi="Georgia"/>
          <w:sz w:val="29"/>
          <w:szCs w:val="29"/>
        </w:rPr>
        <w:t>Threats</w:t>
      </w:r>
    </w:p>
    <w:p w14:paraId="3CD4FE4D" w14:textId="3E1AD810" w:rsidR="00000000" w:rsidRDefault="00337D18">
      <w:pPr>
        <w:pStyle w:val="NormalWeb"/>
        <w:divId w:val="1294600812"/>
        <w:rPr>
          <w:rFonts w:ascii="Georgia" w:hAnsi="Georgia"/>
        </w:rPr>
      </w:pPr>
      <w:r>
        <w:rPr>
          <w:rFonts w:ascii="Georgia" w:hAnsi="Georgia"/>
        </w:rPr>
        <w:t xml:space="preserve">The major threat to the species is urbanization, which is inferred to be contributing to a continuing decline in quality and habitat area. This species </w:t>
      </w:r>
      <w:del w:id="68" w:author="Jack Plummer" w:date="2022-08-19T17:40:00Z">
        <w:r w:rsidDel="00337D18">
          <w:rPr>
            <w:rFonts w:ascii="Georgia" w:hAnsi="Georgia"/>
          </w:rPr>
          <w:delText>occupies on restricted area  at</w:delText>
        </w:r>
      </w:del>
      <w:ins w:id="69" w:author="Jack Plummer" w:date="2022-08-19T17:40:00Z">
        <w:r>
          <w:rPr>
            <w:rFonts w:ascii="Georgia" w:hAnsi="Georgia"/>
          </w:rPr>
          <w:t>is only known from a small subpopulation in</w:t>
        </w:r>
      </w:ins>
      <w:r>
        <w:rPr>
          <w:rFonts w:ascii="Georgia" w:hAnsi="Georgia"/>
        </w:rPr>
        <w:t xml:space="preserve"> Mae </w:t>
      </w:r>
      <w:proofErr w:type="spellStart"/>
      <w:r>
        <w:rPr>
          <w:rFonts w:ascii="Georgia" w:hAnsi="Georgia"/>
        </w:rPr>
        <w:t>Tuen</w:t>
      </w:r>
      <w:proofErr w:type="spellEnd"/>
      <w:r>
        <w:rPr>
          <w:rFonts w:ascii="Georgia" w:hAnsi="Georgia"/>
        </w:rPr>
        <w:t xml:space="preserve"> Wildlife Sanctuary. </w:t>
      </w:r>
      <w:commentRangeStart w:id="70"/>
      <w:r>
        <w:rPr>
          <w:rFonts w:ascii="Georgia" w:hAnsi="Georgia"/>
        </w:rPr>
        <w:t>From</w:t>
      </w:r>
      <w:commentRangeEnd w:id="70"/>
      <w:r>
        <w:rPr>
          <w:rStyle w:val="CommentReference"/>
        </w:rPr>
        <w:commentReference w:id="70"/>
      </w:r>
      <w:r>
        <w:rPr>
          <w:rFonts w:ascii="Georgia" w:hAnsi="Georgia"/>
        </w:rPr>
        <w:t xml:space="preserve"> 2002 to 2021, </w:t>
      </w:r>
      <w:del w:id="71" w:author="Jack Plummer" w:date="2022-08-19T17:40:00Z">
        <w:r w:rsidDel="00337D18">
          <w:rPr>
            <w:rFonts w:ascii="Georgia" w:hAnsi="Georgia"/>
          </w:rPr>
          <w:delText xml:space="preserve">forest cover in </w:delText>
        </w:r>
      </w:del>
      <w:proofErr w:type="spellStart"/>
      <w:r>
        <w:rPr>
          <w:rFonts w:ascii="Georgia" w:hAnsi="Georgia"/>
        </w:rPr>
        <w:t>Tak</w:t>
      </w:r>
      <w:proofErr w:type="spellEnd"/>
      <w:r>
        <w:rPr>
          <w:rFonts w:ascii="Georgia" w:hAnsi="Georgia"/>
        </w:rPr>
        <w:t xml:space="preserve"> prov</w:t>
      </w:r>
      <w:r>
        <w:rPr>
          <w:rFonts w:ascii="Georgia" w:hAnsi="Georgia"/>
        </w:rPr>
        <w:t xml:space="preserve">ince lost 5.48 kha of humid primary forest, making up 7.4% of its total tree cover loss in the same </w:t>
      </w:r>
      <w:proofErr w:type="gramStart"/>
      <w:r>
        <w:rPr>
          <w:rFonts w:ascii="Georgia" w:hAnsi="Georgia"/>
        </w:rPr>
        <w:t>time period</w:t>
      </w:r>
      <w:proofErr w:type="gramEnd"/>
      <w:r>
        <w:rPr>
          <w:rFonts w:ascii="Georgia" w:hAnsi="Georgia"/>
        </w:rPr>
        <w:t xml:space="preserve">. </w:t>
      </w:r>
      <w:ins w:id="72" w:author="Jack Plummer" w:date="2022-08-19T17:40:00Z">
        <w:r>
          <w:rPr>
            <w:rFonts w:ascii="Georgia" w:hAnsi="Georgia"/>
          </w:rPr>
          <w:t xml:space="preserve">The </w:t>
        </w:r>
      </w:ins>
      <w:del w:id="73" w:author="Jack Plummer" w:date="2022-08-19T17:40:00Z">
        <w:r w:rsidDel="00337D18">
          <w:rPr>
            <w:rFonts w:ascii="Georgia" w:hAnsi="Georgia"/>
          </w:rPr>
          <w:delText>T</w:delText>
        </w:r>
      </w:del>
      <w:ins w:id="74" w:author="Jack Plummer" w:date="2022-08-19T17:40:00Z">
        <w:r>
          <w:rPr>
            <w:rFonts w:ascii="Georgia" w:hAnsi="Georgia"/>
          </w:rPr>
          <w:t>t</w:t>
        </w:r>
      </w:ins>
      <w:r>
        <w:rPr>
          <w:rFonts w:ascii="Georgia" w:hAnsi="Georgia"/>
        </w:rPr>
        <w:t xml:space="preserve">otal area of humid primary forest in </w:t>
      </w:r>
      <w:proofErr w:type="spellStart"/>
      <w:r>
        <w:rPr>
          <w:rFonts w:ascii="Georgia" w:hAnsi="Georgia"/>
        </w:rPr>
        <w:t>Tak</w:t>
      </w:r>
      <w:proofErr w:type="spellEnd"/>
      <w:r>
        <w:rPr>
          <w:rFonts w:ascii="Georgia" w:hAnsi="Georgia"/>
        </w:rPr>
        <w:t xml:space="preserve"> decreased by 1.4% in this </w:t>
      </w:r>
      <w:proofErr w:type="gramStart"/>
      <w:r>
        <w:rPr>
          <w:rFonts w:ascii="Georgia" w:hAnsi="Georgia"/>
        </w:rPr>
        <w:t>time period</w:t>
      </w:r>
      <w:proofErr w:type="gramEnd"/>
      <w:r>
        <w:rPr>
          <w:rFonts w:ascii="Georgia" w:hAnsi="Georgia"/>
        </w:rPr>
        <w:t xml:space="preserve"> (Global Forest Watch 2022).</w:t>
      </w:r>
    </w:p>
    <w:p w14:paraId="522CAA56" w14:textId="77777777" w:rsidR="00000000" w:rsidRDefault="00337D18">
      <w:pPr>
        <w:pStyle w:val="Heading2"/>
        <w:divId w:val="129460081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000000" w14:paraId="52C9DEB7" w14:textId="77777777">
        <w:trPr>
          <w:divId w:val="1294600812"/>
          <w:tblCellSpacing w:w="15" w:type="dxa"/>
        </w:trPr>
        <w:tc>
          <w:tcPr>
            <w:tcW w:w="0" w:type="auto"/>
            <w:tcBorders>
              <w:bottom w:val="single" w:sz="6" w:space="0" w:color="000000"/>
            </w:tcBorders>
            <w:shd w:val="clear" w:color="auto" w:fill="BBBBBB"/>
            <w:vAlign w:val="center"/>
            <w:hideMark/>
          </w:tcPr>
          <w:p w14:paraId="168F8155"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Threa</w:t>
            </w:r>
            <w:r>
              <w:rPr>
                <w:rFonts w:ascii="Georgia" w:eastAsia="Times New Roman" w:hAnsi="Georgia"/>
                <w:b/>
                <w:bCs/>
                <w:sz w:val="18"/>
                <w:szCs w:val="18"/>
              </w:rPr>
              <w:t>t</w:t>
            </w:r>
          </w:p>
        </w:tc>
        <w:tc>
          <w:tcPr>
            <w:tcW w:w="0" w:type="auto"/>
            <w:tcBorders>
              <w:bottom w:val="single" w:sz="6" w:space="0" w:color="000000"/>
            </w:tcBorders>
            <w:shd w:val="clear" w:color="auto" w:fill="BBBBBB"/>
            <w:vAlign w:val="center"/>
            <w:hideMark/>
          </w:tcPr>
          <w:p w14:paraId="1A61566C"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33D3E16"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F838517"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395BEE9"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50C17AF7" w14:textId="77777777">
        <w:trPr>
          <w:divId w:val="1294600812"/>
          <w:tblCellSpacing w:w="15" w:type="dxa"/>
        </w:trPr>
        <w:tc>
          <w:tcPr>
            <w:tcW w:w="0" w:type="auto"/>
            <w:vAlign w:val="center"/>
            <w:hideMark/>
          </w:tcPr>
          <w:p w14:paraId="2571E5E1" w14:textId="77777777" w:rsidR="00000000" w:rsidRDefault="00337D18">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1D8CA296" w14:textId="77777777" w:rsidR="00000000" w:rsidRDefault="00337D18">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74610A9"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5F9F7C4"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A2E1E9" w14:textId="77777777" w:rsidR="00000000" w:rsidRDefault="00337D18">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094C2B63" w14:textId="77777777">
        <w:trPr>
          <w:divId w:val="1294600812"/>
          <w:tblCellSpacing w:w="15" w:type="dxa"/>
        </w:trPr>
        <w:tc>
          <w:tcPr>
            <w:tcW w:w="0" w:type="auto"/>
            <w:vAlign w:val="center"/>
            <w:hideMark/>
          </w:tcPr>
          <w:p w14:paraId="29972EF9" w14:textId="77777777" w:rsidR="00000000" w:rsidRDefault="00337D18">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27F1C6BF" w14:textId="77777777" w:rsidR="00000000" w:rsidRDefault="00337D18">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1626163"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63EB7D5"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F1F27F2" w14:textId="77777777" w:rsidR="00000000" w:rsidRDefault="00337D18">
            <w:pPr>
              <w:spacing w:after="75"/>
              <w:rPr>
                <w:rFonts w:ascii="Georgia" w:eastAsia="Times New Roman" w:hAnsi="Georgia"/>
                <w:sz w:val="18"/>
                <w:szCs w:val="18"/>
              </w:rPr>
            </w:pPr>
            <w:r>
              <w:rPr>
                <w:rFonts w:ascii="Georgia" w:eastAsia="Times New Roman" w:hAnsi="Georgia"/>
                <w:sz w:val="18"/>
                <w:szCs w:val="18"/>
              </w:rPr>
              <w:t>Low Impact: 3</w:t>
            </w:r>
          </w:p>
        </w:tc>
      </w:tr>
    </w:tbl>
    <w:p w14:paraId="4A29187B" w14:textId="77777777" w:rsidR="00000000" w:rsidRDefault="00337D18">
      <w:pPr>
        <w:pStyle w:val="Heading1"/>
        <w:divId w:val="263463575"/>
        <w:rPr>
          <w:rFonts w:ascii="Georgia" w:eastAsia="Times New Roman" w:hAnsi="Georgia"/>
          <w:sz w:val="29"/>
          <w:szCs w:val="29"/>
        </w:rPr>
      </w:pPr>
      <w:r>
        <w:rPr>
          <w:rFonts w:ascii="Georgia" w:eastAsia="Times New Roman" w:hAnsi="Georgia"/>
          <w:sz w:val="29"/>
          <w:szCs w:val="29"/>
        </w:rPr>
        <w:t>Conservation</w:t>
      </w:r>
    </w:p>
    <w:p w14:paraId="259D0445" w14:textId="28E98F97" w:rsidR="00000000" w:rsidRDefault="00337D18">
      <w:pPr>
        <w:pStyle w:val="NormalWeb"/>
        <w:divId w:val="263463575"/>
        <w:rPr>
          <w:rFonts w:ascii="Georgia" w:hAnsi="Georgia"/>
        </w:rPr>
      </w:pPr>
      <w:r>
        <w:rPr>
          <w:rFonts w:ascii="Georgia" w:hAnsi="Georgia"/>
        </w:rPr>
        <w:t>The species has been promoted to be a provincial tree (</w:t>
      </w:r>
      <w:proofErr w:type="spellStart"/>
      <w:r>
        <w:rPr>
          <w:rFonts w:ascii="Georgia" w:hAnsi="Georgia"/>
        </w:rPr>
        <w:t>Tak</w:t>
      </w:r>
      <w:proofErr w:type="spellEnd"/>
      <w:r>
        <w:rPr>
          <w:rFonts w:ascii="Georgia" w:hAnsi="Georgia"/>
        </w:rPr>
        <w:t xml:space="preserve"> province) </w:t>
      </w:r>
      <w:ins w:id="75" w:author="Jack Plummer" w:date="2022-08-19T17:41:00Z">
        <w:r>
          <w:rPr>
            <w:rFonts w:ascii="Georgia" w:hAnsi="Georgia"/>
          </w:rPr>
          <w:t xml:space="preserve">and is </w:t>
        </w:r>
      </w:ins>
      <w:del w:id="76" w:author="Jack Plummer" w:date="2022-08-19T17:41:00Z">
        <w:r w:rsidDel="00337D18">
          <w:rPr>
            <w:rFonts w:ascii="Georgia" w:hAnsi="Georgia"/>
          </w:rPr>
          <w:delText xml:space="preserve">- </w:delText>
        </w:r>
      </w:del>
      <w:r>
        <w:rPr>
          <w:rFonts w:ascii="Georgia" w:hAnsi="Georgia"/>
        </w:rPr>
        <w:t xml:space="preserve">well protected in </w:t>
      </w:r>
      <w:ins w:id="77" w:author="Jack Plummer" w:date="2022-08-19T17:42:00Z">
        <w:r>
          <w:rPr>
            <w:rFonts w:ascii="Georgia" w:hAnsi="Georgia"/>
          </w:rPr>
          <w:t xml:space="preserve">Mae </w:t>
        </w:r>
        <w:proofErr w:type="spellStart"/>
        <w:r>
          <w:rPr>
            <w:rFonts w:ascii="Georgia" w:hAnsi="Georgia"/>
          </w:rPr>
          <w:t>Tuen</w:t>
        </w:r>
        <w:proofErr w:type="spellEnd"/>
        <w:r>
          <w:rPr>
            <w:rFonts w:ascii="Georgia" w:hAnsi="Georgia"/>
          </w:rPr>
          <w:t xml:space="preserve"> </w:t>
        </w:r>
      </w:ins>
      <w:r>
        <w:rPr>
          <w:rFonts w:ascii="Georgia" w:hAnsi="Georgia"/>
        </w:rPr>
        <w:t>Wildlife Sanctuary</w:t>
      </w:r>
      <w:del w:id="78" w:author="Jack Plummer" w:date="2022-08-19T17:42:00Z">
        <w:r w:rsidDel="00337D18">
          <w:rPr>
            <w:rFonts w:ascii="Georgia" w:hAnsi="Georgia"/>
          </w:rPr>
          <w:delText xml:space="preserve"> area</w:delText>
        </w:r>
      </w:del>
      <w:r>
        <w:rPr>
          <w:rFonts w:ascii="Georgia" w:hAnsi="Georgia"/>
        </w:rPr>
        <w:t>. </w:t>
      </w:r>
      <w:del w:id="79" w:author="Jack Plummer" w:date="2022-08-19T17:42:00Z">
        <w:r w:rsidDel="00337D18">
          <w:rPr>
            <w:rFonts w:ascii="Georgia" w:hAnsi="Georgia"/>
          </w:rPr>
          <w:delText> </w:delText>
        </w:r>
      </w:del>
      <w:r>
        <w:rPr>
          <w:rFonts w:ascii="Georgia" w:hAnsi="Georgia"/>
        </w:rPr>
        <w:t>The species is not known to be represented in </w:t>
      </w:r>
      <w:r>
        <w:rPr>
          <w:rStyle w:val="Emphasis"/>
          <w:rFonts w:ascii="Georgia" w:hAnsi="Georgia"/>
        </w:rPr>
        <w:t>ex situ</w:t>
      </w:r>
      <w:r>
        <w:rPr>
          <w:rFonts w:ascii="Georgia" w:hAnsi="Georgia"/>
        </w:rPr>
        <w:t xml:space="preserve"> conservation in botanic gardens or gene banks (BGCI 2021, </w:t>
      </w:r>
      <w:proofErr w:type="spellStart"/>
      <w:r>
        <w:rPr>
          <w:rFonts w:ascii="Georgia" w:hAnsi="Georgia"/>
        </w:rPr>
        <w:t>Genesys</w:t>
      </w:r>
      <w:proofErr w:type="spellEnd"/>
      <w:r>
        <w:rPr>
          <w:rFonts w:ascii="Georgia" w:hAnsi="Georgia"/>
        </w:rPr>
        <w:t xml:space="preserve"> 2021).</w:t>
      </w:r>
      <w:ins w:id="80" w:author="Jack Plummer" w:date="2022-08-19T17:41:00Z">
        <w:r>
          <w:rPr>
            <w:rFonts w:ascii="Georgia" w:hAnsi="Georgia"/>
          </w:rPr>
          <w:t xml:space="preserve"> The species has been listed as </w:t>
        </w:r>
      </w:ins>
      <w:moveToRangeStart w:id="81" w:author="Jack Plummer" w:date="2022-08-19T17:41:00Z" w:name="move111823306"/>
      <w:moveTo w:id="82" w:author="Jack Plummer" w:date="2022-08-19T17:41:00Z">
        <w:r>
          <w:rPr>
            <w:rFonts w:ascii="Georgia" w:hAnsi="Georgia"/>
          </w:rPr>
          <w:t>Vulnerable</w:t>
        </w:r>
      </w:moveTo>
      <w:ins w:id="83" w:author="Jack Plummer" w:date="2022-08-19T17:41:00Z">
        <w:r>
          <w:rPr>
            <w:rFonts w:ascii="Georgia" w:hAnsi="Georgia"/>
          </w:rPr>
          <w:t xml:space="preserve"> in a book of threatened Tha</w:t>
        </w:r>
      </w:ins>
      <w:ins w:id="84" w:author="Jack Plummer" w:date="2022-08-19T17:42:00Z">
        <w:r>
          <w:rPr>
            <w:rFonts w:ascii="Georgia" w:hAnsi="Georgia"/>
          </w:rPr>
          <w:t>i plants</w:t>
        </w:r>
      </w:ins>
      <w:moveTo w:id="85" w:author="Jack Plummer" w:date="2022-08-19T17:41:00Z">
        <w:r>
          <w:rPr>
            <w:rFonts w:ascii="Georgia" w:hAnsi="Georgia"/>
          </w:rPr>
          <w:t xml:space="preserve"> (Voradol </w:t>
        </w:r>
        <w:r>
          <w:rPr>
            <w:rStyle w:val="Emphasis"/>
            <w:rFonts w:ascii="Georgia" w:hAnsi="Georgia"/>
          </w:rPr>
          <w:t>et al. </w:t>
        </w:r>
        <w:r>
          <w:rPr>
            <w:rFonts w:ascii="Georgia" w:hAnsi="Georgia"/>
          </w:rPr>
          <w:t>2017).</w:t>
        </w:r>
      </w:moveTo>
      <w:moveToRangeEnd w:id="81"/>
      <w:r>
        <w:rPr>
          <w:rFonts w:ascii="Georgia" w:hAnsi="Georgia"/>
        </w:rPr>
        <w:br/>
      </w:r>
      <w:moveFromRangeStart w:id="86" w:author="Jack Plummer" w:date="2022-08-19T17:41:00Z" w:name="move111823306"/>
      <w:moveFrom w:id="87" w:author="Jack Plummer" w:date="2022-08-19T17:41:00Z">
        <w:r w:rsidDel="00337D18">
          <w:rPr>
            <w:rFonts w:ascii="Georgia" w:hAnsi="Georgia"/>
          </w:rPr>
          <w:t>V</w:t>
        </w:r>
        <w:r w:rsidDel="00337D18">
          <w:rPr>
            <w:rFonts w:ascii="Georgia" w:hAnsi="Georgia"/>
          </w:rPr>
          <w:t>ulnerable (Voradol </w:t>
        </w:r>
        <w:r w:rsidDel="00337D18">
          <w:rPr>
            <w:rStyle w:val="Emphasis"/>
            <w:rFonts w:ascii="Georgia" w:hAnsi="Georgia"/>
          </w:rPr>
          <w:t>et al. </w:t>
        </w:r>
        <w:r w:rsidDel="00337D18">
          <w:rPr>
            <w:rFonts w:ascii="Georgia" w:hAnsi="Georgia"/>
          </w:rPr>
          <w:t>2017).</w:t>
        </w:r>
      </w:moveFrom>
      <w:moveFromRangeEnd w:id="86"/>
    </w:p>
    <w:p w14:paraId="13B99FE3" w14:textId="77777777" w:rsidR="00000000" w:rsidRDefault="00337D18">
      <w:pPr>
        <w:pStyle w:val="Heading2"/>
        <w:divId w:val="263463575"/>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75"/>
        <w:gridCol w:w="7235"/>
      </w:tblGrid>
      <w:tr w:rsidR="00000000" w14:paraId="2FE1B68C" w14:textId="77777777">
        <w:trPr>
          <w:divId w:val="263463575"/>
          <w:tblCellSpacing w:w="15" w:type="dxa"/>
        </w:trPr>
        <w:tc>
          <w:tcPr>
            <w:tcW w:w="0" w:type="auto"/>
            <w:tcBorders>
              <w:bottom w:val="single" w:sz="6" w:space="0" w:color="000000"/>
            </w:tcBorders>
            <w:shd w:val="clear" w:color="auto" w:fill="BBBBBB"/>
            <w:vAlign w:val="center"/>
            <w:hideMark/>
          </w:tcPr>
          <w:p w14:paraId="5337929E"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1600985C"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50A588E" w14:textId="77777777">
        <w:trPr>
          <w:divId w:val="263463575"/>
          <w:tblCellSpacing w:w="15" w:type="dxa"/>
        </w:trPr>
        <w:tc>
          <w:tcPr>
            <w:tcW w:w="0" w:type="auto"/>
            <w:vAlign w:val="center"/>
            <w:hideMark/>
          </w:tcPr>
          <w:p w14:paraId="0124EA63" w14:textId="77777777" w:rsidR="00000000"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0407D0F" w14:textId="69554AEE" w:rsidR="00000000" w:rsidRDefault="00337D18">
            <w:pPr>
              <w:spacing w:after="75"/>
              <w:rPr>
                <w:rFonts w:ascii="Georgia" w:eastAsia="Times New Roman" w:hAnsi="Georgia"/>
                <w:sz w:val="18"/>
                <w:szCs w:val="18"/>
              </w:rPr>
            </w:pPr>
            <w:r>
              <w:rPr>
                <w:rFonts w:ascii="Georgia" w:eastAsia="Times New Roman" w:hAnsi="Georgia"/>
                <w:sz w:val="18"/>
                <w:szCs w:val="18"/>
              </w:rPr>
              <w:t>The species has been promoted to be a provincial tree (</w:t>
            </w:r>
            <w:proofErr w:type="spellStart"/>
            <w:r>
              <w:rPr>
                <w:rFonts w:ascii="Georgia" w:eastAsia="Times New Roman" w:hAnsi="Georgia"/>
                <w:sz w:val="18"/>
                <w:szCs w:val="18"/>
              </w:rPr>
              <w:t>Tak</w:t>
            </w:r>
            <w:proofErr w:type="spellEnd"/>
            <w:r>
              <w:rPr>
                <w:rFonts w:ascii="Georgia" w:eastAsia="Times New Roman" w:hAnsi="Georgia"/>
                <w:sz w:val="18"/>
                <w:szCs w:val="18"/>
              </w:rPr>
              <w:t xml:space="preserve"> province) </w:t>
            </w:r>
            <w:del w:id="88" w:author="Jack Plummer" w:date="2022-08-19T17:42:00Z">
              <w:r w:rsidDel="00337D18">
                <w:rPr>
                  <w:rFonts w:ascii="Georgia" w:eastAsia="Times New Roman" w:hAnsi="Georgia"/>
                  <w:sz w:val="18"/>
                  <w:szCs w:val="18"/>
                </w:rPr>
                <w:delText>-</w:delText>
              </w:r>
            </w:del>
            <w:ins w:id="89" w:author="Jack Plummer" w:date="2022-08-19T17:42:00Z">
              <w:r>
                <w:rPr>
                  <w:rFonts w:ascii="Georgia" w:eastAsia="Times New Roman" w:hAnsi="Georgia"/>
                  <w:sz w:val="18"/>
                  <w:szCs w:val="18"/>
                </w:rPr>
                <w:t>and is</w:t>
              </w:r>
            </w:ins>
            <w:r>
              <w:rPr>
                <w:rFonts w:ascii="Georgia" w:eastAsia="Times New Roman" w:hAnsi="Georgia"/>
                <w:sz w:val="18"/>
                <w:szCs w:val="18"/>
              </w:rPr>
              <w:t xml:space="preserve"> well protected in Wildlife Sanctuary area.</w:t>
            </w:r>
          </w:p>
        </w:tc>
      </w:tr>
    </w:tbl>
    <w:p w14:paraId="38F41617" w14:textId="77777777" w:rsidR="00000000" w:rsidRDefault="00337D18">
      <w:pPr>
        <w:divId w:val="2634635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730"/>
      </w:tblGrid>
      <w:tr w:rsidR="00000000" w14:paraId="3C07E210" w14:textId="77777777">
        <w:trPr>
          <w:divId w:val="263463575"/>
          <w:tblCellSpacing w:w="15" w:type="dxa"/>
        </w:trPr>
        <w:tc>
          <w:tcPr>
            <w:tcW w:w="0" w:type="auto"/>
            <w:tcBorders>
              <w:bottom w:val="single" w:sz="6" w:space="0" w:color="000000"/>
            </w:tcBorders>
            <w:shd w:val="clear" w:color="auto" w:fill="BBBBBB"/>
            <w:vAlign w:val="center"/>
            <w:hideMark/>
          </w:tcPr>
          <w:p w14:paraId="07003DE9"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F53C70C"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D9680A3" w14:textId="77777777">
        <w:trPr>
          <w:divId w:val="263463575"/>
          <w:tblCellSpacing w:w="15" w:type="dxa"/>
        </w:trPr>
        <w:tc>
          <w:tcPr>
            <w:tcW w:w="0" w:type="auto"/>
            <w:vAlign w:val="center"/>
            <w:hideMark/>
          </w:tcPr>
          <w:p w14:paraId="15785D53" w14:textId="77777777" w:rsidR="00000000"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5A10701" w14:textId="77777777" w:rsidR="00000000" w:rsidRDefault="00337D18">
            <w:pPr>
              <w:spacing w:after="75"/>
              <w:rPr>
                <w:rFonts w:ascii="Georgia" w:eastAsia="Times New Roman" w:hAnsi="Georgia"/>
                <w:sz w:val="18"/>
                <w:szCs w:val="18"/>
              </w:rPr>
            </w:pPr>
            <w:r>
              <w:rPr>
                <w:rFonts w:ascii="Georgia" w:eastAsia="Times New Roman" w:hAnsi="Georgia"/>
                <w:sz w:val="18"/>
                <w:szCs w:val="18"/>
              </w:rPr>
              <w:t>The specie</w:t>
            </w:r>
            <w:r>
              <w:rPr>
                <w:rFonts w:ascii="Georgia" w:eastAsia="Times New Roman" w:hAnsi="Georgia"/>
                <w:sz w:val="18"/>
                <w:szCs w:val="18"/>
              </w:rPr>
              <w:t xml:space="preserve">s has been recorded from protected areas (Mae </w:t>
            </w:r>
            <w:proofErr w:type="spellStart"/>
            <w:r>
              <w:rPr>
                <w:rFonts w:ascii="Georgia" w:eastAsia="Times New Roman" w:hAnsi="Georgia"/>
                <w:sz w:val="18"/>
                <w:szCs w:val="18"/>
              </w:rPr>
              <w:t>Tuen</w:t>
            </w:r>
            <w:proofErr w:type="spellEnd"/>
            <w:r>
              <w:rPr>
                <w:rFonts w:ascii="Georgia" w:eastAsia="Times New Roman" w:hAnsi="Georgia"/>
                <w:sz w:val="18"/>
                <w:szCs w:val="18"/>
              </w:rPr>
              <w:t xml:space="preserve"> Wildlife Sanctuary).</w:t>
            </w:r>
          </w:p>
        </w:tc>
      </w:tr>
    </w:tbl>
    <w:p w14:paraId="21D1CDCD" w14:textId="77777777" w:rsidR="00000000" w:rsidRDefault="00337D18">
      <w:pPr>
        <w:pStyle w:val="Heading2"/>
        <w:divId w:val="263463575"/>
        <w:rPr>
          <w:rFonts w:ascii="Georgia" w:eastAsia="Times New Roman" w:hAnsi="Georgia"/>
          <w:sz w:val="27"/>
          <w:szCs w:val="27"/>
        </w:rPr>
      </w:pPr>
      <w:commentRangeStart w:id="90"/>
      <w:r>
        <w:rPr>
          <w:rFonts w:ascii="Georgia" w:eastAsia="Times New Roman" w:hAnsi="Georgia"/>
          <w:sz w:val="27"/>
          <w:szCs w:val="27"/>
        </w:rPr>
        <w:t>Important Conservation Actions Needed</w:t>
      </w:r>
      <w:commentRangeEnd w:id="90"/>
      <w:r>
        <w:rPr>
          <w:rStyle w:val="CommentReference"/>
          <w:b w:val="0"/>
          <w:bCs w:val="0"/>
        </w:rPr>
        <w:commentReference w:id="90"/>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000000" w14:paraId="4427411F" w14:textId="77777777">
        <w:trPr>
          <w:divId w:val="263463575"/>
          <w:tblCellSpacing w:w="15" w:type="dxa"/>
        </w:trPr>
        <w:tc>
          <w:tcPr>
            <w:tcW w:w="0" w:type="auto"/>
            <w:tcBorders>
              <w:bottom w:val="single" w:sz="6" w:space="0" w:color="000000"/>
            </w:tcBorders>
            <w:shd w:val="clear" w:color="auto" w:fill="BBBBBB"/>
            <w:vAlign w:val="center"/>
            <w:hideMark/>
          </w:tcPr>
          <w:p w14:paraId="08D0EA1F"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lastRenderedPageBreak/>
              <w:t>Conservation Actions</w:t>
            </w:r>
          </w:p>
        </w:tc>
        <w:tc>
          <w:tcPr>
            <w:tcW w:w="0" w:type="auto"/>
            <w:tcBorders>
              <w:bottom w:val="single" w:sz="6" w:space="0" w:color="000000"/>
            </w:tcBorders>
            <w:shd w:val="clear" w:color="auto" w:fill="BBBBBB"/>
            <w:vAlign w:val="center"/>
            <w:hideMark/>
          </w:tcPr>
          <w:p w14:paraId="51B26706"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29C6684" w14:textId="77777777">
        <w:trPr>
          <w:divId w:val="263463575"/>
          <w:tblCellSpacing w:w="15" w:type="dxa"/>
        </w:trPr>
        <w:tc>
          <w:tcPr>
            <w:tcW w:w="0" w:type="auto"/>
            <w:tcBorders>
              <w:bottom w:val="single" w:sz="6" w:space="0" w:color="CCCCCC"/>
            </w:tcBorders>
            <w:vAlign w:val="center"/>
            <w:hideMark/>
          </w:tcPr>
          <w:p w14:paraId="30FA2A57" w14:textId="77777777" w:rsidR="00000000" w:rsidRDefault="00337D18">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8370A8D"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r>
      <w:tr w:rsidR="00000000" w14:paraId="511CB94C" w14:textId="77777777">
        <w:trPr>
          <w:divId w:val="263463575"/>
          <w:tblCellSpacing w:w="15" w:type="dxa"/>
        </w:trPr>
        <w:tc>
          <w:tcPr>
            <w:tcW w:w="0" w:type="auto"/>
            <w:tcBorders>
              <w:bottom w:val="single" w:sz="6" w:space="0" w:color="CCCCCC"/>
            </w:tcBorders>
            <w:vAlign w:val="center"/>
            <w:hideMark/>
          </w:tcPr>
          <w:p w14:paraId="05159EA3" w14:textId="77777777" w:rsidR="00000000" w:rsidRDefault="00337D18">
            <w:pPr>
              <w:spacing w:after="75"/>
              <w:rPr>
                <w:rFonts w:ascii="Georgia" w:eastAsia="Times New Roman" w:hAnsi="Georgia"/>
                <w:sz w:val="18"/>
                <w:szCs w:val="18"/>
              </w:rPr>
            </w:pPr>
            <w:r>
              <w:rPr>
                <w:rFonts w:ascii="Georgia" w:eastAsia="Times New Roman" w:hAnsi="Georgia"/>
                <w:sz w:val="18"/>
                <w:szCs w:val="18"/>
              </w:rPr>
              <w:t xml:space="preserve">1.2. Land/water protection -&gt; Resource &amp; </w:t>
            </w:r>
            <w:r>
              <w:rPr>
                <w:rFonts w:ascii="Georgia" w:eastAsia="Times New Roman" w:hAnsi="Georgia"/>
                <w:sz w:val="18"/>
                <w:szCs w:val="18"/>
              </w:rPr>
              <w:t>habitat protection</w:t>
            </w:r>
          </w:p>
        </w:tc>
        <w:tc>
          <w:tcPr>
            <w:tcW w:w="0" w:type="auto"/>
            <w:tcBorders>
              <w:bottom w:val="single" w:sz="6" w:space="0" w:color="CCCCCC"/>
            </w:tcBorders>
            <w:vAlign w:val="center"/>
            <w:hideMark/>
          </w:tcPr>
          <w:p w14:paraId="29738E09"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55FD8421" w14:textId="77777777" w:rsidR="00000000" w:rsidRDefault="00337D18">
      <w:pPr>
        <w:pStyle w:val="Heading2"/>
        <w:divId w:val="263463575"/>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48AD3FC6" w14:textId="77777777">
        <w:trPr>
          <w:divId w:val="263463575"/>
          <w:tblCellSpacing w:w="15" w:type="dxa"/>
        </w:trPr>
        <w:tc>
          <w:tcPr>
            <w:tcW w:w="0" w:type="auto"/>
            <w:tcBorders>
              <w:bottom w:val="single" w:sz="6" w:space="0" w:color="000000"/>
            </w:tcBorders>
            <w:shd w:val="clear" w:color="auto" w:fill="BBBBBB"/>
            <w:vAlign w:val="center"/>
            <w:hideMark/>
          </w:tcPr>
          <w:p w14:paraId="79C2D8ED"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4308EE5D"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2BD1A22" w14:textId="77777777">
        <w:trPr>
          <w:divId w:val="263463575"/>
          <w:tblCellSpacing w:w="15" w:type="dxa"/>
        </w:trPr>
        <w:tc>
          <w:tcPr>
            <w:tcW w:w="0" w:type="auto"/>
            <w:tcBorders>
              <w:bottom w:val="single" w:sz="6" w:space="0" w:color="CCCCCC"/>
            </w:tcBorders>
            <w:vAlign w:val="center"/>
            <w:hideMark/>
          </w:tcPr>
          <w:p w14:paraId="39746E8A" w14:textId="77777777" w:rsidR="00000000" w:rsidRDefault="00337D18">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2C17548"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r>
      <w:tr w:rsidR="00000000" w14:paraId="0CB9BF2F" w14:textId="77777777">
        <w:trPr>
          <w:divId w:val="263463575"/>
          <w:tblCellSpacing w:w="15" w:type="dxa"/>
        </w:trPr>
        <w:tc>
          <w:tcPr>
            <w:tcW w:w="0" w:type="auto"/>
            <w:tcBorders>
              <w:bottom w:val="single" w:sz="6" w:space="0" w:color="CCCCCC"/>
            </w:tcBorders>
            <w:vAlign w:val="center"/>
            <w:hideMark/>
          </w:tcPr>
          <w:p w14:paraId="7BA04F0F" w14:textId="77777777" w:rsidR="00000000" w:rsidRDefault="00337D18">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5005E1F1"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r>
      <w:tr w:rsidR="00000000" w14:paraId="6414FEC0" w14:textId="77777777">
        <w:trPr>
          <w:divId w:val="263463575"/>
          <w:tblCellSpacing w:w="15" w:type="dxa"/>
        </w:trPr>
        <w:tc>
          <w:tcPr>
            <w:tcW w:w="0" w:type="auto"/>
            <w:tcBorders>
              <w:bottom w:val="single" w:sz="6" w:space="0" w:color="CCCCCC"/>
            </w:tcBorders>
            <w:vAlign w:val="center"/>
            <w:hideMark/>
          </w:tcPr>
          <w:p w14:paraId="4CE81F60" w14:textId="77777777" w:rsidR="00000000" w:rsidRDefault="00337D18">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00893A6"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147DF57A" w14:textId="77777777" w:rsidR="00000000" w:rsidRDefault="00337D18">
      <w:pPr>
        <w:pStyle w:val="Heading1"/>
        <w:divId w:val="1712463691"/>
        <w:rPr>
          <w:rFonts w:ascii="Georgia" w:eastAsia="Times New Roman" w:hAnsi="Georgia"/>
          <w:sz w:val="29"/>
          <w:szCs w:val="29"/>
        </w:rPr>
      </w:pPr>
      <w:r>
        <w:rPr>
          <w:rFonts w:ascii="Georgia" w:eastAsia="Times New Roman" w:hAnsi="Georgia"/>
          <w:sz w:val="29"/>
          <w:szCs w:val="29"/>
        </w:rPr>
        <w:t>Ecosystem Services</w:t>
      </w:r>
    </w:p>
    <w:p w14:paraId="3F3F15BF" w14:textId="77777777" w:rsidR="00000000" w:rsidRDefault="00337D18">
      <w:pPr>
        <w:pStyle w:val="Heading2"/>
        <w:divId w:val="171246369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E4FDF41" w14:textId="77777777">
        <w:trPr>
          <w:divId w:val="1712463691"/>
          <w:tblCellSpacing w:w="15" w:type="dxa"/>
        </w:trPr>
        <w:tc>
          <w:tcPr>
            <w:tcW w:w="0" w:type="auto"/>
            <w:tcBorders>
              <w:bottom w:val="single" w:sz="6" w:space="0" w:color="000000"/>
            </w:tcBorders>
            <w:shd w:val="clear" w:color="auto" w:fill="BBBBBB"/>
            <w:vAlign w:val="center"/>
            <w:hideMark/>
          </w:tcPr>
          <w:p w14:paraId="723224B7" w14:textId="77777777" w:rsidR="00000000" w:rsidRDefault="00337D18">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8B762A4" w14:textId="77777777" w:rsidR="00000000" w:rsidRDefault="00337D18">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0CF7CBC1" w14:textId="77777777">
        <w:trPr>
          <w:divId w:val="1712463691"/>
          <w:tblCellSpacing w:w="15" w:type="dxa"/>
        </w:trPr>
        <w:tc>
          <w:tcPr>
            <w:tcW w:w="0" w:type="auto"/>
            <w:vAlign w:val="center"/>
            <w:hideMark/>
          </w:tcPr>
          <w:p w14:paraId="5934AADC" w14:textId="77777777" w:rsidR="00000000" w:rsidRDefault="00337D18">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48BA9A4" w14:textId="77777777" w:rsidR="00000000"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1950500E" w14:textId="77777777" w:rsidR="00000000" w:rsidRDefault="00337D18">
      <w:pPr>
        <w:pStyle w:val="Heading1"/>
        <w:rPr>
          <w:rFonts w:ascii="Georgia" w:eastAsia="Times New Roman" w:hAnsi="Georgia"/>
          <w:sz w:val="29"/>
          <w:szCs w:val="29"/>
        </w:rPr>
      </w:pPr>
      <w:r>
        <w:rPr>
          <w:rFonts w:ascii="Georgia" w:eastAsia="Times New Roman" w:hAnsi="Georgia"/>
          <w:sz w:val="29"/>
          <w:szCs w:val="29"/>
        </w:rPr>
        <w:t>Bibliography</w:t>
      </w:r>
    </w:p>
    <w:p w14:paraId="391BF19E" w14:textId="5837A807" w:rsidR="00000000" w:rsidRDefault="00337D18">
      <w:pPr>
        <w:pStyle w:val="NormalWeb"/>
        <w:divId w:val="326329540"/>
        <w:rPr>
          <w:rFonts w:ascii="Georgia" w:hAnsi="Georgia"/>
        </w:rPr>
      </w:pPr>
      <w:r>
        <w:rPr>
          <w:rFonts w:ascii="Georgia" w:hAnsi="Georgia"/>
        </w:rPr>
        <w:t xml:space="preserve">BCGI. 2022. </w:t>
      </w:r>
      <w:proofErr w:type="spellStart"/>
      <w:r>
        <w:rPr>
          <w:rFonts w:ascii="Georgia" w:hAnsi="Georgia"/>
        </w:rPr>
        <w:t>PlantSearch</w:t>
      </w:r>
      <w:proofErr w:type="spellEnd"/>
      <w:r>
        <w:rPr>
          <w:rFonts w:ascii="Georgia" w:hAnsi="Georgia"/>
        </w:rPr>
        <w:t xml:space="preserve">. Botanic Gardens Conservation International. Available at: </w:t>
      </w:r>
      <w:r>
        <w:rPr>
          <w:rFonts w:ascii="Georgia" w:hAnsi="Georgia"/>
        </w:rPr>
        <w:fldChar w:fldCharType="begin"/>
      </w:r>
      <w:ins w:id="91" w:author="Jack Plummer" w:date="2022-08-19T17:43:00Z">
        <w:r>
          <w:rPr>
            <w:rFonts w:ascii="Georgia" w:hAnsi="Georgia"/>
          </w:rPr>
          <w:instrText>HYPERLINK "https://rbgkew.sharepoint.com/sites/KewPlantAssessment2022-2/Shared Documents/General/Projects/Threatened Biodiversity Hotspots Programme/Thailand/FORRU_reviews/www.bgci.org/plant_search.php"</w:instrText>
        </w:r>
      </w:ins>
      <w:del w:id="92" w:author="Jack Plummer" w:date="2022-08-19T17:43:00Z">
        <w:r w:rsidDel="00337D18">
          <w:rPr>
            <w:rFonts w:ascii="Georgia" w:hAnsi="Georgia"/>
          </w:rPr>
          <w:delInstrText xml:space="preserve"> </w:delInstrText>
        </w:r>
        <w:r w:rsidDel="00337D18">
          <w:rPr>
            <w:rFonts w:ascii="Georgia" w:hAnsi="Georgia"/>
          </w:rPr>
          <w:delInstrText>HYPERLINK "www.bgci.org/plant_search.php"</w:delInstrText>
        </w:r>
        <w:r w:rsidDel="00337D18">
          <w:rPr>
            <w:rFonts w:ascii="Georgia" w:hAnsi="Georgia"/>
          </w:rPr>
          <w:delInstrText xml:space="preserve"> </w:delInstrText>
        </w:r>
      </w:del>
      <w:ins w:id="93" w:author="Jack Plummer" w:date="2022-08-19T17:43:00Z">
        <w:r>
          <w:rPr>
            <w:rFonts w:ascii="Georgia" w:hAnsi="Georgia"/>
          </w:rPr>
        </w:r>
      </w:ins>
      <w:r>
        <w:rPr>
          <w:rFonts w:ascii="Georgia" w:hAnsi="Georgia"/>
        </w:rPr>
        <w:fldChar w:fldCharType="separate"/>
      </w:r>
      <w:r>
        <w:rPr>
          <w:rStyle w:val="Hyperlink"/>
          <w:rFonts w:ascii="Georgia" w:hAnsi="Georgia"/>
        </w:rPr>
        <w:t>w</w:t>
      </w:r>
      <w:r>
        <w:rPr>
          <w:rStyle w:val="Hyperlink"/>
          <w:rFonts w:ascii="Georgia" w:hAnsi="Georgia"/>
        </w:rPr>
        <w:t>ww.bgci.org/plant_search.php</w:t>
      </w:r>
      <w:r>
        <w:rPr>
          <w:rFonts w:ascii="Georgia" w:hAnsi="Georgia"/>
        </w:rPr>
        <w:fldChar w:fldCharType="end"/>
      </w:r>
      <w:r>
        <w:rPr>
          <w:rFonts w:ascii="Georgia" w:hAnsi="Georgia"/>
        </w:rPr>
        <w:t xml:space="preserve">. </w:t>
      </w:r>
    </w:p>
    <w:p w14:paraId="00110DA6" w14:textId="77777777" w:rsidR="00000000" w:rsidRDefault="00337D18">
      <w:pPr>
        <w:pStyle w:val="NormalWeb"/>
        <w:divId w:val="326329540"/>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29454537" w14:textId="77777777" w:rsidR="00000000" w:rsidRDefault="00337D18">
      <w:pPr>
        <w:pStyle w:val="NormalWeb"/>
        <w:divId w:val="326329540"/>
        <w:rPr>
          <w:rFonts w:ascii="Georgia" w:hAnsi="Georgia"/>
        </w:rPr>
      </w:pPr>
      <w:proofErr w:type="spellStart"/>
      <w:r>
        <w:rPr>
          <w:rFonts w:ascii="Georgia" w:hAnsi="Georgia"/>
        </w:rPr>
        <w:t>Chantaranothai</w:t>
      </w:r>
      <w:proofErr w:type="spellEnd"/>
      <w:r>
        <w:rPr>
          <w:rFonts w:ascii="Georgia" w:hAnsi="Georgia"/>
        </w:rPr>
        <w:t xml:space="preserve">, P. 1999. The </w:t>
      </w:r>
      <w:proofErr w:type="spellStart"/>
      <w:r>
        <w:rPr>
          <w:rFonts w:ascii="Georgia" w:hAnsi="Georgia"/>
        </w:rPr>
        <w:t>sapotaceae</w:t>
      </w:r>
      <w:proofErr w:type="spellEnd"/>
      <w:r>
        <w:rPr>
          <w:rFonts w:ascii="Georgia" w:hAnsi="Georgia"/>
        </w:rPr>
        <w:t xml:space="preserve"> of Thailand. In: </w:t>
      </w:r>
      <w:proofErr w:type="spellStart"/>
      <w:r>
        <w:rPr>
          <w:rFonts w:ascii="Georgia" w:hAnsi="Georgia"/>
        </w:rPr>
        <w:t>Santisuk</w:t>
      </w:r>
      <w:proofErr w:type="spellEnd"/>
      <w:r>
        <w:rPr>
          <w:rFonts w:ascii="Georgia" w:hAnsi="Georgia"/>
        </w:rPr>
        <w:t xml:space="preserve">, T. (ed.), </w:t>
      </w:r>
      <w:r>
        <w:rPr>
          <w:rFonts w:ascii="Georgia" w:hAnsi="Georgia"/>
          <w:i/>
          <w:iCs/>
        </w:rPr>
        <w:t xml:space="preserve">Thai Forest </w:t>
      </w:r>
      <w:r>
        <w:rPr>
          <w:rFonts w:ascii="Georgia" w:hAnsi="Georgia"/>
          <w:i/>
          <w:iCs/>
        </w:rPr>
        <w:t>Bulletin (Botany)</w:t>
      </w:r>
      <w:r>
        <w:rPr>
          <w:rFonts w:ascii="Georgia" w:hAnsi="Georgia"/>
        </w:rPr>
        <w:t xml:space="preserve">, pp. 139-166. </w:t>
      </w:r>
      <w:proofErr w:type="spellStart"/>
      <w:r>
        <w:rPr>
          <w:rFonts w:ascii="Georgia" w:hAnsi="Georgia"/>
        </w:rPr>
        <w:t>Ghailand</w:t>
      </w:r>
      <w:proofErr w:type="spellEnd"/>
      <w:r>
        <w:rPr>
          <w:rFonts w:ascii="Georgia" w:hAnsi="Georgia"/>
        </w:rPr>
        <w:t>.</w:t>
      </w:r>
    </w:p>
    <w:p w14:paraId="617D1364" w14:textId="77777777" w:rsidR="00000000" w:rsidRDefault="00337D18">
      <w:pPr>
        <w:pStyle w:val="NormalWeb"/>
        <w:divId w:val="326329540"/>
        <w:rPr>
          <w:rFonts w:ascii="Georgia" w:hAnsi="Georgia"/>
        </w:rPr>
      </w:pPr>
      <w:r>
        <w:rPr>
          <w:rFonts w:ascii="Georgia" w:hAnsi="Georgia"/>
        </w:rPr>
        <w:t xml:space="preserve">GBIF.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165DC497" w14:textId="77777777" w:rsidR="00000000" w:rsidRDefault="00337D18">
      <w:pPr>
        <w:pStyle w:val="NormalWeb"/>
        <w:divId w:val="326329540"/>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5" w:history="1">
        <w:r>
          <w:rPr>
            <w:rStyle w:val="Hyperlink"/>
            <w:rFonts w:ascii="Georgia" w:hAnsi="Georgia"/>
          </w:rPr>
          <w:t>https://www.genesys-pgr.org/</w:t>
        </w:r>
      </w:hyperlink>
      <w:r>
        <w:rPr>
          <w:rFonts w:ascii="Georgia" w:hAnsi="Georgia"/>
        </w:rPr>
        <w:t xml:space="preserve">. </w:t>
      </w:r>
    </w:p>
    <w:p w14:paraId="264B7F7E" w14:textId="77777777" w:rsidR="00000000" w:rsidRDefault="00337D18">
      <w:pPr>
        <w:pStyle w:val="NormalWeb"/>
        <w:divId w:val="326329540"/>
        <w:rPr>
          <w:rFonts w:ascii="Georgia" w:hAnsi="Georgia"/>
        </w:rPr>
      </w:pPr>
      <w:r>
        <w:rPr>
          <w:rFonts w:ascii="Georgia" w:hAnsi="Georgia"/>
        </w:rPr>
        <w:t xml:space="preserve">Global Forest Watch. 2022. Thailand Deforestation Rates &amp; Statistics. Available at: </w:t>
      </w:r>
      <w:hyperlink r:id="rId16" w:history="1">
        <w:r>
          <w:rPr>
            <w:rStyle w:val="Hyperlink"/>
            <w:rFonts w:ascii="Georgia" w:hAnsi="Georgia"/>
          </w:rPr>
          <w:t>https://www.globalforestwatch.org/dashboards/country/THA/?category=summary&amp;location=WyJjb3VudHJ5IiwiVEhBIl0%3D&amp;map=eyJjYW5Cb3VuZCI6ZmFsc2UsImRhdGFzZXRzIjpbeyJkYXRhc2V0IjoicG9saXRpY2FsL</w:t>
        </w:r>
        <w:r>
          <w:rPr>
            <w:rStyle w:val="Hyperlink"/>
            <w:rFonts w:ascii="Georgia" w:hAnsi="Georgia"/>
          </w:rPr>
          <w:t>WJvdW5kYXJpZXMiLCJsYXllcnMiOlsiZGlzcHV0ZWQtcG9saXRpY2FsLWJvdW5kYXJpZXMiLCJwb2xpdGljYWwtYm91bmRhcmllcyJdLCJib3VuZGFyeSI6dHJ1ZSwib3BhY2l0eSI6MSwidmlzaWJpbGl0eSI6dHJ1ZX0seyJkYXRhc2V0IjoidHJlZS1jb3Zlci1sb3NzIiwibGF5ZXJzIjpbInRyZWUtY292ZXItbG9zcyJdLCJvcGFjaXR5I</w:t>
        </w:r>
        <w:r>
          <w:rPr>
            <w:rStyle w:val="Hyperlink"/>
            <w:rFonts w:ascii="Georgia" w:hAnsi="Georgia"/>
          </w:rPr>
          <w:t>joxLCJ2aXNpYmlsaXR5Ijp0cnVlLCJ0aW1lbGluZVBhcmFtcyI6eyJzdGFydERhdGUiOiIyMDAxLTAxLTAxIiwiZW5kRGF0ZSI6IjIwMjEtMTItMzEiLCJ0cmltRW5kRGF0ZSI6IjIwMjEtMTItMzEifSwicGFyYW1zIjp7InRocmVzaG9sZCI6MzAsInZpc2liaWxpdHkiOnRydWV9fV19&amp;showMap=true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3966C5D0" w14:textId="77777777" w:rsidR="00000000" w:rsidRDefault="00337D18">
      <w:pPr>
        <w:pStyle w:val="NormalWeb"/>
        <w:divId w:val="326329540"/>
        <w:rPr>
          <w:rFonts w:ascii="Georgia" w:hAnsi="Georgia"/>
        </w:rPr>
      </w:pPr>
      <w:r>
        <w:rPr>
          <w:rFonts w:ascii="Georgia" w:hAnsi="Georgia"/>
        </w:rPr>
        <w:t xml:space="preserve">Voradol,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Forest Herbarium, Forest and Plant Conservation Research Office, Bangkok.</w:t>
      </w:r>
    </w:p>
    <w:p w14:paraId="36BF8984" w14:textId="77777777" w:rsidR="00000000" w:rsidRDefault="00337D18">
      <w:pPr>
        <w:pStyle w:val="NormalWeb"/>
        <w:divId w:val="326329540"/>
        <w:rPr>
          <w:rFonts w:ascii="Georgia" w:hAnsi="Georgia"/>
        </w:rPr>
      </w:pPr>
      <w:proofErr w:type="spellStart"/>
      <w:r>
        <w:rPr>
          <w:rFonts w:ascii="Georgia" w:hAnsi="Georgia"/>
        </w:rPr>
        <w:t>Wongnak</w:t>
      </w:r>
      <w:proofErr w:type="spellEnd"/>
      <w:r>
        <w:rPr>
          <w:rFonts w:ascii="Georgia" w:hAnsi="Georgia"/>
        </w:rPr>
        <w:t>, M. 2002. Diversity of Native Vegetation for Conser</w:t>
      </w:r>
      <w:r>
        <w:rPr>
          <w:rFonts w:ascii="Georgia" w:hAnsi="Georgia"/>
        </w:rPr>
        <w:t xml:space="preserve">vation </w:t>
      </w:r>
      <w:proofErr w:type="spellStart"/>
      <w:r>
        <w:rPr>
          <w:rFonts w:ascii="Georgia" w:hAnsi="Georgia"/>
        </w:rPr>
        <w:t>Planing</w:t>
      </w:r>
      <w:proofErr w:type="spellEnd"/>
      <w:r>
        <w:rPr>
          <w:rFonts w:ascii="Georgia" w:hAnsi="Georgia"/>
        </w:rPr>
        <w:t xml:space="preserve"> in Mae </w:t>
      </w:r>
      <w:proofErr w:type="spellStart"/>
      <w:r>
        <w:rPr>
          <w:rFonts w:ascii="Georgia" w:hAnsi="Georgia"/>
        </w:rPr>
        <w:t>Tuen</w:t>
      </w:r>
      <w:proofErr w:type="spellEnd"/>
      <w:r>
        <w:rPr>
          <w:rFonts w:ascii="Georgia" w:hAnsi="Georgia"/>
        </w:rPr>
        <w:t xml:space="preserve"> Forest, </w:t>
      </w:r>
      <w:proofErr w:type="spellStart"/>
      <w:r>
        <w:rPr>
          <w:rFonts w:ascii="Georgia" w:hAnsi="Georgia"/>
        </w:rPr>
        <w:t>Tak</w:t>
      </w:r>
      <w:proofErr w:type="spellEnd"/>
      <w:r>
        <w:rPr>
          <w:rFonts w:ascii="Georgia" w:hAnsi="Georgia"/>
        </w:rPr>
        <w:t xml:space="preserve"> Province. Department of Geology, Chiang Mai University.</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Jack Plummer" w:date="2022-08-19T17:29:00Z" w:initials="JP">
    <w:p w14:paraId="15E63959" w14:textId="77777777" w:rsidR="002650A5" w:rsidRDefault="002650A5" w:rsidP="00FA666A">
      <w:pPr>
        <w:pStyle w:val="CommentText"/>
      </w:pPr>
      <w:r>
        <w:rPr>
          <w:rStyle w:val="CommentReference"/>
        </w:rPr>
        <w:annotationRef/>
      </w:r>
      <w:r>
        <w:t>Is this true? Urbanisation is the most proximal and immediate threat?</w:t>
      </w:r>
    </w:p>
  </w:comment>
  <w:comment w:id="10" w:author="Jack Plummer" w:date="2022-08-19T17:29:00Z" w:initials="JP">
    <w:p w14:paraId="554F5CD9" w14:textId="77777777" w:rsidR="002650A5" w:rsidRDefault="002650A5" w:rsidP="0062001D">
      <w:pPr>
        <w:pStyle w:val="CommentText"/>
      </w:pPr>
      <w:r>
        <w:rPr>
          <w:rStyle w:val="CommentReference"/>
        </w:rPr>
        <w:annotationRef/>
      </w:r>
      <w:r>
        <w:t>I've spent just a couple of minutes looking and I think shifting agriculture/tourism within Mae Tuen are biggest threats to the species - let's try and be more specific with documentation for these very restricted species.</w:t>
      </w:r>
    </w:p>
  </w:comment>
  <w:comment w:id="11" w:author="Jack Plummer" w:date="2022-08-19T17:36:00Z" w:initials="JP">
    <w:p w14:paraId="3B34B61F" w14:textId="77777777" w:rsidR="00404EF9" w:rsidRDefault="00404EF9" w:rsidP="00DF54C3">
      <w:pPr>
        <w:pStyle w:val="CommentText"/>
      </w:pPr>
      <w:r>
        <w:rPr>
          <w:rStyle w:val="CommentReference"/>
        </w:rPr>
        <w:annotationRef/>
      </w:r>
      <w:r>
        <w:t>Careful with copy and pasting - this isn't true. We have exact population information in this case.</w:t>
      </w:r>
    </w:p>
  </w:comment>
  <w:comment w:id="41" w:author="Jack Plummer" w:date="2022-08-19T17:37:00Z" w:initials="JP">
    <w:p w14:paraId="69797FDD" w14:textId="77777777" w:rsidR="00404EF9" w:rsidRDefault="00404EF9" w:rsidP="00600C61">
      <w:pPr>
        <w:pStyle w:val="CommentText"/>
      </w:pPr>
      <w:r>
        <w:rPr>
          <w:rStyle w:val="CommentReference"/>
        </w:rPr>
        <w:annotationRef/>
      </w:r>
      <w:r>
        <w:t>Complete 'number of mature individuals' = 8. This will trigger CR D.</w:t>
      </w:r>
    </w:p>
  </w:comment>
  <w:comment w:id="54" w:author="Jack Plummer" w:date="2022-08-19T17:38:00Z" w:initials="JP">
    <w:p w14:paraId="4F3D8388" w14:textId="77777777" w:rsidR="00404EF9" w:rsidRDefault="00404EF9" w:rsidP="00D221F4">
      <w:pPr>
        <w:pStyle w:val="CommentText"/>
      </w:pPr>
      <w:r>
        <w:rPr>
          <w:rStyle w:val="CommentReference"/>
        </w:rPr>
        <w:annotationRef/>
      </w:r>
      <w:r>
        <w:t>Mention habit.</w:t>
      </w:r>
    </w:p>
  </w:comment>
  <w:comment w:id="63" w:author="Jack Plummer" w:date="2022-08-19T17:38:00Z" w:initials="JP">
    <w:p w14:paraId="36D23DC2" w14:textId="55798158" w:rsidR="00404EF9" w:rsidRDefault="00404EF9" w:rsidP="00602EB5">
      <w:pPr>
        <w:pStyle w:val="CommentText"/>
      </w:pPr>
      <w:r>
        <w:rPr>
          <w:rStyle w:val="CommentReference"/>
        </w:rPr>
        <w:annotationRef/>
      </w:r>
      <w:r>
        <w:t>Is this true?</w:t>
      </w:r>
    </w:p>
  </w:comment>
  <w:comment w:id="64" w:author="Jack Plummer" w:date="2022-08-19T17:39:00Z" w:initials="JP">
    <w:p w14:paraId="7D9BEB23" w14:textId="77777777" w:rsidR="00337D18" w:rsidRDefault="00337D18" w:rsidP="006F0924">
      <w:pPr>
        <w:pStyle w:val="CommentText"/>
      </w:pPr>
      <w:r>
        <w:rPr>
          <w:rStyle w:val="CommentReference"/>
        </w:rPr>
        <w:annotationRef/>
      </w:r>
      <w:r>
        <w:t>This is ok, but I think we can be more specific to the collection site.</w:t>
      </w:r>
    </w:p>
  </w:comment>
  <w:comment w:id="70" w:author="Jack Plummer" w:date="2022-08-19T17:42:00Z" w:initials="JP">
    <w:p w14:paraId="6732D8A7" w14:textId="77777777" w:rsidR="00337D18" w:rsidRDefault="00337D18" w:rsidP="006B3EF8">
      <w:pPr>
        <w:pStyle w:val="CommentText"/>
      </w:pPr>
      <w:r>
        <w:rPr>
          <w:rStyle w:val="CommentReference"/>
        </w:rPr>
        <w:annotationRef/>
      </w:r>
      <w:r>
        <w:t>Add more specific information here.</w:t>
      </w:r>
    </w:p>
  </w:comment>
  <w:comment w:id="90" w:author="Jack Plummer" w:date="2022-08-19T17:43:00Z" w:initials="JP">
    <w:p w14:paraId="16D6C1CD" w14:textId="77777777" w:rsidR="00337D18" w:rsidRDefault="00337D18" w:rsidP="00272E17">
      <w:pPr>
        <w:pStyle w:val="CommentText"/>
      </w:pPr>
      <w:r>
        <w:rPr>
          <w:rStyle w:val="CommentReference"/>
        </w:rPr>
        <w:annotationRef/>
      </w:r>
      <w:r>
        <w:t>Add ex situ actions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E63959" w15:done="0"/>
  <w15:commentEx w15:paraId="554F5CD9" w15:paraIdParent="15E63959" w15:done="0"/>
  <w15:commentEx w15:paraId="3B34B61F" w15:done="0"/>
  <w15:commentEx w15:paraId="69797FDD" w15:done="0"/>
  <w15:commentEx w15:paraId="4F3D8388" w15:done="0"/>
  <w15:commentEx w15:paraId="36D23DC2" w15:done="0"/>
  <w15:commentEx w15:paraId="7D9BEB23" w15:done="0"/>
  <w15:commentEx w15:paraId="6732D8A7" w15:done="0"/>
  <w15:commentEx w15:paraId="16D6C1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470C" w16cex:dateUtc="2022-08-19T16:29:00Z"/>
  <w16cex:commentExtensible w16cex:durableId="26AA4717" w16cex:dateUtc="2022-08-19T16:29:00Z"/>
  <w16cex:commentExtensible w16cex:durableId="26AA48A4" w16cex:dateUtc="2022-08-19T16:36:00Z"/>
  <w16cex:commentExtensible w16cex:durableId="26AA48CB" w16cex:dateUtc="2022-08-19T16:37:00Z"/>
  <w16cex:commentExtensible w16cex:durableId="26AA4929" w16cex:dateUtc="2022-08-19T16:38:00Z"/>
  <w16cex:commentExtensible w16cex:durableId="26AA4906" w16cex:dateUtc="2022-08-19T16:38:00Z"/>
  <w16cex:commentExtensible w16cex:durableId="26AA4968" w16cex:dateUtc="2022-08-19T16:39:00Z"/>
  <w16cex:commentExtensible w16cex:durableId="26AA4A13" w16cex:dateUtc="2022-08-19T16:42:00Z"/>
  <w16cex:commentExtensible w16cex:durableId="26AA4A3D" w16cex:dateUtc="2022-08-19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E63959" w16cid:durableId="26AA470C"/>
  <w16cid:commentId w16cid:paraId="554F5CD9" w16cid:durableId="26AA4717"/>
  <w16cid:commentId w16cid:paraId="3B34B61F" w16cid:durableId="26AA48A4"/>
  <w16cid:commentId w16cid:paraId="69797FDD" w16cid:durableId="26AA48CB"/>
  <w16cid:commentId w16cid:paraId="4F3D8388" w16cid:durableId="26AA4929"/>
  <w16cid:commentId w16cid:paraId="36D23DC2" w16cid:durableId="26AA4906"/>
  <w16cid:commentId w16cid:paraId="7D9BEB23" w16cid:durableId="26AA4968"/>
  <w16cid:commentId w16cid:paraId="6732D8A7" w16cid:durableId="26AA4A13"/>
  <w16cid:commentId w16cid:paraId="16D6C1CD" w16cid:durableId="26AA4A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4EA2"/>
    <w:rsid w:val="002650A5"/>
    <w:rsid w:val="00337D18"/>
    <w:rsid w:val="00404EF9"/>
    <w:rsid w:val="00A9779A"/>
    <w:rsid w:val="00C94E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3B632"/>
  <w15:chartTrackingRefBased/>
  <w15:docId w15:val="{B32C6A85-6210-41C4-9BFA-252FA7B4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C94EA2"/>
    <w:rPr>
      <w:sz w:val="16"/>
      <w:szCs w:val="16"/>
    </w:rPr>
  </w:style>
  <w:style w:type="paragraph" w:styleId="CommentText">
    <w:name w:val="annotation text"/>
    <w:basedOn w:val="Normal"/>
    <w:link w:val="CommentTextChar"/>
    <w:uiPriority w:val="99"/>
    <w:unhideWhenUsed/>
    <w:rsid w:val="00C94EA2"/>
    <w:rPr>
      <w:sz w:val="20"/>
      <w:szCs w:val="20"/>
    </w:rPr>
  </w:style>
  <w:style w:type="character" w:customStyle="1" w:styleId="CommentTextChar">
    <w:name w:val="Comment Text Char"/>
    <w:basedOn w:val="DefaultParagraphFont"/>
    <w:link w:val="CommentText"/>
    <w:uiPriority w:val="99"/>
    <w:rsid w:val="00C94EA2"/>
    <w:rPr>
      <w:rFonts w:eastAsiaTheme="minorEastAsia"/>
    </w:rPr>
  </w:style>
  <w:style w:type="paragraph" w:styleId="CommentSubject">
    <w:name w:val="annotation subject"/>
    <w:basedOn w:val="CommentText"/>
    <w:next w:val="CommentText"/>
    <w:link w:val="CommentSubjectChar"/>
    <w:uiPriority w:val="99"/>
    <w:semiHidden/>
    <w:unhideWhenUsed/>
    <w:rsid w:val="00C94EA2"/>
    <w:rPr>
      <w:b/>
      <w:bCs/>
    </w:rPr>
  </w:style>
  <w:style w:type="character" w:customStyle="1" w:styleId="CommentSubjectChar">
    <w:name w:val="Comment Subject Char"/>
    <w:basedOn w:val="CommentTextChar"/>
    <w:link w:val="CommentSubject"/>
    <w:uiPriority w:val="99"/>
    <w:semiHidden/>
    <w:rsid w:val="00C94EA2"/>
    <w:rPr>
      <w:rFonts w:eastAsiaTheme="minorEastAsia"/>
      <w:b/>
      <w:bCs/>
    </w:rPr>
  </w:style>
  <w:style w:type="paragraph" w:styleId="Revision">
    <w:name w:val="Revision"/>
    <w:hidden/>
    <w:uiPriority w:val="99"/>
    <w:semiHidden/>
    <w:rsid w:val="002650A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24197">
      <w:marLeft w:val="0"/>
      <w:marRight w:val="0"/>
      <w:marTop w:val="0"/>
      <w:marBottom w:val="0"/>
      <w:divBdr>
        <w:top w:val="none" w:sz="0" w:space="0" w:color="auto"/>
        <w:left w:val="none" w:sz="0" w:space="0" w:color="auto"/>
        <w:bottom w:val="none" w:sz="0" w:space="0" w:color="auto"/>
        <w:right w:val="none" w:sz="0" w:space="0" w:color="auto"/>
      </w:divBdr>
    </w:div>
    <w:div w:id="162938912">
      <w:marLeft w:val="0"/>
      <w:marRight w:val="0"/>
      <w:marTop w:val="0"/>
      <w:marBottom w:val="0"/>
      <w:divBdr>
        <w:top w:val="none" w:sz="0" w:space="0" w:color="auto"/>
        <w:left w:val="none" w:sz="0" w:space="0" w:color="auto"/>
        <w:bottom w:val="none" w:sz="0" w:space="0" w:color="auto"/>
        <w:right w:val="none" w:sz="0" w:space="0" w:color="auto"/>
      </w:divBdr>
    </w:div>
    <w:div w:id="263463575">
      <w:marLeft w:val="0"/>
      <w:marRight w:val="0"/>
      <w:marTop w:val="0"/>
      <w:marBottom w:val="0"/>
      <w:divBdr>
        <w:top w:val="none" w:sz="0" w:space="0" w:color="auto"/>
        <w:left w:val="none" w:sz="0" w:space="0" w:color="auto"/>
        <w:bottom w:val="none" w:sz="0" w:space="0" w:color="auto"/>
        <w:right w:val="none" w:sz="0" w:space="0" w:color="auto"/>
      </w:divBdr>
    </w:div>
    <w:div w:id="326329540">
      <w:marLeft w:val="0"/>
      <w:marRight w:val="0"/>
      <w:marTop w:val="0"/>
      <w:marBottom w:val="0"/>
      <w:divBdr>
        <w:top w:val="none" w:sz="0" w:space="0" w:color="auto"/>
        <w:left w:val="none" w:sz="0" w:space="0" w:color="auto"/>
        <w:bottom w:val="none" w:sz="0" w:space="0" w:color="auto"/>
        <w:right w:val="none" w:sz="0" w:space="0" w:color="auto"/>
      </w:divBdr>
    </w:div>
    <w:div w:id="425542764">
      <w:marLeft w:val="0"/>
      <w:marRight w:val="0"/>
      <w:marTop w:val="0"/>
      <w:marBottom w:val="0"/>
      <w:divBdr>
        <w:top w:val="none" w:sz="0" w:space="0" w:color="auto"/>
        <w:left w:val="none" w:sz="0" w:space="0" w:color="auto"/>
        <w:bottom w:val="none" w:sz="0" w:space="0" w:color="auto"/>
        <w:right w:val="none" w:sz="0" w:space="0" w:color="auto"/>
      </w:divBdr>
    </w:div>
    <w:div w:id="530991848">
      <w:marLeft w:val="0"/>
      <w:marRight w:val="0"/>
      <w:marTop w:val="0"/>
      <w:marBottom w:val="0"/>
      <w:divBdr>
        <w:top w:val="none" w:sz="0" w:space="0" w:color="auto"/>
        <w:left w:val="none" w:sz="0" w:space="0" w:color="auto"/>
        <w:bottom w:val="none" w:sz="0" w:space="0" w:color="auto"/>
        <w:right w:val="none" w:sz="0" w:space="0" w:color="auto"/>
      </w:divBdr>
    </w:div>
    <w:div w:id="782457477">
      <w:marLeft w:val="0"/>
      <w:marRight w:val="0"/>
      <w:marTop w:val="0"/>
      <w:marBottom w:val="0"/>
      <w:divBdr>
        <w:top w:val="none" w:sz="0" w:space="0" w:color="auto"/>
        <w:left w:val="none" w:sz="0" w:space="0" w:color="auto"/>
        <w:bottom w:val="none" w:sz="0" w:space="0" w:color="auto"/>
        <w:right w:val="none" w:sz="0" w:space="0" w:color="auto"/>
      </w:divBdr>
      <w:divsChild>
        <w:div w:id="160050807">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13422879">
      <w:marLeft w:val="0"/>
      <w:marRight w:val="0"/>
      <w:marTop w:val="0"/>
      <w:marBottom w:val="0"/>
      <w:divBdr>
        <w:top w:val="none" w:sz="0" w:space="0" w:color="auto"/>
        <w:left w:val="none" w:sz="0" w:space="0" w:color="auto"/>
        <w:bottom w:val="none" w:sz="0" w:space="0" w:color="auto"/>
        <w:right w:val="none" w:sz="0" w:space="0" w:color="auto"/>
      </w:divBdr>
    </w:div>
    <w:div w:id="1294600812">
      <w:marLeft w:val="0"/>
      <w:marRight w:val="0"/>
      <w:marTop w:val="0"/>
      <w:marBottom w:val="0"/>
      <w:divBdr>
        <w:top w:val="none" w:sz="0" w:space="0" w:color="auto"/>
        <w:left w:val="none" w:sz="0" w:space="0" w:color="auto"/>
        <w:bottom w:val="none" w:sz="0" w:space="0" w:color="auto"/>
        <w:right w:val="none" w:sz="0" w:space="0" w:color="auto"/>
      </w:divBdr>
    </w:div>
    <w:div w:id="1438523962">
      <w:marLeft w:val="0"/>
      <w:marRight w:val="0"/>
      <w:marTop w:val="0"/>
      <w:marBottom w:val="0"/>
      <w:divBdr>
        <w:top w:val="none" w:sz="0" w:space="0" w:color="auto"/>
        <w:left w:val="none" w:sz="0" w:space="0" w:color="auto"/>
        <w:bottom w:val="none" w:sz="0" w:space="0" w:color="auto"/>
        <w:right w:val="none" w:sz="0" w:space="0" w:color="auto"/>
      </w:divBdr>
    </w:div>
    <w:div w:id="1712463691">
      <w:marLeft w:val="0"/>
      <w:marRight w:val="0"/>
      <w:marTop w:val="0"/>
      <w:marBottom w:val="0"/>
      <w:divBdr>
        <w:top w:val="none" w:sz="0" w:space="0" w:color="auto"/>
        <w:left w:val="none" w:sz="0" w:space="0" w:color="auto"/>
        <w:bottom w:val="none" w:sz="0" w:space="0" w:color="auto"/>
        <w:right w:val="none" w:sz="0" w:space="0" w:color="auto"/>
      </w:divBdr>
    </w:div>
    <w:div w:id="176733838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enesys-pgr.org/"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E1712B-9183-4CBE-8C9B-B3775F664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17EADF-8C8E-4F7E-B93E-E1253270C314}">
  <ds:schemaRefs>
    <ds:schemaRef ds:uri="Microsoft.SharePoint.Taxonomy.ContentTypeSync"/>
  </ds:schemaRefs>
</ds:datastoreItem>
</file>

<file path=customXml/itemProps3.xml><?xml version="1.0" encoding="utf-8"?>
<ds:datastoreItem xmlns:ds="http://schemas.openxmlformats.org/officeDocument/2006/customXml" ds:itemID="{C6181FA3-CD97-4C5F-9CA8-665720433295}">
  <ds:schemaRefs>
    <ds:schemaRef ds:uri="http://schemas.microsoft.com/sharepoint/events"/>
  </ds:schemaRefs>
</ds:datastoreItem>
</file>

<file path=customXml/itemProps4.xml><?xml version="1.0" encoding="utf-8"?>
<ds:datastoreItem xmlns:ds="http://schemas.openxmlformats.org/officeDocument/2006/customXml" ds:itemID="{92C4D63A-04C2-4392-88D6-98618C301104}">
  <ds:schemaRefs>
    <ds:schemaRef ds:uri="http://schemas.microsoft.com/sharepoint/v3/contenttype/forms"/>
  </ds:schemaRefs>
</ds:datastoreItem>
</file>

<file path=customXml/itemProps5.xml><?xml version="1.0" encoding="utf-8"?>
<ds:datastoreItem xmlns:ds="http://schemas.openxmlformats.org/officeDocument/2006/customXml" ds:itemID="{41AE0B10-C83E-422D-B265-86FE81904219}">
  <ds:schemaRefs>
    <ds:schemaRef ds:uri="150f78d0-e5c4-40ba-9879-1115501c63e5"/>
    <ds:schemaRef ds:uri="http://purl.org/dc/terms/"/>
    <ds:schemaRef ds:uri="http://schemas.microsoft.com/office/2006/documentManagement/types"/>
    <ds:schemaRef ds:uri="3174fa65-5130-4218-be7b-3006b691958f"/>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590658d6-28a4-43df-8461-354b94568f6c"/>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1154</Words>
  <Characters>8744</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Madhuca takensis</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Madhuca takensis</dc:title>
  <dc:subject/>
  <dc:creator>Jack Plummer</dc:creator>
  <cp:keywords/>
  <dc:description/>
  <cp:lastModifiedBy>Jack Plummer</cp:lastModifiedBy>
  <cp:revision>2</cp:revision>
  <dcterms:created xsi:type="dcterms:W3CDTF">2022-08-19T16:43:00Z</dcterms:created>
  <dcterms:modified xsi:type="dcterms:W3CDTF">2022-08-19T16:43:00Z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