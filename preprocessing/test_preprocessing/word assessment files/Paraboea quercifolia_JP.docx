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55439" w14:textId="77777777" w:rsidR="00000000" w:rsidRDefault="00000000">
      <w:pPr>
        <w:jc w:val="center"/>
        <w:divId w:val="2056154047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3FBCE939" w14:textId="77777777" w:rsidR="00000000" w:rsidRDefault="00000000">
      <w:pPr>
        <w:divId w:val="365908459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4A408B59" wp14:editId="292EAD26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BF35E" w14:textId="77777777" w:rsidR="00000000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365908459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Paraboea quercifolia</w:t>
      </w:r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Triboun</w:t>
      </w:r>
    </w:p>
    <w:p w14:paraId="75C437CF" w14:textId="77777777" w:rsidR="00000000" w:rsidRDefault="00000000">
      <w:pPr>
        <w:jc w:val="right"/>
        <w:divId w:val="365908459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>PLANTAE - TRACHEOPHYTA - MAGNOLIOPSIDA - LAMIALES - GESNERIACEAE - Paraboea - quercifolia</w:t>
      </w:r>
    </w:p>
    <w:p w14:paraId="039DF82A" w14:textId="77777777" w:rsidR="00000000" w:rsidRDefault="00000000">
      <w:pPr>
        <w:pStyle w:val="NormalWeb"/>
        <w:divId w:val="943614028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cha ruesi bai ko (</w:t>
      </w:r>
      <w:r>
        <w:rPr>
          <w:rFonts w:ascii="Leelawadee UI" w:hAnsi="Leelawadee UI" w:cs="Leelawadee UI"/>
        </w:rPr>
        <w:t>ชาฤาษีใบก่อ</w:t>
      </w:r>
      <w:r>
        <w:rPr>
          <w:rFonts w:ascii="Georgia" w:hAnsi="Georgia"/>
        </w:rPr>
        <w:t>) (Thai)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2"/>
        <w:gridCol w:w="629"/>
      </w:tblGrid>
      <w:tr w:rsidR="00000000" w14:paraId="40C948A5" w14:textId="77777777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E460F64" w14:textId="77777777" w:rsidR="00000000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390BD967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04F4A934" w14:textId="74757542" w:rsidR="00000000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commentRangeStart w:id="0"/>
            <w:r>
              <w:rPr>
                <w:rFonts w:ascii="Georgia" w:eastAsia="Times New Roman" w:hAnsi="Georgia"/>
                <w:sz w:val="20"/>
                <w:szCs w:val="20"/>
              </w:rPr>
              <w:t>CR - Critically Endangered, B1ab(iii)+2ab(iii) (IUCN version 3.1)</w:t>
            </w:r>
            <w:commentRangeEnd w:id="0"/>
            <w:r w:rsidR="00CE5E01">
              <w:rPr>
                <w:rStyle w:val="CommentReference"/>
              </w:rPr>
              <w:commentReference w:id="0"/>
            </w:r>
            <w:ins w:id="1" w:author="Jack Plummer" w:date="2022-09-29T13:26:00Z">
              <w:r w:rsidR="00CE5E01">
                <w:rPr>
                  <w:rFonts w:ascii="Georgia" w:eastAsia="Times New Roman" w:hAnsi="Georgia"/>
                  <w:sz w:val="20"/>
                  <w:szCs w:val="20"/>
                </w:rPr>
                <w:t>I</w:t>
              </w:r>
            </w:ins>
          </w:p>
        </w:tc>
      </w:tr>
      <w:tr w:rsidR="00000000" w14:paraId="15937439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16A0100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 </w:t>
            </w:r>
          </w:p>
        </w:tc>
      </w:tr>
      <w:tr w:rsidR="00000000" w14:paraId="3319B879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DE717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Extinct: </w:t>
            </w:r>
          </w:p>
        </w:tc>
        <w:tc>
          <w:tcPr>
            <w:tcW w:w="0" w:type="auto"/>
            <w:vAlign w:val="center"/>
            <w:hideMark/>
          </w:tcPr>
          <w:p w14:paraId="74B3DC5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0A0D1953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C6C7F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 in the Wild: </w:t>
            </w:r>
          </w:p>
        </w:tc>
        <w:tc>
          <w:tcPr>
            <w:tcW w:w="0" w:type="auto"/>
            <w:vAlign w:val="center"/>
            <w:hideMark/>
          </w:tcPr>
          <w:p w14:paraId="70F1DF3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64C8F789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913EA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Date Last Recorded (in the wild): </w:t>
            </w:r>
          </w:p>
        </w:tc>
        <w:tc>
          <w:tcPr>
            <w:tcW w:w="0" w:type="auto"/>
            <w:vAlign w:val="center"/>
            <w:hideMark/>
          </w:tcPr>
          <w:p w14:paraId="661C3FD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</w:p>
        </w:tc>
      </w:tr>
    </w:tbl>
    <w:p w14:paraId="0CCD2EF8" w14:textId="77777777" w:rsidR="00000000" w:rsidRDefault="00000000">
      <w:pPr>
        <w:pStyle w:val="Heading1"/>
        <w:divId w:val="1816023823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368F9EA9" w14:textId="77777777" w:rsidR="00000000" w:rsidRDefault="00000000">
      <w:pPr>
        <w:pStyle w:val="Heading2"/>
        <w:divId w:val="181602382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3EC68692" w14:textId="77777777" w:rsidR="00000000" w:rsidRDefault="00000000">
      <w:pPr>
        <w:pStyle w:val="NormalWeb"/>
        <w:divId w:val="1816023823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2022-08-24</w:t>
      </w:r>
    </w:p>
    <w:p w14:paraId="61256C53" w14:textId="77777777" w:rsidR="00000000" w:rsidRDefault="00000000">
      <w:pPr>
        <w:pStyle w:val="NormalWeb"/>
        <w:divId w:val="1816023823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r>
        <w:rPr>
          <w:rFonts w:ascii="Georgia" w:hAnsi="Georgia"/>
        </w:rPr>
        <w:t>Triboun, P. &amp; Khorngton, S.</w:t>
      </w:r>
    </w:p>
    <w:p w14:paraId="73B98B75" w14:textId="77777777" w:rsidR="00000000" w:rsidRDefault="00000000">
      <w:pPr>
        <w:pStyle w:val="NormalWeb"/>
        <w:divId w:val="1816023823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30280981" w14:textId="77777777" w:rsidR="00000000" w:rsidRDefault="00000000">
      <w:pPr>
        <w:pStyle w:val="Heading2"/>
        <w:divId w:val="181602382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0B017967" w14:textId="50982E70" w:rsidR="00000000" w:rsidRDefault="00000000">
      <w:pPr>
        <w:pStyle w:val="NormalWeb"/>
        <w:divId w:val="1816023823"/>
        <w:rPr>
          <w:rFonts w:ascii="Georgia" w:hAnsi="Georgia"/>
        </w:rPr>
      </w:pPr>
      <w:r>
        <w:rPr>
          <w:rStyle w:val="Emphasis"/>
          <w:rFonts w:ascii="Georgia" w:hAnsi="Georgia"/>
        </w:rPr>
        <w:t>Paraboea quercifolia</w:t>
      </w:r>
      <w:r>
        <w:rPr>
          <w:rFonts w:ascii="Georgia" w:hAnsi="Georgia"/>
        </w:rPr>
        <w:t xml:space="preserve"> is endemic to Thailand. This species was found only at Tham Wiweg Sri Sawat Temple, Lopburi province (type locality). Its estimated of extent of occurrence (EOO) of 4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 and area of occupancy (AOO) of 4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 both fall within the thresholds for</w:t>
      </w:r>
      <w:ins w:id="2" w:author="Jack Plummer" w:date="2022-09-29T13:24:00Z">
        <w:r w:rsidR="00CE5E01">
          <w:rPr>
            <w:rFonts w:ascii="Georgia" w:hAnsi="Georgia"/>
          </w:rPr>
          <w:t xml:space="preserve"> the</w:t>
        </w:r>
      </w:ins>
      <w:r>
        <w:rPr>
          <w:rFonts w:ascii="Georgia" w:hAnsi="Georgia"/>
        </w:rPr>
        <w:t xml:space="preserve"> Critically Endangered category under criterion B. Its habitat is threatened by fire, agricultural expansion, and the construction of temple and stairs which are inferred to be contributing to a continuing decline in habitat area, extent, and quality. Moreover, the </w:t>
      </w:r>
      <w:ins w:id="3" w:author="Jack Plummer" w:date="2022-09-29T13:25:00Z">
        <w:r w:rsidR="00CE5E01">
          <w:rPr>
            <w:rFonts w:ascii="Georgia" w:hAnsi="Georgia"/>
          </w:rPr>
          <w:t xml:space="preserve">only known </w:t>
        </w:r>
      </w:ins>
      <w:r>
        <w:rPr>
          <w:rFonts w:ascii="Georgia" w:hAnsi="Georgia"/>
        </w:rPr>
        <w:t xml:space="preserve">collection site is outside </w:t>
      </w:r>
      <w:ins w:id="4" w:author="Jack Plummer" w:date="2022-09-29T13:25:00Z">
        <w:r w:rsidR="00CE5E01">
          <w:rPr>
            <w:rFonts w:ascii="Georgia" w:hAnsi="Georgia"/>
          </w:rPr>
          <w:t xml:space="preserve">a </w:t>
        </w:r>
      </w:ins>
      <w:r>
        <w:rPr>
          <w:rFonts w:ascii="Georgia" w:hAnsi="Georgia"/>
        </w:rPr>
        <w:t>protected area. It has experienced</w:t>
      </w:r>
      <w:del w:id="5" w:author="Jack Plummer" w:date="2022-09-29T13:25:00Z">
        <w:r w:rsidDel="00CE5E01">
          <w:rPr>
            <w:rFonts w:ascii="Georgia" w:hAnsi="Georgia"/>
          </w:rPr>
          <w:delText xml:space="preserve"> </w:delText>
        </w:r>
      </w:del>
      <w:ins w:id="6" w:author="Jack Plummer" w:date="2022-09-29T13:25:00Z">
        <w:r w:rsidR="00CE5E01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severe and ongoing decline</w:t>
      </w:r>
      <w:ins w:id="7" w:author="Jack Plummer" w:date="2022-09-29T13:25:00Z">
        <w:r w:rsidR="00CE5E01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in habitat and </w:t>
      </w:r>
      <w:ins w:id="8" w:author="Jack Plummer" w:date="2022-09-29T13:25:00Z">
        <w:r w:rsidR="00CE5E01">
          <w:rPr>
            <w:rFonts w:ascii="Georgia" w:hAnsi="Georgia"/>
          </w:rPr>
          <w:t xml:space="preserve">the </w:t>
        </w:r>
      </w:ins>
      <w:r>
        <w:rPr>
          <w:rFonts w:ascii="Georgia" w:hAnsi="Georgia"/>
        </w:rPr>
        <w:t>number</w:t>
      </w:r>
      <w:ins w:id="9" w:author="Jack Plummer" w:date="2022-09-29T13:25:00Z">
        <w:r w:rsidR="00CE5E01">
          <w:rPr>
            <w:rFonts w:ascii="Georgia" w:hAnsi="Georgia"/>
          </w:rPr>
          <w:t xml:space="preserve"> of mature individuals</w:t>
        </w:r>
      </w:ins>
      <w:r>
        <w:rPr>
          <w:rFonts w:ascii="Georgia" w:hAnsi="Georgia"/>
        </w:rPr>
        <w:t xml:space="preserve"> due to the impact of many threats. Its distribution is severely limited, with only a single remaining plant left in the wild.</w:t>
      </w:r>
      <w:del w:id="10" w:author="Jack Plummer" w:date="2022-09-29T13:25:00Z">
        <w:r w:rsidDel="00CE5E01">
          <w:rPr>
            <w:rFonts w:ascii="Georgia" w:hAnsi="Georgia"/>
          </w:rPr>
          <w:delText xml:space="preserve"> The population trend is suspected to be decreasing.</w:delText>
        </w:r>
      </w:del>
      <w:r>
        <w:rPr>
          <w:rFonts w:ascii="Georgia" w:hAnsi="Georgia"/>
        </w:rPr>
        <w:t xml:space="preserve"> Given its restricted EOO, AOO and number of locations, alongside a continuing decline in habitat, it is assessed as Critically Endangered (CR) B1ab(iii)+B2ab(iii)</w:t>
      </w:r>
      <w:ins w:id="11" w:author="Jack Plummer" w:date="2022-09-29T13:26:00Z">
        <w:r w:rsidR="00CE5E01">
          <w:rPr>
            <w:rFonts w:ascii="Georgia" w:hAnsi="Georgia"/>
          </w:rPr>
          <w:t>; D</w:t>
        </w:r>
      </w:ins>
      <w:r>
        <w:rPr>
          <w:rFonts w:ascii="Georgia" w:hAnsi="Georgia"/>
        </w:rPr>
        <w:t>.</w:t>
      </w:r>
    </w:p>
    <w:p w14:paraId="529B083C" w14:textId="77777777" w:rsidR="00000000" w:rsidRDefault="00000000">
      <w:pPr>
        <w:pStyle w:val="Heading1"/>
        <w:divId w:val="23062716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2097B8E5" w14:textId="77777777" w:rsidR="00000000" w:rsidRDefault="00000000">
      <w:pPr>
        <w:pStyle w:val="Heading2"/>
        <w:divId w:val="23062716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779CED86" w14:textId="2FF726B8" w:rsidR="00000000" w:rsidRDefault="00000000">
      <w:pPr>
        <w:pStyle w:val="NormalWeb"/>
        <w:divId w:val="230627169"/>
        <w:rPr>
          <w:rFonts w:ascii="Georgia" w:hAnsi="Georgia"/>
        </w:rPr>
      </w:pPr>
      <w:r>
        <w:rPr>
          <w:rFonts w:ascii="Georgia" w:hAnsi="Georgia"/>
        </w:rPr>
        <w:t>This species is only known from Tham Wiweg Sri Sawat temple, Lopburi Province, Thailand. The area the species occurs in is less than 4 km²</w:t>
      </w:r>
      <w:del w:id="12" w:author="Jack Plummer" w:date="2022-09-29T13:26:00Z">
        <w:r w:rsidDel="00CE5E01">
          <w:rPr>
            <w:rFonts w:ascii="Georgia" w:hAnsi="Georgia"/>
          </w:rPr>
          <w:delText xml:space="preserve"> (area of occupancy and extent of occurrence)</w:delText>
        </w:r>
      </w:del>
      <w:r>
        <w:rPr>
          <w:rFonts w:ascii="Georgia" w:hAnsi="Georgia"/>
        </w:rPr>
        <w:t xml:space="preserve">. </w:t>
      </w:r>
      <w:ins w:id="13" w:author="Jack Plummer" w:date="2022-09-29T13:26:00Z">
        <w:r w:rsidR="00CE5E01">
          <w:rPr>
            <w:rFonts w:ascii="Georgia" w:hAnsi="Georgia"/>
          </w:rPr>
          <w:t xml:space="preserve">It </w:t>
        </w:r>
      </w:ins>
      <w:del w:id="14" w:author="Jack Plummer" w:date="2022-09-29T13:26:00Z">
        <w:r w:rsidDel="00CE5E01">
          <w:rPr>
            <w:rFonts w:ascii="Georgia" w:hAnsi="Georgia"/>
          </w:rPr>
          <w:delText>O</w:delText>
        </w:r>
      </w:del>
      <w:ins w:id="15" w:author="Jack Plummer" w:date="2022-09-29T13:26:00Z">
        <w:r w:rsidR="00CE5E01">
          <w:rPr>
            <w:rFonts w:ascii="Georgia" w:hAnsi="Georgia"/>
          </w:rPr>
          <w:t>o</w:t>
        </w:r>
      </w:ins>
      <w:r>
        <w:rPr>
          <w:rFonts w:ascii="Georgia" w:hAnsi="Georgia"/>
        </w:rPr>
        <w:t xml:space="preserve">ccurs between 100 and 300 m </w:t>
      </w:r>
      <w:del w:id="16" w:author="Jack Plummer" w:date="2022-09-29T13:26:00Z">
        <w:r w:rsidDel="00CE5E01">
          <w:rPr>
            <w:rFonts w:ascii="Georgia" w:hAnsi="Georgia"/>
          </w:rPr>
          <w:delText>above sea level</w:delText>
        </w:r>
      </w:del>
      <w:ins w:id="17" w:author="Jack Plummer" w:date="2022-09-29T13:26:00Z">
        <w:r w:rsidR="00CE5E01">
          <w:rPr>
            <w:rFonts w:ascii="Georgia" w:hAnsi="Georgia"/>
          </w:rPr>
          <w:t>asl</w:t>
        </w:r>
      </w:ins>
      <w:r>
        <w:rPr>
          <w:rFonts w:ascii="Georgia" w:hAnsi="Georgia"/>
        </w:rPr>
        <w:t>.</w:t>
      </w:r>
    </w:p>
    <w:p w14:paraId="5A5120B1" w14:textId="77777777" w:rsidR="00000000" w:rsidRDefault="00000000">
      <w:pPr>
        <w:pStyle w:val="Heading2"/>
        <w:divId w:val="23062716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089"/>
      </w:tblGrid>
      <w:tr w:rsidR="00000000" w14:paraId="18B0F75F" w14:textId="77777777">
        <w:trPr>
          <w:divId w:val="23062716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5601F9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3A9807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122CEB72" w14:textId="77777777">
        <w:trPr>
          <w:divId w:val="230627169"/>
          <w:tblCellSpacing w:w="15" w:type="dxa"/>
        </w:trPr>
        <w:tc>
          <w:tcPr>
            <w:tcW w:w="0" w:type="auto"/>
            <w:vAlign w:val="center"/>
            <w:hideMark/>
          </w:tcPr>
          <w:p w14:paraId="580EB13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B112D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GeoCAT (Bachman et al. 2011). </w:t>
            </w:r>
          </w:p>
        </w:tc>
      </w:tr>
    </w:tbl>
    <w:p w14:paraId="60513B5F" w14:textId="77777777" w:rsidR="00000000" w:rsidRDefault="00000000">
      <w:pPr>
        <w:pStyle w:val="Heading2"/>
        <w:divId w:val="23062716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371"/>
        <w:gridCol w:w="4484"/>
      </w:tblGrid>
      <w:tr w:rsidR="00CE5E01" w14:paraId="737D57C6" w14:textId="77777777">
        <w:trPr>
          <w:divId w:val="23062716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75F85E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69FBE7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95A97C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0FE7722F" w14:textId="77777777">
        <w:trPr>
          <w:divId w:val="230627169"/>
          <w:tblCellSpacing w:w="15" w:type="dxa"/>
        </w:trPr>
        <w:tc>
          <w:tcPr>
            <w:tcW w:w="0" w:type="auto"/>
            <w:vAlign w:val="center"/>
            <w:hideMark/>
          </w:tcPr>
          <w:p w14:paraId="2A9D46C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B055D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DD92EDB" w14:textId="1293E780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</w:t>
            </w:r>
            <w:del w:id="18" w:author="Jack Plummer" w:date="2022-09-29T13:26:00Z">
              <w:r w:rsidDel="00CE5E01">
                <w:rPr>
                  <w:rFonts w:ascii="Georgia" w:eastAsia="Times New Roman" w:hAnsi="Georgia"/>
                  <w:sz w:val="18"/>
                  <w:szCs w:val="18"/>
                </w:rPr>
                <w:delText>2 x 2 km grid cell</w:delText>
              </w:r>
            </w:del>
            <w:ins w:id="19" w:author="Jack Plummer" w:date="2022-09-29T13:26:00Z">
              <w:r w:rsidR="00CE5E01">
                <w:rPr>
                  <w:rFonts w:ascii="Georgia" w:eastAsia="Times New Roman" w:hAnsi="Georgia"/>
                  <w:sz w:val="18"/>
                  <w:szCs w:val="18"/>
                </w:rPr>
                <w:t>minimum convex polygo</w:t>
              </w:r>
            </w:ins>
            <w:ins w:id="20" w:author="Jack Plummer" w:date="2022-09-29T13:27:00Z">
              <w:r w:rsidR="00CE5E01">
                <w:rPr>
                  <w:rFonts w:ascii="Georgia" w:eastAsia="Times New Roman" w:hAnsi="Georgia"/>
                  <w:sz w:val="18"/>
                  <w:szCs w:val="18"/>
                </w:rPr>
                <w:t>n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for herbarium specimen point data mapped using GeoCAT (Bachman et al. 2011).</w:t>
            </w:r>
          </w:p>
        </w:tc>
      </w:tr>
    </w:tbl>
    <w:p w14:paraId="3D143AD5" w14:textId="77777777" w:rsidR="00000000" w:rsidRDefault="00000000">
      <w:pPr>
        <w:pStyle w:val="Heading2"/>
        <w:divId w:val="23062716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7340"/>
      </w:tblGrid>
      <w:tr w:rsidR="00CE5E01" w14:paraId="74339FD4" w14:textId="77777777">
        <w:trPr>
          <w:divId w:val="23062716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C21DB5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9E869E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CE5E01" w14:paraId="40C893A6" w14:textId="77777777">
        <w:trPr>
          <w:divId w:val="230627169"/>
          <w:tblCellSpacing w:w="15" w:type="dxa"/>
        </w:trPr>
        <w:tc>
          <w:tcPr>
            <w:tcW w:w="0" w:type="auto"/>
            <w:vAlign w:val="center"/>
            <w:hideMark/>
          </w:tcPr>
          <w:p w14:paraId="7B876AD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1AD0CA" w14:textId="0140216C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21" w:author="Jack Plummer" w:date="2022-09-29T13:27:00Z">
              <w:r w:rsidDel="00CE5E01">
                <w:rPr>
                  <w:rFonts w:ascii="Georgia" w:eastAsia="Times New Roman" w:hAnsi="Georgia"/>
                  <w:sz w:val="18"/>
                  <w:szCs w:val="18"/>
                </w:rPr>
                <w:delText>Collection locality occurs in only one location from Lopburi</w:delText>
              </w:r>
            </w:del>
            <w:ins w:id="22" w:author="Jack Plummer" w:date="2022-09-29T13:27:00Z">
              <w:r w:rsidR="00CE5E01">
                <w:rPr>
                  <w:rFonts w:ascii="Georgia" w:eastAsia="Times New Roman" w:hAnsi="Georgia"/>
                  <w:sz w:val="18"/>
                  <w:szCs w:val="18"/>
                </w:rPr>
                <w:t>Only known from single collection site which is subject to multiple threats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.</w:t>
            </w:r>
          </w:p>
        </w:tc>
      </w:tr>
    </w:tbl>
    <w:p w14:paraId="69D51EF8" w14:textId="77777777" w:rsidR="00000000" w:rsidRDefault="00000000">
      <w:pPr>
        <w:pStyle w:val="Heading2"/>
        <w:divId w:val="23062716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7"/>
        <w:gridCol w:w="3583"/>
      </w:tblGrid>
      <w:tr w:rsidR="00000000" w14:paraId="1715B372" w14:textId="77777777">
        <w:trPr>
          <w:divId w:val="23062716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011FDD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D44E51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6F709061" w14:textId="77777777">
        <w:trPr>
          <w:divId w:val="230627169"/>
          <w:tblCellSpacing w:w="15" w:type="dxa"/>
        </w:trPr>
        <w:tc>
          <w:tcPr>
            <w:tcW w:w="0" w:type="auto"/>
            <w:vAlign w:val="center"/>
            <w:hideMark/>
          </w:tcPr>
          <w:p w14:paraId="3691DB3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23"/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933BF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This species is described from one location. </w:t>
            </w:r>
            <w:commentRangeEnd w:id="23"/>
            <w:r w:rsidR="00CE5E01">
              <w:rPr>
                <w:rStyle w:val="CommentReference"/>
              </w:rPr>
              <w:commentReference w:id="23"/>
            </w:r>
          </w:p>
        </w:tc>
      </w:tr>
    </w:tbl>
    <w:p w14:paraId="4C5FB9AC" w14:textId="77777777" w:rsidR="00000000" w:rsidRDefault="00000000">
      <w:pPr>
        <w:pStyle w:val="Heading2"/>
        <w:divId w:val="23062716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0F62CCA3" w14:textId="77777777" w:rsidR="00000000" w:rsidRDefault="00000000">
      <w:pPr>
        <w:pStyle w:val="NormalWeb"/>
        <w:divId w:val="23062716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100</w:t>
      </w:r>
    </w:p>
    <w:p w14:paraId="5C5131D3" w14:textId="77777777" w:rsidR="00000000" w:rsidRDefault="00000000">
      <w:pPr>
        <w:pStyle w:val="NormalWeb"/>
        <w:divId w:val="23062716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300</w:t>
      </w:r>
    </w:p>
    <w:p w14:paraId="31F156BA" w14:textId="77777777" w:rsidR="00000000" w:rsidRDefault="00000000">
      <w:pPr>
        <w:pStyle w:val="Heading2"/>
        <w:divId w:val="23062716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2"/>
        <w:gridCol w:w="1735"/>
        <w:gridCol w:w="986"/>
        <w:gridCol w:w="1004"/>
        <w:gridCol w:w="1228"/>
        <w:gridCol w:w="1147"/>
        <w:gridCol w:w="1091"/>
      </w:tblGrid>
      <w:tr w:rsidR="00000000" w14:paraId="39349FEA" w14:textId="77777777">
        <w:trPr>
          <w:divId w:val="23062716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298E6B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ED745A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39815B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C853B6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E45EF3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BF6B4F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28888F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AFA8E5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68CFDB84" w14:textId="77777777">
        <w:trPr>
          <w:divId w:val="230627169"/>
          <w:tblCellSpacing w:w="15" w:type="dxa"/>
        </w:trPr>
        <w:tc>
          <w:tcPr>
            <w:tcW w:w="0" w:type="auto"/>
            <w:vAlign w:val="center"/>
            <w:hideMark/>
          </w:tcPr>
          <w:p w14:paraId="32E79FD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7AEBA7A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D8CE7B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Map created in GeoCAT (Bachman et al. 2011) using point data from georeferenced herbarium specimen records.</w:t>
            </w:r>
          </w:p>
        </w:tc>
        <w:tc>
          <w:tcPr>
            <w:tcW w:w="0" w:type="auto"/>
            <w:vAlign w:val="center"/>
            <w:hideMark/>
          </w:tcPr>
          <w:p w14:paraId="61A1931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93F99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DDB372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DE095F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E5C55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9253332" w14:textId="77777777" w:rsidR="00000000" w:rsidRDefault="00000000">
      <w:pPr>
        <w:pStyle w:val="Heading2"/>
        <w:divId w:val="23062716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7329A947" w14:textId="77777777" w:rsidR="00000000" w:rsidRDefault="00000000">
      <w:pPr>
        <w:pStyle w:val="NormalWeb"/>
        <w:divId w:val="230627169"/>
        <w:rPr>
          <w:rFonts w:ascii="Georgia" w:hAnsi="Georgia"/>
        </w:rPr>
      </w:pPr>
      <w:r>
        <w:rPr>
          <w:rStyle w:val="datalabel1"/>
          <w:rFonts w:ascii="Georgia" w:hAnsi="Georgia"/>
        </w:rPr>
        <w:lastRenderedPageBreak/>
        <w:t xml:space="preserve">Biogeographic Realm: </w:t>
      </w:r>
      <w:r>
        <w:rPr>
          <w:rFonts w:ascii="Georgia" w:hAnsi="Georgia"/>
        </w:rPr>
        <w:t>Indomalayan</w:t>
      </w:r>
    </w:p>
    <w:p w14:paraId="204FF7C4" w14:textId="77777777" w:rsidR="00000000" w:rsidRDefault="00000000">
      <w:pPr>
        <w:pStyle w:val="Heading1"/>
        <w:divId w:val="198832199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36E0CE21" w14:textId="77777777" w:rsidR="00000000" w:rsidRDefault="00000000">
      <w:pPr>
        <w:pStyle w:val="Heading2"/>
        <w:divId w:val="198832199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000000" w14:paraId="14C6FF2B" w14:textId="77777777">
        <w:trPr>
          <w:divId w:val="198832199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9509D1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4A7FBD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B75113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52247F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F2FB88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154F32EA" w14:textId="77777777">
        <w:trPr>
          <w:divId w:val="198832199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137CC4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4A5318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069476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1E4377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B2FD6C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1A60EB57" w14:textId="77777777" w:rsidR="00000000" w:rsidRDefault="00000000">
      <w:pPr>
        <w:pStyle w:val="Heading1"/>
        <w:divId w:val="1385518627"/>
        <w:rPr>
          <w:rFonts w:ascii="Georgia" w:eastAsia="Times New Roman" w:hAnsi="Georgia"/>
          <w:sz w:val="29"/>
          <w:szCs w:val="29"/>
        </w:rPr>
      </w:pPr>
      <w:commentRangeStart w:id="24"/>
      <w:r>
        <w:rPr>
          <w:rFonts w:ascii="Georgia" w:eastAsia="Times New Roman" w:hAnsi="Georgia"/>
          <w:sz w:val="29"/>
          <w:szCs w:val="29"/>
        </w:rPr>
        <w:t>Population</w:t>
      </w:r>
      <w:commentRangeEnd w:id="24"/>
      <w:r w:rsidR="00CE5E01">
        <w:rPr>
          <w:rStyle w:val="CommentReference"/>
          <w:b w:val="0"/>
          <w:bCs w:val="0"/>
          <w:color w:val="auto"/>
          <w:kern w:val="0"/>
        </w:rPr>
        <w:commentReference w:id="24"/>
      </w:r>
    </w:p>
    <w:p w14:paraId="13312227" w14:textId="248B9A9C" w:rsidR="00000000" w:rsidRDefault="00000000">
      <w:pPr>
        <w:pStyle w:val="NormalWeb"/>
        <w:divId w:val="1385518627"/>
        <w:rPr>
          <w:rStyle w:val="fontstyle01"/>
        </w:rPr>
      </w:pPr>
      <w:r>
        <w:rPr>
          <w:rStyle w:val="fontstyle01"/>
          <w:rFonts w:ascii="Georgia" w:hAnsi="Georgia"/>
        </w:rPr>
        <w:t>The species has been described at only one locality in at Tham Wiweg Sri Sawat temple, Lopburi province. </w:t>
      </w:r>
      <w:del w:id="25" w:author="Jack Plummer" w:date="2022-09-29T13:28:00Z">
        <w:r w:rsidDel="00CE5E01">
          <w:rPr>
            <w:rStyle w:val="fontstyle01"/>
            <w:rFonts w:ascii="Georgia" w:hAnsi="Georgia"/>
          </w:rPr>
          <w:delText>The subpopulation consists of less than 1,000 mature individuals.</w:delText>
        </w:r>
      </w:del>
      <w:r>
        <w:rPr>
          <w:rStyle w:val="fontstyle01"/>
          <w:rFonts w:ascii="Georgia" w:hAnsi="Georgia"/>
        </w:rPr>
        <w:t xml:space="preserve"> This species occurs in small and very restricted area</w:t>
      </w:r>
      <w:ins w:id="26" w:author="Jack Plummer" w:date="2022-09-29T13:28:00Z">
        <w:r w:rsidR="00CE5E01">
          <w:rPr>
            <w:rStyle w:val="fontstyle01"/>
            <w:rFonts w:ascii="Georgia" w:hAnsi="Georgia"/>
          </w:rPr>
          <w:t xml:space="preserve"> and is only known from a single mature individual</w:t>
        </w:r>
      </w:ins>
      <w:r>
        <w:rPr>
          <w:rStyle w:val="fontstyle01"/>
          <w:rFonts w:ascii="Georgia" w:hAnsi="Georgia"/>
        </w:rPr>
        <w:t xml:space="preserve">. </w:t>
      </w:r>
      <w:del w:id="27" w:author="Jack Plummer" w:date="2022-09-29T13:28:00Z">
        <w:r w:rsidDel="00CE5E01">
          <w:rPr>
            <w:rStyle w:val="fontstyle01"/>
            <w:rFonts w:ascii="Georgia" w:hAnsi="Georgia"/>
          </w:rPr>
          <w:delText>Further research into population status and trends is required to confirm whether a decline is apparent and ongoing.</w:delText>
        </w:r>
      </w:del>
      <w:ins w:id="28" w:author="Jack Plummer" w:date="2022-09-29T13:28:00Z">
        <w:r w:rsidR="00CE5E01">
          <w:rPr>
            <w:rStyle w:val="fontstyle01"/>
            <w:rFonts w:ascii="Georgia" w:hAnsi="Georgia"/>
          </w:rPr>
          <w:t xml:space="preserve">It is suspected that the population trend is </w:t>
        </w:r>
      </w:ins>
      <w:ins w:id="29" w:author="Jack Plummer" w:date="2022-09-29T13:29:00Z">
        <w:r w:rsidR="00CE5E01">
          <w:rPr>
            <w:rStyle w:val="fontstyle01"/>
            <w:rFonts w:ascii="Georgia" w:hAnsi="Georgia"/>
          </w:rPr>
          <w:t>decreasing on account of habitat degradation at its only known site.</w:t>
        </w:r>
      </w:ins>
    </w:p>
    <w:p w14:paraId="5EF7F8D3" w14:textId="77777777" w:rsidR="00000000" w:rsidRDefault="00000000">
      <w:pPr>
        <w:pStyle w:val="Heading2"/>
        <w:divId w:val="1385518627"/>
        <w:rPr>
          <w:rFonts w:eastAsia="Times New Roman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6A119B81" w14:textId="77777777" w:rsidR="00000000" w:rsidRDefault="00000000">
      <w:pPr>
        <w:pStyle w:val="NormalWeb"/>
        <w:divId w:val="138551862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Decreasing</w:t>
      </w:r>
    </w:p>
    <w:p w14:paraId="4087906F" w14:textId="77777777" w:rsidR="00000000" w:rsidRDefault="00000000">
      <w:pPr>
        <w:pStyle w:val="Heading1"/>
        <w:divId w:val="38017907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2BBCD3BC" w14:textId="77777777" w:rsidR="00000000" w:rsidRDefault="00000000">
      <w:pPr>
        <w:pStyle w:val="NormalWeb"/>
        <w:divId w:val="380179077"/>
        <w:rPr>
          <w:rFonts w:ascii="Georgia" w:hAnsi="Georgia"/>
        </w:rPr>
      </w:pPr>
      <w:commentRangeStart w:id="30"/>
      <w:r>
        <w:rPr>
          <w:rFonts w:ascii="Georgia" w:hAnsi="Georgia"/>
        </w:rPr>
        <w:t xml:space="preserve">This species </w:t>
      </w:r>
      <w:commentRangeEnd w:id="30"/>
      <w:r w:rsidR="00CE5E01">
        <w:rPr>
          <w:rStyle w:val="CommentReference"/>
        </w:rPr>
        <w:commentReference w:id="30"/>
      </w:r>
      <w:r>
        <w:rPr>
          <w:rFonts w:ascii="Georgia" w:hAnsi="Georgia"/>
        </w:rPr>
        <w:t>is found in mixed deciduous forest on summit of limestone hill.</w:t>
      </w:r>
    </w:p>
    <w:p w14:paraId="06138BDF" w14:textId="77777777" w:rsidR="00000000" w:rsidRDefault="00000000">
      <w:pPr>
        <w:pStyle w:val="Heading2"/>
        <w:divId w:val="38017907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763"/>
        <w:gridCol w:w="1020"/>
        <w:gridCol w:w="1888"/>
      </w:tblGrid>
      <w:tr w:rsidR="00000000" w14:paraId="7026E805" w14:textId="77777777">
        <w:trPr>
          <w:divId w:val="38017907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6E9A2C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C17ACE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350DB4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FF8356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2F1A9305" w14:textId="77777777">
        <w:trPr>
          <w:divId w:val="38017907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F9FFC0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7948E4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9223B2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144952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986F3D8" w14:textId="77777777" w:rsidR="00000000" w:rsidRDefault="00000000">
      <w:pPr>
        <w:pStyle w:val="Heading2"/>
        <w:divId w:val="38017907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894"/>
        <w:gridCol w:w="5647"/>
      </w:tblGrid>
      <w:tr w:rsidR="00580EC9" w14:paraId="145F93C2" w14:textId="77777777">
        <w:trPr>
          <w:divId w:val="38017907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94574D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89F5D7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4D1EC3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40DA6EBA" w14:textId="77777777">
        <w:trPr>
          <w:divId w:val="380179077"/>
          <w:tblCellSpacing w:w="15" w:type="dxa"/>
        </w:trPr>
        <w:tc>
          <w:tcPr>
            <w:tcW w:w="0" w:type="auto"/>
            <w:vAlign w:val="center"/>
            <w:hideMark/>
          </w:tcPr>
          <w:p w14:paraId="31B43F8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F63E3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03BE9157" w14:textId="4689C199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The collection site is </w:t>
            </w:r>
            <w:del w:id="31" w:author="Jack Plummer" w:date="2022-09-29T13:29:00Z">
              <w:r w:rsidDel="00580EC9">
                <w:rPr>
                  <w:rFonts w:ascii="Georgia" w:eastAsia="Times New Roman" w:hAnsi="Georgia"/>
                  <w:sz w:val="18"/>
                  <w:szCs w:val="18"/>
                </w:rPr>
                <w:delText xml:space="preserve">surrounded </w:delText>
              </w:r>
            </w:del>
            <w:ins w:id="32" w:author="Jack Plummer" w:date="2022-09-29T13:29:00Z">
              <w:r w:rsidR="00580EC9">
                <w:rPr>
                  <w:rFonts w:ascii="Georgia" w:eastAsia="Times New Roman" w:hAnsi="Georgia"/>
                  <w:sz w:val="18"/>
                  <w:szCs w:val="18"/>
                </w:rPr>
                <w:t>affected</w:t>
              </w:r>
              <w:r w:rsidR="00580EC9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by the construction of temple and stairs, agricultural areas and mining which are inferred to be</w:t>
            </w:r>
            <w:ins w:id="33" w:author="Jack Plummer" w:date="2022-09-29T13:29:00Z">
              <w:r w:rsidR="00580EC9">
                <w:rPr>
                  <w:rFonts w:ascii="Georgia" w:eastAsia="Times New Roman" w:hAnsi="Georgia"/>
                  <w:sz w:val="18"/>
                  <w:szCs w:val="18"/>
                </w:rPr>
                <w:t xml:space="preserve"> causing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a continuing decline in habitat</w:t>
            </w:r>
            <w:ins w:id="34" w:author="Jack Plummer" w:date="2022-09-29T13:30:00Z">
              <w:r w:rsidR="00580EC9">
                <w:rPr>
                  <w:rFonts w:ascii="Georgia" w:eastAsia="Times New Roman" w:hAnsi="Georgia"/>
                  <w:sz w:val="18"/>
                  <w:szCs w:val="18"/>
                </w:rPr>
                <w:t xml:space="preserve"> area,</w:t>
              </w:r>
            </w:ins>
            <w:del w:id="35" w:author="Jack Plummer" w:date="2022-09-29T13:30:00Z">
              <w:r w:rsidDel="00580EC9">
                <w:rPr>
                  <w:rFonts w:ascii="Georgia" w:eastAsia="Times New Roman" w:hAnsi="Georgia"/>
                  <w:sz w:val="18"/>
                  <w:szCs w:val="18"/>
                </w:rPr>
                <w:delText>,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 extent and quality.</w:t>
            </w:r>
          </w:p>
        </w:tc>
      </w:tr>
    </w:tbl>
    <w:p w14:paraId="16D6B149" w14:textId="77777777" w:rsidR="00000000" w:rsidRDefault="00000000">
      <w:pPr>
        <w:pStyle w:val="Heading2"/>
        <w:divId w:val="38017907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455BFD95" w14:textId="77777777" w:rsidR="00000000" w:rsidRDefault="00000000">
      <w:pPr>
        <w:pStyle w:val="NormalWeb"/>
        <w:divId w:val="38017907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751C2294" w14:textId="77777777" w:rsidR="00000000" w:rsidRDefault="00000000">
      <w:pPr>
        <w:pStyle w:val="Heading2"/>
        <w:divId w:val="38017907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536785B8" w14:textId="77777777" w:rsidR="00000000" w:rsidRDefault="00000000">
      <w:pPr>
        <w:pStyle w:val="NormalWeb"/>
        <w:divId w:val="38017907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1F4ADDBF" w14:textId="77777777">
        <w:trPr>
          <w:divId w:val="38017907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581CAB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57022B4C" w14:textId="77777777">
        <w:trPr>
          <w:divId w:val="38017907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629A74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Annual</w:t>
            </w:r>
          </w:p>
        </w:tc>
      </w:tr>
      <w:tr w:rsidR="00000000" w14:paraId="0F388DBE" w14:textId="77777777">
        <w:trPr>
          <w:divId w:val="38017907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943F5C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07A25937" w14:textId="77777777" w:rsidR="00000000" w:rsidRDefault="00000000">
      <w:pPr>
        <w:pStyle w:val="Heading1"/>
        <w:divId w:val="90779756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7A454661" w14:textId="77777777" w:rsidR="00000000" w:rsidRDefault="00000000">
      <w:pPr>
        <w:pStyle w:val="Heading2"/>
        <w:divId w:val="9077975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4EA9E84E" w14:textId="32AE94A5" w:rsidR="00000000" w:rsidRDefault="00000000">
      <w:pPr>
        <w:pStyle w:val="NormalWeb"/>
        <w:divId w:val="90779756"/>
        <w:rPr>
          <w:ins w:id="36" w:author="Jack Plummer" w:date="2022-09-29T13:31:00Z"/>
          <w:rFonts w:ascii="Georgia" w:hAnsi="Georgia"/>
        </w:rPr>
      </w:pPr>
      <w:r>
        <w:rPr>
          <w:rStyle w:val="datalabel1"/>
          <w:rFonts w:ascii="Georgia" w:hAnsi="Georgia"/>
        </w:rPr>
        <w:t xml:space="preserve">Species not utilized: </w:t>
      </w:r>
      <w:r>
        <w:rPr>
          <w:rFonts w:ascii="Georgia" w:hAnsi="Georgia"/>
        </w:rPr>
        <w:t>true</w:t>
      </w:r>
    </w:p>
    <w:p w14:paraId="6E895C59" w14:textId="2584D018" w:rsidR="00580EC9" w:rsidRDefault="00580EC9">
      <w:pPr>
        <w:pStyle w:val="NormalWeb"/>
        <w:divId w:val="90779756"/>
        <w:rPr>
          <w:rFonts w:ascii="Georgia" w:hAnsi="Georgia"/>
        </w:rPr>
      </w:pPr>
      <w:ins w:id="37" w:author="Jack Plummer" w:date="2022-09-29T13:31:00Z">
        <w:r>
          <w:rPr>
            <w:rFonts w:ascii="Georgia" w:hAnsi="Georgia"/>
          </w:rPr>
          <w:t>This species is not known to be utilised.</w:t>
        </w:r>
      </w:ins>
    </w:p>
    <w:p w14:paraId="6741D5EB" w14:textId="77777777" w:rsidR="00000000" w:rsidRDefault="00000000">
      <w:pPr>
        <w:pStyle w:val="Heading2"/>
        <w:divId w:val="9077975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Non- Consumptive Use</w:t>
      </w:r>
    </w:p>
    <w:p w14:paraId="63B8938D" w14:textId="77777777" w:rsidR="00000000" w:rsidRDefault="00000000">
      <w:pPr>
        <w:pStyle w:val="NormalWeb"/>
        <w:divId w:val="90779756"/>
        <w:rPr>
          <w:rFonts w:ascii="Georgia" w:hAnsi="Georgia"/>
        </w:rPr>
      </w:pPr>
      <w:commentRangeStart w:id="38"/>
      <w:r>
        <w:rPr>
          <w:rStyle w:val="datalabel1"/>
          <w:rFonts w:ascii="Georgia" w:hAnsi="Georgia"/>
        </w:rPr>
        <w:t xml:space="preserve">Non-consumptive use of the species? </w:t>
      </w:r>
      <w:r>
        <w:rPr>
          <w:rFonts w:ascii="Georgia" w:hAnsi="Georgia"/>
        </w:rPr>
        <w:t>true</w:t>
      </w:r>
      <w:commentRangeEnd w:id="38"/>
      <w:r w:rsidR="00580EC9">
        <w:rPr>
          <w:rStyle w:val="CommentReference"/>
        </w:rPr>
        <w:commentReference w:id="38"/>
      </w:r>
    </w:p>
    <w:p w14:paraId="3B0179BD" w14:textId="77777777" w:rsidR="00000000" w:rsidRDefault="00000000">
      <w:pPr>
        <w:pStyle w:val="Heading1"/>
        <w:divId w:val="86325356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42A8289E" w14:textId="02863F25" w:rsidR="00000000" w:rsidRDefault="00000000">
      <w:pPr>
        <w:pStyle w:val="NormalWeb"/>
        <w:divId w:val="863253565"/>
        <w:rPr>
          <w:rFonts w:ascii="Georgia" w:hAnsi="Georgia"/>
        </w:rPr>
      </w:pPr>
      <w:del w:id="39" w:author="Jack Plummer" w:date="2022-09-29T13:30:00Z">
        <w:r w:rsidDel="00580EC9">
          <w:rPr>
            <w:rFonts w:ascii="Georgia" w:hAnsi="Georgia"/>
          </w:rPr>
          <w:delText xml:space="preserve">Its habitat is </w:delText>
        </w:r>
      </w:del>
      <w:ins w:id="40" w:author="Jack Plummer" w:date="2022-09-29T13:30:00Z">
        <w:r w:rsidR="00580EC9">
          <w:rPr>
            <w:rFonts w:ascii="Georgia" w:hAnsi="Georgia"/>
          </w:rPr>
          <w:t xml:space="preserve">The species is </w:t>
        </w:r>
      </w:ins>
      <w:r>
        <w:rPr>
          <w:rFonts w:ascii="Georgia" w:hAnsi="Georgia"/>
        </w:rPr>
        <w:t>threatened by fire, agricultural expansion, the construction of temple and stairs</w:t>
      </w:r>
      <w:ins w:id="41" w:author="Jack Plummer" w:date="2022-09-29T13:30:00Z">
        <w:r w:rsidR="00580EC9">
          <w:rPr>
            <w:rFonts w:ascii="Georgia" w:hAnsi="Georgia"/>
          </w:rPr>
          <w:t>,</w:t>
        </w:r>
      </w:ins>
      <w:r>
        <w:rPr>
          <w:rFonts w:ascii="Georgia" w:hAnsi="Georgia"/>
        </w:rPr>
        <w:t> and mining</w:t>
      </w:r>
      <w:ins w:id="42" w:author="Jack Plummer" w:date="2022-09-29T13:30:00Z">
        <w:r w:rsidR="00580EC9">
          <w:rPr>
            <w:rFonts w:ascii="Georgia" w:hAnsi="Georgia"/>
          </w:rPr>
          <w:t xml:space="preserve"> activities</w:t>
        </w:r>
      </w:ins>
      <w:del w:id="43" w:author="Jack Plummer" w:date="2022-09-29T13:30:00Z">
        <w:r w:rsidDel="00580EC9">
          <w:rPr>
            <w:rFonts w:ascii="Georgia" w:hAnsi="Georgia"/>
          </w:rPr>
          <w:delText xml:space="preserve"> which are inferred to be contributing to a continuing decline in habitat area, extent, and quality</w:delText>
        </w:r>
      </w:del>
      <w:r>
        <w:rPr>
          <w:rFonts w:ascii="Georgia" w:hAnsi="Georgia"/>
        </w:rPr>
        <w:t xml:space="preserve">. Moreover, the collection site </w:t>
      </w:r>
      <w:del w:id="44" w:author="Jack Plummer" w:date="2022-09-29T13:30:00Z">
        <w:r w:rsidDel="00580EC9">
          <w:rPr>
            <w:rFonts w:ascii="Georgia" w:hAnsi="Georgia"/>
          </w:rPr>
          <w:delText xml:space="preserve">is </w:delText>
        </w:r>
      </w:del>
      <w:ins w:id="45" w:author="Jack Plummer" w:date="2022-09-29T13:30:00Z">
        <w:r w:rsidR="00580EC9">
          <w:rPr>
            <w:rFonts w:ascii="Georgia" w:hAnsi="Georgia"/>
          </w:rPr>
          <w:t>lies</w:t>
        </w:r>
        <w:r w:rsidR="00580EC9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 xml:space="preserve">outside </w:t>
      </w:r>
      <w:ins w:id="46" w:author="Jack Plummer" w:date="2022-09-29T13:30:00Z">
        <w:r w:rsidR="00580EC9">
          <w:rPr>
            <w:rFonts w:ascii="Georgia" w:hAnsi="Georgia"/>
          </w:rPr>
          <w:t xml:space="preserve">any </w:t>
        </w:r>
      </w:ins>
      <w:r>
        <w:rPr>
          <w:rFonts w:ascii="Georgia" w:hAnsi="Georgia"/>
        </w:rPr>
        <w:t>protected area.</w:t>
      </w:r>
    </w:p>
    <w:p w14:paraId="482B10E3" w14:textId="77777777" w:rsidR="00000000" w:rsidRDefault="00000000">
      <w:pPr>
        <w:pStyle w:val="Heading2"/>
        <w:divId w:val="86325356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1"/>
        <w:gridCol w:w="740"/>
        <w:gridCol w:w="842"/>
        <w:gridCol w:w="842"/>
        <w:gridCol w:w="1155"/>
      </w:tblGrid>
      <w:tr w:rsidR="00000000" w14:paraId="4EE2989A" w14:textId="77777777">
        <w:trPr>
          <w:divId w:val="86325356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733A5F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373A65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6C2144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E8FCC9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DA99C6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1727EC69" w14:textId="77777777">
        <w:trPr>
          <w:divId w:val="863253565"/>
          <w:tblCellSpacing w:w="15" w:type="dxa"/>
        </w:trPr>
        <w:tc>
          <w:tcPr>
            <w:tcW w:w="0" w:type="auto"/>
            <w:vAlign w:val="center"/>
            <w:hideMark/>
          </w:tcPr>
          <w:p w14:paraId="66051CB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Residential &amp; commercial development -&gt; Tourism &amp; recreation areas</w:t>
            </w:r>
          </w:p>
        </w:tc>
        <w:tc>
          <w:tcPr>
            <w:tcW w:w="0" w:type="auto"/>
            <w:vAlign w:val="center"/>
            <w:hideMark/>
          </w:tcPr>
          <w:p w14:paraId="6D2B915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3B738FE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B6517F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0563B2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47FF4537" w14:textId="77777777">
        <w:trPr>
          <w:divId w:val="863253565"/>
          <w:tblCellSpacing w:w="15" w:type="dxa"/>
        </w:trPr>
        <w:tc>
          <w:tcPr>
            <w:tcW w:w="0" w:type="auto"/>
            <w:vAlign w:val="center"/>
            <w:hideMark/>
          </w:tcPr>
          <w:p w14:paraId="71A5362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2.1.1. Agriculture &amp; aquaculture -&gt; Annual &amp; perennial non-timber crops -&gt; Shifting agriculture</w:t>
            </w:r>
          </w:p>
        </w:tc>
        <w:tc>
          <w:tcPr>
            <w:tcW w:w="0" w:type="auto"/>
            <w:vAlign w:val="center"/>
            <w:hideMark/>
          </w:tcPr>
          <w:p w14:paraId="6A1C923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6521825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1935A2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CF6ED6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544FD48A" w14:textId="77777777">
        <w:trPr>
          <w:divId w:val="863253565"/>
          <w:tblCellSpacing w:w="15" w:type="dxa"/>
        </w:trPr>
        <w:tc>
          <w:tcPr>
            <w:tcW w:w="0" w:type="auto"/>
            <w:vAlign w:val="center"/>
            <w:hideMark/>
          </w:tcPr>
          <w:p w14:paraId="270F27E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2.1.2. Agriculture &amp; aquaculture -&gt; Annual &amp; perennial non-timber crops -&gt; Small-holder farming</w:t>
            </w:r>
          </w:p>
        </w:tc>
        <w:tc>
          <w:tcPr>
            <w:tcW w:w="0" w:type="auto"/>
            <w:vAlign w:val="center"/>
            <w:hideMark/>
          </w:tcPr>
          <w:p w14:paraId="0B7B538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153FAD1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6DF554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0D707B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7BE81759" w14:textId="77777777">
        <w:trPr>
          <w:divId w:val="863253565"/>
          <w:tblCellSpacing w:w="15" w:type="dxa"/>
        </w:trPr>
        <w:tc>
          <w:tcPr>
            <w:tcW w:w="0" w:type="auto"/>
            <w:vAlign w:val="center"/>
            <w:hideMark/>
          </w:tcPr>
          <w:p w14:paraId="1599A2E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3.2. Energy production &amp; mining -&gt; Mining &amp; quarrying</w:t>
            </w:r>
          </w:p>
        </w:tc>
        <w:tc>
          <w:tcPr>
            <w:tcW w:w="0" w:type="auto"/>
            <w:vAlign w:val="center"/>
            <w:hideMark/>
          </w:tcPr>
          <w:p w14:paraId="420B450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4563A72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B0FA6C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27E21E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62F9DE5C" w14:textId="77777777">
        <w:trPr>
          <w:divId w:val="863253565"/>
          <w:tblCellSpacing w:w="15" w:type="dxa"/>
        </w:trPr>
        <w:tc>
          <w:tcPr>
            <w:tcW w:w="0" w:type="auto"/>
            <w:vAlign w:val="center"/>
            <w:hideMark/>
          </w:tcPr>
          <w:p w14:paraId="11D4AF8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6.3. Human intrusions &amp; disturbance -&gt; Work &amp; other activities</w:t>
            </w:r>
          </w:p>
        </w:tc>
        <w:tc>
          <w:tcPr>
            <w:tcW w:w="0" w:type="auto"/>
            <w:vAlign w:val="center"/>
            <w:hideMark/>
          </w:tcPr>
          <w:p w14:paraId="275E09E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5DAFEB6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0E645C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D10A79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26D46A75" w14:textId="77777777" w:rsidR="00000000" w:rsidRDefault="00000000">
      <w:pPr>
        <w:pStyle w:val="Heading1"/>
        <w:divId w:val="3270449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3E04C7B9" w14:textId="21F7CF1B" w:rsidR="00000000" w:rsidRDefault="00000000">
      <w:pPr>
        <w:pStyle w:val="NormalWeb"/>
        <w:divId w:val="32704490"/>
        <w:rPr>
          <w:rFonts w:ascii="Georgia" w:hAnsi="Georgia"/>
        </w:rPr>
      </w:pPr>
      <w:r>
        <w:rPr>
          <w:rFonts w:ascii="Georgia" w:hAnsi="Georgia"/>
        </w:rPr>
        <w:t xml:space="preserve">This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 xml:space="preserve">conservation in botanic gardens or gene bank. (BGCI 2022, Genesys 2022). This species has </w:t>
      </w:r>
      <w:ins w:id="47" w:author="Jack Plummer" w:date="2022-09-29T13:30:00Z">
        <w:r w:rsidR="00580EC9">
          <w:rPr>
            <w:rFonts w:ascii="Georgia" w:hAnsi="Georgia"/>
          </w:rPr>
          <w:t xml:space="preserve">not </w:t>
        </w:r>
      </w:ins>
      <w:r>
        <w:rPr>
          <w:rFonts w:ascii="Georgia" w:hAnsi="Georgia"/>
        </w:rPr>
        <w:t xml:space="preserve">been recorded from </w:t>
      </w:r>
      <w:del w:id="48" w:author="Jack Plummer" w:date="2022-09-29T13:31:00Z">
        <w:r w:rsidDel="00580EC9">
          <w:rPr>
            <w:rFonts w:ascii="Georgia" w:hAnsi="Georgia"/>
          </w:rPr>
          <w:delText>non-</w:delText>
        </w:r>
      </w:del>
      <w:r>
        <w:rPr>
          <w:rFonts w:ascii="Georgia" w:hAnsi="Georgia"/>
        </w:rPr>
        <w:t xml:space="preserve">protected areas. As the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conservation, collection of germplasm from wild plants is recommended.</w:t>
      </w:r>
    </w:p>
    <w:p w14:paraId="586EC70B" w14:textId="77777777" w:rsidR="00000000" w:rsidRDefault="00000000">
      <w:pPr>
        <w:pStyle w:val="Heading2"/>
        <w:divId w:val="3270449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2893"/>
      </w:tblGrid>
      <w:tr w:rsidR="00000000" w14:paraId="4D30C396" w14:textId="77777777">
        <w:trPr>
          <w:divId w:val="3270449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CD6CBB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752C3D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56A0800" w14:textId="77777777">
        <w:trPr>
          <w:divId w:val="32704490"/>
          <w:tblCellSpacing w:w="15" w:type="dxa"/>
        </w:trPr>
        <w:tc>
          <w:tcPr>
            <w:tcW w:w="0" w:type="auto"/>
            <w:vAlign w:val="center"/>
            <w:hideMark/>
          </w:tcPr>
          <w:p w14:paraId="62CC243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9619D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Recorded from non-protected area.</w:t>
            </w:r>
          </w:p>
        </w:tc>
      </w:tr>
    </w:tbl>
    <w:p w14:paraId="3FC1B8FF" w14:textId="77777777" w:rsidR="00000000" w:rsidRDefault="00000000">
      <w:pPr>
        <w:divId w:val="32704490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6609"/>
      </w:tblGrid>
      <w:tr w:rsidR="00000000" w14:paraId="476E04DF" w14:textId="77777777">
        <w:trPr>
          <w:divId w:val="3270449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5E2F60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Subject to ex-situ conservation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F05AA9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CECE7CB" w14:textId="77777777">
        <w:trPr>
          <w:divId w:val="32704490"/>
          <w:tblCellSpacing w:w="15" w:type="dxa"/>
        </w:trPr>
        <w:tc>
          <w:tcPr>
            <w:tcW w:w="0" w:type="auto"/>
            <w:vAlign w:val="center"/>
            <w:hideMark/>
          </w:tcPr>
          <w:p w14:paraId="62BDCAD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261B35D5" w14:textId="2CA8017D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Not known to be represented in ex situ conservation in botanic gardens or gene bank</w:t>
            </w:r>
            <w:ins w:id="49" w:author="Jack Plummer" w:date="2022-09-29T13:33:00Z">
              <w:r w:rsidR="002B3F04">
                <w:rPr>
                  <w:rFonts w:ascii="Georgia" w:eastAsia="Times New Roman" w:hAnsi="Georgia"/>
                  <w:sz w:val="18"/>
                  <w:szCs w:val="18"/>
                </w:rPr>
                <w:t>s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(BGCI 2022, Genes</w:t>
            </w:r>
            <w:ins w:id="50" w:author="Jack Plummer" w:date="2022-09-29T13:31:00Z">
              <w:r w:rsidR="00580EC9">
                <w:rPr>
                  <w:rFonts w:ascii="Georgia" w:eastAsia="Times New Roman" w:hAnsi="Georgia"/>
                  <w:sz w:val="18"/>
                  <w:szCs w:val="18"/>
                </w:rPr>
                <w:t>y</w:t>
              </w:r>
            </w:ins>
            <w:del w:id="51" w:author="Jack Plummer" w:date="2022-09-29T13:31:00Z">
              <w:r w:rsidDel="00580EC9">
                <w:rPr>
                  <w:rFonts w:ascii="Georgia" w:eastAsia="Times New Roman" w:hAnsi="Georgia"/>
                  <w:sz w:val="18"/>
                  <w:szCs w:val="18"/>
                </w:rPr>
                <w:delText>t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>s 2022).</w:t>
            </w:r>
          </w:p>
        </w:tc>
      </w:tr>
    </w:tbl>
    <w:p w14:paraId="27855886" w14:textId="77777777" w:rsidR="00000000" w:rsidRDefault="00000000">
      <w:pPr>
        <w:pStyle w:val="Heading2"/>
        <w:divId w:val="3270449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7"/>
        <w:gridCol w:w="530"/>
      </w:tblGrid>
      <w:tr w:rsidR="00000000" w14:paraId="1B415A9B" w14:textId="77777777">
        <w:trPr>
          <w:divId w:val="3270449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1A1D73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8CAE85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5B7231C" w14:textId="77777777">
        <w:trPr>
          <w:divId w:val="3270449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53DBAE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C3844E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6CF91A37" w14:textId="77777777">
        <w:trPr>
          <w:divId w:val="3270449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DCACBE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3.4.1. Species management -&gt; Ex-situ conservation -&gt; Captive breeding/artificial propagation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7FE2C5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FDEAC85" w14:textId="77777777">
        <w:trPr>
          <w:divId w:val="3270449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B6FAAC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3.4.2. Species management -&gt; Ex-situ conservation -&gt; Genome resource bank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5F7D62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C8D3FF5" w14:textId="77777777" w:rsidR="00000000" w:rsidRDefault="00000000">
      <w:pPr>
        <w:pStyle w:val="Heading2"/>
        <w:divId w:val="3270449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56754507" w14:textId="77777777">
        <w:trPr>
          <w:divId w:val="3270449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1DB8B7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E816E6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593D27A7" w14:textId="77777777">
        <w:trPr>
          <w:divId w:val="3270449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BE5EEB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F02CB4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5012ABE1" w14:textId="77777777">
        <w:trPr>
          <w:divId w:val="3270449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A2708D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689D08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65EFABCC" w14:textId="77777777">
        <w:trPr>
          <w:divId w:val="3270449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758BDD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Research -&gt; Actions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277B88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26BCB0AA" w14:textId="77777777">
        <w:trPr>
          <w:divId w:val="3270449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69EA24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EC355B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49253DF" w14:textId="77777777">
        <w:trPr>
          <w:divId w:val="3270449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FD2396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EF127D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CA87A04" w14:textId="77777777" w:rsidR="00000000" w:rsidRDefault="00000000">
      <w:pPr>
        <w:pStyle w:val="Heading1"/>
        <w:divId w:val="134061526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565DA36C" w14:textId="77777777" w:rsidR="00000000" w:rsidRDefault="00000000">
      <w:pPr>
        <w:pStyle w:val="Heading2"/>
        <w:divId w:val="134061526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1638126B" w14:textId="77777777">
        <w:trPr>
          <w:divId w:val="134061526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1535A5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5BEDD2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3E9BF6C2" w14:textId="77777777">
        <w:trPr>
          <w:divId w:val="1340615267"/>
          <w:tblCellSpacing w:w="15" w:type="dxa"/>
        </w:trPr>
        <w:tc>
          <w:tcPr>
            <w:tcW w:w="0" w:type="auto"/>
            <w:vAlign w:val="center"/>
            <w:hideMark/>
          </w:tcPr>
          <w:p w14:paraId="00274B2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E7A8DB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0563EC8" w14:textId="77777777" w:rsidR="00000000" w:rsidRDefault="00000000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07B32B04" w14:textId="77777777" w:rsidR="00000000" w:rsidRDefault="00000000">
      <w:pPr>
        <w:pStyle w:val="NormalWeb"/>
        <w:divId w:val="574777808"/>
        <w:rPr>
          <w:rFonts w:ascii="Georgia" w:hAnsi="Georgia"/>
        </w:rPr>
      </w:pPr>
      <w:r>
        <w:rPr>
          <w:rFonts w:ascii="Georgia" w:hAnsi="Georgia"/>
        </w:rPr>
        <w:t xml:space="preserve">BGCI. 2022. Botanic Gardens Conservation International (BGCI) - PlantSearch. Available at: </w:t>
      </w:r>
      <w:hyperlink r:id="rId9" w:history="1">
        <w:r>
          <w:rPr>
            <w:rStyle w:val="Hyperlink"/>
            <w:rFonts w:ascii="Georgia" w:hAnsi="Georgia"/>
          </w:rPr>
          <w:t>https://tools.bgci.org/plant_search.php</w:t>
        </w:r>
      </w:hyperlink>
      <w:r>
        <w:rPr>
          <w:rFonts w:ascii="Georgia" w:hAnsi="Georgia"/>
        </w:rPr>
        <w:t xml:space="preserve">. </w:t>
      </w:r>
    </w:p>
    <w:p w14:paraId="7F86004F" w14:textId="77777777" w:rsidR="00000000" w:rsidRDefault="00000000">
      <w:pPr>
        <w:pStyle w:val="NormalWeb"/>
        <w:divId w:val="574777808"/>
        <w:rPr>
          <w:rFonts w:ascii="Georgia" w:hAnsi="Georgia"/>
        </w:rPr>
      </w:pPr>
      <w:r>
        <w:rPr>
          <w:rFonts w:ascii="Georgia" w:hAnsi="Georgia"/>
        </w:rPr>
        <w:t xml:space="preserve">Bachman, S., Moat, J., Hill, A., de la Torre, J. and Scot, B. 2011. Supporting Red List threat assessments with GeoCAT: Geospatial Conservation Assessment Tool. </w:t>
      </w:r>
      <w:r>
        <w:rPr>
          <w:rFonts w:ascii="Georgia" w:hAnsi="Georgia"/>
          <w:i/>
          <w:iCs/>
        </w:rPr>
        <w:t>ZooKeys</w:t>
      </w:r>
      <w:r>
        <w:rPr>
          <w:rFonts w:ascii="Georgia" w:hAnsi="Georgia"/>
        </w:rPr>
        <w:t xml:space="preserve"> 150: 117-126.</w:t>
      </w:r>
    </w:p>
    <w:p w14:paraId="52C6C655" w14:textId="77777777" w:rsidR="00000000" w:rsidRDefault="00000000">
      <w:pPr>
        <w:pStyle w:val="NormalWeb"/>
        <w:divId w:val="574777808"/>
        <w:rPr>
          <w:rFonts w:ascii="Georgia" w:hAnsi="Georgia"/>
        </w:rPr>
      </w:pPr>
      <w:r>
        <w:rPr>
          <w:rFonts w:ascii="Georgia" w:hAnsi="Georgia"/>
        </w:rPr>
        <w:t xml:space="preserve">Genesys. 2022. Genesys Global Portal on Plant Genetic Resources. Available at: </w:t>
      </w:r>
      <w:hyperlink r:id="rId10" w:history="1">
        <w:r>
          <w:rPr>
            <w:rStyle w:val="Hyperlink"/>
            <w:rFonts w:ascii="Georgia" w:hAnsi="Georgia"/>
          </w:rPr>
          <w:t>https://www.genesys-pgr.org/</w:t>
        </w:r>
      </w:hyperlink>
      <w:r>
        <w:rPr>
          <w:rFonts w:ascii="Georgia" w:hAnsi="Georgia"/>
        </w:rPr>
        <w:t xml:space="preserve">. </w:t>
      </w:r>
    </w:p>
    <w:p w14:paraId="2EB38E4F" w14:textId="77777777" w:rsidR="00000000" w:rsidRDefault="00000000">
      <w:pPr>
        <w:pStyle w:val="NormalWeb"/>
        <w:divId w:val="574777808"/>
        <w:rPr>
          <w:rFonts w:ascii="Georgia" w:hAnsi="Georgia"/>
        </w:rPr>
      </w:pPr>
      <w:commentRangeStart w:id="52"/>
      <w:r>
        <w:rPr>
          <w:rFonts w:ascii="Georgia" w:hAnsi="Georgia"/>
        </w:rPr>
        <w:t>POWO. 2022. Plants of the World Online. Facilitated by the Royal Botanic Gardens, Kew. Available at: http://powo.science.kew.org/. (Accessed: 2022).</w:t>
      </w:r>
    </w:p>
    <w:p w14:paraId="396747F6" w14:textId="2E6C6A5B" w:rsidR="00330357" w:rsidRDefault="00000000">
      <w:pPr>
        <w:pStyle w:val="NormalWeb"/>
        <w:divId w:val="574777808"/>
        <w:rPr>
          <w:rFonts w:ascii="Georgia" w:hAnsi="Georgia"/>
        </w:rPr>
      </w:pPr>
      <w:r>
        <w:rPr>
          <w:rFonts w:ascii="Georgia" w:hAnsi="Georgia"/>
        </w:rPr>
        <w:t xml:space="preserve">Triboun, P. and Middleton, D.J. 2012. Twenty new species of Paraboea (Gesneriaceae) from Thailand. </w:t>
      </w:r>
      <w:r>
        <w:rPr>
          <w:rFonts w:ascii="Georgia" w:hAnsi="Georgia"/>
          <w:i/>
          <w:iCs/>
        </w:rPr>
        <w:t>Gardens’ Bulletin Singapore</w:t>
      </w:r>
      <w:r>
        <w:rPr>
          <w:rFonts w:ascii="Georgia" w:hAnsi="Georgia"/>
        </w:rPr>
        <w:t xml:space="preserve"> 64(2): 333-370.</w:t>
      </w:r>
      <w:commentRangeEnd w:id="52"/>
      <w:r w:rsidR="00580EC9">
        <w:rPr>
          <w:rStyle w:val="CommentReference"/>
        </w:rPr>
        <w:commentReference w:id="52"/>
      </w:r>
    </w:p>
    <w:sectPr w:rsidR="00330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ck Plummer" w:date="2022-09-29T13:26:00Z" w:initials="JP">
    <w:p w14:paraId="3676BF89" w14:textId="77777777" w:rsidR="00CE5E01" w:rsidRDefault="00CE5E01" w:rsidP="00A60691">
      <w:pPr>
        <w:pStyle w:val="CommentText"/>
      </w:pPr>
      <w:r>
        <w:rPr>
          <w:rStyle w:val="CommentReference"/>
        </w:rPr>
        <w:annotationRef/>
      </w:r>
      <w:r>
        <w:t>Include criterion D</w:t>
      </w:r>
    </w:p>
  </w:comment>
  <w:comment w:id="23" w:author="Jack Plummer" w:date="2022-09-29T13:27:00Z" w:initials="JP">
    <w:p w14:paraId="68129DEA" w14:textId="77777777" w:rsidR="00CE5E01" w:rsidRDefault="00CE5E01" w:rsidP="001825DF">
      <w:pPr>
        <w:pStyle w:val="CommentText"/>
      </w:pPr>
      <w:r>
        <w:rPr>
          <w:rStyle w:val="CommentReference"/>
        </w:rPr>
        <w:annotationRef/>
      </w:r>
      <w:r>
        <w:t>Remove I think</w:t>
      </w:r>
    </w:p>
  </w:comment>
  <w:comment w:id="24" w:author="Jack Plummer" w:date="2022-09-29T13:28:00Z" w:initials="JP">
    <w:p w14:paraId="7CEF542F" w14:textId="77777777" w:rsidR="00CE5E01" w:rsidRDefault="00CE5E01" w:rsidP="00F37756">
      <w:pPr>
        <w:pStyle w:val="CommentText"/>
      </w:pPr>
      <w:r>
        <w:rPr>
          <w:rStyle w:val="CommentReference"/>
        </w:rPr>
        <w:annotationRef/>
      </w:r>
      <w:r>
        <w:t>Is species only known from a single plant in the wild? If so, population size = 1 and this should be mentioned in documentation.</w:t>
      </w:r>
    </w:p>
  </w:comment>
  <w:comment w:id="30" w:author="Jack Plummer" w:date="2022-09-29T13:29:00Z" w:initials="JP">
    <w:p w14:paraId="72E9F651" w14:textId="77777777" w:rsidR="00CE5E01" w:rsidRDefault="00CE5E01" w:rsidP="005F6820">
      <w:pPr>
        <w:pStyle w:val="CommentText"/>
      </w:pPr>
      <w:r>
        <w:rPr>
          <w:rStyle w:val="CommentReference"/>
        </w:rPr>
        <w:annotationRef/>
      </w:r>
      <w:r>
        <w:t>Mention habit.</w:t>
      </w:r>
    </w:p>
  </w:comment>
  <w:comment w:id="38" w:author="Jack Plummer" w:date="2022-09-29T13:31:00Z" w:initials="JP">
    <w:p w14:paraId="600CB5DA" w14:textId="77777777" w:rsidR="00580EC9" w:rsidRDefault="00580EC9" w:rsidP="00D7266D">
      <w:pPr>
        <w:pStyle w:val="CommentText"/>
      </w:pPr>
      <w:r>
        <w:rPr>
          <w:rStyle w:val="CommentReference"/>
        </w:rPr>
        <w:annotationRef/>
      </w:r>
      <w:r>
        <w:t>Remove</w:t>
      </w:r>
    </w:p>
  </w:comment>
  <w:comment w:id="52" w:author="Jack Plummer" w:date="2022-09-29T13:31:00Z" w:initials="JP">
    <w:p w14:paraId="583ECDF9" w14:textId="77777777" w:rsidR="00580EC9" w:rsidRDefault="00580EC9" w:rsidP="00FE62F9">
      <w:pPr>
        <w:pStyle w:val="CommentText"/>
      </w:pPr>
      <w:r>
        <w:rPr>
          <w:rStyle w:val="CommentReference"/>
        </w:rPr>
        <w:annotationRef/>
      </w:r>
      <w:r>
        <w:t>Include in assessment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676BF89" w15:done="0"/>
  <w15:commentEx w15:paraId="68129DEA" w15:done="0"/>
  <w15:commentEx w15:paraId="7CEF542F" w15:done="0"/>
  <w15:commentEx w15:paraId="72E9F651" w15:done="0"/>
  <w15:commentEx w15:paraId="600CB5DA" w15:done="0"/>
  <w15:commentEx w15:paraId="583ECDF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E01B7A" w16cex:dateUtc="2022-09-29T12:26:00Z"/>
  <w16cex:commentExtensible w16cex:durableId="26E01BC7" w16cex:dateUtc="2022-09-29T12:27:00Z"/>
  <w16cex:commentExtensible w16cex:durableId="26E01BF9" w16cex:dateUtc="2022-09-29T12:28:00Z"/>
  <w16cex:commentExtensible w16cex:durableId="26E01C35" w16cex:dateUtc="2022-09-29T12:29:00Z"/>
  <w16cex:commentExtensible w16cex:durableId="26E01CA6" w16cex:dateUtc="2022-09-29T12:31:00Z"/>
  <w16cex:commentExtensible w16cex:durableId="26E01CBE" w16cex:dateUtc="2022-09-29T12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676BF89" w16cid:durableId="26E01B7A"/>
  <w16cid:commentId w16cid:paraId="68129DEA" w16cid:durableId="26E01BC7"/>
  <w16cid:commentId w16cid:paraId="7CEF542F" w16cid:durableId="26E01BF9"/>
  <w16cid:commentId w16cid:paraId="72E9F651" w16cid:durableId="26E01C35"/>
  <w16cid:commentId w16cid:paraId="600CB5DA" w16cid:durableId="26E01CA6"/>
  <w16cid:commentId w16cid:paraId="583ECDF9" w16cid:durableId="26E01CB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E01"/>
    <w:rsid w:val="002B3F04"/>
    <w:rsid w:val="00330357"/>
    <w:rsid w:val="00580EC9"/>
    <w:rsid w:val="00CE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66760"/>
  <w15:chartTrackingRefBased/>
  <w15:docId w15:val="{CCF0549D-B9AB-4701-8351-B491D7EAA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fontstyle01">
    <w:name w:val="fontstyle01"/>
    <w:basedOn w:val="DefaultParagraphFont"/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CE5E01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E5E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E5E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E5E01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5E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5E01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4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9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7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4047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380179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7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3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4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5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3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1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18" Type="http://schemas.openxmlformats.org/officeDocument/2006/relationships/customXml" Target="../customXml/item5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microsoft.com/office/2011/relationships/people" Target="people.xml"/><Relationship Id="rId17" Type="http://schemas.openxmlformats.org/officeDocument/2006/relationships/customXml" Target="../customXml/item4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genesys-pgr.org/" TargetMode="External"/><Relationship Id="rId4" Type="http://schemas.openxmlformats.org/officeDocument/2006/relationships/image" Target="file:///C:\Users\jpl10kg\Downloads\NBT_Batch3\resources\redListLogo.jpg" TargetMode="External"/><Relationship Id="rId9" Type="http://schemas.openxmlformats.org/officeDocument/2006/relationships/hyperlink" Target="https://tools.bgci.org/plant_search.php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37F0D0-ACE2-41E8-B0E5-5765EB4681A1}"/>
</file>

<file path=customXml/itemProps2.xml><?xml version="1.0" encoding="utf-8"?>
<ds:datastoreItem xmlns:ds="http://schemas.openxmlformats.org/officeDocument/2006/customXml" ds:itemID="{53508EA9-467F-48DE-A871-ECA030C6364B}"/>
</file>

<file path=customXml/itemProps3.xml><?xml version="1.0" encoding="utf-8"?>
<ds:datastoreItem xmlns:ds="http://schemas.openxmlformats.org/officeDocument/2006/customXml" ds:itemID="{700F0C44-F4BD-4E41-8A32-CAAEA5E309F6}"/>
</file>

<file path=customXml/itemProps4.xml><?xml version="1.0" encoding="utf-8"?>
<ds:datastoreItem xmlns:ds="http://schemas.openxmlformats.org/officeDocument/2006/customXml" ds:itemID="{C00A17A3-DF37-4676-986E-047F664DD70E}"/>
</file>

<file path=customXml/itemProps5.xml><?xml version="1.0" encoding="utf-8"?>
<ds:datastoreItem xmlns:ds="http://schemas.openxmlformats.org/officeDocument/2006/customXml" ds:itemID="{B278915F-3E64-471F-BEA4-FD60EAFA91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1183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Paraboea quercifolia</vt:lpstr>
    </vt:vector>
  </TitlesOfParts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Paraboea quercifolia</dc:title>
  <dc:subject/>
  <dc:creator>Jack Plummer</dc:creator>
  <cp:keywords/>
  <dc:description/>
  <cp:lastModifiedBy>Jack Plummer</cp:lastModifiedBy>
  <cp:revision>3</cp:revision>
  <dcterms:created xsi:type="dcterms:W3CDTF">2022-09-29T12:32:00Z</dcterms:created>
  <dcterms:modified xsi:type="dcterms:W3CDTF">2022-09-29T12:33:00Z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