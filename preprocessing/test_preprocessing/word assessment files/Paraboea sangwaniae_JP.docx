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E5566" w14:textId="77777777" w:rsidR="00000000" w:rsidRDefault="00000000">
      <w:pPr>
        <w:jc w:val="center"/>
        <w:divId w:val="2138990491"/>
        <w:rPr>
          <w:rFonts w:ascii="Georgia" w:eastAsia="Times New Roman" w:hAnsi="Georgia"/>
          <w:b/>
          <w:bCs/>
          <w:sz w:val="29"/>
          <w:szCs w:val="29"/>
        </w:rPr>
      </w:pPr>
      <w:r>
        <w:rPr>
          <w:rFonts w:ascii="Georgia" w:eastAsia="Times New Roman" w:hAnsi="Georgia"/>
          <w:b/>
          <w:bCs/>
          <w:sz w:val="29"/>
          <w:szCs w:val="29"/>
        </w:rPr>
        <w:t>Draft</w:t>
      </w:r>
    </w:p>
    <w:p w14:paraId="7B0F0DEE" w14:textId="77777777" w:rsidR="00000000" w:rsidRDefault="00000000">
      <w:pPr>
        <w:divId w:val="1292007902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noProof/>
          <w:sz w:val="18"/>
          <w:szCs w:val="18"/>
        </w:rPr>
        <w:drawing>
          <wp:inline distT="0" distB="0" distL="0" distR="0" wp14:anchorId="12C96D35" wp14:editId="546F491E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66889" w14:textId="77777777" w:rsidR="00000000" w:rsidRDefault="00000000">
      <w:pPr>
        <w:shd w:val="clear" w:color="auto" w:fill="FFFFFF"/>
        <w:spacing w:before="100" w:beforeAutospacing="1" w:after="100" w:afterAutospacing="1"/>
        <w:jc w:val="right"/>
        <w:outlineLvl w:val="1"/>
        <w:divId w:val="1292007902"/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</w:pP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Paraboea</w:t>
      </w:r>
      <w:proofErr w:type="spellEnd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</w:t>
      </w:r>
      <w:proofErr w:type="spellStart"/>
      <w:r>
        <w:rPr>
          <w:rStyle w:val="Emphasis"/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sangwaniae</w:t>
      </w:r>
      <w:proofErr w:type="spellEnd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 xml:space="preserve"> - </w:t>
      </w:r>
      <w:proofErr w:type="spellStart"/>
      <w:r>
        <w:rPr>
          <w:rFonts w:ascii="Georgia" w:eastAsia="Times New Roman" w:hAnsi="Georgia"/>
          <w:b/>
          <w:bCs/>
          <w:color w:val="000000"/>
          <w:kern w:val="36"/>
          <w:sz w:val="29"/>
          <w:szCs w:val="29"/>
        </w:rPr>
        <w:t>Triboun</w:t>
      </w:r>
      <w:proofErr w:type="spellEnd"/>
    </w:p>
    <w:p w14:paraId="24351A07" w14:textId="77777777" w:rsidR="00000000" w:rsidRDefault="00000000">
      <w:pPr>
        <w:jc w:val="right"/>
        <w:divId w:val="1292007902"/>
        <w:rPr>
          <w:rFonts w:ascii="Georgia" w:eastAsia="Times New Roman" w:hAnsi="Georgia"/>
          <w:sz w:val="18"/>
          <w:szCs w:val="18"/>
        </w:rPr>
      </w:pPr>
      <w:r>
        <w:rPr>
          <w:rFonts w:ascii="Georgia" w:eastAsia="Times New Roman" w:hAnsi="Georgia"/>
          <w:sz w:val="18"/>
          <w:szCs w:val="18"/>
        </w:rPr>
        <w:t xml:space="preserve">PLANTAE - TRACHEOPHYTA - MAGNOLIOPSIDA - LAMIALES - GESNERIACEAE - </w:t>
      </w:r>
      <w:proofErr w:type="spellStart"/>
      <w:r>
        <w:rPr>
          <w:rFonts w:ascii="Georgia" w:eastAsia="Times New Roman" w:hAnsi="Georgia"/>
          <w:sz w:val="18"/>
          <w:szCs w:val="18"/>
        </w:rPr>
        <w:t>Paraboea</w:t>
      </w:r>
      <w:proofErr w:type="spellEnd"/>
      <w:r>
        <w:rPr>
          <w:rFonts w:ascii="Georgia" w:eastAsia="Times New Roman" w:hAnsi="Georgia"/>
          <w:sz w:val="18"/>
          <w:szCs w:val="18"/>
        </w:rPr>
        <w:t xml:space="preserve"> - </w:t>
      </w:r>
      <w:proofErr w:type="spellStart"/>
      <w:r>
        <w:rPr>
          <w:rFonts w:ascii="Georgia" w:eastAsia="Times New Roman" w:hAnsi="Georgia"/>
          <w:sz w:val="18"/>
          <w:szCs w:val="18"/>
        </w:rPr>
        <w:t>sangwaniae</w:t>
      </w:r>
      <w:proofErr w:type="spellEnd"/>
    </w:p>
    <w:p w14:paraId="2434323F" w14:textId="77777777" w:rsidR="00000000" w:rsidRDefault="00000000">
      <w:pPr>
        <w:pStyle w:val="NormalWeb"/>
        <w:divId w:val="1878657289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proofErr w:type="spellStart"/>
      <w:r>
        <w:rPr>
          <w:rFonts w:ascii="Georgia" w:hAnsi="Georgia"/>
        </w:rPr>
        <w:t>nakharinthara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Leelawadee UI" w:hAnsi="Leelawadee UI" w:cs="Leelawadee UI"/>
        </w:rPr>
        <w:t>นครินทรา</w:t>
      </w:r>
      <w:proofErr w:type="spellEnd"/>
      <w:r>
        <w:rPr>
          <w:rFonts w:ascii="Georgia" w:hAnsi="Georgia"/>
        </w:rPr>
        <w:t>) (Thai)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>No Synonyms</w:t>
      </w:r>
    </w:p>
    <w:tbl>
      <w:tblPr>
        <w:tblW w:w="0" w:type="auto"/>
        <w:jc w:val="center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7"/>
        <w:gridCol w:w="589"/>
      </w:tblGrid>
      <w:tr w:rsidR="00000000" w14:paraId="014BC17A" w14:textId="77777777">
        <w:trPr>
          <w:tblCellSpacing w:w="15" w:type="dxa"/>
          <w:jc w:val="center"/>
        </w:trPr>
        <w:tc>
          <w:tcPr>
            <w:tcW w:w="0" w:type="auto"/>
            <w:gridSpan w:val="2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1785B1B" w14:textId="77777777" w:rsidR="00000000" w:rsidRDefault="00000000">
            <w:pPr>
              <w:spacing w:after="75"/>
              <w:jc w:val="center"/>
              <w:rPr>
                <w:rFonts w:ascii="Georgia" w:eastAsia="Times New Roman" w:hAnsi="Georgia"/>
                <w:b/>
                <w:bCs/>
                <w:sz w:val="20"/>
                <w:szCs w:val="20"/>
              </w:rPr>
            </w:pPr>
            <w:r>
              <w:rPr>
                <w:rFonts w:ascii="Georgia" w:eastAsia="Times New Roman" w:hAnsi="Georgia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7E13B962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524A0E4E" w14:textId="77777777" w:rsidR="00000000" w:rsidRDefault="00000000">
            <w:pPr>
              <w:spacing w:after="75"/>
              <w:rPr>
                <w:rFonts w:ascii="Georgia" w:eastAsia="Times New Roman" w:hAnsi="Georgia"/>
                <w:sz w:val="20"/>
                <w:szCs w:val="20"/>
              </w:rPr>
            </w:pPr>
            <w:r>
              <w:rPr>
                <w:rFonts w:ascii="Georgia" w:eastAsia="Times New Roman" w:hAnsi="Georgia"/>
                <w:sz w:val="20"/>
                <w:szCs w:val="20"/>
              </w:rPr>
              <w:t>CR - Critically Endangered, B1ab(iii)+2ab(iii) (IUCN version 3.1)</w:t>
            </w:r>
          </w:p>
        </w:tc>
      </w:tr>
      <w:tr w:rsidR="00000000" w14:paraId="232EB134" w14:textId="77777777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14:paraId="55BBDD8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 </w:t>
            </w:r>
          </w:p>
        </w:tc>
      </w:tr>
      <w:tr w:rsidR="00000000" w14:paraId="0C30027E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50E8F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Possibly Extinct: </w:t>
            </w:r>
          </w:p>
        </w:tc>
        <w:tc>
          <w:tcPr>
            <w:tcW w:w="0" w:type="auto"/>
            <w:vAlign w:val="center"/>
            <w:hideMark/>
          </w:tcPr>
          <w:p w14:paraId="280613B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482E7F12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DC648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Possibly Extinct in the Wild: </w:t>
            </w:r>
          </w:p>
        </w:tc>
        <w:tc>
          <w:tcPr>
            <w:tcW w:w="0" w:type="auto"/>
            <w:vAlign w:val="center"/>
            <w:hideMark/>
          </w:tcPr>
          <w:p w14:paraId="2A09773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</w:tr>
      <w:tr w:rsidR="00000000" w14:paraId="6A768CAE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CDC17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Date Last Recorded (in the wild): </w:t>
            </w:r>
          </w:p>
        </w:tc>
        <w:tc>
          <w:tcPr>
            <w:tcW w:w="0" w:type="auto"/>
            <w:vAlign w:val="center"/>
            <w:hideMark/>
          </w:tcPr>
          <w:p w14:paraId="0282AEB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</w:p>
        </w:tc>
      </w:tr>
    </w:tbl>
    <w:p w14:paraId="60FFF15D" w14:textId="77777777" w:rsidR="00000000" w:rsidRDefault="00000000">
      <w:pPr>
        <w:pStyle w:val="Heading1"/>
        <w:divId w:val="1993867340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Red List Assessment</w:t>
      </w:r>
    </w:p>
    <w:p w14:paraId="55DB5AD2" w14:textId="77777777" w:rsidR="00000000" w:rsidRDefault="00000000">
      <w:pPr>
        <w:pStyle w:val="Heading2"/>
        <w:divId w:val="199386734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Information</w:t>
      </w:r>
    </w:p>
    <w:p w14:paraId="5B38028E" w14:textId="77777777" w:rsidR="00000000" w:rsidRDefault="00000000">
      <w:pPr>
        <w:pStyle w:val="NormalWeb"/>
        <w:divId w:val="199386734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2022-08-31</w:t>
      </w:r>
    </w:p>
    <w:p w14:paraId="0EC6DA61" w14:textId="77777777" w:rsidR="00000000" w:rsidRDefault="00000000">
      <w:pPr>
        <w:pStyle w:val="NormalWeb"/>
        <w:divId w:val="199386734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Assessor(s): </w:t>
      </w: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>, P. &amp; Khorngton, S.</w:t>
      </w:r>
    </w:p>
    <w:p w14:paraId="7DB47814" w14:textId="77777777" w:rsidR="00000000" w:rsidRDefault="00000000">
      <w:pPr>
        <w:pStyle w:val="NormalWeb"/>
        <w:divId w:val="1993867340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14:paraId="0F6F83FD" w14:textId="77777777" w:rsidR="00000000" w:rsidRDefault="00000000">
      <w:pPr>
        <w:pStyle w:val="Heading2"/>
        <w:divId w:val="1993867340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Assessment Rationale</w:t>
      </w:r>
    </w:p>
    <w:p w14:paraId="442749F7" w14:textId="6FDD332F" w:rsidR="00000000" w:rsidRDefault="00000000">
      <w:pPr>
        <w:pStyle w:val="NormalWeb"/>
        <w:divId w:val="1993867340"/>
        <w:rPr>
          <w:rFonts w:ascii="Georgia" w:hAnsi="Georgia"/>
        </w:rPr>
      </w:pPr>
      <w:proofErr w:type="spellStart"/>
      <w:r>
        <w:rPr>
          <w:rStyle w:val="Emphasis"/>
          <w:rFonts w:ascii="Georgia" w:hAnsi="Georgia"/>
        </w:rPr>
        <w:t>Paraboea</w:t>
      </w:r>
      <w:proofErr w:type="spellEnd"/>
      <w:r>
        <w:rPr>
          <w:rStyle w:val="Emphasis"/>
          <w:rFonts w:ascii="Georgia" w:hAnsi="Georgia"/>
        </w:rPr>
        <w:t xml:space="preserve"> </w:t>
      </w:r>
      <w:proofErr w:type="spellStart"/>
      <w:r>
        <w:rPr>
          <w:rStyle w:val="Emphasis"/>
          <w:rFonts w:ascii="Georgia" w:hAnsi="Georgia"/>
        </w:rPr>
        <w:t>sangwaniae</w:t>
      </w:r>
      <w:proofErr w:type="spellEnd"/>
      <w:r>
        <w:rPr>
          <w:rStyle w:val="Emphasis"/>
          <w:rFonts w:ascii="Georgia" w:hAnsi="Georgia"/>
        </w:rPr>
        <w:t> </w:t>
      </w:r>
      <w:r>
        <w:rPr>
          <w:rFonts w:ascii="Georgia" w:hAnsi="Georgia"/>
        </w:rPr>
        <w:t xml:space="preserve">is endemic to Thailand. This species </w:t>
      </w:r>
      <w:del w:id="0" w:author="Jack Plummer" w:date="2022-10-21T08:59:00Z">
        <w:r w:rsidDel="00D4454C">
          <w:rPr>
            <w:rFonts w:ascii="Georgia" w:hAnsi="Georgia"/>
          </w:rPr>
          <w:delText>was found only at</w:delText>
        </w:r>
      </w:del>
      <w:ins w:id="1" w:author="Jack Plummer" w:date="2022-10-21T08:59:00Z">
        <w:r w:rsidR="00D4454C">
          <w:rPr>
            <w:rFonts w:ascii="Georgia" w:hAnsi="Georgia"/>
          </w:rPr>
          <w:t>is only known from</w:t>
        </w:r>
      </w:ins>
      <w:r>
        <w:rPr>
          <w:rFonts w:ascii="Georgia" w:hAnsi="Georgia"/>
        </w:rPr>
        <w:t> Doi Tung, Chiang Rai province (type locality). </w:t>
      </w:r>
      <w:proofErr w:type="gramStart"/>
      <w:r>
        <w:rPr>
          <w:rFonts w:ascii="Georgia" w:hAnsi="Georgia"/>
        </w:rPr>
        <w:t>Its</w:t>
      </w:r>
      <w:proofErr w:type="gramEnd"/>
      <w:r>
        <w:rPr>
          <w:rFonts w:ascii="Georgia" w:hAnsi="Georgia"/>
        </w:rPr>
        <w:t xml:space="preserve"> estimated of extent of occurrence (EOO) of </w:t>
      </w:r>
      <w:commentRangeStart w:id="2"/>
      <w:r>
        <w:rPr>
          <w:rFonts w:ascii="Georgia" w:hAnsi="Georgia"/>
        </w:rPr>
        <w:t>4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 and area of occupancy (AOO) of 4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 </w:t>
      </w:r>
      <w:commentRangeEnd w:id="2"/>
      <w:r w:rsidR="00D4454C">
        <w:rPr>
          <w:rStyle w:val="CommentReference"/>
        </w:rPr>
        <w:commentReference w:id="2"/>
      </w:r>
      <w:r>
        <w:rPr>
          <w:rFonts w:ascii="Georgia" w:hAnsi="Georgia"/>
        </w:rPr>
        <w:t xml:space="preserve">both fall within the thresholds for </w:t>
      </w:r>
      <w:ins w:id="3" w:author="Jack Plummer" w:date="2022-10-21T08:59:00Z">
        <w:r w:rsidR="00D4454C">
          <w:rPr>
            <w:rFonts w:ascii="Georgia" w:hAnsi="Georgia"/>
          </w:rPr>
          <w:t xml:space="preserve">the </w:t>
        </w:r>
      </w:ins>
      <w:r>
        <w:rPr>
          <w:rFonts w:ascii="Georgia" w:hAnsi="Georgia"/>
        </w:rPr>
        <w:t>Critically Endangered category under criterion B. Its habitat is threatened by the construction of tracks, trampling by tourists</w:t>
      </w:r>
      <w:ins w:id="4" w:author="Jack Plummer" w:date="2022-10-21T08:59:00Z">
        <w:r w:rsidR="00D4454C">
          <w:rPr>
            <w:rFonts w:ascii="Georgia" w:hAnsi="Georgia"/>
          </w:rPr>
          <w:t xml:space="preserve">, and </w:t>
        </w:r>
      </w:ins>
      <w:del w:id="5" w:author="Jack Plummer" w:date="2022-10-21T08:59:00Z">
        <w:r w:rsidDel="00D4454C">
          <w:rPr>
            <w:rFonts w:ascii="Georgia" w:hAnsi="Georgia"/>
          </w:rPr>
          <w:delText xml:space="preserve"> and taxonomist </w:delText>
        </w:r>
      </w:del>
      <w:r>
        <w:rPr>
          <w:rFonts w:ascii="Georgia" w:hAnsi="Georgia"/>
        </w:rPr>
        <w:t>over</w:t>
      </w:r>
      <w:del w:id="6" w:author="Jack Plummer" w:date="2022-10-21T08:59:00Z">
        <w:r w:rsidDel="00D4454C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collection</w:t>
      </w:r>
      <w:ins w:id="7" w:author="Jack Plummer" w:date="2022-10-21T08:59:00Z">
        <w:r w:rsidR="00D4454C">
          <w:rPr>
            <w:rFonts w:ascii="Georgia" w:hAnsi="Georgia"/>
          </w:rPr>
          <w:t xml:space="preserve"> by botanists. These threats</w:t>
        </w:r>
      </w:ins>
      <w:del w:id="8" w:author="Jack Plummer" w:date="2022-10-21T08:59:00Z">
        <w:r w:rsidDel="00D4454C">
          <w:rPr>
            <w:rFonts w:ascii="Georgia" w:hAnsi="Georgia"/>
          </w:rPr>
          <w:delText> which</w:delText>
        </w:r>
      </w:del>
      <w:r>
        <w:rPr>
          <w:rFonts w:ascii="Georgia" w:hAnsi="Georgia"/>
        </w:rPr>
        <w:t xml:space="preserve"> are inferred to be contributing to a continuing decline in habitat area, extent, and quality. Moreover, the collection site is outside </w:t>
      </w:r>
      <w:ins w:id="9" w:author="Jack Plummer" w:date="2022-10-21T09:00:00Z">
        <w:r w:rsidR="00695FF6">
          <w:rPr>
            <w:rFonts w:ascii="Georgia" w:hAnsi="Georgia"/>
          </w:rPr>
          <w:t xml:space="preserve">any </w:t>
        </w:r>
      </w:ins>
      <w:r>
        <w:rPr>
          <w:rFonts w:ascii="Georgia" w:hAnsi="Georgia"/>
        </w:rPr>
        <w:t>protected area</w:t>
      </w:r>
      <w:ins w:id="10" w:author="Jack Plummer" w:date="2022-10-21T09:00:00Z">
        <w:r w:rsidR="00695FF6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. </w:t>
      </w:r>
      <w:r w:rsidRPr="00695FF6">
        <w:rPr>
          <w:rFonts w:ascii="Georgia" w:hAnsi="Georgia"/>
          <w:strike/>
          <w:rPrChange w:id="11" w:author="Jack Plummer" w:date="2022-10-21T09:00:00Z">
            <w:rPr>
              <w:rFonts w:ascii="Georgia" w:hAnsi="Georgia"/>
            </w:rPr>
          </w:rPrChange>
        </w:rPr>
        <w:t>It has experienced severe and ongoing decline in habitat and number due to the impact of many threats.</w:t>
      </w:r>
      <w:r>
        <w:rPr>
          <w:rFonts w:ascii="Georgia" w:hAnsi="Georgia"/>
        </w:rPr>
        <w:t xml:space="preserve"> </w:t>
      </w:r>
      <w:r w:rsidRPr="00D4454C">
        <w:rPr>
          <w:rFonts w:ascii="Georgia" w:hAnsi="Georgia"/>
          <w:strike/>
          <w:rPrChange w:id="12" w:author="Jack Plummer" w:date="2022-10-21T08:58:00Z">
            <w:rPr>
              <w:rFonts w:ascii="Georgia" w:hAnsi="Georgia"/>
            </w:rPr>
          </w:rPrChange>
        </w:rPr>
        <w:t xml:space="preserve">Its distribution is severely limited, </w:t>
      </w:r>
      <w:commentRangeStart w:id="13"/>
      <w:r w:rsidRPr="00D4454C">
        <w:rPr>
          <w:rFonts w:ascii="Georgia" w:hAnsi="Georgia"/>
          <w:strike/>
          <w:rPrChange w:id="14" w:author="Jack Plummer" w:date="2022-10-21T08:58:00Z">
            <w:rPr>
              <w:rFonts w:ascii="Georgia" w:hAnsi="Georgia"/>
            </w:rPr>
          </w:rPrChange>
        </w:rPr>
        <w:t>with only a single remaining plant left in the wild</w:t>
      </w:r>
      <w:r>
        <w:rPr>
          <w:rFonts w:ascii="Georgia" w:hAnsi="Georgia"/>
        </w:rPr>
        <w:t xml:space="preserve">. </w:t>
      </w:r>
      <w:commentRangeEnd w:id="13"/>
      <w:r w:rsidR="00284C32">
        <w:rPr>
          <w:rStyle w:val="CommentReference"/>
        </w:rPr>
        <w:commentReference w:id="13"/>
      </w:r>
      <w:r>
        <w:rPr>
          <w:rFonts w:ascii="Georgia" w:hAnsi="Georgia"/>
        </w:rPr>
        <w:t>The population trend is suspected to be decreasing. Given its restricted EOO, AOO and number of locations, alongside a continuing decline in habitat, it is assessed as Critically Endangered (CR) B1ab(iii)+B2ab(iii).</w:t>
      </w:r>
    </w:p>
    <w:p w14:paraId="324D6664" w14:textId="77777777" w:rsidR="00000000" w:rsidRDefault="00000000">
      <w:pPr>
        <w:pStyle w:val="Heading1"/>
        <w:divId w:val="363142334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Distribution</w:t>
      </w:r>
    </w:p>
    <w:p w14:paraId="5E5DE61D" w14:textId="77777777" w:rsidR="00000000" w:rsidRDefault="00000000">
      <w:pPr>
        <w:pStyle w:val="Heading2"/>
        <w:divId w:val="36314233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Geographic Range</w:t>
      </w:r>
    </w:p>
    <w:p w14:paraId="5351D3EE" w14:textId="0BEF75E9" w:rsidR="00000000" w:rsidRDefault="00000000">
      <w:pPr>
        <w:pStyle w:val="NormalWeb"/>
        <w:divId w:val="363142334"/>
        <w:rPr>
          <w:rFonts w:ascii="Georgia" w:hAnsi="Georgia"/>
        </w:rPr>
      </w:pPr>
      <w:r>
        <w:rPr>
          <w:rFonts w:ascii="Georgia" w:hAnsi="Georgia"/>
        </w:rPr>
        <w:t xml:space="preserve">This species is only known from Doi Tung, Chiang Rai province (type locality). The extent of occurrence and the area of occupancy </w:t>
      </w:r>
      <w:del w:id="15" w:author="Jack Plummer" w:date="2022-10-21T09:00:00Z">
        <w:r w:rsidDel="00695FF6">
          <w:rPr>
            <w:rFonts w:ascii="Georgia" w:hAnsi="Georgia"/>
          </w:rPr>
          <w:delText>is less than</w:delText>
        </w:r>
      </w:del>
      <w:ins w:id="16" w:author="Jack Plummer" w:date="2022-10-21T09:00:00Z">
        <w:r w:rsidR="00695FF6">
          <w:rPr>
            <w:rFonts w:ascii="Georgia" w:hAnsi="Georgia"/>
          </w:rPr>
          <w:t>are just</w:t>
        </w:r>
      </w:ins>
      <w:r>
        <w:rPr>
          <w:rFonts w:ascii="Georgia" w:hAnsi="Georgia"/>
        </w:rPr>
        <w:t xml:space="preserve"> </w:t>
      </w:r>
      <w:ins w:id="17" w:author="Jack Plummer" w:date="2022-10-21T09:00:00Z">
        <w:r w:rsidR="00695FF6">
          <w:rPr>
            <w:rFonts w:ascii="Georgia" w:hAnsi="Georgia"/>
          </w:rPr>
          <w:t>8</w:t>
        </w:r>
      </w:ins>
      <w:del w:id="18" w:author="Jack Plummer" w:date="2022-10-21T09:00:00Z">
        <w:r w:rsidDel="00695FF6">
          <w:rPr>
            <w:rFonts w:ascii="Georgia" w:hAnsi="Georgia"/>
          </w:rPr>
          <w:delText>10</w:delText>
        </w:r>
      </w:del>
      <w:r>
        <w:rPr>
          <w:rFonts w:ascii="Georgia" w:hAnsi="Georgia"/>
        </w:rPr>
        <w:t xml:space="preserve">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 xml:space="preserve">. </w:t>
      </w:r>
      <w:ins w:id="19" w:author="Jack Plummer" w:date="2022-10-21T09:00:00Z">
        <w:r w:rsidR="00695FF6">
          <w:rPr>
            <w:rFonts w:ascii="Georgia" w:hAnsi="Georgia"/>
          </w:rPr>
          <w:t xml:space="preserve">It </w:t>
        </w:r>
      </w:ins>
      <w:del w:id="20" w:author="Jack Plummer" w:date="2022-10-21T09:00:00Z">
        <w:r w:rsidDel="00695FF6">
          <w:rPr>
            <w:rFonts w:ascii="Georgia" w:hAnsi="Georgia"/>
          </w:rPr>
          <w:delText>O</w:delText>
        </w:r>
      </w:del>
      <w:ins w:id="21" w:author="Jack Plummer" w:date="2022-10-21T09:00:00Z">
        <w:r w:rsidR="00695FF6">
          <w:rPr>
            <w:rFonts w:ascii="Georgia" w:hAnsi="Georgia"/>
          </w:rPr>
          <w:t>o</w:t>
        </w:r>
      </w:ins>
      <w:r>
        <w:rPr>
          <w:rFonts w:ascii="Georgia" w:hAnsi="Georgia"/>
        </w:rPr>
        <w:t xml:space="preserve">ccurs between 1,000 and 1,500 m </w:t>
      </w:r>
      <w:del w:id="22" w:author="Jack Plummer" w:date="2022-10-21T09:00:00Z">
        <w:r w:rsidDel="00695FF6">
          <w:rPr>
            <w:rFonts w:ascii="Georgia" w:hAnsi="Georgia"/>
          </w:rPr>
          <w:delText>above the sea level</w:delText>
        </w:r>
      </w:del>
      <w:ins w:id="23" w:author="Jack Plummer" w:date="2022-10-21T09:00:00Z">
        <w:r w:rsidR="00695FF6">
          <w:rPr>
            <w:rFonts w:ascii="Georgia" w:hAnsi="Georgia"/>
          </w:rPr>
          <w:t>asl</w:t>
        </w:r>
      </w:ins>
      <w:r>
        <w:rPr>
          <w:rFonts w:ascii="Georgia" w:hAnsi="Georgia"/>
        </w:rPr>
        <w:t>.</w:t>
      </w:r>
    </w:p>
    <w:p w14:paraId="053C32CC" w14:textId="77777777" w:rsidR="00000000" w:rsidRDefault="00000000">
      <w:pPr>
        <w:pStyle w:val="Heading2"/>
        <w:divId w:val="36314233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Area of Occupancy (AOO)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6089"/>
      </w:tblGrid>
      <w:tr w:rsidR="00000000" w14:paraId="08749076" w14:textId="77777777">
        <w:trPr>
          <w:divId w:val="36314233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1756DB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lastRenderedPageBreak/>
              <w:t>Estimated area of occupancy (AOO) 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0FEC26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044A327E" w14:textId="77777777">
        <w:trPr>
          <w:divId w:val="363142334"/>
          <w:tblCellSpacing w:w="15" w:type="dxa"/>
        </w:trPr>
        <w:tc>
          <w:tcPr>
            <w:tcW w:w="0" w:type="auto"/>
            <w:vAlign w:val="center"/>
            <w:hideMark/>
          </w:tcPr>
          <w:p w14:paraId="7AD6A45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76B23D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Estimated from a 2 x 2 km grid cell for herbarium specimen point data mapped using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(Bachman et al. 2011). </w:t>
            </w:r>
          </w:p>
        </w:tc>
      </w:tr>
    </w:tbl>
    <w:p w14:paraId="2D7FC146" w14:textId="77777777" w:rsidR="00000000" w:rsidRDefault="00000000">
      <w:pPr>
        <w:pStyle w:val="Heading2"/>
        <w:divId w:val="36314233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Extent of Occurrence (EOO)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375"/>
        <w:gridCol w:w="4477"/>
      </w:tblGrid>
      <w:tr w:rsidR="00695FF6" w14:paraId="6688E8FC" w14:textId="77777777">
        <w:trPr>
          <w:divId w:val="36314233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926686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181212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1E26D5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695FF6" w14:paraId="68DE1C04" w14:textId="77777777">
        <w:trPr>
          <w:divId w:val="363142334"/>
          <w:tblCellSpacing w:w="15" w:type="dxa"/>
        </w:trPr>
        <w:tc>
          <w:tcPr>
            <w:tcW w:w="0" w:type="auto"/>
            <w:vAlign w:val="center"/>
            <w:hideMark/>
          </w:tcPr>
          <w:p w14:paraId="2D5EF19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E677A90" w14:textId="557D3481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24" w:author="Jack Plummer" w:date="2022-10-21T09:01:00Z">
              <w:r w:rsidDel="00695FF6">
                <w:rPr>
                  <w:rFonts w:ascii="Georgia" w:eastAsia="Times New Roman" w:hAnsi="Georgia"/>
                  <w:sz w:val="18"/>
                  <w:szCs w:val="18"/>
                </w:rPr>
                <w:delText>true</w:delText>
              </w:r>
            </w:del>
            <w:ins w:id="25" w:author="Jack Plummer" w:date="2022-10-21T09:01:00Z">
              <w:r w:rsidR="00695FF6">
                <w:rPr>
                  <w:rFonts w:ascii="Georgia" w:eastAsia="Times New Roman" w:hAnsi="Georgia"/>
                  <w:sz w:val="18"/>
                  <w:szCs w:val="18"/>
                </w:rPr>
                <w:t>false</w:t>
              </w:r>
            </w:ins>
          </w:p>
        </w:tc>
        <w:tc>
          <w:tcPr>
            <w:tcW w:w="0" w:type="auto"/>
            <w:vAlign w:val="center"/>
            <w:hideMark/>
          </w:tcPr>
          <w:p w14:paraId="52D5A314" w14:textId="5DB20C6C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26" w:author="Jack Plummer" w:date="2022-10-21T09:01:00Z">
              <w:r w:rsidDel="00695FF6">
                <w:rPr>
                  <w:rFonts w:ascii="Georgia" w:eastAsia="Times New Roman" w:hAnsi="Georgia"/>
                  <w:sz w:val="18"/>
                  <w:szCs w:val="18"/>
                </w:rPr>
                <w:delText>Estimated from a 2 x 2 km grid cell for herbarium specimen point data mapped using GeoCAT (Bachman et al. 2011).</w:delText>
              </w:r>
            </w:del>
            <w:ins w:id="27" w:author="Jack Plummer" w:date="2022-10-21T09:01:00Z">
              <w:r w:rsidR="00695FF6">
                <w:rPr>
                  <w:rFonts w:ascii="Georgia" w:eastAsia="Times New Roman" w:hAnsi="Georgia"/>
                  <w:sz w:val="18"/>
                  <w:szCs w:val="18"/>
                </w:rPr>
                <w:t>Equated to minimal AOO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</w:t>
            </w:r>
          </w:p>
        </w:tc>
      </w:tr>
    </w:tbl>
    <w:p w14:paraId="2BE5B8EB" w14:textId="77777777" w:rsidR="00000000" w:rsidRDefault="00000000">
      <w:pPr>
        <w:pStyle w:val="Heading2"/>
        <w:divId w:val="36314233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Locations Information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7629"/>
      </w:tblGrid>
      <w:tr w:rsidR="00695FF6" w14:paraId="4CE01569" w14:textId="77777777">
        <w:trPr>
          <w:divId w:val="36314233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6F3E5B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Number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5BF745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695FF6" w14:paraId="56E90F2D" w14:textId="77777777">
        <w:trPr>
          <w:divId w:val="363142334"/>
          <w:tblCellSpacing w:w="15" w:type="dxa"/>
        </w:trPr>
        <w:tc>
          <w:tcPr>
            <w:tcW w:w="0" w:type="auto"/>
            <w:vAlign w:val="center"/>
            <w:hideMark/>
          </w:tcPr>
          <w:p w14:paraId="4BA2404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88A32F" w14:textId="0FA29ACA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28" w:author="Jack Plummer" w:date="2022-10-21T09:01:00Z">
              <w:r w:rsidDel="00695FF6">
                <w:rPr>
                  <w:rFonts w:ascii="Georgia" w:eastAsia="Times New Roman" w:hAnsi="Georgia"/>
                  <w:sz w:val="18"/>
                  <w:szCs w:val="18"/>
                </w:rPr>
                <w:delText>Collection locality occurs in only one location</w:delText>
              </w:r>
            </w:del>
            <w:ins w:id="29" w:author="Jack Plummer" w:date="2022-10-21T09:01:00Z">
              <w:r w:rsidR="00695FF6">
                <w:rPr>
                  <w:rFonts w:ascii="Georgia" w:eastAsia="Times New Roman" w:hAnsi="Georgia"/>
                  <w:sz w:val="18"/>
                  <w:szCs w:val="18"/>
                </w:rPr>
                <w:t>This species is only known from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Doi Tung, Chiang Rai province (type locality)</w:t>
            </w:r>
            <w:ins w:id="30" w:author="Jack Plummer" w:date="2022-10-21T09:01:00Z">
              <w:r w:rsidR="00695FF6">
                <w:rPr>
                  <w:rFonts w:ascii="Georgia" w:eastAsia="Times New Roman" w:hAnsi="Georgia"/>
                  <w:sz w:val="18"/>
                  <w:szCs w:val="18"/>
                </w:rPr>
                <w:t xml:space="preserve">, where it is threatened by </w:t>
              </w:r>
            </w:ins>
            <w:proofErr w:type="spellStart"/>
            <w:ins w:id="31" w:author="Jack Plummer" w:date="2022-10-21T09:02:00Z">
              <w:r w:rsidR="00695FF6" w:rsidRPr="00695FF6">
                <w:rPr>
                  <w:rFonts w:ascii="Georgia" w:eastAsia="Times New Roman" w:hAnsi="Georgia"/>
                  <w:sz w:val="18"/>
                  <w:szCs w:val="18"/>
                </w:rPr>
                <w:t>by</w:t>
              </w:r>
              <w:proofErr w:type="spellEnd"/>
              <w:r w:rsidR="00695FF6" w:rsidRPr="00695FF6">
                <w:rPr>
                  <w:rFonts w:ascii="Georgia" w:eastAsia="Times New Roman" w:hAnsi="Georgia"/>
                  <w:sz w:val="18"/>
                  <w:szCs w:val="18"/>
                </w:rPr>
                <w:t xml:space="preserve"> the construction of tracks, trampling by tourists, and overcollection by botanists</w:t>
              </w:r>
              <w:r w:rsidR="00695FF6">
                <w:rPr>
                  <w:rFonts w:ascii="Georgia" w:eastAsia="Times New Roman" w:hAnsi="Georgia"/>
                  <w:sz w:val="18"/>
                  <w:szCs w:val="18"/>
                </w:rPr>
                <w:t>.</w:t>
              </w:r>
            </w:ins>
            <w:del w:id="32" w:author="Jack Plummer" w:date="2022-10-21T09:01:00Z">
              <w:r w:rsidDel="00695FF6">
                <w:rPr>
                  <w:rFonts w:ascii="Georgia" w:eastAsia="Times New Roman" w:hAnsi="Georgia"/>
                  <w:sz w:val="18"/>
                  <w:szCs w:val="18"/>
                </w:rPr>
                <w:delText xml:space="preserve">. </w:delText>
              </w:r>
            </w:del>
          </w:p>
        </w:tc>
      </w:tr>
    </w:tbl>
    <w:p w14:paraId="45F807AA" w14:textId="77777777" w:rsidR="00000000" w:rsidRDefault="00000000">
      <w:pPr>
        <w:pStyle w:val="Heading2"/>
        <w:divId w:val="36314233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Very restricted AOO or number of locations (triggers VU D2)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7"/>
        <w:gridCol w:w="3583"/>
      </w:tblGrid>
      <w:tr w:rsidR="00000000" w14:paraId="5A503A02" w14:textId="77777777">
        <w:trPr>
          <w:divId w:val="36314233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74AE83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Very restricted in area of occupancy (AOO) and/or # of locations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FBA54B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6F8A4290" w14:textId="77777777">
        <w:trPr>
          <w:divId w:val="363142334"/>
          <w:tblCellSpacing w:w="15" w:type="dxa"/>
        </w:trPr>
        <w:tc>
          <w:tcPr>
            <w:tcW w:w="0" w:type="auto"/>
            <w:vAlign w:val="center"/>
            <w:hideMark/>
          </w:tcPr>
          <w:p w14:paraId="52CE369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33"/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1227B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 xml:space="preserve">This species is described from one location. </w:t>
            </w:r>
            <w:commentRangeEnd w:id="33"/>
            <w:r w:rsidR="00695FF6">
              <w:rPr>
                <w:rStyle w:val="CommentReference"/>
              </w:rPr>
              <w:commentReference w:id="33"/>
            </w:r>
          </w:p>
        </w:tc>
      </w:tr>
    </w:tbl>
    <w:p w14:paraId="2628792A" w14:textId="77777777" w:rsidR="00000000" w:rsidRDefault="00000000">
      <w:pPr>
        <w:pStyle w:val="Heading2"/>
        <w:divId w:val="36314233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Elevation / Depth / Depth Zones</w:t>
      </w:r>
    </w:p>
    <w:p w14:paraId="79BCF4A1" w14:textId="77777777" w:rsidR="00000000" w:rsidRDefault="00000000">
      <w:pPr>
        <w:pStyle w:val="NormalWeb"/>
        <w:divId w:val="36314233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1000</w:t>
      </w:r>
    </w:p>
    <w:p w14:paraId="6101C36A" w14:textId="77777777" w:rsidR="00000000" w:rsidRDefault="00000000">
      <w:pPr>
        <w:pStyle w:val="NormalWeb"/>
        <w:divId w:val="36314233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Upper Limit (in metres above sea level): </w:t>
      </w:r>
      <w:r>
        <w:rPr>
          <w:rFonts w:ascii="Georgia" w:hAnsi="Georgia"/>
        </w:rPr>
        <w:t>1500</w:t>
      </w:r>
    </w:p>
    <w:p w14:paraId="1BB2AE53" w14:textId="77777777" w:rsidR="00000000" w:rsidRDefault="00000000">
      <w:pPr>
        <w:pStyle w:val="Heading2"/>
        <w:divId w:val="36314233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147"/>
        <w:gridCol w:w="1716"/>
        <w:gridCol w:w="992"/>
        <w:gridCol w:w="1005"/>
        <w:gridCol w:w="1228"/>
        <w:gridCol w:w="1151"/>
        <w:gridCol w:w="1094"/>
      </w:tblGrid>
      <w:tr w:rsidR="00000000" w14:paraId="5177AA48" w14:textId="77777777">
        <w:trPr>
          <w:divId w:val="363142334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0D6607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B3EDB6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5736D5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836463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52FD0B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666F38C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699E70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940AE9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4217DF2F" w14:textId="77777777">
        <w:trPr>
          <w:divId w:val="363142334"/>
          <w:tblCellSpacing w:w="15" w:type="dxa"/>
        </w:trPr>
        <w:tc>
          <w:tcPr>
            <w:tcW w:w="0" w:type="auto"/>
            <w:vAlign w:val="center"/>
            <w:hideMark/>
          </w:tcPr>
          <w:p w14:paraId="76CC5F8C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197A846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C37527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34"/>
            <w:r>
              <w:rPr>
                <w:rFonts w:ascii="Georgia" w:eastAsia="Times New Roman" w:hAnsi="Georgia"/>
                <w:sz w:val="18"/>
                <w:szCs w:val="18"/>
              </w:rPr>
              <w:t xml:space="preserve">This species is described from one location. </w:t>
            </w:r>
            <w:commentRangeEnd w:id="34"/>
            <w:r w:rsidR="00695FF6">
              <w:rPr>
                <w:rStyle w:val="CommentReference"/>
              </w:rPr>
              <w:commentReference w:id="34"/>
            </w:r>
          </w:p>
        </w:tc>
        <w:tc>
          <w:tcPr>
            <w:tcW w:w="0" w:type="auto"/>
            <w:vAlign w:val="center"/>
            <w:hideMark/>
          </w:tcPr>
          <w:p w14:paraId="4164802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794D32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3752C2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2AA0D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6A24F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28D9D94E" w14:textId="77777777" w:rsidR="00000000" w:rsidRDefault="00000000">
      <w:pPr>
        <w:pStyle w:val="Heading2"/>
        <w:divId w:val="36314233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Biogeographic Realms</w:t>
      </w:r>
    </w:p>
    <w:p w14:paraId="487246E6" w14:textId="77777777" w:rsidR="00000000" w:rsidRDefault="00000000">
      <w:pPr>
        <w:pStyle w:val="NormalWeb"/>
        <w:divId w:val="36314233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14:paraId="6316BCEB" w14:textId="77777777" w:rsidR="00000000" w:rsidRDefault="00000000">
      <w:pPr>
        <w:pStyle w:val="Heading1"/>
        <w:divId w:val="1879314875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lastRenderedPageBreak/>
        <w:t>Occurrence</w:t>
      </w:r>
    </w:p>
    <w:p w14:paraId="7A5A7BA1" w14:textId="77777777" w:rsidR="00000000" w:rsidRDefault="00000000">
      <w:pPr>
        <w:pStyle w:val="Heading2"/>
        <w:divId w:val="1879314875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1"/>
        <w:gridCol w:w="657"/>
        <w:gridCol w:w="1430"/>
        <w:gridCol w:w="1154"/>
      </w:tblGrid>
      <w:tr w:rsidR="00000000" w14:paraId="35A5116F" w14:textId="77777777">
        <w:trPr>
          <w:divId w:val="1879314875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C45BDC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A8E89E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94C700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473917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50A06DE7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155A7679" w14:textId="77777777">
        <w:trPr>
          <w:divId w:val="1879314875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89A92F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Thailand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D05A83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D12F13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ABC9D7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0F22AA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</w:tr>
    </w:tbl>
    <w:p w14:paraId="4A7FCFE8" w14:textId="77777777" w:rsidR="00000000" w:rsidRDefault="00000000">
      <w:pPr>
        <w:pStyle w:val="Heading1"/>
        <w:divId w:val="1354963493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Population</w:t>
      </w:r>
    </w:p>
    <w:p w14:paraId="2457C9DB" w14:textId="7B9C3AE6" w:rsidR="00000000" w:rsidRDefault="00000000">
      <w:pPr>
        <w:pStyle w:val="NormalWeb"/>
        <w:divId w:val="1354963493"/>
        <w:rPr>
          <w:rStyle w:val="fontstyle01"/>
        </w:rPr>
      </w:pPr>
      <w:del w:id="35" w:author="Jack Plummer" w:date="2022-10-21T09:02:00Z">
        <w:r w:rsidDel="00695FF6">
          <w:rPr>
            <w:rStyle w:val="fontstyle01"/>
            <w:rFonts w:ascii="Georgia" w:hAnsi="Georgia"/>
          </w:rPr>
          <w:delText>The species has been described at only one locality in Chiang Rai province. </w:delText>
        </w:r>
      </w:del>
      <w:r>
        <w:rPr>
          <w:rStyle w:val="fontstyle01"/>
          <w:rFonts w:ascii="Georgia" w:hAnsi="Georgia"/>
        </w:rPr>
        <w:t>No information is available around the size and status of specific subpopulations and the current population trend is unknown. Further research into population status and trends is required to confirm whether a decline is apparent and ongoing.</w:t>
      </w:r>
    </w:p>
    <w:p w14:paraId="56E7907A" w14:textId="77777777" w:rsidR="00000000" w:rsidRDefault="00000000">
      <w:pPr>
        <w:pStyle w:val="Heading2"/>
        <w:divId w:val="1354963493"/>
        <w:rPr>
          <w:rFonts w:eastAsia="Times New Roman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Population Information</w:t>
      </w:r>
    </w:p>
    <w:p w14:paraId="0C9E81D3" w14:textId="77777777" w:rsidR="00000000" w:rsidRDefault="00000000">
      <w:pPr>
        <w:pStyle w:val="NormalWeb"/>
        <w:divId w:val="1354963493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commentRangeStart w:id="36"/>
      <w:r w:rsidRPr="00695FF6">
        <w:rPr>
          <w:rFonts w:ascii="Georgia" w:hAnsi="Georgia"/>
          <w:strike/>
          <w:rPrChange w:id="37" w:author="Jack Plummer" w:date="2022-10-21T09:03:00Z">
            <w:rPr>
              <w:rFonts w:ascii="Georgia" w:hAnsi="Georgia"/>
            </w:rPr>
          </w:rPrChange>
        </w:rPr>
        <w:t>Decreasing</w:t>
      </w:r>
      <w:commentRangeEnd w:id="36"/>
      <w:r w:rsidR="00695FF6" w:rsidRPr="00695FF6">
        <w:rPr>
          <w:rStyle w:val="CommentReference"/>
          <w:strike/>
          <w:rPrChange w:id="38" w:author="Jack Plummer" w:date="2022-10-21T09:03:00Z">
            <w:rPr>
              <w:rStyle w:val="CommentReference"/>
            </w:rPr>
          </w:rPrChange>
        </w:rPr>
        <w:commentReference w:id="36"/>
      </w:r>
    </w:p>
    <w:p w14:paraId="37E7258A" w14:textId="77777777" w:rsidR="00000000" w:rsidRDefault="00000000">
      <w:pPr>
        <w:pStyle w:val="Heading1"/>
        <w:divId w:val="994920856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Habitats and Ecology</w:t>
      </w:r>
    </w:p>
    <w:p w14:paraId="3997E737" w14:textId="77777777" w:rsidR="00000000" w:rsidRDefault="00000000">
      <w:pPr>
        <w:pStyle w:val="NormalWeb"/>
        <w:divId w:val="994920856"/>
        <w:rPr>
          <w:rFonts w:ascii="Georgia" w:hAnsi="Georgia"/>
        </w:rPr>
      </w:pPr>
      <w:commentRangeStart w:id="39"/>
      <w:r>
        <w:rPr>
          <w:rFonts w:ascii="Georgia" w:hAnsi="Georgia"/>
        </w:rPr>
        <w:t xml:space="preserve">This species </w:t>
      </w:r>
      <w:commentRangeEnd w:id="39"/>
      <w:r w:rsidR="00695FF6">
        <w:rPr>
          <w:rStyle w:val="CommentReference"/>
        </w:rPr>
        <w:commentReference w:id="39"/>
      </w:r>
      <w:r>
        <w:rPr>
          <w:rFonts w:ascii="Georgia" w:hAnsi="Georgia"/>
        </w:rPr>
        <w:t>is found on open limestone summit.</w:t>
      </w:r>
    </w:p>
    <w:p w14:paraId="138DF8C8" w14:textId="77777777" w:rsidR="00000000" w:rsidRDefault="00000000">
      <w:pPr>
        <w:pStyle w:val="Heading2"/>
        <w:divId w:val="99492085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9"/>
        <w:gridCol w:w="763"/>
        <w:gridCol w:w="1020"/>
        <w:gridCol w:w="1888"/>
      </w:tblGrid>
      <w:tr w:rsidR="00000000" w14:paraId="191BC3F5" w14:textId="77777777">
        <w:trPr>
          <w:divId w:val="99492085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88DD54A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Habitat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43C606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B4B5E8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5765EB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745F3225" w14:textId="77777777">
        <w:trPr>
          <w:divId w:val="994920856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9395A0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commentRangeStart w:id="40"/>
            <w:r>
              <w:rPr>
                <w:rFonts w:ascii="Georgia" w:eastAsia="Times New Roman" w:hAnsi="Georgia"/>
                <w:sz w:val="18"/>
                <w:szCs w:val="18"/>
              </w:rPr>
              <w:t>1.9. Forest -&gt; Forest - Subtropical/Tropical Moist Montane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840B2F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51D719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Suitable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59B5D8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  <w:commentRangeEnd w:id="40"/>
            <w:r w:rsidR="00695FF6">
              <w:rPr>
                <w:rStyle w:val="CommentReference"/>
              </w:rPr>
              <w:commentReference w:id="40"/>
            </w:r>
          </w:p>
        </w:tc>
      </w:tr>
    </w:tbl>
    <w:p w14:paraId="0313A131" w14:textId="77777777" w:rsidR="00000000" w:rsidRDefault="00000000">
      <w:pPr>
        <w:pStyle w:val="Heading2"/>
        <w:divId w:val="99492085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894"/>
        <w:gridCol w:w="6001"/>
      </w:tblGrid>
      <w:tr w:rsidR="00695FF6" w14:paraId="09266A60" w14:textId="77777777">
        <w:trPr>
          <w:divId w:val="99492085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31B901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372D004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6A3134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Justification</w:t>
            </w:r>
          </w:p>
        </w:tc>
      </w:tr>
      <w:tr w:rsidR="00695FF6" w14:paraId="0DC0C083" w14:textId="77777777">
        <w:trPr>
          <w:divId w:val="994920856"/>
          <w:tblCellSpacing w:w="15" w:type="dxa"/>
        </w:trPr>
        <w:tc>
          <w:tcPr>
            <w:tcW w:w="0" w:type="auto"/>
            <w:vAlign w:val="center"/>
            <w:hideMark/>
          </w:tcPr>
          <w:p w14:paraId="21CB9C7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B3E9F42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Inferred</w:t>
            </w:r>
          </w:p>
        </w:tc>
        <w:tc>
          <w:tcPr>
            <w:tcW w:w="0" w:type="auto"/>
            <w:vAlign w:val="center"/>
            <w:hideMark/>
          </w:tcPr>
          <w:p w14:paraId="4C705D86" w14:textId="3685EF12" w:rsidR="00000000" w:rsidRDefault="00695FF6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ins w:id="41" w:author="Jack Plummer" w:date="2022-10-21T09:05:00Z">
              <w:r>
                <w:rPr>
                  <w:rFonts w:ascii="Georgia" w:eastAsia="Times New Roman" w:hAnsi="Georgia"/>
                  <w:sz w:val="18"/>
                  <w:szCs w:val="18"/>
                </w:rPr>
                <w:t>I</w:t>
              </w:r>
            </w:ins>
            <w:r w:rsidR="00000000">
              <w:rPr>
                <w:rFonts w:ascii="Georgia" w:eastAsia="Times New Roman" w:hAnsi="Georgia"/>
                <w:sz w:val="18"/>
                <w:szCs w:val="18"/>
              </w:rPr>
              <w:t xml:space="preserve">ts habitat is threatened by the construction of tracks, trampling by tourists and </w:t>
            </w:r>
            <w:del w:id="42" w:author="Jack Plummer" w:date="2022-10-21T09:05:00Z">
              <w:r w:rsidR="00000000" w:rsidDel="00695FF6">
                <w:rPr>
                  <w:rFonts w:ascii="Georgia" w:eastAsia="Times New Roman" w:hAnsi="Georgia"/>
                  <w:sz w:val="18"/>
                  <w:szCs w:val="18"/>
                </w:rPr>
                <w:delText xml:space="preserve">taxonomist </w:delText>
              </w:r>
            </w:del>
            <w:r w:rsidR="00000000">
              <w:rPr>
                <w:rFonts w:ascii="Georgia" w:eastAsia="Times New Roman" w:hAnsi="Georgia"/>
                <w:sz w:val="18"/>
                <w:szCs w:val="18"/>
              </w:rPr>
              <w:t>over</w:t>
            </w:r>
            <w:del w:id="43" w:author="Jack Plummer" w:date="2022-10-21T09:05:00Z">
              <w:r w:rsidR="00000000" w:rsidDel="00695FF6">
                <w:rPr>
                  <w:rFonts w:ascii="Georgia" w:eastAsia="Times New Roman" w:hAnsi="Georgia"/>
                  <w:sz w:val="18"/>
                  <w:szCs w:val="18"/>
                </w:rPr>
                <w:delText xml:space="preserve"> </w:delText>
              </w:r>
            </w:del>
            <w:r w:rsidR="00000000">
              <w:rPr>
                <w:rFonts w:ascii="Georgia" w:eastAsia="Times New Roman" w:hAnsi="Georgia"/>
                <w:sz w:val="18"/>
                <w:szCs w:val="18"/>
              </w:rPr>
              <w:t>collection</w:t>
            </w:r>
            <w:ins w:id="44" w:author="Jack Plummer" w:date="2022-10-21T09:05:00Z">
              <w:r>
                <w:rPr>
                  <w:rFonts w:ascii="Georgia" w:eastAsia="Times New Roman" w:hAnsi="Georgia"/>
                  <w:sz w:val="18"/>
                  <w:szCs w:val="18"/>
                </w:rPr>
                <w:t xml:space="preserve"> by botanists, and these threats</w:t>
              </w:r>
            </w:ins>
            <w:del w:id="45" w:author="Jack Plummer" w:date="2022-10-21T09:05:00Z">
              <w:r w:rsidR="00000000" w:rsidDel="00695FF6">
                <w:rPr>
                  <w:rFonts w:ascii="Georgia" w:eastAsia="Times New Roman" w:hAnsi="Georgia"/>
                  <w:sz w:val="18"/>
                  <w:szCs w:val="18"/>
                </w:rPr>
                <w:delText xml:space="preserve"> which</w:delText>
              </w:r>
            </w:del>
            <w:r w:rsidR="00000000">
              <w:rPr>
                <w:rFonts w:ascii="Georgia" w:eastAsia="Times New Roman" w:hAnsi="Georgia"/>
                <w:sz w:val="18"/>
                <w:szCs w:val="18"/>
              </w:rPr>
              <w:t xml:space="preserve"> are inferred to be contributing to a continuing decline in habitat area, extent, and quality. </w:t>
            </w:r>
            <w:del w:id="46" w:author="Jack Plummer" w:date="2022-10-21T09:06:00Z">
              <w:r w:rsidR="00000000" w:rsidDel="00695FF6">
                <w:rPr>
                  <w:rFonts w:ascii="Georgia" w:eastAsia="Times New Roman" w:hAnsi="Georgia"/>
                  <w:sz w:val="18"/>
                  <w:szCs w:val="18"/>
                </w:rPr>
                <w:delText xml:space="preserve">Moreover, the collection site is outside protected area. </w:delText>
              </w:r>
            </w:del>
          </w:p>
        </w:tc>
      </w:tr>
    </w:tbl>
    <w:p w14:paraId="36A62B78" w14:textId="77777777" w:rsidR="00000000" w:rsidRDefault="00000000">
      <w:pPr>
        <w:pStyle w:val="Heading2"/>
        <w:divId w:val="99492085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Systems</w:t>
      </w:r>
    </w:p>
    <w:p w14:paraId="1FDE782E" w14:textId="77777777" w:rsidR="00000000" w:rsidRDefault="00000000">
      <w:pPr>
        <w:pStyle w:val="NormalWeb"/>
        <w:divId w:val="99492085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14:paraId="34B55188" w14:textId="77777777" w:rsidR="00000000" w:rsidRDefault="00000000">
      <w:pPr>
        <w:pStyle w:val="Heading2"/>
        <w:divId w:val="994920856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Plant / Fungi Specific</w:t>
      </w:r>
    </w:p>
    <w:p w14:paraId="2B059990" w14:textId="77777777" w:rsidR="00000000" w:rsidRDefault="00000000">
      <w:pPr>
        <w:pStyle w:val="NormalWeb"/>
        <w:divId w:val="99492085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1E9416C5" w14:textId="77777777">
        <w:trPr>
          <w:divId w:val="994920856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0E0E3E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000000" w14:paraId="02DF1ED0" w14:textId="77777777">
        <w:trPr>
          <w:divId w:val="994920856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23A551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Annual</w:t>
            </w:r>
          </w:p>
        </w:tc>
      </w:tr>
      <w:tr w:rsidR="00000000" w14:paraId="58EB8820" w14:textId="77777777">
        <w:trPr>
          <w:divId w:val="994920856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4ADC1A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Forb or Herb</w:t>
            </w:r>
          </w:p>
        </w:tc>
      </w:tr>
    </w:tbl>
    <w:p w14:paraId="5ED21DA6" w14:textId="77777777" w:rsidR="00000000" w:rsidRDefault="00000000">
      <w:pPr>
        <w:pStyle w:val="Heading1"/>
        <w:divId w:val="2025356214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Use and Trade</w:t>
      </w:r>
    </w:p>
    <w:p w14:paraId="3DC843F8" w14:textId="77777777" w:rsidR="00000000" w:rsidRDefault="00000000">
      <w:pPr>
        <w:pStyle w:val="Heading2"/>
        <w:divId w:val="202535621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General Use and Trade Information</w:t>
      </w:r>
    </w:p>
    <w:p w14:paraId="46E452B1" w14:textId="42480B5B" w:rsidR="00000000" w:rsidRDefault="00000000">
      <w:pPr>
        <w:pStyle w:val="NormalWeb"/>
        <w:divId w:val="2025356214"/>
        <w:rPr>
          <w:ins w:id="47" w:author="Jack Plummer" w:date="2022-10-21T09:06:00Z"/>
          <w:rFonts w:ascii="Georgia" w:hAnsi="Georgia"/>
        </w:rPr>
      </w:pPr>
      <w:r>
        <w:rPr>
          <w:rStyle w:val="datalabel1"/>
          <w:rFonts w:ascii="Georgia" w:hAnsi="Georgia"/>
        </w:rPr>
        <w:t xml:space="preserve">Species not utilized: </w:t>
      </w:r>
      <w:r>
        <w:rPr>
          <w:rFonts w:ascii="Georgia" w:hAnsi="Georgia"/>
        </w:rPr>
        <w:t>true</w:t>
      </w:r>
    </w:p>
    <w:p w14:paraId="60E86C33" w14:textId="1FA131BC" w:rsidR="00695FF6" w:rsidRDefault="00695FF6">
      <w:pPr>
        <w:pStyle w:val="NormalWeb"/>
        <w:divId w:val="2025356214"/>
        <w:rPr>
          <w:rFonts w:ascii="Georgia" w:hAnsi="Georgia"/>
        </w:rPr>
      </w:pPr>
      <w:ins w:id="48" w:author="Jack Plummer" w:date="2022-10-21T09:06:00Z">
        <w:r>
          <w:rPr>
            <w:rFonts w:ascii="Georgia" w:hAnsi="Georgia"/>
          </w:rPr>
          <w:t>This species is not known to be utilised.</w:t>
        </w:r>
      </w:ins>
    </w:p>
    <w:p w14:paraId="404522B9" w14:textId="77777777" w:rsidR="00000000" w:rsidRDefault="00000000">
      <w:pPr>
        <w:pStyle w:val="Heading2"/>
        <w:divId w:val="2025356214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Non- Consumptive Use</w:t>
      </w:r>
    </w:p>
    <w:p w14:paraId="3751E58E" w14:textId="77777777" w:rsidR="00000000" w:rsidRDefault="00000000">
      <w:pPr>
        <w:pStyle w:val="NormalWeb"/>
        <w:divId w:val="202535621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Non-consumptive use of the species? </w:t>
      </w:r>
      <w:r>
        <w:rPr>
          <w:rFonts w:ascii="Georgia" w:hAnsi="Georgia"/>
        </w:rPr>
        <w:t>true</w:t>
      </w:r>
    </w:p>
    <w:p w14:paraId="5BE043F6" w14:textId="77777777" w:rsidR="00000000" w:rsidRDefault="00000000">
      <w:pPr>
        <w:pStyle w:val="Heading1"/>
        <w:divId w:val="770128498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Threats</w:t>
      </w:r>
    </w:p>
    <w:p w14:paraId="459C2A3B" w14:textId="0530B2D2" w:rsidR="00000000" w:rsidRDefault="00000000">
      <w:pPr>
        <w:pStyle w:val="NormalWeb"/>
        <w:divId w:val="770128498"/>
        <w:rPr>
          <w:rFonts w:ascii="Georgia" w:hAnsi="Georgia"/>
        </w:rPr>
      </w:pPr>
      <w:r>
        <w:rPr>
          <w:rFonts w:ascii="Georgia" w:hAnsi="Georgia"/>
        </w:rPr>
        <w:t>Its habitat is threatened by the construction of tracks, trampling by tourists</w:t>
      </w:r>
      <w:ins w:id="49" w:author="Jack Plummer" w:date="2022-10-21T09:06:00Z">
        <w:r w:rsidR="00695FF6">
          <w:rPr>
            <w:rFonts w:ascii="Georgia" w:hAnsi="Georgia"/>
          </w:rPr>
          <w:t>, and</w:t>
        </w:r>
      </w:ins>
      <w:r>
        <w:rPr>
          <w:rFonts w:ascii="Georgia" w:hAnsi="Georgia"/>
        </w:rPr>
        <w:t xml:space="preserve"> </w:t>
      </w:r>
      <w:del w:id="50" w:author="Jack Plummer" w:date="2022-10-21T09:06:00Z">
        <w:r w:rsidDel="00695FF6">
          <w:rPr>
            <w:rFonts w:ascii="Georgia" w:hAnsi="Georgia"/>
          </w:rPr>
          <w:delText xml:space="preserve">and taxonomist </w:delText>
        </w:r>
      </w:del>
      <w:r>
        <w:rPr>
          <w:rFonts w:ascii="Georgia" w:hAnsi="Georgia"/>
        </w:rPr>
        <w:t>over</w:t>
      </w:r>
      <w:del w:id="51" w:author="Jack Plummer" w:date="2022-10-21T09:06:00Z">
        <w:r w:rsidDel="00695FF6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collection </w:t>
      </w:r>
      <w:del w:id="52" w:author="Jack Plummer" w:date="2022-10-21T09:06:00Z">
        <w:r w:rsidDel="00695FF6">
          <w:rPr>
            <w:rFonts w:ascii="Georgia" w:hAnsi="Georgia"/>
          </w:rPr>
          <w:delText>which are inferred to</w:delText>
        </w:r>
      </w:del>
      <w:ins w:id="53" w:author="Jack Plummer" w:date="2022-10-21T09:06:00Z">
        <w:r w:rsidR="00695FF6">
          <w:rPr>
            <w:rFonts w:ascii="Georgia" w:hAnsi="Georgia"/>
          </w:rPr>
          <w:t>by botanists</w:t>
        </w:r>
      </w:ins>
      <w:del w:id="54" w:author="Jack Plummer" w:date="2022-10-21T09:06:00Z">
        <w:r w:rsidDel="00695FF6">
          <w:rPr>
            <w:rFonts w:ascii="Georgia" w:hAnsi="Georgia"/>
          </w:rPr>
          <w:delText xml:space="preserve"> be contributing to a continuing decline in habitat area, extent, and quality</w:delText>
        </w:r>
      </w:del>
      <w:r>
        <w:rPr>
          <w:rFonts w:ascii="Georgia" w:hAnsi="Georgia"/>
        </w:rPr>
        <w:t>.</w:t>
      </w:r>
      <w:ins w:id="55" w:author="Jack Plummer" w:date="2022-10-21T09:06:00Z">
        <w:r w:rsidR="00695FF6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 xml:space="preserve"> Moreover, the </w:t>
      </w:r>
      <w:del w:id="56" w:author="Jack Plummer" w:date="2022-10-21T09:07:00Z">
        <w:r w:rsidDel="00695FF6">
          <w:rPr>
            <w:rFonts w:ascii="Georgia" w:hAnsi="Georgia"/>
          </w:rPr>
          <w:delText>collection site</w:delText>
        </w:r>
      </w:del>
      <w:ins w:id="57" w:author="Jack Plummer" w:date="2022-10-21T09:07:00Z">
        <w:r w:rsidR="00695FF6">
          <w:rPr>
            <w:rFonts w:ascii="Georgia" w:hAnsi="Georgia"/>
          </w:rPr>
          <w:t>only known collection site lies</w:t>
        </w:r>
      </w:ins>
      <w:del w:id="58" w:author="Jack Plummer" w:date="2022-10-21T09:07:00Z">
        <w:r w:rsidDel="00695FF6">
          <w:rPr>
            <w:rFonts w:ascii="Georgia" w:hAnsi="Georgia"/>
          </w:rPr>
          <w:delText xml:space="preserve"> is</w:delText>
        </w:r>
      </w:del>
      <w:r>
        <w:rPr>
          <w:rFonts w:ascii="Georgia" w:hAnsi="Georgia"/>
        </w:rPr>
        <w:t xml:space="preserve"> outside protected area</w:t>
      </w:r>
      <w:ins w:id="59" w:author="Jack Plummer" w:date="2022-10-21T09:07:00Z">
        <w:r w:rsidR="00695FF6">
          <w:rPr>
            <w:rFonts w:ascii="Georgia" w:hAnsi="Georgia"/>
          </w:rPr>
          <w:t>s</w:t>
        </w:r>
      </w:ins>
      <w:r>
        <w:rPr>
          <w:rFonts w:ascii="Georgia" w:hAnsi="Georgia"/>
        </w:rPr>
        <w:t>.</w:t>
      </w:r>
    </w:p>
    <w:p w14:paraId="130CE890" w14:textId="77777777" w:rsidR="00000000" w:rsidRDefault="00000000">
      <w:pPr>
        <w:pStyle w:val="Heading2"/>
        <w:divId w:val="770128498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Threats Classification Scheme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9"/>
        <w:gridCol w:w="740"/>
        <w:gridCol w:w="842"/>
        <w:gridCol w:w="842"/>
        <w:gridCol w:w="1257"/>
      </w:tblGrid>
      <w:tr w:rsidR="00000000" w14:paraId="7F1EF465" w14:textId="77777777">
        <w:trPr>
          <w:divId w:val="770128498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1428898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207F167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68DDF1F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BB586D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E0208F9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177EEB69" w14:textId="77777777">
        <w:trPr>
          <w:divId w:val="770128498"/>
          <w:tblCellSpacing w:w="15" w:type="dxa"/>
        </w:trPr>
        <w:tc>
          <w:tcPr>
            <w:tcW w:w="0" w:type="auto"/>
            <w:vAlign w:val="center"/>
            <w:hideMark/>
          </w:tcPr>
          <w:p w14:paraId="6192D2E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1.3. Residential &amp; commercial development -&gt; Tourism &amp; recreation areas</w:t>
            </w:r>
          </w:p>
        </w:tc>
        <w:tc>
          <w:tcPr>
            <w:tcW w:w="0" w:type="auto"/>
            <w:vAlign w:val="center"/>
            <w:hideMark/>
          </w:tcPr>
          <w:p w14:paraId="58B0FC3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18C9D60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225906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621BDE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  <w:tr w:rsidR="00000000" w14:paraId="103ABD6C" w14:textId="77777777">
        <w:trPr>
          <w:divId w:val="770128498"/>
          <w:tblCellSpacing w:w="15" w:type="dxa"/>
        </w:trPr>
        <w:tc>
          <w:tcPr>
            <w:tcW w:w="0" w:type="auto"/>
            <w:vAlign w:val="center"/>
            <w:hideMark/>
          </w:tcPr>
          <w:p w14:paraId="7B19E03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6.3. Human intrusions &amp; disturbance -&gt; Work &amp; other activities</w:t>
            </w:r>
          </w:p>
        </w:tc>
        <w:tc>
          <w:tcPr>
            <w:tcW w:w="0" w:type="auto"/>
            <w:vAlign w:val="center"/>
            <w:hideMark/>
          </w:tcPr>
          <w:p w14:paraId="2ABBFD0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Ongoing</w:t>
            </w:r>
          </w:p>
        </w:tc>
        <w:tc>
          <w:tcPr>
            <w:tcW w:w="0" w:type="auto"/>
            <w:vAlign w:val="center"/>
            <w:hideMark/>
          </w:tcPr>
          <w:p w14:paraId="08E75F1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2F37FC3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1D4151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Unknown</w:t>
            </w:r>
          </w:p>
        </w:tc>
      </w:tr>
    </w:tbl>
    <w:p w14:paraId="3881A171" w14:textId="77777777" w:rsidR="00000000" w:rsidRDefault="00000000">
      <w:pPr>
        <w:pStyle w:val="Heading1"/>
        <w:divId w:val="1402874687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Conservation</w:t>
      </w:r>
    </w:p>
    <w:p w14:paraId="601B3148" w14:textId="4F274313" w:rsidR="00000000" w:rsidRDefault="00000000">
      <w:pPr>
        <w:pStyle w:val="NormalWeb"/>
        <w:divId w:val="1402874687"/>
        <w:rPr>
          <w:rFonts w:ascii="Georgia" w:hAnsi="Georgia"/>
        </w:rPr>
      </w:pPr>
      <w:r>
        <w:rPr>
          <w:rFonts w:ascii="Georgia" w:hAnsi="Georgia"/>
        </w:rPr>
        <w:t xml:space="preserve">This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 in botanic gardens or gene bank</w:t>
      </w:r>
      <w:ins w:id="60" w:author="Jack Plummer" w:date="2022-10-21T09:07:00Z">
        <w:r w:rsidR="00695FF6">
          <w:rPr>
            <w:rFonts w:ascii="Georgia" w:hAnsi="Georgia"/>
          </w:rPr>
          <w:t>s</w:t>
        </w:r>
      </w:ins>
      <w:del w:id="61" w:author="Jack Plummer" w:date="2022-10-21T09:07:00Z">
        <w:r w:rsidDel="00695FF6">
          <w:rPr>
            <w:rFonts w:ascii="Georgia" w:hAnsi="Georgia"/>
          </w:rPr>
          <w:delText>.</w:delText>
        </w:r>
      </w:del>
      <w:r>
        <w:rPr>
          <w:rFonts w:ascii="Georgia" w:hAnsi="Georgia"/>
        </w:rPr>
        <w:t xml:space="preserve"> (BGCI 2022,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2022). This species has </w:t>
      </w:r>
      <w:ins w:id="62" w:author="Jack Plummer" w:date="2022-10-21T09:07:00Z">
        <w:r w:rsidR="00695FF6">
          <w:rPr>
            <w:rFonts w:ascii="Georgia" w:hAnsi="Georgia"/>
          </w:rPr>
          <w:t xml:space="preserve">only </w:t>
        </w:r>
      </w:ins>
      <w:r>
        <w:rPr>
          <w:rFonts w:ascii="Georgia" w:hAnsi="Georgia"/>
        </w:rPr>
        <w:t xml:space="preserve">been recorded </w:t>
      </w:r>
      <w:del w:id="63" w:author="Jack Plummer" w:date="2022-10-21T09:07:00Z">
        <w:r w:rsidDel="00695FF6">
          <w:rPr>
            <w:rFonts w:ascii="Georgia" w:hAnsi="Georgia"/>
          </w:rPr>
          <w:delText>from non-</w:delText>
        </w:r>
      </w:del>
      <w:ins w:id="64" w:author="Jack Plummer" w:date="2022-10-21T09:07:00Z">
        <w:r w:rsidR="00695FF6">
          <w:rPr>
            <w:rFonts w:ascii="Georgia" w:hAnsi="Georgia"/>
          </w:rPr>
          <w:t xml:space="preserve">outside </w:t>
        </w:r>
      </w:ins>
      <w:r>
        <w:rPr>
          <w:rFonts w:ascii="Georgia" w:hAnsi="Georgia"/>
        </w:rPr>
        <w:t xml:space="preserve">protected areas. As the species is not known to be represented in </w:t>
      </w:r>
      <w:r>
        <w:rPr>
          <w:rStyle w:val="Emphasis"/>
          <w:rFonts w:ascii="Georgia" w:hAnsi="Georgia"/>
        </w:rPr>
        <w:t xml:space="preserve">ex situ </w:t>
      </w:r>
      <w:r>
        <w:rPr>
          <w:rFonts w:ascii="Georgia" w:hAnsi="Georgia"/>
        </w:rPr>
        <w:t>conservation, collection of germplasm from wild plants is recommended.</w:t>
      </w:r>
    </w:p>
    <w:p w14:paraId="0E3E9111" w14:textId="77777777" w:rsidR="00000000" w:rsidRDefault="00000000">
      <w:pPr>
        <w:pStyle w:val="Heading2"/>
        <w:divId w:val="140287468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5529"/>
      </w:tblGrid>
      <w:tr w:rsidR="00000000" w14:paraId="7F6FBF5C" w14:textId="77777777">
        <w:trPr>
          <w:divId w:val="140287468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115000F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4541914B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7AEA6333" w14:textId="77777777">
        <w:trPr>
          <w:divId w:val="1402874687"/>
          <w:tblCellSpacing w:w="15" w:type="dxa"/>
        </w:trPr>
        <w:tc>
          <w:tcPr>
            <w:tcW w:w="0" w:type="auto"/>
            <w:vAlign w:val="center"/>
            <w:hideMark/>
          </w:tcPr>
          <w:p w14:paraId="7D0D39C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6FB11B" w14:textId="69BCF860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del w:id="65" w:author="Jack Plummer" w:date="2022-10-21T09:07:00Z">
              <w:r w:rsidDel="00695FF6">
                <w:rPr>
                  <w:rFonts w:ascii="Georgia" w:eastAsia="Times New Roman" w:hAnsi="Georgia"/>
                  <w:sz w:val="18"/>
                  <w:szCs w:val="18"/>
                </w:rPr>
                <w:delText>Recorded from non-protected</w:delText>
              </w:r>
            </w:del>
            <w:ins w:id="66" w:author="Jack Plummer" w:date="2022-10-21T09:07:00Z">
              <w:r w:rsidR="00695FF6">
                <w:rPr>
                  <w:rFonts w:ascii="Georgia" w:eastAsia="Times New Roman" w:hAnsi="Georgia"/>
                  <w:sz w:val="18"/>
                  <w:szCs w:val="18"/>
                </w:rPr>
                <w:t>Only recorded outside protected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area</w:t>
            </w:r>
            <w:ins w:id="67" w:author="Jack Plummer" w:date="2022-10-21T09:07:00Z">
              <w:r w:rsidR="00695FF6">
                <w:rPr>
                  <w:rFonts w:ascii="Georgia" w:eastAsia="Times New Roman" w:hAnsi="Georgia"/>
                  <w:sz w:val="18"/>
                  <w:szCs w:val="18"/>
                </w:rPr>
                <w:t>s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>.</w:t>
            </w:r>
          </w:p>
        </w:tc>
      </w:tr>
    </w:tbl>
    <w:p w14:paraId="0CEC8840" w14:textId="77777777" w:rsidR="00000000" w:rsidRDefault="00000000">
      <w:pPr>
        <w:divId w:val="1402874687"/>
        <w:rPr>
          <w:rFonts w:ascii="Georgia" w:eastAsia="Times New Roman" w:hAnsi="Georgia"/>
          <w:vanish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6609"/>
      </w:tblGrid>
      <w:tr w:rsidR="00000000" w14:paraId="245C536D" w14:textId="77777777">
        <w:trPr>
          <w:divId w:val="140287468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933C84E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Subject to ex-situ conservation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02983600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6462C08D" w14:textId="77777777">
        <w:trPr>
          <w:divId w:val="1402874687"/>
          <w:tblCellSpacing w:w="15" w:type="dxa"/>
        </w:trPr>
        <w:tc>
          <w:tcPr>
            <w:tcW w:w="0" w:type="auto"/>
            <w:vAlign w:val="center"/>
            <w:hideMark/>
          </w:tcPr>
          <w:p w14:paraId="04F943A3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A46FD2" w14:textId="61D6FC18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Not known to be represented in ex situ conservation in botanic gardens or gene bank</w:t>
            </w:r>
            <w:ins w:id="68" w:author="Jack Plummer" w:date="2022-10-21T09:07:00Z">
              <w:r w:rsidR="00695FF6">
                <w:rPr>
                  <w:rFonts w:ascii="Georgia" w:eastAsia="Times New Roman" w:hAnsi="Georgia"/>
                  <w:sz w:val="18"/>
                  <w:szCs w:val="18"/>
                </w:rPr>
                <w:t>s</w:t>
              </w:r>
            </w:ins>
            <w:r>
              <w:rPr>
                <w:rFonts w:ascii="Georgia" w:eastAsia="Times New Roman" w:hAnsi="Georgia"/>
                <w:sz w:val="18"/>
                <w:szCs w:val="18"/>
              </w:rPr>
              <w:t xml:space="preserve"> (BGCI 2022, </w:t>
            </w:r>
            <w:proofErr w:type="spellStart"/>
            <w:r>
              <w:rPr>
                <w:rFonts w:ascii="Georgia" w:eastAsia="Times New Roman" w:hAnsi="Georgia"/>
                <w:sz w:val="18"/>
                <w:szCs w:val="18"/>
              </w:rPr>
              <w:t>Genes</w:t>
            </w:r>
            <w:ins w:id="69" w:author="Jack Plummer" w:date="2022-10-21T09:07:00Z">
              <w:r w:rsidR="00695FF6">
                <w:rPr>
                  <w:rFonts w:ascii="Georgia" w:eastAsia="Times New Roman" w:hAnsi="Georgia"/>
                  <w:sz w:val="18"/>
                  <w:szCs w:val="18"/>
                </w:rPr>
                <w:t>y</w:t>
              </w:r>
            </w:ins>
            <w:del w:id="70" w:author="Jack Plummer" w:date="2022-10-21T09:07:00Z">
              <w:r w:rsidDel="00695FF6">
                <w:rPr>
                  <w:rFonts w:ascii="Georgia" w:eastAsia="Times New Roman" w:hAnsi="Georgia"/>
                  <w:sz w:val="18"/>
                  <w:szCs w:val="18"/>
                </w:rPr>
                <w:delText>t</w:delText>
              </w:r>
            </w:del>
            <w:r>
              <w:rPr>
                <w:rFonts w:ascii="Georgia" w:eastAsia="Times New Roman" w:hAnsi="Georgia"/>
                <w:sz w:val="18"/>
                <w:szCs w:val="18"/>
              </w:rPr>
              <w:t>s</w:t>
            </w:r>
            <w:proofErr w:type="spellEnd"/>
            <w:r>
              <w:rPr>
                <w:rFonts w:ascii="Georgia" w:eastAsia="Times New Roman" w:hAnsi="Georgia"/>
                <w:sz w:val="18"/>
                <w:szCs w:val="18"/>
              </w:rPr>
              <w:t xml:space="preserve"> 2022).</w:t>
            </w:r>
          </w:p>
        </w:tc>
      </w:tr>
    </w:tbl>
    <w:p w14:paraId="3B81C554" w14:textId="77777777" w:rsidR="00000000" w:rsidRDefault="00000000">
      <w:pPr>
        <w:pStyle w:val="Heading2"/>
        <w:divId w:val="140287468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7"/>
        <w:gridCol w:w="530"/>
      </w:tblGrid>
      <w:tr w:rsidR="00000000" w14:paraId="0BE14ED8" w14:textId="77777777">
        <w:trPr>
          <w:divId w:val="140287468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7C7BF4C3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3A69E775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377EC260" w14:textId="77777777">
        <w:trPr>
          <w:divId w:val="140287468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D9A780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lastRenderedPageBreak/>
              <w:t>1.1. Land/water protection -&gt; Site/area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9FC84C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500218EE" w14:textId="77777777">
        <w:trPr>
          <w:divId w:val="140287468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4F3AEED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Land/water protection -&gt; Resource &amp; habitat protection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38A699A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B015239" w14:textId="77777777">
        <w:trPr>
          <w:divId w:val="140287468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B83301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3.4.1. Species management -&gt; Ex-situ conservation -&gt; Captive breeding/artificial propagation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2D89CB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7F25493" w14:textId="77777777">
        <w:trPr>
          <w:divId w:val="140287468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CBC5FFF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3.4.2. Species management -&gt; Ex-situ conservation -&gt; Genome resource bank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61BBAD40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26A393EC" w14:textId="77777777" w:rsidR="00000000" w:rsidRDefault="00000000">
      <w:pPr>
        <w:pStyle w:val="Heading2"/>
        <w:divId w:val="1402874687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7BD4A810" w14:textId="77777777">
        <w:trPr>
          <w:divId w:val="1402874687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C6E9CC6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A81422D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542AD17C" w14:textId="77777777">
        <w:trPr>
          <w:divId w:val="140287468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2840675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1.2. Research -&gt; Population size, distribution &amp;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9C98CC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1E392AC6" w14:textId="77777777">
        <w:trPr>
          <w:divId w:val="140287468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9B3736B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1.5. Research -&gt; Threats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445F7C87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749ACAC7" w14:textId="77777777">
        <w:trPr>
          <w:divId w:val="140287468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122ABEB5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1.6. Research -&gt; Actions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0CE2D1E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2E3ED2A7" w14:textId="77777777">
        <w:trPr>
          <w:divId w:val="140287468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16221E9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5CBBDDF4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  <w:tr w:rsidR="00000000" w14:paraId="4802295A" w14:textId="77777777">
        <w:trPr>
          <w:divId w:val="1402874687"/>
          <w:tblCellSpacing w:w="15" w:type="dxa"/>
        </w:trPr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3B24118E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sz="6" w:space="0" w:color="CCCCCC"/>
            </w:tcBorders>
            <w:vAlign w:val="center"/>
            <w:hideMark/>
          </w:tcPr>
          <w:p w14:paraId="71C259F6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15F94C9F" w14:textId="77777777" w:rsidR="00000000" w:rsidRDefault="00000000">
      <w:pPr>
        <w:pStyle w:val="Heading1"/>
        <w:divId w:val="287468939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Ecosystem Services</w:t>
      </w:r>
    </w:p>
    <w:p w14:paraId="17FD2AF5" w14:textId="77777777" w:rsidR="00000000" w:rsidRDefault="00000000">
      <w:pPr>
        <w:pStyle w:val="Heading2"/>
        <w:divId w:val="287468939"/>
        <w:rPr>
          <w:rFonts w:ascii="Georgia" w:eastAsia="Times New Roman" w:hAnsi="Georgia"/>
          <w:sz w:val="27"/>
          <w:szCs w:val="27"/>
        </w:rPr>
      </w:pPr>
      <w:r>
        <w:rPr>
          <w:rFonts w:ascii="Georgia" w:eastAsia="Times New Roman" w:hAnsi="Georgia"/>
          <w:sz w:val="27"/>
          <w:szCs w:val="27"/>
        </w:rPr>
        <w:t>Ecosystem Services Provided by the Species</w:t>
      </w:r>
    </w:p>
    <w:tbl>
      <w:tblPr>
        <w:tblW w:w="0" w:type="auto"/>
        <w:tblCellSpacing w:w="15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4CA1D8AD" w14:textId="77777777">
        <w:trPr>
          <w:divId w:val="287468939"/>
          <w:tblCellSpacing w:w="15" w:type="dxa"/>
        </w:trPr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665BF82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Fonts w:ascii="Georgia" w:eastAsia="Times New Roman" w:hAnsi="Georgia"/>
                <w:b/>
                <w:bCs/>
                <w:sz w:val="18"/>
                <w:szCs w:val="18"/>
              </w:rPr>
              <w:t>Insufficient Information Available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shd w:val="clear" w:color="auto" w:fill="BBBBBB"/>
            <w:vAlign w:val="center"/>
            <w:hideMark/>
          </w:tcPr>
          <w:p w14:paraId="6870DB81" w14:textId="77777777" w:rsidR="00000000" w:rsidRDefault="00000000">
            <w:pPr>
              <w:spacing w:after="75"/>
              <w:rPr>
                <w:rFonts w:ascii="Georgia" w:eastAsia="Times New Roman" w:hAnsi="Georgia"/>
                <w:b/>
                <w:bCs/>
                <w:sz w:val="18"/>
                <w:szCs w:val="18"/>
              </w:rPr>
            </w:pPr>
            <w:r>
              <w:rPr>
                <w:rStyle w:val="redfont"/>
                <w:rFonts w:ascii="Georgia" w:eastAsia="Times New Roman" w:hAnsi="Georgia"/>
                <w:b/>
                <w:bCs/>
                <w:sz w:val="18"/>
                <w:szCs w:val="18"/>
              </w:rPr>
              <w:t>All coded services should have an importance score of 5 - Not Known.</w:t>
            </w:r>
          </w:p>
        </w:tc>
      </w:tr>
      <w:tr w:rsidR="00000000" w14:paraId="20375930" w14:textId="77777777">
        <w:trPr>
          <w:divId w:val="287468939"/>
          <w:tblCellSpacing w:w="15" w:type="dxa"/>
        </w:trPr>
        <w:tc>
          <w:tcPr>
            <w:tcW w:w="0" w:type="auto"/>
            <w:vAlign w:val="center"/>
            <w:hideMark/>
          </w:tcPr>
          <w:p w14:paraId="78024581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A314BD8" w14:textId="77777777" w:rsidR="00000000" w:rsidRDefault="00000000">
            <w:pPr>
              <w:spacing w:after="75"/>
              <w:rPr>
                <w:rFonts w:ascii="Georgia" w:eastAsia="Times New Roman" w:hAnsi="Georgia"/>
                <w:sz w:val="18"/>
                <w:szCs w:val="18"/>
              </w:rPr>
            </w:pPr>
            <w:r>
              <w:rPr>
                <w:rFonts w:ascii="Georgia" w:eastAsia="Times New Roman" w:hAnsi="Georgia"/>
                <w:sz w:val="18"/>
                <w:szCs w:val="18"/>
              </w:rPr>
              <w:t>-</w:t>
            </w:r>
          </w:p>
        </w:tc>
      </w:tr>
    </w:tbl>
    <w:p w14:paraId="0665575D" w14:textId="77777777" w:rsidR="00000000" w:rsidRDefault="00000000">
      <w:pPr>
        <w:pStyle w:val="Heading1"/>
        <w:rPr>
          <w:rFonts w:ascii="Georgia" w:eastAsia="Times New Roman" w:hAnsi="Georgia"/>
          <w:sz w:val="29"/>
          <w:szCs w:val="29"/>
        </w:rPr>
      </w:pPr>
      <w:r>
        <w:rPr>
          <w:rFonts w:ascii="Georgia" w:eastAsia="Times New Roman" w:hAnsi="Georgia"/>
          <w:sz w:val="29"/>
          <w:szCs w:val="29"/>
        </w:rPr>
        <w:t>Bibliography</w:t>
      </w:r>
    </w:p>
    <w:p w14:paraId="78D544DA" w14:textId="77777777" w:rsidR="00000000" w:rsidRDefault="00000000">
      <w:pPr>
        <w:pStyle w:val="NormalWeb"/>
        <w:divId w:val="226234401"/>
        <w:rPr>
          <w:rFonts w:ascii="Georgia" w:hAnsi="Georgia"/>
        </w:rPr>
      </w:pPr>
      <w:r>
        <w:rPr>
          <w:rFonts w:ascii="Georgia" w:hAnsi="Georgia"/>
        </w:rPr>
        <w:t xml:space="preserve">BGCI. 2022. Botanic Gardens Conservation International (BGCI) - </w:t>
      </w:r>
      <w:proofErr w:type="spellStart"/>
      <w:r>
        <w:rPr>
          <w:rFonts w:ascii="Georgia" w:hAnsi="Georgia"/>
        </w:rPr>
        <w:t>PlantSearch</w:t>
      </w:r>
      <w:proofErr w:type="spellEnd"/>
      <w:r>
        <w:rPr>
          <w:rFonts w:ascii="Georgia" w:hAnsi="Georgia"/>
        </w:rPr>
        <w:t xml:space="preserve">. Available at: </w:t>
      </w:r>
      <w:hyperlink r:id="rId9" w:history="1">
        <w:r>
          <w:rPr>
            <w:rStyle w:val="Hyperlink"/>
            <w:rFonts w:ascii="Georgia" w:hAnsi="Georgia"/>
          </w:rPr>
          <w:t>https://tools.bgci.org/plant_search.php</w:t>
        </w:r>
      </w:hyperlink>
      <w:r>
        <w:rPr>
          <w:rFonts w:ascii="Georgia" w:hAnsi="Georgia"/>
        </w:rPr>
        <w:t xml:space="preserve">. </w:t>
      </w:r>
    </w:p>
    <w:p w14:paraId="28BF56A2" w14:textId="77777777" w:rsidR="00000000" w:rsidRDefault="00000000">
      <w:pPr>
        <w:pStyle w:val="NormalWeb"/>
        <w:divId w:val="226234401"/>
        <w:rPr>
          <w:rFonts w:ascii="Georgia" w:hAnsi="Georgia"/>
        </w:rPr>
      </w:pPr>
      <w:r>
        <w:rPr>
          <w:rFonts w:ascii="Georgia" w:hAnsi="Georgia"/>
        </w:rPr>
        <w:t xml:space="preserve">Bachman, S., Moat, J., Hill, A., de la Torre, J. and Scot, B. 2011. Supporting Red List threat assessments with </w:t>
      </w:r>
      <w:proofErr w:type="spellStart"/>
      <w:r>
        <w:rPr>
          <w:rFonts w:ascii="Georgia" w:hAnsi="Georgia"/>
        </w:rPr>
        <w:t>GeoCAT</w:t>
      </w:r>
      <w:proofErr w:type="spellEnd"/>
      <w:r>
        <w:rPr>
          <w:rFonts w:ascii="Georgia" w:hAnsi="Georgia"/>
        </w:rPr>
        <w:t xml:space="preserve">: Geospatial Conservation Assessment Tool. </w:t>
      </w:r>
      <w:proofErr w:type="spellStart"/>
      <w:r>
        <w:rPr>
          <w:rFonts w:ascii="Georgia" w:hAnsi="Georgia"/>
          <w:i/>
          <w:iCs/>
        </w:rPr>
        <w:t>ZooKeys</w:t>
      </w:r>
      <w:proofErr w:type="spellEnd"/>
      <w:r>
        <w:rPr>
          <w:rFonts w:ascii="Georgia" w:hAnsi="Georgia"/>
        </w:rPr>
        <w:t xml:space="preserve"> 150: 117-126.</w:t>
      </w:r>
    </w:p>
    <w:p w14:paraId="4F6B4D02" w14:textId="77777777" w:rsidR="00000000" w:rsidRDefault="00000000">
      <w:pPr>
        <w:pStyle w:val="NormalWeb"/>
        <w:divId w:val="226234401"/>
        <w:rPr>
          <w:rFonts w:ascii="Georgia" w:hAnsi="Georgia"/>
        </w:rPr>
      </w:pP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. 2022. </w:t>
      </w:r>
      <w:proofErr w:type="spellStart"/>
      <w:r>
        <w:rPr>
          <w:rFonts w:ascii="Georgia" w:hAnsi="Georgia"/>
        </w:rPr>
        <w:t>Genesys</w:t>
      </w:r>
      <w:proofErr w:type="spellEnd"/>
      <w:r>
        <w:rPr>
          <w:rFonts w:ascii="Georgia" w:hAnsi="Georgia"/>
        </w:rPr>
        <w:t xml:space="preserve"> Global Portal on Plant Genetic Resources. Available at: </w:t>
      </w:r>
      <w:hyperlink r:id="rId10" w:history="1">
        <w:r>
          <w:rPr>
            <w:rStyle w:val="Hyperlink"/>
            <w:rFonts w:ascii="Georgia" w:hAnsi="Georgia"/>
          </w:rPr>
          <w:t>https://www.genesys-pgr.org/</w:t>
        </w:r>
      </w:hyperlink>
      <w:r>
        <w:rPr>
          <w:rFonts w:ascii="Georgia" w:hAnsi="Georgia"/>
        </w:rPr>
        <w:t xml:space="preserve">. </w:t>
      </w:r>
    </w:p>
    <w:p w14:paraId="62761C7E" w14:textId="77777777" w:rsidR="00000000" w:rsidRDefault="00000000">
      <w:pPr>
        <w:pStyle w:val="NormalWeb"/>
        <w:divId w:val="226234401"/>
        <w:rPr>
          <w:rFonts w:ascii="Georgia" w:hAnsi="Georgia"/>
        </w:rPr>
      </w:pPr>
      <w:commentRangeStart w:id="71"/>
      <w:r>
        <w:rPr>
          <w:rFonts w:ascii="Georgia" w:hAnsi="Georgia"/>
        </w:rPr>
        <w:t>POWO. 2022. Plants of the World Online. Facilitated by the Royal Botanic Gardens, Kew. Available at: http://powo.science.kew.org/. (Accessed: 2022).</w:t>
      </w:r>
    </w:p>
    <w:p w14:paraId="682FF4A6" w14:textId="77777777" w:rsidR="009A6C94" w:rsidRDefault="00000000">
      <w:pPr>
        <w:pStyle w:val="NormalWeb"/>
        <w:divId w:val="226234401"/>
        <w:rPr>
          <w:rFonts w:ascii="Georgia" w:hAnsi="Georgia"/>
        </w:rPr>
      </w:pPr>
      <w:proofErr w:type="spellStart"/>
      <w:r>
        <w:rPr>
          <w:rFonts w:ascii="Georgia" w:hAnsi="Georgia"/>
        </w:rPr>
        <w:t>Triboun</w:t>
      </w:r>
      <w:proofErr w:type="spellEnd"/>
      <w:r>
        <w:rPr>
          <w:rFonts w:ascii="Georgia" w:hAnsi="Georgia"/>
        </w:rPr>
        <w:t xml:space="preserve">, P. and Middleton, D.J. 2012. Twenty new species of </w:t>
      </w:r>
      <w:proofErr w:type="spellStart"/>
      <w:r>
        <w:rPr>
          <w:rFonts w:ascii="Georgia" w:hAnsi="Georgia"/>
        </w:rPr>
        <w:t>Paraboea</w:t>
      </w:r>
      <w:proofErr w:type="spellEnd"/>
      <w:r>
        <w:rPr>
          <w:rFonts w:ascii="Georgia" w:hAnsi="Georgia"/>
        </w:rPr>
        <w:t xml:space="preserve"> (</w:t>
      </w:r>
      <w:proofErr w:type="spellStart"/>
      <w:r>
        <w:rPr>
          <w:rFonts w:ascii="Georgia" w:hAnsi="Georgia"/>
        </w:rPr>
        <w:t>Gesneriaceae</w:t>
      </w:r>
      <w:proofErr w:type="spellEnd"/>
      <w:r>
        <w:rPr>
          <w:rFonts w:ascii="Georgia" w:hAnsi="Georgia"/>
        </w:rPr>
        <w:t xml:space="preserve">) from Thailand. </w:t>
      </w:r>
      <w:r>
        <w:rPr>
          <w:rFonts w:ascii="Georgia" w:hAnsi="Georgia"/>
          <w:i/>
          <w:iCs/>
        </w:rPr>
        <w:t>Gardens’ Bulletin Singapore</w:t>
      </w:r>
      <w:r>
        <w:rPr>
          <w:rFonts w:ascii="Georgia" w:hAnsi="Georgia"/>
        </w:rPr>
        <w:t xml:space="preserve"> 64(2): 333-370.</w:t>
      </w:r>
      <w:commentRangeEnd w:id="71"/>
      <w:r w:rsidR="00695FF6">
        <w:rPr>
          <w:rStyle w:val="CommentReference"/>
        </w:rPr>
        <w:commentReference w:id="71"/>
      </w:r>
    </w:p>
    <w:sectPr w:rsidR="009A6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Jack Plummer" w:date="2022-10-21T08:59:00Z" w:initials="JP">
    <w:p w14:paraId="27BD5896" w14:textId="77777777" w:rsidR="00D4454C" w:rsidRDefault="00D4454C" w:rsidP="003C4151">
      <w:pPr>
        <w:pStyle w:val="CommentText"/>
      </w:pPr>
      <w:r>
        <w:rPr>
          <w:rStyle w:val="CommentReference"/>
        </w:rPr>
        <w:annotationRef/>
      </w:r>
      <w:r>
        <w:t>8 km2 below?</w:t>
      </w:r>
    </w:p>
  </w:comment>
  <w:comment w:id="13" w:author="Jack Plummer" w:date="2022-10-21T08:47:00Z" w:initials="JP">
    <w:p w14:paraId="7753F6DA" w14:textId="6EAFBE54" w:rsidR="00284C32" w:rsidRDefault="00284C32" w:rsidP="000F7F85">
      <w:pPr>
        <w:pStyle w:val="CommentText"/>
      </w:pPr>
      <w:r>
        <w:rPr>
          <w:rStyle w:val="CommentReference"/>
        </w:rPr>
        <w:annotationRef/>
      </w:r>
      <w:r>
        <w:t xml:space="preserve">Ok. Now I've seen this a few times in the assessments. I think perhaps a single specimen is being confused with a single plant. In other assessments, I've suggested altering the criteria to include C2 and D. However, IF this is based on a single </w:t>
      </w:r>
      <w:r>
        <w:rPr>
          <w:u w:val="single"/>
        </w:rPr>
        <w:t>specimen</w:t>
      </w:r>
      <w:r>
        <w:t>, we should delete this sentence and keep the assessments as they are.</w:t>
      </w:r>
    </w:p>
  </w:comment>
  <w:comment w:id="33" w:author="Jack Plummer" w:date="2022-10-21T09:02:00Z" w:initials="JP">
    <w:p w14:paraId="7CE04267" w14:textId="77777777" w:rsidR="00695FF6" w:rsidRDefault="00695FF6" w:rsidP="00570CA8">
      <w:pPr>
        <w:pStyle w:val="CommentText"/>
      </w:pPr>
      <w:r>
        <w:rPr>
          <w:rStyle w:val="CommentReference"/>
        </w:rPr>
        <w:annotationRef/>
      </w:r>
      <w:r>
        <w:t>Remove VU D2</w:t>
      </w:r>
    </w:p>
  </w:comment>
  <w:comment w:id="34" w:author="Jack Plummer" w:date="2022-10-21T09:02:00Z" w:initials="JP">
    <w:p w14:paraId="092939C6" w14:textId="77777777" w:rsidR="00695FF6" w:rsidRDefault="00695FF6" w:rsidP="008D1662">
      <w:pPr>
        <w:pStyle w:val="CommentText"/>
      </w:pPr>
      <w:r>
        <w:rPr>
          <w:rStyle w:val="CommentReference"/>
        </w:rPr>
        <w:annotationRef/>
      </w:r>
      <w:r>
        <w:t>Wrong text here</w:t>
      </w:r>
    </w:p>
  </w:comment>
  <w:comment w:id="36" w:author="Jack Plummer" w:date="2022-10-21T09:03:00Z" w:initials="JP">
    <w:p w14:paraId="08F8A03E" w14:textId="77777777" w:rsidR="00695FF6" w:rsidRDefault="00695FF6" w:rsidP="00D1071B">
      <w:pPr>
        <w:pStyle w:val="CommentText"/>
      </w:pPr>
      <w:r>
        <w:rPr>
          <w:rStyle w:val="CommentReference"/>
        </w:rPr>
        <w:annotationRef/>
      </w:r>
      <w:r>
        <w:t>Should be unknown as described in population text?</w:t>
      </w:r>
    </w:p>
  </w:comment>
  <w:comment w:id="39" w:author="Jack Plummer" w:date="2022-10-21T09:03:00Z" w:initials="JP">
    <w:p w14:paraId="2F53C687" w14:textId="77777777" w:rsidR="00695FF6" w:rsidRDefault="00695FF6" w:rsidP="0034006A">
      <w:pPr>
        <w:pStyle w:val="CommentText"/>
      </w:pPr>
      <w:r>
        <w:rPr>
          <w:rStyle w:val="CommentReference"/>
        </w:rPr>
        <w:annotationRef/>
      </w:r>
      <w:r>
        <w:t>Mention habit</w:t>
      </w:r>
    </w:p>
  </w:comment>
  <w:comment w:id="40" w:author="Jack Plummer" w:date="2022-10-21T09:03:00Z" w:initials="JP">
    <w:p w14:paraId="311E0BA4" w14:textId="77777777" w:rsidR="00695FF6" w:rsidRDefault="00695FF6" w:rsidP="00AA76B3">
      <w:pPr>
        <w:pStyle w:val="CommentText"/>
      </w:pPr>
      <w:r>
        <w:rPr>
          <w:rStyle w:val="CommentReference"/>
        </w:rPr>
        <w:annotationRef/>
      </w:r>
      <w:r>
        <w:t>May also need to code rocky places?</w:t>
      </w:r>
    </w:p>
  </w:comment>
  <w:comment w:id="71" w:author="Jack Plummer" w:date="2022-10-21T09:08:00Z" w:initials="JP">
    <w:p w14:paraId="4D05A824" w14:textId="77777777" w:rsidR="00695FF6" w:rsidRDefault="00695FF6" w:rsidP="001D7895">
      <w:pPr>
        <w:pStyle w:val="CommentText"/>
      </w:pPr>
      <w:r>
        <w:rPr>
          <w:rStyle w:val="CommentReference"/>
        </w:rPr>
        <w:annotationRef/>
      </w:r>
      <w:r>
        <w:t>Cite in assessment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7BD5896" w15:done="0"/>
  <w15:commentEx w15:paraId="7753F6DA" w15:done="0"/>
  <w15:commentEx w15:paraId="7CE04267" w15:done="0"/>
  <w15:commentEx w15:paraId="092939C6" w15:done="0"/>
  <w15:commentEx w15:paraId="08F8A03E" w15:done="0"/>
  <w15:commentEx w15:paraId="2F53C687" w15:done="0"/>
  <w15:commentEx w15:paraId="311E0BA4" w15:done="0"/>
  <w15:commentEx w15:paraId="4D05A82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FCDDDD" w16cex:dateUtc="2022-10-21T07:59:00Z"/>
  <w16cex:commentExtensible w16cex:durableId="26FCDB2E" w16cex:dateUtc="2022-10-21T07:47:00Z"/>
  <w16cex:commentExtensible w16cex:durableId="26FCDE9E" w16cex:dateUtc="2022-10-21T08:02:00Z"/>
  <w16cex:commentExtensible w16cex:durableId="26FCDEAD" w16cex:dateUtc="2022-10-21T08:02:00Z"/>
  <w16cex:commentExtensible w16cex:durableId="26FCDED5" w16cex:dateUtc="2022-10-21T08:03:00Z"/>
  <w16cex:commentExtensible w16cex:durableId="26FCDEED" w16cex:dateUtc="2022-10-21T08:03:00Z"/>
  <w16cex:commentExtensible w16cex:durableId="26FCDEFB" w16cex:dateUtc="2022-10-21T08:03:00Z"/>
  <w16cex:commentExtensible w16cex:durableId="26FCDFFB" w16cex:dateUtc="2022-10-21T08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7BD5896" w16cid:durableId="26FCDDDD"/>
  <w16cid:commentId w16cid:paraId="7753F6DA" w16cid:durableId="26FCDB2E"/>
  <w16cid:commentId w16cid:paraId="7CE04267" w16cid:durableId="26FCDE9E"/>
  <w16cid:commentId w16cid:paraId="092939C6" w16cid:durableId="26FCDEAD"/>
  <w16cid:commentId w16cid:paraId="08F8A03E" w16cid:durableId="26FCDED5"/>
  <w16cid:commentId w16cid:paraId="2F53C687" w16cid:durableId="26FCDEED"/>
  <w16cid:commentId w16cid:paraId="311E0BA4" w16cid:durableId="26FCDEFB"/>
  <w16cid:commentId w16cid:paraId="4D05A824" w16cid:durableId="26FCDFF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32"/>
    <w:rsid w:val="00284C32"/>
    <w:rsid w:val="00695FF6"/>
    <w:rsid w:val="009A6C94"/>
    <w:rsid w:val="00D4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12F314"/>
  <w15:chartTrackingRefBased/>
  <w15:docId w15:val="{B53905A2-F707-4B8E-8CE0-EE8ED05E7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sz="12" w:space="4" w:color="000000"/>
        <w:bottom w:val="single" w:sz="12" w:space="4" w:color="000000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0" w:color="80808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customStyle="1" w:styleId="databorder">
    <w:name w:val="databorder"/>
    <w:basedOn w:val="Normal"/>
    <w:pPr>
      <w:pBdr>
        <w:bottom w:val="single" w:sz="6" w:space="0" w:color="CCCCCC"/>
      </w:pBdr>
      <w:spacing w:before="100" w:beforeAutospacing="1" w:after="100" w:afterAutospacing="1"/>
    </w:pPr>
  </w:style>
  <w:style w:type="paragraph" w:customStyle="1" w:styleId="datalabel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datalabel1">
    <w:name w:val="datalabel1"/>
    <w:basedOn w:val="DefaultParagraphFont"/>
    <w:rPr>
      <w:b/>
      <w:bCs/>
    </w:rPr>
  </w:style>
  <w:style w:type="character" w:customStyle="1" w:styleId="fontstyle01">
    <w:name w:val="fontstyle01"/>
    <w:basedOn w:val="DefaultParagraphFont"/>
  </w:style>
  <w:style w:type="character" w:customStyle="1" w:styleId="redfont">
    <w:name w:val="redfont"/>
    <w:basedOn w:val="DefaultParagraphFont"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84C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C3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C32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C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C32"/>
    <w:rPr>
      <w:rFonts w:eastAsiaTheme="minorEastAsia"/>
      <w:b/>
      <w:bCs/>
    </w:rPr>
  </w:style>
  <w:style w:type="paragraph" w:styleId="Revision">
    <w:name w:val="Revision"/>
    <w:hidden/>
    <w:uiPriority w:val="99"/>
    <w:semiHidden/>
    <w:rsid w:val="00D4454C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234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68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2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8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08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90491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1354963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7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4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6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18" Type="http://schemas.openxmlformats.org/officeDocument/2006/relationships/customXml" Target="../customXml/item5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12" Type="http://schemas.microsoft.com/office/2011/relationships/people" Target="people.xml"/><Relationship Id="rId17" Type="http://schemas.openxmlformats.org/officeDocument/2006/relationships/customXml" Target="../customXml/item4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5" Type="http://schemas.openxmlformats.org/officeDocument/2006/relationships/customXml" Target="../customXml/item2.xml"/><Relationship Id="rId10" Type="http://schemas.openxmlformats.org/officeDocument/2006/relationships/hyperlink" Target="https://www.genesys-pgr.org/" TargetMode="External"/><Relationship Id="rId4" Type="http://schemas.openxmlformats.org/officeDocument/2006/relationships/image" Target="file:///C:\Users\jpl10kg\Downloads\NBT_Batch3\resources\redListLogo.jpg" TargetMode="External"/><Relationship Id="rId9" Type="http://schemas.openxmlformats.org/officeDocument/2006/relationships/hyperlink" Target="https://tools.bgci.org/plant_search.php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B7B5F0-F3BA-475A-9374-5E2D07D96428}"/>
</file>

<file path=customXml/itemProps2.xml><?xml version="1.0" encoding="utf-8"?>
<ds:datastoreItem xmlns:ds="http://schemas.openxmlformats.org/officeDocument/2006/customXml" ds:itemID="{DC10C628-9F7F-400F-B0A2-E064A6FBEC92}"/>
</file>

<file path=customXml/itemProps3.xml><?xml version="1.0" encoding="utf-8"?>
<ds:datastoreItem xmlns:ds="http://schemas.openxmlformats.org/officeDocument/2006/customXml" ds:itemID="{B7AFE0B7-CED7-4B08-902D-0CB5B74C224F}"/>
</file>

<file path=customXml/itemProps4.xml><?xml version="1.0" encoding="utf-8"?>
<ds:datastoreItem xmlns:ds="http://schemas.openxmlformats.org/officeDocument/2006/customXml" ds:itemID="{080E55C9-D5BB-49DB-8243-29CD1F38DF64}"/>
</file>

<file path=customXml/itemProps5.xml><?xml version="1.0" encoding="utf-8"?>
<ds:datastoreItem xmlns:ds="http://schemas.openxmlformats.org/officeDocument/2006/customXml" ds:itemID="{15E5AA88-252A-408E-AF88-AD72F9232A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1136</Words>
  <Characters>6477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Paraboea sangwaniae</vt:lpstr>
    </vt:vector>
  </TitlesOfParts>
  <Company/>
  <LinksUpToDate>false</LinksUpToDate>
  <CharactersWithSpaces>7598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Paraboea sangwaniae</dc:title>
  <dc:subject/>
  <dc:creator>Jack Plummer</dc:creator>
  <cp:keywords/>
  <dc:description/>
  <cp:lastModifiedBy>Jack Plummer</cp:lastModifiedBy>
  <cp:revision>2</cp:revision>
  <dcterms:created xsi:type="dcterms:W3CDTF">2022-10-21T08:08:00Z</dcterms:created>
  <dcterms:modified xsi:type="dcterms:W3CDTF">2022-10-21T08:08:00Z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</Properties>
</file>