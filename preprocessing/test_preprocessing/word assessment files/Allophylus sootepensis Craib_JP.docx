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F577C" w14:textId="77777777" w:rsidR="00000000" w:rsidRDefault="00523931">
      <w:pPr>
        <w:jc w:val="center"/>
        <w:divId w:val="1470442318"/>
        <w:rPr>
          <w:rFonts w:ascii="Georgia" w:eastAsia="Times New Roman" w:hAnsi="Georgia"/>
          <w:b/>
          <w:bCs/>
          <w:sz w:val="29"/>
          <w:szCs w:val="29"/>
        </w:rPr>
      </w:pPr>
      <w:r>
        <w:rPr>
          <w:rFonts w:ascii="Georgia" w:eastAsia="Times New Roman" w:hAnsi="Georgia"/>
          <w:b/>
          <w:bCs/>
          <w:sz w:val="29"/>
          <w:szCs w:val="29"/>
        </w:rPr>
        <w:t>Draft</w:t>
      </w:r>
    </w:p>
    <w:p w14:paraId="2B1BE745" w14:textId="77777777" w:rsidR="00000000" w:rsidRDefault="00523931">
      <w:pPr>
        <w:divId w:val="1941526247"/>
        <w:rPr>
          <w:rFonts w:ascii="Georgia" w:eastAsia="Times New Roman" w:hAnsi="Georgia"/>
          <w:sz w:val="18"/>
          <w:szCs w:val="18"/>
        </w:rPr>
      </w:pPr>
      <w:r>
        <w:rPr>
          <w:rFonts w:ascii="Georgia" w:eastAsia="Times New Roman" w:hAnsi="Georgia"/>
          <w:noProof/>
          <w:sz w:val="18"/>
          <w:szCs w:val="18"/>
        </w:rPr>
        <w:drawing>
          <wp:inline distT="0" distB="0" distL="0" distR="0" wp14:anchorId="37A0644E" wp14:editId="1F34D7F5">
            <wp:extent cx="304800" cy="304800"/>
            <wp:effectExtent l="0" t="0" r="0" b="0"/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416E2" w14:textId="77777777" w:rsidR="00000000" w:rsidRDefault="00523931">
      <w:pPr>
        <w:shd w:val="clear" w:color="auto" w:fill="FFFFFF"/>
        <w:spacing w:before="100" w:beforeAutospacing="1" w:after="100" w:afterAutospacing="1"/>
        <w:jc w:val="right"/>
        <w:outlineLvl w:val="1"/>
        <w:divId w:val="1941526247"/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</w:pPr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Allophylus </w:t>
      </w:r>
      <w:proofErr w:type="spellStart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sootepensis</w:t>
      </w:r>
      <w:proofErr w:type="spellEnd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 - </w:t>
      </w:r>
      <w:proofErr w:type="spellStart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Craib</w:t>
      </w:r>
      <w:proofErr w:type="spellEnd"/>
    </w:p>
    <w:p w14:paraId="2E6ECD9F" w14:textId="77777777" w:rsidR="00000000" w:rsidRDefault="00523931">
      <w:pPr>
        <w:jc w:val="right"/>
        <w:divId w:val="1941526247"/>
        <w:rPr>
          <w:rFonts w:ascii="Georgia" w:eastAsia="Times New Roman" w:hAnsi="Georgia"/>
          <w:sz w:val="18"/>
          <w:szCs w:val="18"/>
        </w:rPr>
      </w:pPr>
      <w:r>
        <w:rPr>
          <w:rFonts w:ascii="Georgia" w:eastAsia="Times New Roman" w:hAnsi="Georgia"/>
          <w:sz w:val="18"/>
          <w:szCs w:val="18"/>
        </w:rPr>
        <w:t xml:space="preserve">PLANTAE - TRACHEOPHYTA - MAGNOLIOPSIDA - SAPINDALES - SAPINDACEAE - Allophylus - </w:t>
      </w:r>
      <w:proofErr w:type="spellStart"/>
      <w:r>
        <w:rPr>
          <w:rFonts w:ascii="Georgia" w:eastAsia="Times New Roman" w:hAnsi="Georgia"/>
          <w:sz w:val="18"/>
          <w:szCs w:val="18"/>
        </w:rPr>
        <w:t>sootepensis</w:t>
      </w:r>
      <w:proofErr w:type="spellEnd"/>
    </w:p>
    <w:p w14:paraId="6BD3075A" w14:textId="77777777" w:rsidR="00000000" w:rsidRDefault="00523931">
      <w:pPr>
        <w:pStyle w:val="NormalWeb"/>
        <w:divId w:val="1867597223"/>
        <w:rPr>
          <w:rFonts w:ascii="Georgia" w:hAnsi="Georgia"/>
        </w:rPr>
      </w:pPr>
      <w:r>
        <w:rPr>
          <w:rStyle w:val="Strong"/>
          <w:rFonts w:ascii="Georgia" w:hAnsi="Georgia"/>
        </w:rPr>
        <w:t xml:space="preserve">Common Names: </w:t>
      </w:r>
      <w:r>
        <w:rPr>
          <w:rFonts w:ascii="Georgia" w:hAnsi="Georgia"/>
        </w:rPr>
        <w:t>No Common Names</w:t>
      </w:r>
      <w:r>
        <w:rPr>
          <w:rFonts w:ascii="Georgia" w:hAnsi="Georgia"/>
        </w:rPr>
        <w:br/>
      </w:r>
      <w:r>
        <w:rPr>
          <w:rStyle w:val="Strong"/>
          <w:rFonts w:ascii="Georgia" w:hAnsi="Georgia"/>
        </w:rPr>
        <w:t xml:space="preserve">Synonyms: </w:t>
      </w:r>
      <w:r>
        <w:rPr>
          <w:rFonts w:ascii="Georgia" w:hAnsi="Georgia"/>
        </w:rPr>
        <w:t>No Synonyms</w:t>
      </w:r>
    </w:p>
    <w:tbl>
      <w:tblPr>
        <w:tblW w:w="0" w:type="auto"/>
        <w:jc w:val="center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4"/>
        <w:gridCol w:w="827"/>
      </w:tblGrid>
      <w:tr w:rsidR="00000000" w14:paraId="10511176" w14:textId="77777777">
        <w:trPr>
          <w:tblCellSpacing w:w="15" w:type="dxa"/>
          <w:jc w:val="center"/>
        </w:trPr>
        <w:tc>
          <w:tcPr>
            <w:tcW w:w="0" w:type="auto"/>
            <w:gridSpan w:val="2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9CE098C" w14:textId="77777777" w:rsidR="00000000" w:rsidRDefault="00523931">
            <w:pPr>
              <w:spacing w:after="75"/>
              <w:jc w:val="center"/>
              <w:rPr>
                <w:rFonts w:ascii="Georgia" w:eastAsia="Times New Roman" w:hAnsi="Georgia"/>
                <w:b/>
                <w:bCs/>
                <w:sz w:val="20"/>
                <w:szCs w:val="20"/>
              </w:rPr>
            </w:pPr>
            <w:r>
              <w:rPr>
                <w:rFonts w:ascii="Georgia" w:eastAsia="Times New Roman" w:hAnsi="Georgia"/>
                <w:b/>
                <w:bCs/>
                <w:sz w:val="20"/>
                <w:szCs w:val="20"/>
              </w:rPr>
              <w:t>Red List Status</w:t>
            </w:r>
          </w:p>
        </w:tc>
      </w:tr>
      <w:tr w:rsidR="00000000" w14:paraId="4EC66171" w14:textId="77777777">
        <w:trPr>
          <w:tblCellSpacing w:w="15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14:paraId="111787EE" w14:textId="77777777" w:rsidR="00000000" w:rsidRDefault="00523931">
            <w:pPr>
              <w:spacing w:after="75"/>
              <w:rPr>
                <w:rFonts w:ascii="Georgia" w:eastAsia="Times New Roman" w:hAnsi="Georgia"/>
                <w:sz w:val="20"/>
                <w:szCs w:val="20"/>
              </w:rPr>
            </w:pPr>
            <w:commentRangeStart w:id="0"/>
            <w:r>
              <w:rPr>
                <w:rFonts w:ascii="Georgia" w:eastAsia="Times New Roman" w:hAnsi="Georgia"/>
                <w:sz w:val="20"/>
                <w:szCs w:val="20"/>
              </w:rPr>
              <w:t>CR - Critically Endangered, B2ab(iii); D (IUCN version 3.1</w:t>
            </w:r>
            <w:commentRangeEnd w:id="0"/>
            <w:r w:rsidR="000A1137">
              <w:rPr>
                <w:rStyle w:val="CommentReference"/>
              </w:rPr>
              <w:commentReference w:id="0"/>
            </w:r>
            <w:r>
              <w:rPr>
                <w:rFonts w:ascii="Georgia" w:eastAsia="Times New Roman" w:hAnsi="Georgia"/>
                <w:sz w:val="20"/>
                <w:szCs w:val="20"/>
              </w:rPr>
              <w:t>)</w:t>
            </w:r>
          </w:p>
        </w:tc>
      </w:tr>
      <w:tr w:rsidR="00000000" w14:paraId="12A4C440" w14:textId="77777777">
        <w:trPr>
          <w:tblCellSpacing w:w="15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14:paraId="2B951DCB" w14:textId="77777777" w:rsidR="00000000" w:rsidRDefault="0052393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 </w:t>
            </w:r>
          </w:p>
        </w:tc>
      </w:tr>
      <w:tr w:rsidR="00000000" w14:paraId="7B49388B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097403" w14:textId="77777777" w:rsidR="00000000" w:rsidRDefault="0052393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Possibly Extinct: </w:t>
            </w:r>
          </w:p>
        </w:tc>
        <w:tc>
          <w:tcPr>
            <w:tcW w:w="0" w:type="auto"/>
            <w:vAlign w:val="center"/>
            <w:hideMark/>
          </w:tcPr>
          <w:p w14:paraId="43B469BC" w14:textId="77777777" w:rsidR="00000000" w:rsidRDefault="0052393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No</w:t>
            </w:r>
          </w:p>
        </w:tc>
      </w:tr>
      <w:tr w:rsidR="00000000" w14:paraId="68865F73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0B383D" w14:textId="77777777" w:rsidR="00000000" w:rsidRDefault="0052393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Possibly Extinct in the Wild: </w:t>
            </w:r>
          </w:p>
        </w:tc>
        <w:tc>
          <w:tcPr>
            <w:tcW w:w="0" w:type="auto"/>
            <w:vAlign w:val="center"/>
            <w:hideMark/>
          </w:tcPr>
          <w:p w14:paraId="20794CDC" w14:textId="77777777" w:rsidR="00000000" w:rsidRDefault="0052393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No</w:t>
            </w:r>
          </w:p>
        </w:tc>
      </w:tr>
      <w:tr w:rsidR="00000000" w14:paraId="0C56E1AF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089C37" w14:textId="77777777" w:rsidR="00000000" w:rsidRDefault="0052393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Date Last Recorded (in the wild): </w:t>
            </w:r>
          </w:p>
        </w:tc>
        <w:tc>
          <w:tcPr>
            <w:tcW w:w="0" w:type="auto"/>
            <w:vAlign w:val="center"/>
            <w:hideMark/>
          </w:tcPr>
          <w:p w14:paraId="135DB0DE" w14:textId="77777777" w:rsidR="00000000" w:rsidRDefault="0052393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1909</w:t>
            </w:r>
          </w:p>
        </w:tc>
      </w:tr>
    </w:tbl>
    <w:p w14:paraId="7C1CB06A" w14:textId="77777777" w:rsidR="00000000" w:rsidRDefault="00523931">
      <w:pPr>
        <w:pStyle w:val="Heading1"/>
        <w:divId w:val="1786385515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Red List Assessment</w:t>
      </w:r>
    </w:p>
    <w:p w14:paraId="73A8DB66" w14:textId="77777777" w:rsidR="00000000" w:rsidRDefault="00523931">
      <w:pPr>
        <w:pStyle w:val="Heading2"/>
        <w:divId w:val="1786385515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Assessment Information</w:t>
      </w:r>
    </w:p>
    <w:p w14:paraId="2FF5D2DD" w14:textId="77777777" w:rsidR="00000000" w:rsidRDefault="00523931">
      <w:pPr>
        <w:pStyle w:val="NormalWeb"/>
        <w:divId w:val="1786385515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Date of Assessment: </w:t>
      </w:r>
      <w:r>
        <w:rPr>
          <w:rFonts w:ascii="Georgia" w:hAnsi="Georgia"/>
        </w:rPr>
        <w:t>2022-05-14</w:t>
      </w:r>
    </w:p>
    <w:p w14:paraId="04A7370A" w14:textId="77777777" w:rsidR="00000000" w:rsidRDefault="00523931">
      <w:pPr>
        <w:pStyle w:val="NormalWeb"/>
        <w:divId w:val="1786385515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Assessor(s): </w:t>
      </w:r>
      <w:r>
        <w:rPr>
          <w:rFonts w:ascii="Georgia" w:hAnsi="Georgia"/>
        </w:rPr>
        <w:t>Pakkad, G.</w:t>
      </w:r>
    </w:p>
    <w:p w14:paraId="1DF72A71" w14:textId="77777777" w:rsidR="00000000" w:rsidRDefault="00523931">
      <w:pPr>
        <w:pStyle w:val="NormalWeb"/>
        <w:divId w:val="1786385515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Regions: </w:t>
      </w:r>
      <w:r>
        <w:rPr>
          <w:rFonts w:ascii="Georgia" w:hAnsi="Georgia"/>
        </w:rPr>
        <w:t>Global</w:t>
      </w:r>
    </w:p>
    <w:p w14:paraId="2E23E02F" w14:textId="77777777" w:rsidR="00000000" w:rsidRDefault="00523931">
      <w:pPr>
        <w:pStyle w:val="Heading2"/>
        <w:divId w:val="1786385515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Assessment Rationale</w:t>
      </w:r>
    </w:p>
    <w:p w14:paraId="315C2838" w14:textId="71BD1302" w:rsidR="00000000" w:rsidRDefault="00523931">
      <w:pPr>
        <w:pStyle w:val="NormalWeb"/>
        <w:divId w:val="1786385515"/>
        <w:rPr>
          <w:rFonts w:ascii="Georgia" w:hAnsi="Georgia"/>
        </w:rPr>
      </w:pPr>
      <w:r>
        <w:rPr>
          <w:rFonts w:ascii="Georgia" w:hAnsi="Georgia"/>
        </w:rPr>
        <w:t xml:space="preserve">This species is endemic to Thailand, </w:t>
      </w:r>
      <w:del w:id="1" w:author="Jack Plummer" w:date="2022-08-19T13:01:00Z">
        <w:r w:rsidDel="00892AFD">
          <w:rPr>
            <w:rFonts w:ascii="Georgia" w:hAnsi="Georgia"/>
          </w:rPr>
          <w:delText xml:space="preserve">occupying </w:delText>
        </w:r>
      </w:del>
      <w:r>
        <w:rPr>
          <w:rFonts w:ascii="Georgia" w:hAnsi="Georgia"/>
        </w:rPr>
        <w:t xml:space="preserve">only </w:t>
      </w:r>
      <w:del w:id="2" w:author="Jack Plummer" w:date="2022-08-19T13:01:00Z">
        <w:r w:rsidDel="00892AFD">
          <w:rPr>
            <w:rFonts w:ascii="Georgia" w:hAnsi="Georgia"/>
          </w:rPr>
          <w:delText xml:space="preserve">at </w:delText>
        </w:r>
      </w:del>
      <w:ins w:id="3" w:author="Jack Plummer" w:date="2022-08-19T13:01:00Z">
        <w:r w:rsidR="00892AFD">
          <w:rPr>
            <w:rFonts w:ascii="Georgia" w:hAnsi="Georgia"/>
          </w:rPr>
          <w:t>known from</w:t>
        </w:r>
        <w:r w:rsidR="00892AFD">
          <w:rPr>
            <w:rFonts w:ascii="Georgia" w:hAnsi="Georgia"/>
          </w:rPr>
          <w:t xml:space="preserve"> </w:t>
        </w:r>
      </w:ins>
      <w:r>
        <w:rPr>
          <w:rFonts w:ascii="Georgia" w:hAnsi="Georgia"/>
        </w:rPr>
        <w:t xml:space="preserve">Doi Suthep </w:t>
      </w:r>
      <w:proofErr w:type="spellStart"/>
      <w:r>
        <w:rPr>
          <w:rFonts w:ascii="Georgia" w:hAnsi="Georgia"/>
        </w:rPr>
        <w:t>Pui</w:t>
      </w:r>
      <w:proofErr w:type="spellEnd"/>
      <w:r>
        <w:rPr>
          <w:rFonts w:ascii="Georgia" w:hAnsi="Georgia"/>
        </w:rPr>
        <w:t xml:space="preserve"> National Park. Its estimated area of occupancy (AOO) of 4 </w:t>
      </w:r>
      <w:r w:rsidRPr="00892AFD">
        <w:rPr>
          <w:rFonts w:ascii="Georgia" w:hAnsi="Georgia"/>
        </w:rPr>
        <w:t>km</w:t>
      </w:r>
      <w:ins w:id="4" w:author="Jack Plummer" w:date="2022-08-19T13:01:00Z">
        <w:r w:rsidR="00892AFD" w:rsidRPr="00892AFD">
          <w:rPr>
            <w:rFonts w:ascii="Georgia" w:hAnsi="Georgia"/>
            <w:vertAlign w:val="superscript"/>
            <w:rPrChange w:id="5" w:author="Jack Plummer" w:date="2022-08-19T13:01:00Z">
              <w:rPr>
                <w:rFonts w:ascii="Georgia" w:hAnsi="Georgia"/>
              </w:rPr>
            </w:rPrChange>
          </w:rPr>
          <w:t>2</w:t>
        </w:r>
        <w:r w:rsidR="00892AFD">
          <w:rPr>
            <w:rFonts w:ascii="Georgia" w:hAnsi="Georgia"/>
          </w:rPr>
          <w:t xml:space="preserve"> </w:t>
        </w:r>
      </w:ins>
      <w:del w:id="6" w:author="Jack Plummer" w:date="2022-08-19T13:01:00Z">
        <w:r w:rsidDel="00892AFD">
          <w:rPr>
            <w:rFonts w:ascii="Georgia" w:hAnsi="Georgia"/>
          </w:rPr>
          <w:delText>2</w:delText>
        </w:r>
      </w:del>
      <w:r>
        <w:rPr>
          <w:rFonts w:ascii="Georgia" w:hAnsi="Georgia"/>
        </w:rPr>
        <w:t xml:space="preserve"> fall</w:t>
      </w:r>
      <w:ins w:id="7" w:author="Jack Plummer" w:date="2022-08-19T13:01:00Z">
        <w:r w:rsidR="00892AFD">
          <w:rPr>
            <w:rFonts w:ascii="Georgia" w:hAnsi="Georgia"/>
          </w:rPr>
          <w:t>s</w:t>
        </w:r>
      </w:ins>
      <w:r>
        <w:rPr>
          <w:rFonts w:ascii="Georgia" w:hAnsi="Georgia"/>
        </w:rPr>
        <w:t xml:space="preserve"> within the </w:t>
      </w:r>
      <w:del w:id="8" w:author="Jack Plummer" w:date="2022-08-19T13:01:00Z">
        <w:r w:rsidDel="00892AFD">
          <w:rPr>
            <w:rFonts w:ascii="Georgia" w:hAnsi="Georgia"/>
          </w:rPr>
          <w:delText xml:space="preserve">respective </w:delText>
        </w:r>
      </w:del>
      <w:r>
        <w:rPr>
          <w:rFonts w:ascii="Georgia" w:hAnsi="Georgia"/>
        </w:rPr>
        <w:t>thresholds for the Critically Endang</w:t>
      </w:r>
      <w:r>
        <w:rPr>
          <w:rFonts w:ascii="Georgia" w:hAnsi="Georgia"/>
        </w:rPr>
        <w:t>ered category under criterion B. </w:t>
      </w:r>
      <w:del w:id="9" w:author="Jack Plummer" w:date="2022-08-19T13:01:00Z">
        <w:r w:rsidDel="00892AFD">
          <w:rPr>
            <w:rFonts w:ascii="Georgia" w:hAnsi="Georgia"/>
          </w:rPr>
          <w:delText xml:space="preserve"> </w:delText>
        </w:r>
      </w:del>
      <w:commentRangeStart w:id="10"/>
      <w:r>
        <w:rPr>
          <w:rFonts w:ascii="Georgia" w:hAnsi="Georgia"/>
        </w:rPr>
        <w:t xml:space="preserve">The </w:t>
      </w:r>
      <w:del w:id="11" w:author="Jack Plummer" w:date="2022-08-19T13:02:00Z">
        <w:r w:rsidDel="00892AFD">
          <w:rPr>
            <w:rFonts w:ascii="Georgia" w:hAnsi="Georgia"/>
          </w:rPr>
          <w:delText xml:space="preserve">number of </w:delText>
        </w:r>
      </w:del>
      <w:ins w:id="12" w:author="Jack Plummer" w:date="2022-08-19T13:02:00Z">
        <w:r w:rsidR="00892AFD">
          <w:rPr>
            <w:rFonts w:ascii="Georgia" w:hAnsi="Georgia"/>
          </w:rPr>
          <w:t xml:space="preserve">species is known from just one </w:t>
        </w:r>
      </w:ins>
      <w:r>
        <w:rPr>
          <w:rFonts w:ascii="Georgia" w:hAnsi="Georgia"/>
        </w:rPr>
        <w:t>mature individual</w:t>
      </w:r>
      <w:ins w:id="13" w:author="Jack Plummer" w:date="2022-08-19T13:02:00Z">
        <w:r w:rsidR="00892AFD">
          <w:rPr>
            <w:rFonts w:ascii="Georgia" w:hAnsi="Georgia"/>
          </w:rPr>
          <w:t>,</w:t>
        </w:r>
      </w:ins>
      <w:del w:id="14" w:author="Jack Plummer" w:date="2022-08-19T13:02:00Z">
        <w:r w:rsidDel="00892AFD">
          <w:rPr>
            <w:rFonts w:ascii="Georgia" w:hAnsi="Georgia"/>
          </w:rPr>
          <w:delText>s</w:delText>
        </w:r>
      </w:del>
      <w:r>
        <w:rPr>
          <w:rFonts w:ascii="Georgia" w:hAnsi="Georgia"/>
        </w:rPr>
        <w:t xml:space="preserve"> </w:t>
      </w:r>
      <w:del w:id="15" w:author="Jack Plummer" w:date="2022-08-19T13:02:00Z">
        <w:r w:rsidDel="00892AFD">
          <w:rPr>
            <w:rFonts w:ascii="Georgia" w:hAnsi="Georgia"/>
          </w:rPr>
          <w:delText>is one fall within the threshold</w:delText>
        </w:r>
        <w:r w:rsidDel="00892AFD">
          <w:rPr>
            <w:rFonts w:ascii="Georgia" w:hAnsi="Georgia"/>
          </w:rPr>
          <w:delText>s</w:delText>
        </w:r>
        <w:r w:rsidDel="00892AFD">
          <w:rPr>
            <w:rFonts w:ascii="Georgia" w:hAnsi="Georgia"/>
          </w:rPr>
          <w:delText xml:space="preserve"> for the</w:delText>
        </w:r>
      </w:del>
      <w:ins w:id="16" w:author="Jack Plummer" w:date="2022-08-19T13:02:00Z">
        <w:r w:rsidR="00892AFD">
          <w:rPr>
            <w:rFonts w:ascii="Georgia" w:hAnsi="Georgia"/>
          </w:rPr>
          <w:t>qualifying as</w:t>
        </w:r>
      </w:ins>
      <w:r>
        <w:rPr>
          <w:rFonts w:ascii="Georgia" w:hAnsi="Georgia"/>
        </w:rPr>
        <w:t xml:space="preserve"> Critically Endangered under criterion D.</w:t>
      </w:r>
      <w:commentRangeEnd w:id="10"/>
      <w:r w:rsidR="000A1137">
        <w:rPr>
          <w:rStyle w:val="CommentReference"/>
        </w:rPr>
        <w:commentReference w:id="10"/>
      </w:r>
      <w:r>
        <w:rPr>
          <w:rFonts w:ascii="Georgia" w:hAnsi="Georgia"/>
        </w:rPr>
        <w:t>  At its one known collection site</w:t>
      </w:r>
      <w:del w:id="17" w:author="Jack Plummer" w:date="2022-08-19T13:02:00Z">
        <w:r w:rsidDel="00892AFD">
          <w:rPr>
            <w:rFonts w:ascii="Georgia" w:hAnsi="Georgia"/>
          </w:rPr>
          <w:delText>s</w:delText>
        </w:r>
      </w:del>
      <w:r>
        <w:rPr>
          <w:rFonts w:ascii="Georgia" w:hAnsi="Georgia"/>
        </w:rPr>
        <w:t>, its habitat is threatened by land</w:t>
      </w:r>
      <w:ins w:id="18" w:author="Jack Plummer" w:date="2022-08-19T13:02:00Z">
        <w:r w:rsidR="00892AFD">
          <w:rPr>
            <w:rFonts w:ascii="Georgia" w:hAnsi="Georgia"/>
          </w:rPr>
          <w:t xml:space="preserve"> </w:t>
        </w:r>
      </w:ins>
      <w:del w:id="19" w:author="Jack Plummer" w:date="2022-08-19T13:02:00Z">
        <w:r w:rsidDel="00892AFD">
          <w:rPr>
            <w:rFonts w:ascii="Georgia" w:hAnsi="Georgia"/>
          </w:rPr>
          <w:delText>-</w:delText>
        </w:r>
      </w:del>
      <w:r>
        <w:rPr>
          <w:rFonts w:ascii="Georgia" w:hAnsi="Georgia"/>
        </w:rPr>
        <w:t>use changes </w:t>
      </w:r>
      <w:r>
        <w:rPr>
          <w:rFonts w:ascii="Georgia" w:hAnsi="Georgia"/>
        </w:rPr>
        <w:t>which are inferred to b</w:t>
      </w:r>
      <w:r>
        <w:rPr>
          <w:rFonts w:ascii="Georgia" w:hAnsi="Georgia"/>
        </w:rPr>
        <w:t xml:space="preserve">e contributing to a continuing decline in habitat area, extent, and quality. The species </w:t>
      </w:r>
      <w:proofErr w:type="gramStart"/>
      <w:r>
        <w:rPr>
          <w:rFonts w:ascii="Georgia" w:hAnsi="Georgia"/>
        </w:rPr>
        <w:t>is considered to be</w:t>
      </w:r>
      <w:proofErr w:type="gramEnd"/>
      <w:r>
        <w:rPr>
          <w:rFonts w:ascii="Georgia" w:hAnsi="Georgia"/>
        </w:rPr>
        <w:t xml:space="preserve"> restricted to one location. There is limited population information available, </w:t>
      </w:r>
      <w:commentRangeStart w:id="20"/>
      <w:r>
        <w:rPr>
          <w:rFonts w:ascii="Georgia" w:hAnsi="Georgia"/>
        </w:rPr>
        <w:t>but the population trend is suspected to be decreasing</w:t>
      </w:r>
      <w:commentRangeEnd w:id="20"/>
      <w:r w:rsidR="00490F1E">
        <w:rPr>
          <w:rStyle w:val="CommentReference"/>
        </w:rPr>
        <w:commentReference w:id="20"/>
      </w:r>
      <w:r>
        <w:rPr>
          <w:rFonts w:ascii="Georgia" w:hAnsi="Georgia"/>
        </w:rPr>
        <w:t>. It is not cl</w:t>
      </w:r>
      <w:r>
        <w:rPr>
          <w:rFonts w:ascii="Georgia" w:hAnsi="Georgia"/>
        </w:rPr>
        <w:t>ear whether the population is severely fragmented or subject to extreme fluctuations. Given its restricted AOO, and number of locations, alongside a continuing decline in habitat,</w:t>
      </w:r>
      <w:ins w:id="21" w:author="Jack Plummer" w:date="2022-08-19T13:02:00Z">
        <w:r w:rsidR="00892AFD">
          <w:rPr>
            <w:rFonts w:ascii="Georgia" w:hAnsi="Georgia"/>
          </w:rPr>
          <w:t xml:space="preserve"> a</w:t>
        </w:r>
      </w:ins>
      <w:ins w:id="22" w:author="Jack Plummer" w:date="2022-08-19T13:03:00Z">
        <w:r w:rsidR="00892AFD">
          <w:rPr>
            <w:rFonts w:ascii="Georgia" w:hAnsi="Georgia"/>
          </w:rPr>
          <w:t>nd a highly restricted population,</w:t>
        </w:r>
      </w:ins>
      <w:r>
        <w:rPr>
          <w:rFonts w:ascii="Georgia" w:hAnsi="Georgia"/>
        </w:rPr>
        <w:t xml:space="preserve"> it is assessed as Critically Endangered B2</w:t>
      </w:r>
      <w:ins w:id="23" w:author="Jack Plummer" w:date="2022-08-19T13:03:00Z">
        <w:r w:rsidR="00892AFD">
          <w:rPr>
            <w:rFonts w:ascii="Georgia" w:hAnsi="Georgia"/>
          </w:rPr>
          <w:t>a</w:t>
        </w:r>
      </w:ins>
      <w:r>
        <w:rPr>
          <w:rFonts w:ascii="Georgia" w:hAnsi="Georgia"/>
        </w:rPr>
        <w:t>b(iii</w:t>
      </w:r>
      <w:proofErr w:type="gramStart"/>
      <w:r>
        <w:rPr>
          <w:rFonts w:ascii="Georgia" w:hAnsi="Georgia"/>
        </w:rPr>
        <w:t>);</w:t>
      </w:r>
      <w:proofErr w:type="gramEnd"/>
      <w:r>
        <w:rPr>
          <w:rFonts w:ascii="Georgia" w:hAnsi="Georgia"/>
        </w:rPr>
        <w:t xml:space="preserve"> D.</w:t>
      </w:r>
    </w:p>
    <w:p w14:paraId="377FA836" w14:textId="77777777" w:rsidR="00000000" w:rsidRDefault="00523931">
      <w:pPr>
        <w:pStyle w:val="Heading1"/>
        <w:divId w:val="804129077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Distribution</w:t>
      </w:r>
    </w:p>
    <w:p w14:paraId="3764FE7A" w14:textId="77777777" w:rsidR="00000000" w:rsidRDefault="00523931">
      <w:pPr>
        <w:pStyle w:val="Heading2"/>
        <w:divId w:val="804129077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Geographic</w:t>
      </w:r>
      <w:r>
        <w:rPr>
          <w:rFonts w:ascii="Georgia" w:eastAsia="Times New Roman" w:hAnsi="Georgia"/>
          <w:sz w:val="27"/>
          <w:szCs w:val="27"/>
        </w:rPr>
        <w:t xml:space="preserve"> Range</w:t>
      </w:r>
    </w:p>
    <w:p w14:paraId="38836683" w14:textId="746A6AE6" w:rsidR="00000000" w:rsidRDefault="00523931">
      <w:pPr>
        <w:pStyle w:val="NormalWeb"/>
        <w:divId w:val="804129077"/>
        <w:rPr>
          <w:rFonts w:ascii="Georgia" w:hAnsi="Georgia"/>
        </w:rPr>
      </w:pPr>
      <w:r>
        <w:rPr>
          <w:rFonts w:ascii="Georgia" w:hAnsi="Georgia"/>
        </w:rPr>
        <w:t xml:space="preserve">The species is endemic to Thailand. It has </w:t>
      </w:r>
      <w:del w:id="24" w:author="Jack Plummer" w:date="2022-08-19T13:03:00Z">
        <w:r w:rsidDel="00892AFD">
          <w:rPr>
            <w:rFonts w:ascii="Georgia" w:hAnsi="Georgia"/>
          </w:rPr>
          <w:delText>been documented</w:delText>
        </w:r>
      </w:del>
      <w:ins w:id="25" w:author="Jack Plummer" w:date="2022-08-19T13:03:00Z">
        <w:r w:rsidR="00892AFD">
          <w:rPr>
            <w:rFonts w:ascii="Georgia" w:hAnsi="Georgia"/>
          </w:rPr>
          <w:t>only been collected</w:t>
        </w:r>
      </w:ins>
      <w:r>
        <w:rPr>
          <w:rFonts w:ascii="Georgia" w:hAnsi="Georgia"/>
        </w:rPr>
        <w:t xml:space="preserve"> at Doi Suthep </w:t>
      </w:r>
      <w:proofErr w:type="spellStart"/>
      <w:r>
        <w:rPr>
          <w:rFonts w:ascii="Georgia" w:hAnsi="Georgia"/>
        </w:rPr>
        <w:t>Pui</w:t>
      </w:r>
      <w:proofErr w:type="spellEnd"/>
      <w:r>
        <w:rPr>
          <w:rFonts w:ascii="Georgia" w:hAnsi="Georgia"/>
        </w:rPr>
        <w:t xml:space="preserve"> National Park</w:t>
      </w:r>
      <w:ins w:id="26" w:author="Jack Plummer" w:date="2022-08-19T13:13:00Z">
        <w:r w:rsidR="00050CF1">
          <w:rPr>
            <w:rFonts w:ascii="Georgia" w:hAnsi="Georgia"/>
          </w:rPr>
          <w:t xml:space="preserve"> at </w:t>
        </w:r>
      </w:ins>
      <w:ins w:id="27" w:author="Jack Plummer" w:date="2022-08-19T13:14:00Z">
        <w:r w:rsidR="00050CF1">
          <w:rPr>
            <w:rFonts w:ascii="Georgia" w:hAnsi="Georgia"/>
          </w:rPr>
          <w:t xml:space="preserve">an altitude of </w:t>
        </w:r>
      </w:ins>
      <w:ins w:id="28" w:author="Jack Plummer" w:date="2022-08-19T13:13:00Z">
        <w:r w:rsidR="00050CF1">
          <w:rPr>
            <w:rFonts w:ascii="Georgia" w:hAnsi="Georgia"/>
          </w:rPr>
          <w:t>3,000</w:t>
        </w:r>
      </w:ins>
      <w:ins w:id="29" w:author="Jack Plummer" w:date="2022-08-19T13:14:00Z">
        <w:r w:rsidR="00050CF1">
          <w:rPr>
            <w:rFonts w:ascii="Georgia" w:hAnsi="Georgia"/>
          </w:rPr>
          <w:t xml:space="preserve"> ft</w:t>
        </w:r>
      </w:ins>
      <w:r>
        <w:rPr>
          <w:rFonts w:ascii="Georgia" w:hAnsi="Georgia"/>
        </w:rPr>
        <w:t>. Survey work is recommended to identify whether any further subpopulations occur in Thailand.</w:t>
      </w:r>
      <w:ins w:id="30" w:author="Jack Plummer" w:date="2022-08-19T13:03:00Z">
        <w:r w:rsidR="00892AFD">
          <w:rPr>
            <w:rFonts w:ascii="Georgia" w:hAnsi="Georgia"/>
          </w:rPr>
          <w:t xml:space="preserve"> </w:t>
        </w:r>
      </w:ins>
    </w:p>
    <w:p w14:paraId="2400816A" w14:textId="77777777" w:rsidR="00000000" w:rsidRDefault="00523931">
      <w:pPr>
        <w:pStyle w:val="Heading2"/>
        <w:divId w:val="804129077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lastRenderedPageBreak/>
        <w:t>Area of Occupancy (AOO)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1"/>
        <w:gridCol w:w="6089"/>
      </w:tblGrid>
      <w:tr w:rsidR="00000000" w14:paraId="0252550F" w14:textId="77777777">
        <w:trPr>
          <w:divId w:val="804129077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2718079" w14:textId="77777777" w:rsidR="00000000" w:rsidRDefault="0052393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Estimated area of occupancy (AOO) - in k</w:t>
            </w: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m2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75A67F1" w14:textId="77777777" w:rsidR="00000000" w:rsidRDefault="0052393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3C039A77" w14:textId="77777777">
        <w:trPr>
          <w:divId w:val="804129077"/>
          <w:tblCellSpacing w:w="15" w:type="dxa"/>
        </w:trPr>
        <w:tc>
          <w:tcPr>
            <w:tcW w:w="0" w:type="auto"/>
            <w:vAlign w:val="center"/>
            <w:hideMark/>
          </w:tcPr>
          <w:p w14:paraId="2B95BF06" w14:textId="77777777" w:rsidR="00000000" w:rsidRDefault="0052393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ACE00DB" w14:textId="77777777" w:rsidR="00000000" w:rsidRDefault="0052393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Estimated from a 2 x 2 km grid cell for herbarium specimen point data mapped using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GeoCAT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(Bachman et al. 2011). </w:t>
            </w:r>
          </w:p>
        </w:tc>
      </w:tr>
    </w:tbl>
    <w:p w14:paraId="714996F4" w14:textId="77777777" w:rsidR="00000000" w:rsidRDefault="00523931">
      <w:pPr>
        <w:pStyle w:val="Heading2"/>
        <w:divId w:val="804129077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Locations Information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7246"/>
      </w:tblGrid>
      <w:tr w:rsidR="00000000" w14:paraId="6F0E0572" w14:textId="77777777">
        <w:trPr>
          <w:divId w:val="804129077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F30F2AC" w14:textId="77777777" w:rsidR="00000000" w:rsidRDefault="0052393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Number of Locations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3DA76D9" w14:textId="77777777" w:rsidR="00000000" w:rsidRDefault="0052393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33EEC564" w14:textId="77777777">
        <w:trPr>
          <w:divId w:val="804129077"/>
          <w:tblCellSpacing w:w="15" w:type="dxa"/>
        </w:trPr>
        <w:tc>
          <w:tcPr>
            <w:tcW w:w="0" w:type="auto"/>
            <w:vAlign w:val="center"/>
            <w:hideMark/>
          </w:tcPr>
          <w:p w14:paraId="07F3E379" w14:textId="77777777" w:rsidR="00000000" w:rsidRDefault="0052393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6A5294" w14:textId="2019A754" w:rsidR="00000000" w:rsidRDefault="0052393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The species </w:t>
            </w:r>
            <w:del w:id="31" w:author="Jack Plummer" w:date="2022-08-19T13:04:00Z">
              <w:r w:rsidDel="00892AFD">
                <w:rPr>
                  <w:rFonts w:ascii="Georgia" w:eastAsia="Times New Roman" w:hAnsi="Georgia"/>
                  <w:sz w:val="18"/>
                  <w:szCs w:val="18"/>
                </w:rPr>
                <w:delText>have been record</w:delText>
              </w:r>
            </w:del>
            <w:ins w:id="32" w:author="Jack Plummer" w:date="2022-08-19T13:04:00Z">
              <w:r w:rsidR="00892AFD">
                <w:rPr>
                  <w:rFonts w:ascii="Georgia" w:eastAsia="Times New Roman" w:hAnsi="Georgia"/>
                  <w:sz w:val="18"/>
                  <w:szCs w:val="18"/>
                </w:rPr>
                <w:t>is only known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 from </w:t>
            </w:r>
            <w:del w:id="33" w:author="Jack Plummer" w:date="2022-08-19T13:04:00Z">
              <w:r w:rsidDel="00892AFD">
                <w:rPr>
                  <w:rFonts w:ascii="Georgia" w:eastAsia="Times New Roman" w:hAnsi="Georgia"/>
                  <w:sz w:val="18"/>
                  <w:szCs w:val="18"/>
                </w:rPr>
                <w:delText xml:space="preserve">only </w:delText>
              </w:r>
            </w:del>
            <w:ins w:id="34" w:author="Jack Plummer" w:date="2022-08-19T13:04:00Z">
              <w:r w:rsidR="00892AFD">
                <w:rPr>
                  <w:rFonts w:ascii="Georgia" w:eastAsia="Times New Roman" w:hAnsi="Georgia"/>
                  <w:sz w:val="18"/>
                  <w:szCs w:val="18"/>
                </w:rPr>
                <w:t>one</w:t>
              </w:r>
            </w:ins>
            <w:del w:id="35" w:author="Jack Plummer" w:date="2022-08-19T13:04:00Z">
              <w:r w:rsidDel="00892AFD">
                <w:rPr>
                  <w:rFonts w:ascii="Georgia" w:eastAsia="Times New Roman" w:hAnsi="Georgia"/>
                  <w:sz w:val="18"/>
                  <w:szCs w:val="18"/>
                </w:rPr>
                <w:delText>1</w:delText>
              </w:r>
            </w:del>
            <w:r>
              <w:rPr>
                <w:rFonts w:ascii="Georgia" w:eastAsia="Times New Roman" w:hAnsi="Georgia"/>
                <w:sz w:val="18"/>
                <w:szCs w:val="18"/>
              </w:rPr>
              <w:t xml:space="preserve"> specimen</w:t>
            </w:r>
            <w:ins w:id="36" w:author="Jack Plummer" w:date="2022-08-19T13:04:00Z">
              <w:r w:rsidR="00892AFD">
                <w:rPr>
                  <w:rFonts w:ascii="Georgia" w:eastAsia="Times New Roman" w:hAnsi="Georgia"/>
                  <w:sz w:val="18"/>
                  <w:szCs w:val="18"/>
                </w:rPr>
                <w:t xml:space="preserve"> collected from</w:t>
              </w:r>
            </w:ins>
            <w:del w:id="37" w:author="Jack Plummer" w:date="2022-08-19T13:04:00Z">
              <w:r w:rsidDel="00892AFD">
                <w:rPr>
                  <w:rFonts w:ascii="Georgia" w:eastAsia="Times New Roman" w:hAnsi="Georgia"/>
                  <w:sz w:val="18"/>
                  <w:szCs w:val="18"/>
                </w:rPr>
                <w:delText>s</w:delText>
              </w:r>
              <w:r w:rsidDel="00892AFD">
                <w:rPr>
                  <w:rFonts w:ascii="Georgia" w:eastAsia="Times New Roman" w:hAnsi="Georgia"/>
                  <w:sz w:val="18"/>
                  <w:szCs w:val="18"/>
                </w:rPr>
                <w:delText xml:space="preserve"> at</w:delText>
              </w:r>
            </w:del>
            <w:r>
              <w:rPr>
                <w:rFonts w:ascii="Georgia" w:eastAsia="Times New Roman" w:hAnsi="Georgia"/>
                <w:sz w:val="18"/>
                <w:szCs w:val="18"/>
              </w:rPr>
              <w:t xml:space="preserve"> Doi Suthep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Pui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National Park.</w:t>
            </w:r>
          </w:p>
        </w:tc>
      </w:tr>
    </w:tbl>
    <w:p w14:paraId="6A176E0F" w14:textId="77777777" w:rsidR="00000000" w:rsidRDefault="00523931">
      <w:pPr>
        <w:pStyle w:val="Heading2"/>
        <w:divId w:val="804129077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Very restricted AOO or number of locations (triggers VU D2)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1"/>
        <w:gridCol w:w="5629"/>
      </w:tblGrid>
      <w:tr w:rsidR="00490F1E" w14:paraId="6D19AA18" w14:textId="77777777">
        <w:trPr>
          <w:divId w:val="804129077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FE62266" w14:textId="77777777" w:rsidR="00000000" w:rsidRDefault="0052393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Very restricted in area of occupancy (AOO) and/or # of locations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AC25A93" w14:textId="77777777" w:rsidR="00000000" w:rsidRDefault="0052393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490F1E" w14:paraId="24BDF987" w14:textId="77777777">
        <w:trPr>
          <w:divId w:val="804129077"/>
          <w:tblCellSpacing w:w="15" w:type="dxa"/>
        </w:trPr>
        <w:tc>
          <w:tcPr>
            <w:tcW w:w="0" w:type="auto"/>
            <w:vAlign w:val="center"/>
            <w:hideMark/>
          </w:tcPr>
          <w:p w14:paraId="0C9F3BC1" w14:textId="77777777" w:rsidR="00000000" w:rsidRDefault="0052393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3C41748" w14:textId="3BAEEE56" w:rsidR="00000000" w:rsidRDefault="0052393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The species </w:t>
            </w:r>
            <w:del w:id="38" w:author="Jack Plummer" w:date="2022-08-19T13:06:00Z">
              <w:r w:rsidDel="00490F1E">
                <w:rPr>
                  <w:rFonts w:ascii="Georgia" w:eastAsia="Times New Roman" w:hAnsi="Georgia"/>
                  <w:sz w:val="18"/>
                  <w:szCs w:val="18"/>
                </w:rPr>
                <w:delText>have been recor</w:delText>
              </w:r>
              <w:r w:rsidDel="00490F1E">
                <w:rPr>
                  <w:rFonts w:ascii="Georgia" w:eastAsia="Times New Roman" w:hAnsi="Georgia"/>
                  <w:sz w:val="18"/>
                  <w:szCs w:val="18"/>
                </w:rPr>
                <w:delText>d from only 1 specimens</w:delText>
              </w:r>
            </w:del>
            <w:ins w:id="39" w:author="Jack Plummer" w:date="2022-08-19T13:06:00Z">
              <w:r w:rsidR="00490F1E">
                <w:rPr>
                  <w:rFonts w:ascii="Georgia" w:eastAsia="Times New Roman" w:hAnsi="Georgia"/>
                  <w:sz w:val="18"/>
                  <w:szCs w:val="18"/>
                </w:rPr>
                <w:t>is only known from one specimen collected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 </w:t>
            </w:r>
            <w:del w:id="40" w:author="Jack Plummer" w:date="2022-08-19T13:06:00Z">
              <w:r w:rsidDel="00490F1E">
                <w:rPr>
                  <w:rFonts w:ascii="Georgia" w:eastAsia="Times New Roman" w:hAnsi="Georgia"/>
                  <w:sz w:val="18"/>
                  <w:szCs w:val="18"/>
                </w:rPr>
                <w:delText>a</w:delText>
              </w:r>
              <w:r w:rsidDel="00490F1E">
                <w:rPr>
                  <w:rFonts w:ascii="Georgia" w:eastAsia="Times New Roman" w:hAnsi="Georgia"/>
                  <w:sz w:val="18"/>
                  <w:szCs w:val="18"/>
                </w:rPr>
                <w:delText>t</w:delText>
              </w:r>
            </w:del>
            <w:ins w:id="41" w:author="Jack Plummer" w:date="2022-08-19T13:13:00Z">
              <w:r w:rsidR="00050CF1">
                <w:rPr>
                  <w:rFonts w:ascii="Georgia" w:eastAsia="Times New Roman" w:hAnsi="Georgia"/>
                  <w:sz w:val="18"/>
                  <w:szCs w:val="18"/>
                </w:rPr>
                <w:t>from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 Doi Suthep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Pui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National Park.</w:t>
            </w:r>
          </w:p>
        </w:tc>
      </w:tr>
    </w:tbl>
    <w:p w14:paraId="271A77C0" w14:textId="77777777" w:rsidR="00000000" w:rsidRDefault="00523931">
      <w:pPr>
        <w:pStyle w:val="Heading2"/>
        <w:divId w:val="804129077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Elevation / Depth / Depth Zones</w:t>
      </w:r>
    </w:p>
    <w:p w14:paraId="3D70D412" w14:textId="0BEECC37" w:rsidR="00000000" w:rsidRDefault="00523931">
      <w:pPr>
        <w:pStyle w:val="NormalWeb"/>
        <w:divId w:val="804129077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Elevation Lower Limit (in metres above sea level): </w:t>
      </w:r>
      <w:ins w:id="42" w:author="Jack Plummer" w:date="2022-08-19T13:13:00Z">
        <w:r w:rsidR="00050CF1">
          <w:rPr>
            <w:rFonts w:ascii="Georgia" w:hAnsi="Georgia"/>
          </w:rPr>
          <w:t>914</w:t>
        </w:r>
      </w:ins>
      <w:del w:id="43" w:author="Jack Plummer" w:date="2022-08-19T13:13:00Z">
        <w:r w:rsidDel="00050CF1">
          <w:rPr>
            <w:rFonts w:ascii="Georgia" w:hAnsi="Georgia"/>
          </w:rPr>
          <w:delText>0</w:delText>
        </w:r>
      </w:del>
    </w:p>
    <w:p w14:paraId="2C848FC8" w14:textId="1BC59CF9" w:rsidR="00000000" w:rsidRDefault="00523931">
      <w:pPr>
        <w:pStyle w:val="NormalWeb"/>
        <w:divId w:val="804129077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Elevation Upper Limit (in metres above sea level): </w:t>
      </w:r>
      <w:del w:id="44" w:author="Jack Plummer" w:date="2022-08-19T13:13:00Z">
        <w:r w:rsidDel="00050CF1">
          <w:rPr>
            <w:rFonts w:ascii="Georgia" w:hAnsi="Georgia"/>
          </w:rPr>
          <w:delText>900</w:delText>
        </w:r>
      </w:del>
      <w:ins w:id="45" w:author="Jack Plummer" w:date="2022-08-19T13:13:00Z">
        <w:r w:rsidR="00050CF1">
          <w:rPr>
            <w:rFonts w:ascii="Georgia" w:hAnsi="Georgia"/>
          </w:rPr>
          <w:t>9</w:t>
        </w:r>
        <w:r w:rsidR="00050CF1">
          <w:rPr>
            <w:rFonts w:ascii="Georgia" w:hAnsi="Georgia"/>
          </w:rPr>
          <w:t>14</w:t>
        </w:r>
      </w:ins>
    </w:p>
    <w:p w14:paraId="748CABF1" w14:textId="77777777" w:rsidR="00000000" w:rsidRDefault="00523931">
      <w:pPr>
        <w:pStyle w:val="Heading2"/>
        <w:divId w:val="804129077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Map Status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1142"/>
        <w:gridCol w:w="1735"/>
        <w:gridCol w:w="986"/>
        <w:gridCol w:w="1004"/>
        <w:gridCol w:w="1228"/>
        <w:gridCol w:w="1147"/>
        <w:gridCol w:w="1091"/>
      </w:tblGrid>
      <w:tr w:rsidR="00000000" w14:paraId="1CBC51DE" w14:textId="77777777">
        <w:trPr>
          <w:divId w:val="804129077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3AD36E8" w14:textId="77777777" w:rsidR="00000000" w:rsidRDefault="0052393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Map Status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72053F3" w14:textId="77777777" w:rsidR="00000000" w:rsidRDefault="0052393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Use map from previous assessment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E4159CE" w14:textId="77777777" w:rsidR="00000000" w:rsidRDefault="0052393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How the map was created, including data sources/methods used: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C1F2D71" w14:textId="77777777" w:rsidR="00000000" w:rsidRDefault="0052393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Please state reason for map not available: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31F40C3" w14:textId="77777777" w:rsidR="00000000" w:rsidRDefault="0052393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Data Sensitive?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1044438" w14:textId="77777777" w:rsidR="00000000" w:rsidRDefault="0052393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BB9E7D8" w14:textId="77777777" w:rsidR="00000000" w:rsidRDefault="0052393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Geographic range this applies to: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6001899" w14:textId="77777777" w:rsidR="00000000" w:rsidRDefault="0052393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Date restriction imposed:</w:t>
            </w:r>
          </w:p>
        </w:tc>
      </w:tr>
      <w:tr w:rsidR="00000000" w14:paraId="0CD01BB9" w14:textId="77777777">
        <w:trPr>
          <w:divId w:val="804129077"/>
          <w:tblCellSpacing w:w="15" w:type="dxa"/>
        </w:trPr>
        <w:tc>
          <w:tcPr>
            <w:tcW w:w="0" w:type="auto"/>
            <w:vAlign w:val="center"/>
            <w:hideMark/>
          </w:tcPr>
          <w:p w14:paraId="7F9D7288" w14:textId="77777777" w:rsidR="00000000" w:rsidRDefault="0052393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563FD726" w14:textId="77777777" w:rsidR="00000000" w:rsidRDefault="0052393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A2D9D80" w14:textId="77777777" w:rsidR="00000000" w:rsidRDefault="0052393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Map created in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GeoCA</w:t>
            </w:r>
            <w:r>
              <w:rPr>
                <w:rFonts w:ascii="Georgia" w:eastAsia="Times New Roman" w:hAnsi="Georgia"/>
                <w:sz w:val="18"/>
                <w:szCs w:val="18"/>
              </w:rPr>
              <w:t>T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(Bachman et al. 2011) using point data from georeferenced herbarium specimen records.</w:t>
            </w:r>
          </w:p>
        </w:tc>
        <w:tc>
          <w:tcPr>
            <w:tcW w:w="0" w:type="auto"/>
            <w:vAlign w:val="center"/>
            <w:hideMark/>
          </w:tcPr>
          <w:p w14:paraId="73002963" w14:textId="77777777" w:rsidR="00000000" w:rsidRDefault="0052393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840BEC3" w14:textId="77777777" w:rsidR="00000000" w:rsidRDefault="0052393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6E32C2A" w14:textId="77777777" w:rsidR="00000000" w:rsidRDefault="0052393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421FB43" w14:textId="77777777" w:rsidR="00000000" w:rsidRDefault="0052393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6B0EF10" w14:textId="77777777" w:rsidR="00000000" w:rsidRDefault="0052393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26C432B1" w14:textId="77777777" w:rsidR="00000000" w:rsidRDefault="00523931">
      <w:pPr>
        <w:pStyle w:val="Heading2"/>
        <w:divId w:val="804129077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Biogeographic Realms</w:t>
      </w:r>
    </w:p>
    <w:p w14:paraId="4FD989C4" w14:textId="77777777" w:rsidR="00000000" w:rsidRDefault="00523931">
      <w:pPr>
        <w:pStyle w:val="NormalWeb"/>
        <w:divId w:val="804129077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Biogeographic Realm: </w:t>
      </w:r>
      <w:proofErr w:type="spellStart"/>
      <w:r>
        <w:rPr>
          <w:rFonts w:ascii="Georgia" w:hAnsi="Georgia"/>
        </w:rPr>
        <w:t>Indomalayan</w:t>
      </w:r>
      <w:proofErr w:type="spellEnd"/>
    </w:p>
    <w:p w14:paraId="6786F965" w14:textId="77777777" w:rsidR="00000000" w:rsidRDefault="00523931">
      <w:pPr>
        <w:pStyle w:val="Heading1"/>
        <w:divId w:val="2015107593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Occurrence</w:t>
      </w:r>
    </w:p>
    <w:p w14:paraId="401A85B0" w14:textId="77777777" w:rsidR="00000000" w:rsidRDefault="00523931">
      <w:pPr>
        <w:pStyle w:val="Heading2"/>
        <w:divId w:val="2015107593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lastRenderedPageBreak/>
        <w:t>Countries of Occurrence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901"/>
        <w:gridCol w:w="657"/>
        <w:gridCol w:w="1430"/>
        <w:gridCol w:w="1154"/>
      </w:tblGrid>
      <w:tr w:rsidR="00000000" w14:paraId="0962F1F8" w14:textId="77777777">
        <w:trPr>
          <w:divId w:val="2015107593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4877D4A" w14:textId="77777777" w:rsidR="00000000" w:rsidRDefault="0052393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Country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CDE5D3E" w14:textId="77777777" w:rsidR="00000000" w:rsidRDefault="0052393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Presence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9ABF9CD" w14:textId="77777777" w:rsidR="00000000" w:rsidRDefault="0052393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Origin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59B0510" w14:textId="77777777" w:rsidR="00000000" w:rsidRDefault="0052393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Formerly Bred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71E1D9D" w14:textId="77777777" w:rsidR="00000000" w:rsidRDefault="0052393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Seasonality</w:t>
            </w:r>
          </w:p>
        </w:tc>
      </w:tr>
      <w:tr w:rsidR="00000000" w14:paraId="62A5CFAC" w14:textId="77777777">
        <w:trPr>
          <w:divId w:val="2015107593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3E97A15" w14:textId="77777777" w:rsidR="00000000" w:rsidRDefault="0052393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Thailand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EFD39F1" w14:textId="77777777" w:rsidR="00000000" w:rsidRDefault="0052393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3A4A2DF" w14:textId="77777777" w:rsidR="00000000" w:rsidRDefault="0052393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E093A6D" w14:textId="77777777" w:rsidR="00000000" w:rsidRDefault="0052393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313335A" w14:textId="77777777" w:rsidR="00000000" w:rsidRDefault="0052393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</w:tbl>
    <w:p w14:paraId="0E1CDA5F" w14:textId="77777777" w:rsidR="00000000" w:rsidRDefault="00523931">
      <w:pPr>
        <w:pStyle w:val="Heading1"/>
        <w:divId w:val="1735810895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Population</w:t>
      </w:r>
    </w:p>
    <w:p w14:paraId="03F21CAC" w14:textId="0473D5BC" w:rsidR="00000000" w:rsidRDefault="00523931">
      <w:pPr>
        <w:pStyle w:val="NormalWeb"/>
        <w:divId w:val="1735810895"/>
        <w:rPr>
          <w:rFonts w:ascii="Georgia" w:hAnsi="Georgia"/>
        </w:rPr>
      </w:pPr>
      <w:r>
        <w:rPr>
          <w:rFonts w:ascii="Georgia" w:hAnsi="Georgia"/>
        </w:rPr>
        <w:t>The species is known only from the type specimen</w:t>
      </w:r>
      <w:ins w:id="46" w:author="Jack Plummer" w:date="2022-08-19T13:04:00Z">
        <w:r w:rsidR="00490F1E">
          <w:rPr>
            <w:rFonts w:ascii="Georgia" w:hAnsi="Georgia"/>
          </w:rPr>
          <w:t>, collected from</w:t>
        </w:r>
      </w:ins>
      <w:del w:id="47" w:author="Jack Plummer" w:date="2022-08-19T13:04:00Z">
        <w:r w:rsidDel="00490F1E">
          <w:rPr>
            <w:rFonts w:ascii="Georgia" w:hAnsi="Georgia"/>
          </w:rPr>
          <w:delText>s</w:delText>
        </w:r>
        <w:r w:rsidDel="00490F1E">
          <w:rPr>
            <w:rFonts w:ascii="Georgia" w:hAnsi="Georgia"/>
          </w:rPr>
          <w:delText xml:space="preserve"> on</w:delText>
        </w:r>
      </w:del>
      <w:r>
        <w:rPr>
          <w:rFonts w:ascii="Georgia" w:hAnsi="Georgia"/>
        </w:rPr>
        <w:t xml:space="preserve"> Doi Suthep </w:t>
      </w:r>
      <w:proofErr w:type="spellStart"/>
      <w:r>
        <w:rPr>
          <w:rFonts w:ascii="Georgia" w:hAnsi="Georgia"/>
        </w:rPr>
        <w:t>Pui</w:t>
      </w:r>
      <w:proofErr w:type="spellEnd"/>
      <w:r>
        <w:rPr>
          <w:rFonts w:ascii="Georgia" w:hAnsi="Georgia"/>
        </w:rPr>
        <w:t xml:space="preserve"> National Park in </w:t>
      </w:r>
      <w:del w:id="48" w:author="Jack Plummer" w:date="2022-08-19T13:04:00Z">
        <w:r w:rsidDel="00490F1E">
          <w:rPr>
            <w:rFonts w:ascii="Georgia" w:hAnsi="Georgia"/>
          </w:rPr>
          <w:delText xml:space="preserve">year </w:delText>
        </w:r>
      </w:del>
      <w:r>
        <w:rPr>
          <w:rFonts w:ascii="Georgia" w:hAnsi="Georgia"/>
        </w:rPr>
        <w:t xml:space="preserve">1909. Based on habitat loss at </w:t>
      </w:r>
      <w:del w:id="49" w:author="Jack Plummer" w:date="2022-08-19T13:04:00Z">
        <w:r w:rsidDel="00490F1E">
          <w:rPr>
            <w:rFonts w:ascii="Georgia" w:hAnsi="Georgia"/>
          </w:rPr>
          <w:delText>known sites</w:delText>
        </w:r>
      </w:del>
      <w:ins w:id="50" w:author="Jack Plummer" w:date="2022-08-19T13:04:00Z">
        <w:r w:rsidR="00490F1E">
          <w:rPr>
            <w:rFonts w:ascii="Georgia" w:hAnsi="Georgia"/>
          </w:rPr>
          <w:t>the type collection site</w:t>
        </w:r>
      </w:ins>
      <w:r>
        <w:rPr>
          <w:rFonts w:ascii="Georgia" w:hAnsi="Georgia"/>
        </w:rPr>
        <w:t>, the population trend is suspected to be decreasing. No information is available aroun</w:t>
      </w:r>
      <w:r>
        <w:rPr>
          <w:rFonts w:ascii="Georgia" w:hAnsi="Georgia"/>
        </w:rPr>
        <w:t>d the size and status of specific subpopulations and the current population trend is unknown. Further research into population status and trends is required to confirmed whether a decline is apparent and ongoing.</w:t>
      </w:r>
    </w:p>
    <w:p w14:paraId="7A42A1C3" w14:textId="77777777" w:rsidR="00000000" w:rsidRDefault="00523931">
      <w:pPr>
        <w:pStyle w:val="Heading2"/>
        <w:divId w:val="1735810895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Population Information</w:t>
      </w:r>
    </w:p>
    <w:p w14:paraId="6944A747" w14:textId="77777777" w:rsidR="00000000" w:rsidRDefault="00523931">
      <w:pPr>
        <w:pStyle w:val="NormalWeb"/>
        <w:divId w:val="1735810895"/>
        <w:rPr>
          <w:rFonts w:ascii="Georgia" w:hAnsi="Georgia"/>
        </w:rPr>
      </w:pPr>
      <w:r>
        <w:rPr>
          <w:rStyle w:val="datalabel1"/>
          <w:rFonts w:ascii="Georgia" w:hAnsi="Georgia"/>
        </w:rPr>
        <w:t>Current Population T</w:t>
      </w:r>
      <w:r>
        <w:rPr>
          <w:rStyle w:val="datalabel1"/>
          <w:rFonts w:ascii="Georgia" w:hAnsi="Georgia"/>
        </w:rPr>
        <w:t>rend:</w:t>
      </w:r>
      <w:commentRangeStart w:id="51"/>
      <w:r>
        <w:rPr>
          <w:rStyle w:val="datalabel1"/>
          <w:rFonts w:ascii="Georgia" w:hAnsi="Georgia"/>
        </w:rPr>
        <w:t xml:space="preserve"> </w:t>
      </w:r>
      <w:r>
        <w:rPr>
          <w:rFonts w:ascii="Georgia" w:hAnsi="Georgia"/>
        </w:rPr>
        <w:t>Decreasing</w:t>
      </w:r>
      <w:commentRangeEnd w:id="51"/>
      <w:r w:rsidR="00490F1E">
        <w:rPr>
          <w:rStyle w:val="CommentReference"/>
        </w:rPr>
        <w:commentReference w:id="51"/>
      </w:r>
    </w:p>
    <w:p w14:paraId="09D24F4C" w14:textId="77777777" w:rsidR="00000000" w:rsidRDefault="00523931">
      <w:pPr>
        <w:pStyle w:val="NormalWeb"/>
        <w:divId w:val="1735810895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Number of mature individuals (=population size): </w:t>
      </w:r>
      <w:commentRangeStart w:id="52"/>
      <w:r>
        <w:rPr>
          <w:rFonts w:ascii="Georgia" w:hAnsi="Georgia"/>
        </w:rPr>
        <w:t>1</w:t>
      </w:r>
      <w:commentRangeEnd w:id="52"/>
      <w:r w:rsidR="00490F1E">
        <w:rPr>
          <w:rStyle w:val="CommentReference"/>
        </w:rPr>
        <w:commentReference w:id="52"/>
      </w:r>
    </w:p>
    <w:p w14:paraId="6438DDCA" w14:textId="77777777" w:rsidR="00000000" w:rsidRDefault="00523931">
      <w:pPr>
        <w:pStyle w:val="Heading1"/>
        <w:divId w:val="2111970342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Habitats and Ecology</w:t>
      </w:r>
    </w:p>
    <w:p w14:paraId="74A17DA6" w14:textId="5A4894C7" w:rsidR="00000000" w:rsidRDefault="00523931">
      <w:pPr>
        <w:pStyle w:val="NormalWeb"/>
        <w:divId w:val="2111970342"/>
        <w:rPr>
          <w:rFonts w:ascii="Georgia" w:hAnsi="Georgia"/>
        </w:rPr>
      </w:pPr>
      <w:r>
        <w:rPr>
          <w:rFonts w:ascii="Georgia" w:hAnsi="Georgia"/>
        </w:rPr>
        <w:t>The species is known only from the type specimen</w:t>
      </w:r>
      <w:del w:id="53" w:author="Jack Plummer" w:date="2022-08-19T13:08:00Z">
        <w:r w:rsidDel="00490F1E">
          <w:rPr>
            <w:rFonts w:ascii="Georgia" w:hAnsi="Georgia"/>
          </w:rPr>
          <w:delText>s</w:delText>
        </w:r>
      </w:del>
      <w:ins w:id="54" w:author="Jack Plummer" w:date="2022-08-19T13:08:00Z">
        <w:r w:rsidR="00490F1E">
          <w:rPr>
            <w:rFonts w:ascii="Georgia" w:hAnsi="Georgia"/>
          </w:rPr>
          <w:t>, collected from</w:t>
        </w:r>
      </w:ins>
      <w:del w:id="55" w:author="Jack Plummer" w:date="2022-08-19T13:08:00Z">
        <w:r w:rsidDel="00490F1E">
          <w:rPr>
            <w:rFonts w:ascii="Georgia" w:hAnsi="Georgia"/>
          </w:rPr>
          <w:delText xml:space="preserve"> on</w:delText>
        </w:r>
      </w:del>
      <w:r>
        <w:rPr>
          <w:rFonts w:ascii="Georgia" w:hAnsi="Georgia"/>
        </w:rPr>
        <w:t xml:space="preserve"> Doi Suthep </w:t>
      </w:r>
      <w:proofErr w:type="spellStart"/>
      <w:r>
        <w:rPr>
          <w:rFonts w:ascii="Georgia" w:hAnsi="Georgia"/>
        </w:rPr>
        <w:t>Pui</w:t>
      </w:r>
      <w:proofErr w:type="spellEnd"/>
      <w:r>
        <w:rPr>
          <w:rFonts w:ascii="Georgia" w:hAnsi="Georgia"/>
        </w:rPr>
        <w:t xml:space="preserve"> National Park at 3000 </w:t>
      </w:r>
      <w:commentRangeStart w:id="56"/>
      <w:r>
        <w:rPr>
          <w:rFonts w:ascii="Georgia" w:hAnsi="Georgia"/>
        </w:rPr>
        <w:t>ft</w:t>
      </w:r>
      <w:commentRangeEnd w:id="56"/>
      <w:r w:rsidR="00050CF1">
        <w:rPr>
          <w:rStyle w:val="CommentReference"/>
        </w:rPr>
        <w:commentReference w:id="56"/>
      </w:r>
      <w:r>
        <w:rPr>
          <w:rFonts w:ascii="Georgia" w:hAnsi="Georgia"/>
        </w:rPr>
        <w:t>.</w:t>
      </w:r>
      <w:ins w:id="57" w:author="Jack Plummer" w:date="2022-08-19T13:14:00Z">
        <w:r w:rsidR="00050CF1">
          <w:rPr>
            <w:rFonts w:ascii="Georgia" w:hAnsi="Georgia"/>
          </w:rPr>
          <w:t xml:space="preserve"> </w:t>
        </w:r>
      </w:ins>
    </w:p>
    <w:p w14:paraId="725E3F64" w14:textId="77777777" w:rsidR="00000000" w:rsidRDefault="00523931">
      <w:pPr>
        <w:pStyle w:val="Heading2"/>
        <w:divId w:val="211197034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IUCN Habitats Classification Scheme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3"/>
        <w:gridCol w:w="718"/>
        <w:gridCol w:w="1020"/>
        <w:gridCol w:w="1888"/>
      </w:tblGrid>
      <w:tr w:rsidR="00000000" w14:paraId="4A6241EE" w14:textId="77777777">
        <w:trPr>
          <w:divId w:val="2111970342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4B2C35C" w14:textId="77777777" w:rsidR="00000000" w:rsidRDefault="0052393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Habitat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8FD66C7" w14:textId="77777777" w:rsidR="00000000" w:rsidRDefault="0052393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Season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C5CCFA3" w14:textId="77777777" w:rsidR="00000000" w:rsidRDefault="0052393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Suitability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F96770E" w14:textId="77777777" w:rsidR="00000000" w:rsidRDefault="0052393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Major Importance?</w:t>
            </w:r>
          </w:p>
        </w:tc>
      </w:tr>
      <w:tr w:rsidR="00000000" w14:paraId="47F9FC2C" w14:textId="77777777">
        <w:trPr>
          <w:divId w:val="2111970342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6882C64" w14:textId="77777777" w:rsidR="00000000" w:rsidRDefault="0052393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1.5. Forest -&gt; Forest - Subtropical/Tropical Dry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11BC582" w14:textId="77777777" w:rsidR="00000000" w:rsidRDefault="0052393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174C326" w14:textId="77777777" w:rsidR="00000000" w:rsidRDefault="0052393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Suitable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76F681D" w14:textId="77777777" w:rsidR="00000000" w:rsidRDefault="0052393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5C4C0371" w14:textId="77777777" w:rsidR="00000000" w:rsidRDefault="00523931">
      <w:pPr>
        <w:pStyle w:val="Heading2"/>
        <w:divId w:val="211197034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Continuing Decline in Habitat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5"/>
        <w:gridCol w:w="894"/>
        <w:gridCol w:w="4941"/>
      </w:tblGrid>
      <w:tr w:rsidR="00000000" w14:paraId="6A7D85A2" w14:textId="77777777">
        <w:trPr>
          <w:divId w:val="2111970342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B2CEF9F" w14:textId="77777777" w:rsidR="00000000" w:rsidRDefault="0052393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Continuing decline in area, extent and/or quality of habitat?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5F1A458" w14:textId="77777777" w:rsidR="00000000" w:rsidRDefault="0052393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Qualifier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23A87EF" w14:textId="77777777" w:rsidR="00000000" w:rsidRDefault="0052393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0691C10A" w14:textId="77777777">
        <w:trPr>
          <w:divId w:val="2111970342"/>
          <w:tblCellSpacing w:w="15" w:type="dxa"/>
        </w:trPr>
        <w:tc>
          <w:tcPr>
            <w:tcW w:w="0" w:type="auto"/>
            <w:vAlign w:val="center"/>
            <w:hideMark/>
          </w:tcPr>
          <w:p w14:paraId="6C7C7F53" w14:textId="77777777" w:rsidR="00000000" w:rsidRDefault="0052393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F2D8D6F" w14:textId="77777777" w:rsidR="00000000" w:rsidRDefault="0052393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Inferred</w:t>
            </w:r>
          </w:p>
        </w:tc>
        <w:tc>
          <w:tcPr>
            <w:tcW w:w="0" w:type="auto"/>
            <w:vAlign w:val="center"/>
            <w:hideMark/>
          </w:tcPr>
          <w:p w14:paraId="1197C5F3" w14:textId="51105249" w:rsidR="00000000" w:rsidRDefault="0052393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commentRangeStart w:id="58"/>
            <w:r>
              <w:rPr>
                <w:rFonts w:ascii="Georgia" w:eastAsia="Times New Roman" w:hAnsi="Georgia"/>
                <w:sz w:val="18"/>
                <w:szCs w:val="18"/>
              </w:rPr>
              <w:t>From 2001 to 2021, Chiang Mai lost 109kha of tree cover, equivalent to a 6.8% decrease in tree cover since 2000</w:t>
            </w:r>
            <w:ins w:id="59" w:author="Jack Plummer" w:date="2022-08-19T13:16:00Z">
              <w:r>
                <w:rPr>
                  <w:rFonts w:ascii="Georgia" w:eastAsia="Times New Roman" w:hAnsi="Georgia"/>
                  <w:sz w:val="18"/>
                  <w:szCs w:val="18"/>
                </w:rPr>
                <w:t>.</w:t>
              </w:r>
            </w:ins>
            <w:commentRangeEnd w:id="58"/>
            <w:ins w:id="60" w:author="Jack Plummer" w:date="2022-08-19T13:17:00Z">
              <w:r>
                <w:rPr>
                  <w:rStyle w:val="CommentReference"/>
                </w:rPr>
                <w:commentReference w:id="58"/>
              </w:r>
            </w:ins>
            <w:del w:id="61" w:author="Jack Plummer" w:date="2022-08-19T13:16:00Z">
              <w:r w:rsidDel="00523931">
                <w:rPr>
                  <w:rFonts w:ascii="Georgia" w:eastAsia="Times New Roman" w:hAnsi="Georgia"/>
                  <w:sz w:val="18"/>
                  <w:szCs w:val="18"/>
                </w:rPr>
                <w:delText xml:space="preserve"> </w:delText>
              </w:r>
            </w:del>
          </w:p>
        </w:tc>
      </w:tr>
    </w:tbl>
    <w:p w14:paraId="20A7543B" w14:textId="77777777" w:rsidR="00000000" w:rsidRDefault="00523931">
      <w:pPr>
        <w:pStyle w:val="Heading2"/>
        <w:divId w:val="211197034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Systems</w:t>
      </w:r>
    </w:p>
    <w:p w14:paraId="4E572CBB" w14:textId="77777777" w:rsidR="00000000" w:rsidRDefault="00523931">
      <w:pPr>
        <w:pStyle w:val="NormalWeb"/>
        <w:divId w:val="2111970342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System: </w:t>
      </w:r>
      <w:r>
        <w:rPr>
          <w:rFonts w:ascii="Georgia" w:hAnsi="Georgia"/>
        </w:rPr>
        <w:t>Terrestrial</w:t>
      </w:r>
    </w:p>
    <w:p w14:paraId="015BDED9" w14:textId="77777777" w:rsidR="00000000" w:rsidRDefault="00523931">
      <w:pPr>
        <w:pStyle w:val="Heading2"/>
        <w:divId w:val="211197034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Plant Specific</w:t>
      </w:r>
    </w:p>
    <w:p w14:paraId="3C80E74D" w14:textId="77777777" w:rsidR="00000000" w:rsidRDefault="00523931">
      <w:pPr>
        <w:pStyle w:val="NormalWeb"/>
        <w:divId w:val="2111970342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Wild relative of a crop? </w:t>
      </w:r>
      <w:r>
        <w:rPr>
          <w:rFonts w:ascii="Georgia" w:hAnsi="Georgia"/>
        </w:rPr>
        <w:t>No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</w:tblGrid>
      <w:tr w:rsidR="00000000" w14:paraId="14161A3F" w14:textId="77777777">
        <w:trPr>
          <w:divId w:val="2111970342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8363EDB" w14:textId="77777777" w:rsidR="00000000" w:rsidRDefault="0052393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Plant Growth Forms</w:t>
            </w:r>
          </w:p>
        </w:tc>
      </w:tr>
      <w:tr w:rsidR="00000000" w14:paraId="3BD5D3BF" w14:textId="77777777">
        <w:trPr>
          <w:divId w:val="2111970342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EF9AFB1" w14:textId="77777777" w:rsidR="00000000" w:rsidRDefault="0052393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Shrub - large</w:t>
            </w:r>
          </w:p>
        </w:tc>
      </w:tr>
    </w:tbl>
    <w:p w14:paraId="152913F1" w14:textId="77777777" w:rsidR="00000000" w:rsidRDefault="00523931">
      <w:pPr>
        <w:pStyle w:val="Heading1"/>
        <w:divId w:val="1572082047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lastRenderedPageBreak/>
        <w:t>Use and Trade</w:t>
      </w:r>
    </w:p>
    <w:p w14:paraId="63EEB7F3" w14:textId="77777777" w:rsidR="00000000" w:rsidRDefault="00523931">
      <w:pPr>
        <w:pStyle w:val="Heading2"/>
        <w:divId w:val="1572082047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 xml:space="preserve">General Use and Trade </w:t>
      </w:r>
      <w:r>
        <w:rPr>
          <w:rFonts w:ascii="Georgia" w:eastAsia="Times New Roman" w:hAnsi="Georgia"/>
          <w:sz w:val="27"/>
          <w:szCs w:val="27"/>
        </w:rPr>
        <w:t>Information</w:t>
      </w:r>
    </w:p>
    <w:p w14:paraId="5813D658" w14:textId="77777777" w:rsidR="00000000" w:rsidRDefault="00523931">
      <w:pPr>
        <w:pStyle w:val="NormalWeb"/>
        <w:divId w:val="1572082047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No use/trade information for this species: </w:t>
      </w:r>
      <w:r>
        <w:rPr>
          <w:rFonts w:ascii="Georgia" w:hAnsi="Georgia"/>
        </w:rPr>
        <w:t>true</w:t>
      </w:r>
    </w:p>
    <w:p w14:paraId="0C12CB7C" w14:textId="77777777" w:rsidR="00000000" w:rsidRDefault="00523931">
      <w:pPr>
        <w:pStyle w:val="NormalWeb"/>
        <w:divId w:val="1572082047"/>
        <w:rPr>
          <w:rFonts w:ascii="Georgia" w:hAnsi="Georgia"/>
        </w:rPr>
      </w:pPr>
      <w:r>
        <w:rPr>
          <w:rFonts w:ascii="Georgia" w:hAnsi="Georgia"/>
        </w:rPr>
        <w:t xml:space="preserve">No information is available for this species. </w:t>
      </w:r>
    </w:p>
    <w:p w14:paraId="4814FB89" w14:textId="77777777" w:rsidR="00000000" w:rsidRDefault="00523931">
      <w:pPr>
        <w:pStyle w:val="Heading1"/>
        <w:divId w:val="1367214277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Threats</w:t>
      </w:r>
    </w:p>
    <w:p w14:paraId="6802860B" w14:textId="5DFE7B50" w:rsidR="00000000" w:rsidRDefault="00523931">
      <w:pPr>
        <w:pStyle w:val="NormalWeb"/>
        <w:divId w:val="1367214277"/>
        <w:rPr>
          <w:rFonts w:ascii="Georgia" w:hAnsi="Georgia"/>
        </w:rPr>
      </w:pPr>
      <w:r>
        <w:rPr>
          <w:rFonts w:ascii="Georgia" w:hAnsi="Georgia"/>
        </w:rPr>
        <w:t xml:space="preserve">The species </w:t>
      </w:r>
      <w:del w:id="62" w:author="Jack Plummer" w:date="2022-08-19T13:17:00Z">
        <w:r w:rsidDel="00523931">
          <w:rPr>
            <w:rFonts w:ascii="Georgia" w:hAnsi="Georgia"/>
          </w:rPr>
          <w:delText xml:space="preserve">have </w:delText>
        </w:r>
      </w:del>
      <w:ins w:id="63" w:author="Jack Plummer" w:date="2022-08-19T13:17:00Z">
        <w:r>
          <w:rPr>
            <w:rFonts w:ascii="Georgia" w:hAnsi="Georgia"/>
          </w:rPr>
          <w:t>ha</w:t>
        </w:r>
        <w:r>
          <w:rPr>
            <w:rFonts w:ascii="Georgia" w:hAnsi="Georgia"/>
          </w:rPr>
          <w:t>s only</w:t>
        </w:r>
        <w:r>
          <w:rPr>
            <w:rFonts w:ascii="Georgia" w:hAnsi="Georgia"/>
          </w:rPr>
          <w:t xml:space="preserve"> </w:t>
        </w:r>
      </w:ins>
      <w:r>
        <w:rPr>
          <w:rFonts w:ascii="Georgia" w:hAnsi="Georgia"/>
        </w:rPr>
        <w:t>been record</w:t>
      </w:r>
      <w:ins w:id="64" w:author="Jack Plummer" w:date="2022-08-19T13:17:00Z">
        <w:r>
          <w:rPr>
            <w:rFonts w:ascii="Georgia" w:hAnsi="Georgia"/>
          </w:rPr>
          <w:t>ed</w:t>
        </w:r>
      </w:ins>
      <w:r>
        <w:rPr>
          <w:rFonts w:ascii="Georgia" w:hAnsi="Georgia"/>
        </w:rPr>
        <w:t xml:space="preserve"> from </w:t>
      </w:r>
      <w:del w:id="65" w:author="Jack Plummer" w:date="2022-08-19T13:17:00Z">
        <w:r w:rsidDel="00523931">
          <w:rPr>
            <w:rFonts w:ascii="Georgia" w:hAnsi="Georgia"/>
          </w:rPr>
          <w:delText xml:space="preserve">only at </w:delText>
        </w:r>
      </w:del>
      <w:r>
        <w:rPr>
          <w:rFonts w:ascii="Georgia" w:hAnsi="Georgia"/>
        </w:rPr>
        <w:t>Doi Suthep-</w:t>
      </w:r>
      <w:proofErr w:type="spellStart"/>
      <w:r>
        <w:rPr>
          <w:rFonts w:ascii="Georgia" w:hAnsi="Georgia"/>
        </w:rPr>
        <w:t>Pui</w:t>
      </w:r>
      <w:proofErr w:type="spellEnd"/>
      <w:r>
        <w:rPr>
          <w:rFonts w:ascii="Georgia" w:hAnsi="Georgia"/>
        </w:rPr>
        <w:t xml:space="preserve"> National Park. The species</w:t>
      </w:r>
      <w:ins w:id="66" w:author="Jack Plummer" w:date="2022-08-19T13:17:00Z">
        <w:r>
          <w:rPr>
            <w:rFonts w:ascii="Georgia" w:hAnsi="Georgia"/>
          </w:rPr>
          <w:t>’</w:t>
        </w:r>
      </w:ins>
      <w:r>
        <w:rPr>
          <w:rFonts w:ascii="Georgia" w:hAnsi="Georgia"/>
        </w:rPr>
        <w:t xml:space="preserve"> habitat is </w:t>
      </w:r>
      <w:del w:id="67" w:author="Jack Plummer" w:date="2022-08-19T13:17:00Z">
        <w:r w:rsidDel="00523931">
          <w:rPr>
            <w:rFonts w:ascii="Georgia" w:hAnsi="Georgia"/>
          </w:rPr>
          <w:delText xml:space="preserve"> </w:delText>
        </w:r>
      </w:del>
      <w:r>
        <w:rPr>
          <w:rFonts w:ascii="Georgia" w:hAnsi="Georgia"/>
        </w:rPr>
        <w:t xml:space="preserve">severely impacted through </w:t>
      </w:r>
      <w:commentRangeStart w:id="68"/>
      <w:r>
        <w:rPr>
          <w:rFonts w:ascii="Georgia" w:hAnsi="Georgia"/>
        </w:rPr>
        <w:t>land</w:t>
      </w:r>
      <w:ins w:id="69" w:author="Jack Plummer" w:date="2022-08-19T13:17:00Z">
        <w:r>
          <w:rPr>
            <w:rFonts w:ascii="Georgia" w:hAnsi="Georgia"/>
          </w:rPr>
          <w:t xml:space="preserve"> </w:t>
        </w:r>
      </w:ins>
      <w:del w:id="70" w:author="Jack Plummer" w:date="2022-08-19T13:17:00Z">
        <w:r w:rsidDel="00523931">
          <w:rPr>
            <w:rFonts w:ascii="Georgia" w:hAnsi="Georgia"/>
          </w:rPr>
          <w:delText>-</w:delText>
        </w:r>
      </w:del>
      <w:r>
        <w:rPr>
          <w:rFonts w:ascii="Georgia" w:hAnsi="Georgia"/>
        </w:rPr>
        <w:t xml:space="preserve">use practices </w:t>
      </w:r>
      <w:r>
        <w:rPr>
          <w:rFonts w:ascii="Georgia" w:hAnsi="Georgia"/>
        </w:rPr>
        <w:t xml:space="preserve">of both </w:t>
      </w:r>
      <w:ins w:id="71" w:author="Jack Plummer" w:date="2022-08-19T13:17:00Z">
        <w:r>
          <w:rPr>
            <w:rFonts w:ascii="Georgia" w:hAnsi="Georgia"/>
          </w:rPr>
          <w:t xml:space="preserve">agricultural </w:t>
        </w:r>
      </w:ins>
      <w:r>
        <w:rPr>
          <w:rFonts w:ascii="Georgia" w:hAnsi="Georgia"/>
        </w:rPr>
        <w:t>intensification and land abandonment.</w:t>
      </w:r>
      <w:commentRangeEnd w:id="68"/>
      <w:r>
        <w:rPr>
          <w:rStyle w:val="CommentReference"/>
        </w:rPr>
        <w:commentReference w:id="68"/>
      </w:r>
    </w:p>
    <w:p w14:paraId="43DD3494" w14:textId="77777777" w:rsidR="00000000" w:rsidRDefault="00523931">
      <w:pPr>
        <w:pStyle w:val="Heading2"/>
        <w:divId w:val="1367214277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Threats Classification Scheme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0"/>
        <w:gridCol w:w="740"/>
        <w:gridCol w:w="609"/>
        <w:gridCol w:w="815"/>
        <w:gridCol w:w="1146"/>
      </w:tblGrid>
      <w:tr w:rsidR="00000000" w14:paraId="1F26CFEB" w14:textId="77777777">
        <w:trPr>
          <w:divId w:val="1367214277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836F0C7" w14:textId="77777777" w:rsidR="00000000" w:rsidRDefault="0052393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Threat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EBFC20F" w14:textId="77777777" w:rsidR="00000000" w:rsidRDefault="0052393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Timing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D848307" w14:textId="77777777" w:rsidR="00000000" w:rsidRDefault="0052393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Scope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FA38B9F" w14:textId="77777777" w:rsidR="00000000" w:rsidRDefault="0052393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03011C8" w14:textId="77777777" w:rsidR="00000000" w:rsidRDefault="0052393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Impact Score</w:t>
            </w:r>
          </w:p>
        </w:tc>
      </w:tr>
      <w:tr w:rsidR="00000000" w14:paraId="0ABB8992" w14:textId="77777777">
        <w:trPr>
          <w:divId w:val="1367214277"/>
          <w:tblCellSpacing w:w="15" w:type="dxa"/>
        </w:trPr>
        <w:tc>
          <w:tcPr>
            <w:tcW w:w="0" w:type="auto"/>
            <w:vAlign w:val="center"/>
            <w:hideMark/>
          </w:tcPr>
          <w:p w14:paraId="2F032EEF" w14:textId="77777777" w:rsidR="00000000" w:rsidRDefault="0052393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2.1.1. Agriculture &amp; aquaculture -&gt; Annual &amp; perennial non-timber crops -&gt; Shifting agriculture</w:t>
            </w:r>
          </w:p>
        </w:tc>
        <w:tc>
          <w:tcPr>
            <w:tcW w:w="0" w:type="auto"/>
            <w:vAlign w:val="center"/>
            <w:hideMark/>
          </w:tcPr>
          <w:p w14:paraId="282C4205" w14:textId="77777777" w:rsidR="00000000" w:rsidRDefault="0052393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44ED8053" w14:textId="77777777" w:rsidR="00000000" w:rsidRDefault="0052393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660C711" w14:textId="77777777" w:rsidR="00000000" w:rsidRDefault="0052393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9C1CBFE" w14:textId="77777777" w:rsidR="00000000" w:rsidRDefault="0052393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Low Impact: 3</w:t>
            </w:r>
          </w:p>
        </w:tc>
      </w:tr>
    </w:tbl>
    <w:p w14:paraId="579965A7" w14:textId="77777777" w:rsidR="00000000" w:rsidRDefault="00523931">
      <w:pPr>
        <w:pStyle w:val="Heading1"/>
        <w:divId w:val="567612060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Conservation</w:t>
      </w:r>
    </w:p>
    <w:p w14:paraId="32DD99AD" w14:textId="167E8AB3" w:rsidR="00000000" w:rsidRDefault="00523931">
      <w:pPr>
        <w:pStyle w:val="NormalWeb"/>
        <w:divId w:val="567612060"/>
        <w:rPr>
          <w:rFonts w:ascii="Georgia" w:hAnsi="Georgia"/>
        </w:rPr>
      </w:pPr>
      <w:r>
        <w:rPr>
          <w:rFonts w:ascii="Georgia" w:hAnsi="Georgia"/>
        </w:rPr>
        <w:t>The species is not known to be represented in </w:t>
      </w:r>
      <w:r>
        <w:rPr>
          <w:rStyle w:val="Emphasis"/>
          <w:rFonts w:ascii="Georgia" w:hAnsi="Georgia"/>
        </w:rPr>
        <w:t>ex situ</w:t>
      </w:r>
      <w:r>
        <w:rPr>
          <w:rFonts w:ascii="Georgia" w:hAnsi="Georgia"/>
        </w:rPr>
        <w:t xml:space="preserve"> conservation in botanic gardens or gene banks (BGCI 2021, </w:t>
      </w:r>
      <w:proofErr w:type="spellStart"/>
      <w:r>
        <w:rPr>
          <w:rFonts w:ascii="Georgia" w:hAnsi="Georgia"/>
        </w:rPr>
        <w:t>Genesys</w:t>
      </w:r>
      <w:proofErr w:type="spellEnd"/>
      <w:r>
        <w:rPr>
          <w:rFonts w:ascii="Georgia" w:hAnsi="Georgia"/>
        </w:rPr>
        <w:t xml:space="preserve"> 2021). The species has</w:t>
      </w:r>
      <w:ins w:id="72" w:author="Jack Plummer" w:date="2022-08-19T13:19:00Z">
        <w:r>
          <w:rPr>
            <w:rFonts w:ascii="Georgia" w:hAnsi="Georgia"/>
          </w:rPr>
          <w:t xml:space="preserve"> only</w:t>
        </w:r>
      </w:ins>
      <w:r>
        <w:rPr>
          <w:rFonts w:ascii="Georgia" w:hAnsi="Georgia"/>
        </w:rPr>
        <w:t xml:space="preserve"> been recorded from </w:t>
      </w:r>
      <w:del w:id="73" w:author="Jack Plummer" w:date="2022-08-19T13:19:00Z">
        <w:r w:rsidDel="00523931">
          <w:rPr>
            <w:rFonts w:ascii="Georgia" w:hAnsi="Georgia"/>
          </w:rPr>
          <w:delText xml:space="preserve">one location at </w:delText>
        </w:r>
      </w:del>
      <w:r>
        <w:rPr>
          <w:rFonts w:ascii="Georgia" w:hAnsi="Georgia"/>
        </w:rPr>
        <w:t xml:space="preserve">Doi Suthep </w:t>
      </w:r>
      <w:proofErr w:type="spellStart"/>
      <w:r>
        <w:rPr>
          <w:rFonts w:ascii="Georgia" w:hAnsi="Georgia"/>
        </w:rPr>
        <w:t>Pui</w:t>
      </w:r>
      <w:proofErr w:type="spellEnd"/>
      <w:r>
        <w:rPr>
          <w:rFonts w:ascii="Georgia" w:hAnsi="Georgia"/>
        </w:rPr>
        <w:t xml:space="preserve"> National Park.</w:t>
      </w:r>
    </w:p>
    <w:p w14:paraId="7A5D4BCC" w14:textId="77777777" w:rsidR="00000000" w:rsidRDefault="00523931">
      <w:pPr>
        <w:pStyle w:val="Heading2"/>
        <w:divId w:val="56761206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Conservation Actions In- Place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1"/>
        <w:gridCol w:w="6779"/>
      </w:tblGrid>
      <w:tr w:rsidR="00000000" w14:paraId="4084DACB" w14:textId="77777777">
        <w:trPr>
          <w:divId w:val="56761206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831DC06" w14:textId="77777777" w:rsidR="00000000" w:rsidRDefault="0052393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Occu</w:t>
            </w: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r in at least one PA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BD2C964" w14:textId="77777777" w:rsidR="00000000" w:rsidRDefault="0052393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7BF28A6C" w14:textId="77777777">
        <w:trPr>
          <w:divId w:val="567612060"/>
          <w:tblCellSpacing w:w="15" w:type="dxa"/>
        </w:trPr>
        <w:tc>
          <w:tcPr>
            <w:tcW w:w="0" w:type="auto"/>
            <w:vAlign w:val="center"/>
            <w:hideMark/>
          </w:tcPr>
          <w:p w14:paraId="43CA72F1" w14:textId="77777777" w:rsidR="00000000" w:rsidRDefault="0052393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8A84F2F" w14:textId="03C3A3D7" w:rsidR="00000000" w:rsidRDefault="0052393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The species has </w:t>
            </w:r>
            <w:ins w:id="74" w:author="Jack Plummer" w:date="2022-08-19T13:19:00Z">
              <w:r>
                <w:rPr>
                  <w:rFonts w:ascii="Georgia" w:eastAsia="Times New Roman" w:hAnsi="Georgia"/>
                  <w:sz w:val="18"/>
                  <w:szCs w:val="18"/>
                </w:rPr>
                <w:t xml:space="preserve">only 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been recorded from </w:t>
            </w:r>
            <w:del w:id="75" w:author="Jack Plummer" w:date="2022-08-19T13:19:00Z">
              <w:r w:rsidDel="00523931">
                <w:rPr>
                  <w:rFonts w:ascii="Georgia" w:eastAsia="Times New Roman" w:hAnsi="Georgia"/>
                  <w:sz w:val="18"/>
                  <w:szCs w:val="18"/>
                </w:rPr>
                <w:delText xml:space="preserve">one location at </w:delText>
              </w:r>
            </w:del>
            <w:r>
              <w:rPr>
                <w:rFonts w:ascii="Georgia" w:eastAsia="Times New Roman" w:hAnsi="Georgia"/>
                <w:sz w:val="18"/>
                <w:szCs w:val="18"/>
              </w:rPr>
              <w:t xml:space="preserve">Doi Suthep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Pui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National Park. </w:t>
            </w:r>
          </w:p>
        </w:tc>
      </w:tr>
    </w:tbl>
    <w:p w14:paraId="22B554F6" w14:textId="77777777" w:rsidR="00000000" w:rsidRDefault="00523931">
      <w:pPr>
        <w:pStyle w:val="Heading2"/>
        <w:divId w:val="56761206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Important Conservation Actions Needed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4"/>
        <w:gridCol w:w="530"/>
      </w:tblGrid>
      <w:tr w:rsidR="00000000" w14:paraId="0236E01A" w14:textId="77777777">
        <w:trPr>
          <w:divId w:val="56761206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189216F" w14:textId="77777777" w:rsidR="00000000" w:rsidRDefault="0052393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Conservation Actions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4D45E6A" w14:textId="77777777" w:rsidR="00000000" w:rsidRDefault="0052393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1A7EE043" w14:textId="77777777">
        <w:trPr>
          <w:divId w:val="567612060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E4005E3" w14:textId="77777777" w:rsidR="00000000" w:rsidRDefault="0052393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1.2. Land/water protection -&gt; Resource &amp; habitat protection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92E9109" w14:textId="77777777" w:rsidR="00000000" w:rsidRDefault="0052393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106E2397" w14:textId="77777777" w:rsidR="00000000" w:rsidRDefault="00523931">
      <w:pPr>
        <w:pStyle w:val="Heading2"/>
        <w:divId w:val="56761206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Research Needed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4"/>
        <w:gridCol w:w="530"/>
      </w:tblGrid>
      <w:tr w:rsidR="00000000" w14:paraId="0CD63873" w14:textId="77777777">
        <w:trPr>
          <w:divId w:val="56761206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C5802A3" w14:textId="77777777" w:rsidR="00000000" w:rsidRDefault="0052393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Research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76A1C8E" w14:textId="77777777" w:rsidR="00000000" w:rsidRDefault="0052393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54392DF4" w14:textId="77777777">
        <w:trPr>
          <w:divId w:val="567612060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140447C" w14:textId="77777777" w:rsidR="00000000" w:rsidRDefault="0052393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1.1. Research -&gt; Taxonomy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98FFF11" w14:textId="77777777" w:rsidR="00000000" w:rsidRDefault="0052393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0297FCA5" w14:textId="77777777">
        <w:trPr>
          <w:divId w:val="567612060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0A4D05E" w14:textId="77777777" w:rsidR="00000000" w:rsidRDefault="0052393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1.2. Research -&gt; Population size, distribution &amp;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DDA811D" w14:textId="77777777" w:rsidR="00000000" w:rsidRDefault="0052393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1BC407E1" w14:textId="77777777" w:rsidR="00000000" w:rsidRDefault="00523931">
      <w:pPr>
        <w:pStyle w:val="Heading1"/>
        <w:divId w:val="203060973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Ecosystem Services</w:t>
      </w:r>
    </w:p>
    <w:p w14:paraId="4A6F1696" w14:textId="77777777" w:rsidR="00000000" w:rsidRDefault="00523931">
      <w:pPr>
        <w:pStyle w:val="Heading2"/>
        <w:divId w:val="203060973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lastRenderedPageBreak/>
        <w:t>Ecosystem Services Provided by the Species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5947"/>
      </w:tblGrid>
      <w:tr w:rsidR="00000000" w14:paraId="4D4056B4" w14:textId="77777777">
        <w:trPr>
          <w:divId w:val="203060973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2C24CCA" w14:textId="77777777" w:rsidR="00000000" w:rsidRDefault="0052393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Insufficient Information Available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308A220" w14:textId="77777777" w:rsidR="00000000" w:rsidRDefault="0052393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Style w:val="redfont"/>
                <w:rFonts w:ascii="Georgia" w:eastAsia="Times New Roman" w:hAnsi="Georgia"/>
                <w:b/>
                <w:bCs/>
                <w:sz w:val="18"/>
                <w:szCs w:val="18"/>
              </w:rPr>
              <w:t>All coded services should have an import</w:t>
            </w:r>
            <w:r>
              <w:rPr>
                <w:rStyle w:val="redfont"/>
                <w:rFonts w:ascii="Georgia" w:eastAsia="Times New Roman" w:hAnsi="Georgia"/>
                <w:b/>
                <w:bCs/>
                <w:sz w:val="18"/>
                <w:szCs w:val="18"/>
              </w:rPr>
              <w:t>ance score of 5 - Not Known.</w:t>
            </w:r>
          </w:p>
        </w:tc>
      </w:tr>
      <w:tr w:rsidR="00000000" w14:paraId="5CEF429E" w14:textId="77777777">
        <w:trPr>
          <w:divId w:val="203060973"/>
          <w:tblCellSpacing w:w="15" w:type="dxa"/>
        </w:trPr>
        <w:tc>
          <w:tcPr>
            <w:tcW w:w="0" w:type="auto"/>
            <w:vAlign w:val="center"/>
            <w:hideMark/>
          </w:tcPr>
          <w:p w14:paraId="384B1042" w14:textId="77777777" w:rsidR="00000000" w:rsidRDefault="0052393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32BB77CA" w14:textId="77777777" w:rsidR="00000000" w:rsidRDefault="0052393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61DB971D" w14:textId="77777777" w:rsidR="00000000" w:rsidRDefault="00523931">
      <w:pPr>
        <w:pStyle w:val="Heading1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Bibliography</w:t>
      </w:r>
    </w:p>
    <w:p w14:paraId="40412D12" w14:textId="77777777" w:rsidR="00000000" w:rsidRDefault="00523931">
      <w:pPr>
        <w:pStyle w:val="NormalWeb"/>
        <w:divId w:val="206797123"/>
        <w:rPr>
          <w:rFonts w:ascii="Georgia" w:hAnsi="Georgia"/>
        </w:rPr>
      </w:pPr>
      <w:proofErr w:type="spellStart"/>
      <w:r>
        <w:rPr>
          <w:rFonts w:ascii="Georgia" w:hAnsi="Georgia"/>
        </w:rPr>
        <w:t>Asanok</w:t>
      </w:r>
      <w:proofErr w:type="spellEnd"/>
      <w:r>
        <w:rPr>
          <w:rFonts w:ascii="Georgia" w:hAnsi="Georgia"/>
        </w:rPr>
        <w:t xml:space="preserve">, L. 2006. Vegetation structures of forest edges in fragmented forest caused by shifting cultivation in </w:t>
      </w:r>
      <w:proofErr w:type="spellStart"/>
      <w:r>
        <w:rPr>
          <w:rFonts w:ascii="Georgia" w:hAnsi="Georgia"/>
        </w:rPr>
        <w:t>Umphang</w:t>
      </w:r>
      <w:proofErr w:type="spellEnd"/>
      <w:r>
        <w:rPr>
          <w:rFonts w:ascii="Georgia" w:hAnsi="Georgia"/>
        </w:rPr>
        <w:t xml:space="preserve"> Wildlife Sanctuary, </w:t>
      </w:r>
      <w:proofErr w:type="spellStart"/>
      <w:r>
        <w:rPr>
          <w:rFonts w:ascii="Georgia" w:hAnsi="Georgia"/>
        </w:rPr>
        <w:t>Tak</w:t>
      </w:r>
      <w:proofErr w:type="spellEnd"/>
      <w:r>
        <w:rPr>
          <w:rFonts w:ascii="Georgia" w:hAnsi="Georgia"/>
        </w:rPr>
        <w:t xml:space="preserve"> province.</w:t>
      </w:r>
    </w:p>
    <w:p w14:paraId="1F6AD6D8" w14:textId="32C20DFB" w:rsidR="00000000" w:rsidRDefault="00523931">
      <w:pPr>
        <w:pStyle w:val="NormalWeb"/>
        <w:divId w:val="206797123"/>
        <w:rPr>
          <w:rFonts w:ascii="Georgia" w:hAnsi="Georgia"/>
        </w:rPr>
      </w:pPr>
      <w:r>
        <w:rPr>
          <w:rFonts w:ascii="Georgia" w:hAnsi="Georgia"/>
        </w:rPr>
        <w:t xml:space="preserve">BCGI. 2021. </w:t>
      </w:r>
      <w:proofErr w:type="spellStart"/>
      <w:r>
        <w:rPr>
          <w:rFonts w:ascii="Georgia" w:hAnsi="Georgia"/>
        </w:rPr>
        <w:t>PlantSearch</w:t>
      </w:r>
      <w:proofErr w:type="spellEnd"/>
      <w:r>
        <w:rPr>
          <w:rFonts w:ascii="Georgia" w:hAnsi="Georgia"/>
        </w:rPr>
        <w:t xml:space="preserve">. Botanic Gardens Conservation International Available at: </w:t>
      </w:r>
      <w:r>
        <w:rPr>
          <w:rFonts w:ascii="Georgia" w:hAnsi="Georgia"/>
        </w:rPr>
        <w:fldChar w:fldCharType="begin"/>
      </w:r>
      <w:ins w:id="76" w:author="Jack Plummer" w:date="2022-08-19T13:20:00Z">
        <w:r>
          <w:rPr>
            <w:rFonts w:ascii="Georgia" w:hAnsi="Georgia"/>
          </w:rPr>
          <w:instrText>HYPERLINK "https://rbgkew.sharepoint.com/sites/KewPlantAssessment2022-2/Shared Documents/General/Projects/Threatened Biodiversity Hotspots Programme/Thailand/FORRU_reviews/www.bgci.org/plant_search.php"</w:instrText>
        </w:r>
      </w:ins>
      <w:del w:id="77" w:author="Jack Plummer" w:date="2022-08-19T13:20:00Z">
        <w:r w:rsidDel="00523931">
          <w:rPr>
            <w:rFonts w:ascii="Georgia" w:hAnsi="Georgia"/>
          </w:rPr>
          <w:delInstrText xml:space="preserve"> </w:delInstrText>
        </w:r>
        <w:r w:rsidDel="00523931">
          <w:rPr>
            <w:rFonts w:ascii="Georgia" w:hAnsi="Georgia"/>
          </w:rPr>
          <w:delInstrText>HYPERLINK "www.bgci.or</w:delInstrText>
        </w:r>
        <w:r w:rsidDel="00523931">
          <w:rPr>
            <w:rFonts w:ascii="Georgia" w:hAnsi="Georgia"/>
          </w:rPr>
          <w:delInstrText>g/plant_search.php"</w:delInstrText>
        </w:r>
        <w:r w:rsidDel="00523931">
          <w:rPr>
            <w:rFonts w:ascii="Georgia" w:hAnsi="Georgia"/>
          </w:rPr>
          <w:delInstrText xml:space="preserve"> </w:delInstrText>
        </w:r>
      </w:del>
      <w:ins w:id="78" w:author="Jack Plummer" w:date="2022-08-19T13:20:00Z">
        <w:r>
          <w:rPr>
            <w:rFonts w:ascii="Georgia" w:hAnsi="Georgia"/>
          </w:rPr>
        </w:r>
      </w:ins>
      <w:r>
        <w:rPr>
          <w:rFonts w:ascii="Georgia" w:hAnsi="Georgia"/>
        </w:rPr>
        <w:fldChar w:fldCharType="separate"/>
      </w:r>
      <w:r>
        <w:rPr>
          <w:rStyle w:val="Hyperlink"/>
          <w:rFonts w:ascii="Georgia" w:hAnsi="Georgia"/>
        </w:rPr>
        <w:t>www.bgci.org/plant_search.php</w:t>
      </w:r>
      <w:r>
        <w:rPr>
          <w:rFonts w:ascii="Georgia" w:hAnsi="Georgia"/>
        </w:rPr>
        <w:fldChar w:fldCharType="end"/>
      </w:r>
      <w:r>
        <w:rPr>
          <w:rFonts w:ascii="Georgia" w:hAnsi="Georgia"/>
        </w:rPr>
        <w:t xml:space="preserve">. </w:t>
      </w:r>
    </w:p>
    <w:p w14:paraId="60C0E4FF" w14:textId="77777777" w:rsidR="00000000" w:rsidRDefault="00523931">
      <w:pPr>
        <w:pStyle w:val="NormalWeb"/>
        <w:divId w:val="206797123"/>
        <w:rPr>
          <w:rFonts w:ascii="Georgia" w:hAnsi="Georgia"/>
        </w:rPr>
      </w:pPr>
      <w:r>
        <w:rPr>
          <w:rFonts w:ascii="Georgia" w:hAnsi="Georgia"/>
        </w:rPr>
        <w:t xml:space="preserve">Bachman et al. 2011. Supporting Red List threat assessments with </w:t>
      </w:r>
      <w:proofErr w:type="spellStart"/>
      <w:r>
        <w:rPr>
          <w:rFonts w:ascii="Georgia" w:hAnsi="Georgia"/>
        </w:rPr>
        <w:t>GeoCAT</w:t>
      </w:r>
      <w:proofErr w:type="spellEnd"/>
      <w:r>
        <w:rPr>
          <w:rFonts w:ascii="Georgia" w:hAnsi="Georgia"/>
        </w:rPr>
        <w:t xml:space="preserve">: geospatial conservation assessment tool. </w:t>
      </w:r>
      <w:proofErr w:type="spellStart"/>
      <w:r>
        <w:rPr>
          <w:rFonts w:ascii="Georgia" w:hAnsi="Georgia"/>
          <w:i/>
          <w:iCs/>
        </w:rPr>
        <w:t>ZooKeys</w:t>
      </w:r>
      <w:proofErr w:type="spellEnd"/>
      <w:r>
        <w:rPr>
          <w:rFonts w:ascii="Georgia" w:hAnsi="Georgia"/>
        </w:rPr>
        <w:t xml:space="preserve"> 150: 117-126.</w:t>
      </w:r>
    </w:p>
    <w:p w14:paraId="631E043E" w14:textId="77777777" w:rsidR="00000000" w:rsidRDefault="00523931">
      <w:pPr>
        <w:pStyle w:val="NormalWeb"/>
        <w:divId w:val="206797123"/>
        <w:rPr>
          <w:rFonts w:ascii="Georgia" w:hAnsi="Georgia"/>
        </w:rPr>
      </w:pPr>
      <w:proofErr w:type="spellStart"/>
      <w:r>
        <w:rPr>
          <w:rFonts w:ascii="Georgia" w:hAnsi="Georgia"/>
        </w:rPr>
        <w:t>Genesys</w:t>
      </w:r>
      <w:proofErr w:type="spellEnd"/>
      <w:r>
        <w:rPr>
          <w:rFonts w:ascii="Georgia" w:hAnsi="Georgia"/>
        </w:rPr>
        <w:t xml:space="preserve">. 2022. </w:t>
      </w:r>
      <w:proofErr w:type="spellStart"/>
      <w:r>
        <w:rPr>
          <w:rFonts w:ascii="Georgia" w:hAnsi="Georgia"/>
        </w:rPr>
        <w:t>Genesys</w:t>
      </w:r>
      <w:proofErr w:type="spellEnd"/>
      <w:r>
        <w:rPr>
          <w:rFonts w:ascii="Georgia" w:hAnsi="Georgia"/>
        </w:rPr>
        <w:t xml:space="preserve"> Global Portal on Plant Genetic Resources. Available at: </w:t>
      </w:r>
      <w:hyperlink r:id="rId14" w:history="1">
        <w:r>
          <w:rPr>
            <w:rStyle w:val="Hyperlink"/>
            <w:rFonts w:ascii="Georgia" w:hAnsi="Georgia"/>
          </w:rPr>
          <w:t>https://www.genesys-pgr.org/</w:t>
        </w:r>
      </w:hyperlink>
      <w:r>
        <w:rPr>
          <w:rFonts w:ascii="Georgia" w:hAnsi="Georgia"/>
        </w:rPr>
        <w:t xml:space="preserve">. </w:t>
      </w:r>
    </w:p>
    <w:p w14:paraId="1195B729" w14:textId="77777777" w:rsidR="00000000" w:rsidRDefault="00523931">
      <w:pPr>
        <w:pStyle w:val="NormalWeb"/>
        <w:divId w:val="206797123"/>
        <w:rPr>
          <w:rFonts w:ascii="Georgia" w:hAnsi="Georgia"/>
        </w:rPr>
      </w:pPr>
      <w:r>
        <w:rPr>
          <w:rFonts w:ascii="Georgia" w:hAnsi="Georgia"/>
        </w:rPr>
        <w:t xml:space="preserve">Global Forest Watch. 2022. Thailand Deforestation Rates &amp; Statistics. Available at: </w:t>
      </w:r>
      <w:hyperlink r:id="rId15" w:history="1">
        <w:r>
          <w:rPr>
            <w:rStyle w:val="Hyperlink"/>
            <w:rFonts w:ascii="Georgia" w:hAnsi="Georgia"/>
          </w:rPr>
          <w:t>https://www.globalforestwatch.org/dashboards/country/THA/?category=summary&amp;location=WyJjb3VudHJ5IiwiVEhBIl0%3D&amp;map=eyJjYW5Cb3VuZCI6ZmFsc2UsImRhdGFzZXRzIjpbeyJkYXRhc2V0IjoicG9saXRpY2FsLWJvdW5kYXJpZXMiLCJsYXllcnMiOlsiZGlzc</w:t>
        </w:r>
        <w:r>
          <w:rPr>
            <w:rStyle w:val="Hyperlink"/>
            <w:rFonts w:ascii="Georgia" w:hAnsi="Georgia"/>
          </w:rPr>
          <w:t>HV0ZWQtcG9saXRpY2FsLWJvdW5kYXJpZXMiLCJwb2xpdGljYWwtYm91bmRhcmllcyJdLCJib3VuZGFyeSI6dHJ1ZSwib3BhY2l0eSI6MSwidmlzaWJpbGl0eSI6dHJ1ZX0seyJkYXRhc2V0IjoidHJlZS1jb3Zlci1sb3NzIiwibGF5ZXJzIjpbInRyZWUtY292ZXItbG9zcyJdLCJvcGFjaXR5IjoxLCJ2aXNpYmlsaXR5Ijp0cnVlLCJ0aW1lb</w:t>
        </w:r>
        <w:r>
          <w:rPr>
            <w:rStyle w:val="Hyperlink"/>
            <w:rFonts w:ascii="Georgia" w:hAnsi="Georgia"/>
          </w:rPr>
          <w:t>GluZVBhcmFtcyI6eyJzdGFydERhdGUiOiIyMDAxLTAxLTAxIiwiZW5kRGF0ZSI6IjIwMjEtMTItMzEiLCJ0cmltRW5kRGF0ZSI6IjIwMjEtMTItMzEifSwicGFyYW1zIjp7InRocmVzaG9sZCI6MzAsInZpc2liaWxpdHkiOnRydWV9fV19&amp;showMap=true</w:t>
        </w:r>
      </w:hyperlink>
      <w:r>
        <w:rPr>
          <w:rFonts w:ascii="Georgia" w:hAnsi="Georgia"/>
        </w:rPr>
        <w:t xml:space="preserve">. (Accessed: 14 </w:t>
      </w:r>
      <w:proofErr w:type="gramStart"/>
      <w:r>
        <w:rPr>
          <w:rFonts w:ascii="Georgia" w:hAnsi="Georgia"/>
        </w:rPr>
        <w:t>May,</w:t>
      </w:r>
      <w:proofErr w:type="gramEnd"/>
      <w:r>
        <w:rPr>
          <w:rFonts w:ascii="Georgia" w:hAnsi="Georgia"/>
        </w:rPr>
        <w:t xml:space="preserve"> 2022).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Jack Plummer" w:date="2022-08-19T12:56:00Z" w:initials="JP">
    <w:p w14:paraId="797BE3B0" w14:textId="77777777" w:rsidR="00490F1E" w:rsidRDefault="000A1137">
      <w:pPr>
        <w:pStyle w:val="CommentText"/>
      </w:pPr>
      <w:r>
        <w:rPr>
          <w:rStyle w:val="CommentReference"/>
        </w:rPr>
        <w:annotationRef/>
      </w:r>
      <w:r w:rsidR="00490F1E">
        <w:t xml:space="preserve">How well surveyed is the collection area? If fairly well surveyed, I think we could consider CR (PE) here - especially if known from a single </w:t>
      </w:r>
      <w:r w:rsidR="00490F1E">
        <w:rPr>
          <w:i/>
          <w:iCs/>
        </w:rPr>
        <w:t>individual</w:t>
      </w:r>
      <w:r w:rsidR="00490F1E">
        <w:t xml:space="preserve">… </w:t>
      </w:r>
    </w:p>
    <w:p w14:paraId="20DAD8CA" w14:textId="77777777" w:rsidR="00490F1E" w:rsidRDefault="00490F1E">
      <w:pPr>
        <w:pStyle w:val="CommentText"/>
      </w:pPr>
    </w:p>
    <w:p w14:paraId="300BE318" w14:textId="77777777" w:rsidR="00490F1E" w:rsidRDefault="00490F1E" w:rsidP="00A0544A">
      <w:pPr>
        <w:pStyle w:val="CommentText"/>
      </w:pPr>
      <w:r>
        <w:t xml:space="preserve">If known from a single </w:t>
      </w:r>
      <w:r>
        <w:rPr>
          <w:i/>
          <w:iCs/>
        </w:rPr>
        <w:t>specimen</w:t>
      </w:r>
      <w:r>
        <w:t>, CR B2ab(iii) would be best</w:t>
      </w:r>
    </w:p>
  </w:comment>
  <w:comment w:id="10" w:author="Jack Plummer" w:date="2022-08-19T12:55:00Z" w:initials="JP">
    <w:p w14:paraId="0E27FDD3" w14:textId="6469059A" w:rsidR="00490F1E" w:rsidRDefault="000A1137" w:rsidP="00881AF9">
      <w:pPr>
        <w:pStyle w:val="CommentText"/>
      </w:pPr>
      <w:r>
        <w:rPr>
          <w:rStyle w:val="CommentReference"/>
        </w:rPr>
        <w:annotationRef/>
      </w:r>
      <w:r w:rsidR="00490F1E">
        <w:t>One mature individual? Or one specimen? If specimen, I would remove the population size count (and thus criterion D).</w:t>
      </w:r>
    </w:p>
  </w:comment>
  <w:comment w:id="20" w:author="Jack Plummer" w:date="2022-08-19T13:07:00Z" w:initials="JP">
    <w:p w14:paraId="10706BF1" w14:textId="77777777" w:rsidR="00490F1E" w:rsidRDefault="00490F1E" w:rsidP="005C6591">
      <w:pPr>
        <w:pStyle w:val="CommentText"/>
      </w:pPr>
      <w:r>
        <w:rPr>
          <w:rStyle w:val="CommentReference"/>
        </w:rPr>
        <w:annotationRef/>
      </w:r>
      <w:r>
        <w:t>Perhaps unknown - see note in population section</w:t>
      </w:r>
    </w:p>
  </w:comment>
  <w:comment w:id="51" w:author="Jack Plummer" w:date="2022-08-19T13:06:00Z" w:initials="JP">
    <w:p w14:paraId="6A5B9ECA" w14:textId="5360CD6F" w:rsidR="00490F1E" w:rsidRDefault="00490F1E" w:rsidP="00756626">
      <w:pPr>
        <w:pStyle w:val="CommentText"/>
      </w:pPr>
      <w:r>
        <w:rPr>
          <w:rStyle w:val="CommentReference"/>
        </w:rPr>
        <w:annotationRef/>
      </w:r>
      <w:r>
        <w:t>This contradicts the population text - I recommend unknown in this case I think</w:t>
      </w:r>
    </w:p>
  </w:comment>
  <w:comment w:id="52" w:author="Jack Plummer" w:date="2022-08-19T13:07:00Z" w:initials="JP">
    <w:p w14:paraId="5AA7C006" w14:textId="77777777" w:rsidR="00490F1E" w:rsidRDefault="00490F1E" w:rsidP="00A83C3D">
      <w:pPr>
        <w:pStyle w:val="CommentText"/>
      </w:pPr>
      <w:r>
        <w:rPr>
          <w:rStyle w:val="CommentReference"/>
        </w:rPr>
        <w:annotationRef/>
      </w:r>
      <w:r>
        <w:t>Remove if based on specimen, not individuals</w:t>
      </w:r>
    </w:p>
  </w:comment>
  <w:comment w:id="56" w:author="Jack Plummer" w:date="2022-08-19T13:14:00Z" w:initials="JP">
    <w:p w14:paraId="220A0018" w14:textId="77777777" w:rsidR="00050CF1" w:rsidRDefault="00050CF1" w:rsidP="006B4E5B">
      <w:pPr>
        <w:pStyle w:val="CommentText"/>
      </w:pPr>
      <w:r>
        <w:rPr>
          <w:rStyle w:val="CommentReference"/>
        </w:rPr>
        <w:annotationRef/>
      </w:r>
      <w:r>
        <w:t>Mention habit? Type of forest in Doi Suthep?</w:t>
      </w:r>
    </w:p>
  </w:comment>
  <w:comment w:id="58" w:author="Jack Plummer" w:date="2022-08-19T13:17:00Z" w:initials="JP">
    <w:p w14:paraId="300B2468" w14:textId="77777777" w:rsidR="00523931" w:rsidRDefault="00523931" w:rsidP="009D1003">
      <w:pPr>
        <w:pStyle w:val="CommentText"/>
      </w:pPr>
      <w:r>
        <w:rPr>
          <w:rStyle w:val="CommentReference"/>
        </w:rPr>
        <w:annotationRef/>
      </w:r>
      <w:r>
        <w:t>Given very restricted distribution, may be better to focus on any specific habitat loss at/near collection site, or to add this in addition</w:t>
      </w:r>
    </w:p>
  </w:comment>
  <w:comment w:id="68" w:author="Jack Plummer" w:date="2022-08-19T13:19:00Z" w:initials="JP">
    <w:p w14:paraId="2F92B715" w14:textId="6133AADA" w:rsidR="00523931" w:rsidRDefault="00523931" w:rsidP="00D1188B">
      <w:pPr>
        <w:pStyle w:val="CommentText"/>
      </w:pPr>
      <w:r>
        <w:rPr>
          <w:rStyle w:val="CommentReference"/>
        </w:rPr>
        <w:annotationRef/>
      </w:r>
      <w:r>
        <w:t>Perhaps better simply described as shifting agriculture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00BE318" w15:done="0"/>
  <w15:commentEx w15:paraId="0E27FDD3" w15:done="0"/>
  <w15:commentEx w15:paraId="10706BF1" w15:done="0"/>
  <w15:commentEx w15:paraId="6A5B9ECA" w15:done="0"/>
  <w15:commentEx w15:paraId="5AA7C006" w15:done="0"/>
  <w15:commentEx w15:paraId="220A0018" w15:done="0"/>
  <w15:commentEx w15:paraId="300B2468" w15:done="0"/>
  <w15:commentEx w15:paraId="2F92B71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AA06EA" w16cex:dateUtc="2022-08-19T11:56:00Z"/>
  <w16cex:commentExtensible w16cex:durableId="26AA06A7" w16cex:dateUtc="2022-08-19T11:55:00Z"/>
  <w16cex:commentExtensible w16cex:durableId="26AA09AF" w16cex:dateUtc="2022-08-19T12:07:00Z"/>
  <w16cex:commentExtensible w16cex:durableId="26AA0970" w16cex:dateUtc="2022-08-19T12:06:00Z"/>
  <w16cex:commentExtensible w16cex:durableId="26AA0992" w16cex:dateUtc="2022-08-19T12:07:00Z"/>
  <w16cex:commentExtensible w16cex:durableId="26AA0B4B" w16cex:dateUtc="2022-08-19T12:14:00Z"/>
  <w16cex:commentExtensible w16cex:durableId="26AA0BD7" w16cex:dateUtc="2022-08-19T12:17:00Z"/>
  <w16cex:commentExtensible w16cex:durableId="26AA0C4A" w16cex:dateUtc="2022-08-19T12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00BE318" w16cid:durableId="26AA06EA"/>
  <w16cid:commentId w16cid:paraId="0E27FDD3" w16cid:durableId="26AA06A7"/>
  <w16cid:commentId w16cid:paraId="10706BF1" w16cid:durableId="26AA09AF"/>
  <w16cid:commentId w16cid:paraId="6A5B9ECA" w16cid:durableId="26AA0970"/>
  <w16cid:commentId w16cid:paraId="5AA7C006" w16cid:durableId="26AA0992"/>
  <w16cid:commentId w16cid:paraId="220A0018" w16cid:durableId="26AA0B4B"/>
  <w16cid:commentId w16cid:paraId="300B2468" w16cid:durableId="26AA0BD7"/>
  <w16cid:commentId w16cid:paraId="2F92B715" w16cid:durableId="26AA0C4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ack Plummer">
    <w15:presenceInfo w15:providerId="AD" w15:userId="S::j.plummer@kew.org::a7ccb40d-b5f1-45e6-963c-3f9b10b74b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137"/>
    <w:rsid w:val="00050CF1"/>
    <w:rsid w:val="000A1137"/>
    <w:rsid w:val="00490F1E"/>
    <w:rsid w:val="00523931"/>
    <w:rsid w:val="00892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1CE248"/>
  <w15:chartTrackingRefBased/>
  <w15:docId w15:val="{F7F3098F-99C3-4130-BE42-2E11D6AE9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top w:val="single" w:sz="12" w:space="4" w:color="000000"/>
        <w:bottom w:val="single" w:sz="12" w:space="4" w:color="000000"/>
      </w:pBdr>
      <w:shd w:val="clear" w:color="auto" w:fill="CCCCCC"/>
      <w:spacing w:before="100" w:beforeAutospacing="1" w:after="100" w:afterAutospacing="1"/>
      <w:jc w:val="right"/>
      <w:outlineLvl w:val="0"/>
    </w:pPr>
    <w:rPr>
      <w:b/>
      <w:bCs/>
      <w:color w:val="000000"/>
      <w:kern w:val="36"/>
      <w:sz w:val="38"/>
      <w:szCs w:val="3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0" w:color="808080"/>
      </w:pBd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31"/>
      <w:szCs w:val="31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sz w:val="29"/>
      <w:szCs w:val="29"/>
    </w:rPr>
  </w:style>
  <w:style w:type="paragraph" w:styleId="Heading5">
    <w:name w:val="heading 5"/>
    <w:basedOn w:val="Normal"/>
    <w:link w:val="Heading5Char"/>
    <w:uiPriority w:val="9"/>
    <w:qFormat/>
    <w:pPr>
      <w:spacing w:before="100" w:beforeAutospacing="1" w:after="100" w:afterAutospacing="1"/>
      <w:outlineLvl w:val="4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sz w:val="18"/>
      <w:szCs w:val="18"/>
    </w:rPr>
  </w:style>
  <w:style w:type="paragraph" w:customStyle="1" w:styleId="databorder">
    <w:name w:val="databorder"/>
    <w:basedOn w:val="Normal"/>
    <w:pPr>
      <w:pBdr>
        <w:bottom w:val="single" w:sz="6" w:space="0" w:color="CCCCCC"/>
      </w:pBdr>
      <w:spacing w:before="100" w:beforeAutospacing="1" w:after="100" w:afterAutospacing="1"/>
    </w:pPr>
  </w:style>
  <w:style w:type="paragraph" w:customStyle="1" w:styleId="datalabel">
    <w:name w:val="datalabel"/>
    <w:basedOn w:val="Normal"/>
    <w:pPr>
      <w:spacing w:before="100" w:beforeAutospacing="1" w:after="100" w:afterAutospacing="1"/>
    </w:pPr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datalabel1">
    <w:name w:val="datalabel1"/>
    <w:basedOn w:val="DefaultParagraphFont"/>
    <w:rPr>
      <w:b/>
      <w:bCs/>
    </w:rPr>
  </w:style>
  <w:style w:type="character" w:customStyle="1" w:styleId="redfont">
    <w:name w:val="redfont"/>
    <w:basedOn w:val="DefaultParagraphFont"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0A11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A113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A1137"/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A11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1137"/>
    <w:rPr>
      <w:rFonts w:eastAsiaTheme="minorEastAsia"/>
      <w:b/>
      <w:bCs/>
    </w:rPr>
  </w:style>
  <w:style w:type="paragraph" w:styleId="Revision">
    <w:name w:val="Revision"/>
    <w:hidden/>
    <w:uiPriority w:val="99"/>
    <w:semiHidden/>
    <w:rsid w:val="00892AFD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060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7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20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290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42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20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08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5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2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62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442318">
          <w:marLeft w:val="0"/>
          <w:marRight w:val="0"/>
          <w:marTop w:val="0"/>
          <w:marBottom w:val="150"/>
          <w:divBdr>
            <w:top w:val="single" w:sz="12" w:space="0" w:color="000000"/>
            <w:left w:val="none" w:sz="0" w:space="0" w:color="auto"/>
            <w:bottom w:val="single" w:sz="12" w:space="0" w:color="000000"/>
            <w:right w:val="none" w:sz="0" w:space="0" w:color="auto"/>
          </w:divBdr>
        </w:div>
      </w:divsChild>
    </w:div>
    <w:div w:id="2015107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703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8/08/relationships/commentsExtensible" Target="commentsExtensible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6/09/relationships/commentsIds" Target="commentsId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11/relationships/commentsExtended" Target="commentsExtended.xml"/><Relationship Id="rId5" Type="http://schemas.openxmlformats.org/officeDocument/2006/relationships/customXml" Target="../customXml/item5.xml"/><Relationship Id="rId15" Type="http://schemas.openxmlformats.org/officeDocument/2006/relationships/hyperlink" Target="https://www.globalforestwatch.org/dashboards/country/THA/?category=summary&amp;location=WyJjb3VudHJ5IiwiVEhBIl0%3D&amp;map=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&amp;showMap=true" TargetMode="External"/><Relationship Id="rId10" Type="http://schemas.openxmlformats.org/officeDocument/2006/relationships/comments" Target="comments.xml"/><Relationship Id="rId4" Type="http://schemas.openxmlformats.org/officeDocument/2006/relationships/customXml" Target="../customXml/item4.xml"/><Relationship Id="rId9" Type="http://schemas.openxmlformats.org/officeDocument/2006/relationships/image" Target="https://rbgkew.sharepoint.com/sites/KewPlantAssessment2022-2/Shared%20Documents/General/Projects/Threatened%20Biodiversity%20Hotspots%20Programme/resources/redListLogo.jpg" TargetMode="External"/><Relationship Id="rId14" Type="http://schemas.openxmlformats.org/officeDocument/2006/relationships/hyperlink" Target="https://www.genesys-pgr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DB2FC3823E56459E6430ADD130773C" ma:contentTypeVersion="18" ma:contentTypeDescription="Create a new document." ma:contentTypeScope="" ma:versionID="c66b068e8ecb950d6d3b301a7d5dec76">
  <xsd:schema xmlns:xsd="http://www.w3.org/2001/XMLSchema" xmlns:xs="http://www.w3.org/2001/XMLSchema" xmlns:p="http://schemas.microsoft.com/office/2006/metadata/properties" xmlns:ns2="150f78d0-e5c4-40ba-9879-1115501c63e5" xmlns:ns3="590658d6-28a4-43df-8461-354b94568f6c" xmlns:ns4="3174fa65-5130-4218-be7b-3006b691958f" targetNamespace="http://schemas.microsoft.com/office/2006/metadata/properties" ma:root="true" ma:fieldsID="842de796646282b1ee4d11e1617248ee" ns2:_="" ns3:_="" ns4:_="">
    <xsd:import namespace="150f78d0-e5c4-40ba-9879-1115501c63e5"/>
    <xsd:import namespace="590658d6-28a4-43df-8461-354b94568f6c"/>
    <xsd:import namespace="3174fa65-5130-4218-be7b-3006b691958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0f78d0-e5c4-40ba-9879-1115501c63e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0658d6-28a4-43df-8461-354b94568f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874f941-1732-4aa1-804a-4f99632a59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74fa65-5130-4218-be7b-3006b691958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f1f8cb-e9ca-4f89-a220-5d9d266a2a9f}" ma:internalName="TaxCatchAll" ma:showField="CatchAllData" ma:web="3174fa65-5130-4218-be7b-3006b69195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4874f941-1732-4aa1-804a-4f99632a5909" ContentTypeId="0x0101" PreviousValue="false"/>
</file>

<file path=customXml/item3.xml><?xml version="1.0" encoding="utf-8"?>
<?mso-contentType ?>
<spe:Receivers xmlns:spe="http://schemas.microsoft.com/sharepoint/event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74fa65-5130-4218-be7b-3006b691958f" xsi:nil="true"/>
    <lcf76f155ced4ddcb4097134ff3c332f xmlns="590658d6-28a4-43df-8461-354b94568f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D447C88-B084-42AE-A1C7-3CB79C6140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0f78d0-e5c4-40ba-9879-1115501c63e5"/>
    <ds:schemaRef ds:uri="590658d6-28a4-43df-8461-354b94568f6c"/>
    <ds:schemaRef ds:uri="3174fa65-5130-4218-be7b-3006b69195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EEC80F-0B9F-4388-AB82-E492E32AE307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4F2DB636-6EC0-4DAD-8B8E-CDF52F5DAE8F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C4232F99-9BE7-4F5B-8E5C-7EEB033E306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35E65337-70E8-44FC-8C71-0E8673C02E17}">
  <ds:schemaRefs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3174fa65-5130-4218-be7b-3006b691958f"/>
    <ds:schemaRef ds:uri="150f78d0-e5c4-40ba-9879-1115501c63e5"/>
    <ds:schemaRef ds:uri="http://purl.org/dc/terms/"/>
    <ds:schemaRef ds:uri="590658d6-28a4-43df-8461-354b94568f6c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913</Words>
  <Characters>6903</Characters>
  <Application>Microsoft Office Word</Application>
  <DocSecurity>0</DocSecurity>
  <Lines>57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Allophylus sootepensis</vt:lpstr>
    </vt:vector>
  </TitlesOfParts>
  <Company/>
  <LinksUpToDate>false</LinksUpToDate>
  <CharactersWithSpaces>7801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Allophylus sootepensis</dc:title>
  <dc:subject/>
  <dc:creator>Jack Plummer</dc:creator>
  <cp:keywords/>
  <dc:description/>
  <cp:lastModifiedBy>Jack Plummer</cp:lastModifiedBy>
  <cp:revision>2</cp:revision>
  <dcterms:created xsi:type="dcterms:W3CDTF">2022-08-19T12:20:00Z</dcterms:created>
  <dcterms:modified xsi:type="dcterms:W3CDTF">2022-08-19T12:20:00Z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0x01010051DB2FC3823E56459E6430ADD130773C</vt:lpwstr>
  </property>
</Properties>
</file>