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4.xml" ContentType="application/vnd.openxmlformats-officedocument.customXml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6025DF" w14:textId="77777777" w:rsidR="00AC7A77" w:rsidRDefault="00000000">
      <w:pPr>
        <w:jc w:val="center"/>
        <w:divId w:val="1070738305"/>
        <w:rPr>
          <w:rFonts w:ascii="Georgia" w:eastAsia="Times New Roman" w:hAnsi="Georgia"/>
          <w:b/>
          <w:bCs/>
          <w:sz w:val="29"/>
          <w:szCs w:val="29"/>
        </w:rPr>
      </w:pPr>
      <w:r>
        <w:rPr>
          <w:rFonts w:ascii="Georgia" w:eastAsia="Times New Roman" w:hAnsi="Georgia"/>
          <w:b/>
          <w:bCs/>
          <w:sz w:val="29"/>
          <w:szCs w:val="29"/>
        </w:rPr>
        <w:t>Draft</w:t>
      </w:r>
    </w:p>
    <w:p w14:paraId="6499BFBD" w14:textId="77777777" w:rsidR="00AC7A77" w:rsidRDefault="00000000">
      <w:pPr>
        <w:divId w:val="335886893"/>
        <w:rPr>
          <w:rFonts w:ascii="Georgia" w:eastAsia="Times New Roman" w:hAnsi="Georgia"/>
          <w:sz w:val="18"/>
          <w:szCs w:val="18"/>
        </w:rPr>
      </w:pPr>
      <w:r>
        <w:rPr>
          <w:rFonts w:ascii="Georgia" w:eastAsia="Times New Roman" w:hAnsi="Georgia"/>
          <w:noProof/>
          <w:sz w:val="18"/>
          <w:szCs w:val="18"/>
        </w:rPr>
        <w:drawing>
          <wp:inline distT="0" distB="0" distL="0" distR="0" wp14:anchorId="1A433A5D" wp14:editId="2022B9E9">
            <wp:extent cx="304800" cy="304800"/>
            <wp:effectExtent l="0" t="0" r="0" b="0"/>
            <wp:docPr id="1" name="Picture 1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"/>
                    <pic:cNvPicPr>
                      <a:picLocks noChangeAspect="1" noChangeArrowheads="1"/>
                    </pic:cNvPicPr>
                  </pic:nvPicPr>
                  <pic:blipFill>
                    <a:blip r:link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DACCB" w14:textId="77777777" w:rsidR="00AC7A77" w:rsidRDefault="00000000">
      <w:pPr>
        <w:shd w:val="clear" w:color="auto" w:fill="FFFFFF"/>
        <w:spacing w:before="100" w:beforeAutospacing="1" w:after="100" w:afterAutospacing="1"/>
        <w:jc w:val="right"/>
        <w:outlineLvl w:val="1"/>
        <w:divId w:val="335886893"/>
        <w:rPr>
          <w:rFonts w:ascii="Georgia" w:eastAsia="Times New Roman" w:hAnsi="Georgia"/>
          <w:b/>
          <w:bCs/>
          <w:color w:val="000000"/>
          <w:kern w:val="36"/>
          <w:sz w:val="29"/>
          <w:szCs w:val="29"/>
        </w:rPr>
      </w:pPr>
      <w:proofErr w:type="spellStart"/>
      <w:r>
        <w:rPr>
          <w:rStyle w:val="Emphasis"/>
          <w:rFonts w:ascii="Georgia" w:eastAsia="Times New Roman" w:hAnsi="Georgia"/>
          <w:b/>
          <w:bCs/>
          <w:color w:val="000000"/>
          <w:kern w:val="36"/>
          <w:sz w:val="29"/>
          <w:szCs w:val="29"/>
        </w:rPr>
        <w:t>Tribounia</w:t>
      </w:r>
      <w:proofErr w:type="spellEnd"/>
      <w:r>
        <w:rPr>
          <w:rStyle w:val="Emphasis"/>
          <w:rFonts w:ascii="Georgia" w:eastAsia="Times New Roman" w:hAnsi="Georgia"/>
          <w:b/>
          <w:bCs/>
          <w:color w:val="000000"/>
          <w:kern w:val="36"/>
          <w:sz w:val="29"/>
          <w:szCs w:val="29"/>
        </w:rPr>
        <w:t xml:space="preserve"> grandiflora</w:t>
      </w:r>
      <w:r>
        <w:rPr>
          <w:rFonts w:ascii="Georgia" w:eastAsia="Times New Roman" w:hAnsi="Georgia"/>
          <w:b/>
          <w:bCs/>
          <w:color w:val="000000"/>
          <w:kern w:val="36"/>
          <w:sz w:val="29"/>
          <w:szCs w:val="29"/>
        </w:rPr>
        <w:t xml:space="preserve"> - </w:t>
      </w:r>
      <w:proofErr w:type="spellStart"/>
      <w:r>
        <w:rPr>
          <w:rFonts w:ascii="Georgia" w:eastAsia="Times New Roman" w:hAnsi="Georgia"/>
          <w:b/>
          <w:bCs/>
          <w:color w:val="000000"/>
          <w:kern w:val="36"/>
          <w:sz w:val="29"/>
          <w:szCs w:val="29"/>
        </w:rPr>
        <w:t>D.</w:t>
      </w:r>
      <w:proofErr w:type="gramStart"/>
      <w:r>
        <w:rPr>
          <w:rFonts w:ascii="Georgia" w:eastAsia="Times New Roman" w:hAnsi="Georgia"/>
          <w:b/>
          <w:bCs/>
          <w:color w:val="000000"/>
          <w:kern w:val="36"/>
          <w:sz w:val="29"/>
          <w:szCs w:val="29"/>
        </w:rPr>
        <w:t>J.Middleton</w:t>
      </w:r>
      <w:proofErr w:type="spellEnd"/>
      <w:proofErr w:type="gramEnd"/>
    </w:p>
    <w:p w14:paraId="19BAE09C" w14:textId="77777777" w:rsidR="00AC7A77" w:rsidRDefault="00000000">
      <w:pPr>
        <w:jc w:val="right"/>
        <w:divId w:val="335886893"/>
        <w:rPr>
          <w:rFonts w:ascii="Georgia" w:eastAsia="Times New Roman" w:hAnsi="Georgia"/>
          <w:sz w:val="18"/>
          <w:szCs w:val="18"/>
        </w:rPr>
      </w:pPr>
      <w:r>
        <w:rPr>
          <w:rFonts w:ascii="Georgia" w:eastAsia="Times New Roman" w:hAnsi="Georgia"/>
          <w:sz w:val="18"/>
          <w:szCs w:val="18"/>
        </w:rPr>
        <w:t xml:space="preserve">PLANTAE - TRACHEOPHYTA - MAGNOLIOPSIDA - LAMIALES - GESNERIACEAE - </w:t>
      </w:r>
      <w:proofErr w:type="spellStart"/>
      <w:r>
        <w:rPr>
          <w:rFonts w:ascii="Georgia" w:eastAsia="Times New Roman" w:hAnsi="Georgia"/>
          <w:sz w:val="18"/>
          <w:szCs w:val="18"/>
        </w:rPr>
        <w:t>Tribounia</w:t>
      </w:r>
      <w:proofErr w:type="spellEnd"/>
      <w:r>
        <w:rPr>
          <w:rFonts w:ascii="Georgia" w:eastAsia="Times New Roman" w:hAnsi="Georgia"/>
          <w:sz w:val="18"/>
          <w:szCs w:val="18"/>
        </w:rPr>
        <w:t xml:space="preserve"> - grandiflora</w:t>
      </w:r>
    </w:p>
    <w:p w14:paraId="314773B3" w14:textId="77777777" w:rsidR="00AC7A77" w:rsidRDefault="00000000">
      <w:pPr>
        <w:pStyle w:val="NormalWeb"/>
        <w:divId w:val="1646278946"/>
        <w:rPr>
          <w:rFonts w:ascii="Georgia" w:hAnsi="Georgia"/>
        </w:rPr>
      </w:pPr>
      <w:r>
        <w:rPr>
          <w:rStyle w:val="Strong"/>
          <w:rFonts w:ascii="Georgia" w:hAnsi="Georgia"/>
        </w:rPr>
        <w:t xml:space="preserve">Common Names: </w:t>
      </w:r>
      <w:r>
        <w:rPr>
          <w:rFonts w:ascii="Georgia" w:hAnsi="Georgia"/>
        </w:rPr>
        <w:t>No Common Names</w:t>
      </w:r>
      <w:r>
        <w:rPr>
          <w:rFonts w:ascii="Georgia" w:hAnsi="Georgia"/>
        </w:rPr>
        <w:br/>
      </w:r>
      <w:r>
        <w:rPr>
          <w:rStyle w:val="Strong"/>
          <w:rFonts w:ascii="Georgia" w:hAnsi="Georgia"/>
        </w:rPr>
        <w:t xml:space="preserve">Synonyms: </w:t>
      </w:r>
      <w:r>
        <w:rPr>
          <w:rFonts w:ascii="Georgia" w:hAnsi="Georgia"/>
        </w:rPr>
        <w:t>No Synonyms</w:t>
      </w:r>
    </w:p>
    <w:tbl>
      <w:tblPr>
        <w:tblW w:w="0" w:type="auto"/>
        <w:jc w:val="center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2"/>
      </w:tblGrid>
      <w:tr w:rsidR="00AC7A77" w14:paraId="1862515E" w14:textId="77777777">
        <w:trPr>
          <w:tblCellSpacing w:w="15" w:type="dxa"/>
          <w:jc w:val="center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D2E6841" w14:textId="77777777" w:rsidR="00AC7A77" w:rsidRDefault="00000000">
            <w:pPr>
              <w:spacing w:after="75"/>
              <w:jc w:val="center"/>
              <w:rPr>
                <w:rFonts w:ascii="Georgia" w:eastAsia="Times New Roman" w:hAnsi="Georgia"/>
                <w:b/>
                <w:bCs/>
                <w:sz w:val="20"/>
                <w:szCs w:val="20"/>
              </w:rPr>
            </w:pPr>
            <w:r>
              <w:rPr>
                <w:rFonts w:ascii="Georgia" w:eastAsia="Times New Roman" w:hAnsi="Georgia"/>
                <w:b/>
                <w:bCs/>
                <w:sz w:val="20"/>
                <w:szCs w:val="20"/>
              </w:rPr>
              <w:t>Red List Status</w:t>
            </w:r>
          </w:p>
        </w:tc>
      </w:tr>
      <w:tr w:rsidR="00AC7A77" w14:paraId="1B605F83" w14:textId="7777777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ED84F21" w14:textId="77777777" w:rsidR="00AC7A77" w:rsidRDefault="00000000">
            <w:pPr>
              <w:spacing w:after="75"/>
              <w:rPr>
                <w:rFonts w:ascii="Georgia" w:eastAsia="Times New Roman" w:hAnsi="Georgia"/>
                <w:sz w:val="20"/>
                <w:szCs w:val="20"/>
              </w:rPr>
            </w:pPr>
            <w:r>
              <w:rPr>
                <w:rFonts w:ascii="Georgia" w:eastAsia="Times New Roman" w:hAnsi="Georgia"/>
                <w:sz w:val="20"/>
                <w:szCs w:val="20"/>
              </w:rPr>
              <w:t>EN - Endangered, B1ab(iii)+2ab(iii); D (IUCN version 3.1)</w:t>
            </w:r>
          </w:p>
        </w:tc>
      </w:tr>
    </w:tbl>
    <w:p w14:paraId="5B3CD2BF" w14:textId="77777777" w:rsidR="00AC7A77" w:rsidRDefault="00000000">
      <w:pPr>
        <w:pStyle w:val="Heading1"/>
        <w:divId w:val="2094740721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Red List Assessment</w:t>
      </w:r>
    </w:p>
    <w:p w14:paraId="476DBF08" w14:textId="77777777" w:rsidR="00AC7A77" w:rsidRDefault="00000000">
      <w:pPr>
        <w:pStyle w:val="Heading2"/>
        <w:divId w:val="2094740721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Assessment Information</w:t>
      </w:r>
    </w:p>
    <w:p w14:paraId="584660FC" w14:textId="77777777" w:rsidR="00AC7A77" w:rsidRDefault="00000000">
      <w:pPr>
        <w:pStyle w:val="NormalWeb"/>
        <w:divId w:val="2094740721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Date of Assessment: </w:t>
      </w:r>
      <w:r>
        <w:rPr>
          <w:rFonts w:ascii="Georgia" w:hAnsi="Georgia"/>
        </w:rPr>
        <w:t>2022-08-26</w:t>
      </w:r>
    </w:p>
    <w:p w14:paraId="1F037D8A" w14:textId="77777777" w:rsidR="00AC7A77" w:rsidRDefault="00000000">
      <w:pPr>
        <w:pStyle w:val="NormalWeb"/>
        <w:divId w:val="2094740721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Assessor(s): </w:t>
      </w:r>
      <w:proofErr w:type="spellStart"/>
      <w:r>
        <w:rPr>
          <w:rFonts w:ascii="Georgia" w:hAnsi="Georgia"/>
        </w:rPr>
        <w:t>Triboun</w:t>
      </w:r>
      <w:proofErr w:type="spellEnd"/>
      <w:r>
        <w:rPr>
          <w:rFonts w:ascii="Georgia" w:hAnsi="Georgia"/>
        </w:rPr>
        <w:t>, P. &amp; Khorngton, S.</w:t>
      </w:r>
    </w:p>
    <w:p w14:paraId="63F3D060" w14:textId="77777777" w:rsidR="00AC7A77" w:rsidRDefault="00000000">
      <w:pPr>
        <w:pStyle w:val="NormalWeb"/>
        <w:divId w:val="2094740721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Regions: </w:t>
      </w:r>
      <w:r>
        <w:rPr>
          <w:rFonts w:ascii="Georgia" w:hAnsi="Georgia"/>
        </w:rPr>
        <w:t>Global</w:t>
      </w:r>
    </w:p>
    <w:p w14:paraId="1B8DEA63" w14:textId="77777777" w:rsidR="00AC7A77" w:rsidRDefault="00000000">
      <w:pPr>
        <w:pStyle w:val="Heading2"/>
        <w:divId w:val="2094740721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Assessment Rationale</w:t>
      </w:r>
    </w:p>
    <w:p w14:paraId="2E65A6F1" w14:textId="4EB5CCC3" w:rsidR="00AC7A77" w:rsidRDefault="00000000">
      <w:pPr>
        <w:pStyle w:val="NormalWeb"/>
        <w:divId w:val="2094740721"/>
        <w:rPr>
          <w:rFonts w:ascii="Georgia" w:hAnsi="Georgia"/>
        </w:rPr>
      </w:pPr>
      <w:proofErr w:type="spellStart"/>
      <w:r>
        <w:rPr>
          <w:rStyle w:val="Emphasis"/>
          <w:rFonts w:ascii="Georgia" w:hAnsi="Georgia"/>
        </w:rPr>
        <w:t>Tribounia</w:t>
      </w:r>
      <w:proofErr w:type="spellEnd"/>
      <w:r>
        <w:rPr>
          <w:rStyle w:val="Emphasis"/>
          <w:rFonts w:ascii="Georgia" w:hAnsi="Georgia"/>
        </w:rPr>
        <w:t xml:space="preserve"> </w:t>
      </w:r>
      <w:proofErr w:type="spellStart"/>
      <w:r>
        <w:rPr>
          <w:rStyle w:val="Emphasis"/>
          <w:rFonts w:ascii="Georgia" w:hAnsi="Georgia"/>
        </w:rPr>
        <w:t>glandiflora</w:t>
      </w:r>
      <w:proofErr w:type="spellEnd"/>
      <w:r>
        <w:rPr>
          <w:rStyle w:val="Emphasis"/>
          <w:rFonts w:ascii="Georgia" w:hAnsi="Georgia"/>
        </w:rPr>
        <w:t xml:space="preserve"> </w:t>
      </w:r>
      <w:r>
        <w:rPr>
          <w:rFonts w:ascii="Georgia" w:hAnsi="Georgia"/>
        </w:rPr>
        <w:t xml:space="preserve">is endemic to Thailand, occupying restricted distribution </w:t>
      </w:r>
      <w:ins w:id="0" w:author="Jack Plummer" w:date="2022-09-29T10:53:00Z">
        <w:r w:rsidR="00102D78">
          <w:rPr>
            <w:rFonts w:ascii="Georgia" w:hAnsi="Georgia"/>
          </w:rPr>
          <w:t>in</w:t>
        </w:r>
      </w:ins>
      <w:del w:id="1" w:author="Jack Plummer" w:date="2022-09-29T10:53:00Z">
        <w:r w:rsidDel="00102D78">
          <w:rPr>
            <w:rFonts w:ascii="Georgia" w:hAnsi="Georgia"/>
          </w:rPr>
          <w:delText>at</w:delText>
        </w:r>
      </w:del>
      <w:r>
        <w:rPr>
          <w:rFonts w:ascii="Georgia" w:hAnsi="Georgia"/>
        </w:rPr>
        <w:t xml:space="preserve"> Kanchanaburi. Its estimated extent of occurrence (EOO) of 166 km</w:t>
      </w:r>
      <w:r>
        <w:rPr>
          <w:rFonts w:ascii="Georgia" w:hAnsi="Georgia"/>
          <w:vertAlign w:val="superscript"/>
        </w:rPr>
        <w:t>2</w:t>
      </w:r>
      <w:r>
        <w:rPr>
          <w:rFonts w:ascii="Georgia" w:hAnsi="Georgia"/>
        </w:rPr>
        <w:t xml:space="preserve"> and area of occupancy</w:t>
      </w:r>
      <w:ins w:id="2" w:author="Jack Plummer" w:date="2022-09-29T10:53:00Z">
        <w:r w:rsidR="00102D78">
          <w:rPr>
            <w:rFonts w:ascii="Georgia" w:hAnsi="Georgia"/>
          </w:rPr>
          <w:t xml:space="preserve"> (AOO)</w:t>
        </w:r>
      </w:ins>
      <w:r>
        <w:rPr>
          <w:rFonts w:ascii="Georgia" w:hAnsi="Georgia"/>
        </w:rPr>
        <w:t xml:space="preserve"> of 20 km</w:t>
      </w:r>
      <w:r>
        <w:rPr>
          <w:rFonts w:ascii="Georgia" w:hAnsi="Georgia"/>
          <w:vertAlign w:val="superscript"/>
        </w:rPr>
        <w:t>2</w:t>
      </w:r>
      <w:r>
        <w:rPr>
          <w:rFonts w:ascii="Georgia" w:hAnsi="Georgia"/>
        </w:rPr>
        <w:t xml:space="preserve"> both fall within the thresholds for </w:t>
      </w:r>
      <w:ins w:id="3" w:author="Jack Plummer" w:date="2022-09-29T10:53:00Z">
        <w:r w:rsidR="00102D78">
          <w:rPr>
            <w:rFonts w:ascii="Georgia" w:hAnsi="Georgia"/>
          </w:rPr>
          <w:t xml:space="preserve">the </w:t>
        </w:r>
      </w:ins>
      <w:r>
        <w:rPr>
          <w:rFonts w:ascii="Georgia" w:hAnsi="Georgia"/>
        </w:rPr>
        <w:t xml:space="preserve">Endangered category under criterion B. At the five known collection sites, </w:t>
      </w:r>
      <w:ins w:id="4" w:author="Jack Plummer" w:date="2022-09-29T10:53:00Z">
        <w:r w:rsidR="00102D78">
          <w:rPr>
            <w:rFonts w:ascii="Georgia" w:hAnsi="Georgia"/>
          </w:rPr>
          <w:t>each viewed a</w:t>
        </w:r>
      </w:ins>
      <w:ins w:id="5" w:author="Jack Plummer" w:date="2022-09-29T10:54:00Z">
        <w:r w:rsidR="00102D78">
          <w:rPr>
            <w:rFonts w:ascii="Georgia" w:hAnsi="Georgia"/>
          </w:rPr>
          <w:t xml:space="preserve">s a location, </w:t>
        </w:r>
      </w:ins>
      <w:r>
        <w:rPr>
          <w:rFonts w:ascii="Georgia" w:hAnsi="Georgia"/>
        </w:rPr>
        <w:t>its limestone habitat is threatened by visitors, the construction of temple and stairs, rock collapse, agricultural areas, forest clearance and road expansion, which are inferred to be contributing to a continuing decline in habitat area</w:t>
      </w:r>
      <w:del w:id="6" w:author="Jack Plummer" w:date="2022-09-29T10:55:00Z">
        <w:r w:rsidDel="00102D78">
          <w:rPr>
            <w:rFonts w:ascii="Georgia" w:hAnsi="Georgia"/>
          </w:rPr>
          <w:delText>s</w:delText>
        </w:r>
      </w:del>
      <w:r>
        <w:rPr>
          <w:rFonts w:ascii="Georgia" w:hAnsi="Georgia"/>
        </w:rPr>
        <w:t xml:space="preserve">, extent, and quality. The population trend is suspected to be decreasing. Moreover, the population size </w:t>
      </w:r>
      <w:ins w:id="7" w:author="Jack Plummer" w:date="2022-09-29T10:54:00Z">
        <w:r w:rsidR="00102D78">
          <w:rPr>
            <w:rFonts w:ascii="Georgia" w:hAnsi="Georgia"/>
          </w:rPr>
          <w:t xml:space="preserve">is considered to total fewer than 500 mature individuals, </w:t>
        </w:r>
      </w:ins>
      <w:r>
        <w:rPr>
          <w:rFonts w:ascii="Georgia" w:hAnsi="Georgia"/>
        </w:rPr>
        <w:t>fall</w:t>
      </w:r>
      <w:ins w:id="8" w:author="Jack Plummer" w:date="2022-09-29T10:54:00Z">
        <w:r w:rsidR="00102D78">
          <w:rPr>
            <w:rFonts w:ascii="Georgia" w:hAnsi="Georgia"/>
          </w:rPr>
          <w:t>ing</w:t>
        </w:r>
      </w:ins>
      <w:del w:id="9" w:author="Jack Plummer" w:date="2022-09-29T10:54:00Z">
        <w:r w:rsidDel="00102D78">
          <w:rPr>
            <w:rFonts w:ascii="Georgia" w:hAnsi="Georgia"/>
          </w:rPr>
          <w:delText>s</w:delText>
        </w:r>
      </w:del>
      <w:r>
        <w:rPr>
          <w:rFonts w:ascii="Georgia" w:hAnsi="Georgia"/>
        </w:rPr>
        <w:t xml:space="preserve"> within </w:t>
      </w:r>
      <w:ins w:id="10" w:author="Jack Plummer" w:date="2022-09-29T10:54:00Z">
        <w:r w:rsidR="00102D78">
          <w:rPr>
            <w:rFonts w:ascii="Georgia" w:hAnsi="Georgia"/>
          </w:rPr>
          <w:t xml:space="preserve">the </w:t>
        </w:r>
      </w:ins>
      <w:r>
        <w:rPr>
          <w:rFonts w:ascii="Georgia" w:hAnsi="Georgia"/>
        </w:rPr>
        <w:t xml:space="preserve">threshold for </w:t>
      </w:r>
      <w:ins w:id="11" w:author="Jack Plummer" w:date="2022-09-29T10:54:00Z">
        <w:r w:rsidR="00102D78">
          <w:rPr>
            <w:rFonts w:ascii="Georgia" w:hAnsi="Georgia"/>
          </w:rPr>
          <w:t xml:space="preserve">the </w:t>
        </w:r>
      </w:ins>
      <w:r>
        <w:rPr>
          <w:rFonts w:ascii="Georgia" w:hAnsi="Georgia"/>
        </w:rPr>
        <w:t>Endangered category under criterion D. Given its restricted EOO, AOO, number of locations, and population size, alongside a continuing decline in habitat, it is assessed as Endangered (EN) B1ab(iii)+2ab(iii</w:t>
      </w:r>
      <w:proofErr w:type="gramStart"/>
      <w:r>
        <w:rPr>
          <w:rFonts w:ascii="Georgia" w:hAnsi="Georgia"/>
        </w:rPr>
        <w:t>);</w:t>
      </w:r>
      <w:proofErr w:type="gramEnd"/>
      <w:r>
        <w:rPr>
          <w:rFonts w:ascii="Georgia" w:hAnsi="Georgia"/>
        </w:rPr>
        <w:t xml:space="preserve"> D.</w:t>
      </w:r>
    </w:p>
    <w:p w14:paraId="0CC23043" w14:textId="77777777" w:rsidR="00AC7A77" w:rsidRDefault="00000000">
      <w:pPr>
        <w:pStyle w:val="Heading1"/>
        <w:divId w:val="261379185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Distribution</w:t>
      </w:r>
    </w:p>
    <w:p w14:paraId="10C24379" w14:textId="77777777" w:rsidR="00AC7A77" w:rsidRDefault="00000000">
      <w:pPr>
        <w:pStyle w:val="Heading2"/>
        <w:divId w:val="261379185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Geographic Range</w:t>
      </w:r>
    </w:p>
    <w:p w14:paraId="07A3373A" w14:textId="4E7B8D9F" w:rsidR="00AC7A77" w:rsidRDefault="00000000">
      <w:pPr>
        <w:pStyle w:val="NormalWeb"/>
        <w:divId w:val="261379185"/>
        <w:rPr>
          <w:rStyle w:val="fontstyle01"/>
        </w:rPr>
      </w:pPr>
      <w:proofErr w:type="spellStart"/>
      <w:r>
        <w:rPr>
          <w:rStyle w:val="Emphasis"/>
          <w:rFonts w:ascii="Georgia" w:hAnsi="Georgia"/>
        </w:rPr>
        <w:t>Tribounia</w:t>
      </w:r>
      <w:proofErr w:type="spellEnd"/>
      <w:r>
        <w:rPr>
          <w:rStyle w:val="Emphasis"/>
          <w:rFonts w:ascii="Georgia" w:hAnsi="Georgia"/>
        </w:rPr>
        <w:t xml:space="preserve"> grandiflora</w:t>
      </w:r>
      <w:r>
        <w:rPr>
          <w:rFonts w:ascii="Georgia" w:hAnsi="Georgia"/>
        </w:rPr>
        <w:t xml:space="preserve"> is known from two districts in </w:t>
      </w:r>
      <w:del w:id="12" w:author="Jack Plummer" w:date="2022-09-29T10:55:00Z">
        <w:r w:rsidDel="00102D78">
          <w:rPr>
            <w:rFonts w:ascii="Georgia" w:hAnsi="Georgia"/>
          </w:rPr>
          <w:delText xml:space="preserve">the </w:delText>
        </w:r>
      </w:del>
      <w:r>
        <w:rPr>
          <w:rFonts w:ascii="Georgia" w:hAnsi="Georgia"/>
        </w:rPr>
        <w:t xml:space="preserve">Kanchanaburi province between </w:t>
      </w:r>
      <w:r>
        <w:rPr>
          <w:rStyle w:val="fontstyle01"/>
          <w:rFonts w:ascii="Georgia" w:hAnsi="Georgia"/>
        </w:rPr>
        <w:t xml:space="preserve">Wat </w:t>
      </w:r>
      <w:proofErr w:type="spellStart"/>
      <w:r>
        <w:rPr>
          <w:rStyle w:val="fontstyle01"/>
          <w:rFonts w:ascii="Georgia" w:hAnsi="Georgia"/>
        </w:rPr>
        <w:t>Tham</w:t>
      </w:r>
      <w:proofErr w:type="spellEnd"/>
      <w:r>
        <w:rPr>
          <w:rStyle w:val="fontstyle01"/>
          <w:rFonts w:ascii="Georgia" w:hAnsi="Georgia"/>
        </w:rPr>
        <w:t xml:space="preserve"> Khao Pun (type locality), Muang district and Wat </w:t>
      </w:r>
      <w:proofErr w:type="spellStart"/>
      <w:r>
        <w:rPr>
          <w:rStyle w:val="fontstyle01"/>
          <w:rFonts w:ascii="Georgia" w:hAnsi="Georgia"/>
        </w:rPr>
        <w:t>Tham</w:t>
      </w:r>
      <w:proofErr w:type="spellEnd"/>
      <w:r>
        <w:rPr>
          <w:rStyle w:val="fontstyle01"/>
          <w:rFonts w:ascii="Georgia" w:hAnsi="Georgia"/>
        </w:rPr>
        <w:t xml:space="preserve"> </w:t>
      </w:r>
      <w:proofErr w:type="spellStart"/>
      <w:r>
        <w:rPr>
          <w:rStyle w:val="fontstyle01"/>
          <w:rFonts w:ascii="Georgia" w:hAnsi="Georgia"/>
        </w:rPr>
        <w:t>Suea</w:t>
      </w:r>
      <w:proofErr w:type="spellEnd"/>
      <w:r>
        <w:rPr>
          <w:rStyle w:val="fontstyle01"/>
          <w:rFonts w:ascii="Georgia" w:hAnsi="Georgia"/>
        </w:rPr>
        <w:t xml:space="preserve"> Dao Temple, Sai Yok district. It has an altitud</w:t>
      </w:r>
      <w:ins w:id="13" w:author="Jack Plummer" w:date="2022-09-29T10:56:00Z">
        <w:r w:rsidR="00102D78">
          <w:rPr>
            <w:rStyle w:val="fontstyle01"/>
            <w:rFonts w:ascii="Georgia" w:hAnsi="Georgia"/>
          </w:rPr>
          <w:t>in</w:t>
        </w:r>
      </w:ins>
      <w:ins w:id="14" w:author="Jack Plummer" w:date="2022-09-29T10:55:00Z">
        <w:r w:rsidR="00102D78">
          <w:rPr>
            <w:rStyle w:val="fontstyle01"/>
            <w:rFonts w:ascii="Georgia" w:hAnsi="Georgia"/>
          </w:rPr>
          <w:t>al</w:t>
        </w:r>
      </w:ins>
      <w:del w:id="15" w:author="Jack Plummer" w:date="2022-09-29T10:55:00Z">
        <w:r w:rsidDel="00102D78">
          <w:rPr>
            <w:rStyle w:val="fontstyle01"/>
            <w:rFonts w:ascii="Georgia" w:hAnsi="Georgia"/>
          </w:rPr>
          <w:delText>e</w:delText>
        </w:r>
      </w:del>
      <w:r>
        <w:rPr>
          <w:rStyle w:val="fontstyle01"/>
          <w:rFonts w:ascii="Georgia" w:hAnsi="Georgia"/>
        </w:rPr>
        <w:t xml:space="preserve"> range </w:t>
      </w:r>
      <w:del w:id="16" w:author="Jack Plummer" w:date="2022-09-29T10:56:00Z">
        <w:r w:rsidDel="00102D78">
          <w:rPr>
            <w:rStyle w:val="fontstyle01"/>
            <w:rFonts w:ascii="Georgia" w:hAnsi="Georgia"/>
          </w:rPr>
          <w:delText xml:space="preserve">occurring </w:delText>
        </w:r>
      </w:del>
      <w:r>
        <w:rPr>
          <w:rStyle w:val="fontstyle01"/>
          <w:rFonts w:ascii="Georgia" w:hAnsi="Georgia"/>
        </w:rPr>
        <w:t>between 70 and 400 m</w:t>
      </w:r>
      <w:ins w:id="17" w:author="Jack Plummer" w:date="2022-09-29T10:56:00Z">
        <w:r w:rsidR="00102D78">
          <w:rPr>
            <w:rStyle w:val="fontstyle01"/>
            <w:rFonts w:ascii="Georgia" w:hAnsi="Georgia"/>
          </w:rPr>
          <w:t xml:space="preserve"> asl</w:t>
        </w:r>
      </w:ins>
      <w:r>
        <w:rPr>
          <w:rStyle w:val="fontstyle01"/>
          <w:rFonts w:ascii="Georgia" w:hAnsi="Georgia"/>
        </w:rPr>
        <w:t>.</w:t>
      </w:r>
    </w:p>
    <w:p w14:paraId="1B8A5D60" w14:textId="77777777" w:rsidR="00AC7A77" w:rsidRDefault="00000000">
      <w:pPr>
        <w:pStyle w:val="Heading2"/>
        <w:divId w:val="261379185"/>
        <w:rPr>
          <w:rFonts w:eastAsia="Times New Roman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Area of Occupancy (AOO)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1"/>
        <w:gridCol w:w="6089"/>
      </w:tblGrid>
      <w:tr w:rsidR="00AC7A77" w14:paraId="6B456374" w14:textId="77777777">
        <w:trPr>
          <w:divId w:val="261379185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62CF349" w14:textId="77777777" w:rsidR="00AC7A77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Estimated area of occupancy (AOO) - in km2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57DEEF8" w14:textId="77777777" w:rsidR="00AC7A77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</w:tr>
      <w:tr w:rsidR="00AC7A77" w14:paraId="0C60182F" w14:textId="77777777">
        <w:trPr>
          <w:divId w:val="261379185"/>
          <w:tblCellSpacing w:w="15" w:type="dxa"/>
        </w:trPr>
        <w:tc>
          <w:tcPr>
            <w:tcW w:w="0" w:type="auto"/>
            <w:vAlign w:val="center"/>
            <w:hideMark/>
          </w:tcPr>
          <w:p w14:paraId="60053E4B" w14:textId="77777777" w:rsidR="00AC7A77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433A57A" w14:textId="77777777" w:rsidR="00AC7A77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 xml:space="preserve">Estimated from a 2 x 2 km grid cell for herbarium specimen point data mapped using </w:t>
            </w:r>
            <w:proofErr w:type="spellStart"/>
            <w:r>
              <w:rPr>
                <w:rFonts w:ascii="Georgia" w:eastAsia="Times New Roman" w:hAnsi="Georgia"/>
                <w:sz w:val="18"/>
                <w:szCs w:val="18"/>
              </w:rPr>
              <w:t>GeoCAT</w:t>
            </w:r>
            <w:proofErr w:type="spellEnd"/>
            <w:r>
              <w:rPr>
                <w:rFonts w:ascii="Georgia" w:eastAsia="Times New Roman" w:hAnsi="Georgia"/>
                <w:sz w:val="18"/>
                <w:szCs w:val="18"/>
              </w:rPr>
              <w:t xml:space="preserve"> (Bachman et al. 2011). </w:t>
            </w:r>
          </w:p>
        </w:tc>
      </w:tr>
    </w:tbl>
    <w:p w14:paraId="5D8C74E6" w14:textId="77777777" w:rsidR="00AC7A77" w:rsidRDefault="00000000">
      <w:pPr>
        <w:pStyle w:val="Heading2"/>
        <w:divId w:val="261379185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lastRenderedPageBreak/>
        <w:t>Extent of Occurrence (EOO)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2371"/>
        <w:gridCol w:w="4484"/>
      </w:tblGrid>
      <w:tr w:rsidR="00AC7A77" w14:paraId="42043090" w14:textId="77777777">
        <w:trPr>
          <w:divId w:val="261379185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706D93BD" w14:textId="77777777" w:rsidR="00AC7A77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Estimated extent of occurrence (EOO)- in km2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6C9A0FD" w14:textId="77777777" w:rsidR="00AC7A77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EOO estimate calculated from Minimum Convex Polygon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7031CFF7" w14:textId="77777777" w:rsidR="00AC7A77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</w:tr>
      <w:tr w:rsidR="00AC7A77" w14:paraId="48706EDC" w14:textId="77777777">
        <w:trPr>
          <w:divId w:val="261379185"/>
          <w:tblCellSpacing w:w="15" w:type="dxa"/>
        </w:trPr>
        <w:tc>
          <w:tcPr>
            <w:tcW w:w="0" w:type="auto"/>
            <w:vAlign w:val="center"/>
            <w:hideMark/>
          </w:tcPr>
          <w:p w14:paraId="35C7EBA4" w14:textId="77777777" w:rsidR="00AC7A77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116</w:t>
            </w:r>
          </w:p>
        </w:tc>
        <w:tc>
          <w:tcPr>
            <w:tcW w:w="0" w:type="auto"/>
            <w:vAlign w:val="center"/>
            <w:hideMark/>
          </w:tcPr>
          <w:p w14:paraId="51A7B88F" w14:textId="77777777" w:rsidR="00AC7A77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2A6038D1" w14:textId="44219367" w:rsidR="00AC7A77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 xml:space="preserve">Estimated from a </w:t>
            </w:r>
            <w:del w:id="18" w:author="Jack Plummer" w:date="2022-09-29T10:56:00Z">
              <w:r w:rsidDel="00102D78">
                <w:rPr>
                  <w:rFonts w:ascii="Georgia" w:eastAsia="Times New Roman" w:hAnsi="Georgia"/>
                  <w:sz w:val="18"/>
                  <w:szCs w:val="18"/>
                </w:rPr>
                <w:delText>2 x 2 km grid cell</w:delText>
              </w:r>
            </w:del>
            <w:ins w:id="19" w:author="Jack Plummer" w:date="2022-09-29T10:56:00Z">
              <w:r w:rsidR="00102D78">
                <w:rPr>
                  <w:rFonts w:ascii="Georgia" w:eastAsia="Times New Roman" w:hAnsi="Georgia"/>
                  <w:sz w:val="18"/>
                  <w:szCs w:val="18"/>
                </w:rPr>
                <w:t>minimum convex polygon</w:t>
              </w:r>
            </w:ins>
            <w:r>
              <w:rPr>
                <w:rFonts w:ascii="Georgia" w:eastAsia="Times New Roman" w:hAnsi="Georgia"/>
                <w:sz w:val="18"/>
                <w:szCs w:val="18"/>
              </w:rPr>
              <w:t xml:space="preserve"> for herbarium specimen point data mapped using </w:t>
            </w:r>
            <w:proofErr w:type="spellStart"/>
            <w:r>
              <w:rPr>
                <w:rFonts w:ascii="Georgia" w:eastAsia="Times New Roman" w:hAnsi="Georgia"/>
                <w:sz w:val="18"/>
                <w:szCs w:val="18"/>
              </w:rPr>
              <w:t>GeoCAT</w:t>
            </w:r>
            <w:proofErr w:type="spellEnd"/>
            <w:r>
              <w:rPr>
                <w:rFonts w:ascii="Georgia" w:eastAsia="Times New Roman" w:hAnsi="Georgia"/>
                <w:sz w:val="18"/>
                <w:szCs w:val="18"/>
              </w:rPr>
              <w:t xml:space="preserve"> (Bachman et al. 2011).</w:t>
            </w:r>
          </w:p>
        </w:tc>
      </w:tr>
    </w:tbl>
    <w:p w14:paraId="1C59CBF6" w14:textId="77777777" w:rsidR="00AC7A77" w:rsidRDefault="00000000">
      <w:pPr>
        <w:pStyle w:val="Heading2"/>
        <w:divId w:val="261379185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Locations Information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3"/>
        <w:gridCol w:w="7677"/>
      </w:tblGrid>
      <w:tr w:rsidR="00102D78" w14:paraId="0A6905C4" w14:textId="77777777">
        <w:trPr>
          <w:divId w:val="261379185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BF24E45" w14:textId="77777777" w:rsidR="00AC7A77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Number of Locations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9B185DB" w14:textId="77777777" w:rsidR="00AC7A77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</w:tr>
      <w:tr w:rsidR="00102D78" w14:paraId="7BBF0316" w14:textId="77777777">
        <w:trPr>
          <w:divId w:val="261379185"/>
          <w:tblCellSpacing w:w="15" w:type="dxa"/>
        </w:trPr>
        <w:tc>
          <w:tcPr>
            <w:tcW w:w="0" w:type="auto"/>
            <w:vAlign w:val="center"/>
            <w:hideMark/>
          </w:tcPr>
          <w:p w14:paraId="7A0EF68F" w14:textId="77777777" w:rsidR="00AC7A77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B15BB4B" w14:textId="39009708" w:rsidR="00AC7A77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The species occur in five localities from Kanchanaburi. The species occur</w:t>
            </w:r>
            <w:ins w:id="20" w:author="Jack Plummer" w:date="2022-09-29T10:57:00Z">
              <w:r w:rsidR="00102D78">
                <w:rPr>
                  <w:rFonts w:ascii="Georgia" w:eastAsia="Times New Roman" w:hAnsi="Georgia"/>
                  <w:sz w:val="18"/>
                  <w:szCs w:val="18"/>
                </w:rPr>
                <w:t>s</w:t>
              </w:r>
            </w:ins>
            <w:r>
              <w:rPr>
                <w:rFonts w:ascii="Georgia" w:eastAsia="Times New Roman" w:hAnsi="Georgia"/>
                <w:sz w:val="18"/>
                <w:szCs w:val="18"/>
              </w:rPr>
              <w:t xml:space="preserve"> in non-protected area</w:t>
            </w:r>
            <w:ins w:id="21" w:author="Jack Plummer" w:date="2022-09-29T10:57:00Z">
              <w:r w:rsidR="00102D78">
                <w:rPr>
                  <w:rFonts w:ascii="Georgia" w:eastAsia="Times New Roman" w:hAnsi="Georgia"/>
                  <w:sz w:val="18"/>
                  <w:szCs w:val="18"/>
                </w:rPr>
                <w:t xml:space="preserve"> and each site is considered a location</w:t>
              </w:r>
            </w:ins>
            <w:r>
              <w:rPr>
                <w:rFonts w:ascii="Georgia" w:eastAsia="Times New Roman" w:hAnsi="Georgia"/>
                <w:sz w:val="18"/>
                <w:szCs w:val="18"/>
              </w:rPr>
              <w:t>.</w:t>
            </w:r>
            <w:ins w:id="22" w:author="Jack Plummer" w:date="2022-09-29T10:57:00Z">
              <w:r w:rsidR="00102D78">
                <w:rPr>
                  <w:rFonts w:ascii="Georgia" w:eastAsia="Times New Roman" w:hAnsi="Georgia"/>
                  <w:sz w:val="18"/>
                  <w:szCs w:val="18"/>
                </w:rPr>
                <w:t xml:space="preserve"> Major threats are presented by </w:t>
              </w:r>
            </w:ins>
            <w:ins w:id="23" w:author="Jack Plummer" w:date="2022-09-29T11:03:00Z">
              <w:r w:rsidR="00D01DED">
                <w:rPr>
                  <w:rFonts w:ascii="Georgia" w:eastAsia="Times New Roman" w:hAnsi="Georgia"/>
                  <w:sz w:val="18"/>
                  <w:szCs w:val="18"/>
                </w:rPr>
                <w:t>tourism</w:t>
              </w:r>
            </w:ins>
            <w:ins w:id="24" w:author="Jack Plummer" w:date="2022-09-29T10:57:00Z">
              <w:r w:rsidR="00102D78">
                <w:rPr>
                  <w:rFonts w:ascii="Georgia" w:eastAsia="Times New Roman" w:hAnsi="Georgia"/>
                  <w:sz w:val="18"/>
                  <w:szCs w:val="18"/>
                </w:rPr>
                <w:t xml:space="preserve">, the construction of temple and stairs, rock collapse, agricultural </w:t>
              </w:r>
              <w:proofErr w:type="gramStart"/>
              <w:r w:rsidR="00102D78">
                <w:rPr>
                  <w:rFonts w:ascii="Georgia" w:eastAsia="Times New Roman" w:hAnsi="Georgia"/>
                  <w:sz w:val="18"/>
                  <w:szCs w:val="18"/>
                </w:rPr>
                <w:t>areas</w:t>
              </w:r>
              <w:proofErr w:type="gramEnd"/>
              <w:r w:rsidR="00102D78">
                <w:rPr>
                  <w:rFonts w:ascii="Georgia" w:eastAsia="Times New Roman" w:hAnsi="Georgia"/>
                  <w:sz w:val="18"/>
                  <w:szCs w:val="18"/>
                </w:rPr>
                <w:t xml:space="preserve"> and forest clearance.</w:t>
              </w:r>
            </w:ins>
          </w:p>
        </w:tc>
      </w:tr>
    </w:tbl>
    <w:p w14:paraId="69E650D6" w14:textId="77777777" w:rsidR="00AC7A77" w:rsidRDefault="00000000">
      <w:pPr>
        <w:pStyle w:val="Heading2"/>
        <w:divId w:val="261379185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Very restricted AOO or number of locations (triggers VU D2)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4"/>
        <w:gridCol w:w="3586"/>
      </w:tblGrid>
      <w:tr w:rsidR="00AC7A77" w14:paraId="33E64DAE" w14:textId="77777777">
        <w:trPr>
          <w:divId w:val="261379185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3B806AC" w14:textId="77777777" w:rsidR="00AC7A77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Very restricted in area of occupancy (AOO) and/or # of locations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5E4C1AA" w14:textId="77777777" w:rsidR="00AC7A77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</w:tr>
      <w:tr w:rsidR="00AC7A77" w14:paraId="5AD5F819" w14:textId="77777777">
        <w:trPr>
          <w:divId w:val="261379185"/>
          <w:tblCellSpacing w:w="15" w:type="dxa"/>
        </w:trPr>
        <w:tc>
          <w:tcPr>
            <w:tcW w:w="0" w:type="auto"/>
            <w:vAlign w:val="center"/>
            <w:hideMark/>
          </w:tcPr>
          <w:p w14:paraId="253EEB86" w14:textId="77777777" w:rsidR="00AC7A77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commentRangeStart w:id="25"/>
            <w:r>
              <w:rPr>
                <w:rFonts w:ascii="Georgia" w:eastAsia="Times New Roman" w:hAnsi="Georgia"/>
                <w:sz w:val="18"/>
                <w:szCs w:val="1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9DE28F3" w14:textId="77777777" w:rsidR="00AC7A77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 xml:space="preserve">The species is described from 3-5 locations. </w:t>
            </w:r>
            <w:commentRangeEnd w:id="25"/>
            <w:r w:rsidR="00D01DED">
              <w:rPr>
                <w:rStyle w:val="CommentReference"/>
              </w:rPr>
              <w:commentReference w:id="25"/>
            </w:r>
          </w:p>
        </w:tc>
      </w:tr>
    </w:tbl>
    <w:p w14:paraId="5D9BC0CE" w14:textId="77777777" w:rsidR="00AC7A77" w:rsidRDefault="00000000">
      <w:pPr>
        <w:pStyle w:val="Heading2"/>
        <w:divId w:val="261379185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Elevation / Depth / Depth Zones</w:t>
      </w:r>
    </w:p>
    <w:p w14:paraId="3B4083FD" w14:textId="77777777" w:rsidR="00AC7A77" w:rsidRDefault="00000000">
      <w:pPr>
        <w:pStyle w:val="NormalWeb"/>
        <w:divId w:val="261379185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Elevation Lower Limit (in metres above sea level): </w:t>
      </w:r>
      <w:r>
        <w:rPr>
          <w:rFonts w:ascii="Georgia" w:hAnsi="Georgia"/>
        </w:rPr>
        <w:t>70</w:t>
      </w:r>
    </w:p>
    <w:p w14:paraId="351462FE" w14:textId="77777777" w:rsidR="00AC7A77" w:rsidRDefault="00000000">
      <w:pPr>
        <w:pStyle w:val="NormalWeb"/>
        <w:divId w:val="261379185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Elevation Upper Limit (in metres above sea level): </w:t>
      </w:r>
      <w:r>
        <w:rPr>
          <w:rFonts w:ascii="Georgia" w:hAnsi="Georgia"/>
        </w:rPr>
        <w:t>400</w:t>
      </w:r>
    </w:p>
    <w:p w14:paraId="6A267B32" w14:textId="77777777" w:rsidR="00AC7A77" w:rsidRDefault="00000000">
      <w:pPr>
        <w:pStyle w:val="Heading2"/>
        <w:divId w:val="261379185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Map Status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7"/>
        <w:gridCol w:w="1142"/>
        <w:gridCol w:w="1735"/>
        <w:gridCol w:w="986"/>
        <w:gridCol w:w="1004"/>
        <w:gridCol w:w="1228"/>
        <w:gridCol w:w="1147"/>
        <w:gridCol w:w="1091"/>
      </w:tblGrid>
      <w:tr w:rsidR="00AC7A77" w14:paraId="24DDAF10" w14:textId="77777777">
        <w:trPr>
          <w:divId w:val="261379185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1510D98" w14:textId="77777777" w:rsidR="00AC7A77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Map Status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7D8377A7" w14:textId="77777777" w:rsidR="00AC7A77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Use map from previous assessment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792300A" w14:textId="77777777" w:rsidR="00AC7A77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How the map was created, including data sources/methods used: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7E49B889" w14:textId="77777777" w:rsidR="00AC7A77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Please state reason for map not available: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D3955DB" w14:textId="77777777" w:rsidR="00AC7A77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Data Sensitive?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B9F9696" w14:textId="77777777" w:rsidR="00AC7A77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460E537" w14:textId="77777777" w:rsidR="00AC7A77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Geographic range this applies to: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44637F6" w14:textId="77777777" w:rsidR="00AC7A77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Date restriction imposed:</w:t>
            </w:r>
          </w:p>
        </w:tc>
      </w:tr>
      <w:tr w:rsidR="00AC7A77" w14:paraId="0E9760EA" w14:textId="77777777">
        <w:trPr>
          <w:divId w:val="261379185"/>
          <w:tblCellSpacing w:w="15" w:type="dxa"/>
        </w:trPr>
        <w:tc>
          <w:tcPr>
            <w:tcW w:w="0" w:type="auto"/>
            <w:vAlign w:val="center"/>
            <w:hideMark/>
          </w:tcPr>
          <w:p w14:paraId="6791B25B" w14:textId="77777777" w:rsidR="00AC7A77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Done</w:t>
            </w:r>
          </w:p>
        </w:tc>
        <w:tc>
          <w:tcPr>
            <w:tcW w:w="0" w:type="auto"/>
            <w:vAlign w:val="center"/>
            <w:hideMark/>
          </w:tcPr>
          <w:p w14:paraId="5B743A14" w14:textId="77777777" w:rsidR="00AC7A77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4E4F61F" w14:textId="77777777" w:rsidR="00AC7A77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 xml:space="preserve">Map created in </w:t>
            </w:r>
            <w:proofErr w:type="spellStart"/>
            <w:r>
              <w:rPr>
                <w:rFonts w:ascii="Georgia" w:eastAsia="Times New Roman" w:hAnsi="Georgia"/>
                <w:sz w:val="18"/>
                <w:szCs w:val="18"/>
              </w:rPr>
              <w:t>GeoCAT</w:t>
            </w:r>
            <w:proofErr w:type="spellEnd"/>
            <w:r>
              <w:rPr>
                <w:rFonts w:ascii="Georgia" w:eastAsia="Times New Roman" w:hAnsi="Georgia"/>
                <w:sz w:val="18"/>
                <w:szCs w:val="18"/>
              </w:rPr>
              <w:t xml:space="preserve"> (Bachman et al. 2011) using point data from georeferenced herbarium specimen records.</w:t>
            </w:r>
          </w:p>
        </w:tc>
        <w:tc>
          <w:tcPr>
            <w:tcW w:w="0" w:type="auto"/>
            <w:vAlign w:val="center"/>
            <w:hideMark/>
          </w:tcPr>
          <w:p w14:paraId="2EC2C979" w14:textId="77777777" w:rsidR="00AC7A77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1B7E201" w14:textId="77777777" w:rsidR="00AC7A77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665F8F0" w14:textId="77777777" w:rsidR="00AC7A77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10BC7FD" w14:textId="77777777" w:rsidR="00AC7A77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C03F33F" w14:textId="77777777" w:rsidR="00AC7A77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606DA27F" w14:textId="77777777" w:rsidR="00AC7A77" w:rsidRDefault="00000000">
      <w:pPr>
        <w:pStyle w:val="Heading2"/>
        <w:divId w:val="261379185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Biogeographic Realms</w:t>
      </w:r>
    </w:p>
    <w:p w14:paraId="68FFCE25" w14:textId="77777777" w:rsidR="00AC7A77" w:rsidRDefault="00000000">
      <w:pPr>
        <w:pStyle w:val="NormalWeb"/>
        <w:divId w:val="261379185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Biogeographic Realm: </w:t>
      </w:r>
      <w:proofErr w:type="spellStart"/>
      <w:r>
        <w:rPr>
          <w:rFonts w:ascii="Georgia" w:hAnsi="Georgia"/>
        </w:rPr>
        <w:t>Indomalayan</w:t>
      </w:r>
      <w:proofErr w:type="spellEnd"/>
    </w:p>
    <w:p w14:paraId="38944818" w14:textId="77777777" w:rsidR="00AC7A77" w:rsidRDefault="00000000">
      <w:pPr>
        <w:pStyle w:val="Heading1"/>
        <w:divId w:val="510460154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Occurrence</w:t>
      </w:r>
    </w:p>
    <w:p w14:paraId="2B9E94B7" w14:textId="77777777" w:rsidR="00AC7A77" w:rsidRDefault="00000000">
      <w:pPr>
        <w:pStyle w:val="Heading2"/>
        <w:divId w:val="510460154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lastRenderedPageBreak/>
        <w:t>Countries of Occurrence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901"/>
        <w:gridCol w:w="657"/>
        <w:gridCol w:w="1430"/>
        <w:gridCol w:w="1154"/>
      </w:tblGrid>
      <w:tr w:rsidR="00AC7A77" w14:paraId="0F29145E" w14:textId="77777777">
        <w:trPr>
          <w:divId w:val="510460154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7DBBFBB4" w14:textId="77777777" w:rsidR="00AC7A77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Country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FB436AE" w14:textId="77777777" w:rsidR="00AC7A77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Presence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FA288A7" w14:textId="77777777" w:rsidR="00AC7A77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Origin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9614789" w14:textId="77777777" w:rsidR="00AC7A77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Formerly Bred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74021694" w14:textId="77777777" w:rsidR="00AC7A77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Seasonality</w:t>
            </w:r>
          </w:p>
        </w:tc>
      </w:tr>
      <w:tr w:rsidR="00AC7A77" w14:paraId="1FE162D0" w14:textId="77777777">
        <w:trPr>
          <w:divId w:val="510460154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35FF2381" w14:textId="77777777" w:rsidR="00AC7A77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Thailand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1801DF09" w14:textId="77777777" w:rsidR="00AC7A77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Extant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1AD62793" w14:textId="77777777" w:rsidR="00AC7A77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Native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24B8FAEF" w14:textId="77777777" w:rsidR="00AC7A77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677F7611" w14:textId="77777777" w:rsidR="00AC7A77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Resident</w:t>
            </w:r>
          </w:p>
        </w:tc>
      </w:tr>
    </w:tbl>
    <w:p w14:paraId="249889F9" w14:textId="77777777" w:rsidR="00AC7A77" w:rsidRDefault="00000000">
      <w:pPr>
        <w:pStyle w:val="Heading1"/>
        <w:divId w:val="2753539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Population</w:t>
      </w:r>
    </w:p>
    <w:p w14:paraId="0AF1E915" w14:textId="07ACD59F" w:rsidR="00AC7A77" w:rsidRDefault="00000000">
      <w:pPr>
        <w:pStyle w:val="NormalWeb"/>
        <w:divId w:val="2753539"/>
        <w:rPr>
          <w:rFonts w:ascii="Georgia" w:hAnsi="Georgia"/>
        </w:rPr>
      </w:pPr>
      <w:r>
        <w:rPr>
          <w:rFonts w:ascii="Georgia" w:hAnsi="Georgia"/>
        </w:rPr>
        <w:t>This species has been d</w:t>
      </w:r>
      <w:ins w:id="26" w:author="Jack Plummer" w:date="2022-09-29T11:03:00Z">
        <w:r w:rsidR="00B0313A">
          <w:rPr>
            <w:rFonts w:ascii="Georgia" w:hAnsi="Georgia"/>
          </w:rPr>
          <w:t>ocumented only from</w:t>
        </w:r>
      </w:ins>
      <w:del w:id="27" w:author="Jack Plummer" w:date="2022-09-29T11:03:00Z">
        <w:r w:rsidDel="00B0313A">
          <w:rPr>
            <w:rFonts w:ascii="Georgia" w:hAnsi="Georgia"/>
          </w:rPr>
          <w:delText>escribed at</w:delText>
        </w:r>
      </w:del>
      <w:r>
        <w:rPr>
          <w:rFonts w:ascii="Georgia" w:hAnsi="Georgia"/>
        </w:rPr>
        <w:t xml:space="preserve"> Kanchanaburi province. The population consist</w:t>
      </w:r>
      <w:ins w:id="28" w:author="Jack Plummer" w:date="2022-09-29T11:03:00Z">
        <w:r w:rsidR="00B0313A">
          <w:rPr>
            <w:rFonts w:ascii="Georgia" w:hAnsi="Georgia"/>
          </w:rPr>
          <w:t>s</w:t>
        </w:r>
      </w:ins>
      <w:r>
        <w:rPr>
          <w:rFonts w:ascii="Georgia" w:hAnsi="Georgia"/>
        </w:rPr>
        <w:t xml:space="preserve"> of </w:t>
      </w:r>
      <w:del w:id="29" w:author="Jack Plummer" w:date="2022-09-29T11:03:00Z">
        <w:r w:rsidDel="00B0313A">
          <w:rPr>
            <w:rFonts w:ascii="Georgia" w:hAnsi="Georgia"/>
          </w:rPr>
          <w:delText xml:space="preserve">less </w:delText>
        </w:r>
      </w:del>
      <w:ins w:id="30" w:author="Jack Plummer" w:date="2022-09-29T11:03:00Z">
        <w:r w:rsidR="00B0313A">
          <w:rPr>
            <w:rFonts w:ascii="Georgia" w:hAnsi="Georgia"/>
          </w:rPr>
          <w:t xml:space="preserve">fewer </w:t>
        </w:r>
      </w:ins>
      <w:r>
        <w:rPr>
          <w:rFonts w:ascii="Georgia" w:hAnsi="Georgia"/>
        </w:rPr>
        <w:t>than 500 mature individuals, occupying</w:t>
      </w:r>
      <w:ins w:id="31" w:author="Jack Plummer" w:date="2022-09-29T11:03:00Z">
        <w:r w:rsidR="00B0313A">
          <w:rPr>
            <w:rFonts w:ascii="Georgia" w:hAnsi="Georgia"/>
          </w:rPr>
          <w:t xml:space="preserve"> a</w:t>
        </w:r>
      </w:ins>
      <w:r>
        <w:rPr>
          <w:rFonts w:ascii="Georgia" w:hAnsi="Georgia"/>
        </w:rPr>
        <w:t xml:space="preserve"> restricted distribution. Its habitat</w:t>
      </w:r>
      <w:ins w:id="32" w:author="Jack Plummer" w:date="2022-09-29T11:04:00Z">
        <w:r w:rsidR="00B0313A">
          <w:rPr>
            <w:rFonts w:ascii="Georgia" w:hAnsi="Georgia"/>
          </w:rPr>
          <w:t xml:space="preserve"> is</w:t>
        </w:r>
      </w:ins>
      <w:del w:id="33" w:author="Jack Plummer" w:date="2022-09-29T11:04:00Z">
        <w:r w:rsidDel="00B0313A">
          <w:rPr>
            <w:rFonts w:ascii="Georgia" w:hAnsi="Georgia"/>
          </w:rPr>
          <w:delText>s are</w:delText>
        </w:r>
      </w:del>
      <w:r>
        <w:rPr>
          <w:rFonts w:ascii="Georgia" w:hAnsi="Georgia"/>
        </w:rPr>
        <w:t xml:space="preserve"> subject to degradation from many threats</w:t>
      </w:r>
      <w:del w:id="34" w:author="Jack Plummer" w:date="2022-09-29T11:04:00Z">
        <w:r w:rsidDel="00B0313A">
          <w:rPr>
            <w:rFonts w:ascii="Georgia" w:hAnsi="Georgia"/>
          </w:rPr>
          <w:delText>,</w:delText>
        </w:r>
      </w:del>
      <w:ins w:id="35" w:author="Jack Plummer" w:date="2022-09-29T11:04:00Z">
        <w:r w:rsidR="00B0313A">
          <w:rPr>
            <w:rFonts w:ascii="Georgia" w:hAnsi="Georgia"/>
          </w:rPr>
          <w:t xml:space="preserve"> and </w:t>
        </w:r>
      </w:ins>
      <w:del w:id="36" w:author="Jack Plummer" w:date="2022-09-29T11:04:00Z">
        <w:r w:rsidDel="00B0313A">
          <w:rPr>
            <w:rFonts w:ascii="Georgia" w:hAnsi="Georgia"/>
          </w:rPr>
          <w:delText xml:space="preserve"> T</w:delText>
        </w:r>
      </w:del>
      <w:ins w:id="37" w:author="Jack Plummer" w:date="2022-09-29T11:04:00Z">
        <w:r w:rsidR="00B0313A">
          <w:rPr>
            <w:rFonts w:ascii="Georgia" w:hAnsi="Georgia"/>
          </w:rPr>
          <w:t>t</w:t>
        </w:r>
      </w:ins>
      <w:r>
        <w:rPr>
          <w:rFonts w:ascii="Georgia" w:hAnsi="Georgia"/>
        </w:rPr>
        <w:t xml:space="preserve">he population trend </w:t>
      </w:r>
      <w:ins w:id="38" w:author="Jack Plummer" w:date="2022-09-29T11:04:00Z">
        <w:r w:rsidR="00B0313A">
          <w:rPr>
            <w:rFonts w:ascii="Georgia" w:hAnsi="Georgia"/>
          </w:rPr>
          <w:t xml:space="preserve">is </w:t>
        </w:r>
      </w:ins>
      <w:r>
        <w:rPr>
          <w:rFonts w:ascii="Georgia" w:hAnsi="Georgia"/>
        </w:rPr>
        <w:t>suspected to be decreasing</w:t>
      </w:r>
      <w:ins w:id="39" w:author="Jack Plummer" w:date="2022-09-29T11:04:00Z">
        <w:r w:rsidR="00B0313A">
          <w:rPr>
            <w:rFonts w:ascii="Georgia" w:hAnsi="Georgia"/>
          </w:rPr>
          <w:t>.</w:t>
        </w:r>
      </w:ins>
      <w:del w:id="40" w:author="Jack Plummer" w:date="2022-09-29T11:04:00Z">
        <w:r w:rsidDel="00B0313A">
          <w:rPr>
            <w:rFonts w:ascii="Georgia" w:hAnsi="Georgia"/>
          </w:rPr>
          <w:delText>0</w:delText>
        </w:r>
      </w:del>
    </w:p>
    <w:p w14:paraId="7D877303" w14:textId="77777777" w:rsidR="00AC7A77" w:rsidRDefault="00000000">
      <w:pPr>
        <w:pStyle w:val="Heading2"/>
        <w:divId w:val="2753539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Population Information</w:t>
      </w:r>
    </w:p>
    <w:p w14:paraId="5054369F" w14:textId="77777777" w:rsidR="00AC7A77" w:rsidRDefault="00000000">
      <w:pPr>
        <w:pStyle w:val="NormalWeb"/>
        <w:divId w:val="2753539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Current Population Trend: </w:t>
      </w:r>
      <w:r>
        <w:rPr>
          <w:rFonts w:ascii="Georgia" w:hAnsi="Georgia"/>
        </w:rPr>
        <w:t>Decreasing</w:t>
      </w:r>
    </w:p>
    <w:p w14:paraId="49C04768" w14:textId="77777777" w:rsidR="00AC7A77" w:rsidRDefault="00000000">
      <w:pPr>
        <w:pStyle w:val="NormalWeb"/>
        <w:divId w:val="2753539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Number of mature individuals (=population size): </w:t>
      </w:r>
      <w:commentRangeStart w:id="41"/>
      <w:r>
        <w:rPr>
          <w:rFonts w:ascii="Georgia" w:hAnsi="Georgia"/>
        </w:rPr>
        <w:t>200-499</w:t>
      </w:r>
      <w:commentRangeEnd w:id="41"/>
      <w:r w:rsidR="00564828">
        <w:rPr>
          <w:rStyle w:val="CommentReference"/>
        </w:rPr>
        <w:commentReference w:id="41"/>
      </w:r>
    </w:p>
    <w:p w14:paraId="70802BDB" w14:textId="77777777" w:rsidR="00AC7A77" w:rsidRDefault="00000000">
      <w:pPr>
        <w:pStyle w:val="Heading1"/>
        <w:divId w:val="870916084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Habitats and Ecology</w:t>
      </w:r>
    </w:p>
    <w:p w14:paraId="001F70EA" w14:textId="77777777" w:rsidR="00AC7A77" w:rsidRDefault="00000000">
      <w:pPr>
        <w:pStyle w:val="NormalWeb"/>
        <w:divId w:val="870916084"/>
        <w:rPr>
          <w:rFonts w:ascii="Georgia" w:hAnsi="Georgia"/>
        </w:rPr>
      </w:pPr>
      <w:commentRangeStart w:id="42"/>
      <w:r>
        <w:rPr>
          <w:rFonts w:ascii="Georgia" w:hAnsi="Georgia"/>
        </w:rPr>
        <w:t>This species</w:t>
      </w:r>
      <w:commentRangeEnd w:id="42"/>
      <w:r w:rsidR="00B0313A">
        <w:rPr>
          <w:rStyle w:val="CommentReference"/>
        </w:rPr>
        <w:commentReference w:id="42"/>
      </w:r>
      <w:r>
        <w:rPr>
          <w:rFonts w:ascii="Georgia" w:hAnsi="Georgia"/>
        </w:rPr>
        <w:t xml:space="preserve"> is found on crevices of karst limestone in deciduous forest. </w:t>
      </w:r>
    </w:p>
    <w:p w14:paraId="513B7A54" w14:textId="77777777" w:rsidR="00AC7A77" w:rsidRDefault="00000000">
      <w:pPr>
        <w:pStyle w:val="Heading2"/>
        <w:divId w:val="870916084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IUCN Habitats Classification Scheme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43"/>
        <w:gridCol w:w="763"/>
        <w:gridCol w:w="1020"/>
        <w:gridCol w:w="1888"/>
      </w:tblGrid>
      <w:tr w:rsidR="00AC7A77" w14:paraId="59E7AF32" w14:textId="77777777">
        <w:trPr>
          <w:divId w:val="870916084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71D0C0A1" w14:textId="77777777" w:rsidR="00AC7A77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Habitat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707AE017" w14:textId="77777777" w:rsidR="00AC7A77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Season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4F3B915" w14:textId="77777777" w:rsidR="00AC7A77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Suitability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51035AC" w14:textId="77777777" w:rsidR="00AC7A77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Major Importance?</w:t>
            </w:r>
          </w:p>
        </w:tc>
      </w:tr>
      <w:tr w:rsidR="00AC7A77" w14:paraId="68ADAA6F" w14:textId="77777777">
        <w:trPr>
          <w:divId w:val="870916084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2838F558" w14:textId="77777777" w:rsidR="00AC7A77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1.6. Forest -&gt; Forest - Subtropical/Tropical Moist Lowland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2C290531" w14:textId="77777777" w:rsidR="00AC7A77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Resident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3CB8E292" w14:textId="77777777" w:rsidR="00AC7A77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Suitable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1BD8D69B" w14:textId="77777777" w:rsidR="00AC7A77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69705204" w14:textId="77777777" w:rsidR="00AC7A77" w:rsidRDefault="00000000">
      <w:pPr>
        <w:pStyle w:val="Heading2"/>
        <w:divId w:val="870916084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Continuing Decline in Habitat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4"/>
        <w:gridCol w:w="894"/>
        <w:gridCol w:w="5162"/>
      </w:tblGrid>
      <w:tr w:rsidR="00AC7A77" w14:paraId="04B8E5C6" w14:textId="77777777">
        <w:trPr>
          <w:divId w:val="870916084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50760A9" w14:textId="77777777" w:rsidR="00AC7A77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Continuing decline in area, extent and/or quality of habitat?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713FAE0" w14:textId="77777777" w:rsidR="00AC7A77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Qualifier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48C4828" w14:textId="77777777" w:rsidR="00AC7A77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</w:tr>
      <w:tr w:rsidR="00AC7A77" w14:paraId="5CD92D43" w14:textId="77777777">
        <w:trPr>
          <w:divId w:val="870916084"/>
          <w:tblCellSpacing w:w="15" w:type="dxa"/>
        </w:trPr>
        <w:tc>
          <w:tcPr>
            <w:tcW w:w="0" w:type="auto"/>
            <w:vAlign w:val="center"/>
            <w:hideMark/>
          </w:tcPr>
          <w:p w14:paraId="44539C18" w14:textId="77777777" w:rsidR="00AC7A77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6982347" w14:textId="77777777" w:rsidR="00AC7A77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Observed</w:t>
            </w:r>
          </w:p>
        </w:tc>
        <w:tc>
          <w:tcPr>
            <w:tcW w:w="0" w:type="auto"/>
            <w:vAlign w:val="center"/>
            <w:hideMark/>
          </w:tcPr>
          <w:p w14:paraId="258E3D7A" w14:textId="49F1738C" w:rsidR="00AC7A77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 xml:space="preserve">Its habitat is threatened by </w:t>
            </w:r>
            <w:del w:id="43" w:author="Jack Plummer" w:date="2022-09-29T11:04:00Z">
              <w:r w:rsidDel="00B0313A">
                <w:rPr>
                  <w:rFonts w:ascii="Georgia" w:eastAsia="Times New Roman" w:hAnsi="Georgia"/>
                  <w:sz w:val="18"/>
                  <w:szCs w:val="18"/>
                </w:rPr>
                <w:delText>visitors</w:delText>
              </w:r>
            </w:del>
            <w:ins w:id="44" w:author="Jack Plummer" w:date="2022-09-29T11:04:00Z">
              <w:r w:rsidR="00B0313A">
                <w:rPr>
                  <w:rFonts w:ascii="Georgia" w:eastAsia="Times New Roman" w:hAnsi="Georgia"/>
                  <w:sz w:val="18"/>
                  <w:szCs w:val="18"/>
                </w:rPr>
                <w:t>tourism</w:t>
              </w:r>
            </w:ins>
            <w:r>
              <w:rPr>
                <w:rFonts w:ascii="Georgia" w:eastAsia="Times New Roman" w:hAnsi="Georgia"/>
                <w:sz w:val="18"/>
                <w:szCs w:val="18"/>
              </w:rPr>
              <w:t xml:space="preserve">, the construction of temple and stairs, rock collapse, agricultural </w:t>
            </w:r>
            <w:proofErr w:type="gramStart"/>
            <w:r>
              <w:rPr>
                <w:rFonts w:ascii="Georgia" w:eastAsia="Times New Roman" w:hAnsi="Georgia"/>
                <w:sz w:val="18"/>
                <w:szCs w:val="18"/>
              </w:rPr>
              <w:t>areas</w:t>
            </w:r>
            <w:proofErr w:type="gramEnd"/>
            <w:r>
              <w:rPr>
                <w:rFonts w:ascii="Georgia" w:eastAsia="Times New Roman" w:hAnsi="Georgia"/>
                <w:sz w:val="18"/>
                <w:szCs w:val="18"/>
              </w:rPr>
              <w:t xml:space="preserve"> and forest clearance.</w:t>
            </w:r>
          </w:p>
        </w:tc>
      </w:tr>
    </w:tbl>
    <w:p w14:paraId="12AA492C" w14:textId="77777777" w:rsidR="00AC7A77" w:rsidRDefault="00000000">
      <w:pPr>
        <w:pStyle w:val="Heading2"/>
        <w:divId w:val="870916084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Systems</w:t>
      </w:r>
    </w:p>
    <w:p w14:paraId="29C5CAB1" w14:textId="77777777" w:rsidR="00AC7A77" w:rsidRDefault="00000000">
      <w:pPr>
        <w:pStyle w:val="NormalWeb"/>
        <w:divId w:val="870916084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System: </w:t>
      </w:r>
      <w:r>
        <w:rPr>
          <w:rFonts w:ascii="Georgia" w:hAnsi="Georgia"/>
        </w:rPr>
        <w:t>Terrestrial</w:t>
      </w:r>
    </w:p>
    <w:p w14:paraId="23FDBA80" w14:textId="77777777" w:rsidR="00AC7A77" w:rsidRDefault="00000000">
      <w:pPr>
        <w:pStyle w:val="Heading2"/>
        <w:divId w:val="870916084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Plant / Fungi Specific</w:t>
      </w:r>
    </w:p>
    <w:p w14:paraId="57E87DF1" w14:textId="77777777" w:rsidR="00AC7A77" w:rsidRDefault="00000000">
      <w:pPr>
        <w:pStyle w:val="NormalWeb"/>
        <w:divId w:val="870916084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Wild relative of a crop? </w:t>
      </w:r>
      <w:r>
        <w:rPr>
          <w:rFonts w:ascii="Georgia" w:hAnsi="Georgia"/>
        </w:rPr>
        <w:t>No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2"/>
      </w:tblGrid>
      <w:tr w:rsidR="00AC7A77" w14:paraId="2D12319F" w14:textId="77777777">
        <w:trPr>
          <w:divId w:val="870916084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D345E4C" w14:textId="77777777" w:rsidR="00AC7A77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Plant and Fungal Growth Forms</w:t>
            </w:r>
          </w:p>
        </w:tc>
      </w:tr>
      <w:tr w:rsidR="00AC7A77" w14:paraId="499477E0" w14:textId="77777777">
        <w:trPr>
          <w:divId w:val="870916084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2E067A74" w14:textId="77777777" w:rsidR="00AC7A77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Annual</w:t>
            </w:r>
          </w:p>
        </w:tc>
      </w:tr>
      <w:tr w:rsidR="00AC7A77" w14:paraId="0A6B5035" w14:textId="77777777">
        <w:trPr>
          <w:divId w:val="870916084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FC7AE01" w14:textId="77777777" w:rsidR="00AC7A77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Forb or Herb</w:t>
            </w:r>
          </w:p>
        </w:tc>
      </w:tr>
    </w:tbl>
    <w:p w14:paraId="51F0ADB0" w14:textId="77777777" w:rsidR="00AC7A77" w:rsidRDefault="00000000">
      <w:pPr>
        <w:pStyle w:val="Heading1"/>
        <w:divId w:val="1444618439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lastRenderedPageBreak/>
        <w:t>Use and Trade</w:t>
      </w:r>
    </w:p>
    <w:p w14:paraId="194407C4" w14:textId="77777777" w:rsidR="00AC7A77" w:rsidRDefault="00000000">
      <w:pPr>
        <w:pStyle w:val="Heading2"/>
        <w:divId w:val="1444618439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General Use and Trade Information</w:t>
      </w:r>
    </w:p>
    <w:p w14:paraId="61EAA0F9" w14:textId="0CE888B0" w:rsidR="00AC7A77" w:rsidRDefault="00000000">
      <w:pPr>
        <w:pStyle w:val="NormalWeb"/>
        <w:divId w:val="1444618439"/>
        <w:rPr>
          <w:ins w:id="45" w:author="Jack Plummer" w:date="2022-09-29T11:04:00Z"/>
          <w:rFonts w:ascii="Georgia" w:hAnsi="Georgia"/>
        </w:rPr>
      </w:pPr>
      <w:r>
        <w:rPr>
          <w:rStyle w:val="datalabel1"/>
          <w:rFonts w:ascii="Georgia" w:hAnsi="Georgia"/>
        </w:rPr>
        <w:t xml:space="preserve">Species not utilized: </w:t>
      </w:r>
      <w:r>
        <w:rPr>
          <w:rFonts w:ascii="Georgia" w:hAnsi="Georgia"/>
        </w:rPr>
        <w:t>true</w:t>
      </w:r>
    </w:p>
    <w:p w14:paraId="4FD0732C" w14:textId="153108AD" w:rsidR="00B0313A" w:rsidRDefault="00B0313A">
      <w:pPr>
        <w:pStyle w:val="NormalWeb"/>
        <w:divId w:val="1444618439"/>
        <w:rPr>
          <w:rFonts w:ascii="Georgia" w:hAnsi="Georgia"/>
        </w:rPr>
      </w:pPr>
      <w:ins w:id="46" w:author="Jack Plummer" w:date="2022-09-29T11:04:00Z">
        <w:r>
          <w:rPr>
            <w:rFonts w:ascii="Georgia" w:hAnsi="Georgia"/>
          </w:rPr>
          <w:t>This species is not known to be utilised.</w:t>
        </w:r>
      </w:ins>
    </w:p>
    <w:p w14:paraId="012E6832" w14:textId="77777777" w:rsidR="00AC7A77" w:rsidRDefault="00000000">
      <w:pPr>
        <w:pStyle w:val="Heading2"/>
        <w:divId w:val="1444618439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Non- Consumptive Use</w:t>
      </w:r>
    </w:p>
    <w:p w14:paraId="6C6003AE" w14:textId="77777777" w:rsidR="00AC7A77" w:rsidRDefault="00000000">
      <w:pPr>
        <w:pStyle w:val="NormalWeb"/>
        <w:divId w:val="1444618439"/>
        <w:rPr>
          <w:rFonts w:ascii="Georgia" w:hAnsi="Georgia"/>
        </w:rPr>
      </w:pPr>
      <w:commentRangeStart w:id="47"/>
      <w:r>
        <w:rPr>
          <w:rStyle w:val="datalabel1"/>
          <w:rFonts w:ascii="Georgia" w:hAnsi="Georgia"/>
        </w:rPr>
        <w:t xml:space="preserve">Non-consumptive use of the species? </w:t>
      </w:r>
      <w:r>
        <w:rPr>
          <w:rFonts w:ascii="Georgia" w:hAnsi="Georgia"/>
        </w:rPr>
        <w:t>true</w:t>
      </w:r>
      <w:commentRangeEnd w:id="47"/>
      <w:r w:rsidR="00564828">
        <w:rPr>
          <w:rStyle w:val="CommentReference"/>
        </w:rPr>
        <w:commentReference w:id="47"/>
      </w:r>
    </w:p>
    <w:p w14:paraId="3A7A08EC" w14:textId="312147C4" w:rsidR="00AC7A77" w:rsidRDefault="00564828">
      <w:pPr>
        <w:pStyle w:val="Heading1"/>
        <w:divId w:val="1890459611"/>
        <w:rPr>
          <w:rFonts w:ascii="Georgia" w:eastAsia="Times New Roman" w:hAnsi="Georgia"/>
          <w:sz w:val="29"/>
          <w:szCs w:val="29"/>
        </w:rPr>
      </w:pPr>
      <w:proofErr w:type="spellStart"/>
      <w:ins w:id="48" w:author="Jack Plummer" w:date="2022-09-29T11:59:00Z">
        <w:r>
          <w:rPr>
            <w:rFonts w:ascii="Georgia" w:eastAsia="Times New Roman" w:hAnsi="Georgia"/>
            <w:sz w:val="29"/>
            <w:szCs w:val="29"/>
          </w:rPr>
          <w:t>R</w:t>
        </w:r>
      </w:ins>
      <w:r w:rsidR="00000000">
        <w:rPr>
          <w:rFonts w:ascii="Georgia" w:eastAsia="Times New Roman" w:hAnsi="Georgia"/>
          <w:sz w:val="29"/>
          <w:szCs w:val="29"/>
        </w:rPr>
        <w:t>Threats</w:t>
      </w:r>
      <w:proofErr w:type="spellEnd"/>
    </w:p>
    <w:p w14:paraId="76B51B86" w14:textId="5BCCB7DA" w:rsidR="00AC7A77" w:rsidRDefault="00000000">
      <w:pPr>
        <w:pStyle w:val="NormalWeb"/>
        <w:divId w:val="1890459611"/>
        <w:rPr>
          <w:rFonts w:ascii="Georgia" w:hAnsi="Georgia"/>
        </w:rPr>
      </w:pPr>
      <w:del w:id="49" w:author="Jack Plummer" w:date="2022-09-29T11:05:00Z">
        <w:r w:rsidDel="00B0313A">
          <w:rPr>
            <w:rFonts w:ascii="Georgia" w:hAnsi="Georgia"/>
          </w:rPr>
          <w:delText>Its habitat is threatened by visitors</w:delText>
        </w:r>
      </w:del>
      <w:ins w:id="50" w:author="Jack Plummer" w:date="2022-09-29T11:05:00Z">
        <w:r w:rsidR="00B0313A">
          <w:rPr>
            <w:rFonts w:ascii="Georgia" w:hAnsi="Georgia"/>
          </w:rPr>
          <w:t>The major threats to this species are</w:t>
        </w:r>
      </w:ins>
      <w:del w:id="51" w:author="Jack Plummer" w:date="2022-09-29T11:05:00Z">
        <w:r w:rsidDel="00B0313A">
          <w:rPr>
            <w:rFonts w:ascii="Georgia" w:hAnsi="Georgia"/>
          </w:rPr>
          <w:delText xml:space="preserve">, </w:delText>
        </w:r>
      </w:del>
      <w:ins w:id="52" w:author="Jack Plummer" w:date="2022-09-29T11:05:00Z">
        <w:r w:rsidR="00B0313A">
          <w:rPr>
            <w:rFonts w:ascii="Georgia" w:hAnsi="Georgia"/>
          </w:rPr>
          <w:t xml:space="preserve"> tourism, </w:t>
        </w:r>
      </w:ins>
      <w:r>
        <w:rPr>
          <w:rFonts w:ascii="Georgia" w:hAnsi="Georgia"/>
        </w:rPr>
        <w:t>the construction of temple and stairs, rock collapse, agricultural areas and forest clearance</w:t>
      </w:r>
      <w:del w:id="53" w:author="Jack Plummer" w:date="2022-09-29T11:05:00Z">
        <w:r w:rsidDel="00B0313A">
          <w:rPr>
            <w:rFonts w:ascii="Georgia" w:hAnsi="Georgia"/>
          </w:rPr>
          <w:delText xml:space="preserve"> which are inferred to be contributing to a continuing decline in habitat area, extent and quality</w:delText>
        </w:r>
      </w:del>
      <w:r>
        <w:rPr>
          <w:rFonts w:ascii="Georgia" w:hAnsi="Georgia"/>
        </w:rPr>
        <w:t>.</w:t>
      </w:r>
    </w:p>
    <w:p w14:paraId="1CEDE30F" w14:textId="77777777" w:rsidR="00AC7A77" w:rsidRDefault="00000000">
      <w:pPr>
        <w:pStyle w:val="Heading2"/>
        <w:divId w:val="1890459611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Threats Classification Scheme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35"/>
        <w:gridCol w:w="842"/>
        <w:gridCol w:w="842"/>
        <w:gridCol w:w="842"/>
        <w:gridCol w:w="1149"/>
      </w:tblGrid>
      <w:tr w:rsidR="00AC7A77" w14:paraId="01544807" w14:textId="77777777">
        <w:trPr>
          <w:divId w:val="1890459611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D2C8832" w14:textId="77777777" w:rsidR="00AC7A77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Threat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071C685" w14:textId="77777777" w:rsidR="00AC7A77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Timing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7D9CCF0" w14:textId="77777777" w:rsidR="00AC7A77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Scope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997C6E3" w14:textId="77777777" w:rsidR="00AC7A77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Severity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EB5D90A" w14:textId="77777777" w:rsidR="00AC7A77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Impact Score</w:t>
            </w:r>
          </w:p>
        </w:tc>
      </w:tr>
      <w:tr w:rsidR="00AC7A77" w14:paraId="15FD6C91" w14:textId="77777777">
        <w:trPr>
          <w:divId w:val="1890459611"/>
          <w:tblCellSpacing w:w="15" w:type="dxa"/>
        </w:trPr>
        <w:tc>
          <w:tcPr>
            <w:tcW w:w="0" w:type="auto"/>
            <w:vAlign w:val="center"/>
            <w:hideMark/>
          </w:tcPr>
          <w:p w14:paraId="195BDD88" w14:textId="77777777" w:rsidR="00AC7A77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1.3. Residential &amp; commercial development -&gt; Tourism &amp; recreation areas</w:t>
            </w:r>
          </w:p>
        </w:tc>
        <w:tc>
          <w:tcPr>
            <w:tcW w:w="0" w:type="auto"/>
            <w:vAlign w:val="center"/>
            <w:hideMark/>
          </w:tcPr>
          <w:p w14:paraId="744E6B98" w14:textId="77777777" w:rsidR="00AC7A77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7F828C9B" w14:textId="77777777" w:rsidR="00AC7A77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4E590B92" w14:textId="77777777" w:rsidR="00AC7A77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491DC438" w14:textId="77777777" w:rsidR="00AC7A77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</w:tr>
      <w:tr w:rsidR="00AC7A77" w14:paraId="75B01340" w14:textId="77777777">
        <w:trPr>
          <w:divId w:val="1890459611"/>
          <w:tblCellSpacing w:w="15" w:type="dxa"/>
        </w:trPr>
        <w:tc>
          <w:tcPr>
            <w:tcW w:w="0" w:type="auto"/>
            <w:vAlign w:val="center"/>
            <w:hideMark/>
          </w:tcPr>
          <w:p w14:paraId="363AB072" w14:textId="77777777" w:rsidR="00AC7A77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2.1.1. Agriculture &amp; aquaculture -&gt; Annual &amp; perennial non-timber crops -&gt; Shifting agriculture</w:t>
            </w:r>
          </w:p>
        </w:tc>
        <w:tc>
          <w:tcPr>
            <w:tcW w:w="0" w:type="auto"/>
            <w:vAlign w:val="center"/>
            <w:hideMark/>
          </w:tcPr>
          <w:p w14:paraId="048FE0FB" w14:textId="77777777" w:rsidR="00AC7A77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Ongoing</w:t>
            </w:r>
          </w:p>
        </w:tc>
        <w:tc>
          <w:tcPr>
            <w:tcW w:w="0" w:type="auto"/>
            <w:vAlign w:val="center"/>
            <w:hideMark/>
          </w:tcPr>
          <w:p w14:paraId="1EB6AF50" w14:textId="77777777" w:rsidR="00AC7A77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61705764" w14:textId="77777777" w:rsidR="00AC7A77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2DD59489" w14:textId="77777777" w:rsidR="00AC7A77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</w:tr>
      <w:tr w:rsidR="00AC7A77" w14:paraId="61B2B635" w14:textId="77777777">
        <w:trPr>
          <w:divId w:val="1890459611"/>
          <w:tblCellSpacing w:w="15" w:type="dxa"/>
        </w:trPr>
        <w:tc>
          <w:tcPr>
            <w:tcW w:w="0" w:type="auto"/>
            <w:vAlign w:val="center"/>
            <w:hideMark/>
          </w:tcPr>
          <w:p w14:paraId="7EDF6306" w14:textId="77777777" w:rsidR="00AC7A77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2.1.2. Agriculture &amp; aquaculture -&gt; Annual &amp; perennial non-timber crops -&gt; Small-holder farming</w:t>
            </w:r>
          </w:p>
        </w:tc>
        <w:tc>
          <w:tcPr>
            <w:tcW w:w="0" w:type="auto"/>
            <w:vAlign w:val="center"/>
            <w:hideMark/>
          </w:tcPr>
          <w:p w14:paraId="5AE6E938" w14:textId="77777777" w:rsidR="00AC7A77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Ongoing</w:t>
            </w:r>
          </w:p>
        </w:tc>
        <w:tc>
          <w:tcPr>
            <w:tcW w:w="0" w:type="auto"/>
            <w:vAlign w:val="center"/>
            <w:hideMark/>
          </w:tcPr>
          <w:p w14:paraId="678DF5EA" w14:textId="77777777" w:rsidR="00AC7A77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4C1FF36A" w14:textId="77777777" w:rsidR="00AC7A77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00CA0872" w14:textId="77777777" w:rsidR="00AC7A77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</w:tr>
      <w:tr w:rsidR="00AC7A77" w14:paraId="15559116" w14:textId="77777777">
        <w:trPr>
          <w:divId w:val="1890459611"/>
          <w:tblCellSpacing w:w="15" w:type="dxa"/>
        </w:trPr>
        <w:tc>
          <w:tcPr>
            <w:tcW w:w="0" w:type="auto"/>
            <w:vAlign w:val="center"/>
            <w:hideMark/>
          </w:tcPr>
          <w:p w14:paraId="20050352" w14:textId="77777777" w:rsidR="00AC7A77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6.3. Human intrusions &amp; disturbance -&gt; Work &amp; other activities</w:t>
            </w:r>
          </w:p>
        </w:tc>
        <w:tc>
          <w:tcPr>
            <w:tcW w:w="0" w:type="auto"/>
            <w:vAlign w:val="center"/>
            <w:hideMark/>
          </w:tcPr>
          <w:p w14:paraId="7B5D2D96" w14:textId="77777777" w:rsidR="00AC7A77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Ongoing</w:t>
            </w:r>
          </w:p>
        </w:tc>
        <w:tc>
          <w:tcPr>
            <w:tcW w:w="0" w:type="auto"/>
            <w:vAlign w:val="center"/>
            <w:hideMark/>
          </w:tcPr>
          <w:p w14:paraId="40AADAAA" w14:textId="77777777" w:rsidR="00AC7A77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7593794E" w14:textId="77777777" w:rsidR="00AC7A77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35A1A577" w14:textId="77777777" w:rsidR="00AC7A77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</w:tr>
      <w:tr w:rsidR="00AC7A77" w14:paraId="2C622B1D" w14:textId="77777777">
        <w:trPr>
          <w:divId w:val="1890459611"/>
          <w:tblCellSpacing w:w="15" w:type="dxa"/>
        </w:trPr>
        <w:tc>
          <w:tcPr>
            <w:tcW w:w="0" w:type="auto"/>
            <w:vAlign w:val="center"/>
            <w:hideMark/>
          </w:tcPr>
          <w:p w14:paraId="0EABBE14" w14:textId="77777777" w:rsidR="00AC7A77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12.1. Other options -&gt; Other threat</w:t>
            </w:r>
          </w:p>
        </w:tc>
        <w:tc>
          <w:tcPr>
            <w:tcW w:w="0" w:type="auto"/>
            <w:vAlign w:val="center"/>
            <w:hideMark/>
          </w:tcPr>
          <w:p w14:paraId="6DA7CADF" w14:textId="77777777" w:rsidR="00AC7A77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Ongoing</w:t>
            </w:r>
          </w:p>
        </w:tc>
        <w:tc>
          <w:tcPr>
            <w:tcW w:w="0" w:type="auto"/>
            <w:vAlign w:val="center"/>
            <w:hideMark/>
          </w:tcPr>
          <w:p w14:paraId="591EC366" w14:textId="77777777" w:rsidR="00AC7A77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0C3AF999" w14:textId="77777777" w:rsidR="00AC7A77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4D861861" w14:textId="77777777" w:rsidR="00AC7A77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</w:tr>
    </w:tbl>
    <w:p w14:paraId="4D1CC443" w14:textId="77777777" w:rsidR="00AC7A77" w:rsidRDefault="00000000">
      <w:pPr>
        <w:pStyle w:val="Heading1"/>
        <w:divId w:val="2091416668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Conservation</w:t>
      </w:r>
    </w:p>
    <w:p w14:paraId="63A2182D" w14:textId="77777777" w:rsidR="00AC7A77" w:rsidRDefault="00000000">
      <w:pPr>
        <w:pStyle w:val="NormalWeb"/>
        <w:divId w:val="2091416668"/>
        <w:rPr>
          <w:rFonts w:ascii="Georgia" w:hAnsi="Georgia"/>
        </w:rPr>
      </w:pPr>
      <w:r>
        <w:rPr>
          <w:rFonts w:ascii="Georgia" w:hAnsi="Georgia"/>
        </w:rPr>
        <w:t xml:space="preserve">This species is not known to be represented in </w:t>
      </w:r>
      <w:r>
        <w:rPr>
          <w:rStyle w:val="Emphasis"/>
          <w:rFonts w:ascii="Georgia" w:hAnsi="Georgia"/>
        </w:rPr>
        <w:t xml:space="preserve">ex situ </w:t>
      </w:r>
      <w:r>
        <w:rPr>
          <w:rFonts w:ascii="Georgia" w:hAnsi="Georgia"/>
        </w:rPr>
        <w:t>conservation in botanic gardens or gene bank</w:t>
      </w:r>
      <w:del w:id="54" w:author="Jack Plummer" w:date="2022-09-29T11:05:00Z">
        <w:r w:rsidDel="00B0313A">
          <w:rPr>
            <w:rFonts w:ascii="Georgia" w:hAnsi="Georgia"/>
          </w:rPr>
          <w:delText>.</w:delText>
        </w:r>
      </w:del>
      <w:r>
        <w:rPr>
          <w:rFonts w:ascii="Georgia" w:hAnsi="Georgia"/>
        </w:rPr>
        <w:t xml:space="preserve"> (BGCI 2022, </w:t>
      </w:r>
      <w:proofErr w:type="spellStart"/>
      <w:r>
        <w:rPr>
          <w:rFonts w:ascii="Georgia" w:hAnsi="Georgia"/>
        </w:rPr>
        <w:t>Genesys</w:t>
      </w:r>
      <w:proofErr w:type="spellEnd"/>
      <w:r>
        <w:rPr>
          <w:rFonts w:ascii="Georgia" w:hAnsi="Georgia"/>
        </w:rPr>
        <w:t xml:space="preserve"> 2022). This species has been recorded from non-protected areas. As the species is not known to be represented in </w:t>
      </w:r>
      <w:r>
        <w:rPr>
          <w:rStyle w:val="Emphasis"/>
          <w:rFonts w:ascii="Georgia" w:hAnsi="Georgia"/>
        </w:rPr>
        <w:t xml:space="preserve">ex situ </w:t>
      </w:r>
      <w:r>
        <w:rPr>
          <w:rFonts w:ascii="Georgia" w:hAnsi="Georgia"/>
        </w:rPr>
        <w:t>conservation, collection of germplasm from wild plants is recommended.</w:t>
      </w:r>
    </w:p>
    <w:p w14:paraId="5C866E62" w14:textId="77777777" w:rsidR="00AC7A77" w:rsidRDefault="00000000">
      <w:pPr>
        <w:pStyle w:val="Heading2"/>
        <w:divId w:val="2091416668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Conservation Actions In- Place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3"/>
        <w:gridCol w:w="530"/>
      </w:tblGrid>
      <w:tr w:rsidR="00AC7A77" w14:paraId="1C248E41" w14:textId="77777777">
        <w:trPr>
          <w:divId w:val="2091416668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C457EFE" w14:textId="77777777" w:rsidR="00AC7A77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Subject to ex-situ conservation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125A481" w14:textId="77777777" w:rsidR="00AC7A77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Note</w:t>
            </w:r>
          </w:p>
        </w:tc>
      </w:tr>
      <w:tr w:rsidR="00AC7A77" w14:paraId="026B975F" w14:textId="77777777">
        <w:trPr>
          <w:divId w:val="2091416668"/>
          <w:tblCellSpacing w:w="15" w:type="dxa"/>
        </w:trPr>
        <w:tc>
          <w:tcPr>
            <w:tcW w:w="0" w:type="auto"/>
            <w:vAlign w:val="center"/>
            <w:hideMark/>
          </w:tcPr>
          <w:p w14:paraId="41721F98" w14:textId="77777777" w:rsidR="00AC7A77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232D03D" w14:textId="77777777" w:rsidR="00AC7A77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749AB781" w14:textId="77777777" w:rsidR="00AC7A77" w:rsidRDefault="00000000">
      <w:pPr>
        <w:pStyle w:val="Heading2"/>
        <w:divId w:val="2091416668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Important Conservation Actions Needed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7"/>
        <w:gridCol w:w="530"/>
      </w:tblGrid>
      <w:tr w:rsidR="00AC7A77" w14:paraId="6043BE10" w14:textId="77777777">
        <w:trPr>
          <w:divId w:val="2091416668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E7EBF35" w14:textId="77777777" w:rsidR="00AC7A77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Conservation Actions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F7A4207" w14:textId="77777777" w:rsidR="00AC7A77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Note</w:t>
            </w:r>
          </w:p>
        </w:tc>
      </w:tr>
      <w:tr w:rsidR="00AC7A77" w14:paraId="610BB0A5" w14:textId="77777777">
        <w:trPr>
          <w:divId w:val="2091416668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21DF5C82" w14:textId="77777777" w:rsidR="00AC7A77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1.1. Land/water protection -&gt; Site/area protection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10ECA1E6" w14:textId="77777777" w:rsidR="00AC7A77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AC7A77" w14:paraId="308DCB13" w14:textId="77777777">
        <w:trPr>
          <w:divId w:val="2091416668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18849DB5" w14:textId="77777777" w:rsidR="00AC7A77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lastRenderedPageBreak/>
              <w:t>2.1. Land/water management -&gt; Site/area management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32A2F495" w14:textId="77777777" w:rsidR="00AC7A77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AC7A77" w14:paraId="14F742CB" w14:textId="77777777">
        <w:trPr>
          <w:divId w:val="2091416668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4AB474AA" w14:textId="77777777" w:rsidR="00AC7A77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3.4.1. Species management -&gt; Ex-situ conservation -&gt; Captive breeding/artificial propagation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07EC72A8" w14:textId="77777777" w:rsidR="00AC7A77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AC7A77" w14:paraId="1EA8FB68" w14:textId="77777777">
        <w:trPr>
          <w:divId w:val="2091416668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6CCA1C37" w14:textId="77777777" w:rsidR="00AC7A77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3.4.2. Species management -&gt; Ex-situ conservation -&gt; Genome resource bank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20A96C35" w14:textId="77777777" w:rsidR="00AC7A77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53C18991" w14:textId="77777777" w:rsidR="00AC7A77" w:rsidRDefault="00000000">
      <w:pPr>
        <w:pStyle w:val="Heading2"/>
        <w:divId w:val="2091416668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Research Needed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4"/>
        <w:gridCol w:w="530"/>
      </w:tblGrid>
      <w:tr w:rsidR="00AC7A77" w14:paraId="4F2A83BA" w14:textId="77777777">
        <w:trPr>
          <w:divId w:val="2091416668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2C74FC6" w14:textId="77777777" w:rsidR="00AC7A77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Research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734C3F6F" w14:textId="77777777" w:rsidR="00AC7A77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Note</w:t>
            </w:r>
          </w:p>
        </w:tc>
      </w:tr>
      <w:tr w:rsidR="00AC7A77" w14:paraId="1BB73443" w14:textId="77777777">
        <w:trPr>
          <w:divId w:val="2091416668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2D0C60E5" w14:textId="77777777" w:rsidR="00AC7A77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1.2. Research -&gt; Population size, distribution &amp; trends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4EEE015D" w14:textId="77777777" w:rsidR="00AC7A77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AC7A77" w14:paraId="250F01A1" w14:textId="77777777">
        <w:trPr>
          <w:divId w:val="2091416668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E5CC242" w14:textId="77777777" w:rsidR="00AC7A77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1.5. Research -&gt; Threats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2795489A" w14:textId="77777777" w:rsidR="00AC7A77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AC7A77" w14:paraId="41F869FB" w14:textId="77777777">
        <w:trPr>
          <w:divId w:val="2091416668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4BBE547B" w14:textId="77777777" w:rsidR="00AC7A77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1.6. Research -&gt; Actions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FBBC81A" w14:textId="77777777" w:rsidR="00AC7A77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AC7A77" w14:paraId="349E8F67" w14:textId="77777777">
        <w:trPr>
          <w:divId w:val="2091416668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7206A888" w14:textId="77777777" w:rsidR="00AC7A77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3.1. Monitoring -&gt; Population trends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047C6E42" w14:textId="77777777" w:rsidR="00AC7A77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AC7A77" w14:paraId="1824C424" w14:textId="77777777">
        <w:trPr>
          <w:divId w:val="2091416668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41F02973" w14:textId="77777777" w:rsidR="00AC7A77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3.4. Monitoring -&gt; Habitat trends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3573021C" w14:textId="77777777" w:rsidR="00AC7A77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558555FE" w14:textId="77777777" w:rsidR="00AC7A77" w:rsidRDefault="00000000">
      <w:pPr>
        <w:pStyle w:val="Heading1"/>
        <w:divId w:val="2061006053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Ecosystem Services</w:t>
      </w:r>
    </w:p>
    <w:p w14:paraId="7740E4F6" w14:textId="77777777" w:rsidR="00AC7A77" w:rsidRDefault="00000000">
      <w:pPr>
        <w:pStyle w:val="Heading2"/>
        <w:divId w:val="2061006053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Ecosystem Services Provided by the Species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3"/>
        <w:gridCol w:w="5947"/>
      </w:tblGrid>
      <w:tr w:rsidR="00AC7A77" w14:paraId="7FE1D0FD" w14:textId="77777777">
        <w:trPr>
          <w:divId w:val="2061006053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F9C9C98" w14:textId="77777777" w:rsidR="00AC7A77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Insufficient Information Available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6302400" w14:textId="77777777" w:rsidR="00AC7A77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Style w:val="redfont"/>
                <w:rFonts w:ascii="Georgia" w:eastAsia="Times New Roman" w:hAnsi="Georgia"/>
                <w:b/>
                <w:bCs/>
                <w:sz w:val="18"/>
                <w:szCs w:val="18"/>
              </w:rPr>
              <w:t>All coded services should have an importance score of 5 - Not Known.</w:t>
            </w:r>
          </w:p>
        </w:tc>
      </w:tr>
      <w:tr w:rsidR="00AC7A77" w14:paraId="7DDA1A9A" w14:textId="77777777">
        <w:trPr>
          <w:divId w:val="2061006053"/>
          <w:tblCellSpacing w:w="15" w:type="dxa"/>
        </w:trPr>
        <w:tc>
          <w:tcPr>
            <w:tcW w:w="0" w:type="auto"/>
            <w:vAlign w:val="center"/>
            <w:hideMark/>
          </w:tcPr>
          <w:p w14:paraId="151B7492" w14:textId="77777777" w:rsidR="00AC7A77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5953C5DA" w14:textId="77777777" w:rsidR="00AC7A77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333B810E" w14:textId="77777777" w:rsidR="00AC7A77" w:rsidRDefault="00000000">
      <w:pPr>
        <w:pStyle w:val="Heading1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Bibliography</w:t>
      </w:r>
    </w:p>
    <w:p w14:paraId="0CD2BA59" w14:textId="77777777" w:rsidR="00AC7A77" w:rsidRDefault="00000000">
      <w:pPr>
        <w:pStyle w:val="NormalWeb"/>
        <w:divId w:val="321812865"/>
        <w:rPr>
          <w:rFonts w:ascii="Georgia" w:hAnsi="Georgia"/>
        </w:rPr>
      </w:pPr>
      <w:r>
        <w:rPr>
          <w:rFonts w:ascii="Georgia" w:hAnsi="Georgia"/>
        </w:rPr>
        <w:t xml:space="preserve">BGCI. 2022. Botanic Gardens Conservation International (BGCI) - </w:t>
      </w:r>
      <w:proofErr w:type="spellStart"/>
      <w:r>
        <w:rPr>
          <w:rFonts w:ascii="Georgia" w:hAnsi="Georgia"/>
        </w:rPr>
        <w:t>PlantSearch</w:t>
      </w:r>
      <w:proofErr w:type="spellEnd"/>
      <w:r>
        <w:rPr>
          <w:rFonts w:ascii="Georgia" w:hAnsi="Georgia"/>
        </w:rPr>
        <w:t xml:space="preserve">. Available at: </w:t>
      </w:r>
      <w:hyperlink r:id="rId9" w:history="1">
        <w:r>
          <w:rPr>
            <w:rStyle w:val="Hyperlink"/>
            <w:rFonts w:ascii="Georgia" w:hAnsi="Georgia"/>
          </w:rPr>
          <w:t>https://tools.bgci.org/plant_search.php</w:t>
        </w:r>
      </w:hyperlink>
      <w:r>
        <w:rPr>
          <w:rFonts w:ascii="Georgia" w:hAnsi="Georgia"/>
        </w:rPr>
        <w:t xml:space="preserve">. </w:t>
      </w:r>
    </w:p>
    <w:p w14:paraId="0B43AE05" w14:textId="77777777" w:rsidR="00AC7A77" w:rsidRDefault="00000000">
      <w:pPr>
        <w:pStyle w:val="NormalWeb"/>
        <w:divId w:val="321812865"/>
        <w:rPr>
          <w:rFonts w:ascii="Georgia" w:hAnsi="Georgia"/>
        </w:rPr>
      </w:pPr>
      <w:r>
        <w:rPr>
          <w:rFonts w:ascii="Georgia" w:hAnsi="Georgia"/>
        </w:rPr>
        <w:t xml:space="preserve">Bachman S, Moat J, Hill AW, de la Torre J, Scott B. 2011. Supporting Red List threat assessments with </w:t>
      </w:r>
      <w:proofErr w:type="spellStart"/>
      <w:r>
        <w:rPr>
          <w:rFonts w:ascii="Georgia" w:hAnsi="Georgia"/>
        </w:rPr>
        <w:t>GeoCAT</w:t>
      </w:r>
      <w:proofErr w:type="spellEnd"/>
      <w:r>
        <w:rPr>
          <w:rFonts w:ascii="Georgia" w:hAnsi="Georgia"/>
        </w:rPr>
        <w:t xml:space="preserve">: geospatial conservation assessment tool. </w:t>
      </w:r>
      <w:proofErr w:type="spellStart"/>
      <w:r>
        <w:rPr>
          <w:rFonts w:ascii="Georgia" w:hAnsi="Georgia"/>
          <w:i/>
          <w:iCs/>
        </w:rPr>
        <w:t>ZooKeys</w:t>
      </w:r>
      <w:proofErr w:type="spellEnd"/>
      <w:r>
        <w:rPr>
          <w:rFonts w:ascii="Georgia" w:hAnsi="Georgia"/>
        </w:rPr>
        <w:t xml:space="preserve"> 150: 117–126.</w:t>
      </w:r>
    </w:p>
    <w:p w14:paraId="3E77A672" w14:textId="77777777" w:rsidR="00AC7A77" w:rsidRDefault="00000000">
      <w:pPr>
        <w:pStyle w:val="NormalWeb"/>
        <w:divId w:val="321812865"/>
        <w:rPr>
          <w:rFonts w:ascii="Georgia" w:hAnsi="Georgia"/>
        </w:rPr>
      </w:pPr>
      <w:proofErr w:type="spellStart"/>
      <w:r>
        <w:rPr>
          <w:rFonts w:ascii="Georgia" w:hAnsi="Georgia"/>
        </w:rPr>
        <w:t>Genesys</w:t>
      </w:r>
      <w:proofErr w:type="spellEnd"/>
      <w:r>
        <w:rPr>
          <w:rFonts w:ascii="Georgia" w:hAnsi="Georgia"/>
        </w:rPr>
        <w:t xml:space="preserve">. 2022. </w:t>
      </w:r>
      <w:proofErr w:type="spellStart"/>
      <w:r>
        <w:rPr>
          <w:rFonts w:ascii="Georgia" w:hAnsi="Georgia"/>
        </w:rPr>
        <w:t>Genesys</w:t>
      </w:r>
      <w:proofErr w:type="spellEnd"/>
      <w:r>
        <w:rPr>
          <w:rFonts w:ascii="Georgia" w:hAnsi="Georgia"/>
        </w:rPr>
        <w:t xml:space="preserve"> Global Portal on Plant Genetic Resources. Available at: </w:t>
      </w:r>
      <w:hyperlink r:id="rId10" w:history="1">
        <w:r>
          <w:rPr>
            <w:rStyle w:val="Hyperlink"/>
            <w:rFonts w:ascii="Georgia" w:hAnsi="Georgia"/>
          </w:rPr>
          <w:t>https://www.genesys-pgr.org/</w:t>
        </w:r>
      </w:hyperlink>
      <w:r>
        <w:rPr>
          <w:rFonts w:ascii="Georgia" w:hAnsi="Georgia"/>
        </w:rPr>
        <w:t xml:space="preserve">. </w:t>
      </w:r>
    </w:p>
    <w:p w14:paraId="0F3938D6" w14:textId="77777777" w:rsidR="00AC7A77" w:rsidRDefault="00000000">
      <w:pPr>
        <w:pStyle w:val="NormalWeb"/>
        <w:divId w:val="321812865"/>
        <w:rPr>
          <w:rFonts w:ascii="Georgia" w:hAnsi="Georgia"/>
        </w:rPr>
      </w:pPr>
      <w:commentRangeStart w:id="55"/>
      <w:r>
        <w:rPr>
          <w:rFonts w:ascii="Georgia" w:hAnsi="Georgia"/>
        </w:rPr>
        <w:t xml:space="preserve">Middleton, D.J. and </w:t>
      </w:r>
      <w:proofErr w:type="spellStart"/>
      <w:r>
        <w:rPr>
          <w:rFonts w:ascii="Georgia" w:hAnsi="Georgia"/>
        </w:rPr>
        <w:t>Möller</w:t>
      </w:r>
      <w:proofErr w:type="spellEnd"/>
      <w:r>
        <w:rPr>
          <w:rFonts w:ascii="Georgia" w:hAnsi="Georgia"/>
        </w:rPr>
        <w:t xml:space="preserve">, M. 2012. </w:t>
      </w:r>
      <w:proofErr w:type="spellStart"/>
      <w:r>
        <w:rPr>
          <w:rFonts w:ascii="Georgia" w:hAnsi="Georgia"/>
        </w:rPr>
        <w:t>Tribounia</w:t>
      </w:r>
      <w:proofErr w:type="spellEnd"/>
      <w:r>
        <w:rPr>
          <w:rFonts w:ascii="Georgia" w:hAnsi="Georgia"/>
        </w:rPr>
        <w:t xml:space="preserve">, a new genus of </w:t>
      </w:r>
      <w:proofErr w:type="spellStart"/>
      <w:r>
        <w:rPr>
          <w:rFonts w:ascii="Georgia" w:hAnsi="Georgia"/>
        </w:rPr>
        <w:t>Gesneriaceae</w:t>
      </w:r>
      <w:proofErr w:type="spellEnd"/>
      <w:r>
        <w:rPr>
          <w:rFonts w:ascii="Georgia" w:hAnsi="Georgia"/>
        </w:rPr>
        <w:t xml:space="preserve"> from Thailand. </w:t>
      </w:r>
      <w:r>
        <w:rPr>
          <w:rFonts w:ascii="Georgia" w:hAnsi="Georgia"/>
          <w:i/>
          <w:iCs/>
        </w:rPr>
        <w:t>Taxon</w:t>
      </w:r>
      <w:r>
        <w:rPr>
          <w:rFonts w:ascii="Georgia" w:hAnsi="Georgia"/>
        </w:rPr>
        <w:t xml:space="preserve"> 61(6): 1286–1295.</w:t>
      </w:r>
    </w:p>
    <w:p w14:paraId="21461FEB" w14:textId="77777777" w:rsidR="00E04EF1" w:rsidRDefault="00000000">
      <w:pPr>
        <w:pStyle w:val="NormalWeb"/>
        <w:divId w:val="321812865"/>
        <w:rPr>
          <w:rFonts w:ascii="Georgia" w:hAnsi="Georgia"/>
        </w:rPr>
      </w:pPr>
      <w:r>
        <w:rPr>
          <w:rFonts w:ascii="Georgia" w:hAnsi="Georgia"/>
        </w:rPr>
        <w:t>POWO. 2022. Plants of the World Online. Facilitated by the Royal Botanic Gardens, Kew. Available at: http://powo.science.kew.org/. (Accessed: 2022).</w:t>
      </w:r>
      <w:commentRangeEnd w:id="55"/>
      <w:r w:rsidR="00B0313A">
        <w:rPr>
          <w:rStyle w:val="CommentReference"/>
        </w:rPr>
        <w:commentReference w:id="55"/>
      </w:r>
    </w:p>
    <w:sectPr w:rsidR="00E04E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25" w:author="Jack Plummer" w:date="2022-09-29T11:03:00Z" w:initials="JP">
    <w:p w14:paraId="2AB7A43D" w14:textId="77777777" w:rsidR="00D01DED" w:rsidRDefault="00D01DED" w:rsidP="00460175">
      <w:pPr>
        <w:pStyle w:val="CommentText"/>
      </w:pPr>
      <w:r>
        <w:rPr>
          <w:rStyle w:val="CommentReference"/>
        </w:rPr>
        <w:annotationRef/>
      </w:r>
      <w:r>
        <w:t>Perhaps remove this if not assessing VU D2</w:t>
      </w:r>
    </w:p>
  </w:comment>
  <w:comment w:id="41" w:author="Jack Plummer" w:date="2022-09-29T11:55:00Z" w:initials="JP">
    <w:p w14:paraId="65F3655D" w14:textId="77777777" w:rsidR="00564828" w:rsidRDefault="00564828" w:rsidP="00CD4A21">
      <w:pPr>
        <w:pStyle w:val="CommentText"/>
      </w:pPr>
      <w:r>
        <w:rPr>
          <w:rStyle w:val="CommentReference"/>
        </w:rPr>
        <w:annotationRef/>
      </w:r>
      <w:r>
        <w:t>Can we be more specific? If quite possibly &gt;250, I would remove criterion D from assessment criteria.</w:t>
      </w:r>
    </w:p>
  </w:comment>
  <w:comment w:id="42" w:author="Jack Plummer" w:date="2022-09-29T11:04:00Z" w:initials="JP">
    <w:p w14:paraId="555CC7FB" w14:textId="29475BB1" w:rsidR="00B0313A" w:rsidRDefault="00B0313A" w:rsidP="00C45130">
      <w:pPr>
        <w:pStyle w:val="CommentText"/>
      </w:pPr>
      <w:r>
        <w:rPr>
          <w:rStyle w:val="CommentReference"/>
        </w:rPr>
        <w:annotationRef/>
      </w:r>
      <w:r>
        <w:t>Mention habit?</w:t>
      </w:r>
    </w:p>
  </w:comment>
  <w:comment w:id="47" w:author="Jack Plummer" w:date="2022-09-29T11:59:00Z" w:initials="JP">
    <w:p w14:paraId="0E47A743" w14:textId="77777777" w:rsidR="00564828" w:rsidRDefault="00564828" w:rsidP="00151ADE">
      <w:pPr>
        <w:pStyle w:val="CommentText"/>
      </w:pPr>
      <w:r>
        <w:rPr>
          <w:rStyle w:val="CommentReference"/>
        </w:rPr>
        <w:annotationRef/>
      </w:r>
      <w:r>
        <w:t>Remove</w:t>
      </w:r>
    </w:p>
  </w:comment>
  <w:comment w:id="55" w:author="Jack Plummer" w:date="2022-09-29T11:06:00Z" w:initials="JP">
    <w:p w14:paraId="37973051" w14:textId="065F45A9" w:rsidR="00B0313A" w:rsidRDefault="00B0313A" w:rsidP="00E50963">
      <w:pPr>
        <w:pStyle w:val="CommentText"/>
      </w:pPr>
      <w:r>
        <w:rPr>
          <w:rStyle w:val="CommentReference"/>
        </w:rPr>
        <w:annotationRef/>
      </w:r>
      <w:r>
        <w:t>Include in assessment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AB7A43D" w15:done="0"/>
  <w15:commentEx w15:paraId="65F3655D" w15:done="0"/>
  <w15:commentEx w15:paraId="555CC7FB" w15:done="0"/>
  <w15:commentEx w15:paraId="0E47A743" w15:done="0"/>
  <w15:commentEx w15:paraId="3797305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6DFF9F6" w16cex:dateUtc="2022-09-29T10:03:00Z"/>
  <w16cex:commentExtensible w16cex:durableId="26E00623" w16cex:dateUtc="2022-09-29T10:55:00Z"/>
  <w16cex:commentExtensible w16cex:durableId="26DFFA3C" w16cex:dateUtc="2022-09-29T10:04:00Z"/>
  <w16cex:commentExtensible w16cex:durableId="26E00717" w16cex:dateUtc="2022-09-29T10:59:00Z"/>
  <w16cex:commentExtensible w16cex:durableId="26DFFAA0" w16cex:dateUtc="2022-09-29T10:0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AB7A43D" w16cid:durableId="26DFF9F6"/>
  <w16cid:commentId w16cid:paraId="65F3655D" w16cid:durableId="26E00623"/>
  <w16cid:commentId w16cid:paraId="555CC7FB" w16cid:durableId="26DFFA3C"/>
  <w16cid:commentId w16cid:paraId="0E47A743" w16cid:durableId="26E00717"/>
  <w16cid:commentId w16cid:paraId="37973051" w16cid:durableId="26DFFAA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Jack Plummer">
    <w15:presenceInfo w15:providerId="AD" w15:userId="S::j.plummer@kew.org::a7ccb40d-b5f1-45e6-963c-3f9b10b74b0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trackRevisions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D78"/>
    <w:rsid w:val="00102D78"/>
    <w:rsid w:val="00564828"/>
    <w:rsid w:val="00AC7A77"/>
    <w:rsid w:val="00B0313A"/>
    <w:rsid w:val="00D01DED"/>
    <w:rsid w:val="00E04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F1FAB3"/>
  <w15:chartTrackingRefBased/>
  <w15:docId w15:val="{8B8A35BC-6708-40CF-9F5F-EE7ECEEB9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top w:val="single" w:sz="12" w:space="4" w:color="000000"/>
        <w:bottom w:val="single" w:sz="12" w:space="4" w:color="000000"/>
      </w:pBdr>
      <w:shd w:val="clear" w:color="auto" w:fill="CCCCCC"/>
      <w:spacing w:before="100" w:beforeAutospacing="1" w:after="100" w:afterAutospacing="1"/>
      <w:jc w:val="right"/>
      <w:outlineLvl w:val="0"/>
    </w:pPr>
    <w:rPr>
      <w:b/>
      <w:bCs/>
      <w:color w:val="000000"/>
      <w:kern w:val="36"/>
      <w:sz w:val="38"/>
      <w:szCs w:val="38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0" w:color="808080"/>
      </w:pBd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31"/>
      <w:szCs w:val="31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  <w:sz w:val="29"/>
      <w:szCs w:val="29"/>
    </w:rPr>
  </w:style>
  <w:style w:type="paragraph" w:styleId="Heading5">
    <w:name w:val="heading 5"/>
    <w:basedOn w:val="Normal"/>
    <w:link w:val="Heading5Char"/>
    <w:uiPriority w:val="9"/>
    <w:qFormat/>
    <w:pPr>
      <w:spacing w:before="100" w:beforeAutospacing="1" w:after="100" w:afterAutospacing="1"/>
      <w:outlineLvl w:val="4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  <w:rPr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  <w:rPr>
      <w:sz w:val="18"/>
      <w:szCs w:val="18"/>
    </w:rPr>
  </w:style>
  <w:style w:type="paragraph" w:customStyle="1" w:styleId="databorder">
    <w:name w:val="databorder"/>
    <w:basedOn w:val="Normal"/>
    <w:pPr>
      <w:pBdr>
        <w:bottom w:val="single" w:sz="6" w:space="0" w:color="CCCCCC"/>
      </w:pBdr>
      <w:spacing w:before="100" w:beforeAutospacing="1" w:after="100" w:afterAutospacing="1"/>
    </w:pPr>
  </w:style>
  <w:style w:type="paragraph" w:customStyle="1" w:styleId="datalabel">
    <w:name w:val="datalabel"/>
    <w:basedOn w:val="Normal"/>
    <w:pPr>
      <w:spacing w:before="100" w:beforeAutospacing="1" w:after="100" w:afterAutospacing="1"/>
    </w:pPr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datalabel1">
    <w:name w:val="datalabel1"/>
    <w:basedOn w:val="DefaultParagraphFont"/>
    <w:rPr>
      <w:b/>
      <w:bCs/>
    </w:rPr>
  </w:style>
  <w:style w:type="character" w:customStyle="1" w:styleId="fontstyle01">
    <w:name w:val="fontstyle01"/>
    <w:basedOn w:val="DefaultParagraphFont"/>
  </w:style>
  <w:style w:type="character" w:customStyle="1" w:styleId="redfont">
    <w:name w:val="redfont"/>
    <w:basedOn w:val="DefaultParagraphFont"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paragraph" w:styleId="Revision">
    <w:name w:val="Revision"/>
    <w:hidden/>
    <w:uiPriority w:val="99"/>
    <w:semiHidden/>
    <w:rsid w:val="00102D78"/>
    <w:rPr>
      <w:rFonts w:eastAsiaTheme="minorEastAsia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D01DE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01DE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01DED"/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01DE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01DED"/>
    <w:rPr>
      <w:rFonts w:eastAsiaTheme="minorEastAsia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35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791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128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868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738305">
          <w:marLeft w:val="0"/>
          <w:marRight w:val="0"/>
          <w:marTop w:val="0"/>
          <w:marBottom w:val="150"/>
          <w:divBdr>
            <w:top w:val="single" w:sz="12" w:space="0" w:color="000000"/>
            <w:left w:val="none" w:sz="0" w:space="0" w:color="auto"/>
            <w:bottom w:val="single" w:sz="12" w:space="0" w:color="000000"/>
            <w:right w:val="none" w:sz="0" w:space="0" w:color="auto"/>
          </w:divBdr>
        </w:div>
      </w:divsChild>
    </w:div>
    <w:div w:id="5104601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160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84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789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596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060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166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407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theme" Target="theme/theme1.xml"/><Relationship Id="rId18" Type="http://schemas.openxmlformats.org/officeDocument/2006/relationships/customXml" Target="../customXml/item5.xml"/><Relationship Id="rId3" Type="http://schemas.openxmlformats.org/officeDocument/2006/relationships/webSettings" Target="webSettings.xml"/><Relationship Id="rId7" Type="http://schemas.microsoft.com/office/2016/09/relationships/commentsIds" Target="commentsIds.xml"/><Relationship Id="rId12" Type="http://schemas.microsoft.com/office/2011/relationships/people" Target="people.xml"/><Relationship Id="rId17" Type="http://schemas.openxmlformats.org/officeDocument/2006/relationships/customXml" Target="../customXml/item4.xml"/><Relationship Id="rId2" Type="http://schemas.openxmlformats.org/officeDocument/2006/relationships/settings" Target="settings.xml"/><Relationship Id="rId16" Type="http://schemas.openxmlformats.org/officeDocument/2006/relationships/customXml" Target="../customXml/item3.xml"/><Relationship Id="rId1" Type="http://schemas.openxmlformats.org/officeDocument/2006/relationships/styles" Target="styles.xml"/><Relationship Id="rId6" Type="http://schemas.microsoft.com/office/2011/relationships/commentsExtended" Target="commentsExtended.xml"/><Relationship Id="rId11" Type="http://schemas.openxmlformats.org/officeDocument/2006/relationships/fontTable" Target="fontTable.xml"/><Relationship Id="rId5" Type="http://schemas.openxmlformats.org/officeDocument/2006/relationships/comments" Target="comments.xml"/><Relationship Id="rId15" Type="http://schemas.openxmlformats.org/officeDocument/2006/relationships/customXml" Target="../customXml/item2.xml"/><Relationship Id="rId10" Type="http://schemas.openxmlformats.org/officeDocument/2006/relationships/hyperlink" Target="https://www.genesys-pgr.org/" TargetMode="External"/><Relationship Id="rId4" Type="http://schemas.openxmlformats.org/officeDocument/2006/relationships/image" Target="file:///C:\Users\jpl10kg\Downloads\resources\redListLogo.jpg" TargetMode="External"/><Relationship Id="rId9" Type="http://schemas.openxmlformats.org/officeDocument/2006/relationships/hyperlink" Target="https://tools.bgci.org/plant_search.php" TargetMode="External"/><Relationship Id="rId14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DB2FC3823E56459E6430ADD130773C" ma:contentTypeVersion="18" ma:contentTypeDescription="Create a new document." ma:contentTypeScope="" ma:versionID="c66b068e8ecb950d6d3b301a7d5dec76">
  <xsd:schema xmlns:xsd="http://www.w3.org/2001/XMLSchema" xmlns:xs="http://www.w3.org/2001/XMLSchema" xmlns:p="http://schemas.microsoft.com/office/2006/metadata/properties" xmlns:ns2="150f78d0-e5c4-40ba-9879-1115501c63e5" xmlns:ns3="590658d6-28a4-43df-8461-354b94568f6c" xmlns:ns4="3174fa65-5130-4218-be7b-3006b691958f" targetNamespace="http://schemas.microsoft.com/office/2006/metadata/properties" ma:root="true" ma:fieldsID="842de796646282b1ee4d11e1617248ee" ns2:_="" ns3:_="" ns4:_="">
    <xsd:import namespace="150f78d0-e5c4-40ba-9879-1115501c63e5"/>
    <xsd:import namespace="590658d6-28a4-43df-8461-354b94568f6c"/>
    <xsd:import namespace="3174fa65-5130-4218-be7b-3006b691958f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lcf76f155ced4ddcb4097134ff3c332f" minOccurs="0"/>
                <xsd:element ref="ns4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0f78d0-e5c4-40ba-9879-1115501c63e5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0658d6-28a4-43df-8461-354b94568f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874f941-1732-4aa1-804a-4f99632a590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74fa65-5130-4218-be7b-3006b691958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7f1f8cb-e9ca-4f89-a220-5d9d266a2a9f}" ma:internalName="TaxCatchAll" ma:showField="CatchAllData" ma:web="3174fa65-5130-4218-be7b-3006b691958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haredContentType xmlns="Microsoft.SharePoint.Taxonomy.ContentTypeSync" SourceId="4874f941-1732-4aa1-804a-4f99632a5909" ContentTypeId="0x0101" PreviousValue="false"/>
</file>

<file path=customXml/item3.xml><?xml version="1.0" encoding="utf-8"?>
<?mso-contentType ?>
<spe:Receivers xmlns:spe="http://schemas.microsoft.com/sharepoint/events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174fa65-5130-4218-be7b-3006b691958f" xsi:nil="true"/>
    <lcf76f155ced4ddcb4097134ff3c332f xmlns="590658d6-28a4-43df-8461-354b94568f6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174C70A-37AC-4CC2-B6BC-BB0D88C99888}"/>
</file>

<file path=customXml/itemProps2.xml><?xml version="1.0" encoding="utf-8"?>
<ds:datastoreItem xmlns:ds="http://schemas.openxmlformats.org/officeDocument/2006/customXml" ds:itemID="{2D6E6411-5CB9-447D-B6E8-2AD20E045A3D}"/>
</file>

<file path=customXml/itemProps3.xml><?xml version="1.0" encoding="utf-8"?>
<ds:datastoreItem xmlns:ds="http://schemas.openxmlformats.org/officeDocument/2006/customXml" ds:itemID="{DAACB90F-5F8B-4D1F-BF05-6B7876834D9B}"/>
</file>

<file path=customXml/itemProps4.xml><?xml version="1.0" encoding="utf-8"?>
<ds:datastoreItem xmlns:ds="http://schemas.openxmlformats.org/officeDocument/2006/customXml" ds:itemID="{A819CDEB-C8F7-4760-82A8-C8259D595C51}"/>
</file>

<file path=customXml/itemProps5.xml><?xml version="1.0" encoding="utf-8"?>
<ds:datastoreItem xmlns:ds="http://schemas.openxmlformats.org/officeDocument/2006/customXml" ds:itemID="{69B037A6-B839-4918-B37A-E7C0FD63CC7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1117</Words>
  <Characters>6367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Tribounia grandiflora</vt:lpstr>
    </vt:vector>
  </TitlesOfParts>
  <Company/>
  <LinksUpToDate>false</LinksUpToDate>
  <CharactersWithSpaces>7470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Tribounia grandiflora</dc:title>
  <dc:subject/>
  <dc:creator>Jack Plummer</dc:creator>
  <cp:keywords/>
  <dc:description/>
  <cp:lastModifiedBy>Jack Plummer</cp:lastModifiedBy>
  <cp:revision>4</cp:revision>
  <dcterms:created xsi:type="dcterms:W3CDTF">2022-09-29T10:06:00Z</dcterms:created>
  <dcterms:modified xsi:type="dcterms:W3CDTF">2022-09-29T10:59:00Z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0x01010051DB2FC3823E56459E6430ADD130773C</vt:lpwstr>
  </property>
</Properties>
</file>