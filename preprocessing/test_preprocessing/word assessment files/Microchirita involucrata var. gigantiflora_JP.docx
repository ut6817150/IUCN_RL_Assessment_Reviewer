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9A1C" w14:textId="77777777" w:rsidR="00000000" w:rsidRDefault="00000000">
      <w:pPr>
        <w:jc w:val="center"/>
        <w:divId w:val="1443107851"/>
        <w:rPr>
          <w:rFonts w:ascii="Georgia" w:eastAsia="Times New Roman" w:hAnsi="Georgia"/>
          <w:b/>
          <w:bCs/>
          <w:sz w:val="29"/>
          <w:szCs w:val="29"/>
        </w:rPr>
      </w:pPr>
      <w:r>
        <w:rPr>
          <w:rFonts w:ascii="Georgia" w:eastAsia="Times New Roman" w:hAnsi="Georgia"/>
          <w:b/>
          <w:bCs/>
          <w:sz w:val="29"/>
          <w:szCs w:val="29"/>
        </w:rPr>
        <w:t>Draft</w:t>
      </w:r>
    </w:p>
    <w:p w14:paraId="0553F0D4" w14:textId="77777777" w:rsidR="00000000" w:rsidRDefault="00000000">
      <w:pPr>
        <w:divId w:val="117069836"/>
        <w:rPr>
          <w:rFonts w:ascii="Georgia" w:eastAsia="Times New Roman" w:hAnsi="Georgia"/>
          <w:sz w:val="18"/>
          <w:szCs w:val="18"/>
        </w:rPr>
      </w:pPr>
      <w:r>
        <w:rPr>
          <w:rFonts w:ascii="Georgia" w:eastAsia="Times New Roman" w:hAnsi="Georgia"/>
          <w:noProof/>
          <w:sz w:val="18"/>
          <w:szCs w:val="18"/>
        </w:rPr>
        <w:drawing>
          <wp:inline distT="0" distB="0" distL="0" distR="0" wp14:anchorId="05E28C6B" wp14:editId="5F3190A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4AA187" w14:textId="77777777" w:rsidR="00000000" w:rsidRDefault="00000000">
      <w:pPr>
        <w:shd w:val="clear" w:color="auto" w:fill="FFFFFF"/>
        <w:spacing w:before="100" w:beforeAutospacing="1" w:after="100" w:afterAutospacing="1"/>
        <w:jc w:val="right"/>
        <w:outlineLvl w:val="1"/>
        <w:divId w:val="117069836"/>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involucrata</w:t>
      </w:r>
      <w:proofErr w:type="spellEnd"/>
      <w:r>
        <w:rPr>
          <w:rStyle w:val="Emphasis"/>
          <w:rFonts w:ascii="Georgia" w:eastAsia="Times New Roman" w:hAnsi="Georgia"/>
          <w:b/>
          <w:bCs/>
          <w:color w:val="000000"/>
          <w:kern w:val="36"/>
          <w:sz w:val="29"/>
          <w:szCs w:val="29"/>
        </w:rPr>
        <w:t xml:space="preserve"> var. </w:t>
      </w:r>
      <w:proofErr w:type="spellStart"/>
      <w:r>
        <w:rPr>
          <w:rStyle w:val="Emphasis"/>
          <w:rFonts w:ascii="Georgia" w:eastAsia="Times New Roman" w:hAnsi="Georgia"/>
          <w:b/>
          <w:bCs/>
          <w:color w:val="000000"/>
          <w:kern w:val="36"/>
          <w:sz w:val="29"/>
          <w:szCs w:val="29"/>
        </w:rPr>
        <w:t>gigantiflora</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C.Puglisi</w:t>
      </w:r>
      <w:proofErr w:type="spellEnd"/>
      <w:proofErr w:type="gramEnd"/>
    </w:p>
    <w:p w14:paraId="4A236779" w14:textId="77777777" w:rsidR="00000000" w:rsidRDefault="00000000">
      <w:pPr>
        <w:jc w:val="right"/>
        <w:divId w:val="117069836"/>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involucrata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gigantiflora</w:t>
      </w:r>
      <w:proofErr w:type="spellEnd"/>
    </w:p>
    <w:p w14:paraId="4B4565F9" w14:textId="77777777" w:rsidR="00000000" w:rsidRDefault="00000000">
      <w:pPr>
        <w:pStyle w:val="NormalWeb"/>
        <w:divId w:val="160611629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60"/>
      </w:tblGrid>
      <w:tr w:rsidR="00000000" w14:paraId="1F8C396C" w14:textId="77777777">
        <w:trPr>
          <w:tblCellSpacing w:w="15" w:type="dxa"/>
          <w:jc w:val="center"/>
        </w:trPr>
        <w:tc>
          <w:tcPr>
            <w:tcW w:w="0" w:type="auto"/>
            <w:tcBorders>
              <w:bottom w:val="single" w:sz="6" w:space="0" w:color="000000"/>
            </w:tcBorders>
            <w:shd w:val="clear" w:color="auto" w:fill="BBBBBB"/>
            <w:vAlign w:val="center"/>
            <w:hideMark/>
          </w:tcPr>
          <w:p w14:paraId="4065E197"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02C351F" w14:textId="77777777">
        <w:trPr>
          <w:tblCellSpacing w:w="15" w:type="dxa"/>
          <w:jc w:val="center"/>
        </w:trPr>
        <w:tc>
          <w:tcPr>
            <w:tcW w:w="0" w:type="auto"/>
            <w:vAlign w:val="center"/>
            <w:hideMark/>
          </w:tcPr>
          <w:p w14:paraId="6183965C" w14:textId="77777777" w:rsidR="00000000" w:rsidRDefault="00000000">
            <w:pPr>
              <w:spacing w:after="75"/>
              <w:rPr>
                <w:rFonts w:ascii="Georgia" w:eastAsia="Times New Roman" w:hAnsi="Georgia"/>
                <w:sz w:val="20"/>
                <w:szCs w:val="20"/>
              </w:rPr>
            </w:pPr>
            <w:commentRangeStart w:id="0"/>
            <w:r>
              <w:rPr>
                <w:rFonts w:ascii="Georgia" w:eastAsia="Times New Roman" w:hAnsi="Georgia"/>
                <w:sz w:val="20"/>
                <w:szCs w:val="20"/>
              </w:rPr>
              <w:t>DD - Data Deficient, (IUCN version 3.1)</w:t>
            </w:r>
            <w:commentRangeEnd w:id="0"/>
            <w:r w:rsidR="00512737">
              <w:rPr>
                <w:rStyle w:val="CommentReference"/>
              </w:rPr>
              <w:commentReference w:id="0"/>
            </w:r>
          </w:p>
        </w:tc>
      </w:tr>
    </w:tbl>
    <w:p w14:paraId="0AFE96BE" w14:textId="77777777" w:rsidR="00000000" w:rsidRDefault="00000000">
      <w:pPr>
        <w:pStyle w:val="Heading1"/>
        <w:divId w:val="78601300"/>
        <w:rPr>
          <w:rFonts w:ascii="Georgia" w:eastAsia="Times New Roman" w:hAnsi="Georgia"/>
          <w:sz w:val="29"/>
          <w:szCs w:val="29"/>
        </w:rPr>
      </w:pPr>
      <w:r>
        <w:rPr>
          <w:rFonts w:ascii="Georgia" w:eastAsia="Times New Roman" w:hAnsi="Georgia"/>
          <w:sz w:val="29"/>
          <w:szCs w:val="29"/>
        </w:rPr>
        <w:t>Red List Assessment</w:t>
      </w:r>
    </w:p>
    <w:p w14:paraId="63E9BE81" w14:textId="77777777" w:rsidR="00000000" w:rsidRDefault="00000000">
      <w:pPr>
        <w:pStyle w:val="Heading2"/>
        <w:divId w:val="78601300"/>
        <w:rPr>
          <w:rFonts w:ascii="Georgia" w:eastAsia="Times New Roman" w:hAnsi="Georgia"/>
          <w:sz w:val="27"/>
          <w:szCs w:val="27"/>
        </w:rPr>
      </w:pPr>
      <w:r>
        <w:rPr>
          <w:rFonts w:ascii="Georgia" w:eastAsia="Times New Roman" w:hAnsi="Georgia"/>
          <w:sz w:val="27"/>
          <w:szCs w:val="27"/>
        </w:rPr>
        <w:t>Assessment Information</w:t>
      </w:r>
    </w:p>
    <w:p w14:paraId="193E3FA5" w14:textId="77777777" w:rsidR="00000000" w:rsidRDefault="00000000">
      <w:pPr>
        <w:pStyle w:val="NormalWeb"/>
        <w:divId w:val="78601300"/>
        <w:rPr>
          <w:rFonts w:ascii="Georgia" w:hAnsi="Georgia"/>
        </w:rPr>
      </w:pPr>
      <w:r>
        <w:rPr>
          <w:rStyle w:val="datalabel1"/>
          <w:rFonts w:ascii="Georgia" w:hAnsi="Georgia"/>
        </w:rPr>
        <w:t xml:space="preserve">Date of Assessment: </w:t>
      </w:r>
      <w:r>
        <w:rPr>
          <w:rFonts w:ascii="Georgia" w:hAnsi="Georgia"/>
        </w:rPr>
        <w:t>2022-08-24</w:t>
      </w:r>
    </w:p>
    <w:p w14:paraId="041C5C2F" w14:textId="77777777" w:rsidR="00000000" w:rsidRDefault="00000000">
      <w:pPr>
        <w:pStyle w:val="NormalWeb"/>
        <w:divId w:val="78601300"/>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4F09363D" w14:textId="77777777" w:rsidR="00000000" w:rsidRDefault="00000000">
      <w:pPr>
        <w:pStyle w:val="NormalWeb"/>
        <w:divId w:val="78601300"/>
        <w:rPr>
          <w:rFonts w:ascii="Georgia" w:hAnsi="Georgia"/>
        </w:rPr>
      </w:pPr>
      <w:r>
        <w:rPr>
          <w:rStyle w:val="datalabel1"/>
          <w:rFonts w:ascii="Georgia" w:hAnsi="Georgia"/>
        </w:rPr>
        <w:t xml:space="preserve">Regions: </w:t>
      </w:r>
      <w:r>
        <w:rPr>
          <w:rFonts w:ascii="Georgia" w:hAnsi="Georgia"/>
        </w:rPr>
        <w:t>Global</w:t>
      </w:r>
    </w:p>
    <w:p w14:paraId="2F72A0B9" w14:textId="77777777" w:rsidR="00000000" w:rsidRDefault="00000000">
      <w:pPr>
        <w:pStyle w:val="Heading2"/>
        <w:divId w:val="78601300"/>
        <w:rPr>
          <w:rFonts w:ascii="Georgia" w:eastAsia="Times New Roman" w:hAnsi="Georgia"/>
          <w:sz w:val="27"/>
          <w:szCs w:val="27"/>
        </w:rPr>
      </w:pPr>
      <w:r>
        <w:rPr>
          <w:rFonts w:ascii="Georgia" w:eastAsia="Times New Roman" w:hAnsi="Georgia"/>
          <w:sz w:val="27"/>
          <w:szCs w:val="27"/>
        </w:rPr>
        <w:t>Assessment Rationale</w:t>
      </w:r>
    </w:p>
    <w:p w14:paraId="5B8C9586" w14:textId="291F22FF" w:rsidR="00000000" w:rsidRDefault="00000000">
      <w:pPr>
        <w:pStyle w:val="NormalWeb"/>
        <w:divId w:val="78601300"/>
        <w:rPr>
          <w:rStyle w:val="fontstyle01"/>
          <w:lang w:bidi="th-TH"/>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involucrata</w:t>
      </w:r>
      <w:proofErr w:type="spellEnd"/>
      <w:r>
        <w:rPr>
          <w:rStyle w:val="Emphasis"/>
          <w:rFonts w:ascii="Georgia" w:hAnsi="Georgia"/>
        </w:rPr>
        <w:t xml:space="preserve"> </w:t>
      </w:r>
      <w:r>
        <w:rPr>
          <w:rFonts w:ascii="Georgia" w:hAnsi="Georgia"/>
        </w:rPr>
        <w:t>var.</w:t>
      </w:r>
      <w:r>
        <w:rPr>
          <w:rStyle w:val="Emphasis"/>
          <w:rFonts w:ascii="Georgia" w:hAnsi="Georgia"/>
        </w:rPr>
        <w:t xml:space="preserve"> </w:t>
      </w:r>
      <w:proofErr w:type="spellStart"/>
      <w:r>
        <w:rPr>
          <w:rStyle w:val="Emphasis"/>
          <w:rFonts w:ascii="Georgia" w:hAnsi="Georgia"/>
        </w:rPr>
        <w:t>gigantiflora</w:t>
      </w:r>
      <w:proofErr w:type="spellEnd"/>
      <w:r>
        <w:rPr>
          <w:rStyle w:val="Emphasis"/>
          <w:rFonts w:ascii="Georgia" w:hAnsi="Georgia"/>
        </w:rPr>
        <w:t xml:space="preserve"> </w:t>
      </w:r>
      <w:r>
        <w:rPr>
          <w:rFonts w:ascii="Georgia" w:hAnsi="Georgia"/>
        </w:rPr>
        <w:t xml:space="preserve">is listed as </w:t>
      </w:r>
      <w:r>
        <w:rPr>
          <w:rStyle w:val="fontstyle01"/>
          <w:rFonts w:ascii="Georgia" w:hAnsi="Georgia"/>
        </w:rPr>
        <w:t>Data Deficient (DD). This taxon is endemic to Thailand. It is only known from</w:t>
      </w:r>
      <w:r>
        <w:rPr>
          <w:rStyle w:val="fontstyle01"/>
          <w:rFonts w:ascii="Georgia" w:hAnsi="Georgia" w:cs="Angsana New" w:hint="cs"/>
          <w:cs/>
          <w:lang w:bidi="th-TH"/>
        </w:rPr>
        <w:t xml:space="preserve"> </w:t>
      </w:r>
      <w:r>
        <w:rPr>
          <w:rStyle w:val="fontstyle01"/>
          <w:rFonts w:ascii="Georgia" w:hAnsi="Georgia" w:hint="cs"/>
          <w:lang w:bidi="th-TH"/>
        </w:rPr>
        <w:t>Khao Wang Thong Cave, Kha Nom district, Nakhon Si Thammarat</w:t>
      </w:r>
      <w:r>
        <w:rPr>
          <w:rStyle w:val="fontstyle01"/>
          <w:rFonts w:ascii="Georgia" w:hAnsi="Georgia" w:cs="Angsana New" w:hint="cs"/>
          <w:cs/>
          <w:lang w:bidi="th-TH"/>
        </w:rPr>
        <w:t xml:space="preserve"> </w:t>
      </w:r>
      <w:r>
        <w:rPr>
          <w:rStyle w:val="fontstyle01"/>
          <w:rFonts w:ascii="Georgia" w:hAnsi="Georgia" w:hint="cs"/>
          <w:lang w:bidi="th-TH"/>
        </w:rPr>
        <w:t xml:space="preserve">province. This variety is only known from </w:t>
      </w:r>
      <w:ins w:id="1" w:author="Jack Plummer" w:date="2022-10-20T18:01:00Z">
        <w:r w:rsidR="00512737">
          <w:rPr>
            <w:rStyle w:val="fontstyle01"/>
            <w:rFonts w:ascii="Georgia" w:hAnsi="Georgia"/>
            <w:lang w:bidi="th-TH"/>
          </w:rPr>
          <w:t xml:space="preserve">the </w:t>
        </w:r>
      </w:ins>
      <w:r>
        <w:rPr>
          <w:rStyle w:val="fontstyle01"/>
          <w:rFonts w:ascii="Georgia" w:hAnsi="Georgia" w:hint="cs"/>
          <w:lang w:bidi="th-TH"/>
        </w:rPr>
        <w:t>type loca</w:t>
      </w:r>
      <w:ins w:id="2" w:author="Jack Plummer" w:date="2022-10-20T18:01:00Z">
        <w:r w:rsidR="00512737">
          <w:rPr>
            <w:rStyle w:val="fontstyle01"/>
            <w:rFonts w:ascii="Georgia" w:hAnsi="Georgia"/>
            <w:lang w:bidi="th-TH"/>
          </w:rPr>
          <w:t>lity</w:t>
        </w:r>
      </w:ins>
      <w:del w:id="3" w:author="Jack Plummer" w:date="2022-10-20T18:01:00Z">
        <w:r w:rsidDel="00512737">
          <w:rPr>
            <w:rStyle w:val="fontstyle01"/>
            <w:rFonts w:ascii="Georgia" w:hAnsi="Georgia" w:hint="cs"/>
            <w:lang w:bidi="th-TH"/>
          </w:rPr>
          <w:delText>tion</w:delText>
        </w:r>
      </w:del>
      <w:r>
        <w:rPr>
          <w:rStyle w:val="fontstyle01"/>
          <w:rFonts w:ascii="Georgia" w:hAnsi="Georgia" w:hint="cs"/>
          <w:lang w:bidi="th-TH"/>
        </w:rPr>
        <w:t xml:space="preserve">. </w:t>
      </w:r>
      <w:commentRangeStart w:id="4"/>
      <w:ins w:id="5" w:author="Jack Plummer" w:date="2022-10-20T18:01:00Z">
        <w:r w:rsidR="00512737">
          <w:rPr>
            <w:rStyle w:val="fontstyle01"/>
            <w:rFonts w:ascii="Georgia" w:hAnsi="Georgia"/>
            <w:lang w:bidi="th-TH"/>
          </w:rPr>
          <w:t xml:space="preserve">It is possible that the </w:t>
        </w:r>
      </w:ins>
      <w:ins w:id="6" w:author="Jack Plummer" w:date="2022-10-20T18:06:00Z">
        <w:r w:rsidR="00CD4D7E">
          <w:rPr>
            <w:rStyle w:val="fontstyle01"/>
            <w:rFonts w:ascii="Georgia" w:hAnsi="Georgia"/>
            <w:lang w:bidi="th-TH"/>
          </w:rPr>
          <w:t>taxon</w:t>
        </w:r>
      </w:ins>
      <w:ins w:id="7" w:author="Jack Plummer" w:date="2022-10-20T18:02:00Z">
        <w:r w:rsidR="00512737">
          <w:rPr>
            <w:rStyle w:val="fontstyle01"/>
            <w:rFonts w:ascii="Georgia" w:hAnsi="Georgia"/>
            <w:lang w:bidi="th-TH"/>
          </w:rPr>
          <w:t xml:space="preserve"> has a very small population or is threatened at its only locality in Khao Wang Thong Cave, such that it </w:t>
        </w:r>
      </w:ins>
      <w:ins w:id="8" w:author="Jack Plummer" w:date="2022-10-20T18:05:00Z">
        <w:r w:rsidR="00CD4D7E">
          <w:rPr>
            <w:rStyle w:val="fontstyle01"/>
            <w:rFonts w:ascii="Georgia" w:hAnsi="Georgia"/>
            <w:lang w:bidi="th-TH"/>
          </w:rPr>
          <w:t>qualifies as</w:t>
        </w:r>
      </w:ins>
      <w:ins w:id="9" w:author="Jack Plummer" w:date="2022-10-20T18:02:00Z">
        <w:r w:rsidR="00512737">
          <w:rPr>
            <w:rStyle w:val="fontstyle01"/>
            <w:rFonts w:ascii="Georgia" w:hAnsi="Georgia"/>
            <w:lang w:bidi="th-TH"/>
          </w:rPr>
          <w:t xml:space="preserve"> Critically Endangered. Conversely, it may </w:t>
        </w:r>
      </w:ins>
      <w:ins w:id="10" w:author="Jack Plummer" w:date="2022-10-20T18:03:00Z">
        <w:r w:rsidR="00512737">
          <w:rPr>
            <w:rStyle w:val="fontstyle01"/>
            <w:rFonts w:ascii="Georgia" w:hAnsi="Georgia"/>
            <w:lang w:bidi="th-TH"/>
          </w:rPr>
          <w:t xml:space="preserve">grow widely in similar cave systems, </w:t>
        </w:r>
        <w:r w:rsidR="00CD4D7E">
          <w:rPr>
            <w:rStyle w:val="fontstyle01"/>
            <w:rFonts w:ascii="Georgia" w:hAnsi="Georgia"/>
            <w:lang w:bidi="th-TH"/>
          </w:rPr>
          <w:t>or face minimal threat</w:t>
        </w:r>
      </w:ins>
      <w:ins w:id="11" w:author="Jack Plummer" w:date="2022-10-20T18:06:00Z">
        <w:r w:rsidR="00CD4D7E">
          <w:rPr>
            <w:rStyle w:val="fontstyle01"/>
            <w:rFonts w:ascii="Georgia" w:hAnsi="Georgia"/>
            <w:lang w:bidi="th-TH"/>
          </w:rPr>
          <w:t xml:space="preserve"> in these inaccessible ecosystems</w:t>
        </w:r>
      </w:ins>
      <w:ins w:id="12" w:author="Jack Plummer" w:date="2022-10-20T18:03:00Z">
        <w:r w:rsidR="00CD4D7E">
          <w:rPr>
            <w:rStyle w:val="fontstyle01"/>
            <w:rFonts w:ascii="Georgia" w:hAnsi="Georgia"/>
            <w:lang w:bidi="th-TH"/>
          </w:rPr>
          <w:t xml:space="preserve">, such that it could be considered Least Concern. Owing to this significant uncertainty, the </w:t>
        </w:r>
      </w:ins>
      <w:ins w:id="13" w:author="Jack Plummer" w:date="2022-10-20T18:06:00Z">
        <w:r w:rsidR="00CD4D7E">
          <w:rPr>
            <w:rStyle w:val="fontstyle01"/>
            <w:rFonts w:ascii="Georgia" w:hAnsi="Georgia"/>
            <w:lang w:bidi="th-TH"/>
          </w:rPr>
          <w:t>variety</w:t>
        </w:r>
      </w:ins>
      <w:ins w:id="14" w:author="Jack Plummer" w:date="2022-10-20T18:03:00Z">
        <w:r w:rsidR="00CD4D7E">
          <w:rPr>
            <w:rStyle w:val="fontstyle01"/>
            <w:rFonts w:ascii="Georgia" w:hAnsi="Georgia"/>
            <w:lang w:bidi="th-TH"/>
          </w:rPr>
          <w:t xml:space="preserve"> is currently assessed as Data Deficient.</w:t>
        </w:r>
      </w:ins>
      <w:commentRangeEnd w:id="4"/>
      <w:ins w:id="15" w:author="Jack Plummer" w:date="2022-10-20T18:05:00Z">
        <w:r w:rsidR="00CD4D7E">
          <w:rPr>
            <w:rStyle w:val="CommentReference"/>
          </w:rPr>
          <w:commentReference w:id="4"/>
        </w:r>
      </w:ins>
      <w:ins w:id="16" w:author="Jack Plummer" w:date="2022-10-20T18:03:00Z">
        <w:r w:rsidR="00CD4D7E">
          <w:rPr>
            <w:rStyle w:val="fontstyle01"/>
            <w:rFonts w:ascii="Georgia" w:hAnsi="Georgia"/>
            <w:lang w:bidi="th-TH"/>
          </w:rPr>
          <w:t xml:space="preserve"> </w:t>
        </w:r>
      </w:ins>
      <w:r>
        <w:rPr>
          <w:rStyle w:val="fontstyle01"/>
          <w:rFonts w:ascii="Georgia" w:hAnsi="Georgia" w:hint="cs"/>
          <w:lang w:bidi="th-TH"/>
        </w:rPr>
        <w:t>Further survey</w:t>
      </w:r>
      <w:ins w:id="17" w:author="Jack Plummer" w:date="2022-10-20T18:01:00Z">
        <w:r w:rsidR="00512737">
          <w:rPr>
            <w:rStyle w:val="fontstyle01"/>
            <w:rFonts w:ascii="Georgia" w:hAnsi="Georgia"/>
            <w:lang w:bidi="th-TH"/>
          </w:rPr>
          <w:t>s</w:t>
        </w:r>
      </w:ins>
      <w:r>
        <w:rPr>
          <w:rStyle w:val="fontstyle01"/>
          <w:rFonts w:ascii="Georgia" w:hAnsi="Georgia" w:hint="cs"/>
          <w:lang w:bidi="th-TH"/>
        </w:rPr>
        <w:t xml:space="preserve"> on distribution, population size, population trend, and potential threats </w:t>
      </w:r>
      <w:del w:id="18" w:author="Jack Plummer" w:date="2022-10-20T18:01:00Z">
        <w:r w:rsidDel="00512737">
          <w:rPr>
            <w:rStyle w:val="fontstyle01"/>
            <w:rFonts w:ascii="Georgia" w:hAnsi="Georgia" w:hint="cs"/>
            <w:lang w:bidi="th-TH"/>
          </w:rPr>
          <w:delText>of</w:delText>
        </w:r>
      </w:del>
      <w:ins w:id="19" w:author="Jack Plummer" w:date="2022-10-20T18:01:00Z">
        <w:r w:rsidR="00512737">
          <w:rPr>
            <w:rStyle w:val="fontstyle01"/>
            <w:rFonts w:ascii="Georgia" w:hAnsi="Georgia"/>
            <w:lang w:bidi="th-TH"/>
          </w:rPr>
          <w:t>to</w:t>
        </w:r>
      </w:ins>
      <w:r>
        <w:rPr>
          <w:rStyle w:val="fontstyle01"/>
          <w:rFonts w:ascii="Georgia" w:hAnsi="Georgia" w:hint="cs"/>
          <w:lang w:bidi="th-TH"/>
        </w:rPr>
        <w:t xml:space="preserve"> this variety are required.</w:t>
      </w:r>
    </w:p>
    <w:p w14:paraId="3B5117FC" w14:textId="77777777" w:rsidR="00000000" w:rsidRDefault="00000000">
      <w:pPr>
        <w:pStyle w:val="Heading1"/>
        <w:divId w:val="1003363126"/>
        <w:rPr>
          <w:rFonts w:eastAsia="Times New Roman" w:hint="cs"/>
          <w:sz w:val="29"/>
          <w:szCs w:val="29"/>
          <w:cs/>
        </w:rPr>
      </w:pPr>
      <w:r>
        <w:rPr>
          <w:rFonts w:ascii="Georgia" w:eastAsia="Times New Roman" w:hAnsi="Georgia" w:hint="cs"/>
          <w:sz w:val="29"/>
          <w:szCs w:val="29"/>
          <w:lang w:bidi="th-TH"/>
        </w:rPr>
        <w:t>Distribution</w:t>
      </w:r>
    </w:p>
    <w:p w14:paraId="31120460" w14:textId="77777777" w:rsidR="00000000" w:rsidRDefault="00000000">
      <w:pPr>
        <w:pStyle w:val="Heading2"/>
        <w:divId w:val="1003363126"/>
        <w:rPr>
          <w:rFonts w:ascii="Georgia" w:eastAsia="Times New Roman" w:hAnsi="Georgia" w:hint="cs"/>
          <w:sz w:val="27"/>
          <w:szCs w:val="27"/>
          <w:cs/>
          <w:lang w:bidi="th-TH"/>
        </w:rPr>
      </w:pPr>
      <w:r>
        <w:rPr>
          <w:rFonts w:ascii="Georgia" w:eastAsia="Times New Roman" w:hAnsi="Georgia" w:hint="cs"/>
          <w:sz w:val="27"/>
          <w:szCs w:val="27"/>
          <w:lang w:bidi="th-TH"/>
        </w:rPr>
        <w:t>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Range</w:t>
      </w:r>
    </w:p>
    <w:p w14:paraId="1B3EAAF2" w14:textId="37AF8D49" w:rsidR="00000000" w:rsidRDefault="00000000">
      <w:pPr>
        <w:pStyle w:val="NormalWeb"/>
        <w:divId w:val="1003363126"/>
        <w:rPr>
          <w:rFonts w:ascii="Georgia" w:hAnsi="Georgia" w:hint="cs"/>
          <w:cs/>
          <w:lang w:bidi="th-TH"/>
        </w:rPr>
      </w:pPr>
      <w:r>
        <w:rPr>
          <w:rFonts w:ascii="Georgia" w:hAnsi="Georgia" w:hint="cs"/>
          <w:lang w:bidi="th-TH"/>
        </w:rPr>
        <w:t xml:space="preserve">This taxon is only known from Khao Wang Thong cave, Kha Nom district, Nakhon Si Thammarat province. </w:t>
      </w:r>
      <w:ins w:id="20" w:author="Jack Plummer" w:date="2022-10-20T18:06:00Z">
        <w:r w:rsidR="00CD4D7E">
          <w:rPr>
            <w:rFonts w:ascii="Georgia" w:hAnsi="Georgia"/>
            <w:lang w:bidi="th-TH"/>
          </w:rPr>
          <w:t xml:space="preserve">It has been </w:t>
        </w:r>
      </w:ins>
      <w:del w:id="21" w:author="Jack Plummer" w:date="2022-10-20T18:06:00Z">
        <w:r w:rsidDel="00CD4D7E">
          <w:rPr>
            <w:rFonts w:ascii="Georgia" w:hAnsi="Georgia" w:hint="cs"/>
            <w:lang w:bidi="th-TH"/>
          </w:rPr>
          <w:delText>R</w:delText>
        </w:r>
      </w:del>
      <w:ins w:id="22" w:author="Jack Plummer" w:date="2022-10-20T18:06:00Z">
        <w:r w:rsidR="00CD4D7E">
          <w:rPr>
            <w:rFonts w:ascii="Georgia" w:hAnsi="Georgia"/>
            <w:lang w:bidi="th-TH"/>
          </w:rPr>
          <w:t>r</w:t>
        </w:r>
      </w:ins>
      <w:r>
        <w:rPr>
          <w:rFonts w:ascii="Georgia" w:hAnsi="Georgia" w:hint="cs"/>
          <w:lang w:bidi="th-TH"/>
        </w:rPr>
        <w:t>ecorded from</w:t>
      </w:r>
      <w:ins w:id="23" w:author="Jack Plummer" w:date="2022-10-20T18:06:00Z">
        <w:r w:rsidR="00CD4D7E">
          <w:rPr>
            <w:rFonts w:ascii="Georgia" w:hAnsi="Georgia"/>
            <w:lang w:bidi="th-TH"/>
          </w:rPr>
          <w:t xml:space="preserve"> an</w:t>
        </w:r>
      </w:ins>
      <w:r>
        <w:rPr>
          <w:rFonts w:ascii="Georgia" w:hAnsi="Georgia" w:hint="cs"/>
          <w:lang w:bidi="th-TH"/>
        </w:rPr>
        <w:t xml:space="preserve"> altitude</w:t>
      </w:r>
      <w:ins w:id="24" w:author="Jack Plummer" w:date="2022-10-20T18:06:00Z">
        <w:r w:rsidR="00CD4D7E">
          <w:rPr>
            <w:rFonts w:ascii="Georgia" w:hAnsi="Georgia"/>
            <w:lang w:bidi="th-TH"/>
          </w:rPr>
          <w:t xml:space="preserve"> of</w:t>
        </w:r>
      </w:ins>
      <w:r>
        <w:rPr>
          <w:rFonts w:ascii="Georgia" w:hAnsi="Georgia" w:hint="cs"/>
          <w:lang w:bidi="th-TH"/>
        </w:rPr>
        <w:t xml:space="preserve"> </w:t>
      </w:r>
      <w:r>
        <w:rPr>
          <w:rFonts w:ascii="Georgia" w:hAnsi="Georgia" w:cs="Angsana New" w:hint="cs"/>
          <w:cs/>
          <w:lang w:bidi="th-TH"/>
        </w:rPr>
        <w:t xml:space="preserve">50 </w:t>
      </w:r>
      <w:r>
        <w:rPr>
          <w:rFonts w:ascii="Georgia" w:hAnsi="Georgia" w:hint="cs"/>
          <w:lang w:bidi="th-TH"/>
        </w:rPr>
        <w:t>m</w:t>
      </w:r>
      <w:ins w:id="25" w:author="Jack Plummer" w:date="2022-10-20T18:06:00Z">
        <w:r w:rsidR="00CD4D7E">
          <w:rPr>
            <w:rFonts w:ascii="Georgia" w:hAnsi="Georgia"/>
            <w:lang w:bidi="th-TH"/>
          </w:rPr>
          <w:t xml:space="preserve"> asl</w:t>
        </w:r>
      </w:ins>
      <w:r>
        <w:rPr>
          <w:rFonts w:ascii="Georgia" w:hAnsi="Georgia" w:hint="cs"/>
          <w:lang w:bidi="th-TH"/>
        </w:rPr>
        <w:t>.</w:t>
      </w:r>
    </w:p>
    <w:p w14:paraId="4E30D81C" w14:textId="77777777" w:rsidR="00000000" w:rsidRDefault="00000000">
      <w:pPr>
        <w:pStyle w:val="Heading2"/>
        <w:divId w:val="1003363126"/>
        <w:rPr>
          <w:rFonts w:ascii="Georgia" w:eastAsia="Times New Roman" w:hAnsi="Georgia" w:hint="cs"/>
          <w:sz w:val="27"/>
          <w:szCs w:val="27"/>
          <w:cs/>
          <w:lang w:bidi="th-TH"/>
        </w:rPr>
      </w:pPr>
      <w:r>
        <w:rPr>
          <w:rFonts w:ascii="Georgia" w:eastAsia="Times New Roman" w:hAnsi="Georgia" w:hint="cs"/>
          <w:sz w:val="27"/>
          <w:szCs w:val="27"/>
          <w:lang w:bidi="th-TH"/>
        </w:rPr>
        <w:t>Area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21"/>
        <w:gridCol w:w="6089"/>
      </w:tblGrid>
      <w:tr w:rsidR="00000000" w14:paraId="339B6DB0" w14:textId="77777777">
        <w:trPr>
          <w:divId w:val="1003363126"/>
          <w:tblCellSpacing w:w="15" w:type="dxa"/>
        </w:trPr>
        <w:tc>
          <w:tcPr>
            <w:tcW w:w="0" w:type="auto"/>
            <w:tcBorders>
              <w:bottom w:val="single" w:sz="6" w:space="0" w:color="000000"/>
            </w:tcBorders>
            <w:shd w:val="clear" w:color="auto" w:fill="BBBBBB"/>
            <w:vAlign w:val="center"/>
            <w:hideMark/>
          </w:tcPr>
          <w:p w14:paraId="42DF8DFA"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1556879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5662258" w14:textId="77777777">
        <w:trPr>
          <w:divId w:val="1003363126"/>
          <w:tblCellSpacing w:w="15" w:type="dxa"/>
        </w:trPr>
        <w:tc>
          <w:tcPr>
            <w:tcW w:w="0" w:type="auto"/>
            <w:vAlign w:val="center"/>
            <w:hideMark/>
          </w:tcPr>
          <w:p w14:paraId="6CCBD2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625C2E3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w:t>
            </w:r>
          </w:p>
        </w:tc>
      </w:tr>
    </w:tbl>
    <w:p w14:paraId="3A403115" w14:textId="77777777" w:rsidR="00000000" w:rsidRDefault="00000000">
      <w:pPr>
        <w:pStyle w:val="Heading2"/>
        <w:divId w:val="1003363126"/>
        <w:rPr>
          <w:rFonts w:ascii="Georgia" w:eastAsia="Times New Roman" w:hAnsi="Georgia"/>
          <w:sz w:val="27"/>
          <w:szCs w:val="27"/>
          <w:lang w:bidi="th-TH"/>
        </w:rPr>
      </w:pPr>
      <w:r>
        <w:rPr>
          <w:rFonts w:ascii="Georgia" w:eastAsia="Times New Roman" w:hAnsi="Georgia" w:hint="cs"/>
          <w:sz w:val="27"/>
          <w:szCs w:val="27"/>
          <w:lang w:bidi="th-TH"/>
        </w:rPr>
        <w:lastRenderedPageBreak/>
        <w:t>Extent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8"/>
        <w:gridCol w:w="2375"/>
        <w:gridCol w:w="4477"/>
      </w:tblGrid>
      <w:tr w:rsidR="00000000" w14:paraId="591486F5" w14:textId="77777777">
        <w:trPr>
          <w:divId w:val="1003363126"/>
          <w:tblCellSpacing w:w="15" w:type="dxa"/>
        </w:trPr>
        <w:tc>
          <w:tcPr>
            <w:tcW w:w="0" w:type="auto"/>
            <w:tcBorders>
              <w:bottom w:val="single" w:sz="6" w:space="0" w:color="000000"/>
            </w:tcBorders>
            <w:shd w:val="clear" w:color="auto" w:fill="BBBBBB"/>
            <w:vAlign w:val="center"/>
            <w:hideMark/>
          </w:tcPr>
          <w:p w14:paraId="4BA7C56D"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E4DB56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635CD6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1AC53D9" w14:textId="77777777">
        <w:trPr>
          <w:divId w:val="1003363126"/>
          <w:tblCellSpacing w:w="15" w:type="dxa"/>
        </w:trPr>
        <w:tc>
          <w:tcPr>
            <w:tcW w:w="0" w:type="auto"/>
            <w:vAlign w:val="center"/>
            <w:hideMark/>
          </w:tcPr>
          <w:p w14:paraId="038A4FD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6C2638C8" w14:textId="0D291E6A" w:rsidR="00000000" w:rsidRDefault="00000000">
            <w:pPr>
              <w:spacing w:after="75"/>
              <w:rPr>
                <w:rFonts w:ascii="Georgia" w:eastAsia="Times New Roman" w:hAnsi="Georgia"/>
                <w:sz w:val="18"/>
                <w:szCs w:val="18"/>
              </w:rPr>
            </w:pPr>
            <w:del w:id="26" w:author="Jack Plummer" w:date="2022-10-20T18:07:00Z">
              <w:r w:rsidDel="00CD4D7E">
                <w:rPr>
                  <w:rFonts w:ascii="Georgia" w:eastAsia="Times New Roman" w:hAnsi="Georgia"/>
                  <w:sz w:val="18"/>
                  <w:szCs w:val="18"/>
                </w:rPr>
                <w:delText>true</w:delText>
              </w:r>
            </w:del>
            <w:ins w:id="27" w:author="Jack Plummer" w:date="2022-10-20T18:07:00Z">
              <w:r w:rsidR="00CD4D7E">
                <w:rPr>
                  <w:rFonts w:ascii="Georgia" w:eastAsia="Times New Roman" w:hAnsi="Georgia"/>
                  <w:sz w:val="18"/>
                  <w:szCs w:val="18"/>
                </w:rPr>
                <w:t>false</w:t>
              </w:r>
            </w:ins>
          </w:p>
        </w:tc>
        <w:tc>
          <w:tcPr>
            <w:tcW w:w="0" w:type="auto"/>
            <w:vAlign w:val="center"/>
            <w:hideMark/>
          </w:tcPr>
          <w:p w14:paraId="115D41A7" w14:textId="231BC578" w:rsidR="00000000" w:rsidRDefault="00000000">
            <w:pPr>
              <w:spacing w:after="75"/>
              <w:rPr>
                <w:rFonts w:ascii="Georgia" w:eastAsia="Times New Roman" w:hAnsi="Georgia"/>
                <w:sz w:val="18"/>
                <w:szCs w:val="18"/>
              </w:rPr>
            </w:pPr>
            <w:del w:id="28" w:author="Jack Plummer" w:date="2022-10-20T18:06:00Z">
              <w:r w:rsidDel="00CD4D7E">
                <w:rPr>
                  <w:rFonts w:ascii="Georgia" w:eastAsia="Times New Roman" w:hAnsi="Georgia"/>
                  <w:sz w:val="18"/>
                  <w:szCs w:val="18"/>
                </w:rPr>
                <w:delText>Estimated from a 2 x 2 km grid cell for herbarium specimen point data mapped using GeoCAT (Bachman et al. 2011).</w:delText>
              </w:r>
            </w:del>
            <w:ins w:id="29" w:author="Jack Plummer" w:date="2022-10-20T18:06:00Z">
              <w:r w:rsidR="00CD4D7E">
                <w:rPr>
                  <w:rFonts w:ascii="Georgia" w:eastAsia="Times New Roman" w:hAnsi="Georgia"/>
                  <w:sz w:val="18"/>
                  <w:szCs w:val="18"/>
                </w:rPr>
                <w:t>Equa</w:t>
              </w:r>
            </w:ins>
            <w:ins w:id="30" w:author="Jack Plummer" w:date="2022-10-20T18:07:00Z">
              <w:r w:rsidR="00CD4D7E">
                <w:rPr>
                  <w:rFonts w:ascii="Georgia" w:eastAsia="Times New Roman" w:hAnsi="Georgia"/>
                  <w:sz w:val="18"/>
                  <w:szCs w:val="18"/>
                </w:rPr>
                <w:t>ted to minimal AOO</w:t>
              </w:r>
            </w:ins>
            <w:r>
              <w:rPr>
                <w:rFonts w:ascii="Georgia" w:eastAsia="Times New Roman" w:hAnsi="Georgia"/>
                <w:sz w:val="18"/>
                <w:szCs w:val="18"/>
              </w:rPr>
              <w:t xml:space="preserve"> </w:t>
            </w:r>
          </w:p>
        </w:tc>
      </w:tr>
    </w:tbl>
    <w:p w14:paraId="0B197DCF" w14:textId="77777777" w:rsidR="00000000" w:rsidRDefault="00000000">
      <w:pPr>
        <w:pStyle w:val="Heading2"/>
        <w:divId w:val="1003363126"/>
        <w:rPr>
          <w:rFonts w:ascii="Georgia" w:eastAsia="Times New Roman" w:hAnsi="Georgia"/>
          <w:sz w:val="27"/>
          <w:szCs w:val="27"/>
          <w:lang w:bidi="th-TH"/>
        </w:rPr>
      </w:pPr>
      <w:r>
        <w:rPr>
          <w:rFonts w:ascii="Georgia" w:eastAsia="Times New Roman" w:hAnsi="Georgia" w:hint="cs"/>
          <w:sz w:val="27"/>
          <w:szCs w:val="27"/>
          <w:lang w:bidi="th-TH"/>
        </w:rPr>
        <w:t>Locations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76"/>
        <w:gridCol w:w="7334"/>
      </w:tblGrid>
      <w:tr w:rsidR="00CD4D7E" w14:paraId="609252AB" w14:textId="77777777">
        <w:trPr>
          <w:divId w:val="1003363126"/>
          <w:tblCellSpacing w:w="15" w:type="dxa"/>
        </w:trPr>
        <w:tc>
          <w:tcPr>
            <w:tcW w:w="0" w:type="auto"/>
            <w:tcBorders>
              <w:bottom w:val="single" w:sz="6" w:space="0" w:color="000000"/>
            </w:tcBorders>
            <w:shd w:val="clear" w:color="auto" w:fill="BBBBBB"/>
            <w:vAlign w:val="center"/>
            <w:hideMark/>
          </w:tcPr>
          <w:p w14:paraId="6BFC16BC"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1010E6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CD4D7E" w14:paraId="04C605D4" w14:textId="77777777">
        <w:trPr>
          <w:divId w:val="1003363126"/>
          <w:tblCellSpacing w:w="15" w:type="dxa"/>
        </w:trPr>
        <w:tc>
          <w:tcPr>
            <w:tcW w:w="0" w:type="auto"/>
            <w:vAlign w:val="center"/>
            <w:hideMark/>
          </w:tcPr>
          <w:p w14:paraId="687A4E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371D9410" w14:textId="6B26CFE7" w:rsidR="00000000" w:rsidRDefault="00000000">
            <w:pPr>
              <w:spacing w:after="75"/>
              <w:rPr>
                <w:rFonts w:ascii="Georgia" w:eastAsia="Times New Roman" w:hAnsi="Georgia"/>
                <w:sz w:val="18"/>
                <w:szCs w:val="18"/>
              </w:rPr>
            </w:pPr>
            <w:del w:id="31" w:author="Jack Plummer" w:date="2022-10-20T18:07:00Z">
              <w:r w:rsidDel="00CD4D7E">
                <w:rPr>
                  <w:rFonts w:ascii="Georgia" w:eastAsia="Times New Roman" w:hAnsi="Georgia"/>
                  <w:sz w:val="18"/>
                  <w:szCs w:val="18"/>
                </w:rPr>
                <w:delText>Collection locality occurs in only one location</w:delText>
              </w:r>
            </w:del>
            <w:ins w:id="32" w:author="Jack Plummer" w:date="2022-10-20T18:07:00Z">
              <w:r w:rsidR="00CD4D7E">
                <w:rPr>
                  <w:rFonts w:ascii="Georgia" w:eastAsia="Times New Roman" w:hAnsi="Georgia"/>
                  <w:sz w:val="18"/>
                  <w:szCs w:val="18"/>
                </w:rPr>
                <w:t>Only known from type locality (</w:t>
              </w:r>
              <w:r w:rsidR="00CD4D7E" w:rsidRPr="00CD4D7E">
                <w:rPr>
                  <w:rFonts w:ascii="Georgia" w:eastAsia="Times New Roman" w:hAnsi="Georgia"/>
                  <w:sz w:val="18"/>
                  <w:szCs w:val="18"/>
                </w:rPr>
                <w:t>Khao Wang Thong Cave</w:t>
              </w:r>
              <w:r w:rsidR="00CD4D7E">
                <w:rPr>
                  <w:rFonts w:ascii="Georgia" w:eastAsia="Times New Roman" w:hAnsi="Georgia"/>
                  <w:sz w:val="18"/>
                  <w:szCs w:val="18"/>
                </w:rPr>
                <w:t>) but threats here are unknown</w:t>
              </w:r>
            </w:ins>
            <w:r>
              <w:rPr>
                <w:rFonts w:ascii="Georgia" w:eastAsia="Times New Roman" w:hAnsi="Georgia"/>
                <w:sz w:val="18"/>
                <w:szCs w:val="18"/>
              </w:rPr>
              <w:t>.</w:t>
            </w:r>
          </w:p>
        </w:tc>
      </w:tr>
    </w:tbl>
    <w:p w14:paraId="3BDA4B97" w14:textId="77777777" w:rsidR="00000000" w:rsidRDefault="00000000">
      <w:pPr>
        <w:pStyle w:val="Heading2"/>
        <w:divId w:val="1003363126"/>
        <w:rPr>
          <w:rFonts w:ascii="Georgia" w:eastAsia="Times New Roman" w:hAnsi="Georgia"/>
          <w:sz w:val="27"/>
          <w:szCs w:val="27"/>
          <w:lang w:bidi="th-TH"/>
        </w:rPr>
      </w:pPr>
      <w:r>
        <w:rPr>
          <w:rFonts w:ascii="Georgia" w:eastAsia="Times New Roman" w:hAnsi="Georgia" w:hint="cs"/>
          <w:sz w:val="27"/>
          <w:szCs w:val="27"/>
          <w:lang w:bidi="th-TH"/>
        </w:rPr>
        <w:t>Elevation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Zones</w:t>
      </w:r>
    </w:p>
    <w:p w14:paraId="4092B4D3" w14:textId="77777777" w:rsidR="00000000" w:rsidRDefault="00000000">
      <w:pPr>
        <w:pStyle w:val="NormalWeb"/>
        <w:divId w:val="1003363126"/>
        <w:rPr>
          <w:rFonts w:ascii="Georgia" w:hAnsi="Georgia" w:hint="cs"/>
          <w:cs/>
          <w:lang w:bidi="th-TH"/>
        </w:rPr>
      </w:pPr>
      <w:r>
        <w:rPr>
          <w:rStyle w:val="datalabel1"/>
          <w:rFonts w:ascii="Georgia" w:hAnsi="Georgia" w:hint="cs"/>
          <w:lang w:bidi="th-TH"/>
        </w:rPr>
        <w:t>Elevation Lower Limit (in metres above sea level):</w:t>
      </w:r>
      <w:r>
        <w:rPr>
          <w:rStyle w:val="datalabel1"/>
          <w:rFonts w:ascii="Georgia" w:hAnsi="Georgia" w:cs="Angsana New" w:hint="cs"/>
          <w:cs/>
          <w:lang w:bidi="th-TH"/>
        </w:rPr>
        <w:t xml:space="preserve"> </w:t>
      </w:r>
      <w:r>
        <w:rPr>
          <w:rFonts w:ascii="Georgia" w:hAnsi="Georgia" w:cs="Angsana New" w:hint="cs"/>
          <w:cs/>
          <w:lang w:bidi="th-TH"/>
        </w:rPr>
        <w:t>50</w:t>
      </w:r>
    </w:p>
    <w:p w14:paraId="572FDBBE" w14:textId="77777777" w:rsidR="00000000" w:rsidRDefault="00000000">
      <w:pPr>
        <w:pStyle w:val="NormalWeb"/>
        <w:divId w:val="1003363126"/>
        <w:rPr>
          <w:rFonts w:ascii="Georgia" w:hAnsi="Georgia" w:hint="cs"/>
          <w:cs/>
          <w:lang w:bidi="th-TH"/>
        </w:rPr>
      </w:pPr>
      <w:r>
        <w:rPr>
          <w:rStyle w:val="datalabel1"/>
          <w:rFonts w:ascii="Georgia" w:hAnsi="Georgia" w:hint="cs"/>
          <w:lang w:bidi="th-TH"/>
        </w:rPr>
        <w:t>Elevation Upper Limit (in metres above sea level):</w:t>
      </w:r>
      <w:r>
        <w:rPr>
          <w:rStyle w:val="datalabel1"/>
          <w:rFonts w:ascii="Georgia" w:hAnsi="Georgia" w:cs="Angsana New" w:hint="cs"/>
          <w:cs/>
          <w:lang w:bidi="th-TH"/>
        </w:rPr>
        <w:t xml:space="preserve"> </w:t>
      </w:r>
      <w:r>
        <w:rPr>
          <w:rFonts w:ascii="Georgia" w:hAnsi="Georgia" w:cs="Angsana New" w:hint="cs"/>
          <w:cs/>
          <w:lang w:bidi="th-TH"/>
        </w:rPr>
        <w:t>50</w:t>
      </w:r>
    </w:p>
    <w:p w14:paraId="620DE0BD" w14:textId="77777777" w:rsidR="00000000" w:rsidRDefault="00000000">
      <w:pPr>
        <w:pStyle w:val="Heading2"/>
        <w:divId w:val="1003363126"/>
        <w:rPr>
          <w:rFonts w:ascii="Georgia" w:eastAsia="Times New Roman" w:hAnsi="Georgia" w:hint="cs"/>
          <w:sz w:val="27"/>
          <w:szCs w:val="27"/>
          <w:cs/>
          <w:lang w:bidi="th-TH"/>
        </w:rPr>
      </w:pPr>
      <w:r>
        <w:rPr>
          <w:rFonts w:ascii="Georgia" w:eastAsia="Times New Roman" w:hAnsi="Georgia" w:hint="cs"/>
          <w:sz w:val="27"/>
          <w:szCs w:val="27"/>
          <w:lang w:bidi="th-TH"/>
        </w:rPr>
        <w:t>Map</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165F4BB" w14:textId="77777777">
        <w:trPr>
          <w:divId w:val="1003363126"/>
          <w:tblCellSpacing w:w="15" w:type="dxa"/>
        </w:trPr>
        <w:tc>
          <w:tcPr>
            <w:tcW w:w="0" w:type="auto"/>
            <w:tcBorders>
              <w:bottom w:val="single" w:sz="6" w:space="0" w:color="000000"/>
            </w:tcBorders>
            <w:shd w:val="clear" w:color="auto" w:fill="BBBBBB"/>
            <w:vAlign w:val="center"/>
            <w:hideMark/>
          </w:tcPr>
          <w:p w14:paraId="49738EE6"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13DD80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C9599D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423D00A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94F4EF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294AE4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CEE7FC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34A8F90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4134A1C" w14:textId="77777777">
        <w:trPr>
          <w:divId w:val="1003363126"/>
          <w:tblCellSpacing w:w="15" w:type="dxa"/>
        </w:trPr>
        <w:tc>
          <w:tcPr>
            <w:tcW w:w="0" w:type="auto"/>
            <w:vAlign w:val="center"/>
            <w:hideMark/>
          </w:tcPr>
          <w:p w14:paraId="4F6A817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3F4F8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F25E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w:t>
            </w:r>
          </w:p>
        </w:tc>
        <w:tc>
          <w:tcPr>
            <w:tcW w:w="0" w:type="auto"/>
            <w:vAlign w:val="center"/>
            <w:hideMark/>
          </w:tcPr>
          <w:p w14:paraId="1828C8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F9478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EF41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EA581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E7405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30EC9D1" w14:textId="77777777" w:rsidR="00000000" w:rsidRDefault="00000000">
      <w:pPr>
        <w:pStyle w:val="Heading2"/>
        <w:divId w:val="1003363126"/>
        <w:rPr>
          <w:rFonts w:ascii="Georgia" w:eastAsia="Times New Roman" w:hAnsi="Georgia"/>
          <w:sz w:val="27"/>
          <w:szCs w:val="27"/>
          <w:lang w:bidi="th-TH"/>
        </w:rPr>
      </w:pPr>
      <w:r>
        <w:rPr>
          <w:rFonts w:ascii="Georgia" w:eastAsia="Times New Roman" w:hAnsi="Georgia" w:hint="cs"/>
          <w:sz w:val="27"/>
          <w:szCs w:val="27"/>
          <w:lang w:bidi="th-TH"/>
        </w:rPr>
        <w:t>Biogeographic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Realms</w:t>
      </w:r>
    </w:p>
    <w:p w14:paraId="1961593B" w14:textId="77777777" w:rsidR="00000000" w:rsidRDefault="00000000">
      <w:pPr>
        <w:pStyle w:val="NormalWeb"/>
        <w:divId w:val="1003363126"/>
        <w:rPr>
          <w:rFonts w:ascii="Georgia" w:hAnsi="Georgia" w:hint="cs"/>
          <w:cs/>
          <w:lang w:bidi="th-TH"/>
        </w:rPr>
      </w:pPr>
      <w:r>
        <w:rPr>
          <w:rStyle w:val="datalabel1"/>
          <w:rFonts w:ascii="Georgia" w:hAnsi="Georgia" w:hint="cs"/>
          <w:lang w:bidi="th-TH"/>
        </w:rPr>
        <w:t>Biogeographic Realm:</w:t>
      </w:r>
      <w:r>
        <w:rPr>
          <w:rStyle w:val="datalabel1"/>
          <w:rFonts w:ascii="Georgia" w:hAnsi="Georgia" w:cs="Angsana New" w:hint="cs"/>
          <w:cs/>
          <w:lang w:bidi="th-TH"/>
        </w:rPr>
        <w:t xml:space="preserve"> </w:t>
      </w:r>
      <w:proofErr w:type="spellStart"/>
      <w:r>
        <w:rPr>
          <w:rFonts w:ascii="Georgia" w:hAnsi="Georgia" w:hint="cs"/>
          <w:lang w:bidi="th-TH"/>
        </w:rPr>
        <w:t>Indomalayan</w:t>
      </w:r>
      <w:proofErr w:type="spellEnd"/>
    </w:p>
    <w:p w14:paraId="46A8DB1D" w14:textId="77777777" w:rsidR="00000000" w:rsidRDefault="00000000">
      <w:pPr>
        <w:pStyle w:val="Heading1"/>
        <w:divId w:val="579026167"/>
        <w:rPr>
          <w:rFonts w:ascii="Georgia" w:eastAsia="Times New Roman" w:hAnsi="Georgia" w:hint="cs"/>
          <w:sz w:val="29"/>
          <w:szCs w:val="29"/>
          <w:cs/>
          <w:lang w:bidi="th-TH"/>
        </w:rPr>
      </w:pPr>
      <w:r>
        <w:rPr>
          <w:rFonts w:ascii="Georgia" w:eastAsia="Times New Roman" w:hAnsi="Georgia" w:hint="cs"/>
          <w:sz w:val="29"/>
          <w:szCs w:val="29"/>
          <w:lang w:bidi="th-TH"/>
        </w:rPr>
        <w:t>Occurrence</w:t>
      </w:r>
    </w:p>
    <w:p w14:paraId="56EAC798" w14:textId="77777777" w:rsidR="00000000" w:rsidRDefault="00000000">
      <w:pPr>
        <w:pStyle w:val="Heading2"/>
        <w:divId w:val="579026167"/>
        <w:rPr>
          <w:rFonts w:ascii="Georgia" w:eastAsia="Times New Roman" w:hAnsi="Georgia" w:hint="cs"/>
          <w:sz w:val="27"/>
          <w:szCs w:val="27"/>
          <w:cs/>
          <w:lang w:bidi="th-TH"/>
        </w:rPr>
      </w:pPr>
      <w:r>
        <w:rPr>
          <w:rFonts w:ascii="Georgia" w:eastAsia="Times New Roman" w:hAnsi="Georgia" w:hint="cs"/>
          <w:sz w:val="27"/>
          <w:szCs w:val="27"/>
          <w:lang w:bidi="th-TH"/>
        </w:rPr>
        <w:t>Countries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44783771" w14:textId="77777777">
        <w:trPr>
          <w:divId w:val="579026167"/>
          <w:tblCellSpacing w:w="15" w:type="dxa"/>
        </w:trPr>
        <w:tc>
          <w:tcPr>
            <w:tcW w:w="0" w:type="auto"/>
            <w:tcBorders>
              <w:bottom w:val="single" w:sz="6" w:space="0" w:color="000000"/>
            </w:tcBorders>
            <w:shd w:val="clear" w:color="auto" w:fill="BBBBBB"/>
            <w:vAlign w:val="center"/>
            <w:hideMark/>
          </w:tcPr>
          <w:p w14:paraId="07F7E6D1"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4C5E962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3B403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0BEFA1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31B2C1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38CEA898" w14:textId="77777777">
        <w:trPr>
          <w:divId w:val="579026167"/>
          <w:tblCellSpacing w:w="15" w:type="dxa"/>
        </w:trPr>
        <w:tc>
          <w:tcPr>
            <w:tcW w:w="0" w:type="auto"/>
            <w:tcBorders>
              <w:bottom w:val="single" w:sz="6" w:space="0" w:color="CCCCCC"/>
            </w:tcBorders>
            <w:vAlign w:val="center"/>
            <w:hideMark/>
          </w:tcPr>
          <w:p w14:paraId="52F3BA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B55FA0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C6584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D9193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4C731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B269340" w14:textId="77777777" w:rsidR="00000000" w:rsidRDefault="00000000">
      <w:pPr>
        <w:pStyle w:val="Heading1"/>
        <w:divId w:val="1965965374"/>
        <w:rPr>
          <w:rFonts w:ascii="Georgia" w:eastAsia="Times New Roman" w:hAnsi="Georgia"/>
          <w:sz w:val="29"/>
          <w:szCs w:val="29"/>
          <w:lang w:bidi="th-TH"/>
        </w:rPr>
      </w:pPr>
      <w:r>
        <w:rPr>
          <w:rFonts w:ascii="Georgia" w:eastAsia="Times New Roman" w:hAnsi="Georgia" w:hint="cs"/>
          <w:sz w:val="29"/>
          <w:szCs w:val="29"/>
          <w:lang w:bidi="th-TH"/>
        </w:rPr>
        <w:t>Population</w:t>
      </w:r>
    </w:p>
    <w:p w14:paraId="41EBFBC1" w14:textId="06BD873D" w:rsidR="00000000" w:rsidRDefault="00000000">
      <w:pPr>
        <w:pStyle w:val="NormalWeb"/>
        <w:divId w:val="1965965374"/>
        <w:rPr>
          <w:rFonts w:ascii="Georgia" w:hAnsi="Georgia" w:hint="cs"/>
          <w:cs/>
          <w:lang w:bidi="th-TH"/>
        </w:rPr>
      </w:pPr>
      <w:r>
        <w:rPr>
          <w:rFonts w:ascii="Georgia" w:hAnsi="Georgia" w:hint="cs"/>
          <w:lang w:bidi="th-TH"/>
        </w:rPr>
        <w:lastRenderedPageBreak/>
        <w:t>This species has not been collected since the type collection.</w:t>
      </w:r>
      <w:ins w:id="33" w:author="Jack Plummer" w:date="2022-10-20T18:07:00Z">
        <w:r w:rsidR="00CD4D7E">
          <w:rPr>
            <w:rFonts w:ascii="Georgia" w:hAnsi="Georgia"/>
            <w:lang w:bidi="th-TH"/>
          </w:rPr>
          <w:t xml:space="preserve"> The population size and status are unknown.</w:t>
        </w:r>
      </w:ins>
    </w:p>
    <w:p w14:paraId="1525FE8C" w14:textId="77777777" w:rsidR="00000000" w:rsidRDefault="00000000">
      <w:pPr>
        <w:pStyle w:val="Heading2"/>
        <w:divId w:val="1965965374"/>
        <w:rPr>
          <w:rFonts w:ascii="Georgia" w:eastAsia="Times New Roman" w:hAnsi="Georgia" w:hint="cs"/>
          <w:sz w:val="27"/>
          <w:szCs w:val="27"/>
          <w:cs/>
          <w:lang w:bidi="th-TH"/>
        </w:rPr>
      </w:pPr>
      <w:r>
        <w:rPr>
          <w:rFonts w:ascii="Georgia" w:eastAsia="Times New Roman" w:hAnsi="Georgia" w:hint="cs"/>
          <w:sz w:val="27"/>
          <w:szCs w:val="27"/>
          <w:lang w:bidi="th-TH"/>
        </w:rPr>
        <w:t>Population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6DA2F5C2" w14:textId="77777777" w:rsidR="00000000" w:rsidRDefault="00000000">
      <w:pPr>
        <w:pStyle w:val="NormalWeb"/>
        <w:divId w:val="1965965374"/>
        <w:rPr>
          <w:rFonts w:ascii="Georgia" w:hAnsi="Georgia" w:hint="cs"/>
          <w:cs/>
          <w:lang w:bidi="th-TH"/>
        </w:rPr>
      </w:pPr>
      <w:r>
        <w:rPr>
          <w:rStyle w:val="datalabel1"/>
          <w:rFonts w:ascii="Georgia" w:hAnsi="Georgia" w:hint="cs"/>
          <w:lang w:bidi="th-TH"/>
        </w:rPr>
        <w:t>Current Population Trend:</w:t>
      </w:r>
      <w:r>
        <w:rPr>
          <w:rStyle w:val="datalabel1"/>
          <w:rFonts w:ascii="Georgia" w:hAnsi="Georgia" w:cs="Angsana New" w:hint="cs"/>
          <w:cs/>
          <w:lang w:bidi="th-TH"/>
        </w:rPr>
        <w:t xml:space="preserve"> </w:t>
      </w:r>
      <w:r>
        <w:rPr>
          <w:rFonts w:ascii="Georgia" w:hAnsi="Georgia" w:hint="cs"/>
          <w:lang w:bidi="th-TH"/>
        </w:rPr>
        <w:t>Unknown</w:t>
      </w:r>
    </w:p>
    <w:p w14:paraId="1FBAF676" w14:textId="77777777" w:rsidR="00000000" w:rsidRDefault="00000000">
      <w:pPr>
        <w:pStyle w:val="Heading1"/>
        <w:divId w:val="697896254"/>
        <w:rPr>
          <w:rFonts w:ascii="Georgia" w:eastAsia="Times New Roman" w:hAnsi="Georgia" w:hint="cs"/>
          <w:sz w:val="29"/>
          <w:szCs w:val="29"/>
          <w:cs/>
          <w:lang w:bidi="th-TH"/>
        </w:rPr>
      </w:pPr>
      <w:r>
        <w:rPr>
          <w:rFonts w:ascii="Georgia" w:eastAsia="Times New Roman" w:hAnsi="Georgia" w:hint="cs"/>
          <w:sz w:val="29"/>
          <w:szCs w:val="29"/>
          <w:lang w:bidi="th-TH"/>
        </w:rPr>
        <w:t>Habitats and Ecology</w:t>
      </w:r>
    </w:p>
    <w:p w14:paraId="628DBE65" w14:textId="77777777" w:rsidR="00000000" w:rsidRDefault="00000000">
      <w:pPr>
        <w:pStyle w:val="NormalWeb"/>
        <w:divId w:val="697896254"/>
        <w:rPr>
          <w:rFonts w:ascii="Georgia" w:hAnsi="Georgia" w:hint="cs"/>
          <w:cs/>
          <w:lang w:bidi="th-TH"/>
        </w:rPr>
      </w:pPr>
      <w:commentRangeStart w:id="34"/>
      <w:r>
        <w:rPr>
          <w:rFonts w:ascii="Georgia" w:hAnsi="Georgia" w:hint="cs"/>
          <w:lang w:bidi="th-TH"/>
        </w:rPr>
        <w:t xml:space="preserve">This species </w:t>
      </w:r>
      <w:commentRangeEnd w:id="34"/>
      <w:r w:rsidR="00CD4D7E">
        <w:rPr>
          <w:rStyle w:val="CommentReference"/>
        </w:rPr>
        <w:commentReference w:id="34"/>
      </w:r>
      <w:r>
        <w:rPr>
          <w:rFonts w:ascii="Georgia" w:hAnsi="Georgia" w:hint="cs"/>
          <w:lang w:bidi="th-TH"/>
        </w:rPr>
        <w:t>is found on karst limestone in bamboo dominated mixed deciduous forest.</w:t>
      </w:r>
    </w:p>
    <w:p w14:paraId="72CE0500" w14:textId="77777777" w:rsidR="00000000" w:rsidRDefault="00000000">
      <w:pPr>
        <w:pStyle w:val="Heading2"/>
        <w:divId w:val="697896254"/>
        <w:rPr>
          <w:rFonts w:ascii="Georgia" w:eastAsia="Times New Roman" w:hAnsi="Georgia" w:hint="cs"/>
          <w:sz w:val="27"/>
          <w:szCs w:val="27"/>
          <w:cs/>
          <w:lang w:bidi="th-TH"/>
        </w:rPr>
      </w:pPr>
      <w:r>
        <w:rPr>
          <w:rFonts w:ascii="Georgia" w:eastAsia="Times New Roman" w:hAnsi="Georgia" w:hint="cs"/>
          <w:sz w:val="27"/>
          <w:szCs w:val="27"/>
          <w:lang w:bidi="th-TH"/>
        </w:rPr>
        <w:t>IUCN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48"/>
        <w:gridCol w:w="1888"/>
      </w:tblGrid>
      <w:tr w:rsidR="00000000" w14:paraId="08DB1D08" w14:textId="77777777">
        <w:trPr>
          <w:divId w:val="697896254"/>
          <w:tblCellSpacing w:w="15" w:type="dxa"/>
        </w:trPr>
        <w:tc>
          <w:tcPr>
            <w:tcW w:w="0" w:type="auto"/>
            <w:tcBorders>
              <w:bottom w:val="single" w:sz="6" w:space="0" w:color="000000"/>
            </w:tcBorders>
            <w:shd w:val="clear" w:color="auto" w:fill="BBBBBB"/>
            <w:vAlign w:val="center"/>
            <w:hideMark/>
          </w:tcPr>
          <w:p w14:paraId="64A2C8CF"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3FE98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91EBED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B8B44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E44CB9E" w14:textId="77777777">
        <w:trPr>
          <w:divId w:val="697896254"/>
          <w:tblCellSpacing w:w="15" w:type="dxa"/>
        </w:trPr>
        <w:tc>
          <w:tcPr>
            <w:tcW w:w="0" w:type="auto"/>
            <w:tcBorders>
              <w:bottom w:val="single" w:sz="6" w:space="0" w:color="CCCCCC"/>
            </w:tcBorders>
            <w:vAlign w:val="center"/>
            <w:hideMark/>
          </w:tcPr>
          <w:p w14:paraId="58F563FE" w14:textId="77777777" w:rsidR="00000000" w:rsidRDefault="00000000">
            <w:pPr>
              <w:spacing w:after="75"/>
              <w:rPr>
                <w:rFonts w:ascii="Georgia" w:eastAsia="Times New Roman" w:hAnsi="Georgia"/>
                <w:sz w:val="18"/>
                <w:szCs w:val="18"/>
              </w:rPr>
            </w:pPr>
            <w:commentRangeStart w:id="35"/>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5909E7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6C137B7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commentRangeEnd w:id="35"/>
            <w:r w:rsidR="00CD4D7E">
              <w:rPr>
                <w:rStyle w:val="CommentReference"/>
              </w:rPr>
              <w:commentReference w:id="35"/>
            </w:r>
          </w:p>
        </w:tc>
        <w:tc>
          <w:tcPr>
            <w:tcW w:w="0" w:type="auto"/>
            <w:tcBorders>
              <w:bottom w:val="single" w:sz="6" w:space="0" w:color="CCCCCC"/>
            </w:tcBorders>
            <w:vAlign w:val="center"/>
            <w:hideMark/>
          </w:tcPr>
          <w:p w14:paraId="427359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04450F5" w14:textId="77777777" w:rsidR="00000000" w:rsidRDefault="00000000">
      <w:pPr>
        <w:pStyle w:val="Heading2"/>
        <w:divId w:val="697896254"/>
        <w:rPr>
          <w:rFonts w:ascii="Georgia" w:eastAsia="Times New Roman" w:hAnsi="Georgia"/>
          <w:sz w:val="27"/>
          <w:szCs w:val="27"/>
          <w:lang w:bidi="th-TH"/>
        </w:rPr>
      </w:pPr>
      <w:r>
        <w:rPr>
          <w:rFonts w:ascii="Georgia" w:eastAsia="Times New Roman" w:hAnsi="Georgia" w:hint="cs"/>
          <w:sz w:val="27"/>
          <w:szCs w:val="27"/>
          <w:lang w:bidi="th-TH"/>
        </w:rPr>
        <w:t>Continuing</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Decline in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894"/>
        <w:gridCol w:w="1258"/>
      </w:tblGrid>
      <w:tr w:rsidR="00000000" w14:paraId="324C7F44" w14:textId="77777777">
        <w:trPr>
          <w:divId w:val="697896254"/>
          <w:tblCellSpacing w:w="15" w:type="dxa"/>
        </w:trPr>
        <w:tc>
          <w:tcPr>
            <w:tcW w:w="0" w:type="auto"/>
            <w:tcBorders>
              <w:bottom w:val="single" w:sz="6" w:space="0" w:color="000000"/>
            </w:tcBorders>
            <w:shd w:val="clear" w:color="auto" w:fill="BBBBBB"/>
            <w:vAlign w:val="center"/>
            <w:hideMark/>
          </w:tcPr>
          <w:p w14:paraId="27E27157"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522E22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64A0F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E57C5E1" w14:textId="77777777">
        <w:trPr>
          <w:divId w:val="697896254"/>
          <w:tblCellSpacing w:w="15" w:type="dxa"/>
        </w:trPr>
        <w:tc>
          <w:tcPr>
            <w:tcW w:w="0" w:type="auto"/>
            <w:vAlign w:val="center"/>
            <w:hideMark/>
          </w:tcPr>
          <w:p w14:paraId="3BBB27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5D7CA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785B6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4F1071" w14:textId="77777777" w:rsidR="00000000" w:rsidRDefault="00000000">
      <w:pPr>
        <w:pStyle w:val="Heading2"/>
        <w:divId w:val="697896254"/>
        <w:rPr>
          <w:rFonts w:ascii="Georgia" w:eastAsia="Times New Roman" w:hAnsi="Georgia"/>
          <w:sz w:val="27"/>
          <w:szCs w:val="27"/>
          <w:lang w:bidi="th-TH"/>
        </w:rPr>
      </w:pPr>
      <w:r>
        <w:rPr>
          <w:rFonts w:ascii="Georgia" w:eastAsia="Times New Roman" w:hAnsi="Georgia" w:hint="cs"/>
          <w:sz w:val="27"/>
          <w:szCs w:val="27"/>
          <w:lang w:bidi="th-TH"/>
        </w:rPr>
        <w:t>Systems</w:t>
      </w:r>
    </w:p>
    <w:p w14:paraId="0C36B8BD" w14:textId="77777777" w:rsidR="00000000" w:rsidRDefault="00000000">
      <w:pPr>
        <w:pStyle w:val="NormalWeb"/>
        <w:divId w:val="697896254"/>
        <w:rPr>
          <w:rFonts w:ascii="Georgia" w:hAnsi="Georgia" w:hint="cs"/>
          <w:cs/>
          <w:lang w:bidi="th-TH"/>
        </w:rPr>
      </w:pPr>
      <w:r>
        <w:rPr>
          <w:rStyle w:val="datalabel1"/>
          <w:rFonts w:ascii="Georgia" w:hAnsi="Georgia" w:hint="cs"/>
          <w:lang w:bidi="th-TH"/>
        </w:rPr>
        <w:t>System:</w:t>
      </w:r>
      <w:r>
        <w:rPr>
          <w:rStyle w:val="datalabel1"/>
          <w:rFonts w:ascii="Georgia" w:hAnsi="Georgia" w:cs="Angsana New" w:hint="cs"/>
          <w:cs/>
          <w:lang w:bidi="th-TH"/>
        </w:rPr>
        <w:t xml:space="preserve"> </w:t>
      </w:r>
      <w:r>
        <w:rPr>
          <w:rFonts w:ascii="Georgia" w:hAnsi="Georgia" w:hint="cs"/>
          <w:lang w:bidi="th-TH"/>
        </w:rPr>
        <w:t>Terrestrial</w:t>
      </w:r>
    </w:p>
    <w:p w14:paraId="2A59DD8A" w14:textId="77777777" w:rsidR="00000000" w:rsidRDefault="00000000">
      <w:pPr>
        <w:pStyle w:val="Heading2"/>
        <w:divId w:val="697896254"/>
        <w:rPr>
          <w:rFonts w:ascii="Georgia" w:eastAsia="Times New Roman" w:hAnsi="Georgia" w:hint="cs"/>
          <w:sz w:val="27"/>
          <w:szCs w:val="27"/>
          <w:cs/>
          <w:lang w:bidi="th-TH"/>
        </w:rPr>
      </w:pPr>
      <w:r>
        <w:rPr>
          <w:rFonts w:ascii="Georgia" w:eastAsia="Times New Roman" w:hAnsi="Georgia" w:hint="cs"/>
          <w:sz w:val="27"/>
          <w:szCs w:val="27"/>
          <w:lang w:bidi="th-TH"/>
        </w:rPr>
        <w:t>Plant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Fungi</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Specific</w:t>
      </w:r>
    </w:p>
    <w:p w14:paraId="5494B76C" w14:textId="77777777" w:rsidR="00000000" w:rsidRDefault="00000000">
      <w:pPr>
        <w:pStyle w:val="NormalWeb"/>
        <w:divId w:val="697896254"/>
        <w:rPr>
          <w:rFonts w:ascii="Georgia" w:hAnsi="Georgia" w:hint="cs"/>
          <w:cs/>
          <w:lang w:bidi="th-TH"/>
        </w:rPr>
      </w:pPr>
      <w:r>
        <w:rPr>
          <w:rStyle w:val="datalabel1"/>
          <w:rFonts w:ascii="Georgia" w:hAnsi="Georgia" w:hint="cs"/>
          <w:lang w:bidi="th-TH"/>
        </w:rPr>
        <w:t>Wild relative of a crop?</w:t>
      </w:r>
      <w:r>
        <w:rPr>
          <w:rStyle w:val="datalabel1"/>
          <w:rFonts w:ascii="Georgia" w:hAnsi="Georgia" w:cs="Angsana New" w:hint="cs"/>
          <w:cs/>
          <w:lang w:bidi="th-TH"/>
        </w:rPr>
        <w:t xml:space="preserve"> </w:t>
      </w:r>
      <w:r>
        <w:rPr>
          <w:rFonts w:ascii="Georgia" w:hAnsi="Georgia" w:hint="cs"/>
          <w:lang w:bidi="th-TH"/>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7FF068A8" w14:textId="77777777">
        <w:trPr>
          <w:divId w:val="697896254"/>
          <w:tblCellSpacing w:w="15" w:type="dxa"/>
        </w:trPr>
        <w:tc>
          <w:tcPr>
            <w:tcW w:w="0" w:type="auto"/>
            <w:tcBorders>
              <w:bottom w:val="single" w:sz="6" w:space="0" w:color="000000"/>
            </w:tcBorders>
            <w:shd w:val="clear" w:color="auto" w:fill="BBBBBB"/>
            <w:vAlign w:val="center"/>
            <w:hideMark/>
          </w:tcPr>
          <w:p w14:paraId="684D7E3A"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Plant and Fungal Growth Forms</w:t>
            </w:r>
          </w:p>
        </w:tc>
      </w:tr>
      <w:tr w:rsidR="00000000" w14:paraId="2D48383B" w14:textId="77777777">
        <w:trPr>
          <w:divId w:val="697896254"/>
          <w:tblCellSpacing w:w="15" w:type="dxa"/>
        </w:trPr>
        <w:tc>
          <w:tcPr>
            <w:tcW w:w="0" w:type="auto"/>
            <w:tcBorders>
              <w:bottom w:val="single" w:sz="6" w:space="0" w:color="CCCCCC"/>
            </w:tcBorders>
            <w:vAlign w:val="center"/>
            <w:hideMark/>
          </w:tcPr>
          <w:p w14:paraId="44EC035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512535C8" w14:textId="77777777">
        <w:trPr>
          <w:divId w:val="697896254"/>
          <w:tblCellSpacing w:w="15" w:type="dxa"/>
        </w:trPr>
        <w:tc>
          <w:tcPr>
            <w:tcW w:w="0" w:type="auto"/>
            <w:tcBorders>
              <w:bottom w:val="single" w:sz="6" w:space="0" w:color="CCCCCC"/>
            </w:tcBorders>
            <w:vAlign w:val="center"/>
            <w:hideMark/>
          </w:tcPr>
          <w:p w14:paraId="46A2084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1B8D2242" w14:textId="77777777" w:rsidR="00000000" w:rsidRDefault="00000000">
      <w:pPr>
        <w:pStyle w:val="Heading1"/>
        <w:divId w:val="311837182"/>
        <w:rPr>
          <w:rFonts w:ascii="Georgia" w:eastAsia="Times New Roman" w:hAnsi="Georgia"/>
          <w:sz w:val="29"/>
          <w:szCs w:val="29"/>
          <w:lang w:bidi="th-TH"/>
        </w:rPr>
      </w:pPr>
      <w:r>
        <w:rPr>
          <w:rFonts w:ascii="Georgia" w:eastAsia="Times New Roman" w:hAnsi="Georgia" w:hint="cs"/>
          <w:sz w:val="29"/>
          <w:szCs w:val="29"/>
          <w:lang w:bidi="th-TH"/>
        </w:rPr>
        <w:t>Use and Trade</w:t>
      </w:r>
    </w:p>
    <w:p w14:paraId="10680756" w14:textId="77777777" w:rsidR="00000000" w:rsidRDefault="00000000">
      <w:pPr>
        <w:pStyle w:val="Heading2"/>
        <w:divId w:val="311837182"/>
        <w:rPr>
          <w:rFonts w:ascii="Georgia" w:eastAsia="Times New Roman" w:hAnsi="Georgia" w:hint="cs"/>
          <w:sz w:val="27"/>
          <w:szCs w:val="27"/>
          <w:cs/>
          <w:lang w:bidi="th-TH"/>
        </w:rPr>
      </w:pPr>
      <w:r>
        <w:rPr>
          <w:rFonts w:ascii="Georgia" w:eastAsia="Times New Roman" w:hAnsi="Georgia" w:hint="cs"/>
          <w:sz w:val="27"/>
          <w:szCs w:val="27"/>
          <w:lang w:bidi="th-TH"/>
        </w:rPr>
        <w:t>General</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 and</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Trade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01EE1B0E" w14:textId="32350ECA" w:rsidR="00000000" w:rsidRDefault="00000000">
      <w:pPr>
        <w:pStyle w:val="NormalWeb"/>
        <w:divId w:val="311837182"/>
        <w:rPr>
          <w:ins w:id="36" w:author="Jack Plummer" w:date="2022-10-20T18:11:00Z"/>
          <w:rFonts w:ascii="Georgia" w:hAnsi="Georgia"/>
          <w:lang w:bidi="th-TH"/>
        </w:rPr>
      </w:pPr>
      <w:r>
        <w:rPr>
          <w:rStyle w:val="datalabel1"/>
          <w:rFonts w:ascii="Georgia" w:hAnsi="Georgia" w:hint="cs"/>
          <w:lang w:bidi="th-TH"/>
        </w:rPr>
        <w:t>Species not utilized:</w:t>
      </w:r>
      <w:r>
        <w:rPr>
          <w:rStyle w:val="datalabel1"/>
          <w:rFonts w:ascii="Georgia" w:hAnsi="Georgia" w:cs="Angsana New" w:hint="cs"/>
          <w:cs/>
          <w:lang w:bidi="th-TH"/>
        </w:rPr>
        <w:t xml:space="preserve"> </w:t>
      </w:r>
      <w:r>
        <w:rPr>
          <w:rFonts w:ascii="Georgia" w:hAnsi="Georgia" w:hint="cs"/>
          <w:lang w:bidi="th-TH"/>
        </w:rPr>
        <w:t>true</w:t>
      </w:r>
    </w:p>
    <w:p w14:paraId="38851D8C" w14:textId="48ED4616" w:rsidR="00CD4D7E" w:rsidRDefault="00CD4D7E">
      <w:pPr>
        <w:pStyle w:val="NormalWeb"/>
        <w:divId w:val="311837182"/>
        <w:rPr>
          <w:rFonts w:ascii="Georgia" w:hAnsi="Georgia" w:hint="cs"/>
          <w:cs/>
          <w:lang w:bidi="th-TH"/>
        </w:rPr>
      </w:pPr>
      <w:ins w:id="37" w:author="Jack Plummer" w:date="2022-10-20T18:11:00Z">
        <w:r>
          <w:rPr>
            <w:rFonts w:ascii="Georgia" w:hAnsi="Georgia"/>
            <w:lang w:bidi="th-TH"/>
          </w:rPr>
          <w:t>This species is not known to be utilised.</w:t>
        </w:r>
      </w:ins>
    </w:p>
    <w:p w14:paraId="26908D07" w14:textId="77777777" w:rsidR="00000000" w:rsidRDefault="00000000">
      <w:pPr>
        <w:pStyle w:val="Heading2"/>
        <w:divId w:val="311837182"/>
        <w:rPr>
          <w:rFonts w:ascii="Georgia" w:eastAsia="Times New Roman" w:hAnsi="Georgia" w:hint="cs"/>
          <w:sz w:val="27"/>
          <w:szCs w:val="27"/>
          <w:cs/>
          <w:lang w:bidi="th-TH"/>
        </w:rPr>
      </w:pPr>
      <w:r>
        <w:rPr>
          <w:rFonts w:ascii="Georgia" w:eastAsia="Times New Roman" w:hAnsi="Georgia" w:hint="cs"/>
          <w:sz w:val="27"/>
          <w:szCs w:val="27"/>
          <w:lang w:bidi="th-TH"/>
        </w:rPr>
        <w:t>Non- Consumptive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w:t>
      </w:r>
    </w:p>
    <w:p w14:paraId="127F0E14" w14:textId="77777777" w:rsidR="00000000" w:rsidRDefault="00000000">
      <w:pPr>
        <w:pStyle w:val="NormalWeb"/>
        <w:divId w:val="311837182"/>
        <w:rPr>
          <w:rFonts w:ascii="Georgia" w:hAnsi="Georgia" w:hint="cs"/>
          <w:cs/>
          <w:lang w:bidi="th-TH"/>
        </w:rPr>
      </w:pPr>
      <w:commentRangeStart w:id="38"/>
      <w:r>
        <w:rPr>
          <w:rStyle w:val="datalabel1"/>
          <w:rFonts w:ascii="Georgia" w:hAnsi="Georgia" w:hint="cs"/>
          <w:lang w:bidi="th-TH"/>
        </w:rPr>
        <w:t>Non-consumptive use of the species?</w:t>
      </w:r>
      <w:r>
        <w:rPr>
          <w:rStyle w:val="datalabel1"/>
          <w:rFonts w:ascii="Georgia" w:hAnsi="Georgia" w:cs="Angsana New" w:hint="cs"/>
          <w:cs/>
          <w:lang w:bidi="th-TH"/>
        </w:rPr>
        <w:t xml:space="preserve"> </w:t>
      </w:r>
      <w:r>
        <w:rPr>
          <w:rFonts w:ascii="Georgia" w:hAnsi="Georgia" w:hint="cs"/>
          <w:lang w:bidi="th-TH"/>
        </w:rPr>
        <w:t>true</w:t>
      </w:r>
      <w:commentRangeEnd w:id="38"/>
      <w:r w:rsidR="00CD4D7E">
        <w:rPr>
          <w:rStyle w:val="CommentReference"/>
        </w:rPr>
        <w:commentReference w:id="38"/>
      </w:r>
    </w:p>
    <w:p w14:paraId="2F4BD927" w14:textId="77777777" w:rsidR="00000000" w:rsidRDefault="00000000">
      <w:pPr>
        <w:pStyle w:val="Heading1"/>
        <w:divId w:val="1385562135"/>
        <w:rPr>
          <w:rFonts w:ascii="Georgia" w:eastAsia="Times New Roman" w:hAnsi="Georgia" w:hint="cs"/>
          <w:sz w:val="29"/>
          <w:szCs w:val="29"/>
          <w:cs/>
          <w:lang w:bidi="th-TH"/>
        </w:rPr>
      </w:pPr>
      <w:r>
        <w:rPr>
          <w:rFonts w:ascii="Georgia" w:eastAsia="Times New Roman" w:hAnsi="Georgia" w:hint="cs"/>
          <w:sz w:val="29"/>
          <w:szCs w:val="29"/>
          <w:lang w:bidi="th-TH"/>
        </w:rPr>
        <w:t>Threats</w:t>
      </w:r>
    </w:p>
    <w:p w14:paraId="0BD67660" w14:textId="77777777" w:rsidR="00000000" w:rsidRDefault="00000000">
      <w:pPr>
        <w:pStyle w:val="NormalWeb"/>
        <w:divId w:val="1385562135"/>
        <w:rPr>
          <w:rFonts w:ascii="Georgia" w:hAnsi="Georgia" w:hint="cs"/>
          <w:cs/>
          <w:lang w:bidi="th-TH"/>
        </w:rPr>
      </w:pPr>
      <w:r>
        <w:rPr>
          <w:rFonts w:ascii="Georgia" w:hAnsi="Georgia" w:hint="cs"/>
          <w:lang w:bidi="th-TH"/>
        </w:rPr>
        <w:lastRenderedPageBreak/>
        <w:t>The threats to this species are unknown.</w:t>
      </w:r>
    </w:p>
    <w:p w14:paraId="3D88061C" w14:textId="77777777" w:rsidR="00000000" w:rsidRDefault="00000000">
      <w:pPr>
        <w:pStyle w:val="Heading2"/>
        <w:divId w:val="1385562135"/>
        <w:rPr>
          <w:rFonts w:ascii="Georgia" w:eastAsia="Times New Roman" w:hAnsi="Georgia" w:hint="cs"/>
          <w:sz w:val="27"/>
          <w:szCs w:val="27"/>
          <w:cs/>
          <w:lang w:bidi="th-TH"/>
        </w:rPr>
      </w:pPr>
      <w:r>
        <w:rPr>
          <w:rFonts w:ascii="Georgia" w:eastAsia="Times New Roman" w:hAnsi="Georgia" w:hint="cs"/>
          <w:sz w:val="27"/>
          <w:szCs w:val="27"/>
          <w:lang w:bidi="th-TH"/>
        </w:rPr>
        <w:t>Threats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p w14:paraId="265F33B8" w14:textId="77777777" w:rsidR="00000000" w:rsidRDefault="00000000">
      <w:pPr>
        <w:pStyle w:val="NormalWeb"/>
        <w:divId w:val="1385562135"/>
        <w:rPr>
          <w:rFonts w:ascii="Georgia" w:hAnsi="Georgia" w:hint="cs"/>
          <w:cs/>
          <w:lang w:bidi="th-TH"/>
        </w:rPr>
      </w:pPr>
      <w:r>
        <w:rPr>
          <w:rStyle w:val="datalabel1"/>
          <w:rFonts w:ascii="Georgia" w:hAnsi="Georgia" w:hint="cs"/>
          <w:lang w:bidi="th-TH"/>
        </w:rPr>
        <w:t>The threats to this species are unknown.</w:t>
      </w:r>
      <w:r>
        <w:rPr>
          <w:rStyle w:val="datalabel1"/>
          <w:rFonts w:ascii="Georgia" w:hAnsi="Georgia" w:cs="Angsana New" w:hint="cs"/>
          <w:cs/>
          <w:lang w:bidi="th-TH"/>
        </w:rPr>
        <w:t xml:space="preserve"> </w:t>
      </w:r>
      <w:r>
        <w:rPr>
          <w:rFonts w:ascii="Georgia" w:hAnsi="Georgia" w:hint="cs"/>
          <w:lang w:bidi="th-TH"/>
        </w:rPr>
        <w:t>true</w:t>
      </w:r>
    </w:p>
    <w:p w14:paraId="2D4FE1A0" w14:textId="77777777" w:rsidR="00000000" w:rsidRDefault="00000000">
      <w:pPr>
        <w:pStyle w:val="Heading1"/>
        <w:divId w:val="865942408"/>
        <w:rPr>
          <w:rFonts w:ascii="Georgia" w:eastAsia="Times New Roman" w:hAnsi="Georgia" w:hint="cs"/>
          <w:sz w:val="29"/>
          <w:szCs w:val="29"/>
          <w:cs/>
          <w:lang w:bidi="th-TH"/>
        </w:rPr>
      </w:pPr>
      <w:r>
        <w:rPr>
          <w:rFonts w:ascii="Georgia" w:eastAsia="Times New Roman" w:hAnsi="Georgia" w:hint="cs"/>
          <w:sz w:val="29"/>
          <w:szCs w:val="29"/>
          <w:lang w:bidi="th-TH"/>
        </w:rPr>
        <w:t>Conservation</w:t>
      </w:r>
    </w:p>
    <w:p w14:paraId="6C8F9169" w14:textId="73FB998B" w:rsidR="00000000" w:rsidRDefault="00000000">
      <w:pPr>
        <w:pStyle w:val="NormalWeb"/>
        <w:divId w:val="865942408"/>
        <w:rPr>
          <w:rFonts w:ascii="Georgia" w:hAnsi="Georgia" w:hint="cs"/>
          <w:cs/>
          <w:lang w:bidi="th-TH"/>
        </w:rPr>
      </w:pPr>
      <w:r>
        <w:rPr>
          <w:rFonts w:ascii="Georgia" w:hAnsi="Georgia" w:hint="cs"/>
          <w:lang w:bidi="th-TH"/>
        </w:rPr>
        <w:t>This species is not known to be represented in</w:t>
      </w:r>
      <w:r>
        <w:rPr>
          <w:rFonts w:ascii="Georgia" w:hAnsi="Georgia" w:cs="Angsana New" w:hint="cs"/>
          <w:cs/>
          <w:lang w:bidi="th-TH"/>
        </w:rPr>
        <w:t xml:space="preserve"> </w:t>
      </w:r>
      <w:r>
        <w:rPr>
          <w:rStyle w:val="Emphasis"/>
          <w:rFonts w:ascii="Georgia" w:hAnsi="Georgia" w:hint="cs"/>
          <w:lang w:bidi="th-TH"/>
        </w:rPr>
        <w:t>ex situ</w:t>
      </w:r>
      <w:r>
        <w:rPr>
          <w:rStyle w:val="Emphasis"/>
          <w:rFonts w:ascii="Georgia" w:hAnsi="Georgia" w:cs="Angsana New" w:hint="cs"/>
          <w:cs/>
          <w:lang w:bidi="th-TH"/>
        </w:rPr>
        <w:t xml:space="preserve"> </w:t>
      </w:r>
      <w:r>
        <w:rPr>
          <w:rFonts w:ascii="Georgia" w:hAnsi="Georgia" w:hint="cs"/>
          <w:lang w:bidi="th-TH"/>
        </w:rPr>
        <w:t>conservation in botanic gardens or gene bank</w:t>
      </w:r>
      <w:ins w:id="39" w:author="Jack Plummer" w:date="2022-10-20T18:12:00Z">
        <w:r w:rsidR="00CD4D7E">
          <w:rPr>
            <w:rFonts w:ascii="Georgia" w:hAnsi="Georgia"/>
            <w:lang w:bidi="th-TH"/>
          </w:rPr>
          <w:t>s</w:t>
        </w:r>
      </w:ins>
      <w:del w:id="40" w:author="Jack Plummer" w:date="2022-10-20T18:12:00Z">
        <w:r w:rsidDel="00CD4D7E">
          <w:rPr>
            <w:rFonts w:ascii="Georgia" w:hAnsi="Georgia" w:hint="cs"/>
            <w:lang w:bidi="th-TH"/>
          </w:rPr>
          <w:delText>.</w:delText>
        </w:r>
      </w:del>
      <w:r>
        <w:rPr>
          <w:rFonts w:ascii="Georgia" w:hAnsi="Georgia" w:hint="cs"/>
          <w:lang w:bidi="th-TH"/>
        </w:rPr>
        <w:t xml:space="preserve"> (BGCI </w:t>
      </w:r>
      <w:r>
        <w:rPr>
          <w:rFonts w:ascii="Georgia" w:hAnsi="Georgia" w:cs="Angsana New" w:hint="cs"/>
          <w:cs/>
          <w:lang w:bidi="th-TH"/>
        </w:rPr>
        <w:t>2022</w:t>
      </w:r>
      <w:r>
        <w:rPr>
          <w:rFonts w:ascii="Georgia" w:hAnsi="Georgia" w:hint="cs"/>
          <w:lang w:bidi="th-TH"/>
        </w:rPr>
        <w:t xml:space="preserve">, </w:t>
      </w:r>
      <w:proofErr w:type="spellStart"/>
      <w:r>
        <w:rPr>
          <w:rFonts w:ascii="Georgia" w:hAnsi="Georgia" w:hint="cs"/>
          <w:lang w:bidi="th-TH"/>
        </w:rPr>
        <w:t>Genesys</w:t>
      </w:r>
      <w:proofErr w:type="spellEnd"/>
      <w:r>
        <w:rPr>
          <w:rFonts w:ascii="Georgia" w:hAnsi="Georgia" w:hint="cs"/>
          <w:lang w:bidi="th-TH"/>
        </w:rPr>
        <w:t xml:space="preserve"> </w:t>
      </w:r>
      <w:r>
        <w:rPr>
          <w:rFonts w:ascii="Georgia" w:hAnsi="Georgia" w:cs="Angsana New" w:hint="cs"/>
          <w:cs/>
          <w:lang w:bidi="th-TH"/>
        </w:rPr>
        <w:t xml:space="preserve">2022). </w:t>
      </w:r>
      <w:r>
        <w:rPr>
          <w:rFonts w:ascii="Georgia" w:hAnsi="Georgia" w:hint="cs"/>
          <w:lang w:bidi="th-TH"/>
        </w:rPr>
        <w:t>This species has</w:t>
      </w:r>
      <w:ins w:id="41" w:author="Jack Plummer" w:date="2022-10-20T18:12:00Z">
        <w:r w:rsidR="00CD4D7E">
          <w:rPr>
            <w:rFonts w:ascii="Georgia" w:hAnsi="Georgia"/>
            <w:lang w:bidi="th-TH"/>
          </w:rPr>
          <w:t xml:space="preserve"> not</w:t>
        </w:r>
      </w:ins>
      <w:r>
        <w:rPr>
          <w:rFonts w:ascii="Georgia" w:hAnsi="Georgia" w:hint="cs"/>
          <w:lang w:bidi="th-TH"/>
        </w:rPr>
        <w:t xml:space="preserve"> been recorded </w:t>
      </w:r>
      <w:ins w:id="42" w:author="Jack Plummer" w:date="2022-10-20T18:12:00Z">
        <w:r w:rsidR="00CD4D7E">
          <w:rPr>
            <w:rFonts w:ascii="Georgia" w:hAnsi="Georgia"/>
            <w:lang w:bidi="th-TH"/>
          </w:rPr>
          <w:t xml:space="preserve">from </w:t>
        </w:r>
      </w:ins>
      <w:del w:id="43" w:author="Jack Plummer" w:date="2022-10-20T18:12:00Z">
        <w:r w:rsidDel="00CD4D7E">
          <w:rPr>
            <w:rFonts w:ascii="Georgia" w:hAnsi="Georgia" w:hint="cs"/>
            <w:lang w:bidi="th-TH"/>
          </w:rPr>
          <w:delText>from non-</w:delText>
        </w:r>
      </w:del>
      <w:r>
        <w:rPr>
          <w:rFonts w:ascii="Georgia" w:hAnsi="Georgia" w:hint="cs"/>
          <w:lang w:bidi="th-TH"/>
        </w:rPr>
        <w:t>protected areas. As the species is not known to be represented in</w:t>
      </w:r>
      <w:r>
        <w:rPr>
          <w:rFonts w:ascii="Georgia" w:hAnsi="Georgia" w:cs="Angsana New" w:hint="cs"/>
          <w:cs/>
          <w:lang w:bidi="th-TH"/>
        </w:rPr>
        <w:t xml:space="preserve"> </w:t>
      </w:r>
      <w:r>
        <w:rPr>
          <w:rStyle w:val="Emphasis"/>
          <w:rFonts w:ascii="Georgia" w:hAnsi="Georgia" w:hint="cs"/>
          <w:lang w:bidi="th-TH"/>
        </w:rPr>
        <w:t>ex situ</w:t>
      </w:r>
      <w:r>
        <w:rPr>
          <w:rStyle w:val="Emphasis"/>
          <w:rFonts w:ascii="Georgia" w:hAnsi="Georgia" w:cs="Angsana New" w:hint="cs"/>
          <w:cs/>
          <w:lang w:bidi="th-TH"/>
        </w:rPr>
        <w:t xml:space="preserve"> </w:t>
      </w:r>
      <w:r>
        <w:rPr>
          <w:rFonts w:ascii="Georgia" w:hAnsi="Georgia" w:hint="cs"/>
          <w:lang w:bidi="th-TH"/>
        </w:rPr>
        <w:t>conservation, collection of germplasm from wild plants is recommended.</w:t>
      </w:r>
    </w:p>
    <w:p w14:paraId="5ACA64A0" w14:textId="77777777" w:rsidR="00000000" w:rsidRDefault="00000000">
      <w:pPr>
        <w:pStyle w:val="Heading2"/>
        <w:divId w:val="865942408"/>
        <w:rPr>
          <w:rFonts w:ascii="Georgia" w:eastAsia="Times New Roman" w:hAnsi="Georgia" w:hint="cs"/>
          <w:sz w:val="27"/>
          <w:szCs w:val="27"/>
          <w:cs/>
          <w:lang w:bidi="th-TH"/>
        </w:rPr>
      </w:pP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925"/>
      </w:tblGrid>
      <w:tr w:rsidR="00000000" w14:paraId="6F021590" w14:textId="77777777">
        <w:trPr>
          <w:divId w:val="865942408"/>
          <w:tblCellSpacing w:w="15" w:type="dxa"/>
        </w:trPr>
        <w:tc>
          <w:tcPr>
            <w:tcW w:w="0" w:type="auto"/>
            <w:tcBorders>
              <w:bottom w:val="single" w:sz="6" w:space="0" w:color="000000"/>
            </w:tcBorders>
            <w:shd w:val="clear" w:color="auto" w:fill="BBBBBB"/>
            <w:vAlign w:val="center"/>
            <w:hideMark/>
          </w:tcPr>
          <w:p w14:paraId="21833527"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419AE9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C515834" w14:textId="77777777">
        <w:trPr>
          <w:divId w:val="865942408"/>
          <w:tblCellSpacing w:w="15" w:type="dxa"/>
        </w:trPr>
        <w:tc>
          <w:tcPr>
            <w:tcW w:w="0" w:type="auto"/>
            <w:vAlign w:val="center"/>
            <w:hideMark/>
          </w:tcPr>
          <w:p w14:paraId="3E021F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270614A" w14:textId="0F782FD4" w:rsidR="00000000" w:rsidRDefault="00000000">
            <w:pPr>
              <w:spacing w:after="75"/>
              <w:rPr>
                <w:rFonts w:ascii="Georgia" w:eastAsia="Times New Roman" w:hAnsi="Georgia"/>
                <w:sz w:val="18"/>
                <w:szCs w:val="18"/>
              </w:rPr>
            </w:pPr>
            <w:del w:id="44" w:author="Jack Plummer" w:date="2022-10-20T18:12:00Z">
              <w:r w:rsidDel="00CD4D7E">
                <w:rPr>
                  <w:rFonts w:ascii="Georgia" w:eastAsia="Times New Roman" w:hAnsi="Georgia"/>
                  <w:sz w:val="18"/>
                  <w:szCs w:val="18"/>
                </w:rPr>
                <w:delText>Recorded from non-</w:delText>
              </w:r>
            </w:del>
            <w:ins w:id="45" w:author="Jack Plummer" w:date="2022-10-20T18:12:00Z">
              <w:r w:rsidR="00CD4D7E">
                <w:rPr>
                  <w:rFonts w:ascii="Georgia" w:eastAsia="Times New Roman" w:hAnsi="Georgia"/>
                  <w:sz w:val="18"/>
                  <w:szCs w:val="18"/>
                </w:rPr>
                <w:t xml:space="preserve">Not known from any </w:t>
              </w:r>
            </w:ins>
            <w:r>
              <w:rPr>
                <w:rFonts w:ascii="Georgia" w:eastAsia="Times New Roman" w:hAnsi="Georgia"/>
                <w:sz w:val="18"/>
                <w:szCs w:val="18"/>
              </w:rPr>
              <w:t>protected area</w:t>
            </w:r>
            <w:ins w:id="46" w:author="Jack Plummer" w:date="2022-10-20T18:12:00Z">
              <w:r w:rsidR="00CD4D7E">
                <w:rPr>
                  <w:rFonts w:ascii="Georgia" w:eastAsia="Times New Roman" w:hAnsi="Georgia"/>
                  <w:sz w:val="18"/>
                  <w:szCs w:val="18"/>
                </w:rPr>
                <w:t>s</w:t>
              </w:r>
            </w:ins>
            <w:del w:id="47" w:author="Jack Plummer" w:date="2022-10-20T18:12:00Z">
              <w:r w:rsidDel="00CD4D7E">
                <w:rPr>
                  <w:rFonts w:ascii="Georgia" w:eastAsia="Times New Roman" w:hAnsi="Georgia"/>
                  <w:sz w:val="18"/>
                  <w:szCs w:val="18"/>
                </w:rPr>
                <w:delText xml:space="preserve"> across its range</w:delText>
              </w:r>
            </w:del>
            <w:r>
              <w:rPr>
                <w:rFonts w:ascii="Georgia" w:eastAsia="Times New Roman" w:hAnsi="Georgia"/>
                <w:sz w:val="18"/>
                <w:szCs w:val="18"/>
              </w:rPr>
              <w:t>.</w:t>
            </w:r>
          </w:p>
        </w:tc>
      </w:tr>
    </w:tbl>
    <w:p w14:paraId="37B1BAB4" w14:textId="77777777" w:rsidR="00000000" w:rsidRDefault="00000000">
      <w:pPr>
        <w:divId w:val="865942408"/>
        <w:rPr>
          <w:rFonts w:ascii="Georgia" w:eastAsia="Times New Roman" w:hAnsi="Georgia"/>
          <w:vanish/>
          <w:sz w:val="18"/>
          <w:szCs w:val="18"/>
          <w:cs/>
          <w:lang w:bidi="th-TH"/>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9"/>
        <w:gridCol w:w="6601"/>
      </w:tblGrid>
      <w:tr w:rsidR="00000000" w14:paraId="4875B45C" w14:textId="77777777">
        <w:trPr>
          <w:divId w:val="865942408"/>
          <w:tblCellSpacing w:w="15" w:type="dxa"/>
        </w:trPr>
        <w:tc>
          <w:tcPr>
            <w:tcW w:w="0" w:type="auto"/>
            <w:tcBorders>
              <w:bottom w:val="single" w:sz="6" w:space="0" w:color="000000"/>
            </w:tcBorders>
            <w:shd w:val="clear" w:color="auto" w:fill="BBBBBB"/>
            <w:vAlign w:val="center"/>
            <w:hideMark/>
          </w:tcPr>
          <w:p w14:paraId="38544F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5891EF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D16844B" w14:textId="77777777">
        <w:trPr>
          <w:divId w:val="865942408"/>
          <w:tblCellSpacing w:w="15" w:type="dxa"/>
        </w:trPr>
        <w:tc>
          <w:tcPr>
            <w:tcW w:w="0" w:type="auto"/>
            <w:vAlign w:val="center"/>
            <w:hideMark/>
          </w:tcPr>
          <w:p w14:paraId="669503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DC5ECB3" w14:textId="5F3BFECA" w:rsidR="00000000" w:rsidRDefault="00000000">
            <w:pPr>
              <w:spacing w:after="75"/>
              <w:rPr>
                <w:rFonts w:ascii="Georgia" w:eastAsia="Times New Roman" w:hAnsi="Georgia"/>
                <w:sz w:val="18"/>
                <w:szCs w:val="18"/>
              </w:rPr>
            </w:pPr>
            <w:r>
              <w:rPr>
                <w:rFonts w:ascii="Georgia" w:eastAsia="Times New Roman" w:hAnsi="Georgia"/>
                <w:sz w:val="18"/>
                <w:szCs w:val="18"/>
              </w:rPr>
              <w:t xml:space="preserve">Not known to be represented in ex situ conservation in botanic gardens or gene bank (BGCI 2022, </w:t>
            </w:r>
            <w:proofErr w:type="spellStart"/>
            <w:r>
              <w:rPr>
                <w:rFonts w:ascii="Georgia" w:eastAsia="Times New Roman" w:hAnsi="Georgia"/>
                <w:sz w:val="18"/>
                <w:szCs w:val="18"/>
              </w:rPr>
              <w:t>Genes</w:t>
            </w:r>
            <w:ins w:id="48" w:author="Jack Plummer" w:date="2022-10-20T18:12:00Z">
              <w:r w:rsidR="00CD4D7E">
                <w:rPr>
                  <w:rFonts w:ascii="Georgia" w:eastAsia="Times New Roman" w:hAnsi="Georgia"/>
                  <w:sz w:val="18"/>
                  <w:szCs w:val="18"/>
                </w:rPr>
                <w:t>y</w:t>
              </w:r>
            </w:ins>
            <w:del w:id="49" w:author="Jack Plummer" w:date="2022-10-20T18:12:00Z">
              <w:r w:rsidDel="00CD4D7E">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53DDEF10" w14:textId="77777777" w:rsidR="00000000" w:rsidRDefault="00000000">
      <w:pPr>
        <w:pStyle w:val="Heading2"/>
        <w:divId w:val="865942408"/>
        <w:rPr>
          <w:rFonts w:ascii="Georgia" w:eastAsia="Times New Roman" w:hAnsi="Georgia"/>
          <w:sz w:val="27"/>
          <w:szCs w:val="27"/>
          <w:lang w:bidi="th-TH"/>
        </w:rPr>
      </w:pPr>
      <w:r>
        <w:rPr>
          <w:rFonts w:ascii="Georgia" w:eastAsia="Times New Roman" w:hAnsi="Georgia" w:hint="cs"/>
          <w:sz w:val="27"/>
          <w:szCs w:val="27"/>
          <w:lang w:bidi="th-TH"/>
        </w:rPr>
        <w:t>Important</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4BD17732" w14:textId="77777777">
        <w:trPr>
          <w:divId w:val="865942408"/>
          <w:tblCellSpacing w:w="15" w:type="dxa"/>
        </w:trPr>
        <w:tc>
          <w:tcPr>
            <w:tcW w:w="0" w:type="auto"/>
            <w:tcBorders>
              <w:bottom w:val="single" w:sz="6" w:space="0" w:color="000000"/>
            </w:tcBorders>
            <w:shd w:val="clear" w:color="auto" w:fill="BBBBBB"/>
            <w:vAlign w:val="center"/>
            <w:hideMark/>
          </w:tcPr>
          <w:p w14:paraId="04290D09"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5E5CC0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FA143A1" w14:textId="77777777">
        <w:trPr>
          <w:divId w:val="865942408"/>
          <w:tblCellSpacing w:w="15" w:type="dxa"/>
        </w:trPr>
        <w:tc>
          <w:tcPr>
            <w:tcW w:w="0" w:type="auto"/>
            <w:tcBorders>
              <w:bottom w:val="single" w:sz="6" w:space="0" w:color="CCCCCC"/>
            </w:tcBorders>
            <w:vAlign w:val="center"/>
            <w:hideMark/>
          </w:tcPr>
          <w:p w14:paraId="3DD691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6B9EA15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3BA7E82" w14:textId="77777777">
        <w:trPr>
          <w:divId w:val="865942408"/>
          <w:tblCellSpacing w:w="15" w:type="dxa"/>
        </w:trPr>
        <w:tc>
          <w:tcPr>
            <w:tcW w:w="0" w:type="auto"/>
            <w:tcBorders>
              <w:bottom w:val="single" w:sz="6" w:space="0" w:color="CCCCCC"/>
            </w:tcBorders>
            <w:vAlign w:val="center"/>
            <w:hideMark/>
          </w:tcPr>
          <w:p w14:paraId="28AC3F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72FB74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883947E" w14:textId="77777777">
        <w:trPr>
          <w:divId w:val="865942408"/>
          <w:tblCellSpacing w:w="15" w:type="dxa"/>
        </w:trPr>
        <w:tc>
          <w:tcPr>
            <w:tcW w:w="0" w:type="auto"/>
            <w:tcBorders>
              <w:bottom w:val="single" w:sz="6" w:space="0" w:color="CCCCCC"/>
            </w:tcBorders>
            <w:vAlign w:val="center"/>
            <w:hideMark/>
          </w:tcPr>
          <w:p w14:paraId="149400D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CF11A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AE463F8" w14:textId="77777777" w:rsidR="00000000" w:rsidRDefault="00000000">
      <w:pPr>
        <w:pStyle w:val="Heading2"/>
        <w:divId w:val="865942408"/>
        <w:rPr>
          <w:rFonts w:ascii="Georgia" w:eastAsia="Times New Roman" w:hAnsi="Georgia"/>
          <w:sz w:val="27"/>
          <w:szCs w:val="27"/>
          <w:lang w:bidi="th-TH"/>
        </w:rPr>
      </w:pPr>
      <w:r>
        <w:rPr>
          <w:rFonts w:ascii="Georgia" w:eastAsia="Times New Roman" w:hAnsi="Georgia" w:hint="cs"/>
          <w:sz w:val="27"/>
          <w:szCs w:val="27"/>
          <w:lang w:bidi="th-TH"/>
        </w:rPr>
        <w:t>Research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59BDC6D8" w14:textId="77777777">
        <w:trPr>
          <w:divId w:val="865942408"/>
          <w:tblCellSpacing w:w="15" w:type="dxa"/>
        </w:trPr>
        <w:tc>
          <w:tcPr>
            <w:tcW w:w="0" w:type="auto"/>
            <w:tcBorders>
              <w:bottom w:val="single" w:sz="6" w:space="0" w:color="000000"/>
            </w:tcBorders>
            <w:shd w:val="clear" w:color="auto" w:fill="BBBBBB"/>
            <w:vAlign w:val="center"/>
            <w:hideMark/>
          </w:tcPr>
          <w:p w14:paraId="76DBCB6D"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918067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37B1595" w14:textId="77777777">
        <w:trPr>
          <w:divId w:val="865942408"/>
          <w:tblCellSpacing w:w="15" w:type="dxa"/>
        </w:trPr>
        <w:tc>
          <w:tcPr>
            <w:tcW w:w="0" w:type="auto"/>
            <w:tcBorders>
              <w:bottom w:val="single" w:sz="6" w:space="0" w:color="CCCCCC"/>
            </w:tcBorders>
            <w:vAlign w:val="center"/>
            <w:hideMark/>
          </w:tcPr>
          <w:p w14:paraId="608239B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EECF4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22320E9" w14:textId="77777777">
        <w:trPr>
          <w:divId w:val="865942408"/>
          <w:tblCellSpacing w:w="15" w:type="dxa"/>
        </w:trPr>
        <w:tc>
          <w:tcPr>
            <w:tcW w:w="0" w:type="auto"/>
            <w:tcBorders>
              <w:bottom w:val="single" w:sz="6" w:space="0" w:color="CCCCCC"/>
            </w:tcBorders>
            <w:vAlign w:val="center"/>
            <w:hideMark/>
          </w:tcPr>
          <w:p w14:paraId="03F7D7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61942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8AB01BE" w14:textId="77777777">
        <w:trPr>
          <w:divId w:val="865942408"/>
          <w:tblCellSpacing w:w="15" w:type="dxa"/>
        </w:trPr>
        <w:tc>
          <w:tcPr>
            <w:tcW w:w="0" w:type="auto"/>
            <w:tcBorders>
              <w:bottom w:val="single" w:sz="6" w:space="0" w:color="CCCCCC"/>
            </w:tcBorders>
            <w:vAlign w:val="center"/>
            <w:hideMark/>
          </w:tcPr>
          <w:p w14:paraId="38B25D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2DCBA5F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9D82ED1" w14:textId="77777777">
        <w:trPr>
          <w:divId w:val="865942408"/>
          <w:tblCellSpacing w:w="15" w:type="dxa"/>
        </w:trPr>
        <w:tc>
          <w:tcPr>
            <w:tcW w:w="0" w:type="auto"/>
            <w:tcBorders>
              <w:bottom w:val="single" w:sz="6" w:space="0" w:color="CCCCCC"/>
            </w:tcBorders>
            <w:vAlign w:val="center"/>
            <w:hideMark/>
          </w:tcPr>
          <w:p w14:paraId="536ED0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5D3D0A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D2F555E" w14:textId="77777777">
        <w:trPr>
          <w:divId w:val="865942408"/>
          <w:tblCellSpacing w:w="15" w:type="dxa"/>
        </w:trPr>
        <w:tc>
          <w:tcPr>
            <w:tcW w:w="0" w:type="auto"/>
            <w:tcBorders>
              <w:bottom w:val="single" w:sz="6" w:space="0" w:color="CCCCCC"/>
            </w:tcBorders>
            <w:vAlign w:val="center"/>
            <w:hideMark/>
          </w:tcPr>
          <w:p w14:paraId="4588B4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288D3B7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BEACAC5" w14:textId="77777777" w:rsidR="00000000" w:rsidRDefault="00000000">
      <w:pPr>
        <w:pStyle w:val="Heading1"/>
        <w:divId w:val="1212114188"/>
        <w:rPr>
          <w:rFonts w:ascii="Georgia" w:eastAsia="Times New Roman" w:hAnsi="Georgia"/>
          <w:sz w:val="29"/>
          <w:szCs w:val="29"/>
          <w:lang w:bidi="th-TH"/>
        </w:rPr>
      </w:pPr>
      <w:r>
        <w:rPr>
          <w:rFonts w:ascii="Georgia" w:eastAsia="Times New Roman" w:hAnsi="Georgia" w:hint="cs"/>
          <w:sz w:val="29"/>
          <w:szCs w:val="29"/>
          <w:lang w:bidi="th-TH"/>
        </w:rPr>
        <w:t>Ecosystem Services</w:t>
      </w:r>
    </w:p>
    <w:p w14:paraId="6971B650" w14:textId="77777777" w:rsidR="00000000" w:rsidRDefault="00000000">
      <w:pPr>
        <w:pStyle w:val="Heading2"/>
        <w:divId w:val="1212114188"/>
        <w:rPr>
          <w:rFonts w:ascii="Georgia" w:eastAsia="Times New Roman" w:hAnsi="Georgia" w:hint="cs"/>
          <w:sz w:val="27"/>
          <w:szCs w:val="27"/>
          <w:cs/>
          <w:lang w:bidi="th-TH"/>
        </w:rPr>
      </w:pPr>
      <w:r>
        <w:rPr>
          <w:rFonts w:ascii="Georgia" w:eastAsia="Times New Roman" w:hAnsi="Georgia" w:hint="cs"/>
          <w:sz w:val="27"/>
          <w:szCs w:val="27"/>
          <w:lang w:bidi="th-TH"/>
        </w:rPr>
        <w:t>Ecosystem</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Services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Provided by the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2518E4A0" w14:textId="77777777">
        <w:trPr>
          <w:divId w:val="1212114188"/>
          <w:tblCellSpacing w:w="15" w:type="dxa"/>
        </w:trPr>
        <w:tc>
          <w:tcPr>
            <w:tcW w:w="0" w:type="auto"/>
            <w:tcBorders>
              <w:bottom w:val="single" w:sz="6" w:space="0" w:color="000000"/>
            </w:tcBorders>
            <w:shd w:val="clear" w:color="auto" w:fill="BBBBBB"/>
            <w:vAlign w:val="center"/>
            <w:hideMark/>
          </w:tcPr>
          <w:p w14:paraId="4A6C1798"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2FD1F7B7"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181C548C" w14:textId="77777777">
        <w:trPr>
          <w:divId w:val="1212114188"/>
          <w:tblCellSpacing w:w="15" w:type="dxa"/>
        </w:trPr>
        <w:tc>
          <w:tcPr>
            <w:tcW w:w="0" w:type="auto"/>
            <w:vAlign w:val="center"/>
            <w:hideMark/>
          </w:tcPr>
          <w:p w14:paraId="470789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true</w:t>
            </w:r>
          </w:p>
        </w:tc>
        <w:tc>
          <w:tcPr>
            <w:tcW w:w="0" w:type="auto"/>
            <w:vAlign w:val="center"/>
            <w:hideMark/>
          </w:tcPr>
          <w:p w14:paraId="0745B4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1E42A52" w14:textId="77777777" w:rsidR="00000000" w:rsidRDefault="00000000">
      <w:pPr>
        <w:pStyle w:val="Heading1"/>
        <w:rPr>
          <w:rFonts w:ascii="Georgia" w:eastAsia="Times New Roman" w:hAnsi="Georgia"/>
          <w:sz w:val="29"/>
          <w:szCs w:val="29"/>
          <w:lang w:bidi="th-TH"/>
        </w:rPr>
      </w:pPr>
      <w:r>
        <w:rPr>
          <w:rFonts w:ascii="Georgia" w:eastAsia="Times New Roman" w:hAnsi="Georgia" w:hint="cs"/>
          <w:sz w:val="29"/>
          <w:szCs w:val="29"/>
          <w:lang w:bidi="th-TH"/>
        </w:rPr>
        <w:t>Bibliography</w:t>
      </w:r>
    </w:p>
    <w:p w14:paraId="79384CC0" w14:textId="77777777" w:rsidR="00000000" w:rsidRDefault="00000000">
      <w:pPr>
        <w:pStyle w:val="NormalWeb"/>
        <w:divId w:val="666830198"/>
        <w:rPr>
          <w:rFonts w:ascii="Georgia" w:hAnsi="Georgia" w:hint="cs"/>
          <w:cs/>
          <w:lang w:bidi="th-TH"/>
        </w:rPr>
      </w:pPr>
      <w:r>
        <w:rPr>
          <w:rFonts w:ascii="Georgia" w:hAnsi="Georgia" w:hint="cs"/>
          <w:lang w:bidi="th-TH"/>
        </w:rPr>
        <w:t xml:space="preserve">BGCI. </w:t>
      </w:r>
      <w:r>
        <w:rPr>
          <w:rFonts w:ascii="Georgia" w:hAnsi="Georgia" w:cs="Angsana New" w:hint="cs"/>
          <w:cs/>
          <w:lang w:bidi="th-TH"/>
        </w:rPr>
        <w:t xml:space="preserve">2022. </w:t>
      </w:r>
      <w:r>
        <w:rPr>
          <w:rFonts w:ascii="Georgia" w:hAnsi="Georgia" w:hint="cs"/>
          <w:lang w:bidi="th-TH"/>
        </w:rPr>
        <w:t xml:space="preserve">Botanic Gardens Conservation International (BGCI) - </w:t>
      </w:r>
      <w:proofErr w:type="spellStart"/>
      <w:r>
        <w:rPr>
          <w:rFonts w:ascii="Georgia" w:hAnsi="Georgia" w:hint="cs"/>
          <w:lang w:bidi="th-TH"/>
        </w:rPr>
        <w:t>PlantSearch</w:t>
      </w:r>
      <w:proofErr w:type="spellEnd"/>
      <w:r>
        <w:rPr>
          <w:rFonts w:ascii="Georgia" w:hAnsi="Georgia" w:hint="cs"/>
          <w:lang w:bidi="th-TH"/>
        </w:rPr>
        <w:t>. Available at:</w:t>
      </w:r>
      <w:r>
        <w:rPr>
          <w:rFonts w:ascii="Georgia" w:hAnsi="Georgia" w:cs="Angsana New" w:hint="cs"/>
          <w:cs/>
          <w:lang w:bidi="th-TH"/>
        </w:rPr>
        <w:t xml:space="preserve"> </w:t>
      </w:r>
      <w:hyperlink r:id="rId9" w:history="1">
        <w:r>
          <w:rPr>
            <w:rStyle w:val="Hyperlink"/>
            <w:rFonts w:ascii="Georgia" w:hAnsi="Georgia" w:hint="cs"/>
            <w:lang w:bidi="th-TH"/>
          </w:rPr>
          <w:t>https://tools.bgci.org/plant_search.php</w:t>
        </w:r>
      </w:hyperlink>
      <w:r>
        <w:rPr>
          <w:rFonts w:ascii="Georgia" w:hAnsi="Georgia" w:cs="Angsana New" w:hint="cs"/>
          <w:cs/>
          <w:lang w:bidi="th-TH"/>
        </w:rPr>
        <w:t xml:space="preserve">. </w:t>
      </w:r>
    </w:p>
    <w:p w14:paraId="7FE54E18" w14:textId="77777777" w:rsidR="00000000" w:rsidRDefault="00000000">
      <w:pPr>
        <w:pStyle w:val="NormalWeb"/>
        <w:divId w:val="666830198"/>
        <w:rPr>
          <w:rFonts w:ascii="Georgia" w:hAnsi="Georgia" w:hint="cs"/>
          <w:cs/>
          <w:lang w:bidi="th-TH"/>
        </w:rPr>
      </w:pPr>
      <w:r>
        <w:rPr>
          <w:rFonts w:ascii="Georgia" w:hAnsi="Georgia" w:hint="cs"/>
          <w:lang w:bidi="th-TH"/>
        </w:rPr>
        <w:t xml:space="preserve">Bachman, S., Moat, J., Hill, A., de la Torre, J. and Scot, B. </w:t>
      </w:r>
      <w:r>
        <w:rPr>
          <w:rFonts w:ascii="Georgia" w:hAnsi="Georgia" w:cs="Angsana New" w:hint="cs"/>
          <w:cs/>
          <w:lang w:bidi="th-TH"/>
        </w:rPr>
        <w:t xml:space="preserve">2011. </w:t>
      </w:r>
      <w:r>
        <w:rPr>
          <w:rFonts w:ascii="Georgia" w:hAnsi="Georgia" w:hint="cs"/>
          <w:lang w:bidi="th-TH"/>
        </w:rPr>
        <w:t xml:space="preserve">Supporting Red List threat assessments with </w:t>
      </w:r>
      <w:proofErr w:type="spellStart"/>
      <w:r>
        <w:rPr>
          <w:rFonts w:ascii="Georgia" w:hAnsi="Georgia" w:hint="cs"/>
          <w:lang w:bidi="th-TH"/>
        </w:rPr>
        <w:t>GeoCAT</w:t>
      </w:r>
      <w:proofErr w:type="spellEnd"/>
      <w:r>
        <w:rPr>
          <w:rFonts w:ascii="Georgia" w:hAnsi="Georgia" w:hint="cs"/>
          <w:lang w:bidi="th-TH"/>
        </w:rPr>
        <w:t>: Geospatial Conservation Assessment Tool.</w:t>
      </w:r>
      <w:r>
        <w:rPr>
          <w:rFonts w:ascii="Georgia" w:hAnsi="Georgia" w:cs="Angsana New" w:hint="cs"/>
          <w:cs/>
          <w:lang w:bidi="th-TH"/>
        </w:rPr>
        <w:t xml:space="preserve"> </w:t>
      </w:r>
      <w:proofErr w:type="spellStart"/>
      <w:r>
        <w:rPr>
          <w:rFonts w:ascii="Georgia" w:hAnsi="Georgia" w:hint="cs"/>
          <w:i/>
          <w:iCs/>
          <w:lang w:bidi="th-TH"/>
        </w:rPr>
        <w:t>ZooKeys</w:t>
      </w:r>
      <w:proofErr w:type="spellEnd"/>
      <w:r>
        <w:rPr>
          <w:rFonts w:ascii="Georgia" w:hAnsi="Georgia" w:cs="Angsana New" w:hint="cs"/>
          <w:cs/>
          <w:lang w:bidi="th-TH"/>
        </w:rPr>
        <w:t xml:space="preserve"> 150: 117-126.</w:t>
      </w:r>
    </w:p>
    <w:p w14:paraId="1AF1E1BC" w14:textId="77777777" w:rsidR="00000000" w:rsidRDefault="00000000">
      <w:pPr>
        <w:pStyle w:val="NormalWeb"/>
        <w:divId w:val="666830198"/>
        <w:rPr>
          <w:rFonts w:ascii="Georgia" w:hAnsi="Georgia" w:hint="cs"/>
          <w:cs/>
          <w:lang w:bidi="th-TH"/>
        </w:rPr>
      </w:pPr>
      <w:proofErr w:type="spellStart"/>
      <w:r>
        <w:rPr>
          <w:rFonts w:ascii="Georgia" w:hAnsi="Georgia" w:hint="cs"/>
          <w:lang w:bidi="th-TH"/>
        </w:rPr>
        <w:t>Genesys</w:t>
      </w:r>
      <w:proofErr w:type="spellEnd"/>
      <w:r>
        <w:rPr>
          <w:rFonts w:ascii="Georgia" w:hAnsi="Georgia" w:hint="cs"/>
          <w:lang w:bidi="th-TH"/>
        </w:rPr>
        <w:t xml:space="preserve">. </w:t>
      </w:r>
      <w:r>
        <w:rPr>
          <w:rFonts w:ascii="Georgia" w:hAnsi="Georgia" w:cs="Angsana New" w:hint="cs"/>
          <w:cs/>
          <w:lang w:bidi="th-TH"/>
        </w:rPr>
        <w:t xml:space="preserve">2022. </w:t>
      </w:r>
      <w:proofErr w:type="spellStart"/>
      <w:r>
        <w:rPr>
          <w:rFonts w:ascii="Georgia" w:hAnsi="Georgia" w:hint="cs"/>
          <w:lang w:bidi="th-TH"/>
        </w:rPr>
        <w:t>Genesys</w:t>
      </w:r>
      <w:proofErr w:type="spellEnd"/>
      <w:r>
        <w:rPr>
          <w:rFonts w:ascii="Georgia" w:hAnsi="Georgia" w:hint="cs"/>
          <w:lang w:bidi="th-TH"/>
        </w:rPr>
        <w:t xml:space="preserve"> Global Portal on Plant Genetic Resources. Available at:</w:t>
      </w:r>
      <w:r>
        <w:rPr>
          <w:rFonts w:ascii="Georgia" w:hAnsi="Georgia" w:cs="Angsana New" w:hint="cs"/>
          <w:cs/>
          <w:lang w:bidi="th-TH"/>
        </w:rPr>
        <w:t xml:space="preserve"> </w:t>
      </w:r>
      <w:hyperlink r:id="rId10" w:history="1">
        <w:r>
          <w:rPr>
            <w:rStyle w:val="Hyperlink"/>
            <w:rFonts w:ascii="Georgia" w:hAnsi="Georgia" w:hint="cs"/>
            <w:lang w:bidi="th-TH"/>
          </w:rPr>
          <w:t>https://www.genesys-pgr.org/</w:t>
        </w:r>
      </w:hyperlink>
      <w:r>
        <w:rPr>
          <w:rFonts w:ascii="Georgia" w:hAnsi="Georgia" w:cs="Angsana New" w:hint="cs"/>
          <w:cs/>
          <w:lang w:bidi="th-TH"/>
        </w:rPr>
        <w:t xml:space="preserve">. </w:t>
      </w:r>
    </w:p>
    <w:p w14:paraId="4C6DBC3E" w14:textId="77777777" w:rsidR="00000000" w:rsidRDefault="00000000">
      <w:pPr>
        <w:pStyle w:val="NormalWeb"/>
        <w:divId w:val="666830198"/>
        <w:rPr>
          <w:rFonts w:ascii="Georgia" w:hAnsi="Georgia" w:hint="cs"/>
          <w:cs/>
          <w:lang w:bidi="th-TH"/>
        </w:rPr>
      </w:pPr>
      <w:commentRangeStart w:id="50"/>
      <w:r>
        <w:rPr>
          <w:rFonts w:ascii="Georgia" w:hAnsi="Georgia" w:hint="cs"/>
          <w:lang w:bidi="th-TH"/>
        </w:rPr>
        <w:t xml:space="preserve">POWO. </w:t>
      </w:r>
      <w:r>
        <w:rPr>
          <w:rFonts w:ascii="Georgia" w:hAnsi="Georgia" w:cs="Angsana New" w:hint="cs"/>
          <w:cs/>
          <w:lang w:bidi="th-TH"/>
        </w:rPr>
        <w:t xml:space="preserve">2022. </w:t>
      </w:r>
      <w:r>
        <w:rPr>
          <w:rFonts w:ascii="Georgia" w:hAnsi="Georgia" w:hint="cs"/>
          <w:lang w:bidi="th-TH"/>
        </w:rPr>
        <w:t xml:space="preserve">Plants of the World Online. Facilitated by the Royal Botanic Gardens, Kew. Available at: http://powo.science.kew.org/. (Accessed: </w:t>
      </w:r>
      <w:r>
        <w:rPr>
          <w:rFonts w:ascii="Georgia" w:hAnsi="Georgia" w:cs="Angsana New" w:hint="cs"/>
          <w:cs/>
          <w:lang w:bidi="th-TH"/>
        </w:rPr>
        <w:t>2022).</w:t>
      </w:r>
    </w:p>
    <w:p w14:paraId="28DB7349" w14:textId="77777777" w:rsidR="008F40DE" w:rsidRDefault="00000000">
      <w:pPr>
        <w:pStyle w:val="NormalWeb"/>
        <w:divId w:val="666830198"/>
        <w:rPr>
          <w:rFonts w:ascii="Georgia" w:hAnsi="Georgia" w:hint="cs"/>
          <w:cs/>
          <w:lang w:bidi="th-TH"/>
        </w:rPr>
      </w:pPr>
      <w:r>
        <w:rPr>
          <w:rFonts w:ascii="Georgia" w:hAnsi="Georgia" w:hint="cs"/>
          <w:lang w:bidi="th-TH"/>
        </w:rPr>
        <w:t xml:space="preserve">Puglisi, </w:t>
      </w:r>
      <w:proofErr w:type="gramStart"/>
      <w:r>
        <w:rPr>
          <w:rFonts w:ascii="Georgia" w:hAnsi="Georgia" w:hint="cs"/>
          <w:lang w:bidi="th-TH"/>
        </w:rPr>
        <w:t>C.</w:t>
      </w:r>
      <w:proofErr w:type="gramEnd"/>
      <w:r>
        <w:rPr>
          <w:rFonts w:ascii="Georgia" w:hAnsi="Georgia" w:hint="cs"/>
          <w:lang w:bidi="th-TH"/>
        </w:rPr>
        <w:t xml:space="preserve"> and Middleton, D.J. </w:t>
      </w:r>
      <w:r>
        <w:rPr>
          <w:rFonts w:ascii="Georgia" w:hAnsi="Georgia" w:cs="Angsana New" w:hint="cs"/>
          <w:cs/>
          <w:lang w:bidi="th-TH"/>
        </w:rPr>
        <w:t xml:space="preserve">2017. </w:t>
      </w:r>
      <w:r>
        <w:rPr>
          <w:rFonts w:ascii="Georgia" w:hAnsi="Georgia" w:hint="cs"/>
          <w:lang w:bidi="th-TH"/>
        </w:rPr>
        <w:t xml:space="preserve">A revision of </w:t>
      </w:r>
      <w:proofErr w:type="spellStart"/>
      <w:r>
        <w:rPr>
          <w:rFonts w:ascii="Georgia" w:hAnsi="Georgia" w:hint="cs"/>
          <w:lang w:bidi="th-TH"/>
        </w:rPr>
        <w:t>Microchirita</w:t>
      </w:r>
      <w:proofErr w:type="spellEnd"/>
      <w:r>
        <w:rPr>
          <w:rFonts w:ascii="Georgia" w:hAnsi="Georgia" w:hint="cs"/>
          <w:lang w:bidi="th-TH"/>
        </w:rPr>
        <w:t xml:space="preserve"> (</w:t>
      </w:r>
      <w:proofErr w:type="spellStart"/>
      <w:r>
        <w:rPr>
          <w:rFonts w:ascii="Georgia" w:hAnsi="Georgia" w:hint="cs"/>
          <w:lang w:bidi="th-TH"/>
        </w:rPr>
        <w:t>Gesneriaceae</w:t>
      </w:r>
      <w:proofErr w:type="spellEnd"/>
      <w:r>
        <w:rPr>
          <w:rFonts w:ascii="Georgia" w:hAnsi="Georgia" w:hint="cs"/>
          <w:lang w:bidi="th-TH"/>
        </w:rPr>
        <w:t>) in Thailand.</w:t>
      </w:r>
      <w:r>
        <w:rPr>
          <w:rFonts w:ascii="Georgia" w:hAnsi="Georgia" w:cs="Angsana New" w:hint="cs"/>
          <w:cs/>
          <w:lang w:bidi="th-TH"/>
        </w:rPr>
        <w:t xml:space="preserve"> </w:t>
      </w:r>
      <w:r>
        <w:rPr>
          <w:rFonts w:ascii="Georgia" w:hAnsi="Georgia" w:hint="cs"/>
          <w:i/>
          <w:iCs/>
          <w:lang w:bidi="th-TH"/>
        </w:rPr>
        <w:t>Gardens' Bulletin Singapore</w:t>
      </w:r>
      <w:r>
        <w:rPr>
          <w:rFonts w:ascii="Georgia" w:hAnsi="Georgia" w:cs="Angsana New" w:hint="cs"/>
          <w:cs/>
          <w:lang w:bidi="th-TH"/>
        </w:rPr>
        <w:t xml:space="preserve"> 69(2): 211–284.</w:t>
      </w:r>
      <w:commentRangeEnd w:id="50"/>
      <w:r w:rsidR="00CD4D7E">
        <w:rPr>
          <w:rStyle w:val="CommentReference"/>
        </w:rPr>
        <w:commentReference w:id="50"/>
      </w:r>
    </w:p>
    <w:sectPr w:rsidR="008F40D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10-20T18:01:00Z" w:initials="JP">
    <w:p w14:paraId="1589F3E5" w14:textId="77777777" w:rsidR="00512737" w:rsidRDefault="00512737" w:rsidP="002A29B6">
      <w:pPr>
        <w:pStyle w:val="CommentText"/>
      </w:pPr>
      <w:r>
        <w:rPr>
          <w:rStyle w:val="CommentReference"/>
        </w:rPr>
        <w:annotationRef/>
      </w:r>
      <w:r>
        <w:t>I don't necessarily disagree with DD, but I wonder if there are other species we know very little about that perhaps we should also think about DD. Especially as this is a comparatively recent collection from a very distinct locality. Do we not know anything about the cave?</w:t>
      </w:r>
    </w:p>
  </w:comment>
  <w:comment w:id="4" w:author="Jack Plummer" w:date="2022-10-20T18:05:00Z" w:initials="JP">
    <w:p w14:paraId="323EA675" w14:textId="77777777" w:rsidR="00CD4D7E" w:rsidRDefault="00CD4D7E" w:rsidP="00897207">
      <w:pPr>
        <w:pStyle w:val="CommentText"/>
      </w:pPr>
      <w:r>
        <w:rPr>
          <w:rStyle w:val="CommentReference"/>
        </w:rPr>
        <w:annotationRef/>
      </w:r>
      <w:r>
        <w:t>If we are not assessing as Data Deficient on the basis of unknown provenance/uncertain taxonomy, we need to assess as Data Deficient on the basis of uncertainty. This text explains that it could plausibly be assessed as either LC or CR (this is the level of uncertainty required to justify use of DD rather than trying to assign a category).</w:t>
      </w:r>
    </w:p>
  </w:comment>
  <w:comment w:id="34" w:author="Jack Plummer" w:date="2022-10-20T18:08:00Z" w:initials="JP">
    <w:p w14:paraId="2323092D" w14:textId="77777777" w:rsidR="00CD4D7E" w:rsidRDefault="00CD4D7E" w:rsidP="00F87C61">
      <w:pPr>
        <w:pStyle w:val="CommentText"/>
      </w:pPr>
      <w:r>
        <w:rPr>
          <w:rStyle w:val="CommentReference"/>
        </w:rPr>
        <w:annotationRef/>
      </w:r>
      <w:r>
        <w:t>Mention habit</w:t>
      </w:r>
    </w:p>
  </w:comment>
  <w:comment w:id="35" w:author="Jack Plummer" w:date="2022-10-20T18:10:00Z" w:initials="JP">
    <w:p w14:paraId="7B6D7A74" w14:textId="77777777" w:rsidR="00CD4D7E" w:rsidRDefault="00CD4D7E" w:rsidP="00DA43AA">
      <w:pPr>
        <w:pStyle w:val="CommentText"/>
      </w:pPr>
      <w:r>
        <w:rPr>
          <w:rStyle w:val="CommentReference"/>
        </w:rPr>
        <w:annotationRef/>
      </w:r>
      <w:r>
        <w:t>I think this could be coded as 7.1 - caves? Or rocky places?</w:t>
      </w:r>
    </w:p>
  </w:comment>
  <w:comment w:id="38" w:author="Jack Plummer" w:date="2022-10-20T18:12:00Z" w:initials="JP">
    <w:p w14:paraId="2416CAB9" w14:textId="77777777" w:rsidR="00CD4D7E" w:rsidRDefault="00CD4D7E" w:rsidP="005A2AAE">
      <w:pPr>
        <w:pStyle w:val="CommentText"/>
      </w:pPr>
      <w:r>
        <w:rPr>
          <w:rStyle w:val="CommentReference"/>
        </w:rPr>
        <w:annotationRef/>
      </w:r>
      <w:r>
        <w:t>remove</w:t>
      </w:r>
    </w:p>
  </w:comment>
  <w:comment w:id="50" w:author="Jack Plummer" w:date="2022-10-20T18:13:00Z" w:initials="JP">
    <w:p w14:paraId="509C5BA8" w14:textId="77777777" w:rsidR="00CD4D7E" w:rsidRDefault="00CD4D7E" w:rsidP="00CA379C">
      <w:pPr>
        <w:pStyle w:val="CommentText"/>
      </w:pPr>
      <w:r>
        <w:rPr>
          <w:rStyle w:val="CommentReference"/>
        </w:rPr>
        <w:annotationRef/>
      </w:r>
      <w:r>
        <w:t>Mention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89F3E5" w15:done="0"/>
  <w15:commentEx w15:paraId="323EA675" w15:done="0"/>
  <w15:commentEx w15:paraId="2323092D" w15:done="0"/>
  <w15:commentEx w15:paraId="7B6D7A74" w15:done="0"/>
  <w15:commentEx w15:paraId="2416CAB9" w15:done="0"/>
  <w15:commentEx w15:paraId="509C5B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0B66" w16cex:dateUtc="2022-10-20T17:01:00Z"/>
  <w16cex:commentExtensible w16cex:durableId="26FC0C62" w16cex:dateUtc="2022-10-20T17:05:00Z"/>
  <w16cex:commentExtensible w16cex:durableId="26FC0D06" w16cex:dateUtc="2022-10-20T17:08:00Z"/>
  <w16cex:commentExtensible w16cex:durableId="26FC0D93" w16cex:dateUtc="2022-10-20T17:10:00Z"/>
  <w16cex:commentExtensible w16cex:durableId="26FC0DF2" w16cex:dateUtc="2022-10-20T17:12:00Z"/>
  <w16cex:commentExtensible w16cex:durableId="26FC0E32" w16cex:dateUtc="2022-10-20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89F3E5" w16cid:durableId="26FC0B66"/>
  <w16cid:commentId w16cid:paraId="323EA675" w16cid:durableId="26FC0C62"/>
  <w16cid:commentId w16cid:paraId="2323092D" w16cid:durableId="26FC0D06"/>
  <w16cid:commentId w16cid:paraId="7B6D7A74" w16cid:durableId="26FC0D93"/>
  <w16cid:commentId w16cid:paraId="2416CAB9" w16cid:durableId="26FC0DF2"/>
  <w16cid:commentId w16cid:paraId="509C5BA8" w16cid:durableId="26FC0E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applyBreakingRules/>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2737"/>
    <w:rsid w:val="00512737"/>
    <w:rsid w:val="008F40DE"/>
    <w:rsid w:val="00CD4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14504"/>
  <w15:chartTrackingRefBased/>
  <w15:docId w15:val="{FAAEC3B6-AA9F-4EA8-A0C3-D8B90957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512737"/>
    <w:rPr>
      <w:sz w:val="16"/>
      <w:szCs w:val="16"/>
    </w:rPr>
  </w:style>
  <w:style w:type="paragraph" w:styleId="CommentText">
    <w:name w:val="annotation text"/>
    <w:basedOn w:val="Normal"/>
    <w:link w:val="CommentTextChar"/>
    <w:uiPriority w:val="99"/>
    <w:unhideWhenUsed/>
    <w:rsid w:val="00512737"/>
    <w:rPr>
      <w:sz w:val="20"/>
      <w:szCs w:val="20"/>
    </w:rPr>
  </w:style>
  <w:style w:type="character" w:customStyle="1" w:styleId="CommentTextChar">
    <w:name w:val="Comment Text Char"/>
    <w:basedOn w:val="DefaultParagraphFont"/>
    <w:link w:val="CommentText"/>
    <w:uiPriority w:val="99"/>
    <w:rsid w:val="00512737"/>
    <w:rPr>
      <w:rFonts w:eastAsiaTheme="minorEastAsia"/>
    </w:rPr>
  </w:style>
  <w:style w:type="paragraph" w:styleId="CommentSubject">
    <w:name w:val="annotation subject"/>
    <w:basedOn w:val="CommentText"/>
    <w:next w:val="CommentText"/>
    <w:link w:val="CommentSubjectChar"/>
    <w:uiPriority w:val="99"/>
    <w:semiHidden/>
    <w:unhideWhenUsed/>
    <w:rsid w:val="00512737"/>
    <w:rPr>
      <w:b/>
      <w:bCs/>
    </w:rPr>
  </w:style>
  <w:style w:type="character" w:customStyle="1" w:styleId="CommentSubjectChar">
    <w:name w:val="Comment Subject Char"/>
    <w:basedOn w:val="CommentTextChar"/>
    <w:link w:val="CommentSubject"/>
    <w:uiPriority w:val="99"/>
    <w:semiHidden/>
    <w:rsid w:val="00512737"/>
    <w:rPr>
      <w:rFonts w:eastAsiaTheme="minorEastAsia"/>
      <w:b/>
      <w:bCs/>
    </w:rPr>
  </w:style>
  <w:style w:type="paragraph" w:styleId="Revision">
    <w:name w:val="Revision"/>
    <w:hidden/>
    <w:uiPriority w:val="99"/>
    <w:semiHidden/>
    <w:rsid w:val="0051273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1300">
      <w:marLeft w:val="0"/>
      <w:marRight w:val="0"/>
      <w:marTop w:val="0"/>
      <w:marBottom w:val="0"/>
      <w:divBdr>
        <w:top w:val="none" w:sz="0" w:space="0" w:color="auto"/>
        <w:left w:val="none" w:sz="0" w:space="0" w:color="auto"/>
        <w:bottom w:val="none" w:sz="0" w:space="0" w:color="auto"/>
        <w:right w:val="none" w:sz="0" w:space="0" w:color="auto"/>
      </w:divBdr>
    </w:div>
    <w:div w:id="117069836">
      <w:marLeft w:val="0"/>
      <w:marRight w:val="0"/>
      <w:marTop w:val="0"/>
      <w:marBottom w:val="0"/>
      <w:divBdr>
        <w:top w:val="none" w:sz="0" w:space="0" w:color="auto"/>
        <w:left w:val="none" w:sz="0" w:space="0" w:color="auto"/>
        <w:bottom w:val="none" w:sz="0" w:space="0" w:color="auto"/>
        <w:right w:val="none" w:sz="0" w:space="0" w:color="auto"/>
      </w:divBdr>
      <w:divsChild>
        <w:div w:id="1443107851">
          <w:marLeft w:val="0"/>
          <w:marRight w:val="0"/>
          <w:marTop w:val="0"/>
          <w:marBottom w:val="150"/>
          <w:divBdr>
            <w:top w:val="single" w:sz="12" w:space="0" w:color="000000"/>
            <w:left w:val="none" w:sz="0" w:space="0" w:color="auto"/>
            <w:bottom w:val="single" w:sz="12" w:space="0" w:color="000000"/>
            <w:right w:val="none" w:sz="0" w:space="0" w:color="auto"/>
          </w:divBdr>
        </w:div>
      </w:divsChild>
    </w:div>
    <w:div w:id="311837182">
      <w:marLeft w:val="0"/>
      <w:marRight w:val="0"/>
      <w:marTop w:val="0"/>
      <w:marBottom w:val="0"/>
      <w:divBdr>
        <w:top w:val="none" w:sz="0" w:space="0" w:color="auto"/>
        <w:left w:val="none" w:sz="0" w:space="0" w:color="auto"/>
        <w:bottom w:val="none" w:sz="0" w:space="0" w:color="auto"/>
        <w:right w:val="none" w:sz="0" w:space="0" w:color="auto"/>
      </w:divBdr>
    </w:div>
    <w:div w:id="579026167">
      <w:marLeft w:val="0"/>
      <w:marRight w:val="0"/>
      <w:marTop w:val="0"/>
      <w:marBottom w:val="0"/>
      <w:divBdr>
        <w:top w:val="none" w:sz="0" w:space="0" w:color="auto"/>
        <w:left w:val="none" w:sz="0" w:space="0" w:color="auto"/>
        <w:bottom w:val="none" w:sz="0" w:space="0" w:color="auto"/>
        <w:right w:val="none" w:sz="0" w:space="0" w:color="auto"/>
      </w:divBdr>
    </w:div>
    <w:div w:id="666830198">
      <w:marLeft w:val="0"/>
      <w:marRight w:val="0"/>
      <w:marTop w:val="0"/>
      <w:marBottom w:val="0"/>
      <w:divBdr>
        <w:top w:val="none" w:sz="0" w:space="0" w:color="auto"/>
        <w:left w:val="none" w:sz="0" w:space="0" w:color="auto"/>
        <w:bottom w:val="none" w:sz="0" w:space="0" w:color="auto"/>
        <w:right w:val="none" w:sz="0" w:space="0" w:color="auto"/>
      </w:divBdr>
    </w:div>
    <w:div w:id="697896254">
      <w:marLeft w:val="0"/>
      <w:marRight w:val="0"/>
      <w:marTop w:val="0"/>
      <w:marBottom w:val="0"/>
      <w:divBdr>
        <w:top w:val="none" w:sz="0" w:space="0" w:color="auto"/>
        <w:left w:val="none" w:sz="0" w:space="0" w:color="auto"/>
        <w:bottom w:val="none" w:sz="0" w:space="0" w:color="auto"/>
        <w:right w:val="none" w:sz="0" w:space="0" w:color="auto"/>
      </w:divBdr>
    </w:div>
    <w:div w:id="865942408">
      <w:marLeft w:val="0"/>
      <w:marRight w:val="0"/>
      <w:marTop w:val="0"/>
      <w:marBottom w:val="0"/>
      <w:divBdr>
        <w:top w:val="none" w:sz="0" w:space="0" w:color="auto"/>
        <w:left w:val="none" w:sz="0" w:space="0" w:color="auto"/>
        <w:bottom w:val="none" w:sz="0" w:space="0" w:color="auto"/>
        <w:right w:val="none" w:sz="0" w:space="0" w:color="auto"/>
      </w:divBdr>
    </w:div>
    <w:div w:id="1003363126">
      <w:marLeft w:val="0"/>
      <w:marRight w:val="0"/>
      <w:marTop w:val="0"/>
      <w:marBottom w:val="0"/>
      <w:divBdr>
        <w:top w:val="none" w:sz="0" w:space="0" w:color="auto"/>
        <w:left w:val="none" w:sz="0" w:space="0" w:color="auto"/>
        <w:bottom w:val="none" w:sz="0" w:space="0" w:color="auto"/>
        <w:right w:val="none" w:sz="0" w:space="0" w:color="auto"/>
      </w:divBdr>
    </w:div>
    <w:div w:id="1212114188">
      <w:marLeft w:val="0"/>
      <w:marRight w:val="0"/>
      <w:marTop w:val="0"/>
      <w:marBottom w:val="0"/>
      <w:divBdr>
        <w:top w:val="none" w:sz="0" w:space="0" w:color="auto"/>
        <w:left w:val="none" w:sz="0" w:space="0" w:color="auto"/>
        <w:bottom w:val="none" w:sz="0" w:space="0" w:color="auto"/>
        <w:right w:val="none" w:sz="0" w:space="0" w:color="auto"/>
      </w:divBdr>
    </w:div>
    <w:div w:id="1385562135">
      <w:marLeft w:val="0"/>
      <w:marRight w:val="0"/>
      <w:marTop w:val="0"/>
      <w:marBottom w:val="0"/>
      <w:divBdr>
        <w:top w:val="none" w:sz="0" w:space="0" w:color="auto"/>
        <w:left w:val="none" w:sz="0" w:space="0" w:color="auto"/>
        <w:bottom w:val="none" w:sz="0" w:space="0" w:color="auto"/>
        <w:right w:val="none" w:sz="0" w:space="0" w:color="auto"/>
      </w:divBdr>
    </w:div>
    <w:div w:id="1606116298">
      <w:marLeft w:val="0"/>
      <w:marRight w:val="0"/>
      <w:marTop w:val="0"/>
      <w:marBottom w:val="0"/>
      <w:divBdr>
        <w:top w:val="none" w:sz="0" w:space="0" w:color="auto"/>
        <w:left w:val="none" w:sz="0" w:space="0" w:color="auto"/>
        <w:bottom w:val="none" w:sz="0" w:space="0" w:color="auto"/>
        <w:right w:val="none" w:sz="0" w:space="0" w:color="auto"/>
      </w:divBdr>
    </w:div>
    <w:div w:id="196596537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4E9071-DEFB-4618-8D53-5C7575EFEE17}"/>
</file>

<file path=customXml/itemProps2.xml><?xml version="1.0" encoding="utf-8"?>
<ds:datastoreItem xmlns:ds="http://schemas.openxmlformats.org/officeDocument/2006/customXml" ds:itemID="{C1D2C2BC-0C84-4ECB-8ABF-A1CEF2C92176}"/>
</file>

<file path=customXml/itemProps3.xml><?xml version="1.0" encoding="utf-8"?>
<ds:datastoreItem xmlns:ds="http://schemas.openxmlformats.org/officeDocument/2006/customXml" ds:itemID="{5A0EAB75-E9CD-401E-ABFC-8E30217D30E5}"/>
</file>

<file path=customXml/itemProps4.xml><?xml version="1.0" encoding="utf-8"?>
<ds:datastoreItem xmlns:ds="http://schemas.openxmlformats.org/officeDocument/2006/customXml" ds:itemID="{49111302-2260-40D9-836E-3743C130E8C6}"/>
</file>

<file path=customXml/itemProps5.xml><?xml version="1.0" encoding="utf-8"?>
<ds:datastoreItem xmlns:ds="http://schemas.openxmlformats.org/officeDocument/2006/customXml" ds:itemID="{235E789A-6B37-4BDA-A05C-13897F90695C}"/>
</file>

<file path=docProps/app.xml><?xml version="1.0" encoding="utf-8"?>
<Properties xmlns="http://schemas.openxmlformats.org/officeDocument/2006/extended-properties" xmlns:vt="http://schemas.openxmlformats.org/officeDocument/2006/docPropsVTypes">
  <Template>Normal</Template>
  <TotalTime>10</TotalTime>
  <Pages>5</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Microchirita involucrata var. gigantiflora</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involucrata var. gigantiflora</dc:title>
  <dc:subject/>
  <dc:creator>Jack Plummer</dc:creator>
  <cp:keywords/>
  <dc:description/>
  <cp:lastModifiedBy>Jack Plummer</cp:lastModifiedBy>
  <cp:revision>2</cp:revision>
  <dcterms:created xsi:type="dcterms:W3CDTF">2022-10-20T17:13:00Z</dcterms:created>
  <dcterms:modified xsi:type="dcterms:W3CDTF">2022-10-20T17:13:00Z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