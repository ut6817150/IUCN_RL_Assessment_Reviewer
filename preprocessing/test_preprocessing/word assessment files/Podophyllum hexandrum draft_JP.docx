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7BF02" w14:textId="77777777" w:rsidR="00000000" w:rsidRDefault="00000000">
      <w:pPr>
        <w:jc w:val="center"/>
        <w:divId w:val="605885639"/>
        <w:rPr>
          <w:rFonts w:ascii="Georgia" w:eastAsia="Times New Roman" w:hAnsi="Georgia"/>
          <w:b/>
          <w:bCs/>
          <w:sz w:val="29"/>
          <w:szCs w:val="29"/>
        </w:rPr>
      </w:pPr>
      <w:r>
        <w:rPr>
          <w:rFonts w:ascii="Georgia" w:eastAsia="Times New Roman" w:hAnsi="Georgia"/>
          <w:b/>
          <w:bCs/>
          <w:sz w:val="29"/>
          <w:szCs w:val="29"/>
        </w:rPr>
        <w:t>Draft</w:t>
      </w:r>
    </w:p>
    <w:p w14:paraId="75078F7B" w14:textId="77777777" w:rsidR="00000000" w:rsidRDefault="00000000">
      <w:pPr>
        <w:divId w:val="914705298"/>
        <w:rPr>
          <w:rFonts w:ascii="Georgia" w:eastAsia="Times New Roman" w:hAnsi="Georgia"/>
          <w:sz w:val="18"/>
          <w:szCs w:val="18"/>
        </w:rPr>
      </w:pPr>
      <w:r>
        <w:rPr>
          <w:rFonts w:ascii="Georgia" w:eastAsia="Times New Roman" w:hAnsi="Georgia"/>
          <w:noProof/>
          <w:sz w:val="18"/>
          <w:szCs w:val="18"/>
        </w:rPr>
        <w:drawing>
          <wp:inline distT="0" distB="0" distL="0" distR="0" wp14:anchorId="7D68BC59" wp14:editId="360E9725">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E186722" w14:textId="77777777" w:rsidR="00000000" w:rsidRDefault="00000000">
      <w:pPr>
        <w:shd w:val="clear" w:color="auto" w:fill="FFFFFF"/>
        <w:spacing w:before="100" w:beforeAutospacing="1" w:after="100" w:afterAutospacing="1"/>
        <w:jc w:val="right"/>
        <w:outlineLvl w:val="1"/>
        <w:divId w:val="914705298"/>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Podophyllum </w:t>
      </w:r>
      <w:proofErr w:type="spellStart"/>
      <w:r>
        <w:rPr>
          <w:rStyle w:val="Emphasis"/>
          <w:rFonts w:ascii="Georgia" w:eastAsia="Times New Roman" w:hAnsi="Georgia"/>
          <w:b/>
          <w:bCs/>
          <w:color w:val="000000"/>
          <w:kern w:val="36"/>
          <w:sz w:val="29"/>
          <w:szCs w:val="29"/>
        </w:rPr>
        <w:t>hexandrum</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Royle</w:t>
      </w:r>
      <w:proofErr w:type="spellEnd"/>
      <w:r>
        <w:rPr>
          <w:rFonts w:ascii="Georgia" w:eastAsia="Times New Roman" w:hAnsi="Georgia"/>
          <w:b/>
          <w:bCs/>
          <w:color w:val="000000"/>
          <w:kern w:val="36"/>
          <w:sz w:val="29"/>
          <w:szCs w:val="29"/>
        </w:rPr>
        <w:t xml:space="preserve">) </w:t>
      </w:r>
      <w:proofErr w:type="spellStart"/>
      <w:r>
        <w:rPr>
          <w:rFonts w:ascii="Georgia" w:eastAsia="Times New Roman" w:hAnsi="Georgia"/>
          <w:b/>
          <w:bCs/>
          <w:color w:val="000000"/>
          <w:kern w:val="36"/>
          <w:sz w:val="29"/>
          <w:szCs w:val="29"/>
        </w:rPr>
        <w:t>T.</w:t>
      </w:r>
      <w:proofErr w:type="gramStart"/>
      <w:r>
        <w:rPr>
          <w:rFonts w:ascii="Georgia" w:eastAsia="Times New Roman" w:hAnsi="Georgia"/>
          <w:b/>
          <w:bCs/>
          <w:color w:val="000000"/>
          <w:kern w:val="36"/>
          <w:sz w:val="29"/>
          <w:szCs w:val="29"/>
        </w:rPr>
        <w:t>S.Ying</w:t>
      </w:r>
      <w:proofErr w:type="spellEnd"/>
      <w:proofErr w:type="gramEnd"/>
    </w:p>
    <w:p w14:paraId="49394A29" w14:textId="77777777" w:rsidR="00000000" w:rsidRDefault="00000000">
      <w:pPr>
        <w:jc w:val="right"/>
        <w:divId w:val="914705298"/>
        <w:rPr>
          <w:rFonts w:ascii="Georgia" w:eastAsia="Times New Roman" w:hAnsi="Georgia"/>
          <w:sz w:val="18"/>
          <w:szCs w:val="18"/>
        </w:rPr>
      </w:pPr>
      <w:r>
        <w:rPr>
          <w:rFonts w:ascii="Georgia" w:eastAsia="Times New Roman" w:hAnsi="Georgia"/>
          <w:sz w:val="18"/>
          <w:szCs w:val="18"/>
        </w:rPr>
        <w:t xml:space="preserve">PLANTAE - TRACHEOPHYTA - MAGNOLIOPSIDA - RANUNCULALES - BERBERIDACEAE - Podophyllum - </w:t>
      </w:r>
      <w:proofErr w:type="spellStart"/>
      <w:r>
        <w:rPr>
          <w:rFonts w:ascii="Georgia" w:eastAsia="Times New Roman" w:hAnsi="Georgia"/>
          <w:sz w:val="18"/>
          <w:szCs w:val="18"/>
        </w:rPr>
        <w:t>hexandrum</w:t>
      </w:r>
      <w:proofErr w:type="spellEnd"/>
    </w:p>
    <w:p w14:paraId="35DED353" w14:textId="77777777" w:rsidR="00000000" w:rsidRDefault="00000000">
      <w:pPr>
        <w:pStyle w:val="NormalWeb"/>
        <w:divId w:val="936793895"/>
        <w:rPr>
          <w:rFonts w:ascii="Georgia" w:hAnsi="Georgia"/>
        </w:rPr>
      </w:pPr>
      <w:r>
        <w:rPr>
          <w:rStyle w:val="Strong"/>
          <w:rFonts w:ascii="Georgia" w:hAnsi="Georgia"/>
        </w:rPr>
        <w:t xml:space="preserve">Common Names: </w:t>
      </w:r>
      <w:r>
        <w:rPr>
          <w:rFonts w:ascii="Georgia" w:hAnsi="Georgia"/>
        </w:rPr>
        <w:t xml:space="preserve">Himalayan Mayapple (English), Ban </w:t>
      </w:r>
      <w:proofErr w:type="spellStart"/>
      <w:r>
        <w:rPr>
          <w:rFonts w:ascii="Georgia" w:hAnsi="Georgia"/>
        </w:rPr>
        <w:t>Kakri</w:t>
      </w:r>
      <w:proofErr w:type="spellEnd"/>
      <w:r>
        <w:rPr>
          <w:rFonts w:ascii="Georgia" w:hAnsi="Georgia"/>
        </w:rPr>
        <w:t xml:space="preserve"> (Hindi), Indian Podophyllum (English), </w:t>
      </w:r>
      <w:proofErr w:type="spellStart"/>
      <w:r>
        <w:rPr>
          <w:rFonts w:ascii="Georgia" w:hAnsi="Georgia"/>
        </w:rPr>
        <w:t>Podofilo</w:t>
      </w:r>
      <w:proofErr w:type="spellEnd"/>
      <w:r>
        <w:rPr>
          <w:rFonts w:ascii="Georgia" w:hAnsi="Georgia"/>
        </w:rPr>
        <w:t xml:space="preserve"> del Himalaya (Spanish; Castilian), Podophyllum Resin (English), Resin de </w:t>
      </w:r>
      <w:proofErr w:type="spellStart"/>
      <w:r>
        <w:rPr>
          <w:rFonts w:ascii="Georgia" w:hAnsi="Georgia"/>
        </w:rPr>
        <w:t>Podophylle</w:t>
      </w:r>
      <w:proofErr w:type="spellEnd"/>
      <w:r>
        <w:rPr>
          <w:rFonts w:ascii="Georgia" w:hAnsi="Georgia"/>
        </w:rPr>
        <w:t xml:space="preserve"> (French)</w:t>
      </w:r>
      <w:r>
        <w:rPr>
          <w:rFonts w:ascii="Georgia" w:hAnsi="Georgia"/>
        </w:rPr>
        <w:br/>
      </w:r>
      <w:r>
        <w:rPr>
          <w:rStyle w:val="Strong"/>
          <w:rFonts w:ascii="Georgia" w:hAnsi="Georgia"/>
        </w:rPr>
        <w:t xml:space="preserve">Synonyms: </w:t>
      </w:r>
      <w:r>
        <w:rPr>
          <w:rFonts w:ascii="Georgia" w:hAnsi="Georgia"/>
        </w:rPr>
        <w:t xml:space="preserve">Podophyllum </w:t>
      </w:r>
      <w:proofErr w:type="spellStart"/>
      <w:r>
        <w:rPr>
          <w:rFonts w:ascii="Georgia" w:hAnsi="Georgia"/>
        </w:rPr>
        <w:t>hexandrum</w:t>
      </w:r>
      <w:proofErr w:type="spellEnd"/>
      <w:r>
        <w:rPr>
          <w:rFonts w:ascii="Georgia" w:hAnsi="Georgia"/>
        </w:rPr>
        <w:t xml:space="preserve"> </w:t>
      </w:r>
      <w:proofErr w:type="spellStart"/>
      <w:r>
        <w:rPr>
          <w:rFonts w:ascii="Georgia" w:hAnsi="Georgia"/>
        </w:rPr>
        <w:t>Royle</w:t>
      </w:r>
      <w:proofErr w:type="spellEnd"/>
      <w:r>
        <w:rPr>
          <w:rFonts w:ascii="Georgia" w:hAnsi="Georgia"/>
        </w:rPr>
        <w:t xml:space="preserve">; </w:t>
      </w:r>
      <w:proofErr w:type="spellStart"/>
      <w:r>
        <w:rPr>
          <w:rFonts w:ascii="Georgia" w:hAnsi="Georgia"/>
        </w:rPr>
        <w:t>Dysosma</w:t>
      </w:r>
      <w:proofErr w:type="spellEnd"/>
      <w:r>
        <w:rPr>
          <w:rFonts w:ascii="Georgia" w:hAnsi="Georgia"/>
        </w:rPr>
        <w:t xml:space="preserve"> </w:t>
      </w:r>
      <w:proofErr w:type="spellStart"/>
      <w:r>
        <w:rPr>
          <w:rFonts w:ascii="Georgia" w:hAnsi="Georgia"/>
        </w:rPr>
        <w:t>emodi</w:t>
      </w:r>
      <w:proofErr w:type="spellEnd"/>
      <w:r>
        <w:rPr>
          <w:rFonts w:ascii="Georgia" w:hAnsi="Georgia"/>
        </w:rPr>
        <w:t xml:space="preserve"> (Wall. ex </w:t>
      </w:r>
      <w:proofErr w:type="spellStart"/>
      <w:r>
        <w:rPr>
          <w:rFonts w:ascii="Georgia" w:hAnsi="Georgia"/>
        </w:rPr>
        <w:t>Royle</w:t>
      </w:r>
      <w:proofErr w:type="spellEnd"/>
      <w:r>
        <w:rPr>
          <w:rFonts w:ascii="Georgia" w:hAnsi="Georgia"/>
        </w:rPr>
        <w:t xml:space="preserve">) Hiroe; Podophyllum </w:t>
      </w:r>
      <w:proofErr w:type="spellStart"/>
      <w:r>
        <w:rPr>
          <w:rFonts w:ascii="Georgia" w:hAnsi="Georgia"/>
        </w:rPr>
        <w:t>emodi</w:t>
      </w:r>
      <w:proofErr w:type="spellEnd"/>
      <w:r>
        <w:rPr>
          <w:rFonts w:ascii="Georgia" w:hAnsi="Georgia"/>
        </w:rPr>
        <w:t xml:space="preserve"> Wall.; </w:t>
      </w:r>
      <w:proofErr w:type="spellStart"/>
      <w:r>
        <w:rPr>
          <w:rFonts w:ascii="Georgia" w:hAnsi="Georgia"/>
        </w:rPr>
        <w:t>Sinopodophyllum</w:t>
      </w:r>
      <w:proofErr w:type="spellEnd"/>
      <w:r>
        <w:rPr>
          <w:rFonts w:ascii="Georgia" w:hAnsi="Georgia"/>
        </w:rPr>
        <w:t xml:space="preserve"> </w:t>
      </w:r>
      <w:proofErr w:type="spellStart"/>
      <w:r>
        <w:rPr>
          <w:rFonts w:ascii="Georgia" w:hAnsi="Georgia"/>
        </w:rPr>
        <w:t>emodi</w:t>
      </w:r>
      <w:proofErr w:type="spellEnd"/>
      <w:r>
        <w:rPr>
          <w:rFonts w:ascii="Georgia" w:hAnsi="Georgia"/>
        </w:rPr>
        <w:t xml:space="preserve"> (Wall. ex </w:t>
      </w:r>
      <w:proofErr w:type="spellStart"/>
      <w:r>
        <w:rPr>
          <w:rFonts w:ascii="Georgia" w:hAnsi="Georgia"/>
        </w:rPr>
        <w:t>Royle</w:t>
      </w:r>
      <w:proofErr w:type="spellEnd"/>
      <w:r>
        <w:rPr>
          <w:rFonts w:ascii="Georgia" w:hAnsi="Georgia"/>
        </w:rPr>
        <w:t xml:space="preserve">) </w:t>
      </w:r>
      <w:proofErr w:type="spellStart"/>
      <w:r>
        <w:rPr>
          <w:rFonts w:ascii="Georgia" w:hAnsi="Georgia"/>
        </w:rPr>
        <w:t>T.</w:t>
      </w:r>
      <w:proofErr w:type="gramStart"/>
      <w:r>
        <w:rPr>
          <w:rFonts w:ascii="Georgia" w:hAnsi="Georgia"/>
        </w:rPr>
        <w:t>S.Ying</w:t>
      </w:r>
      <w:proofErr w:type="spellEnd"/>
      <w:proofErr w:type="gramEnd"/>
      <w:r>
        <w:rPr>
          <w:rFonts w:ascii="Georgia" w:hAnsi="Georgia"/>
        </w:rPr>
        <w:t xml:space="preserve">; </w:t>
      </w:r>
      <w:proofErr w:type="spellStart"/>
      <w:r>
        <w:rPr>
          <w:rFonts w:ascii="Georgia" w:hAnsi="Georgia"/>
        </w:rPr>
        <w:t>Sinopodophyllum</w:t>
      </w:r>
      <w:proofErr w:type="spellEnd"/>
      <w:r>
        <w:rPr>
          <w:rFonts w:ascii="Georgia" w:hAnsi="Georgia"/>
        </w:rPr>
        <w:t xml:space="preserve"> </w:t>
      </w:r>
      <w:proofErr w:type="spellStart"/>
      <w:r>
        <w:rPr>
          <w:rFonts w:ascii="Georgia" w:hAnsi="Georgia"/>
        </w:rPr>
        <w:t>hexandrum</w:t>
      </w:r>
      <w:proofErr w:type="spellEnd"/>
      <w:r>
        <w:rPr>
          <w:rFonts w:ascii="Georgia" w:hAnsi="Georgia"/>
        </w:rPr>
        <w:t xml:space="preserve"> (</w:t>
      </w:r>
      <w:proofErr w:type="spellStart"/>
      <w:r>
        <w:rPr>
          <w:rFonts w:ascii="Georgia" w:hAnsi="Georgia"/>
        </w:rPr>
        <w:t>Royle</w:t>
      </w:r>
      <w:proofErr w:type="spellEnd"/>
      <w:r>
        <w:rPr>
          <w:rFonts w:ascii="Georgia" w:hAnsi="Georgia"/>
        </w:rPr>
        <w:t xml:space="preserve">) </w:t>
      </w:r>
      <w:proofErr w:type="spellStart"/>
      <w:r>
        <w:rPr>
          <w:rFonts w:ascii="Georgia" w:hAnsi="Georgia"/>
        </w:rPr>
        <w:t>T.S.Ying</w:t>
      </w:r>
      <w:proofErr w:type="spell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72"/>
        <w:gridCol w:w="441"/>
      </w:tblGrid>
      <w:tr w:rsidR="00000000" w14:paraId="6AC5C20D" w14:textId="77777777">
        <w:trPr>
          <w:tblCellSpacing w:w="15" w:type="dxa"/>
          <w:jc w:val="center"/>
        </w:trPr>
        <w:tc>
          <w:tcPr>
            <w:tcW w:w="0" w:type="auto"/>
            <w:gridSpan w:val="2"/>
            <w:tcBorders>
              <w:bottom w:val="single" w:sz="6" w:space="0" w:color="000000"/>
            </w:tcBorders>
            <w:shd w:val="clear" w:color="auto" w:fill="BBBBBB"/>
            <w:vAlign w:val="center"/>
            <w:hideMark/>
          </w:tcPr>
          <w:p w14:paraId="405DD51E"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3ABED535" w14:textId="77777777">
        <w:trPr>
          <w:tblCellSpacing w:w="15" w:type="dxa"/>
          <w:jc w:val="center"/>
        </w:trPr>
        <w:tc>
          <w:tcPr>
            <w:tcW w:w="0" w:type="auto"/>
            <w:gridSpan w:val="2"/>
            <w:vAlign w:val="center"/>
            <w:hideMark/>
          </w:tcPr>
          <w:p w14:paraId="3FB26AFA" w14:textId="77777777" w:rsidR="00000000" w:rsidRDefault="00000000">
            <w:pPr>
              <w:spacing w:after="75"/>
              <w:rPr>
                <w:rFonts w:ascii="Georgia" w:eastAsia="Times New Roman" w:hAnsi="Georgia"/>
                <w:sz w:val="20"/>
                <w:szCs w:val="20"/>
              </w:rPr>
            </w:pPr>
            <w:r>
              <w:rPr>
                <w:rFonts w:ascii="Georgia" w:eastAsia="Times New Roman" w:hAnsi="Georgia"/>
                <w:sz w:val="20"/>
                <w:szCs w:val="20"/>
              </w:rPr>
              <w:t xml:space="preserve">EN - Endangered, </w:t>
            </w:r>
            <w:commentRangeStart w:id="0"/>
            <w:r>
              <w:rPr>
                <w:rFonts w:ascii="Georgia" w:eastAsia="Times New Roman" w:hAnsi="Georgia"/>
                <w:sz w:val="20"/>
                <w:szCs w:val="20"/>
              </w:rPr>
              <w:t xml:space="preserve">A2bd+3cd </w:t>
            </w:r>
            <w:commentRangeEnd w:id="0"/>
            <w:r w:rsidR="00F21263">
              <w:rPr>
                <w:rStyle w:val="CommentReference"/>
              </w:rPr>
              <w:commentReference w:id="0"/>
            </w:r>
            <w:r>
              <w:rPr>
                <w:rFonts w:ascii="Georgia" w:eastAsia="Times New Roman" w:hAnsi="Georgia"/>
                <w:sz w:val="20"/>
                <w:szCs w:val="20"/>
              </w:rPr>
              <w:t>(IUCN version 3.1)</w:t>
            </w:r>
          </w:p>
        </w:tc>
      </w:tr>
      <w:tr w:rsidR="00000000" w14:paraId="759FC8D8" w14:textId="77777777">
        <w:trPr>
          <w:tblCellSpacing w:w="15" w:type="dxa"/>
          <w:jc w:val="center"/>
        </w:trPr>
        <w:tc>
          <w:tcPr>
            <w:tcW w:w="0" w:type="auto"/>
            <w:gridSpan w:val="2"/>
            <w:vAlign w:val="center"/>
            <w:hideMark/>
          </w:tcPr>
          <w:p w14:paraId="46062A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w:t>
            </w:r>
          </w:p>
        </w:tc>
      </w:tr>
      <w:tr w:rsidR="00000000" w14:paraId="1831BA06" w14:textId="77777777">
        <w:trPr>
          <w:tblCellSpacing w:w="15" w:type="dxa"/>
          <w:jc w:val="center"/>
        </w:trPr>
        <w:tc>
          <w:tcPr>
            <w:tcW w:w="0" w:type="auto"/>
            <w:vAlign w:val="center"/>
            <w:hideMark/>
          </w:tcPr>
          <w:p w14:paraId="0DE907C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Data Deficient reason</w:t>
            </w:r>
            <w:proofErr w:type="gramStart"/>
            <w:r>
              <w:rPr>
                <w:rFonts w:ascii="Georgia" w:eastAsia="Times New Roman" w:hAnsi="Georgia"/>
                <w:sz w:val="18"/>
                <w:szCs w:val="18"/>
              </w:rPr>
              <w:t>: :</w:t>
            </w:r>
            <w:proofErr w:type="gramEnd"/>
            <w:r>
              <w:rPr>
                <w:rFonts w:ascii="Georgia" w:eastAsia="Times New Roman" w:hAnsi="Georgia"/>
                <w:sz w:val="18"/>
                <w:szCs w:val="18"/>
              </w:rPr>
              <w:t xml:space="preserve"> </w:t>
            </w:r>
          </w:p>
        </w:tc>
        <w:tc>
          <w:tcPr>
            <w:tcW w:w="0" w:type="auto"/>
            <w:vAlign w:val="center"/>
            <w:hideMark/>
          </w:tcPr>
          <w:p w14:paraId="3FDCE45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6BA43C8" w14:textId="77777777" w:rsidR="00000000" w:rsidRDefault="00000000">
      <w:pPr>
        <w:pStyle w:val="Heading1"/>
        <w:divId w:val="1327973623"/>
        <w:rPr>
          <w:rFonts w:ascii="Georgia" w:eastAsia="Times New Roman" w:hAnsi="Georgia"/>
          <w:sz w:val="29"/>
          <w:szCs w:val="29"/>
        </w:rPr>
      </w:pPr>
      <w:r>
        <w:rPr>
          <w:rFonts w:ascii="Georgia" w:eastAsia="Times New Roman" w:hAnsi="Georgia"/>
          <w:sz w:val="29"/>
          <w:szCs w:val="29"/>
        </w:rPr>
        <w:t>Red List Assessment</w:t>
      </w:r>
    </w:p>
    <w:p w14:paraId="72C7340F" w14:textId="77777777" w:rsidR="00000000" w:rsidRDefault="00000000">
      <w:pPr>
        <w:pStyle w:val="Heading2"/>
        <w:divId w:val="1327973623"/>
        <w:rPr>
          <w:rFonts w:ascii="Georgia" w:eastAsia="Times New Roman" w:hAnsi="Georgia"/>
          <w:sz w:val="27"/>
          <w:szCs w:val="27"/>
        </w:rPr>
      </w:pPr>
      <w:r>
        <w:rPr>
          <w:rFonts w:ascii="Georgia" w:eastAsia="Times New Roman" w:hAnsi="Georgia"/>
          <w:sz w:val="27"/>
          <w:szCs w:val="27"/>
        </w:rPr>
        <w:t>Assessment Information</w:t>
      </w:r>
    </w:p>
    <w:p w14:paraId="5F250C92" w14:textId="77777777" w:rsidR="00000000" w:rsidRDefault="00000000">
      <w:pPr>
        <w:pStyle w:val="NormalWeb"/>
        <w:divId w:val="1327973623"/>
        <w:rPr>
          <w:rFonts w:ascii="Georgia" w:hAnsi="Georgia"/>
        </w:rPr>
      </w:pPr>
      <w:r>
        <w:rPr>
          <w:rStyle w:val="datalabel1"/>
          <w:rFonts w:ascii="Georgia" w:hAnsi="Georgia"/>
        </w:rPr>
        <w:t xml:space="preserve">Date of Assessment: </w:t>
      </w:r>
      <w:r>
        <w:rPr>
          <w:rFonts w:ascii="Georgia" w:hAnsi="Georgia"/>
        </w:rPr>
        <w:t>2023-05-24</w:t>
      </w:r>
    </w:p>
    <w:p w14:paraId="2B603740" w14:textId="77777777" w:rsidR="00000000" w:rsidRDefault="00000000">
      <w:pPr>
        <w:pStyle w:val="NormalWeb"/>
        <w:divId w:val="1327973623"/>
        <w:rPr>
          <w:rFonts w:ascii="Georgia" w:hAnsi="Georgia"/>
        </w:rPr>
      </w:pPr>
      <w:r>
        <w:rPr>
          <w:rStyle w:val="datalabel1"/>
          <w:rFonts w:ascii="Georgia" w:hAnsi="Georgia"/>
        </w:rPr>
        <w:t xml:space="preserve">Assessor(s): </w:t>
      </w:r>
      <w:r>
        <w:rPr>
          <w:rFonts w:ascii="Georgia" w:hAnsi="Georgia"/>
        </w:rPr>
        <w:t>Chauhan, H.K.</w:t>
      </w:r>
    </w:p>
    <w:p w14:paraId="25344F8B" w14:textId="77777777" w:rsidR="00000000" w:rsidRDefault="00000000">
      <w:pPr>
        <w:pStyle w:val="NormalWeb"/>
        <w:divId w:val="1327973623"/>
        <w:rPr>
          <w:rFonts w:ascii="Georgia" w:hAnsi="Georgia"/>
        </w:rPr>
      </w:pPr>
      <w:r>
        <w:rPr>
          <w:rStyle w:val="datalabel1"/>
          <w:rFonts w:ascii="Georgia" w:hAnsi="Georgia"/>
        </w:rPr>
        <w:t xml:space="preserve">Reviewer(s): </w:t>
      </w:r>
      <w:r>
        <w:rPr>
          <w:rFonts w:ascii="Georgia" w:hAnsi="Georgia"/>
        </w:rPr>
        <w:t>Leaman, D.J.</w:t>
      </w:r>
    </w:p>
    <w:p w14:paraId="62DC514C" w14:textId="77777777" w:rsidR="00000000" w:rsidRDefault="00000000">
      <w:pPr>
        <w:pStyle w:val="NormalWeb"/>
        <w:divId w:val="1327973623"/>
        <w:rPr>
          <w:rFonts w:ascii="Georgia" w:hAnsi="Georgia"/>
        </w:rPr>
      </w:pPr>
      <w:r>
        <w:rPr>
          <w:rStyle w:val="datalabel1"/>
          <w:rFonts w:ascii="Georgia" w:hAnsi="Georgia"/>
        </w:rPr>
        <w:t xml:space="preserve">Contributor(s): </w:t>
      </w:r>
      <w:r>
        <w:rPr>
          <w:rFonts w:ascii="Georgia" w:hAnsi="Georgia"/>
        </w:rPr>
        <w:t>Meredith, C.R.</w:t>
      </w:r>
    </w:p>
    <w:p w14:paraId="3927CD97" w14:textId="77777777" w:rsidR="00000000" w:rsidRDefault="00000000">
      <w:pPr>
        <w:pStyle w:val="NormalWeb"/>
        <w:divId w:val="1327973623"/>
        <w:rPr>
          <w:rFonts w:ascii="Georgia" w:hAnsi="Georgia"/>
        </w:rPr>
      </w:pPr>
      <w:r>
        <w:rPr>
          <w:rStyle w:val="datalabel1"/>
          <w:rFonts w:ascii="Georgia" w:hAnsi="Georgia"/>
        </w:rPr>
        <w:t xml:space="preserve">Regions: </w:t>
      </w:r>
      <w:r>
        <w:rPr>
          <w:rFonts w:ascii="Georgia" w:hAnsi="Georgia"/>
        </w:rPr>
        <w:t>Global</w:t>
      </w:r>
    </w:p>
    <w:p w14:paraId="4706F2CC" w14:textId="77777777" w:rsidR="00000000" w:rsidRDefault="00000000">
      <w:pPr>
        <w:pStyle w:val="Heading2"/>
        <w:divId w:val="1327973623"/>
        <w:rPr>
          <w:rFonts w:ascii="Georgia" w:eastAsia="Times New Roman" w:hAnsi="Georgia"/>
          <w:sz w:val="27"/>
          <w:szCs w:val="27"/>
        </w:rPr>
      </w:pPr>
      <w:r>
        <w:rPr>
          <w:rFonts w:ascii="Georgia" w:eastAsia="Times New Roman" w:hAnsi="Georgia"/>
          <w:sz w:val="27"/>
          <w:szCs w:val="27"/>
        </w:rPr>
        <w:t>Assessment Rationale</w:t>
      </w:r>
    </w:p>
    <w:p w14:paraId="709D46E3" w14:textId="77777777" w:rsidR="00000000" w:rsidRDefault="00000000">
      <w:pPr>
        <w:pStyle w:val="NormalWeb"/>
        <w:divId w:val="1327973623"/>
        <w:rPr>
          <w:rFonts w:ascii="Georgia" w:hAnsi="Georgia"/>
        </w:rPr>
      </w:pPr>
      <w:r>
        <w:rPr>
          <w:rFonts w:ascii="Georgia" w:hAnsi="Georgia"/>
        </w:rPr>
        <w:t>Himalayan Mayapple (</w:t>
      </w:r>
      <w:r>
        <w:rPr>
          <w:rStyle w:val="Emphasis"/>
          <w:rFonts w:ascii="Georgia" w:hAnsi="Georgia"/>
        </w:rPr>
        <w:t xml:space="preserve">Podophyllum </w:t>
      </w:r>
      <w:proofErr w:type="spellStart"/>
      <w:r>
        <w:rPr>
          <w:rStyle w:val="Emphasis"/>
          <w:rFonts w:ascii="Georgia" w:hAnsi="Georgia"/>
        </w:rPr>
        <w:t>hexandrum</w:t>
      </w:r>
      <w:proofErr w:type="spellEnd"/>
      <w:r>
        <w:rPr>
          <w:rFonts w:ascii="Georgia" w:hAnsi="Georgia"/>
        </w:rPr>
        <w:t xml:space="preserve">) is a perennial rhizomatous plant distributed in the alpine regions of Afghanistan, Bhutan, China, India, Nepal, and Pakistan. The species is overexploited for its rhizomes which are highly valued in cancer treatment and other medicinal purposes. The species reaches maturity after five to seven years of growth. Flowering and fruiting in the species are erratic and regeneration is poor. At most </w:t>
      </w:r>
      <w:commentRangeStart w:id="1"/>
      <w:r>
        <w:rPr>
          <w:rFonts w:ascii="Georgia" w:hAnsi="Georgia"/>
        </w:rPr>
        <w:t>locations</w:t>
      </w:r>
      <w:commentRangeEnd w:id="1"/>
      <w:r w:rsidR="00F21263">
        <w:rPr>
          <w:rStyle w:val="CommentReference"/>
        </w:rPr>
        <w:commentReference w:id="1"/>
      </w:r>
      <w:r>
        <w:rPr>
          <w:rFonts w:ascii="Georgia" w:hAnsi="Georgia"/>
        </w:rPr>
        <w:t>, the species is rare and has a low population density. Extensive harvesting is a serious concern for its survival. The species is also threatened due to illegal trade, habitat loss, deforestation, and climate change. Its subpopulations have decreased significantly and a decline of at least 50% of the population over the course of the last 21 years (three generations</w:t>
      </w:r>
      <w:commentRangeStart w:id="2"/>
      <w:r>
        <w:rPr>
          <w:rFonts w:ascii="Georgia" w:hAnsi="Georgia"/>
        </w:rPr>
        <w:t xml:space="preserve">) is suspected. </w:t>
      </w:r>
      <w:commentRangeEnd w:id="2"/>
      <w:r w:rsidR="00F21263">
        <w:rPr>
          <w:rStyle w:val="CommentReference"/>
        </w:rPr>
        <w:commentReference w:id="2"/>
      </w:r>
      <w:r>
        <w:rPr>
          <w:rFonts w:ascii="Georgia" w:hAnsi="Georgia"/>
        </w:rPr>
        <w:t xml:space="preserve">In addition, the species is likely to be negatively impacted by climate change. Models of habitat suitability suggest that 74% of the species' currently occupied habitat in Nepal will become unsuitable by 2050. These impacts are likely to be similar across the species' range due primarily to rapidly increasing winter temperatures. The species is listed as Endangered under criteria A2bd+3cd. </w:t>
      </w:r>
      <w:commentRangeStart w:id="3"/>
      <w:r>
        <w:rPr>
          <w:rFonts w:ascii="Georgia" w:hAnsi="Georgia"/>
        </w:rPr>
        <w:t xml:space="preserve">The species may qualify for Critically Endangered </w:t>
      </w:r>
      <w:proofErr w:type="gramStart"/>
      <w:r>
        <w:rPr>
          <w:rFonts w:ascii="Georgia" w:hAnsi="Georgia"/>
        </w:rPr>
        <w:t>status</w:t>
      </w:r>
      <w:proofErr w:type="gramEnd"/>
      <w:r>
        <w:rPr>
          <w:rFonts w:ascii="Georgia" w:hAnsi="Georgia"/>
        </w:rPr>
        <w:t xml:space="preserve"> but uncertainty exists on the rate of population decline.</w:t>
      </w:r>
      <w:commentRangeEnd w:id="3"/>
      <w:r w:rsidR="007050CA">
        <w:rPr>
          <w:rStyle w:val="CommentReference"/>
        </w:rPr>
        <w:commentReference w:id="3"/>
      </w:r>
      <w:r>
        <w:rPr>
          <w:rFonts w:ascii="Georgia" w:hAnsi="Georgia"/>
        </w:rPr>
        <w:t xml:space="preserve"> Additional study on the rate of population decline, market trends, and interventions promoting sustainable cultivation of the species are urgently needed.</w:t>
      </w:r>
    </w:p>
    <w:p w14:paraId="5CB556F1" w14:textId="77777777" w:rsidR="00000000" w:rsidRDefault="00000000">
      <w:pPr>
        <w:pStyle w:val="Heading1"/>
        <w:divId w:val="304631142"/>
        <w:rPr>
          <w:rFonts w:ascii="Georgia" w:eastAsia="Times New Roman" w:hAnsi="Georgia"/>
          <w:sz w:val="29"/>
          <w:szCs w:val="29"/>
        </w:rPr>
      </w:pPr>
      <w:r>
        <w:rPr>
          <w:rFonts w:ascii="Georgia" w:eastAsia="Times New Roman" w:hAnsi="Georgia"/>
          <w:sz w:val="29"/>
          <w:szCs w:val="29"/>
        </w:rPr>
        <w:t>Distribution</w:t>
      </w:r>
    </w:p>
    <w:p w14:paraId="33D54BB8" w14:textId="77777777" w:rsidR="00000000" w:rsidRDefault="00000000">
      <w:pPr>
        <w:pStyle w:val="Heading2"/>
        <w:divId w:val="304631142"/>
        <w:rPr>
          <w:rFonts w:ascii="Georgia" w:eastAsia="Times New Roman" w:hAnsi="Georgia"/>
          <w:sz w:val="27"/>
          <w:szCs w:val="27"/>
        </w:rPr>
      </w:pPr>
      <w:r>
        <w:rPr>
          <w:rFonts w:ascii="Georgia" w:eastAsia="Times New Roman" w:hAnsi="Georgia"/>
          <w:sz w:val="27"/>
          <w:szCs w:val="27"/>
        </w:rPr>
        <w:lastRenderedPageBreak/>
        <w:t>Geographic Range</w:t>
      </w:r>
    </w:p>
    <w:p w14:paraId="18C6A877" w14:textId="32F97B9A" w:rsidR="00000000" w:rsidRDefault="00000000">
      <w:pPr>
        <w:pStyle w:val="NormalWeb"/>
        <w:divId w:val="304631142"/>
        <w:rPr>
          <w:rFonts w:ascii="Georgia" w:hAnsi="Georgia"/>
        </w:rPr>
      </w:pPr>
      <w:r>
        <w:rPr>
          <w:rFonts w:ascii="Georgia" w:hAnsi="Georgia"/>
        </w:rPr>
        <w:t>Himalayan Mayapple (</w:t>
      </w:r>
      <w:r>
        <w:rPr>
          <w:rStyle w:val="Emphasis"/>
          <w:rFonts w:ascii="Georgia" w:hAnsi="Georgia"/>
        </w:rPr>
        <w:t xml:space="preserve">Podophyllum </w:t>
      </w:r>
      <w:proofErr w:type="spellStart"/>
      <w:r>
        <w:rPr>
          <w:rStyle w:val="Emphasis"/>
          <w:rFonts w:ascii="Georgia" w:hAnsi="Georgia"/>
        </w:rPr>
        <w:t>hexandrum</w:t>
      </w:r>
      <w:proofErr w:type="spellEnd"/>
      <w:r>
        <w:rPr>
          <w:rFonts w:ascii="Georgia" w:hAnsi="Georgia"/>
        </w:rPr>
        <w:t xml:space="preserve">) is distributed in the Himalayan ranges from Afghanistan to Bhutan and </w:t>
      </w:r>
      <w:proofErr w:type="spellStart"/>
      <w:r>
        <w:rPr>
          <w:rFonts w:ascii="Georgia" w:hAnsi="Georgia"/>
        </w:rPr>
        <w:t>Aranchal</w:t>
      </w:r>
      <w:proofErr w:type="spellEnd"/>
      <w:r>
        <w:rPr>
          <w:rFonts w:ascii="Georgia" w:hAnsi="Georgia"/>
        </w:rPr>
        <w:t xml:space="preserve"> Pradesh, India at an altitude of 2,000 to 4,500 m asl (</w:t>
      </w:r>
      <w:proofErr w:type="spellStart"/>
      <w:r>
        <w:rPr>
          <w:rFonts w:ascii="Georgia" w:hAnsi="Georgia"/>
        </w:rPr>
        <w:t>Airi</w:t>
      </w:r>
      <w:proofErr w:type="spellEnd"/>
      <w:r>
        <w:rPr>
          <w:rFonts w:ascii="Georgia" w:hAnsi="Georgia"/>
        </w:rPr>
        <w:t xml:space="preserve"> </w:t>
      </w:r>
      <w:r>
        <w:rPr>
          <w:rStyle w:val="Emphasis"/>
          <w:rFonts w:ascii="Georgia" w:hAnsi="Georgia"/>
        </w:rPr>
        <w:t>et al</w:t>
      </w:r>
      <w:r>
        <w:rPr>
          <w:rFonts w:ascii="Georgia" w:hAnsi="Georgia"/>
        </w:rPr>
        <w:t>. 1997</w:t>
      </w:r>
      <w:ins w:id="4" w:author="Jack Plummer" w:date="2023-05-31T13:25:00Z">
        <w:r w:rsidR="00995EB5">
          <w:rPr>
            <w:rFonts w:ascii="Georgia" w:hAnsi="Georgia"/>
          </w:rPr>
          <w:t>,</w:t>
        </w:r>
      </w:ins>
      <w:del w:id="5" w:author="Jack Plummer" w:date="2023-05-31T13:25:00Z">
        <w:r w:rsidDel="00995EB5">
          <w:rPr>
            <w:rFonts w:ascii="Georgia" w:hAnsi="Georgia"/>
          </w:rPr>
          <w:delText>;</w:delText>
        </w:r>
      </w:del>
      <w:r>
        <w:rPr>
          <w:rFonts w:ascii="Georgia" w:hAnsi="Georgia"/>
        </w:rPr>
        <w:t xml:space="preserve"> </w:t>
      </w:r>
      <w:proofErr w:type="spellStart"/>
      <w:r>
        <w:rPr>
          <w:rFonts w:ascii="Georgia" w:hAnsi="Georgia"/>
        </w:rPr>
        <w:t>Chaurasia</w:t>
      </w:r>
      <w:proofErr w:type="spellEnd"/>
      <w:r>
        <w:rPr>
          <w:rFonts w:ascii="Georgia" w:hAnsi="Georgia"/>
        </w:rPr>
        <w:t xml:space="preserve"> </w:t>
      </w:r>
      <w:r>
        <w:rPr>
          <w:rStyle w:val="Emphasis"/>
          <w:rFonts w:ascii="Georgia" w:hAnsi="Georgia"/>
        </w:rPr>
        <w:t>et al</w:t>
      </w:r>
      <w:r>
        <w:rPr>
          <w:rFonts w:ascii="Georgia" w:hAnsi="Georgia"/>
        </w:rPr>
        <w:t xml:space="preserve">. 2012). The distribution of </w:t>
      </w:r>
      <w:ins w:id="6" w:author="Jack Plummer" w:date="2023-05-31T13:26:00Z">
        <w:r w:rsidR="00995EB5">
          <w:rPr>
            <w:rFonts w:ascii="Georgia" w:hAnsi="Georgia"/>
          </w:rPr>
          <w:t xml:space="preserve">the </w:t>
        </w:r>
      </w:ins>
      <w:r>
        <w:rPr>
          <w:rFonts w:ascii="Georgia" w:hAnsi="Georgia"/>
        </w:rPr>
        <w:t xml:space="preserve">species </w:t>
      </w:r>
      <w:del w:id="7" w:author="Jack Plummer" w:date="2023-05-31T13:26:00Z">
        <w:r w:rsidDel="00995EB5">
          <w:rPr>
            <w:rFonts w:ascii="Georgia" w:hAnsi="Georgia"/>
          </w:rPr>
          <w:delText xml:space="preserve">from </w:delText>
        </w:r>
      </w:del>
      <w:ins w:id="8" w:author="Jack Plummer" w:date="2023-05-31T13:26:00Z">
        <w:r w:rsidR="00995EB5">
          <w:rPr>
            <w:rFonts w:ascii="Georgia" w:hAnsi="Georgia"/>
          </w:rPr>
          <w:t>in</w:t>
        </w:r>
        <w:r w:rsidR="00995EB5">
          <w:rPr>
            <w:rFonts w:ascii="Georgia" w:hAnsi="Georgia"/>
          </w:rPr>
          <w:t xml:space="preserve"> </w:t>
        </w:r>
      </w:ins>
      <w:r>
        <w:rPr>
          <w:rFonts w:ascii="Georgia" w:hAnsi="Georgia"/>
        </w:rPr>
        <w:t xml:space="preserve">India has been compiled in detail by Shah </w:t>
      </w:r>
      <w:r>
        <w:rPr>
          <w:rStyle w:val="Emphasis"/>
          <w:rFonts w:ascii="Georgia" w:hAnsi="Georgia"/>
        </w:rPr>
        <w:t>et al</w:t>
      </w:r>
      <w:r>
        <w:rPr>
          <w:rFonts w:ascii="Georgia" w:hAnsi="Georgia"/>
        </w:rPr>
        <w:t>. (2006).</w:t>
      </w:r>
    </w:p>
    <w:p w14:paraId="18398FCF" w14:textId="77777777" w:rsidR="00000000" w:rsidRDefault="00000000">
      <w:pPr>
        <w:pStyle w:val="Heading2"/>
        <w:divId w:val="304631142"/>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07"/>
        <w:gridCol w:w="2640"/>
        <w:gridCol w:w="3563"/>
      </w:tblGrid>
      <w:tr w:rsidR="00000000" w14:paraId="2A250CE9" w14:textId="77777777">
        <w:trPr>
          <w:divId w:val="304631142"/>
          <w:tblCellSpacing w:w="15" w:type="dxa"/>
        </w:trPr>
        <w:tc>
          <w:tcPr>
            <w:tcW w:w="0" w:type="auto"/>
            <w:tcBorders>
              <w:bottom w:val="single" w:sz="6" w:space="0" w:color="000000"/>
            </w:tcBorders>
            <w:shd w:val="clear" w:color="auto" w:fill="BBBBBB"/>
            <w:vAlign w:val="center"/>
            <w:hideMark/>
          </w:tcPr>
          <w:p w14:paraId="734EC2F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F9AD54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1F5B4C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A4FFBAB" w14:textId="77777777">
        <w:trPr>
          <w:divId w:val="304631142"/>
          <w:tblCellSpacing w:w="15" w:type="dxa"/>
        </w:trPr>
        <w:tc>
          <w:tcPr>
            <w:tcW w:w="0" w:type="auto"/>
            <w:vAlign w:val="center"/>
            <w:hideMark/>
          </w:tcPr>
          <w:p w14:paraId="6A6D1F95" w14:textId="77777777" w:rsidR="00000000" w:rsidRDefault="00000000">
            <w:pPr>
              <w:spacing w:after="75"/>
              <w:rPr>
                <w:rFonts w:ascii="Georgia" w:eastAsia="Times New Roman" w:hAnsi="Georgia"/>
                <w:sz w:val="18"/>
                <w:szCs w:val="18"/>
              </w:rPr>
            </w:pPr>
            <w:commentRangeStart w:id="9"/>
            <w:commentRangeStart w:id="10"/>
            <w:commentRangeStart w:id="11"/>
            <w:r>
              <w:rPr>
                <w:rFonts w:ascii="Georgia" w:eastAsia="Times New Roman" w:hAnsi="Georgia"/>
                <w:sz w:val="18"/>
                <w:szCs w:val="18"/>
              </w:rPr>
              <w:t>3200000</w:t>
            </w:r>
            <w:commentRangeEnd w:id="9"/>
            <w:r w:rsidR="00C27C0F">
              <w:rPr>
                <w:rStyle w:val="CommentReference"/>
              </w:rPr>
              <w:commentReference w:id="9"/>
            </w:r>
            <w:commentRangeEnd w:id="10"/>
            <w:r w:rsidR="00C27C0F">
              <w:rPr>
                <w:rStyle w:val="CommentReference"/>
              </w:rPr>
              <w:commentReference w:id="10"/>
            </w:r>
            <w:commentRangeEnd w:id="11"/>
            <w:r w:rsidR="00C27C0F">
              <w:rPr>
                <w:rStyle w:val="CommentReference"/>
              </w:rPr>
              <w:commentReference w:id="11"/>
            </w:r>
          </w:p>
        </w:tc>
        <w:tc>
          <w:tcPr>
            <w:tcW w:w="0" w:type="auto"/>
            <w:vAlign w:val="center"/>
            <w:hideMark/>
          </w:tcPr>
          <w:p w14:paraId="776188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3B5A3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Estimated based on minimum convex polygon surrounding native range in associated map.</w:t>
            </w:r>
          </w:p>
        </w:tc>
      </w:tr>
    </w:tbl>
    <w:p w14:paraId="09767F74" w14:textId="77777777" w:rsidR="00000000" w:rsidRDefault="00000000">
      <w:pPr>
        <w:pStyle w:val="Heading2"/>
        <w:divId w:val="304631142"/>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858"/>
      </w:tblGrid>
      <w:tr w:rsidR="00000000" w14:paraId="611B2812" w14:textId="77777777">
        <w:trPr>
          <w:divId w:val="304631142"/>
          <w:tblCellSpacing w:w="15" w:type="dxa"/>
        </w:trPr>
        <w:tc>
          <w:tcPr>
            <w:tcW w:w="0" w:type="auto"/>
            <w:tcBorders>
              <w:bottom w:val="single" w:sz="6" w:space="0" w:color="000000"/>
            </w:tcBorders>
            <w:shd w:val="clear" w:color="auto" w:fill="BBBBBB"/>
            <w:vAlign w:val="center"/>
            <w:hideMark/>
          </w:tcPr>
          <w:p w14:paraId="22043EB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17E5AC9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69792B2" w14:textId="77777777">
        <w:trPr>
          <w:divId w:val="304631142"/>
          <w:tblCellSpacing w:w="15" w:type="dxa"/>
        </w:trPr>
        <w:tc>
          <w:tcPr>
            <w:tcW w:w="0" w:type="auto"/>
            <w:vAlign w:val="center"/>
            <w:hideMark/>
          </w:tcPr>
          <w:p w14:paraId="69DD271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4323E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Species is widespread.</w:t>
            </w:r>
          </w:p>
        </w:tc>
      </w:tr>
    </w:tbl>
    <w:p w14:paraId="2FE3BC30" w14:textId="77777777" w:rsidR="00000000" w:rsidRDefault="00000000">
      <w:pPr>
        <w:pStyle w:val="Heading2"/>
        <w:divId w:val="304631142"/>
        <w:rPr>
          <w:rFonts w:ascii="Georgia" w:eastAsia="Times New Roman" w:hAnsi="Georgia"/>
          <w:sz w:val="27"/>
          <w:szCs w:val="27"/>
        </w:rPr>
      </w:pPr>
      <w:r>
        <w:rPr>
          <w:rFonts w:ascii="Georgia" w:eastAsia="Times New Roman" w:hAnsi="Georgia"/>
          <w:sz w:val="27"/>
          <w:szCs w:val="27"/>
        </w:rPr>
        <w:t>Elevation / Depth / Depth Zones</w:t>
      </w:r>
    </w:p>
    <w:p w14:paraId="4EB74B4A" w14:textId="77777777" w:rsidR="00000000" w:rsidRDefault="00000000">
      <w:pPr>
        <w:pStyle w:val="NormalWeb"/>
        <w:divId w:val="304631142"/>
        <w:rPr>
          <w:rFonts w:ascii="Georgia" w:hAnsi="Georgia"/>
        </w:rPr>
      </w:pPr>
      <w:r>
        <w:rPr>
          <w:rStyle w:val="datalabel1"/>
          <w:rFonts w:ascii="Georgia" w:hAnsi="Georgia"/>
        </w:rPr>
        <w:t xml:space="preserve">Elevation Lower Limit (in metres above sea level): </w:t>
      </w:r>
      <w:r>
        <w:rPr>
          <w:rFonts w:ascii="Georgia" w:hAnsi="Georgia"/>
        </w:rPr>
        <w:t>2000</w:t>
      </w:r>
    </w:p>
    <w:p w14:paraId="68D02528" w14:textId="77777777" w:rsidR="00000000" w:rsidRDefault="00000000">
      <w:pPr>
        <w:pStyle w:val="NormalWeb"/>
        <w:divId w:val="304631142"/>
        <w:rPr>
          <w:rFonts w:ascii="Georgia" w:hAnsi="Georgia"/>
        </w:rPr>
      </w:pPr>
      <w:r>
        <w:rPr>
          <w:rStyle w:val="datalabel1"/>
          <w:rFonts w:ascii="Georgia" w:hAnsi="Georgia"/>
        </w:rPr>
        <w:t xml:space="preserve">Elevation Upper Limit (in metres above sea level): </w:t>
      </w:r>
      <w:r>
        <w:rPr>
          <w:rFonts w:ascii="Georgia" w:hAnsi="Georgia"/>
        </w:rPr>
        <w:t>4500</w:t>
      </w:r>
    </w:p>
    <w:p w14:paraId="142E501E" w14:textId="77777777" w:rsidR="00000000" w:rsidRDefault="00000000">
      <w:pPr>
        <w:pStyle w:val="Heading2"/>
        <w:divId w:val="304631142"/>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7"/>
        <w:gridCol w:w="1716"/>
        <w:gridCol w:w="992"/>
        <w:gridCol w:w="1005"/>
        <w:gridCol w:w="1228"/>
        <w:gridCol w:w="1151"/>
        <w:gridCol w:w="1094"/>
      </w:tblGrid>
      <w:tr w:rsidR="00000000" w14:paraId="7B844A38" w14:textId="77777777">
        <w:trPr>
          <w:divId w:val="304631142"/>
          <w:tblCellSpacing w:w="15" w:type="dxa"/>
        </w:trPr>
        <w:tc>
          <w:tcPr>
            <w:tcW w:w="0" w:type="auto"/>
            <w:tcBorders>
              <w:bottom w:val="single" w:sz="6" w:space="0" w:color="000000"/>
            </w:tcBorders>
            <w:shd w:val="clear" w:color="auto" w:fill="BBBBBB"/>
            <w:vAlign w:val="center"/>
            <w:hideMark/>
          </w:tcPr>
          <w:p w14:paraId="4FC4478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7F985A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7A8814B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18F257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B9D2B9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79ED04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2A9B82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40B2B2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18DA6E9D" w14:textId="77777777">
        <w:trPr>
          <w:divId w:val="304631142"/>
          <w:tblCellSpacing w:w="15" w:type="dxa"/>
        </w:trPr>
        <w:tc>
          <w:tcPr>
            <w:tcW w:w="0" w:type="auto"/>
            <w:vAlign w:val="center"/>
            <w:hideMark/>
          </w:tcPr>
          <w:p w14:paraId="1D2034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781DA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B9B3F5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DD9F4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9504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8E9FA9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33F698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2C0C8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ED24904" w14:textId="77777777" w:rsidR="00000000" w:rsidRDefault="00000000">
      <w:pPr>
        <w:pStyle w:val="Heading2"/>
        <w:divId w:val="304631142"/>
        <w:rPr>
          <w:rFonts w:ascii="Georgia" w:eastAsia="Times New Roman" w:hAnsi="Georgia"/>
          <w:sz w:val="27"/>
          <w:szCs w:val="27"/>
        </w:rPr>
      </w:pPr>
      <w:r>
        <w:rPr>
          <w:rFonts w:ascii="Georgia" w:eastAsia="Times New Roman" w:hAnsi="Georgia"/>
          <w:sz w:val="27"/>
          <w:szCs w:val="27"/>
        </w:rPr>
        <w:t>Biogeographic Realms</w:t>
      </w:r>
    </w:p>
    <w:p w14:paraId="3447D8F9" w14:textId="77777777" w:rsidR="00000000" w:rsidRDefault="00000000">
      <w:pPr>
        <w:pStyle w:val="NormalWeb"/>
        <w:divId w:val="304631142"/>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435B9CFA" w14:textId="77777777" w:rsidR="00000000" w:rsidRDefault="00000000">
      <w:pPr>
        <w:pStyle w:val="Heading1"/>
        <w:divId w:val="1123621588"/>
        <w:rPr>
          <w:rFonts w:ascii="Georgia" w:eastAsia="Times New Roman" w:hAnsi="Georgia"/>
          <w:sz w:val="29"/>
          <w:szCs w:val="29"/>
        </w:rPr>
      </w:pPr>
      <w:r>
        <w:rPr>
          <w:rFonts w:ascii="Georgia" w:eastAsia="Times New Roman" w:hAnsi="Georgia"/>
          <w:sz w:val="29"/>
          <w:szCs w:val="29"/>
        </w:rPr>
        <w:t>Occurrence</w:t>
      </w:r>
    </w:p>
    <w:p w14:paraId="2CA1F877" w14:textId="77777777" w:rsidR="00000000" w:rsidRDefault="00000000">
      <w:pPr>
        <w:pStyle w:val="Heading2"/>
        <w:divId w:val="1123621588"/>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98"/>
        <w:gridCol w:w="901"/>
        <w:gridCol w:w="657"/>
        <w:gridCol w:w="1430"/>
        <w:gridCol w:w="1154"/>
      </w:tblGrid>
      <w:tr w:rsidR="00000000" w14:paraId="2830FC1A" w14:textId="77777777">
        <w:trPr>
          <w:divId w:val="1123621588"/>
          <w:tblCellSpacing w:w="15" w:type="dxa"/>
        </w:trPr>
        <w:tc>
          <w:tcPr>
            <w:tcW w:w="0" w:type="auto"/>
            <w:tcBorders>
              <w:bottom w:val="single" w:sz="6" w:space="0" w:color="000000"/>
            </w:tcBorders>
            <w:shd w:val="clear" w:color="auto" w:fill="BBBBBB"/>
            <w:vAlign w:val="center"/>
            <w:hideMark/>
          </w:tcPr>
          <w:p w14:paraId="5CC5B84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83C88B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554A78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0BAC770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25E56B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21CF3E5C" w14:textId="77777777">
        <w:trPr>
          <w:divId w:val="1123621588"/>
          <w:tblCellSpacing w:w="15" w:type="dxa"/>
        </w:trPr>
        <w:tc>
          <w:tcPr>
            <w:tcW w:w="0" w:type="auto"/>
            <w:tcBorders>
              <w:bottom w:val="single" w:sz="6" w:space="0" w:color="CCCCCC"/>
            </w:tcBorders>
            <w:vAlign w:val="center"/>
            <w:hideMark/>
          </w:tcPr>
          <w:p w14:paraId="7A443A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Afghanistan</w:t>
            </w:r>
          </w:p>
        </w:tc>
        <w:tc>
          <w:tcPr>
            <w:tcW w:w="0" w:type="auto"/>
            <w:tcBorders>
              <w:bottom w:val="single" w:sz="6" w:space="0" w:color="CCCCCC"/>
            </w:tcBorders>
            <w:vAlign w:val="center"/>
            <w:hideMark/>
          </w:tcPr>
          <w:p w14:paraId="268ADD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86FBA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1512F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28560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5ED98B77" w14:textId="77777777">
        <w:trPr>
          <w:divId w:val="1123621588"/>
          <w:tblCellSpacing w:w="15" w:type="dxa"/>
        </w:trPr>
        <w:tc>
          <w:tcPr>
            <w:tcW w:w="0" w:type="auto"/>
            <w:tcBorders>
              <w:bottom w:val="single" w:sz="6" w:space="0" w:color="CCCCCC"/>
            </w:tcBorders>
            <w:vAlign w:val="center"/>
            <w:hideMark/>
          </w:tcPr>
          <w:p w14:paraId="2698101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32ADEC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5556E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9721DC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9ED47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5BBBD881" w14:textId="77777777">
        <w:trPr>
          <w:divId w:val="1123621588"/>
          <w:tblCellSpacing w:w="15" w:type="dxa"/>
        </w:trPr>
        <w:tc>
          <w:tcPr>
            <w:tcW w:w="0" w:type="auto"/>
            <w:tcBorders>
              <w:bottom w:val="single" w:sz="6" w:space="0" w:color="CCCCCC"/>
            </w:tcBorders>
            <w:vAlign w:val="center"/>
            <w:hideMark/>
          </w:tcPr>
          <w:p w14:paraId="5AC84BE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China</w:t>
            </w:r>
          </w:p>
        </w:tc>
        <w:tc>
          <w:tcPr>
            <w:tcW w:w="0" w:type="auto"/>
            <w:tcBorders>
              <w:bottom w:val="single" w:sz="6" w:space="0" w:color="CCCCCC"/>
            </w:tcBorders>
            <w:vAlign w:val="center"/>
            <w:hideMark/>
          </w:tcPr>
          <w:p w14:paraId="511446B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1EAA37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18EE2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199FE4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07047563" w14:textId="77777777">
        <w:trPr>
          <w:divId w:val="1123621588"/>
          <w:tblCellSpacing w:w="15" w:type="dxa"/>
        </w:trPr>
        <w:tc>
          <w:tcPr>
            <w:tcW w:w="0" w:type="auto"/>
            <w:tcBorders>
              <w:bottom w:val="single" w:sz="6" w:space="0" w:color="CCCCCC"/>
            </w:tcBorders>
            <w:vAlign w:val="center"/>
            <w:hideMark/>
          </w:tcPr>
          <w:p w14:paraId="506DC559"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China -&gt; Gansu</w:t>
            </w:r>
          </w:p>
        </w:tc>
        <w:tc>
          <w:tcPr>
            <w:tcW w:w="0" w:type="auto"/>
            <w:tcBorders>
              <w:bottom w:val="single" w:sz="6" w:space="0" w:color="CCCCCC"/>
            </w:tcBorders>
            <w:vAlign w:val="center"/>
            <w:hideMark/>
          </w:tcPr>
          <w:p w14:paraId="1E38C42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2CA81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DD640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F63E99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14FA18D" w14:textId="77777777">
        <w:trPr>
          <w:divId w:val="1123621588"/>
          <w:tblCellSpacing w:w="15" w:type="dxa"/>
        </w:trPr>
        <w:tc>
          <w:tcPr>
            <w:tcW w:w="0" w:type="auto"/>
            <w:tcBorders>
              <w:bottom w:val="single" w:sz="6" w:space="0" w:color="CCCCCC"/>
            </w:tcBorders>
            <w:vAlign w:val="center"/>
            <w:hideMark/>
          </w:tcPr>
          <w:p w14:paraId="511807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China -&gt; Qinghai</w:t>
            </w:r>
          </w:p>
        </w:tc>
        <w:tc>
          <w:tcPr>
            <w:tcW w:w="0" w:type="auto"/>
            <w:tcBorders>
              <w:bottom w:val="single" w:sz="6" w:space="0" w:color="CCCCCC"/>
            </w:tcBorders>
            <w:vAlign w:val="center"/>
            <w:hideMark/>
          </w:tcPr>
          <w:p w14:paraId="21DCA8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92BCD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06B8F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964F67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1749429" w14:textId="77777777">
        <w:trPr>
          <w:divId w:val="1123621588"/>
          <w:tblCellSpacing w:w="15" w:type="dxa"/>
        </w:trPr>
        <w:tc>
          <w:tcPr>
            <w:tcW w:w="0" w:type="auto"/>
            <w:tcBorders>
              <w:bottom w:val="single" w:sz="6" w:space="0" w:color="CCCCCC"/>
            </w:tcBorders>
            <w:vAlign w:val="center"/>
            <w:hideMark/>
          </w:tcPr>
          <w:p w14:paraId="66F556C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China -&gt; Shanxi</w:t>
            </w:r>
          </w:p>
        </w:tc>
        <w:tc>
          <w:tcPr>
            <w:tcW w:w="0" w:type="auto"/>
            <w:tcBorders>
              <w:bottom w:val="single" w:sz="6" w:space="0" w:color="CCCCCC"/>
            </w:tcBorders>
            <w:vAlign w:val="center"/>
            <w:hideMark/>
          </w:tcPr>
          <w:p w14:paraId="6D0F88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804057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D51C6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52F44F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B4C5522" w14:textId="77777777">
        <w:trPr>
          <w:divId w:val="1123621588"/>
          <w:tblCellSpacing w:w="15" w:type="dxa"/>
        </w:trPr>
        <w:tc>
          <w:tcPr>
            <w:tcW w:w="0" w:type="auto"/>
            <w:tcBorders>
              <w:bottom w:val="single" w:sz="6" w:space="0" w:color="CCCCCC"/>
            </w:tcBorders>
            <w:vAlign w:val="center"/>
            <w:hideMark/>
          </w:tcPr>
          <w:p w14:paraId="5064D5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China -&gt; Sichuan</w:t>
            </w:r>
          </w:p>
        </w:tc>
        <w:tc>
          <w:tcPr>
            <w:tcW w:w="0" w:type="auto"/>
            <w:tcBorders>
              <w:bottom w:val="single" w:sz="6" w:space="0" w:color="CCCCCC"/>
            </w:tcBorders>
            <w:vAlign w:val="center"/>
            <w:hideMark/>
          </w:tcPr>
          <w:p w14:paraId="474FB8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85D95B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944AAF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A5F0B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37D8229" w14:textId="77777777">
        <w:trPr>
          <w:divId w:val="1123621588"/>
          <w:tblCellSpacing w:w="15" w:type="dxa"/>
        </w:trPr>
        <w:tc>
          <w:tcPr>
            <w:tcW w:w="0" w:type="auto"/>
            <w:tcBorders>
              <w:bottom w:val="single" w:sz="6" w:space="0" w:color="CCCCCC"/>
            </w:tcBorders>
            <w:vAlign w:val="center"/>
            <w:hideMark/>
          </w:tcPr>
          <w:p w14:paraId="2A6AB28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China -&gt; Tibet [or Xizang]</w:t>
            </w:r>
          </w:p>
        </w:tc>
        <w:tc>
          <w:tcPr>
            <w:tcW w:w="0" w:type="auto"/>
            <w:tcBorders>
              <w:bottom w:val="single" w:sz="6" w:space="0" w:color="CCCCCC"/>
            </w:tcBorders>
            <w:vAlign w:val="center"/>
            <w:hideMark/>
          </w:tcPr>
          <w:p w14:paraId="5A4F88D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842330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EAC0B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934A3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61B6E1B" w14:textId="77777777">
        <w:trPr>
          <w:divId w:val="1123621588"/>
          <w:tblCellSpacing w:w="15" w:type="dxa"/>
        </w:trPr>
        <w:tc>
          <w:tcPr>
            <w:tcW w:w="0" w:type="auto"/>
            <w:tcBorders>
              <w:bottom w:val="single" w:sz="6" w:space="0" w:color="CCCCCC"/>
            </w:tcBorders>
            <w:vAlign w:val="center"/>
            <w:hideMark/>
          </w:tcPr>
          <w:p w14:paraId="40F734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China -&gt; Yunnan</w:t>
            </w:r>
          </w:p>
        </w:tc>
        <w:tc>
          <w:tcPr>
            <w:tcW w:w="0" w:type="auto"/>
            <w:tcBorders>
              <w:bottom w:val="single" w:sz="6" w:space="0" w:color="CCCCCC"/>
            </w:tcBorders>
            <w:vAlign w:val="center"/>
            <w:hideMark/>
          </w:tcPr>
          <w:p w14:paraId="66AD1CF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A3C8E6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02F4C5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18FD64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CDB9378" w14:textId="77777777">
        <w:trPr>
          <w:divId w:val="1123621588"/>
          <w:tblCellSpacing w:w="15" w:type="dxa"/>
        </w:trPr>
        <w:tc>
          <w:tcPr>
            <w:tcW w:w="0" w:type="auto"/>
            <w:tcBorders>
              <w:bottom w:val="single" w:sz="6" w:space="0" w:color="CCCCCC"/>
            </w:tcBorders>
            <w:vAlign w:val="center"/>
            <w:hideMark/>
          </w:tcPr>
          <w:p w14:paraId="355BCA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1D6B5EF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B2799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93B86C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BAF3D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416FD5DF" w14:textId="77777777">
        <w:trPr>
          <w:divId w:val="1123621588"/>
          <w:tblCellSpacing w:w="15" w:type="dxa"/>
        </w:trPr>
        <w:tc>
          <w:tcPr>
            <w:tcW w:w="0" w:type="auto"/>
            <w:tcBorders>
              <w:bottom w:val="single" w:sz="6" w:space="0" w:color="CCCCCC"/>
            </w:tcBorders>
            <w:vAlign w:val="center"/>
            <w:hideMark/>
          </w:tcPr>
          <w:p w14:paraId="5EB517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Arunachal Pradesh</w:t>
            </w:r>
          </w:p>
        </w:tc>
        <w:tc>
          <w:tcPr>
            <w:tcW w:w="0" w:type="auto"/>
            <w:tcBorders>
              <w:bottom w:val="single" w:sz="6" w:space="0" w:color="CCCCCC"/>
            </w:tcBorders>
            <w:vAlign w:val="center"/>
            <w:hideMark/>
          </w:tcPr>
          <w:p w14:paraId="6455FF9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23C70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C0FE0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DDD64C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31DA4A8" w14:textId="77777777">
        <w:trPr>
          <w:divId w:val="1123621588"/>
          <w:tblCellSpacing w:w="15" w:type="dxa"/>
        </w:trPr>
        <w:tc>
          <w:tcPr>
            <w:tcW w:w="0" w:type="auto"/>
            <w:tcBorders>
              <w:bottom w:val="single" w:sz="6" w:space="0" w:color="CCCCCC"/>
            </w:tcBorders>
            <w:vAlign w:val="center"/>
            <w:hideMark/>
          </w:tcPr>
          <w:p w14:paraId="7A6CB2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Himachal Pradesh</w:t>
            </w:r>
          </w:p>
        </w:tc>
        <w:tc>
          <w:tcPr>
            <w:tcW w:w="0" w:type="auto"/>
            <w:tcBorders>
              <w:bottom w:val="single" w:sz="6" w:space="0" w:color="CCCCCC"/>
            </w:tcBorders>
            <w:vAlign w:val="center"/>
            <w:hideMark/>
          </w:tcPr>
          <w:p w14:paraId="371A77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D5D19F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7BA7C3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83C0F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4067CDB" w14:textId="77777777">
        <w:trPr>
          <w:divId w:val="1123621588"/>
          <w:tblCellSpacing w:w="15" w:type="dxa"/>
        </w:trPr>
        <w:tc>
          <w:tcPr>
            <w:tcW w:w="0" w:type="auto"/>
            <w:tcBorders>
              <w:bottom w:val="single" w:sz="6" w:space="0" w:color="CCCCCC"/>
            </w:tcBorders>
            <w:vAlign w:val="center"/>
            <w:hideMark/>
          </w:tcPr>
          <w:p w14:paraId="73428CE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Jammu-Kashmir</w:t>
            </w:r>
          </w:p>
        </w:tc>
        <w:tc>
          <w:tcPr>
            <w:tcW w:w="0" w:type="auto"/>
            <w:tcBorders>
              <w:bottom w:val="single" w:sz="6" w:space="0" w:color="CCCCCC"/>
            </w:tcBorders>
            <w:vAlign w:val="center"/>
            <w:hideMark/>
          </w:tcPr>
          <w:p w14:paraId="5B2586B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9AED94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3D3343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887FD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E44A775" w14:textId="77777777">
        <w:trPr>
          <w:divId w:val="1123621588"/>
          <w:tblCellSpacing w:w="15" w:type="dxa"/>
        </w:trPr>
        <w:tc>
          <w:tcPr>
            <w:tcW w:w="0" w:type="auto"/>
            <w:tcBorders>
              <w:bottom w:val="single" w:sz="6" w:space="0" w:color="CCCCCC"/>
            </w:tcBorders>
            <w:vAlign w:val="center"/>
            <w:hideMark/>
          </w:tcPr>
          <w:p w14:paraId="47F0BB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794E0F0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2A25C4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9BACB3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E12B20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2F7A020" w14:textId="77777777">
        <w:trPr>
          <w:divId w:val="1123621588"/>
          <w:tblCellSpacing w:w="15" w:type="dxa"/>
        </w:trPr>
        <w:tc>
          <w:tcPr>
            <w:tcW w:w="0" w:type="auto"/>
            <w:tcBorders>
              <w:bottom w:val="single" w:sz="6" w:space="0" w:color="CCCCCC"/>
            </w:tcBorders>
            <w:vAlign w:val="center"/>
            <w:hideMark/>
          </w:tcPr>
          <w:p w14:paraId="5AD9297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Uttaranchal</w:t>
            </w:r>
          </w:p>
        </w:tc>
        <w:tc>
          <w:tcPr>
            <w:tcW w:w="0" w:type="auto"/>
            <w:tcBorders>
              <w:bottom w:val="single" w:sz="6" w:space="0" w:color="CCCCCC"/>
            </w:tcBorders>
            <w:vAlign w:val="center"/>
            <w:hideMark/>
          </w:tcPr>
          <w:p w14:paraId="5817AA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EECDBB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FB58E2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31AB75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0D505DC" w14:textId="77777777">
        <w:trPr>
          <w:divId w:val="1123621588"/>
          <w:tblCellSpacing w:w="15" w:type="dxa"/>
        </w:trPr>
        <w:tc>
          <w:tcPr>
            <w:tcW w:w="0" w:type="auto"/>
            <w:tcBorders>
              <w:bottom w:val="single" w:sz="6" w:space="0" w:color="CCCCCC"/>
            </w:tcBorders>
            <w:vAlign w:val="center"/>
            <w:hideMark/>
          </w:tcPr>
          <w:p w14:paraId="50C6D5A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Nepal</w:t>
            </w:r>
          </w:p>
        </w:tc>
        <w:tc>
          <w:tcPr>
            <w:tcW w:w="0" w:type="auto"/>
            <w:tcBorders>
              <w:bottom w:val="single" w:sz="6" w:space="0" w:color="CCCCCC"/>
            </w:tcBorders>
            <w:vAlign w:val="center"/>
            <w:hideMark/>
          </w:tcPr>
          <w:p w14:paraId="76FF1BF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3E0CA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1CCBAC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626FD6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2A934507" w14:textId="77777777">
        <w:trPr>
          <w:divId w:val="1123621588"/>
          <w:tblCellSpacing w:w="15" w:type="dxa"/>
        </w:trPr>
        <w:tc>
          <w:tcPr>
            <w:tcW w:w="0" w:type="auto"/>
            <w:tcBorders>
              <w:bottom w:val="single" w:sz="6" w:space="0" w:color="CCCCCC"/>
            </w:tcBorders>
            <w:vAlign w:val="center"/>
            <w:hideMark/>
          </w:tcPr>
          <w:p w14:paraId="574E726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Pakistan</w:t>
            </w:r>
          </w:p>
        </w:tc>
        <w:tc>
          <w:tcPr>
            <w:tcW w:w="0" w:type="auto"/>
            <w:tcBorders>
              <w:bottom w:val="single" w:sz="6" w:space="0" w:color="CCCCCC"/>
            </w:tcBorders>
            <w:vAlign w:val="center"/>
            <w:hideMark/>
          </w:tcPr>
          <w:p w14:paraId="7788D7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7D083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551AE9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9A503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6ECBF967" w14:textId="77777777" w:rsidR="00000000" w:rsidRDefault="00000000">
      <w:pPr>
        <w:pStyle w:val="Heading1"/>
        <w:divId w:val="878249567"/>
        <w:rPr>
          <w:rFonts w:ascii="Georgia" w:eastAsia="Times New Roman" w:hAnsi="Georgia"/>
          <w:sz w:val="29"/>
          <w:szCs w:val="29"/>
        </w:rPr>
      </w:pPr>
      <w:r>
        <w:rPr>
          <w:rFonts w:ascii="Georgia" w:eastAsia="Times New Roman" w:hAnsi="Georgia"/>
          <w:sz w:val="29"/>
          <w:szCs w:val="29"/>
        </w:rPr>
        <w:t>Population</w:t>
      </w:r>
    </w:p>
    <w:p w14:paraId="222BD8C9" w14:textId="32E5D895" w:rsidR="00000000" w:rsidRDefault="00000000">
      <w:pPr>
        <w:pStyle w:val="NormalWeb"/>
        <w:divId w:val="878249567"/>
        <w:rPr>
          <w:rFonts w:ascii="Georgia" w:hAnsi="Georgia"/>
        </w:rPr>
      </w:pPr>
      <w:r>
        <w:rPr>
          <w:rFonts w:ascii="Georgia" w:hAnsi="Georgia"/>
        </w:rPr>
        <w:t xml:space="preserve">A global estimate of the Himalayan Mayapple population is not available. Subpopulations tend to be </w:t>
      </w:r>
      <w:proofErr w:type="gramStart"/>
      <w:r>
        <w:rPr>
          <w:rFonts w:ascii="Georgia" w:hAnsi="Georgia"/>
        </w:rPr>
        <w:t>small in size</w:t>
      </w:r>
      <w:proofErr w:type="gramEnd"/>
      <w:r>
        <w:rPr>
          <w:rFonts w:ascii="Georgia" w:hAnsi="Georgia"/>
        </w:rPr>
        <w:t xml:space="preserve"> (40-700 plants per </w:t>
      </w:r>
      <w:commentRangeStart w:id="12"/>
      <w:r>
        <w:rPr>
          <w:rFonts w:ascii="Georgia" w:hAnsi="Georgia"/>
        </w:rPr>
        <w:t>location</w:t>
      </w:r>
      <w:commentRangeEnd w:id="12"/>
      <w:r w:rsidR="000303D2">
        <w:rPr>
          <w:rStyle w:val="CommentReference"/>
        </w:rPr>
        <w:commentReference w:id="12"/>
      </w:r>
      <w:r>
        <w:rPr>
          <w:rFonts w:ascii="Georgia" w:hAnsi="Georgia"/>
        </w:rPr>
        <w:t>) and declining every year (</w:t>
      </w:r>
      <w:proofErr w:type="spellStart"/>
      <w:r>
        <w:rPr>
          <w:rFonts w:ascii="Georgia" w:hAnsi="Georgia"/>
        </w:rPr>
        <w:t>Airi</w:t>
      </w:r>
      <w:proofErr w:type="spellEnd"/>
      <w:r>
        <w:rPr>
          <w:rFonts w:ascii="Georgia" w:hAnsi="Georgia"/>
        </w:rPr>
        <w:t xml:space="preserve"> </w:t>
      </w:r>
      <w:r>
        <w:rPr>
          <w:rStyle w:val="Emphasis"/>
          <w:rFonts w:ascii="Georgia" w:hAnsi="Georgia"/>
        </w:rPr>
        <w:t>et al</w:t>
      </w:r>
      <w:r>
        <w:rPr>
          <w:rFonts w:ascii="Georgia" w:hAnsi="Georgia"/>
        </w:rPr>
        <w:t xml:space="preserve">. 1997, </w:t>
      </w:r>
      <w:proofErr w:type="spellStart"/>
      <w:r>
        <w:rPr>
          <w:rFonts w:ascii="Georgia" w:hAnsi="Georgia"/>
        </w:rPr>
        <w:t>Bhadula</w:t>
      </w:r>
      <w:proofErr w:type="spellEnd"/>
      <w:r>
        <w:rPr>
          <w:rFonts w:ascii="Georgia" w:hAnsi="Georgia"/>
        </w:rPr>
        <w:t xml:space="preserve"> </w:t>
      </w:r>
      <w:r>
        <w:rPr>
          <w:rStyle w:val="Emphasis"/>
          <w:rFonts w:ascii="Georgia" w:hAnsi="Georgia"/>
        </w:rPr>
        <w:t>et al</w:t>
      </w:r>
      <w:r>
        <w:rPr>
          <w:rFonts w:ascii="Georgia" w:hAnsi="Georgia"/>
        </w:rPr>
        <w:t>. 1996). The density of species in Uttarakhand, India ranged from 0.3-4.8 individuals/m</w:t>
      </w:r>
      <w:r>
        <w:rPr>
          <w:rFonts w:ascii="Georgia" w:hAnsi="Georgia"/>
          <w:vertAlign w:val="superscript"/>
        </w:rPr>
        <w:t>2</w:t>
      </w:r>
      <w:r>
        <w:rPr>
          <w:rFonts w:ascii="Georgia" w:hAnsi="Georgia"/>
        </w:rPr>
        <w:t xml:space="preserve"> (Chandra </w:t>
      </w:r>
      <w:r>
        <w:rPr>
          <w:rStyle w:val="Emphasis"/>
          <w:rFonts w:ascii="Georgia" w:hAnsi="Georgia"/>
        </w:rPr>
        <w:t>et al</w:t>
      </w:r>
      <w:r>
        <w:rPr>
          <w:rFonts w:ascii="Georgia" w:hAnsi="Georgia"/>
        </w:rPr>
        <w:t xml:space="preserve">. 2021). </w:t>
      </w:r>
      <w:proofErr w:type="spellStart"/>
      <w:r>
        <w:rPr>
          <w:rFonts w:ascii="Georgia" w:hAnsi="Georgia"/>
        </w:rPr>
        <w:t>Airi</w:t>
      </w:r>
      <w:proofErr w:type="spellEnd"/>
      <w:r>
        <w:rPr>
          <w:rFonts w:ascii="Georgia" w:hAnsi="Georgia"/>
        </w:rPr>
        <w:t xml:space="preserve"> </w:t>
      </w:r>
      <w:r>
        <w:rPr>
          <w:rStyle w:val="Emphasis"/>
          <w:rFonts w:ascii="Georgia" w:hAnsi="Georgia"/>
        </w:rPr>
        <w:t>et al</w:t>
      </w:r>
      <w:r>
        <w:rPr>
          <w:rFonts w:ascii="Georgia" w:hAnsi="Georgia"/>
        </w:rPr>
        <w:t>. (1997) estimated its population from three catchments (</w:t>
      </w:r>
      <w:proofErr w:type="spellStart"/>
      <w:r>
        <w:rPr>
          <w:rFonts w:ascii="Georgia" w:hAnsi="Georgia"/>
        </w:rPr>
        <w:t>Pindari</w:t>
      </w:r>
      <w:proofErr w:type="spellEnd"/>
      <w:r>
        <w:rPr>
          <w:rFonts w:ascii="Georgia" w:hAnsi="Georgia"/>
        </w:rPr>
        <w:t xml:space="preserve">, </w:t>
      </w:r>
      <w:proofErr w:type="spellStart"/>
      <w:r>
        <w:rPr>
          <w:rFonts w:ascii="Georgia" w:hAnsi="Georgia"/>
        </w:rPr>
        <w:t>Sunderdhunga</w:t>
      </w:r>
      <w:proofErr w:type="spellEnd"/>
      <w:r>
        <w:rPr>
          <w:rFonts w:ascii="Georgia" w:hAnsi="Georgia"/>
        </w:rPr>
        <w:t xml:space="preserve">, and </w:t>
      </w:r>
      <w:proofErr w:type="spellStart"/>
      <w:r>
        <w:rPr>
          <w:rFonts w:ascii="Georgia" w:hAnsi="Georgia"/>
        </w:rPr>
        <w:t>Kaphani</w:t>
      </w:r>
      <w:proofErr w:type="spellEnd"/>
      <w:r>
        <w:rPr>
          <w:rFonts w:ascii="Georgia" w:hAnsi="Georgia"/>
        </w:rPr>
        <w:t xml:space="preserve">) of </w:t>
      </w:r>
      <w:proofErr w:type="spellStart"/>
      <w:r>
        <w:rPr>
          <w:rFonts w:ascii="Georgia" w:hAnsi="Georgia"/>
        </w:rPr>
        <w:t>Kumaun</w:t>
      </w:r>
      <w:proofErr w:type="spellEnd"/>
      <w:r>
        <w:rPr>
          <w:rFonts w:ascii="Georgia" w:hAnsi="Georgia"/>
        </w:rPr>
        <w:t xml:space="preserve"> Himalaya involving 11 subpopulations and reported its density to vary from 0.50-8.23 individuals/m</w:t>
      </w:r>
      <w:r>
        <w:rPr>
          <w:rFonts w:ascii="Georgia" w:hAnsi="Georgia"/>
          <w:vertAlign w:val="superscript"/>
        </w:rPr>
        <w:t>2</w:t>
      </w:r>
      <w:r>
        <w:rPr>
          <w:rFonts w:ascii="Georgia" w:hAnsi="Georgia"/>
        </w:rPr>
        <w:t>. The species exhibits poor density even in the protected areas of the Indian Himalayas. Kala (2005) reported its density to vary from 0.72, 0.98, and 2 individuals/m</w:t>
      </w:r>
      <w:r>
        <w:rPr>
          <w:rFonts w:ascii="Georgia" w:hAnsi="Georgia"/>
          <w:vertAlign w:val="superscript"/>
        </w:rPr>
        <w:t>2</w:t>
      </w:r>
      <w:r>
        <w:rPr>
          <w:rFonts w:ascii="Georgia" w:hAnsi="Georgia"/>
        </w:rPr>
        <w:t xml:space="preserve"> in </w:t>
      </w:r>
      <w:proofErr w:type="spellStart"/>
      <w:r>
        <w:rPr>
          <w:rFonts w:ascii="Georgia" w:hAnsi="Georgia"/>
        </w:rPr>
        <w:t>Kedarnath</w:t>
      </w:r>
      <w:proofErr w:type="spellEnd"/>
      <w:r>
        <w:rPr>
          <w:rFonts w:ascii="Georgia" w:hAnsi="Georgia"/>
        </w:rPr>
        <w:t xml:space="preserve"> Wildlife Sanctuary, Valley of Flowers National Park, and </w:t>
      </w:r>
      <w:proofErr w:type="spellStart"/>
      <w:r>
        <w:rPr>
          <w:rFonts w:ascii="Georgia" w:hAnsi="Georgia"/>
        </w:rPr>
        <w:t>Kibber</w:t>
      </w:r>
      <w:proofErr w:type="spellEnd"/>
      <w:r>
        <w:rPr>
          <w:rFonts w:ascii="Georgia" w:hAnsi="Georgia"/>
        </w:rPr>
        <w:t xml:space="preserve"> Wildlife Sanctuary</w:t>
      </w:r>
      <w:ins w:id="13" w:author="Jack Plummer" w:date="2023-05-31T12:04:00Z">
        <w:r w:rsidR="00D70615">
          <w:rPr>
            <w:rFonts w:ascii="Georgia" w:hAnsi="Georgia"/>
          </w:rPr>
          <w:t>,</w:t>
        </w:r>
      </w:ins>
      <w:r>
        <w:rPr>
          <w:rFonts w:ascii="Georgia" w:hAnsi="Georgia"/>
        </w:rPr>
        <w:t xml:space="preserve"> respectively. In the Nanda Devi biosphere, Western Himalaya</w:t>
      </w:r>
      <w:ins w:id="14" w:author="Jack Plummer" w:date="2023-05-31T12:04:00Z">
        <w:r w:rsidR="00D70615">
          <w:rPr>
            <w:rFonts w:ascii="Georgia" w:hAnsi="Georgia"/>
          </w:rPr>
          <w:t>,</w:t>
        </w:r>
      </w:ins>
      <w:r>
        <w:rPr>
          <w:rFonts w:ascii="Georgia" w:hAnsi="Georgia"/>
        </w:rPr>
        <w:t xml:space="preserve"> the density of the species ranged from 0.22-0.47 individuals/m</w:t>
      </w:r>
      <w:r>
        <w:rPr>
          <w:rFonts w:ascii="Georgia" w:hAnsi="Georgia"/>
          <w:vertAlign w:val="superscript"/>
        </w:rPr>
        <w:t>2</w:t>
      </w:r>
      <w:r>
        <w:rPr>
          <w:rFonts w:ascii="Georgia" w:hAnsi="Georgia"/>
        </w:rPr>
        <w:t xml:space="preserve"> (Negi </w:t>
      </w:r>
      <w:r w:rsidRPr="00D70615">
        <w:rPr>
          <w:rFonts w:ascii="Georgia" w:hAnsi="Georgia"/>
          <w:i/>
          <w:iCs/>
          <w:rPrChange w:id="15" w:author="Jack Plummer" w:date="2023-05-31T12:04:00Z">
            <w:rPr>
              <w:rFonts w:ascii="Georgia" w:hAnsi="Georgia"/>
            </w:rPr>
          </w:rPrChange>
        </w:rPr>
        <w:t>et al.</w:t>
      </w:r>
      <w:r>
        <w:rPr>
          <w:rFonts w:ascii="Georgia" w:hAnsi="Georgia"/>
        </w:rPr>
        <w:t xml:space="preserve"> 2018). Though density data for the species appear fragmentary, most reports on the population structure of Himalayan Mayapple have raised concern about population decline. </w:t>
      </w:r>
      <w:r>
        <w:rPr>
          <w:rFonts w:ascii="Georgia" w:hAnsi="Georgia"/>
        </w:rPr>
        <w:br/>
        <w:t xml:space="preserve">It was collected in large quantities from the wild since the British period in India, but precise documentation of indiscriminate exploitation of the species was documented for the first time by Shah and Kapoor (1978). A substantial portion of the export market in the 1980s was linked to European countries (Husain 1983). A 1997 Conservation and Management Plan (CAMP) workshop designated the species as Critically Endangered (Zoos’ Print 1998). Population declines have been noted in much of the species' range, </w:t>
      </w:r>
      <w:del w:id="16" w:author="Jack Plummer" w:date="2023-05-31T12:05:00Z">
        <w:r w:rsidDel="00D70615">
          <w:rPr>
            <w:rFonts w:ascii="Georgia" w:hAnsi="Georgia"/>
          </w:rPr>
          <w:delText>with a particular focus on</w:delText>
        </w:r>
      </w:del>
      <w:ins w:id="17" w:author="Jack Plummer" w:date="2023-05-31T12:05:00Z">
        <w:r w:rsidR="00D70615">
          <w:rPr>
            <w:rFonts w:ascii="Georgia" w:hAnsi="Georgia"/>
          </w:rPr>
          <w:t>particularly</w:t>
        </w:r>
      </w:ins>
      <w:r>
        <w:rPr>
          <w:rFonts w:ascii="Georgia" w:hAnsi="Georgia"/>
        </w:rPr>
        <w:t xml:space="preserve"> the western Himalayas (Chaudhari and Bibi 2021). Its subpopulations have decreased significantly since the late 1990s based on trade figures (Shah </w:t>
      </w:r>
      <w:r w:rsidRPr="00D70615">
        <w:rPr>
          <w:rFonts w:ascii="Georgia" w:hAnsi="Georgia"/>
          <w:i/>
          <w:iCs/>
          <w:rPrChange w:id="18" w:author="Jack Plummer" w:date="2023-05-31T12:05:00Z">
            <w:rPr>
              <w:rFonts w:ascii="Georgia" w:hAnsi="Georgia"/>
            </w:rPr>
          </w:rPrChange>
        </w:rPr>
        <w:t>et al.</w:t>
      </w:r>
      <w:r>
        <w:rPr>
          <w:rFonts w:ascii="Georgia" w:hAnsi="Georgia"/>
        </w:rPr>
        <w:t xml:space="preserve"> 2006) and a decline of at least 50% of the population is suspected over the </w:t>
      </w:r>
      <w:del w:id="19" w:author="Jack Plummer" w:date="2023-05-31T12:05:00Z">
        <w:r w:rsidDel="00D70615">
          <w:rPr>
            <w:rFonts w:ascii="Georgia" w:hAnsi="Georgia"/>
          </w:rPr>
          <w:delText xml:space="preserve">course of the </w:delText>
        </w:r>
      </w:del>
      <w:r>
        <w:rPr>
          <w:rFonts w:ascii="Georgia" w:hAnsi="Georgia"/>
        </w:rPr>
        <w:t xml:space="preserve">last 21 years (three generations). It is suspected that declines of a similar magnitude will occur over the course of the next 21 years </w:t>
      </w:r>
      <w:proofErr w:type="gramStart"/>
      <w:r>
        <w:rPr>
          <w:rFonts w:ascii="Georgia" w:hAnsi="Georgia"/>
        </w:rPr>
        <w:t>as a result of</w:t>
      </w:r>
      <w:proofErr w:type="gramEnd"/>
      <w:r>
        <w:rPr>
          <w:rFonts w:ascii="Georgia" w:hAnsi="Georgia"/>
        </w:rPr>
        <w:t xml:space="preserve"> the combined impacts of excessive harvest and climate change.</w:t>
      </w:r>
    </w:p>
    <w:p w14:paraId="07284DF2" w14:textId="77777777" w:rsidR="00000000" w:rsidRDefault="00000000">
      <w:pPr>
        <w:pStyle w:val="Heading2"/>
        <w:divId w:val="878249567"/>
        <w:rPr>
          <w:rFonts w:ascii="Georgia" w:eastAsia="Times New Roman" w:hAnsi="Georgia"/>
          <w:sz w:val="27"/>
          <w:szCs w:val="27"/>
        </w:rPr>
      </w:pPr>
      <w:r>
        <w:rPr>
          <w:rFonts w:ascii="Georgia" w:eastAsia="Times New Roman" w:hAnsi="Georgia"/>
          <w:sz w:val="27"/>
          <w:szCs w:val="27"/>
        </w:rPr>
        <w:t>Population Information</w:t>
      </w:r>
    </w:p>
    <w:p w14:paraId="3042F5DC" w14:textId="77777777" w:rsidR="00000000" w:rsidRDefault="00000000">
      <w:pPr>
        <w:pStyle w:val="NormalWeb"/>
        <w:divId w:val="878249567"/>
        <w:rPr>
          <w:rFonts w:ascii="Georgia" w:hAnsi="Georgia"/>
        </w:rPr>
      </w:pPr>
      <w:r>
        <w:rPr>
          <w:rStyle w:val="datalabel1"/>
          <w:rFonts w:ascii="Georgia" w:hAnsi="Georgia"/>
        </w:rPr>
        <w:t xml:space="preserve">Current Population Trend: </w:t>
      </w:r>
      <w:r>
        <w:rPr>
          <w:rFonts w:ascii="Georgia" w:hAnsi="Georgia"/>
        </w:rPr>
        <w:t>Decreasing</w:t>
      </w:r>
    </w:p>
    <w:p w14:paraId="13DED490" w14:textId="77777777" w:rsidR="00000000" w:rsidRDefault="00000000">
      <w:pPr>
        <w:pStyle w:val="Heading2"/>
        <w:divId w:val="878249567"/>
        <w:rPr>
          <w:rFonts w:ascii="Georgia" w:eastAsia="Times New Roman" w:hAnsi="Georgia"/>
          <w:sz w:val="27"/>
          <w:szCs w:val="27"/>
        </w:rPr>
      </w:pPr>
      <w:r>
        <w:rPr>
          <w:rFonts w:ascii="Georgia" w:eastAsia="Times New Roman" w:hAnsi="Georgia"/>
          <w:sz w:val="27"/>
          <w:szCs w:val="27"/>
        </w:rPr>
        <w:t>Population Reduction - Past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11"/>
        <w:gridCol w:w="2116"/>
        <w:gridCol w:w="894"/>
        <w:gridCol w:w="1258"/>
      </w:tblGrid>
      <w:tr w:rsidR="00000000" w14:paraId="728C8D5C" w14:textId="77777777">
        <w:trPr>
          <w:divId w:val="878249567"/>
          <w:tblCellSpacing w:w="15" w:type="dxa"/>
        </w:trPr>
        <w:tc>
          <w:tcPr>
            <w:tcW w:w="0" w:type="auto"/>
            <w:tcBorders>
              <w:bottom w:val="single" w:sz="6" w:space="0" w:color="000000"/>
            </w:tcBorders>
            <w:shd w:val="clear" w:color="auto" w:fill="BBBBBB"/>
            <w:vAlign w:val="center"/>
            <w:hideMark/>
          </w:tcPr>
          <w:p w14:paraId="668D516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Percent Change in past</w:t>
            </w:r>
          </w:p>
        </w:tc>
        <w:tc>
          <w:tcPr>
            <w:tcW w:w="0" w:type="auto"/>
            <w:tcBorders>
              <w:bottom w:val="single" w:sz="6" w:space="0" w:color="000000"/>
            </w:tcBorders>
            <w:shd w:val="clear" w:color="auto" w:fill="BBBBBB"/>
            <w:vAlign w:val="center"/>
            <w:hideMark/>
          </w:tcPr>
          <w:p w14:paraId="5678EC5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Reduction or Increase</w:t>
            </w:r>
          </w:p>
        </w:tc>
        <w:tc>
          <w:tcPr>
            <w:tcW w:w="0" w:type="auto"/>
            <w:tcBorders>
              <w:bottom w:val="single" w:sz="6" w:space="0" w:color="000000"/>
            </w:tcBorders>
            <w:shd w:val="clear" w:color="auto" w:fill="BBBBBB"/>
            <w:vAlign w:val="center"/>
            <w:hideMark/>
          </w:tcPr>
          <w:p w14:paraId="7810364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0FF05C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9AE1148" w14:textId="77777777">
        <w:trPr>
          <w:divId w:val="878249567"/>
          <w:tblCellSpacing w:w="15" w:type="dxa"/>
        </w:trPr>
        <w:tc>
          <w:tcPr>
            <w:tcW w:w="0" w:type="auto"/>
            <w:vAlign w:val="center"/>
            <w:hideMark/>
          </w:tcPr>
          <w:p w14:paraId="1517F0D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50%</w:t>
            </w:r>
          </w:p>
        </w:tc>
        <w:tc>
          <w:tcPr>
            <w:tcW w:w="0" w:type="auto"/>
            <w:vAlign w:val="center"/>
            <w:hideMark/>
          </w:tcPr>
          <w:p w14:paraId="5280449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Reduction</w:t>
            </w:r>
          </w:p>
        </w:tc>
        <w:tc>
          <w:tcPr>
            <w:tcW w:w="0" w:type="auto"/>
            <w:vAlign w:val="center"/>
            <w:hideMark/>
          </w:tcPr>
          <w:p w14:paraId="1DD474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Suspected</w:t>
            </w:r>
          </w:p>
        </w:tc>
        <w:tc>
          <w:tcPr>
            <w:tcW w:w="0" w:type="auto"/>
            <w:vAlign w:val="center"/>
            <w:hideMark/>
          </w:tcPr>
          <w:p w14:paraId="7A78DC7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5D9A10A"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606"/>
      </w:tblGrid>
      <w:tr w:rsidR="00000000" w14:paraId="665E2E36" w14:textId="77777777">
        <w:trPr>
          <w:divId w:val="878249567"/>
          <w:tblCellSpacing w:w="15" w:type="dxa"/>
        </w:trPr>
        <w:tc>
          <w:tcPr>
            <w:tcW w:w="0" w:type="auto"/>
            <w:tcBorders>
              <w:bottom w:val="single" w:sz="6" w:space="0" w:color="000000"/>
            </w:tcBorders>
            <w:shd w:val="clear" w:color="auto" w:fill="BBBBBB"/>
            <w:vAlign w:val="center"/>
            <w:hideMark/>
          </w:tcPr>
          <w:p w14:paraId="3903EB1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Basis?</w:t>
            </w:r>
          </w:p>
        </w:tc>
      </w:tr>
      <w:tr w:rsidR="00000000" w14:paraId="4C10EF81" w14:textId="77777777">
        <w:trPr>
          <w:divId w:val="878249567"/>
          <w:tblCellSpacing w:w="15" w:type="dxa"/>
        </w:trPr>
        <w:tc>
          <w:tcPr>
            <w:tcW w:w="0" w:type="auto"/>
            <w:vAlign w:val="center"/>
            <w:hideMark/>
          </w:tcPr>
          <w:p w14:paraId="461FC68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b) an index of abundance appropriate for the taxon, d) actual or potential levels of exploitation</w:t>
            </w:r>
          </w:p>
        </w:tc>
      </w:tr>
    </w:tbl>
    <w:p w14:paraId="40C1115D"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000000" w14:paraId="7C693A59" w14:textId="77777777">
        <w:trPr>
          <w:divId w:val="878249567"/>
          <w:tblCellSpacing w:w="15" w:type="dxa"/>
        </w:trPr>
        <w:tc>
          <w:tcPr>
            <w:tcW w:w="0" w:type="auto"/>
            <w:tcBorders>
              <w:bottom w:val="single" w:sz="6" w:space="0" w:color="000000"/>
            </w:tcBorders>
            <w:shd w:val="clear" w:color="auto" w:fill="BBBBBB"/>
            <w:vAlign w:val="center"/>
            <w:hideMark/>
          </w:tcPr>
          <w:p w14:paraId="49C3ED0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Reversible?</w:t>
            </w:r>
          </w:p>
        </w:tc>
      </w:tr>
      <w:tr w:rsidR="00000000" w14:paraId="7F65F2D8" w14:textId="77777777">
        <w:trPr>
          <w:divId w:val="878249567"/>
          <w:tblCellSpacing w:w="15" w:type="dxa"/>
        </w:trPr>
        <w:tc>
          <w:tcPr>
            <w:tcW w:w="0" w:type="auto"/>
            <w:vAlign w:val="center"/>
            <w:hideMark/>
          </w:tcPr>
          <w:p w14:paraId="6BF05E7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0522380A"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1"/>
      </w:tblGrid>
      <w:tr w:rsidR="00000000" w14:paraId="20ADA411" w14:textId="77777777">
        <w:trPr>
          <w:divId w:val="878249567"/>
          <w:tblCellSpacing w:w="15" w:type="dxa"/>
        </w:trPr>
        <w:tc>
          <w:tcPr>
            <w:tcW w:w="0" w:type="auto"/>
            <w:tcBorders>
              <w:bottom w:val="single" w:sz="6" w:space="0" w:color="000000"/>
            </w:tcBorders>
            <w:shd w:val="clear" w:color="auto" w:fill="BBBBBB"/>
            <w:vAlign w:val="center"/>
            <w:hideMark/>
          </w:tcPr>
          <w:p w14:paraId="0CCC9CF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Understood?</w:t>
            </w:r>
          </w:p>
        </w:tc>
      </w:tr>
      <w:tr w:rsidR="00000000" w14:paraId="6BE06367" w14:textId="77777777">
        <w:trPr>
          <w:divId w:val="878249567"/>
          <w:tblCellSpacing w:w="15" w:type="dxa"/>
        </w:trPr>
        <w:tc>
          <w:tcPr>
            <w:tcW w:w="0" w:type="auto"/>
            <w:vAlign w:val="center"/>
            <w:hideMark/>
          </w:tcPr>
          <w:p w14:paraId="407BE3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1A525E61"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73"/>
      </w:tblGrid>
      <w:tr w:rsidR="00000000" w14:paraId="1FACE29D" w14:textId="77777777">
        <w:trPr>
          <w:divId w:val="878249567"/>
          <w:tblCellSpacing w:w="15" w:type="dxa"/>
        </w:trPr>
        <w:tc>
          <w:tcPr>
            <w:tcW w:w="0" w:type="auto"/>
            <w:tcBorders>
              <w:bottom w:val="single" w:sz="6" w:space="0" w:color="000000"/>
            </w:tcBorders>
            <w:shd w:val="clear" w:color="auto" w:fill="BBBBBB"/>
            <w:vAlign w:val="center"/>
            <w:hideMark/>
          </w:tcPr>
          <w:p w14:paraId="64FB81B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Ceased?</w:t>
            </w:r>
          </w:p>
        </w:tc>
      </w:tr>
      <w:tr w:rsidR="00000000" w14:paraId="7A73D51E" w14:textId="77777777">
        <w:trPr>
          <w:divId w:val="878249567"/>
          <w:tblCellSpacing w:w="15" w:type="dxa"/>
        </w:trPr>
        <w:tc>
          <w:tcPr>
            <w:tcW w:w="0" w:type="auto"/>
            <w:vAlign w:val="center"/>
            <w:hideMark/>
          </w:tcPr>
          <w:p w14:paraId="467E68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bl>
    <w:p w14:paraId="48C3D1DD" w14:textId="77777777" w:rsidR="00000000" w:rsidRDefault="00000000">
      <w:pPr>
        <w:pStyle w:val="Heading2"/>
        <w:divId w:val="878249567"/>
        <w:rPr>
          <w:rFonts w:ascii="Georgia" w:eastAsia="Times New Roman" w:hAnsi="Georgia"/>
          <w:sz w:val="27"/>
          <w:szCs w:val="27"/>
        </w:rPr>
      </w:pPr>
      <w:r>
        <w:rPr>
          <w:rFonts w:ascii="Georgia" w:eastAsia="Times New Roman" w:hAnsi="Georgia"/>
          <w:sz w:val="27"/>
          <w:szCs w:val="27"/>
        </w:rPr>
        <w:t>Population Reduction - Future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050"/>
        <w:gridCol w:w="1185"/>
        <w:gridCol w:w="894"/>
        <w:gridCol w:w="5881"/>
      </w:tblGrid>
      <w:tr w:rsidR="00000000" w14:paraId="49AF9417" w14:textId="77777777">
        <w:trPr>
          <w:divId w:val="878249567"/>
          <w:tblCellSpacing w:w="15" w:type="dxa"/>
        </w:trPr>
        <w:tc>
          <w:tcPr>
            <w:tcW w:w="0" w:type="auto"/>
            <w:tcBorders>
              <w:bottom w:val="single" w:sz="6" w:space="0" w:color="000000"/>
            </w:tcBorders>
            <w:shd w:val="clear" w:color="auto" w:fill="BBBBBB"/>
            <w:vAlign w:val="center"/>
            <w:hideMark/>
          </w:tcPr>
          <w:p w14:paraId="1B56EFC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Percent Change in future</w:t>
            </w:r>
          </w:p>
        </w:tc>
        <w:tc>
          <w:tcPr>
            <w:tcW w:w="0" w:type="auto"/>
            <w:tcBorders>
              <w:bottom w:val="single" w:sz="6" w:space="0" w:color="000000"/>
            </w:tcBorders>
            <w:shd w:val="clear" w:color="auto" w:fill="BBBBBB"/>
            <w:vAlign w:val="center"/>
            <w:hideMark/>
          </w:tcPr>
          <w:p w14:paraId="7138FBE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Reduction or Increase</w:t>
            </w:r>
          </w:p>
        </w:tc>
        <w:tc>
          <w:tcPr>
            <w:tcW w:w="0" w:type="auto"/>
            <w:tcBorders>
              <w:bottom w:val="single" w:sz="6" w:space="0" w:color="000000"/>
            </w:tcBorders>
            <w:shd w:val="clear" w:color="auto" w:fill="BBBBBB"/>
            <w:vAlign w:val="center"/>
            <w:hideMark/>
          </w:tcPr>
          <w:p w14:paraId="3225CF7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F95321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8C5E37C" w14:textId="77777777">
        <w:trPr>
          <w:divId w:val="878249567"/>
          <w:tblCellSpacing w:w="15" w:type="dxa"/>
        </w:trPr>
        <w:tc>
          <w:tcPr>
            <w:tcW w:w="0" w:type="auto"/>
            <w:vAlign w:val="center"/>
            <w:hideMark/>
          </w:tcPr>
          <w:p w14:paraId="6FD11A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50-70%</w:t>
            </w:r>
          </w:p>
        </w:tc>
        <w:tc>
          <w:tcPr>
            <w:tcW w:w="0" w:type="auto"/>
            <w:vAlign w:val="center"/>
            <w:hideMark/>
          </w:tcPr>
          <w:p w14:paraId="43EE0E3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Reduction</w:t>
            </w:r>
          </w:p>
        </w:tc>
        <w:tc>
          <w:tcPr>
            <w:tcW w:w="0" w:type="auto"/>
            <w:vAlign w:val="center"/>
            <w:hideMark/>
          </w:tcPr>
          <w:p w14:paraId="1EA56F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Suspected</w:t>
            </w:r>
          </w:p>
        </w:tc>
        <w:tc>
          <w:tcPr>
            <w:tcW w:w="0" w:type="auto"/>
            <w:vAlign w:val="center"/>
            <w:hideMark/>
          </w:tcPr>
          <w:p w14:paraId="4BAFF7E5" w14:textId="2F3D5B68" w:rsidR="00000000" w:rsidRDefault="00000000">
            <w:pPr>
              <w:spacing w:after="75"/>
              <w:rPr>
                <w:rFonts w:ascii="Georgia" w:eastAsia="Times New Roman" w:hAnsi="Georgia"/>
                <w:sz w:val="18"/>
                <w:szCs w:val="18"/>
              </w:rPr>
            </w:pPr>
            <w:r>
              <w:rPr>
                <w:rFonts w:ascii="Georgia" w:eastAsia="Times New Roman" w:hAnsi="Georgia"/>
                <w:sz w:val="18"/>
                <w:szCs w:val="18"/>
              </w:rPr>
              <w:t xml:space="preserve">Rapid population declines resulting from excessive harvest have been documented and are expected to continue into the foreseeable future. In addition to this, climate change is expected to reduce available habitat in the eastern portions of the species' range by 74% by 2050. It is likely that substantial declines in habitat will occur </w:t>
            </w:r>
            <w:del w:id="20" w:author="Jack Plummer" w:date="2023-05-31T11:58:00Z">
              <w:r w:rsidDel="000303D2">
                <w:rPr>
                  <w:rFonts w:ascii="Georgia" w:eastAsia="Times New Roman" w:hAnsi="Georgia"/>
                  <w:sz w:val="18"/>
                  <w:szCs w:val="18"/>
                </w:rPr>
                <w:delText xml:space="preserve">within the species' </w:delText>
              </w:r>
            </w:del>
            <w:r>
              <w:rPr>
                <w:rFonts w:ascii="Georgia" w:eastAsia="Times New Roman" w:hAnsi="Georgia"/>
                <w:sz w:val="18"/>
                <w:szCs w:val="18"/>
              </w:rPr>
              <w:t>throughout the lower elevations inhabited by the species within the next 15 to 21 years.</w:t>
            </w:r>
          </w:p>
        </w:tc>
      </w:tr>
    </w:tbl>
    <w:p w14:paraId="1AB4D6FA"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000000" w14:paraId="163652DD" w14:textId="77777777">
        <w:trPr>
          <w:divId w:val="878249567"/>
          <w:tblCellSpacing w:w="15" w:type="dxa"/>
        </w:trPr>
        <w:tc>
          <w:tcPr>
            <w:tcW w:w="0" w:type="auto"/>
            <w:tcBorders>
              <w:bottom w:val="single" w:sz="6" w:space="0" w:color="000000"/>
            </w:tcBorders>
            <w:shd w:val="clear" w:color="auto" w:fill="BBBBBB"/>
            <w:vAlign w:val="center"/>
            <w:hideMark/>
          </w:tcPr>
          <w:p w14:paraId="26A800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Basis?</w:t>
            </w:r>
          </w:p>
        </w:tc>
      </w:tr>
      <w:tr w:rsidR="00000000" w14:paraId="055AE799" w14:textId="77777777">
        <w:trPr>
          <w:divId w:val="878249567"/>
          <w:tblCellSpacing w:w="15" w:type="dxa"/>
        </w:trPr>
        <w:tc>
          <w:tcPr>
            <w:tcW w:w="0" w:type="auto"/>
            <w:vAlign w:val="center"/>
            <w:hideMark/>
          </w:tcPr>
          <w:p w14:paraId="3D15B8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 a decline in area of occupancy, extent of occurrence and/or quality of habitat, d) actual or potential levels of exploitation</w:t>
            </w:r>
          </w:p>
        </w:tc>
      </w:tr>
    </w:tbl>
    <w:p w14:paraId="0B7379C7" w14:textId="77777777" w:rsidR="00000000" w:rsidRDefault="00000000">
      <w:pPr>
        <w:pStyle w:val="Heading2"/>
        <w:divId w:val="878249567"/>
        <w:rPr>
          <w:rFonts w:ascii="Georgia" w:eastAsia="Times New Roman" w:hAnsi="Georgia"/>
          <w:sz w:val="27"/>
          <w:szCs w:val="27"/>
        </w:rPr>
      </w:pPr>
      <w:r>
        <w:rPr>
          <w:rFonts w:ascii="Georgia" w:eastAsia="Times New Roman" w:hAnsi="Georgia"/>
          <w:sz w:val="27"/>
          <w:szCs w:val="27"/>
        </w:rPr>
        <w:t>Population Reduction - Ongoing</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10"/>
      </w:tblGrid>
      <w:tr w:rsidR="00000000" w14:paraId="5108AA54" w14:textId="77777777">
        <w:trPr>
          <w:divId w:val="878249567"/>
          <w:tblCellSpacing w:w="15" w:type="dxa"/>
        </w:trPr>
        <w:tc>
          <w:tcPr>
            <w:tcW w:w="0" w:type="auto"/>
            <w:tcBorders>
              <w:bottom w:val="single" w:sz="6" w:space="0" w:color="000000"/>
            </w:tcBorders>
            <w:shd w:val="clear" w:color="auto" w:fill="BBBBBB"/>
            <w:vAlign w:val="center"/>
            <w:hideMark/>
          </w:tcPr>
          <w:p w14:paraId="68138CA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Basis?</w:t>
            </w:r>
          </w:p>
        </w:tc>
      </w:tr>
      <w:tr w:rsidR="00000000" w14:paraId="171669E9" w14:textId="77777777">
        <w:trPr>
          <w:divId w:val="878249567"/>
          <w:tblCellSpacing w:w="15" w:type="dxa"/>
        </w:trPr>
        <w:tc>
          <w:tcPr>
            <w:tcW w:w="0" w:type="auto"/>
            <w:vAlign w:val="center"/>
            <w:hideMark/>
          </w:tcPr>
          <w:p w14:paraId="547B3E6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 a decline in area of occupancy, extent of occurrence and/or quality of habitat, d) actual or potential levels of exploitation</w:t>
            </w:r>
          </w:p>
        </w:tc>
      </w:tr>
    </w:tbl>
    <w:p w14:paraId="51E9DDB8"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01"/>
      </w:tblGrid>
      <w:tr w:rsidR="00000000" w14:paraId="56327A66" w14:textId="77777777">
        <w:trPr>
          <w:divId w:val="878249567"/>
          <w:tblCellSpacing w:w="15" w:type="dxa"/>
        </w:trPr>
        <w:tc>
          <w:tcPr>
            <w:tcW w:w="0" w:type="auto"/>
            <w:tcBorders>
              <w:bottom w:val="single" w:sz="6" w:space="0" w:color="000000"/>
            </w:tcBorders>
            <w:shd w:val="clear" w:color="auto" w:fill="BBBBBB"/>
            <w:vAlign w:val="center"/>
            <w:hideMark/>
          </w:tcPr>
          <w:p w14:paraId="13EBC00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Reversible?</w:t>
            </w:r>
          </w:p>
        </w:tc>
      </w:tr>
      <w:tr w:rsidR="00000000" w14:paraId="1A18BC01" w14:textId="77777777">
        <w:trPr>
          <w:divId w:val="878249567"/>
          <w:tblCellSpacing w:w="15" w:type="dxa"/>
        </w:trPr>
        <w:tc>
          <w:tcPr>
            <w:tcW w:w="0" w:type="auto"/>
            <w:vAlign w:val="center"/>
            <w:hideMark/>
          </w:tcPr>
          <w:p w14:paraId="698E7B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bl>
    <w:p w14:paraId="41F1247E"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21"/>
      </w:tblGrid>
      <w:tr w:rsidR="00000000" w14:paraId="52908BA6" w14:textId="77777777">
        <w:trPr>
          <w:divId w:val="878249567"/>
          <w:tblCellSpacing w:w="15" w:type="dxa"/>
        </w:trPr>
        <w:tc>
          <w:tcPr>
            <w:tcW w:w="0" w:type="auto"/>
            <w:tcBorders>
              <w:bottom w:val="single" w:sz="6" w:space="0" w:color="000000"/>
            </w:tcBorders>
            <w:shd w:val="clear" w:color="auto" w:fill="BBBBBB"/>
            <w:vAlign w:val="center"/>
            <w:hideMark/>
          </w:tcPr>
          <w:p w14:paraId="5B11BD1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Understood?</w:t>
            </w:r>
          </w:p>
        </w:tc>
      </w:tr>
      <w:tr w:rsidR="00000000" w14:paraId="537E8F95" w14:textId="77777777">
        <w:trPr>
          <w:divId w:val="878249567"/>
          <w:tblCellSpacing w:w="15" w:type="dxa"/>
        </w:trPr>
        <w:tc>
          <w:tcPr>
            <w:tcW w:w="0" w:type="auto"/>
            <w:vAlign w:val="center"/>
            <w:hideMark/>
          </w:tcPr>
          <w:p w14:paraId="0E4A4D2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39572CBB" w14:textId="77777777" w:rsidR="00000000" w:rsidRDefault="00000000">
      <w:pPr>
        <w:divId w:val="87824956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73"/>
      </w:tblGrid>
      <w:tr w:rsidR="00000000" w14:paraId="40CB786D" w14:textId="77777777">
        <w:trPr>
          <w:divId w:val="878249567"/>
          <w:tblCellSpacing w:w="15" w:type="dxa"/>
        </w:trPr>
        <w:tc>
          <w:tcPr>
            <w:tcW w:w="0" w:type="auto"/>
            <w:tcBorders>
              <w:bottom w:val="single" w:sz="6" w:space="0" w:color="000000"/>
            </w:tcBorders>
            <w:shd w:val="clear" w:color="auto" w:fill="BBBBBB"/>
            <w:vAlign w:val="center"/>
            <w:hideMark/>
          </w:tcPr>
          <w:p w14:paraId="605BE77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Ceased?</w:t>
            </w:r>
          </w:p>
        </w:tc>
      </w:tr>
      <w:tr w:rsidR="00000000" w14:paraId="6A5E1619" w14:textId="77777777">
        <w:trPr>
          <w:divId w:val="878249567"/>
          <w:tblCellSpacing w:w="15" w:type="dxa"/>
        </w:trPr>
        <w:tc>
          <w:tcPr>
            <w:tcW w:w="0" w:type="auto"/>
            <w:vAlign w:val="center"/>
            <w:hideMark/>
          </w:tcPr>
          <w:p w14:paraId="58D7D04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bl>
    <w:p w14:paraId="3682A2E9" w14:textId="77777777" w:rsidR="00000000" w:rsidRDefault="00000000">
      <w:pPr>
        <w:pStyle w:val="Heading1"/>
        <w:divId w:val="1319922968"/>
        <w:rPr>
          <w:rFonts w:ascii="Georgia" w:eastAsia="Times New Roman" w:hAnsi="Georgia"/>
          <w:sz w:val="29"/>
          <w:szCs w:val="29"/>
        </w:rPr>
      </w:pPr>
      <w:r>
        <w:rPr>
          <w:rFonts w:ascii="Georgia" w:eastAsia="Times New Roman" w:hAnsi="Georgia"/>
          <w:sz w:val="29"/>
          <w:szCs w:val="29"/>
        </w:rPr>
        <w:t>Habitats and Ecology</w:t>
      </w:r>
    </w:p>
    <w:p w14:paraId="4CB098B7" w14:textId="5CBEC4A1" w:rsidR="00000000" w:rsidRDefault="00000000">
      <w:pPr>
        <w:pStyle w:val="NormalWeb"/>
        <w:divId w:val="1319922968"/>
        <w:rPr>
          <w:rFonts w:ascii="Georgia" w:hAnsi="Georgia"/>
        </w:rPr>
      </w:pPr>
      <w:r>
        <w:rPr>
          <w:rFonts w:ascii="Georgia" w:hAnsi="Georgia"/>
        </w:rPr>
        <w:t xml:space="preserve">Himalayan Mayapple is an erect, succulent perennial herb, about 15-60 cm tall bearing alternate, long-stalked often purple-spotted round leaves in groups of one to three. Flowers are large, cup-shaped, bisexual, </w:t>
      </w:r>
      <w:r>
        <w:rPr>
          <w:rFonts w:ascii="Georgia" w:hAnsi="Georgia"/>
        </w:rPr>
        <w:lastRenderedPageBreak/>
        <w:t xml:space="preserve">actinomorphic, gamosepalous, and white or pink </w:t>
      </w:r>
      <w:proofErr w:type="spellStart"/>
      <w:r>
        <w:rPr>
          <w:rFonts w:ascii="Georgia" w:hAnsi="Georgia"/>
        </w:rPr>
        <w:t>colored</w:t>
      </w:r>
      <w:proofErr w:type="spellEnd"/>
      <w:r>
        <w:rPr>
          <w:rFonts w:ascii="Georgia" w:hAnsi="Georgia"/>
        </w:rPr>
        <w:t>. The fruit is a berry with numerous seeds. Reproductive shoots of the species have two</w:t>
      </w:r>
      <w:ins w:id="21" w:author="Jack Plummer" w:date="2023-05-31T12:06:00Z">
        <w:r w:rsidR="00D70615">
          <w:rPr>
            <w:rFonts w:ascii="Georgia" w:hAnsi="Georgia"/>
          </w:rPr>
          <w:t>,</w:t>
        </w:r>
      </w:ins>
      <w:r>
        <w:rPr>
          <w:rFonts w:ascii="Georgia" w:hAnsi="Georgia"/>
        </w:rPr>
        <w:t xml:space="preserve"> </w:t>
      </w:r>
      <w:del w:id="22" w:author="Jack Plummer" w:date="2023-05-31T12:06:00Z">
        <w:r w:rsidDel="00D70615">
          <w:rPr>
            <w:rFonts w:ascii="Georgia" w:hAnsi="Georgia"/>
          </w:rPr>
          <w:delText xml:space="preserve">sometimes </w:delText>
        </w:r>
      </w:del>
      <w:r>
        <w:rPr>
          <w:rFonts w:ascii="Georgia" w:hAnsi="Georgia"/>
        </w:rPr>
        <w:t>exceptionally three</w:t>
      </w:r>
      <w:ins w:id="23" w:author="Jack Plummer" w:date="2023-05-31T12:06:00Z">
        <w:r w:rsidR="00D70615">
          <w:rPr>
            <w:rFonts w:ascii="Georgia" w:hAnsi="Georgia"/>
          </w:rPr>
          <w:t>,</w:t>
        </w:r>
      </w:ins>
      <w:r>
        <w:rPr>
          <w:rFonts w:ascii="Georgia" w:hAnsi="Georgia"/>
        </w:rPr>
        <w:t xml:space="preserve"> leaves</w:t>
      </w:r>
      <w:ins w:id="24" w:author="Jack Plummer" w:date="2023-05-31T12:06:00Z">
        <w:r w:rsidR="00D70615">
          <w:rPr>
            <w:rFonts w:ascii="Georgia" w:hAnsi="Georgia"/>
          </w:rPr>
          <w:t>,</w:t>
        </w:r>
      </w:ins>
      <w:r>
        <w:rPr>
          <w:rFonts w:ascii="Georgia" w:hAnsi="Georgia"/>
        </w:rPr>
        <w:t xml:space="preserve"> whereas vegetative shoots bear a single leaf (</w:t>
      </w:r>
      <w:proofErr w:type="spellStart"/>
      <w:r>
        <w:rPr>
          <w:rFonts w:ascii="Georgia" w:hAnsi="Georgia"/>
        </w:rPr>
        <w:t>Airi</w:t>
      </w:r>
      <w:proofErr w:type="spellEnd"/>
      <w:r>
        <w:rPr>
          <w:rFonts w:ascii="Georgia" w:hAnsi="Georgia"/>
        </w:rPr>
        <w:t xml:space="preserve"> </w:t>
      </w:r>
      <w:r>
        <w:rPr>
          <w:rStyle w:val="Emphasis"/>
          <w:rFonts w:ascii="Georgia" w:hAnsi="Georgia"/>
        </w:rPr>
        <w:t>et al</w:t>
      </w:r>
      <w:r>
        <w:rPr>
          <w:rFonts w:ascii="Georgia" w:hAnsi="Georgia"/>
        </w:rPr>
        <w:t>. 1997). The species prefers to grow in shady and moist sub-alpine forest floors, forest openings/margins, and alpine slopes (</w:t>
      </w:r>
      <w:proofErr w:type="spellStart"/>
      <w:r>
        <w:rPr>
          <w:rFonts w:ascii="Georgia" w:hAnsi="Georgia"/>
        </w:rPr>
        <w:t>Airi</w:t>
      </w:r>
      <w:proofErr w:type="spellEnd"/>
      <w:r>
        <w:rPr>
          <w:rFonts w:ascii="Georgia" w:hAnsi="Georgia"/>
        </w:rPr>
        <w:t xml:space="preserve"> </w:t>
      </w:r>
      <w:r>
        <w:rPr>
          <w:rStyle w:val="Emphasis"/>
          <w:rFonts w:ascii="Georgia" w:hAnsi="Georgia"/>
        </w:rPr>
        <w:t>et al</w:t>
      </w:r>
      <w:r>
        <w:rPr>
          <w:rFonts w:ascii="Georgia" w:hAnsi="Georgia"/>
        </w:rPr>
        <w:t>. 1997</w:t>
      </w:r>
      <w:ins w:id="25" w:author="Jack Plummer" w:date="2023-05-31T11:58:00Z">
        <w:r w:rsidR="000303D2">
          <w:rPr>
            <w:rFonts w:ascii="Georgia" w:hAnsi="Georgia"/>
          </w:rPr>
          <w:t>,</w:t>
        </w:r>
      </w:ins>
      <w:del w:id="26" w:author="Jack Plummer" w:date="2023-05-31T11:58:00Z">
        <w:r w:rsidDel="000303D2">
          <w:rPr>
            <w:rFonts w:ascii="Georgia" w:hAnsi="Georgia"/>
          </w:rPr>
          <w:delText>;</w:delText>
        </w:r>
      </w:del>
      <w:r>
        <w:rPr>
          <w:rFonts w:ascii="Georgia" w:hAnsi="Georgia"/>
        </w:rPr>
        <w:t xml:space="preserve"> Xiong </w:t>
      </w:r>
      <w:r>
        <w:rPr>
          <w:rStyle w:val="Emphasis"/>
          <w:rFonts w:ascii="Georgia" w:hAnsi="Georgia"/>
        </w:rPr>
        <w:t>et al</w:t>
      </w:r>
      <w:r>
        <w:rPr>
          <w:rFonts w:ascii="Georgia" w:hAnsi="Georgia"/>
        </w:rPr>
        <w:t xml:space="preserve">. 2013). It is a slow-growing plant with poor seedling survival. The species requires five to seven years to reach an economically viable size (Singh </w:t>
      </w:r>
      <w:r>
        <w:rPr>
          <w:rStyle w:val="Emphasis"/>
          <w:rFonts w:ascii="Georgia" w:hAnsi="Georgia"/>
        </w:rPr>
        <w:t>et al</w:t>
      </w:r>
      <w:r>
        <w:rPr>
          <w:rFonts w:ascii="Georgia" w:hAnsi="Georgia"/>
        </w:rPr>
        <w:t xml:space="preserve">. 2021). The longevity of the species is not well established. A generation length of five to seven years is considered reasonable for determining conservation status of the species. Additional research on the life history traits of the species </w:t>
      </w:r>
      <w:proofErr w:type="gramStart"/>
      <w:r>
        <w:rPr>
          <w:rFonts w:ascii="Georgia" w:hAnsi="Georgia"/>
        </w:rPr>
        <w:t>are</w:t>
      </w:r>
      <w:proofErr w:type="gramEnd"/>
      <w:r>
        <w:rPr>
          <w:rFonts w:ascii="Georgia" w:hAnsi="Georgia"/>
        </w:rPr>
        <w:t xml:space="preserve"> likely to result in increases to this figure.</w:t>
      </w:r>
    </w:p>
    <w:p w14:paraId="2DDF76AE" w14:textId="77777777" w:rsidR="00000000" w:rsidRDefault="00000000">
      <w:pPr>
        <w:pStyle w:val="Heading2"/>
        <w:divId w:val="1319922968"/>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18"/>
        <w:gridCol w:w="1020"/>
        <w:gridCol w:w="1888"/>
      </w:tblGrid>
      <w:tr w:rsidR="00000000" w14:paraId="394BE081" w14:textId="77777777">
        <w:trPr>
          <w:divId w:val="1319922968"/>
          <w:tblCellSpacing w:w="15" w:type="dxa"/>
        </w:trPr>
        <w:tc>
          <w:tcPr>
            <w:tcW w:w="0" w:type="auto"/>
            <w:tcBorders>
              <w:bottom w:val="single" w:sz="6" w:space="0" w:color="000000"/>
            </w:tcBorders>
            <w:shd w:val="clear" w:color="auto" w:fill="BBBBBB"/>
            <w:vAlign w:val="center"/>
            <w:hideMark/>
          </w:tcPr>
          <w:p w14:paraId="70D8AEA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3B1146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7B68CE9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ECA7DD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34ED83F3" w14:textId="77777777">
        <w:trPr>
          <w:divId w:val="1319922968"/>
          <w:tblCellSpacing w:w="15" w:type="dxa"/>
        </w:trPr>
        <w:tc>
          <w:tcPr>
            <w:tcW w:w="0" w:type="auto"/>
            <w:tcBorders>
              <w:bottom w:val="single" w:sz="6" w:space="0" w:color="CCCCCC"/>
            </w:tcBorders>
            <w:vAlign w:val="center"/>
            <w:hideMark/>
          </w:tcPr>
          <w:p w14:paraId="2EF07E8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1.4. Forest -&gt; Forest - Temperate</w:t>
            </w:r>
          </w:p>
        </w:tc>
        <w:tc>
          <w:tcPr>
            <w:tcW w:w="0" w:type="auto"/>
            <w:tcBorders>
              <w:bottom w:val="single" w:sz="6" w:space="0" w:color="CCCCCC"/>
            </w:tcBorders>
            <w:vAlign w:val="center"/>
            <w:hideMark/>
          </w:tcPr>
          <w:p w14:paraId="5B327CF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AF223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654F95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03A131D" w14:textId="77777777">
        <w:trPr>
          <w:divId w:val="1319922968"/>
          <w:tblCellSpacing w:w="15" w:type="dxa"/>
        </w:trPr>
        <w:tc>
          <w:tcPr>
            <w:tcW w:w="0" w:type="auto"/>
            <w:tcBorders>
              <w:bottom w:val="single" w:sz="6" w:space="0" w:color="CCCCCC"/>
            </w:tcBorders>
            <w:vAlign w:val="center"/>
            <w:hideMark/>
          </w:tcPr>
          <w:p w14:paraId="16EBCDE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6F47F65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6C1F0A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93ACF9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EFC4222" w14:textId="77777777" w:rsidR="00000000" w:rsidRDefault="00000000">
      <w:pPr>
        <w:pStyle w:val="Heading2"/>
        <w:divId w:val="1319922968"/>
        <w:rPr>
          <w:rFonts w:ascii="Georgia" w:eastAsia="Times New Roman" w:hAnsi="Georgia"/>
          <w:sz w:val="27"/>
          <w:szCs w:val="27"/>
        </w:rPr>
      </w:pPr>
      <w:r>
        <w:rPr>
          <w:rFonts w:ascii="Georgia" w:eastAsia="Times New Roman" w:hAnsi="Georgia"/>
          <w:sz w:val="27"/>
          <w:szCs w:val="27"/>
        </w:rPr>
        <w:t>Life History</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80"/>
        <w:gridCol w:w="6528"/>
        <w:gridCol w:w="1002"/>
      </w:tblGrid>
      <w:tr w:rsidR="00000000" w14:paraId="1DB708E7" w14:textId="77777777">
        <w:trPr>
          <w:divId w:val="1319922968"/>
          <w:tblCellSpacing w:w="15" w:type="dxa"/>
        </w:trPr>
        <w:tc>
          <w:tcPr>
            <w:tcW w:w="0" w:type="auto"/>
            <w:tcBorders>
              <w:bottom w:val="single" w:sz="6" w:space="0" w:color="000000"/>
            </w:tcBorders>
            <w:shd w:val="clear" w:color="auto" w:fill="BBBBBB"/>
            <w:vAlign w:val="center"/>
            <w:hideMark/>
          </w:tcPr>
          <w:p w14:paraId="2E82034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Generation Length</w:t>
            </w:r>
          </w:p>
        </w:tc>
        <w:tc>
          <w:tcPr>
            <w:tcW w:w="0" w:type="auto"/>
            <w:tcBorders>
              <w:bottom w:val="single" w:sz="6" w:space="0" w:color="000000"/>
            </w:tcBorders>
            <w:shd w:val="clear" w:color="auto" w:fill="BBBBBB"/>
            <w:vAlign w:val="center"/>
            <w:hideMark/>
          </w:tcPr>
          <w:p w14:paraId="4CC43DB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F80728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Quality</w:t>
            </w:r>
          </w:p>
        </w:tc>
      </w:tr>
      <w:tr w:rsidR="00000000" w14:paraId="7DEC790B" w14:textId="77777777">
        <w:trPr>
          <w:divId w:val="1319922968"/>
          <w:tblCellSpacing w:w="15" w:type="dxa"/>
        </w:trPr>
        <w:tc>
          <w:tcPr>
            <w:tcW w:w="0" w:type="auto"/>
            <w:vAlign w:val="center"/>
            <w:hideMark/>
          </w:tcPr>
          <w:p w14:paraId="11DD478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5-7</w:t>
            </w:r>
          </w:p>
        </w:tc>
        <w:tc>
          <w:tcPr>
            <w:tcW w:w="0" w:type="auto"/>
            <w:vAlign w:val="center"/>
            <w:hideMark/>
          </w:tcPr>
          <w:p w14:paraId="710EF0E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Species reaches maturity at approximately 5-7 years. Generation length is likely to be longer than this figure, but a conservative approach is taken here.</w:t>
            </w:r>
          </w:p>
        </w:tc>
        <w:tc>
          <w:tcPr>
            <w:tcW w:w="0" w:type="auto"/>
            <w:vAlign w:val="center"/>
            <w:hideMark/>
          </w:tcPr>
          <w:p w14:paraId="653D5B8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poor</w:t>
            </w:r>
          </w:p>
        </w:tc>
      </w:tr>
    </w:tbl>
    <w:p w14:paraId="73EC8DA2" w14:textId="77777777" w:rsidR="00000000" w:rsidRDefault="00000000">
      <w:pPr>
        <w:pStyle w:val="Heading2"/>
        <w:divId w:val="1319922968"/>
        <w:rPr>
          <w:rFonts w:ascii="Georgia" w:eastAsia="Times New Roman" w:hAnsi="Georgia"/>
          <w:sz w:val="27"/>
          <w:szCs w:val="27"/>
        </w:rPr>
      </w:pPr>
      <w:r>
        <w:rPr>
          <w:rFonts w:ascii="Georgia" w:eastAsia="Times New Roman" w:hAnsi="Georgia"/>
          <w:sz w:val="27"/>
          <w:szCs w:val="27"/>
        </w:rPr>
        <w:t>Systems</w:t>
      </w:r>
    </w:p>
    <w:p w14:paraId="55027CC2" w14:textId="77777777" w:rsidR="00000000" w:rsidRDefault="00000000">
      <w:pPr>
        <w:pStyle w:val="NormalWeb"/>
        <w:divId w:val="1319922968"/>
        <w:rPr>
          <w:rFonts w:ascii="Georgia" w:hAnsi="Georgia"/>
        </w:rPr>
      </w:pPr>
      <w:r>
        <w:rPr>
          <w:rStyle w:val="datalabel1"/>
          <w:rFonts w:ascii="Georgia" w:hAnsi="Georgia"/>
        </w:rPr>
        <w:t xml:space="preserve">System: </w:t>
      </w:r>
      <w:r>
        <w:rPr>
          <w:rFonts w:ascii="Georgia" w:hAnsi="Georgia"/>
        </w:rPr>
        <w:t>Terrestrial</w:t>
      </w:r>
    </w:p>
    <w:p w14:paraId="5B78F086" w14:textId="77777777" w:rsidR="00000000" w:rsidRDefault="00000000">
      <w:pPr>
        <w:pStyle w:val="Heading2"/>
        <w:divId w:val="1319922968"/>
        <w:rPr>
          <w:rFonts w:ascii="Georgia" w:eastAsia="Times New Roman" w:hAnsi="Georgia"/>
          <w:sz w:val="27"/>
          <w:szCs w:val="27"/>
        </w:rPr>
      </w:pPr>
      <w:r>
        <w:rPr>
          <w:rFonts w:ascii="Georgia" w:eastAsia="Times New Roman" w:hAnsi="Georgia"/>
          <w:sz w:val="27"/>
          <w:szCs w:val="27"/>
        </w:rPr>
        <w:t>Plant / Fungi Specific</w:t>
      </w:r>
    </w:p>
    <w:p w14:paraId="49B01A8C" w14:textId="77777777" w:rsidR="00000000" w:rsidRDefault="00000000">
      <w:pPr>
        <w:pStyle w:val="NormalWeb"/>
        <w:divId w:val="1319922968"/>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29"/>
      </w:tblGrid>
      <w:tr w:rsidR="00000000" w14:paraId="414BC818" w14:textId="77777777">
        <w:trPr>
          <w:divId w:val="1319922968"/>
          <w:tblCellSpacing w:w="15" w:type="dxa"/>
        </w:trPr>
        <w:tc>
          <w:tcPr>
            <w:tcW w:w="0" w:type="auto"/>
            <w:tcBorders>
              <w:bottom w:val="single" w:sz="6" w:space="0" w:color="000000"/>
            </w:tcBorders>
            <w:shd w:val="clear" w:color="auto" w:fill="BBBBBB"/>
            <w:vAlign w:val="center"/>
            <w:hideMark/>
          </w:tcPr>
          <w:p w14:paraId="03F74CD9" w14:textId="77777777" w:rsidR="00000000" w:rsidRDefault="00000000">
            <w:pPr>
              <w:spacing w:after="75"/>
              <w:rPr>
                <w:rFonts w:ascii="Georgia" w:eastAsia="Times New Roman" w:hAnsi="Georgia"/>
                <w:b/>
                <w:bCs/>
                <w:sz w:val="18"/>
                <w:szCs w:val="18"/>
              </w:rPr>
            </w:pPr>
            <w:commentRangeStart w:id="27"/>
            <w:r>
              <w:rPr>
                <w:rFonts w:ascii="Georgia" w:eastAsia="Times New Roman" w:hAnsi="Georgia"/>
                <w:b/>
                <w:bCs/>
                <w:sz w:val="18"/>
                <w:szCs w:val="18"/>
              </w:rPr>
              <w:t>Plant and Fungal Growth Forms</w:t>
            </w:r>
            <w:commentRangeEnd w:id="27"/>
            <w:r w:rsidR="00D70615">
              <w:rPr>
                <w:rStyle w:val="CommentReference"/>
              </w:rPr>
              <w:commentReference w:id="27"/>
            </w:r>
          </w:p>
        </w:tc>
      </w:tr>
      <w:tr w:rsidR="00000000" w14:paraId="513825B9" w14:textId="77777777">
        <w:trPr>
          <w:divId w:val="1319922968"/>
          <w:tblCellSpacing w:w="15" w:type="dxa"/>
        </w:trPr>
        <w:tc>
          <w:tcPr>
            <w:tcW w:w="0" w:type="auto"/>
            <w:tcBorders>
              <w:bottom w:val="single" w:sz="6" w:space="0" w:color="CCCCCC"/>
            </w:tcBorders>
            <w:vAlign w:val="center"/>
            <w:hideMark/>
          </w:tcPr>
          <w:p w14:paraId="134821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720C0817" w14:textId="77777777" w:rsidR="00000000" w:rsidRDefault="00000000">
      <w:pPr>
        <w:pStyle w:val="Heading1"/>
        <w:divId w:val="696542993"/>
        <w:rPr>
          <w:rFonts w:ascii="Georgia" w:eastAsia="Times New Roman" w:hAnsi="Georgia"/>
          <w:sz w:val="29"/>
          <w:szCs w:val="29"/>
        </w:rPr>
      </w:pPr>
      <w:r>
        <w:rPr>
          <w:rFonts w:ascii="Georgia" w:eastAsia="Times New Roman" w:hAnsi="Georgia"/>
          <w:sz w:val="29"/>
          <w:szCs w:val="29"/>
        </w:rPr>
        <w:t>Use and Trade</w:t>
      </w:r>
    </w:p>
    <w:p w14:paraId="529F4B0C" w14:textId="77777777" w:rsidR="00000000" w:rsidRDefault="00000000">
      <w:pPr>
        <w:pStyle w:val="Heading2"/>
        <w:divId w:val="696542993"/>
        <w:rPr>
          <w:rFonts w:ascii="Georgia" w:eastAsia="Times New Roman" w:hAnsi="Georgia"/>
          <w:sz w:val="27"/>
          <w:szCs w:val="27"/>
        </w:rPr>
      </w:pPr>
      <w:r>
        <w:rPr>
          <w:rFonts w:ascii="Georgia" w:eastAsia="Times New Roman" w:hAnsi="Georgia"/>
          <w:sz w:val="27"/>
          <w:szCs w:val="27"/>
        </w:rPr>
        <w:t>General Use and Trade Information</w:t>
      </w:r>
    </w:p>
    <w:p w14:paraId="440EEC64" w14:textId="73358615" w:rsidR="00000000" w:rsidRDefault="00000000">
      <w:pPr>
        <w:pStyle w:val="NormalWeb"/>
        <w:divId w:val="696542993"/>
        <w:rPr>
          <w:rFonts w:ascii="Georgia" w:hAnsi="Georgia"/>
        </w:rPr>
      </w:pPr>
      <w:r>
        <w:rPr>
          <w:rFonts w:ascii="Georgia" w:hAnsi="Georgia"/>
        </w:rPr>
        <w:t xml:space="preserve">Himalayan Mayapple was introduced as a part of Western medical tradition in 1787 and used as a medicinal source in the Pharmacological Department of the USA from 1820 (Bisht and Chauhan 2016). The roots and rhizomes of the species are valued in the traditional Indian and Chinese systems of medicine. Although the species contains several bioactive constituents, the primary pharmacologically important compound is podophyllotoxin which has anti-cancer activity (Paul </w:t>
      </w:r>
      <w:r>
        <w:rPr>
          <w:rStyle w:val="Emphasis"/>
          <w:rFonts w:ascii="Georgia" w:hAnsi="Georgia"/>
        </w:rPr>
        <w:t>et al</w:t>
      </w:r>
      <w:r>
        <w:rPr>
          <w:rFonts w:ascii="Georgia" w:hAnsi="Georgia"/>
        </w:rPr>
        <w:t xml:space="preserve">. 2013) and is used in the synthesis of etoposide and </w:t>
      </w:r>
      <w:proofErr w:type="spellStart"/>
      <w:r>
        <w:rPr>
          <w:rFonts w:ascii="Georgia" w:hAnsi="Georgia"/>
        </w:rPr>
        <w:t>teniposide</w:t>
      </w:r>
      <w:proofErr w:type="spellEnd"/>
      <w:r>
        <w:rPr>
          <w:rFonts w:ascii="Georgia" w:hAnsi="Georgia"/>
        </w:rPr>
        <w:t xml:space="preserve"> that have been demonstrated as effective in the treatment of lung cancer, </w:t>
      </w:r>
      <w:proofErr w:type="spellStart"/>
      <w:r>
        <w:rPr>
          <w:rFonts w:ascii="Georgia" w:hAnsi="Georgia"/>
        </w:rPr>
        <w:t>leukemias</w:t>
      </w:r>
      <w:proofErr w:type="spellEnd"/>
      <w:r>
        <w:rPr>
          <w:rFonts w:ascii="Georgia" w:hAnsi="Georgia"/>
        </w:rPr>
        <w:t xml:space="preserve">, and other </w:t>
      </w:r>
      <w:proofErr w:type="spellStart"/>
      <w:r>
        <w:rPr>
          <w:rFonts w:ascii="Georgia" w:hAnsi="Georgia"/>
        </w:rPr>
        <w:t>tumors</w:t>
      </w:r>
      <w:proofErr w:type="spellEnd"/>
      <w:r>
        <w:rPr>
          <w:rFonts w:ascii="Georgia" w:hAnsi="Georgia"/>
        </w:rPr>
        <w:t xml:space="preserve"> (</w:t>
      </w:r>
      <w:proofErr w:type="spellStart"/>
      <w:r>
        <w:rPr>
          <w:rFonts w:ascii="Georgia" w:hAnsi="Georgia"/>
        </w:rPr>
        <w:t>Woerdenbag</w:t>
      </w:r>
      <w:proofErr w:type="spellEnd"/>
      <w:r>
        <w:rPr>
          <w:rFonts w:ascii="Georgia" w:hAnsi="Georgia"/>
        </w:rPr>
        <w:t xml:space="preserve"> </w:t>
      </w:r>
      <w:r>
        <w:rPr>
          <w:rStyle w:val="Emphasis"/>
          <w:rFonts w:ascii="Georgia" w:hAnsi="Georgia"/>
        </w:rPr>
        <w:t>et al</w:t>
      </w:r>
      <w:r>
        <w:rPr>
          <w:rFonts w:ascii="Georgia" w:hAnsi="Georgia"/>
        </w:rPr>
        <w:t xml:space="preserve">. 1989). In folk medicine, it is used to cure ulcers, cuts, wounds, and skin diseases (Negi </w:t>
      </w:r>
      <w:r>
        <w:rPr>
          <w:rStyle w:val="Emphasis"/>
          <w:rFonts w:ascii="Georgia" w:hAnsi="Georgia"/>
        </w:rPr>
        <w:t>et al</w:t>
      </w:r>
      <w:r>
        <w:rPr>
          <w:rFonts w:ascii="Georgia" w:hAnsi="Georgia"/>
        </w:rPr>
        <w:t>. 2011). </w:t>
      </w:r>
      <w:r>
        <w:rPr>
          <w:rFonts w:ascii="Georgia" w:hAnsi="Georgia"/>
        </w:rPr>
        <w:br/>
        <w:t>Data on the trade of the species is species is fragmentary and appears non-reliable. Before the ban of its export from India in 1984, 8-15 metric tons of the rhizomes and roots were exported annually from India to the USA and European countries. About 37.3 tonnes of rhizomes of Himalayan Mayapple were uprooted from Himachal Pradesh, India</w:t>
      </w:r>
      <w:ins w:id="28" w:author="Jack Plummer" w:date="2023-05-31T13:16:00Z">
        <w:r w:rsidR="00B44481">
          <w:rPr>
            <w:rFonts w:ascii="Georgia" w:hAnsi="Georgia"/>
          </w:rPr>
          <w:t>,</w:t>
        </w:r>
      </w:ins>
      <w:r>
        <w:rPr>
          <w:rFonts w:ascii="Georgia" w:hAnsi="Georgia"/>
        </w:rPr>
        <w:t xml:space="preserve"> during the period between 1995 and 2000 (</w:t>
      </w:r>
      <w:proofErr w:type="spellStart"/>
      <w:r>
        <w:rPr>
          <w:rFonts w:ascii="Georgia" w:hAnsi="Georgia"/>
        </w:rPr>
        <w:t>Chaurasia</w:t>
      </w:r>
      <w:proofErr w:type="spellEnd"/>
      <w:r>
        <w:rPr>
          <w:rFonts w:ascii="Georgia" w:hAnsi="Georgia"/>
        </w:rPr>
        <w:t xml:space="preserve"> </w:t>
      </w:r>
      <w:r>
        <w:rPr>
          <w:rStyle w:val="Emphasis"/>
          <w:rFonts w:ascii="Georgia" w:hAnsi="Georgia"/>
        </w:rPr>
        <w:t>et al</w:t>
      </w:r>
      <w:r>
        <w:rPr>
          <w:rFonts w:ascii="Georgia" w:hAnsi="Georgia"/>
        </w:rPr>
        <w:t>. 2012). Recent estimates from India show annual trade of about 10-50 metric tons (</w:t>
      </w:r>
      <w:proofErr w:type="spellStart"/>
      <w:r>
        <w:rPr>
          <w:rFonts w:ascii="Georgia" w:hAnsi="Georgia"/>
        </w:rPr>
        <w:t>Goraya</w:t>
      </w:r>
      <w:proofErr w:type="spellEnd"/>
      <w:r>
        <w:rPr>
          <w:rFonts w:ascii="Georgia" w:hAnsi="Georgia"/>
        </w:rPr>
        <w:t xml:space="preserve"> </w:t>
      </w:r>
      <w:r>
        <w:rPr>
          <w:rStyle w:val="Emphasis"/>
          <w:rFonts w:ascii="Georgia" w:hAnsi="Georgia"/>
        </w:rPr>
        <w:t>et al</w:t>
      </w:r>
      <w:r>
        <w:rPr>
          <w:rFonts w:ascii="Georgia" w:hAnsi="Georgia"/>
        </w:rPr>
        <w:t>. 2017).</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000000" w14:paraId="317AB03D" w14:textId="77777777">
        <w:trPr>
          <w:divId w:val="696542993"/>
          <w:tblCellSpacing w:w="15" w:type="dxa"/>
        </w:trPr>
        <w:tc>
          <w:tcPr>
            <w:tcW w:w="0" w:type="auto"/>
            <w:tcBorders>
              <w:bottom w:val="single" w:sz="6" w:space="0" w:color="000000"/>
            </w:tcBorders>
            <w:shd w:val="clear" w:color="auto" w:fill="BBBBBB"/>
            <w:vAlign w:val="center"/>
            <w:hideMark/>
          </w:tcPr>
          <w:p w14:paraId="0B8F9AC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Subsistence:</w:t>
            </w:r>
          </w:p>
        </w:tc>
        <w:tc>
          <w:tcPr>
            <w:tcW w:w="0" w:type="auto"/>
            <w:tcBorders>
              <w:bottom w:val="single" w:sz="6" w:space="0" w:color="000000"/>
            </w:tcBorders>
            <w:shd w:val="clear" w:color="auto" w:fill="BBBBBB"/>
            <w:vAlign w:val="center"/>
            <w:hideMark/>
          </w:tcPr>
          <w:p w14:paraId="1F31DE6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572EA11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32E5B5C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000000" w14:paraId="28DAF637" w14:textId="77777777">
        <w:trPr>
          <w:divId w:val="696542993"/>
          <w:tblCellSpacing w:w="15" w:type="dxa"/>
        </w:trPr>
        <w:tc>
          <w:tcPr>
            <w:tcW w:w="0" w:type="auto"/>
            <w:vAlign w:val="center"/>
            <w:hideMark/>
          </w:tcPr>
          <w:p w14:paraId="4AC7E90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24490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B5D1E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E5834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3247511" w14:textId="77777777" w:rsidR="00000000" w:rsidRDefault="00000000">
      <w:pPr>
        <w:pStyle w:val="NormalWeb"/>
        <w:divId w:val="696542993"/>
        <w:rPr>
          <w:rFonts w:ascii="Georgia" w:hAnsi="Georgia"/>
        </w:rPr>
      </w:pPr>
      <w:r>
        <w:rPr>
          <w:rStyle w:val="datalabel1"/>
          <w:rFonts w:ascii="Georgia" w:hAnsi="Georgia"/>
        </w:rPr>
        <w:t xml:space="preserve">National Commercial Value: </w:t>
      </w:r>
      <w:r>
        <w:rPr>
          <w:rFonts w:ascii="Georgia" w:hAnsi="Georgia"/>
        </w:rPr>
        <w:t>Yes</w:t>
      </w:r>
    </w:p>
    <w:p w14:paraId="58AC0C41" w14:textId="77777777" w:rsidR="00000000" w:rsidRDefault="00000000">
      <w:pPr>
        <w:pStyle w:val="NormalWeb"/>
        <w:divId w:val="696542993"/>
        <w:rPr>
          <w:rFonts w:ascii="Georgia" w:hAnsi="Georgia"/>
        </w:rPr>
      </w:pPr>
      <w:r>
        <w:rPr>
          <w:rStyle w:val="datalabel1"/>
          <w:rFonts w:ascii="Georgia" w:hAnsi="Georgia"/>
        </w:rPr>
        <w:t xml:space="preserve">International Commercial Value: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64"/>
        <w:gridCol w:w="1161"/>
        <w:gridCol w:w="862"/>
        <w:gridCol w:w="1307"/>
        <w:gridCol w:w="2111"/>
      </w:tblGrid>
      <w:tr w:rsidR="00000000" w14:paraId="28ACE467" w14:textId="77777777">
        <w:trPr>
          <w:divId w:val="696542993"/>
          <w:tblCellSpacing w:w="15" w:type="dxa"/>
        </w:trPr>
        <w:tc>
          <w:tcPr>
            <w:tcW w:w="0" w:type="auto"/>
            <w:tcBorders>
              <w:bottom w:val="single" w:sz="6" w:space="0" w:color="000000"/>
            </w:tcBorders>
            <w:shd w:val="clear" w:color="auto" w:fill="BBBBBB"/>
            <w:vAlign w:val="center"/>
            <w:hideMark/>
          </w:tcPr>
          <w:p w14:paraId="5B5EF5D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650A76A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5D77937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4F60A35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4967A83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000000" w14:paraId="6B688944" w14:textId="77777777">
        <w:trPr>
          <w:divId w:val="696542993"/>
          <w:tblCellSpacing w:w="15" w:type="dxa"/>
        </w:trPr>
        <w:tc>
          <w:tcPr>
            <w:tcW w:w="0" w:type="auto"/>
            <w:tcBorders>
              <w:bottom w:val="single" w:sz="6" w:space="0" w:color="CCCCCC"/>
            </w:tcBorders>
            <w:vAlign w:val="center"/>
            <w:hideMark/>
          </w:tcPr>
          <w:p w14:paraId="0BC3138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 Medicine - human &amp; veterinary</w:t>
            </w:r>
          </w:p>
        </w:tc>
        <w:tc>
          <w:tcPr>
            <w:tcW w:w="0" w:type="auto"/>
            <w:tcBorders>
              <w:bottom w:val="single" w:sz="6" w:space="0" w:color="CCCCCC"/>
            </w:tcBorders>
            <w:vAlign w:val="center"/>
            <w:hideMark/>
          </w:tcPr>
          <w:p w14:paraId="55D08F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3D1C79E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87DA38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56F761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466EF9D" w14:textId="77777777" w:rsidR="00000000" w:rsidRDefault="00000000">
      <w:pPr>
        <w:pStyle w:val="NormalWeb"/>
        <w:divId w:val="696542993"/>
        <w:rPr>
          <w:rFonts w:ascii="Georgia" w:hAnsi="Georgia"/>
        </w:rPr>
      </w:pPr>
      <w:r>
        <w:rPr>
          <w:rStyle w:val="datalabel1"/>
          <w:rFonts w:ascii="Georgia" w:hAnsi="Georgia"/>
        </w:rPr>
        <w:t xml:space="preserve">Is there harvest from captive/cultivated sources of this species? </w:t>
      </w:r>
      <w:r>
        <w:rPr>
          <w:rFonts w:ascii="Georgia" w:hAnsi="Georgia"/>
        </w:rPr>
        <w:t>No</w:t>
      </w:r>
    </w:p>
    <w:p w14:paraId="1C0321E5" w14:textId="77777777" w:rsidR="00000000" w:rsidRDefault="00000000">
      <w:pPr>
        <w:pStyle w:val="NormalWeb"/>
        <w:divId w:val="696542993"/>
        <w:rPr>
          <w:rFonts w:ascii="Georgia" w:hAnsi="Georgia"/>
        </w:rPr>
      </w:pPr>
      <w:r>
        <w:rPr>
          <w:rStyle w:val="datalabel1"/>
          <w:rFonts w:ascii="Georgia" w:hAnsi="Georgia"/>
        </w:rPr>
        <w:t xml:space="preserve">Trend in level of total offtake from wild sources: </w:t>
      </w:r>
      <w:r>
        <w:rPr>
          <w:rFonts w:ascii="Georgia" w:hAnsi="Georgia"/>
        </w:rPr>
        <w:t>Increasing</w:t>
      </w:r>
    </w:p>
    <w:p w14:paraId="3F380916" w14:textId="77777777" w:rsidR="00000000" w:rsidRDefault="00000000">
      <w:pPr>
        <w:pStyle w:val="NormalWeb"/>
        <w:divId w:val="696542993"/>
        <w:rPr>
          <w:rFonts w:ascii="Georgia" w:hAnsi="Georgia"/>
        </w:rPr>
      </w:pPr>
      <w:r>
        <w:rPr>
          <w:rStyle w:val="datalabel1"/>
          <w:rFonts w:ascii="Georgia" w:hAnsi="Georgia"/>
        </w:rPr>
        <w:t xml:space="preserve">Trend in level of total offtake from domesticated sources: </w:t>
      </w:r>
      <w:r>
        <w:rPr>
          <w:rFonts w:ascii="Georgia" w:hAnsi="Georgia"/>
        </w:rPr>
        <w:t xml:space="preserve">Not </w:t>
      </w:r>
      <w:proofErr w:type="gramStart"/>
      <w:r>
        <w:rPr>
          <w:rFonts w:ascii="Georgia" w:hAnsi="Georgia"/>
        </w:rPr>
        <w:t>domesticated</w:t>
      </w:r>
      <w:proofErr w:type="gramEnd"/>
    </w:p>
    <w:p w14:paraId="63C161FD" w14:textId="77777777" w:rsidR="00000000" w:rsidRDefault="00000000">
      <w:pPr>
        <w:pStyle w:val="Heading1"/>
        <w:divId w:val="749622939"/>
        <w:rPr>
          <w:rFonts w:ascii="Georgia" w:eastAsia="Times New Roman" w:hAnsi="Georgia"/>
          <w:sz w:val="29"/>
          <w:szCs w:val="29"/>
        </w:rPr>
      </w:pPr>
      <w:r>
        <w:rPr>
          <w:rFonts w:ascii="Georgia" w:eastAsia="Times New Roman" w:hAnsi="Georgia"/>
          <w:sz w:val="29"/>
          <w:szCs w:val="29"/>
        </w:rPr>
        <w:t>Threats</w:t>
      </w:r>
    </w:p>
    <w:p w14:paraId="0CD90E51" w14:textId="71193740" w:rsidR="00000000" w:rsidRDefault="00000000">
      <w:pPr>
        <w:pStyle w:val="NormalWeb"/>
        <w:divId w:val="749622939"/>
        <w:rPr>
          <w:rFonts w:ascii="Georgia" w:hAnsi="Georgia"/>
        </w:rPr>
      </w:pPr>
      <w:r>
        <w:rPr>
          <w:rFonts w:ascii="Georgia" w:hAnsi="Georgia"/>
        </w:rPr>
        <w:t xml:space="preserve">The species is threatened due to destructive harvesting, high trade value, restricted distribution, low population density, poor natural regeneration, habitat fragmentation, low genetic diversity, and lack of cultivation protocols (Banerjee </w:t>
      </w:r>
      <w:r>
        <w:rPr>
          <w:rStyle w:val="Emphasis"/>
          <w:rFonts w:ascii="Georgia" w:hAnsi="Georgia"/>
        </w:rPr>
        <w:t>et al</w:t>
      </w:r>
      <w:r>
        <w:rPr>
          <w:rFonts w:ascii="Georgia" w:hAnsi="Georgia"/>
        </w:rPr>
        <w:t>. 2017</w:t>
      </w:r>
      <w:ins w:id="29" w:author="Jack Plummer" w:date="2023-05-31T13:16:00Z">
        <w:r w:rsidR="00B44481">
          <w:rPr>
            <w:rFonts w:ascii="Georgia" w:hAnsi="Georgia"/>
          </w:rPr>
          <w:t>,</w:t>
        </w:r>
      </w:ins>
      <w:del w:id="30" w:author="Jack Plummer" w:date="2023-05-31T13:16:00Z">
        <w:r w:rsidDel="00B44481">
          <w:rPr>
            <w:rFonts w:ascii="Georgia" w:hAnsi="Georgia"/>
          </w:rPr>
          <w:delText>;</w:delText>
        </w:r>
      </w:del>
      <w:r>
        <w:rPr>
          <w:rFonts w:ascii="Georgia" w:hAnsi="Georgia"/>
        </w:rPr>
        <w:t xml:space="preserve"> Kala 2005; Rana and Samant 2011, Maqbool 2011, Nag </w:t>
      </w:r>
      <w:r>
        <w:rPr>
          <w:rStyle w:val="Emphasis"/>
          <w:rFonts w:ascii="Georgia" w:hAnsi="Georgia"/>
        </w:rPr>
        <w:t>et al</w:t>
      </w:r>
      <w:r>
        <w:rPr>
          <w:rFonts w:ascii="Georgia" w:hAnsi="Georgia"/>
        </w:rPr>
        <w:t xml:space="preserve">. 2014). Excessive harvest has been identified as the primary threat to the species, particularly in the Western Himalayas (Chaudhari </w:t>
      </w:r>
      <w:r>
        <w:rPr>
          <w:rStyle w:val="Emphasis"/>
          <w:rFonts w:ascii="Georgia" w:hAnsi="Georgia"/>
        </w:rPr>
        <w:t>et al</w:t>
      </w:r>
      <w:r>
        <w:rPr>
          <w:rFonts w:ascii="Georgia" w:hAnsi="Georgia"/>
        </w:rPr>
        <w:t xml:space="preserve">. 2021, </w:t>
      </w:r>
      <w:proofErr w:type="spellStart"/>
      <w:r>
        <w:rPr>
          <w:rFonts w:ascii="Georgia" w:hAnsi="Georgia"/>
        </w:rPr>
        <w:t>Chaurasia</w:t>
      </w:r>
      <w:proofErr w:type="spellEnd"/>
      <w:r>
        <w:rPr>
          <w:rFonts w:ascii="Georgia" w:hAnsi="Georgia"/>
        </w:rPr>
        <w:t xml:space="preserve"> </w:t>
      </w:r>
      <w:r>
        <w:rPr>
          <w:rStyle w:val="Emphasis"/>
          <w:rFonts w:ascii="Georgia" w:hAnsi="Georgia"/>
        </w:rPr>
        <w:t>et al</w:t>
      </w:r>
      <w:r>
        <w:rPr>
          <w:rFonts w:ascii="Georgia" w:hAnsi="Georgia"/>
        </w:rPr>
        <w:t>. 2012). As demand continues to exceed available supply (</w:t>
      </w:r>
      <w:proofErr w:type="spellStart"/>
      <w:r>
        <w:rPr>
          <w:rFonts w:ascii="Georgia" w:hAnsi="Georgia"/>
        </w:rPr>
        <w:t>Chaurasia</w:t>
      </w:r>
      <w:proofErr w:type="spellEnd"/>
      <w:r>
        <w:rPr>
          <w:rFonts w:ascii="Georgia" w:hAnsi="Georgia"/>
        </w:rPr>
        <w:t xml:space="preserve"> </w:t>
      </w:r>
      <w:r>
        <w:rPr>
          <w:rStyle w:val="Emphasis"/>
          <w:rFonts w:ascii="Georgia" w:hAnsi="Georgia"/>
        </w:rPr>
        <w:t>et al</w:t>
      </w:r>
      <w:r>
        <w:rPr>
          <w:rFonts w:ascii="Georgia" w:hAnsi="Georgia"/>
        </w:rPr>
        <w:t>. 2012)</w:t>
      </w:r>
      <w:ins w:id="31" w:author="Jack Plummer" w:date="2023-05-31T13:16:00Z">
        <w:r w:rsidR="00B44481">
          <w:rPr>
            <w:rFonts w:ascii="Georgia" w:hAnsi="Georgia"/>
          </w:rPr>
          <w:t>,</w:t>
        </w:r>
      </w:ins>
      <w:r>
        <w:rPr>
          <w:rFonts w:ascii="Georgia" w:hAnsi="Georgia"/>
        </w:rPr>
        <w:t xml:space="preserve"> prices for the species are expected to remain high. There is currently no indication that existing prohibitions on collection of wild plants are adequate to address continuing population declines, and harvest levels are expected to remain at an unsustainably high level.</w:t>
      </w:r>
      <w:r>
        <w:rPr>
          <w:rFonts w:ascii="Georgia" w:hAnsi="Georgia"/>
        </w:rPr>
        <w:br/>
        <w:t xml:space="preserve">The impact of climate change on the species is not well understood, but it is likely to cause shifts in distribution or population declines. Given that temperatures during the </w:t>
      </w:r>
      <w:del w:id="32" w:author="Jack Plummer" w:date="2023-05-31T13:17:00Z">
        <w:r w:rsidDel="00B44481">
          <w:rPr>
            <w:rFonts w:ascii="Georgia" w:hAnsi="Georgia"/>
          </w:rPr>
          <w:delText>the</w:delText>
        </w:r>
      </w:del>
      <w:r>
        <w:rPr>
          <w:rFonts w:ascii="Georgia" w:hAnsi="Georgia"/>
        </w:rPr>
        <w:t xml:space="preserve"> coldest quarter of the year are the strongest predictor of Himalayan Mayapple presence (Banerjee </w:t>
      </w:r>
      <w:r>
        <w:rPr>
          <w:rStyle w:val="Emphasis"/>
          <w:rFonts w:ascii="Georgia" w:hAnsi="Georgia"/>
        </w:rPr>
        <w:t>et al</w:t>
      </w:r>
      <w:r>
        <w:rPr>
          <w:rFonts w:ascii="Georgia" w:hAnsi="Georgia"/>
        </w:rPr>
        <w:t>. 2017)</w:t>
      </w:r>
      <w:ins w:id="33" w:author="Jack Plummer" w:date="2023-05-31T13:17:00Z">
        <w:r w:rsidR="00B44481">
          <w:rPr>
            <w:rFonts w:ascii="Georgia" w:hAnsi="Georgia"/>
          </w:rPr>
          <w:t>,</w:t>
        </w:r>
      </w:ins>
      <w:r>
        <w:rPr>
          <w:rFonts w:ascii="Georgia" w:hAnsi="Georgia"/>
        </w:rPr>
        <w:t xml:space="preserve"> and that the winter temperatures have been rising more rapidly than average annual temperature increases (</w:t>
      </w:r>
      <w:proofErr w:type="spellStart"/>
      <w:r>
        <w:rPr>
          <w:rFonts w:ascii="Georgia" w:hAnsi="Georgia"/>
        </w:rPr>
        <w:t>Telwala</w:t>
      </w:r>
      <w:proofErr w:type="spellEnd"/>
      <w:r>
        <w:rPr>
          <w:rFonts w:ascii="Georgia" w:hAnsi="Georgia"/>
        </w:rPr>
        <w:t xml:space="preserve"> </w:t>
      </w:r>
      <w:r>
        <w:rPr>
          <w:rStyle w:val="Emphasis"/>
          <w:rFonts w:ascii="Georgia" w:hAnsi="Georgia"/>
        </w:rPr>
        <w:t>et al</w:t>
      </w:r>
      <w:r>
        <w:rPr>
          <w:rFonts w:ascii="Georgia" w:hAnsi="Georgia"/>
        </w:rPr>
        <w:t xml:space="preserve">. 2017), the species may be especially sensitive to the impacts of climate change. In Nepal, modelling suggests that 74% of the species' habitat will become unsuitable for the species by 2050 (Shrestha </w:t>
      </w:r>
      <w:r>
        <w:rPr>
          <w:rStyle w:val="Emphasis"/>
          <w:rFonts w:ascii="Georgia" w:hAnsi="Georgia"/>
        </w:rPr>
        <w:t>et al</w:t>
      </w:r>
      <w:r>
        <w:rPr>
          <w:rFonts w:ascii="Georgia" w:hAnsi="Georgia"/>
        </w:rPr>
        <w:t>. 2022).</w:t>
      </w:r>
    </w:p>
    <w:p w14:paraId="7E06E003" w14:textId="77777777" w:rsidR="00000000" w:rsidRDefault="00000000">
      <w:pPr>
        <w:pStyle w:val="Heading2"/>
        <w:divId w:val="749622939"/>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35"/>
        <w:gridCol w:w="1158"/>
        <w:gridCol w:w="1151"/>
        <w:gridCol w:w="1466"/>
      </w:tblGrid>
      <w:tr w:rsidR="00000000" w14:paraId="2DA4975C" w14:textId="77777777">
        <w:trPr>
          <w:divId w:val="749622939"/>
          <w:tblCellSpacing w:w="15" w:type="dxa"/>
        </w:trPr>
        <w:tc>
          <w:tcPr>
            <w:tcW w:w="0" w:type="auto"/>
            <w:tcBorders>
              <w:bottom w:val="single" w:sz="6" w:space="0" w:color="000000"/>
            </w:tcBorders>
            <w:shd w:val="clear" w:color="auto" w:fill="BBBBBB"/>
            <w:vAlign w:val="center"/>
            <w:hideMark/>
          </w:tcPr>
          <w:p w14:paraId="68CCC1D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234F43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48930F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E28C89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000000" w14:paraId="44BBB91F" w14:textId="77777777">
        <w:trPr>
          <w:divId w:val="749622939"/>
          <w:tblCellSpacing w:w="15" w:type="dxa"/>
        </w:trPr>
        <w:tc>
          <w:tcPr>
            <w:tcW w:w="0" w:type="auto"/>
            <w:vAlign w:val="center"/>
            <w:hideMark/>
          </w:tcPr>
          <w:p w14:paraId="1E4F6EF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2.3.1. Agriculture &amp; aquaculture -&gt; Livestock farming &amp; ranching -&gt; Nomadic grazing</w:t>
            </w:r>
          </w:p>
        </w:tc>
        <w:tc>
          <w:tcPr>
            <w:tcW w:w="0" w:type="auto"/>
            <w:vAlign w:val="center"/>
            <w:hideMark/>
          </w:tcPr>
          <w:p w14:paraId="68613C6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556C4C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1CC8218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13273C4D" w14:textId="77777777">
        <w:trPr>
          <w:divId w:val="749622939"/>
          <w:tblCellSpacing w:w="15" w:type="dxa"/>
        </w:trPr>
        <w:tc>
          <w:tcPr>
            <w:tcW w:w="0" w:type="auto"/>
            <w:vAlign w:val="center"/>
            <w:hideMark/>
          </w:tcPr>
          <w:p w14:paraId="70B9BC1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2.3.2. Agriculture &amp; aquaculture -&gt; Livestock farming &amp; ranching -&gt; Small-holder grazing, </w:t>
            </w:r>
            <w:proofErr w:type="gramStart"/>
            <w:r>
              <w:rPr>
                <w:rFonts w:ascii="Georgia" w:eastAsia="Times New Roman" w:hAnsi="Georgia"/>
                <w:sz w:val="18"/>
                <w:szCs w:val="18"/>
              </w:rPr>
              <w:t>ranching</w:t>
            </w:r>
            <w:proofErr w:type="gramEnd"/>
            <w:r>
              <w:rPr>
                <w:rFonts w:ascii="Georgia" w:eastAsia="Times New Roman" w:hAnsi="Georgia"/>
                <w:sz w:val="18"/>
                <w:szCs w:val="18"/>
              </w:rPr>
              <w:t xml:space="preserve"> or farming</w:t>
            </w:r>
          </w:p>
        </w:tc>
        <w:tc>
          <w:tcPr>
            <w:tcW w:w="0" w:type="auto"/>
            <w:vAlign w:val="center"/>
            <w:hideMark/>
          </w:tcPr>
          <w:p w14:paraId="2072AD4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A6E69A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28D875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5E46D929" w14:textId="77777777">
        <w:trPr>
          <w:divId w:val="749622939"/>
          <w:tblCellSpacing w:w="15" w:type="dxa"/>
        </w:trPr>
        <w:tc>
          <w:tcPr>
            <w:tcW w:w="0" w:type="auto"/>
            <w:vAlign w:val="center"/>
            <w:hideMark/>
          </w:tcPr>
          <w:p w14:paraId="634110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5.2.1. Biological resource use -&gt; Gathering terrestrial plants -&gt; Intentional use (species is the target)</w:t>
            </w:r>
          </w:p>
        </w:tc>
        <w:tc>
          <w:tcPr>
            <w:tcW w:w="0" w:type="auto"/>
            <w:vAlign w:val="center"/>
            <w:hideMark/>
          </w:tcPr>
          <w:p w14:paraId="5219E6A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46B383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6FBDC54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000000" w14:paraId="2810AED5" w14:textId="77777777">
        <w:trPr>
          <w:divId w:val="749622939"/>
          <w:tblCellSpacing w:w="15" w:type="dxa"/>
        </w:trPr>
        <w:tc>
          <w:tcPr>
            <w:tcW w:w="0" w:type="auto"/>
            <w:vAlign w:val="center"/>
            <w:hideMark/>
          </w:tcPr>
          <w:p w14:paraId="5F05F1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5.3.3. Biological resource use -&gt; Logging &amp; wood harvesting -&gt; Unintentional effects: (subsistence/small scale) [harvest]</w:t>
            </w:r>
          </w:p>
        </w:tc>
        <w:tc>
          <w:tcPr>
            <w:tcW w:w="0" w:type="auto"/>
            <w:vAlign w:val="center"/>
            <w:hideMark/>
          </w:tcPr>
          <w:p w14:paraId="01FF724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FCFBCA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F840D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6F5AE1D" w14:textId="77777777">
        <w:trPr>
          <w:divId w:val="749622939"/>
          <w:tblCellSpacing w:w="15" w:type="dxa"/>
        </w:trPr>
        <w:tc>
          <w:tcPr>
            <w:tcW w:w="0" w:type="auto"/>
            <w:vAlign w:val="center"/>
            <w:hideMark/>
          </w:tcPr>
          <w:p w14:paraId="230FF5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8.2.1. Invasive and other problematic species, genes &amp; diseases -&gt; Problematic native species/diseases -&gt; Unspecified species</w:t>
            </w:r>
          </w:p>
        </w:tc>
        <w:tc>
          <w:tcPr>
            <w:tcW w:w="0" w:type="auto"/>
            <w:vAlign w:val="center"/>
            <w:hideMark/>
          </w:tcPr>
          <w:p w14:paraId="3650AE9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04687E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3CD9B4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19F423D8" w14:textId="77777777">
        <w:trPr>
          <w:divId w:val="749622939"/>
          <w:tblCellSpacing w:w="15" w:type="dxa"/>
        </w:trPr>
        <w:tc>
          <w:tcPr>
            <w:tcW w:w="0" w:type="auto"/>
            <w:vAlign w:val="center"/>
            <w:hideMark/>
          </w:tcPr>
          <w:p w14:paraId="1A2550C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11.1. Climate change &amp; severe weather -&gt; Habitat shifting &amp; alteration</w:t>
            </w:r>
          </w:p>
        </w:tc>
        <w:tc>
          <w:tcPr>
            <w:tcW w:w="0" w:type="auto"/>
            <w:vAlign w:val="center"/>
            <w:hideMark/>
          </w:tcPr>
          <w:p w14:paraId="249885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A3E14B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AAC95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2D06B1CC" w14:textId="77777777">
        <w:trPr>
          <w:divId w:val="749622939"/>
          <w:tblCellSpacing w:w="15" w:type="dxa"/>
        </w:trPr>
        <w:tc>
          <w:tcPr>
            <w:tcW w:w="0" w:type="auto"/>
            <w:vAlign w:val="center"/>
            <w:hideMark/>
          </w:tcPr>
          <w:p w14:paraId="460FC25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11.3. Climate change &amp; severe weather -&gt; Temperature extremes</w:t>
            </w:r>
          </w:p>
        </w:tc>
        <w:tc>
          <w:tcPr>
            <w:tcW w:w="0" w:type="auto"/>
            <w:vAlign w:val="center"/>
            <w:hideMark/>
          </w:tcPr>
          <w:p w14:paraId="659FC8F7" w14:textId="77777777" w:rsidR="00000000" w:rsidRDefault="00000000">
            <w:pPr>
              <w:spacing w:after="75"/>
              <w:rPr>
                <w:rFonts w:ascii="Georgia" w:eastAsia="Times New Roman" w:hAnsi="Georgia"/>
                <w:sz w:val="18"/>
                <w:szCs w:val="18"/>
              </w:rPr>
            </w:pPr>
            <w:commentRangeStart w:id="34"/>
            <w:r>
              <w:rPr>
                <w:rFonts w:ascii="Georgia" w:eastAsia="Times New Roman" w:hAnsi="Georgia"/>
                <w:sz w:val="18"/>
                <w:szCs w:val="18"/>
              </w:rPr>
              <w:t>Ongoing</w:t>
            </w:r>
            <w:commentRangeEnd w:id="34"/>
            <w:r w:rsidR="00B44481">
              <w:rPr>
                <w:rStyle w:val="CommentReference"/>
              </w:rPr>
              <w:commentReference w:id="34"/>
            </w:r>
          </w:p>
        </w:tc>
        <w:tc>
          <w:tcPr>
            <w:tcW w:w="0" w:type="auto"/>
            <w:vAlign w:val="center"/>
            <w:hideMark/>
          </w:tcPr>
          <w:p w14:paraId="3DED968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EB3A67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74DFB546" w14:textId="77777777" w:rsidR="00000000" w:rsidRDefault="00000000">
      <w:pPr>
        <w:pStyle w:val="Heading1"/>
        <w:divId w:val="1013843475"/>
        <w:rPr>
          <w:rFonts w:ascii="Georgia" w:eastAsia="Times New Roman" w:hAnsi="Georgia"/>
          <w:sz w:val="29"/>
          <w:szCs w:val="29"/>
        </w:rPr>
      </w:pPr>
      <w:r>
        <w:rPr>
          <w:rFonts w:ascii="Georgia" w:eastAsia="Times New Roman" w:hAnsi="Georgia"/>
          <w:sz w:val="29"/>
          <w:szCs w:val="29"/>
        </w:rPr>
        <w:lastRenderedPageBreak/>
        <w:t>Conservation</w:t>
      </w:r>
    </w:p>
    <w:p w14:paraId="453A3A49" w14:textId="43ABE7C8" w:rsidR="00000000" w:rsidRDefault="00000000">
      <w:pPr>
        <w:pStyle w:val="NormalWeb"/>
        <w:divId w:val="1013843475"/>
        <w:rPr>
          <w:rFonts w:ascii="Georgia" w:hAnsi="Georgia"/>
        </w:rPr>
      </w:pPr>
      <w:r>
        <w:rPr>
          <w:rFonts w:ascii="Georgia" w:hAnsi="Georgia"/>
        </w:rPr>
        <w:t xml:space="preserve">India has banned the export of specimens of Himalayan Mayapple since April 1984. The export of species and its derivatives and extracts obtained from the wild is prohibited under Schedule 2-Appendix 2 of Export and Import Policy 1997-2002 (Bhardwaj </w:t>
      </w:r>
      <w:r>
        <w:rPr>
          <w:rStyle w:val="Emphasis"/>
          <w:rFonts w:ascii="Georgia" w:hAnsi="Georgia"/>
        </w:rPr>
        <w:t>et al</w:t>
      </w:r>
      <w:r>
        <w:rPr>
          <w:rFonts w:ascii="Georgia" w:hAnsi="Georgia"/>
        </w:rPr>
        <w:t>. 2019). To check its illegal trade</w:t>
      </w:r>
      <w:ins w:id="35" w:author="Jack Plummer" w:date="2023-05-31T13:18:00Z">
        <w:r w:rsidR="00B44481">
          <w:rPr>
            <w:rFonts w:ascii="Georgia" w:hAnsi="Georgia"/>
          </w:rPr>
          <w:t>,</w:t>
        </w:r>
      </w:ins>
      <w:r>
        <w:rPr>
          <w:rFonts w:ascii="Georgia" w:hAnsi="Georgia"/>
        </w:rPr>
        <w:t xml:space="preserve"> the species has been listed under Appendix II in the Convention on International Trade in Endangered Species of Wild Fauna and Flora (CITES 2021). Propagation/cultivation protocols, control of illegal trade, and an integrated approach involving local communities in sustainable harvest are needed for its conservation.</w:t>
      </w:r>
    </w:p>
    <w:p w14:paraId="65DAE619" w14:textId="77777777" w:rsidR="00000000" w:rsidRDefault="00000000">
      <w:pPr>
        <w:pStyle w:val="Heading2"/>
        <w:divId w:val="1013843475"/>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6C3023C1" w14:textId="77777777">
        <w:trPr>
          <w:divId w:val="1013843475"/>
          <w:tblCellSpacing w:w="15" w:type="dxa"/>
        </w:trPr>
        <w:tc>
          <w:tcPr>
            <w:tcW w:w="0" w:type="auto"/>
            <w:tcBorders>
              <w:bottom w:val="single" w:sz="6" w:space="0" w:color="000000"/>
            </w:tcBorders>
            <w:shd w:val="clear" w:color="auto" w:fill="BBBBBB"/>
            <w:vAlign w:val="center"/>
            <w:hideMark/>
          </w:tcPr>
          <w:p w14:paraId="19BA364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7C142E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D95C12E" w14:textId="77777777">
        <w:trPr>
          <w:divId w:val="1013843475"/>
          <w:tblCellSpacing w:w="15" w:type="dxa"/>
        </w:trPr>
        <w:tc>
          <w:tcPr>
            <w:tcW w:w="0" w:type="auto"/>
            <w:vAlign w:val="center"/>
            <w:hideMark/>
          </w:tcPr>
          <w:p w14:paraId="0DD897C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94380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520DED9"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000000" w14:paraId="2DAC7647" w14:textId="77777777">
        <w:trPr>
          <w:divId w:val="1013843475"/>
          <w:tblCellSpacing w:w="15" w:type="dxa"/>
        </w:trPr>
        <w:tc>
          <w:tcPr>
            <w:tcW w:w="0" w:type="auto"/>
            <w:tcBorders>
              <w:bottom w:val="single" w:sz="6" w:space="0" w:color="000000"/>
            </w:tcBorders>
            <w:shd w:val="clear" w:color="auto" w:fill="BBBBBB"/>
            <w:vAlign w:val="center"/>
            <w:hideMark/>
          </w:tcPr>
          <w:p w14:paraId="4911FC3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52053AC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23D0FD0" w14:textId="77777777">
        <w:trPr>
          <w:divId w:val="1013843475"/>
          <w:tblCellSpacing w:w="15" w:type="dxa"/>
        </w:trPr>
        <w:tc>
          <w:tcPr>
            <w:tcW w:w="0" w:type="auto"/>
            <w:vAlign w:val="center"/>
            <w:hideMark/>
          </w:tcPr>
          <w:p w14:paraId="4C424C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66C426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B946B97"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3B0F7AF0" w14:textId="77777777">
        <w:trPr>
          <w:divId w:val="1013843475"/>
          <w:tblCellSpacing w:w="15" w:type="dxa"/>
        </w:trPr>
        <w:tc>
          <w:tcPr>
            <w:tcW w:w="0" w:type="auto"/>
            <w:tcBorders>
              <w:bottom w:val="single" w:sz="6" w:space="0" w:color="000000"/>
            </w:tcBorders>
            <w:shd w:val="clear" w:color="auto" w:fill="BBBBBB"/>
            <w:vAlign w:val="center"/>
            <w:hideMark/>
          </w:tcPr>
          <w:p w14:paraId="27F04F3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491B657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9CD1FE4" w14:textId="77777777">
        <w:trPr>
          <w:divId w:val="1013843475"/>
          <w:tblCellSpacing w:w="15" w:type="dxa"/>
        </w:trPr>
        <w:tc>
          <w:tcPr>
            <w:tcW w:w="0" w:type="auto"/>
            <w:vAlign w:val="center"/>
            <w:hideMark/>
          </w:tcPr>
          <w:p w14:paraId="5BEC2F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EEE5F5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D4D5500"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09ADFE09" w14:textId="77777777">
        <w:trPr>
          <w:divId w:val="1013843475"/>
          <w:tblCellSpacing w:w="15" w:type="dxa"/>
        </w:trPr>
        <w:tc>
          <w:tcPr>
            <w:tcW w:w="0" w:type="auto"/>
            <w:tcBorders>
              <w:bottom w:val="single" w:sz="6" w:space="0" w:color="000000"/>
            </w:tcBorders>
            <w:shd w:val="clear" w:color="auto" w:fill="BBBBBB"/>
            <w:vAlign w:val="center"/>
            <w:hideMark/>
          </w:tcPr>
          <w:p w14:paraId="1AC2E5C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41F5B1A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6DE9370" w14:textId="77777777">
        <w:trPr>
          <w:divId w:val="1013843475"/>
          <w:tblCellSpacing w:w="15" w:type="dxa"/>
        </w:trPr>
        <w:tc>
          <w:tcPr>
            <w:tcW w:w="0" w:type="auto"/>
            <w:vAlign w:val="center"/>
            <w:hideMark/>
          </w:tcPr>
          <w:p w14:paraId="72F75DF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6DD67A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3CB0FBE"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45"/>
        <w:gridCol w:w="530"/>
      </w:tblGrid>
      <w:tr w:rsidR="00000000" w14:paraId="2898E412" w14:textId="77777777">
        <w:trPr>
          <w:divId w:val="1013843475"/>
          <w:tblCellSpacing w:w="15" w:type="dxa"/>
        </w:trPr>
        <w:tc>
          <w:tcPr>
            <w:tcW w:w="0" w:type="auto"/>
            <w:tcBorders>
              <w:bottom w:val="single" w:sz="6" w:space="0" w:color="000000"/>
            </w:tcBorders>
            <w:shd w:val="clear" w:color="auto" w:fill="BBBBBB"/>
            <w:vAlign w:val="center"/>
            <w:hideMark/>
          </w:tcPr>
          <w:p w14:paraId="0027E6F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Area based regional management plan</w:t>
            </w:r>
          </w:p>
        </w:tc>
        <w:tc>
          <w:tcPr>
            <w:tcW w:w="0" w:type="auto"/>
            <w:tcBorders>
              <w:bottom w:val="single" w:sz="6" w:space="0" w:color="000000"/>
            </w:tcBorders>
            <w:shd w:val="clear" w:color="auto" w:fill="BBBBBB"/>
            <w:vAlign w:val="center"/>
            <w:hideMark/>
          </w:tcPr>
          <w:p w14:paraId="15D507C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A807BC0" w14:textId="77777777">
        <w:trPr>
          <w:divId w:val="1013843475"/>
          <w:tblCellSpacing w:w="15" w:type="dxa"/>
        </w:trPr>
        <w:tc>
          <w:tcPr>
            <w:tcW w:w="0" w:type="auto"/>
            <w:vAlign w:val="center"/>
            <w:hideMark/>
          </w:tcPr>
          <w:p w14:paraId="0C7248E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763CB7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E185C73"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8"/>
        <w:gridCol w:w="530"/>
      </w:tblGrid>
      <w:tr w:rsidR="00000000" w14:paraId="66A7B20F" w14:textId="77777777">
        <w:trPr>
          <w:divId w:val="1013843475"/>
          <w:tblCellSpacing w:w="15" w:type="dxa"/>
        </w:trPr>
        <w:tc>
          <w:tcPr>
            <w:tcW w:w="0" w:type="auto"/>
            <w:tcBorders>
              <w:bottom w:val="single" w:sz="6" w:space="0" w:color="000000"/>
            </w:tcBorders>
            <w:shd w:val="clear" w:color="auto" w:fill="BBBBBB"/>
            <w:vAlign w:val="center"/>
            <w:hideMark/>
          </w:tcPr>
          <w:p w14:paraId="679F909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Invasive species control or prevention</w:t>
            </w:r>
          </w:p>
        </w:tc>
        <w:tc>
          <w:tcPr>
            <w:tcW w:w="0" w:type="auto"/>
            <w:tcBorders>
              <w:bottom w:val="single" w:sz="6" w:space="0" w:color="000000"/>
            </w:tcBorders>
            <w:shd w:val="clear" w:color="auto" w:fill="BBBBBB"/>
            <w:vAlign w:val="center"/>
            <w:hideMark/>
          </w:tcPr>
          <w:p w14:paraId="6F7B423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4C5AB75" w14:textId="77777777">
        <w:trPr>
          <w:divId w:val="1013843475"/>
          <w:tblCellSpacing w:w="15" w:type="dxa"/>
        </w:trPr>
        <w:tc>
          <w:tcPr>
            <w:tcW w:w="0" w:type="auto"/>
            <w:vAlign w:val="center"/>
            <w:hideMark/>
          </w:tcPr>
          <w:p w14:paraId="4A66DC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71ED45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E4F7FC5"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37"/>
        <w:gridCol w:w="530"/>
      </w:tblGrid>
      <w:tr w:rsidR="00000000" w14:paraId="710CEE0F" w14:textId="77777777">
        <w:trPr>
          <w:divId w:val="1013843475"/>
          <w:tblCellSpacing w:w="15" w:type="dxa"/>
        </w:trPr>
        <w:tc>
          <w:tcPr>
            <w:tcW w:w="0" w:type="auto"/>
            <w:tcBorders>
              <w:bottom w:val="single" w:sz="6" w:space="0" w:color="000000"/>
            </w:tcBorders>
            <w:shd w:val="clear" w:color="auto" w:fill="BBBBBB"/>
            <w:vAlign w:val="center"/>
            <w:hideMark/>
          </w:tcPr>
          <w:p w14:paraId="5AE5815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Harvest management plan</w:t>
            </w:r>
          </w:p>
        </w:tc>
        <w:tc>
          <w:tcPr>
            <w:tcW w:w="0" w:type="auto"/>
            <w:tcBorders>
              <w:bottom w:val="single" w:sz="6" w:space="0" w:color="000000"/>
            </w:tcBorders>
            <w:shd w:val="clear" w:color="auto" w:fill="BBBBBB"/>
            <w:vAlign w:val="center"/>
            <w:hideMark/>
          </w:tcPr>
          <w:p w14:paraId="31A0634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4B82657" w14:textId="77777777">
        <w:trPr>
          <w:divId w:val="1013843475"/>
          <w:tblCellSpacing w:w="15" w:type="dxa"/>
        </w:trPr>
        <w:tc>
          <w:tcPr>
            <w:tcW w:w="0" w:type="auto"/>
            <w:vAlign w:val="center"/>
            <w:hideMark/>
          </w:tcPr>
          <w:p w14:paraId="1815A4C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15FD69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7A39605"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64"/>
        <w:gridCol w:w="530"/>
      </w:tblGrid>
      <w:tr w:rsidR="00000000" w14:paraId="00DC189E" w14:textId="77777777">
        <w:trPr>
          <w:divId w:val="1013843475"/>
          <w:tblCellSpacing w:w="15" w:type="dxa"/>
        </w:trPr>
        <w:tc>
          <w:tcPr>
            <w:tcW w:w="0" w:type="auto"/>
            <w:tcBorders>
              <w:bottom w:val="single" w:sz="6" w:space="0" w:color="000000"/>
            </w:tcBorders>
            <w:shd w:val="clear" w:color="auto" w:fill="BBBBBB"/>
            <w:vAlign w:val="center"/>
            <w:hideMark/>
          </w:tcPr>
          <w:p w14:paraId="69BF236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Successfully reintroduced or introduced benignly</w:t>
            </w:r>
          </w:p>
        </w:tc>
        <w:tc>
          <w:tcPr>
            <w:tcW w:w="0" w:type="auto"/>
            <w:tcBorders>
              <w:bottom w:val="single" w:sz="6" w:space="0" w:color="000000"/>
            </w:tcBorders>
            <w:shd w:val="clear" w:color="auto" w:fill="BBBBBB"/>
            <w:vAlign w:val="center"/>
            <w:hideMark/>
          </w:tcPr>
          <w:p w14:paraId="64BEA56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B8B4F59" w14:textId="77777777">
        <w:trPr>
          <w:divId w:val="1013843475"/>
          <w:tblCellSpacing w:w="15" w:type="dxa"/>
        </w:trPr>
        <w:tc>
          <w:tcPr>
            <w:tcW w:w="0" w:type="auto"/>
            <w:vAlign w:val="center"/>
            <w:hideMark/>
          </w:tcPr>
          <w:p w14:paraId="16A921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17F4BC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A6FEC29"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2CE0A3CB" w14:textId="77777777">
        <w:trPr>
          <w:divId w:val="1013843475"/>
          <w:tblCellSpacing w:w="15" w:type="dxa"/>
        </w:trPr>
        <w:tc>
          <w:tcPr>
            <w:tcW w:w="0" w:type="auto"/>
            <w:tcBorders>
              <w:bottom w:val="single" w:sz="6" w:space="0" w:color="000000"/>
            </w:tcBorders>
            <w:shd w:val="clear" w:color="auto" w:fill="BBBBBB"/>
            <w:vAlign w:val="center"/>
            <w:hideMark/>
          </w:tcPr>
          <w:p w14:paraId="62C3D12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0D3B09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0EA0A14" w14:textId="77777777">
        <w:trPr>
          <w:divId w:val="1013843475"/>
          <w:tblCellSpacing w:w="15" w:type="dxa"/>
        </w:trPr>
        <w:tc>
          <w:tcPr>
            <w:tcW w:w="0" w:type="auto"/>
            <w:vAlign w:val="center"/>
            <w:hideMark/>
          </w:tcPr>
          <w:p w14:paraId="40F86D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59CF18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D9172C9"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70"/>
        <w:gridCol w:w="530"/>
      </w:tblGrid>
      <w:tr w:rsidR="00000000" w14:paraId="6F5ED490" w14:textId="77777777">
        <w:trPr>
          <w:divId w:val="1013843475"/>
          <w:tblCellSpacing w:w="15" w:type="dxa"/>
        </w:trPr>
        <w:tc>
          <w:tcPr>
            <w:tcW w:w="0" w:type="auto"/>
            <w:tcBorders>
              <w:bottom w:val="single" w:sz="6" w:space="0" w:color="000000"/>
            </w:tcBorders>
            <w:shd w:val="clear" w:color="auto" w:fill="BBBBBB"/>
            <w:vAlign w:val="center"/>
            <w:hideMark/>
          </w:tcPr>
          <w:p w14:paraId="7FED7AD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recent education and awareness programmes</w:t>
            </w:r>
          </w:p>
        </w:tc>
        <w:tc>
          <w:tcPr>
            <w:tcW w:w="0" w:type="auto"/>
            <w:tcBorders>
              <w:bottom w:val="single" w:sz="6" w:space="0" w:color="000000"/>
            </w:tcBorders>
            <w:shd w:val="clear" w:color="auto" w:fill="BBBBBB"/>
            <w:vAlign w:val="center"/>
            <w:hideMark/>
          </w:tcPr>
          <w:p w14:paraId="548E3A4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808940D" w14:textId="77777777">
        <w:trPr>
          <w:divId w:val="1013843475"/>
          <w:tblCellSpacing w:w="15" w:type="dxa"/>
        </w:trPr>
        <w:tc>
          <w:tcPr>
            <w:tcW w:w="0" w:type="auto"/>
            <w:vAlign w:val="center"/>
            <w:hideMark/>
          </w:tcPr>
          <w:p w14:paraId="240D948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80878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C248F37"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439"/>
        <w:gridCol w:w="2338"/>
      </w:tblGrid>
      <w:tr w:rsidR="00000000" w14:paraId="3F26EAC3" w14:textId="77777777">
        <w:trPr>
          <w:divId w:val="1013843475"/>
          <w:tblCellSpacing w:w="15" w:type="dxa"/>
        </w:trPr>
        <w:tc>
          <w:tcPr>
            <w:tcW w:w="0" w:type="auto"/>
            <w:tcBorders>
              <w:bottom w:val="single" w:sz="6" w:space="0" w:color="000000"/>
            </w:tcBorders>
            <w:shd w:val="clear" w:color="auto" w:fill="BBBBBB"/>
            <w:vAlign w:val="center"/>
            <w:hideMark/>
          </w:tcPr>
          <w:p w14:paraId="6196F84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77C0EBE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0C1774F" w14:textId="77777777">
        <w:trPr>
          <w:divId w:val="1013843475"/>
          <w:tblCellSpacing w:w="15" w:type="dxa"/>
        </w:trPr>
        <w:tc>
          <w:tcPr>
            <w:tcW w:w="0" w:type="auto"/>
            <w:vAlign w:val="center"/>
            <w:hideMark/>
          </w:tcPr>
          <w:p w14:paraId="53091F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01495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Listed in CITES Appendix II</w:t>
            </w:r>
          </w:p>
        </w:tc>
      </w:tr>
    </w:tbl>
    <w:p w14:paraId="290AF102" w14:textId="77777777" w:rsidR="00000000" w:rsidRDefault="00000000">
      <w:pPr>
        <w:divId w:val="10138434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12"/>
        <w:gridCol w:w="2338"/>
      </w:tblGrid>
      <w:tr w:rsidR="00000000" w14:paraId="36E88419" w14:textId="77777777">
        <w:trPr>
          <w:divId w:val="1013843475"/>
          <w:tblCellSpacing w:w="15" w:type="dxa"/>
        </w:trPr>
        <w:tc>
          <w:tcPr>
            <w:tcW w:w="0" w:type="auto"/>
            <w:tcBorders>
              <w:bottom w:val="single" w:sz="6" w:space="0" w:color="000000"/>
            </w:tcBorders>
            <w:shd w:val="clear" w:color="auto" w:fill="BBBBBB"/>
            <w:vAlign w:val="center"/>
            <w:hideMark/>
          </w:tcPr>
          <w:p w14:paraId="23CCB55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Subject to any international management/trade controls</w:t>
            </w:r>
          </w:p>
        </w:tc>
        <w:tc>
          <w:tcPr>
            <w:tcW w:w="0" w:type="auto"/>
            <w:tcBorders>
              <w:bottom w:val="single" w:sz="6" w:space="0" w:color="000000"/>
            </w:tcBorders>
            <w:shd w:val="clear" w:color="auto" w:fill="BBBBBB"/>
            <w:vAlign w:val="center"/>
            <w:hideMark/>
          </w:tcPr>
          <w:p w14:paraId="7F56903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B275DE3" w14:textId="77777777">
        <w:trPr>
          <w:divId w:val="1013843475"/>
          <w:tblCellSpacing w:w="15" w:type="dxa"/>
        </w:trPr>
        <w:tc>
          <w:tcPr>
            <w:tcW w:w="0" w:type="auto"/>
            <w:vAlign w:val="center"/>
            <w:hideMark/>
          </w:tcPr>
          <w:p w14:paraId="11208A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8694FC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Listed in CITES Appendix II</w:t>
            </w:r>
          </w:p>
        </w:tc>
      </w:tr>
    </w:tbl>
    <w:p w14:paraId="6049B550" w14:textId="77777777" w:rsidR="00000000" w:rsidRDefault="00000000">
      <w:pPr>
        <w:pStyle w:val="Heading2"/>
        <w:divId w:val="1013843475"/>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14E7D9D3" w14:textId="77777777">
        <w:trPr>
          <w:divId w:val="1013843475"/>
          <w:tblCellSpacing w:w="15" w:type="dxa"/>
        </w:trPr>
        <w:tc>
          <w:tcPr>
            <w:tcW w:w="0" w:type="auto"/>
            <w:tcBorders>
              <w:bottom w:val="single" w:sz="6" w:space="0" w:color="000000"/>
            </w:tcBorders>
            <w:shd w:val="clear" w:color="auto" w:fill="BBBBBB"/>
            <w:vAlign w:val="center"/>
            <w:hideMark/>
          </w:tcPr>
          <w:p w14:paraId="06BDB4FA" w14:textId="77777777" w:rsidR="00000000" w:rsidRDefault="00000000">
            <w:pPr>
              <w:spacing w:after="75"/>
              <w:rPr>
                <w:rFonts w:ascii="Georgia" w:eastAsia="Times New Roman" w:hAnsi="Georgia"/>
                <w:b/>
                <w:bCs/>
                <w:sz w:val="18"/>
                <w:szCs w:val="18"/>
              </w:rPr>
            </w:pPr>
            <w:commentRangeStart w:id="36"/>
            <w:r>
              <w:rPr>
                <w:rFonts w:ascii="Georgia" w:eastAsia="Times New Roman" w:hAnsi="Georgia"/>
                <w:b/>
                <w:bCs/>
                <w:sz w:val="18"/>
                <w:szCs w:val="18"/>
              </w:rPr>
              <w:t>Conservation Actions</w:t>
            </w:r>
            <w:commentRangeEnd w:id="36"/>
            <w:r w:rsidR="00B44481">
              <w:rPr>
                <w:rStyle w:val="CommentReference"/>
              </w:rPr>
              <w:commentReference w:id="36"/>
            </w:r>
          </w:p>
        </w:tc>
        <w:tc>
          <w:tcPr>
            <w:tcW w:w="0" w:type="auto"/>
            <w:tcBorders>
              <w:bottom w:val="single" w:sz="6" w:space="0" w:color="000000"/>
            </w:tcBorders>
            <w:shd w:val="clear" w:color="auto" w:fill="BBBBBB"/>
            <w:vAlign w:val="center"/>
            <w:hideMark/>
          </w:tcPr>
          <w:p w14:paraId="36D4986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76EA18E" w14:textId="77777777">
        <w:trPr>
          <w:divId w:val="1013843475"/>
          <w:tblCellSpacing w:w="15" w:type="dxa"/>
        </w:trPr>
        <w:tc>
          <w:tcPr>
            <w:tcW w:w="0" w:type="auto"/>
            <w:tcBorders>
              <w:bottom w:val="single" w:sz="6" w:space="0" w:color="CCCCCC"/>
            </w:tcBorders>
            <w:vAlign w:val="center"/>
            <w:hideMark/>
          </w:tcPr>
          <w:p w14:paraId="1D9C39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D61AE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8905E21" w14:textId="77777777">
        <w:trPr>
          <w:divId w:val="1013843475"/>
          <w:tblCellSpacing w:w="15" w:type="dxa"/>
        </w:trPr>
        <w:tc>
          <w:tcPr>
            <w:tcW w:w="0" w:type="auto"/>
            <w:tcBorders>
              <w:bottom w:val="single" w:sz="6" w:space="0" w:color="CCCCCC"/>
            </w:tcBorders>
            <w:vAlign w:val="center"/>
            <w:hideMark/>
          </w:tcPr>
          <w:p w14:paraId="6A38C9B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1FA0029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0B89335" w14:textId="77777777">
        <w:trPr>
          <w:divId w:val="1013843475"/>
          <w:tblCellSpacing w:w="15" w:type="dxa"/>
        </w:trPr>
        <w:tc>
          <w:tcPr>
            <w:tcW w:w="0" w:type="auto"/>
            <w:tcBorders>
              <w:bottom w:val="single" w:sz="6" w:space="0" w:color="CCCCCC"/>
            </w:tcBorders>
            <w:vAlign w:val="center"/>
            <w:hideMark/>
          </w:tcPr>
          <w:p w14:paraId="3577FA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6DE142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505E30C" w14:textId="77777777">
        <w:trPr>
          <w:divId w:val="1013843475"/>
          <w:tblCellSpacing w:w="15" w:type="dxa"/>
        </w:trPr>
        <w:tc>
          <w:tcPr>
            <w:tcW w:w="0" w:type="auto"/>
            <w:tcBorders>
              <w:bottom w:val="single" w:sz="6" w:space="0" w:color="CCCCCC"/>
            </w:tcBorders>
            <w:vAlign w:val="center"/>
            <w:hideMark/>
          </w:tcPr>
          <w:p w14:paraId="63F42D1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3.1.1. Species management -&gt; Species management -&gt; Harvest management</w:t>
            </w:r>
          </w:p>
        </w:tc>
        <w:tc>
          <w:tcPr>
            <w:tcW w:w="0" w:type="auto"/>
            <w:tcBorders>
              <w:bottom w:val="single" w:sz="6" w:space="0" w:color="CCCCCC"/>
            </w:tcBorders>
            <w:vAlign w:val="center"/>
            <w:hideMark/>
          </w:tcPr>
          <w:p w14:paraId="2971FD0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CC4727D" w14:textId="77777777">
        <w:trPr>
          <w:divId w:val="1013843475"/>
          <w:tblCellSpacing w:w="15" w:type="dxa"/>
        </w:trPr>
        <w:tc>
          <w:tcPr>
            <w:tcW w:w="0" w:type="auto"/>
            <w:tcBorders>
              <w:bottom w:val="single" w:sz="6" w:space="0" w:color="CCCCCC"/>
            </w:tcBorders>
            <w:vAlign w:val="center"/>
            <w:hideMark/>
          </w:tcPr>
          <w:p w14:paraId="1DE3F8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3.1.2. Species management -&gt; Species management -&gt; Trade management</w:t>
            </w:r>
          </w:p>
        </w:tc>
        <w:tc>
          <w:tcPr>
            <w:tcW w:w="0" w:type="auto"/>
            <w:tcBorders>
              <w:bottom w:val="single" w:sz="6" w:space="0" w:color="CCCCCC"/>
            </w:tcBorders>
            <w:vAlign w:val="center"/>
            <w:hideMark/>
          </w:tcPr>
          <w:p w14:paraId="4DC07E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6F020CE" w14:textId="77777777">
        <w:trPr>
          <w:divId w:val="1013843475"/>
          <w:tblCellSpacing w:w="15" w:type="dxa"/>
        </w:trPr>
        <w:tc>
          <w:tcPr>
            <w:tcW w:w="0" w:type="auto"/>
            <w:tcBorders>
              <w:bottom w:val="single" w:sz="6" w:space="0" w:color="CCCCCC"/>
            </w:tcBorders>
            <w:vAlign w:val="center"/>
            <w:hideMark/>
          </w:tcPr>
          <w:p w14:paraId="4769223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Species management -&gt; Species recovery</w:t>
            </w:r>
          </w:p>
        </w:tc>
        <w:tc>
          <w:tcPr>
            <w:tcW w:w="0" w:type="auto"/>
            <w:tcBorders>
              <w:bottom w:val="single" w:sz="6" w:space="0" w:color="CCCCCC"/>
            </w:tcBorders>
            <w:vAlign w:val="center"/>
            <w:hideMark/>
          </w:tcPr>
          <w:p w14:paraId="27536FA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250FF4C" w14:textId="77777777">
        <w:trPr>
          <w:divId w:val="1013843475"/>
          <w:tblCellSpacing w:w="15" w:type="dxa"/>
        </w:trPr>
        <w:tc>
          <w:tcPr>
            <w:tcW w:w="0" w:type="auto"/>
            <w:tcBorders>
              <w:bottom w:val="single" w:sz="6" w:space="0" w:color="CCCCCC"/>
            </w:tcBorders>
            <w:vAlign w:val="center"/>
            <w:hideMark/>
          </w:tcPr>
          <w:p w14:paraId="05275A5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3.3.1. Species management -&gt; Species re-introduction -&gt; Reintroduction</w:t>
            </w:r>
          </w:p>
        </w:tc>
        <w:tc>
          <w:tcPr>
            <w:tcW w:w="0" w:type="auto"/>
            <w:tcBorders>
              <w:bottom w:val="single" w:sz="6" w:space="0" w:color="CCCCCC"/>
            </w:tcBorders>
            <w:vAlign w:val="center"/>
            <w:hideMark/>
          </w:tcPr>
          <w:p w14:paraId="51C0F3A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34D98D8" w14:textId="77777777">
        <w:trPr>
          <w:divId w:val="1013843475"/>
          <w:tblCellSpacing w:w="15" w:type="dxa"/>
        </w:trPr>
        <w:tc>
          <w:tcPr>
            <w:tcW w:w="0" w:type="auto"/>
            <w:tcBorders>
              <w:bottom w:val="single" w:sz="6" w:space="0" w:color="CCCCCC"/>
            </w:tcBorders>
            <w:vAlign w:val="center"/>
            <w:hideMark/>
          </w:tcPr>
          <w:p w14:paraId="285F037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6013D1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B00CF63" w14:textId="77777777">
        <w:trPr>
          <w:divId w:val="1013843475"/>
          <w:tblCellSpacing w:w="15" w:type="dxa"/>
        </w:trPr>
        <w:tc>
          <w:tcPr>
            <w:tcW w:w="0" w:type="auto"/>
            <w:tcBorders>
              <w:bottom w:val="single" w:sz="6" w:space="0" w:color="CCCCCC"/>
            </w:tcBorders>
            <w:vAlign w:val="center"/>
            <w:hideMark/>
          </w:tcPr>
          <w:p w14:paraId="02ED985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6FF953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F00C007" w14:textId="77777777">
        <w:trPr>
          <w:divId w:val="1013843475"/>
          <w:tblCellSpacing w:w="15" w:type="dxa"/>
        </w:trPr>
        <w:tc>
          <w:tcPr>
            <w:tcW w:w="0" w:type="auto"/>
            <w:tcBorders>
              <w:bottom w:val="single" w:sz="6" w:space="0" w:color="CCCCCC"/>
            </w:tcBorders>
            <w:vAlign w:val="center"/>
            <w:hideMark/>
          </w:tcPr>
          <w:p w14:paraId="7920F26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4.3. Education &amp; awareness -&gt; Awareness &amp; communications</w:t>
            </w:r>
          </w:p>
        </w:tc>
        <w:tc>
          <w:tcPr>
            <w:tcW w:w="0" w:type="auto"/>
            <w:tcBorders>
              <w:bottom w:val="single" w:sz="6" w:space="0" w:color="CCCCCC"/>
            </w:tcBorders>
            <w:vAlign w:val="center"/>
            <w:hideMark/>
          </w:tcPr>
          <w:p w14:paraId="7FFFAF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5569C8D" w14:textId="77777777">
        <w:trPr>
          <w:divId w:val="1013843475"/>
          <w:tblCellSpacing w:w="15" w:type="dxa"/>
        </w:trPr>
        <w:tc>
          <w:tcPr>
            <w:tcW w:w="0" w:type="auto"/>
            <w:tcBorders>
              <w:bottom w:val="single" w:sz="6" w:space="0" w:color="CCCCCC"/>
            </w:tcBorders>
            <w:vAlign w:val="center"/>
            <w:hideMark/>
          </w:tcPr>
          <w:p w14:paraId="2AD3839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5.1.1. Law &amp; policy -&gt; Legislation -&gt; International level</w:t>
            </w:r>
          </w:p>
        </w:tc>
        <w:tc>
          <w:tcPr>
            <w:tcW w:w="0" w:type="auto"/>
            <w:tcBorders>
              <w:bottom w:val="single" w:sz="6" w:space="0" w:color="CCCCCC"/>
            </w:tcBorders>
            <w:vAlign w:val="center"/>
            <w:hideMark/>
          </w:tcPr>
          <w:p w14:paraId="0F6D0B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0BFB125" w14:textId="77777777">
        <w:trPr>
          <w:divId w:val="1013843475"/>
          <w:tblCellSpacing w:w="15" w:type="dxa"/>
        </w:trPr>
        <w:tc>
          <w:tcPr>
            <w:tcW w:w="0" w:type="auto"/>
            <w:tcBorders>
              <w:bottom w:val="single" w:sz="6" w:space="0" w:color="CCCCCC"/>
            </w:tcBorders>
            <w:vAlign w:val="center"/>
            <w:hideMark/>
          </w:tcPr>
          <w:p w14:paraId="46C0AD6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5.1.2. Law &amp; policy -&gt; Legislation -&gt; National level</w:t>
            </w:r>
          </w:p>
        </w:tc>
        <w:tc>
          <w:tcPr>
            <w:tcW w:w="0" w:type="auto"/>
            <w:tcBorders>
              <w:bottom w:val="single" w:sz="6" w:space="0" w:color="CCCCCC"/>
            </w:tcBorders>
            <w:vAlign w:val="center"/>
            <w:hideMark/>
          </w:tcPr>
          <w:p w14:paraId="68CA37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F3A95DC" w14:textId="77777777">
        <w:trPr>
          <w:divId w:val="1013843475"/>
          <w:tblCellSpacing w:w="15" w:type="dxa"/>
        </w:trPr>
        <w:tc>
          <w:tcPr>
            <w:tcW w:w="0" w:type="auto"/>
            <w:tcBorders>
              <w:bottom w:val="single" w:sz="6" w:space="0" w:color="CCCCCC"/>
            </w:tcBorders>
            <w:vAlign w:val="center"/>
            <w:hideMark/>
          </w:tcPr>
          <w:p w14:paraId="44FBA0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5.2. Law &amp; policy -&gt; Policies and regulations</w:t>
            </w:r>
          </w:p>
        </w:tc>
        <w:tc>
          <w:tcPr>
            <w:tcW w:w="0" w:type="auto"/>
            <w:tcBorders>
              <w:bottom w:val="single" w:sz="6" w:space="0" w:color="CCCCCC"/>
            </w:tcBorders>
            <w:vAlign w:val="center"/>
            <w:hideMark/>
          </w:tcPr>
          <w:p w14:paraId="043BA52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597620C" w14:textId="77777777">
        <w:trPr>
          <w:divId w:val="1013843475"/>
          <w:tblCellSpacing w:w="15" w:type="dxa"/>
        </w:trPr>
        <w:tc>
          <w:tcPr>
            <w:tcW w:w="0" w:type="auto"/>
            <w:tcBorders>
              <w:bottom w:val="single" w:sz="6" w:space="0" w:color="CCCCCC"/>
            </w:tcBorders>
            <w:vAlign w:val="center"/>
            <w:hideMark/>
          </w:tcPr>
          <w:p w14:paraId="059425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5.3. Law &amp; policy -&gt; Private sector standards &amp; codes</w:t>
            </w:r>
          </w:p>
        </w:tc>
        <w:tc>
          <w:tcPr>
            <w:tcW w:w="0" w:type="auto"/>
            <w:tcBorders>
              <w:bottom w:val="single" w:sz="6" w:space="0" w:color="CCCCCC"/>
            </w:tcBorders>
            <w:vAlign w:val="center"/>
            <w:hideMark/>
          </w:tcPr>
          <w:p w14:paraId="1F803C5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73B175E" w14:textId="77777777">
        <w:trPr>
          <w:divId w:val="1013843475"/>
          <w:tblCellSpacing w:w="15" w:type="dxa"/>
        </w:trPr>
        <w:tc>
          <w:tcPr>
            <w:tcW w:w="0" w:type="auto"/>
            <w:tcBorders>
              <w:bottom w:val="single" w:sz="6" w:space="0" w:color="CCCCCC"/>
            </w:tcBorders>
            <w:vAlign w:val="center"/>
            <w:hideMark/>
          </w:tcPr>
          <w:p w14:paraId="6B991F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5.4.1. Law &amp; policy -&gt; Compliance and enforcement -&gt; International level</w:t>
            </w:r>
          </w:p>
        </w:tc>
        <w:tc>
          <w:tcPr>
            <w:tcW w:w="0" w:type="auto"/>
            <w:tcBorders>
              <w:bottom w:val="single" w:sz="6" w:space="0" w:color="CCCCCC"/>
            </w:tcBorders>
            <w:vAlign w:val="center"/>
            <w:hideMark/>
          </w:tcPr>
          <w:p w14:paraId="6C612E5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BF4D4B7" w14:textId="77777777">
        <w:trPr>
          <w:divId w:val="1013843475"/>
          <w:tblCellSpacing w:w="15" w:type="dxa"/>
        </w:trPr>
        <w:tc>
          <w:tcPr>
            <w:tcW w:w="0" w:type="auto"/>
            <w:tcBorders>
              <w:bottom w:val="single" w:sz="6" w:space="0" w:color="CCCCCC"/>
            </w:tcBorders>
            <w:vAlign w:val="center"/>
            <w:hideMark/>
          </w:tcPr>
          <w:p w14:paraId="60FC5C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5.4.2. Law &amp; policy -&gt; Compliance and enforcement -&gt; National level</w:t>
            </w:r>
          </w:p>
        </w:tc>
        <w:tc>
          <w:tcPr>
            <w:tcW w:w="0" w:type="auto"/>
            <w:tcBorders>
              <w:bottom w:val="single" w:sz="6" w:space="0" w:color="CCCCCC"/>
            </w:tcBorders>
            <w:vAlign w:val="center"/>
            <w:hideMark/>
          </w:tcPr>
          <w:p w14:paraId="4C7BFF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13ADB25" w14:textId="77777777">
        <w:trPr>
          <w:divId w:val="1013843475"/>
          <w:tblCellSpacing w:w="15" w:type="dxa"/>
        </w:trPr>
        <w:tc>
          <w:tcPr>
            <w:tcW w:w="0" w:type="auto"/>
            <w:tcBorders>
              <w:bottom w:val="single" w:sz="6" w:space="0" w:color="CCCCCC"/>
            </w:tcBorders>
            <w:vAlign w:val="center"/>
            <w:hideMark/>
          </w:tcPr>
          <w:p w14:paraId="0A914A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6.1. Livelihood, economic &amp; other incentives -&gt; Linked enterprises &amp; livelihood alternatives</w:t>
            </w:r>
          </w:p>
        </w:tc>
        <w:tc>
          <w:tcPr>
            <w:tcW w:w="0" w:type="auto"/>
            <w:tcBorders>
              <w:bottom w:val="single" w:sz="6" w:space="0" w:color="CCCCCC"/>
            </w:tcBorders>
            <w:vAlign w:val="center"/>
            <w:hideMark/>
          </w:tcPr>
          <w:p w14:paraId="02DFDD5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A06B61E" w14:textId="77777777">
        <w:trPr>
          <w:divId w:val="1013843475"/>
          <w:tblCellSpacing w:w="15" w:type="dxa"/>
        </w:trPr>
        <w:tc>
          <w:tcPr>
            <w:tcW w:w="0" w:type="auto"/>
            <w:tcBorders>
              <w:bottom w:val="single" w:sz="6" w:space="0" w:color="CCCCCC"/>
            </w:tcBorders>
            <w:vAlign w:val="center"/>
            <w:hideMark/>
          </w:tcPr>
          <w:p w14:paraId="29F60F6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6.2. Livelihood, economic &amp; other incentives -&gt; Substitution</w:t>
            </w:r>
          </w:p>
        </w:tc>
        <w:tc>
          <w:tcPr>
            <w:tcW w:w="0" w:type="auto"/>
            <w:tcBorders>
              <w:bottom w:val="single" w:sz="6" w:space="0" w:color="CCCCCC"/>
            </w:tcBorders>
            <w:vAlign w:val="center"/>
            <w:hideMark/>
          </w:tcPr>
          <w:p w14:paraId="5FB9E8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9E3BE04" w14:textId="77777777">
        <w:trPr>
          <w:divId w:val="1013843475"/>
          <w:tblCellSpacing w:w="15" w:type="dxa"/>
        </w:trPr>
        <w:tc>
          <w:tcPr>
            <w:tcW w:w="0" w:type="auto"/>
            <w:tcBorders>
              <w:bottom w:val="single" w:sz="6" w:space="0" w:color="CCCCCC"/>
            </w:tcBorders>
            <w:vAlign w:val="center"/>
            <w:hideMark/>
          </w:tcPr>
          <w:p w14:paraId="6E85A6D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Livelihood, economic &amp; other incentives -&gt; Market forces</w:t>
            </w:r>
          </w:p>
        </w:tc>
        <w:tc>
          <w:tcPr>
            <w:tcW w:w="0" w:type="auto"/>
            <w:tcBorders>
              <w:bottom w:val="single" w:sz="6" w:space="0" w:color="CCCCCC"/>
            </w:tcBorders>
            <w:vAlign w:val="center"/>
            <w:hideMark/>
          </w:tcPr>
          <w:p w14:paraId="185E6F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DF49F7B" w14:textId="77777777">
        <w:trPr>
          <w:divId w:val="1013843475"/>
          <w:tblCellSpacing w:w="15" w:type="dxa"/>
        </w:trPr>
        <w:tc>
          <w:tcPr>
            <w:tcW w:w="0" w:type="auto"/>
            <w:tcBorders>
              <w:bottom w:val="single" w:sz="6" w:space="0" w:color="CCCCCC"/>
            </w:tcBorders>
            <w:vAlign w:val="center"/>
            <w:hideMark/>
          </w:tcPr>
          <w:p w14:paraId="30FDA13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6.4. Livelihood, economic &amp; other incentives -&gt; Conservation payments</w:t>
            </w:r>
          </w:p>
        </w:tc>
        <w:tc>
          <w:tcPr>
            <w:tcW w:w="0" w:type="auto"/>
            <w:tcBorders>
              <w:bottom w:val="single" w:sz="6" w:space="0" w:color="CCCCCC"/>
            </w:tcBorders>
            <w:vAlign w:val="center"/>
            <w:hideMark/>
          </w:tcPr>
          <w:p w14:paraId="0D1F1EF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C972E24" w14:textId="77777777" w:rsidR="00000000" w:rsidRDefault="00000000">
      <w:pPr>
        <w:pStyle w:val="Heading2"/>
        <w:divId w:val="1013843475"/>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51"/>
        <w:gridCol w:w="5759"/>
      </w:tblGrid>
      <w:tr w:rsidR="00000000" w14:paraId="5F924CC9" w14:textId="77777777">
        <w:trPr>
          <w:divId w:val="1013843475"/>
          <w:tblCellSpacing w:w="15" w:type="dxa"/>
        </w:trPr>
        <w:tc>
          <w:tcPr>
            <w:tcW w:w="0" w:type="auto"/>
            <w:tcBorders>
              <w:bottom w:val="single" w:sz="6" w:space="0" w:color="000000"/>
            </w:tcBorders>
            <w:shd w:val="clear" w:color="auto" w:fill="BBBBBB"/>
            <w:vAlign w:val="center"/>
            <w:hideMark/>
          </w:tcPr>
          <w:p w14:paraId="3ED1E9A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5FE807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C671298" w14:textId="77777777">
        <w:trPr>
          <w:divId w:val="1013843475"/>
          <w:tblCellSpacing w:w="15" w:type="dxa"/>
        </w:trPr>
        <w:tc>
          <w:tcPr>
            <w:tcW w:w="0" w:type="auto"/>
            <w:tcBorders>
              <w:bottom w:val="single" w:sz="6" w:space="0" w:color="CCCCCC"/>
            </w:tcBorders>
            <w:vAlign w:val="center"/>
            <w:hideMark/>
          </w:tcPr>
          <w:p w14:paraId="0A989DC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1BE99E3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B034E69" w14:textId="77777777">
        <w:trPr>
          <w:divId w:val="1013843475"/>
          <w:tblCellSpacing w:w="15" w:type="dxa"/>
        </w:trPr>
        <w:tc>
          <w:tcPr>
            <w:tcW w:w="0" w:type="auto"/>
            <w:tcBorders>
              <w:bottom w:val="single" w:sz="6" w:space="0" w:color="CCCCCC"/>
            </w:tcBorders>
            <w:vAlign w:val="center"/>
            <w:hideMark/>
          </w:tcPr>
          <w:p w14:paraId="49414C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690E774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3E88C0B" w14:textId="77777777">
        <w:trPr>
          <w:divId w:val="1013843475"/>
          <w:tblCellSpacing w:w="15" w:type="dxa"/>
        </w:trPr>
        <w:tc>
          <w:tcPr>
            <w:tcW w:w="0" w:type="auto"/>
            <w:tcBorders>
              <w:bottom w:val="single" w:sz="6" w:space="0" w:color="CCCCCC"/>
            </w:tcBorders>
            <w:vAlign w:val="center"/>
            <w:hideMark/>
          </w:tcPr>
          <w:p w14:paraId="78E40DF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1.4. Research -&gt; Harvest, use &amp; livelihoods</w:t>
            </w:r>
          </w:p>
        </w:tc>
        <w:tc>
          <w:tcPr>
            <w:tcW w:w="0" w:type="auto"/>
            <w:tcBorders>
              <w:bottom w:val="single" w:sz="6" w:space="0" w:color="CCCCCC"/>
            </w:tcBorders>
            <w:vAlign w:val="center"/>
            <w:hideMark/>
          </w:tcPr>
          <w:p w14:paraId="5FF9F9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A3A4C65" w14:textId="77777777">
        <w:trPr>
          <w:divId w:val="1013843475"/>
          <w:tblCellSpacing w:w="15" w:type="dxa"/>
        </w:trPr>
        <w:tc>
          <w:tcPr>
            <w:tcW w:w="0" w:type="auto"/>
            <w:tcBorders>
              <w:bottom w:val="single" w:sz="6" w:space="0" w:color="CCCCCC"/>
            </w:tcBorders>
            <w:vAlign w:val="center"/>
            <w:hideMark/>
          </w:tcPr>
          <w:p w14:paraId="5B513D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56AB07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E01A312" w14:textId="77777777">
        <w:trPr>
          <w:divId w:val="1013843475"/>
          <w:tblCellSpacing w:w="15" w:type="dxa"/>
        </w:trPr>
        <w:tc>
          <w:tcPr>
            <w:tcW w:w="0" w:type="auto"/>
            <w:tcBorders>
              <w:bottom w:val="single" w:sz="6" w:space="0" w:color="CCCCCC"/>
            </w:tcBorders>
            <w:vAlign w:val="center"/>
            <w:hideMark/>
          </w:tcPr>
          <w:p w14:paraId="2991B44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55BCFB4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40795AA" w14:textId="77777777">
        <w:trPr>
          <w:divId w:val="1013843475"/>
          <w:tblCellSpacing w:w="15" w:type="dxa"/>
        </w:trPr>
        <w:tc>
          <w:tcPr>
            <w:tcW w:w="0" w:type="auto"/>
            <w:tcBorders>
              <w:bottom w:val="single" w:sz="6" w:space="0" w:color="CCCCCC"/>
            </w:tcBorders>
            <w:vAlign w:val="center"/>
            <w:hideMark/>
          </w:tcPr>
          <w:p w14:paraId="2FD9CB2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 Conservation Planning -&gt; Harvest &amp; Trade Management Plan</w:t>
            </w:r>
          </w:p>
        </w:tc>
        <w:tc>
          <w:tcPr>
            <w:tcW w:w="0" w:type="auto"/>
            <w:tcBorders>
              <w:bottom w:val="single" w:sz="6" w:space="0" w:color="CCCCCC"/>
            </w:tcBorders>
            <w:vAlign w:val="center"/>
            <w:hideMark/>
          </w:tcPr>
          <w:p w14:paraId="515424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BEA4013" w14:textId="77777777">
        <w:trPr>
          <w:divId w:val="1013843475"/>
          <w:tblCellSpacing w:w="15" w:type="dxa"/>
        </w:trPr>
        <w:tc>
          <w:tcPr>
            <w:tcW w:w="0" w:type="auto"/>
            <w:tcBorders>
              <w:bottom w:val="single" w:sz="6" w:space="0" w:color="CCCCCC"/>
            </w:tcBorders>
            <w:vAlign w:val="center"/>
            <w:hideMark/>
          </w:tcPr>
          <w:p w14:paraId="520569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34B056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451B746" w14:textId="77777777">
        <w:trPr>
          <w:divId w:val="1013843475"/>
          <w:tblCellSpacing w:w="15" w:type="dxa"/>
        </w:trPr>
        <w:tc>
          <w:tcPr>
            <w:tcW w:w="0" w:type="auto"/>
            <w:tcBorders>
              <w:bottom w:val="single" w:sz="6" w:space="0" w:color="CCCCCC"/>
            </w:tcBorders>
            <w:vAlign w:val="center"/>
            <w:hideMark/>
          </w:tcPr>
          <w:p w14:paraId="14A8FCC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Monitoring -&gt; Harvest level trends</w:t>
            </w:r>
          </w:p>
        </w:tc>
        <w:tc>
          <w:tcPr>
            <w:tcW w:w="0" w:type="auto"/>
            <w:tcBorders>
              <w:bottom w:val="single" w:sz="6" w:space="0" w:color="CCCCCC"/>
            </w:tcBorders>
            <w:vAlign w:val="center"/>
            <w:hideMark/>
          </w:tcPr>
          <w:p w14:paraId="31F6637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75413BC" w14:textId="77777777">
        <w:trPr>
          <w:divId w:val="1013843475"/>
          <w:tblCellSpacing w:w="15" w:type="dxa"/>
        </w:trPr>
        <w:tc>
          <w:tcPr>
            <w:tcW w:w="0" w:type="auto"/>
            <w:tcBorders>
              <w:bottom w:val="single" w:sz="6" w:space="0" w:color="CCCCCC"/>
            </w:tcBorders>
            <w:vAlign w:val="center"/>
            <w:hideMark/>
          </w:tcPr>
          <w:p w14:paraId="5DF0CE5F"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3.3. Monitoring -&gt; Trade trends</w:t>
            </w:r>
          </w:p>
        </w:tc>
        <w:tc>
          <w:tcPr>
            <w:tcW w:w="0" w:type="auto"/>
            <w:tcBorders>
              <w:bottom w:val="single" w:sz="6" w:space="0" w:color="CCCCCC"/>
            </w:tcBorders>
            <w:vAlign w:val="center"/>
            <w:hideMark/>
          </w:tcPr>
          <w:p w14:paraId="7A29F9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9201DA3" w14:textId="77777777">
        <w:trPr>
          <w:divId w:val="1013843475"/>
          <w:tblCellSpacing w:w="15" w:type="dxa"/>
        </w:trPr>
        <w:tc>
          <w:tcPr>
            <w:tcW w:w="0" w:type="auto"/>
            <w:tcBorders>
              <w:bottom w:val="single" w:sz="6" w:space="0" w:color="CCCCCC"/>
            </w:tcBorders>
            <w:vAlign w:val="center"/>
            <w:hideMark/>
          </w:tcPr>
          <w:p w14:paraId="2F85F47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4100DCB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E6DCF3C" w14:textId="77777777">
        <w:trPr>
          <w:divId w:val="1013843475"/>
          <w:tblCellSpacing w:w="15" w:type="dxa"/>
        </w:trPr>
        <w:tc>
          <w:tcPr>
            <w:tcW w:w="0" w:type="auto"/>
            <w:tcBorders>
              <w:bottom w:val="single" w:sz="6" w:space="0" w:color="CCCCCC"/>
            </w:tcBorders>
            <w:vAlign w:val="center"/>
            <w:hideMark/>
          </w:tcPr>
          <w:p w14:paraId="401DE9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 Other</w:t>
            </w:r>
          </w:p>
        </w:tc>
        <w:tc>
          <w:tcPr>
            <w:tcW w:w="0" w:type="auto"/>
            <w:tcBorders>
              <w:bottom w:val="single" w:sz="6" w:space="0" w:color="CCCCCC"/>
            </w:tcBorders>
            <w:vAlign w:val="center"/>
            <w:hideMark/>
          </w:tcPr>
          <w:p w14:paraId="56866F6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Development of ex situ cultivation methods and in vitro production of secondary metabolites to meet pharmaceutical demand.</w:t>
            </w:r>
          </w:p>
        </w:tc>
      </w:tr>
    </w:tbl>
    <w:p w14:paraId="55B42FCD"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7C9AA0D0" w14:textId="77777777" w:rsidR="00000000" w:rsidRDefault="00000000">
      <w:pPr>
        <w:pStyle w:val="NormalWeb"/>
        <w:divId w:val="584844905"/>
        <w:rPr>
          <w:rFonts w:ascii="Georgia" w:hAnsi="Georgia"/>
        </w:rPr>
      </w:pPr>
      <w:proofErr w:type="spellStart"/>
      <w:r>
        <w:rPr>
          <w:rFonts w:ascii="Georgia" w:hAnsi="Georgia"/>
        </w:rPr>
        <w:t>Airi</w:t>
      </w:r>
      <w:proofErr w:type="spellEnd"/>
      <w:r>
        <w:rPr>
          <w:rFonts w:ascii="Georgia" w:hAnsi="Georgia"/>
        </w:rPr>
        <w:t xml:space="preserve">, S. 1997. Population studies on Podophyllum </w:t>
      </w:r>
      <w:proofErr w:type="spellStart"/>
      <w:r>
        <w:rPr>
          <w:rFonts w:ascii="Georgia" w:hAnsi="Georgia"/>
        </w:rPr>
        <w:t>hexandrum</w:t>
      </w:r>
      <w:proofErr w:type="spellEnd"/>
      <w:r>
        <w:rPr>
          <w:rFonts w:ascii="Georgia" w:hAnsi="Georgia"/>
        </w:rPr>
        <w:t xml:space="preserve"> </w:t>
      </w:r>
      <w:proofErr w:type="spellStart"/>
      <w:r>
        <w:rPr>
          <w:rFonts w:ascii="Georgia" w:hAnsi="Georgia"/>
        </w:rPr>
        <w:t>Royle</w:t>
      </w:r>
      <w:proofErr w:type="spellEnd"/>
      <w:r>
        <w:rPr>
          <w:rFonts w:ascii="Georgia" w:hAnsi="Georgia"/>
        </w:rPr>
        <w:t xml:space="preserve">-a dwindling, medicinal plant of the Himalaya. </w:t>
      </w:r>
      <w:r>
        <w:rPr>
          <w:rFonts w:ascii="Georgia" w:hAnsi="Georgia"/>
          <w:i/>
          <w:iCs/>
        </w:rPr>
        <w:t>Plant Genetic Resource Newsletter</w:t>
      </w:r>
      <w:r>
        <w:rPr>
          <w:rFonts w:ascii="Georgia" w:hAnsi="Georgia"/>
        </w:rPr>
        <w:t xml:space="preserve"> 110: 29-34.</w:t>
      </w:r>
    </w:p>
    <w:p w14:paraId="5318477E" w14:textId="77777777" w:rsidR="00000000" w:rsidRDefault="00000000">
      <w:pPr>
        <w:pStyle w:val="NormalWeb"/>
        <w:divId w:val="584844905"/>
        <w:rPr>
          <w:rFonts w:ascii="Georgia" w:hAnsi="Georgia"/>
        </w:rPr>
      </w:pPr>
      <w:r>
        <w:rPr>
          <w:rFonts w:ascii="Georgia" w:hAnsi="Georgia"/>
        </w:rPr>
        <w:t xml:space="preserve">Banerjee, A.R., Devi, M.A., Nag, A.K., Sharma, R.K., Kumar, A.M. 2017. Modelling probable distribution of Podophyllum </w:t>
      </w:r>
      <w:proofErr w:type="spellStart"/>
      <w:r>
        <w:rPr>
          <w:rFonts w:ascii="Georgia" w:hAnsi="Georgia"/>
        </w:rPr>
        <w:t>hexandrum</w:t>
      </w:r>
      <w:proofErr w:type="spellEnd"/>
      <w:r>
        <w:rPr>
          <w:rFonts w:ascii="Georgia" w:hAnsi="Georgia"/>
        </w:rPr>
        <w:t xml:space="preserve"> in North-Western Himalaya. </w:t>
      </w:r>
      <w:r>
        <w:rPr>
          <w:rFonts w:ascii="Georgia" w:hAnsi="Georgia"/>
          <w:i/>
          <w:iCs/>
        </w:rPr>
        <w:t>Indian Forester</w:t>
      </w:r>
      <w:r>
        <w:rPr>
          <w:rFonts w:ascii="Georgia" w:hAnsi="Georgia"/>
        </w:rPr>
        <w:t xml:space="preserve"> 143(12): 1255-1259.</w:t>
      </w:r>
    </w:p>
    <w:p w14:paraId="657B9765" w14:textId="77777777" w:rsidR="00000000" w:rsidRDefault="00000000">
      <w:pPr>
        <w:pStyle w:val="NormalWeb"/>
        <w:divId w:val="584844905"/>
        <w:rPr>
          <w:rFonts w:ascii="Georgia" w:hAnsi="Georgia"/>
        </w:rPr>
      </w:pPr>
      <w:proofErr w:type="spellStart"/>
      <w:r>
        <w:rPr>
          <w:rFonts w:ascii="Georgia" w:hAnsi="Georgia"/>
        </w:rPr>
        <w:t>Bhadula</w:t>
      </w:r>
      <w:proofErr w:type="spellEnd"/>
      <w:r>
        <w:rPr>
          <w:rFonts w:ascii="Georgia" w:hAnsi="Georgia"/>
        </w:rPr>
        <w:t xml:space="preserve">, S.K., Singh, A., Lata, H., </w:t>
      </w:r>
      <w:proofErr w:type="spellStart"/>
      <w:r>
        <w:rPr>
          <w:rFonts w:ascii="Georgia" w:hAnsi="Georgia"/>
        </w:rPr>
        <w:t>Kuniyal</w:t>
      </w:r>
      <w:proofErr w:type="spellEnd"/>
      <w:r>
        <w:rPr>
          <w:rFonts w:ascii="Georgia" w:hAnsi="Georgia"/>
        </w:rPr>
        <w:t xml:space="preserve"> C.P., Purohit, A.N. 1996. Genetic resources of </w:t>
      </w:r>
      <w:proofErr w:type="spellStart"/>
      <w:r>
        <w:rPr>
          <w:rFonts w:ascii="Georgia" w:hAnsi="Georgia"/>
        </w:rPr>
        <w:t>Podphyllum</w:t>
      </w:r>
      <w:proofErr w:type="spellEnd"/>
      <w:r>
        <w:rPr>
          <w:rFonts w:ascii="Georgia" w:hAnsi="Georgia"/>
        </w:rPr>
        <w:t xml:space="preserve"> </w:t>
      </w:r>
      <w:proofErr w:type="spellStart"/>
      <w:r>
        <w:rPr>
          <w:rFonts w:ascii="Georgia" w:hAnsi="Georgia"/>
        </w:rPr>
        <w:t>hexandrum</w:t>
      </w:r>
      <w:proofErr w:type="spellEnd"/>
      <w:r>
        <w:rPr>
          <w:rFonts w:ascii="Georgia" w:hAnsi="Georgia"/>
        </w:rPr>
        <w:t xml:space="preserve"> </w:t>
      </w:r>
      <w:proofErr w:type="spellStart"/>
      <w:r>
        <w:rPr>
          <w:rFonts w:ascii="Georgia" w:hAnsi="Georgia"/>
        </w:rPr>
        <w:t>Royle</w:t>
      </w:r>
      <w:proofErr w:type="spellEnd"/>
      <w:r>
        <w:rPr>
          <w:rFonts w:ascii="Georgia" w:hAnsi="Georgia"/>
        </w:rPr>
        <w:t xml:space="preserve">, an endangered medicinal species from Garhwal Himalaya, India. </w:t>
      </w:r>
      <w:r>
        <w:rPr>
          <w:rFonts w:ascii="Georgia" w:hAnsi="Georgia"/>
          <w:i/>
          <w:iCs/>
        </w:rPr>
        <w:t>Plant Genetic Resources Newsletter</w:t>
      </w:r>
      <w:r>
        <w:rPr>
          <w:rFonts w:ascii="Georgia" w:hAnsi="Georgia"/>
        </w:rPr>
        <w:t xml:space="preserve"> 106: 26-29.</w:t>
      </w:r>
    </w:p>
    <w:p w14:paraId="516BE9BD" w14:textId="77777777" w:rsidR="00000000" w:rsidRDefault="00000000">
      <w:pPr>
        <w:pStyle w:val="NormalWeb"/>
        <w:divId w:val="584844905"/>
        <w:rPr>
          <w:rFonts w:ascii="Georgia" w:hAnsi="Georgia"/>
        </w:rPr>
      </w:pPr>
      <w:r>
        <w:rPr>
          <w:rFonts w:ascii="Georgia" w:hAnsi="Georgia"/>
        </w:rPr>
        <w:t xml:space="preserve">Bhardwaj, K., Sharma, P., </w:t>
      </w:r>
      <w:proofErr w:type="spellStart"/>
      <w:r>
        <w:rPr>
          <w:rFonts w:ascii="Georgia" w:hAnsi="Georgia"/>
        </w:rPr>
        <w:t>Dhanjal</w:t>
      </w:r>
      <w:proofErr w:type="spellEnd"/>
      <w:r>
        <w:rPr>
          <w:rFonts w:ascii="Georgia" w:hAnsi="Georgia"/>
        </w:rPr>
        <w:t xml:space="preserve">, D.S., and Kumar, H. 2019. Ethnomedicinal remedy for the liver disorders in Himachal Pradesh: A review. </w:t>
      </w:r>
      <w:r>
        <w:rPr>
          <w:rFonts w:ascii="Georgia" w:hAnsi="Georgia"/>
          <w:i/>
          <w:iCs/>
        </w:rPr>
        <w:t>Plant Archives</w:t>
      </w:r>
      <w:r>
        <w:rPr>
          <w:rFonts w:ascii="Georgia" w:hAnsi="Georgia"/>
        </w:rPr>
        <w:t xml:space="preserve"> 2(11): 1959-1967.</w:t>
      </w:r>
    </w:p>
    <w:p w14:paraId="33F2CEA7" w14:textId="77777777" w:rsidR="00000000" w:rsidRDefault="00000000">
      <w:pPr>
        <w:pStyle w:val="NormalWeb"/>
        <w:divId w:val="584844905"/>
        <w:rPr>
          <w:rFonts w:ascii="Georgia" w:hAnsi="Georgia"/>
        </w:rPr>
      </w:pPr>
      <w:r>
        <w:rPr>
          <w:rFonts w:ascii="Georgia" w:hAnsi="Georgia"/>
        </w:rPr>
        <w:t xml:space="preserve">Bisht, A.S. and Chauhan, R.S. 2016. Ethnomedicinal, ethnopharmacological, phytochemical proper ties and conservation issues of Podophyllum </w:t>
      </w:r>
      <w:proofErr w:type="spellStart"/>
      <w:r>
        <w:rPr>
          <w:rFonts w:ascii="Georgia" w:hAnsi="Georgia"/>
        </w:rPr>
        <w:t>hexandrum</w:t>
      </w:r>
      <w:proofErr w:type="spellEnd"/>
      <w:r>
        <w:rPr>
          <w:rFonts w:ascii="Georgia" w:hAnsi="Georgia"/>
        </w:rPr>
        <w:t xml:space="preserve"> </w:t>
      </w:r>
      <w:proofErr w:type="spellStart"/>
      <w:r>
        <w:rPr>
          <w:rFonts w:ascii="Georgia" w:hAnsi="Georgia"/>
        </w:rPr>
        <w:t>Royle</w:t>
      </w:r>
      <w:proofErr w:type="spellEnd"/>
      <w:r>
        <w:rPr>
          <w:rFonts w:ascii="Georgia" w:hAnsi="Georgia"/>
        </w:rPr>
        <w:t xml:space="preserve"> (</w:t>
      </w:r>
      <w:proofErr w:type="spellStart"/>
      <w:r>
        <w:rPr>
          <w:rFonts w:ascii="Georgia" w:hAnsi="Georgia"/>
        </w:rPr>
        <w:t>Berberidaceae</w:t>
      </w:r>
      <w:proofErr w:type="spellEnd"/>
      <w:r>
        <w:rPr>
          <w:rFonts w:ascii="Georgia" w:hAnsi="Georgia"/>
        </w:rPr>
        <w:t xml:space="preserve">). </w:t>
      </w:r>
      <w:r>
        <w:rPr>
          <w:rFonts w:ascii="Georgia" w:hAnsi="Georgia"/>
          <w:i/>
          <w:iCs/>
        </w:rPr>
        <w:t>Medicinal Plants-International Journal of Phytomedicines and Related Industries</w:t>
      </w:r>
      <w:r>
        <w:rPr>
          <w:rFonts w:ascii="Georgia" w:hAnsi="Georgia"/>
        </w:rPr>
        <w:t xml:space="preserve"> 8(4): 287-293.</w:t>
      </w:r>
    </w:p>
    <w:p w14:paraId="04EEB217" w14:textId="77777777" w:rsidR="00000000" w:rsidRDefault="00000000">
      <w:pPr>
        <w:pStyle w:val="NormalWeb"/>
        <w:divId w:val="584844905"/>
        <w:rPr>
          <w:rFonts w:ascii="Georgia" w:hAnsi="Georgia"/>
        </w:rPr>
      </w:pPr>
      <w:r>
        <w:rPr>
          <w:rFonts w:ascii="Georgia" w:hAnsi="Georgia"/>
        </w:rPr>
        <w:t xml:space="preserve">CITES. 2021. CITES Species Database. Available at: </w:t>
      </w:r>
      <w:hyperlink r:id="rId9" w:history="1">
        <w:r>
          <w:rPr>
            <w:rStyle w:val="Hyperlink"/>
            <w:rFonts w:ascii="Georgia" w:hAnsi="Georgia"/>
          </w:rPr>
          <w:t>http://speciesplus.net/</w:t>
        </w:r>
      </w:hyperlink>
      <w:r>
        <w:rPr>
          <w:rFonts w:ascii="Georgia" w:hAnsi="Georgia"/>
        </w:rPr>
        <w:t xml:space="preserve">. </w:t>
      </w:r>
    </w:p>
    <w:p w14:paraId="5432D287" w14:textId="77777777" w:rsidR="00000000" w:rsidRDefault="00000000">
      <w:pPr>
        <w:pStyle w:val="NormalWeb"/>
        <w:divId w:val="584844905"/>
        <w:rPr>
          <w:rFonts w:ascii="Georgia" w:hAnsi="Georgia"/>
        </w:rPr>
      </w:pPr>
      <w:r>
        <w:rPr>
          <w:rFonts w:ascii="Georgia" w:hAnsi="Georgia"/>
        </w:rPr>
        <w:t xml:space="preserve">Chandra, N., Singh, G., </w:t>
      </w:r>
      <w:proofErr w:type="spellStart"/>
      <w:r>
        <w:rPr>
          <w:rFonts w:ascii="Georgia" w:hAnsi="Georgia"/>
        </w:rPr>
        <w:t>Lingwal</w:t>
      </w:r>
      <w:proofErr w:type="spellEnd"/>
      <w:r>
        <w:rPr>
          <w:rFonts w:ascii="Georgia" w:hAnsi="Georgia"/>
        </w:rPr>
        <w:t xml:space="preserve">, S., Rai, I.D. and Tewari, L.M. 2021. Alpine medicinal and aromatic plants in the Western Himalaya, India: An ecological review. </w:t>
      </w:r>
      <w:r>
        <w:rPr>
          <w:rFonts w:ascii="Georgia" w:hAnsi="Georgia"/>
          <w:i/>
          <w:iCs/>
        </w:rPr>
        <w:t>Indian Journal of Ecology</w:t>
      </w:r>
      <w:r>
        <w:rPr>
          <w:rFonts w:ascii="Georgia" w:hAnsi="Georgia"/>
        </w:rPr>
        <w:t xml:space="preserve"> 48(1): 319-331.</w:t>
      </w:r>
    </w:p>
    <w:p w14:paraId="3CC36B65" w14:textId="77777777" w:rsidR="00000000" w:rsidRDefault="00000000">
      <w:pPr>
        <w:pStyle w:val="NormalWeb"/>
        <w:divId w:val="584844905"/>
        <w:rPr>
          <w:rFonts w:ascii="Georgia" w:hAnsi="Georgia"/>
        </w:rPr>
      </w:pPr>
      <w:r>
        <w:rPr>
          <w:rFonts w:ascii="Georgia" w:hAnsi="Georgia"/>
        </w:rPr>
        <w:t xml:space="preserve">Chaudhari, S. K. and </w:t>
      </w:r>
      <w:proofErr w:type="spellStart"/>
      <w:r>
        <w:rPr>
          <w:rFonts w:ascii="Georgia" w:hAnsi="Georgia"/>
        </w:rPr>
        <w:t>Yamin</w:t>
      </w:r>
      <w:proofErr w:type="spellEnd"/>
      <w:r>
        <w:rPr>
          <w:rFonts w:ascii="Georgia" w:hAnsi="Georgia"/>
        </w:rPr>
        <w:t xml:space="preserve"> Bibi, M. A. 2021. Podophyllum </w:t>
      </w:r>
      <w:proofErr w:type="spellStart"/>
      <w:r>
        <w:rPr>
          <w:rFonts w:ascii="Georgia" w:hAnsi="Georgia"/>
        </w:rPr>
        <w:t>hexandrum</w:t>
      </w:r>
      <w:proofErr w:type="spellEnd"/>
      <w:r>
        <w:rPr>
          <w:rFonts w:ascii="Georgia" w:hAnsi="Georgia"/>
        </w:rPr>
        <w:t xml:space="preserve">: An endangered medicinal plant from Pakistan. </w:t>
      </w:r>
      <w:r>
        <w:rPr>
          <w:rFonts w:ascii="Georgia" w:hAnsi="Georgia"/>
          <w:i/>
          <w:iCs/>
        </w:rPr>
        <w:t>Pure and Applied Biology (PAB)</w:t>
      </w:r>
      <w:r>
        <w:rPr>
          <w:rFonts w:ascii="Georgia" w:hAnsi="Georgia"/>
        </w:rPr>
        <w:t xml:space="preserve"> 3(1): 19-24.</w:t>
      </w:r>
    </w:p>
    <w:p w14:paraId="2FFBE02D" w14:textId="77777777" w:rsidR="00000000" w:rsidRDefault="00000000">
      <w:pPr>
        <w:pStyle w:val="NormalWeb"/>
        <w:divId w:val="584844905"/>
        <w:rPr>
          <w:rFonts w:ascii="Georgia" w:hAnsi="Georgia"/>
        </w:rPr>
      </w:pPr>
      <w:proofErr w:type="spellStart"/>
      <w:r>
        <w:rPr>
          <w:rFonts w:ascii="Georgia" w:hAnsi="Georgia"/>
        </w:rPr>
        <w:t>Chaurasia</w:t>
      </w:r>
      <w:proofErr w:type="spellEnd"/>
      <w:r>
        <w:rPr>
          <w:rFonts w:ascii="Georgia" w:hAnsi="Georgia"/>
        </w:rPr>
        <w:t xml:space="preserve">, O.P., Ballabh, B., </w:t>
      </w:r>
      <w:proofErr w:type="spellStart"/>
      <w:r>
        <w:rPr>
          <w:rFonts w:ascii="Georgia" w:hAnsi="Georgia"/>
        </w:rPr>
        <w:t>Tayade</w:t>
      </w:r>
      <w:proofErr w:type="spellEnd"/>
      <w:r>
        <w:rPr>
          <w:rFonts w:ascii="Georgia" w:hAnsi="Georgia"/>
        </w:rPr>
        <w:t xml:space="preserve">, A., Kumar, R., Kumar, G.P. and Singh, S.B. 2012. Podophyllum L.: An </w:t>
      </w:r>
      <w:proofErr w:type="spellStart"/>
      <w:r>
        <w:rPr>
          <w:rFonts w:ascii="Georgia" w:hAnsi="Georgia"/>
        </w:rPr>
        <w:t>endergered</w:t>
      </w:r>
      <w:proofErr w:type="spellEnd"/>
      <w:r>
        <w:rPr>
          <w:rFonts w:ascii="Georgia" w:hAnsi="Georgia"/>
        </w:rPr>
        <w:t xml:space="preserve"> and </w:t>
      </w:r>
      <w:proofErr w:type="spellStart"/>
      <w:r>
        <w:rPr>
          <w:rFonts w:ascii="Georgia" w:hAnsi="Georgia"/>
        </w:rPr>
        <w:t>anticancerous</w:t>
      </w:r>
      <w:proofErr w:type="spellEnd"/>
      <w:r>
        <w:rPr>
          <w:rFonts w:ascii="Georgia" w:hAnsi="Georgia"/>
        </w:rPr>
        <w:t xml:space="preserve"> medicinal plant–An overview. </w:t>
      </w:r>
      <w:r>
        <w:rPr>
          <w:rFonts w:ascii="Georgia" w:hAnsi="Georgia"/>
          <w:i/>
          <w:iCs/>
        </w:rPr>
        <w:t>Indian Journal of Traditional Knowledge</w:t>
      </w:r>
      <w:r>
        <w:rPr>
          <w:rFonts w:ascii="Georgia" w:hAnsi="Georgia"/>
        </w:rPr>
        <w:t xml:space="preserve"> 11(2): 234-241.</w:t>
      </w:r>
    </w:p>
    <w:p w14:paraId="6CD3FA0F" w14:textId="77777777" w:rsidR="00000000" w:rsidRDefault="00000000">
      <w:pPr>
        <w:pStyle w:val="NormalWeb"/>
        <w:divId w:val="584844905"/>
        <w:rPr>
          <w:rFonts w:ascii="Georgia" w:hAnsi="Georgia"/>
        </w:rPr>
      </w:pPr>
      <w:proofErr w:type="spellStart"/>
      <w:r>
        <w:rPr>
          <w:rFonts w:ascii="Georgia" w:hAnsi="Georgia"/>
        </w:rPr>
        <w:t>Goraya</w:t>
      </w:r>
      <w:proofErr w:type="spellEnd"/>
      <w:r>
        <w:rPr>
          <w:rFonts w:ascii="Georgia" w:hAnsi="Georgia"/>
        </w:rPr>
        <w:t xml:space="preserve">, G.S., Ved, D.K., Ravikumar, K. and Rawat, R.S. 2017. Domestic Trade of Herbal Raw Drugs. In: </w:t>
      </w:r>
      <w:proofErr w:type="spellStart"/>
      <w:r>
        <w:rPr>
          <w:rFonts w:ascii="Georgia" w:hAnsi="Georgia"/>
        </w:rPr>
        <w:t>Goraya</w:t>
      </w:r>
      <w:proofErr w:type="spellEnd"/>
      <w:r>
        <w:rPr>
          <w:rFonts w:ascii="Georgia" w:hAnsi="Georgia"/>
        </w:rPr>
        <w:t>, G.S. and Ved, D.K. (eds), Medicinal Plants in India: An Assessment of their Demand and Supply. National Medicinal Plants Board, Ministry of AYUSH, Government of India, New Delhi and Indian Council of Forestry Research &amp; Education, Dehradun, India.</w:t>
      </w:r>
    </w:p>
    <w:p w14:paraId="1B2CF7E1" w14:textId="77777777" w:rsidR="00000000" w:rsidRDefault="00000000">
      <w:pPr>
        <w:pStyle w:val="NormalWeb"/>
        <w:divId w:val="584844905"/>
        <w:rPr>
          <w:rFonts w:ascii="Georgia" w:hAnsi="Georgia"/>
        </w:rPr>
      </w:pPr>
      <w:r>
        <w:rPr>
          <w:rFonts w:ascii="Georgia" w:hAnsi="Georgia"/>
        </w:rPr>
        <w:t xml:space="preserve">Husain A. 1983. Conservation of Genetic resources of medicinal plants in India. In: Jain, S.K., and Mehra, K.L. (eds), </w:t>
      </w:r>
      <w:r>
        <w:rPr>
          <w:rFonts w:ascii="Georgia" w:hAnsi="Georgia"/>
          <w:i/>
          <w:iCs/>
        </w:rPr>
        <w:t>Conservation of Tropical plant resources. Proceedings of the Regional Workshop on Conservation of Tropical Plant Resources in South-East Asia, New Delhi, March 8-12, 1982</w:t>
      </w:r>
      <w:r>
        <w:rPr>
          <w:rFonts w:ascii="Georgia" w:hAnsi="Georgia"/>
        </w:rPr>
        <w:t>, pp. 110-117. Botanical Survey of India Department of Environment Govt. of India, Howrah.</w:t>
      </w:r>
    </w:p>
    <w:p w14:paraId="272E31E8" w14:textId="77777777" w:rsidR="00000000" w:rsidRDefault="00000000">
      <w:pPr>
        <w:pStyle w:val="NormalWeb"/>
        <w:divId w:val="584844905"/>
        <w:rPr>
          <w:rFonts w:ascii="Georgia" w:hAnsi="Georgia"/>
        </w:rPr>
      </w:pPr>
      <w:r>
        <w:rPr>
          <w:rFonts w:ascii="Georgia" w:hAnsi="Georgia"/>
        </w:rPr>
        <w:t xml:space="preserve">Kala, C.P. 2005. Indigenous uses, population density, and conservation of threatened medicinal plants in protected areas of the Indian Himalayas. </w:t>
      </w:r>
      <w:r>
        <w:rPr>
          <w:rFonts w:ascii="Georgia" w:hAnsi="Georgia"/>
          <w:i/>
          <w:iCs/>
        </w:rPr>
        <w:t xml:space="preserve">Conservation Biology </w:t>
      </w:r>
      <w:r>
        <w:rPr>
          <w:rFonts w:ascii="Georgia" w:hAnsi="Georgia"/>
        </w:rPr>
        <w:t>19(2): 368-378.</w:t>
      </w:r>
    </w:p>
    <w:p w14:paraId="323D497B" w14:textId="77777777" w:rsidR="00000000" w:rsidRDefault="00000000">
      <w:pPr>
        <w:pStyle w:val="NormalWeb"/>
        <w:divId w:val="584844905"/>
        <w:rPr>
          <w:rFonts w:ascii="Georgia" w:hAnsi="Georgia"/>
        </w:rPr>
      </w:pPr>
      <w:r>
        <w:rPr>
          <w:rFonts w:ascii="Georgia" w:hAnsi="Georgia"/>
        </w:rPr>
        <w:t xml:space="preserve">Maqbool, M. 2011. Mayapple: A review of the literature from a horticultural perspective. </w:t>
      </w:r>
      <w:r>
        <w:rPr>
          <w:rFonts w:ascii="Georgia" w:hAnsi="Georgia"/>
          <w:i/>
          <w:iCs/>
        </w:rPr>
        <w:t>Journal of Medicinal Plants Research</w:t>
      </w:r>
      <w:r>
        <w:rPr>
          <w:rFonts w:ascii="Georgia" w:hAnsi="Georgia"/>
        </w:rPr>
        <w:t xml:space="preserve"> 5(7): 1037-1045.</w:t>
      </w:r>
    </w:p>
    <w:p w14:paraId="7438AFFF" w14:textId="77777777" w:rsidR="00000000" w:rsidRDefault="00000000">
      <w:pPr>
        <w:pStyle w:val="NormalWeb"/>
        <w:divId w:val="584844905"/>
        <w:rPr>
          <w:rFonts w:ascii="Georgia" w:hAnsi="Georgia"/>
        </w:rPr>
      </w:pPr>
      <w:r>
        <w:rPr>
          <w:rFonts w:ascii="Georgia" w:hAnsi="Georgia"/>
        </w:rPr>
        <w:t xml:space="preserve">Nag, A., Choudhary, S., </w:t>
      </w:r>
      <w:proofErr w:type="spellStart"/>
      <w:r>
        <w:rPr>
          <w:rFonts w:ascii="Georgia" w:hAnsi="Georgia"/>
        </w:rPr>
        <w:t>Masand</w:t>
      </w:r>
      <w:proofErr w:type="spellEnd"/>
      <w:r>
        <w:rPr>
          <w:rFonts w:ascii="Georgia" w:hAnsi="Georgia"/>
        </w:rPr>
        <w:t xml:space="preserve">, M., Parmar, R., </w:t>
      </w:r>
      <w:proofErr w:type="spellStart"/>
      <w:r>
        <w:rPr>
          <w:rFonts w:ascii="Georgia" w:hAnsi="Georgia"/>
        </w:rPr>
        <w:t>Bhandawat</w:t>
      </w:r>
      <w:proofErr w:type="spellEnd"/>
      <w:r>
        <w:rPr>
          <w:rFonts w:ascii="Georgia" w:hAnsi="Georgia"/>
        </w:rPr>
        <w:t xml:space="preserve">, A., Seth, R., Singh, G., Dhyani, </w:t>
      </w:r>
      <w:proofErr w:type="gramStart"/>
      <w:r>
        <w:rPr>
          <w:rFonts w:ascii="Georgia" w:hAnsi="Georgia"/>
        </w:rPr>
        <w:t>P.</w:t>
      </w:r>
      <w:proofErr w:type="gramEnd"/>
      <w:r>
        <w:rPr>
          <w:rFonts w:ascii="Georgia" w:hAnsi="Georgia"/>
        </w:rPr>
        <w:t xml:space="preserve"> and Sharma, R.K. 2020. Spatial transcriptional dynamics of geographically separated genotypes revealed key regulators of podophyllotoxin biosynthesis in Podophyllum </w:t>
      </w:r>
      <w:proofErr w:type="spellStart"/>
      <w:r>
        <w:rPr>
          <w:rFonts w:ascii="Georgia" w:hAnsi="Georgia"/>
        </w:rPr>
        <w:t>hexandrum</w:t>
      </w:r>
      <w:proofErr w:type="spellEnd"/>
      <w:r>
        <w:rPr>
          <w:rFonts w:ascii="Georgia" w:hAnsi="Georgia"/>
        </w:rPr>
        <w:t xml:space="preserve">. </w:t>
      </w:r>
      <w:r>
        <w:rPr>
          <w:rFonts w:ascii="Georgia" w:hAnsi="Georgia"/>
          <w:i/>
          <w:iCs/>
        </w:rPr>
        <w:t>Industrial Crops and Products</w:t>
      </w:r>
      <w:r>
        <w:rPr>
          <w:rFonts w:ascii="Georgia" w:hAnsi="Georgia"/>
        </w:rPr>
        <w:t xml:space="preserve"> 147: 112247.</w:t>
      </w:r>
    </w:p>
    <w:p w14:paraId="3DC4D24E" w14:textId="77777777" w:rsidR="00000000" w:rsidRDefault="00000000">
      <w:pPr>
        <w:pStyle w:val="NormalWeb"/>
        <w:divId w:val="584844905"/>
        <w:rPr>
          <w:rFonts w:ascii="Georgia" w:hAnsi="Georgia"/>
        </w:rPr>
      </w:pPr>
      <w:r>
        <w:rPr>
          <w:rFonts w:ascii="Georgia" w:hAnsi="Georgia"/>
        </w:rPr>
        <w:t xml:space="preserve">Negi, V.S., Giri, L. and </w:t>
      </w:r>
      <w:proofErr w:type="spellStart"/>
      <w:r>
        <w:rPr>
          <w:rFonts w:ascii="Georgia" w:hAnsi="Georgia"/>
        </w:rPr>
        <w:t>Sekar</w:t>
      </w:r>
      <w:proofErr w:type="spellEnd"/>
      <w:r>
        <w:rPr>
          <w:rFonts w:ascii="Georgia" w:hAnsi="Georgia"/>
        </w:rPr>
        <w:t xml:space="preserve">, K.C. 2018. Floristic diversity, community composition and structure in Nanda Devi National Park after prohibition of human activities, Western Himalaya, India. </w:t>
      </w:r>
      <w:r>
        <w:rPr>
          <w:rFonts w:ascii="Georgia" w:hAnsi="Georgia"/>
          <w:i/>
          <w:iCs/>
        </w:rPr>
        <w:t>Current Science</w:t>
      </w:r>
      <w:r>
        <w:rPr>
          <w:rFonts w:ascii="Georgia" w:hAnsi="Georgia"/>
        </w:rPr>
        <w:t xml:space="preserve"> 115(6): 1056-1064.</w:t>
      </w:r>
    </w:p>
    <w:p w14:paraId="42C4E02A" w14:textId="77777777" w:rsidR="00000000" w:rsidRDefault="00000000">
      <w:pPr>
        <w:pStyle w:val="NormalWeb"/>
        <w:divId w:val="584844905"/>
        <w:rPr>
          <w:rFonts w:ascii="Georgia" w:hAnsi="Georgia"/>
        </w:rPr>
      </w:pPr>
      <w:r>
        <w:rPr>
          <w:rFonts w:ascii="Georgia" w:hAnsi="Georgia"/>
        </w:rPr>
        <w:lastRenderedPageBreak/>
        <w:t xml:space="preserve">Negi, V.S., </w:t>
      </w:r>
      <w:proofErr w:type="spellStart"/>
      <w:r>
        <w:rPr>
          <w:rFonts w:ascii="Georgia" w:hAnsi="Georgia"/>
        </w:rPr>
        <w:t>Maikhuri</w:t>
      </w:r>
      <w:proofErr w:type="spellEnd"/>
      <w:r>
        <w:rPr>
          <w:rFonts w:ascii="Georgia" w:hAnsi="Georgia"/>
        </w:rPr>
        <w:t xml:space="preserve">, R.K. and </w:t>
      </w:r>
      <w:proofErr w:type="spellStart"/>
      <w:r>
        <w:rPr>
          <w:rFonts w:ascii="Georgia" w:hAnsi="Georgia"/>
        </w:rPr>
        <w:t>Vashishtha</w:t>
      </w:r>
      <w:proofErr w:type="spellEnd"/>
      <w:r>
        <w:rPr>
          <w:rFonts w:ascii="Georgia" w:hAnsi="Georgia"/>
        </w:rPr>
        <w:t xml:space="preserve">, D.P. 2011. Traditional healthcare practices among the villages of </w:t>
      </w:r>
      <w:proofErr w:type="spellStart"/>
      <w:r>
        <w:rPr>
          <w:rFonts w:ascii="Georgia" w:hAnsi="Georgia"/>
        </w:rPr>
        <w:t>Rawain</w:t>
      </w:r>
      <w:proofErr w:type="spellEnd"/>
      <w:r>
        <w:rPr>
          <w:rFonts w:ascii="Georgia" w:hAnsi="Georgia"/>
        </w:rPr>
        <w:t xml:space="preserve"> valley, Uttarkashi, Uttarakhand, India. </w:t>
      </w:r>
      <w:r>
        <w:rPr>
          <w:rFonts w:ascii="Georgia" w:hAnsi="Georgia"/>
          <w:i/>
          <w:iCs/>
        </w:rPr>
        <w:t>Indian Journal of Traditional Knowledge</w:t>
      </w:r>
      <w:r>
        <w:rPr>
          <w:rFonts w:ascii="Georgia" w:hAnsi="Georgia"/>
        </w:rPr>
        <w:t xml:space="preserve"> 10(3): 533-537.</w:t>
      </w:r>
    </w:p>
    <w:p w14:paraId="15D87F55" w14:textId="77777777" w:rsidR="00000000" w:rsidRDefault="00000000">
      <w:pPr>
        <w:pStyle w:val="NormalWeb"/>
        <w:divId w:val="584844905"/>
        <w:rPr>
          <w:rFonts w:ascii="Georgia" w:hAnsi="Georgia"/>
        </w:rPr>
      </w:pPr>
      <w:r>
        <w:rPr>
          <w:rFonts w:ascii="Georgia" w:hAnsi="Georgia"/>
        </w:rPr>
        <w:t xml:space="preserve">Paul, S., Nandi, S.K. and </w:t>
      </w:r>
      <w:proofErr w:type="spellStart"/>
      <w:r>
        <w:rPr>
          <w:rFonts w:ascii="Georgia" w:hAnsi="Georgia"/>
        </w:rPr>
        <w:t>Palni</w:t>
      </w:r>
      <w:proofErr w:type="spellEnd"/>
      <w:r>
        <w:rPr>
          <w:rFonts w:ascii="Georgia" w:hAnsi="Georgia"/>
        </w:rPr>
        <w:t xml:space="preserve">, L.M.S. 2013. Assessment of genetic diversity and interspecific relationships among three species of Podophyllum using AFLP markers and podophyllotoxin content. </w:t>
      </w:r>
      <w:r>
        <w:rPr>
          <w:rFonts w:ascii="Georgia" w:hAnsi="Georgia"/>
          <w:i/>
          <w:iCs/>
        </w:rPr>
        <w:t>Plant Systematics and Evolution</w:t>
      </w:r>
      <w:r>
        <w:rPr>
          <w:rFonts w:ascii="Georgia" w:hAnsi="Georgia"/>
        </w:rPr>
        <w:t xml:space="preserve"> 299: 1879-1887.</w:t>
      </w:r>
    </w:p>
    <w:p w14:paraId="2D998BB7" w14:textId="77777777" w:rsidR="00000000" w:rsidRDefault="00000000">
      <w:pPr>
        <w:pStyle w:val="NormalWeb"/>
        <w:divId w:val="584844905"/>
        <w:rPr>
          <w:rFonts w:ascii="Georgia" w:hAnsi="Georgia"/>
        </w:rPr>
      </w:pPr>
      <w:r>
        <w:rPr>
          <w:rFonts w:ascii="Georgia" w:hAnsi="Georgia"/>
        </w:rPr>
        <w:t xml:space="preserve">Rana, M.S. and Samant, S.S. 2011. Diversity, indigenous uses and conservation status of medicinal plants in Manali wildlife sanctuary, </w:t>
      </w:r>
      <w:proofErr w:type="gramStart"/>
      <w:r>
        <w:rPr>
          <w:rFonts w:ascii="Georgia" w:hAnsi="Georgia"/>
        </w:rPr>
        <w:t>North western</w:t>
      </w:r>
      <w:proofErr w:type="gramEnd"/>
      <w:r>
        <w:rPr>
          <w:rFonts w:ascii="Georgia" w:hAnsi="Georgia"/>
        </w:rPr>
        <w:t xml:space="preserve"> Himalaya. </w:t>
      </w:r>
      <w:r>
        <w:rPr>
          <w:rFonts w:ascii="Georgia" w:hAnsi="Georgia"/>
          <w:i/>
          <w:iCs/>
        </w:rPr>
        <w:t>Indian Journal of Traditional Knowledge</w:t>
      </w:r>
      <w:r>
        <w:rPr>
          <w:rFonts w:ascii="Georgia" w:hAnsi="Georgia"/>
        </w:rPr>
        <w:t xml:space="preserve"> 10(3): 439-459.</w:t>
      </w:r>
    </w:p>
    <w:p w14:paraId="7691A8EB" w14:textId="77777777" w:rsidR="00000000" w:rsidRDefault="00000000">
      <w:pPr>
        <w:pStyle w:val="NormalWeb"/>
        <w:divId w:val="584844905"/>
        <w:rPr>
          <w:rFonts w:ascii="Georgia" w:hAnsi="Georgia"/>
        </w:rPr>
      </w:pPr>
      <w:r>
        <w:rPr>
          <w:rFonts w:ascii="Georgia" w:hAnsi="Georgia"/>
        </w:rPr>
        <w:t xml:space="preserve">Shah, N.C. 2006. Podophyllum </w:t>
      </w:r>
      <w:proofErr w:type="spellStart"/>
      <w:r>
        <w:rPr>
          <w:rFonts w:ascii="Georgia" w:hAnsi="Georgia"/>
        </w:rPr>
        <w:t>hexandrum</w:t>
      </w:r>
      <w:proofErr w:type="spellEnd"/>
      <w:r>
        <w:rPr>
          <w:rFonts w:ascii="Georgia" w:hAnsi="Georgia"/>
        </w:rPr>
        <w:t xml:space="preserve"> and its conservation status in India. </w:t>
      </w:r>
      <w:r>
        <w:rPr>
          <w:rFonts w:ascii="Georgia" w:hAnsi="Georgia"/>
          <w:i/>
          <w:iCs/>
        </w:rPr>
        <w:t>Medicinal Plant Conservation</w:t>
      </w:r>
      <w:r>
        <w:rPr>
          <w:rFonts w:ascii="Georgia" w:hAnsi="Georgia"/>
        </w:rPr>
        <w:t xml:space="preserve"> 12: 42-47.</w:t>
      </w:r>
    </w:p>
    <w:p w14:paraId="4D0A3D7A" w14:textId="77777777" w:rsidR="00000000" w:rsidRDefault="00000000">
      <w:pPr>
        <w:pStyle w:val="NormalWeb"/>
        <w:divId w:val="584844905"/>
        <w:rPr>
          <w:rFonts w:ascii="Georgia" w:hAnsi="Georgia"/>
        </w:rPr>
      </w:pPr>
      <w:r>
        <w:rPr>
          <w:rFonts w:ascii="Georgia" w:hAnsi="Georgia"/>
        </w:rPr>
        <w:t xml:space="preserve">Shah, N.C., Kapoor, L.D. 1978. Depletive medicinal plants of Kumaon Himalayas. </w:t>
      </w:r>
      <w:r>
        <w:rPr>
          <w:rFonts w:ascii="Georgia" w:hAnsi="Georgia"/>
          <w:i/>
          <w:iCs/>
        </w:rPr>
        <w:t>Journal of Research in Indian Medicine Yoga and Homeopathy</w:t>
      </w:r>
      <w:r>
        <w:rPr>
          <w:rFonts w:ascii="Georgia" w:hAnsi="Georgia"/>
        </w:rPr>
        <w:t xml:space="preserve"> 13(3): 38-43.</w:t>
      </w:r>
    </w:p>
    <w:p w14:paraId="1CE53FC6" w14:textId="77777777" w:rsidR="00000000" w:rsidRDefault="00000000">
      <w:pPr>
        <w:pStyle w:val="NormalWeb"/>
        <w:divId w:val="584844905"/>
        <w:rPr>
          <w:rFonts w:ascii="Georgia" w:hAnsi="Georgia"/>
        </w:rPr>
      </w:pPr>
      <w:r>
        <w:rPr>
          <w:rFonts w:ascii="Georgia" w:hAnsi="Georgia"/>
        </w:rPr>
        <w:t xml:space="preserve">Shrestha, U. B., </w:t>
      </w:r>
      <w:proofErr w:type="spellStart"/>
      <w:r>
        <w:rPr>
          <w:rFonts w:ascii="Georgia" w:hAnsi="Georgia"/>
        </w:rPr>
        <w:t>Lamsal</w:t>
      </w:r>
      <w:proofErr w:type="spellEnd"/>
      <w:r>
        <w:rPr>
          <w:rFonts w:ascii="Georgia" w:hAnsi="Georgia"/>
        </w:rPr>
        <w:t xml:space="preserve">, P., Ghimire, S. K., Shrestha, B. B., </w:t>
      </w:r>
      <w:proofErr w:type="spellStart"/>
      <w:r>
        <w:rPr>
          <w:rFonts w:ascii="Georgia" w:hAnsi="Georgia"/>
        </w:rPr>
        <w:t>Dhakal</w:t>
      </w:r>
      <w:proofErr w:type="spellEnd"/>
      <w:r>
        <w:rPr>
          <w:rFonts w:ascii="Georgia" w:hAnsi="Georgia"/>
        </w:rPr>
        <w:t xml:space="preserve">, S., Shrestha, S. and </w:t>
      </w:r>
      <w:proofErr w:type="spellStart"/>
      <w:r>
        <w:rPr>
          <w:rFonts w:ascii="Georgia" w:hAnsi="Georgia"/>
        </w:rPr>
        <w:t>Atreya</w:t>
      </w:r>
      <w:proofErr w:type="spellEnd"/>
      <w:r>
        <w:rPr>
          <w:rFonts w:ascii="Georgia" w:hAnsi="Georgia"/>
        </w:rPr>
        <w:t xml:space="preserve">, K. 2022. Climate change-induced distributional change of medicinal and aromatic plants in the Nepal Himalaya. </w:t>
      </w:r>
      <w:r>
        <w:rPr>
          <w:rFonts w:ascii="Georgia" w:hAnsi="Georgia"/>
          <w:i/>
          <w:iCs/>
        </w:rPr>
        <w:t>Ecology and Evolution</w:t>
      </w:r>
      <w:r>
        <w:rPr>
          <w:rFonts w:ascii="Georgia" w:hAnsi="Georgia"/>
        </w:rPr>
        <w:t xml:space="preserve"> 12(8): e9204.</w:t>
      </w:r>
    </w:p>
    <w:p w14:paraId="21CC493A" w14:textId="77777777" w:rsidR="00000000" w:rsidRDefault="00000000">
      <w:pPr>
        <w:pStyle w:val="NormalWeb"/>
        <w:divId w:val="584844905"/>
        <w:rPr>
          <w:rFonts w:ascii="Georgia" w:hAnsi="Georgia"/>
        </w:rPr>
      </w:pPr>
      <w:r>
        <w:rPr>
          <w:rFonts w:ascii="Georgia" w:hAnsi="Georgia"/>
        </w:rPr>
        <w:t xml:space="preserve">Singh, J., Singh, J. and Lata, S. 2021. Podophyllum </w:t>
      </w:r>
      <w:proofErr w:type="spellStart"/>
      <w:r>
        <w:rPr>
          <w:rFonts w:ascii="Georgia" w:hAnsi="Georgia"/>
        </w:rPr>
        <w:t>hexandrum</w:t>
      </w:r>
      <w:proofErr w:type="spellEnd"/>
      <w:r>
        <w:rPr>
          <w:rFonts w:ascii="Georgia" w:hAnsi="Georgia"/>
        </w:rPr>
        <w:t xml:space="preserve">. In: N. Malhotra and M. Singh (eds), </w:t>
      </w:r>
      <w:r>
        <w:rPr>
          <w:rFonts w:ascii="Georgia" w:hAnsi="Georgia"/>
          <w:i/>
          <w:iCs/>
        </w:rPr>
        <w:t>Himalayan Medicinal Plants</w:t>
      </w:r>
      <w:r>
        <w:rPr>
          <w:rFonts w:ascii="Georgia" w:hAnsi="Georgia"/>
        </w:rPr>
        <w:t>, pp. 85-110. Academic Press.</w:t>
      </w:r>
    </w:p>
    <w:p w14:paraId="3521F5AF" w14:textId="77777777" w:rsidR="00000000" w:rsidRDefault="00000000">
      <w:pPr>
        <w:pStyle w:val="NormalWeb"/>
        <w:divId w:val="584844905"/>
        <w:rPr>
          <w:rFonts w:ascii="Georgia" w:hAnsi="Georgia"/>
        </w:rPr>
      </w:pPr>
      <w:proofErr w:type="spellStart"/>
      <w:r>
        <w:rPr>
          <w:rFonts w:ascii="Georgia" w:hAnsi="Georgia"/>
        </w:rPr>
        <w:t>Telwala</w:t>
      </w:r>
      <w:proofErr w:type="spellEnd"/>
      <w:r>
        <w:rPr>
          <w:rFonts w:ascii="Georgia" w:hAnsi="Georgia"/>
        </w:rPr>
        <w:t xml:space="preserve">, Y., Brook, B. W., Manish, K. and Pandit, M. K. 2013. Climate-Induced Elevational Range Shifts and Increase in Plant Species Richness in a Himalayan Biodiversity Epicentre. </w:t>
      </w:r>
      <w:r>
        <w:rPr>
          <w:rFonts w:ascii="Georgia" w:hAnsi="Georgia"/>
          <w:i/>
          <w:iCs/>
        </w:rPr>
        <w:t>PLOS ONE</w:t>
      </w:r>
      <w:r>
        <w:rPr>
          <w:rFonts w:ascii="Georgia" w:hAnsi="Georgia"/>
        </w:rPr>
        <w:t xml:space="preserve"> 8(2): e57103.</w:t>
      </w:r>
    </w:p>
    <w:p w14:paraId="72DB1C94" w14:textId="77777777" w:rsidR="00000000" w:rsidRDefault="00000000">
      <w:pPr>
        <w:pStyle w:val="NormalWeb"/>
        <w:divId w:val="584844905"/>
        <w:rPr>
          <w:rFonts w:ascii="Georgia" w:hAnsi="Georgia"/>
        </w:rPr>
      </w:pPr>
      <w:proofErr w:type="spellStart"/>
      <w:r>
        <w:rPr>
          <w:rFonts w:ascii="Georgia" w:hAnsi="Georgia"/>
        </w:rPr>
        <w:t>Woerdenbag</w:t>
      </w:r>
      <w:proofErr w:type="spellEnd"/>
      <w:r>
        <w:rPr>
          <w:rFonts w:ascii="Georgia" w:hAnsi="Georgia"/>
        </w:rPr>
        <w:t xml:space="preserve">, H.J., van </w:t>
      </w:r>
      <w:proofErr w:type="spellStart"/>
      <w:r>
        <w:rPr>
          <w:rFonts w:ascii="Georgia" w:hAnsi="Georgia"/>
        </w:rPr>
        <w:t>Uden</w:t>
      </w:r>
      <w:proofErr w:type="spellEnd"/>
      <w:r>
        <w:rPr>
          <w:rFonts w:ascii="Georgia" w:hAnsi="Georgia"/>
        </w:rPr>
        <w:t xml:space="preserve">, W., </w:t>
      </w:r>
      <w:proofErr w:type="spellStart"/>
      <w:r>
        <w:rPr>
          <w:rFonts w:ascii="Georgia" w:hAnsi="Georgia"/>
        </w:rPr>
        <w:t>Frijlink</w:t>
      </w:r>
      <w:proofErr w:type="spellEnd"/>
      <w:r>
        <w:rPr>
          <w:rFonts w:ascii="Georgia" w:hAnsi="Georgia"/>
        </w:rPr>
        <w:t xml:space="preserve">, H.W., </w:t>
      </w:r>
      <w:proofErr w:type="spellStart"/>
      <w:r>
        <w:rPr>
          <w:rFonts w:ascii="Georgia" w:hAnsi="Georgia"/>
        </w:rPr>
        <w:t>Lerk</w:t>
      </w:r>
      <w:proofErr w:type="spellEnd"/>
      <w:r>
        <w:rPr>
          <w:rFonts w:ascii="Georgia" w:hAnsi="Georgia"/>
        </w:rPr>
        <w:t xml:space="preserve">, C.F., Pras, N. and </w:t>
      </w:r>
      <w:proofErr w:type="spellStart"/>
      <w:r>
        <w:rPr>
          <w:rFonts w:ascii="Georgia" w:hAnsi="Georgia"/>
        </w:rPr>
        <w:t>Malingré</w:t>
      </w:r>
      <w:proofErr w:type="spellEnd"/>
      <w:r>
        <w:rPr>
          <w:rFonts w:ascii="Georgia" w:hAnsi="Georgia"/>
        </w:rPr>
        <w:t xml:space="preserve">, T.M. 1990. Increased podophyllotoxin production in Podophyllum </w:t>
      </w:r>
      <w:proofErr w:type="spellStart"/>
      <w:r>
        <w:rPr>
          <w:rFonts w:ascii="Georgia" w:hAnsi="Georgia"/>
        </w:rPr>
        <w:t>hexandrum</w:t>
      </w:r>
      <w:proofErr w:type="spellEnd"/>
      <w:r>
        <w:rPr>
          <w:rFonts w:ascii="Georgia" w:hAnsi="Georgia"/>
        </w:rPr>
        <w:t xml:space="preserve"> cell suspension cultures after feeding coniferyl alcohol as a β-cyclodextrin complex. </w:t>
      </w:r>
      <w:r>
        <w:rPr>
          <w:rFonts w:ascii="Georgia" w:hAnsi="Georgia"/>
          <w:i/>
          <w:iCs/>
        </w:rPr>
        <w:t>Plant Cell Reports</w:t>
      </w:r>
      <w:r>
        <w:rPr>
          <w:rFonts w:ascii="Georgia" w:hAnsi="Georgia"/>
        </w:rPr>
        <w:t xml:space="preserve"> 9: 97-100.</w:t>
      </w:r>
    </w:p>
    <w:p w14:paraId="5AE44A15" w14:textId="77777777" w:rsidR="00000000" w:rsidRDefault="00000000">
      <w:pPr>
        <w:pStyle w:val="NormalWeb"/>
        <w:divId w:val="584844905"/>
        <w:rPr>
          <w:rFonts w:ascii="Georgia" w:hAnsi="Georgia"/>
        </w:rPr>
      </w:pPr>
      <w:r>
        <w:rPr>
          <w:rFonts w:ascii="Georgia" w:hAnsi="Georgia"/>
        </w:rPr>
        <w:t xml:space="preserve">Wu, Z. Y., P. H. Raven &amp; D. Y. Hong. 2011. </w:t>
      </w:r>
      <w:r>
        <w:rPr>
          <w:rFonts w:ascii="Georgia" w:hAnsi="Georgia"/>
          <w:i/>
          <w:iCs/>
        </w:rPr>
        <w:t xml:space="preserve">Flora of China. Vol. 19 (Cucurbitaceae through </w:t>
      </w:r>
      <w:proofErr w:type="spellStart"/>
      <w:r>
        <w:rPr>
          <w:rFonts w:ascii="Georgia" w:hAnsi="Georgia"/>
          <w:i/>
          <w:iCs/>
        </w:rPr>
        <w:t>Valerianaceae</w:t>
      </w:r>
      <w:proofErr w:type="spellEnd"/>
      <w:r>
        <w:rPr>
          <w:rFonts w:ascii="Georgia" w:hAnsi="Georgia"/>
          <w:i/>
          <w:iCs/>
        </w:rPr>
        <w:t xml:space="preserve">, with </w:t>
      </w:r>
      <w:proofErr w:type="spellStart"/>
      <w:r>
        <w:rPr>
          <w:rFonts w:ascii="Georgia" w:hAnsi="Georgia"/>
          <w:i/>
          <w:iCs/>
        </w:rPr>
        <w:t>Annonaceae</w:t>
      </w:r>
      <w:proofErr w:type="spellEnd"/>
      <w:r>
        <w:rPr>
          <w:rFonts w:ascii="Georgia" w:hAnsi="Georgia"/>
          <w:i/>
          <w:iCs/>
        </w:rPr>
        <w:t xml:space="preserve"> and </w:t>
      </w:r>
      <w:proofErr w:type="spellStart"/>
      <w:r>
        <w:rPr>
          <w:rFonts w:ascii="Georgia" w:hAnsi="Georgia"/>
          <w:i/>
          <w:iCs/>
        </w:rPr>
        <w:t>Berberidaceae</w:t>
      </w:r>
      <w:proofErr w:type="spellEnd"/>
      <w:r>
        <w:rPr>
          <w:rFonts w:ascii="Georgia" w:hAnsi="Georgia"/>
          <w:i/>
          <w:iCs/>
        </w:rPr>
        <w:t>)</w:t>
      </w:r>
      <w:r>
        <w:rPr>
          <w:rFonts w:ascii="Georgia" w:hAnsi="Georgia"/>
        </w:rPr>
        <w:t>. Science Press, Beijing, and Missouri Botanical Garden Press, St. Louis.</w:t>
      </w:r>
    </w:p>
    <w:p w14:paraId="02FAEC43" w14:textId="77777777" w:rsidR="00000000" w:rsidRDefault="00000000">
      <w:pPr>
        <w:pStyle w:val="NormalWeb"/>
        <w:divId w:val="584844905"/>
        <w:rPr>
          <w:rFonts w:ascii="Georgia" w:hAnsi="Georgia"/>
        </w:rPr>
      </w:pPr>
      <w:r>
        <w:rPr>
          <w:rFonts w:ascii="Georgia" w:hAnsi="Georgia"/>
        </w:rPr>
        <w:t xml:space="preserve">Xiong, Y.Z., Fang, </w:t>
      </w:r>
      <w:proofErr w:type="gramStart"/>
      <w:r>
        <w:rPr>
          <w:rFonts w:ascii="Georgia" w:hAnsi="Georgia"/>
        </w:rPr>
        <w:t>Q.</w:t>
      </w:r>
      <w:proofErr w:type="gramEnd"/>
      <w:r>
        <w:rPr>
          <w:rFonts w:ascii="Georgia" w:hAnsi="Georgia"/>
        </w:rPr>
        <w:t xml:space="preserve"> and Huang, S.Q. 2013. Pollinator scarcity drives the shift to delayed </w:t>
      </w:r>
      <w:proofErr w:type="spellStart"/>
      <w:r>
        <w:rPr>
          <w:rFonts w:ascii="Georgia" w:hAnsi="Georgia"/>
        </w:rPr>
        <w:t>selfing</w:t>
      </w:r>
      <w:proofErr w:type="spellEnd"/>
      <w:r>
        <w:rPr>
          <w:rFonts w:ascii="Georgia" w:hAnsi="Georgia"/>
        </w:rPr>
        <w:t xml:space="preserve"> in Himalayan mayapple Podophyllum </w:t>
      </w:r>
      <w:proofErr w:type="spellStart"/>
      <w:r>
        <w:rPr>
          <w:rFonts w:ascii="Georgia" w:hAnsi="Georgia"/>
        </w:rPr>
        <w:t>hexandrum</w:t>
      </w:r>
      <w:proofErr w:type="spellEnd"/>
      <w:r>
        <w:rPr>
          <w:rFonts w:ascii="Georgia" w:hAnsi="Georgia"/>
        </w:rPr>
        <w:t xml:space="preserve"> (</w:t>
      </w:r>
      <w:proofErr w:type="spellStart"/>
      <w:r>
        <w:rPr>
          <w:rFonts w:ascii="Georgia" w:hAnsi="Georgia"/>
        </w:rPr>
        <w:t>Berberidaceae</w:t>
      </w:r>
      <w:proofErr w:type="spellEnd"/>
      <w:r>
        <w:rPr>
          <w:rFonts w:ascii="Georgia" w:hAnsi="Georgia"/>
        </w:rPr>
        <w:t xml:space="preserve">). </w:t>
      </w:r>
      <w:proofErr w:type="spellStart"/>
      <w:r>
        <w:rPr>
          <w:rFonts w:ascii="Georgia" w:hAnsi="Georgia"/>
          <w:i/>
          <w:iCs/>
        </w:rPr>
        <w:t>AoB</w:t>
      </w:r>
      <w:proofErr w:type="spellEnd"/>
      <w:r>
        <w:rPr>
          <w:rFonts w:ascii="Georgia" w:hAnsi="Georgia"/>
          <w:i/>
          <w:iCs/>
        </w:rPr>
        <w:t xml:space="preserve"> Plants</w:t>
      </w:r>
      <w:r>
        <w:rPr>
          <w:rFonts w:ascii="Georgia" w:hAnsi="Georgia"/>
        </w:rPr>
        <w:t xml:space="preserve"> 5(2013): plt037.</w:t>
      </w:r>
    </w:p>
    <w:p w14:paraId="6F4677A4" w14:textId="77777777" w:rsidR="005853A9" w:rsidRDefault="00000000">
      <w:pPr>
        <w:pStyle w:val="NormalWeb"/>
        <w:divId w:val="584844905"/>
        <w:rPr>
          <w:rFonts w:ascii="Georgia" w:hAnsi="Georgia"/>
        </w:rPr>
      </w:pPr>
      <w:r>
        <w:rPr>
          <w:rFonts w:ascii="Georgia" w:hAnsi="Georgia"/>
        </w:rPr>
        <w:t xml:space="preserve">ZOO's PRINT. 1998. Report Biodiversity Conservation Prioritisation Project (BCPP) Endangered Species Project vol. XIII. </w:t>
      </w:r>
      <w:r>
        <w:rPr>
          <w:rFonts w:ascii="Georgia" w:hAnsi="Georgia"/>
          <w:i/>
          <w:iCs/>
        </w:rPr>
        <w:t>ZOO's PRINT</w:t>
      </w:r>
      <w:r>
        <w:rPr>
          <w:rFonts w:ascii="Georgia" w:hAnsi="Georgia"/>
        </w:rPr>
        <w:t xml:space="preserve"> 13(6): 22-23.</w:t>
      </w:r>
    </w:p>
    <w:sectPr w:rsidR="005853A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3-05-31T11:51:00Z" w:initials="JP">
    <w:p w14:paraId="1A9B75E3" w14:textId="77777777" w:rsidR="00F21263" w:rsidRDefault="00F21263" w:rsidP="00BA6D70">
      <w:pPr>
        <w:pStyle w:val="CommentText"/>
      </w:pPr>
      <w:r>
        <w:rPr>
          <w:rStyle w:val="CommentReference"/>
        </w:rPr>
        <w:annotationRef/>
      </w:r>
      <w:r>
        <w:t>Maybe include A4 too based on reasons given for past and future reduction?</w:t>
      </w:r>
    </w:p>
  </w:comment>
  <w:comment w:id="1" w:author="Jack Plummer" w:date="2023-05-31T11:43:00Z" w:initials="JP">
    <w:p w14:paraId="12C4C017" w14:textId="797E310A" w:rsidR="00F21263" w:rsidRDefault="00F21263" w:rsidP="00EC202E">
      <w:pPr>
        <w:pStyle w:val="CommentText"/>
      </w:pPr>
      <w:r>
        <w:rPr>
          <w:rStyle w:val="CommentReference"/>
        </w:rPr>
        <w:annotationRef/>
      </w:r>
      <w:r>
        <w:t>Do we mean locations in 'threat-defined' sense here? Or would localities be better?</w:t>
      </w:r>
    </w:p>
  </w:comment>
  <w:comment w:id="2" w:author="Jack Plummer" w:date="2023-05-31T11:49:00Z" w:initials="JP">
    <w:p w14:paraId="040D7891" w14:textId="77777777" w:rsidR="00E73472" w:rsidRDefault="00F21263" w:rsidP="00220FA9">
      <w:pPr>
        <w:pStyle w:val="CommentText"/>
      </w:pPr>
      <w:r>
        <w:rPr>
          <w:rStyle w:val="CommentReference"/>
        </w:rPr>
        <w:annotationRef/>
      </w:r>
      <w:r w:rsidR="00E73472">
        <w:t xml:space="preserve">I think perhaps best to match this up with the justification in the Population section i.e. population reduction ongoing and </w:t>
      </w:r>
      <w:r w:rsidR="00E73472">
        <w:rPr>
          <w:i/>
          <w:iCs/>
        </w:rPr>
        <w:t xml:space="preserve">expected to continue </w:t>
      </w:r>
      <w:r w:rsidR="00E73472">
        <w:t>at similar rate due to exploitation, and that this may be further aggravated by habitat shifting due to climate change. I think exploitation should be positioned as primary driver both past and future, as climate change model only for part of range, over (slightly) longer time period than 3 gens into future, and ability to adapt unclear. Either way, it may also be worth reiterating here that this species may be especially susceptible to effects of climate change to strengthen the cc argument.</w:t>
      </w:r>
    </w:p>
  </w:comment>
  <w:comment w:id="3" w:author="Jack Plummer" w:date="2023-05-31T13:26:00Z" w:initials="JP">
    <w:p w14:paraId="2B2529E3" w14:textId="77777777" w:rsidR="007050CA" w:rsidRDefault="007050CA" w:rsidP="00B31049">
      <w:pPr>
        <w:pStyle w:val="CommentText"/>
      </w:pPr>
      <w:r>
        <w:rPr>
          <w:rStyle w:val="CommentReference"/>
        </w:rPr>
        <w:annotationRef/>
      </w:r>
      <w:r>
        <w:t>Perhaps remove, a bit speculative</w:t>
      </w:r>
    </w:p>
  </w:comment>
  <w:comment w:id="9" w:author="Jack Plummer" w:date="2023-05-31T10:58:00Z" w:initials="JP">
    <w:p w14:paraId="414153B8" w14:textId="5EB7A81A" w:rsidR="00C27C0F" w:rsidRDefault="00C27C0F" w:rsidP="00CE680A">
      <w:pPr>
        <w:pStyle w:val="CommentText"/>
      </w:pPr>
      <w:r>
        <w:rPr>
          <w:rStyle w:val="CommentReference"/>
        </w:rPr>
        <w:annotationRef/>
      </w:r>
      <w:r>
        <w:t>What's the basis for this as can't see attached map in SIS - point data(?)/ polygon of native range countries/Himalaya(?)/overlay of documented native range from publication? Seems quite high versus a pull of GBIF points in GeoCAT and looks like the GBIF data probably reflects distribution fairly well based on in-text description... Might be best to elaborate a little more on how this was derived.</w:t>
      </w:r>
    </w:p>
  </w:comment>
  <w:comment w:id="10" w:author="Jack Plummer" w:date="2023-05-31T10:58:00Z" w:initials="JP">
    <w:p w14:paraId="676B4AB9" w14:textId="38257029" w:rsidR="00C27C0F" w:rsidRDefault="00C27C0F" w:rsidP="00A35DBA">
      <w:pPr>
        <w:pStyle w:val="CommentText"/>
      </w:pPr>
      <w:r>
        <w:rPr>
          <w:rStyle w:val="CommentReference"/>
        </w:rPr>
        <w:annotationRef/>
      </w:r>
      <w:r>
        <w:rPr>
          <w:noProof/>
        </w:rPr>
        <w:drawing>
          <wp:inline distT="0" distB="0" distL="0" distR="0" wp14:anchorId="7D62BCA0" wp14:editId="6190AB8B">
            <wp:extent cx="5731510" cy="2661285"/>
            <wp:effectExtent l="0" t="0" r="2540" b="5715"/>
            <wp:docPr id="22938316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83167" name="Picture 229383167" descr="Image"/>
                    <pic:cNvPicPr/>
                  </pic:nvPicPr>
                  <pic:blipFill>
                    <a:blip r:embed="rId1">
                      <a:extLst>
                        <a:ext uri="{28A0092B-C50C-407E-A947-70E740481C1C}">
                          <a14:useLocalDpi xmlns:a14="http://schemas.microsoft.com/office/drawing/2010/main" val="0"/>
                        </a:ext>
                      </a:extLst>
                    </a:blip>
                    <a:stretch>
                      <a:fillRect/>
                    </a:stretch>
                  </pic:blipFill>
                  <pic:spPr>
                    <a:xfrm>
                      <a:off x="0" y="0"/>
                      <a:ext cx="5731510" cy="2661285"/>
                    </a:xfrm>
                    <a:prstGeom prst="rect">
                      <a:avLst/>
                    </a:prstGeom>
                  </pic:spPr>
                </pic:pic>
              </a:graphicData>
            </a:graphic>
          </wp:inline>
        </w:drawing>
      </w:r>
    </w:p>
  </w:comment>
  <w:comment w:id="11" w:author="Jack Plummer" w:date="2023-05-31T10:58:00Z" w:initials="JP">
    <w:p w14:paraId="3433B1F4" w14:textId="77777777" w:rsidR="00C156C8" w:rsidRDefault="00C27C0F" w:rsidP="00763CA5">
      <w:pPr>
        <w:pStyle w:val="CommentText"/>
      </w:pPr>
      <w:r>
        <w:rPr>
          <w:rStyle w:val="CommentReference"/>
        </w:rPr>
        <w:annotationRef/>
      </w:r>
      <w:r w:rsidR="00C156C8">
        <w:t>I don't think image is that clear but just under 2.5 mill km2 and likely lower with (possible) China centroids removed</w:t>
      </w:r>
    </w:p>
  </w:comment>
  <w:comment w:id="12" w:author="Jack Plummer" w:date="2023-05-31T11:57:00Z" w:initials="JP">
    <w:p w14:paraId="38D27623" w14:textId="4F2C9A56" w:rsidR="000303D2" w:rsidRDefault="000303D2" w:rsidP="00E144DC">
      <w:pPr>
        <w:pStyle w:val="CommentText"/>
      </w:pPr>
      <w:r>
        <w:rPr>
          <w:rStyle w:val="CommentReference"/>
        </w:rPr>
        <w:annotationRef/>
      </w:r>
      <w:r>
        <w:t>Correct term?</w:t>
      </w:r>
    </w:p>
  </w:comment>
  <w:comment w:id="27" w:author="Jack Plummer" w:date="2023-05-31T12:07:00Z" w:initials="JP">
    <w:p w14:paraId="7202D679" w14:textId="77777777" w:rsidR="00B44481" w:rsidRDefault="00D70615" w:rsidP="00CD72C3">
      <w:pPr>
        <w:pStyle w:val="CommentText"/>
      </w:pPr>
      <w:r>
        <w:rPr>
          <w:rStyle w:val="CommentReference"/>
        </w:rPr>
        <w:annotationRef/>
      </w:r>
      <w:r w:rsidR="00B44481">
        <w:t>Succulent to be coded?</w:t>
      </w:r>
    </w:p>
  </w:comment>
  <w:comment w:id="34" w:author="Jack Plummer" w:date="2023-05-31T13:18:00Z" w:initials="JP">
    <w:p w14:paraId="545393A8" w14:textId="77777777" w:rsidR="00B44481" w:rsidRDefault="00B44481" w:rsidP="00F76130">
      <w:pPr>
        <w:pStyle w:val="CommentText"/>
      </w:pPr>
      <w:r>
        <w:rPr>
          <w:rStyle w:val="CommentReference"/>
        </w:rPr>
        <w:annotationRef/>
      </w:r>
      <w:r>
        <w:t>Probably ongoing, but just want to check that you're happy coding 'ongoing' rather than 'future'</w:t>
      </w:r>
    </w:p>
  </w:comment>
  <w:comment w:id="36" w:author="Jack Plummer" w:date="2023-05-31T13:19:00Z" w:initials="JP">
    <w:p w14:paraId="736DAC8A" w14:textId="77777777" w:rsidR="00B44481" w:rsidRDefault="00B44481" w:rsidP="005F2E4F">
      <w:pPr>
        <w:pStyle w:val="CommentText"/>
      </w:pPr>
      <w:r>
        <w:rPr>
          <w:rStyle w:val="CommentReference"/>
        </w:rPr>
        <w:annotationRef/>
      </w:r>
      <w:r>
        <w:t>Are all of these highly relevant? I wonder whether best to code slightly fewer highest priority actions, so more feasible by potential practitioners?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9B75E3" w15:done="0"/>
  <w15:commentEx w15:paraId="12C4C017" w15:done="0"/>
  <w15:commentEx w15:paraId="040D7891" w15:done="0"/>
  <w15:commentEx w15:paraId="2B2529E3" w15:done="0"/>
  <w15:commentEx w15:paraId="414153B8" w15:done="0"/>
  <w15:commentEx w15:paraId="676B4AB9" w15:paraIdParent="414153B8" w15:done="0"/>
  <w15:commentEx w15:paraId="3433B1F4" w15:paraIdParent="414153B8" w15:done="0"/>
  <w15:commentEx w15:paraId="38D27623" w15:done="0"/>
  <w15:commentEx w15:paraId="7202D679" w15:done="0"/>
  <w15:commentEx w15:paraId="545393A8" w15:done="0"/>
  <w15:commentEx w15:paraId="736DAC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1B333" w16cex:dateUtc="2023-05-31T10:51:00Z"/>
  <w16cex:commentExtensible w16cex:durableId="2821B149" w16cex:dateUtc="2023-05-31T10:43:00Z"/>
  <w16cex:commentExtensible w16cex:durableId="2821B2B2" w16cex:dateUtc="2023-05-31T10:49:00Z"/>
  <w16cex:commentExtensible w16cex:durableId="2821C99E" w16cex:dateUtc="2023-05-31T12:26:00Z"/>
  <w16cex:commentExtensible w16cex:durableId="2821A6BA" w16cex:dateUtc="2023-05-31T09:58:00Z"/>
  <w16cex:commentExtensible w16cex:durableId="2821A6BC" w16cex:dateUtc="2023-05-31T09:58:00Z"/>
  <w16cex:commentExtensible w16cex:durableId="2821A6F0" w16cex:dateUtc="2023-05-31T09:58:00Z"/>
  <w16cex:commentExtensible w16cex:durableId="2821B494" w16cex:dateUtc="2023-05-31T10:57:00Z"/>
  <w16cex:commentExtensible w16cex:durableId="2821B700" w16cex:dateUtc="2023-05-31T11:07:00Z"/>
  <w16cex:commentExtensible w16cex:durableId="2821C79C" w16cex:dateUtc="2023-05-31T12:18:00Z"/>
  <w16cex:commentExtensible w16cex:durableId="2821C7FE" w16cex:dateUtc="2023-05-31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9B75E3" w16cid:durableId="2821B333"/>
  <w16cid:commentId w16cid:paraId="12C4C017" w16cid:durableId="2821B149"/>
  <w16cid:commentId w16cid:paraId="040D7891" w16cid:durableId="2821B2B2"/>
  <w16cid:commentId w16cid:paraId="2B2529E3" w16cid:durableId="2821C99E"/>
  <w16cid:commentId w16cid:paraId="414153B8" w16cid:durableId="2821A6BA"/>
  <w16cid:commentId w16cid:paraId="676B4AB9" w16cid:durableId="2821A6BC"/>
  <w16cid:commentId w16cid:paraId="3433B1F4" w16cid:durableId="2821A6F0"/>
  <w16cid:commentId w16cid:paraId="38D27623" w16cid:durableId="2821B494"/>
  <w16cid:commentId w16cid:paraId="7202D679" w16cid:durableId="2821B700"/>
  <w16cid:commentId w16cid:paraId="545393A8" w16cid:durableId="2821C79C"/>
  <w16cid:commentId w16cid:paraId="736DAC8A" w16cid:durableId="2821C7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7C0F"/>
    <w:rsid w:val="000303D2"/>
    <w:rsid w:val="005853A9"/>
    <w:rsid w:val="00673BAE"/>
    <w:rsid w:val="007050CA"/>
    <w:rsid w:val="00995EB5"/>
    <w:rsid w:val="00B44481"/>
    <w:rsid w:val="00C156C8"/>
    <w:rsid w:val="00C27C0F"/>
    <w:rsid w:val="00D70615"/>
    <w:rsid w:val="00E73472"/>
    <w:rsid w:val="00F212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C4FEF"/>
  <w15:chartTrackingRefBased/>
  <w15:docId w15:val="{9788A6FD-CF3C-4515-B412-4785303D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C27C0F"/>
    <w:rPr>
      <w:rFonts w:eastAsiaTheme="minorEastAsia"/>
      <w:sz w:val="24"/>
      <w:szCs w:val="24"/>
    </w:rPr>
  </w:style>
  <w:style w:type="character" w:styleId="CommentReference">
    <w:name w:val="annotation reference"/>
    <w:basedOn w:val="DefaultParagraphFont"/>
    <w:uiPriority w:val="99"/>
    <w:semiHidden/>
    <w:unhideWhenUsed/>
    <w:rsid w:val="00C27C0F"/>
    <w:rPr>
      <w:sz w:val="16"/>
      <w:szCs w:val="16"/>
    </w:rPr>
  </w:style>
  <w:style w:type="paragraph" w:styleId="CommentText">
    <w:name w:val="annotation text"/>
    <w:basedOn w:val="Normal"/>
    <w:link w:val="CommentTextChar"/>
    <w:uiPriority w:val="99"/>
    <w:unhideWhenUsed/>
    <w:rsid w:val="00C27C0F"/>
    <w:rPr>
      <w:sz w:val="20"/>
      <w:szCs w:val="20"/>
    </w:rPr>
  </w:style>
  <w:style w:type="character" w:customStyle="1" w:styleId="CommentTextChar">
    <w:name w:val="Comment Text Char"/>
    <w:basedOn w:val="DefaultParagraphFont"/>
    <w:link w:val="CommentText"/>
    <w:uiPriority w:val="99"/>
    <w:rsid w:val="00C27C0F"/>
    <w:rPr>
      <w:rFonts w:eastAsiaTheme="minorEastAsia"/>
    </w:rPr>
  </w:style>
  <w:style w:type="paragraph" w:styleId="CommentSubject">
    <w:name w:val="annotation subject"/>
    <w:basedOn w:val="CommentText"/>
    <w:next w:val="CommentText"/>
    <w:link w:val="CommentSubjectChar"/>
    <w:uiPriority w:val="99"/>
    <w:semiHidden/>
    <w:unhideWhenUsed/>
    <w:rsid w:val="00C27C0F"/>
    <w:rPr>
      <w:b/>
      <w:bCs/>
    </w:rPr>
  </w:style>
  <w:style w:type="character" w:customStyle="1" w:styleId="CommentSubjectChar">
    <w:name w:val="Comment Subject Char"/>
    <w:basedOn w:val="CommentTextChar"/>
    <w:link w:val="CommentSubject"/>
    <w:uiPriority w:val="99"/>
    <w:semiHidden/>
    <w:rsid w:val="00C27C0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631142">
      <w:marLeft w:val="0"/>
      <w:marRight w:val="0"/>
      <w:marTop w:val="0"/>
      <w:marBottom w:val="0"/>
      <w:divBdr>
        <w:top w:val="none" w:sz="0" w:space="0" w:color="auto"/>
        <w:left w:val="none" w:sz="0" w:space="0" w:color="auto"/>
        <w:bottom w:val="none" w:sz="0" w:space="0" w:color="auto"/>
        <w:right w:val="none" w:sz="0" w:space="0" w:color="auto"/>
      </w:divBdr>
    </w:div>
    <w:div w:id="584844905">
      <w:marLeft w:val="0"/>
      <w:marRight w:val="0"/>
      <w:marTop w:val="0"/>
      <w:marBottom w:val="0"/>
      <w:divBdr>
        <w:top w:val="none" w:sz="0" w:space="0" w:color="auto"/>
        <w:left w:val="none" w:sz="0" w:space="0" w:color="auto"/>
        <w:bottom w:val="none" w:sz="0" w:space="0" w:color="auto"/>
        <w:right w:val="none" w:sz="0" w:space="0" w:color="auto"/>
      </w:divBdr>
    </w:div>
    <w:div w:id="696542993">
      <w:marLeft w:val="0"/>
      <w:marRight w:val="0"/>
      <w:marTop w:val="0"/>
      <w:marBottom w:val="0"/>
      <w:divBdr>
        <w:top w:val="none" w:sz="0" w:space="0" w:color="auto"/>
        <w:left w:val="none" w:sz="0" w:space="0" w:color="auto"/>
        <w:bottom w:val="none" w:sz="0" w:space="0" w:color="auto"/>
        <w:right w:val="none" w:sz="0" w:space="0" w:color="auto"/>
      </w:divBdr>
    </w:div>
    <w:div w:id="749622939">
      <w:marLeft w:val="0"/>
      <w:marRight w:val="0"/>
      <w:marTop w:val="0"/>
      <w:marBottom w:val="0"/>
      <w:divBdr>
        <w:top w:val="none" w:sz="0" w:space="0" w:color="auto"/>
        <w:left w:val="none" w:sz="0" w:space="0" w:color="auto"/>
        <w:bottom w:val="none" w:sz="0" w:space="0" w:color="auto"/>
        <w:right w:val="none" w:sz="0" w:space="0" w:color="auto"/>
      </w:divBdr>
    </w:div>
    <w:div w:id="878249567">
      <w:marLeft w:val="0"/>
      <w:marRight w:val="0"/>
      <w:marTop w:val="0"/>
      <w:marBottom w:val="0"/>
      <w:divBdr>
        <w:top w:val="none" w:sz="0" w:space="0" w:color="auto"/>
        <w:left w:val="none" w:sz="0" w:space="0" w:color="auto"/>
        <w:bottom w:val="none" w:sz="0" w:space="0" w:color="auto"/>
        <w:right w:val="none" w:sz="0" w:space="0" w:color="auto"/>
      </w:divBdr>
    </w:div>
    <w:div w:id="914705298">
      <w:marLeft w:val="0"/>
      <w:marRight w:val="0"/>
      <w:marTop w:val="0"/>
      <w:marBottom w:val="0"/>
      <w:divBdr>
        <w:top w:val="none" w:sz="0" w:space="0" w:color="auto"/>
        <w:left w:val="none" w:sz="0" w:space="0" w:color="auto"/>
        <w:bottom w:val="none" w:sz="0" w:space="0" w:color="auto"/>
        <w:right w:val="none" w:sz="0" w:space="0" w:color="auto"/>
      </w:divBdr>
      <w:divsChild>
        <w:div w:id="605885639">
          <w:marLeft w:val="0"/>
          <w:marRight w:val="0"/>
          <w:marTop w:val="0"/>
          <w:marBottom w:val="150"/>
          <w:divBdr>
            <w:top w:val="single" w:sz="12" w:space="0" w:color="000000"/>
            <w:left w:val="none" w:sz="0" w:space="0" w:color="auto"/>
            <w:bottom w:val="single" w:sz="12" w:space="0" w:color="000000"/>
            <w:right w:val="none" w:sz="0" w:space="0" w:color="auto"/>
          </w:divBdr>
        </w:div>
      </w:divsChild>
    </w:div>
    <w:div w:id="936793895">
      <w:marLeft w:val="0"/>
      <w:marRight w:val="0"/>
      <w:marTop w:val="0"/>
      <w:marBottom w:val="0"/>
      <w:divBdr>
        <w:top w:val="none" w:sz="0" w:space="0" w:color="auto"/>
        <w:left w:val="none" w:sz="0" w:space="0" w:color="auto"/>
        <w:bottom w:val="none" w:sz="0" w:space="0" w:color="auto"/>
        <w:right w:val="none" w:sz="0" w:space="0" w:color="auto"/>
      </w:divBdr>
    </w:div>
    <w:div w:id="1013843475">
      <w:marLeft w:val="0"/>
      <w:marRight w:val="0"/>
      <w:marTop w:val="0"/>
      <w:marBottom w:val="0"/>
      <w:divBdr>
        <w:top w:val="none" w:sz="0" w:space="0" w:color="auto"/>
        <w:left w:val="none" w:sz="0" w:space="0" w:color="auto"/>
        <w:bottom w:val="none" w:sz="0" w:space="0" w:color="auto"/>
        <w:right w:val="none" w:sz="0" w:space="0" w:color="auto"/>
      </w:divBdr>
    </w:div>
    <w:div w:id="1123621588">
      <w:marLeft w:val="0"/>
      <w:marRight w:val="0"/>
      <w:marTop w:val="0"/>
      <w:marBottom w:val="0"/>
      <w:divBdr>
        <w:top w:val="none" w:sz="0" w:space="0" w:color="auto"/>
        <w:left w:val="none" w:sz="0" w:space="0" w:color="auto"/>
        <w:bottom w:val="none" w:sz="0" w:space="0" w:color="auto"/>
        <w:right w:val="none" w:sz="0" w:space="0" w:color="auto"/>
      </w:divBdr>
    </w:div>
    <w:div w:id="1319922968">
      <w:marLeft w:val="0"/>
      <w:marRight w:val="0"/>
      <w:marTop w:val="0"/>
      <w:marBottom w:val="0"/>
      <w:divBdr>
        <w:top w:val="none" w:sz="0" w:space="0" w:color="auto"/>
        <w:left w:val="none" w:sz="0" w:space="0" w:color="auto"/>
        <w:bottom w:val="none" w:sz="0" w:space="0" w:color="auto"/>
        <w:right w:val="none" w:sz="0" w:space="0" w:color="auto"/>
      </w:divBdr>
    </w:div>
    <w:div w:id="132797362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image" Target="file:///C:\Users\jpl10kg\AppData\Local\Microsoft\Windows\INetCache\resources\redListLogo.jpg" TargetMode="External"/><Relationship Id="rId9" Type="http://schemas.openxmlformats.org/officeDocument/2006/relationships/hyperlink" Target="http://speciesplu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3367</Words>
  <Characters>19195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Podophyllum hexandrum</vt:lpstr>
    </vt:vector>
  </TitlesOfParts>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Podophyllum hexandrum</dc:title>
  <dc:subject/>
  <dc:creator>Jack Plummer</dc:creator>
  <cp:keywords/>
  <dc:description/>
  <cp:lastModifiedBy>Jack Plummer</cp:lastModifiedBy>
  <cp:revision>6</cp:revision>
  <dcterms:created xsi:type="dcterms:W3CDTF">2023-05-31T12:21:00Z</dcterms:created>
  <dcterms:modified xsi:type="dcterms:W3CDTF">2023-05-31T12:27:00Z</dcterms:modified>
</cp:coreProperties>
</file>