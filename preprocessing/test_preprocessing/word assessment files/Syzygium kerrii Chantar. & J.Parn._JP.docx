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72134" w14:textId="77777777" w:rsidR="00000000" w:rsidRDefault="00CF1008">
      <w:pPr>
        <w:jc w:val="center"/>
        <w:divId w:val="74818874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6E118388" w14:textId="77777777" w:rsidR="00000000" w:rsidRDefault="00CF1008">
      <w:pPr>
        <w:divId w:val="81333402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4BB29A47" wp14:editId="1DD57BC6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E8BA" w14:textId="77777777" w:rsidR="00000000" w:rsidRDefault="00CF1008">
      <w:pPr>
        <w:shd w:val="clear" w:color="auto" w:fill="FFFFFF"/>
        <w:spacing w:before="100" w:beforeAutospacing="1" w:after="100" w:afterAutospacing="1"/>
        <w:jc w:val="right"/>
        <w:outlineLvl w:val="1"/>
        <w:divId w:val="813334027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Syzygium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kerrii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Chantar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. &amp;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J.Parn</w:t>
      </w:r>
      <w:proofErr w:type="spellEnd"/>
      <w:proofErr w:type="gram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.</w:t>
      </w:r>
    </w:p>
    <w:p w14:paraId="7EBFE5D5" w14:textId="77777777" w:rsidR="00000000" w:rsidRDefault="00CF1008">
      <w:pPr>
        <w:jc w:val="right"/>
        <w:divId w:val="81333402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MYRTALES - MYRTACEAE - </w:t>
      </w:r>
      <w:proofErr w:type="spellStart"/>
      <w:r>
        <w:rPr>
          <w:rFonts w:ascii="Georgia" w:eastAsia="Times New Roman" w:hAnsi="Georgia"/>
          <w:sz w:val="18"/>
          <w:szCs w:val="18"/>
        </w:rPr>
        <w:t>Syzygium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kerrii</w:t>
      </w:r>
      <w:proofErr w:type="spellEnd"/>
    </w:p>
    <w:p w14:paraId="22E11A69" w14:textId="77777777" w:rsidR="00000000" w:rsidRDefault="00CF1008">
      <w:pPr>
        <w:pStyle w:val="NormalWeb"/>
        <w:divId w:val="206454409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7"/>
        <w:gridCol w:w="574"/>
      </w:tblGrid>
      <w:tr w:rsidR="00000000" w14:paraId="28E4BFC7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BEF5B4" w14:textId="77777777" w:rsidR="00000000" w:rsidRDefault="00CF1008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481CD20C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6A9DF069" w14:textId="77777777" w:rsidR="00000000" w:rsidRDefault="00CF1008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B2ab(iii);</w:t>
            </w: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 xml:space="preserve"> D </w:t>
            </w:r>
            <w:commentRangeEnd w:id="0"/>
            <w:r w:rsidR="00B412A6">
              <w:rPr>
                <w:rStyle w:val="CommentReference"/>
              </w:rPr>
              <w:commentReference w:id="0"/>
            </w:r>
            <w:r>
              <w:rPr>
                <w:rFonts w:ascii="Georgia" w:eastAsia="Times New Roman" w:hAnsi="Georgia"/>
                <w:sz w:val="20"/>
                <w:szCs w:val="20"/>
              </w:rPr>
              <w:t>(IUCN version 3.1)</w:t>
            </w:r>
          </w:p>
        </w:tc>
      </w:tr>
      <w:tr w:rsidR="00000000" w14:paraId="2FE3A422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4B2F166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56FC633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C6A2B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1C21C7D8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3A386D5C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77F6B9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3440EFB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3A85C8DA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C8394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1949AD30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397738CC" w14:textId="77777777" w:rsidR="00000000" w:rsidRDefault="00CF1008">
      <w:pPr>
        <w:pStyle w:val="Heading1"/>
        <w:divId w:val="19663470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2DCACFA3" w14:textId="77777777" w:rsidR="00000000" w:rsidRDefault="00CF1008">
      <w:pPr>
        <w:pStyle w:val="Heading2"/>
        <w:divId w:val="19663470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588C7EC6" w14:textId="77777777" w:rsidR="00000000" w:rsidRDefault="00CF1008">
      <w:pPr>
        <w:pStyle w:val="NormalWeb"/>
        <w:divId w:val="19663470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2022-05-17</w:t>
      </w:r>
    </w:p>
    <w:p w14:paraId="20E8549D" w14:textId="77777777" w:rsidR="00000000" w:rsidRDefault="00CF1008">
      <w:pPr>
        <w:pStyle w:val="NormalWeb"/>
        <w:divId w:val="19663470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Pakkad, G.</w:t>
      </w:r>
    </w:p>
    <w:p w14:paraId="0C02C6FB" w14:textId="77777777" w:rsidR="00000000" w:rsidRDefault="00CF1008">
      <w:pPr>
        <w:pStyle w:val="NormalWeb"/>
        <w:divId w:val="19663470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61984AA5" w14:textId="77777777" w:rsidR="00000000" w:rsidRDefault="00CF1008">
      <w:pPr>
        <w:pStyle w:val="Heading2"/>
        <w:divId w:val="19663470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2A749660" w14:textId="2D075192" w:rsidR="00000000" w:rsidRDefault="00CF1008">
      <w:pPr>
        <w:pStyle w:val="NormalWeb"/>
        <w:divId w:val="1966347072"/>
        <w:rPr>
          <w:rFonts w:ascii="Georgia" w:hAnsi="Georgia"/>
        </w:rPr>
      </w:pPr>
      <w:r>
        <w:rPr>
          <w:rFonts w:ascii="Georgia" w:hAnsi="Georgia"/>
        </w:rPr>
        <w:t xml:space="preserve">This species is endemic to Thailand, </w:t>
      </w:r>
      <w:del w:id="1" w:author="Jack Plummer" w:date="2022-08-19T21:53:00Z">
        <w:r w:rsidDel="00B412A6">
          <w:rPr>
            <w:rFonts w:ascii="Georgia" w:hAnsi="Georgia"/>
          </w:rPr>
          <w:delText xml:space="preserve">occupying </w:delText>
        </w:r>
      </w:del>
      <w:ins w:id="2" w:author="Jack Plummer" w:date="2022-08-19T21:53:00Z">
        <w:r w:rsidR="00B412A6">
          <w:rPr>
            <w:rFonts w:ascii="Georgia" w:hAnsi="Georgia"/>
          </w:rPr>
          <w:t>occu</w:t>
        </w:r>
        <w:r w:rsidR="00B412A6">
          <w:rPr>
            <w:rFonts w:ascii="Georgia" w:hAnsi="Georgia"/>
          </w:rPr>
          <w:t>rr</w:t>
        </w:r>
        <w:r w:rsidR="00B412A6">
          <w:rPr>
            <w:rFonts w:ascii="Georgia" w:hAnsi="Georgia"/>
          </w:rPr>
          <w:t xml:space="preserve">ing </w:t>
        </w:r>
      </w:ins>
      <w:r>
        <w:rPr>
          <w:rFonts w:ascii="Georgia" w:hAnsi="Georgia"/>
        </w:rPr>
        <w:t>only at Khao Sa-bap, Chanthaburi province. Its estimated area of occupancy (AOO) of 4 km2 fall</w:t>
      </w:r>
      <w:ins w:id="3" w:author="Jack Plummer" w:date="2022-08-19T21:54:00Z">
        <w:r w:rsidR="00B412A6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within the respective thresholds for the Critically E</w:t>
      </w:r>
      <w:r>
        <w:rPr>
          <w:rFonts w:ascii="Georgia" w:hAnsi="Georgia"/>
        </w:rPr>
        <w:t>ndangered category under criterion B</w:t>
      </w:r>
      <w:ins w:id="4" w:author="Jack Plummer" w:date="2022-08-19T21:54:00Z">
        <w:r w:rsidR="00B412A6">
          <w:rPr>
            <w:rFonts w:ascii="Georgia" w:hAnsi="Georgia"/>
          </w:rPr>
          <w:t>2</w:t>
        </w:r>
      </w:ins>
      <w:r>
        <w:rPr>
          <w:rFonts w:ascii="Georgia" w:hAnsi="Georgia"/>
        </w:rPr>
        <w:t xml:space="preserve">.  </w:t>
      </w:r>
      <w:commentRangeStart w:id="5"/>
      <w:r w:rsidRPr="00B412A6">
        <w:rPr>
          <w:rFonts w:ascii="Georgia" w:hAnsi="Georgia"/>
          <w:strike/>
          <w:rPrChange w:id="6" w:author="Jack Plummer" w:date="2022-08-19T21:53:00Z">
            <w:rPr>
              <w:rFonts w:ascii="Georgia" w:hAnsi="Georgia"/>
            </w:rPr>
          </w:rPrChange>
        </w:rPr>
        <w:t>The number of mature individuals is one fall within the thresholds for the Critically Endangered under criterion D</w:t>
      </w:r>
      <w:commentRangeEnd w:id="5"/>
      <w:r w:rsidR="00B412A6">
        <w:rPr>
          <w:rStyle w:val="CommentReference"/>
        </w:rPr>
        <w:commentReference w:id="5"/>
      </w:r>
      <w:r>
        <w:rPr>
          <w:rFonts w:ascii="Georgia" w:hAnsi="Georgia"/>
        </w:rPr>
        <w:t>.  At its on</w:t>
      </w:r>
      <w:ins w:id="7" w:author="Jack Plummer" w:date="2022-08-19T21:54:00Z">
        <w:r w:rsidR="00B412A6">
          <w:rPr>
            <w:rFonts w:ascii="Georgia" w:hAnsi="Georgia"/>
          </w:rPr>
          <w:t>ly</w:t>
        </w:r>
      </w:ins>
      <w:del w:id="8" w:author="Jack Plummer" w:date="2022-08-19T21:54:00Z">
        <w:r w:rsidDel="00B412A6">
          <w:rPr>
            <w:rFonts w:ascii="Georgia" w:hAnsi="Georgia"/>
          </w:rPr>
          <w:delText>e</w:delText>
        </w:r>
      </w:del>
      <w:r>
        <w:rPr>
          <w:rFonts w:ascii="Georgia" w:hAnsi="Georgia"/>
        </w:rPr>
        <w:t xml:space="preserve"> known collection site</w:t>
      </w:r>
      <w:del w:id="9" w:author="Jack Plummer" w:date="2022-08-19T21:54:00Z">
        <w:r w:rsidDel="00B412A6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>, its habitat is threatened by land</w:t>
      </w:r>
      <w:ins w:id="10" w:author="Jack Plummer" w:date="2022-08-19T21:54:00Z">
        <w:r w:rsidR="00B412A6">
          <w:rPr>
            <w:rFonts w:ascii="Georgia" w:hAnsi="Georgia"/>
          </w:rPr>
          <w:t xml:space="preserve"> </w:t>
        </w:r>
      </w:ins>
      <w:del w:id="11" w:author="Jack Plummer" w:date="2022-08-19T21:54:00Z">
        <w:r w:rsidDel="00B412A6">
          <w:rPr>
            <w:rFonts w:ascii="Georgia" w:hAnsi="Georgia"/>
          </w:rPr>
          <w:delText>-</w:delText>
        </w:r>
      </w:del>
      <w:r>
        <w:rPr>
          <w:rFonts w:ascii="Georgia" w:hAnsi="Georgia"/>
        </w:rPr>
        <w:t>use changes </w:t>
      </w:r>
      <w:del w:id="12" w:author="Jack Plummer" w:date="2022-08-19T21:54:00Z">
        <w:r w:rsidDel="00B412A6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which are inferred</w:t>
      </w:r>
      <w:r>
        <w:rPr>
          <w:rFonts w:ascii="Georgia" w:hAnsi="Georgia"/>
        </w:rPr>
        <w:t xml:space="preserve"> to be contributing to a continuing decline in habitat area, extent, and quality. The species </w:t>
      </w:r>
      <w:proofErr w:type="gramStart"/>
      <w:r>
        <w:rPr>
          <w:rFonts w:ascii="Georgia" w:hAnsi="Georgia"/>
        </w:rPr>
        <w:t>is considered to be</w:t>
      </w:r>
      <w:proofErr w:type="gramEnd"/>
      <w:r>
        <w:rPr>
          <w:rFonts w:ascii="Georgia" w:hAnsi="Georgia"/>
        </w:rPr>
        <w:t xml:space="preserve"> restricted to one location. There is limited population information available, but the population trend is suspected to be decreasing. It is n</w:t>
      </w:r>
      <w:r>
        <w:rPr>
          <w:rFonts w:ascii="Georgia" w:hAnsi="Georgia"/>
        </w:rPr>
        <w:t>ot clear whether the population is severely fragmented or subject to extreme fluctuations. Given its restricted AOO, and number of locations, alongside a continuing decline in habitat, it is assessed as Critically Endangered B2b(iii)</w:t>
      </w:r>
      <w:del w:id="13" w:author="Jack Plummer" w:date="2022-08-19T21:54:00Z">
        <w:r w:rsidDel="00B412A6">
          <w:rPr>
            <w:rFonts w:ascii="Georgia" w:hAnsi="Georgia"/>
          </w:rPr>
          <w:delText>; D</w:delText>
        </w:r>
      </w:del>
      <w:r>
        <w:rPr>
          <w:rFonts w:ascii="Georgia" w:hAnsi="Georgia"/>
        </w:rPr>
        <w:t>.</w:t>
      </w:r>
    </w:p>
    <w:p w14:paraId="55B9B312" w14:textId="77777777" w:rsidR="00000000" w:rsidRDefault="00CF1008">
      <w:pPr>
        <w:pStyle w:val="Heading1"/>
        <w:divId w:val="23108718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50179D58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</w:t>
      </w:r>
      <w:r>
        <w:rPr>
          <w:rFonts w:ascii="Georgia" w:eastAsia="Times New Roman" w:hAnsi="Georgia"/>
          <w:sz w:val="27"/>
          <w:szCs w:val="27"/>
        </w:rPr>
        <w:t>aphic Range</w:t>
      </w:r>
    </w:p>
    <w:p w14:paraId="34FC10B6" w14:textId="43951BDE" w:rsidR="00000000" w:rsidRDefault="00CF1008">
      <w:pPr>
        <w:pStyle w:val="NormalWeb"/>
        <w:divId w:val="231087184"/>
        <w:rPr>
          <w:rFonts w:ascii="Georgia" w:hAnsi="Georgia"/>
        </w:rPr>
      </w:pPr>
      <w:r>
        <w:rPr>
          <w:rFonts w:ascii="Georgia" w:hAnsi="Georgia"/>
        </w:rPr>
        <w:t xml:space="preserve">The species is endemic to </w:t>
      </w:r>
      <w:del w:id="14" w:author="Jack Plummer" w:date="2022-08-19T21:55:00Z">
        <w:r w:rsidDel="00B412A6">
          <w:rPr>
            <w:rFonts w:ascii="Georgia" w:hAnsi="Georgia"/>
          </w:rPr>
          <w:delText>South-Eastern</w:delText>
        </w:r>
      </w:del>
      <w:ins w:id="15" w:author="Jack Plummer" w:date="2022-08-19T21:55:00Z">
        <w:r w:rsidR="00B412A6">
          <w:rPr>
            <w:rFonts w:ascii="Georgia" w:hAnsi="Georgia"/>
          </w:rPr>
          <w:t>southeast</w:t>
        </w:r>
      </w:ins>
      <w:r>
        <w:rPr>
          <w:rFonts w:ascii="Georgia" w:hAnsi="Georgia"/>
        </w:rPr>
        <w:t xml:space="preserve"> Thailand. It has </w:t>
      </w:r>
      <w:ins w:id="16" w:author="Jack Plummer" w:date="2022-08-19T21:55:00Z">
        <w:r w:rsidR="00B412A6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>been documented at Khao Sa-bap, Chanthaburi province</w:t>
      </w:r>
      <w:del w:id="17" w:author="Jack Plummer" w:date="2022-08-19T21:55:00Z">
        <w:r w:rsidDel="00B412A6">
          <w:rPr>
            <w:rFonts w:ascii="Georgia" w:hAnsi="Georgia"/>
          </w:rPr>
          <w:delText> </w:delText>
        </w:r>
      </w:del>
      <w:r>
        <w:rPr>
          <w:rFonts w:ascii="Georgia" w:hAnsi="Georgia"/>
        </w:rPr>
        <w:t>. It occurs at elevations </w:t>
      </w:r>
      <w:ins w:id="18" w:author="Jack Plummer" w:date="2022-08-19T21:55:00Z">
        <w:r w:rsidR="00B412A6">
          <w:rPr>
            <w:rFonts w:ascii="Georgia" w:hAnsi="Georgia"/>
          </w:rPr>
          <w:t>up to</w:t>
        </w:r>
      </w:ins>
      <w:r>
        <w:rPr>
          <w:rFonts w:ascii="Georgia" w:hAnsi="Georgia"/>
        </w:rPr>
        <w:t xml:space="preserve"> 50 m asl. Survey work is recommended to identify whether any further subpopulations occur in Thailand.</w:t>
      </w:r>
    </w:p>
    <w:p w14:paraId="4519E47E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</w:t>
      </w:r>
      <w:r>
        <w:rPr>
          <w:rFonts w:ascii="Georgia" w:eastAsia="Times New Roman" w:hAnsi="Georgia"/>
          <w:sz w:val="27"/>
          <w:szCs w:val="27"/>
        </w:rPr>
        <w:t xml:space="preserve">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6280"/>
      </w:tblGrid>
      <w:tr w:rsidR="00000000" w14:paraId="3D79645D" w14:textId="77777777">
        <w:trPr>
          <w:divId w:val="2310871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5F8F77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0F8BF8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534AF9D" w14:textId="77777777">
        <w:trPr>
          <w:divId w:val="231087184"/>
          <w:tblCellSpacing w:w="15" w:type="dxa"/>
        </w:trPr>
        <w:tc>
          <w:tcPr>
            <w:tcW w:w="0" w:type="auto"/>
            <w:vAlign w:val="center"/>
            <w:hideMark/>
          </w:tcPr>
          <w:p w14:paraId="750C1142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FF0A22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2011, GBIF.org 2022).</w:t>
            </w:r>
          </w:p>
        </w:tc>
      </w:tr>
    </w:tbl>
    <w:p w14:paraId="6141FE36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476"/>
      </w:tblGrid>
      <w:tr w:rsidR="00B412A6" w14:paraId="0BC13AF6" w14:textId="77777777">
        <w:trPr>
          <w:divId w:val="2310871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C25833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BE7CA9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B412A6" w14:paraId="4DF96E6F" w14:textId="77777777">
        <w:trPr>
          <w:divId w:val="231087184"/>
          <w:tblCellSpacing w:w="15" w:type="dxa"/>
        </w:trPr>
        <w:tc>
          <w:tcPr>
            <w:tcW w:w="0" w:type="auto"/>
            <w:vAlign w:val="center"/>
            <w:hideMark/>
          </w:tcPr>
          <w:p w14:paraId="0EFFA17F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34C77" w14:textId="2C2EBEA8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</w:t>
            </w:r>
            <w:del w:id="19" w:author="Jack Plummer" w:date="2022-08-19T21:55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>have been record</w:delText>
              </w:r>
            </w:del>
            <w:ins w:id="20" w:author="Jack Plummer" w:date="2022-08-19T21:55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>is known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from only</w:t>
            </w:r>
            <w:ins w:id="21" w:author="Jack Plummer" w:date="2022-08-19T21:56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 xml:space="preserve"> one</w:t>
              </w:r>
            </w:ins>
            <w:del w:id="22" w:author="Jack Plummer" w:date="2022-08-19T21:55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 xml:space="preserve"> 1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del w:id="23" w:author="Jack Plummer" w:date="2022-08-19T21:55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 xml:space="preserve">specimens </w:delText>
              </w:r>
            </w:del>
            <w:ins w:id="24" w:author="Jack Plummer" w:date="2022-08-19T21:55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>collection site</w:t>
              </w:r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at Khao Sa-bap, C</w:t>
            </w:r>
            <w:r>
              <w:rPr>
                <w:rFonts w:ascii="Georgia" w:eastAsia="Times New Roman" w:hAnsi="Georgia"/>
                <w:sz w:val="18"/>
                <w:szCs w:val="18"/>
              </w:rPr>
              <w:t>hanthaburi province</w:t>
            </w:r>
            <w:ins w:id="25" w:author="Jack Plummer" w:date="2022-08-19T21:56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>, where it</w:t>
              </w:r>
            </w:ins>
            <w:ins w:id="26" w:author="Jack Plummer" w:date="2022-08-19T21:58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s habitat</w:t>
              </w:r>
            </w:ins>
            <w:ins w:id="27" w:author="Jack Plummer" w:date="2022-08-19T21:56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 xml:space="preserve"> is threatened </w:t>
              </w:r>
              <w:commentRangeStart w:id="28"/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 xml:space="preserve">by </w:t>
              </w:r>
            </w:ins>
            <w:ins w:id="29" w:author="Jack Plummer" w:date="2022-08-19T21:57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tourism?</w:t>
              </w:r>
              <w:commentRangeEnd w:id="28"/>
              <w:r w:rsidR="00C63B0A">
                <w:rPr>
                  <w:rStyle w:val="CommentReference"/>
                </w:rPr>
                <w:commentReference w:id="28"/>
              </w:r>
            </w:ins>
            <w:del w:id="30" w:author="Jack Plummer" w:date="2022-08-19T21:56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750E863E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5998"/>
      </w:tblGrid>
      <w:tr w:rsidR="00C63B0A" w14:paraId="6D2DFC80" w14:textId="77777777">
        <w:trPr>
          <w:divId w:val="2310871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40E445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820CB2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C63B0A" w14:paraId="05CE065B" w14:textId="77777777">
        <w:trPr>
          <w:divId w:val="231087184"/>
          <w:tblCellSpacing w:w="15" w:type="dxa"/>
        </w:trPr>
        <w:tc>
          <w:tcPr>
            <w:tcW w:w="0" w:type="auto"/>
            <w:vAlign w:val="center"/>
            <w:hideMark/>
          </w:tcPr>
          <w:p w14:paraId="183CB3A9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C5294B" w14:textId="10CD878B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</w:t>
            </w:r>
            <w:del w:id="31" w:author="Jack Plummer" w:date="2022-08-19T21:56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>have been record</w:delText>
              </w:r>
            </w:del>
            <w:ins w:id="32" w:author="Jack Plummer" w:date="2022-08-19T21:56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>is only known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from </w:t>
            </w:r>
            <w:del w:id="33" w:author="Jack Plummer" w:date="2022-08-19T21:56:00Z">
              <w:r w:rsidDel="00B412A6">
                <w:rPr>
                  <w:rFonts w:ascii="Georgia" w:eastAsia="Times New Roman" w:hAnsi="Georgia"/>
                  <w:sz w:val="18"/>
                  <w:szCs w:val="18"/>
                </w:rPr>
                <w:delText>only 1 specimens</w:delText>
              </w:r>
            </w:del>
            <w:ins w:id="34" w:author="Jack Plummer" w:date="2022-08-19T21:56:00Z">
              <w:r w:rsidR="00B412A6">
                <w:rPr>
                  <w:rFonts w:ascii="Georgia" w:eastAsia="Times New Roman" w:hAnsi="Georgia"/>
                  <w:sz w:val="18"/>
                  <w:szCs w:val="18"/>
                </w:rPr>
                <w:t>one collection site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at Khao Sa-bap, Chanthaburi province</w:t>
            </w:r>
            <w:ins w:id="35" w:author="Jack Plummer" w:date="2022-08-19T21:56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, where it</w:t>
              </w:r>
            </w:ins>
            <w:ins w:id="36" w:author="Jack Plummer" w:date="2022-08-19T21:58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s habitat</w:t>
              </w:r>
            </w:ins>
            <w:ins w:id="37" w:author="Jack Plummer" w:date="2022-08-19T21:56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 xml:space="preserve"> is threatened by </w:t>
              </w:r>
            </w:ins>
            <w:del w:id="38" w:author="Jack Plummer" w:date="2022-08-19T21:57:00Z">
              <w:r w:rsidDel="00C63B0A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  <w:ins w:id="39" w:author="Jack Plummer" w:date="2022-08-19T21:57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tourism?</w:t>
              </w:r>
            </w:ins>
          </w:p>
        </w:tc>
      </w:tr>
    </w:tbl>
    <w:p w14:paraId="4BD677F2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7DC4632A" w14:textId="77777777" w:rsidR="00000000" w:rsidRDefault="00CF1008">
      <w:pPr>
        <w:pStyle w:val="NormalWeb"/>
        <w:divId w:val="23108718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0</w:t>
      </w:r>
    </w:p>
    <w:p w14:paraId="721D43CE" w14:textId="77777777" w:rsidR="00000000" w:rsidRDefault="00CF1008">
      <w:pPr>
        <w:pStyle w:val="NormalWeb"/>
        <w:divId w:val="23108718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50</w:t>
      </w:r>
    </w:p>
    <w:p w14:paraId="67BF3849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44"/>
        <w:gridCol w:w="1729"/>
        <w:gridCol w:w="988"/>
        <w:gridCol w:w="1004"/>
        <w:gridCol w:w="1228"/>
        <w:gridCol w:w="1149"/>
        <w:gridCol w:w="1092"/>
      </w:tblGrid>
      <w:tr w:rsidR="00000000" w14:paraId="3E9E839F" w14:textId="77777777">
        <w:trPr>
          <w:divId w:val="2310871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DF2B80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94A550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96E9C6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930022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7902D4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6E36C3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37B613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50CB93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3C2CAF62" w14:textId="77777777">
        <w:trPr>
          <w:divId w:val="231087184"/>
          <w:tblCellSpacing w:w="15" w:type="dxa"/>
        </w:trPr>
        <w:tc>
          <w:tcPr>
            <w:tcW w:w="0" w:type="auto"/>
            <w:vAlign w:val="center"/>
            <w:hideMark/>
          </w:tcPr>
          <w:p w14:paraId="622C2D99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3DE2152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B11F5C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Point data generated from herbarium specimen records </w:t>
            </w:r>
            <w:r>
              <w:rPr>
                <w:rFonts w:ascii="Georgia" w:eastAsia="Times New Roman" w:hAnsi="Georgia"/>
                <w:sz w:val="18"/>
                <w:szCs w:val="18"/>
              </w:rPr>
              <w:t>and species observations (GBIF.org 2021).</w:t>
            </w:r>
          </w:p>
        </w:tc>
        <w:tc>
          <w:tcPr>
            <w:tcW w:w="0" w:type="auto"/>
            <w:vAlign w:val="center"/>
            <w:hideMark/>
          </w:tcPr>
          <w:p w14:paraId="250CB45C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70002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C2534D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026BF0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F3D485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9511DDE" w14:textId="77777777" w:rsidR="00000000" w:rsidRDefault="00CF1008">
      <w:pPr>
        <w:pStyle w:val="Heading2"/>
        <w:divId w:val="2310871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57F38A44" w14:textId="77777777" w:rsidR="00000000" w:rsidRDefault="00CF1008">
      <w:pPr>
        <w:pStyle w:val="NormalWeb"/>
        <w:divId w:val="23108718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50C2A85" w14:textId="77777777" w:rsidR="00000000" w:rsidRDefault="00CF1008">
      <w:pPr>
        <w:pStyle w:val="Heading1"/>
        <w:divId w:val="173685522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EC805A9" w14:textId="77777777" w:rsidR="00000000" w:rsidRDefault="00CF1008">
      <w:pPr>
        <w:pStyle w:val="Heading2"/>
        <w:divId w:val="173685522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1387885A" w14:textId="77777777">
        <w:trPr>
          <w:divId w:val="173685522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8DF9F6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BB3CD7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19E238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083737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3B0DA7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FC4C291" w14:textId="77777777">
        <w:trPr>
          <w:divId w:val="173685522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869F8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A254FC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A30CB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2B485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82B0C9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3A6933AE" w14:textId="77777777" w:rsidR="00000000" w:rsidRDefault="00CF1008">
      <w:pPr>
        <w:pStyle w:val="Heading1"/>
        <w:divId w:val="30450813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70F06F8D" w14:textId="78429433" w:rsidR="00000000" w:rsidRDefault="00CF1008">
      <w:pPr>
        <w:pStyle w:val="NormalWeb"/>
        <w:divId w:val="304508136"/>
        <w:rPr>
          <w:rFonts w:ascii="Georgia" w:hAnsi="Georgia"/>
        </w:rPr>
      </w:pPr>
      <w:del w:id="40" w:author="Jack Plummer" w:date="2022-08-19T21:58:00Z">
        <w:r w:rsidDel="00C63B0A">
          <w:rPr>
            <w:rFonts w:ascii="Georgia" w:hAnsi="Georgia"/>
          </w:rPr>
          <w:delText xml:space="preserve">The species is known only from the type specimens on Khao Sa-bap. </w:delText>
        </w:r>
      </w:del>
      <w:r>
        <w:rPr>
          <w:rFonts w:ascii="Georgia" w:hAnsi="Georgia"/>
        </w:rPr>
        <w:t xml:space="preserve">Based on habitat </w:t>
      </w:r>
      <w:del w:id="41" w:author="Jack Plummer" w:date="2022-08-19T21:58:00Z">
        <w:r w:rsidDel="00C63B0A">
          <w:rPr>
            <w:rFonts w:ascii="Georgia" w:hAnsi="Georgia"/>
          </w:rPr>
          <w:delText xml:space="preserve">loss </w:delText>
        </w:r>
      </w:del>
      <w:ins w:id="42" w:author="Jack Plummer" w:date="2022-08-19T21:58:00Z">
        <w:r w:rsidR="00C63B0A">
          <w:rPr>
            <w:rFonts w:ascii="Georgia" w:hAnsi="Georgia"/>
          </w:rPr>
          <w:t>degradation</w:t>
        </w:r>
        <w:r w:rsidR="00C63B0A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at </w:t>
      </w:r>
      <w:ins w:id="43" w:author="Jack Plummer" w:date="2022-08-19T21:58:00Z">
        <w:r w:rsidR="00C63B0A">
          <w:rPr>
            <w:rFonts w:ascii="Georgia" w:hAnsi="Georgia"/>
          </w:rPr>
          <w:t xml:space="preserve">its only </w:t>
        </w:r>
      </w:ins>
      <w:r>
        <w:rPr>
          <w:rFonts w:ascii="Georgia" w:hAnsi="Georgia"/>
        </w:rPr>
        <w:t>known site</w:t>
      </w:r>
      <w:del w:id="44" w:author="Jack Plummer" w:date="2022-08-19T21:58:00Z">
        <w:r w:rsidDel="00C63B0A">
          <w:rPr>
            <w:rFonts w:ascii="Georgia" w:hAnsi="Georgia"/>
          </w:rPr>
          <w:delText>s</w:delText>
        </w:r>
      </w:del>
      <w:ins w:id="45" w:author="Jack Plummer" w:date="2022-08-19T21:58:00Z">
        <w:r w:rsidR="00C63B0A">
          <w:rPr>
            <w:rFonts w:ascii="Georgia" w:hAnsi="Georgia"/>
          </w:rPr>
          <w:t xml:space="preserve"> in K</w:t>
        </w:r>
      </w:ins>
      <w:ins w:id="46" w:author="Jack Plummer" w:date="2022-08-19T21:59:00Z">
        <w:r w:rsidR="00C63B0A">
          <w:rPr>
            <w:rFonts w:ascii="Georgia" w:hAnsi="Georgia"/>
          </w:rPr>
          <w:t>hao Hua Trak</w:t>
        </w:r>
      </w:ins>
      <w:r>
        <w:rPr>
          <w:rFonts w:ascii="Georgia" w:hAnsi="Georgia"/>
        </w:rPr>
        <w:t>, the population trend is suspected to be decreasing. No information is available around the size and status of specific subpopulations</w:t>
      </w:r>
      <w:del w:id="47" w:author="Jack Plummer" w:date="2022-08-19T21:59:00Z">
        <w:r w:rsidDel="00C63B0A">
          <w:rPr>
            <w:rFonts w:ascii="Georgia" w:hAnsi="Georgia"/>
          </w:rPr>
          <w:delText xml:space="preserve"> and the current po</w:delText>
        </w:r>
        <w:r w:rsidDel="00C63B0A">
          <w:rPr>
            <w:rFonts w:ascii="Georgia" w:hAnsi="Georgia"/>
          </w:rPr>
          <w:delText>pulation trend is unknown</w:delText>
        </w:r>
      </w:del>
      <w:r>
        <w:rPr>
          <w:rFonts w:ascii="Georgia" w:hAnsi="Georgia"/>
        </w:rPr>
        <w:t>. Further research into population status and trends is required to confirmed whether a decline is apparent and ongoing.</w:t>
      </w:r>
    </w:p>
    <w:p w14:paraId="52F47027" w14:textId="77777777" w:rsidR="00000000" w:rsidRDefault="00CF1008">
      <w:pPr>
        <w:pStyle w:val="Heading2"/>
        <w:divId w:val="30450813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67F72CB" w14:textId="77777777" w:rsidR="00000000" w:rsidRDefault="00CF1008">
      <w:pPr>
        <w:pStyle w:val="NormalWeb"/>
        <w:divId w:val="30450813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62639B6D" w14:textId="77777777" w:rsidR="00000000" w:rsidRDefault="00CF1008">
      <w:pPr>
        <w:pStyle w:val="NormalWeb"/>
        <w:divId w:val="30450813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48"/>
      <w:r>
        <w:rPr>
          <w:rFonts w:ascii="Georgia" w:hAnsi="Georgia"/>
        </w:rPr>
        <w:t>1</w:t>
      </w:r>
      <w:commentRangeEnd w:id="48"/>
      <w:r w:rsidR="00C63B0A">
        <w:rPr>
          <w:rStyle w:val="CommentReference"/>
        </w:rPr>
        <w:commentReference w:id="48"/>
      </w:r>
    </w:p>
    <w:p w14:paraId="224EA1F4" w14:textId="77777777" w:rsidR="00000000" w:rsidRDefault="00CF1008">
      <w:pPr>
        <w:pStyle w:val="Heading1"/>
        <w:divId w:val="137056918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3DA7E30F" w14:textId="5B79DFBE" w:rsidR="00000000" w:rsidRDefault="00CF1008">
      <w:pPr>
        <w:pStyle w:val="NormalWeb"/>
        <w:divId w:val="1370569181"/>
        <w:rPr>
          <w:rFonts w:ascii="Georgia" w:hAnsi="Georgia"/>
        </w:rPr>
      </w:pPr>
      <w:r>
        <w:rPr>
          <w:rFonts w:ascii="Georgia" w:hAnsi="Georgia"/>
        </w:rPr>
        <w:t xml:space="preserve">This species is a tree up to 25 m tall. It </w:t>
      </w:r>
      <w:del w:id="49" w:author="Jack Plummer" w:date="2022-08-19T21:59:00Z">
        <w:r w:rsidDel="00C63B0A">
          <w:rPr>
            <w:rFonts w:ascii="Georgia" w:hAnsi="Georgia"/>
          </w:rPr>
          <w:delText>distributes </w:delText>
        </w:r>
      </w:del>
      <w:ins w:id="50" w:author="Jack Plummer" w:date="2022-08-19T21:59:00Z">
        <w:r w:rsidR="00C63B0A">
          <w:rPr>
            <w:rFonts w:ascii="Georgia" w:hAnsi="Georgia"/>
          </w:rPr>
          <w:t>grows</w:t>
        </w:r>
        <w:r w:rsidR="00C63B0A">
          <w:rPr>
            <w:rFonts w:ascii="Georgia" w:hAnsi="Georgia"/>
          </w:rPr>
          <w:t> </w:t>
        </w:r>
      </w:ins>
      <w:r>
        <w:rPr>
          <w:rFonts w:ascii="Georgia" w:hAnsi="Georgia"/>
        </w:rPr>
        <w:t>in evergreen forest</w:t>
      </w:r>
      <w:del w:id="51" w:author="Jack Plummer" w:date="2022-08-19T21:59:00Z">
        <w:r w:rsidDel="00C63B0A">
          <w:rPr>
            <w:rFonts w:ascii="Georgia" w:hAnsi="Georgia"/>
          </w:rPr>
          <w:delText>; elevation at 50 m asl</w:delText>
        </w:r>
      </w:del>
      <w:r>
        <w:rPr>
          <w:rFonts w:ascii="Georgia" w:hAnsi="Georgia"/>
        </w:rPr>
        <w:t>.</w:t>
      </w:r>
    </w:p>
    <w:p w14:paraId="6CBE92FC" w14:textId="77777777" w:rsidR="00000000" w:rsidRDefault="00CF1008">
      <w:pPr>
        <w:pStyle w:val="Heading2"/>
        <w:divId w:val="137056918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718"/>
        <w:gridCol w:w="1020"/>
        <w:gridCol w:w="1888"/>
      </w:tblGrid>
      <w:tr w:rsidR="00000000" w14:paraId="0D04018E" w14:textId="77777777">
        <w:trPr>
          <w:divId w:val="137056918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19B3E6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175D31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5EE416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60FE2D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5577CE4E" w14:textId="77777777">
        <w:trPr>
          <w:divId w:val="137056918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BC6C2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2"/>
            <w:r>
              <w:rPr>
                <w:rFonts w:ascii="Georgia" w:eastAsia="Times New Roman" w:hAnsi="Georgia"/>
                <w:sz w:val="18"/>
                <w:szCs w:val="18"/>
              </w:rPr>
              <w:t>1.5. Forest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Forest - Subtropical/Tropical Dry</w:t>
            </w:r>
            <w:commentRangeEnd w:id="52"/>
            <w:r w:rsidR="00C63B0A">
              <w:rPr>
                <w:rStyle w:val="CommentReference"/>
              </w:rPr>
              <w:commentReference w:id="52"/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8D8CD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605C4A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C12A11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0325C80" w14:textId="77777777" w:rsidR="00000000" w:rsidRDefault="00CF1008">
      <w:pPr>
        <w:pStyle w:val="Heading2"/>
        <w:divId w:val="137056918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894"/>
        <w:gridCol w:w="5930"/>
      </w:tblGrid>
      <w:tr w:rsidR="00000000" w14:paraId="7BC41F3E" w14:textId="77777777">
        <w:trPr>
          <w:divId w:val="137056918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13965B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7C04A4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CACA6B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5DD092" w14:textId="77777777">
        <w:trPr>
          <w:divId w:val="1370569181"/>
          <w:tblCellSpacing w:w="15" w:type="dxa"/>
        </w:trPr>
        <w:tc>
          <w:tcPr>
            <w:tcW w:w="0" w:type="auto"/>
            <w:vAlign w:val="center"/>
            <w:hideMark/>
          </w:tcPr>
          <w:p w14:paraId="2DEF8C7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EC0C97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4FABDD83" w14:textId="2D566431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3"/>
            <w:r>
              <w:rPr>
                <w:rFonts w:ascii="Georgia" w:eastAsia="Times New Roman" w:hAnsi="Georgia"/>
                <w:sz w:val="18"/>
                <w:szCs w:val="18"/>
              </w:rPr>
              <w:t xml:space="preserve">From 2002 to 2021, Chanthaburi lost 4.15kha of humid primary forest, making up 8.0% of its total tree cover loss in the same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time period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. </w:t>
            </w:r>
            <w:ins w:id="54" w:author="Jack Plummer" w:date="2022-08-19T22:00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 xml:space="preserve">The </w:t>
              </w:r>
            </w:ins>
            <w:del w:id="55" w:author="Jack Plummer" w:date="2022-08-19T22:00:00Z">
              <w:r w:rsidDel="00C63B0A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ins w:id="56" w:author="Jack Plummer" w:date="2022-08-19T22:00:00Z">
              <w:r w:rsidR="00C63B0A">
                <w:rPr>
                  <w:rFonts w:ascii="Georgia" w:eastAsia="Times New Roman" w:hAnsi="Georgia"/>
                  <w:sz w:val="18"/>
                  <w:szCs w:val="18"/>
                </w:rPr>
                <w:t>t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otal area of humid primary forest in Chanthaburi decreased by 2.6% in this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time period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(Global Forest Watch</w:t>
            </w:r>
            <w:del w:id="57" w:author="Jack Plummer" w:date="2022-08-19T22:00:00Z">
              <w:r w:rsidDel="00C63B0A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  <w:commentRangeEnd w:id="53"/>
            <w:r w:rsidR="00C63B0A">
              <w:rPr>
                <w:rStyle w:val="CommentReference"/>
              </w:rPr>
              <w:commentReference w:id="53"/>
            </w:r>
          </w:p>
        </w:tc>
      </w:tr>
    </w:tbl>
    <w:p w14:paraId="1D172CAF" w14:textId="77777777" w:rsidR="00000000" w:rsidRDefault="00CF1008">
      <w:pPr>
        <w:pStyle w:val="Heading2"/>
        <w:divId w:val="137056918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1D19FF88" w14:textId="77777777" w:rsidR="00000000" w:rsidRDefault="00CF1008">
      <w:pPr>
        <w:pStyle w:val="NormalWeb"/>
        <w:divId w:val="137056918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96CC29A" w14:textId="77777777" w:rsidR="00000000" w:rsidRDefault="00CF1008">
      <w:pPr>
        <w:pStyle w:val="Heading2"/>
        <w:divId w:val="137056918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Specific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</w:tblGrid>
      <w:tr w:rsidR="00000000" w14:paraId="34E5EDAF" w14:textId="77777777">
        <w:trPr>
          <w:divId w:val="137056918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723848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Growth Forms</w:t>
            </w:r>
          </w:p>
        </w:tc>
      </w:tr>
      <w:tr w:rsidR="00000000" w14:paraId="612AA9F8" w14:textId="77777777">
        <w:trPr>
          <w:divId w:val="137056918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DC3002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large</w:t>
            </w:r>
          </w:p>
        </w:tc>
      </w:tr>
    </w:tbl>
    <w:p w14:paraId="3CC78901" w14:textId="77777777" w:rsidR="00000000" w:rsidRDefault="00CF1008">
      <w:pPr>
        <w:pStyle w:val="Heading1"/>
        <w:divId w:val="169988726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4DDFB325" w14:textId="77777777" w:rsidR="00000000" w:rsidRDefault="00CF1008">
      <w:pPr>
        <w:pStyle w:val="Heading2"/>
        <w:divId w:val="169988726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19E86CBC" w14:textId="77777777" w:rsidR="00000000" w:rsidRDefault="00CF1008">
      <w:pPr>
        <w:pStyle w:val="NormalWeb"/>
        <w:divId w:val="1699887262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No use/trade information for this species: </w:t>
      </w:r>
      <w:r>
        <w:rPr>
          <w:rFonts w:ascii="Georgia" w:hAnsi="Georgia"/>
        </w:rPr>
        <w:t>true</w:t>
      </w:r>
    </w:p>
    <w:p w14:paraId="04A0170E" w14:textId="77777777" w:rsidR="00000000" w:rsidRDefault="00CF1008">
      <w:pPr>
        <w:pStyle w:val="NormalWeb"/>
        <w:divId w:val="1699887262"/>
        <w:rPr>
          <w:rFonts w:ascii="Georgia" w:hAnsi="Georgia"/>
        </w:rPr>
      </w:pPr>
      <w:r>
        <w:rPr>
          <w:rFonts w:ascii="Georgia" w:hAnsi="Georgia"/>
        </w:rPr>
        <w:t xml:space="preserve">No information is available for this species. </w:t>
      </w:r>
    </w:p>
    <w:p w14:paraId="0CA134C1" w14:textId="77777777" w:rsidR="00000000" w:rsidRDefault="00CF1008">
      <w:pPr>
        <w:pStyle w:val="Heading2"/>
        <w:divId w:val="169988726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1F717A3A" w14:textId="77777777" w:rsidR="00000000" w:rsidRDefault="00CF1008">
      <w:pPr>
        <w:pStyle w:val="NormalWeb"/>
        <w:divId w:val="1699887262"/>
        <w:rPr>
          <w:rFonts w:ascii="Georgia" w:hAnsi="Georgia"/>
        </w:rPr>
      </w:pPr>
      <w:r>
        <w:rPr>
          <w:rStyle w:val="datalabel1"/>
          <w:rFonts w:ascii="Georgia" w:hAnsi="Georgia"/>
        </w:rPr>
        <w:t>Non-consumptive</w:t>
      </w:r>
      <w:r>
        <w:rPr>
          <w:rStyle w:val="datalabel1"/>
          <w:rFonts w:ascii="Georgia" w:hAnsi="Georgia"/>
        </w:rPr>
        <w:t xml:space="preserve"> use of the species? </w:t>
      </w:r>
      <w:commentRangeStart w:id="58"/>
      <w:r>
        <w:rPr>
          <w:rFonts w:ascii="Georgia" w:hAnsi="Georgia"/>
        </w:rPr>
        <w:t>true</w:t>
      </w:r>
      <w:commentRangeEnd w:id="58"/>
      <w:r w:rsidR="00C63B0A">
        <w:rPr>
          <w:rStyle w:val="CommentReference"/>
        </w:rPr>
        <w:commentReference w:id="58"/>
      </w:r>
    </w:p>
    <w:p w14:paraId="5F6AB9B1" w14:textId="77777777" w:rsidR="00000000" w:rsidRDefault="00CF1008">
      <w:pPr>
        <w:pStyle w:val="Heading1"/>
        <w:divId w:val="266735314"/>
        <w:rPr>
          <w:rFonts w:ascii="Georgia" w:eastAsia="Times New Roman" w:hAnsi="Georgia"/>
          <w:sz w:val="29"/>
          <w:szCs w:val="29"/>
        </w:rPr>
      </w:pPr>
      <w:commentRangeStart w:id="59"/>
      <w:r>
        <w:rPr>
          <w:rFonts w:ascii="Georgia" w:eastAsia="Times New Roman" w:hAnsi="Georgia"/>
          <w:sz w:val="29"/>
          <w:szCs w:val="29"/>
        </w:rPr>
        <w:t>Threats</w:t>
      </w:r>
      <w:commentRangeEnd w:id="59"/>
      <w:r>
        <w:rPr>
          <w:rStyle w:val="CommentReference"/>
          <w:b w:val="0"/>
          <w:bCs w:val="0"/>
          <w:color w:val="auto"/>
          <w:kern w:val="0"/>
        </w:rPr>
        <w:commentReference w:id="59"/>
      </w:r>
    </w:p>
    <w:p w14:paraId="1C62A51A" w14:textId="6176DC0B" w:rsidR="00000000" w:rsidRDefault="00CF1008">
      <w:pPr>
        <w:pStyle w:val="NormalWeb"/>
        <w:divId w:val="266735314"/>
        <w:rPr>
          <w:rFonts w:ascii="Georgia" w:hAnsi="Georgia"/>
        </w:rPr>
      </w:pPr>
      <w:r>
        <w:rPr>
          <w:rFonts w:ascii="Georgia" w:hAnsi="Georgia"/>
        </w:rPr>
        <w:t xml:space="preserve">The </w:t>
      </w:r>
      <w:ins w:id="60" w:author="Jack Plummer" w:date="2022-08-19T22:01:00Z">
        <w:r w:rsidR="00C63B0A">
          <w:rPr>
            <w:rFonts w:ascii="Georgia" w:hAnsi="Georgia"/>
          </w:rPr>
          <w:t xml:space="preserve">major </w:t>
        </w:r>
      </w:ins>
      <w:r>
        <w:rPr>
          <w:rFonts w:ascii="Georgia" w:hAnsi="Georgia"/>
        </w:rPr>
        <w:t xml:space="preserve">threat to this species is </w:t>
      </w:r>
      <w:del w:id="61" w:author="Jack Plummer" w:date="2022-08-19T22:01:00Z">
        <w:r w:rsidDel="00C63B0A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>continued deforestation throughout Thailand</w:t>
      </w:r>
      <w:ins w:id="62" w:author="Jack Plummer" w:date="2022-08-19T22:01:00Z">
        <w:r w:rsidR="00C63B0A">
          <w:rPr>
            <w:rFonts w:ascii="Georgia" w:hAnsi="Georgia"/>
          </w:rPr>
          <w:t>.</w:t>
        </w:r>
      </w:ins>
      <w:del w:id="63" w:author="Jack Plummer" w:date="2022-08-19T22:01:00Z">
        <w:r w:rsidDel="00C63B0A">
          <w:rPr>
            <w:rFonts w:ascii="Georgia" w:hAnsi="Georgia"/>
          </w:rPr>
          <w:delText>, </w:delText>
        </w:r>
        <w:r w:rsidDel="00C63B0A">
          <w:rPr>
            <w:rFonts w:ascii="Georgia" w:hAnsi="Georgia"/>
          </w:rPr>
          <w:delText xml:space="preserve">which </w:delText>
        </w:r>
      </w:del>
      <w:ins w:id="64" w:author="Jack Plummer" w:date="2022-08-19T22:01:00Z">
        <w:r w:rsidR="00C63B0A">
          <w:rPr>
            <w:rFonts w:ascii="Georgia" w:hAnsi="Georgia"/>
          </w:rPr>
          <w:t xml:space="preserve"> </w:t>
        </w:r>
      </w:ins>
      <w:del w:id="65" w:author="Jack Plummer" w:date="2022-08-19T22:01:00Z">
        <w:r w:rsidDel="00C63B0A">
          <w:rPr>
            <w:rFonts w:ascii="Georgia" w:hAnsi="Georgia"/>
          </w:rPr>
          <w:delText>b</w:delText>
        </w:r>
      </w:del>
      <w:ins w:id="66" w:author="Jack Plummer" w:date="2022-08-19T22:01:00Z">
        <w:r w:rsidR="00C63B0A">
          <w:rPr>
            <w:rFonts w:ascii="Georgia" w:hAnsi="Georgia"/>
          </w:rPr>
          <w:t>B</w:t>
        </w:r>
      </w:ins>
      <w:r>
        <w:rPr>
          <w:rFonts w:ascii="Georgia" w:hAnsi="Georgia"/>
        </w:rPr>
        <w:t xml:space="preserve">etween 2002 to 2021, Chanthaburi lost 4.15 kha of humid primary forest, making up 8.0% of its total tree cover loss in the same </w:t>
      </w:r>
      <w:proofErr w:type="gramStart"/>
      <w:r>
        <w:rPr>
          <w:rFonts w:ascii="Georgia" w:hAnsi="Georgia"/>
        </w:rPr>
        <w:t>time per</w:t>
      </w:r>
      <w:r>
        <w:rPr>
          <w:rFonts w:ascii="Georgia" w:hAnsi="Georgia"/>
        </w:rPr>
        <w:t>iod</w:t>
      </w:r>
      <w:proofErr w:type="gramEnd"/>
      <w:r>
        <w:rPr>
          <w:rFonts w:ascii="Georgia" w:hAnsi="Georgia"/>
        </w:rPr>
        <w:t>. </w:t>
      </w:r>
      <w:ins w:id="67" w:author="Jack Plummer" w:date="2022-08-19T22:01:00Z">
        <w:r>
          <w:rPr>
            <w:rFonts w:ascii="Georgia" w:hAnsi="Georgia"/>
          </w:rPr>
          <w:t xml:space="preserve">The </w:t>
        </w:r>
      </w:ins>
      <w:del w:id="68" w:author="Jack Plummer" w:date="2022-08-19T22:01:00Z">
        <w:r w:rsidDel="00CF1008">
          <w:rPr>
            <w:rFonts w:ascii="Georgia" w:hAnsi="Georgia"/>
          </w:rPr>
          <w:delText>T</w:delText>
        </w:r>
      </w:del>
      <w:ins w:id="69" w:author="Jack Plummer" w:date="2022-08-19T22:01:00Z">
        <w:r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otal area of humid primary forest in Chanthaburi decreased by 2.6% in this </w:t>
      </w:r>
      <w:proofErr w:type="gramStart"/>
      <w:r>
        <w:rPr>
          <w:rFonts w:ascii="Georgia" w:hAnsi="Georgia"/>
        </w:rPr>
        <w:t>time period</w:t>
      </w:r>
      <w:proofErr w:type="gramEnd"/>
      <w:del w:id="70" w:author="Jack Plummer" w:date="2022-08-19T22:02:00Z">
        <w:r w:rsidDel="00CF1008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> (Global Forest Watch</w:t>
      </w:r>
      <w:del w:id="71" w:author="Jack Plummer" w:date="2022-08-19T22:02:00Z">
        <w:r w:rsidDel="00CF1008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2022).</w:t>
      </w:r>
    </w:p>
    <w:p w14:paraId="0F649C35" w14:textId="77777777" w:rsidR="00000000" w:rsidRDefault="00CF1008">
      <w:pPr>
        <w:pStyle w:val="Heading2"/>
        <w:divId w:val="26673531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2"/>
        <w:gridCol w:w="740"/>
        <w:gridCol w:w="609"/>
        <w:gridCol w:w="815"/>
        <w:gridCol w:w="1144"/>
      </w:tblGrid>
      <w:tr w:rsidR="00000000" w14:paraId="641765FA" w14:textId="77777777">
        <w:trPr>
          <w:divId w:val="26673531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C954DA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C9007E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24BEB0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B42268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98B9AA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877F7C5" w14:textId="77777777">
        <w:trPr>
          <w:divId w:val="266735314"/>
          <w:tblCellSpacing w:w="15" w:type="dxa"/>
        </w:trPr>
        <w:tc>
          <w:tcPr>
            <w:tcW w:w="0" w:type="auto"/>
            <w:vAlign w:val="center"/>
            <w:hideMark/>
          </w:tcPr>
          <w:p w14:paraId="70B02300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1.1. Residential &amp; </w:t>
            </w:r>
            <w:r>
              <w:rPr>
                <w:rFonts w:ascii="Georgia" w:eastAsia="Times New Roman" w:hAnsi="Georgia"/>
                <w:sz w:val="18"/>
                <w:szCs w:val="18"/>
              </w:rPr>
              <w:t>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303BA885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BBCB0FB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DE9602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2D71EA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  <w:tr w:rsidR="00000000" w14:paraId="7D92CC47" w14:textId="77777777">
        <w:trPr>
          <w:divId w:val="266735314"/>
          <w:tblCellSpacing w:w="15" w:type="dxa"/>
        </w:trPr>
        <w:tc>
          <w:tcPr>
            <w:tcW w:w="0" w:type="auto"/>
            <w:vAlign w:val="center"/>
            <w:hideMark/>
          </w:tcPr>
          <w:p w14:paraId="0D6931A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17A1F15D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AB54AA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FD1E7D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8781FF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</w:tbl>
    <w:p w14:paraId="03B3CC4A" w14:textId="77777777" w:rsidR="00000000" w:rsidRDefault="00CF1008">
      <w:pPr>
        <w:pStyle w:val="Heading1"/>
        <w:divId w:val="21096954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23B0D62D" w14:textId="0C90EC9E" w:rsidR="00000000" w:rsidRDefault="00CF1008">
      <w:pPr>
        <w:pStyle w:val="NormalWeb"/>
        <w:divId w:val="2109695489"/>
        <w:rPr>
          <w:rFonts w:ascii="Georgia" w:hAnsi="Georgia"/>
        </w:rPr>
      </w:pPr>
      <w:r>
        <w:rPr>
          <w:rFonts w:ascii="Georgia" w:hAnsi="Georgia"/>
        </w:rPr>
        <w:t>The species is listed as Vulnerable in </w:t>
      </w:r>
      <w:r>
        <w:rPr>
          <w:rStyle w:val="Emphasis"/>
          <w:rFonts w:ascii="Georgia" w:hAnsi="Georgia"/>
        </w:rPr>
        <w:t>Threat</w:t>
      </w:r>
      <w:r>
        <w:rPr>
          <w:rStyle w:val="Emphasis"/>
          <w:rFonts w:ascii="Georgia" w:hAnsi="Georgia"/>
        </w:rPr>
        <w:t>ened Plants in Thailand (</w:t>
      </w:r>
      <w:r>
        <w:rPr>
          <w:rFonts w:ascii="Georgia" w:hAnsi="Georgia"/>
        </w:rPr>
        <w:t xml:space="preserve">Voradol </w:t>
      </w:r>
      <w:r w:rsidRPr="00CF1008">
        <w:rPr>
          <w:rFonts w:ascii="Georgia" w:hAnsi="Georgia"/>
          <w:i/>
          <w:iCs/>
          <w:rPrChange w:id="72" w:author="Jack Plummer" w:date="2022-08-19T22:03:00Z">
            <w:rPr>
              <w:rFonts w:ascii="Georgia" w:hAnsi="Georgia"/>
            </w:rPr>
          </w:rPrChange>
        </w:rPr>
        <w:t>et al</w:t>
      </w:r>
      <w:ins w:id="73" w:author="Jack Plummer" w:date="2022-08-19T22:03:00Z">
        <w:r w:rsidRPr="00CF1008">
          <w:rPr>
            <w:rFonts w:ascii="Georgia" w:hAnsi="Georgia"/>
            <w:i/>
            <w:iCs/>
            <w:rPrChange w:id="74" w:author="Jack Plummer" w:date="2022-08-19T22:03:00Z">
              <w:rPr>
                <w:rFonts w:ascii="Georgia" w:hAnsi="Georgia"/>
              </w:rPr>
            </w:rPrChange>
          </w:rPr>
          <w:t>.</w:t>
        </w:r>
      </w:ins>
      <w:r w:rsidRPr="00CF1008">
        <w:rPr>
          <w:rFonts w:ascii="Georgia" w:hAnsi="Georgia"/>
          <w:i/>
          <w:iCs/>
          <w:rPrChange w:id="75" w:author="Jack Plummer" w:date="2022-08-19T22:03:00Z">
            <w:rPr>
              <w:rFonts w:ascii="Georgia" w:hAnsi="Georgia"/>
            </w:rPr>
          </w:rPrChange>
        </w:rPr>
        <w:t xml:space="preserve"> </w:t>
      </w:r>
      <w:r>
        <w:rPr>
          <w:rFonts w:ascii="Georgia" w:hAnsi="Georgia"/>
        </w:rPr>
        <w:t>2017). There are no direct conservation measures in place for this species at present. The species is not known to be represented in </w:t>
      </w:r>
      <w:r>
        <w:rPr>
          <w:rStyle w:val="Emphasis"/>
          <w:rFonts w:ascii="Georgia" w:hAnsi="Georgia"/>
        </w:rPr>
        <w:t>ex situ</w:t>
      </w:r>
      <w:r>
        <w:rPr>
          <w:rFonts w:ascii="Georgia" w:hAnsi="Georgia"/>
        </w:rPr>
        <w:t xml:space="preserve"> conservation in botanic gardens or gene banks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</w:t>
      </w:r>
    </w:p>
    <w:p w14:paraId="52154507" w14:textId="77777777" w:rsidR="00000000" w:rsidRDefault="00CF1008">
      <w:pPr>
        <w:pStyle w:val="Heading2"/>
        <w:divId w:val="21096954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</w:t>
      </w:r>
      <w:r>
        <w:rPr>
          <w:rFonts w:ascii="Georgia" w:eastAsia="Times New Roman" w:hAnsi="Georgia"/>
          <w:sz w:val="27"/>
          <w:szCs w:val="27"/>
        </w:rPr>
        <w:t>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7239AC1A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05FEBA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Action Recovery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09EF9A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3554F4D" w14:textId="77777777">
        <w:trPr>
          <w:divId w:val="2109695489"/>
          <w:tblCellSpacing w:w="15" w:type="dxa"/>
        </w:trPr>
        <w:tc>
          <w:tcPr>
            <w:tcW w:w="0" w:type="auto"/>
            <w:vAlign w:val="center"/>
            <w:hideMark/>
          </w:tcPr>
          <w:p w14:paraId="298C5463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78E2605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AD033BC" w14:textId="77777777" w:rsidR="00000000" w:rsidRDefault="00CF1008">
      <w:pPr>
        <w:pStyle w:val="Heading2"/>
        <w:divId w:val="2109695489"/>
        <w:rPr>
          <w:rFonts w:ascii="Georgia" w:eastAsia="Times New Roman" w:hAnsi="Georgia"/>
          <w:sz w:val="27"/>
          <w:szCs w:val="27"/>
        </w:rPr>
      </w:pPr>
      <w:commentRangeStart w:id="76"/>
      <w:r>
        <w:rPr>
          <w:rFonts w:ascii="Georgia" w:eastAsia="Times New Roman" w:hAnsi="Georgia"/>
          <w:sz w:val="27"/>
          <w:szCs w:val="27"/>
        </w:rPr>
        <w:t>Important Conservation Actions Needed</w:t>
      </w:r>
      <w:commentRangeEnd w:id="76"/>
      <w:r>
        <w:rPr>
          <w:rStyle w:val="CommentReference"/>
          <w:b w:val="0"/>
          <w:bCs w:val="0"/>
        </w:rPr>
        <w:commentReference w:id="76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530"/>
      </w:tblGrid>
      <w:tr w:rsidR="00000000" w14:paraId="32D785D3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5D8965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6C8FDA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2B4AAFA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35AB39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F66CB1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C627086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10092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3B9F7E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783B705" w14:textId="77777777" w:rsidR="00000000" w:rsidRDefault="00CF1008">
      <w:pPr>
        <w:pStyle w:val="Heading2"/>
        <w:divId w:val="21096954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63D8249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111BD9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66364B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B5303DA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BBF65A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E69E47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156F4F5" w14:textId="77777777">
        <w:trPr>
          <w:divId w:val="21096954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C797EA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1BBE0D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00014C7" w14:textId="77777777" w:rsidR="00000000" w:rsidRDefault="00CF1008">
      <w:pPr>
        <w:pStyle w:val="Heading1"/>
        <w:divId w:val="50390759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Ecosystem Services</w:t>
      </w:r>
    </w:p>
    <w:p w14:paraId="3E29CB7E" w14:textId="77777777" w:rsidR="00000000" w:rsidRDefault="00CF1008">
      <w:pPr>
        <w:pStyle w:val="Heading2"/>
        <w:divId w:val="50390759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07DA491D" w14:textId="77777777">
        <w:trPr>
          <w:divId w:val="50390759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707943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E8ED09" w14:textId="77777777" w:rsidR="00000000" w:rsidRDefault="00CF1008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100E100A" w14:textId="77777777">
        <w:trPr>
          <w:divId w:val="503907597"/>
          <w:tblCellSpacing w:w="15" w:type="dxa"/>
        </w:trPr>
        <w:tc>
          <w:tcPr>
            <w:tcW w:w="0" w:type="auto"/>
            <w:vAlign w:val="center"/>
            <w:hideMark/>
          </w:tcPr>
          <w:p w14:paraId="5C33A504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44E6F3B" w14:textId="77777777" w:rsidR="00000000" w:rsidRDefault="00CF1008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68A0ECD" w14:textId="77777777" w:rsidR="00000000" w:rsidRDefault="00CF1008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796686AA" w14:textId="77777777" w:rsidR="00000000" w:rsidRDefault="00CF1008">
      <w:pPr>
        <w:pStyle w:val="NormalWeb"/>
        <w:divId w:val="1253272579"/>
        <w:rPr>
          <w:rFonts w:ascii="Georgia" w:hAnsi="Georgia"/>
        </w:rPr>
      </w:pPr>
      <w:r>
        <w:rPr>
          <w:rFonts w:ascii="Georgia" w:hAnsi="Georgia"/>
        </w:rPr>
        <w:t xml:space="preserve">Bachman et al.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</w:t>
      </w:r>
      <w:r>
        <w:rPr>
          <w:rFonts w:ascii="Georgia" w:hAnsi="Georgia"/>
        </w:rPr>
        <w:t>150: 117-126.</w:t>
      </w:r>
    </w:p>
    <w:p w14:paraId="6D4930CD" w14:textId="77777777" w:rsidR="00000000" w:rsidRDefault="00CF1008">
      <w:pPr>
        <w:pStyle w:val="NormalWeb"/>
        <w:divId w:val="1253272579"/>
        <w:rPr>
          <w:rFonts w:ascii="Georgia" w:hAnsi="Georgia"/>
        </w:rPr>
      </w:pPr>
      <w:proofErr w:type="spellStart"/>
      <w:r>
        <w:rPr>
          <w:rFonts w:ascii="Georgia" w:hAnsi="Georgia"/>
        </w:rPr>
        <w:t>Chantaranothai</w:t>
      </w:r>
      <w:proofErr w:type="spellEnd"/>
      <w:r>
        <w:rPr>
          <w:rFonts w:ascii="Georgia" w:hAnsi="Georgia"/>
        </w:rPr>
        <w:t xml:space="preserve">, P., and Parnell, J. 1993. New Taxa and Combinations in </w:t>
      </w:r>
      <w:proofErr w:type="spellStart"/>
      <w:r>
        <w:rPr>
          <w:rFonts w:ascii="Georgia" w:hAnsi="Georgia"/>
        </w:rPr>
        <w:t>Cleistocalyx</w:t>
      </w:r>
      <w:proofErr w:type="spellEnd"/>
      <w:r>
        <w:rPr>
          <w:rFonts w:ascii="Georgia" w:hAnsi="Georgia"/>
        </w:rPr>
        <w:t xml:space="preserve"> and </w:t>
      </w:r>
      <w:proofErr w:type="spellStart"/>
      <w:r>
        <w:rPr>
          <w:rFonts w:ascii="Georgia" w:hAnsi="Georgia"/>
        </w:rPr>
        <w:t>Syzygium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Myrtaceae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Kew Bulletin</w:t>
      </w:r>
      <w:r>
        <w:rPr>
          <w:rFonts w:ascii="Georgia" w:hAnsi="Georgia"/>
        </w:rPr>
        <w:t xml:space="preserve"> 48(3): 589-610.</w:t>
      </w:r>
    </w:p>
    <w:p w14:paraId="2BE20ADB" w14:textId="77777777" w:rsidR="00000000" w:rsidRDefault="00CF1008">
      <w:pPr>
        <w:pStyle w:val="NormalWeb"/>
        <w:divId w:val="1253272579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4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19C73A12" w14:textId="77777777" w:rsidR="00000000" w:rsidRDefault="00CF1008">
      <w:pPr>
        <w:pStyle w:val="NormalWeb"/>
        <w:divId w:val="1253272579"/>
        <w:rPr>
          <w:rFonts w:ascii="Georgia" w:hAnsi="Georgia"/>
        </w:rPr>
      </w:pPr>
      <w:r>
        <w:rPr>
          <w:rFonts w:ascii="Georgia" w:hAnsi="Georgia"/>
        </w:rPr>
        <w:t xml:space="preserve">Global Forest Watch. 2022. Thailand Deforestation Rates &amp; Statistics. Available at: </w:t>
      </w:r>
      <w:hyperlink r:id="rId15" w:history="1">
        <w:r>
          <w:rPr>
            <w:rStyle w:val="Hyperlink"/>
            <w:rFonts w:ascii="Georgia" w:hAnsi="Georgia"/>
          </w:rPr>
          <w:t>https://www.globalforestwatch.org/dashboards/country/THA/?category=summary&amp;location=WyJjb3VudHJ5IiwiVEhBIl0%3D&amp;map=eyJjYW5Cb3VuZCI6ZmFsc2UsImRhdGFzZXRzIjpbeyJkYXRhc2V0IjoicG9saXRpY2FsLWJvdW5k</w:t>
        </w:r>
        <w:r>
          <w:rPr>
            <w:rStyle w:val="Hyperlink"/>
            <w:rFonts w:ascii="Georgia" w:hAnsi="Georgia"/>
          </w:rPr>
          <w:t>YXJpZXMiLCJsYXllcnMiOlsiZGlzcHV0ZWQtcG9saXRpY2FsLWJvdW5kYXJpZXMiLCJwb2xpdGljYWwtYm91bmRhcmllcyJdLCJib3VuZGFyeSI6dHJ1ZSwib3BhY2l0eSI6MSwidmlzaWJpbGl0eSI6dHJ1ZX0seyJkYXRhc2V0IjoidHJlZS1jb3Zlci1sb3NzIiwibGF5ZXJzIjpbInRyZWUtY292ZXItbG9zcyJdLCJvcGFjaXR5IjoxLCJ2</w:t>
        </w:r>
        <w:r>
          <w:rPr>
            <w:rStyle w:val="Hyperlink"/>
            <w:rFonts w:ascii="Georgia" w:hAnsi="Georgia"/>
          </w:rPr>
          <w:t>aXNpYmlsaXR5Ijp0cnVlLCJ0aW1lbGluZVBhcmFtcyI6eyJzdGFydERhdGUiOiIyMDAxLTAxLTAxIiwiZW5kRGF0ZSI6IjIwMjEtMTItMzEiLCJ0cmltRW5kRGF0ZSI6IjIwMjEtMTItMzEifSwicGFyYW1zIjp7InRocmVzaG9sZCI6MzAsInZpc2liaWxpdHkiOnRydWV9fV19&amp;showMap=true</w:t>
        </w:r>
      </w:hyperlink>
      <w:r>
        <w:rPr>
          <w:rFonts w:ascii="Georgia" w:hAnsi="Georgia"/>
        </w:rPr>
        <w:t xml:space="preserve">. (Accessed: 14 </w:t>
      </w:r>
      <w:proofErr w:type="gramStart"/>
      <w:r>
        <w:rPr>
          <w:rFonts w:ascii="Georgia" w:hAnsi="Georgia"/>
        </w:rPr>
        <w:t>May,</w:t>
      </w:r>
      <w:proofErr w:type="gramEnd"/>
      <w:r>
        <w:rPr>
          <w:rFonts w:ascii="Georgia" w:hAnsi="Georgia"/>
        </w:rPr>
        <w:t xml:space="preserve"> 2022).</w:t>
      </w:r>
    </w:p>
    <w:p w14:paraId="0B0B7519" w14:textId="77777777" w:rsidR="00000000" w:rsidRDefault="00CF1008">
      <w:pPr>
        <w:pStyle w:val="NormalWeb"/>
        <w:divId w:val="1253272579"/>
        <w:rPr>
          <w:rFonts w:ascii="Georgia" w:hAnsi="Georgia"/>
        </w:rPr>
      </w:pPr>
      <w:r>
        <w:rPr>
          <w:rFonts w:ascii="Georgia" w:hAnsi="Georgia"/>
        </w:rPr>
        <w:t>Parnell</w:t>
      </w:r>
      <w:r>
        <w:rPr>
          <w:rFonts w:ascii="Georgia" w:hAnsi="Georgia"/>
        </w:rPr>
        <w:t xml:space="preserve">, J. and </w:t>
      </w:r>
      <w:proofErr w:type="spellStart"/>
      <w:r>
        <w:rPr>
          <w:rFonts w:ascii="Georgia" w:hAnsi="Georgia"/>
        </w:rPr>
        <w:t>Chantaranothai</w:t>
      </w:r>
      <w:proofErr w:type="spellEnd"/>
      <w:r>
        <w:rPr>
          <w:rFonts w:ascii="Georgia" w:hAnsi="Georgia"/>
        </w:rPr>
        <w:t xml:space="preserve">, P. 2002. </w:t>
      </w:r>
      <w:proofErr w:type="spellStart"/>
      <w:r>
        <w:rPr>
          <w:rFonts w:ascii="Georgia" w:hAnsi="Georgia"/>
        </w:rPr>
        <w:t>Myristicaceae</w:t>
      </w:r>
      <w:proofErr w:type="spellEnd"/>
      <w:proofErr w:type="gramStart"/>
      <w:r>
        <w:rPr>
          <w:rFonts w:ascii="Georgia" w:hAnsi="Georgia"/>
        </w:rPr>
        <w:t xml:space="preserve">. </w:t>
      </w:r>
      <w:r>
        <w:rPr>
          <w:rFonts w:ascii="Georgia" w:hAnsi="Georgia"/>
          <w:i/>
          <w:iCs/>
        </w:rPr>
        <w:t>.</w:t>
      </w:r>
      <w:proofErr w:type="gramEnd"/>
      <w:r>
        <w:rPr>
          <w:rFonts w:ascii="Georgia" w:hAnsi="Georgia"/>
          <w:i/>
          <w:iCs/>
        </w:rPr>
        <w:t xml:space="preserve"> In </w:t>
      </w:r>
      <w:proofErr w:type="spellStart"/>
      <w:r>
        <w:rPr>
          <w:rFonts w:ascii="Georgia" w:hAnsi="Georgia"/>
          <w:i/>
          <w:iCs/>
        </w:rPr>
        <w:t>Santisuk</w:t>
      </w:r>
      <w:proofErr w:type="spellEnd"/>
      <w:r>
        <w:rPr>
          <w:rFonts w:ascii="Georgia" w:hAnsi="Georgia"/>
          <w:i/>
          <w:iCs/>
        </w:rPr>
        <w:t>, T., and Larsen, K. (eds), Flora of Thailand</w:t>
      </w:r>
      <w:r>
        <w:rPr>
          <w:rFonts w:ascii="Georgia" w:hAnsi="Georgia"/>
        </w:rPr>
        <w:t xml:space="preserve"> 7(4): 778-914.</w:t>
      </w:r>
    </w:p>
    <w:p w14:paraId="5197E82B" w14:textId="77777777" w:rsidR="00000000" w:rsidRDefault="00CF1008">
      <w:pPr>
        <w:pStyle w:val="NormalWeb"/>
        <w:divId w:val="1253272579"/>
        <w:rPr>
          <w:rFonts w:ascii="Georgia" w:hAnsi="Georgia"/>
        </w:rPr>
      </w:pPr>
      <w:r>
        <w:rPr>
          <w:rFonts w:ascii="Georgia" w:hAnsi="Georgia"/>
        </w:rPr>
        <w:t xml:space="preserve">Voradol, C., </w:t>
      </w:r>
      <w:proofErr w:type="spellStart"/>
      <w:r>
        <w:rPr>
          <w:rFonts w:ascii="Georgia" w:hAnsi="Georgia"/>
        </w:rPr>
        <w:t>Suphuntee</w:t>
      </w:r>
      <w:proofErr w:type="spell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Tetsana</w:t>
      </w:r>
      <w:proofErr w:type="spellEnd"/>
      <w:r>
        <w:rPr>
          <w:rFonts w:ascii="Georgia" w:hAnsi="Georgia"/>
        </w:rPr>
        <w:t xml:space="preserve">, N., </w:t>
      </w:r>
      <w:proofErr w:type="spellStart"/>
      <w:r>
        <w:rPr>
          <w:rFonts w:ascii="Georgia" w:hAnsi="Georgia"/>
        </w:rPr>
        <w:t>Poopath</w:t>
      </w:r>
      <w:proofErr w:type="spellEnd"/>
      <w:r>
        <w:rPr>
          <w:rFonts w:ascii="Georgia" w:hAnsi="Georgia"/>
        </w:rPr>
        <w:t xml:space="preserve">, M., and </w:t>
      </w:r>
      <w:proofErr w:type="spellStart"/>
      <w:r>
        <w:rPr>
          <w:rFonts w:ascii="Georgia" w:hAnsi="Georgia"/>
        </w:rPr>
        <w:t>Tanikkool</w:t>
      </w:r>
      <w:proofErr w:type="spellEnd"/>
      <w:r>
        <w:rPr>
          <w:rFonts w:ascii="Georgia" w:hAnsi="Georgia"/>
        </w:rPr>
        <w:t xml:space="preserve">, S. 2017. </w:t>
      </w:r>
      <w:r>
        <w:rPr>
          <w:rFonts w:ascii="Georgia" w:hAnsi="Georgia"/>
          <w:i/>
          <w:iCs/>
        </w:rPr>
        <w:t>Threatened Plants in Thailand</w:t>
      </w:r>
      <w:r>
        <w:rPr>
          <w:rFonts w:ascii="Georgia" w:hAnsi="Georgia"/>
        </w:rPr>
        <w:t>. Office of the Forest Her</w:t>
      </w:r>
      <w:r>
        <w:rPr>
          <w:rFonts w:ascii="Georgia" w:hAnsi="Georgia"/>
        </w:rPr>
        <w:t>barium, Forest and Plant Conservation Research Office, Bangkok.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8-19T21:54:00Z" w:initials="JP">
    <w:p w14:paraId="3BA32EF9" w14:textId="77777777" w:rsidR="00B412A6" w:rsidRDefault="00B412A6" w:rsidP="00784B61">
      <w:pPr>
        <w:pStyle w:val="CommentText"/>
      </w:pPr>
      <w:r>
        <w:rPr>
          <w:rStyle w:val="CommentReference"/>
        </w:rPr>
        <w:annotationRef/>
      </w:r>
      <w:r>
        <w:t>Check this</w:t>
      </w:r>
    </w:p>
  </w:comment>
  <w:comment w:id="5" w:author="Jack Plummer" w:date="2022-08-19T21:53:00Z" w:initials="JP">
    <w:p w14:paraId="442C40EF" w14:textId="375B202A" w:rsidR="00B412A6" w:rsidRDefault="00B412A6" w:rsidP="007354AF">
      <w:pPr>
        <w:pStyle w:val="CommentText"/>
      </w:pPr>
      <w:r>
        <w:rPr>
          <w:rStyle w:val="CommentReference"/>
        </w:rPr>
        <w:annotationRef/>
      </w:r>
      <w:r>
        <w:t>One mature individual or one specimen. Remove this sentence if based on one specimen.</w:t>
      </w:r>
    </w:p>
  </w:comment>
  <w:comment w:id="28" w:author="Jack Plummer" w:date="2022-08-19T21:57:00Z" w:initials="JP">
    <w:p w14:paraId="7F25C46C" w14:textId="77777777" w:rsidR="00C63B0A" w:rsidRDefault="00C63B0A" w:rsidP="005476C2">
      <w:pPr>
        <w:pStyle w:val="CommentText"/>
      </w:pPr>
      <w:r>
        <w:rPr>
          <w:rStyle w:val="CommentReference"/>
        </w:rPr>
        <w:annotationRef/>
      </w:r>
      <w:r>
        <w:t>Check this</w:t>
      </w:r>
    </w:p>
  </w:comment>
  <w:comment w:id="48" w:author="Jack Plummer" w:date="2022-08-19T21:59:00Z" w:initials="JP">
    <w:p w14:paraId="40244EAA" w14:textId="77777777" w:rsidR="00C63B0A" w:rsidRDefault="00C63B0A" w:rsidP="00DF6CF7">
      <w:pPr>
        <w:pStyle w:val="CommentText"/>
      </w:pPr>
      <w:r>
        <w:rPr>
          <w:rStyle w:val="CommentReference"/>
        </w:rPr>
        <w:annotationRef/>
      </w:r>
      <w:r>
        <w:t>Remove if based on one specimen, rather than explicit mention of individuals</w:t>
      </w:r>
    </w:p>
  </w:comment>
  <w:comment w:id="52" w:author="Jack Plummer" w:date="2022-08-19T22:00:00Z" w:initials="JP">
    <w:p w14:paraId="5E7BCD8E" w14:textId="77777777" w:rsidR="00C63B0A" w:rsidRDefault="00C63B0A" w:rsidP="00497B44">
      <w:pPr>
        <w:pStyle w:val="CommentText"/>
      </w:pPr>
      <w:r>
        <w:rPr>
          <w:rStyle w:val="CommentReference"/>
        </w:rPr>
        <w:annotationRef/>
      </w:r>
      <w:r>
        <w:t>Looks like this should be 1.6</w:t>
      </w:r>
    </w:p>
  </w:comment>
  <w:comment w:id="53" w:author="Jack Plummer" w:date="2022-08-19T22:00:00Z" w:initials="JP">
    <w:p w14:paraId="77080BEC" w14:textId="77777777" w:rsidR="00C63B0A" w:rsidRDefault="00C63B0A" w:rsidP="000F6C04">
      <w:pPr>
        <w:pStyle w:val="CommentText"/>
      </w:pPr>
      <w:r>
        <w:rPr>
          <w:rStyle w:val="CommentReference"/>
        </w:rPr>
        <w:annotationRef/>
      </w:r>
      <w:r>
        <w:t>Let's try and add information specific to the collection site here. Looks like tourism activities could be degrading habitat</w:t>
      </w:r>
    </w:p>
  </w:comment>
  <w:comment w:id="58" w:author="Jack Plummer" w:date="2022-08-19T22:01:00Z" w:initials="JP">
    <w:p w14:paraId="19A8FFE3" w14:textId="77777777" w:rsidR="00C63B0A" w:rsidRDefault="00C63B0A" w:rsidP="002F51D4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59" w:author="Jack Plummer" w:date="2022-08-19T22:03:00Z" w:initials="JP">
    <w:p w14:paraId="3CF7C5F2" w14:textId="77777777" w:rsidR="00CF1008" w:rsidRDefault="00CF1008" w:rsidP="00AC6C0B">
      <w:pPr>
        <w:pStyle w:val="CommentText"/>
      </w:pPr>
      <w:r>
        <w:rPr>
          <w:rStyle w:val="CommentReference"/>
        </w:rPr>
        <w:annotationRef/>
      </w:r>
      <w:r>
        <w:t xml:space="preserve">Should mention agriculture and urbanisation, </w:t>
      </w:r>
      <w:r>
        <w:rPr>
          <w:u w:val="single"/>
        </w:rPr>
        <w:t>if relevant.</w:t>
      </w:r>
      <w:r>
        <w:t xml:space="preserve"> However, it looks to me like the only likely threat at the type collection site is tourism activity.</w:t>
      </w:r>
    </w:p>
  </w:comment>
  <w:comment w:id="76" w:author="Jack Plummer" w:date="2022-08-19T22:03:00Z" w:initials="JP">
    <w:p w14:paraId="1B3AB01C" w14:textId="77777777" w:rsidR="00CF1008" w:rsidRDefault="00CF1008" w:rsidP="00B45953">
      <w:pPr>
        <w:pStyle w:val="CommentText"/>
      </w:pPr>
      <w:r>
        <w:rPr>
          <w:rStyle w:val="CommentReference"/>
        </w:rPr>
        <w:annotationRef/>
      </w:r>
      <w:r>
        <w:t xml:space="preserve">Add </w:t>
      </w:r>
      <w:r>
        <w:rPr>
          <w:i/>
          <w:iCs/>
        </w:rPr>
        <w:t xml:space="preserve">ex situ </w:t>
      </w:r>
      <w:r>
        <w:t>conservation measures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A32EF9" w15:done="0"/>
  <w15:commentEx w15:paraId="442C40EF" w15:done="0"/>
  <w15:commentEx w15:paraId="7F25C46C" w15:done="0"/>
  <w15:commentEx w15:paraId="40244EAA" w15:done="0"/>
  <w15:commentEx w15:paraId="5E7BCD8E" w15:done="0"/>
  <w15:commentEx w15:paraId="77080BEC" w15:done="0"/>
  <w15:commentEx w15:paraId="19A8FFE3" w15:done="0"/>
  <w15:commentEx w15:paraId="3CF7C5F2" w15:done="0"/>
  <w15:commentEx w15:paraId="1B3AB0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A852B" w16cex:dateUtc="2022-08-19T20:54:00Z"/>
  <w16cex:commentExtensible w16cex:durableId="26AA84EB" w16cex:dateUtc="2022-08-19T20:53:00Z"/>
  <w16cex:commentExtensible w16cex:durableId="26AA85E6" w16cex:dateUtc="2022-08-19T20:57:00Z"/>
  <w16cex:commentExtensible w16cex:durableId="26AA863B" w16cex:dateUtc="2022-08-19T20:59:00Z"/>
  <w16cex:commentExtensible w16cex:durableId="26AA8666" w16cex:dateUtc="2022-08-19T21:00:00Z"/>
  <w16cex:commentExtensible w16cex:durableId="26AA8697" w16cex:dateUtc="2022-08-19T21:00:00Z"/>
  <w16cex:commentExtensible w16cex:durableId="26AA86A8" w16cex:dateUtc="2022-08-19T21:01:00Z"/>
  <w16cex:commentExtensible w16cex:durableId="26AA8719" w16cex:dateUtc="2022-08-19T21:03:00Z"/>
  <w16cex:commentExtensible w16cex:durableId="26AA873D" w16cex:dateUtc="2022-08-19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A32EF9" w16cid:durableId="26AA852B"/>
  <w16cid:commentId w16cid:paraId="442C40EF" w16cid:durableId="26AA84EB"/>
  <w16cid:commentId w16cid:paraId="7F25C46C" w16cid:durableId="26AA85E6"/>
  <w16cid:commentId w16cid:paraId="40244EAA" w16cid:durableId="26AA863B"/>
  <w16cid:commentId w16cid:paraId="5E7BCD8E" w16cid:durableId="26AA8666"/>
  <w16cid:commentId w16cid:paraId="77080BEC" w16cid:durableId="26AA8697"/>
  <w16cid:commentId w16cid:paraId="19A8FFE3" w16cid:durableId="26AA86A8"/>
  <w16cid:commentId w16cid:paraId="3CF7C5F2" w16cid:durableId="26AA8719"/>
  <w16cid:commentId w16cid:paraId="1B3AB01C" w16cid:durableId="26AA87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A6"/>
    <w:rsid w:val="00B412A6"/>
    <w:rsid w:val="00C63B0A"/>
    <w:rsid w:val="00CF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0CF5C"/>
  <w15:chartTrackingRefBased/>
  <w15:docId w15:val="{F238F99A-5FAE-4D1E-994D-49E5D917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412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12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12A6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2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2A6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B412A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874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25327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lobalforestwatch.org/dashboards/country/THA/?category=summary&amp;location=WyJjb3VudHJ5IiwiVEhBIl0%3D&amp;map=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&amp;showMap=true" TargetMode="Externa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s://www.genesys-pg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A79328-7484-43FA-AAE5-2992EC4DD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EE3B59-1EC0-4115-8AB1-8688C40BC9C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E2BFD33-AAC9-4875-AD41-AF8F5A941BE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5D2B113-B296-4508-AC31-115C48F5C63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9B97780-4495-40CE-A837-CFFDFBB0123D}">
  <ds:schemaRefs>
    <ds:schemaRef ds:uri="http://schemas.microsoft.com/office/2006/documentManagement/types"/>
    <ds:schemaRef ds:uri="3174fa65-5130-4218-be7b-3006b691958f"/>
    <ds:schemaRef ds:uri="http://schemas.microsoft.com/office/infopath/2007/PartnerControls"/>
    <ds:schemaRef ds:uri="http://purl.org/dc/elements/1.1/"/>
    <ds:schemaRef ds:uri="http://schemas.microsoft.com/office/2006/metadata/properties"/>
    <ds:schemaRef ds:uri="150f78d0-e5c4-40ba-9879-1115501c63e5"/>
    <ds:schemaRef ds:uri="http://purl.org/dc/terms/"/>
    <ds:schemaRef ds:uri="http://schemas.openxmlformats.org/package/2006/metadata/core-properties"/>
    <ds:schemaRef ds:uri="590658d6-28a4-43df-8461-354b94568f6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1015</Words>
  <Characters>7414</Characters>
  <Application>Microsoft Office Word</Application>
  <DocSecurity>0</DocSecurity>
  <Lines>61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Syzygium kerrii</vt:lpstr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Syzygium kerrii</dc:title>
  <dc:subject/>
  <dc:creator>Jack Plummer</dc:creator>
  <cp:keywords/>
  <dc:description/>
  <cp:lastModifiedBy>Jack Plummer</cp:lastModifiedBy>
  <cp:revision>2</cp:revision>
  <dcterms:created xsi:type="dcterms:W3CDTF">2022-08-19T21:04:00Z</dcterms:created>
  <dcterms:modified xsi:type="dcterms:W3CDTF">2022-08-19T21:04:00Z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