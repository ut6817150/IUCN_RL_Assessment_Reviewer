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0A4A9" w14:textId="77777777" w:rsidR="00000000" w:rsidRDefault="00000000">
      <w:pPr>
        <w:jc w:val="center"/>
        <w:divId w:val="1700424484"/>
        <w:rPr>
          <w:rFonts w:ascii="Georgia" w:eastAsia="Times New Roman" w:hAnsi="Georgia"/>
          <w:b/>
          <w:bCs/>
          <w:sz w:val="29"/>
          <w:szCs w:val="29"/>
        </w:rPr>
      </w:pPr>
      <w:r>
        <w:rPr>
          <w:rFonts w:ascii="Georgia" w:eastAsia="Times New Roman" w:hAnsi="Georgia"/>
          <w:b/>
          <w:bCs/>
          <w:sz w:val="29"/>
          <w:szCs w:val="29"/>
        </w:rPr>
        <w:t>Draft</w:t>
      </w:r>
    </w:p>
    <w:p w14:paraId="7F29D589" w14:textId="77777777" w:rsidR="00000000" w:rsidRDefault="00000000">
      <w:pPr>
        <w:divId w:val="2058316071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noProof/>
          <w:sz w:val="18"/>
          <w:szCs w:val="18"/>
        </w:rPr>
        <w:drawing>
          <wp:inline distT="0" distB="0" distL="0" distR="0" wp14:anchorId="3327FFE4" wp14:editId="2090A546">
            <wp:extent cx="304800" cy="304800"/>
            <wp:effectExtent l="0" t="0" r="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1E96D" w14:textId="77777777" w:rsidR="00000000" w:rsidRDefault="00000000">
      <w:pPr>
        <w:shd w:val="clear" w:color="auto" w:fill="FFFFFF"/>
        <w:spacing w:before="100" w:beforeAutospacing="1" w:after="100" w:afterAutospacing="1"/>
        <w:jc w:val="right"/>
        <w:outlineLvl w:val="1"/>
        <w:divId w:val="2058316071"/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</w:pPr>
      <w:proofErr w:type="spellStart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Kaisupeea</w:t>
      </w:r>
      <w:proofErr w:type="spellEnd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</w:t>
      </w:r>
      <w:proofErr w:type="spellStart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herbacea</w:t>
      </w:r>
      <w:proofErr w:type="spellEnd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- (</w:t>
      </w:r>
      <w:proofErr w:type="spellStart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C.</w:t>
      </w:r>
      <w:proofErr w:type="gramStart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B.Clarke</w:t>
      </w:r>
      <w:proofErr w:type="spellEnd"/>
      <w:proofErr w:type="gramEnd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) </w:t>
      </w:r>
      <w:proofErr w:type="spellStart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B.L.Burtt</w:t>
      </w:r>
      <w:proofErr w:type="spellEnd"/>
    </w:p>
    <w:p w14:paraId="1594A96E" w14:textId="77777777" w:rsidR="00000000" w:rsidRDefault="00000000">
      <w:pPr>
        <w:jc w:val="right"/>
        <w:divId w:val="2058316071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sz w:val="18"/>
          <w:szCs w:val="18"/>
        </w:rPr>
        <w:t xml:space="preserve">PLANTAE - TRACHEOPHYTA - MAGNOLIOPSIDA - LAMIALES - GESNERIACEAE - </w:t>
      </w:r>
      <w:proofErr w:type="spellStart"/>
      <w:r>
        <w:rPr>
          <w:rFonts w:ascii="Georgia" w:eastAsia="Times New Roman" w:hAnsi="Georgia"/>
          <w:sz w:val="18"/>
          <w:szCs w:val="18"/>
        </w:rPr>
        <w:t>Kaisupeea</w:t>
      </w:r>
      <w:proofErr w:type="spellEnd"/>
      <w:r>
        <w:rPr>
          <w:rFonts w:ascii="Georgia" w:eastAsia="Times New Roman" w:hAnsi="Georgia"/>
          <w:sz w:val="18"/>
          <w:szCs w:val="18"/>
        </w:rPr>
        <w:t xml:space="preserve"> - </w:t>
      </w:r>
      <w:proofErr w:type="spellStart"/>
      <w:r>
        <w:rPr>
          <w:rFonts w:ascii="Georgia" w:eastAsia="Times New Roman" w:hAnsi="Georgia"/>
          <w:sz w:val="18"/>
          <w:szCs w:val="18"/>
        </w:rPr>
        <w:t>herbacea</w:t>
      </w:r>
      <w:proofErr w:type="spellEnd"/>
    </w:p>
    <w:p w14:paraId="0334A899" w14:textId="77777777" w:rsidR="00000000" w:rsidRDefault="00000000">
      <w:pPr>
        <w:pStyle w:val="NormalWeb"/>
        <w:divId w:val="292910738"/>
        <w:rPr>
          <w:rFonts w:ascii="Georgia" w:hAnsi="Georgia"/>
        </w:rPr>
      </w:pPr>
      <w:r>
        <w:rPr>
          <w:rStyle w:val="Strong"/>
          <w:rFonts w:ascii="Georgia" w:hAnsi="Georgia"/>
        </w:rPr>
        <w:t xml:space="preserve">Common Names: </w:t>
      </w:r>
      <w:proofErr w:type="spellStart"/>
      <w:r>
        <w:rPr>
          <w:rFonts w:ascii="Georgia" w:hAnsi="Georgia"/>
        </w:rPr>
        <w:t>Kaeo</w:t>
      </w:r>
      <w:proofErr w:type="spellEnd"/>
      <w:r>
        <w:rPr>
          <w:rFonts w:ascii="Georgia" w:hAnsi="Georgia"/>
        </w:rPr>
        <w:t xml:space="preserve"> Krai Lat (</w:t>
      </w:r>
      <w:proofErr w:type="spellStart"/>
      <w:r>
        <w:rPr>
          <w:rFonts w:ascii="Leelawadee UI" w:hAnsi="Leelawadee UI" w:cs="Leelawadee UI"/>
        </w:rPr>
        <w:t>แก้วไกรลาศ</w:t>
      </w:r>
      <w:proofErr w:type="spellEnd"/>
      <w:r>
        <w:rPr>
          <w:rFonts w:ascii="Georgia" w:hAnsi="Georgia"/>
        </w:rPr>
        <w:t>) (Thai)</w:t>
      </w:r>
      <w:r>
        <w:rPr>
          <w:rFonts w:ascii="Georgia" w:hAnsi="Georgia"/>
        </w:rPr>
        <w:br/>
      </w:r>
      <w:r>
        <w:rPr>
          <w:rStyle w:val="Strong"/>
          <w:rFonts w:ascii="Georgia" w:hAnsi="Georgia"/>
        </w:rPr>
        <w:t xml:space="preserve">Synonyms: </w:t>
      </w:r>
      <w:proofErr w:type="spellStart"/>
      <w:r>
        <w:rPr>
          <w:rFonts w:ascii="Georgia" w:hAnsi="Georgia"/>
        </w:rPr>
        <w:t>Boea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herbacea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C.</w:t>
      </w:r>
      <w:proofErr w:type="gramStart"/>
      <w:r>
        <w:rPr>
          <w:rFonts w:ascii="Georgia" w:hAnsi="Georgia"/>
        </w:rPr>
        <w:t>B.Clarke</w:t>
      </w:r>
      <w:proofErr w:type="spellEnd"/>
      <w:proofErr w:type="gramEnd"/>
    </w:p>
    <w:p w14:paraId="1634B294" w14:textId="77777777" w:rsidR="00000000" w:rsidRDefault="00000000">
      <w:pPr>
        <w:pStyle w:val="NormalWeb"/>
        <w:divId w:val="292910738"/>
        <w:rPr>
          <w:rFonts w:ascii="Georgia" w:hAnsi="Georgia"/>
        </w:rPr>
      </w:pPr>
      <w:r>
        <w:rPr>
          <w:rFonts w:ascii="Georgia" w:hAnsi="Georgia"/>
        </w:rPr>
        <w:t xml:space="preserve">Burtt (2001) established the genus </w:t>
      </w:r>
      <w:proofErr w:type="spellStart"/>
      <w:r>
        <w:rPr>
          <w:rFonts w:ascii="Georgia" w:hAnsi="Georgia"/>
        </w:rPr>
        <w:t>Kaisupeea</w:t>
      </w:r>
      <w:proofErr w:type="spellEnd"/>
      <w:r>
        <w:rPr>
          <w:rFonts w:ascii="Georgia" w:hAnsi="Georgia"/>
        </w:rPr>
        <w:t xml:space="preserve"> for </w:t>
      </w:r>
      <w:proofErr w:type="spellStart"/>
      <w:r>
        <w:rPr>
          <w:rFonts w:ascii="Georgia" w:hAnsi="Georgia"/>
        </w:rPr>
        <w:t>Boea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herbacea</w:t>
      </w:r>
      <w:proofErr w:type="spellEnd"/>
      <w:r>
        <w:rPr>
          <w:rFonts w:ascii="Georgia" w:hAnsi="Georgia"/>
        </w:rPr>
        <w:t xml:space="preserve">. </w:t>
      </w:r>
    </w:p>
    <w:tbl>
      <w:tblPr>
        <w:tblW w:w="0" w:type="auto"/>
        <w:jc w:val="center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4"/>
      </w:tblGrid>
      <w:tr w:rsidR="00000000" w14:paraId="481CFBC5" w14:textId="77777777">
        <w:trPr>
          <w:tblCellSpacing w:w="15" w:type="dxa"/>
          <w:jc w:val="center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EB385B2" w14:textId="77777777" w:rsidR="00000000" w:rsidRDefault="00000000">
            <w:pPr>
              <w:spacing w:after="75"/>
              <w:jc w:val="center"/>
              <w:rPr>
                <w:rFonts w:ascii="Georgia" w:eastAsia="Times New Roman" w:hAnsi="Georgia"/>
                <w:b/>
                <w:bCs/>
                <w:sz w:val="20"/>
                <w:szCs w:val="20"/>
              </w:rPr>
            </w:pPr>
            <w:r>
              <w:rPr>
                <w:rFonts w:ascii="Georgia" w:eastAsia="Times New Roman" w:hAnsi="Georgia"/>
                <w:b/>
                <w:bCs/>
                <w:sz w:val="20"/>
                <w:szCs w:val="20"/>
              </w:rPr>
              <w:t>Red List Status</w:t>
            </w:r>
          </w:p>
        </w:tc>
      </w:tr>
      <w:tr w:rsidR="00000000" w14:paraId="0AF6111D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F38305" w14:textId="77777777" w:rsidR="00000000" w:rsidRDefault="00000000">
            <w:pPr>
              <w:spacing w:after="75"/>
              <w:rPr>
                <w:rFonts w:ascii="Georgia" w:eastAsia="Times New Roman" w:hAnsi="Georgia"/>
                <w:sz w:val="20"/>
                <w:szCs w:val="20"/>
              </w:rPr>
            </w:pPr>
            <w:r>
              <w:rPr>
                <w:rFonts w:ascii="Georgia" w:eastAsia="Times New Roman" w:hAnsi="Georgia"/>
                <w:sz w:val="20"/>
                <w:szCs w:val="20"/>
              </w:rPr>
              <w:t>LC - Least Concern, (IUCN version 3.1)</w:t>
            </w:r>
          </w:p>
        </w:tc>
      </w:tr>
    </w:tbl>
    <w:p w14:paraId="1CFB4527" w14:textId="77777777" w:rsidR="00000000" w:rsidRDefault="00000000">
      <w:pPr>
        <w:pStyle w:val="Heading1"/>
        <w:divId w:val="1643457870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Red List Assessment</w:t>
      </w:r>
    </w:p>
    <w:p w14:paraId="6E98A4CF" w14:textId="77777777" w:rsidR="00000000" w:rsidRDefault="00000000">
      <w:pPr>
        <w:pStyle w:val="Heading2"/>
        <w:divId w:val="164345787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Information</w:t>
      </w:r>
    </w:p>
    <w:p w14:paraId="70F78984" w14:textId="77777777" w:rsidR="00000000" w:rsidRDefault="00000000">
      <w:pPr>
        <w:pStyle w:val="NormalWeb"/>
        <w:divId w:val="1643457870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Date of Assessment: </w:t>
      </w:r>
      <w:r>
        <w:rPr>
          <w:rFonts w:ascii="Georgia" w:hAnsi="Georgia"/>
        </w:rPr>
        <w:t>2022-08-14</w:t>
      </w:r>
    </w:p>
    <w:p w14:paraId="63637194" w14:textId="77777777" w:rsidR="00000000" w:rsidRDefault="00000000">
      <w:pPr>
        <w:pStyle w:val="NormalWeb"/>
        <w:divId w:val="1643457870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Assessor(s): </w:t>
      </w:r>
      <w:proofErr w:type="spellStart"/>
      <w:r>
        <w:rPr>
          <w:rFonts w:ascii="Georgia" w:hAnsi="Georgia"/>
        </w:rPr>
        <w:t>Triboun</w:t>
      </w:r>
      <w:proofErr w:type="spellEnd"/>
      <w:r>
        <w:rPr>
          <w:rFonts w:ascii="Georgia" w:hAnsi="Georgia"/>
        </w:rPr>
        <w:t>, P. &amp; Khorngton, S.</w:t>
      </w:r>
    </w:p>
    <w:p w14:paraId="790938DE" w14:textId="77777777" w:rsidR="00000000" w:rsidRDefault="00000000">
      <w:pPr>
        <w:pStyle w:val="NormalWeb"/>
        <w:divId w:val="1643457870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Regions: </w:t>
      </w:r>
      <w:r>
        <w:rPr>
          <w:rFonts w:ascii="Georgia" w:hAnsi="Georgia"/>
        </w:rPr>
        <w:t>Global</w:t>
      </w:r>
    </w:p>
    <w:p w14:paraId="71D79162" w14:textId="77777777" w:rsidR="00000000" w:rsidRDefault="00000000">
      <w:pPr>
        <w:pStyle w:val="Heading2"/>
        <w:divId w:val="164345787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Rationale</w:t>
      </w:r>
    </w:p>
    <w:p w14:paraId="75F15CCD" w14:textId="4136E724" w:rsidR="00000000" w:rsidRDefault="00000000">
      <w:pPr>
        <w:pStyle w:val="NormalWeb"/>
        <w:divId w:val="1643457870"/>
        <w:rPr>
          <w:rFonts w:ascii="Georgia" w:hAnsi="Georgia"/>
        </w:rPr>
      </w:pPr>
      <w:proofErr w:type="spellStart"/>
      <w:r>
        <w:rPr>
          <w:rStyle w:val="Emphasis"/>
          <w:rFonts w:ascii="Georgia" w:hAnsi="Georgia"/>
        </w:rPr>
        <w:t>Kaisupeea</w:t>
      </w:r>
      <w:proofErr w:type="spellEnd"/>
      <w:r>
        <w:rPr>
          <w:rStyle w:val="Emphasis"/>
          <w:rFonts w:ascii="Georgia" w:hAnsi="Georgia"/>
        </w:rPr>
        <w:t xml:space="preserve"> </w:t>
      </w:r>
      <w:proofErr w:type="spellStart"/>
      <w:r>
        <w:rPr>
          <w:rStyle w:val="Emphasis"/>
          <w:rFonts w:ascii="Georgia" w:hAnsi="Georgia"/>
        </w:rPr>
        <w:t>herbacea</w:t>
      </w:r>
      <w:proofErr w:type="spellEnd"/>
      <w:r>
        <w:rPr>
          <w:rStyle w:val="Emphasis"/>
          <w:rFonts w:ascii="Georgia" w:hAnsi="Georgia"/>
        </w:rPr>
        <w:t xml:space="preserve"> </w:t>
      </w:r>
      <w:r>
        <w:rPr>
          <w:rFonts w:ascii="Georgia" w:hAnsi="Georgia"/>
        </w:rPr>
        <w:t>has</w:t>
      </w:r>
      <w:ins w:id="0" w:author="Jack Plummer" w:date="2022-09-29T12:52:00Z">
        <w:r w:rsidR="00885D50">
          <w:rPr>
            <w:rFonts w:ascii="Georgia" w:hAnsi="Georgia"/>
          </w:rPr>
          <w:t xml:space="preserve"> a</w:t>
        </w:r>
      </w:ins>
      <w:r>
        <w:rPr>
          <w:rFonts w:ascii="Georgia" w:hAnsi="Georgia"/>
        </w:rPr>
        <w:t xml:space="preserve"> widespread</w:t>
      </w:r>
      <w:r>
        <w:rPr>
          <w:rStyle w:val="Emphasis"/>
          <w:rFonts w:ascii="Georgia" w:hAnsi="Georgia"/>
        </w:rPr>
        <w:t xml:space="preserve"> </w:t>
      </w:r>
      <w:r>
        <w:rPr>
          <w:rFonts w:ascii="Georgia" w:hAnsi="Georgia"/>
        </w:rPr>
        <w:t xml:space="preserve">distribution across Thailand, </w:t>
      </w:r>
      <w:proofErr w:type="gramStart"/>
      <w:r>
        <w:rPr>
          <w:rFonts w:ascii="Georgia" w:hAnsi="Georgia"/>
        </w:rPr>
        <w:t>Laos</w:t>
      </w:r>
      <w:proofErr w:type="gramEnd"/>
      <w:r>
        <w:rPr>
          <w:rFonts w:ascii="Georgia" w:hAnsi="Georgia"/>
        </w:rPr>
        <w:t xml:space="preserve"> and Myanmar. Its extent of occurrence (EOO) </w:t>
      </w:r>
      <w:ins w:id="1" w:author="Jack Plummer" w:date="2022-09-29T12:53:00Z">
        <w:r w:rsidR="00885D50">
          <w:rPr>
            <w:rFonts w:ascii="Georgia" w:hAnsi="Georgia"/>
          </w:rPr>
          <w:t>of</w:t>
        </w:r>
      </w:ins>
      <w:del w:id="2" w:author="Jack Plummer" w:date="2022-09-29T12:53:00Z">
        <w:r w:rsidDel="00885D50">
          <w:rPr>
            <w:rFonts w:ascii="Georgia" w:hAnsi="Georgia"/>
          </w:rPr>
          <w:delText>is</w:delText>
        </w:r>
      </w:del>
      <w:r>
        <w:rPr>
          <w:rFonts w:ascii="Georgia" w:hAnsi="Georgia"/>
        </w:rPr>
        <w:t xml:space="preserve"> 265,893 km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</w:rPr>
        <w:t xml:space="preserve"> comfortably exceeds the threshold value for </w:t>
      </w:r>
      <w:ins w:id="3" w:author="Jack Plummer" w:date="2022-09-29T12:53:00Z">
        <w:r w:rsidR="00B2069B">
          <w:rPr>
            <w:rFonts w:ascii="Georgia" w:hAnsi="Georgia"/>
          </w:rPr>
          <w:t xml:space="preserve">a </w:t>
        </w:r>
      </w:ins>
      <w:r>
        <w:rPr>
          <w:rFonts w:ascii="Georgia" w:hAnsi="Georgia"/>
        </w:rPr>
        <w:t>threatened category under criterion B1. Based on georeferenced herbarium specimens, the area of occupancy (AOO) is estimated as 44 km</w:t>
      </w:r>
      <w:r>
        <w:rPr>
          <w:rFonts w:ascii="Georgia" w:hAnsi="Georgia"/>
          <w:vertAlign w:val="superscript"/>
        </w:rPr>
        <w:t>2</w:t>
      </w:r>
      <w:ins w:id="4" w:author="Jack Plummer" w:date="2022-09-29T12:53:00Z">
        <w:r w:rsidR="00B2069B">
          <w:rPr>
            <w:rFonts w:ascii="Georgia" w:hAnsi="Georgia"/>
          </w:rPr>
          <w:t>, however, this is likely to represent an underestimate owing to incomplete botanical inventory</w:t>
        </w:r>
      </w:ins>
      <w:r>
        <w:rPr>
          <w:rFonts w:ascii="Georgia" w:hAnsi="Georgia"/>
        </w:rPr>
        <w:t xml:space="preserve">. </w:t>
      </w:r>
      <w:ins w:id="5" w:author="Jack Plummer" w:date="2022-09-29T12:54:00Z">
        <w:r w:rsidR="00B2069B">
          <w:rPr>
            <w:rFonts w:ascii="Georgia" w:hAnsi="Georgia"/>
          </w:rPr>
          <w:t xml:space="preserve">Based on known collections, </w:t>
        </w:r>
      </w:ins>
      <w:del w:id="6" w:author="Jack Plummer" w:date="2022-09-29T12:54:00Z">
        <w:r w:rsidDel="00B2069B">
          <w:rPr>
            <w:rFonts w:ascii="Georgia" w:hAnsi="Georgia"/>
          </w:rPr>
          <w:delText>T</w:delText>
        </w:r>
      </w:del>
      <w:ins w:id="7" w:author="Jack Plummer" w:date="2022-09-29T12:54:00Z">
        <w:r w:rsidR="00B2069B">
          <w:rPr>
            <w:rFonts w:ascii="Georgia" w:hAnsi="Georgia"/>
          </w:rPr>
          <w:t>t</w:t>
        </w:r>
      </w:ins>
      <w:r>
        <w:rPr>
          <w:rFonts w:ascii="Georgia" w:hAnsi="Georgia"/>
        </w:rPr>
        <w:t xml:space="preserve">he number of locations </w:t>
      </w:r>
      <w:ins w:id="8" w:author="Jack Plummer" w:date="2022-09-29T12:54:00Z">
        <w:r w:rsidR="00B2069B">
          <w:rPr>
            <w:rFonts w:ascii="Georgia" w:hAnsi="Georgia"/>
          </w:rPr>
          <w:t xml:space="preserve">narrowly </w:t>
        </w:r>
      </w:ins>
      <w:r>
        <w:rPr>
          <w:rFonts w:ascii="Georgia" w:hAnsi="Georgia"/>
        </w:rPr>
        <w:t>exceed</w:t>
      </w:r>
      <w:ins w:id="9" w:author="Jack Plummer" w:date="2022-09-29T12:54:00Z">
        <w:r w:rsidR="00B2069B">
          <w:rPr>
            <w:rFonts w:ascii="Georgia" w:hAnsi="Georgia"/>
          </w:rPr>
          <w:t>s</w:t>
        </w:r>
      </w:ins>
      <w:r>
        <w:rPr>
          <w:rFonts w:ascii="Georgia" w:hAnsi="Georgia"/>
        </w:rPr>
        <w:t xml:space="preserve"> the threshold value for threatened categories. </w:t>
      </w:r>
      <w:del w:id="10" w:author="Jack Plummer" w:date="2022-09-29T12:54:00Z">
        <w:r w:rsidDel="00B2069B">
          <w:rPr>
            <w:rFonts w:ascii="Georgia" w:hAnsi="Georgia"/>
          </w:rPr>
          <w:delText xml:space="preserve">However, many of the specimens were collected more than 20 years, though further research and survey work would be necessary to confirm this. </w:delText>
        </w:r>
      </w:del>
      <w:r>
        <w:rPr>
          <w:rFonts w:ascii="Georgia" w:hAnsi="Georgia"/>
        </w:rPr>
        <w:t xml:space="preserve">This species has been documented from </w:t>
      </w:r>
      <w:ins w:id="11" w:author="Jack Plummer" w:date="2022-09-29T12:55:00Z">
        <w:r w:rsidR="00B2069B">
          <w:rPr>
            <w:rFonts w:ascii="Georgia" w:hAnsi="Georgia"/>
          </w:rPr>
          <w:t xml:space="preserve">multiple </w:t>
        </w:r>
      </w:ins>
      <w:r>
        <w:rPr>
          <w:rFonts w:ascii="Georgia" w:hAnsi="Georgia"/>
        </w:rPr>
        <w:t xml:space="preserve">protected areas. It is unlikely that any threats would affect the extinction risk of the species in </w:t>
      </w:r>
      <w:del w:id="12" w:author="Jack Plummer" w:date="2022-09-29T12:56:00Z">
        <w:r w:rsidDel="00B2069B">
          <w:rPr>
            <w:rFonts w:ascii="Georgia" w:hAnsi="Georgia"/>
          </w:rPr>
          <w:delText xml:space="preserve">this </w:delText>
        </w:r>
      </w:del>
      <w:ins w:id="13" w:author="Jack Plummer" w:date="2022-09-29T12:56:00Z">
        <w:r w:rsidR="00B2069B">
          <w:rPr>
            <w:rFonts w:ascii="Georgia" w:hAnsi="Georgia"/>
          </w:rPr>
          <w:t xml:space="preserve">a short </w:t>
        </w:r>
      </w:ins>
      <w:r>
        <w:rPr>
          <w:rFonts w:ascii="Georgia" w:hAnsi="Georgia"/>
        </w:rPr>
        <w:t xml:space="preserve">time. The population </w:t>
      </w:r>
      <w:ins w:id="14" w:author="Jack Plummer" w:date="2022-09-29T12:56:00Z">
        <w:r w:rsidR="00B2069B">
          <w:rPr>
            <w:rFonts w:ascii="Georgia" w:hAnsi="Georgia"/>
          </w:rPr>
          <w:t xml:space="preserve">is </w:t>
        </w:r>
      </w:ins>
      <w:r>
        <w:rPr>
          <w:rFonts w:ascii="Georgia" w:hAnsi="Georgia"/>
        </w:rPr>
        <w:t>expected to be large</w:t>
      </w:r>
      <w:ins w:id="15" w:author="Jack Plummer" w:date="2022-09-29T12:56:00Z">
        <w:r w:rsidR="00B2069B">
          <w:rPr>
            <w:rFonts w:ascii="Georgia" w:hAnsi="Georgia"/>
          </w:rPr>
          <w:t>,</w:t>
        </w:r>
      </w:ins>
      <w:r>
        <w:rPr>
          <w:rFonts w:ascii="Georgia" w:hAnsi="Georgia"/>
        </w:rPr>
        <w:t xml:space="preserve"> but the population trend is unknown. The population is not to known to be severely fragmented or subject to extreme fluctuations. </w:t>
      </w:r>
      <w:del w:id="16" w:author="Jack Plummer" w:date="2022-09-29T12:55:00Z">
        <w:r w:rsidDel="00B2069B">
          <w:rPr>
            <w:rFonts w:ascii="Georgia" w:hAnsi="Georgia"/>
          </w:rPr>
          <w:delText xml:space="preserve">Further study would be necessary to establish the population </w:delText>
        </w:r>
      </w:del>
      <w:del w:id="17" w:author="Jack Plummer" w:date="2022-09-29T12:56:00Z">
        <w:r w:rsidDel="00B2069B">
          <w:rPr>
            <w:rFonts w:ascii="Georgia" w:hAnsi="Georgia"/>
          </w:rPr>
          <w:delText xml:space="preserve">status and trends. </w:delText>
        </w:r>
      </w:del>
      <w:r>
        <w:rPr>
          <w:rFonts w:ascii="Georgia" w:hAnsi="Georgia"/>
        </w:rPr>
        <w:t>It is assessed as Least Concern.</w:t>
      </w:r>
      <w:ins w:id="18" w:author="Jack Plummer" w:date="2022-09-29T12:56:00Z">
        <w:r w:rsidR="00B2069B">
          <w:rPr>
            <w:rFonts w:ascii="Georgia" w:hAnsi="Georgia"/>
          </w:rPr>
          <w:t xml:space="preserve"> </w:t>
        </w:r>
        <w:r w:rsidR="00B2069B">
          <w:rPr>
            <w:rFonts w:ascii="Georgia" w:hAnsi="Georgia"/>
          </w:rPr>
          <w:t>Many of the specimens were collected more than 20 years ago, thus further research and survey work is necessary to confirm its status and population trends.</w:t>
        </w:r>
      </w:ins>
    </w:p>
    <w:p w14:paraId="47821C95" w14:textId="77777777" w:rsidR="00000000" w:rsidRDefault="00000000">
      <w:pPr>
        <w:pStyle w:val="Heading1"/>
        <w:divId w:val="833028376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Distribution</w:t>
      </w:r>
    </w:p>
    <w:p w14:paraId="658F608F" w14:textId="77777777" w:rsidR="00000000" w:rsidRDefault="00000000">
      <w:pPr>
        <w:pStyle w:val="Heading2"/>
        <w:divId w:val="833028376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Geographic Range</w:t>
      </w:r>
    </w:p>
    <w:p w14:paraId="48784562" w14:textId="32CFE93A" w:rsidR="00000000" w:rsidRDefault="00000000">
      <w:pPr>
        <w:pStyle w:val="NormalWeb"/>
        <w:divId w:val="833028376"/>
        <w:rPr>
          <w:rStyle w:val="fontstyle01"/>
        </w:rPr>
      </w:pPr>
      <w:r>
        <w:rPr>
          <w:rFonts w:ascii="Georgia" w:hAnsi="Georgia"/>
        </w:rPr>
        <w:t xml:space="preserve">This species is known from Laos, </w:t>
      </w:r>
      <w:proofErr w:type="gramStart"/>
      <w:r>
        <w:rPr>
          <w:rFonts w:ascii="Georgia" w:hAnsi="Georgia"/>
        </w:rPr>
        <w:t>Myanmar</w:t>
      </w:r>
      <w:proofErr w:type="gramEnd"/>
      <w:r>
        <w:rPr>
          <w:rFonts w:ascii="Georgia" w:hAnsi="Georgia"/>
        </w:rPr>
        <w:t xml:space="preserve"> and Thailand. The extent of occurrence is </w:t>
      </w:r>
      <w:r>
        <w:rPr>
          <w:rStyle w:val="fontstyle01"/>
          <w:rFonts w:ascii="Georgia" w:hAnsi="Georgia"/>
        </w:rPr>
        <w:t>265,893 km</w:t>
      </w:r>
      <w:r>
        <w:rPr>
          <w:rStyle w:val="fontstyle01"/>
          <w:rFonts w:ascii="Georgia" w:hAnsi="Georgia"/>
          <w:vertAlign w:val="superscript"/>
        </w:rPr>
        <w:t xml:space="preserve">2 </w:t>
      </w:r>
      <w:r>
        <w:rPr>
          <w:rStyle w:val="fontstyle01"/>
          <w:rFonts w:ascii="Georgia" w:hAnsi="Georgia"/>
        </w:rPr>
        <w:t>and the area of occupancy is 44 km</w:t>
      </w:r>
      <w:r>
        <w:rPr>
          <w:rStyle w:val="fontstyle01"/>
          <w:rFonts w:ascii="Georgia" w:hAnsi="Georgia"/>
          <w:vertAlign w:val="superscript"/>
        </w:rPr>
        <w:t>2</w:t>
      </w:r>
      <w:del w:id="19" w:author="Jack Plummer" w:date="2022-09-29T12:56:00Z">
        <w:r w:rsidDel="00B2069B">
          <w:rPr>
            <w:rStyle w:val="fontstyle01"/>
            <w:rFonts w:ascii="Georgia" w:hAnsi="Georgia"/>
          </w:rPr>
          <w:delText xml:space="preserve"> which are an outside protected area</w:delText>
        </w:r>
      </w:del>
      <w:r>
        <w:rPr>
          <w:rStyle w:val="fontstyle01"/>
          <w:rFonts w:ascii="Georgia" w:hAnsi="Georgia"/>
        </w:rPr>
        <w:t>. It has a wide altitude range occurring between 100 and 1,300 m</w:t>
      </w:r>
      <w:ins w:id="20" w:author="Jack Plummer" w:date="2022-09-29T12:56:00Z">
        <w:r w:rsidR="00B2069B">
          <w:rPr>
            <w:rStyle w:val="fontstyle01"/>
            <w:rFonts w:ascii="Georgia" w:hAnsi="Georgia"/>
          </w:rPr>
          <w:t xml:space="preserve"> asl</w:t>
        </w:r>
      </w:ins>
      <w:r>
        <w:rPr>
          <w:rStyle w:val="fontstyle01"/>
          <w:rFonts w:ascii="Georgia" w:hAnsi="Georgia"/>
        </w:rPr>
        <w:t>.</w:t>
      </w:r>
    </w:p>
    <w:p w14:paraId="490AAEF9" w14:textId="77777777" w:rsidR="00000000" w:rsidRDefault="00000000">
      <w:pPr>
        <w:pStyle w:val="Heading2"/>
        <w:divId w:val="833028376"/>
        <w:rPr>
          <w:rFonts w:eastAsia="Times New Roman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Area of Occupancy (AOO)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6130"/>
      </w:tblGrid>
      <w:tr w:rsidR="00000000" w14:paraId="2ADB5F5E" w14:textId="77777777">
        <w:trPr>
          <w:divId w:val="833028376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9E74F4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Estimated area of occupancy (AOO) 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9D992A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4CCF6B62" w14:textId="77777777">
        <w:trPr>
          <w:divId w:val="833028376"/>
          <w:tblCellSpacing w:w="15" w:type="dxa"/>
        </w:trPr>
        <w:tc>
          <w:tcPr>
            <w:tcW w:w="0" w:type="auto"/>
            <w:vAlign w:val="center"/>
            <w:hideMark/>
          </w:tcPr>
          <w:p w14:paraId="3CE65F3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lastRenderedPageBreak/>
              <w:t>44</w:t>
            </w:r>
          </w:p>
        </w:tc>
        <w:tc>
          <w:tcPr>
            <w:tcW w:w="0" w:type="auto"/>
            <w:vAlign w:val="center"/>
            <w:hideMark/>
          </w:tcPr>
          <w:p w14:paraId="6CDF47B9" w14:textId="761F827A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Estimated from a 2 x 2 km grid cell for herbarium specimen point data mapp</w:t>
            </w:r>
            <w:ins w:id="21" w:author="Jack Plummer" w:date="2022-09-29T12:57:00Z">
              <w:r w:rsidR="00B2069B">
                <w:rPr>
                  <w:rFonts w:ascii="Georgia" w:eastAsia="Times New Roman" w:hAnsi="Georgia"/>
                  <w:sz w:val="18"/>
                  <w:szCs w:val="18"/>
                </w:rPr>
                <w:t>ed</w:t>
              </w:r>
            </w:ins>
            <w:del w:id="22" w:author="Jack Plummer" w:date="2022-09-29T12:57:00Z">
              <w:r w:rsidDel="00B2069B">
                <w:rPr>
                  <w:rFonts w:ascii="Georgia" w:eastAsia="Times New Roman" w:hAnsi="Georgia"/>
                  <w:sz w:val="18"/>
                  <w:szCs w:val="18"/>
                </w:rPr>
                <w:delText>ing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 xml:space="preserve"> using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2011).</w:t>
            </w:r>
          </w:p>
        </w:tc>
      </w:tr>
    </w:tbl>
    <w:p w14:paraId="4C576D16" w14:textId="77777777" w:rsidR="00000000" w:rsidRDefault="00000000">
      <w:pPr>
        <w:pStyle w:val="Heading2"/>
        <w:divId w:val="833028376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Extent of Occurrence (EOO)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1909"/>
        <w:gridCol w:w="5292"/>
      </w:tblGrid>
      <w:tr w:rsidR="00000000" w14:paraId="184A32D5" w14:textId="77777777">
        <w:trPr>
          <w:divId w:val="833028376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100C0B4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Estimated extent of occurrence (EOO)-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4ED9FD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EOO estimate calculated from Minimum Convex Polygon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B18FA61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15EE52D4" w14:textId="77777777">
        <w:trPr>
          <w:divId w:val="833028376"/>
          <w:tblCellSpacing w:w="15" w:type="dxa"/>
        </w:trPr>
        <w:tc>
          <w:tcPr>
            <w:tcW w:w="0" w:type="auto"/>
            <w:vAlign w:val="center"/>
            <w:hideMark/>
          </w:tcPr>
          <w:p w14:paraId="718CD5D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265893</w:t>
            </w:r>
          </w:p>
        </w:tc>
        <w:tc>
          <w:tcPr>
            <w:tcW w:w="0" w:type="auto"/>
            <w:vAlign w:val="center"/>
            <w:hideMark/>
          </w:tcPr>
          <w:p w14:paraId="42F394D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15A27EFC" w14:textId="2C849ECE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Estimated from a </w:t>
            </w:r>
            <w:del w:id="23" w:author="Jack Plummer" w:date="2022-09-29T12:57:00Z">
              <w:r w:rsidDel="00B2069B">
                <w:rPr>
                  <w:rFonts w:ascii="Georgia" w:eastAsia="Times New Roman" w:hAnsi="Georgia"/>
                  <w:sz w:val="18"/>
                  <w:szCs w:val="18"/>
                </w:rPr>
                <w:delText>2 x 2 km grid cell</w:delText>
              </w:r>
            </w:del>
            <w:ins w:id="24" w:author="Jack Plummer" w:date="2022-09-29T12:57:00Z">
              <w:r w:rsidR="00B2069B">
                <w:rPr>
                  <w:rFonts w:ascii="Georgia" w:eastAsia="Times New Roman" w:hAnsi="Georgia"/>
                  <w:sz w:val="18"/>
                  <w:szCs w:val="18"/>
                </w:rPr>
                <w:t>minimum convex polygon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for herbarium specimen point data mapp</w:t>
            </w:r>
            <w:ins w:id="25" w:author="Jack Plummer" w:date="2022-09-29T12:57:00Z">
              <w:r w:rsidR="00B2069B">
                <w:rPr>
                  <w:rFonts w:ascii="Georgia" w:eastAsia="Times New Roman" w:hAnsi="Georgia"/>
                  <w:sz w:val="18"/>
                  <w:szCs w:val="18"/>
                </w:rPr>
                <w:t>ed</w:t>
              </w:r>
            </w:ins>
            <w:del w:id="26" w:author="Jack Plummer" w:date="2022-09-29T12:57:00Z">
              <w:r w:rsidDel="00B2069B">
                <w:rPr>
                  <w:rFonts w:ascii="Georgia" w:eastAsia="Times New Roman" w:hAnsi="Georgia"/>
                  <w:sz w:val="18"/>
                  <w:szCs w:val="18"/>
                </w:rPr>
                <w:delText>ing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 xml:space="preserve"> using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2011).</w:t>
            </w:r>
            <w:ins w:id="27" w:author="Jack Plummer" w:date="2022-09-29T12:59:00Z">
              <w:r w:rsidR="00B2069B">
                <w:rPr>
                  <w:rFonts w:ascii="Georgia" w:eastAsia="Times New Roman" w:hAnsi="Georgia"/>
                  <w:sz w:val="18"/>
                  <w:szCs w:val="18"/>
                </w:rPr>
                <w:t xml:space="preserve"> </w:t>
              </w:r>
              <w:r w:rsidR="00B2069B">
                <w:rPr>
                  <w:rFonts w:ascii="Georgia" w:eastAsia="Times New Roman" w:hAnsi="Georgia"/>
                  <w:sz w:val="18"/>
                  <w:szCs w:val="18"/>
                </w:rPr>
                <w:t>It is likely that this figure represents an underestimate, as botanical inventory across the range is incomplete.</w:t>
              </w:r>
            </w:ins>
          </w:p>
        </w:tc>
      </w:tr>
    </w:tbl>
    <w:p w14:paraId="72EC5B37" w14:textId="77777777" w:rsidR="00000000" w:rsidRDefault="00000000">
      <w:pPr>
        <w:divId w:val="833028376"/>
        <w:rPr>
          <w:rStyle w:val="fontstyle01"/>
          <w:rFonts w:ascii="Georgia" w:eastAsia="Times New Roman" w:hAnsi="Georgia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4"/>
        <w:gridCol w:w="894"/>
        <w:gridCol w:w="1258"/>
      </w:tblGrid>
      <w:tr w:rsidR="00000000" w14:paraId="6C0FC934" w14:textId="77777777">
        <w:trPr>
          <w:divId w:val="833028376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07442C4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Continuing decline in extent of occurrence (EOO)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73247B9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Qualifier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EF65B0D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0AF5CBC0" w14:textId="77777777">
        <w:trPr>
          <w:divId w:val="833028376"/>
          <w:tblCellSpacing w:w="15" w:type="dxa"/>
        </w:trPr>
        <w:tc>
          <w:tcPr>
            <w:tcW w:w="0" w:type="auto"/>
            <w:vAlign w:val="center"/>
            <w:hideMark/>
          </w:tcPr>
          <w:p w14:paraId="34A6B4A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A6DE9C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5AF239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12964172" w14:textId="77777777" w:rsidR="00000000" w:rsidRDefault="00000000">
      <w:pPr>
        <w:pStyle w:val="Heading2"/>
        <w:divId w:val="833028376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Locations Information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7738"/>
      </w:tblGrid>
      <w:tr w:rsidR="00B2069B" w14:paraId="34822DAD" w14:textId="77777777">
        <w:trPr>
          <w:divId w:val="833028376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9596AD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Number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66464F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B2069B" w14:paraId="1B47F8E9" w14:textId="77777777">
        <w:trPr>
          <w:divId w:val="833028376"/>
          <w:tblCellSpacing w:w="15" w:type="dxa"/>
        </w:trPr>
        <w:tc>
          <w:tcPr>
            <w:tcW w:w="0" w:type="auto"/>
            <w:vAlign w:val="center"/>
            <w:hideMark/>
          </w:tcPr>
          <w:p w14:paraId="011F067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E46C032" w14:textId="6A3996C8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del w:id="28" w:author="Jack Plummer" w:date="2022-09-29T12:57:00Z">
              <w:r w:rsidDel="00B2069B">
                <w:rPr>
                  <w:rFonts w:ascii="Georgia" w:eastAsia="Times New Roman" w:hAnsi="Georgia"/>
                  <w:sz w:val="18"/>
                  <w:szCs w:val="18"/>
                </w:rPr>
                <w:delText>Estimated from a 2 x 2 km grid cell for herbarium specimen point data mapping using GeoCAT (Bachman et al. 2011).</w:delText>
              </w:r>
            </w:del>
            <w:ins w:id="29" w:author="Jack Plummer" w:date="2022-09-29T12:58:00Z">
              <w:r w:rsidR="00B2069B">
                <w:rPr>
                  <w:rFonts w:ascii="Georgia" w:eastAsia="Times New Roman" w:hAnsi="Georgia"/>
                  <w:sz w:val="18"/>
                  <w:szCs w:val="18"/>
                </w:rPr>
                <w:t>As known collection localities are geographically separated, they are viewed as distinct locations. It is likely that this figure represents an underestimate, as botanical inventory across the range is incomplete.</w:t>
              </w:r>
            </w:ins>
          </w:p>
        </w:tc>
      </w:tr>
    </w:tbl>
    <w:p w14:paraId="3324D135" w14:textId="77777777" w:rsidR="00000000" w:rsidRDefault="00000000">
      <w:pPr>
        <w:divId w:val="833028376"/>
        <w:rPr>
          <w:rStyle w:val="fontstyle01"/>
          <w:rFonts w:ascii="Georgia" w:eastAsia="Times New Roman" w:hAnsi="Georgia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0"/>
        <w:gridCol w:w="894"/>
        <w:gridCol w:w="1258"/>
      </w:tblGrid>
      <w:tr w:rsidR="00000000" w14:paraId="3E1396DC" w14:textId="77777777">
        <w:trPr>
          <w:divId w:val="833028376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67AB62F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Continuing decline in number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CABF5B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Qualifier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BFD4381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07708A28" w14:textId="77777777">
        <w:trPr>
          <w:divId w:val="833028376"/>
          <w:tblCellSpacing w:w="15" w:type="dxa"/>
        </w:trPr>
        <w:tc>
          <w:tcPr>
            <w:tcW w:w="0" w:type="auto"/>
            <w:vAlign w:val="center"/>
            <w:hideMark/>
          </w:tcPr>
          <w:p w14:paraId="108F5E7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6727242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3A3368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0370C639" w14:textId="77777777" w:rsidR="00000000" w:rsidRDefault="00000000">
      <w:pPr>
        <w:pStyle w:val="Heading2"/>
        <w:divId w:val="833028376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Very restricted AOO or number of locations (triggers VU D2)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1"/>
        <w:gridCol w:w="1258"/>
      </w:tblGrid>
      <w:tr w:rsidR="00000000" w14:paraId="03CF4A56" w14:textId="77777777">
        <w:trPr>
          <w:divId w:val="833028376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8713A3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Very restricted in area of occupancy (AOO) and/or #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AD2609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74394005" w14:textId="77777777">
        <w:trPr>
          <w:divId w:val="833028376"/>
          <w:tblCellSpacing w:w="15" w:type="dxa"/>
        </w:trPr>
        <w:tc>
          <w:tcPr>
            <w:tcW w:w="0" w:type="auto"/>
            <w:vAlign w:val="center"/>
            <w:hideMark/>
          </w:tcPr>
          <w:p w14:paraId="4263667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7A5D9C1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5359E5CB" w14:textId="77777777" w:rsidR="00000000" w:rsidRDefault="00000000">
      <w:pPr>
        <w:pStyle w:val="Heading2"/>
        <w:divId w:val="833028376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Elevation / Depth / Depth Zones</w:t>
      </w:r>
    </w:p>
    <w:p w14:paraId="3AD17ED4" w14:textId="77777777" w:rsidR="00000000" w:rsidRDefault="00000000">
      <w:pPr>
        <w:pStyle w:val="NormalWeb"/>
        <w:divId w:val="833028376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Lower Limit (in metres above sea level): </w:t>
      </w:r>
      <w:r>
        <w:rPr>
          <w:rFonts w:ascii="Georgia" w:hAnsi="Georgia"/>
        </w:rPr>
        <w:t>100</w:t>
      </w:r>
    </w:p>
    <w:p w14:paraId="11FB5BF1" w14:textId="77777777" w:rsidR="00000000" w:rsidRDefault="00000000">
      <w:pPr>
        <w:pStyle w:val="NormalWeb"/>
        <w:divId w:val="833028376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Upper Limit (in metres above sea level): </w:t>
      </w:r>
      <w:r>
        <w:rPr>
          <w:rFonts w:ascii="Georgia" w:hAnsi="Georgia"/>
        </w:rPr>
        <w:t>1300</w:t>
      </w:r>
    </w:p>
    <w:p w14:paraId="7302E69E" w14:textId="77777777" w:rsidR="00000000" w:rsidRDefault="00000000">
      <w:pPr>
        <w:pStyle w:val="Heading2"/>
        <w:divId w:val="833028376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Map Status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1142"/>
        <w:gridCol w:w="1735"/>
        <w:gridCol w:w="986"/>
        <w:gridCol w:w="1004"/>
        <w:gridCol w:w="1228"/>
        <w:gridCol w:w="1147"/>
        <w:gridCol w:w="1091"/>
      </w:tblGrid>
      <w:tr w:rsidR="00000000" w14:paraId="4483F0E7" w14:textId="77777777">
        <w:trPr>
          <w:divId w:val="833028376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15632D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Map Status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2E903E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Use map from previous assessment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047655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How the map was created, including data sources/methods used: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E06E1D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Please state reason for map not available: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911DF79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Data Sensitive?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DB708F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1E0983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Geographic range this applies to: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03B785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Date restriction imposed:</w:t>
            </w:r>
          </w:p>
        </w:tc>
      </w:tr>
      <w:tr w:rsidR="00000000" w14:paraId="203A360D" w14:textId="77777777">
        <w:trPr>
          <w:divId w:val="833028376"/>
          <w:tblCellSpacing w:w="15" w:type="dxa"/>
        </w:trPr>
        <w:tc>
          <w:tcPr>
            <w:tcW w:w="0" w:type="auto"/>
            <w:vAlign w:val="center"/>
            <w:hideMark/>
          </w:tcPr>
          <w:p w14:paraId="14BDA53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4A77D38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1FB6DE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Map created in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</w:t>
            </w:r>
            <w:r>
              <w:rPr>
                <w:rFonts w:ascii="Georgia" w:eastAsia="Times New Roman" w:hAnsi="Georgia"/>
                <w:sz w:val="18"/>
                <w:szCs w:val="18"/>
              </w:rPr>
              <w:lastRenderedPageBreak/>
              <w:t>et al. 2011) using point data from georeferenced herbarium specimen records.</w:t>
            </w:r>
          </w:p>
        </w:tc>
        <w:tc>
          <w:tcPr>
            <w:tcW w:w="0" w:type="auto"/>
            <w:vAlign w:val="center"/>
            <w:hideMark/>
          </w:tcPr>
          <w:p w14:paraId="55B46B7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lastRenderedPageBreak/>
              <w:t>-</w:t>
            </w:r>
          </w:p>
        </w:tc>
        <w:tc>
          <w:tcPr>
            <w:tcW w:w="0" w:type="auto"/>
            <w:vAlign w:val="center"/>
            <w:hideMark/>
          </w:tcPr>
          <w:p w14:paraId="058CB7B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26F988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E3B58B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5C7775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74384458" w14:textId="77777777" w:rsidR="00000000" w:rsidRDefault="00000000">
      <w:pPr>
        <w:pStyle w:val="Heading2"/>
        <w:divId w:val="833028376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Biogeographic Realms</w:t>
      </w:r>
    </w:p>
    <w:p w14:paraId="2DA2E9F1" w14:textId="77777777" w:rsidR="00000000" w:rsidRDefault="00000000">
      <w:pPr>
        <w:pStyle w:val="NormalWeb"/>
        <w:divId w:val="833028376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Biogeographic Realm: </w:t>
      </w:r>
      <w:proofErr w:type="spellStart"/>
      <w:r>
        <w:rPr>
          <w:rFonts w:ascii="Georgia" w:hAnsi="Georgia"/>
        </w:rPr>
        <w:t>Indomalayan</w:t>
      </w:r>
      <w:proofErr w:type="spellEnd"/>
    </w:p>
    <w:p w14:paraId="5DF593B2" w14:textId="77777777" w:rsidR="00000000" w:rsidRDefault="00000000">
      <w:pPr>
        <w:pStyle w:val="Heading1"/>
        <w:divId w:val="1050228603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Occurrence</w:t>
      </w:r>
    </w:p>
    <w:p w14:paraId="31300901" w14:textId="77777777" w:rsidR="00000000" w:rsidRDefault="00000000">
      <w:pPr>
        <w:pStyle w:val="Heading2"/>
        <w:divId w:val="1050228603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Countries of Occurrence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901"/>
        <w:gridCol w:w="657"/>
        <w:gridCol w:w="1430"/>
        <w:gridCol w:w="1154"/>
      </w:tblGrid>
      <w:tr w:rsidR="00000000" w14:paraId="0D3E8288" w14:textId="77777777">
        <w:trPr>
          <w:divId w:val="1050228603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AD6301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Country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5FF1209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Presence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563A189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Origin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A38DC7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Formerly Bred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26D7C19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Seasonality</w:t>
            </w:r>
          </w:p>
        </w:tc>
      </w:tr>
      <w:tr w:rsidR="00000000" w14:paraId="5B9EC649" w14:textId="77777777">
        <w:trPr>
          <w:divId w:val="1050228603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2225EC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Lao People's Democratic Republic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B9A6A5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DEF072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5F1C11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688DD4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0DA66D48" w14:textId="77777777">
        <w:trPr>
          <w:divId w:val="1050228603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529CD4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Myanmar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FB46F0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813A0A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407FDD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1A1F7A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1CF8B8A5" w14:textId="77777777">
        <w:trPr>
          <w:divId w:val="1050228603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4BB0BB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Thailand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6BC696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524880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5837F2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0B2231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</w:tbl>
    <w:p w14:paraId="0CD04785" w14:textId="77777777" w:rsidR="00000000" w:rsidRDefault="00000000">
      <w:pPr>
        <w:pStyle w:val="Heading1"/>
        <w:divId w:val="111947249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Population</w:t>
      </w:r>
    </w:p>
    <w:p w14:paraId="2D5467EC" w14:textId="3106B517" w:rsidR="00000000" w:rsidRDefault="00000000">
      <w:pPr>
        <w:pStyle w:val="NormalWeb"/>
        <w:divId w:val="111947249"/>
        <w:rPr>
          <w:rFonts w:ascii="Georgia" w:hAnsi="Georgia"/>
        </w:rPr>
      </w:pPr>
      <w:del w:id="30" w:author="Jack Plummer" w:date="2022-09-29T12:59:00Z">
        <w:r w:rsidDel="005C7565">
          <w:rPr>
            <w:rFonts w:ascii="Georgia" w:hAnsi="Georgia"/>
          </w:rPr>
          <w:delText xml:space="preserve">The species has been described as a wide distribution at Thailand, Laos and Myanmar. </w:delText>
        </w:r>
      </w:del>
      <w:r>
        <w:rPr>
          <w:rFonts w:ascii="Georgia" w:hAnsi="Georgia"/>
        </w:rPr>
        <w:t xml:space="preserve">No information is available around the size and status of subpopulations and the current population trend is unknown. Further research into population status and trends </w:t>
      </w:r>
      <w:del w:id="31" w:author="Jack Plummer" w:date="2022-09-29T12:59:00Z">
        <w:r w:rsidDel="005C7565">
          <w:rPr>
            <w:rFonts w:ascii="Georgia" w:hAnsi="Georgia"/>
          </w:rPr>
          <w:delText xml:space="preserve">are </w:delText>
        </w:r>
      </w:del>
      <w:ins w:id="32" w:author="Jack Plummer" w:date="2022-09-29T12:59:00Z">
        <w:r w:rsidR="005C7565">
          <w:rPr>
            <w:rFonts w:ascii="Georgia" w:hAnsi="Georgia"/>
          </w:rPr>
          <w:t>is</w:t>
        </w:r>
        <w:r w:rsidR="005C7565">
          <w:rPr>
            <w:rFonts w:ascii="Georgia" w:hAnsi="Georgia"/>
          </w:rPr>
          <w:t xml:space="preserve"> </w:t>
        </w:r>
      </w:ins>
      <w:r>
        <w:rPr>
          <w:rFonts w:ascii="Georgia" w:hAnsi="Georgia"/>
        </w:rPr>
        <w:t>required.</w:t>
      </w:r>
    </w:p>
    <w:p w14:paraId="1A23A1D4" w14:textId="77777777" w:rsidR="00000000" w:rsidRDefault="00000000">
      <w:pPr>
        <w:pStyle w:val="Heading2"/>
        <w:divId w:val="11194724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Population Information</w:t>
      </w:r>
    </w:p>
    <w:p w14:paraId="6403F45E" w14:textId="77777777" w:rsidR="00000000" w:rsidRDefault="00000000">
      <w:pPr>
        <w:pStyle w:val="NormalWeb"/>
        <w:divId w:val="111947249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Current Population Trend: </w:t>
      </w:r>
      <w:r>
        <w:rPr>
          <w:rFonts w:ascii="Georgia" w:hAnsi="Georgia"/>
        </w:rPr>
        <w:t>Unknown</w:t>
      </w:r>
    </w:p>
    <w:p w14:paraId="06C29664" w14:textId="77777777" w:rsidR="00000000" w:rsidRDefault="00000000">
      <w:pPr>
        <w:pStyle w:val="Heading1"/>
        <w:divId w:val="1758020589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Habitats and Ecology</w:t>
      </w:r>
    </w:p>
    <w:p w14:paraId="72101E71" w14:textId="77777777" w:rsidR="00000000" w:rsidRDefault="00000000">
      <w:pPr>
        <w:pStyle w:val="NormalWeb"/>
        <w:divId w:val="1758020589"/>
        <w:rPr>
          <w:rFonts w:ascii="Georgia" w:hAnsi="Georgia"/>
        </w:rPr>
      </w:pPr>
      <w:commentRangeStart w:id="33"/>
      <w:r>
        <w:rPr>
          <w:rFonts w:ascii="Georgia" w:hAnsi="Georgia"/>
        </w:rPr>
        <w:t xml:space="preserve">This species </w:t>
      </w:r>
      <w:commentRangeEnd w:id="33"/>
      <w:r w:rsidR="005C7565">
        <w:rPr>
          <w:rStyle w:val="CommentReference"/>
        </w:rPr>
        <w:commentReference w:id="33"/>
      </w:r>
      <w:r>
        <w:rPr>
          <w:rFonts w:ascii="Georgia" w:hAnsi="Georgia"/>
        </w:rPr>
        <w:t>was found in rock crevices near small waterfall.</w:t>
      </w:r>
    </w:p>
    <w:p w14:paraId="6F6CC404" w14:textId="77777777" w:rsidR="00000000" w:rsidRDefault="00000000">
      <w:pPr>
        <w:pStyle w:val="Heading2"/>
        <w:divId w:val="175802058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IUCN Habitats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3"/>
        <w:gridCol w:w="763"/>
        <w:gridCol w:w="1020"/>
        <w:gridCol w:w="1888"/>
      </w:tblGrid>
      <w:tr w:rsidR="00000000" w14:paraId="62F42945" w14:textId="77777777">
        <w:trPr>
          <w:divId w:val="1758020589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AA8CE1B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Habitat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8F7B70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23468FE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Suitability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FACCAFD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Major Importance?</w:t>
            </w:r>
          </w:p>
        </w:tc>
      </w:tr>
      <w:tr w:rsidR="00000000" w14:paraId="7865103A" w14:textId="77777777">
        <w:trPr>
          <w:divId w:val="1758020589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BE0225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1.5. Forest -&gt; Forest - Subtropical/Tropical Dry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092617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AB2B1E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Suitable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45EEAD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1AAC1CF9" w14:textId="77777777">
        <w:trPr>
          <w:divId w:val="1758020589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82C694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1.6. Forest -&gt; Forest - Subtropical/Tropical Moist Lowland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AD0559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56F3DB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Suitable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79E9AF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57E0401E" w14:textId="77777777" w:rsidR="00000000" w:rsidRDefault="00000000">
      <w:pPr>
        <w:pStyle w:val="Heading2"/>
        <w:divId w:val="175802058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Continuing Decline in Habitat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5"/>
        <w:gridCol w:w="1473"/>
        <w:gridCol w:w="1258"/>
      </w:tblGrid>
      <w:tr w:rsidR="00000000" w14:paraId="06BA5187" w14:textId="77777777">
        <w:trPr>
          <w:divId w:val="1758020589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108999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Continuing decline in area, extent and/or quality of habitat?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1F7FAE9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Qualifier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1618F11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03F37611" w14:textId="77777777">
        <w:trPr>
          <w:divId w:val="1758020589"/>
          <w:tblCellSpacing w:w="15" w:type="dxa"/>
        </w:trPr>
        <w:tc>
          <w:tcPr>
            <w:tcW w:w="0" w:type="auto"/>
            <w:vAlign w:val="center"/>
            <w:hideMark/>
          </w:tcPr>
          <w:p w14:paraId="34D64D0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C5707F3" w14:textId="7338F962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del w:id="34" w:author="Jack Plummer" w:date="2022-09-29T12:59:00Z">
              <w:r w:rsidDel="005C7565">
                <w:rPr>
                  <w:rFonts w:ascii="Georgia" w:eastAsia="Times New Roman" w:hAnsi="Georgia"/>
                  <w:sz w:val="18"/>
                  <w:szCs w:val="18"/>
                </w:rPr>
                <w:delText>Observed</w:delText>
              </w:r>
            </w:del>
            <w:ins w:id="35" w:author="Jack Plummer" w:date="2022-09-29T12:59:00Z">
              <w:r w:rsidR="005C7565">
                <w:rPr>
                  <w:rFonts w:ascii="Georgia" w:eastAsia="Times New Roman" w:hAnsi="Georgia"/>
                  <w:sz w:val="18"/>
                  <w:szCs w:val="18"/>
                </w:rPr>
                <w:t>Inferred</w:t>
              </w:r>
            </w:ins>
          </w:p>
        </w:tc>
        <w:tc>
          <w:tcPr>
            <w:tcW w:w="0" w:type="auto"/>
            <w:vAlign w:val="center"/>
            <w:hideMark/>
          </w:tcPr>
          <w:p w14:paraId="51D8C46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2E052B11" w14:textId="77777777" w:rsidR="00000000" w:rsidRDefault="00000000">
      <w:pPr>
        <w:pStyle w:val="Heading2"/>
        <w:divId w:val="175802058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Systems</w:t>
      </w:r>
    </w:p>
    <w:p w14:paraId="1751EA31" w14:textId="77777777" w:rsidR="00000000" w:rsidRDefault="00000000">
      <w:pPr>
        <w:pStyle w:val="NormalWeb"/>
        <w:divId w:val="1758020589"/>
        <w:rPr>
          <w:rFonts w:ascii="Georgia" w:hAnsi="Georgia"/>
        </w:rPr>
      </w:pPr>
      <w:r>
        <w:rPr>
          <w:rStyle w:val="datalabel1"/>
          <w:rFonts w:ascii="Georgia" w:hAnsi="Georgia"/>
        </w:rPr>
        <w:lastRenderedPageBreak/>
        <w:t xml:space="preserve">System: </w:t>
      </w:r>
      <w:r>
        <w:rPr>
          <w:rFonts w:ascii="Georgia" w:hAnsi="Georgia"/>
        </w:rPr>
        <w:t>Terrestrial</w:t>
      </w:r>
    </w:p>
    <w:p w14:paraId="3C922A6D" w14:textId="77777777" w:rsidR="00000000" w:rsidRDefault="00000000">
      <w:pPr>
        <w:pStyle w:val="Heading2"/>
        <w:divId w:val="175802058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Plant / Fungi Specific</w:t>
      </w:r>
    </w:p>
    <w:p w14:paraId="4E725C28" w14:textId="77777777" w:rsidR="00000000" w:rsidRDefault="00000000">
      <w:pPr>
        <w:pStyle w:val="NormalWeb"/>
        <w:divId w:val="1758020589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Wild relative of a crop? </w:t>
      </w:r>
      <w:r>
        <w:rPr>
          <w:rFonts w:ascii="Georgia" w:hAnsi="Georgia"/>
        </w:rPr>
        <w:t>No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</w:tblGrid>
      <w:tr w:rsidR="00000000" w14:paraId="67E1D4DC" w14:textId="77777777">
        <w:trPr>
          <w:divId w:val="1758020589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4464C17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Plant and Fungal Growth Forms</w:t>
            </w:r>
          </w:p>
        </w:tc>
      </w:tr>
      <w:tr w:rsidR="00000000" w14:paraId="42F80E57" w14:textId="77777777">
        <w:trPr>
          <w:divId w:val="1758020589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DAFF93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Annual</w:t>
            </w:r>
          </w:p>
        </w:tc>
      </w:tr>
      <w:tr w:rsidR="00000000" w14:paraId="7555F050" w14:textId="77777777">
        <w:trPr>
          <w:divId w:val="1758020589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14B004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Forb or Herb</w:t>
            </w:r>
          </w:p>
        </w:tc>
      </w:tr>
    </w:tbl>
    <w:p w14:paraId="7CF1356E" w14:textId="77777777" w:rsidR="00000000" w:rsidRDefault="00000000">
      <w:pPr>
        <w:pStyle w:val="Heading1"/>
        <w:divId w:val="2076391873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Use and Trade</w:t>
      </w:r>
    </w:p>
    <w:p w14:paraId="4C9BAD47" w14:textId="77777777" w:rsidR="00000000" w:rsidRDefault="00000000">
      <w:pPr>
        <w:pStyle w:val="Heading2"/>
        <w:divId w:val="2076391873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General Use and Trade Information</w:t>
      </w:r>
    </w:p>
    <w:p w14:paraId="0B53616D" w14:textId="36CFD371" w:rsidR="00000000" w:rsidRDefault="00000000">
      <w:pPr>
        <w:pStyle w:val="NormalWeb"/>
        <w:divId w:val="2076391873"/>
        <w:rPr>
          <w:ins w:id="36" w:author="Jack Plummer" w:date="2022-09-29T12:59:00Z"/>
          <w:rFonts w:ascii="Georgia" w:hAnsi="Georgia"/>
        </w:rPr>
      </w:pPr>
      <w:r>
        <w:rPr>
          <w:rStyle w:val="datalabel1"/>
          <w:rFonts w:ascii="Georgia" w:hAnsi="Georgia"/>
        </w:rPr>
        <w:t xml:space="preserve">Species not utilized: </w:t>
      </w:r>
      <w:r>
        <w:rPr>
          <w:rFonts w:ascii="Georgia" w:hAnsi="Georgia"/>
        </w:rPr>
        <w:t>true</w:t>
      </w:r>
    </w:p>
    <w:p w14:paraId="5DEF78CF" w14:textId="1F14E324" w:rsidR="005C7565" w:rsidRDefault="005C7565">
      <w:pPr>
        <w:pStyle w:val="NormalWeb"/>
        <w:divId w:val="2076391873"/>
        <w:rPr>
          <w:rFonts w:ascii="Georgia" w:hAnsi="Georgia"/>
        </w:rPr>
      </w:pPr>
      <w:ins w:id="37" w:author="Jack Plummer" w:date="2022-09-29T12:59:00Z">
        <w:r>
          <w:rPr>
            <w:rFonts w:ascii="Georgia" w:hAnsi="Georgia"/>
          </w:rPr>
          <w:t>This species is not known to be util</w:t>
        </w:r>
      </w:ins>
      <w:ins w:id="38" w:author="Jack Plummer" w:date="2022-09-29T13:00:00Z">
        <w:r>
          <w:rPr>
            <w:rFonts w:ascii="Georgia" w:hAnsi="Georgia"/>
          </w:rPr>
          <w:t>ised.</w:t>
        </w:r>
      </w:ins>
    </w:p>
    <w:p w14:paraId="18CD43E7" w14:textId="77777777" w:rsidR="00000000" w:rsidRDefault="00000000">
      <w:pPr>
        <w:pStyle w:val="Heading2"/>
        <w:divId w:val="2076391873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Non- Consumptive Use</w:t>
      </w:r>
    </w:p>
    <w:p w14:paraId="15B2BC54" w14:textId="77777777" w:rsidR="00000000" w:rsidRDefault="00000000">
      <w:pPr>
        <w:pStyle w:val="NormalWeb"/>
        <w:divId w:val="2076391873"/>
        <w:rPr>
          <w:rFonts w:ascii="Georgia" w:hAnsi="Georgia"/>
        </w:rPr>
      </w:pPr>
      <w:commentRangeStart w:id="39"/>
      <w:r>
        <w:rPr>
          <w:rStyle w:val="datalabel1"/>
          <w:rFonts w:ascii="Georgia" w:hAnsi="Georgia"/>
        </w:rPr>
        <w:t xml:space="preserve">Non-consumptive use of the species? </w:t>
      </w:r>
      <w:r>
        <w:rPr>
          <w:rFonts w:ascii="Georgia" w:hAnsi="Georgia"/>
        </w:rPr>
        <w:t>true</w:t>
      </w:r>
      <w:commentRangeEnd w:id="39"/>
      <w:r w:rsidR="005C7565">
        <w:rPr>
          <w:rStyle w:val="CommentReference"/>
        </w:rPr>
        <w:commentReference w:id="39"/>
      </w:r>
    </w:p>
    <w:p w14:paraId="04EF99F7" w14:textId="77777777" w:rsidR="00000000" w:rsidRDefault="00000000">
      <w:pPr>
        <w:pStyle w:val="Heading1"/>
        <w:divId w:val="614678993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Threats</w:t>
      </w:r>
    </w:p>
    <w:p w14:paraId="76F25C17" w14:textId="74E09D27" w:rsidR="00000000" w:rsidRDefault="00000000">
      <w:pPr>
        <w:pStyle w:val="NormalWeb"/>
        <w:divId w:val="614678993"/>
        <w:rPr>
          <w:rFonts w:ascii="Georgia" w:hAnsi="Georgia"/>
        </w:rPr>
      </w:pPr>
      <w:r>
        <w:rPr>
          <w:rFonts w:ascii="Georgia" w:hAnsi="Georgia"/>
        </w:rPr>
        <w:t xml:space="preserve">This species </w:t>
      </w:r>
      <w:ins w:id="40" w:author="Jack Plummer" w:date="2022-09-29T13:00:00Z">
        <w:r w:rsidR="005C7565">
          <w:rPr>
            <w:rFonts w:ascii="Georgia" w:hAnsi="Georgia"/>
          </w:rPr>
          <w:t>occupies a</w:t>
        </w:r>
      </w:ins>
      <w:del w:id="41" w:author="Jack Plummer" w:date="2022-09-29T13:00:00Z">
        <w:r w:rsidDel="005C7565">
          <w:rPr>
            <w:rFonts w:ascii="Georgia" w:hAnsi="Georgia"/>
          </w:rPr>
          <w:delText>is</w:delText>
        </w:r>
      </w:del>
      <w:r>
        <w:rPr>
          <w:rFonts w:ascii="Georgia" w:hAnsi="Georgia"/>
        </w:rPr>
        <w:t xml:space="preserve"> widespread distribution</w:t>
      </w:r>
      <w:ins w:id="42" w:author="Jack Plummer" w:date="2022-09-29T13:00:00Z">
        <w:r w:rsidR="005C7565">
          <w:rPr>
            <w:rFonts w:ascii="Georgia" w:hAnsi="Georgia"/>
          </w:rPr>
          <w:t xml:space="preserve"> and </w:t>
        </w:r>
      </w:ins>
      <w:del w:id="43" w:author="Jack Plummer" w:date="2022-09-29T13:00:00Z">
        <w:r w:rsidDel="005C7565">
          <w:rPr>
            <w:rFonts w:ascii="Georgia" w:hAnsi="Georgia"/>
          </w:rPr>
          <w:delText xml:space="preserve">. Moreover, this species </w:delText>
        </w:r>
      </w:del>
      <w:r>
        <w:rPr>
          <w:rFonts w:ascii="Georgia" w:hAnsi="Georgia"/>
        </w:rPr>
        <w:t xml:space="preserve">has been documented from </w:t>
      </w:r>
      <w:ins w:id="44" w:author="Jack Plummer" w:date="2022-09-29T13:00:00Z">
        <w:r w:rsidR="005C7565">
          <w:rPr>
            <w:rFonts w:ascii="Georgia" w:hAnsi="Georgia"/>
          </w:rPr>
          <w:t xml:space="preserve">multiple </w:t>
        </w:r>
      </w:ins>
      <w:r>
        <w:rPr>
          <w:rFonts w:ascii="Georgia" w:hAnsi="Georgia"/>
        </w:rPr>
        <w:t xml:space="preserve">protected areas. </w:t>
      </w:r>
      <w:ins w:id="45" w:author="Jack Plummer" w:date="2022-09-29T13:00:00Z">
        <w:r w:rsidR="005C7565">
          <w:rPr>
            <w:rFonts w:ascii="Georgia" w:hAnsi="Georgia"/>
          </w:rPr>
          <w:t xml:space="preserve">While it may be threatened at some collection sites by tourism and agricultural expansion, </w:t>
        </w:r>
      </w:ins>
      <w:del w:id="46" w:author="Jack Plummer" w:date="2022-09-29T13:00:00Z">
        <w:r w:rsidDel="005C7565">
          <w:rPr>
            <w:rFonts w:ascii="Georgia" w:hAnsi="Georgia"/>
          </w:rPr>
          <w:delText>I</w:delText>
        </w:r>
      </w:del>
      <w:ins w:id="47" w:author="Jack Plummer" w:date="2022-09-29T13:00:00Z">
        <w:r w:rsidR="005C7565">
          <w:rPr>
            <w:rFonts w:ascii="Georgia" w:hAnsi="Georgia"/>
          </w:rPr>
          <w:t>i</w:t>
        </w:r>
      </w:ins>
      <w:r>
        <w:rPr>
          <w:rFonts w:ascii="Georgia" w:hAnsi="Georgia"/>
        </w:rPr>
        <w:t xml:space="preserve">t is </w:t>
      </w:r>
      <w:del w:id="48" w:author="Jack Plummer" w:date="2022-09-29T13:00:00Z">
        <w:r w:rsidDel="005C7565">
          <w:rPr>
            <w:rFonts w:ascii="Georgia" w:hAnsi="Georgia"/>
          </w:rPr>
          <w:delText xml:space="preserve">therefore </w:delText>
        </w:r>
      </w:del>
      <w:r>
        <w:rPr>
          <w:rFonts w:ascii="Georgia" w:hAnsi="Georgia"/>
        </w:rPr>
        <w:t>considered unlikely that any ongoing threats will affect the extinction risk of the species in short time.</w:t>
      </w:r>
    </w:p>
    <w:p w14:paraId="4AC3C382" w14:textId="77777777" w:rsidR="00000000" w:rsidRDefault="00000000">
      <w:pPr>
        <w:pStyle w:val="Heading2"/>
        <w:divId w:val="614678993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Threats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1"/>
        <w:gridCol w:w="740"/>
        <w:gridCol w:w="842"/>
        <w:gridCol w:w="842"/>
        <w:gridCol w:w="1155"/>
      </w:tblGrid>
      <w:tr w:rsidR="00000000" w14:paraId="20E2EC28" w14:textId="77777777">
        <w:trPr>
          <w:divId w:val="614678993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330347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Threat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B594B5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Timing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BAD06F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7F176B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56438C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Impact Score</w:t>
            </w:r>
          </w:p>
        </w:tc>
      </w:tr>
      <w:tr w:rsidR="00000000" w14:paraId="017A210D" w14:textId="77777777">
        <w:trPr>
          <w:divId w:val="614678993"/>
          <w:tblCellSpacing w:w="15" w:type="dxa"/>
        </w:trPr>
        <w:tc>
          <w:tcPr>
            <w:tcW w:w="0" w:type="auto"/>
            <w:vAlign w:val="center"/>
            <w:hideMark/>
          </w:tcPr>
          <w:p w14:paraId="3C8A877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1.3. Residential &amp; commercial development -&gt; Tourism &amp; recreation areas</w:t>
            </w:r>
          </w:p>
        </w:tc>
        <w:tc>
          <w:tcPr>
            <w:tcW w:w="0" w:type="auto"/>
            <w:vAlign w:val="center"/>
            <w:hideMark/>
          </w:tcPr>
          <w:p w14:paraId="297C686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24BF094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4FD3769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7E78F5C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07D84B5B" w14:textId="77777777">
        <w:trPr>
          <w:divId w:val="614678993"/>
          <w:tblCellSpacing w:w="15" w:type="dxa"/>
        </w:trPr>
        <w:tc>
          <w:tcPr>
            <w:tcW w:w="0" w:type="auto"/>
            <w:vAlign w:val="center"/>
            <w:hideMark/>
          </w:tcPr>
          <w:p w14:paraId="45529B1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2.1.1. Agriculture &amp; aquaculture -&gt; Annual &amp; perennial non-timber crops -&gt; Shifting agriculture</w:t>
            </w:r>
          </w:p>
        </w:tc>
        <w:tc>
          <w:tcPr>
            <w:tcW w:w="0" w:type="auto"/>
            <w:vAlign w:val="center"/>
            <w:hideMark/>
          </w:tcPr>
          <w:p w14:paraId="0D153B2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028BB63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44D939E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5C8F7DC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2292589D" w14:textId="77777777">
        <w:trPr>
          <w:divId w:val="614678993"/>
          <w:tblCellSpacing w:w="15" w:type="dxa"/>
        </w:trPr>
        <w:tc>
          <w:tcPr>
            <w:tcW w:w="0" w:type="auto"/>
            <w:vAlign w:val="center"/>
            <w:hideMark/>
          </w:tcPr>
          <w:p w14:paraId="0FCF874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2.1.2. Agriculture &amp; aquaculture -&gt; Annual &amp; perennial non-timber crops -&gt; Small-holder farming</w:t>
            </w:r>
          </w:p>
        </w:tc>
        <w:tc>
          <w:tcPr>
            <w:tcW w:w="0" w:type="auto"/>
            <w:vAlign w:val="center"/>
            <w:hideMark/>
          </w:tcPr>
          <w:p w14:paraId="2786530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672B833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0B55A8C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7037AA6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</w:tbl>
    <w:p w14:paraId="635E5547" w14:textId="77777777" w:rsidR="00000000" w:rsidRDefault="00000000">
      <w:pPr>
        <w:pStyle w:val="Heading1"/>
        <w:divId w:val="796535292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Conservation</w:t>
      </w:r>
    </w:p>
    <w:p w14:paraId="34FA6141" w14:textId="4A4E0990" w:rsidR="00000000" w:rsidRDefault="00000000">
      <w:pPr>
        <w:pStyle w:val="NormalWeb"/>
        <w:divId w:val="796535292"/>
        <w:rPr>
          <w:rFonts w:ascii="Georgia" w:hAnsi="Georgia"/>
        </w:rPr>
      </w:pPr>
      <w:r>
        <w:rPr>
          <w:rFonts w:ascii="Georgia" w:hAnsi="Georgia"/>
        </w:rPr>
        <w:t xml:space="preserve">This species is not known to be represented in </w:t>
      </w:r>
      <w:r>
        <w:rPr>
          <w:rStyle w:val="Emphasis"/>
          <w:rFonts w:ascii="Georgia" w:hAnsi="Georgia"/>
        </w:rPr>
        <w:t xml:space="preserve">ex situ </w:t>
      </w:r>
      <w:r>
        <w:rPr>
          <w:rFonts w:ascii="Georgia" w:hAnsi="Georgia"/>
        </w:rPr>
        <w:t>conservation in botanic gardens or gene bank</w:t>
      </w:r>
      <w:del w:id="49" w:author="Jack Plummer" w:date="2022-09-29T13:01:00Z">
        <w:r w:rsidDel="005C7565">
          <w:rPr>
            <w:rFonts w:ascii="Georgia" w:hAnsi="Georgia"/>
          </w:rPr>
          <w:delText>.</w:delText>
        </w:r>
      </w:del>
      <w:r>
        <w:rPr>
          <w:rFonts w:ascii="Georgia" w:hAnsi="Georgia"/>
        </w:rPr>
        <w:t xml:space="preserve"> (BGCI 2022, </w:t>
      </w: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 2022). This species has been recorded from </w:t>
      </w:r>
      <w:ins w:id="50" w:author="Jack Plummer" w:date="2022-09-29T13:01:00Z">
        <w:r w:rsidR="005C7565">
          <w:rPr>
            <w:rFonts w:ascii="Georgia" w:hAnsi="Georgia"/>
          </w:rPr>
          <w:t xml:space="preserve">multiple </w:t>
        </w:r>
      </w:ins>
      <w:r>
        <w:rPr>
          <w:rFonts w:ascii="Georgia" w:hAnsi="Georgia"/>
        </w:rPr>
        <w:t xml:space="preserve">protected areas across its range. As the species is not known to be represented in </w:t>
      </w:r>
      <w:r>
        <w:rPr>
          <w:rStyle w:val="Emphasis"/>
          <w:rFonts w:ascii="Georgia" w:hAnsi="Georgia"/>
        </w:rPr>
        <w:t xml:space="preserve">ex situ </w:t>
      </w:r>
      <w:r>
        <w:rPr>
          <w:rFonts w:ascii="Georgia" w:hAnsi="Georgia"/>
        </w:rPr>
        <w:t>conservation, collection of germplasm from wild plants is recommended.</w:t>
      </w:r>
    </w:p>
    <w:p w14:paraId="0471DA00" w14:textId="77777777" w:rsidR="00000000" w:rsidRDefault="00000000">
      <w:pPr>
        <w:pStyle w:val="Heading2"/>
        <w:divId w:val="79653529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Conservation Actions In- Place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530"/>
      </w:tblGrid>
      <w:tr w:rsidR="00000000" w14:paraId="5A0C30DF" w14:textId="77777777">
        <w:trPr>
          <w:divId w:val="796535292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EC4EE3F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lastRenderedPageBreak/>
              <w:t>Action Recovery Plan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3F49BDD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7BD29300" w14:textId="77777777">
        <w:trPr>
          <w:divId w:val="796535292"/>
          <w:tblCellSpacing w:w="15" w:type="dxa"/>
        </w:trPr>
        <w:tc>
          <w:tcPr>
            <w:tcW w:w="0" w:type="auto"/>
            <w:vAlign w:val="center"/>
            <w:hideMark/>
          </w:tcPr>
          <w:p w14:paraId="20BBAEB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5B2A2B7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585E633B" w14:textId="77777777" w:rsidR="00000000" w:rsidRDefault="00000000">
      <w:pPr>
        <w:divId w:val="796535292"/>
        <w:rPr>
          <w:rFonts w:ascii="Georgia" w:eastAsia="Times New Roman" w:hAnsi="Georgia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4578"/>
      </w:tblGrid>
      <w:tr w:rsidR="00000000" w14:paraId="7E4218A6" w14:textId="77777777">
        <w:trPr>
          <w:divId w:val="796535292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811AE91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Occur in at least one PA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962CC3E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246A19F4" w14:textId="77777777">
        <w:trPr>
          <w:divId w:val="796535292"/>
          <w:tblCellSpacing w:w="15" w:type="dxa"/>
        </w:trPr>
        <w:tc>
          <w:tcPr>
            <w:tcW w:w="0" w:type="auto"/>
            <w:vAlign w:val="center"/>
            <w:hideMark/>
          </w:tcPr>
          <w:p w14:paraId="48B8860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9F984D7" w14:textId="3361027A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Recorded from</w:t>
            </w:r>
            <w:ins w:id="51" w:author="Jack Plummer" w:date="2022-09-29T13:01:00Z">
              <w:r w:rsidR="005C7565">
                <w:rPr>
                  <w:rFonts w:ascii="Georgia" w:eastAsia="Times New Roman" w:hAnsi="Georgia"/>
                  <w:sz w:val="18"/>
                  <w:szCs w:val="18"/>
                </w:rPr>
                <w:t xml:space="preserve"> multiple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protected area</w:t>
            </w:r>
            <w:ins w:id="52" w:author="Jack Plummer" w:date="2022-09-29T13:01:00Z">
              <w:r w:rsidR="005C7565">
                <w:rPr>
                  <w:rFonts w:ascii="Georgia" w:eastAsia="Times New Roman" w:hAnsi="Georgia"/>
                  <w:sz w:val="18"/>
                  <w:szCs w:val="18"/>
                </w:rPr>
                <w:t>s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across its range.</w:t>
            </w:r>
          </w:p>
        </w:tc>
      </w:tr>
    </w:tbl>
    <w:p w14:paraId="1572640F" w14:textId="77777777" w:rsidR="00000000" w:rsidRDefault="00000000">
      <w:pPr>
        <w:divId w:val="796535292"/>
        <w:rPr>
          <w:rFonts w:ascii="Georgia" w:eastAsia="Times New Roman" w:hAnsi="Georgia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6608"/>
      </w:tblGrid>
      <w:tr w:rsidR="00000000" w14:paraId="544826CA" w14:textId="77777777">
        <w:trPr>
          <w:divId w:val="796535292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07552B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Subject to ex-situ conservation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FF20F7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12D1B2BB" w14:textId="77777777">
        <w:trPr>
          <w:divId w:val="796535292"/>
          <w:tblCellSpacing w:w="15" w:type="dxa"/>
        </w:trPr>
        <w:tc>
          <w:tcPr>
            <w:tcW w:w="0" w:type="auto"/>
            <w:vAlign w:val="center"/>
            <w:hideMark/>
          </w:tcPr>
          <w:p w14:paraId="6F04F61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C60A61F" w14:textId="6DE90115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Not known to be represented in ex situ conservation in botanic gardens or gene bank</w:t>
            </w:r>
            <w:ins w:id="53" w:author="Jack Plummer" w:date="2022-09-29T13:03:00Z">
              <w:r w:rsidR="005C7565">
                <w:rPr>
                  <w:rFonts w:ascii="Georgia" w:eastAsia="Times New Roman" w:hAnsi="Georgia"/>
                  <w:sz w:val="18"/>
                  <w:szCs w:val="18"/>
                </w:rPr>
                <w:t>s</w:t>
              </w:r>
            </w:ins>
            <w:del w:id="54" w:author="Jack Plummer" w:date="2022-09-29T13:03:00Z">
              <w:r w:rsidDel="005C7565">
                <w:rPr>
                  <w:rFonts w:ascii="Georgia" w:eastAsia="Times New Roman" w:hAnsi="Georgia"/>
                  <w:sz w:val="18"/>
                  <w:szCs w:val="18"/>
                </w:rPr>
                <w:delText>.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 xml:space="preserve"> (BGCI 2022,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Genesys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2022).</w:t>
            </w:r>
          </w:p>
        </w:tc>
      </w:tr>
    </w:tbl>
    <w:p w14:paraId="11C25DA5" w14:textId="77777777" w:rsidR="00000000" w:rsidRDefault="00000000">
      <w:pPr>
        <w:pStyle w:val="Heading2"/>
        <w:divId w:val="79653529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Important Conservation Actions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7"/>
        <w:gridCol w:w="530"/>
      </w:tblGrid>
      <w:tr w:rsidR="00000000" w14:paraId="6A3A1509" w14:textId="77777777">
        <w:trPr>
          <w:divId w:val="796535292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88F2EC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Conservation Actions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80245B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24E3419C" w14:textId="77777777">
        <w:trPr>
          <w:divId w:val="79653529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145EF0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3.4.1. Species management -&gt; Ex-situ conservation -&gt; Captive breeding/artificial propagation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2EEF96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34A82EA3" w14:textId="77777777">
        <w:trPr>
          <w:divId w:val="79653529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D58B8F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3.4.2. Species management -&gt; Ex-situ conservation -&gt; Genome resource bank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FBBDA0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3311F2DD" w14:textId="77777777" w:rsidR="00000000" w:rsidRDefault="00000000">
      <w:pPr>
        <w:pStyle w:val="Heading2"/>
        <w:divId w:val="79653529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Research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4"/>
        <w:gridCol w:w="530"/>
      </w:tblGrid>
      <w:tr w:rsidR="00000000" w14:paraId="5D39814C" w14:textId="77777777">
        <w:trPr>
          <w:divId w:val="796535292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29EE55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Research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4D151BD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0370099D" w14:textId="77777777">
        <w:trPr>
          <w:divId w:val="79653529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2221EF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1.2. Research -&gt; Population size, distribution &amp;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209F7B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45ED9070" w14:textId="77777777">
        <w:trPr>
          <w:divId w:val="79653529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C2D7B0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1.5. Research -&gt; Threats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7D51E0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28109132" w14:textId="77777777">
        <w:trPr>
          <w:divId w:val="79653529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5CB04C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3.1. Monitoring -&gt; Population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884572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24936529" w14:textId="77777777">
        <w:trPr>
          <w:divId w:val="79653529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E9EE1B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 Monitoring -&gt; Habitat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045E5F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459C8D1E" w14:textId="77777777" w:rsidR="00000000" w:rsidRDefault="00000000">
      <w:pPr>
        <w:pStyle w:val="Heading1"/>
        <w:divId w:val="159739722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Ecosystem Services</w:t>
      </w:r>
    </w:p>
    <w:p w14:paraId="21DE8CB8" w14:textId="77777777" w:rsidR="00000000" w:rsidRDefault="00000000">
      <w:pPr>
        <w:pStyle w:val="Heading2"/>
        <w:divId w:val="15973972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Ecosystem Services Provided by the Species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5947"/>
      </w:tblGrid>
      <w:tr w:rsidR="00000000" w14:paraId="7F2FBEDA" w14:textId="77777777">
        <w:trPr>
          <w:divId w:val="159739722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1C939FE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Insufficient Information Available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FC2CC9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Style w:val="redfont"/>
                <w:rFonts w:ascii="Georgia" w:eastAsia="Times New Roman" w:hAnsi="Georgia"/>
                <w:b/>
                <w:bCs/>
                <w:sz w:val="18"/>
                <w:szCs w:val="18"/>
              </w:rPr>
              <w:t>All coded services should have an importance score of 5 - Not Known.</w:t>
            </w:r>
          </w:p>
        </w:tc>
      </w:tr>
      <w:tr w:rsidR="00000000" w14:paraId="7459E97F" w14:textId="77777777">
        <w:trPr>
          <w:divId w:val="159739722"/>
          <w:tblCellSpacing w:w="15" w:type="dxa"/>
        </w:trPr>
        <w:tc>
          <w:tcPr>
            <w:tcW w:w="0" w:type="auto"/>
            <w:vAlign w:val="center"/>
            <w:hideMark/>
          </w:tcPr>
          <w:p w14:paraId="65B9B70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20AEFE2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385FB595" w14:textId="77777777" w:rsidR="00000000" w:rsidRDefault="00000000">
      <w:pPr>
        <w:pStyle w:val="NormalWeb"/>
        <w:divId w:val="159739722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Species provides no ecosystem services: </w:t>
      </w:r>
      <w:r>
        <w:rPr>
          <w:rFonts w:ascii="Georgia" w:hAnsi="Georgia"/>
        </w:rPr>
        <w:t>true</w:t>
      </w:r>
    </w:p>
    <w:p w14:paraId="4AC5E620" w14:textId="77777777" w:rsidR="00000000" w:rsidRDefault="00000000">
      <w:pPr>
        <w:pStyle w:val="Heading1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Bibliography</w:t>
      </w:r>
    </w:p>
    <w:p w14:paraId="251A4107" w14:textId="77777777" w:rsidR="00000000" w:rsidRDefault="00000000">
      <w:pPr>
        <w:pStyle w:val="NormalWeb"/>
        <w:divId w:val="615868052"/>
        <w:rPr>
          <w:rFonts w:ascii="Georgia" w:hAnsi="Georgia"/>
        </w:rPr>
      </w:pPr>
      <w:r>
        <w:rPr>
          <w:rFonts w:ascii="Georgia" w:hAnsi="Georgia"/>
        </w:rPr>
        <w:t xml:space="preserve">BGCI. 2022. Botanic Gardens Conservation International (BGCI) - </w:t>
      </w:r>
      <w:proofErr w:type="spellStart"/>
      <w:r>
        <w:rPr>
          <w:rFonts w:ascii="Georgia" w:hAnsi="Georgia"/>
        </w:rPr>
        <w:t>PlantSearch</w:t>
      </w:r>
      <w:proofErr w:type="spellEnd"/>
      <w:r>
        <w:rPr>
          <w:rFonts w:ascii="Georgia" w:hAnsi="Georgia"/>
        </w:rPr>
        <w:t xml:space="preserve">. Available at: </w:t>
      </w:r>
      <w:hyperlink r:id="rId9" w:history="1">
        <w:r>
          <w:rPr>
            <w:rStyle w:val="Hyperlink"/>
            <w:rFonts w:ascii="Georgia" w:hAnsi="Georgia"/>
          </w:rPr>
          <w:t>https://tools.bgci.org/plant_search.php</w:t>
        </w:r>
      </w:hyperlink>
      <w:r>
        <w:rPr>
          <w:rFonts w:ascii="Georgia" w:hAnsi="Georgia"/>
        </w:rPr>
        <w:t xml:space="preserve">. </w:t>
      </w:r>
    </w:p>
    <w:p w14:paraId="7B3D767E" w14:textId="77777777" w:rsidR="00000000" w:rsidRDefault="00000000">
      <w:pPr>
        <w:pStyle w:val="NormalWeb"/>
        <w:divId w:val="615868052"/>
        <w:rPr>
          <w:rFonts w:ascii="Georgia" w:hAnsi="Georgia"/>
        </w:rPr>
      </w:pPr>
      <w:r>
        <w:rPr>
          <w:rFonts w:ascii="Georgia" w:hAnsi="Georgia"/>
        </w:rPr>
        <w:t xml:space="preserve">Bachman, S., Moat, J., Hill, A., de la Torre, J. and Scot, B. 2011. Supporting Red List threat assessments with </w:t>
      </w:r>
      <w:proofErr w:type="spellStart"/>
      <w:r>
        <w:rPr>
          <w:rFonts w:ascii="Georgia" w:hAnsi="Georgia"/>
        </w:rPr>
        <w:t>GeoCAT</w:t>
      </w:r>
      <w:proofErr w:type="spellEnd"/>
      <w:r>
        <w:rPr>
          <w:rFonts w:ascii="Georgia" w:hAnsi="Georgia"/>
        </w:rPr>
        <w:t xml:space="preserve">: Geospatial Conservation Assessment Tool. </w:t>
      </w:r>
      <w:proofErr w:type="spellStart"/>
      <w:r>
        <w:rPr>
          <w:rFonts w:ascii="Georgia" w:hAnsi="Georgia"/>
          <w:i/>
          <w:iCs/>
        </w:rPr>
        <w:t>ZooKeys</w:t>
      </w:r>
      <w:proofErr w:type="spellEnd"/>
      <w:r>
        <w:rPr>
          <w:rFonts w:ascii="Georgia" w:hAnsi="Georgia"/>
        </w:rPr>
        <w:t xml:space="preserve"> 150: 117-126.</w:t>
      </w:r>
    </w:p>
    <w:p w14:paraId="7FF7AE84" w14:textId="77777777" w:rsidR="00000000" w:rsidRDefault="00000000">
      <w:pPr>
        <w:pStyle w:val="NormalWeb"/>
        <w:divId w:val="615868052"/>
        <w:rPr>
          <w:rFonts w:ascii="Georgia" w:hAnsi="Georgia"/>
        </w:rPr>
      </w:pPr>
      <w:r>
        <w:rPr>
          <w:rFonts w:ascii="Georgia" w:hAnsi="Georgia"/>
        </w:rPr>
        <w:lastRenderedPageBreak/>
        <w:t xml:space="preserve">Burtt, B.L. 2001. </w:t>
      </w:r>
      <w:proofErr w:type="spellStart"/>
      <w:r>
        <w:rPr>
          <w:rFonts w:ascii="Georgia" w:hAnsi="Georgia"/>
        </w:rPr>
        <w:t>Kaisupeea</w:t>
      </w:r>
      <w:proofErr w:type="spellEnd"/>
      <w:r>
        <w:rPr>
          <w:rFonts w:ascii="Georgia" w:hAnsi="Georgia"/>
        </w:rPr>
        <w:t xml:space="preserve">: a new genus of </w:t>
      </w:r>
      <w:proofErr w:type="spellStart"/>
      <w:r>
        <w:rPr>
          <w:rFonts w:ascii="Georgia" w:hAnsi="Georgia"/>
        </w:rPr>
        <w:t>Gesneriaceae</w:t>
      </w:r>
      <w:proofErr w:type="spellEnd"/>
      <w:r>
        <w:rPr>
          <w:rFonts w:ascii="Georgia" w:hAnsi="Georgia"/>
        </w:rPr>
        <w:t xml:space="preserve"> centred in Thailand. </w:t>
      </w:r>
      <w:r>
        <w:rPr>
          <w:rFonts w:ascii="Georgia" w:hAnsi="Georgia"/>
          <w:i/>
          <w:iCs/>
        </w:rPr>
        <w:t>Nordic Journal of Botany</w:t>
      </w:r>
      <w:r>
        <w:rPr>
          <w:rFonts w:ascii="Georgia" w:hAnsi="Georgia"/>
        </w:rPr>
        <w:t xml:space="preserve"> 21(2): 115-120.</w:t>
      </w:r>
    </w:p>
    <w:p w14:paraId="5BEEE9C6" w14:textId="77777777" w:rsidR="00000000" w:rsidRDefault="00000000">
      <w:pPr>
        <w:pStyle w:val="NormalWeb"/>
        <w:divId w:val="615868052"/>
        <w:rPr>
          <w:rFonts w:ascii="Georgia" w:hAnsi="Georgia"/>
        </w:rPr>
      </w:pP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. 2022. </w:t>
      </w: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 Global Portal on Plant Genetic Resources. Available at: </w:t>
      </w:r>
      <w:hyperlink r:id="rId10" w:history="1">
        <w:r>
          <w:rPr>
            <w:rStyle w:val="Hyperlink"/>
            <w:rFonts w:ascii="Georgia" w:hAnsi="Georgia"/>
          </w:rPr>
          <w:t>https://www.genesys-pgr.org/</w:t>
        </w:r>
      </w:hyperlink>
      <w:r>
        <w:rPr>
          <w:rFonts w:ascii="Georgia" w:hAnsi="Georgia"/>
        </w:rPr>
        <w:t xml:space="preserve">. </w:t>
      </w:r>
    </w:p>
    <w:p w14:paraId="778B3974" w14:textId="77777777" w:rsidR="00086750" w:rsidRDefault="00000000">
      <w:pPr>
        <w:pStyle w:val="NormalWeb"/>
        <w:divId w:val="615868052"/>
        <w:rPr>
          <w:rFonts w:ascii="Georgia" w:hAnsi="Georgia"/>
        </w:rPr>
      </w:pPr>
      <w:r>
        <w:rPr>
          <w:rFonts w:ascii="Georgia" w:hAnsi="Georgia"/>
        </w:rPr>
        <w:t>POWO. 2022. Plants of the World Online. Facilitated by the Royal Botanic Gardens, Kew. Available at: http://powo.science.kew.org/. (Accessed: 2022).</w:t>
      </w:r>
    </w:p>
    <w:sectPr w:rsidR="000867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3" w:author="Jack Plummer" w:date="2022-09-29T12:59:00Z" w:initials="JP">
    <w:p w14:paraId="75082A5A" w14:textId="77777777" w:rsidR="005C7565" w:rsidRDefault="005C7565" w:rsidP="00003A30">
      <w:pPr>
        <w:pStyle w:val="CommentText"/>
      </w:pPr>
      <w:r>
        <w:rPr>
          <w:rStyle w:val="CommentReference"/>
        </w:rPr>
        <w:annotationRef/>
      </w:r>
      <w:r>
        <w:t>Mention habit</w:t>
      </w:r>
    </w:p>
  </w:comment>
  <w:comment w:id="39" w:author="Jack Plummer" w:date="2022-09-29T13:00:00Z" w:initials="JP">
    <w:p w14:paraId="775D0D41" w14:textId="77777777" w:rsidR="005C7565" w:rsidRDefault="005C7565" w:rsidP="00677230">
      <w:pPr>
        <w:pStyle w:val="CommentText"/>
      </w:pPr>
      <w:r>
        <w:rPr>
          <w:rStyle w:val="CommentReference"/>
        </w:rPr>
        <w:annotationRef/>
      </w:r>
      <w:r>
        <w:t>Remove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082A5A" w15:done="0"/>
  <w15:commentEx w15:paraId="775D0D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E01539" w16cex:dateUtc="2022-09-29T11:59:00Z"/>
  <w16cex:commentExtensible w16cex:durableId="26E01589" w16cex:dateUtc="2022-09-29T12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082A5A" w16cid:durableId="26E01539"/>
  <w16cid:commentId w16cid:paraId="775D0D41" w16cid:durableId="26E0158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ack Plummer">
    <w15:presenceInfo w15:providerId="AD" w15:userId="S::j.plummer@kew.org::a7ccb40d-b5f1-45e6-963c-3f9b10b74b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D50"/>
    <w:rsid w:val="00086750"/>
    <w:rsid w:val="005C7565"/>
    <w:rsid w:val="00885D50"/>
    <w:rsid w:val="00B20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F934A2"/>
  <w15:chartTrackingRefBased/>
  <w15:docId w15:val="{FE8EED30-0725-450E-8E06-7F98014F7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top w:val="single" w:sz="12" w:space="4" w:color="000000"/>
        <w:bottom w:val="single" w:sz="12" w:space="4" w:color="000000"/>
      </w:pBdr>
      <w:shd w:val="clear" w:color="auto" w:fill="CCCCCC"/>
      <w:spacing w:before="100" w:beforeAutospacing="1" w:after="100" w:afterAutospacing="1"/>
      <w:jc w:val="right"/>
      <w:outlineLvl w:val="0"/>
    </w:pPr>
    <w:rPr>
      <w:b/>
      <w:bCs/>
      <w:color w:val="000000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808080"/>
      </w:pBd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31"/>
      <w:szCs w:val="31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sz w:val="29"/>
      <w:szCs w:val="29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18"/>
      <w:szCs w:val="18"/>
    </w:rPr>
  </w:style>
  <w:style w:type="paragraph" w:customStyle="1" w:styleId="databorder">
    <w:name w:val="databorder"/>
    <w:basedOn w:val="Normal"/>
    <w:pPr>
      <w:pBdr>
        <w:bottom w:val="single" w:sz="6" w:space="0" w:color="CCCCCC"/>
      </w:pBdr>
      <w:spacing w:before="100" w:beforeAutospacing="1" w:after="100" w:afterAutospacing="1"/>
    </w:pPr>
  </w:style>
  <w:style w:type="paragraph" w:customStyle="1" w:styleId="datalabel">
    <w:name w:val="datalabel"/>
    <w:basedOn w:val="Normal"/>
    <w:pPr>
      <w:spacing w:before="100" w:beforeAutospacing="1" w:after="100" w:afterAutospacing="1"/>
    </w:pPr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datalabel1">
    <w:name w:val="datalabel1"/>
    <w:basedOn w:val="DefaultParagraphFont"/>
    <w:rPr>
      <w:b/>
      <w:bCs/>
    </w:rPr>
  </w:style>
  <w:style w:type="character" w:customStyle="1" w:styleId="fontstyle01">
    <w:name w:val="fontstyle01"/>
    <w:basedOn w:val="DefaultParagraphFont"/>
  </w:style>
  <w:style w:type="character" w:customStyle="1" w:styleId="redfont">
    <w:name w:val="redfont"/>
    <w:basedOn w:val="DefaultParagraphFont"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Revision">
    <w:name w:val="Revision"/>
    <w:hidden/>
    <w:uiPriority w:val="99"/>
    <w:semiHidden/>
    <w:rsid w:val="00885D50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C75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C756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C7565"/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75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7565"/>
    <w:rPr>
      <w:rFonts w:eastAsiaTheme="minorEastAs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9472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0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89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80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5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28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8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7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20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6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24484">
          <w:marLeft w:val="0"/>
          <w:marRight w:val="0"/>
          <w:marTop w:val="0"/>
          <w:marBottom w:val="150"/>
          <w:divBdr>
            <w:top w:val="single" w:sz="12" w:space="0" w:color="000000"/>
            <w:left w:val="none" w:sz="0" w:space="0" w:color="auto"/>
            <w:bottom w:val="single" w:sz="12" w:space="0" w:color="000000"/>
            <w:right w:val="none" w:sz="0" w:space="0" w:color="auto"/>
          </w:divBdr>
        </w:div>
      </w:divsChild>
    </w:div>
    <w:div w:id="2076391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theme" Target="theme/theme1.xml"/><Relationship Id="rId18" Type="http://schemas.openxmlformats.org/officeDocument/2006/relationships/customXml" Target="../customXml/item5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12" Type="http://schemas.microsoft.com/office/2011/relationships/people" Target="people.xml"/><Relationship Id="rId17" Type="http://schemas.openxmlformats.org/officeDocument/2006/relationships/customXml" Target="../customXml/item4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fontTable" Target="fontTable.xml"/><Relationship Id="rId5" Type="http://schemas.openxmlformats.org/officeDocument/2006/relationships/comments" Target="comments.xml"/><Relationship Id="rId15" Type="http://schemas.openxmlformats.org/officeDocument/2006/relationships/customXml" Target="../customXml/item2.xml"/><Relationship Id="rId10" Type="http://schemas.openxmlformats.org/officeDocument/2006/relationships/hyperlink" Target="https://www.genesys-pgr.org/" TargetMode="External"/><Relationship Id="rId4" Type="http://schemas.openxmlformats.org/officeDocument/2006/relationships/image" Target="file:///C:\Users\jpl10kg\Downloads\resources\redListLogo.jpg" TargetMode="External"/><Relationship Id="rId9" Type="http://schemas.openxmlformats.org/officeDocument/2006/relationships/hyperlink" Target="https://tools.bgci.org/plant_search.php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DB2FC3823E56459E6430ADD130773C" ma:contentTypeVersion="18" ma:contentTypeDescription="Create a new document." ma:contentTypeScope="" ma:versionID="c66b068e8ecb950d6d3b301a7d5dec76">
  <xsd:schema xmlns:xsd="http://www.w3.org/2001/XMLSchema" xmlns:xs="http://www.w3.org/2001/XMLSchema" xmlns:p="http://schemas.microsoft.com/office/2006/metadata/properties" xmlns:ns2="150f78d0-e5c4-40ba-9879-1115501c63e5" xmlns:ns3="590658d6-28a4-43df-8461-354b94568f6c" xmlns:ns4="3174fa65-5130-4218-be7b-3006b691958f" targetNamespace="http://schemas.microsoft.com/office/2006/metadata/properties" ma:root="true" ma:fieldsID="842de796646282b1ee4d11e1617248ee" ns2:_="" ns3:_="" ns4:_="">
    <xsd:import namespace="150f78d0-e5c4-40ba-9879-1115501c63e5"/>
    <xsd:import namespace="590658d6-28a4-43df-8461-354b94568f6c"/>
    <xsd:import namespace="3174fa65-5130-4218-be7b-3006b691958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0f78d0-e5c4-40ba-9879-1115501c63e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658d6-28a4-43df-8461-354b94568f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874f941-1732-4aa1-804a-4f99632a59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74fa65-5130-4218-be7b-3006b691958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f1f8cb-e9ca-4f89-a220-5d9d266a2a9f}" ma:internalName="TaxCatchAll" ma:showField="CatchAllData" ma:web="3174fa65-5130-4218-be7b-3006b69195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874f941-1732-4aa1-804a-4f99632a5909" ContentTypeId="0x0101" PreviousValue="false"/>
</file>

<file path=customXml/item3.xml><?xml version="1.0" encoding="utf-8"?>
<?mso-contentType ?>
<spe:Receivers xmlns:spe="http://schemas.microsoft.com/sharepoint/event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74fa65-5130-4218-be7b-3006b691958f" xsi:nil="true"/>
    <lcf76f155ced4ddcb4097134ff3c332f xmlns="590658d6-28a4-43df-8461-354b94568f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60F0788-6618-4006-976D-FD9074AAA92C}"/>
</file>

<file path=customXml/itemProps2.xml><?xml version="1.0" encoding="utf-8"?>
<ds:datastoreItem xmlns:ds="http://schemas.openxmlformats.org/officeDocument/2006/customXml" ds:itemID="{A63DFB41-9903-42D8-853C-90A0C6E044C9}"/>
</file>

<file path=customXml/itemProps3.xml><?xml version="1.0" encoding="utf-8"?>
<ds:datastoreItem xmlns:ds="http://schemas.openxmlformats.org/officeDocument/2006/customXml" ds:itemID="{0953D0E8-9519-4303-AF34-F6A869C46533}"/>
</file>

<file path=customXml/itemProps4.xml><?xml version="1.0" encoding="utf-8"?>
<ds:datastoreItem xmlns:ds="http://schemas.openxmlformats.org/officeDocument/2006/customXml" ds:itemID="{7FF2A34C-8B8C-4700-94AE-F62DB5FE0135}"/>
</file>

<file path=customXml/itemProps5.xml><?xml version="1.0" encoding="utf-8"?>
<ds:datastoreItem xmlns:ds="http://schemas.openxmlformats.org/officeDocument/2006/customXml" ds:itemID="{5BD935C1-45DD-42BF-BD29-3C87B50EF37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1217</Words>
  <Characters>6942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Kaisupeea herbacea</vt:lpstr>
    </vt:vector>
  </TitlesOfParts>
  <Company/>
  <LinksUpToDate>false</LinksUpToDate>
  <CharactersWithSpaces>8143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Kaisupeea herbacea</dc:title>
  <dc:subject/>
  <dc:creator>Jack Plummer</dc:creator>
  <cp:keywords/>
  <dc:description/>
  <cp:lastModifiedBy>Jack Plummer</cp:lastModifiedBy>
  <cp:revision>2</cp:revision>
  <dcterms:created xsi:type="dcterms:W3CDTF">2022-09-29T12:03:00Z</dcterms:created>
  <dcterms:modified xsi:type="dcterms:W3CDTF">2022-09-29T12:03:00Z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0x01010051DB2FC3823E56459E6430ADD130773C</vt:lpwstr>
  </property>
</Properties>
</file>