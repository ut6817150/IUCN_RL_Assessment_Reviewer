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4.xml" ContentType="application/vnd.openxmlformats-officedocument.customXml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5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F4D88C" w14:textId="77777777" w:rsidR="00000000" w:rsidRDefault="00000000">
      <w:pPr>
        <w:jc w:val="center"/>
        <w:divId w:val="2121681279"/>
        <w:rPr>
          <w:rFonts w:ascii="Georgia" w:eastAsia="Times New Roman" w:hAnsi="Georgia"/>
          <w:b/>
          <w:bCs/>
          <w:sz w:val="29"/>
          <w:szCs w:val="29"/>
        </w:rPr>
      </w:pPr>
      <w:r>
        <w:rPr>
          <w:rFonts w:ascii="Georgia" w:eastAsia="Times New Roman" w:hAnsi="Georgia"/>
          <w:b/>
          <w:bCs/>
          <w:sz w:val="29"/>
          <w:szCs w:val="29"/>
        </w:rPr>
        <w:t>Draft</w:t>
      </w:r>
    </w:p>
    <w:p w14:paraId="4C243578" w14:textId="77777777" w:rsidR="00000000" w:rsidRDefault="00000000">
      <w:pPr>
        <w:divId w:val="537163871"/>
        <w:rPr>
          <w:rFonts w:ascii="Georgia" w:eastAsia="Times New Roman" w:hAnsi="Georgia"/>
          <w:sz w:val="18"/>
          <w:szCs w:val="18"/>
        </w:rPr>
      </w:pPr>
      <w:r>
        <w:rPr>
          <w:rFonts w:ascii="Georgia" w:eastAsia="Times New Roman" w:hAnsi="Georgia"/>
          <w:noProof/>
          <w:sz w:val="18"/>
          <w:szCs w:val="18"/>
        </w:rPr>
        <w:drawing>
          <wp:inline distT="0" distB="0" distL="0" distR="0" wp14:anchorId="49826FDB" wp14:editId="2C0A018C">
            <wp:extent cx="326390" cy="326390"/>
            <wp:effectExtent l="0" t="0" r="0" b="0"/>
            <wp:docPr id="1" name="Picture 1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"/>
                    <pic:cNvPicPr>
                      <a:picLocks noChangeAspect="1" noChangeArrowheads="1"/>
                    </pic:cNvPicPr>
                  </pic:nvPicPr>
                  <pic:blipFill>
                    <a:blip r:link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390" cy="326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2428CB" w14:textId="77777777" w:rsidR="00000000" w:rsidRDefault="00000000">
      <w:pPr>
        <w:shd w:val="clear" w:color="auto" w:fill="FFFFFF"/>
        <w:spacing w:before="100" w:beforeAutospacing="1" w:after="100" w:afterAutospacing="1"/>
        <w:jc w:val="right"/>
        <w:outlineLvl w:val="1"/>
        <w:divId w:val="537163871"/>
        <w:rPr>
          <w:rFonts w:ascii="Georgia" w:eastAsia="Times New Roman" w:hAnsi="Georgia"/>
          <w:b/>
          <w:bCs/>
          <w:color w:val="000000"/>
          <w:kern w:val="36"/>
          <w:sz w:val="29"/>
          <w:szCs w:val="29"/>
        </w:rPr>
      </w:pPr>
      <w:proofErr w:type="spellStart"/>
      <w:r>
        <w:rPr>
          <w:rStyle w:val="Emphasis"/>
          <w:rFonts w:ascii="Georgia" w:eastAsia="Times New Roman" w:hAnsi="Georgia"/>
          <w:b/>
          <w:bCs/>
          <w:color w:val="000000"/>
          <w:kern w:val="36"/>
          <w:sz w:val="29"/>
          <w:szCs w:val="29"/>
        </w:rPr>
        <w:t>Kaisupeea</w:t>
      </w:r>
      <w:proofErr w:type="spellEnd"/>
      <w:r>
        <w:rPr>
          <w:rStyle w:val="Emphasis"/>
          <w:rFonts w:ascii="Georgia" w:eastAsia="Times New Roman" w:hAnsi="Georgia"/>
          <w:b/>
          <w:bCs/>
          <w:color w:val="000000"/>
          <w:kern w:val="36"/>
          <w:sz w:val="29"/>
          <w:szCs w:val="29"/>
        </w:rPr>
        <w:t xml:space="preserve"> </w:t>
      </w:r>
      <w:proofErr w:type="spellStart"/>
      <w:r>
        <w:rPr>
          <w:rStyle w:val="Emphasis"/>
          <w:rFonts w:ascii="Georgia" w:eastAsia="Times New Roman" w:hAnsi="Georgia"/>
          <w:b/>
          <w:bCs/>
          <w:color w:val="000000"/>
          <w:kern w:val="36"/>
          <w:sz w:val="29"/>
          <w:szCs w:val="29"/>
        </w:rPr>
        <w:t>orthocarpa</w:t>
      </w:r>
      <w:proofErr w:type="spellEnd"/>
      <w:r>
        <w:rPr>
          <w:rFonts w:ascii="Georgia" w:eastAsia="Times New Roman" w:hAnsi="Georgia"/>
          <w:b/>
          <w:bCs/>
          <w:color w:val="000000"/>
          <w:kern w:val="36"/>
          <w:sz w:val="29"/>
          <w:szCs w:val="29"/>
        </w:rPr>
        <w:t xml:space="preserve"> - </w:t>
      </w:r>
      <w:proofErr w:type="spellStart"/>
      <w:r>
        <w:rPr>
          <w:rFonts w:ascii="Georgia" w:eastAsia="Times New Roman" w:hAnsi="Georgia"/>
          <w:b/>
          <w:bCs/>
          <w:color w:val="000000"/>
          <w:kern w:val="36"/>
          <w:sz w:val="29"/>
          <w:szCs w:val="29"/>
        </w:rPr>
        <w:t>B.</w:t>
      </w:r>
      <w:proofErr w:type="gramStart"/>
      <w:r>
        <w:rPr>
          <w:rFonts w:ascii="Georgia" w:eastAsia="Times New Roman" w:hAnsi="Georgia"/>
          <w:b/>
          <w:bCs/>
          <w:color w:val="000000"/>
          <w:kern w:val="36"/>
          <w:sz w:val="29"/>
          <w:szCs w:val="29"/>
        </w:rPr>
        <w:t>L.Burtt</w:t>
      </w:r>
      <w:proofErr w:type="spellEnd"/>
      <w:proofErr w:type="gramEnd"/>
    </w:p>
    <w:p w14:paraId="1A3DBDC7" w14:textId="77777777" w:rsidR="00000000" w:rsidRDefault="00000000">
      <w:pPr>
        <w:jc w:val="right"/>
        <w:divId w:val="537163871"/>
        <w:rPr>
          <w:rFonts w:ascii="Georgia" w:eastAsia="Times New Roman" w:hAnsi="Georgia"/>
          <w:sz w:val="18"/>
          <w:szCs w:val="18"/>
        </w:rPr>
      </w:pPr>
      <w:r>
        <w:rPr>
          <w:rFonts w:ascii="Georgia" w:eastAsia="Times New Roman" w:hAnsi="Georgia"/>
          <w:sz w:val="18"/>
          <w:szCs w:val="18"/>
        </w:rPr>
        <w:t xml:space="preserve">PLANTAE - TRACHEOPHYTA - MAGNOLIOPSIDA - LAMIALES - GESNERIACEAE - </w:t>
      </w:r>
      <w:proofErr w:type="spellStart"/>
      <w:r>
        <w:rPr>
          <w:rFonts w:ascii="Georgia" w:eastAsia="Times New Roman" w:hAnsi="Georgia"/>
          <w:sz w:val="18"/>
          <w:szCs w:val="18"/>
        </w:rPr>
        <w:t>Kaisupeea</w:t>
      </w:r>
      <w:proofErr w:type="spellEnd"/>
      <w:r>
        <w:rPr>
          <w:rFonts w:ascii="Georgia" w:eastAsia="Times New Roman" w:hAnsi="Georgia"/>
          <w:sz w:val="18"/>
          <w:szCs w:val="18"/>
        </w:rPr>
        <w:t xml:space="preserve"> - </w:t>
      </w:r>
      <w:proofErr w:type="spellStart"/>
      <w:r>
        <w:rPr>
          <w:rFonts w:ascii="Georgia" w:eastAsia="Times New Roman" w:hAnsi="Georgia"/>
          <w:sz w:val="18"/>
          <w:szCs w:val="18"/>
        </w:rPr>
        <w:t>orthocarpa</w:t>
      </w:r>
      <w:proofErr w:type="spellEnd"/>
    </w:p>
    <w:p w14:paraId="4DA64074" w14:textId="77777777" w:rsidR="00000000" w:rsidRDefault="00000000">
      <w:pPr>
        <w:pStyle w:val="NormalWeb"/>
        <w:divId w:val="227038250"/>
        <w:rPr>
          <w:rFonts w:ascii="Georgia" w:hAnsi="Georgia"/>
        </w:rPr>
      </w:pPr>
      <w:r>
        <w:rPr>
          <w:rStyle w:val="Strong"/>
          <w:rFonts w:ascii="Georgia" w:hAnsi="Georgia"/>
        </w:rPr>
        <w:t xml:space="preserve">Common Names: </w:t>
      </w:r>
      <w:proofErr w:type="spellStart"/>
      <w:r>
        <w:rPr>
          <w:rFonts w:ascii="Georgia" w:hAnsi="Georgia"/>
        </w:rPr>
        <w:t>Kaeo</w:t>
      </w:r>
      <w:proofErr w:type="spellEnd"/>
      <w:r>
        <w:rPr>
          <w:rFonts w:ascii="Georgia" w:hAnsi="Georgia"/>
        </w:rPr>
        <w:t xml:space="preserve"> Krai Lat </w:t>
      </w:r>
      <w:proofErr w:type="spellStart"/>
      <w:r>
        <w:rPr>
          <w:rFonts w:ascii="Georgia" w:hAnsi="Georgia"/>
        </w:rPr>
        <w:t>Noi</w:t>
      </w:r>
      <w:proofErr w:type="spellEnd"/>
      <w:r>
        <w:rPr>
          <w:rFonts w:ascii="Georgia" w:hAnsi="Georgia"/>
        </w:rPr>
        <w:t xml:space="preserve"> (</w:t>
      </w:r>
      <w:proofErr w:type="spellStart"/>
      <w:r>
        <w:rPr>
          <w:rFonts w:ascii="Leelawadee UI" w:hAnsi="Leelawadee UI" w:cs="Leelawadee UI"/>
        </w:rPr>
        <w:t>แก้วไกรลาศน้อย</w:t>
      </w:r>
      <w:proofErr w:type="spellEnd"/>
      <w:r>
        <w:rPr>
          <w:rFonts w:ascii="Georgia" w:hAnsi="Georgia"/>
        </w:rPr>
        <w:t>) (Thai)</w:t>
      </w:r>
      <w:r>
        <w:rPr>
          <w:rFonts w:ascii="Georgia" w:hAnsi="Georgia"/>
        </w:rPr>
        <w:br/>
      </w:r>
      <w:r>
        <w:rPr>
          <w:rStyle w:val="Strong"/>
          <w:rFonts w:ascii="Georgia" w:hAnsi="Georgia"/>
        </w:rPr>
        <w:t xml:space="preserve">Synonyms: </w:t>
      </w:r>
      <w:r>
        <w:rPr>
          <w:rFonts w:ascii="Georgia" w:hAnsi="Georgia"/>
        </w:rPr>
        <w:t>No Synonyms</w:t>
      </w:r>
    </w:p>
    <w:tbl>
      <w:tblPr>
        <w:tblW w:w="0" w:type="auto"/>
        <w:jc w:val="center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67"/>
      </w:tblGrid>
      <w:tr w:rsidR="00000000" w14:paraId="64BB54BF" w14:textId="77777777">
        <w:trPr>
          <w:tblCellSpacing w:w="15" w:type="dxa"/>
          <w:jc w:val="center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7E036EB7" w14:textId="77777777" w:rsidR="00000000" w:rsidRDefault="00000000">
            <w:pPr>
              <w:spacing w:after="75"/>
              <w:jc w:val="center"/>
              <w:rPr>
                <w:rFonts w:ascii="Georgia" w:eastAsia="Times New Roman" w:hAnsi="Georgia"/>
                <w:b/>
                <w:bCs/>
                <w:sz w:val="20"/>
                <w:szCs w:val="20"/>
              </w:rPr>
            </w:pPr>
            <w:r>
              <w:rPr>
                <w:rFonts w:ascii="Georgia" w:eastAsia="Times New Roman" w:hAnsi="Georgia"/>
                <w:b/>
                <w:bCs/>
                <w:sz w:val="20"/>
                <w:szCs w:val="20"/>
              </w:rPr>
              <w:t>Red List Status</w:t>
            </w:r>
          </w:p>
        </w:tc>
      </w:tr>
      <w:tr w:rsidR="00000000" w14:paraId="313B2B7C" w14:textId="7777777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1AEFD61" w14:textId="77777777" w:rsidR="00000000" w:rsidRDefault="00000000">
            <w:pPr>
              <w:spacing w:after="75"/>
              <w:rPr>
                <w:rFonts w:ascii="Georgia" w:eastAsia="Times New Roman" w:hAnsi="Georgia"/>
                <w:sz w:val="20"/>
                <w:szCs w:val="20"/>
              </w:rPr>
            </w:pPr>
            <w:commentRangeStart w:id="0"/>
            <w:commentRangeStart w:id="1"/>
            <w:r>
              <w:rPr>
                <w:rFonts w:ascii="Georgia" w:eastAsia="Times New Roman" w:hAnsi="Georgia"/>
                <w:sz w:val="20"/>
                <w:szCs w:val="20"/>
              </w:rPr>
              <w:t>EN - Endangered, B1ab(iii)+2ab(iii) (IUCN version 3.1)</w:t>
            </w:r>
            <w:commentRangeEnd w:id="0"/>
            <w:r w:rsidR="00084217">
              <w:rPr>
                <w:rStyle w:val="CommentReference"/>
              </w:rPr>
              <w:commentReference w:id="0"/>
            </w:r>
            <w:commentRangeEnd w:id="1"/>
            <w:r w:rsidR="004B26CF">
              <w:rPr>
                <w:rStyle w:val="CommentReference"/>
              </w:rPr>
              <w:commentReference w:id="1"/>
            </w:r>
          </w:p>
        </w:tc>
      </w:tr>
    </w:tbl>
    <w:p w14:paraId="46000532" w14:textId="77777777" w:rsidR="00000000" w:rsidRDefault="00000000">
      <w:pPr>
        <w:pStyle w:val="Heading1"/>
        <w:divId w:val="641546864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Red List Assessment</w:t>
      </w:r>
    </w:p>
    <w:p w14:paraId="09D43525" w14:textId="77777777" w:rsidR="00000000" w:rsidRDefault="00000000">
      <w:pPr>
        <w:pStyle w:val="Heading2"/>
        <w:divId w:val="641546864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Assessment Information</w:t>
      </w:r>
    </w:p>
    <w:p w14:paraId="2D078816" w14:textId="77777777" w:rsidR="00000000" w:rsidRDefault="00000000">
      <w:pPr>
        <w:pStyle w:val="NormalWeb"/>
        <w:divId w:val="641546864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Date of Assessment: </w:t>
      </w:r>
      <w:r>
        <w:rPr>
          <w:rFonts w:ascii="Georgia" w:hAnsi="Georgia"/>
        </w:rPr>
        <w:t>2022-08-13</w:t>
      </w:r>
    </w:p>
    <w:p w14:paraId="14FC7DF3" w14:textId="77777777" w:rsidR="00000000" w:rsidRDefault="00000000">
      <w:pPr>
        <w:pStyle w:val="NormalWeb"/>
        <w:divId w:val="641546864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Assessor(s): </w:t>
      </w:r>
      <w:proofErr w:type="spellStart"/>
      <w:r>
        <w:rPr>
          <w:rFonts w:ascii="Georgia" w:hAnsi="Georgia"/>
        </w:rPr>
        <w:t>Triboun</w:t>
      </w:r>
      <w:proofErr w:type="spellEnd"/>
      <w:r>
        <w:rPr>
          <w:rFonts w:ascii="Georgia" w:hAnsi="Georgia"/>
        </w:rPr>
        <w:t>, P. &amp; Khorngton, S.</w:t>
      </w:r>
    </w:p>
    <w:p w14:paraId="35789178" w14:textId="77777777" w:rsidR="00000000" w:rsidRDefault="00000000">
      <w:pPr>
        <w:pStyle w:val="NormalWeb"/>
        <w:divId w:val="641546864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Regions: </w:t>
      </w:r>
      <w:r>
        <w:rPr>
          <w:rFonts w:ascii="Georgia" w:hAnsi="Georgia"/>
        </w:rPr>
        <w:t>Global</w:t>
      </w:r>
    </w:p>
    <w:p w14:paraId="6D71794A" w14:textId="77777777" w:rsidR="00000000" w:rsidRDefault="00000000">
      <w:pPr>
        <w:pStyle w:val="Heading2"/>
        <w:divId w:val="641546864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Assessment Rationale</w:t>
      </w:r>
    </w:p>
    <w:p w14:paraId="3546FDC6" w14:textId="4B6E95DC" w:rsidR="00000000" w:rsidRDefault="00000000">
      <w:pPr>
        <w:pStyle w:val="NormalWeb"/>
        <w:divId w:val="641546864"/>
        <w:rPr>
          <w:rFonts w:ascii="Georgia" w:hAnsi="Georgia"/>
          <w:lang w:bidi="th-TH"/>
        </w:rPr>
      </w:pPr>
      <w:proofErr w:type="spellStart"/>
      <w:r>
        <w:rPr>
          <w:rStyle w:val="Emphasis"/>
          <w:rFonts w:ascii="Georgia" w:hAnsi="Georgia"/>
        </w:rPr>
        <w:t>Kaisupeea</w:t>
      </w:r>
      <w:proofErr w:type="spellEnd"/>
      <w:r>
        <w:rPr>
          <w:rStyle w:val="Emphasis"/>
          <w:rFonts w:ascii="Georgia" w:hAnsi="Georgia"/>
        </w:rPr>
        <w:t xml:space="preserve"> </w:t>
      </w:r>
      <w:proofErr w:type="spellStart"/>
      <w:r>
        <w:rPr>
          <w:rStyle w:val="Emphasis"/>
          <w:rFonts w:ascii="Georgia" w:hAnsi="Georgia"/>
        </w:rPr>
        <w:t>orthocarpa</w:t>
      </w:r>
      <w:proofErr w:type="spellEnd"/>
      <w:r>
        <w:rPr>
          <w:rStyle w:val="Emphasis"/>
          <w:rFonts w:ascii="Georgia" w:hAnsi="Georgia"/>
        </w:rPr>
        <w:t xml:space="preserve"> </w:t>
      </w:r>
      <w:r>
        <w:rPr>
          <w:rFonts w:ascii="Georgia" w:hAnsi="Georgia"/>
        </w:rPr>
        <w:t>is listed as Endangered (EN). This species is endemic to Thailand. It is known from</w:t>
      </w:r>
      <w:r>
        <w:rPr>
          <w:rFonts w:ascii="Georgia" w:hAnsi="Georgia" w:cs="Angsana New" w:hint="cs"/>
          <w:cs/>
          <w:lang w:bidi="th-TH"/>
        </w:rPr>
        <w:t xml:space="preserve"> </w:t>
      </w:r>
      <w:proofErr w:type="spellStart"/>
      <w:r>
        <w:rPr>
          <w:rFonts w:ascii="Georgia" w:hAnsi="Georgia" w:hint="cs"/>
          <w:lang w:bidi="th-TH"/>
        </w:rPr>
        <w:t>Satun</w:t>
      </w:r>
      <w:proofErr w:type="spellEnd"/>
      <w:r>
        <w:rPr>
          <w:rFonts w:ascii="Georgia" w:hAnsi="Georgia" w:hint="cs"/>
          <w:lang w:bidi="th-TH"/>
        </w:rPr>
        <w:t xml:space="preserve"> and </w:t>
      </w:r>
      <w:proofErr w:type="spellStart"/>
      <w:r>
        <w:rPr>
          <w:rFonts w:ascii="Georgia" w:hAnsi="Georgia" w:hint="cs"/>
          <w:lang w:bidi="th-TH"/>
        </w:rPr>
        <w:t>Phangnga</w:t>
      </w:r>
      <w:proofErr w:type="spellEnd"/>
      <w:r>
        <w:rPr>
          <w:rFonts w:ascii="Georgia" w:hAnsi="Georgia" w:hint="cs"/>
          <w:lang w:bidi="th-TH"/>
        </w:rPr>
        <w:t xml:space="preserve"> provinces</w:t>
      </w:r>
      <w:del w:id="2" w:author="Jack Plummer" w:date="2022-09-24T06:00:00Z">
        <w:r w:rsidDel="009D766B">
          <w:rPr>
            <w:rFonts w:ascii="Georgia" w:hAnsi="Georgia" w:hint="cs"/>
            <w:lang w:bidi="th-TH"/>
          </w:rPr>
          <w:delText xml:space="preserve"> (Burrt, </w:delText>
        </w:r>
        <w:r w:rsidDel="009D766B">
          <w:rPr>
            <w:rFonts w:ascii="Georgia" w:hAnsi="Georgia" w:cs="Angsana New" w:hint="cs"/>
            <w:cs/>
            <w:lang w:bidi="th-TH"/>
          </w:rPr>
          <w:delText>2001</w:delText>
        </w:r>
        <w:r w:rsidDel="009D766B">
          <w:rPr>
            <w:rFonts w:ascii="Georgia" w:hAnsi="Georgia" w:hint="cs"/>
            <w:lang w:bidi="th-TH"/>
          </w:rPr>
          <w:delText xml:space="preserve">; POWO, </w:delText>
        </w:r>
        <w:r w:rsidDel="009D766B">
          <w:rPr>
            <w:rFonts w:ascii="Georgia" w:hAnsi="Georgia" w:cs="Angsana New" w:hint="cs"/>
            <w:cs/>
            <w:lang w:bidi="th-TH"/>
          </w:rPr>
          <w:delText>2022)</w:delText>
        </w:r>
      </w:del>
      <w:r>
        <w:rPr>
          <w:rFonts w:ascii="Georgia" w:hAnsi="Georgia" w:cs="Angsana New" w:hint="cs"/>
          <w:cs/>
          <w:lang w:bidi="th-TH"/>
        </w:rPr>
        <w:t xml:space="preserve">. </w:t>
      </w:r>
      <w:del w:id="3" w:author="Jack Plummer" w:date="2022-09-24T06:02:00Z">
        <w:r w:rsidDel="009D766B">
          <w:rPr>
            <w:rFonts w:ascii="Georgia" w:hAnsi="Georgia" w:hint="cs"/>
            <w:lang w:bidi="th-TH"/>
          </w:rPr>
          <w:delText xml:space="preserve">The extent of occurrence cannot be estimated. </w:delText>
        </w:r>
      </w:del>
      <w:r>
        <w:rPr>
          <w:rFonts w:ascii="Georgia" w:hAnsi="Georgia" w:hint="cs"/>
          <w:lang w:bidi="th-TH"/>
        </w:rPr>
        <w:t>T</w:t>
      </w:r>
      <w:ins w:id="4" w:author="Jack Plummer" w:date="2022-09-24T06:24:00Z">
        <w:r w:rsidR="00BB64E2">
          <w:rPr>
            <w:rFonts w:ascii="Georgia" w:hAnsi="Georgia"/>
            <w:lang w:bidi="th-TH"/>
          </w:rPr>
          <w:t>he estimated extent</w:t>
        </w:r>
      </w:ins>
      <w:ins w:id="5" w:author="Jack Plummer" w:date="2022-09-24T06:25:00Z">
        <w:r w:rsidR="00BB64E2">
          <w:rPr>
            <w:rFonts w:ascii="Georgia" w:hAnsi="Georgia"/>
            <w:lang w:bidi="th-TH"/>
          </w:rPr>
          <w:t xml:space="preserve"> of occurrence and </w:t>
        </w:r>
      </w:ins>
      <w:del w:id="6" w:author="Jack Plummer" w:date="2022-09-24T06:25:00Z">
        <w:r w:rsidDel="00BB64E2">
          <w:rPr>
            <w:rFonts w:ascii="Georgia" w:hAnsi="Georgia" w:hint="cs"/>
            <w:lang w:bidi="th-TH"/>
          </w:rPr>
          <w:delText xml:space="preserve">he </w:delText>
        </w:r>
      </w:del>
      <w:r>
        <w:rPr>
          <w:rFonts w:ascii="Georgia" w:hAnsi="Georgia" w:hint="cs"/>
          <w:lang w:bidi="th-TH"/>
        </w:rPr>
        <w:t xml:space="preserve">area of occupancy </w:t>
      </w:r>
      <w:proofErr w:type="gramStart"/>
      <w:ins w:id="7" w:author="Jack Plummer" w:date="2022-09-24T06:25:00Z">
        <w:r w:rsidR="004B26CF">
          <w:rPr>
            <w:rFonts w:ascii="Georgia" w:hAnsi="Georgia"/>
            <w:lang w:bidi="th-TH"/>
          </w:rPr>
          <w:t>are</w:t>
        </w:r>
      </w:ins>
      <w:proofErr w:type="gramEnd"/>
      <w:del w:id="8" w:author="Jack Plummer" w:date="2022-09-24T06:25:00Z">
        <w:r w:rsidDel="004B26CF">
          <w:rPr>
            <w:rFonts w:ascii="Georgia" w:hAnsi="Georgia" w:hint="cs"/>
            <w:lang w:bidi="th-TH"/>
          </w:rPr>
          <w:delText>is</w:delText>
        </w:r>
      </w:del>
      <w:r>
        <w:rPr>
          <w:rFonts w:ascii="Georgia" w:hAnsi="Georgia" w:hint="cs"/>
          <w:lang w:bidi="th-TH"/>
        </w:rPr>
        <w:t xml:space="preserve"> </w:t>
      </w:r>
      <w:del w:id="9" w:author="Jack Plummer" w:date="2022-09-24T06:02:00Z">
        <w:r w:rsidDel="009D766B">
          <w:rPr>
            <w:rFonts w:ascii="Georgia" w:hAnsi="Georgia" w:hint="cs"/>
            <w:lang w:bidi="th-TH"/>
          </w:rPr>
          <w:delText>less than</w:delText>
        </w:r>
      </w:del>
      <w:ins w:id="10" w:author="Jack Plummer" w:date="2022-09-24T06:02:00Z">
        <w:r w:rsidR="009D766B">
          <w:rPr>
            <w:rFonts w:ascii="Georgia" w:hAnsi="Georgia"/>
            <w:lang w:bidi="th-TH"/>
          </w:rPr>
          <w:t>just 8</w:t>
        </w:r>
      </w:ins>
      <w:r>
        <w:rPr>
          <w:rFonts w:ascii="Georgia" w:hAnsi="Georgia" w:hint="cs"/>
          <w:lang w:bidi="th-TH"/>
        </w:rPr>
        <w:t xml:space="preserve"> </w:t>
      </w:r>
      <w:del w:id="11" w:author="Jack Plummer" w:date="2022-09-24T06:02:00Z">
        <w:r w:rsidDel="009D766B">
          <w:rPr>
            <w:rFonts w:ascii="Georgia" w:hAnsi="Georgia" w:cs="Angsana New" w:hint="cs"/>
            <w:cs/>
            <w:lang w:bidi="th-TH"/>
          </w:rPr>
          <w:delText xml:space="preserve">10 </w:delText>
        </w:r>
      </w:del>
      <w:r>
        <w:rPr>
          <w:rFonts w:ascii="Georgia" w:hAnsi="Georgia" w:hint="cs"/>
          <w:lang w:bidi="th-TH"/>
        </w:rPr>
        <w:t>km</w:t>
      </w:r>
      <w:r>
        <w:rPr>
          <w:rFonts w:ascii="Georgia" w:hAnsi="Georgia" w:cs="Angsana New" w:hint="cs"/>
          <w:vertAlign w:val="superscript"/>
          <w:cs/>
          <w:lang w:bidi="th-TH"/>
        </w:rPr>
        <w:t>2</w:t>
      </w:r>
      <w:r>
        <w:rPr>
          <w:rFonts w:ascii="Georgia" w:hAnsi="Georgia" w:cs="Angsana New" w:hint="cs"/>
          <w:cs/>
          <w:lang w:bidi="th-TH"/>
        </w:rPr>
        <w:t xml:space="preserve">. </w:t>
      </w:r>
      <w:r>
        <w:rPr>
          <w:rFonts w:ascii="Georgia" w:hAnsi="Georgia" w:hint="cs"/>
          <w:lang w:bidi="th-TH"/>
        </w:rPr>
        <w:t xml:space="preserve">The </w:t>
      </w:r>
      <w:ins w:id="12" w:author="Jack Plummer" w:date="2022-09-24T06:02:00Z">
        <w:r w:rsidR="009D766B">
          <w:rPr>
            <w:rFonts w:ascii="Georgia" w:hAnsi="Georgia"/>
            <w:lang w:bidi="th-TH"/>
          </w:rPr>
          <w:t xml:space="preserve">two </w:t>
        </w:r>
      </w:ins>
      <w:r>
        <w:rPr>
          <w:rFonts w:ascii="Georgia" w:hAnsi="Georgia" w:hint="cs"/>
          <w:lang w:bidi="th-TH"/>
        </w:rPr>
        <w:t>known localit</w:t>
      </w:r>
      <w:ins w:id="13" w:author="Jack Plummer" w:date="2022-09-24T06:02:00Z">
        <w:r w:rsidR="009D766B">
          <w:rPr>
            <w:rFonts w:ascii="Georgia" w:hAnsi="Georgia"/>
            <w:lang w:bidi="th-TH"/>
          </w:rPr>
          <w:t>ies</w:t>
        </w:r>
      </w:ins>
      <w:del w:id="14" w:author="Jack Plummer" w:date="2022-09-24T06:02:00Z">
        <w:r w:rsidDel="009D766B">
          <w:rPr>
            <w:rFonts w:ascii="Georgia" w:hAnsi="Georgia" w:hint="cs"/>
            <w:lang w:bidi="th-TH"/>
          </w:rPr>
          <w:delText>y is</w:delText>
        </w:r>
      </w:del>
      <w:ins w:id="15" w:author="Jack Plummer" w:date="2022-09-24T06:02:00Z">
        <w:r w:rsidR="009D766B">
          <w:rPr>
            <w:rFonts w:ascii="Georgia" w:hAnsi="Georgia"/>
            <w:lang w:bidi="th-TH"/>
          </w:rPr>
          <w:t xml:space="preserve"> are</w:t>
        </w:r>
      </w:ins>
      <w:r>
        <w:rPr>
          <w:rFonts w:ascii="Georgia" w:hAnsi="Georgia" w:hint="cs"/>
          <w:lang w:bidi="th-TH"/>
        </w:rPr>
        <w:t xml:space="preserve"> in protected areas</w:t>
      </w:r>
      <w:ins w:id="16" w:author="Jack Plummer" w:date="2022-09-24T06:04:00Z">
        <w:r w:rsidR="009D766B">
          <w:rPr>
            <w:rFonts w:ascii="Georgia" w:hAnsi="Georgia"/>
            <w:lang w:bidi="th-TH"/>
          </w:rPr>
          <w:t xml:space="preserve"> and are each considered locations</w:t>
        </w:r>
      </w:ins>
      <w:r>
        <w:rPr>
          <w:rFonts w:ascii="Georgia" w:hAnsi="Georgia" w:hint="cs"/>
          <w:lang w:bidi="th-TH"/>
        </w:rPr>
        <w:t xml:space="preserve">. </w:t>
      </w:r>
      <w:commentRangeStart w:id="17"/>
      <w:r w:rsidRPr="00084217">
        <w:rPr>
          <w:rFonts w:ascii="Georgia" w:hAnsi="Georgia" w:hint="cs"/>
          <w:strike/>
          <w:lang w:bidi="th-TH"/>
          <w:rPrChange w:id="18" w:author="Jack Plummer" w:date="2022-09-24T06:14:00Z">
            <w:rPr>
              <w:rFonts w:ascii="Georgia" w:hAnsi="Georgia" w:hint="cs"/>
              <w:lang w:bidi="th-TH"/>
            </w:rPr>
          </w:rPrChange>
        </w:rPr>
        <w:t xml:space="preserve">However, </w:t>
      </w:r>
      <w:del w:id="19" w:author="Jack Plummer" w:date="2022-09-24T06:03:00Z">
        <w:r w:rsidRPr="00084217" w:rsidDel="009D766B">
          <w:rPr>
            <w:rFonts w:ascii="Georgia" w:hAnsi="Georgia" w:hint="cs"/>
            <w:strike/>
            <w:lang w:bidi="th-TH"/>
            <w:rPrChange w:id="20" w:author="Jack Plummer" w:date="2022-09-24T06:14:00Z">
              <w:rPr>
                <w:rFonts w:ascii="Georgia" w:hAnsi="Georgia" w:hint="cs"/>
                <w:lang w:bidi="th-TH"/>
              </w:rPr>
            </w:rPrChange>
          </w:rPr>
          <w:delText>many of</w:delText>
        </w:r>
      </w:del>
      <w:ins w:id="21" w:author="Jack Plummer" w:date="2022-09-24T06:03:00Z">
        <w:r w:rsidR="009D766B" w:rsidRPr="00084217">
          <w:rPr>
            <w:rFonts w:ascii="Georgia" w:hAnsi="Georgia"/>
            <w:strike/>
            <w:lang w:bidi="th-TH"/>
            <w:rPrChange w:id="22" w:author="Jack Plummer" w:date="2022-09-24T06:14:00Z">
              <w:rPr>
                <w:rFonts w:ascii="Georgia" w:hAnsi="Georgia"/>
                <w:lang w:bidi="th-TH"/>
              </w:rPr>
            </w:rPrChange>
          </w:rPr>
          <w:t>the</w:t>
        </w:r>
      </w:ins>
      <w:r w:rsidRPr="00084217">
        <w:rPr>
          <w:rFonts w:ascii="Georgia" w:hAnsi="Georgia" w:hint="cs"/>
          <w:strike/>
          <w:lang w:bidi="th-TH"/>
          <w:rPrChange w:id="23" w:author="Jack Plummer" w:date="2022-09-24T06:14:00Z">
            <w:rPr>
              <w:rFonts w:ascii="Georgia" w:hAnsi="Georgia" w:hint="cs"/>
              <w:lang w:bidi="th-TH"/>
            </w:rPr>
          </w:rPrChange>
        </w:rPr>
        <w:t xml:space="preserve"> collections are more than </w:t>
      </w:r>
      <w:r w:rsidRPr="00084217">
        <w:rPr>
          <w:rFonts w:ascii="Georgia" w:hAnsi="Georgia" w:cs="Angsana New" w:hint="cs"/>
          <w:strike/>
          <w:cs/>
          <w:lang w:bidi="th-TH"/>
          <w:rPrChange w:id="24" w:author="Jack Plummer" w:date="2022-09-24T06:14:00Z">
            <w:rPr>
              <w:rFonts w:ascii="Georgia" w:hAnsi="Georgia" w:cs="Angsana New" w:hint="cs"/>
              <w:cs/>
              <w:lang w:bidi="th-TH"/>
            </w:rPr>
          </w:rPrChange>
        </w:rPr>
        <w:t xml:space="preserve">30 </w:t>
      </w:r>
      <w:r w:rsidRPr="00084217">
        <w:rPr>
          <w:rFonts w:ascii="Georgia" w:hAnsi="Georgia" w:hint="cs"/>
          <w:strike/>
          <w:lang w:bidi="th-TH"/>
          <w:rPrChange w:id="25" w:author="Jack Plummer" w:date="2022-09-24T06:14:00Z">
            <w:rPr>
              <w:rFonts w:ascii="Georgia" w:hAnsi="Georgia" w:hint="cs"/>
              <w:lang w:bidi="th-TH"/>
            </w:rPr>
          </w:rPrChange>
        </w:rPr>
        <w:t>years old.</w:t>
      </w:r>
      <w:r>
        <w:rPr>
          <w:rFonts w:ascii="Georgia" w:hAnsi="Georgia" w:hint="cs"/>
          <w:lang w:bidi="th-TH"/>
        </w:rPr>
        <w:t xml:space="preserve"> </w:t>
      </w:r>
      <w:commentRangeEnd w:id="17"/>
      <w:r w:rsidR="00084217">
        <w:rPr>
          <w:rStyle w:val="CommentReference"/>
        </w:rPr>
        <w:commentReference w:id="17"/>
      </w:r>
      <w:del w:id="26" w:author="Jack Plummer" w:date="2022-09-24T06:10:00Z">
        <w:r w:rsidDel="00084217">
          <w:rPr>
            <w:rFonts w:ascii="Georgia" w:hAnsi="Georgia" w:hint="cs"/>
            <w:lang w:bidi="th-TH"/>
          </w:rPr>
          <w:delText xml:space="preserve">The </w:delText>
        </w:r>
      </w:del>
      <w:del w:id="27" w:author="Jack Plummer" w:date="2022-09-24T06:03:00Z">
        <w:r w:rsidDel="009D766B">
          <w:rPr>
            <w:rFonts w:ascii="Georgia" w:hAnsi="Georgia" w:hint="cs"/>
            <w:lang w:bidi="th-TH"/>
          </w:rPr>
          <w:delText xml:space="preserve">occurrence </w:delText>
        </w:r>
      </w:del>
      <w:del w:id="28" w:author="Jack Plummer" w:date="2022-09-24T06:10:00Z">
        <w:r w:rsidDel="00084217">
          <w:rPr>
            <w:rFonts w:ascii="Georgia" w:hAnsi="Georgia" w:hint="cs"/>
            <w:lang w:bidi="th-TH"/>
          </w:rPr>
          <w:delText>of old collection in Phangnga is unclear</w:delText>
        </w:r>
      </w:del>
      <w:del w:id="29" w:author="Jack Plummer" w:date="2022-09-24T06:04:00Z">
        <w:r w:rsidDel="009D766B">
          <w:rPr>
            <w:rFonts w:ascii="Georgia" w:hAnsi="Georgia" w:hint="cs"/>
            <w:lang w:bidi="th-TH"/>
          </w:rPr>
          <w:delText>,</w:delText>
        </w:r>
      </w:del>
      <w:del w:id="30" w:author="Jack Plummer" w:date="2022-09-24T06:10:00Z">
        <w:r w:rsidDel="00084217">
          <w:rPr>
            <w:rFonts w:ascii="Georgia" w:hAnsi="Georgia" w:hint="cs"/>
            <w:lang w:bidi="th-TH"/>
          </w:rPr>
          <w:delText xml:space="preserve"> however the observation from this project</w:delText>
        </w:r>
      </w:del>
      <w:ins w:id="31" w:author="Jack Plummer" w:date="2022-09-24T06:10:00Z">
        <w:r w:rsidR="00084217">
          <w:rPr>
            <w:rFonts w:ascii="Georgia" w:hAnsi="Georgia"/>
            <w:lang w:bidi="th-TH"/>
          </w:rPr>
          <w:t>Recent collection work has revealed that</w:t>
        </w:r>
      </w:ins>
      <w:r>
        <w:rPr>
          <w:rFonts w:ascii="Georgia" w:hAnsi="Georgia" w:hint="cs"/>
          <w:lang w:bidi="th-TH"/>
        </w:rPr>
        <w:t xml:space="preserve"> the population</w:t>
      </w:r>
      <w:del w:id="32" w:author="Jack Plummer" w:date="2022-09-24T06:10:00Z">
        <w:r w:rsidDel="00084217">
          <w:rPr>
            <w:rFonts w:ascii="Georgia" w:hAnsi="Georgia" w:hint="cs"/>
            <w:lang w:bidi="th-TH"/>
          </w:rPr>
          <w:delText xml:space="preserve"> size</w:delText>
        </w:r>
      </w:del>
      <w:r>
        <w:rPr>
          <w:rFonts w:ascii="Georgia" w:hAnsi="Georgia" w:hint="cs"/>
          <w:lang w:bidi="th-TH"/>
        </w:rPr>
        <w:t xml:space="preserve"> in </w:t>
      </w:r>
      <w:proofErr w:type="spellStart"/>
      <w:r>
        <w:rPr>
          <w:rFonts w:ascii="Georgia" w:hAnsi="Georgia" w:hint="cs"/>
          <w:lang w:bidi="th-TH"/>
        </w:rPr>
        <w:t>Phangnga</w:t>
      </w:r>
      <w:proofErr w:type="spellEnd"/>
      <w:r>
        <w:rPr>
          <w:rFonts w:ascii="Georgia" w:hAnsi="Georgia" w:hint="cs"/>
          <w:lang w:bidi="th-TH"/>
        </w:rPr>
        <w:t xml:space="preserve"> is very small and </w:t>
      </w:r>
      <w:del w:id="33" w:author="Jack Plummer" w:date="2022-09-24T06:10:00Z">
        <w:r w:rsidDel="00084217">
          <w:rPr>
            <w:rFonts w:ascii="Georgia" w:hAnsi="Georgia" w:hint="cs"/>
            <w:lang w:bidi="th-TH"/>
          </w:rPr>
          <w:delText>rather decreasing</w:delText>
        </w:r>
      </w:del>
      <w:ins w:id="34" w:author="Jack Plummer" w:date="2022-09-24T06:10:00Z">
        <w:r w:rsidR="00084217">
          <w:rPr>
            <w:rFonts w:ascii="Georgia" w:hAnsi="Georgia"/>
            <w:lang w:bidi="th-TH"/>
          </w:rPr>
          <w:t>declini</w:t>
        </w:r>
      </w:ins>
      <w:ins w:id="35" w:author="Jack Plummer" w:date="2022-09-24T06:11:00Z">
        <w:r w:rsidR="00084217">
          <w:rPr>
            <w:rFonts w:ascii="Georgia" w:hAnsi="Georgia"/>
            <w:lang w:bidi="th-TH"/>
          </w:rPr>
          <w:t xml:space="preserve">ng, </w:t>
        </w:r>
      </w:ins>
      <w:commentRangeStart w:id="36"/>
      <w:ins w:id="37" w:author="Jack Plummer" w:date="2022-09-24T06:15:00Z">
        <w:r w:rsidR="00D2062A">
          <w:rPr>
            <w:rFonts w:ascii="Georgia" w:hAnsi="Georgia"/>
            <w:lang w:bidi="th-TH"/>
          </w:rPr>
          <w:t>(</w:t>
        </w:r>
      </w:ins>
      <w:ins w:id="38" w:author="Jack Plummer" w:date="2022-09-24T06:11:00Z">
        <w:r w:rsidR="00084217">
          <w:rPr>
            <w:rFonts w:ascii="Georgia" w:hAnsi="Georgia"/>
            <w:lang w:bidi="th-TH"/>
          </w:rPr>
          <w:t xml:space="preserve">and it is therefore inferred that the number of mature individuals is undergoing </w:t>
        </w:r>
      </w:ins>
      <w:ins w:id="39" w:author="Jack Plummer" w:date="2022-09-24T06:12:00Z">
        <w:r w:rsidR="00084217">
          <w:rPr>
            <w:rFonts w:ascii="Georgia" w:hAnsi="Georgia"/>
            <w:lang w:bidi="th-TH"/>
          </w:rPr>
          <w:t>a continuing decline</w:t>
        </w:r>
      </w:ins>
      <w:ins w:id="40" w:author="Jack Plummer" w:date="2022-09-24T06:15:00Z">
        <w:r w:rsidR="00D2062A">
          <w:rPr>
            <w:rFonts w:ascii="Georgia" w:hAnsi="Georgia"/>
            <w:lang w:bidi="th-TH"/>
          </w:rPr>
          <w:t>)</w:t>
        </w:r>
      </w:ins>
      <w:commentRangeEnd w:id="36"/>
      <w:ins w:id="41" w:author="Jack Plummer" w:date="2022-09-24T06:16:00Z">
        <w:r w:rsidR="00D2062A">
          <w:rPr>
            <w:rStyle w:val="CommentReference"/>
          </w:rPr>
          <w:commentReference w:id="36"/>
        </w:r>
      </w:ins>
      <w:r>
        <w:rPr>
          <w:rFonts w:ascii="Georgia" w:hAnsi="Georgia" w:hint="cs"/>
          <w:lang w:bidi="th-TH"/>
        </w:rPr>
        <w:t>.</w:t>
      </w:r>
      <w:del w:id="42" w:author="Jack Plummer" w:date="2022-09-24T06:11:00Z">
        <w:r w:rsidDel="00084217">
          <w:rPr>
            <w:rFonts w:ascii="Georgia" w:hAnsi="Georgia" w:hint="cs"/>
            <w:lang w:bidi="th-TH"/>
          </w:rPr>
          <w:delText xml:space="preserve"> Then the conservation status of this species can be justified as Endangered (EN).</w:delText>
        </w:r>
      </w:del>
    </w:p>
    <w:p w14:paraId="7F82725D" w14:textId="77777777" w:rsidR="00000000" w:rsidRDefault="00000000">
      <w:pPr>
        <w:pStyle w:val="Heading1"/>
        <w:divId w:val="626817875"/>
        <w:rPr>
          <w:rFonts w:ascii="Georgia" w:eastAsia="Times New Roman" w:hAnsi="Georgia" w:hint="cs"/>
          <w:sz w:val="29"/>
          <w:szCs w:val="29"/>
          <w:cs/>
          <w:lang w:bidi="th-TH"/>
        </w:rPr>
      </w:pPr>
      <w:r>
        <w:rPr>
          <w:rFonts w:ascii="Georgia" w:eastAsia="Times New Roman" w:hAnsi="Georgia" w:hint="cs"/>
          <w:sz w:val="29"/>
          <w:szCs w:val="29"/>
          <w:lang w:bidi="th-TH"/>
        </w:rPr>
        <w:t>Distribution</w:t>
      </w:r>
    </w:p>
    <w:p w14:paraId="4A6A4708" w14:textId="77777777" w:rsidR="00000000" w:rsidRDefault="00000000">
      <w:pPr>
        <w:pStyle w:val="Heading2"/>
        <w:divId w:val="626817875"/>
        <w:rPr>
          <w:rFonts w:ascii="Georgia" w:eastAsia="Times New Roman" w:hAnsi="Georgia" w:hint="cs"/>
          <w:sz w:val="27"/>
          <w:szCs w:val="27"/>
          <w:cs/>
          <w:lang w:bidi="th-TH"/>
        </w:rPr>
      </w:pPr>
      <w:r>
        <w:rPr>
          <w:rFonts w:ascii="Georgia" w:eastAsia="Times New Roman" w:hAnsi="Georgia" w:hint="cs"/>
          <w:sz w:val="27"/>
          <w:szCs w:val="27"/>
          <w:lang w:bidi="th-TH"/>
        </w:rPr>
        <w:t>Geographic</w:t>
      </w:r>
      <w:r>
        <w:rPr>
          <w:rFonts w:ascii="Georgia" w:eastAsia="Times New Roman" w:hAnsi="Georgia" w:cs="Angsana New" w:hint="cs"/>
          <w:sz w:val="27"/>
          <w:szCs w:val="27"/>
          <w:cs/>
          <w:lang w:bidi="th-TH"/>
        </w:rPr>
        <w:t xml:space="preserve"> </w:t>
      </w:r>
      <w:r>
        <w:rPr>
          <w:rFonts w:ascii="Georgia" w:eastAsia="Times New Roman" w:hAnsi="Georgia" w:hint="cs"/>
          <w:sz w:val="27"/>
          <w:szCs w:val="27"/>
          <w:lang w:bidi="th-TH"/>
        </w:rPr>
        <w:t>Range</w:t>
      </w:r>
    </w:p>
    <w:p w14:paraId="6A33D173" w14:textId="3E39D233" w:rsidR="00000000" w:rsidRDefault="00000000">
      <w:pPr>
        <w:pStyle w:val="NormalWeb"/>
        <w:divId w:val="626817875"/>
        <w:rPr>
          <w:rFonts w:ascii="Georgia" w:hAnsi="Georgia" w:hint="cs"/>
          <w:cs/>
          <w:lang w:bidi="th-TH"/>
        </w:rPr>
      </w:pPr>
      <w:r>
        <w:rPr>
          <w:rFonts w:ascii="Georgia" w:hAnsi="Georgia" w:hint="cs"/>
          <w:lang w:bidi="th-TH"/>
        </w:rPr>
        <w:t xml:space="preserve">This species is known from </w:t>
      </w:r>
      <w:proofErr w:type="spellStart"/>
      <w:r>
        <w:rPr>
          <w:rFonts w:ascii="Georgia" w:hAnsi="Georgia" w:hint="cs"/>
          <w:lang w:bidi="th-TH"/>
        </w:rPr>
        <w:t>Satun</w:t>
      </w:r>
      <w:proofErr w:type="spellEnd"/>
      <w:r>
        <w:rPr>
          <w:rFonts w:ascii="Georgia" w:hAnsi="Georgia" w:hint="cs"/>
          <w:lang w:bidi="th-TH"/>
        </w:rPr>
        <w:t xml:space="preserve"> and </w:t>
      </w:r>
      <w:proofErr w:type="spellStart"/>
      <w:r>
        <w:rPr>
          <w:rFonts w:ascii="Georgia" w:hAnsi="Georgia" w:hint="cs"/>
          <w:lang w:bidi="th-TH"/>
        </w:rPr>
        <w:t>Phangna</w:t>
      </w:r>
      <w:proofErr w:type="spellEnd"/>
      <w:r>
        <w:rPr>
          <w:rFonts w:ascii="Georgia" w:hAnsi="Georgia" w:cs="Angsana New" w:hint="cs"/>
          <w:cs/>
          <w:lang w:bidi="th-TH"/>
        </w:rPr>
        <w:t xml:space="preserve"> </w:t>
      </w:r>
      <w:r>
        <w:rPr>
          <w:rFonts w:ascii="Georgia" w:hAnsi="Georgia" w:hint="cs"/>
          <w:lang w:bidi="th-TH"/>
        </w:rPr>
        <w:t>provinces</w:t>
      </w:r>
      <w:ins w:id="43" w:author="Jack Plummer" w:date="2022-09-24T06:00:00Z">
        <w:r w:rsidR="009D766B">
          <w:rPr>
            <w:rFonts w:ascii="Georgia" w:hAnsi="Georgia"/>
            <w:lang w:bidi="th-TH"/>
          </w:rPr>
          <w:t xml:space="preserve"> </w:t>
        </w:r>
        <w:r w:rsidR="009D766B">
          <w:rPr>
            <w:rFonts w:ascii="Georgia" w:hAnsi="Georgia" w:hint="cs"/>
            <w:lang w:bidi="th-TH"/>
          </w:rPr>
          <w:t>(Bur</w:t>
        </w:r>
        <w:r w:rsidR="009D766B">
          <w:rPr>
            <w:rFonts w:ascii="Georgia" w:hAnsi="Georgia"/>
            <w:lang w:bidi="th-TH"/>
          </w:rPr>
          <w:t>t</w:t>
        </w:r>
        <w:r w:rsidR="009D766B">
          <w:rPr>
            <w:rFonts w:ascii="Georgia" w:hAnsi="Georgia" w:hint="cs"/>
            <w:lang w:bidi="th-TH"/>
          </w:rPr>
          <w:t xml:space="preserve">t </w:t>
        </w:r>
        <w:r w:rsidR="009D766B" w:rsidRPr="009D766B">
          <w:rPr>
            <w:rFonts w:ascii="Georgia" w:hAnsi="Georgia" w:hint="cs"/>
            <w:cs/>
            <w:lang w:bidi="th-TH"/>
          </w:rPr>
          <w:t>2001</w:t>
        </w:r>
      </w:ins>
      <w:ins w:id="44" w:author="Jack Plummer" w:date="2022-09-24T06:01:00Z">
        <w:r w:rsidR="009D766B">
          <w:rPr>
            <w:rFonts w:ascii="Georgia" w:hAnsi="Georgia"/>
            <w:lang w:bidi="th-TH"/>
          </w:rPr>
          <w:t>,</w:t>
        </w:r>
      </w:ins>
      <w:ins w:id="45" w:author="Jack Plummer" w:date="2022-09-24T06:00:00Z">
        <w:r w:rsidR="009D766B">
          <w:rPr>
            <w:rFonts w:ascii="Georgia" w:hAnsi="Georgia" w:hint="cs"/>
            <w:lang w:bidi="th-TH"/>
          </w:rPr>
          <w:t xml:space="preserve"> POWO </w:t>
        </w:r>
        <w:r w:rsidR="009D766B" w:rsidRPr="009D766B">
          <w:rPr>
            <w:rFonts w:ascii="Georgia" w:hAnsi="Georgia" w:hint="cs"/>
            <w:cs/>
            <w:lang w:bidi="th-TH"/>
          </w:rPr>
          <w:t>2022)</w:t>
        </w:r>
      </w:ins>
      <w:r>
        <w:rPr>
          <w:rFonts w:ascii="Georgia" w:hAnsi="Georgia" w:hint="cs"/>
          <w:lang w:bidi="th-TH"/>
        </w:rPr>
        <w:t xml:space="preserve">. </w:t>
      </w:r>
      <w:ins w:id="46" w:author="Jack Plummer" w:date="2022-09-24T06:13:00Z">
        <w:r w:rsidR="00084217">
          <w:rPr>
            <w:rFonts w:ascii="Georgia" w:hAnsi="Georgia"/>
            <w:lang w:bidi="th-TH"/>
          </w:rPr>
          <w:t xml:space="preserve">It is known from two collection sites and </w:t>
        </w:r>
      </w:ins>
      <w:del w:id="47" w:author="Jack Plummer" w:date="2022-09-24T06:13:00Z">
        <w:r w:rsidDel="00084217">
          <w:rPr>
            <w:rFonts w:ascii="Georgia" w:hAnsi="Georgia" w:hint="cs"/>
            <w:lang w:bidi="th-TH"/>
          </w:rPr>
          <w:delText xml:space="preserve">The extent of occurrence was </w:delText>
        </w:r>
        <w:r w:rsidDel="00084217">
          <w:rPr>
            <w:rFonts w:ascii="Georgia" w:hAnsi="Georgia" w:cs="Angsana New" w:hint="cs"/>
            <w:cs/>
            <w:lang w:bidi="th-TH"/>
          </w:rPr>
          <w:delText xml:space="preserve">8 </w:delText>
        </w:r>
        <w:r w:rsidDel="00084217">
          <w:rPr>
            <w:rFonts w:ascii="Georgia" w:hAnsi="Georgia" w:hint="cs"/>
            <w:lang w:bidi="th-TH"/>
          </w:rPr>
          <w:delText>km</w:delText>
        </w:r>
        <w:r w:rsidDel="00084217">
          <w:rPr>
            <w:rFonts w:ascii="Georgia" w:hAnsi="Georgia" w:cs="Angsana New" w:hint="cs"/>
            <w:vertAlign w:val="superscript"/>
            <w:cs/>
            <w:lang w:bidi="th-TH"/>
          </w:rPr>
          <w:delText>2</w:delText>
        </w:r>
        <w:r w:rsidDel="00084217">
          <w:rPr>
            <w:rFonts w:ascii="Georgia" w:hAnsi="Georgia" w:cs="Angsana New" w:hint="cs"/>
            <w:cs/>
            <w:lang w:bidi="th-TH"/>
          </w:rPr>
          <w:delText xml:space="preserve">. </w:delText>
        </w:r>
        <w:r w:rsidDel="00084217">
          <w:rPr>
            <w:rFonts w:ascii="Georgia" w:hAnsi="Georgia" w:hint="cs"/>
            <w:lang w:bidi="th-TH"/>
          </w:rPr>
          <w:delText>T</w:delText>
        </w:r>
      </w:del>
      <w:ins w:id="48" w:author="Jack Plummer" w:date="2022-09-24T06:13:00Z">
        <w:r w:rsidR="00084217">
          <w:rPr>
            <w:rFonts w:ascii="Georgia" w:hAnsi="Georgia"/>
            <w:lang w:bidi="th-TH"/>
          </w:rPr>
          <w:t>t</w:t>
        </w:r>
      </w:ins>
      <w:r>
        <w:rPr>
          <w:rFonts w:ascii="Georgia" w:hAnsi="Georgia" w:hint="cs"/>
          <w:lang w:bidi="th-TH"/>
        </w:rPr>
        <w:t>he</w:t>
      </w:r>
      <w:ins w:id="49" w:author="Jack Plummer" w:date="2022-09-24T06:25:00Z">
        <w:r w:rsidR="004B26CF">
          <w:rPr>
            <w:rFonts w:ascii="Georgia" w:hAnsi="Georgia"/>
            <w:lang w:bidi="th-TH"/>
          </w:rPr>
          <w:t xml:space="preserve"> estimated extent of occurrence and</w:t>
        </w:r>
      </w:ins>
      <w:r>
        <w:rPr>
          <w:rFonts w:ascii="Georgia" w:hAnsi="Georgia" w:hint="cs"/>
          <w:lang w:bidi="th-TH"/>
        </w:rPr>
        <w:t xml:space="preserve"> area of occupancy </w:t>
      </w:r>
      <w:del w:id="50" w:author="Jack Plummer" w:date="2022-09-24T06:14:00Z">
        <w:r w:rsidDel="00084217">
          <w:rPr>
            <w:rFonts w:ascii="Georgia" w:hAnsi="Georgia" w:hint="cs"/>
            <w:lang w:bidi="th-TH"/>
          </w:rPr>
          <w:delText xml:space="preserve">was </w:delText>
        </w:r>
      </w:del>
      <w:ins w:id="51" w:author="Jack Plummer" w:date="2022-09-24T06:25:00Z">
        <w:r w:rsidR="004B26CF">
          <w:rPr>
            <w:rFonts w:ascii="Georgia" w:hAnsi="Georgia"/>
            <w:lang w:bidi="th-TH"/>
          </w:rPr>
          <w:t>are</w:t>
        </w:r>
      </w:ins>
      <w:ins w:id="52" w:author="Jack Plummer" w:date="2022-09-24T06:14:00Z">
        <w:r w:rsidR="00084217">
          <w:rPr>
            <w:rFonts w:ascii="Georgia" w:hAnsi="Georgia" w:hint="cs"/>
            <w:lang w:bidi="th-TH"/>
          </w:rPr>
          <w:t xml:space="preserve"> </w:t>
        </w:r>
      </w:ins>
      <w:r w:rsidRPr="00D2062A">
        <w:rPr>
          <w:rFonts w:ascii="Georgia" w:hAnsi="Georgia" w:hint="cs"/>
          <w:cs/>
          <w:lang w:bidi="th-TH"/>
        </w:rPr>
        <w:t>8</w:t>
      </w:r>
      <w:r>
        <w:rPr>
          <w:rFonts w:ascii="Georgia" w:hAnsi="Georgia" w:cs="Angsana New" w:hint="cs"/>
          <w:cs/>
          <w:lang w:bidi="th-TH"/>
        </w:rPr>
        <w:t xml:space="preserve"> </w:t>
      </w:r>
      <w:r>
        <w:rPr>
          <w:rFonts w:ascii="Georgia" w:hAnsi="Georgia" w:hint="cs"/>
          <w:lang w:bidi="th-TH"/>
        </w:rPr>
        <w:t>km</w:t>
      </w:r>
      <w:r>
        <w:rPr>
          <w:rFonts w:ascii="Georgia" w:hAnsi="Georgia" w:cs="Angsana New" w:hint="cs"/>
          <w:vertAlign w:val="superscript"/>
          <w:cs/>
          <w:lang w:bidi="th-TH"/>
        </w:rPr>
        <w:t>2</w:t>
      </w:r>
      <w:r>
        <w:rPr>
          <w:rFonts w:ascii="Georgia" w:hAnsi="Georgia" w:cs="Angsana New" w:hint="cs"/>
          <w:cs/>
          <w:lang w:bidi="th-TH"/>
        </w:rPr>
        <w:t>.</w:t>
      </w:r>
      <w:r>
        <w:rPr>
          <w:rFonts w:ascii="Georgia" w:hAnsi="Georgia" w:hint="cs"/>
          <w:lang w:bidi="th-TH"/>
        </w:rPr>
        <w:t> </w:t>
      </w:r>
      <w:ins w:id="53" w:author="Jack Plummer" w:date="2022-09-24T06:16:00Z">
        <w:r w:rsidR="00D2062A">
          <w:rPr>
            <w:rFonts w:ascii="Georgia" w:hAnsi="Georgia"/>
            <w:lang w:bidi="th-TH"/>
          </w:rPr>
          <w:t xml:space="preserve">It has been </w:t>
        </w:r>
      </w:ins>
      <w:del w:id="54" w:author="Jack Plummer" w:date="2022-09-24T06:16:00Z">
        <w:r w:rsidDel="00D2062A">
          <w:rPr>
            <w:rFonts w:ascii="Georgia" w:hAnsi="Georgia" w:hint="cs"/>
            <w:lang w:bidi="th-TH"/>
          </w:rPr>
          <w:delText>R</w:delText>
        </w:r>
      </w:del>
      <w:ins w:id="55" w:author="Jack Plummer" w:date="2022-09-24T06:16:00Z">
        <w:r w:rsidR="00D2062A">
          <w:rPr>
            <w:rFonts w:ascii="Georgia" w:hAnsi="Georgia"/>
            <w:lang w:bidi="th-TH"/>
          </w:rPr>
          <w:t>r</w:t>
        </w:r>
      </w:ins>
      <w:r>
        <w:rPr>
          <w:rFonts w:ascii="Georgia" w:hAnsi="Georgia" w:hint="cs"/>
          <w:lang w:bidi="th-TH"/>
        </w:rPr>
        <w:t>ecorded from altitude</w:t>
      </w:r>
      <w:ins w:id="56" w:author="Jack Plummer" w:date="2022-09-24T06:16:00Z">
        <w:r w:rsidR="00D2062A">
          <w:rPr>
            <w:rFonts w:ascii="Georgia" w:hAnsi="Georgia"/>
            <w:lang w:bidi="th-TH"/>
          </w:rPr>
          <w:t>s</w:t>
        </w:r>
      </w:ins>
      <w:r>
        <w:rPr>
          <w:rFonts w:ascii="Georgia" w:hAnsi="Georgia" w:hint="cs"/>
          <w:lang w:bidi="th-TH"/>
        </w:rPr>
        <w:t xml:space="preserve"> between </w:t>
      </w:r>
      <w:r w:rsidRPr="00D2062A">
        <w:rPr>
          <w:rFonts w:ascii="Georgia" w:hAnsi="Georgia" w:hint="cs"/>
          <w:cs/>
          <w:lang w:bidi="th-TH"/>
        </w:rPr>
        <w:t xml:space="preserve">98 </w:t>
      </w:r>
      <w:r>
        <w:rPr>
          <w:rFonts w:ascii="Georgia" w:hAnsi="Georgia" w:hint="cs"/>
          <w:lang w:bidi="th-TH"/>
        </w:rPr>
        <w:t xml:space="preserve">and </w:t>
      </w:r>
      <w:r w:rsidRPr="00D2062A">
        <w:rPr>
          <w:rFonts w:ascii="Georgia" w:hAnsi="Georgia" w:hint="cs"/>
          <w:cs/>
          <w:lang w:bidi="th-TH"/>
        </w:rPr>
        <w:t>200</w:t>
      </w:r>
      <w:r>
        <w:rPr>
          <w:rFonts w:ascii="Georgia" w:hAnsi="Georgia" w:cs="Angsana New" w:hint="cs"/>
          <w:cs/>
          <w:lang w:bidi="th-TH"/>
        </w:rPr>
        <w:t xml:space="preserve"> </w:t>
      </w:r>
      <w:r>
        <w:rPr>
          <w:rFonts w:ascii="Georgia" w:hAnsi="Georgia" w:hint="cs"/>
          <w:lang w:bidi="th-TH"/>
        </w:rPr>
        <w:t>m</w:t>
      </w:r>
      <w:ins w:id="57" w:author="Jack Plummer" w:date="2022-09-24T06:16:00Z">
        <w:r w:rsidR="00D2062A">
          <w:rPr>
            <w:rFonts w:ascii="Georgia" w:hAnsi="Georgia"/>
            <w:lang w:bidi="th-TH"/>
          </w:rPr>
          <w:t xml:space="preserve"> asl</w:t>
        </w:r>
      </w:ins>
      <w:r>
        <w:rPr>
          <w:rFonts w:ascii="Georgia" w:hAnsi="Georgia" w:hint="cs"/>
          <w:lang w:bidi="th-TH"/>
        </w:rPr>
        <w:t>.</w:t>
      </w:r>
    </w:p>
    <w:p w14:paraId="60F716EC" w14:textId="77777777" w:rsidR="00000000" w:rsidRDefault="00000000">
      <w:pPr>
        <w:pStyle w:val="Heading2"/>
        <w:divId w:val="626817875"/>
        <w:rPr>
          <w:rFonts w:ascii="Georgia" w:eastAsia="Times New Roman" w:hAnsi="Georgia" w:hint="cs"/>
          <w:sz w:val="27"/>
          <w:szCs w:val="27"/>
          <w:cs/>
          <w:lang w:bidi="th-TH"/>
        </w:rPr>
      </w:pPr>
      <w:r>
        <w:rPr>
          <w:rFonts w:ascii="Georgia" w:eastAsia="Times New Roman" w:hAnsi="Georgia" w:hint="cs"/>
          <w:sz w:val="27"/>
          <w:szCs w:val="27"/>
          <w:lang w:bidi="th-TH"/>
        </w:rPr>
        <w:t>Area of</w:t>
      </w:r>
      <w:r>
        <w:rPr>
          <w:rFonts w:ascii="Georgia" w:eastAsia="Times New Roman" w:hAnsi="Georgia" w:cs="Angsana New" w:hint="cs"/>
          <w:sz w:val="27"/>
          <w:szCs w:val="27"/>
          <w:cs/>
          <w:lang w:bidi="th-TH"/>
        </w:rPr>
        <w:t xml:space="preserve"> </w:t>
      </w:r>
      <w:r>
        <w:rPr>
          <w:rFonts w:ascii="Georgia" w:eastAsia="Times New Roman" w:hAnsi="Georgia" w:hint="cs"/>
          <w:sz w:val="27"/>
          <w:szCs w:val="27"/>
          <w:lang w:bidi="th-TH"/>
        </w:rPr>
        <w:t>Occupancy (AOO)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0"/>
        <w:gridCol w:w="6130"/>
      </w:tblGrid>
      <w:tr w:rsidR="00000000" w14:paraId="430E9FA3" w14:textId="77777777">
        <w:trPr>
          <w:divId w:val="626817875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02373607" w14:textId="77777777" w:rsidR="00000000" w:rsidRDefault="00000000">
            <w:pPr>
              <w:spacing w:after="75"/>
              <w:rPr>
                <w:rFonts w:ascii="Georgia" w:eastAsia="Times New Roman" w:hAnsi="Georgia" w:hint="cs"/>
                <w:b/>
                <w:bCs/>
                <w:sz w:val="18"/>
                <w:szCs w:val="18"/>
                <w:cs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Estimated area of occupancy (AOO) - in km2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1B20594D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Justification</w:t>
            </w:r>
          </w:p>
        </w:tc>
      </w:tr>
      <w:tr w:rsidR="00000000" w14:paraId="23910FF8" w14:textId="77777777">
        <w:trPr>
          <w:divId w:val="626817875"/>
          <w:tblCellSpacing w:w="15" w:type="dxa"/>
        </w:trPr>
        <w:tc>
          <w:tcPr>
            <w:tcW w:w="0" w:type="auto"/>
            <w:vAlign w:val="center"/>
            <w:hideMark/>
          </w:tcPr>
          <w:p w14:paraId="230F17B1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50CB539" w14:textId="48B8B5D4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Estimated from a 2 x 2 km grid cell for herbarium specimen point data mapp</w:t>
            </w:r>
            <w:ins w:id="58" w:author="Jack Plummer" w:date="2022-09-24T06:13:00Z">
              <w:r w:rsidR="00084217">
                <w:rPr>
                  <w:rFonts w:ascii="Georgia" w:eastAsia="Times New Roman" w:hAnsi="Georgia"/>
                  <w:sz w:val="18"/>
                  <w:szCs w:val="18"/>
                </w:rPr>
                <w:t>ed</w:t>
              </w:r>
            </w:ins>
            <w:del w:id="59" w:author="Jack Plummer" w:date="2022-09-24T06:13:00Z">
              <w:r w:rsidDel="00084217">
                <w:rPr>
                  <w:rFonts w:ascii="Georgia" w:eastAsia="Times New Roman" w:hAnsi="Georgia"/>
                  <w:sz w:val="18"/>
                  <w:szCs w:val="18"/>
                </w:rPr>
                <w:delText>ing</w:delText>
              </w:r>
            </w:del>
            <w:r>
              <w:rPr>
                <w:rFonts w:ascii="Georgia" w:eastAsia="Times New Roman" w:hAnsi="Georgia"/>
                <w:sz w:val="18"/>
                <w:szCs w:val="18"/>
              </w:rPr>
              <w:t xml:space="preserve"> using </w:t>
            </w:r>
            <w:proofErr w:type="spellStart"/>
            <w:r>
              <w:rPr>
                <w:rFonts w:ascii="Georgia" w:eastAsia="Times New Roman" w:hAnsi="Georgia"/>
                <w:sz w:val="18"/>
                <w:szCs w:val="18"/>
              </w:rPr>
              <w:t>GeoCAT</w:t>
            </w:r>
            <w:proofErr w:type="spellEnd"/>
            <w:r>
              <w:rPr>
                <w:rFonts w:ascii="Georgia" w:eastAsia="Times New Roman" w:hAnsi="Georgia"/>
                <w:sz w:val="18"/>
                <w:szCs w:val="18"/>
              </w:rPr>
              <w:t xml:space="preserve"> (Bachman et al. 2011).</w:t>
            </w:r>
          </w:p>
        </w:tc>
      </w:tr>
    </w:tbl>
    <w:p w14:paraId="0F1E62C8" w14:textId="77777777" w:rsidR="00000000" w:rsidRDefault="00000000">
      <w:pPr>
        <w:pStyle w:val="Heading2"/>
        <w:divId w:val="626817875"/>
        <w:rPr>
          <w:rFonts w:ascii="Georgia" w:eastAsia="Times New Roman" w:hAnsi="Georgia"/>
          <w:sz w:val="27"/>
          <w:szCs w:val="27"/>
          <w:lang w:bidi="th-TH"/>
        </w:rPr>
      </w:pPr>
      <w:r>
        <w:rPr>
          <w:rFonts w:ascii="Georgia" w:eastAsia="Times New Roman" w:hAnsi="Georgia" w:hint="cs"/>
          <w:sz w:val="27"/>
          <w:szCs w:val="27"/>
          <w:lang w:bidi="th-TH"/>
        </w:rPr>
        <w:t>Extent of</w:t>
      </w:r>
      <w:r>
        <w:rPr>
          <w:rFonts w:ascii="Georgia" w:eastAsia="Times New Roman" w:hAnsi="Georgia" w:cs="Angsana New" w:hint="cs"/>
          <w:sz w:val="27"/>
          <w:szCs w:val="27"/>
          <w:cs/>
          <w:lang w:bidi="th-TH"/>
        </w:rPr>
        <w:t xml:space="preserve"> </w:t>
      </w:r>
      <w:r>
        <w:rPr>
          <w:rFonts w:ascii="Georgia" w:eastAsia="Times New Roman" w:hAnsi="Georgia" w:hint="cs"/>
          <w:sz w:val="27"/>
          <w:szCs w:val="27"/>
          <w:lang w:bidi="th-TH"/>
        </w:rPr>
        <w:t>Occurrence (EOO)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1"/>
        <w:gridCol w:w="2352"/>
        <w:gridCol w:w="4517"/>
      </w:tblGrid>
      <w:tr w:rsidR="00000000" w14:paraId="006B4290" w14:textId="77777777">
        <w:trPr>
          <w:divId w:val="626817875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1BC0434A" w14:textId="77777777" w:rsidR="00000000" w:rsidRDefault="00000000">
            <w:pPr>
              <w:spacing w:after="75"/>
              <w:rPr>
                <w:rFonts w:ascii="Georgia" w:eastAsia="Times New Roman" w:hAnsi="Georgia" w:hint="cs"/>
                <w:b/>
                <w:bCs/>
                <w:sz w:val="18"/>
                <w:szCs w:val="18"/>
                <w:cs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lastRenderedPageBreak/>
              <w:t>Estimated extent of occurrence (EOO)- in km2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39E21CF0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EOO estimate calculated from Minimum Convex Polygon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327CFFBA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Justification</w:t>
            </w:r>
          </w:p>
        </w:tc>
      </w:tr>
      <w:tr w:rsidR="00000000" w14:paraId="56BFFD4D" w14:textId="77777777">
        <w:trPr>
          <w:divId w:val="626817875"/>
          <w:tblCellSpacing w:w="15" w:type="dxa"/>
        </w:trPr>
        <w:tc>
          <w:tcPr>
            <w:tcW w:w="0" w:type="auto"/>
            <w:vAlign w:val="center"/>
            <w:hideMark/>
          </w:tcPr>
          <w:p w14:paraId="2DE5466F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FCBEC09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5D2B0732" w14:textId="33229DD0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 xml:space="preserve">Estimated from a </w:t>
            </w:r>
            <w:del w:id="60" w:author="Jack Plummer" w:date="2022-09-24T06:16:00Z">
              <w:r w:rsidDel="00D2062A">
                <w:rPr>
                  <w:rFonts w:ascii="Georgia" w:eastAsia="Times New Roman" w:hAnsi="Georgia"/>
                  <w:sz w:val="18"/>
                  <w:szCs w:val="18"/>
                </w:rPr>
                <w:delText>2 x 2 km grid cell</w:delText>
              </w:r>
            </w:del>
            <w:ins w:id="61" w:author="Jack Plummer" w:date="2022-09-24T06:16:00Z">
              <w:r w:rsidR="00D2062A">
                <w:rPr>
                  <w:rFonts w:ascii="Georgia" w:eastAsia="Times New Roman" w:hAnsi="Georgia"/>
                  <w:sz w:val="18"/>
                  <w:szCs w:val="18"/>
                </w:rPr>
                <w:t>minimum convex polygon</w:t>
              </w:r>
            </w:ins>
            <w:r>
              <w:rPr>
                <w:rFonts w:ascii="Georgia" w:eastAsia="Times New Roman" w:hAnsi="Georgia"/>
                <w:sz w:val="18"/>
                <w:szCs w:val="18"/>
              </w:rPr>
              <w:t xml:space="preserve"> for herbarium specimen point data mapp</w:t>
            </w:r>
            <w:ins w:id="62" w:author="Jack Plummer" w:date="2022-09-24T06:13:00Z">
              <w:r w:rsidR="00084217">
                <w:rPr>
                  <w:rFonts w:ascii="Georgia" w:eastAsia="Times New Roman" w:hAnsi="Georgia"/>
                  <w:sz w:val="18"/>
                  <w:szCs w:val="18"/>
                </w:rPr>
                <w:t>ed</w:t>
              </w:r>
            </w:ins>
            <w:del w:id="63" w:author="Jack Plummer" w:date="2022-09-24T06:13:00Z">
              <w:r w:rsidDel="00084217">
                <w:rPr>
                  <w:rFonts w:ascii="Georgia" w:eastAsia="Times New Roman" w:hAnsi="Georgia"/>
                  <w:sz w:val="18"/>
                  <w:szCs w:val="18"/>
                </w:rPr>
                <w:delText>ing</w:delText>
              </w:r>
            </w:del>
            <w:r>
              <w:rPr>
                <w:rFonts w:ascii="Georgia" w:eastAsia="Times New Roman" w:hAnsi="Georgia"/>
                <w:sz w:val="18"/>
                <w:szCs w:val="18"/>
              </w:rPr>
              <w:t xml:space="preserve"> using </w:t>
            </w:r>
            <w:proofErr w:type="spellStart"/>
            <w:r>
              <w:rPr>
                <w:rFonts w:ascii="Georgia" w:eastAsia="Times New Roman" w:hAnsi="Georgia"/>
                <w:sz w:val="18"/>
                <w:szCs w:val="18"/>
              </w:rPr>
              <w:t>GeoCAT</w:t>
            </w:r>
            <w:proofErr w:type="spellEnd"/>
            <w:r>
              <w:rPr>
                <w:rFonts w:ascii="Georgia" w:eastAsia="Times New Roman" w:hAnsi="Georgia"/>
                <w:sz w:val="18"/>
                <w:szCs w:val="18"/>
              </w:rPr>
              <w:t xml:space="preserve"> (Bachman et al. 2011).</w:t>
            </w:r>
          </w:p>
        </w:tc>
      </w:tr>
    </w:tbl>
    <w:p w14:paraId="1E6561A5" w14:textId="77777777" w:rsidR="00000000" w:rsidRDefault="00000000">
      <w:pPr>
        <w:pStyle w:val="Heading2"/>
        <w:divId w:val="626817875"/>
        <w:rPr>
          <w:rFonts w:ascii="Georgia" w:eastAsia="Times New Roman" w:hAnsi="Georgia"/>
          <w:sz w:val="27"/>
          <w:szCs w:val="27"/>
          <w:lang w:bidi="th-TH"/>
        </w:rPr>
      </w:pPr>
      <w:r>
        <w:rPr>
          <w:rFonts w:ascii="Georgia" w:eastAsia="Times New Roman" w:hAnsi="Georgia" w:hint="cs"/>
          <w:sz w:val="27"/>
          <w:szCs w:val="27"/>
          <w:lang w:bidi="th-TH"/>
        </w:rPr>
        <w:t>Locations</w:t>
      </w:r>
      <w:r>
        <w:rPr>
          <w:rFonts w:ascii="Georgia" w:eastAsia="Times New Roman" w:hAnsi="Georgia" w:cs="Angsana New" w:hint="cs"/>
          <w:sz w:val="27"/>
          <w:szCs w:val="27"/>
          <w:cs/>
          <w:lang w:bidi="th-TH"/>
        </w:rPr>
        <w:t xml:space="preserve"> </w:t>
      </w:r>
      <w:r>
        <w:rPr>
          <w:rFonts w:ascii="Georgia" w:eastAsia="Times New Roman" w:hAnsi="Georgia" w:hint="cs"/>
          <w:sz w:val="27"/>
          <w:szCs w:val="27"/>
          <w:lang w:bidi="th-TH"/>
        </w:rPr>
        <w:t>Information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5"/>
        <w:gridCol w:w="7775"/>
      </w:tblGrid>
      <w:tr w:rsidR="00D2062A" w14:paraId="36795408" w14:textId="77777777">
        <w:trPr>
          <w:divId w:val="626817875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325FB548" w14:textId="77777777" w:rsidR="00000000" w:rsidRDefault="00000000">
            <w:pPr>
              <w:spacing w:after="75"/>
              <w:rPr>
                <w:rFonts w:ascii="Georgia" w:eastAsia="Times New Roman" w:hAnsi="Georgia" w:hint="cs"/>
                <w:b/>
                <w:bCs/>
                <w:sz w:val="18"/>
                <w:szCs w:val="18"/>
                <w:cs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Number of Locations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1CBA69CB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Justification</w:t>
            </w:r>
          </w:p>
        </w:tc>
      </w:tr>
      <w:tr w:rsidR="00D2062A" w14:paraId="42B9337F" w14:textId="77777777">
        <w:trPr>
          <w:divId w:val="626817875"/>
          <w:tblCellSpacing w:w="15" w:type="dxa"/>
        </w:trPr>
        <w:tc>
          <w:tcPr>
            <w:tcW w:w="0" w:type="auto"/>
            <w:vAlign w:val="center"/>
            <w:hideMark/>
          </w:tcPr>
          <w:p w14:paraId="67999517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9F97990" w14:textId="27259166" w:rsidR="00000000" w:rsidRPr="00D2062A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 w:rsidRPr="00D2062A">
              <w:rPr>
                <w:rFonts w:ascii="Georgia" w:eastAsia="Times New Roman" w:hAnsi="Georgia"/>
                <w:strike/>
                <w:sz w:val="18"/>
                <w:szCs w:val="18"/>
                <w:rPrChange w:id="64" w:author="Jack Plummer" w:date="2022-09-24T06:17:00Z">
                  <w:rPr>
                    <w:rFonts w:ascii="Georgia" w:eastAsia="Times New Roman" w:hAnsi="Georgia"/>
                    <w:sz w:val="18"/>
                    <w:szCs w:val="18"/>
                  </w:rPr>
                </w:rPrChange>
              </w:rPr>
              <w:t xml:space="preserve">Collection localities documented by Burtt (2001) occur in </w:t>
            </w:r>
            <w:proofErr w:type="spellStart"/>
            <w:r w:rsidRPr="00D2062A">
              <w:rPr>
                <w:rFonts w:ascii="Georgia" w:eastAsia="Times New Roman" w:hAnsi="Georgia"/>
                <w:strike/>
                <w:sz w:val="18"/>
                <w:szCs w:val="18"/>
                <w:rPrChange w:id="65" w:author="Jack Plummer" w:date="2022-09-24T06:17:00Z">
                  <w:rPr>
                    <w:rFonts w:ascii="Georgia" w:eastAsia="Times New Roman" w:hAnsi="Georgia"/>
                    <w:sz w:val="18"/>
                    <w:szCs w:val="18"/>
                  </w:rPr>
                </w:rPrChange>
              </w:rPr>
              <w:t>Satun</w:t>
            </w:r>
            <w:proofErr w:type="spellEnd"/>
            <w:r w:rsidRPr="00D2062A">
              <w:rPr>
                <w:rFonts w:ascii="Georgia" w:eastAsia="Times New Roman" w:hAnsi="Georgia"/>
                <w:strike/>
                <w:sz w:val="18"/>
                <w:szCs w:val="18"/>
                <w:rPrChange w:id="66" w:author="Jack Plummer" w:date="2022-09-24T06:17:00Z">
                  <w:rPr>
                    <w:rFonts w:ascii="Georgia" w:eastAsia="Times New Roman" w:hAnsi="Georgia"/>
                    <w:sz w:val="18"/>
                    <w:szCs w:val="18"/>
                  </w:rPr>
                </w:rPrChange>
              </w:rPr>
              <w:t xml:space="preserve"> and </w:t>
            </w:r>
            <w:proofErr w:type="spellStart"/>
            <w:r w:rsidRPr="00D2062A">
              <w:rPr>
                <w:rFonts w:ascii="Georgia" w:eastAsia="Times New Roman" w:hAnsi="Georgia"/>
                <w:strike/>
                <w:sz w:val="18"/>
                <w:szCs w:val="18"/>
                <w:rPrChange w:id="67" w:author="Jack Plummer" w:date="2022-09-24T06:17:00Z">
                  <w:rPr>
                    <w:rFonts w:ascii="Georgia" w:eastAsia="Times New Roman" w:hAnsi="Georgia"/>
                    <w:sz w:val="18"/>
                    <w:szCs w:val="18"/>
                  </w:rPr>
                </w:rPrChange>
              </w:rPr>
              <w:t>Phangnga</w:t>
            </w:r>
            <w:proofErr w:type="spellEnd"/>
            <w:r w:rsidRPr="00D2062A">
              <w:rPr>
                <w:rFonts w:ascii="Georgia" w:eastAsia="Times New Roman" w:hAnsi="Georgia"/>
                <w:strike/>
                <w:sz w:val="18"/>
                <w:szCs w:val="18"/>
                <w:rPrChange w:id="68" w:author="Jack Plummer" w:date="2022-09-24T06:17:00Z">
                  <w:rPr>
                    <w:rFonts w:ascii="Georgia" w:eastAsia="Times New Roman" w:hAnsi="Georgia"/>
                    <w:sz w:val="18"/>
                    <w:szCs w:val="18"/>
                  </w:rPr>
                </w:rPrChange>
              </w:rPr>
              <w:t xml:space="preserve"> provinces. Moreover, many of collections are more than 30 years old. </w:t>
            </w:r>
            <w:commentRangeStart w:id="69"/>
            <w:r w:rsidRPr="00D2062A">
              <w:rPr>
                <w:rFonts w:ascii="Georgia" w:eastAsia="Times New Roman" w:hAnsi="Georgia"/>
                <w:strike/>
                <w:sz w:val="18"/>
                <w:szCs w:val="18"/>
                <w:rPrChange w:id="70" w:author="Jack Plummer" w:date="2022-09-24T06:17:00Z">
                  <w:rPr>
                    <w:rFonts w:ascii="Georgia" w:eastAsia="Times New Roman" w:hAnsi="Georgia"/>
                    <w:sz w:val="18"/>
                    <w:szCs w:val="18"/>
                  </w:rPr>
                </w:rPrChange>
              </w:rPr>
              <w:t xml:space="preserve">The occurrence of old collection in </w:t>
            </w:r>
            <w:proofErr w:type="spellStart"/>
            <w:r w:rsidRPr="00D2062A">
              <w:rPr>
                <w:rFonts w:ascii="Georgia" w:eastAsia="Times New Roman" w:hAnsi="Georgia"/>
                <w:strike/>
                <w:sz w:val="18"/>
                <w:szCs w:val="18"/>
                <w:rPrChange w:id="71" w:author="Jack Plummer" w:date="2022-09-24T06:17:00Z">
                  <w:rPr>
                    <w:rFonts w:ascii="Georgia" w:eastAsia="Times New Roman" w:hAnsi="Georgia"/>
                    <w:sz w:val="18"/>
                    <w:szCs w:val="18"/>
                  </w:rPr>
                </w:rPrChange>
              </w:rPr>
              <w:t>Phangnga</w:t>
            </w:r>
            <w:proofErr w:type="spellEnd"/>
            <w:r w:rsidRPr="00D2062A">
              <w:rPr>
                <w:rFonts w:ascii="Georgia" w:eastAsia="Times New Roman" w:hAnsi="Georgia"/>
                <w:strike/>
                <w:sz w:val="18"/>
                <w:szCs w:val="18"/>
                <w:rPrChange w:id="72" w:author="Jack Plummer" w:date="2022-09-24T06:17:00Z">
                  <w:rPr>
                    <w:rFonts w:ascii="Georgia" w:eastAsia="Times New Roman" w:hAnsi="Georgia"/>
                    <w:sz w:val="18"/>
                    <w:szCs w:val="18"/>
                  </w:rPr>
                </w:rPrChange>
              </w:rPr>
              <w:t xml:space="preserve"> is still unclear. </w:t>
            </w:r>
            <w:commentRangeEnd w:id="69"/>
            <w:r w:rsidR="00084217" w:rsidRPr="00D2062A">
              <w:rPr>
                <w:rStyle w:val="CommentReference"/>
                <w:strike/>
                <w:rPrChange w:id="73" w:author="Jack Plummer" w:date="2022-09-24T06:17:00Z">
                  <w:rPr>
                    <w:rStyle w:val="CommentReference"/>
                  </w:rPr>
                </w:rPrChange>
              </w:rPr>
              <w:commentReference w:id="69"/>
            </w:r>
            <w:proofErr w:type="gramStart"/>
            <w:ins w:id="74" w:author="Jack Plummer" w:date="2022-09-24T06:19:00Z">
              <w:r w:rsidR="00D2062A">
                <w:rPr>
                  <w:rFonts w:ascii="Georgia" w:eastAsia="Times New Roman" w:hAnsi="Georgia"/>
                  <w:sz w:val="18"/>
                  <w:szCs w:val="18"/>
                </w:rPr>
                <w:t>E.g.</w:t>
              </w:r>
              <w:proofErr w:type="gramEnd"/>
              <w:r w:rsidR="00D2062A">
                <w:rPr>
                  <w:rFonts w:ascii="Georgia" w:eastAsia="Times New Roman" w:hAnsi="Georgia"/>
                  <w:sz w:val="18"/>
                  <w:szCs w:val="18"/>
                </w:rPr>
                <w:t xml:space="preserve"> </w:t>
              </w:r>
            </w:ins>
            <w:ins w:id="75" w:author="Jack Plummer" w:date="2022-09-24T06:17:00Z">
              <w:r w:rsidR="00D2062A">
                <w:rPr>
                  <w:rFonts w:ascii="Georgia" w:eastAsia="Times New Roman" w:hAnsi="Georgia"/>
                  <w:sz w:val="18"/>
                  <w:szCs w:val="18"/>
                </w:rPr>
                <w:t>This species is known from two locations. Specific threa</w:t>
              </w:r>
            </w:ins>
            <w:ins w:id="76" w:author="Jack Plummer" w:date="2022-09-24T06:18:00Z">
              <w:r w:rsidR="00D2062A">
                <w:rPr>
                  <w:rFonts w:ascii="Georgia" w:eastAsia="Times New Roman" w:hAnsi="Georgia"/>
                  <w:sz w:val="18"/>
                  <w:szCs w:val="18"/>
                </w:rPr>
                <w:t xml:space="preserve">ts are </w:t>
              </w:r>
              <w:proofErr w:type="gramStart"/>
              <w:r w:rsidR="00D2062A">
                <w:rPr>
                  <w:rFonts w:ascii="Georgia" w:eastAsia="Times New Roman" w:hAnsi="Georgia"/>
                  <w:sz w:val="18"/>
                  <w:szCs w:val="18"/>
                </w:rPr>
                <w:t>unclear</w:t>
              </w:r>
              <w:proofErr w:type="gramEnd"/>
              <w:r w:rsidR="00D2062A">
                <w:rPr>
                  <w:rFonts w:ascii="Georgia" w:eastAsia="Times New Roman" w:hAnsi="Georgia"/>
                  <w:sz w:val="18"/>
                  <w:szCs w:val="18"/>
                </w:rPr>
                <w:t xml:space="preserve"> but a population decline is ongoing, and may relate to tourism activity at collection sites.</w:t>
              </w:r>
            </w:ins>
          </w:p>
        </w:tc>
      </w:tr>
    </w:tbl>
    <w:p w14:paraId="55F97317" w14:textId="77777777" w:rsidR="00000000" w:rsidRDefault="00000000">
      <w:pPr>
        <w:pStyle w:val="Heading2"/>
        <w:divId w:val="626817875"/>
        <w:rPr>
          <w:rFonts w:ascii="Georgia" w:eastAsia="Times New Roman" w:hAnsi="Georgia"/>
          <w:sz w:val="27"/>
          <w:szCs w:val="27"/>
          <w:lang w:bidi="th-TH"/>
        </w:rPr>
      </w:pPr>
      <w:r>
        <w:rPr>
          <w:rFonts w:ascii="Georgia" w:eastAsia="Times New Roman" w:hAnsi="Georgia" w:hint="cs"/>
          <w:sz w:val="27"/>
          <w:szCs w:val="27"/>
          <w:lang w:bidi="th-TH"/>
        </w:rPr>
        <w:t>Very restricted AOO or number of locations (triggers VU D</w:t>
      </w:r>
      <w:r>
        <w:rPr>
          <w:rFonts w:ascii="Georgia" w:eastAsia="Times New Roman" w:hAnsi="Georgia" w:cs="Angsana New" w:hint="cs"/>
          <w:sz w:val="27"/>
          <w:szCs w:val="27"/>
          <w:cs/>
          <w:lang w:bidi="th-TH"/>
        </w:rPr>
        <w:t>2)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9"/>
        <w:gridCol w:w="5511"/>
      </w:tblGrid>
      <w:tr w:rsidR="00000000" w14:paraId="595BE3DB" w14:textId="77777777">
        <w:trPr>
          <w:divId w:val="626817875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5DC11F08" w14:textId="77777777" w:rsidR="00000000" w:rsidRDefault="00000000">
            <w:pPr>
              <w:spacing w:after="75"/>
              <w:rPr>
                <w:rFonts w:ascii="Georgia" w:eastAsia="Times New Roman" w:hAnsi="Georgia" w:hint="cs"/>
                <w:b/>
                <w:bCs/>
                <w:sz w:val="18"/>
                <w:szCs w:val="18"/>
                <w:cs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Very restricted in area of occupancy (AOO) and/or # of locations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54D06267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Justification</w:t>
            </w:r>
          </w:p>
        </w:tc>
      </w:tr>
      <w:tr w:rsidR="00000000" w14:paraId="604CBD82" w14:textId="77777777">
        <w:trPr>
          <w:divId w:val="626817875"/>
          <w:tblCellSpacing w:w="15" w:type="dxa"/>
        </w:trPr>
        <w:tc>
          <w:tcPr>
            <w:tcW w:w="0" w:type="auto"/>
            <w:vAlign w:val="center"/>
            <w:hideMark/>
          </w:tcPr>
          <w:p w14:paraId="35412B9D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commentRangeStart w:id="77"/>
            <w:r>
              <w:rPr>
                <w:rFonts w:ascii="Georgia" w:eastAsia="Times New Roman" w:hAnsi="Georgia"/>
                <w:sz w:val="18"/>
                <w:szCs w:val="1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03304D2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 xml:space="preserve">The species is described from 2 locations. The population at </w:t>
            </w:r>
            <w:proofErr w:type="spellStart"/>
            <w:r>
              <w:rPr>
                <w:rFonts w:ascii="Georgia" w:eastAsia="Times New Roman" w:hAnsi="Georgia"/>
                <w:sz w:val="18"/>
                <w:szCs w:val="18"/>
              </w:rPr>
              <w:t>Phangnga</w:t>
            </w:r>
            <w:proofErr w:type="spellEnd"/>
            <w:r>
              <w:rPr>
                <w:rFonts w:ascii="Georgia" w:eastAsia="Times New Roman" w:hAnsi="Georgia"/>
                <w:sz w:val="18"/>
                <w:szCs w:val="18"/>
              </w:rPr>
              <w:t xml:space="preserve"> from our observation is very small and restricted.</w:t>
            </w:r>
            <w:commentRangeEnd w:id="77"/>
            <w:r w:rsidR="00D2062A">
              <w:rPr>
                <w:rStyle w:val="CommentReference"/>
              </w:rPr>
              <w:commentReference w:id="77"/>
            </w:r>
          </w:p>
        </w:tc>
      </w:tr>
    </w:tbl>
    <w:p w14:paraId="7B0F2088" w14:textId="77777777" w:rsidR="00000000" w:rsidRDefault="00000000">
      <w:pPr>
        <w:pStyle w:val="Heading2"/>
        <w:divId w:val="626817875"/>
        <w:rPr>
          <w:rFonts w:ascii="Georgia" w:eastAsia="Times New Roman" w:hAnsi="Georgia"/>
          <w:sz w:val="27"/>
          <w:szCs w:val="27"/>
          <w:lang w:bidi="th-TH"/>
        </w:rPr>
      </w:pPr>
      <w:r>
        <w:rPr>
          <w:rFonts w:ascii="Georgia" w:eastAsia="Times New Roman" w:hAnsi="Georgia" w:hint="cs"/>
          <w:sz w:val="27"/>
          <w:szCs w:val="27"/>
          <w:lang w:bidi="th-TH"/>
        </w:rPr>
        <w:t>Elevation /</w:t>
      </w:r>
      <w:r>
        <w:rPr>
          <w:rFonts w:ascii="Georgia" w:eastAsia="Times New Roman" w:hAnsi="Georgia" w:cs="Angsana New" w:hint="cs"/>
          <w:sz w:val="27"/>
          <w:szCs w:val="27"/>
          <w:cs/>
          <w:lang w:bidi="th-TH"/>
        </w:rPr>
        <w:t xml:space="preserve"> </w:t>
      </w:r>
      <w:r>
        <w:rPr>
          <w:rFonts w:ascii="Georgia" w:eastAsia="Times New Roman" w:hAnsi="Georgia" w:hint="cs"/>
          <w:sz w:val="27"/>
          <w:szCs w:val="27"/>
          <w:lang w:bidi="th-TH"/>
        </w:rPr>
        <w:t>Depth /</w:t>
      </w:r>
      <w:r>
        <w:rPr>
          <w:rFonts w:ascii="Georgia" w:eastAsia="Times New Roman" w:hAnsi="Georgia" w:cs="Angsana New" w:hint="cs"/>
          <w:sz w:val="27"/>
          <w:szCs w:val="27"/>
          <w:cs/>
          <w:lang w:bidi="th-TH"/>
        </w:rPr>
        <w:t xml:space="preserve"> </w:t>
      </w:r>
      <w:r>
        <w:rPr>
          <w:rFonts w:ascii="Georgia" w:eastAsia="Times New Roman" w:hAnsi="Georgia" w:hint="cs"/>
          <w:sz w:val="27"/>
          <w:szCs w:val="27"/>
          <w:lang w:bidi="th-TH"/>
        </w:rPr>
        <w:t>Depth</w:t>
      </w:r>
      <w:r>
        <w:rPr>
          <w:rFonts w:ascii="Georgia" w:eastAsia="Times New Roman" w:hAnsi="Georgia" w:cs="Angsana New" w:hint="cs"/>
          <w:sz w:val="27"/>
          <w:szCs w:val="27"/>
          <w:cs/>
          <w:lang w:bidi="th-TH"/>
        </w:rPr>
        <w:t xml:space="preserve"> </w:t>
      </w:r>
      <w:r>
        <w:rPr>
          <w:rFonts w:ascii="Georgia" w:eastAsia="Times New Roman" w:hAnsi="Georgia" w:hint="cs"/>
          <w:sz w:val="27"/>
          <w:szCs w:val="27"/>
          <w:lang w:bidi="th-TH"/>
        </w:rPr>
        <w:t>Zones</w:t>
      </w:r>
    </w:p>
    <w:p w14:paraId="0E5FE85C" w14:textId="77777777" w:rsidR="00000000" w:rsidRDefault="00000000">
      <w:pPr>
        <w:pStyle w:val="NormalWeb"/>
        <w:divId w:val="626817875"/>
        <w:rPr>
          <w:rFonts w:ascii="Georgia" w:hAnsi="Georgia" w:hint="cs"/>
          <w:cs/>
          <w:lang w:bidi="th-TH"/>
        </w:rPr>
      </w:pPr>
      <w:r>
        <w:rPr>
          <w:rStyle w:val="datalabel1"/>
          <w:rFonts w:ascii="Georgia" w:hAnsi="Georgia" w:hint="cs"/>
          <w:lang w:bidi="th-TH"/>
        </w:rPr>
        <w:t>Elevation Lower Limit (in metres above sea level):</w:t>
      </w:r>
      <w:r>
        <w:rPr>
          <w:rStyle w:val="datalabel1"/>
          <w:rFonts w:ascii="Georgia" w:hAnsi="Georgia" w:cs="Angsana New" w:hint="cs"/>
          <w:cs/>
          <w:lang w:bidi="th-TH"/>
        </w:rPr>
        <w:t xml:space="preserve"> </w:t>
      </w:r>
      <w:r>
        <w:rPr>
          <w:rFonts w:ascii="Georgia" w:hAnsi="Georgia" w:cs="Angsana New" w:hint="cs"/>
          <w:cs/>
          <w:lang w:bidi="th-TH"/>
        </w:rPr>
        <w:t>98</w:t>
      </w:r>
    </w:p>
    <w:p w14:paraId="1061DB14" w14:textId="77777777" w:rsidR="00000000" w:rsidRDefault="00000000">
      <w:pPr>
        <w:pStyle w:val="NormalWeb"/>
        <w:divId w:val="626817875"/>
        <w:rPr>
          <w:rFonts w:ascii="Georgia" w:hAnsi="Georgia" w:hint="cs"/>
          <w:cs/>
          <w:lang w:bidi="th-TH"/>
        </w:rPr>
      </w:pPr>
      <w:r>
        <w:rPr>
          <w:rStyle w:val="datalabel1"/>
          <w:rFonts w:ascii="Georgia" w:hAnsi="Georgia" w:hint="cs"/>
          <w:lang w:bidi="th-TH"/>
        </w:rPr>
        <w:t>Elevation Upper Limit (in metres above sea level):</w:t>
      </w:r>
      <w:r>
        <w:rPr>
          <w:rStyle w:val="datalabel1"/>
          <w:rFonts w:ascii="Georgia" w:hAnsi="Georgia" w:cs="Angsana New" w:hint="cs"/>
          <w:cs/>
          <w:lang w:bidi="th-TH"/>
        </w:rPr>
        <w:t xml:space="preserve"> </w:t>
      </w:r>
      <w:r>
        <w:rPr>
          <w:rFonts w:ascii="Georgia" w:hAnsi="Georgia" w:cs="Angsana New" w:hint="cs"/>
          <w:cs/>
          <w:lang w:bidi="th-TH"/>
        </w:rPr>
        <w:t>200</w:t>
      </w:r>
    </w:p>
    <w:p w14:paraId="151E56F3" w14:textId="77777777" w:rsidR="00000000" w:rsidRDefault="00000000">
      <w:pPr>
        <w:pStyle w:val="Heading2"/>
        <w:divId w:val="626817875"/>
        <w:rPr>
          <w:rFonts w:ascii="Georgia" w:eastAsia="Times New Roman" w:hAnsi="Georgia" w:hint="cs"/>
          <w:sz w:val="27"/>
          <w:szCs w:val="27"/>
          <w:cs/>
          <w:lang w:bidi="th-TH"/>
        </w:rPr>
      </w:pPr>
      <w:r>
        <w:rPr>
          <w:rFonts w:ascii="Georgia" w:eastAsia="Times New Roman" w:hAnsi="Georgia" w:hint="cs"/>
          <w:sz w:val="27"/>
          <w:szCs w:val="27"/>
          <w:lang w:bidi="th-TH"/>
        </w:rPr>
        <w:t>Map</w:t>
      </w:r>
      <w:r>
        <w:rPr>
          <w:rFonts w:ascii="Georgia" w:eastAsia="Times New Roman" w:hAnsi="Georgia" w:cs="Angsana New" w:hint="cs"/>
          <w:sz w:val="27"/>
          <w:szCs w:val="27"/>
          <w:cs/>
          <w:lang w:bidi="th-TH"/>
        </w:rPr>
        <w:t xml:space="preserve"> </w:t>
      </w:r>
      <w:r>
        <w:rPr>
          <w:rFonts w:ascii="Georgia" w:eastAsia="Times New Roman" w:hAnsi="Georgia" w:hint="cs"/>
          <w:sz w:val="27"/>
          <w:szCs w:val="27"/>
          <w:lang w:bidi="th-TH"/>
        </w:rPr>
        <w:t>Status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7"/>
        <w:gridCol w:w="1142"/>
        <w:gridCol w:w="1735"/>
        <w:gridCol w:w="986"/>
        <w:gridCol w:w="1004"/>
        <w:gridCol w:w="1228"/>
        <w:gridCol w:w="1147"/>
        <w:gridCol w:w="1091"/>
      </w:tblGrid>
      <w:tr w:rsidR="00000000" w14:paraId="50F88BE5" w14:textId="77777777">
        <w:trPr>
          <w:divId w:val="626817875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47FA6319" w14:textId="77777777" w:rsidR="00000000" w:rsidRDefault="00000000">
            <w:pPr>
              <w:spacing w:after="75"/>
              <w:rPr>
                <w:rFonts w:ascii="Georgia" w:eastAsia="Times New Roman" w:hAnsi="Georgia" w:hint="cs"/>
                <w:b/>
                <w:bCs/>
                <w:sz w:val="18"/>
                <w:szCs w:val="18"/>
                <w:cs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Map Status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6BB8801C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Use map from previous assessment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20179DB2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How the map was created, including data sources/methods used: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45098251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Please state reason for map not available: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18D9304D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Data Sensitive?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5F1EA967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Justification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3655AD6F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Geographic range this applies to: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0FEB4D13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Date restriction imposed:</w:t>
            </w:r>
          </w:p>
        </w:tc>
      </w:tr>
      <w:tr w:rsidR="00000000" w14:paraId="5692DAAD" w14:textId="77777777">
        <w:trPr>
          <w:divId w:val="626817875"/>
          <w:tblCellSpacing w:w="15" w:type="dxa"/>
        </w:trPr>
        <w:tc>
          <w:tcPr>
            <w:tcW w:w="0" w:type="auto"/>
            <w:vAlign w:val="center"/>
            <w:hideMark/>
          </w:tcPr>
          <w:p w14:paraId="6A1BC0A8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Done</w:t>
            </w:r>
          </w:p>
        </w:tc>
        <w:tc>
          <w:tcPr>
            <w:tcW w:w="0" w:type="auto"/>
            <w:vAlign w:val="center"/>
            <w:hideMark/>
          </w:tcPr>
          <w:p w14:paraId="45BADF86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D1DE023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 xml:space="preserve">Map created in </w:t>
            </w:r>
            <w:proofErr w:type="spellStart"/>
            <w:r>
              <w:rPr>
                <w:rFonts w:ascii="Georgia" w:eastAsia="Times New Roman" w:hAnsi="Georgia"/>
                <w:sz w:val="18"/>
                <w:szCs w:val="18"/>
              </w:rPr>
              <w:t>GeoCAT</w:t>
            </w:r>
            <w:proofErr w:type="spellEnd"/>
            <w:r>
              <w:rPr>
                <w:rFonts w:ascii="Georgia" w:eastAsia="Times New Roman" w:hAnsi="Georgia"/>
                <w:sz w:val="18"/>
                <w:szCs w:val="18"/>
              </w:rPr>
              <w:t xml:space="preserve"> (Bachman et al. 2011) using point data from georeferenced herbarium specimen records.</w:t>
            </w:r>
          </w:p>
        </w:tc>
        <w:tc>
          <w:tcPr>
            <w:tcW w:w="0" w:type="auto"/>
            <w:vAlign w:val="center"/>
            <w:hideMark/>
          </w:tcPr>
          <w:p w14:paraId="6E2C6AFD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91168AB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BE92C3B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B52B18B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E7200BA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</w:tbl>
    <w:p w14:paraId="5ADC0965" w14:textId="77777777" w:rsidR="00000000" w:rsidRDefault="00000000">
      <w:pPr>
        <w:pStyle w:val="Heading2"/>
        <w:divId w:val="626817875"/>
        <w:rPr>
          <w:rFonts w:ascii="Georgia" w:eastAsia="Times New Roman" w:hAnsi="Georgia"/>
          <w:sz w:val="27"/>
          <w:szCs w:val="27"/>
          <w:lang w:bidi="th-TH"/>
        </w:rPr>
      </w:pPr>
      <w:r>
        <w:rPr>
          <w:rFonts w:ascii="Georgia" w:eastAsia="Times New Roman" w:hAnsi="Georgia" w:hint="cs"/>
          <w:sz w:val="27"/>
          <w:szCs w:val="27"/>
          <w:lang w:bidi="th-TH"/>
        </w:rPr>
        <w:t>Biogeographic</w:t>
      </w:r>
      <w:r>
        <w:rPr>
          <w:rFonts w:ascii="Georgia" w:eastAsia="Times New Roman" w:hAnsi="Georgia" w:cs="Angsana New" w:hint="cs"/>
          <w:sz w:val="27"/>
          <w:szCs w:val="27"/>
          <w:cs/>
          <w:lang w:bidi="th-TH"/>
        </w:rPr>
        <w:t xml:space="preserve"> </w:t>
      </w:r>
      <w:r>
        <w:rPr>
          <w:rFonts w:ascii="Georgia" w:eastAsia="Times New Roman" w:hAnsi="Georgia" w:hint="cs"/>
          <w:sz w:val="27"/>
          <w:szCs w:val="27"/>
          <w:lang w:bidi="th-TH"/>
        </w:rPr>
        <w:t>Realms</w:t>
      </w:r>
    </w:p>
    <w:p w14:paraId="46614CC5" w14:textId="77777777" w:rsidR="00000000" w:rsidRDefault="00000000">
      <w:pPr>
        <w:pStyle w:val="NormalWeb"/>
        <w:divId w:val="626817875"/>
        <w:rPr>
          <w:rFonts w:ascii="Georgia" w:hAnsi="Georgia" w:hint="cs"/>
          <w:cs/>
          <w:lang w:bidi="th-TH"/>
        </w:rPr>
      </w:pPr>
      <w:r>
        <w:rPr>
          <w:rStyle w:val="datalabel1"/>
          <w:rFonts w:ascii="Georgia" w:hAnsi="Georgia" w:hint="cs"/>
          <w:lang w:bidi="th-TH"/>
        </w:rPr>
        <w:t>Biogeographic Realm:</w:t>
      </w:r>
      <w:r>
        <w:rPr>
          <w:rStyle w:val="datalabel1"/>
          <w:rFonts w:ascii="Georgia" w:hAnsi="Georgia" w:cs="Angsana New" w:hint="cs"/>
          <w:cs/>
          <w:lang w:bidi="th-TH"/>
        </w:rPr>
        <w:t xml:space="preserve"> </w:t>
      </w:r>
      <w:proofErr w:type="spellStart"/>
      <w:r>
        <w:rPr>
          <w:rFonts w:ascii="Georgia" w:hAnsi="Georgia" w:hint="cs"/>
          <w:lang w:bidi="th-TH"/>
        </w:rPr>
        <w:t>Indomalayan</w:t>
      </w:r>
      <w:proofErr w:type="spellEnd"/>
    </w:p>
    <w:p w14:paraId="1DCAFCAE" w14:textId="77777777" w:rsidR="00000000" w:rsidRDefault="00000000">
      <w:pPr>
        <w:pStyle w:val="Heading1"/>
        <w:divId w:val="1215191557"/>
        <w:rPr>
          <w:rFonts w:ascii="Georgia" w:eastAsia="Times New Roman" w:hAnsi="Georgia" w:hint="cs"/>
          <w:sz w:val="29"/>
          <w:szCs w:val="29"/>
          <w:cs/>
          <w:lang w:bidi="th-TH"/>
        </w:rPr>
      </w:pPr>
      <w:r>
        <w:rPr>
          <w:rFonts w:ascii="Georgia" w:eastAsia="Times New Roman" w:hAnsi="Georgia" w:hint="cs"/>
          <w:sz w:val="29"/>
          <w:szCs w:val="29"/>
          <w:lang w:bidi="th-TH"/>
        </w:rPr>
        <w:t>Occurrence</w:t>
      </w:r>
    </w:p>
    <w:p w14:paraId="0F4C7442" w14:textId="77777777" w:rsidR="00000000" w:rsidRDefault="00000000">
      <w:pPr>
        <w:pStyle w:val="Heading2"/>
        <w:divId w:val="1215191557"/>
        <w:rPr>
          <w:rFonts w:ascii="Georgia" w:eastAsia="Times New Roman" w:hAnsi="Georgia" w:hint="cs"/>
          <w:sz w:val="27"/>
          <w:szCs w:val="27"/>
          <w:cs/>
          <w:lang w:bidi="th-TH"/>
        </w:rPr>
      </w:pPr>
      <w:r>
        <w:rPr>
          <w:rFonts w:ascii="Georgia" w:eastAsia="Times New Roman" w:hAnsi="Georgia" w:hint="cs"/>
          <w:sz w:val="27"/>
          <w:szCs w:val="27"/>
          <w:lang w:bidi="th-TH"/>
        </w:rPr>
        <w:lastRenderedPageBreak/>
        <w:t>Countries of</w:t>
      </w:r>
      <w:r>
        <w:rPr>
          <w:rFonts w:ascii="Georgia" w:eastAsia="Times New Roman" w:hAnsi="Georgia" w:cs="Angsana New" w:hint="cs"/>
          <w:sz w:val="27"/>
          <w:szCs w:val="27"/>
          <w:cs/>
          <w:lang w:bidi="th-TH"/>
        </w:rPr>
        <w:t xml:space="preserve"> </w:t>
      </w:r>
      <w:r>
        <w:rPr>
          <w:rFonts w:ascii="Georgia" w:eastAsia="Times New Roman" w:hAnsi="Georgia" w:hint="cs"/>
          <w:sz w:val="27"/>
          <w:szCs w:val="27"/>
          <w:lang w:bidi="th-TH"/>
        </w:rPr>
        <w:t>Occurrence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901"/>
        <w:gridCol w:w="657"/>
        <w:gridCol w:w="1430"/>
        <w:gridCol w:w="1154"/>
      </w:tblGrid>
      <w:tr w:rsidR="00000000" w14:paraId="05AD1CCF" w14:textId="77777777">
        <w:trPr>
          <w:divId w:val="1215191557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0314C1AD" w14:textId="77777777" w:rsidR="00000000" w:rsidRDefault="00000000">
            <w:pPr>
              <w:spacing w:after="75"/>
              <w:rPr>
                <w:rFonts w:ascii="Georgia" w:eastAsia="Times New Roman" w:hAnsi="Georgia" w:hint="cs"/>
                <w:b/>
                <w:bCs/>
                <w:sz w:val="18"/>
                <w:szCs w:val="18"/>
                <w:cs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Country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4E56B814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Presence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6FE0B3E0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Origin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1A619CB3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Formerly Bred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2DC5507A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Seasonality</w:t>
            </w:r>
          </w:p>
        </w:tc>
      </w:tr>
      <w:tr w:rsidR="00000000" w14:paraId="27B1523B" w14:textId="77777777">
        <w:trPr>
          <w:divId w:val="1215191557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5D36E56C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Thailand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1E0C513B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Extant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5994F49C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Native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4278FD02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368F04A1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Resident</w:t>
            </w:r>
          </w:p>
        </w:tc>
      </w:tr>
    </w:tbl>
    <w:p w14:paraId="58AC6EAF" w14:textId="77777777" w:rsidR="00000000" w:rsidRDefault="00000000">
      <w:pPr>
        <w:pStyle w:val="Heading1"/>
        <w:divId w:val="280264116"/>
        <w:rPr>
          <w:rFonts w:ascii="Georgia" w:eastAsia="Times New Roman" w:hAnsi="Georgia"/>
          <w:sz w:val="29"/>
          <w:szCs w:val="29"/>
          <w:lang w:bidi="th-TH"/>
        </w:rPr>
      </w:pPr>
      <w:r>
        <w:rPr>
          <w:rFonts w:ascii="Georgia" w:eastAsia="Times New Roman" w:hAnsi="Georgia" w:hint="cs"/>
          <w:sz w:val="29"/>
          <w:szCs w:val="29"/>
          <w:lang w:bidi="th-TH"/>
        </w:rPr>
        <w:t>Population</w:t>
      </w:r>
    </w:p>
    <w:p w14:paraId="6A1F13D3" w14:textId="77777777" w:rsidR="00000000" w:rsidRDefault="00000000">
      <w:pPr>
        <w:pStyle w:val="NormalWeb"/>
        <w:divId w:val="280264116"/>
        <w:rPr>
          <w:rFonts w:ascii="Georgia" w:hAnsi="Georgia" w:hint="cs"/>
          <w:cs/>
          <w:lang w:bidi="th-TH"/>
        </w:rPr>
      </w:pPr>
      <w:r>
        <w:rPr>
          <w:rFonts w:ascii="Georgia" w:hAnsi="Georgia" w:hint="cs"/>
          <w:lang w:bidi="th-TH"/>
        </w:rPr>
        <w:t xml:space="preserve">The observation </w:t>
      </w:r>
      <w:commentRangeStart w:id="78"/>
      <w:r>
        <w:rPr>
          <w:rFonts w:ascii="Georgia" w:hAnsi="Georgia" w:hint="cs"/>
          <w:lang w:bidi="th-TH"/>
        </w:rPr>
        <w:t>from this project</w:t>
      </w:r>
      <w:commentRangeEnd w:id="78"/>
      <w:r w:rsidR="0010308E">
        <w:rPr>
          <w:rStyle w:val="CommentReference"/>
        </w:rPr>
        <w:commentReference w:id="78"/>
      </w:r>
      <w:r>
        <w:rPr>
          <w:rFonts w:ascii="Georgia" w:hAnsi="Georgia" w:hint="cs"/>
          <w:lang w:bidi="th-TH"/>
        </w:rPr>
        <w:t xml:space="preserve">, the population size from </w:t>
      </w:r>
      <w:proofErr w:type="spellStart"/>
      <w:r>
        <w:rPr>
          <w:rFonts w:ascii="Georgia" w:hAnsi="Georgia" w:hint="cs"/>
          <w:lang w:bidi="th-TH"/>
        </w:rPr>
        <w:t>Phangnga</w:t>
      </w:r>
      <w:proofErr w:type="spellEnd"/>
      <w:r>
        <w:rPr>
          <w:rFonts w:ascii="Georgia" w:hAnsi="Georgia" w:hint="cs"/>
          <w:lang w:bidi="th-TH"/>
        </w:rPr>
        <w:t xml:space="preserve"> province is very small and rather decreasing.</w:t>
      </w:r>
    </w:p>
    <w:p w14:paraId="45488734" w14:textId="77777777" w:rsidR="00000000" w:rsidRDefault="00000000">
      <w:pPr>
        <w:pStyle w:val="Heading2"/>
        <w:divId w:val="280264116"/>
        <w:rPr>
          <w:rFonts w:ascii="Georgia" w:eastAsia="Times New Roman" w:hAnsi="Georgia" w:hint="cs"/>
          <w:sz w:val="27"/>
          <w:szCs w:val="27"/>
          <w:cs/>
          <w:lang w:bidi="th-TH"/>
        </w:rPr>
      </w:pPr>
      <w:r>
        <w:rPr>
          <w:rFonts w:ascii="Georgia" w:eastAsia="Times New Roman" w:hAnsi="Georgia" w:hint="cs"/>
          <w:sz w:val="27"/>
          <w:szCs w:val="27"/>
          <w:lang w:bidi="th-TH"/>
        </w:rPr>
        <w:t>Population</w:t>
      </w:r>
      <w:r>
        <w:rPr>
          <w:rFonts w:ascii="Georgia" w:eastAsia="Times New Roman" w:hAnsi="Georgia" w:cs="Angsana New" w:hint="cs"/>
          <w:sz w:val="27"/>
          <w:szCs w:val="27"/>
          <w:cs/>
          <w:lang w:bidi="th-TH"/>
        </w:rPr>
        <w:t xml:space="preserve"> </w:t>
      </w:r>
      <w:r>
        <w:rPr>
          <w:rFonts w:ascii="Georgia" w:eastAsia="Times New Roman" w:hAnsi="Georgia" w:hint="cs"/>
          <w:sz w:val="27"/>
          <w:szCs w:val="27"/>
          <w:lang w:bidi="th-TH"/>
        </w:rPr>
        <w:t>Information</w:t>
      </w:r>
    </w:p>
    <w:p w14:paraId="0A77B1E8" w14:textId="77777777" w:rsidR="00000000" w:rsidRDefault="00000000">
      <w:pPr>
        <w:pStyle w:val="NormalWeb"/>
        <w:divId w:val="280264116"/>
        <w:rPr>
          <w:rFonts w:ascii="Georgia" w:hAnsi="Georgia" w:hint="cs"/>
          <w:cs/>
          <w:lang w:bidi="th-TH"/>
        </w:rPr>
      </w:pPr>
      <w:r>
        <w:rPr>
          <w:rStyle w:val="datalabel1"/>
          <w:rFonts w:ascii="Georgia" w:hAnsi="Georgia" w:hint="cs"/>
          <w:lang w:bidi="th-TH"/>
        </w:rPr>
        <w:t>Current Population Trend:</w:t>
      </w:r>
      <w:r>
        <w:rPr>
          <w:rStyle w:val="datalabel1"/>
          <w:rFonts w:ascii="Georgia" w:hAnsi="Georgia" w:cs="Angsana New" w:hint="cs"/>
          <w:cs/>
          <w:lang w:bidi="th-TH"/>
        </w:rPr>
        <w:t xml:space="preserve"> </w:t>
      </w:r>
      <w:commentRangeStart w:id="79"/>
      <w:r>
        <w:rPr>
          <w:rFonts w:ascii="Georgia" w:hAnsi="Georgia" w:hint="cs"/>
          <w:lang w:bidi="th-TH"/>
        </w:rPr>
        <w:t>Unknown</w:t>
      </w:r>
      <w:commentRangeEnd w:id="79"/>
      <w:r w:rsidR="00D2062A">
        <w:rPr>
          <w:rStyle w:val="CommentReference"/>
        </w:rPr>
        <w:commentReference w:id="79"/>
      </w:r>
    </w:p>
    <w:p w14:paraId="2CF0C6DB" w14:textId="77777777" w:rsidR="00000000" w:rsidRDefault="00000000">
      <w:pPr>
        <w:pStyle w:val="Heading1"/>
        <w:divId w:val="524640373"/>
        <w:rPr>
          <w:rFonts w:ascii="Georgia" w:eastAsia="Times New Roman" w:hAnsi="Georgia" w:hint="cs"/>
          <w:sz w:val="29"/>
          <w:szCs w:val="29"/>
          <w:cs/>
          <w:lang w:bidi="th-TH"/>
        </w:rPr>
      </w:pPr>
      <w:r>
        <w:rPr>
          <w:rFonts w:ascii="Georgia" w:eastAsia="Times New Roman" w:hAnsi="Georgia" w:hint="cs"/>
          <w:sz w:val="29"/>
          <w:szCs w:val="29"/>
          <w:lang w:bidi="th-TH"/>
        </w:rPr>
        <w:t>Habitats and Ecology</w:t>
      </w:r>
    </w:p>
    <w:p w14:paraId="2C099487" w14:textId="5B8D8867" w:rsidR="00000000" w:rsidRDefault="00000000">
      <w:pPr>
        <w:pStyle w:val="NormalWeb"/>
        <w:divId w:val="524640373"/>
        <w:rPr>
          <w:rFonts w:ascii="Georgia" w:hAnsi="Georgia" w:hint="cs"/>
          <w:cs/>
          <w:lang w:bidi="th-TH"/>
        </w:rPr>
      </w:pPr>
      <w:r>
        <w:rPr>
          <w:rFonts w:ascii="Georgia" w:hAnsi="Georgia" w:hint="cs"/>
          <w:lang w:bidi="th-TH"/>
        </w:rPr>
        <w:t>This species is found on moist</w:t>
      </w:r>
      <w:del w:id="80" w:author="Jack Plummer" w:date="2022-09-24T06:19:00Z">
        <w:r w:rsidDel="00D2062A">
          <w:rPr>
            <w:rFonts w:ascii="Georgia" w:hAnsi="Georgia" w:hint="cs"/>
            <w:lang w:bidi="th-TH"/>
          </w:rPr>
          <w:delText>ure</w:delText>
        </w:r>
      </w:del>
      <w:r>
        <w:rPr>
          <w:rFonts w:ascii="Georgia" w:hAnsi="Georgia" w:hint="cs"/>
          <w:lang w:bidi="th-TH"/>
        </w:rPr>
        <w:t xml:space="preserve"> limestone rocks near partially shaded cliff</w:t>
      </w:r>
      <w:ins w:id="81" w:author="Jack Plummer" w:date="2022-09-24T06:19:00Z">
        <w:r w:rsidR="00BB64E2">
          <w:rPr>
            <w:rFonts w:ascii="Georgia" w:hAnsi="Georgia"/>
            <w:lang w:bidi="th-TH"/>
          </w:rPr>
          <w:t>s</w:t>
        </w:r>
      </w:ins>
      <w:r>
        <w:rPr>
          <w:rFonts w:ascii="Georgia" w:hAnsi="Georgia" w:hint="cs"/>
          <w:lang w:bidi="th-TH"/>
        </w:rPr>
        <w:t xml:space="preserve"> and on limestone rock along stream</w:t>
      </w:r>
      <w:ins w:id="82" w:author="Jack Plummer" w:date="2022-09-24T06:19:00Z">
        <w:r w:rsidR="00BB64E2">
          <w:rPr>
            <w:rFonts w:ascii="Georgia" w:hAnsi="Georgia"/>
            <w:lang w:bidi="th-TH"/>
          </w:rPr>
          <w:t>s</w:t>
        </w:r>
      </w:ins>
      <w:r>
        <w:rPr>
          <w:rFonts w:ascii="Georgia" w:hAnsi="Georgia" w:hint="cs"/>
          <w:lang w:bidi="th-TH"/>
        </w:rPr>
        <w:t xml:space="preserve"> and waterfall</w:t>
      </w:r>
      <w:ins w:id="83" w:author="Jack Plummer" w:date="2022-09-24T06:19:00Z">
        <w:r w:rsidR="00BB64E2">
          <w:rPr>
            <w:rFonts w:ascii="Georgia" w:hAnsi="Georgia"/>
            <w:lang w:bidi="th-TH"/>
          </w:rPr>
          <w:t>s</w:t>
        </w:r>
      </w:ins>
      <w:r>
        <w:rPr>
          <w:rFonts w:ascii="Georgia" w:hAnsi="Georgia" w:hint="cs"/>
          <w:lang w:bidi="th-TH"/>
        </w:rPr>
        <w:t>.</w:t>
      </w:r>
    </w:p>
    <w:p w14:paraId="0693D823" w14:textId="77777777" w:rsidR="00000000" w:rsidRDefault="00000000">
      <w:pPr>
        <w:pStyle w:val="Heading2"/>
        <w:divId w:val="524640373"/>
        <w:rPr>
          <w:rFonts w:ascii="Georgia" w:eastAsia="Times New Roman" w:hAnsi="Georgia" w:hint="cs"/>
          <w:sz w:val="27"/>
          <w:szCs w:val="27"/>
          <w:cs/>
          <w:lang w:bidi="th-TH"/>
        </w:rPr>
      </w:pPr>
      <w:commentRangeStart w:id="84"/>
      <w:r>
        <w:rPr>
          <w:rFonts w:ascii="Georgia" w:eastAsia="Times New Roman" w:hAnsi="Georgia" w:hint="cs"/>
          <w:sz w:val="27"/>
          <w:szCs w:val="27"/>
          <w:lang w:bidi="th-TH"/>
        </w:rPr>
        <w:t>IUCN</w:t>
      </w:r>
      <w:r>
        <w:rPr>
          <w:rFonts w:ascii="Georgia" w:eastAsia="Times New Roman" w:hAnsi="Georgia" w:cs="Angsana New" w:hint="cs"/>
          <w:sz w:val="27"/>
          <w:szCs w:val="27"/>
          <w:cs/>
          <w:lang w:bidi="th-TH"/>
        </w:rPr>
        <w:t xml:space="preserve"> </w:t>
      </w:r>
      <w:r>
        <w:rPr>
          <w:rFonts w:ascii="Georgia" w:eastAsia="Times New Roman" w:hAnsi="Georgia" w:hint="cs"/>
          <w:sz w:val="27"/>
          <w:szCs w:val="27"/>
          <w:lang w:bidi="th-TH"/>
        </w:rPr>
        <w:t>Habitats</w:t>
      </w:r>
      <w:r>
        <w:rPr>
          <w:rFonts w:ascii="Georgia" w:eastAsia="Times New Roman" w:hAnsi="Georgia" w:cs="Angsana New" w:hint="cs"/>
          <w:sz w:val="27"/>
          <w:szCs w:val="27"/>
          <w:cs/>
          <w:lang w:bidi="th-TH"/>
        </w:rPr>
        <w:t xml:space="preserve"> </w:t>
      </w:r>
      <w:r>
        <w:rPr>
          <w:rFonts w:ascii="Georgia" w:eastAsia="Times New Roman" w:hAnsi="Georgia" w:hint="cs"/>
          <w:sz w:val="27"/>
          <w:szCs w:val="27"/>
          <w:lang w:bidi="th-TH"/>
        </w:rPr>
        <w:t>Classification</w:t>
      </w:r>
      <w:r>
        <w:rPr>
          <w:rFonts w:ascii="Georgia" w:eastAsia="Times New Roman" w:hAnsi="Georgia" w:cs="Angsana New" w:hint="cs"/>
          <w:sz w:val="27"/>
          <w:szCs w:val="27"/>
          <w:cs/>
          <w:lang w:bidi="th-TH"/>
        </w:rPr>
        <w:t xml:space="preserve"> </w:t>
      </w:r>
      <w:r>
        <w:rPr>
          <w:rFonts w:ascii="Georgia" w:eastAsia="Times New Roman" w:hAnsi="Georgia" w:hint="cs"/>
          <w:sz w:val="27"/>
          <w:szCs w:val="27"/>
          <w:lang w:bidi="th-TH"/>
        </w:rPr>
        <w:t>Scheme</w:t>
      </w:r>
      <w:commentRangeEnd w:id="84"/>
      <w:r w:rsidR="00BB64E2">
        <w:rPr>
          <w:rStyle w:val="CommentReference"/>
          <w:b w:val="0"/>
          <w:bCs w:val="0"/>
        </w:rPr>
        <w:commentReference w:id="84"/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43"/>
        <w:gridCol w:w="763"/>
        <w:gridCol w:w="1020"/>
        <w:gridCol w:w="1888"/>
      </w:tblGrid>
      <w:tr w:rsidR="00000000" w14:paraId="6D65830E" w14:textId="77777777">
        <w:trPr>
          <w:divId w:val="524640373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70D76910" w14:textId="77777777" w:rsidR="00000000" w:rsidRDefault="00000000">
            <w:pPr>
              <w:spacing w:after="75"/>
              <w:rPr>
                <w:rFonts w:ascii="Georgia" w:eastAsia="Times New Roman" w:hAnsi="Georgia" w:hint="cs"/>
                <w:b/>
                <w:bCs/>
                <w:sz w:val="18"/>
                <w:szCs w:val="18"/>
                <w:cs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Habitat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12E68D6A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Season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31CBE610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Suitability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7645C362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Major Importance?</w:t>
            </w:r>
          </w:p>
        </w:tc>
      </w:tr>
      <w:tr w:rsidR="00000000" w14:paraId="07511FF8" w14:textId="77777777">
        <w:trPr>
          <w:divId w:val="524640373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6A61A50C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1.6. Forest -&gt; Forest - Subtropical/Tropical Moist Lowland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3F05AC07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Resident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57A56D3F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Suitable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005CE886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</w:tbl>
    <w:p w14:paraId="4E4424EB" w14:textId="77777777" w:rsidR="00000000" w:rsidRDefault="00000000">
      <w:pPr>
        <w:pStyle w:val="Heading2"/>
        <w:divId w:val="524640373"/>
        <w:rPr>
          <w:rFonts w:ascii="Georgia" w:eastAsia="Times New Roman" w:hAnsi="Georgia"/>
          <w:sz w:val="27"/>
          <w:szCs w:val="27"/>
          <w:lang w:bidi="th-TH"/>
        </w:rPr>
      </w:pPr>
      <w:r>
        <w:rPr>
          <w:rFonts w:ascii="Georgia" w:eastAsia="Times New Roman" w:hAnsi="Georgia" w:hint="cs"/>
          <w:sz w:val="27"/>
          <w:szCs w:val="27"/>
          <w:lang w:bidi="th-TH"/>
        </w:rPr>
        <w:t>Continuing</w:t>
      </w:r>
      <w:r>
        <w:rPr>
          <w:rFonts w:ascii="Georgia" w:eastAsia="Times New Roman" w:hAnsi="Georgia" w:cs="Angsana New" w:hint="cs"/>
          <w:sz w:val="27"/>
          <w:szCs w:val="27"/>
          <w:cs/>
          <w:lang w:bidi="th-TH"/>
        </w:rPr>
        <w:t xml:space="preserve"> </w:t>
      </w:r>
      <w:r>
        <w:rPr>
          <w:rFonts w:ascii="Georgia" w:eastAsia="Times New Roman" w:hAnsi="Georgia" w:hint="cs"/>
          <w:sz w:val="27"/>
          <w:szCs w:val="27"/>
          <w:lang w:bidi="th-TH"/>
        </w:rPr>
        <w:t>Decline in</w:t>
      </w:r>
      <w:r>
        <w:rPr>
          <w:rFonts w:ascii="Georgia" w:eastAsia="Times New Roman" w:hAnsi="Georgia" w:cs="Angsana New" w:hint="cs"/>
          <w:sz w:val="27"/>
          <w:szCs w:val="27"/>
          <w:cs/>
          <w:lang w:bidi="th-TH"/>
        </w:rPr>
        <w:t xml:space="preserve"> </w:t>
      </w:r>
      <w:r>
        <w:rPr>
          <w:rFonts w:ascii="Georgia" w:eastAsia="Times New Roman" w:hAnsi="Georgia" w:hint="cs"/>
          <w:sz w:val="27"/>
          <w:szCs w:val="27"/>
          <w:lang w:bidi="th-TH"/>
        </w:rPr>
        <w:t>Habitat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35"/>
        <w:gridCol w:w="894"/>
        <w:gridCol w:w="1258"/>
      </w:tblGrid>
      <w:tr w:rsidR="00000000" w14:paraId="7A36A47D" w14:textId="77777777">
        <w:trPr>
          <w:divId w:val="524640373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27491997" w14:textId="77777777" w:rsidR="00000000" w:rsidRDefault="00000000">
            <w:pPr>
              <w:spacing w:after="75"/>
              <w:rPr>
                <w:rFonts w:ascii="Georgia" w:eastAsia="Times New Roman" w:hAnsi="Georgia" w:hint="cs"/>
                <w:b/>
                <w:bCs/>
                <w:sz w:val="18"/>
                <w:szCs w:val="18"/>
                <w:cs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Continuing decline in area, extent and/or quality of habitat?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3A677253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Qualifier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2D99A408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Justification</w:t>
            </w:r>
          </w:p>
        </w:tc>
      </w:tr>
      <w:tr w:rsidR="00000000" w14:paraId="0C647416" w14:textId="77777777">
        <w:trPr>
          <w:divId w:val="524640373"/>
          <w:tblCellSpacing w:w="15" w:type="dxa"/>
        </w:trPr>
        <w:tc>
          <w:tcPr>
            <w:tcW w:w="0" w:type="auto"/>
            <w:vAlign w:val="center"/>
            <w:hideMark/>
          </w:tcPr>
          <w:p w14:paraId="1D514A98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commentRangeStart w:id="85"/>
            <w:r>
              <w:rPr>
                <w:rFonts w:ascii="Georgia" w:eastAsia="Times New Roman" w:hAnsi="Georgia"/>
                <w:sz w:val="18"/>
                <w:szCs w:val="1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2A7745F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Observed</w:t>
            </w:r>
          </w:p>
        </w:tc>
        <w:tc>
          <w:tcPr>
            <w:tcW w:w="0" w:type="auto"/>
            <w:vAlign w:val="center"/>
            <w:hideMark/>
          </w:tcPr>
          <w:p w14:paraId="7D284177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  <w:commentRangeEnd w:id="85"/>
            <w:r w:rsidR="0010308E">
              <w:rPr>
                <w:rStyle w:val="CommentReference"/>
              </w:rPr>
              <w:commentReference w:id="85"/>
            </w:r>
          </w:p>
        </w:tc>
      </w:tr>
    </w:tbl>
    <w:p w14:paraId="04C61B3B" w14:textId="77777777" w:rsidR="00000000" w:rsidRDefault="00000000">
      <w:pPr>
        <w:pStyle w:val="Heading2"/>
        <w:divId w:val="524640373"/>
        <w:rPr>
          <w:rFonts w:ascii="Georgia" w:eastAsia="Times New Roman" w:hAnsi="Georgia"/>
          <w:sz w:val="27"/>
          <w:szCs w:val="27"/>
          <w:lang w:bidi="th-TH"/>
        </w:rPr>
      </w:pPr>
      <w:r>
        <w:rPr>
          <w:rFonts w:ascii="Georgia" w:eastAsia="Times New Roman" w:hAnsi="Georgia" w:hint="cs"/>
          <w:sz w:val="27"/>
          <w:szCs w:val="27"/>
          <w:lang w:bidi="th-TH"/>
        </w:rPr>
        <w:t>Systems</w:t>
      </w:r>
    </w:p>
    <w:p w14:paraId="3F0F527E" w14:textId="77777777" w:rsidR="00000000" w:rsidRDefault="00000000">
      <w:pPr>
        <w:pStyle w:val="NormalWeb"/>
        <w:divId w:val="524640373"/>
        <w:rPr>
          <w:rFonts w:ascii="Georgia" w:hAnsi="Georgia" w:hint="cs"/>
          <w:cs/>
          <w:lang w:bidi="th-TH"/>
        </w:rPr>
      </w:pPr>
      <w:r>
        <w:rPr>
          <w:rStyle w:val="datalabel1"/>
          <w:rFonts w:ascii="Georgia" w:hAnsi="Georgia" w:hint="cs"/>
          <w:lang w:bidi="th-TH"/>
        </w:rPr>
        <w:t>System:</w:t>
      </w:r>
      <w:r>
        <w:rPr>
          <w:rStyle w:val="datalabel1"/>
          <w:rFonts w:ascii="Georgia" w:hAnsi="Georgia" w:cs="Angsana New" w:hint="cs"/>
          <w:cs/>
          <w:lang w:bidi="th-TH"/>
        </w:rPr>
        <w:t xml:space="preserve"> </w:t>
      </w:r>
      <w:r>
        <w:rPr>
          <w:rFonts w:ascii="Georgia" w:hAnsi="Georgia" w:hint="cs"/>
          <w:lang w:bidi="th-TH"/>
        </w:rPr>
        <w:t>Terrestrial</w:t>
      </w:r>
    </w:p>
    <w:p w14:paraId="49DC7E1F" w14:textId="77777777" w:rsidR="00000000" w:rsidRDefault="00000000">
      <w:pPr>
        <w:pStyle w:val="Heading2"/>
        <w:divId w:val="524640373"/>
        <w:rPr>
          <w:rFonts w:ascii="Georgia" w:eastAsia="Times New Roman" w:hAnsi="Georgia" w:hint="cs"/>
          <w:sz w:val="27"/>
          <w:szCs w:val="27"/>
          <w:cs/>
          <w:lang w:bidi="th-TH"/>
        </w:rPr>
      </w:pPr>
      <w:r>
        <w:rPr>
          <w:rFonts w:ascii="Georgia" w:eastAsia="Times New Roman" w:hAnsi="Georgia" w:hint="cs"/>
          <w:sz w:val="27"/>
          <w:szCs w:val="27"/>
          <w:lang w:bidi="th-TH"/>
        </w:rPr>
        <w:t>Plant /</w:t>
      </w:r>
      <w:r>
        <w:rPr>
          <w:rFonts w:ascii="Georgia" w:eastAsia="Times New Roman" w:hAnsi="Georgia" w:cs="Angsana New" w:hint="cs"/>
          <w:sz w:val="27"/>
          <w:szCs w:val="27"/>
          <w:cs/>
          <w:lang w:bidi="th-TH"/>
        </w:rPr>
        <w:t xml:space="preserve"> </w:t>
      </w:r>
      <w:r>
        <w:rPr>
          <w:rFonts w:ascii="Georgia" w:eastAsia="Times New Roman" w:hAnsi="Georgia" w:hint="cs"/>
          <w:sz w:val="27"/>
          <w:szCs w:val="27"/>
          <w:lang w:bidi="th-TH"/>
        </w:rPr>
        <w:t>Fungi</w:t>
      </w:r>
      <w:r>
        <w:rPr>
          <w:rFonts w:ascii="Georgia" w:eastAsia="Times New Roman" w:hAnsi="Georgia" w:cs="Angsana New" w:hint="cs"/>
          <w:sz w:val="27"/>
          <w:szCs w:val="27"/>
          <w:cs/>
          <w:lang w:bidi="th-TH"/>
        </w:rPr>
        <w:t xml:space="preserve"> </w:t>
      </w:r>
      <w:r>
        <w:rPr>
          <w:rFonts w:ascii="Georgia" w:eastAsia="Times New Roman" w:hAnsi="Georgia" w:hint="cs"/>
          <w:sz w:val="27"/>
          <w:szCs w:val="27"/>
          <w:lang w:bidi="th-TH"/>
        </w:rPr>
        <w:t>Specific</w:t>
      </w:r>
    </w:p>
    <w:p w14:paraId="2ADF36A4" w14:textId="77777777" w:rsidR="00000000" w:rsidRDefault="00000000">
      <w:pPr>
        <w:pStyle w:val="NormalWeb"/>
        <w:divId w:val="524640373"/>
        <w:rPr>
          <w:rFonts w:ascii="Georgia" w:hAnsi="Georgia" w:hint="cs"/>
          <w:cs/>
          <w:lang w:bidi="th-TH"/>
        </w:rPr>
      </w:pPr>
      <w:r>
        <w:rPr>
          <w:rStyle w:val="datalabel1"/>
          <w:rFonts w:ascii="Georgia" w:hAnsi="Georgia" w:hint="cs"/>
          <w:lang w:bidi="th-TH"/>
        </w:rPr>
        <w:t>Wild relative of a crop?</w:t>
      </w:r>
      <w:r>
        <w:rPr>
          <w:rStyle w:val="datalabel1"/>
          <w:rFonts w:ascii="Georgia" w:hAnsi="Georgia" w:cs="Angsana New" w:hint="cs"/>
          <w:cs/>
          <w:lang w:bidi="th-TH"/>
        </w:rPr>
        <w:t xml:space="preserve"> </w:t>
      </w:r>
      <w:r>
        <w:rPr>
          <w:rFonts w:ascii="Georgia" w:hAnsi="Georgia" w:hint="cs"/>
          <w:lang w:bidi="th-TH"/>
        </w:rPr>
        <w:t>No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2"/>
      </w:tblGrid>
      <w:tr w:rsidR="00000000" w14:paraId="42762B64" w14:textId="77777777">
        <w:trPr>
          <w:divId w:val="524640373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50400114" w14:textId="77777777" w:rsidR="00000000" w:rsidRDefault="00000000">
            <w:pPr>
              <w:spacing w:after="75"/>
              <w:rPr>
                <w:rFonts w:ascii="Georgia" w:eastAsia="Times New Roman" w:hAnsi="Georgia" w:hint="cs"/>
                <w:b/>
                <w:bCs/>
                <w:sz w:val="18"/>
                <w:szCs w:val="18"/>
                <w:cs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Plant and Fungal Growth Forms</w:t>
            </w:r>
          </w:p>
        </w:tc>
      </w:tr>
      <w:tr w:rsidR="00000000" w14:paraId="1666D0B6" w14:textId="77777777">
        <w:trPr>
          <w:divId w:val="524640373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4A6B6DF9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Annual</w:t>
            </w:r>
          </w:p>
        </w:tc>
      </w:tr>
      <w:tr w:rsidR="00000000" w14:paraId="17A309FA" w14:textId="77777777">
        <w:trPr>
          <w:divId w:val="524640373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01619523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Forb or Herb</w:t>
            </w:r>
          </w:p>
        </w:tc>
      </w:tr>
    </w:tbl>
    <w:p w14:paraId="64C28061" w14:textId="77777777" w:rsidR="00000000" w:rsidRDefault="00000000">
      <w:pPr>
        <w:pStyle w:val="Heading1"/>
        <w:divId w:val="56365483"/>
        <w:rPr>
          <w:rFonts w:ascii="Georgia" w:eastAsia="Times New Roman" w:hAnsi="Georgia"/>
          <w:sz w:val="29"/>
          <w:szCs w:val="29"/>
          <w:lang w:bidi="th-TH"/>
        </w:rPr>
      </w:pPr>
      <w:r>
        <w:rPr>
          <w:rFonts w:ascii="Georgia" w:eastAsia="Times New Roman" w:hAnsi="Georgia" w:hint="cs"/>
          <w:sz w:val="29"/>
          <w:szCs w:val="29"/>
          <w:lang w:bidi="th-TH"/>
        </w:rPr>
        <w:t>Use and Trade</w:t>
      </w:r>
    </w:p>
    <w:p w14:paraId="14C3F64D" w14:textId="77777777" w:rsidR="00000000" w:rsidRDefault="00000000">
      <w:pPr>
        <w:pStyle w:val="Heading2"/>
        <w:divId w:val="56365483"/>
        <w:rPr>
          <w:rFonts w:ascii="Georgia" w:eastAsia="Times New Roman" w:hAnsi="Georgia" w:hint="cs"/>
          <w:sz w:val="27"/>
          <w:szCs w:val="27"/>
          <w:cs/>
          <w:lang w:bidi="th-TH"/>
        </w:rPr>
      </w:pPr>
      <w:r>
        <w:rPr>
          <w:rFonts w:ascii="Georgia" w:eastAsia="Times New Roman" w:hAnsi="Georgia" w:hint="cs"/>
          <w:sz w:val="27"/>
          <w:szCs w:val="27"/>
          <w:lang w:bidi="th-TH"/>
        </w:rPr>
        <w:t>General</w:t>
      </w:r>
      <w:r>
        <w:rPr>
          <w:rFonts w:ascii="Georgia" w:eastAsia="Times New Roman" w:hAnsi="Georgia" w:cs="Angsana New" w:hint="cs"/>
          <w:sz w:val="27"/>
          <w:szCs w:val="27"/>
          <w:cs/>
          <w:lang w:bidi="th-TH"/>
        </w:rPr>
        <w:t xml:space="preserve"> </w:t>
      </w:r>
      <w:r>
        <w:rPr>
          <w:rFonts w:ascii="Georgia" w:eastAsia="Times New Roman" w:hAnsi="Georgia" w:hint="cs"/>
          <w:sz w:val="27"/>
          <w:szCs w:val="27"/>
          <w:lang w:bidi="th-TH"/>
        </w:rPr>
        <w:t>Use and</w:t>
      </w:r>
      <w:r>
        <w:rPr>
          <w:rFonts w:ascii="Georgia" w:eastAsia="Times New Roman" w:hAnsi="Georgia" w:cs="Angsana New" w:hint="cs"/>
          <w:sz w:val="27"/>
          <w:szCs w:val="27"/>
          <w:cs/>
          <w:lang w:bidi="th-TH"/>
        </w:rPr>
        <w:t xml:space="preserve"> </w:t>
      </w:r>
      <w:r>
        <w:rPr>
          <w:rFonts w:ascii="Georgia" w:eastAsia="Times New Roman" w:hAnsi="Georgia" w:hint="cs"/>
          <w:sz w:val="27"/>
          <w:szCs w:val="27"/>
          <w:lang w:bidi="th-TH"/>
        </w:rPr>
        <w:t>Trade</w:t>
      </w:r>
      <w:r>
        <w:rPr>
          <w:rFonts w:ascii="Georgia" w:eastAsia="Times New Roman" w:hAnsi="Georgia" w:cs="Angsana New" w:hint="cs"/>
          <w:sz w:val="27"/>
          <w:szCs w:val="27"/>
          <w:cs/>
          <w:lang w:bidi="th-TH"/>
        </w:rPr>
        <w:t xml:space="preserve"> </w:t>
      </w:r>
      <w:r>
        <w:rPr>
          <w:rFonts w:ascii="Georgia" w:eastAsia="Times New Roman" w:hAnsi="Georgia" w:hint="cs"/>
          <w:sz w:val="27"/>
          <w:szCs w:val="27"/>
          <w:lang w:bidi="th-TH"/>
        </w:rPr>
        <w:t>Information</w:t>
      </w:r>
    </w:p>
    <w:p w14:paraId="3CCC96BA" w14:textId="77777777" w:rsidR="00000000" w:rsidRDefault="00000000">
      <w:pPr>
        <w:pStyle w:val="NormalWeb"/>
        <w:divId w:val="56365483"/>
        <w:rPr>
          <w:rFonts w:ascii="Georgia" w:hAnsi="Georgia" w:hint="cs"/>
          <w:cs/>
          <w:lang w:bidi="th-TH"/>
        </w:rPr>
      </w:pPr>
      <w:r>
        <w:rPr>
          <w:rStyle w:val="datalabel1"/>
          <w:rFonts w:ascii="Georgia" w:hAnsi="Georgia" w:hint="cs"/>
          <w:lang w:bidi="th-TH"/>
        </w:rPr>
        <w:lastRenderedPageBreak/>
        <w:t>Species not utilized:</w:t>
      </w:r>
      <w:r>
        <w:rPr>
          <w:rStyle w:val="datalabel1"/>
          <w:rFonts w:ascii="Georgia" w:hAnsi="Georgia" w:cs="Angsana New" w:hint="cs"/>
          <w:cs/>
          <w:lang w:bidi="th-TH"/>
        </w:rPr>
        <w:t xml:space="preserve"> </w:t>
      </w:r>
      <w:r>
        <w:rPr>
          <w:rFonts w:ascii="Georgia" w:hAnsi="Georgia" w:hint="cs"/>
          <w:lang w:bidi="th-TH"/>
        </w:rPr>
        <w:t>true</w:t>
      </w:r>
    </w:p>
    <w:p w14:paraId="0FBF449A" w14:textId="77777777" w:rsidR="00000000" w:rsidRDefault="00000000">
      <w:pPr>
        <w:pStyle w:val="Heading2"/>
        <w:divId w:val="56365483"/>
        <w:rPr>
          <w:rFonts w:ascii="Georgia" w:eastAsia="Times New Roman" w:hAnsi="Georgia" w:hint="cs"/>
          <w:sz w:val="27"/>
          <w:szCs w:val="27"/>
          <w:cs/>
          <w:lang w:bidi="th-TH"/>
        </w:rPr>
      </w:pPr>
      <w:r>
        <w:rPr>
          <w:rFonts w:ascii="Georgia" w:eastAsia="Times New Roman" w:hAnsi="Georgia" w:hint="cs"/>
          <w:sz w:val="27"/>
          <w:szCs w:val="27"/>
          <w:lang w:bidi="th-TH"/>
        </w:rPr>
        <w:t>Non- Consumptive</w:t>
      </w:r>
      <w:r>
        <w:rPr>
          <w:rFonts w:ascii="Georgia" w:eastAsia="Times New Roman" w:hAnsi="Georgia" w:cs="Angsana New" w:hint="cs"/>
          <w:sz w:val="27"/>
          <w:szCs w:val="27"/>
          <w:cs/>
          <w:lang w:bidi="th-TH"/>
        </w:rPr>
        <w:t xml:space="preserve"> </w:t>
      </w:r>
      <w:r>
        <w:rPr>
          <w:rFonts w:ascii="Georgia" w:eastAsia="Times New Roman" w:hAnsi="Georgia" w:hint="cs"/>
          <w:sz w:val="27"/>
          <w:szCs w:val="27"/>
          <w:lang w:bidi="th-TH"/>
        </w:rPr>
        <w:t>Use</w:t>
      </w:r>
    </w:p>
    <w:p w14:paraId="37B7720E" w14:textId="255621CE" w:rsidR="00000000" w:rsidRDefault="00000000">
      <w:pPr>
        <w:pStyle w:val="NormalWeb"/>
        <w:divId w:val="56365483"/>
        <w:rPr>
          <w:ins w:id="86" w:author="Jack Plummer" w:date="2022-09-24T06:20:00Z"/>
          <w:rFonts w:ascii="Georgia" w:hAnsi="Georgia"/>
          <w:lang w:bidi="th-TH"/>
        </w:rPr>
      </w:pPr>
      <w:r>
        <w:rPr>
          <w:rStyle w:val="datalabel1"/>
          <w:rFonts w:ascii="Georgia" w:hAnsi="Georgia" w:hint="cs"/>
          <w:lang w:bidi="th-TH"/>
        </w:rPr>
        <w:t>Non-consumptive use of the species?</w:t>
      </w:r>
      <w:r>
        <w:rPr>
          <w:rStyle w:val="datalabel1"/>
          <w:rFonts w:ascii="Georgia" w:hAnsi="Georgia" w:cs="Angsana New" w:hint="cs"/>
          <w:cs/>
          <w:lang w:bidi="th-TH"/>
        </w:rPr>
        <w:t xml:space="preserve"> </w:t>
      </w:r>
      <w:r>
        <w:rPr>
          <w:rFonts w:ascii="Georgia" w:hAnsi="Georgia" w:hint="cs"/>
          <w:lang w:bidi="th-TH"/>
        </w:rPr>
        <w:t>true</w:t>
      </w:r>
    </w:p>
    <w:p w14:paraId="745BA27E" w14:textId="50244ACC" w:rsidR="00BB64E2" w:rsidRDefault="00BB64E2">
      <w:pPr>
        <w:pStyle w:val="NormalWeb"/>
        <w:divId w:val="56365483"/>
        <w:rPr>
          <w:rFonts w:ascii="Georgia" w:hAnsi="Georgia" w:hint="cs"/>
          <w:cs/>
          <w:lang w:bidi="th-TH"/>
        </w:rPr>
      </w:pPr>
      <w:ins w:id="87" w:author="Jack Plummer" w:date="2022-09-24T06:20:00Z">
        <w:r>
          <w:rPr>
            <w:rFonts w:ascii="Georgia" w:hAnsi="Georgia"/>
            <w:lang w:bidi="th-TH"/>
          </w:rPr>
          <w:t>This species is not known to be utilised.</w:t>
        </w:r>
      </w:ins>
    </w:p>
    <w:p w14:paraId="139F6013" w14:textId="77777777" w:rsidR="00000000" w:rsidRDefault="00000000">
      <w:pPr>
        <w:pStyle w:val="Heading1"/>
        <w:divId w:val="804129886"/>
        <w:rPr>
          <w:rFonts w:ascii="Georgia" w:eastAsia="Times New Roman" w:hAnsi="Georgia" w:hint="cs"/>
          <w:sz w:val="29"/>
          <w:szCs w:val="29"/>
          <w:cs/>
          <w:lang w:bidi="th-TH"/>
        </w:rPr>
      </w:pPr>
      <w:r>
        <w:rPr>
          <w:rFonts w:ascii="Georgia" w:eastAsia="Times New Roman" w:hAnsi="Georgia" w:hint="cs"/>
          <w:sz w:val="29"/>
          <w:szCs w:val="29"/>
          <w:lang w:bidi="th-TH"/>
        </w:rPr>
        <w:t>Threats</w:t>
      </w:r>
    </w:p>
    <w:p w14:paraId="64357C56" w14:textId="4CCB8F55" w:rsidR="00000000" w:rsidRDefault="00000000">
      <w:pPr>
        <w:pStyle w:val="NormalWeb"/>
        <w:divId w:val="804129886"/>
        <w:rPr>
          <w:rFonts w:ascii="Georgia" w:hAnsi="Georgia" w:hint="cs"/>
          <w:cs/>
          <w:lang w:bidi="th-TH"/>
        </w:rPr>
      </w:pPr>
      <w:commentRangeStart w:id="88"/>
      <w:r>
        <w:rPr>
          <w:rFonts w:ascii="Georgia" w:hAnsi="Georgia" w:hint="cs"/>
          <w:lang w:bidi="th-TH"/>
        </w:rPr>
        <w:t xml:space="preserve">Tourism is </w:t>
      </w:r>
      <w:ins w:id="89" w:author="Jack Plummer" w:date="2022-09-24T06:20:00Z">
        <w:r w:rsidR="00BB64E2">
          <w:rPr>
            <w:rFonts w:ascii="Georgia" w:hAnsi="Georgia"/>
            <w:lang w:bidi="th-TH"/>
          </w:rPr>
          <w:t>a (</w:t>
        </w:r>
      </w:ins>
      <w:r>
        <w:rPr>
          <w:rFonts w:ascii="Georgia" w:hAnsi="Georgia" w:hint="cs"/>
          <w:lang w:bidi="th-TH"/>
        </w:rPr>
        <w:t>potential</w:t>
      </w:r>
      <w:ins w:id="90" w:author="Jack Plummer" w:date="2022-09-24T06:20:00Z">
        <w:r w:rsidR="00BB64E2">
          <w:rPr>
            <w:rFonts w:ascii="Georgia" w:hAnsi="Georgia"/>
            <w:lang w:bidi="th-TH"/>
          </w:rPr>
          <w:t>)</w:t>
        </w:r>
      </w:ins>
      <w:r>
        <w:rPr>
          <w:rFonts w:ascii="Georgia" w:hAnsi="Georgia" w:hint="cs"/>
          <w:lang w:bidi="th-TH"/>
        </w:rPr>
        <w:t xml:space="preserve"> threat </w:t>
      </w:r>
      <w:del w:id="91" w:author="Jack Plummer" w:date="2022-09-24T06:21:00Z">
        <w:r w:rsidDel="00BB64E2">
          <w:rPr>
            <w:rFonts w:ascii="Georgia" w:hAnsi="Georgia" w:hint="cs"/>
            <w:lang w:bidi="th-TH"/>
          </w:rPr>
          <w:delText xml:space="preserve">for </w:delText>
        </w:r>
      </w:del>
      <w:ins w:id="92" w:author="Jack Plummer" w:date="2022-09-24T06:21:00Z">
        <w:r w:rsidR="00BB64E2">
          <w:rPr>
            <w:rFonts w:ascii="Georgia" w:hAnsi="Georgia"/>
            <w:lang w:bidi="th-TH"/>
          </w:rPr>
          <w:t>to</w:t>
        </w:r>
        <w:r w:rsidR="00BB64E2">
          <w:rPr>
            <w:rFonts w:ascii="Georgia" w:hAnsi="Georgia" w:hint="cs"/>
            <w:lang w:bidi="th-TH"/>
          </w:rPr>
          <w:t xml:space="preserve"> </w:t>
        </w:r>
      </w:ins>
      <w:r>
        <w:rPr>
          <w:rFonts w:ascii="Georgia" w:hAnsi="Georgia" w:hint="cs"/>
          <w:lang w:bidi="th-TH"/>
        </w:rPr>
        <w:t xml:space="preserve">its habitat. However, more </w:t>
      </w:r>
      <w:del w:id="93" w:author="Jack Plummer" w:date="2022-09-24T06:21:00Z">
        <w:r w:rsidDel="00BB64E2">
          <w:rPr>
            <w:rFonts w:ascii="Georgia" w:hAnsi="Georgia" w:hint="cs"/>
            <w:lang w:bidi="th-TH"/>
          </w:rPr>
          <w:delText xml:space="preserve">information </w:delText>
        </w:r>
      </w:del>
      <w:ins w:id="94" w:author="Jack Plummer" w:date="2022-09-24T06:21:00Z">
        <w:r w:rsidR="00BB64E2">
          <w:rPr>
            <w:rFonts w:ascii="Georgia" w:hAnsi="Georgia"/>
            <w:lang w:bidi="th-TH"/>
          </w:rPr>
          <w:t>research into</w:t>
        </w:r>
      </w:ins>
      <w:del w:id="95" w:author="Jack Plummer" w:date="2022-09-24T06:21:00Z">
        <w:r w:rsidDel="00BB64E2">
          <w:rPr>
            <w:rFonts w:ascii="Georgia" w:hAnsi="Georgia" w:hint="cs"/>
            <w:lang w:bidi="th-TH"/>
          </w:rPr>
          <w:delText>on</w:delText>
        </w:r>
      </w:del>
      <w:r>
        <w:rPr>
          <w:rFonts w:ascii="Georgia" w:hAnsi="Georgia" w:hint="cs"/>
          <w:lang w:bidi="th-TH"/>
        </w:rPr>
        <w:t xml:space="preserve"> potential threats </w:t>
      </w:r>
      <w:del w:id="96" w:author="Jack Plummer" w:date="2022-09-24T06:21:00Z">
        <w:r w:rsidDel="00BB64E2">
          <w:rPr>
            <w:rFonts w:ascii="Georgia" w:hAnsi="Georgia" w:hint="cs"/>
            <w:lang w:bidi="th-TH"/>
          </w:rPr>
          <w:delText xml:space="preserve">are </w:delText>
        </w:r>
      </w:del>
      <w:ins w:id="97" w:author="Jack Plummer" w:date="2022-09-24T06:21:00Z">
        <w:r w:rsidR="00BB64E2">
          <w:rPr>
            <w:rFonts w:ascii="Georgia" w:hAnsi="Georgia"/>
            <w:lang w:bidi="th-TH"/>
          </w:rPr>
          <w:t xml:space="preserve">is </w:t>
        </w:r>
      </w:ins>
      <w:r>
        <w:rPr>
          <w:rFonts w:ascii="Georgia" w:hAnsi="Georgia" w:hint="cs"/>
          <w:lang w:bidi="th-TH"/>
        </w:rPr>
        <w:t>needed.</w:t>
      </w:r>
      <w:commentRangeEnd w:id="88"/>
      <w:r w:rsidR="00BB64E2">
        <w:rPr>
          <w:rStyle w:val="CommentReference"/>
        </w:rPr>
        <w:commentReference w:id="88"/>
      </w:r>
    </w:p>
    <w:p w14:paraId="72EFDB5C" w14:textId="77777777" w:rsidR="00000000" w:rsidRDefault="00000000">
      <w:pPr>
        <w:pStyle w:val="Heading2"/>
        <w:divId w:val="804129886"/>
        <w:rPr>
          <w:rFonts w:ascii="Georgia" w:eastAsia="Times New Roman" w:hAnsi="Georgia" w:hint="cs"/>
          <w:sz w:val="27"/>
          <w:szCs w:val="27"/>
          <w:cs/>
          <w:lang w:bidi="th-TH"/>
        </w:rPr>
      </w:pPr>
      <w:r>
        <w:rPr>
          <w:rFonts w:ascii="Georgia" w:eastAsia="Times New Roman" w:hAnsi="Georgia" w:hint="cs"/>
          <w:sz w:val="27"/>
          <w:szCs w:val="27"/>
          <w:lang w:bidi="th-TH"/>
        </w:rPr>
        <w:t>Threats</w:t>
      </w:r>
      <w:r>
        <w:rPr>
          <w:rFonts w:ascii="Georgia" w:eastAsia="Times New Roman" w:hAnsi="Georgia" w:cs="Angsana New" w:hint="cs"/>
          <w:sz w:val="27"/>
          <w:szCs w:val="27"/>
          <w:cs/>
          <w:lang w:bidi="th-TH"/>
        </w:rPr>
        <w:t xml:space="preserve"> </w:t>
      </w:r>
      <w:r>
        <w:rPr>
          <w:rFonts w:ascii="Georgia" w:eastAsia="Times New Roman" w:hAnsi="Georgia" w:hint="cs"/>
          <w:sz w:val="27"/>
          <w:szCs w:val="27"/>
          <w:lang w:bidi="th-TH"/>
        </w:rPr>
        <w:t>Classification</w:t>
      </w:r>
      <w:r>
        <w:rPr>
          <w:rFonts w:ascii="Georgia" w:eastAsia="Times New Roman" w:hAnsi="Georgia" w:cs="Angsana New" w:hint="cs"/>
          <w:sz w:val="27"/>
          <w:szCs w:val="27"/>
          <w:cs/>
          <w:lang w:bidi="th-TH"/>
        </w:rPr>
        <w:t xml:space="preserve"> </w:t>
      </w:r>
      <w:r>
        <w:rPr>
          <w:rFonts w:ascii="Georgia" w:eastAsia="Times New Roman" w:hAnsi="Georgia" w:hint="cs"/>
          <w:sz w:val="27"/>
          <w:szCs w:val="27"/>
          <w:lang w:bidi="th-TH"/>
        </w:rPr>
        <w:t>Scheme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42"/>
        <w:gridCol w:w="740"/>
        <w:gridCol w:w="1138"/>
        <w:gridCol w:w="2113"/>
        <w:gridCol w:w="1077"/>
      </w:tblGrid>
      <w:tr w:rsidR="00000000" w14:paraId="4CDCDFED" w14:textId="77777777">
        <w:trPr>
          <w:divId w:val="804129886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76BF5CBE" w14:textId="77777777" w:rsidR="00000000" w:rsidRDefault="00000000">
            <w:pPr>
              <w:spacing w:after="75"/>
              <w:rPr>
                <w:rFonts w:ascii="Georgia" w:eastAsia="Times New Roman" w:hAnsi="Georgia" w:hint="cs"/>
                <w:b/>
                <w:bCs/>
                <w:sz w:val="18"/>
                <w:szCs w:val="18"/>
                <w:cs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Threat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2655DCD6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Timing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4705C24D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Scope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42FBE588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Severity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54A158EA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Impact Score</w:t>
            </w:r>
          </w:p>
        </w:tc>
      </w:tr>
      <w:tr w:rsidR="00000000" w14:paraId="1A8FA34E" w14:textId="77777777">
        <w:trPr>
          <w:divId w:val="804129886"/>
          <w:tblCellSpacing w:w="15" w:type="dxa"/>
        </w:trPr>
        <w:tc>
          <w:tcPr>
            <w:tcW w:w="0" w:type="auto"/>
            <w:vAlign w:val="center"/>
            <w:hideMark/>
          </w:tcPr>
          <w:p w14:paraId="5087558C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1.3. Residential &amp; commercial development -&gt; Tourism &amp; recreation areas</w:t>
            </w:r>
          </w:p>
        </w:tc>
        <w:tc>
          <w:tcPr>
            <w:tcW w:w="0" w:type="auto"/>
            <w:vAlign w:val="center"/>
            <w:hideMark/>
          </w:tcPr>
          <w:p w14:paraId="72E9BC84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Ongoing</w:t>
            </w:r>
          </w:p>
        </w:tc>
        <w:tc>
          <w:tcPr>
            <w:tcW w:w="0" w:type="auto"/>
            <w:vAlign w:val="center"/>
            <w:hideMark/>
          </w:tcPr>
          <w:p w14:paraId="0BF1F9EF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Minority (&lt;50%)</w:t>
            </w:r>
          </w:p>
        </w:tc>
        <w:tc>
          <w:tcPr>
            <w:tcW w:w="0" w:type="auto"/>
            <w:vAlign w:val="center"/>
            <w:hideMark/>
          </w:tcPr>
          <w:p w14:paraId="5D0E018A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Causing/Could cause fluctuations</w:t>
            </w:r>
          </w:p>
        </w:tc>
        <w:tc>
          <w:tcPr>
            <w:tcW w:w="0" w:type="auto"/>
            <w:vAlign w:val="center"/>
            <w:hideMark/>
          </w:tcPr>
          <w:p w14:paraId="7D5E026A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Low Impact: 5</w:t>
            </w:r>
          </w:p>
        </w:tc>
      </w:tr>
    </w:tbl>
    <w:p w14:paraId="1378B87C" w14:textId="77777777" w:rsidR="00000000" w:rsidRDefault="00000000">
      <w:pPr>
        <w:pStyle w:val="Heading1"/>
        <w:divId w:val="486476765"/>
        <w:rPr>
          <w:rFonts w:ascii="Georgia" w:eastAsia="Times New Roman" w:hAnsi="Georgia"/>
          <w:sz w:val="29"/>
          <w:szCs w:val="29"/>
          <w:lang w:bidi="th-TH"/>
        </w:rPr>
      </w:pPr>
      <w:r>
        <w:rPr>
          <w:rFonts w:ascii="Georgia" w:eastAsia="Times New Roman" w:hAnsi="Georgia" w:hint="cs"/>
          <w:sz w:val="29"/>
          <w:szCs w:val="29"/>
          <w:lang w:bidi="th-TH"/>
        </w:rPr>
        <w:t>Conservation</w:t>
      </w:r>
    </w:p>
    <w:p w14:paraId="194A3C06" w14:textId="3F74BB86" w:rsidR="00000000" w:rsidRDefault="00000000">
      <w:pPr>
        <w:pStyle w:val="NormalWeb"/>
        <w:divId w:val="486476765"/>
        <w:rPr>
          <w:rFonts w:ascii="Georgia" w:hAnsi="Georgia" w:hint="cs"/>
          <w:cs/>
          <w:lang w:bidi="th-TH"/>
        </w:rPr>
      </w:pPr>
      <w:commentRangeStart w:id="98"/>
      <w:r>
        <w:rPr>
          <w:rFonts w:ascii="Georgia" w:hAnsi="Georgia" w:hint="cs"/>
          <w:lang w:bidi="th-TH"/>
        </w:rPr>
        <w:t>This species ha</w:t>
      </w:r>
      <w:ins w:id="99" w:author="Jack Plummer" w:date="2022-09-24T06:21:00Z">
        <w:r w:rsidR="00BB64E2">
          <w:rPr>
            <w:rFonts w:ascii="Georgia" w:hAnsi="Georgia"/>
            <w:lang w:bidi="th-TH"/>
          </w:rPr>
          <w:t>s</w:t>
        </w:r>
      </w:ins>
      <w:del w:id="100" w:author="Jack Plummer" w:date="2022-09-24T06:21:00Z">
        <w:r w:rsidDel="00BB64E2">
          <w:rPr>
            <w:rFonts w:ascii="Georgia" w:hAnsi="Georgia" w:hint="cs"/>
            <w:lang w:bidi="th-TH"/>
          </w:rPr>
          <w:delText>ve</w:delText>
        </w:r>
      </w:del>
      <w:r>
        <w:rPr>
          <w:rFonts w:ascii="Georgia" w:hAnsi="Georgia" w:hint="cs"/>
          <w:lang w:bidi="th-TH"/>
        </w:rPr>
        <w:t xml:space="preserve"> been recorded from protected </w:t>
      </w:r>
      <w:del w:id="101" w:author="Jack Plummer" w:date="2022-09-24T06:22:00Z">
        <w:r w:rsidDel="00BB64E2">
          <w:rPr>
            <w:rFonts w:ascii="Georgia" w:hAnsi="Georgia" w:hint="cs"/>
            <w:lang w:bidi="th-TH"/>
          </w:rPr>
          <w:delText xml:space="preserve">and non-protected </w:delText>
        </w:r>
      </w:del>
      <w:r>
        <w:rPr>
          <w:rFonts w:ascii="Georgia" w:hAnsi="Georgia" w:hint="cs"/>
          <w:lang w:bidi="th-TH"/>
        </w:rPr>
        <w:t>areas.</w:t>
      </w:r>
      <w:commentRangeEnd w:id="98"/>
      <w:r w:rsidR="00BB64E2">
        <w:rPr>
          <w:rStyle w:val="CommentReference"/>
        </w:rPr>
        <w:commentReference w:id="98"/>
      </w:r>
    </w:p>
    <w:p w14:paraId="4FED76E3" w14:textId="77777777" w:rsidR="00000000" w:rsidRDefault="00000000">
      <w:pPr>
        <w:pStyle w:val="Heading2"/>
        <w:divId w:val="486476765"/>
        <w:rPr>
          <w:rFonts w:ascii="Georgia" w:eastAsia="Times New Roman" w:hAnsi="Georgia" w:hint="cs"/>
          <w:sz w:val="27"/>
          <w:szCs w:val="27"/>
          <w:cs/>
          <w:lang w:bidi="th-TH"/>
        </w:rPr>
      </w:pPr>
      <w:r>
        <w:rPr>
          <w:rFonts w:ascii="Georgia" w:eastAsia="Times New Roman" w:hAnsi="Georgia" w:hint="cs"/>
          <w:sz w:val="27"/>
          <w:szCs w:val="27"/>
          <w:lang w:bidi="th-TH"/>
        </w:rPr>
        <w:t>Conservation</w:t>
      </w:r>
      <w:r>
        <w:rPr>
          <w:rFonts w:ascii="Georgia" w:eastAsia="Times New Roman" w:hAnsi="Georgia" w:cs="Angsana New" w:hint="cs"/>
          <w:sz w:val="27"/>
          <w:szCs w:val="27"/>
          <w:cs/>
          <w:lang w:bidi="th-TH"/>
        </w:rPr>
        <w:t xml:space="preserve"> </w:t>
      </w:r>
      <w:r>
        <w:rPr>
          <w:rFonts w:ascii="Georgia" w:eastAsia="Times New Roman" w:hAnsi="Georgia" w:hint="cs"/>
          <w:sz w:val="27"/>
          <w:szCs w:val="27"/>
          <w:lang w:bidi="th-TH"/>
        </w:rPr>
        <w:t>Actions</w:t>
      </w:r>
      <w:r>
        <w:rPr>
          <w:rFonts w:ascii="Georgia" w:eastAsia="Times New Roman" w:hAnsi="Georgia" w:cs="Angsana New" w:hint="cs"/>
          <w:sz w:val="27"/>
          <w:szCs w:val="27"/>
          <w:cs/>
          <w:lang w:bidi="th-TH"/>
        </w:rPr>
        <w:t xml:space="preserve"> </w:t>
      </w:r>
      <w:r>
        <w:rPr>
          <w:rFonts w:ascii="Georgia" w:eastAsia="Times New Roman" w:hAnsi="Georgia" w:hint="cs"/>
          <w:sz w:val="27"/>
          <w:szCs w:val="27"/>
          <w:lang w:bidi="th-TH"/>
        </w:rPr>
        <w:t>In- Place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6"/>
        <w:gridCol w:w="530"/>
      </w:tblGrid>
      <w:tr w:rsidR="00000000" w14:paraId="7D438684" w14:textId="77777777">
        <w:trPr>
          <w:divId w:val="486476765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63F6D1F5" w14:textId="77777777" w:rsidR="00000000" w:rsidRDefault="00000000">
            <w:pPr>
              <w:spacing w:after="75"/>
              <w:rPr>
                <w:rFonts w:ascii="Georgia" w:eastAsia="Times New Roman" w:hAnsi="Georgia" w:hint="cs"/>
                <w:b/>
                <w:bCs/>
                <w:sz w:val="18"/>
                <w:szCs w:val="18"/>
                <w:cs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Conservation sites identified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0EE188A3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Note</w:t>
            </w:r>
          </w:p>
        </w:tc>
      </w:tr>
      <w:tr w:rsidR="00000000" w14:paraId="2189F90D" w14:textId="77777777">
        <w:trPr>
          <w:divId w:val="486476765"/>
          <w:tblCellSpacing w:w="15" w:type="dxa"/>
        </w:trPr>
        <w:tc>
          <w:tcPr>
            <w:tcW w:w="0" w:type="auto"/>
            <w:vAlign w:val="center"/>
            <w:hideMark/>
          </w:tcPr>
          <w:p w14:paraId="228C63BA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Yes, over part of range</w:t>
            </w:r>
          </w:p>
        </w:tc>
        <w:tc>
          <w:tcPr>
            <w:tcW w:w="0" w:type="auto"/>
            <w:vAlign w:val="center"/>
            <w:hideMark/>
          </w:tcPr>
          <w:p w14:paraId="7EDA8E17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</w:tbl>
    <w:p w14:paraId="45242264" w14:textId="77777777" w:rsidR="00000000" w:rsidRDefault="00000000">
      <w:pPr>
        <w:divId w:val="486476765"/>
        <w:rPr>
          <w:rFonts w:ascii="Georgia" w:eastAsia="Times New Roman" w:hAnsi="Georgia"/>
          <w:vanish/>
          <w:sz w:val="18"/>
          <w:szCs w:val="18"/>
          <w:cs/>
          <w:lang w:bidi="th-TH"/>
        </w:rPr>
      </w:pP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0"/>
        <w:gridCol w:w="530"/>
      </w:tblGrid>
      <w:tr w:rsidR="00000000" w14:paraId="70C8AF0F" w14:textId="77777777">
        <w:trPr>
          <w:divId w:val="486476765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164838C9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Occur in at least one PA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6BB7446B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Note</w:t>
            </w:r>
          </w:p>
        </w:tc>
      </w:tr>
      <w:tr w:rsidR="00000000" w14:paraId="2FBD0EED" w14:textId="77777777">
        <w:trPr>
          <w:divId w:val="486476765"/>
          <w:tblCellSpacing w:w="15" w:type="dxa"/>
        </w:trPr>
        <w:tc>
          <w:tcPr>
            <w:tcW w:w="0" w:type="auto"/>
            <w:vAlign w:val="center"/>
            <w:hideMark/>
          </w:tcPr>
          <w:p w14:paraId="5DF0CBC2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9C5AE4F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</w:tbl>
    <w:p w14:paraId="02F26840" w14:textId="77777777" w:rsidR="00000000" w:rsidRDefault="00000000">
      <w:pPr>
        <w:divId w:val="486476765"/>
        <w:rPr>
          <w:rFonts w:ascii="Georgia" w:eastAsia="Times New Roman" w:hAnsi="Georgia"/>
          <w:vanish/>
          <w:sz w:val="18"/>
          <w:szCs w:val="18"/>
          <w:cs/>
          <w:lang w:bidi="th-TH"/>
        </w:rPr>
      </w:pP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8"/>
        <w:gridCol w:w="530"/>
      </w:tblGrid>
      <w:tr w:rsidR="00000000" w14:paraId="1BCC36A9" w14:textId="77777777">
        <w:trPr>
          <w:divId w:val="486476765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28962409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Invasive species control or prevention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22F13D5F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Note</w:t>
            </w:r>
          </w:p>
        </w:tc>
      </w:tr>
      <w:tr w:rsidR="00000000" w14:paraId="634270D6" w14:textId="77777777">
        <w:trPr>
          <w:divId w:val="486476765"/>
          <w:tblCellSpacing w:w="15" w:type="dxa"/>
        </w:trPr>
        <w:tc>
          <w:tcPr>
            <w:tcW w:w="0" w:type="auto"/>
            <w:vAlign w:val="center"/>
            <w:hideMark/>
          </w:tcPr>
          <w:p w14:paraId="0459C05F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235C13A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</w:tbl>
    <w:p w14:paraId="06EFA661" w14:textId="77777777" w:rsidR="00000000" w:rsidRDefault="00000000">
      <w:pPr>
        <w:divId w:val="486476765"/>
        <w:rPr>
          <w:rFonts w:ascii="Georgia" w:eastAsia="Times New Roman" w:hAnsi="Georgia"/>
          <w:vanish/>
          <w:sz w:val="18"/>
          <w:szCs w:val="18"/>
          <w:cs/>
          <w:lang w:bidi="th-TH"/>
        </w:rPr>
      </w:pP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7"/>
        <w:gridCol w:w="530"/>
      </w:tblGrid>
      <w:tr w:rsidR="00000000" w14:paraId="7B94C724" w14:textId="77777777">
        <w:trPr>
          <w:divId w:val="486476765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32CE792F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Harvest management plan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360BBE6A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Note</w:t>
            </w:r>
          </w:p>
        </w:tc>
      </w:tr>
      <w:tr w:rsidR="00000000" w14:paraId="265F5C0F" w14:textId="77777777">
        <w:trPr>
          <w:divId w:val="486476765"/>
          <w:tblCellSpacing w:w="15" w:type="dxa"/>
        </w:trPr>
        <w:tc>
          <w:tcPr>
            <w:tcW w:w="0" w:type="auto"/>
            <w:vAlign w:val="center"/>
            <w:hideMark/>
          </w:tcPr>
          <w:p w14:paraId="15A899BB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01E52E9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</w:tbl>
    <w:p w14:paraId="335B73C2" w14:textId="77777777" w:rsidR="00000000" w:rsidRDefault="00000000">
      <w:pPr>
        <w:divId w:val="486476765"/>
        <w:rPr>
          <w:rFonts w:ascii="Georgia" w:eastAsia="Times New Roman" w:hAnsi="Georgia"/>
          <w:vanish/>
          <w:sz w:val="18"/>
          <w:szCs w:val="18"/>
          <w:cs/>
          <w:lang w:bidi="th-TH"/>
        </w:rPr>
      </w:pP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64"/>
        <w:gridCol w:w="530"/>
      </w:tblGrid>
      <w:tr w:rsidR="00000000" w14:paraId="5C24C19B" w14:textId="77777777">
        <w:trPr>
          <w:divId w:val="486476765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5674A634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Successfully reintroduced or introduced benignly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5418F2BB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Note</w:t>
            </w:r>
          </w:p>
        </w:tc>
      </w:tr>
      <w:tr w:rsidR="00000000" w14:paraId="0F3BB65E" w14:textId="77777777">
        <w:trPr>
          <w:divId w:val="486476765"/>
          <w:tblCellSpacing w:w="15" w:type="dxa"/>
        </w:trPr>
        <w:tc>
          <w:tcPr>
            <w:tcW w:w="0" w:type="auto"/>
            <w:vAlign w:val="center"/>
            <w:hideMark/>
          </w:tcPr>
          <w:p w14:paraId="092430B4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4C6D1141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</w:tbl>
    <w:p w14:paraId="00D00021" w14:textId="77777777" w:rsidR="00000000" w:rsidRDefault="00000000">
      <w:pPr>
        <w:divId w:val="486476765"/>
        <w:rPr>
          <w:rFonts w:ascii="Georgia" w:eastAsia="Times New Roman" w:hAnsi="Georgia"/>
          <w:vanish/>
          <w:sz w:val="18"/>
          <w:szCs w:val="18"/>
          <w:cs/>
          <w:lang w:bidi="th-TH"/>
        </w:rPr>
      </w:pP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3"/>
        <w:gridCol w:w="530"/>
      </w:tblGrid>
      <w:tr w:rsidR="00000000" w14:paraId="668C3F7E" w14:textId="77777777">
        <w:trPr>
          <w:divId w:val="486476765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46A1AC82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Subject to ex-situ conservation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4363CBBF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Note</w:t>
            </w:r>
          </w:p>
        </w:tc>
      </w:tr>
      <w:tr w:rsidR="00000000" w14:paraId="32900867" w14:textId="77777777">
        <w:trPr>
          <w:divId w:val="486476765"/>
          <w:tblCellSpacing w:w="15" w:type="dxa"/>
        </w:trPr>
        <w:tc>
          <w:tcPr>
            <w:tcW w:w="0" w:type="auto"/>
            <w:vAlign w:val="center"/>
            <w:hideMark/>
          </w:tcPr>
          <w:p w14:paraId="2D6CAE33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D63A3CF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</w:tbl>
    <w:p w14:paraId="5A9F26D7" w14:textId="77777777" w:rsidR="00000000" w:rsidRDefault="00000000">
      <w:pPr>
        <w:divId w:val="486476765"/>
        <w:rPr>
          <w:rFonts w:ascii="Georgia" w:eastAsia="Times New Roman" w:hAnsi="Georgia"/>
          <w:vanish/>
          <w:sz w:val="18"/>
          <w:szCs w:val="18"/>
          <w:cs/>
          <w:lang w:bidi="th-TH"/>
        </w:rPr>
      </w:pP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9"/>
        <w:gridCol w:w="530"/>
      </w:tblGrid>
      <w:tr w:rsidR="00000000" w14:paraId="60BB35B4" w14:textId="77777777">
        <w:trPr>
          <w:divId w:val="486476765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26A1F4A0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Included in international legislation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2E3274E5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Note</w:t>
            </w:r>
          </w:p>
        </w:tc>
      </w:tr>
      <w:tr w:rsidR="00000000" w14:paraId="386A2239" w14:textId="77777777">
        <w:trPr>
          <w:divId w:val="486476765"/>
          <w:tblCellSpacing w:w="15" w:type="dxa"/>
        </w:trPr>
        <w:tc>
          <w:tcPr>
            <w:tcW w:w="0" w:type="auto"/>
            <w:vAlign w:val="center"/>
            <w:hideMark/>
          </w:tcPr>
          <w:p w14:paraId="0908234B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lastRenderedPageBreak/>
              <w:t>No</w:t>
            </w:r>
          </w:p>
        </w:tc>
        <w:tc>
          <w:tcPr>
            <w:tcW w:w="0" w:type="auto"/>
            <w:vAlign w:val="center"/>
            <w:hideMark/>
          </w:tcPr>
          <w:p w14:paraId="183EB31D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</w:tbl>
    <w:p w14:paraId="5AAFB182" w14:textId="77777777" w:rsidR="00000000" w:rsidRDefault="00000000">
      <w:pPr>
        <w:divId w:val="486476765"/>
        <w:rPr>
          <w:rFonts w:ascii="Georgia" w:eastAsia="Times New Roman" w:hAnsi="Georgia"/>
          <w:vanish/>
          <w:sz w:val="18"/>
          <w:szCs w:val="18"/>
          <w:cs/>
          <w:lang w:bidi="th-TH"/>
        </w:rPr>
      </w:pP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12"/>
        <w:gridCol w:w="530"/>
      </w:tblGrid>
      <w:tr w:rsidR="00000000" w14:paraId="47FED10E" w14:textId="77777777">
        <w:trPr>
          <w:divId w:val="486476765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2139A909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Subject to any international management/trade controls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3C168BD2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Note</w:t>
            </w:r>
          </w:p>
        </w:tc>
      </w:tr>
      <w:tr w:rsidR="00000000" w14:paraId="386FC90B" w14:textId="77777777">
        <w:trPr>
          <w:divId w:val="486476765"/>
          <w:tblCellSpacing w:w="15" w:type="dxa"/>
        </w:trPr>
        <w:tc>
          <w:tcPr>
            <w:tcW w:w="0" w:type="auto"/>
            <w:vAlign w:val="center"/>
            <w:hideMark/>
          </w:tcPr>
          <w:p w14:paraId="15A6D0CB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BA4B2E5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</w:tbl>
    <w:p w14:paraId="33807A45" w14:textId="77777777" w:rsidR="00000000" w:rsidRDefault="00000000">
      <w:pPr>
        <w:pStyle w:val="Heading2"/>
        <w:divId w:val="486476765"/>
        <w:rPr>
          <w:rFonts w:ascii="Georgia" w:eastAsia="Times New Roman" w:hAnsi="Georgia"/>
          <w:sz w:val="27"/>
          <w:szCs w:val="27"/>
          <w:lang w:bidi="th-TH"/>
        </w:rPr>
      </w:pPr>
      <w:r>
        <w:rPr>
          <w:rFonts w:ascii="Georgia" w:eastAsia="Times New Roman" w:hAnsi="Georgia" w:hint="cs"/>
          <w:sz w:val="27"/>
          <w:szCs w:val="27"/>
          <w:lang w:bidi="th-TH"/>
        </w:rPr>
        <w:t>Important</w:t>
      </w:r>
      <w:r>
        <w:rPr>
          <w:rFonts w:ascii="Georgia" w:eastAsia="Times New Roman" w:hAnsi="Georgia" w:cs="Angsana New" w:hint="cs"/>
          <w:sz w:val="27"/>
          <w:szCs w:val="27"/>
          <w:cs/>
          <w:lang w:bidi="th-TH"/>
        </w:rPr>
        <w:t xml:space="preserve"> </w:t>
      </w:r>
      <w:r>
        <w:rPr>
          <w:rFonts w:ascii="Georgia" w:eastAsia="Times New Roman" w:hAnsi="Georgia" w:hint="cs"/>
          <w:sz w:val="27"/>
          <w:szCs w:val="27"/>
          <w:lang w:bidi="th-TH"/>
        </w:rPr>
        <w:t>Conservation</w:t>
      </w:r>
      <w:r>
        <w:rPr>
          <w:rFonts w:ascii="Georgia" w:eastAsia="Times New Roman" w:hAnsi="Georgia" w:cs="Angsana New" w:hint="cs"/>
          <w:sz w:val="27"/>
          <w:szCs w:val="27"/>
          <w:cs/>
          <w:lang w:bidi="th-TH"/>
        </w:rPr>
        <w:t xml:space="preserve"> </w:t>
      </w:r>
      <w:r>
        <w:rPr>
          <w:rFonts w:ascii="Georgia" w:eastAsia="Times New Roman" w:hAnsi="Georgia" w:hint="cs"/>
          <w:sz w:val="27"/>
          <w:szCs w:val="27"/>
          <w:lang w:bidi="th-TH"/>
        </w:rPr>
        <w:t>Actions</w:t>
      </w:r>
      <w:r>
        <w:rPr>
          <w:rFonts w:ascii="Georgia" w:eastAsia="Times New Roman" w:hAnsi="Georgia" w:cs="Angsana New" w:hint="cs"/>
          <w:sz w:val="27"/>
          <w:szCs w:val="27"/>
          <w:cs/>
          <w:lang w:bidi="th-TH"/>
        </w:rPr>
        <w:t xml:space="preserve"> </w:t>
      </w:r>
      <w:r>
        <w:rPr>
          <w:rFonts w:ascii="Georgia" w:eastAsia="Times New Roman" w:hAnsi="Georgia" w:hint="cs"/>
          <w:sz w:val="27"/>
          <w:szCs w:val="27"/>
          <w:lang w:bidi="th-TH"/>
        </w:rPr>
        <w:t>Needed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87"/>
        <w:gridCol w:w="530"/>
      </w:tblGrid>
      <w:tr w:rsidR="00000000" w14:paraId="72D0D730" w14:textId="77777777">
        <w:trPr>
          <w:divId w:val="486476765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62DF89A6" w14:textId="77777777" w:rsidR="00000000" w:rsidRDefault="00000000">
            <w:pPr>
              <w:spacing w:after="75"/>
              <w:rPr>
                <w:rFonts w:ascii="Georgia" w:eastAsia="Times New Roman" w:hAnsi="Georgia" w:hint="cs"/>
                <w:b/>
                <w:bCs/>
                <w:sz w:val="18"/>
                <w:szCs w:val="18"/>
                <w:cs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Conservation Actions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34B08451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Note</w:t>
            </w:r>
          </w:p>
        </w:tc>
      </w:tr>
      <w:tr w:rsidR="00000000" w14:paraId="6013CB1B" w14:textId="77777777">
        <w:trPr>
          <w:divId w:val="486476765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50DC3C61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1.1. Land/water protection -&gt; Site/area protection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2C053D77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  <w:tr w:rsidR="00000000" w14:paraId="6BA250DF" w14:textId="77777777">
        <w:trPr>
          <w:divId w:val="486476765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7263B295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1.2. Land/water protection -&gt; Resource &amp; habitat protection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75C6EDEB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  <w:tr w:rsidR="00000000" w14:paraId="07EF310C" w14:textId="77777777">
        <w:trPr>
          <w:divId w:val="486476765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4D0568A2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2.1. Land/water management -&gt; Site/area management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638BDECC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  <w:tr w:rsidR="00000000" w14:paraId="4BDD717E" w14:textId="77777777">
        <w:trPr>
          <w:divId w:val="486476765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7E395347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2.3. Land/water management -&gt; Habitat &amp; natural process restoration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783CB44A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</w:tbl>
    <w:p w14:paraId="0957DD4C" w14:textId="77777777" w:rsidR="00000000" w:rsidRDefault="00000000">
      <w:pPr>
        <w:pStyle w:val="Heading2"/>
        <w:divId w:val="486476765"/>
        <w:rPr>
          <w:rFonts w:ascii="Georgia" w:eastAsia="Times New Roman" w:hAnsi="Georgia"/>
          <w:sz w:val="27"/>
          <w:szCs w:val="27"/>
          <w:lang w:bidi="th-TH"/>
        </w:rPr>
      </w:pPr>
      <w:r>
        <w:rPr>
          <w:rFonts w:ascii="Georgia" w:eastAsia="Times New Roman" w:hAnsi="Georgia" w:hint="cs"/>
          <w:sz w:val="27"/>
          <w:szCs w:val="27"/>
          <w:lang w:bidi="th-TH"/>
        </w:rPr>
        <w:t>Research</w:t>
      </w:r>
      <w:r>
        <w:rPr>
          <w:rFonts w:ascii="Georgia" w:eastAsia="Times New Roman" w:hAnsi="Georgia" w:cs="Angsana New" w:hint="cs"/>
          <w:sz w:val="27"/>
          <w:szCs w:val="27"/>
          <w:cs/>
          <w:lang w:bidi="th-TH"/>
        </w:rPr>
        <w:t xml:space="preserve"> </w:t>
      </w:r>
      <w:r>
        <w:rPr>
          <w:rFonts w:ascii="Georgia" w:eastAsia="Times New Roman" w:hAnsi="Georgia" w:hint="cs"/>
          <w:sz w:val="27"/>
          <w:szCs w:val="27"/>
          <w:lang w:bidi="th-TH"/>
        </w:rPr>
        <w:t>Needed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84"/>
        <w:gridCol w:w="530"/>
      </w:tblGrid>
      <w:tr w:rsidR="00000000" w14:paraId="5D4C46A1" w14:textId="77777777">
        <w:trPr>
          <w:divId w:val="486476765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0AD15D04" w14:textId="77777777" w:rsidR="00000000" w:rsidRDefault="00000000">
            <w:pPr>
              <w:spacing w:after="75"/>
              <w:rPr>
                <w:rFonts w:ascii="Georgia" w:eastAsia="Times New Roman" w:hAnsi="Georgia" w:hint="cs"/>
                <w:b/>
                <w:bCs/>
                <w:sz w:val="18"/>
                <w:szCs w:val="18"/>
                <w:cs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Research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1CEA22F8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Note</w:t>
            </w:r>
          </w:p>
        </w:tc>
      </w:tr>
      <w:tr w:rsidR="00000000" w14:paraId="70555A35" w14:textId="77777777">
        <w:trPr>
          <w:divId w:val="486476765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523E73B7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1.2. Research -&gt; Population size, distribution &amp; trends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40EA1C88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  <w:tr w:rsidR="00000000" w14:paraId="0F8FF48D" w14:textId="77777777">
        <w:trPr>
          <w:divId w:val="486476765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15728410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3.1. Monitoring -&gt; Population trends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6541275D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</w:tbl>
    <w:p w14:paraId="20A58FEE" w14:textId="77777777" w:rsidR="00000000" w:rsidRDefault="00000000">
      <w:pPr>
        <w:pStyle w:val="Heading1"/>
        <w:divId w:val="256212897"/>
        <w:rPr>
          <w:rFonts w:ascii="Georgia" w:eastAsia="Times New Roman" w:hAnsi="Georgia"/>
          <w:sz w:val="29"/>
          <w:szCs w:val="29"/>
          <w:lang w:bidi="th-TH"/>
        </w:rPr>
      </w:pPr>
      <w:r>
        <w:rPr>
          <w:rFonts w:ascii="Georgia" w:eastAsia="Times New Roman" w:hAnsi="Georgia" w:hint="cs"/>
          <w:sz w:val="29"/>
          <w:szCs w:val="29"/>
          <w:lang w:bidi="th-TH"/>
        </w:rPr>
        <w:t>Ecosystem Services</w:t>
      </w:r>
    </w:p>
    <w:p w14:paraId="0A8F549D" w14:textId="77777777" w:rsidR="00000000" w:rsidRDefault="00000000">
      <w:pPr>
        <w:pStyle w:val="Heading2"/>
        <w:divId w:val="256212897"/>
        <w:rPr>
          <w:rFonts w:ascii="Georgia" w:eastAsia="Times New Roman" w:hAnsi="Georgia" w:hint="cs"/>
          <w:sz w:val="27"/>
          <w:szCs w:val="27"/>
          <w:cs/>
          <w:lang w:bidi="th-TH"/>
        </w:rPr>
      </w:pPr>
      <w:r>
        <w:rPr>
          <w:rFonts w:ascii="Georgia" w:eastAsia="Times New Roman" w:hAnsi="Georgia" w:hint="cs"/>
          <w:sz w:val="27"/>
          <w:szCs w:val="27"/>
          <w:lang w:bidi="th-TH"/>
        </w:rPr>
        <w:t>Ecosystem</w:t>
      </w:r>
      <w:r>
        <w:rPr>
          <w:rFonts w:ascii="Georgia" w:eastAsia="Times New Roman" w:hAnsi="Georgia" w:cs="Angsana New" w:hint="cs"/>
          <w:sz w:val="27"/>
          <w:szCs w:val="27"/>
          <w:cs/>
          <w:lang w:bidi="th-TH"/>
        </w:rPr>
        <w:t xml:space="preserve"> </w:t>
      </w:r>
      <w:r>
        <w:rPr>
          <w:rFonts w:ascii="Georgia" w:eastAsia="Times New Roman" w:hAnsi="Georgia" w:hint="cs"/>
          <w:sz w:val="27"/>
          <w:szCs w:val="27"/>
          <w:lang w:bidi="th-TH"/>
        </w:rPr>
        <w:t>Services</w:t>
      </w:r>
      <w:r>
        <w:rPr>
          <w:rFonts w:ascii="Georgia" w:eastAsia="Times New Roman" w:hAnsi="Georgia" w:cs="Angsana New" w:hint="cs"/>
          <w:sz w:val="27"/>
          <w:szCs w:val="27"/>
          <w:cs/>
          <w:lang w:bidi="th-TH"/>
        </w:rPr>
        <w:t xml:space="preserve"> </w:t>
      </w:r>
      <w:r>
        <w:rPr>
          <w:rFonts w:ascii="Georgia" w:eastAsia="Times New Roman" w:hAnsi="Georgia" w:hint="cs"/>
          <w:sz w:val="27"/>
          <w:szCs w:val="27"/>
          <w:lang w:bidi="th-TH"/>
        </w:rPr>
        <w:t>Provided by the</w:t>
      </w:r>
      <w:r>
        <w:rPr>
          <w:rFonts w:ascii="Georgia" w:eastAsia="Times New Roman" w:hAnsi="Georgia" w:cs="Angsana New" w:hint="cs"/>
          <w:sz w:val="27"/>
          <w:szCs w:val="27"/>
          <w:cs/>
          <w:lang w:bidi="th-TH"/>
        </w:rPr>
        <w:t xml:space="preserve"> </w:t>
      </w:r>
      <w:r>
        <w:rPr>
          <w:rFonts w:ascii="Georgia" w:eastAsia="Times New Roman" w:hAnsi="Georgia" w:hint="cs"/>
          <w:sz w:val="27"/>
          <w:szCs w:val="27"/>
          <w:lang w:bidi="th-TH"/>
        </w:rPr>
        <w:t>Species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3"/>
        <w:gridCol w:w="5947"/>
      </w:tblGrid>
      <w:tr w:rsidR="00000000" w14:paraId="19A0AA3A" w14:textId="77777777">
        <w:trPr>
          <w:divId w:val="256212897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37ADB286" w14:textId="77777777" w:rsidR="00000000" w:rsidRDefault="00000000">
            <w:pPr>
              <w:spacing w:after="75"/>
              <w:rPr>
                <w:rFonts w:ascii="Georgia" w:eastAsia="Times New Roman" w:hAnsi="Georgia" w:hint="cs"/>
                <w:b/>
                <w:bCs/>
                <w:sz w:val="18"/>
                <w:szCs w:val="18"/>
                <w:cs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Insufficient Information Available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1DA68DF5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Style w:val="redfont"/>
                <w:rFonts w:ascii="Georgia" w:eastAsia="Times New Roman" w:hAnsi="Georgia"/>
                <w:b/>
                <w:bCs/>
                <w:sz w:val="18"/>
                <w:szCs w:val="18"/>
              </w:rPr>
              <w:t>All coded services should have an importance score of 5 - Not Known.</w:t>
            </w:r>
          </w:p>
        </w:tc>
      </w:tr>
      <w:tr w:rsidR="00000000" w14:paraId="013DB741" w14:textId="77777777">
        <w:trPr>
          <w:divId w:val="256212897"/>
          <w:tblCellSpacing w:w="15" w:type="dxa"/>
        </w:trPr>
        <w:tc>
          <w:tcPr>
            <w:tcW w:w="0" w:type="auto"/>
            <w:vAlign w:val="center"/>
            <w:hideMark/>
          </w:tcPr>
          <w:p w14:paraId="43AF2BB7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322CF19C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</w:tbl>
    <w:p w14:paraId="37ABFA54" w14:textId="77777777" w:rsidR="00000000" w:rsidRDefault="00000000">
      <w:pPr>
        <w:pStyle w:val="Heading1"/>
        <w:rPr>
          <w:rFonts w:ascii="Georgia" w:eastAsia="Times New Roman" w:hAnsi="Georgia"/>
          <w:sz w:val="29"/>
          <w:szCs w:val="29"/>
          <w:lang w:bidi="th-TH"/>
        </w:rPr>
      </w:pPr>
      <w:r>
        <w:rPr>
          <w:rFonts w:ascii="Georgia" w:eastAsia="Times New Roman" w:hAnsi="Georgia" w:hint="cs"/>
          <w:sz w:val="29"/>
          <w:szCs w:val="29"/>
          <w:lang w:bidi="th-TH"/>
        </w:rPr>
        <w:t>Bibliography</w:t>
      </w:r>
    </w:p>
    <w:p w14:paraId="5BAF2775" w14:textId="77777777" w:rsidR="00000000" w:rsidRDefault="00000000">
      <w:pPr>
        <w:pStyle w:val="NormalWeb"/>
        <w:divId w:val="2131363919"/>
        <w:rPr>
          <w:rFonts w:ascii="Georgia" w:hAnsi="Georgia" w:hint="cs"/>
          <w:cs/>
          <w:lang w:bidi="th-TH"/>
        </w:rPr>
      </w:pPr>
      <w:r>
        <w:rPr>
          <w:rFonts w:ascii="Georgia" w:hAnsi="Georgia" w:hint="cs"/>
          <w:lang w:bidi="th-TH"/>
        </w:rPr>
        <w:t xml:space="preserve">Bachman S, Moat J, Hill AW, de la Torre J, Scott B. </w:t>
      </w:r>
      <w:r>
        <w:rPr>
          <w:rFonts w:ascii="Georgia" w:hAnsi="Georgia" w:cs="Angsana New" w:hint="cs"/>
          <w:cs/>
          <w:lang w:bidi="th-TH"/>
        </w:rPr>
        <w:t xml:space="preserve">2011. </w:t>
      </w:r>
      <w:r>
        <w:rPr>
          <w:rFonts w:ascii="Georgia" w:hAnsi="Georgia" w:hint="cs"/>
          <w:lang w:bidi="th-TH"/>
        </w:rPr>
        <w:t xml:space="preserve">Supporting Red List threat assessments with </w:t>
      </w:r>
      <w:proofErr w:type="spellStart"/>
      <w:r>
        <w:rPr>
          <w:rFonts w:ascii="Georgia" w:hAnsi="Georgia" w:hint="cs"/>
          <w:lang w:bidi="th-TH"/>
        </w:rPr>
        <w:t>GeoCAT</w:t>
      </w:r>
      <w:proofErr w:type="spellEnd"/>
      <w:r>
        <w:rPr>
          <w:rFonts w:ascii="Georgia" w:hAnsi="Georgia" w:hint="cs"/>
          <w:lang w:bidi="th-TH"/>
        </w:rPr>
        <w:t>: geospatial conservation assessment tool.</w:t>
      </w:r>
      <w:r>
        <w:rPr>
          <w:rFonts w:ascii="Georgia" w:hAnsi="Georgia" w:cs="Angsana New" w:hint="cs"/>
          <w:cs/>
          <w:lang w:bidi="th-TH"/>
        </w:rPr>
        <w:t xml:space="preserve"> </w:t>
      </w:r>
      <w:proofErr w:type="spellStart"/>
      <w:r>
        <w:rPr>
          <w:rFonts w:ascii="Georgia" w:hAnsi="Georgia" w:hint="cs"/>
          <w:i/>
          <w:iCs/>
          <w:lang w:bidi="th-TH"/>
        </w:rPr>
        <w:t>ZooKeys</w:t>
      </w:r>
      <w:proofErr w:type="spellEnd"/>
      <w:r>
        <w:rPr>
          <w:rFonts w:ascii="Georgia" w:hAnsi="Georgia" w:cs="Angsana New" w:hint="cs"/>
          <w:cs/>
          <w:lang w:bidi="th-TH"/>
        </w:rPr>
        <w:t xml:space="preserve"> 150: 117–126.</w:t>
      </w:r>
    </w:p>
    <w:p w14:paraId="6989889F" w14:textId="77777777" w:rsidR="00000000" w:rsidRDefault="00000000">
      <w:pPr>
        <w:pStyle w:val="NormalWeb"/>
        <w:divId w:val="2131363919"/>
        <w:rPr>
          <w:rFonts w:ascii="Georgia" w:hAnsi="Georgia" w:hint="cs"/>
          <w:cs/>
          <w:lang w:bidi="th-TH"/>
        </w:rPr>
      </w:pPr>
      <w:r>
        <w:rPr>
          <w:rFonts w:ascii="Georgia" w:hAnsi="Georgia" w:hint="cs"/>
          <w:lang w:bidi="th-TH"/>
        </w:rPr>
        <w:t xml:space="preserve">Burtt, B.L. </w:t>
      </w:r>
      <w:r>
        <w:rPr>
          <w:rFonts w:ascii="Georgia" w:hAnsi="Georgia" w:cs="Angsana New" w:hint="cs"/>
          <w:cs/>
          <w:lang w:bidi="th-TH"/>
        </w:rPr>
        <w:t xml:space="preserve">2001. </w:t>
      </w:r>
      <w:proofErr w:type="spellStart"/>
      <w:r>
        <w:rPr>
          <w:rFonts w:ascii="Georgia" w:hAnsi="Georgia" w:hint="cs"/>
          <w:lang w:bidi="th-TH"/>
        </w:rPr>
        <w:t>Kaisupeea</w:t>
      </w:r>
      <w:proofErr w:type="spellEnd"/>
      <w:r>
        <w:rPr>
          <w:rFonts w:ascii="Georgia" w:hAnsi="Georgia" w:hint="cs"/>
          <w:lang w:bidi="th-TH"/>
        </w:rPr>
        <w:t xml:space="preserve">: a new genus of </w:t>
      </w:r>
      <w:proofErr w:type="spellStart"/>
      <w:r>
        <w:rPr>
          <w:rFonts w:ascii="Georgia" w:hAnsi="Georgia" w:hint="cs"/>
          <w:lang w:bidi="th-TH"/>
        </w:rPr>
        <w:t>Gesneriaceae</w:t>
      </w:r>
      <w:proofErr w:type="spellEnd"/>
      <w:r>
        <w:rPr>
          <w:rFonts w:ascii="Georgia" w:hAnsi="Georgia" w:hint="cs"/>
          <w:lang w:bidi="th-TH"/>
        </w:rPr>
        <w:t xml:space="preserve"> centred in Thailand.</w:t>
      </w:r>
      <w:r>
        <w:rPr>
          <w:rFonts w:ascii="Georgia" w:hAnsi="Georgia" w:cs="Angsana New" w:hint="cs"/>
          <w:cs/>
          <w:lang w:bidi="th-TH"/>
        </w:rPr>
        <w:t xml:space="preserve"> </w:t>
      </w:r>
      <w:r>
        <w:rPr>
          <w:rFonts w:ascii="Georgia" w:hAnsi="Georgia" w:hint="cs"/>
          <w:i/>
          <w:iCs/>
          <w:lang w:bidi="th-TH"/>
        </w:rPr>
        <w:t>Nordic Journal of Botany</w:t>
      </w:r>
      <w:r>
        <w:rPr>
          <w:rFonts w:ascii="Georgia" w:hAnsi="Georgia" w:cs="Angsana New" w:hint="cs"/>
          <w:cs/>
          <w:lang w:bidi="th-TH"/>
        </w:rPr>
        <w:t xml:space="preserve"> 21(2): 115-120.</w:t>
      </w:r>
    </w:p>
    <w:p w14:paraId="5C4B22C9" w14:textId="1178D0C8" w:rsidR="00C707F4" w:rsidRDefault="00000000">
      <w:pPr>
        <w:pStyle w:val="NormalWeb"/>
        <w:divId w:val="2131363919"/>
        <w:rPr>
          <w:rFonts w:ascii="Georgia" w:hAnsi="Georgia" w:hint="cs"/>
          <w:cs/>
          <w:lang w:bidi="th-TH"/>
        </w:rPr>
      </w:pPr>
      <w:r>
        <w:rPr>
          <w:rFonts w:ascii="Georgia" w:hAnsi="Georgia" w:hint="cs"/>
          <w:lang w:bidi="th-TH"/>
        </w:rPr>
        <w:t xml:space="preserve">POWO. </w:t>
      </w:r>
      <w:r>
        <w:rPr>
          <w:rFonts w:ascii="Georgia" w:hAnsi="Georgia" w:cs="Angsana New" w:hint="cs"/>
          <w:cs/>
          <w:lang w:bidi="th-TH"/>
        </w:rPr>
        <w:t xml:space="preserve">2022. </w:t>
      </w:r>
      <w:r>
        <w:rPr>
          <w:rFonts w:ascii="Georgia" w:hAnsi="Georgia" w:hint="cs"/>
          <w:lang w:bidi="th-TH"/>
        </w:rPr>
        <w:t>Plants of the World Online. Facilitated by the Royal Botanic Gardens, Kew. Available at:</w:t>
      </w:r>
      <w:r>
        <w:rPr>
          <w:rFonts w:ascii="Georgia" w:hAnsi="Georgia" w:cs="Angsana New" w:hint="cs"/>
          <w:cs/>
          <w:lang w:bidi="th-TH"/>
        </w:rPr>
        <w:t xml:space="preserve"> </w:t>
      </w:r>
      <w:hyperlink r:id="rId9" w:history="1">
        <w:r>
          <w:rPr>
            <w:rStyle w:val="Hyperlink"/>
            <w:rFonts w:ascii="Georgia" w:hAnsi="Georgia" w:hint="cs"/>
            <w:lang w:bidi="th-TH"/>
          </w:rPr>
          <w:t>Available at: http://powo.science.kew.org/</w:t>
        </w:r>
      </w:hyperlink>
      <w:r>
        <w:rPr>
          <w:rFonts w:ascii="Georgia" w:hAnsi="Georgia" w:cs="Angsana New" w:hint="cs"/>
          <w:cs/>
          <w:lang w:bidi="th-TH"/>
        </w:rPr>
        <w:t>. (</w:t>
      </w:r>
      <w:r>
        <w:rPr>
          <w:rFonts w:ascii="Georgia" w:hAnsi="Georgia" w:hint="cs"/>
          <w:lang w:bidi="th-TH"/>
        </w:rPr>
        <w:t xml:space="preserve">Accessed: </w:t>
      </w:r>
      <w:r>
        <w:rPr>
          <w:rFonts w:ascii="Georgia" w:hAnsi="Georgia" w:cs="Angsana New" w:hint="cs"/>
          <w:cs/>
          <w:lang w:bidi="th-TH"/>
        </w:rPr>
        <w:t>2022).</w:t>
      </w:r>
    </w:p>
    <w:sectPr w:rsidR="00C707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Jack Plummer" w:date="2022-09-24T06:09:00Z" w:initials="JP">
    <w:p w14:paraId="3061FC56" w14:textId="77777777" w:rsidR="00084217" w:rsidRDefault="00084217" w:rsidP="00C46FF1">
      <w:pPr>
        <w:pStyle w:val="CommentText"/>
      </w:pPr>
      <w:r>
        <w:rPr>
          <w:rStyle w:val="CommentReference"/>
        </w:rPr>
        <w:annotationRef/>
      </w:r>
      <w:r>
        <w:t>As the threats here are potential/modest, I wonder whether VU D2 would be more appropriate</w:t>
      </w:r>
    </w:p>
  </w:comment>
  <w:comment w:id="1" w:author="Jack Plummer" w:date="2022-09-24T06:27:00Z" w:initials="JP">
    <w:p w14:paraId="7D8DCAFB" w14:textId="77777777" w:rsidR="004B26CF" w:rsidRDefault="004B26CF">
      <w:pPr>
        <w:pStyle w:val="CommentText"/>
      </w:pPr>
      <w:r>
        <w:rPr>
          <w:rStyle w:val="CommentReference"/>
        </w:rPr>
        <w:annotationRef/>
      </w:r>
      <w:r>
        <w:t>If this species is found in protected areas and is not currently threatened but could potentially be threatened by tourism, VU D2 would be best.</w:t>
      </w:r>
    </w:p>
    <w:p w14:paraId="43B0F0B3" w14:textId="77777777" w:rsidR="004B26CF" w:rsidRDefault="004B26CF">
      <w:pPr>
        <w:pStyle w:val="CommentText"/>
      </w:pPr>
    </w:p>
    <w:p w14:paraId="760EE40E" w14:textId="77777777" w:rsidR="004B26CF" w:rsidRDefault="004B26CF">
      <w:pPr>
        <w:pStyle w:val="CommentText"/>
      </w:pPr>
      <w:r>
        <w:t>However, population at one site is small and declining - do we think this is representative of overall population? In that case, we can infer a decline in the number of mature individuals. Is there an associated decline in habitat and what is causing it?</w:t>
      </w:r>
    </w:p>
    <w:p w14:paraId="344FF5E8" w14:textId="77777777" w:rsidR="004B26CF" w:rsidRDefault="004B26CF">
      <w:pPr>
        <w:pStyle w:val="CommentText"/>
      </w:pPr>
    </w:p>
    <w:p w14:paraId="7845CAEE" w14:textId="77777777" w:rsidR="004B26CF" w:rsidRDefault="004B26CF" w:rsidP="00120436">
      <w:pPr>
        <w:pStyle w:val="CommentText"/>
      </w:pPr>
      <w:r>
        <w:t>If population is decreasing but no clear decline in habitat, we could assess as EN B1ab(v)+2ab(v). If we want to include b(iii), we need to show some evidence for decline in habitat.</w:t>
      </w:r>
    </w:p>
  </w:comment>
  <w:comment w:id="17" w:author="Jack Plummer" w:date="2022-09-24T06:10:00Z" w:initials="JP">
    <w:p w14:paraId="6AF090C9" w14:textId="70A2CF24" w:rsidR="00084217" w:rsidRDefault="00084217" w:rsidP="005147FB">
      <w:pPr>
        <w:pStyle w:val="CommentText"/>
      </w:pPr>
      <w:r>
        <w:rPr>
          <w:rStyle w:val="CommentReference"/>
        </w:rPr>
        <w:annotationRef/>
      </w:r>
      <w:r>
        <w:t>But there are observations from this project, so I don't think this information is that relevant?</w:t>
      </w:r>
    </w:p>
  </w:comment>
  <w:comment w:id="36" w:author="Jack Plummer" w:date="2022-09-24T06:16:00Z" w:initials="JP">
    <w:p w14:paraId="00A4AE4A" w14:textId="77777777" w:rsidR="00D2062A" w:rsidRDefault="00D2062A" w:rsidP="007B4B53">
      <w:pPr>
        <w:pStyle w:val="CommentText"/>
      </w:pPr>
      <w:r>
        <w:rPr>
          <w:rStyle w:val="CommentReference"/>
        </w:rPr>
        <w:annotationRef/>
      </w:r>
      <w:r>
        <w:t>We should add this, or something about habitat decline, if we are to assess as Endangered</w:t>
      </w:r>
    </w:p>
  </w:comment>
  <w:comment w:id="69" w:author="Jack Plummer" w:date="2022-09-24T06:13:00Z" w:initials="JP">
    <w:p w14:paraId="64C4C1A7" w14:textId="29E26D24" w:rsidR="00084217" w:rsidRDefault="00084217" w:rsidP="00CF33FD">
      <w:pPr>
        <w:pStyle w:val="CommentText"/>
      </w:pPr>
      <w:r>
        <w:rPr>
          <w:rStyle w:val="CommentReference"/>
        </w:rPr>
        <w:annotationRef/>
      </w:r>
      <w:r>
        <w:t>I thought it has been observed in Phangnga as part of collection work, so why unclear?</w:t>
      </w:r>
    </w:p>
  </w:comment>
  <w:comment w:id="77" w:author="Jack Plummer" w:date="2022-09-24T06:17:00Z" w:initials="JP">
    <w:p w14:paraId="2708C01A" w14:textId="77777777" w:rsidR="00D2062A" w:rsidRDefault="00D2062A" w:rsidP="00C3458A">
      <w:pPr>
        <w:pStyle w:val="CommentText"/>
      </w:pPr>
      <w:r>
        <w:rPr>
          <w:rStyle w:val="CommentReference"/>
        </w:rPr>
        <w:annotationRef/>
      </w:r>
      <w:r>
        <w:t>Only include this if want to assess as VU D2</w:t>
      </w:r>
    </w:p>
  </w:comment>
  <w:comment w:id="78" w:author="Jack Plummer" w:date="2022-09-24T06:08:00Z" w:initials="JP">
    <w:p w14:paraId="1DFC17F5" w14:textId="77777777" w:rsidR="00BB64E2" w:rsidRDefault="0010308E" w:rsidP="00284A2D">
      <w:pPr>
        <w:pStyle w:val="CommentText"/>
      </w:pPr>
      <w:r>
        <w:rPr>
          <w:rStyle w:val="CommentReference"/>
        </w:rPr>
        <w:annotationRef/>
      </w:r>
      <w:r w:rsidR="00BB64E2">
        <w:t>I think we should avoid referencing 'this project'. Perhaps 'Recent collection work has shown that the population at the collection site in Phangnga province is very small, and decreasing.'</w:t>
      </w:r>
    </w:p>
  </w:comment>
  <w:comment w:id="79" w:author="Jack Plummer" w:date="2022-09-24T06:15:00Z" w:initials="JP">
    <w:p w14:paraId="1D4BF097" w14:textId="6E7C7CBE" w:rsidR="00D2062A" w:rsidRDefault="00D2062A" w:rsidP="00115A7D">
      <w:pPr>
        <w:pStyle w:val="CommentText"/>
      </w:pPr>
      <w:r>
        <w:rPr>
          <w:rStyle w:val="CommentReference"/>
        </w:rPr>
        <w:annotationRef/>
      </w:r>
      <w:r>
        <w:t>Decreasing? As mentioned in documentation?</w:t>
      </w:r>
    </w:p>
  </w:comment>
  <w:comment w:id="84" w:author="Jack Plummer" w:date="2022-09-24T06:20:00Z" w:initials="JP">
    <w:p w14:paraId="00BC8B49" w14:textId="77777777" w:rsidR="00BB64E2" w:rsidRDefault="00BB64E2" w:rsidP="00C84746">
      <w:pPr>
        <w:pStyle w:val="CommentText"/>
      </w:pPr>
      <w:r>
        <w:rPr>
          <w:rStyle w:val="CommentReference"/>
        </w:rPr>
        <w:annotationRef/>
      </w:r>
      <w:r>
        <w:t>Add rocky areas?</w:t>
      </w:r>
    </w:p>
  </w:comment>
  <w:comment w:id="85" w:author="Jack Plummer" w:date="2022-09-24T06:08:00Z" w:initials="JP">
    <w:p w14:paraId="5C4ABB0F" w14:textId="54948E36" w:rsidR="00084217" w:rsidRDefault="0010308E" w:rsidP="002D5D93">
      <w:pPr>
        <w:pStyle w:val="CommentText"/>
      </w:pPr>
      <w:r>
        <w:rPr>
          <w:rStyle w:val="CommentReference"/>
        </w:rPr>
        <w:annotationRef/>
      </w:r>
      <w:r w:rsidR="00084217">
        <w:t>Why? What is the evidence for habitat decline?</w:t>
      </w:r>
    </w:p>
  </w:comment>
  <w:comment w:id="88" w:author="Jack Plummer" w:date="2022-09-24T06:21:00Z" w:initials="JP">
    <w:p w14:paraId="323C505D" w14:textId="77777777" w:rsidR="00BB64E2" w:rsidRDefault="00BB64E2" w:rsidP="00D67D3F">
      <w:pPr>
        <w:pStyle w:val="CommentText"/>
      </w:pPr>
      <w:r>
        <w:rPr>
          <w:rStyle w:val="CommentReference"/>
        </w:rPr>
        <w:annotationRef/>
      </w:r>
      <w:r>
        <w:t>Can we expand upon this at all?</w:t>
      </w:r>
    </w:p>
  </w:comment>
  <w:comment w:id="98" w:author="Jack Plummer" w:date="2022-09-24T06:22:00Z" w:initials="JP">
    <w:p w14:paraId="47F6E3A1" w14:textId="77777777" w:rsidR="00BB64E2" w:rsidRDefault="00BB64E2" w:rsidP="00C9265C">
      <w:pPr>
        <w:pStyle w:val="CommentText"/>
      </w:pPr>
      <w:r>
        <w:rPr>
          <w:rStyle w:val="CommentReference"/>
        </w:rPr>
        <w:annotationRef/>
      </w:r>
      <w:r>
        <w:t>Name the protected areas. What are details of ex situ conservation?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3061FC56" w15:done="0"/>
  <w15:commentEx w15:paraId="7845CAEE" w15:paraIdParent="3061FC56" w15:done="0"/>
  <w15:commentEx w15:paraId="6AF090C9" w15:done="0"/>
  <w15:commentEx w15:paraId="00A4AE4A" w15:done="0"/>
  <w15:commentEx w15:paraId="64C4C1A7" w15:done="0"/>
  <w15:commentEx w15:paraId="2708C01A" w15:done="0"/>
  <w15:commentEx w15:paraId="1DFC17F5" w15:done="0"/>
  <w15:commentEx w15:paraId="1D4BF097" w15:done="0"/>
  <w15:commentEx w15:paraId="00BC8B49" w15:done="0"/>
  <w15:commentEx w15:paraId="5C4ABB0F" w15:done="0"/>
  <w15:commentEx w15:paraId="323C505D" w15:done="0"/>
  <w15:commentEx w15:paraId="47F6E3A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6D91DA4" w16cex:dateUtc="2022-09-24T05:09:00Z"/>
  <w16cex:commentExtensible w16cex:durableId="26D921D6" w16cex:dateUtc="2022-09-24T05:27:00Z"/>
  <w16cex:commentExtensible w16cex:durableId="26D91DCB" w16cex:dateUtc="2022-09-24T05:10:00Z"/>
  <w16cex:commentExtensible w16cex:durableId="26D91F22" w16cex:dateUtc="2022-09-24T05:16:00Z"/>
  <w16cex:commentExtensible w16cex:durableId="26D91E71" w16cex:dateUtc="2022-09-24T05:13:00Z"/>
  <w16cex:commentExtensible w16cex:durableId="26D91F68" w16cex:dateUtc="2022-09-24T05:17:00Z"/>
  <w16cex:commentExtensible w16cex:durableId="26D91D60" w16cex:dateUtc="2022-09-24T05:08:00Z"/>
  <w16cex:commentExtensible w16cex:durableId="26D91EF1" w16cex:dateUtc="2022-09-24T05:15:00Z"/>
  <w16cex:commentExtensible w16cex:durableId="26D92022" w16cex:dateUtc="2022-09-24T05:20:00Z"/>
  <w16cex:commentExtensible w16cex:durableId="26D91D75" w16cex:dateUtc="2022-09-24T05:08:00Z"/>
  <w16cex:commentExtensible w16cex:durableId="26D92071" w16cex:dateUtc="2022-09-24T05:21:00Z"/>
  <w16cex:commentExtensible w16cex:durableId="26D92098" w16cex:dateUtc="2022-09-24T05:2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061FC56" w16cid:durableId="26D91DA4"/>
  <w16cid:commentId w16cid:paraId="7845CAEE" w16cid:durableId="26D921D6"/>
  <w16cid:commentId w16cid:paraId="6AF090C9" w16cid:durableId="26D91DCB"/>
  <w16cid:commentId w16cid:paraId="00A4AE4A" w16cid:durableId="26D91F22"/>
  <w16cid:commentId w16cid:paraId="64C4C1A7" w16cid:durableId="26D91E71"/>
  <w16cid:commentId w16cid:paraId="2708C01A" w16cid:durableId="26D91F68"/>
  <w16cid:commentId w16cid:paraId="1DFC17F5" w16cid:durableId="26D91D60"/>
  <w16cid:commentId w16cid:paraId="1D4BF097" w16cid:durableId="26D91EF1"/>
  <w16cid:commentId w16cid:paraId="00BC8B49" w16cid:durableId="26D92022"/>
  <w16cid:commentId w16cid:paraId="5C4ABB0F" w16cid:durableId="26D91D75"/>
  <w16cid:commentId w16cid:paraId="323C505D" w16cid:durableId="26D92071"/>
  <w16cid:commentId w16cid:paraId="47F6E3A1" w16cid:durableId="26D92098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Angsana New">
    <w:altName w:val="Angsana New"/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Jack Plummer">
    <w15:presenceInfo w15:providerId="AD" w15:userId="S::j.plummer@kew.org::a7ccb40d-b5f1-45e6-963c-3f9b10b74b0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trackRevisions/>
  <w:defaultTabStop w:val="720"/>
  <w:noPunctuationKerning/>
  <w:characterSpacingControl w:val="doNotCompress"/>
  <w:compat>
    <w:doNotSnapToGridInCell/>
    <w:applyBreakingRules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154"/>
    <w:rsid w:val="00084217"/>
    <w:rsid w:val="0010308E"/>
    <w:rsid w:val="004B26CF"/>
    <w:rsid w:val="009D766B"/>
    <w:rsid w:val="00BB64E2"/>
    <w:rsid w:val="00C707F4"/>
    <w:rsid w:val="00D2062A"/>
    <w:rsid w:val="00D54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E25F85E"/>
  <w15:chartTrackingRefBased/>
  <w15:docId w15:val="{982C1C86-02A9-4A45-A0B2-194179D17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top w:val="single" w:sz="12" w:space="4" w:color="000000"/>
        <w:bottom w:val="single" w:sz="12" w:space="4" w:color="000000"/>
      </w:pBdr>
      <w:shd w:val="clear" w:color="auto" w:fill="CCCCCC"/>
      <w:spacing w:before="100" w:beforeAutospacing="1" w:after="100" w:afterAutospacing="1"/>
      <w:jc w:val="right"/>
      <w:outlineLvl w:val="0"/>
    </w:pPr>
    <w:rPr>
      <w:b/>
      <w:bCs/>
      <w:color w:val="000000"/>
      <w:kern w:val="36"/>
      <w:sz w:val="38"/>
      <w:szCs w:val="38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0" w:color="808080"/>
      </w:pBd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31"/>
      <w:szCs w:val="31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b/>
      <w:bCs/>
      <w:sz w:val="29"/>
      <w:szCs w:val="29"/>
    </w:rPr>
  </w:style>
  <w:style w:type="paragraph" w:styleId="Heading5">
    <w:name w:val="heading 5"/>
    <w:basedOn w:val="Normal"/>
    <w:link w:val="Heading5Char"/>
    <w:uiPriority w:val="9"/>
    <w:qFormat/>
    <w:pPr>
      <w:spacing w:before="100" w:beforeAutospacing="1" w:after="100" w:afterAutospacing="1"/>
      <w:outlineLvl w:val="4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  <w:rPr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  <w:rPr>
      <w:sz w:val="18"/>
      <w:szCs w:val="18"/>
    </w:rPr>
  </w:style>
  <w:style w:type="paragraph" w:customStyle="1" w:styleId="databorder">
    <w:name w:val="databorder"/>
    <w:basedOn w:val="Normal"/>
    <w:pPr>
      <w:pBdr>
        <w:bottom w:val="single" w:sz="6" w:space="0" w:color="CCCCCC"/>
      </w:pBdr>
      <w:spacing w:before="100" w:beforeAutospacing="1" w:after="100" w:afterAutospacing="1"/>
    </w:pPr>
  </w:style>
  <w:style w:type="paragraph" w:customStyle="1" w:styleId="datalabel">
    <w:name w:val="datalabel"/>
    <w:basedOn w:val="Normal"/>
    <w:pPr>
      <w:spacing w:before="100" w:beforeAutospacing="1" w:after="100" w:afterAutospacing="1"/>
    </w:pPr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datalabel1">
    <w:name w:val="datalabel1"/>
    <w:basedOn w:val="DefaultParagraphFont"/>
    <w:rPr>
      <w:b/>
      <w:bCs/>
    </w:rPr>
  </w:style>
  <w:style w:type="character" w:customStyle="1" w:styleId="redfont">
    <w:name w:val="redfont"/>
    <w:basedOn w:val="DefaultParagraphFont"/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paragraph" w:styleId="Revision">
    <w:name w:val="Revision"/>
    <w:hidden/>
    <w:uiPriority w:val="99"/>
    <w:semiHidden/>
    <w:rsid w:val="009D766B"/>
    <w:rPr>
      <w:rFonts w:eastAsiaTheme="minorEastAsia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10308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0308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0308E"/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0308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0308E"/>
    <w:rPr>
      <w:rFonts w:eastAsiaTheme="minorEastAsia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3654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0382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128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2641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767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6403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1638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681279">
          <w:marLeft w:val="0"/>
          <w:marRight w:val="0"/>
          <w:marTop w:val="0"/>
          <w:marBottom w:val="150"/>
          <w:divBdr>
            <w:top w:val="single" w:sz="12" w:space="0" w:color="000000"/>
            <w:left w:val="none" w:sz="0" w:space="0" w:color="auto"/>
            <w:bottom w:val="single" w:sz="12" w:space="0" w:color="000000"/>
            <w:right w:val="none" w:sz="0" w:space="0" w:color="auto"/>
          </w:divBdr>
        </w:div>
      </w:divsChild>
    </w:div>
    <w:div w:id="6268178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5468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298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915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639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13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microsoft.com/office/2016/09/relationships/commentsIds" Target="commentsIds.xml"/><Relationship Id="rId12" Type="http://schemas.openxmlformats.org/officeDocument/2006/relationships/theme" Target="theme/theme1.xml"/><Relationship Id="rId17" Type="http://schemas.openxmlformats.org/officeDocument/2006/relationships/customXml" Target="../customXml/item5.xml"/><Relationship Id="rId2" Type="http://schemas.openxmlformats.org/officeDocument/2006/relationships/settings" Target="settings.xml"/><Relationship Id="rId16" Type="http://schemas.openxmlformats.org/officeDocument/2006/relationships/customXml" Target="../customXml/item4.xml"/><Relationship Id="rId1" Type="http://schemas.openxmlformats.org/officeDocument/2006/relationships/styles" Target="styles.xml"/><Relationship Id="rId6" Type="http://schemas.microsoft.com/office/2011/relationships/commentsExtended" Target="commentsExtended.xml"/><Relationship Id="rId11" Type="http://schemas.microsoft.com/office/2011/relationships/people" Target="people.xml"/><Relationship Id="rId5" Type="http://schemas.openxmlformats.org/officeDocument/2006/relationships/comments" Target="comments.xml"/><Relationship Id="rId15" Type="http://schemas.openxmlformats.org/officeDocument/2006/relationships/customXml" Target="../customXml/item3.xml"/><Relationship Id="rId10" Type="http://schemas.openxmlformats.org/officeDocument/2006/relationships/fontTable" Target="fontTable.xml"/><Relationship Id="rId4" Type="http://schemas.openxmlformats.org/officeDocument/2006/relationships/image" Target="file:///C:\Users\jpl10kg\Downloads\resources\redListLogo.jpg" TargetMode="External"/><Relationship Id="rId9" Type="http://schemas.openxmlformats.org/officeDocument/2006/relationships/hyperlink" Target="file:///C:/Users/jpl10kg/Downloads/NBT_Batch1/10%20species%20draft%20report/Available%20at:%20http:/powo.science.kew.org/" TargetMode="Externa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1DB2FC3823E56459E6430ADD130773C" ma:contentTypeVersion="18" ma:contentTypeDescription="Create a new document." ma:contentTypeScope="" ma:versionID="c66b068e8ecb950d6d3b301a7d5dec76">
  <xsd:schema xmlns:xsd="http://www.w3.org/2001/XMLSchema" xmlns:xs="http://www.w3.org/2001/XMLSchema" xmlns:p="http://schemas.microsoft.com/office/2006/metadata/properties" xmlns:ns2="150f78d0-e5c4-40ba-9879-1115501c63e5" xmlns:ns3="590658d6-28a4-43df-8461-354b94568f6c" xmlns:ns4="3174fa65-5130-4218-be7b-3006b691958f" targetNamespace="http://schemas.microsoft.com/office/2006/metadata/properties" ma:root="true" ma:fieldsID="842de796646282b1ee4d11e1617248ee" ns2:_="" ns3:_="" ns4:_="">
    <xsd:import namespace="150f78d0-e5c4-40ba-9879-1115501c63e5"/>
    <xsd:import namespace="590658d6-28a4-43df-8461-354b94568f6c"/>
    <xsd:import namespace="3174fa65-5130-4218-be7b-3006b691958f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lcf76f155ced4ddcb4097134ff3c332f" minOccurs="0"/>
                <xsd:element ref="ns4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0f78d0-e5c4-40ba-9879-1115501c63e5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0658d6-28a4-43df-8461-354b94568f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874f941-1732-4aa1-804a-4f99632a590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74fa65-5130-4218-be7b-3006b691958f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7f1f8cb-e9ca-4f89-a220-5d9d266a2a9f}" ma:internalName="TaxCatchAll" ma:showField="CatchAllData" ma:web="3174fa65-5130-4218-be7b-3006b691958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haredContentType xmlns="Microsoft.SharePoint.Taxonomy.ContentTypeSync" SourceId="4874f941-1732-4aa1-804a-4f99632a5909" ContentTypeId="0x0101" PreviousValue="false"/>
</file>

<file path=customXml/item3.xml><?xml version="1.0" encoding="utf-8"?>
<?mso-contentType ?>
<spe:Receivers xmlns:spe="http://schemas.microsoft.com/sharepoint/events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174fa65-5130-4218-be7b-3006b691958f" xsi:nil="true"/>
    <lcf76f155ced4ddcb4097134ff3c332f xmlns="590658d6-28a4-43df-8461-354b94568f6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2AD2DDF-99F5-4D11-987F-9CB637552080}"/>
</file>

<file path=customXml/itemProps2.xml><?xml version="1.0" encoding="utf-8"?>
<ds:datastoreItem xmlns:ds="http://schemas.openxmlformats.org/officeDocument/2006/customXml" ds:itemID="{E3431BC6-C287-474E-9B5F-C3D0FBF9282E}"/>
</file>

<file path=customXml/itemProps3.xml><?xml version="1.0" encoding="utf-8"?>
<ds:datastoreItem xmlns:ds="http://schemas.openxmlformats.org/officeDocument/2006/customXml" ds:itemID="{79C067AC-A935-44A0-87DD-6770D1C199BB}"/>
</file>

<file path=customXml/itemProps4.xml><?xml version="1.0" encoding="utf-8"?>
<ds:datastoreItem xmlns:ds="http://schemas.openxmlformats.org/officeDocument/2006/customXml" ds:itemID="{EACFA53C-DB6E-49B1-A91A-C83BB1960F0F}"/>
</file>

<file path=customXml/itemProps5.xml><?xml version="1.0" encoding="utf-8"?>
<ds:datastoreItem xmlns:ds="http://schemas.openxmlformats.org/officeDocument/2006/customXml" ds:itemID="{43662A17-0EFD-48E2-8D8E-1EB6DE0B45A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</Pages>
  <Words>976</Words>
  <Characters>5565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Kaisupeea orthocarpa</vt:lpstr>
    </vt:vector>
  </TitlesOfParts>
  <Company/>
  <LinksUpToDate>false</LinksUpToDate>
  <CharactersWithSpaces>6528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Kaisupeea orthocarpa</dc:title>
  <dc:subject/>
  <dc:creator>Jack Plummer</dc:creator>
  <cp:keywords/>
  <dc:description/>
  <cp:lastModifiedBy>Jack Plummer</cp:lastModifiedBy>
  <cp:revision>3</cp:revision>
  <dcterms:created xsi:type="dcterms:W3CDTF">2022-09-24T04:59:00Z</dcterms:created>
  <dcterms:modified xsi:type="dcterms:W3CDTF">2022-09-24T05:27:00Z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0x01010051DB2FC3823E56459E6430ADD130773C</vt:lpwstr>
  </property>
</Properties>
</file>