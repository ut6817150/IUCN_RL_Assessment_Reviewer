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00000" w:rsidRDefault="009F7777" w14:paraId="339A70CA" w14:textId="77777777">
      <w:pPr>
        <w:jc w:val="center"/>
        <w:divId w:val="1411807490"/>
        <w:rPr>
          <w:rFonts w:ascii="Georgia" w:hAnsi="Georgia" w:eastAsia="Times New Roman"/>
          <w:b/>
          <w:bCs/>
          <w:sz w:val="29"/>
          <w:szCs w:val="29"/>
        </w:rPr>
      </w:pPr>
      <w:r>
        <w:rPr>
          <w:rFonts w:ascii="Georgia" w:hAnsi="Georgia" w:eastAsia="Times New Roman"/>
          <w:b/>
          <w:bCs/>
          <w:sz w:val="29"/>
          <w:szCs w:val="29"/>
        </w:rPr>
        <w:t>Draft</w:t>
      </w:r>
    </w:p>
    <w:p w:rsidR="00000000" w:rsidRDefault="009F7777" w14:paraId="46E5C39C" w14:textId="77777777">
      <w:pPr>
        <w:divId w:val="1657955672"/>
        <w:rPr>
          <w:rFonts w:ascii="Georgia" w:hAnsi="Georgia" w:eastAsia="Times New Roman"/>
          <w:sz w:val="18"/>
          <w:szCs w:val="18"/>
        </w:rPr>
      </w:pPr>
      <w:r>
        <w:rPr>
          <w:rFonts w:ascii="Georgia" w:hAnsi="Georgia" w:eastAsia="Times New Roman"/>
          <w:noProof/>
          <w:sz w:val="18"/>
          <w:szCs w:val="18"/>
        </w:rPr>
        <w:drawing>
          <wp:inline distT="0" distB="0" distL="0" distR="0" wp14:anchorId="683BF818" wp14:editId="1FBA9F01">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000000" w:rsidRDefault="009F7777" w14:paraId="778E036C" w14:textId="77777777">
      <w:pPr>
        <w:shd w:val="clear" w:color="auto" w:fill="FFFFFF"/>
        <w:spacing w:before="100" w:beforeAutospacing="1" w:after="100" w:afterAutospacing="1"/>
        <w:jc w:val="right"/>
        <w:outlineLvl w:val="1"/>
        <w:divId w:val="1657955672"/>
        <w:rPr>
          <w:rFonts w:ascii="Georgia" w:hAnsi="Georgia" w:eastAsia="Times New Roman"/>
          <w:b/>
          <w:bCs/>
          <w:color w:val="000000"/>
          <w:kern w:val="36"/>
          <w:sz w:val="29"/>
          <w:szCs w:val="29"/>
        </w:rPr>
      </w:pPr>
      <w:proofErr w:type="spellStart"/>
      <w:r>
        <w:rPr>
          <w:rStyle w:val="Emphasis"/>
          <w:rFonts w:ascii="Georgia" w:hAnsi="Georgia" w:eastAsia="Times New Roman"/>
          <w:b/>
          <w:bCs/>
          <w:color w:val="000000"/>
          <w:kern w:val="36"/>
          <w:sz w:val="29"/>
          <w:szCs w:val="29"/>
        </w:rPr>
        <w:t>Archidendron</w:t>
      </w:r>
      <w:proofErr w:type="spellEnd"/>
      <w:r>
        <w:rPr>
          <w:rStyle w:val="Emphasis"/>
          <w:rFonts w:ascii="Georgia" w:hAnsi="Georgia" w:eastAsia="Times New Roman"/>
          <w:b/>
          <w:bCs/>
          <w:color w:val="000000"/>
          <w:kern w:val="36"/>
          <w:sz w:val="29"/>
          <w:szCs w:val="29"/>
        </w:rPr>
        <w:t xml:space="preserve"> </w:t>
      </w:r>
      <w:proofErr w:type="spellStart"/>
      <w:r>
        <w:rPr>
          <w:rStyle w:val="Emphasis"/>
          <w:rFonts w:ascii="Georgia" w:hAnsi="Georgia" w:eastAsia="Times New Roman"/>
          <w:b/>
          <w:bCs/>
          <w:color w:val="000000"/>
          <w:kern w:val="36"/>
          <w:sz w:val="29"/>
          <w:szCs w:val="29"/>
        </w:rPr>
        <w:t>bigeminum</w:t>
      </w:r>
      <w:proofErr w:type="spellEnd"/>
      <w:r>
        <w:rPr>
          <w:rFonts w:ascii="Georgia" w:hAnsi="Georgia" w:eastAsia="Times New Roman"/>
          <w:b/>
          <w:bCs/>
          <w:color w:val="000000"/>
          <w:kern w:val="36"/>
          <w:sz w:val="29"/>
          <w:szCs w:val="29"/>
        </w:rPr>
        <w:t xml:space="preserve"> - (L.) </w:t>
      </w:r>
      <w:proofErr w:type="spellStart"/>
      <w:r>
        <w:rPr>
          <w:rFonts w:ascii="Georgia" w:hAnsi="Georgia" w:eastAsia="Times New Roman"/>
          <w:b/>
          <w:bCs/>
          <w:color w:val="000000"/>
          <w:kern w:val="36"/>
          <w:sz w:val="29"/>
          <w:szCs w:val="29"/>
        </w:rPr>
        <w:t>I.</w:t>
      </w:r>
      <w:proofErr w:type="gramStart"/>
      <w:r>
        <w:rPr>
          <w:rFonts w:ascii="Georgia" w:hAnsi="Georgia" w:eastAsia="Times New Roman"/>
          <w:b/>
          <w:bCs/>
          <w:color w:val="000000"/>
          <w:kern w:val="36"/>
          <w:sz w:val="29"/>
          <w:szCs w:val="29"/>
        </w:rPr>
        <w:t>C.Nielsen</w:t>
      </w:r>
      <w:proofErr w:type="spellEnd"/>
      <w:proofErr w:type="gramEnd"/>
    </w:p>
    <w:p w:rsidR="00000000" w:rsidRDefault="009F7777" w14:paraId="1E263894" w14:textId="77777777">
      <w:pPr>
        <w:jc w:val="right"/>
        <w:divId w:val="1657955672"/>
        <w:rPr>
          <w:rFonts w:ascii="Georgia" w:hAnsi="Georgia" w:eastAsia="Times New Roman"/>
          <w:sz w:val="18"/>
          <w:szCs w:val="18"/>
        </w:rPr>
      </w:pPr>
      <w:r>
        <w:rPr>
          <w:rFonts w:ascii="Georgia" w:hAnsi="Georgia" w:eastAsia="Times New Roman"/>
          <w:sz w:val="18"/>
          <w:szCs w:val="18"/>
        </w:rPr>
        <w:t xml:space="preserve">PLANTAE - TRACHEOPHYTA - MAGNOLIOPSIDA - FABALES - FABACEAE - </w:t>
      </w:r>
      <w:proofErr w:type="spellStart"/>
      <w:r>
        <w:rPr>
          <w:rFonts w:ascii="Georgia" w:hAnsi="Georgia" w:eastAsia="Times New Roman"/>
          <w:sz w:val="18"/>
          <w:szCs w:val="18"/>
        </w:rPr>
        <w:t>Archidendron</w:t>
      </w:r>
      <w:proofErr w:type="spellEnd"/>
      <w:r>
        <w:rPr>
          <w:rFonts w:ascii="Georgia" w:hAnsi="Georgia" w:eastAsia="Times New Roman"/>
          <w:sz w:val="18"/>
          <w:szCs w:val="18"/>
        </w:rPr>
        <w:t xml:space="preserve"> - </w:t>
      </w:r>
      <w:proofErr w:type="spellStart"/>
      <w:r>
        <w:rPr>
          <w:rFonts w:ascii="Georgia" w:hAnsi="Georgia" w:eastAsia="Times New Roman"/>
          <w:sz w:val="18"/>
          <w:szCs w:val="18"/>
        </w:rPr>
        <w:t>bigeminum</w:t>
      </w:r>
      <w:proofErr w:type="spellEnd"/>
    </w:p>
    <w:p w:rsidR="00000000" w:rsidRDefault="009F7777" w14:paraId="3B55406F" w14:textId="77777777">
      <w:pPr>
        <w:pStyle w:val="NormalWeb"/>
        <w:divId w:val="402147048"/>
        <w:rPr>
          <w:rFonts w:ascii="Georgia" w:hAnsi="Georgia"/>
        </w:rPr>
      </w:pPr>
      <w:commentRangeStart w:id="0"/>
      <w:r>
        <w:rPr>
          <w:rStyle w:val="Strong"/>
          <w:rFonts w:ascii="Georgia" w:hAnsi="Georgia"/>
        </w:rPr>
        <w:t xml:space="preserve">Common Names: </w:t>
      </w:r>
      <w:r>
        <w:rPr>
          <w:rFonts w:ascii="Georgia" w:hAnsi="Georgia"/>
        </w:rPr>
        <w:t xml:space="preserve">Hind: </w:t>
      </w:r>
      <w:proofErr w:type="spellStart"/>
      <w:r>
        <w:rPr>
          <w:rFonts w:ascii="Georgia" w:hAnsi="Georgia"/>
        </w:rPr>
        <w:t>Kachlora</w:t>
      </w:r>
      <w:proofErr w:type="spellEnd"/>
      <w:r>
        <w:rPr>
          <w:rFonts w:ascii="Georgia" w:hAnsi="Georgia"/>
        </w:rPr>
        <w:t xml:space="preserve">, Nep: </w:t>
      </w:r>
      <w:proofErr w:type="spellStart"/>
      <w:r>
        <w:rPr>
          <w:rFonts w:ascii="Georgia" w:hAnsi="Georgia"/>
        </w:rPr>
        <w:t>Kalosiris</w:t>
      </w:r>
      <w:proofErr w:type="spellEnd"/>
      <w:r>
        <w:rPr>
          <w:rFonts w:ascii="Georgia" w:hAnsi="Georgia"/>
        </w:rPr>
        <w:t xml:space="preserve">, </w:t>
      </w:r>
      <w:proofErr w:type="spellStart"/>
      <w:r>
        <w:rPr>
          <w:rFonts w:ascii="Georgia" w:hAnsi="Georgia"/>
        </w:rPr>
        <w:t>Tikpi</w:t>
      </w:r>
      <w:proofErr w:type="spellEnd"/>
      <w:r>
        <w:rPr>
          <w:rFonts w:ascii="Georgia" w:hAnsi="Georgia"/>
        </w:rPr>
        <w:t>-Kung (Sino-Tibetan (Other))</w:t>
      </w:r>
      <w:r>
        <w:rPr>
          <w:rFonts w:ascii="Georgia" w:hAnsi="Georgia"/>
        </w:rPr>
        <w:br/>
      </w:r>
      <w:commentRangeEnd w:id="0"/>
      <w:r w:rsidR="00E8673F">
        <w:rPr>
          <w:rStyle w:val="CommentReference"/>
          <w:sz w:val="20"/>
          <w:szCs w:val="20"/>
        </w:rPr>
        <w:commentReference w:id="0"/>
      </w:r>
      <w:r>
        <w:rPr>
          <w:rStyle w:val="Strong"/>
          <w:rFonts w:ascii="Georgia" w:hAnsi="Georgia"/>
        </w:rPr>
        <w:t xml:space="preserve">Synonyms: </w:t>
      </w:r>
      <w:proofErr w:type="spellStart"/>
      <w:r>
        <w:rPr>
          <w:rFonts w:ascii="Georgia" w:hAnsi="Georgia"/>
        </w:rPr>
        <w:t>Abarema</w:t>
      </w:r>
      <w:proofErr w:type="spellEnd"/>
      <w:r>
        <w:rPr>
          <w:rFonts w:ascii="Georgia" w:hAnsi="Georgia"/>
        </w:rPr>
        <w:t xml:space="preserve"> </w:t>
      </w:r>
      <w:proofErr w:type="spellStart"/>
      <w:r>
        <w:rPr>
          <w:rFonts w:ascii="Georgia" w:hAnsi="Georgia"/>
        </w:rPr>
        <w:t>monadelpha</w:t>
      </w:r>
      <w:proofErr w:type="spellEnd"/>
      <w:r>
        <w:rPr>
          <w:rFonts w:ascii="Georgia" w:hAnsi="Georgia"/>
        </w:rPr>
        <w:t xml:space="preserve"> (</w:t>
      </w:r>
      <w:proofErr w:type="spellStart"/>
      <w:r>
        <w:rPr>
          <w:rFonts w:ascii="Georgia" w:hAnsi="Georgia"/>
        </w:rPr>
        <w:t>Rox</w:t>
      </w:r>
      <w:r>
        <w:rPr>
          <w:rFonts w:ascii="Georgia" w:hAnsi="Georgia"/>
        </w:rPr>
        <w:t>b</w:t>
      </w:r>
      <w:proofErr w:type="spellEnd"/>
      <w:r>
        <w:rPr>
          <w:rFonts w:ascii="Georgia" w:hAnsi="Georgia"/>
        </w:rPr>
        <w:t xml:space="preserve">.) </w:t>
      </w:r>
      <w:proofErr w:type="spellStart"/>
      <w:r>
        <w:rPr>
          <w:rFonts w:ascii="Georgia" w:hAnsi="Georgia"/>
        </w:rPr>
        <w:t>Kosterm</w:t>
      </w:r>
      <w:proofErr w:type="spellEnd"/>
      <w:r>
        <w:rPr>
          <w:rFonts w:ascii="Georgia" w:hAnsi="Georgia"/>
        </w:rPr>
        <w:t xml:space="preserve">.; </w:t>
      </w:r>
      <w:proofErr w:type="spellStart"/>
      <w:r>
        <w:rPr>
          <w:rFonts w:ascii="Georgia" w:hAnsi="Georgia"/>
        </w:rPr>
        <w:t>Abarema</w:t>
      </w:r>
      <w:proofErr w:type="spellEnd"/>
      <w:r>
        <w:rPr>
          <w:rFonts w:ascii="Georgia" w:hAnsi="Georgia"/>
        </w:rPr>
        <w:t xml:space="preserve"> </w:t>
      </w:r>
      <w:proofErr w:type="spellStart"/>
      <w:r>
        <w:rPr>
          <w:rFonts w:ascii="Georgia" w:hAnsi="Georgia"/>
        </w:rPr>
        <w:t>monadelpha</w:t>
      </w:r>
      <w:proofErr w:type="spellEnd"/>
      <w:r>
        <w:rPr>
          <w:rFonts w:ascii="Georgia" w:hAnsi="Georgia"/>
        </w:rPr>
        <w:t xml:space="preserve"> var. gracile (</w:t>
      </w:r>
      <w:proofErr w:type="spellStart"/>
      <w:r>
        <w:rPr>
          <w:rFonts w:ascii="Georgia" w:hAnsi="Georgia"/>
        </w:rPr>
        <w:t>Bedd</w:t>
      </w:r>
      <w:proofErr w:type="spellEnd"/>
      <w:r>
        <w:rPr>
          <w:rFonts w:ascii="Georgia" w:hAnsi="Georgia"/>
        </w:rPr>
        <w:t xml:space="preserve">.) </w:t>
      </w:r>
      <w:proofErr w:type="spellStart"/>
      <w:r>
        <w:rPr>
          <w:rFonts w:ascii="Georgia" w:hAnsi="Georgia"/>
        </w:rPr>
        <w:t>Kosterm</w:t>
      </w:r>
      <w:proofErr w:type="spellEnd"/>
      <w:r>
        <w:rPr>
          <w:rFonts w:ascii="Georgia" w:hAnsi="Georgia"/>
        </w:rPr>
        <w:t xml:space="preserve">.; </w:t>
      </w:r>
      <w:proofErr w:type="spellStart"/>
      <w:r>
        <w:rPr>
          <w:rFonts w:ascii="Georgia" w:hAnsi="Georgia"/>
        </w:rPr>
        <w:t>Archidendron</w:t>
      </w:r>
      <w:proofErr w:type="spellEnd"/>
      <w:r>
        <w:rPr>
          <w:rFonts w:ascii="Georgia" w:hAnsi="Georgia"/>
        </w:rPr>
        <w:t xml:space="preserve"> </w:t>
      </w:r>
      <w:proofErr w:type="spellStart"/>
      <w:r>
        <w:rPr>
          <w:rFonts w:ascii="Georgia" w:hAnsi="Georgia"/>
        </w:rPr>
        <w:t>monadelphum</w:t>
      </w:r>
      <w:proofErr w:type="spellEnd"/>
      <w:r>
        <w:rPr>
          <w:rFonts w:ascii="Georgia" w:hAnsi="Georgia"/>
        </w:rPr>
        <w:t xml:space="preserve"> (</w:t>
      </w:r>
      <w:proofErr w:type="spellStart"/>
      <w:r>
        <w:rPr>
          <w:rFonts w:ascii="Georgia" w:hAnsi="Georgia"/>
        </w:rPr>
        <w:t>Roxb</w:t>
      </w:r>
      <w:proofErr w:type="spellEnd"/>
      <w:r>
        <w:rPr>
          <w:rFonts w:ascii="Georgia" w:hAnsi="Georgia"/>
        </w:rPr>
        <w:t xml:space="preserve">.) </w:t>
      </w:r>
      <w:proofErr w:type="spellStart"/>
      <w:r>
        <w:rPr>
          <w:rFonts w:ascii="Georgia" w:hAnsi="Georgia"/>
        </w:rPr>
        <w:t>I.</w:t>
      </w:r>
      <w:proofErr w:type="gramStart"/>
      <w:r>
        <w:rPr>
          <w:rFonts w:ascii="Georgia" w:hAnsi="Georgia"/>
        </w:rPr>
        <w:t>C.Nielsen</w:t>
      </w:r>
      <w:proofErr w:type="spellEnd"/>
      <w:proofErr w:type="gramEnd"/>
      <w:r>
        <w:rPr>
          <w:rFonts w:ascii="Georgia" w:hAnsi="Georgia"/>
        </w:rPr>
        <w:t xml:space="preserve">; </w:t>
      </w:r>
      <w:proofErr w:type="spellStart"/>
      <w:r>
        <w:rPr>
          <w:rFonts w:ascii="Georgia" w:hAnsi="Georgia"/>
        </w:rPr>
        <w:t>Archidendron</w:t>
      </w:r>
      <w:proofErr w:type="spellEnd"/>
      <w:r>
        <w:rPr>
          <w:rFonts w:ascii="Georgia" w:hAnsi="Georgia"/>
        </w:rPr>
        <w:t xml:space="preserve"> </w:t>
      </w:r>
      <w:proofErr w:type="spellStart"/>
      <w:r>
        <w:rPr>
          <w:rFonts w:ascii="Georgia" w:hAnsi="Georgia"/>
        </w:rPr>
        <w:t>monadelphum</w:t>
      </w:r>
      <w:proofErr w:type="spellEnd"/>
      <w:r>
        <w:rPr>
          <w:rFonts w:ascii="Georgia" w:hAnsi="Georgia"/>
        </w:rPr>
        <w:t xml:space="preserve"> var. gracile (</w:t>
      </w:r>
      <w:proofErr w:type="spellStart"/>
      <w:r>
        <w:rPr>
          <w:rFonts w:ascii="Georgia" w:hAnsi="Georgia"/>
        </w:rPr>
        <w:t>Bedd</w:t>
      </w:r>
      <w:proofErr w:type="spellEnd"/>
      <w:r>
        <w:rPr>
          <w:rFonts w:ascii="Georgia" w:hAnsi="Georgia"/>
        </w:rPr>
        <w:t xml:space="preserve">.) </w:t>
      </w:r>
      <w:proofErr w:type="spellStart"/>
      <w:r>
        <w:rPr>
          <w:rFonts w:ascii="Georgia" w:hAnsi="Georgia"/>
        </w:rPr>
        <w:t>Sanjappa</w:t>
      </w:r>
      <w:proofErr w:type="spellEnd"/>
      <w:r>
        <w:rPr>
          <w:rFonts w:ascii="Georgia" w:hAnsi="Georgia"/>
        </w:rPr>
        <w:t xml:space="preserve">; Inga </w:t>
      </w:r>
      <w:proofErr w:type="spellStart"/>
      <w:r>
        <w:rPr>
          <w:rFonts w:ascii="Georgia" w:hAnsi="Georgia"/>
        </w:rPr>
        <w:t>bigemina</w:t>
      </w:r>
      <w:proofErr w:type="spellEnd"/>
      <w:r>
        <w:rPr>
          <w:rFonts w:ascii="Georgia" w:hAnsi="Georgia"/>
        </w:rPr>
        <w:t xml:space="preserve"> </w:t>
      </w:r>
      <w:proofErr w:type="spellStart"/>
      <w:r>
        <w:rPr>
          <w:rFonts w:ascii="Georgia" w:hAnsi="Georgia"/>
        </w:rPr>
        <w:t>bigemina</w:t>
      </w:r>
      <w:proofErr w:type="spellEnd"/>
      <w:r>
        <w:rPr>
          <w:rFonts w:ascii="Georgia" w:hAnsi="Georgia"/>
        </w:rPr>
        <w:t xml:space="preserve"> (L.) </w:t>
      </w:r>
      <w:proofErr w:type="spellStart"/>
      <w:r>
        <w:rPr>
          <w:rFonts w:ascii="Georgia" w:hAnsi="Georgia"/>
        </w:rPr>
        <w:t>Willd</w:t>
      </w:r>
      <w:proofErr w:type="spellEnd"/>
      <w:r>
        <w:rPr>
          <w:rFonts w:ascii="Georgia" w:hAnsi="Georgia"/>
        </w:rPr>
        <w:t xml:space="preserve">.; Mimosa </w:t>
      </w:r>
      <w:proofErr w:type="spellStart"/>
      <w:r>
        <w:rPr>
          <w:rFonts w:ascii="Georgia" w:hAnsi="Georgia"/>
        </w:rPr>
        <w:t>monadelpha</w:t>
      </w:r>
      <w:proofErr w:type="spellEnd"/>
      <w:r>
        <w:rPr>
          <w:rFonts w:ascii="Georgia" w:hAnsi="Georgia"/>
        </w:rPr>
        <w:t xml:space="preserve"> </w:t>
      </w:r>
      <w:proofErr w:type="spellStart"/>
      <w:r>
        <w:rPr>
          <w:rFonts w:ascii="Georgia" w:hAnsi="Georgia"/>
        </w:rPr>
        <w:t>Roxb</w:t>
      </w:r>
      <w:proofErr w:type="spellEnd"/>
      <w:r>
        <w:rPr>
          <w:rFonts w:ascii="Georgia" w:hAnsi="Georgia"/>
        </w:rPr>
        <w:t xml:space="preserve">.; Mimosa </w:t>
      </w:r>
      <w:proofErr w:type="spellStart"/>
      <w:r>
        <w:rPr>
          <w:rFonts w:ascii="Georgia" w:hAnsi="Georgia"/>
        </w:rPr>
        <w:t>bigemina</w:t>
      </w:r>
      <w:proofErr w:type="spellEnd"/>
      <w:r>
        <w:rPr>
          <w:rFonts w:ascii="Georgia" w:hAnsi="Georgia"/>
        </w:rPr>
        <w:t xml:space="preserve"> L.; Pithecell</w:t>
      </w:r>
      <w:r>
        <w:rPr>
          <w:rFonts w:ascii="Georgia" w:hAnsi="Georgia"/>
        </w:rPr>
        <w:t xml:space="preserve">obium </w:t>
      </w:r>
      <w:proofErr w:type="spellStart"/>
      <w:r>
        <w:rPr>
          <w:rFonts w:ascii="Georgia" w:hAnsi="Georgia"/>
        </w:rPr>
        <w:t>nicobaricum</w:t>
      </w:r>
      <w:proofErr w:type="spellEnd"/>
      <w:r>
        <w:rPr>
          <w:rFonts w:ascii="Georgia" w:hAnsi="Georgia"/>
        </w:rPr>
        <w:t xml:space="preserve"> </w:t>
      </w:r>
      <w:proofErr w:type="spellStart"/>
      <w:r>
        <w:rPr>
          <w:rFonts w:ascii="Georgia" w:hAnsi="Georgia"/>
        </w:rPr>
        <w:t>Prain</w:t>
      </w:r>
      <w:proofErr w:type="spellEnd"/>
      <w:r>
        <w:rPr>
          <w:rFonts w:ascii="Georgia" w:hAnsi="Georgia"/>
        </w:rPr>
        <w:t xml:space="preserve">.; Pithecellobium </w:t>
      </w:r>
      <w:proofErr w:type="spellStart"/>
      <w:r>
        <w:rPr>
          <w:rFonts w:ascii="Georgia" w:hAnsi="Georgia"/>
        </w:rPr>
        <w:t>bigemium</w:t>
      </w:r>
      <w:proofErr w:type="spellEnd"/>
      <w:r>
        <w:rPr>
          <w:rFonts w:ascii="Georgia" w:hAnsi="Georgia"/>
        </w:rPr>
        <w:t xml:space="preserve"> (L.) Mart.; Pithecellobium gracile </w:t>
      </w:r>
      <w:proofErr w:type="spellStart"/>
      <w:r>
        <w:rPr>
          <w:rFonts w:ascii="Georgia" w:hAnsi="Georgia"/>
        </w:rPr>
        <w:t>Bedd</w:t>
      </w:r>
      <w:proofErr w:type="spellEnd"/>
      <w:r>
        <w:rPr>
          <w:rFonts w:ascii="Georgia" w:hAnsi="Georgia"/>
        </w:rPr>
        <w:t xml:space="preserve">.; </w:t>
      </w:r>
      <w:proofErr w:type="spellStart"/>
      <w:r>
        <w:rPr>
          <w:rFonts w:ascii="Georgia" w:hAnsi="Georgia"/>
        </w:rPr>
        <w:t>Abarema</w:t>
      </w:r>
      <w:proofErr w:type="spellEnd"/>
      <w:r>
        <w:rPr>
          <w:rFonts w:ascii="Georgia" w:hAnsi="Georgia"/>
        </w:rPr>
        <w:t xml:space="preserve"> </w:t>
      </w:r>
      <w:proofErr w:type="spellStart"/>
      <w:r>
        <w:rPr>
          <w:rFonts w:ascii="Georgia" w:hAnsi="Georgia"/>
        </w:rPr>
        <w:t>abeywickramae</w:t>
      </w:r>
      <w:proofErr w:type="spellEnd"/>
      <w:r>
        <w:rPr>
          <w:rFonts w:ascii="Georgia" w:hAnsi="Georgia"/>
        </w:rPr>
        <w:t xml:space="preserve"> </w:t>
      </w:r>
      <w:proofErr w:type="spellStart"/>
      <w:r>
        <w:rPr>
          <w:rFonts w:ascii="Georgia" w:hAnsi="Georgia"/>
        </w:rPr>
        <w:t>Kosterm</w:t>
      </w:r>
      <w:proofErr w:type="spellEnd"/>
      <w:r>
        <w:rPr>
          <w:rFonts w:ascii="Georgia" w:hAnsi="Georgia"/>
        </w:rPr>
        <w:t xml:space="preserve">.; </w:t>
      </w:r>
      <w:proofErr w:type="spellStart"/>
      <w:r>
        <w:rPr>
          <w:rFonts w:ascii="Georgia" w:hAnsi="Georgia"/>
        </w:rPr>
        <w:t>Abarema</w:t>
      </w:r>
      <w:proofErr w:type="spellEnd"/>
      <w:r>
        <w:rPr>
          <w:rFonts w:ascii="Georgia" w:hAnsi="Georgia"/>
        </w:rPr>
        <w:t xml:space="preserve"> </w:t>
      </w:r>
      <w:proofErr w:type="spellStart"/>
      <w:r>
        <w:rPr>
          <w:rFonts w:ascii="Georgia" w:hAnsi="Georgia"/>
        </w:rPr>
        <w:t>bigemina</w:t>
      </w:r>
      <w:proofErr w:type="spellEnd"/>
      <w:r>
        <w:rPr>
          <w:rFonts w:ascii="Georgia" w:hAnsi="Georgia"/>
        </w:rPr>
        <w:t xml:space="preserve"> (L.) </w:t>
      </w:r>
      <w:proofErr w:type="spellStart"/>
      <w:r>
        <w:rPr>
          <w:rFonts w:ascii="Georgia" w:hAnsi="Georgia"/>
        </w:rPr>
        <w:t>Kosterm</w:t>
      </w:r>
      <w:proofErr w:type="spellEnd"/>
      <w:r>
        <w:rPr>
          <w:rFonts w:ascii="Georgia" w:hAnsi="Georgia"/>
        </w:rPr>
        <w:t xml:space="preserve">.; Pithecellobium </w:t>
      </w:r>
      <w:proofErr w:type="spellStart"/>
      <w:r>
        <w:rPr>
          <w:rFonts w:ascii="Georgia" w:hAnsi="Georgia"/>
        </w:rPr>
        <w:t>bigeminum</w:t>
      </w:r>
      <w:proofErr w:type="spellEnd"/>
      <w:r>
        <w:rPr>
          <w:rFonts w:ascii="Georgia" w:hAnsi="Georgia"/>
        </w:rPr>
        <w:t xml:space="preserve"> (L.) Mart.</w:t>
      </w:r>
    </w:p>
    <w:p w:rsidR="00000000" w:rsidRDefault="009F7777" w14:paraId="5095C4C8" w14:textId="77777777">
      <w:pPr>
        <w:pStyle w:val="NormalWeb"/>
        <w:divId w:val="402147048"/>
        <w:rPr>
          <w:rFonts w:ascii="Georgia" w:hAnsi="Georgia"/>
        </w:rPr>
      </w:pPr>
      <w:r>
        <w:rPr>
          <w:rFonts w:ascii="Georgia" w:hAnsi="Georgia"/>
        </w:rPr>
        <w:t xml:space="preserve">The synonym </w:t>
      </w:r>
      <w:proofErr w:type="spellStart"/>
      <w:r>
        <w:rPr>
          <w:rFonts w:ascii="Georgia" w:hAnsi="Georgia"/>
        </w:rPr>
        <w:t>Abarema</w:t>
      </w:r>
      <w:proofErr w:type="spellEnd"/>
      <w:r>
        <w:rPr>
          <w:rFonts w:ascii="Georgia" w:hAnsi="Georgia"/>
        </w:rPr>
        <w:t xml:space="preserve"> </w:t>
      </w:r>
      <w:proofErr w:type="spellStart"/>
      <w:r>
        <w:rPr>
          <w:rFonts w:ascii="Georgia" w:hAnsi="Georgia"/>
        </w:rPr>
        <w:t>bigemina</w:t>
      </w:r>
      <w:proofErr w:type="spellEnd"/>
      <w:r>
        <w:rPr>
          <w:rFonts w:ascii="Georgia" w:hAnsi="Georgia"/>
        </w:rPr>
        <w:t xml:space="preserve"> (L.) </w:t>
      </w:r>
      <w:proofErr w:type="spellStart"/>
      <w:r>
        <w:rPr>
          <w:rFonts w:ascii="Georgia" w:hAnsi="Georgia"/>
        </w:rPr>
        <w:t>Kosterm</w:t>
      </w:r>
      <w:proofErr w:type="spellEnd"/>
      <w:r>
        <w:rPr>
          <w:rFonts w:ascii="Georgia" w:hAnsi="Georgia"/>
        </w:rPr>
        <w:t>. has a published asses</w:t>
      </w:r>
      <w:r>
        <w:rPr>
          <w:rFonts w:ascii="Georgia" w:hAnsi="Georgia"/>
        </w:rPr>
        <w:t xml:space="preserve">sment which needs to be removed on publication of this species. </w:t>
      </w:r>
    </w:p>
    <w:tbl>
      <w:tblPr>
        <w:tblW w:w="0" w:type="auto"/>
        <w:jc w:val="center"/>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579"/>
      </w:tblGrid>
      <w:tr w:rsidR="00000000" w14:paraId="6647DD46" w14:textId="77777777">
        <w:trPr>
          <w:tblCellSpacing w:w="15" w:type="dxa"/>
          <w:jc w:val="center"/>
        </w:trPr>
        <w:tc>
          <w:tcPr>
            <w:tcW w:w="0" w:type="auto"/>
            <w:tcBorders>
              <w:bottom w:val="single" w:color="000000" w:sz="6" w:space="0"/>
            </w:tcBorders>
            <w:shd w:val="clear" w:color="auto" w:fill="BBBBBB"/>
            <w:vAlign w:val="center"/>
            <w:hideMark/>
          </w:tcPr>
          <w:p w:rsidR="00000000" w:rsidRDefault="009F7777" w14:paraId="1CAAFA0F" w14:textId="77777777">
            <w:pPr>
              <w:spacing w:after="75"/>
              <w:jc w:val="center"/>
              <w:rPr>
                <w:rFonts w:ascii="Georgia" w:hAnsi="Georgia" w:eastAsia="Times New Roman"/>
                <w:b/>
                <w:bCs/>
                <w:sz w:val="20"/>
                <w:szCs w:val="20"/>
              </w:rPr>
            </w:pPr>
            <w:r>
              <w:rPr>
                <w:rFonts w:ascii="Georgia" w:hAnsi="Georgia" w:eastAsia="Times New Roman"/>
                <w:b/>
                <w:bCs/>
                <w:sz w:val="20"/>
                <w:szCs w:val="20"/>
              </w:rPr>
              <w:t>Red List Status</w:t>
            </w:r>
          </w:p>
        </w:tc>
      </w:tr>
      <w:tr w:rsidR="00000000" w14:paraId="2DC8926C" w14:textId="77777777">
        <w:trPr>
          <w:tblCellSpacing w:w="15" w:type="dxa"/>
          <w:jc w:val="center"/>
        </w:trPr>
        <w:tc>
          <w:tcPr>
            <w:tcW w:w="0" w:type="auto"/>
            <w:vAlign w:val="center"/>
            <w:hideMark/>
          </w:tcPr>
          <w:p w:rsidR="00000000" w:rsidRDefault="009F7777" w14:paraId="6E00BFBC" w14:textId="77777777">
            <w:pPr>
              <w:spacing w:after="75"/>
              <w:rPr>
                <w:rFonts w:ascii="Georgia" w:hAnsi="Georgia" w:eastAsia="Times New Roman"/>
                <w:sz w:val="20"/>
                <w:szCs w:val="20"/>
              </w:rPr>
            </w:pPr>
            <w:commentRangeStart w:id="1"/>
            <w:r>
              <w:rPr>
                <w:rFonts w:ascii="Georgia" w:hAnsi="Georgia" w:eastAsia="Times New Roman"/>
                <w:sz w:val="20"/>
                <w:szCs w:val="20"/>
              </w:rPr>
              <w:t>NT, (IUCN version 3.1)</w:t>
            </w:r>
            <w:commentRangeEnd w:id="1"/>
            <w:r w:rsidR="00A36657">
              <w:rPr>
                <w:rStyle w:val="CommentReference"/>
                <w:sz w:val="20"/>
                <w:szCs w:val="20"/>
              </w:rPr>
              <w:commentReference w:id="1"/>
            </w:r>
          </w:p>
        </w:tc>
      </w:tr>
    </w:tbl>
    <w:p w:rsidR="00000000" w:rsidRDefault="009F7777" w14:paraId="02A60E48" w14:textId="77777777">
      <w:pPr>
        <w:pStyle w:val="Heading1"/>
        <w:divId w:val="756635641"/>
        <w:rPr>
          <w:rFonts w:ascii="Georgia" w:hAnsi="Georgia" w:eastAsia="Times New Roman"/>
          <w:sz w:val="29"/>
          <w:szCs w:val="29"/>
        </w:rPr>
      </w:pPr>
      <w:r>
        <w:rPr>
          <w:rFonts w:ascii="Georgia" w:hAnsi="Georgia" w:eastAsia="Times New Roman"/>
          <w:sz w:val="29"/>
          <w:szCs w:val="29"/>
        </w:rPr>
        <w:t>Red List Assessment</w:t>
      </w:r>
    </w:p>
    <w:p w:rsidR="00000000" w:rsidRDefault="009F7777" w14:paraId="377E99DA" w14:textId="77777777">
      <w:pPr>
        <w:pStyle w:val="Heading2"/>
        <w:divId w:val="756635641"/>
        <w:rPr>
          <w:rFonts w:ascii="Georgia" w:hAnsi="Georgia" w:eastAsia="Times New Roman"/>
          <w:sz w:val="27"/>
          <w:szCs w:val="27"/>
        </w:rPr>
      </w:pPr>
      <w:commentRangeStart w:id="2"/>
      <w:r>
        <w:rPr>
          <w:rFonts w:ascii="Georgia" w:hAnsi="Georgia" w:eastAsia="Times New Roman"/>
          <w:sz w:val="27"/>
          <w:szCs w:val="27"/>
        </w:rPr>
        <w:t>Red List Status</w:t>
      </w:r>
      <w:commentRangeEnd w:id="2"/>
      <w:r w:rsidR="000F228C">
        <w:rPr>
          <w:rStyle w:val="CommentReference"/>
          <w:b w:val="0"/>
          <w:bCs w:val="0"/>
          <w:sz w:val="20"/>
          <w:szCs w:val="20"/>
        </w:rPr>
        <w:commentReference w:id="2"/>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224"/>
        <w:gridCol w:w="5786"/>
      </w:tblGrid>
      <w:tr w:rsidR="00000000" w14:paraId="2AB326E4" w14:textId="77777777">
        <w:trPr>
          <w:divId w:val="756635641"/>
          <w:tblCellSpacing w:w="15" w:type="dxa"/>
        </w:trPr>
        <w:tc>
          <w:tcPr>
            <w:tcW w:w="0" w:type="auto"/>
            <w:tcBorders>
              <w:bottom w:val="single" w:color="000000" w:sz="6" w:space="0"/>
            </w:tcBorders>
            <w:shd w:val="clear" w:color="auto" w:fill="BBBBBB"/>
            <w:vAlign w:val="center"/>
            <w:hideMark/>
          </w:tcPr>
          <w:p w:rsidR="00000000" w:rsidRDefault="009F7777" w14:paraId="0EE114CC" w14:textId="77777777">
            <w:pPr>
              <w:spacing w:after="75"/>
              <w:rPr>
                <w:rFonts w:ascii="Georgia" w:hAnsi="Georgia" w:eastAsia="Times New Roman"/>
                <w:b/>
                <w:bCs/>
                <w:sz w:val="18"/>
                <w:szCs w:val="18"/>
              </w:rPr>
            </w:pPr>
            <w:r>
              <w:rPr>
                <w:rFonts w:ascii="Georgia" w:hAnsi="Georgia" w:eastAsia="Times New Roman"/>
                <w:b/>
                <w:bCs/>
                <w:sz w:val="18"/>
                <w:szCs w:val="18"/>
              </w:rPr>
              <w:t>Is the reassessment subject to the 5-year rule?</w:t>
            </w:r>
          </w:p>
        </w:tc>
        <w:tc>
          <w:tcPr>
            <w:tcW w:w="0" w:type="auto"/>
            <w:tcBorders>
              <w:bottom w:val="single" w:color="000000" w:sz="6" w:space="0"/>
            </w:tcBorders>
            <w:shd w:val="clear" w:color="auto" w:fill="BBBBBB"/>
            <w:vAlign w:val="center"/>
            <w:hideMark/>
          </w:tcPr>
          <w:p w:rsidR="00000000" w:rsidRDefault="009F7777" w14:paraId="6BE77CFF" w14:textId="77777777">
            <w:pPr>
              <w:spacing w:after="75"/>
              <w:rPr>
                <w:rFonts w:ascii="Georgia" w:hAnsi="Georgia" w:eastAsia="Times New Roman"/>
                <w:b/>
                <w:bCs/>
                <w:sz w:val="18"/>
                <w:szCs w:val="18"/>
              </w:rPr>
            </w:pPr>
            <w:r>
              <w:rPr>
                <w:rFonts w:ascii="Georgia" w:hAnsi="Georgia" w:eastAsia="Times New Roman"/>
                <w:b/>
                <w:bCs/>
                <w:sz w:val="18"/>
                <w:szCs w:val="18"/>
              </w:rPr>
              <w:t>In what year did species no longer meet the criteria thresholds for previous category? (</w:t>
            </w:r>
            <w:proofErr w:type="spellStart"/>
            <w:r>
              <w:rPr>
                <w:rFonts w:ascii="Georgia" w:hAnsi="Georgia" w:eastAsia="Times New Roman"/>
                <w:b/>
                <w:bCs/>
                <w:sz w:val="18"/>
                <w:szCs w:val="18"/>
              </w:rPr>
              <w:t>yyyy</w:t>
            </w:r>
            <w:proofErr w:type="spellEnd"/>
            <w:r>
              <w:rPr>
                <w:rFonts w:ascii="Georgia" w:hAnsi="Georgia" w:eastAsia="Times New Roman"/>
                <w:b/>
                <w:bCs/>
                <w:sz w:val="18"/>
                <w:szCs w:val="18"/>
              </w:rPr>
              <w:t>)</w:t>
            </w:r>
          </w:p>
        </w:tc>
      </w:tr>
      <w:tr w:rsidR="00000000" w14:paraId="717679F2" w14:textId="77777777">
        <w:trPr>
          <w:divId w:val="756635641"/>
          <w:tblCellSpacing w:w="15" w:type="dxa"/>
        </w:trPr>
        <w:tc>
          <w:tcPr>
            <w:tcW w:w="0" w:type="auto"/>
            <w:vAlign w:val="center"/>
            <w:hideMark/>
          </w:tcPr>
          <w:p w:rsidR="00000000" w:rsidRDefault="009F7777" w14:paraId="35E7D42B"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vAlign w:val="center"/>
            <w:hideMark/>
          </w:tcPr>
          <w:p w:rsidR="00000000" w:rsidRDefault="009F7777" w14:paraId="19C33936"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9F7777" w14:paraId="693134FE" w14:textId="77777777">
      <w:pPr>
        <w:pStyle w:val="Heading2"/>
        <w:divId w:val="756635641"/>
        <w:rPr>
          <w:rFonts w:ascii="Georgia" w:hAnsi="Georgia" w:eastAsia="Times New Roman"/>
          <w:sz w:val="27"/>
          <w:szCs w:val="27"/>
        </w:rPr>
      </w:pPr>
      <w:r>
        <w:rPr>
          <w:rFonts w:ascii="Georgia" w:hAnsi="Georgia" w:eastAsia="Times New Roman"/>
          <w:sz w:val="27"/>
          <w:szCs w:val="27"/>
        </w:rPr>
        <w:t>Assessment Information</w:t>
      </w:r>
    </w:p>
    <w:p w:rsidR="00000000" w:rsidRDefault="009F7777" w14:paraId="1FCAECAF" w14:textId="77777777">
      <w:pPr>
        <w:pStyle w:val="NormalWeb"/>
        <w:divId w:val="756635641"/>
        <w:rPr>
          <w:rFonts w:ascii="Georgia" w:hAnsi="Georgia"/>
        </w:rPr>
      </w:pPr>
      <w:r>
        <w:rPr>
          <w:rStyle w:val="datalabel1"/>
          <w:rFonts w:ascii="Georgia" w:hAnsi="Georgia"/>
        </w:rPr>
        <w:t xml:space="preserve">Date of Assessment: </w:t>
      </w:r>
      <w:r>
        <w:rPr>
          <w:rFonts w:ascii="Georgia" w:hAnsi="Georgia"/>
        </w:rPr>
        <w:t>2022-01-28</w:t>
      </w:r>
    </w:p>
    <w:p w:rsidR="00000000" w:rsidRDefault="009F7777" w14:paraId="46E6CB71" w14:textId="77777777">
      <w:pPr>
        <w:pStyle w:val="NormalWeb"/>
        <w:divId w:val="756635641"/>
        <w:rPr>
          <w:rFonts w:ascii="Georgia" w:hAnsi="Georgia"/>
        </w:rPr>
      </w:pPr>
      <w:r>
        <w:rPr>
          <w:rStyle w:val="datalabel1"/>
          <w:rFonts w:ascii="Georgia" w:hAnsi="Georgia"/>
        </w:rPr>
        <w:t xml:space="preserve">Assessor(s): </w:t>
      </w:r>
      <w:r>
        <w:rPr>
          <w:rFonts w:ascii="Georgia" w:hAnsi="Georgia"/>
        </w:rPr>
        <w:t>Tobgay, K.</w:t>
      </w:r>
    </w:p>
    <w:p w:rsidR="00000000" w:rsidRDefault="009F7777" w14:paraId="1F178E09" w14:textId="77777777">
      <w:pPr>
        <w:pStyle w:val="NormalWeb"/>
        <w:divId w:val="756635641"/>
        <w:rPr>
          <w:rFonts w:ascii="Georgia" w:hAnsi="Georgia"/>
        </w:rPr>
      </w:pPr>
      <w:r>
        <w:rPr>
          <w:rStyle w:val="datalabel1"/>
          <w:rFonts w:ascii="Georgia" w:hAnsi="Georgia"/>
        </w:rPr>
        <w:t xml:space="preserve">Regions: </w:t>
      </w:r>
      <w:r>
        <w:rPr>
          <w:rFonts w:ascii="Georgia" w:hAnsi="Georgia"/>
        </w:rPr>
        <w:t>Global</w:t>
      </w:r>
    </w:p>
    <w:p w:rsidR="00000000" w:rsidRDefault="009F7777" w14:paraId="65B0BCE5" w14:textId="77777777">
      <w:pPr>
        <w:pStyle w:val="Heading2"/>
        <w:divId w:val="756635641"/>
        <w:rPr>
          <w:rFonts w:ascii="Georgia" w:hAnsi="Georgia" w:eastAsia="Times New Roman"/>
          <w:sz w:val="27"/>
          <w:szCs w:val="27"/>
        </w:rPr>
      </w:pPr>
      <w:r>
        <w:rPr>
          <w:rFonts w:ascii="Georgia" w:hAnsi="Georgia" w:eastAsia="Times New Roman"/>
          <w:sz w:val="27"/>
          <w:szCs w:val="27"/>
        </w:rPr>
        <w:t>Assessment Rationale</w:t>
      </w:r>
    </w:p>
    <w:p w:rsidR="00000000" w:rsidRDefault="009F7777" w14:paraId="484B7DEC" w14:textId="1AC6056D">
      <w:pPr>
        <w:pStyle w:val="NormalWeb"/>
        <w:divId w:val="756635641"/>
        <w:rPr>
          <w:rStyle w:val="CommentReference"/>
        </w:rPr>
      </w:pPr>
      <w:proofErr w:type="spellStart"/>
      <w:r>
        <w:rPr>
          <w:rStyle w:val="Emphasis"/>
          <w:rFonts w:ascii="Georgia" w:hAnsi="Georgia"/>
        </w:rPr>
        <w:t>Archidendron</w:t>
      </w:r>
      <w:proofErr w:type="spellEnd"/>
      <w:r>
        <w:rPr>
          <w:rStyle w:val="Emphasis"/>
          <w:rFonts w:ascii="Georgia" w:hAnsi="Georgia"/>
        </w:rPr>
        <w:t xml:space="preserve"> </w:t>
      </w:r>
      <w:proofErr w:type="spellStart"/>
      <w:r>
        <w:rPr>
          <w:rStyle w:val="Emphasis"/>
          <w:rFonts w:ascii="Georgia" w:hAnsi="Georgia"/>
        </w:rPr>
        <w:t>bigeminum</w:t>
      </w:r>
      <w:proofErr w:type="spellEnd"/>
      <w:r>
        <w:rPr>
          <w:rStyle w:val="Emphasis"/>
          <w:rFonts w:ascii="Georgia" w:hAnsi="Georgia"/>
        </w:rPr>
        <w:t xml:space="preserve"> </w:t>
      </w:r>
      <w:r>
        <w:rPr>
          <w:rFonts w:ascii="Georgia" w:hAnsi="Georgia"/>
        </w:rPr>
        <w:t xml:space="preserve">is native to </w:t>
      </w:r>
      <w:ins w:author="Jack Plummer" w:date="2022-08-17T12:17:00Z" w:id="3">
        <w:r w:rsidR="000F228C">
          <w:rPr>
            <w:rFonts w:ascii="Georgia" w:hAnsi="Georgia"/>
          </w:rPr>
          <w:t xml:space="preserve">south? </w:t>
        </w:r>
      </w:ins>
      <w:r>
        <w:rPr>
          <w:rFonts w:ascii="Georgia" w:hAnsi="Georgia"/>
        </w:rPr>
        <w:t>Asia</w:t>
      </w:r>
      <w:ins w:author="Jack Plummer" w:date="2022-08-17T12:18:00Z" w:id="4">
        <w:r w:rsidR="000F228C">
          <w:rPr>
            <w:rFonts w:ascii="Georgia" w:hAnsi="Georgia"/>
          </w:rPr>
          <w:t>,</w:t>
        </w:r>
      </w:ins>
      <w:r>
        <w:rPr>
          <w:rFonts w:ascii="Georgia" w:hAnsi="Georgia"/>
        </w:rPr>
        <w:t xml:space="preserve"> distributed across the Indian subcontinent to Myanmar and the Nicobar Islands. </w:t>
      </w:r>
      <w:del w:author="Jack Plummer" w:date="2022-08-17T12:18:00Z" w:id="6">
        <w:r w:rsidDel="000F228C">
          <w:rPr>
            <w:rFonts w:ascii="Georgia" w:hAnsi="Georgia"/>
          </w:rPr>
          <w:delText xml:space="preserve">Its native distribution in Bhutan extends through the southern belt of subtropical semi-evergreen forest. </w:delText>
        </w:r>
      </w:del>
      <w:r>
        <w:rPr>
          <w:rFonts w:ascii="Georgia" w:hAnsi="Georgia"/>
        </w:rPr>
        <w:t>Its extent of occurrence of 2,</w:t>
      </w:r>
      <w:r>
        <w:rPr>
          <w:rFonts w:ascii="Georgia" w:hAnsi="Georgia"/>
        </w:rPr>
        <w:t>411,676 km</w:t>
      </w:r>
      <w:r>
        <w:rPr>
          <w:rFonts w:ascii="Georgia" w:hAnsi="Georgia"/>
          <w:vertAlign w:val="superscript"/>
        </w:rPr>
        <w:t>2</w:t>
      </w:r>
      <w:r>
        <w:rPr>
          <w:rFonts w:ascii="Georgia" w:hAnsi="Georgia"/>
        </w:rPr>
        <w:t> exceeds the threshold values for threatened categories</w:t>
      </w:r>
      <w:r>
        <w:rPr>
          <w:rFonts w:ascii="Georgia" w:hAnsi="Georgia"/>
        </w:rPr>
        <w:t>. T</w:t>
      </w:r>
      <w:r>
        <w:rPr>
          <w:rStyle w:val="CommentReference"/>
          <w:rFonts w:ascii="Georgia" w:hAnsi="Georgia"/>
        </w:rPr>
        <w:t xml:space="preserve">he population status for this species is not known, but the current population trend is </w:t>
      </w:r>
      <w:del w:author="Jack Plummer" w:date="2022-08-17T12:18:00Z" w:id="7">
        <w:r w:rsidDel="000F228C">
          <w:rPr>
            <w:rStyle w:val="CommentReference"/>
            <w:rFonts w:ascii="Georgia" w:hAnsi="Georgia"/>
          </w:rPr>
          <w:delText xml:space="preserve">considered </w:delText>
        </w:r>
      </w:del>
      <w:ins w:author="Jack Plummer" w:date="2022-08-17T12:18:00Z" w:id="8">
        <w:r w:rsidR="000F228C">
          <w:rPr>
            <w:rStyle w:val="CommentReference"/>
            <w:rFonts w:ascii="Georgia" w:hAnsi="Georgia"/>
          </w:rPr>
          <w:t>suspected to be</w:t>
        </w:r>
        <w:r w:rsidR="000F228C">
          <w:rPr>
            <w:rStyle w:val="CommentReference"/>
            <w:rFonts w:ascii="Georgia" w:hAnsi="Georgia"/>
          </w:rPr>
          <w:t xml:space="preserve"> </w:t>
        </w:r>
      </w:ins>
      <w:r>
        <w:rPr>
          <w:rStyle w:val="CommentReference"/>
          <w:rFonts w:ascii="Georgia" w:hAnsi="Georgia"/>
        </w:rPr>
        <w:t xml:space="preserve">decreasing as the </w:t>
      </w:r>
      <w:commentRangeStart w:id="9"/>
      <w:r>
        <w:rPr>
          <w:rStyle w:val="CommentReference"/>
          <w:rFonts w:ascii="Georgia" w:hAnsi="Georgia"/>
        </w:rPr>
        <w:t>native range falls predominantly within the Eastern Himalayan regio</w:t>
      </w:r>
      <w:r>
        <w:rPr>
          <w:rStyle w:val="CommentReference"/>
          <w:rFonts w:ascii="Georgia" w:hAnsi="Georgia"/>
        </w:rPr>
        <w:t>n</w:t>
      </w:r>
      <w:commentRangeEnd w:id="9"/>
      <w:r w:rsidR="00B61011">
        <w:rPr>
          <w:rStyle w:val="CommentReference"/>
          <w:sz w:val="20"/>
          <w:szCs w:val="20"/>
        </w:rPr>
        <w:commentReference w:id="9"/>
      </w:r>
      <w:r>
        <w:rPr>
          <w:rStyle w:val="CommentReference"/>
          <w:rFonts w:ascii="Georgia" w:hAnsi="Georgia"/>
        </w:rPr>
        <w:t xml:space="preserve">, where trees growing in subtropical forest are subject to collection for local fuel wood and timber. Exploitation of this species for this purpose has been directly </w:t>
      </w:r>
      <w:commentRangeStart w:id="10"/>
      <w:r>
        <w:rPr>
          <w:rStyle w:val="CommentReference"/>
          <w:rFonts w:ascii="Georgia" w:hAnsi="Georgia"/>
        </w:rPr>
        <w:t>observed</w:t>
      </w:r>
      <w:commentRangeEnd w:id="10"/>
      <w:r w:rsidR="00E8673F">
        <w:rPr>
          <w:rStyle w:val="CommentReference"/>
          <w:sz w:val="20"/>
          <w:szCs w:val="20"/>
        </w:rPr>
        <w:commentReference w:id="10"/>
      </w:r>
      <w:r>
        <w:rPr>
          <w:rStyle w:val="CommentReference"/>
          <w:rFonts w:ascii="Georgia" w:hAnsi="Georgia"/>
        </w:rPr>
        <w:t>.</w:t>
      </w:r>
      <w:r>
        <w:rPr>
          <w:rStyle w:val="CommentReference"/>
          <w:rFonts w:ascii="Georgia" w:hAnsi="Georgia"/>
        </w:rPr>
        <w:t xml:space="preserve"> Therefore, it is suspected that the number of locations for the species may be </w:t>
      </w:r>
      <w:r>
        <w:rPr>
          <w:rStyle w:val="CommentReference"/>
          <w:rFonts w:ascii="Georgia" w:hAnsi="Georgia"/>
        </w:rPr>
        <w:t>close to the threshold values for threatened categories. The species is therefore assessed as Near Threatened. Further study to identify the current distribution, threats, and population status and trends is recommended.</w:t>
      </w:r>
    </w:p>
    <w:p w:rsidR="00000000" w:rsidRDefault="009F7777" w14:paraId="577E8DFD" w14:textId="77777777">
      <w:pPr>
        <w:pStyle w:val="Heading1"/>
        <w:divId w:val="30233763"/>
        <w:rPr>
          <w:rFonts w:eastAsia="Times New Roman"/>
          <w:sz w:val="29"/>
          <w:szCs w:val="29"/>
        </w:rPr>
      </w:pPr>
      <w:r>
        <w:rPr>
          <w:rFonts w:ascii="Georgia" w:hAnsi="Georgia" w:eastAsia="Times New Roman"/>
          <w:sz w:val="29"/>
          <w:szCs w:val="29"/>
        </w:rPr>
        <w:t>Distribution</w:t>
      </w:r>
    </w:p>
    <w:p w:rsidR="00000000" w:rsidRDefault="009F7777" w14:paraId="20C7B1AF" w14:textId="77777777">
      <w:pPr>
        <w:pStyle w:val="Heading2"/>
        <w:divId w:val="30233763"/>
        <w:rPr>
          <w:rFonts w:ascii="Georgia" w:hAnsi="Georgia" w:eastAsia="Times New Roman"/>
          <w:sz w:val="27"/>
          <w:szCs w:val="27"/>
        </w:rPr>
      </w:pPr>
      <w:r>
        <w:rPr>
          <w:rFonts w:ascii="Georgia" w:hAnsi="Georgia" w:eastAsia="Times New Roman"/>
          <w:sz w:val="27"/>
          <w:szCs w:val="27"/>
        </w:rPr>
        <w:lastRenderedPageBreak/>
        <w:t>Geographic Range</w:t>
      </w:r>
    </w:p>
    <w:p w:rsidR="00000000" w:rsidRDefault="009F7777" w14:paraId="27F858B3" w14:textId="4A425BE6">
      <w:pPr>
        <w:pStyle w:val="NormalWeb"/>
        <w:divId w:val="30233763"/>
        <w:rPr>
          <w:rFonts w:ascii="Georgia" w:hAnsi="Georgia"/>
        </w:rPr>
      </w:pPr>
      <w:r>
        <w:rPr>
          <w:rFonts w:ascii="Georgia" w:hAnsi="Georgia"/>
        </w:rPr>
        <w:t>The s</w:t>
      </w:r>
      <w:r>
        <w:rPr>
          <w:rFonts w:ascii="Georgia" w:hAnsi="Georgia"/>
        </w:rPr>
        <w:t xml:space="preserve">pecies has been reported to persist within the </w:t>
      </w:r>
      <w:proofErr w:type="gramStart"/>
      <w:r>
        <w:rPr>
          <w:rFonts w:ascii="Georgia" w:hAnsi="Georgia"/>
        </w:rPr>
        <w:t>south East</w:t>
      </w:r>
      <w:proofErr w:type="gramEnd"/>
      <w:r>
        <w:rPr>
          <w:rFonts w:ascii="Georgia" w:hAnsi="Georgia"/>
        </w:rPr>
        <w:t xml:space="preserve"> Asia, India, Nepal, Myanmar, Bhutan, Bangladesh and Sri Lanka (Grierson and Long 1987, </w:t>
      </w:r>
      <w:proofErr w:type="spellStart"/>
      <w:r>
        <w:rPr>
          <w:rFonts w:ascii="Georgia" w:hAnsi="Georgia"/>
        </w:rPr>
        <w:t>Kirtikar</w:t>
      </w:r>
      <w:proofErr w:type="spellEnd"/>
      <w:r>
        <w:rPr>
          <w:rFonts w:ascii="Georgia" w:hAnsi="Georgia"/>
        </w:rPr>
        <w:t xml:space="preserve"> and </w:t>
      </w:r>
      <w:proofErr w:type="spellStart"/>
      <w:r>
        <w:rPr>
          <w:rFonts w:ascii="Georgia" w:hAnsi="Georgia"/>
        </w:rPr>
        <w:t>Basu</w:t>
      </w:r>
      <w:proofErr w:type="spellEnd"/>
      <w:r>
        <w:rPr>
          <w:rFonts w:ascii="Georgia" w:hAnsi="Georgia"/>
        </w:rPr>
        <w:t xml:space="preserve"> 1935, </w:t>
      </w:r>
      <w:proofErr w:type="spellStart"/>
      <w:r>
        <w:rPr>
          <w:rFonts w:ascii="Georgia" w:hAnsi="Georgia"/>
        </w:rPr>
        <w:t>Sankara</w:t>
      </w:r>
      <w:proofErr w:type="spellEnd"/>
      <w:r>
        <w:rPr>
          <w:rFonts w:ascii="Georgia" w:hAnsi="Georgia"/>
        </w:rPr>
        <w:t xml:space="preserve"> </w:t>
      </w:r>
      <w:r>
        <w:rPr>
          <w:rStyle w:val="Emphasis"/>
          <w:rFonts w:ascii="Georgia" w:hAnsi="Georgia"/>
        </w:rPr>
        <w:t>et al.</w:t>
      </w:r>
      <w:r>
        <w:rPr>
          <w:rFonts w:ascii="Georgia" w:hAnsi="Georgia"/>
        </w:rPr>
        <w:t xml:space="preserve"> 2019).</w:t>
      </w:r>
      <w:ins w:author="Jack Plummer" w:date="2022-08-17T12:18:00Z" w:id="11">
        <w:r w:rsidR="000F228C">
          <w:rPr>
            <w:rFonts w:ascii="Georgia" w:hAnsi="Georgia"/>
          </w:rPr>
          <w:t xml:space="preserve"> </w:t>
        </w:r>
      </w:ins>
      <w:ins w:author="Jack Plummer" w:date="2022-08-17T12:18:00Z" w:id="13">
        <w:r w:rsidR="000F228C">
          <w:rPr>
            <w:rFonts w:ascii="Georgia" w:hAnsi="Georgia"/>
          </w:rPr>
          <w:t>Its native distribution in Bhutan extends through the southern belt of subtropical semi-evergreen forest.</w:t>
        </w:r>
      </w:ins>
      <w:r>
        <w:rPr>
          <w:rFonts w:ascii="Georgia" w:hAnsi="Georgia"/>
        </w:rPr>
        <w:t xml:space="preserve"> The species typically occurs between 850-1,200 m </w:t>
      </w:r>
      <w:proofErr w:type="gramStart"/>
      <w:r>
        <w:rPr>
          <w:rFonts w:ascii="Georgia" w:hAnsi="Georgia"/>
        </w:rPr>
        <w:t>asl, but</w:t>
      </w:r>
      <w:proofErr w:type="gramEnd"/>
      <w:r>
        <w:rPr>
          <w:rFonts w:ascii="Georgia" w:hAnsi="Georgia"/>
        </w:rPr>
        <w:t xml:space="preserve"> has bee</w:t>
      </w:r>
      <w:r>
        <w:rPr>
          <w:rFonts w:ascii="Georgia" w:hAnsi="Georgia"/>
        </w:rPr>
        <w:t xml:space="preserve">n recorded at 300–450 m asl (Grierson and Long 1987). </w:t>
      </w:r>
      <w:del w:author="Jack Plummer" w:date="2022-08-17T13:54:00Z" w:id="14">
        <w:r w:rsidDel="00E8673F">
          <w:rPr>
            <w:rFonts w:ascii="Georgia" w:hAnsi="Georgia"/>
          </w:rPr>
          <w:delText xml:space="preserve">Thus, it is recommended for </w:delText>
        </w:r>
      </w:del>
      <w:ins w:author="Jack Plummer" w:date="2022-08-17T13:54:00Z" w:id="15">
        <w:r w:rsidR="00E8673F">
          <w:rPr>
            <w:rFonts w:ascii="Georgia" w:hAnsi="Georgia"/>
          </w:rPr>
          <w:t>F</w:t>
        </w:r>
      </w:ins>
      <w:del w:author="Jack Plummer" w:date="2022-08-17T13:54:00Z" w:id="16">
        <w:r w:rsidDel="00E8673F">
          <w:rPr>
            <w:rFonts w:ascii="Georgia" w:hAnsi="Georgia"/>
          </w:rPr>
          <w:delText>f</w:delText>
        </w:r>
      </w:del>
      <w:r>
        <w:rPr>
          <w:rFonts w:ascii="Georgia" w:hAnsi="Georgia"/>
        </w:rPr>
        <w:t>urther study and survey</w:t>
      </w:r>
      <w:ins w:author="Jack Plummer" w:date="2022-08-17T13:54:00Z" w:id="17">
        <w:r w:rsidR="00E8673F">
          <w:rPr>
            <w:rFonts w:ascii="Georgia" w:hAnsi="Georgia"/>
          </w:rPr>
          <w:t>s</w:t>
        </w:r>
      </w:ins>
      <w:r>
        <w:rPr>
          <w:rFonts w:ascii="Georgia" w:hAnsi="Georgia"/>
        </w:rPr>
        <w:t xml:space="preserve"> </w:t>
      </w:r>
      <w:del w:author="Jack Plummer" w:date="2022-08-17T13:54:00Z" w:id="18">
        <w:r w:rsidDel="00E8673F">
          <w:rPr>
            <w:rFonts w:ascii="Georgia" w:hAnsi="Georgia"/>
          </w:rPr>
          <w:delText xml:space="preserve">on </w:delText>
        </w:r>
      </w:del>
      <w:ins w:author="Jack Plummer" w:date="2022-08-17T13:54:00Z" w:id="19">
        <w:r w:rsidR="00E8673F">
          <w:rPr>
            <w:rFonts w:ascii="Georgia" w:hAnsi="Georgia"/>
          </w:rPr>
          <w:t>to establish its</w:t>
        </w:r>
        <w:r w:rsidR="00E8673F">
          <w:rPr>
            <w:rFonts w:ascii="Georgia" w:hAnsi="Georgia"/>
          </w:rPr>
          <w:t xml:space="preserve"> </w:t>
        </w:r>
      </w:ins>
      <w:r>
        <w:rPr>
          <w:rFonts w:ascii="Georgia" w:hAnsi="Georgia"/>
        </w:rPr>
        <w:t>distribution</w:t>
      </w:r>
      <w:ins w:author="Jack Plummer" w:date="2022-08-17T13:54:00Z" w:id="20">
        <w:r w:rsidR="00E8673F">
          <w:rPr>
            <w:rFonts w:ascii="Georgia" w:hAnsi="Georgia"/>
          </w:rPr>
          <w:t xml:space="preserve"> are recommended</w:t>
        </w:r>
      </w:ins>
      <w:r>
        <w:rPr>
          <w:rFonts w:ascii="Georgia" w:hAnsi="Georgia"/>
        </w:rPr>
        <w:t>.</w:t>
      </w:r>
    </w:p>
    <w:p w:rsidR="00000000" w:rsidRDefault="009F7777" w14:paraId="7D6F817F" w14:textId="77777777">
      <w:pPr>
        <w:pStyle w:val="Heading2"/>
        <w:divId w:val="30233763"/>
        <w:rPr>
          <w:rFonts w:ascii="Georgia" w:hAnsi="Georgia" w:eastAsia="Times New Roman"/>
          <w:sz w:val="27"/>
          <w:szCs w:val="27"/>
        </w:rPr>
      </w:pPr>
      <w:r>
        <w:rPr>
          <w:rFonts w:ascii="Georgia" w:hAnsi="Georgia" w:eastAsia="Times New Roman"/>
          <w:sz w:val="27"/>
          <w:szCs w:val="27"/>
        </w:rPr>
        <w:t>Extent of Occurrence (EOO)</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093"/>
        <w:gridCol w:w="2286"/>
        <w:gridCol w:w="4631"/>
      </w:tblGrid>
      <w:tr w:rsidR="00000000" w14:paraId="1BBCC402" w14:textId="77777777">
        <w:trPr>
          <w:divId w:val="30233763"/>
          <w:tblCellSpacing w:w="15" w:type="dxa"/>
        </w:trPr>
        <w:tc>
          <w:tcPr>
            <w:tcW w:w="0" w:type="auto"/>
            <w:tcBorders>
              <w:bottom w:val="single" w:color="000000" w:sz="6" w:space="0"/>
            </w:tcBorders>
            <w:shd w:val="clear" w:color="auto" w:fill="BBBBBB"/>
            <w:vAlign w:val="center"/>
            <w:hideMark/>
          </w:tcPr>
          <w:p w:rsidR="00000000" w:rsidRDefault="009F7777" w14:paraId="39C7E75D" w14:textId="77777777">
            <w:pPr>
              <w:spacing w:after="75"/>
              <w:rPr>
                <w:rFonts w:ascii="Georgia" w:hAnsi="Georgia" w:eastAsia="Times New Roman"/>
                <w:b/>
                <w:bCs/>
                <w:sz w:val="18"/>
                <w:szCs w:val="18"/>
              </w:rPr>
            </w:pPr>
            <w:r>
              <w:rPr>
                <w:rFonts w:ascii="Georgia" w:hAnsi="Georgia" w:eastAsia="Times New Roman"/>
                <w:b/>
                <w:bCs/>
                <w:sz w:val="18"/>
                <w:szCs w:val="18"/>
              </w:rPr>
              <w:t>Estimated extent of occurrence (EOO)- in km2</w:t>
            </w:r>
          </w:p>
        </w:tc>
        <w:tc>
          <w:tcPr>
            <w:tcW w:w="0" w:type="auto"/>
            <w:tcBorders>
              <w:bottom w:val="single" w:color="000000" w:sz="6" w:space="0"/>
            </w:tcBorders>
            <w:shd w:val="clear" w:color="auto" w:fill="BBBBBB"/>
            <w:vAlign w:val="center"/>
            <w:hideMark/>
          </w:tcPr>
          <w:p w:rsidR="00000000" w:rsidRDefault="009F7777" w14:paraId="4503A8EF" w14:textId="77777777">
            <w:pPr>
              <w:spacing w:after="75"/>
              <w:rPr>
                <w:rFonts w:ascii="Georgia" w:hAnsi="Georgia" w:eastAsia="Times New Roman"/>
                <w:b/>
                <w:bCs/>
                <w:sz w:val="18"/>
                <w:szCs w:val="18"/>
              </w:rPr>
            </w:pPr>
            <w:r>
              <w:rPr>
                <w:rFonts w:ascii="Georgia" w:hAnsi="Georgia" w:eastAsia="Times New Roman"/>
                <w:b/>
                <w:bCs/>
                <w:sz w:val="18"/>
                <w:szCs w:val="18"/>
              </w:rPr>
              <w:t>EOO estimate calculated from Minimum Convex Polygon</w:t>
            </w:r>
          </w:p>
        </w:tc>
        <w:tc>
          <w:tcPr>
            <w:tcW w:w="0" w:type="auto"/>
            <w:tcBorders>
              <w:bottom w:val="single" w:color="000000" w:sz="6" w:space="0"/>
            </w:tcBorders>
            <w:shd w:val="clear" w:color="auto" w:fill="BBBBBB"/>
            <w:vAlign w:val="center"/>
            <w:hideMark/>
          </w:tcPr>
          <w:p w:rsidR="00000000" w:rsidRDefault="009F7777" w14:paraId="3874C3F9" w14:textId="77777777">
            <w:pPr>
              <w:spacing w:after="75"/>
              <w:rPr>
                <w:rFonts w:ascii="Georgia" w:hAnsi="Georgia" w:eastAsia="Times New Roman"/>
                <w:b/>
                <w:bCs/>
                <w:sz w:val="18"/>
                <w:szCs w:val="18"/>
              </w:rPr>
            </w:pPr>
            <w:r>
              <w:rPr>
                <w:rFonts w:ascii="Georgia" w:hAnsi="Georgia" w:eastAsia="Times New Roman"/>
                <w:b/>
                <w:bCs/>
                <w:sz w:val="18"/>
                <w:szCs w:val="18"/>
              </w:rPr>
              <w:t>Justific</w:t>
            </w:r>
            <w:r>
              <w:rPr>
                <w:rFonts w:ascii="Georgia" w:hAnsi="Georgia" w:eastAsia="Times New Roman"/>
                <w:b/>
                <w:bCs/>
                <w:sz w:val="18"/>
                <w:szCs w:val="18"/>
              </w:rPr>
              <w:t>ation</w:t>
            </w:r>
          </w:p>
        </w:tc>
      </w:tr>
      <w:tr w:rsidR="00000000" w14:paraId="3F720123" w14:textId="77777777">
        <w:trPr>
          <w:divId w:val="30233763"/>
          <w:tblCellSpacing w:w="15" w:type="dxa"/>
        </w:trPr>
        <w:tc>
          <w:tcPr>
            <w:tcW w:w="0" w:type="auto"/>
            <w:vAlign w:val="center"/>
            <w:hideMark/>
          </w:tcPr>
          <w:p w:rsidR="00000000" w:rsidRDefault="009F7777" w14:paraId="728EF78D" w14:textId="77777777">
            <w:pPr>
              <w:spacing w:after="75"/>
              <w:rPr>
                <w:rFonts w:ascii="Georgia" w:hAnsi="Georgia" w:eastAsia="Times New Roman"/>
                <w:sz w:val="18"/>
                <w:szCs w:val="18"/>
              </w:rPr>
            </w:pPr>
            <w:r>
              <w:rPr>
                <w:rFonts w:ascii="Georgia" w:hAnsi="Georgia" w:eastAsia="Times New Roman"/>
                <w:sz w:val="18"/>
                <w:szCs w:val="18"/>
              </w:rPr>
              <w:t>2411676</w:t>
            </w:r>
          </w:p>
        </w:tc>
        <w:tc>
          <w:tcPr>
            <w:tcW w:w="0" w:type="auto"/>
            <w:vAlign w:val="center"/>
            <w:hideMark/>
          </w:tcPr>
          <w:p w:rsidR="00000000" w:rsidRDefault="009F7777" w14:paraId="5003E7C2"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vAlign w:val="center"/>
            <w:hideMark/>
          </w:tcPr>
          <w:p w:rsidR="00000000" w:rsidRDefault="009F7777" w14:paraId="40DEE7CD" w14:textId="6EE2ED23">
            <w:pPr>
              <w:spacing w:after="75"/>
              <w:rPr>
                <w:rFonts w:ascii="Georgia" w:hAnsi="Georgia" w:eastAsia="Times New Roman"/>
                <w:sz w:val="18"/>
                <w:szCs w:val="18"/>
              </w:rPr>
            </w:pPr>
            <w:r>
              <w:rPr>
                <w:rFonts w:ascii="Georgia" w:hAnsi="Georgia" w:eastAsia="Times New Roman"/>
                <w:sz w:val="18"/>
                <w:szCs w:val="18"/>
              </w:rPr>
              <w:t xml:space="preserve">Estimated from a minimum convex polygon from </w:t>
            </w:r>
            <w:ins w:author="Jack Plummer" w:date="2022-08-17T12:21:00Z" w:id="21">
              <w:r w:rsidR="00A36657">
                <w:rPr>
                  <w:rFonts w:ascii="Georgia" w:hAnsi="Georgia" w:eastAsia="Times New Roman"/>
                  <w:sz w:val="18"/>
                  <w:szCs w:val="18"/>
                </w:rPr>
                <w:t>p</w:t>
              </w:r>
              <w:r w:rsidR="00A36657">
                <w:rPr>
                  <w:rFonts w:eastAsia="Times New Roman"/>
                  <w:sz w:val="18"/>
                  <w:szCs w:val="18"/>
                </w:rPr>
                <w:t xml:space="preserve">oint data for </w:t>
              </w:r>
            </w:ins>
            <w:r>
              <w:rPr>
                <w:rFonts w:ascii="Georgia" w:hAnsi="Georgia" w:eastAsia="Times New Roman"/>
                <w:sz w:val="18"/>
                <w:szCs w:val="18"/>
              </w:rPr>
              <w:t>georeferenced herbarium specimens</w:t>
            </w:r>
            <w:ins w:author="Jack Plummer" w:date="2022-08-17T12:21:00Z" w:id="22">
              <w:r w:rsidR="00A36657">
                <w:rPr>
                  <w:rFonts w:ascii="Georgia" w:hAnsi="Georgia" w:eastAsia="Times New Roman"/>
                  <w:sz w:val="18"/>
                  <w:szCs w:val="18"/>
                </w:rPr>
                <w:t xml:space="preserve">, </w:t>
              </w:r>
            </w:ins>
            <w:del w:author="Jack Plummer" w:date="2022-08-17T12:21:00Z" w:id="23">
              <w:r w:rsidDel="00A36657">
                <w:rPr>
                  <w:rFonts w:ascii="Georgia" w:hAnsi="Georgia" w:eastAsia="Times New Roman"/>
                  <w:sz w:val="18"/>
                  <w:szCs w:val="18"/>
                </w:rPr>
                <w:delText xml:space="preserve"> </w:delText>
              </w:r>
              <w:r w:rsidDel="00A36657">
                <w:rPr>
                  <w:rFonts w:ascii="Georgia" w:hAnsi="Georgia" w:eastAsia="Times New Roman"/>
                  <w:sz w:val="18"/>
                  <w:szCs w:val="18"/>
                </w:rPr>
                <w:delText xml:space="preserve">point data </w:delText>
              </w:r>
            </w:del>
            <w:r>
              <w:rPr>
                <w:rFonts w:ascii="Georgia" w:hAnsi="Georgia" w:eastAsia="Times New Roman"/>
                <w:sz w:val="18"/>
                <w:szCs w:val="18"/>
              </w:rPr>
              <w:t xml:space="preserve">mapped using </w:t>
            </w:r>
            <w:proofErr w:type="spellStart"/>
            <w:r>
              <w:rPr>
                <w:rFonts w:ascii="Georgia" w:hAnsi="Georgia" w:eastAsia="Times New Roman"/>
                <w:sz w:val="18"/>
                <w:szCs w:val="18"/>
              </w:rPr>
              <w:t>GeoCAT</w:t>
            </w:r>
            <w:proofErr w:type="spellEnd"/>
            <w:r>
              <w:rPr>
                <w:rFonts w:ascii="Georgia" w:hAnsi="Georgia" w:eastAsia="Times New Roman"/>
                <w:sz w:val="18"/>
                <w:szCs w:val="18"/>
              </w:rPr>
              <w:t xml:space="preserve"> (Bachman et al</w:t>
            </w:r>
            <w:ins w:author="Jack Plummer" w:date="2022-08-17T12:21:00Z" w:id="24">
              <w:r w:rsidR="00A36657">
                <w:rPr>
                  <w:rFonts w:ascii="Georgia" w:hAnsi="Georgia" w:eastAsia="Times New Roman"/>
                  <w:sz w:val="18"/>
                  <w:szCs w:val="18"/>
                </w:rPr>
                <w:t>.</w:t>
              </w:r>
            </w:ins>
            <w:r>
              <w:rPr>
                <w:rFonts w:ascii="Georgia" w:hAnsi="Georgia" w:eastAsia="Times New Roman"/>
                <w:sz w:val="18"/>
                <w:szCs w:val="18"/>
              </w:rPr>
              <w:t xml:space="preserve"> 2011). </w:t>
            </w:r>
          </w:p>
        </w:tc>
      </w:tr>
    </w:tbl>
    <w:p w:rsidR="00000000" w:rsidRDefault="009F7777" w14:paraId="426F73A5" w14:textId="77777777">
      <w:pPr>
        <w:pStyle w:val="Heading2"/>
        <w:divId w:val="30233763"/>
        <w:rPr>
          <w:rFonts w:ascii="Georgia" w:hAnsi="Georgia" w:eastAsia="Times New Roman"/>
          <w:sz w:val="27"/>
          <w:szCs w:val="27"/>
        </w:rPr>
      </w:pPr>
      <w:r>
        <w:rPr>
          <w:rFonts w:ascii="Georgia" w:hAnsi="Georgia" w:eastAsia="Times New Roman"/>
          <w:sz w:val="27"/>
          <w:szCs w:val="27"/>
        </w:rPr>
        <w:t>Locations Information</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042"/>
        <w:gridCol w:w="4432"/>
      </w:tblGrid>
      <w:tr w:rsidR="00000000" w14:paraId="4D5B8CBB" w14:textId="77777777">
        <w:trPr>
          <w:divId w:val="30233763"/>
          <w:tblCellSpacing w:w="15" w:type="dxa"/>
        </w:trPr>
        <w:tc>
          <w:tcPr>
            <w:tcW w:w="0" w:type="auto"/>
            <w:tcBorders>
              <w:bottom w:val="single" w:color="000000" w:sz="6" w:space="0"/>
            </w:tcBorders>
            <w:shd w:val="clear" w:color="auto" w:fill="BBBBBB"/>
            <w:vAlign w:val="center"/>
            <w:hideMark/>
          </w:tcPr>
          <w:p w:rsidR="00000000" w:rsidRDefault="009F7777" w14:paraId="13A27123" w14:textId="77777777">
            <w:pPr>
              <w:spacing w:after="75"/>
              <w:rPr>
                <w:rFonts w:ascii="Georgia" w:hAnsi="Georgia" w:eastAsia="Times New Roman"/>
                <w:b/>
                <w:bCs/>
                <w:sz w:val="18"/>
                <w:szCs w:val="18"/>
              </w:rPr>
            </w:pPr>
            <w:r>
              <w:rPr>
                <w:rFonts w:ascii="Georgia" w:hAnsi="Georgia" w:eastAsia="Times New Roman"/>
                <w:b/>
                <w:bCs/>
                <w:sz w:val="18"/>
                <w:szCs w:val="18"/>
              </w:rPr>
              <w:t>Number of Locations</w:t>
            </w:r>
          </w:p>
        </w:tc>
        <w:tc>
          <w:tcPr>
            <w:tcW w:w="0" w:type="auto"/>
            <w:tcBorders>
              <w:bottom w:val="single" w:color="000000" w:sz="6" w:space="0"/>
            </w:tcBorders>
            <w:shd w:val="clear" w:color="auto" w:fill="BBBBBB"/>
            <w:vAlign w:val="center"/>
            <w:hideMark/>
          </w:tcPr>
          <w:p w:rsidR="00000000" w:rsidRDefault="009F7777" w14:paraId="59DB01E3"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r>
      <w:tr w:rsidR="00000000" w14:paraId="539C329B" w14:textId="77777777">
        <w:trPr>
          <w:divId w:val="30233763"/>
          <w:tblCellSpacing w:w="15" w:type="dxa"/>
        </w:trPr>
        <w:tc>
          <w:tcPr>
            <w:tcW w:w="0" w:type="auto"/>
            <w:vAlign w:val="center"/>
            <w:hideMark/>
          </w:tcPr>
          <w:p w:rsidR="00000000" w:rsidRDefault="009F7777" w14:paraId="41E447D1" w14:textId="77777777">
            <w:pPr>
              <w:spacing w:after="75"/>
              <w:rPr>
                <w:rFonts w:ascii="Georgia" w:hAnsi="Georgia" w:eastAsia="Times New Roman"/>
                <w:sz w:val="18"/>
                <w:szCs w:val="18"/>
              </w:rPr>
            </w:pPr>
            <w:commentRangeStart w:id="25"/>
            <w:r>
              <w:rPr>
                <w:rFonts w:ascii="Georgia" w:hAnsi="Georgia" w:eastAsia="Times New Roman"/>
                <w:sz w:val="18"/>
                <w:szCs w:val="18"/>
              </w:rPr>
              <w:t>6</w:t>
            </w:r>
            <w:commentRangeEnd w:id="25"/>
            <w:r w:rsidR="00A36657">
              <w:rPr>
                <w:rStyle w:val="CommentReference"/>
                <w:sz w:val="20"/>
                <w:szCs w:val="20"/>
              </w:rPr>
              <w:commentReference w:id="25"/>
            </w:r>
          </w:p>
        </w:tc>
        <w:tc>
          <w:tcPr>
            <w:tcW w:w="0" w:type="auto"/>
            <w:vAlign w:val="center"/>
            <w:hideMark/>
          </w:tcPr>
          <w:p w:rsidR="00000000" w:rsidRDefault="009F7777" w14:paraId="46F0C6DB" w14:textId="77777777">
            <w:pPr>
              <w:spacing w:after="75"/>
              <w:rPr>
                <w:rFonts w:ascii="Georgia" w:hAnsi="Georgia" w:eastAsia="Times New Roman"/>
                <w:sz w:val="18"/>
                <w:szCs w:val="18"/>
              </w:rPr>
            </w:pPr>
            <w:r>
              <w:rPr>
                <w:rFonts w:ascii="Georgia" w:hAnsi="Georgia" w:eastAsia="Times New Roman"/>
                <w:sz w:val="18"/>
                <w:szCs w:val="18"/>
              </w:rPr>
              <w:t>No of location based on the native range of the country</w:t>
            </w:r>
          </w:p>
        </w:tc>
      </w:tr>
    </w:tbl>
    <w:p w:rsidR="00000000" w:rsidRDefault="009F7777" w14:paraId="1E09A5FD" w14:textId="77777777">
      <w:pPr>
        <w:pStyle w:val="Heading2"/>
        <w:divId w:val="30233763"/>
        <w:rPr>
          <w:rFonts w:ascii="Georgia" w:hAnsi="Georgia" w:eastAsia="Times New Roman"/>
          <w:sz w:val="27"/>
          <w:szCs w:val="27"/>
        </w:rPr>
      </w:pPr>
      <w:r>
        <w:rPr>
          <w:rFonts w:ascii="Georgia" w:hAnsi="Georgia" w:eastAsia="Times New Roman"/>
          <w:sz w:val="27"/>
          <w:szCs w:val="27"/>
        </w:rPr>
        <w:t>Elevat</w:t>
      </w:r>
      <w:r>
        <w:rPr>
          <w:rFonts w:ascii="Georgia" w:hAnsi="Georgia" w:eastAsia="Times New Roman"/>
          <w:sz w:val="27"/>
          <w:szCs w:val="27"/>
        </w:rPr>
        <w:t>ion / Depth / Depth Zones</w:t>
      </w:r>
    </w:p>
    <w:p w:rsidR="00000000" w:rsidRDefault="009F7777" w14:paraId="2A4E4D5C" w14:textId="77777777">
      <w:pPr>
        <w:pStyle w:val="NormalWeb"/>
        <w:divId w:val="30233763"/>
        <w:rPr>
          <w:rFonts w:ascii="Georgia" w:hAnsi="Georgia"/>
        </w:rPr>
      </w:pPr>
      <w:r>
        <w:rPr>
          <w:rStyle w:val="datalabel1"/>
          <w:rFonts w:ascii="Georgia" w:hAnsi="Georgia"/>
        </w:rPr>
        <w:t xml:space="preserve">Elevation Lower Limit (in metres above sea level): </w:t>
      </w:r>
      <w:r>
        <w:rPr>
          <w:rFonts w:ascii="Georgia" w:hAnsi="Georgia"/>
        </w:rPr>
        <w:t>300</w:t>
      </w:r>
    </w:p>
    <w:p w:rsidR="00000000" w:rsidRDefault="009F7777" w14:paraId="18FA8F3A" w14:textId="77777777">
      <w:pPr>
        <w:pStyle w:val="NormalWeb"/>
        <w:divId w:val="30233763"/>
        <w:rPr>
          <w:rFonts w:ascii="Georgia" w:hAnsi="Georgia"/>
        </w:rPr>
      </w:pPr>
      <w:r>
        <w:rPr>
          <w:rStyle w:val="datalabel1"/>
          <w:rFonts w:ascii="Georgia" w:hAnsi="Georgia"/>
        </w:rPr>
        <w:t xml:space="preserve">Elevation Upper Limit (in metres above sea level): </w:t>
      </w:r>
      <w:r>
        <w:rPr>
          <w:rFonts w:ascii="Georgia" w:hAnsi="Georgia"/>
        </w:rPr>
        <w:t>1200</w:t>
      </w:r>
    </w:p>
    <w:p w:rsidR="00000000" w:rsidRDefault="009F7777" w14:paraId="5F555E83" w14:textId="77777777">
      <w:pPr>
        <w:pStyle w:val="Heading2"/>
        <w:divId w:val="30233763"/>
        <w:rPr>
          <w:rFonts w:ascii="Georgia" w:hAnsi="Georgia" w:eastAsia="Times New Roman"/>
          <w:sz w:val="27"/>
          <w:szCs w:val="27"/>
        </w:rPr>
      </w:pPr>
      <w:r>
        <w:rPr>
          <w:rFonts w:ascii="Georgia" w:hAnsi="Georgia" w:eastAsia="Times New Roman"/>
          <w:sz w:val="27"/>
          <w:szCs w:val="27"/>
        </w:rPr>
        <w:t>Map Status</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675"/>
        <w:gridCol w:w="1135"/>
        <w:gridCol w:w="1768"/>
        <w:gridCol w:w="975"/>
        <w:gridCol w:w="1002"/>
        <w:gridCol w:w="1228"/>
        <w:gridCol w:w="1140"/>
        <w:gridCol w:w="1087"/>
      </w:tblGrid>
      <w:tr w:rsidR="00000000" w14:paraId="086AFED5" w14:textId="77777777">
        <w:trPr>
          <w:divId w:val="30233763"/>
          <w:tblCellSpacing w:w="15" w:type="dxa"/>
        </w:trPr>
        <w:tc>
          <w:tcPr>
            <w:tcW w:w="0" w:type="auto"/>
            <w:tcBorders>
              <w:bottom w:val="single" w:color="000000" w:sz="6" w:space="0"/>
            </w:tcBorders>
            <w:shd w:val="clear" w:color="auto" w:fill="BBBBBB"/>
            <w:vAlign w:val="center"/>
            <w:hideMark/>
          </w:tcPr>
          <w:p w:rsidR="00000000" w:rsidRDefault="009F7777" w14:paraId="6917BB80" w14:textId="77777777">
            <w:pPr>
              <w:spacing w:after="75"/>
              <w:rPr>
                <w:rFonts w:ascii="Georgia" w:hAnsi="Georgia" w:eastAsia="Times New Roman"/>
                <w:b/>
                <w:bCs/>
                <w:sz w:val="18"/>
                <w:szCs w:val="18"/>
              </w:rPr>
            </w:pPr>
            <w:r>
              <w:rPr>
                <w:rFonts w:ascii="Georgia" w:hAnsi="Georgia" w:eastAsia="Times New Roman"/>
                <w:b/>
                <w:bCs/>
                <w:sz w:val="18"/>
                <w:szCs w:val="18"/>
              </w:rPr>
              <w:t>Map Status</w:t>
            </w:r>
          </w:p>
        </w:tc>
        <w:tc>
          <w:tcPr>
            <w:tcW w:w="0" w:type="auto"/>
            <w:tcBorders>
              <w:bottom w:val="single" w:color="000000" w:sz="6" w:space="0"/>
            </w:tcBorders>
            <w:shd w:val="clear" w:color="auto" w:fill="BBBBBB"/>
            <w:vAlign w:val="center"/>
            <w:hideMark/>
          </w:tcPr>
          <w:p w:rsidR="00000000" w:rsidRDefault="009F7777" w14:paraId="4E811DA0" w14:textId="77777777">
            <w:pPr>
              <w:spacing w:after="75"/>
              <w:rPr>
                <w:rFonts w:ascii="Georgia" w:hAnsi="Georgia" w:eastAsia="Times New Roman"/>
                <w:b/>
                <w:bCs/>
                <w:sz w:val="18"/>
                <w:szCs w:val="18"/>
              </w:rPr>
            </w:pPr>
            <w:r>
              <w:rPr>
                <w:rFonts w:ascii="Georgia" w:hAnsi="Georgia" w:eastAsia="Times New Roman"/>
                <w:b/>
                <w:bCs/>
                <w:sz w:val="18"/>
                <w:szCs w:val="18"/>
              </w:rPr>
              <w:t>Use map from previous assessment</w:t>
            </w:r>
          </w:p>
        </w:tc>
        <w:tc>
          <w:tcPr>
            <w:tcW w:w="0" w:type="auto"/>
            <w:tcBorders>
              <w:bottom w:val="single" w:color="000000" w:sz="6" w:space="0"/>
            </w:tcBorders>
            <w:shd w:val="clear" w:color="auto" w:fill="BBBBBB"/>
            <w:vAlign w:val="center"/>
            <w:hideMark/>
          </w:tcPr>
          <w:p w:rsidR="00000000" w:rsidRDefault="009F7777" w14:paraId="4A5A7431" w14:textId="77777777">
            <w:pPr>
              <w:spacing w:after="75"/>
              <w:rPr>
                <w:rFonts w:ascii="Georgia" w:hAnsi="Georgia" w:eastAsia="Times New Roman"/>
                <w:b/>
                <w:bCs/>
                <w:sz w:val="18"/>
                <w:szCs w:val="18"/>
              </w:rPr>
            </w:pPr>
            <w:r>
              <w:rPr>
                <w:rFonts w:ascii="Georgia" w:hAnsi="Georgia" w:eastAsia="Times New Roman"/>
                <w:b/>
                <w:bCs/>
                <w:sz w:val="18"/>
                <w:szCs w:val="18"/>
              </w:rPr>
              <w:t>How the map was created, including data sources/methods used:</w:t>
            </w:r>
          </w:p>
        </w:tc>
        <w:tc>
          <w:tcPr>
            <w:tcW w:w="0" w:type="auto"/>
            <w:tcBorders>
              <w:bottom w:val="single" w:color="000000" w:sz="6" w:space="0"/>
            </w:tcBorders>
            <w:shd w:val="clear" w:color="auto" w:fill="BBBBBB"/>
            <w:vAlign w:val="center"/>
            <w:hideMark/>
          </w:tcPr>
          <w:p w:rsidR="00000000" w:rsidRDefault="009F7777" w14:paraId="0B285951" w14:textId="77777777">
            <w:pPr>
              <w:spacing w:after="75"/>
              <w:rPr>
                <w:rFonts w:ascii="Georgia" w:hAnsi="Georgia" w:eastAsia="Times New Roman"/>
                <w:b/>
                <w:bCs/>
                <w:sz w:val="18"/>
                <w:szCs w:val="18"/>
              </w:rPr>
            </w:pPr>
            <w:r>
              <w:rPr>
                <w:rFonts w:ascii="Georgia" w:hAnsi="Georgia" w:eastAsia="Times New Roman"/>
                <w:b/>
                <w:bCs/>
                <w:sz w:val="18"/>
                <w:szCs w:val="18"/>
              </w:rPr>
              <w:t>Pl</w:t>
            </w:r>
            <w:r>
              <w:rPr>
                <w:rFonts w:ascii="Georgia" w:hAnsi="Georgia" w:eastAsia="Times New Roman"/>
                <w:b/>
                <w:bCs/>
                <w:sz w:val="18"/>
                <w:szCs w:val="18"/>
              </w:rPr>
              <w:t>ease state reason for map not available:</w:t>
            </w:r>
          </w:p>
        </w:tc>
        <w:tc>
          <w:tcPr>
            <w:tcW w:w="0" w:type="auto"/>
            <w:tcBorders>
              <w:bottom w:val="single" w:color="000000" w:sz="6" w:space="0"/>
            </w:tcBorders>
            <w:shd w:val="clear" w:color="auto" w:fill="BBBBBB"/>
            <w:vAlign w:val="center"/>
            <w:hideMark/>
          </w:tcPr>
          <w:p w:rsidR="00000000" w:rsidRDefault="009F7777" w14:paraId="25F71FEA" w14:textId="77777777">
            <w:pPr>
              <w:spacing w:after="75"/>
              <w:rPr>
                <w:rFonts w:ascii="Georgia" w:hAnsi="Georgia" w:eastAsia="Times New Roman"/>
                <w:b/>
                <w:bCs/>
                <w:sz w:val="18"/>
                <w:szCs w:val="18"/>
              </w:rPr>
            </w:pPr>
            <w:r>
              <w:rPr>
                <w:rFonts w:ascii="Georgia" w:hAnsi="Georgia" w:eastAsia="Times New Roman"/>
                <w:b/>
                <w:bCs/>
                <w:sz w:val="18"/>
                <w:szCs w:val="18"/>
              </w:rPr>
              <w:t>Data Sensitive?</w:t>
            </w:r>
          </w:p>
        </w:tc>
        <w:tc>
          <w:tcPr>
            <w:tcW w:w="0" w:type="auto"/>
            <w:tcBorders>
              <w:bottom w:val="single" w:color="000000" w:sz="6" w:space="0"/>
            </w:tcBorders>
            <w:shd w:val="clear" w:color="auto" w:fill="BBBBBB"/>
            <w:vAlign w:val="center"/>
            <w:hideMark/>
          </w:tcPr>
          <w:p w:rsidR="00000000" w:rsidRDefault="009F7777" w14:paraId="14902349"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c>
          <w:tcPr>
            <w:tcW w:w="0" w:type="auto"/>
            <w:tcBorders>
              <w:bottom w:val="single" w:color="000000" w:sz="6" w:space="0"/>
            </w:tcBorders>
            <w:shd w:val="clear" w:color="auto" w:fill="BBBBBB"/>
            <w:vAlign w:val="center"/>
            <w:hideMark/>
          </w:tcPr>
          <w:p w:rsidR="00000000" w:rsidRDefault="009F7777" w14:paraId="78A661BC" w14:textId="77777777">
            <w:pPr>
              <w:spacing w:after="75"/>
              <w:rPr>
                <w:rFonts w:ascii="Georgia" w:hAnsi="Georgia" w:eastAsia="Times New Roman"/>
                <w:b/>
                <w:bCs/>
                <w:sz w:val="18"/>
                <w:szCs w:val="18"/>
              </w:rPr>
            </w:pPr>
            <w:r>
              <w:rPr>
                <w:rFonts w:ascii="Georgia" w:hAnsi="Georgia" w:eastAsia="Times New Roman"/>
                <w:b/>
                <w:bCs/>
                <w:sz w:val="18"/>
                <w:szCs w:val="18"/>
              </w:rPr>
              <w:t>Geographic range this applies to:</w:t>
            </w:r>
          </w:p>
        </w:tc>
        <w:tc>
          <w:tcPr>
            <w:tcW w:w="0" w:type="auto"/>
            <w:tcBorders>
              <w:bottom w:val="single" w:color="000000" w:sz="6" w:space="0"/>
            </w:tcBorders>
            <w:shd w:val="clear" w:color="auto" w:fill="BBBBBB"/>
            <w:vAlign w:val="center"/>
            <w:hideMark/>
          </w:tcPr>
          <w:p w:rsidR="00000000" w:rsidRDefault="009F7777" w14:paraId="22006EAC" w14:textId="77777777">
            <w:pPr>
              <w:spacing w:after="75"/>
              <w:rPr>
                <w:rFonts w:ascii="Georgia" w:hAnsi="Georgia" w:eastAsia="Times New Roman"/>
                <w:b/>
                <w:bCs/>
                <w:sz w:val="18"/>
                <w:szCs w:val="18"/>
              </w:rPr>
            </w:pPr>
            <w:r>
              <w:rPr>
                <w:rFonts w:ascii="Georgia" w:hAnsi="Georgia" w:eastAsia="Times New Roman"/>
                <w:b/>
                <w:bCs/>
                <w:sz w:val="18"/>
                <w:szCs w:val="18"/>
              </w:rPr>
              <w:t>Date restriction imposed:</w:t>
            </w:r>
          </w:p>
        </w:tc>
      </w:tr>
      <w:tr w:rsidR="00000000" w14:paraId="34AF1F1F" w14:textId="77777777">
        <w:trPr>
          <w:divId w:val="30233763"/>
          <w:tblCellSpacing w:w="15" w:type="dxa"/>
        </w:trPr>
        <w:tc>
          <w:tcPr>
            <w:tcW w:w="0" w:type="auto"/>
            <w:vAlign w:val="center"/>
            <w:hideMark/>
          </w:tcPr>
          <w:p w:rsidR="00000000" w:rsidRDefault="009F7777" w14:paraId="05A27C41" w14:textId="77777777">
            <w:pPr>
              <w:spacing w:after="75"/>
              <w:rPr>
                <w:rFonts w:ascii="Georgia" w:hAnsi="Georgia" w:eastAsia="Times New Roman"/>
                <w:sz w:val="18"/>
                <w:szCs w:val="18"/>
              </w:rPr>
            </w:pPr>
            <w:r>
              <w:rPr>
                <w:rFonts w:ascii="Georgia" w:hAnsi="Georgia" w:eastAsia="Times New Roman"/>
                <w:sz w:val="18"/>
                <w:szCs w:val="18"/>
              </w:rPr>
              <w:t>Done</w:t>
            </w:r>
          </w:p>
        </w:tc>
        <w:tc>
          <w:tcPr>
            <w:tcW w:w="0" w:type="auto"/>
            <w:vAlign w:val="center"/>
            <w:hideMark/>
          </w:tcPr>
          <w:p w:rsidR="00000000" w:rsidRDefault="009F7777" w14:paraId="2AACE918"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9F7777" w14:paraId="4676FCA9" w14:textId="77777777">
            <w:pPr>
              <w:spacing w:after="75"/>
              <w:rPr>
                <w:rFonts w:ascii="Georgia" w:hAnsi="Georgia" w:eastAsia="Times New Roman"/>
                <w:sz w:val="18"/>
                <w:szCs w:val="18"/>
              </w:rPr>
            </w:pPr>
            <w:r>
              <w:rPr>
                <w:rFonts w:ascii="Georgia" w:hAnsi="Georgia" w:eastAsia="Times New Roman"/>
                <w:sz w:val="18"/>
                <w:szCs w:val="18"/>
              </w:rPr>
              <w:t xml:space="preserve">Map created from the point data generated from herbarium specimen records and species observation </w:t>
            </w:r>
            <w:commentRangeStart w:id="26"/>
            <w:r>
              <w:rPr>
                <w:rFonts w:ascii="Georgia" w:hAnsi="Georgia" w:eastAsia="Times New Roman"/>
                <w:sz w:val="18"/>
                <w:szCs w:val="18"/>
              </w:rPr>
              <w:t>(</w:t>
            </w:r>
            <w:proofErr w:type="spellStart"/>
            <w:r>
              <w:rPr>
                <w:rFonts w:ascii="Georgia" w:hAnsi="Georgia" w:eastAsia="Times New Roman"/>
                <w:sz w:val="18"/>
                <w:szCs w:val="18"/>
              </w:rPr>
              <w:t>Sunarno</w:t>
            </w:r>
            <w:proofErr w:type="spellEnd"/>
            <w:r>
              <w:rPr>
                <w:rFonts w:ascii="Georgia" w:hAnsi="Georgia" w:eastAsia="Times New Roman"/>
                <w:sz w:val="18"/>
                <w:szCs w:val="18"/>
              </w:rPr>
              <w:t xml:space="preserve"> &amp; Ohashi 1997, GBIF.org, 2022)</w:t>
            </w:r>
            <w:commentRangeEnd w:id="26"/>
            <w:r w:rsidR="00E8673F">
              <w:rPr>
                <w:rStyle w:val="CommentReference"/>
                <w:sz w:val="20"/>
                <w:szCs w:val="20"/>
              </w:rPr>
              <w:commentReference w:id="26"/>
            </w:r>
            <w:r>
              <w:rPr>
                <w:rFonts w:ascii="Georgia" w:hAnsi="Georgia" w:eastAsia="Times New Roman"/>
                <w:sz w:val="18"/>
                <w:szCs w:val="18"/>
              </w:rPr>
              <w:t>. All point data does not include all observation and collections or observation.</w:t>
            </w:r>
          </w:p>
        </w:tc>
        <w:tc>
          <w:tcPr>
            <w:tcW w:w="0" w:type="auto"/>
            <w:vAlign w:val="center"/>
            <w:hideMark/>
          </w:tcPr>
          <w:p w:rsidR="00000000" w:rsidRDefault="009F7777" w14:paraId="5DC7A90C"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9F7777" w14:paraId="4FAD2067"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9F7777" w14:paraId="3FC0F09A"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9F7777" w14:paraId="67DB0DF9"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9F7777" w14:paraId="59B3F4FA"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9F7777" w14:paraId="67CA0DC2" w14:textId="77777777">
      <w:pPr>
        <w:pStyle w:val="Heading2"/>
        <w:divId w:val="30233763"/>
        <w:rPr>
          <w:rFonts w:ascii="Georgia" w:hAnsi="Georgia" w:eastAsia="Times New Roman"/>
          <w:sz w:val="27"/>
          <w:szCs w:val="27"/>
        </w:rPr>
      </w:pPr>
      <w:r>
        <w:rPr>
          <w:rFonts w:ascii="Georgia" w:hAnsi="Georgia" w:eastAsia="Times New Roman"/>
          <w:sz w:val="27"/>
          <w:szCs w:val="27"/>
        </w:rPr>
        <w:t>Biogeographic Realms</w:t>
      </w:r>
    </w:p>
    <w:p w:rsidR="00000000" w:rsidRDefault="009F7777" w14:paraId="3D49B07E" w14:textId="77777777">
      <w:pPr>
        <w:pStyle w:val="NormalWeb"/>
        <w:divId w:val="30233763"/>
        <w:rPr>
          <w:rFonts w:ascii="Georgia" w:hAnsi="Georgia"/>
        </w:rPr>
      </w:pPr>
      <w:r>
        <w:rPr>
          <w:rStyle w:val="datalabel1"/>
          <w:rFonts w:ascii="Georgia" w:hAnsi="Georgia"/>
        </w:rPr>
        <w:t>Bioge</w:t>
      </w:r>
      <w:r>
        <w:rPr>
          <w:rStyle w:val="datalabel1"/>
          <w:rFonts w:ascii="Georgia" w:hAnsi="Georgia"/>
        </w:rPr>
        <w:t xml:space="preserve">ographic Realm: </w:t>
      </w:r>
      <w:proofErr w:type="spellStart"/>
      <w:r>
        <w:rPr>
          <w:rFonts w:ascii="Georgia" w:hAnsi="Georgia"/>
        </w:rPr>
        <w:t>Indomalayan</w:t>
      </w:r>
      <w:proofErr w:type="spellEnd"/>
    </w:p>
    <w:p w:rsidR="00000000" w:rsidRDefault="009F7777" w14:paraId="4F04AF82" w14:textId="77777777">
      <w:pPr>
        <w:pStyle w:val="Heading1"/>
        <w:divId w:val="549071453"/>
        <w:rPr>
          <w:rFonts w:ascii="Georgia" w:hAnsi="Georgia" w:eastAsia="Times New Roman"/>
          <w:sz w:val="29"/>
          <w:szCs w:val="29"/>
        </w:rPr>
      </w:pPr>
      <w:r>
        <w:rPr>
          <w:rFonts w:ascii="Georgia" w:hAnsi="Georgia" w:eastAsia="Times New Roman"/>
          <w:sz w:val="29"/>
          <w:szCs w:val="29"/>
        </w:rPr>
        <w:lastRenderedPageBreak/>
        <w:t>Occurrence</w:t>
      </w:r>
    </w:p>
    <w:p w:rsidR="00000000" w:rsidRDefault="009F7777" w14:paraId="013E8838" w14:textId="77777777">
      <w:pPr>
        <w:pStyle w:val="Heading2"/>
        <w:divId w:val="549071453"/>
        <w:rPr>
          <w:rFonts w:ascii="Georgia" w:hAnsi="Georgia" w:eastAsia="Times New Roman"/>
          <w:sz w:val="27"/>
          <w:szCs w:val="27"/>
        </w:rPr>
      </w:pPr>
      <w:commentRangeStart w:id="27"/>
      <w:r>
        <w:rPr>
          <w:rFonts w:ascii="Georgia" w:hAnsi="Georgia" w:eastAsia="Times New Roman"/>
          <w:sz w:val="27"/>
          <w:szCs w:val="27"/>
        </w:rPr>
        <w:t>Countries of Occurrence</w:t>
      </w:r>
      <w:commentRangeEnd w:id="27"/>
      <w:r w:rsidR="00E8673F">
        <w:rPr>
          <w:rStyle w:val="CommentReference"/>
          <w:b w:val="0"/>
          <w:bCs w:val="0"/>
          <w:sz w:val="20"/>
          <w:szCs w:val="20"/>
        </w:rPr>
        <w:commentReference w:id="27"/>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850"/>
        <w:gridCol w:w="901"/>
        <w:gridCol w:w="657"/>
        <w:gridCol w:w="1430"/>
        <w:gridCol w:w="1154"/>
      </w:tblGrid>
      <w:tr w:rsidR="00000000" w14:paraId="637527F4" w14:textId="77777777">
        <w:trPr>
          <w:divId w:val="549071453"/>
          <w:tblCellSpacing w:w="15" w:type="dxa"/>
        </w:trPr>
        <w:tc>
          <w:tcPr>
            <w:tcW w:w="0" w:type="auto"/>
            <w:tcBorders>
              <w:bottom w:val="single" w:color="000000" w:sz="6" w:space="0"/>
            </w:tcBorders>
            <w:shd w:val="clear" w:color="auto" w:fill="BBBBBB"/>
            <w:vAlign w:val="center"/>
            <w:hideMark/>
          </w:tcPr>
          <w:p w:rsidR="00000000" w:rsidRDefault="009F7777" w14:paraId="56FC6B10" w14:textId="77777777">
            <w:pPr>
              <w:spacing w:after="75"/>
              <w:rPr>
                <w:rFonts w:ascii="Georgia" w:hAnsi="Georgia" w:eastAsia="Times New Roman"/>
                <w:b/>
                <w:bCs/>
                <w:sz w:val="18"/>
                <w:szCs w:val="18"/>
              </w:rPr>
            </w:pPr>
            <w:r>
              <w:rPr>
                <w:rFonts w:ascii="Georgia" w:hAnsi="Georgia" w:eastAsia="Times New Roman"/>
                <w:b/>
                <w:bCs/>
                <w:sz w:val="18"/>
                <w:szCs w:val="18"/>
              </w:rPr>
              <w:t>Country</w:t>
            </w:r>
          </w:p>
        </w:tc>
        <w:tc>
          <w:tcPr>
            <w:tcW w:w="0" w:type="auto"/>
            <w:tcBorders>
              <w:bottom w:val="single" w:color="000000" w:sz="6" w:space="0"/>
            </w:tcBorders>
            <w:shd w:val="clear" w:color="auto" w:fill="BBBBBB"/>
            <w:vAlign w:val="center"/>
            <w:hideMark/>
          </w:tcPr>
          <w:p w:rsidR="00000000" w:rsidRDefault="009F7777" w14:paraId="2CA430C9" w14:textId="77777777">
            <w:pPr>
              <w:spacing w:after="75"/>
              <w:rPr>
                <w:rFonts w:ascii="Georgia" w:hAnsi="Georgia" w:eastAsia="Times New Roman"/>
                <w:b/>
                <w:bCs/>
                <w:sz w:val="18"/>
                <w:szCs w:val="18"/>
              </w:rPr>
            </w:pPr>
            <w:r>
              <w:rPr>
                <w:rFonts w:ascii="Georgia" w:hAnsi="Georgia" w:eastAsia="Times New Roman"/>
                <w:b/>
                <w:bCs/>
                <w:sz w:val="18"/>
                <w:szCs w:val="18"/>
              </w:rPr>
              <w:t>Presence</w:t>
            </w:r>
          </w:p>
        </w:tc>
        <w:tc>
          <w:tcPr>
            <w:tcW w:w="0" w:type="auto"/>
            <w:tcBorders>
              <w:bottom w:val="single" w:color="000000" w:sz="6" w:space="0"/>
            </w:tcBorders>
            <w:shd w:val="clear" w:color="auto" w:fill="BBBBBB"/>
            <w:vAlign w:val="center"/>
            <w:hideMark/>
          </w:tcPr>
          <w:p w:rsidR="00000000" w:rsidRDefault="009F7777" w14:paraId="31F06A82" w14:textId="77777777">
            <w:pPr>
              <w:spacing w:after="75"/>
              <w:rPr>
                <w:rFonts w:ascii="Georgia" w:hAnsi="Georgia" w:eastAsia="Times New Roman"/>
                <w:b/>
                <w:bCs/>
                <w:sz w:val="18"/>
                <w:szCs w:val="18"/>
              </w:rPr>
            </w:pPr>
            <w:r>
              <w:rPr>
                <w:rFonts w:ascii="Georgia" w:hAnsi="Georgia" w:eastAsia="Times New Roman"/>
                <w:b/>
                <w:bCs/>
                <w:sz w:val="18"/>
                <w:szCs w:val="18"/>
              </w:rPr>
              <w:t>Origin</w:t>
            </w:r>
          </w:p>
        </w:tc>
        <w:tc>
          <w:tcPr>
            <w:tcW w:w="0" w:type="auto"/>
            <w:tcBorders>
              <w:bottom w:val="single" w:color="000000" w:sz="6" w:space="0"/>
            </w:tcBorders>
            <w:shd w:val="clear" w:color="auto" w:fill="BBBBBB"/>
            <w:vAlign w:val="center"/>
            <w:hideMark/>
          </w:tcPr>
          <w:p w:rsidR="00000000" w:rsidRDefault="009F7777" w14:paraId="6F32CEBF" w14:textId="77777777">
            <w:pPr>
              <w:spacing w:after="75"/>
              <w:rPr>
                <w:rFonts w:ascii="Georgia" w:hAnsi="Georgia" w:eastAsia="Times New Roman"/>
                <w:b/>
                <w:bCs/>
                <w:sz w:val="18"/>
                <w:szCs w:val="18"/>
              </w:rPr>
            </w:pPr>
            <w:r>
              <w:rPr>
                <w:rFonts w:ascii="Georgia" w:hAnsi="Georgia" w:eastAsia="Times New Roman"/>
                <w:b/>
                <w:bCs/>
                <w:sz w:val="18"/>
                <w:szCs w:val="18"/>
              </w:rPr>
              <w:t>Formerly Bred</w:t>
            </w:r>
          </w:p>
        </w:tc>
        <w:tc>
          <w:tcPr>
            <w:tcW w:w="0" w:type="auto"/>
            <w:tcBorders>
              <w:bottom w:val="single" w:color="000000" w:sz="6" w:space="0"/>
            </w:tcBorders>
            <w:shd w:val="clear" w:color="auto" w:fill="BBBBBB"/>
            <w:vAlign w:val="center"/>
            <w:hideMark/>
          </w:tcPr>
          <w:p w:rsidR="00000000" w:rsidRDefault="009F7777" w14:paraId="0B326735" w14:textId="77777777">
            <w:pPr>
              <w:spacing w:after="75"/>
              <w:rPr>
                <w:rFonts w:ascii="Georgia" w:hAnsi="Georgia" w:eastAsia="Times New Roman"/>
                <w:b/>
                <w:bCs/>
                <w:sz w:val="18"/>
                <w:szCs w:val="18"/>
              </w:rPr>
            </w:pPr>
            <w:r>
              <w:rPr>
                <w:rFonts w:ascii="Georgia" w:hAnsi="Georgia" w:eastAsia="Times New Roman"/>
                <w:b/>
                <w:bCs/>
                <w:sz w:val="18"/>
                <w:szCs w:val="18"/>
              </w:rPr>
              <w:t>Seasonality</w:t>
            </w:r>
          </w:p>
        </w:tc>
      </w:tr>
      <w:tr w:rsidR="00000000" w14:paraId="01A089D2" w14:textId="77777777">
        <w:trPr>
          <w:divId w:val="549071453"/>
          <w:tblCellSpacing w:w="15" w:type="dxa"/>
        </w:trPr>
        <w:tc>
          <w:tcPr>
            <w:tcW w:w="0" w:type="auto"/>
            <w:tcBorders>
              <w:bottom w:val="single" w:color="CCCCCC" w:sz="6" w:space="0"/>
            </w:tcBorders>
            <w:vAlign w:val="center"/>
            <w:hideMark/>
          </w:tcPr>
          <w:p w:rsidR="00000000" w:rsidRDefault="009F7777" w14:paraId="27AE0C6F" w14:textId="77777777">
            <w:pPr>
              <w:spacing w:after="75"/>
              <w:rPr>
                <w:rFonts w:ascii="Georgia" w:hAnsi="Georgia" w:eastAsia="Times New Roman"/>
                <w:sz w:val="18"/>
                <w:szCs w:val="18"/>
              </w:rPr>
            </w:pPr>
            <w:r>
              <w:rPr>
                <w:rFonts w:ascii="Georgia" w:hAnsi="Georgia" w:eastAsia="Times New Roman"/>
                <w:sz w:val="18"/>
                <w:szCs w:val="18"/>
              </w:rPr>
              <w:t>Bangladesh</w:t>
            </w:r>
          </w:p>
        </w:tc>
        <w:tc>
          <w:tcPr>
            <w:tcW w:w="0" w:type="auto"/>
            <w:tcBorders>
              <w:bottom w:val="single" w:color="CCCCCC" w:sz="6" w:space="0"/>
            </w:tcBorders>
            <w:vAlign w:val="center"/>
            <w:hideMark/>
          </w:tcPr>
          <w:p w:rsidR="00000000" w:rsidRDefault="009F7777" w14:paraId="6E86C282"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9F7777" w14:paraId="42E0D955"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9F7777" w14:paraId="46FE5F21"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9F7777" w14:paraId="2794593F"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0E4C43E9" w14:textId="77777777">
        <w:trPr>
          <w:divId w:val="549071453"/>
          <w:tblCellSpacing w:w="15" w:type="dxa"/>
        </w:trPr>
        <w:tc>
          <w:tcPr>
            <w:tcW w:w="0" w:type="auto"/>
            <w:tcBorders>
              <w:bottom w:val="single" w:color="CCCCCC" w:sz="6" w:space="0"/>
            </w:tcBorders>
            <w:vAlign w:val="center"/>
            <w:hideMark/>
          </w:tcPr>
          <w:p w:rsidR="00000000" w:rsidRDefault="009F7777" w14:paraId="01307AB7" w14:textId="77777777">
            <w:pPr>
              <w:spacing w:after="75"/>
              <w:rPr>
                <w:rFonts w:ascii="Georgia" w:hAnsi="Georgia" w:eastAsia="Times New Roman"/>
                <w:sz w:val="18"/>
                <w:szCs w:val="18"/>
              </w:rPr>
            </w:pPr>
            <w:r>
              <w:rPr>
                <w:rFonts w:ascii="Georgia" w:hAnsi="Georgia" w:eastAsia="Times New Roman"/>
                <w:sz w:val="18"/>
                <w:szCs w:val="18"/>
              </w:rPr>
              <w:t>Bhutan</w:t>
            </w:r>
          </w:p>
        </w:tc>
        <w:tc>
          <w:tcPr>
            <w:tcW w:w="0" w:type="auto"/>
            <w:tcBorders>
              <w:bottom w:val="single" w:color="CCCCCC" w:sz="6" w:space="0"/>
            </w:tcBorders>
            <w:vAlign w:val="center"/>
            <w:hideMark/>
          </w:tcPr>
          <w:p w:rsidR="00000000" w:rsidRDefault="009F7777" w14:paraId="2CD3F1EE"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9F7777" w14:paraId="59F4F187"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9F7777" w14:paraId="24E2BF7B"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9F7777" w14:paraId="29D899B1"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12757900" w14:textId="77777777">
        <w:trPr>
          <w:divId w:val="549071453"/>
          <w:tblCellSpacing w:w="15" w:type="dxa"/>
        </w:trPr>
        <w:tc>
          <w:tcPr>
            <w:tcW w:w="0" w:type="auto"/>
            <w:tcBorders>
              <w:bottom w:val="single" w:color="CCCCCC" w:sz="6" w:space="0"/>
            </w:tcBorders>
            <w:vAlign w:val="center"/>
            <w:hideMark/>
          </w:tcPr>
          <w:p w:rsidR="00000000" w:rsidRDefault="009F7777" w14:paraId="758CE421" w14:textId="77777777">
            <w:pPr>
              <w:spacing w:after="75"/>
              <w:rPr>
                <w:rFonts w:ascii="Georgia" w:hAnsi="Georgia" w:eastAsia="Times New Roman"/>
                <w:sz w:val="18"/>
                <w:szCs w:val="18"/>
              </w:rPr>
            </w:pPr>
            <w:r>
              <w:rPr>
                <w:rFonts w:ascii="Georgia" w:hAnsi="Georgia" w:eastAsia="Times New Roman"/>
                <w:sz w:val="18"/>
                <w:szCs w:val="18"/>
              </w:rPr>
              <w:t>India</w:t>
            </w:r>
          </w:p>
        </w:tc>
        <w:tc>
          <w:tcPr>
            <w:tcW w:w="0" w:type="auto"/>
            <w:tcBorders>
              <w:bottom w:val="single" w:color="CCCCCC" w:sz="6" w:space="0"/>
            </w:tcBorders>
            <w:vAlign w:val="center"/>
            <w:hideMark/>
          </w:tcPr>
          <w:p w:rsidR="00000000" w:rsidRDefault="009F7777" w14:paraId="03E8B50A"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9F7777" w14:paraId="1175E726"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9F7777" w14:paraId="73315E37"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9F7777" w14:paraId="47F853C6"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51566CA0" w14:textId="77777777">
        <w:trPr>
          <w:divId w:val="549071453"/>
          <w:tblCellSpacing w:w="15" w:type="dxa"/>
        </w:trPr>
        <w:tc>
          <w:tcPr>
            <w:tcW w:w="0" w:type="auto"/>
            <w:tcBorders>
              <w:bottom w:val="single" w:color="CCCCCC" w:sz="6" w:space="0"/>
            </w:tcBorders>
            <w:vAlign w:val="center"/>
            <w:hideMark/>
          </w:tcPr>
          <w:p w:rsidR="00000000" w:rsidRDefault="009F7777" w14:paraId="1CB2AD12" w14:textId="77777777">
            <w:pPr>
              <w:spacing w:after="75"/>
              <w:rPr>
                <w:rFonts w:ascii="Georgia" w:hAnsi="Georgia" w:eastAsia="Times New Roman"/>
                <w:sz w:val="18"/>
                <w:szCs w:val="18"/>
              </w:rPr>
            </w:pPr>
            <w:r>
              <w:rPr>
                <w:rFonts w:ascii="Georgia" w:hAnsi="Georgia" w:eastAsia="Times New Roman"/>
                <w:sz w:val="18"/>
                <w:szCs w:val="18"/>
              </w:rPr>
              <w:t>India -</w:t>
            </w:r>
            <w:r>
              <w:rPr>
                <w:rFonts w:ascii="Georgia" w:hAnsi="Georgia" w:eastAsia="Times New Roman"/>
                <w:sz w:val="18"/>
                <w:szCs w:val="18"/>
              </w:rPr>
              <w:t>&gt; Andaman Is.</w:t>
            </w:r>
          </w:p>
        </w:tc>
        <w:tc>
          <w:tcPr>
            <w:tcW w:w="0" w:type="auto"/>
            <w:tcBorders>
              <w:bottom w:val="single" w:color="CCCCCC" w:sz="6" w:space="0"/>
            </w:tcBorders>
            <w:vAlign w:val="center"/>
            <w:hideMark/>
          </w:tcPr>
          <w:p w:rsidR="00000000" w:rsidRDefault="009F7777" w14:paraId="40C04C1D"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9F7777" w14:paraId="2C34C443"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9F7777" w14:paraId="7F59FC01"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9F7777" w14:paraId="3A259F03"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2DA66677" w14:textId="77777777">
        <w:trPr>
          <w:divId w:val="549071453"/>
          <w:tblCellSpacing w:w="15" w:type="dxa"/>
        </w:trPr>
        <w:tc>
          <w:tcPr>
            <w:tcW w:w="0" w:type="auto"/>
            <w:tcBorders>
              <w:bottom w:val="single" w:color="CCCCCC" w:sz="6" w:space="0"/>
            </w:tcBorders>
            <w:vAlign w:val="center"/>
            <w:hideMark/>
          </w:tcPr>
          <w:p w:rsidR="00000000" w:rsidRDefault="009F7777" w14:paraId="5051F840" w14:textId="77777777">
            <w:pPr>
              <w:spacing w:after="75"/>
              <w:rPr>
                <w:rFonts w:ascii="Georgia" w:hAnsi="Georgia" w:eastAsia="Times New Roman"/>
                <w:sz w:val="18"/>
                <w:szCs w:val="18"/>
              </w:rPr>
            </w:pPr>
            <w:r>
              <w:rPr>
                <w:rFonts w:ascii="Georgia" w:hAnsi="Georgia" w:eastAsia="Times New Roman"/>
                <w:sz w:val="18"/>
                <w:szCs w:val="18"/>
              </w:rPr>
              <w:t>India -&gt; Assam</w:t>
            </w:r>
          </w:p>
        </w:tc>
        <w:tc>
          <w:tcPr>
            <w:tcW w:w="0" w:type="auto"/>
            <w:tcBorders>
              <w:bottom w:val="single" w:color="CCCCCC" w:sz="6" w:space="0"/>
            </w:tcBorders>
            <w:vAlign w:val="center"/>
            <w:hideMark/>
          </w:tcPr>
          <w:p w:rsidR="00000000" w:rsidRDefault="009F7777" w14:paraId="65AD0F4A"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9F7777" w14:paraId="3B307B40"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9F7777" w14:paraId="4DF51945"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9F7777" w14:paraId="4ED74FCC"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4A911656" w14:textId="77777777">
        <w:trPr>
          <w:divId w:val="549071453"/>
          <w:tblCellSpacing w:w="15" w:type="dxa"/>
        </w:trPr>
        <w:tc>
          <w:tcPr>
            <w:tcW w:w="0" w:type="auto"/>
            <w:tcBorders>
              <w:bottom w:val="single" w:color="CCCCCC" w:sz="6" w:space="0"/>
            </w:tcBorders>
            <w:vAlign w:val="center"/>
            <w:hideMark/>
          </w:tcPr>
          <w:p w:rsidR="00000000" w:rsidRDefault="009F7777" w14:paraId="351D15E2" w14:textId="77777777">
            <w:pPr>
              <w:spacing w:after="75"/>
              <w:rPr>
                <w:rFonts w:ascii="Georgia" w:hAnsi="Georgia" w:eastAsia="Times New Roman"/>
                <w:sz w:val="18"/>
                <w:szCs w:val="18"/>
              </w:rPr>
            </w:pPr>
            <w:r>
              <w:rPr>
                <w:rFonts w:ascii="Georgia" w:hAnsi="Georgia" w:eastAsia="Times New Roman"/>
                <w:sz w:val="18"/>
                <w:szCs w:val="18"/>
              </w:rPr>
              <w:t>India -&gt; Nicobar Is.</w:t>
            </w:r>
          </w:p>
        </w:tc>
        <w:tc>
          <w:tcPr>
            <w:tcW w:w="0" w:type="auto"/>
            <w:tcBorders>
              <w:bottom w:val="single" w:color="CCCCCC" w:sz="6" w:space="0"/>
            </w:tcBorders>
            <w:vAlign w:val="center"/>
            <w:hideMark/>
          </w:tcPr>
          <w:p w:rsidR="00000000" w:rsidRDefault="009F7777" w14:paraId="409033E6"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9F7777" w14:paraId="7723C5CF"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9F7777" w14:paraId="32688C70"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9F7777" w14:paraId="6FE07070"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597A5C79" w14:textId="77777777">
        <w:trPr>
          <w:divId w:val="549071453"/>
          <w:tblCellSpacing w:w="15" w:type="dxa"/>
        </w:trPr>
        <w:tc>
          <w:tcPr>
            <w:tcW w:w="0" w:type="auto"/>
            <w:tcBorders>
              <w:bottom w:val="single" w:color="CCCCCC" w:sz="6" w:space="0"/>
            </w:tcBorders>
            <w:vAlign w:val="center"/>
            <w:hideMark/>
          </w:tcPr>
          <w:p w:rsidR="00000000" w:rsidRDefault="009F7777" w14:paraId="10466B08" w14:textId="77777777">
            <w:pPr>
              <w:spacing w:after="75"/>
              <w:rPr>
                <w:rFonts w:ascii="Georgia" w:hAnsi="Georgia" w:eastAsia="Times New Roman"/>
                <w:sz w:val="18"/>
                <w:szCs w:val="18"/>
              </w:rPr>
            </w:pPr>
            <w:r>
              <w:rPr>
                <w:rFonts w:ascii="Georgia" w:hAnsi="Georgia" w:eastAsia="Times New Roman"/>
                <w:sz w:val="18"/>
                <w:szCs w:val="18"/>
              </w:rPr>
              <w:t>Myanmar -&gt; Myanmar (mainland)</w:t>
            </w:r>
          </w:p>
        </w:tc>
        <w:tc>
          <w:tcPr>
            <w:tcW w:w="0" w:type="auto"/>
            <w:tcBorders>
              <w:bottom w:val="single" w:color="CCCCCC" w:sz="6" w:space="0"/>
            </w:tcBorders>
            <w:vAlign w:val="center"/>
            <w:hideMark/>
          </w:tcPr>
          <w:p w:rsidR="00000000" w:rsidRDefault="009F7777" w14:paraId="19A905DC"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9F7777" w14:paraId="0452967A"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9F7777" w14:paraId="6F6379B8"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9F7777" w14:paraId="564178E9"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48AA1A6C" w14:textId="77777777">
        <w:trPr>
          <w:divId w:val="549071453"/>
          <w:tblCellSpacing w:w="15" w:type="dxa"/>
        </w:trPr>
        <w:tc>
          <w:tcPr>
            <w:tcW w:w="0" w:type="auto"/>
            <w:tcBorders>
              <w:bottom w:val="single" w:color="CCCCCC" w:sz="6" w:space="0"/>
            </w:tcBorders>
            <w:vAlign w:val="center"/>
            <w:hideMark/>
          </w:tcPr>
          <w:p w:rsidR="00000000" w:rsidRDefault="009F7777" w14:paraId="28C8603B" w14:textId="77777777">
            <w:pPr>
              <w:spacing w:after="75"/>
              <w:rPr>
                <w:rFonts w:ascii="Georgia" w:hAnsi="Georgia" w:eastAsia="Times New Roman"/>
                <w:sz w:val="18"/>
                <w:szCs w:val="18"/>
              </w:rPr>
            </w:pPr>
            <w:r>
              <w:rPr>
                <w:rFonts w:ascii="Georgia" w:hAnsi="Georgia" w:eastAsia="Times New Roman"/>
                <w:sz w:val="18"/>
                <w:szCs w:val="18"/>
              </w:rPr>
              <w:t>Nepal</w:t>
            </w:r>
          </w:p>
        </w:tc>
        <w:tc>
          <w:tcPr>
            <w:tcW w:w="0" w:type="auto"/>
            <w:tcBorders>
              <w:bottom w:val="single" w:color="CCCCCC" w:sz="6" w:space="0"/>
            </w:tcBorders>
            <w:vAlign w:val="center"/>
            <w:hideMark/>
          </w:tcPr>
          <w:p w:rsidR="00000000" w:rsidRDefault="009F7777" w14:paraId="3DB164C4"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9F7777" w14:paraId="59739429"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9F7777" w14:paraId="4207C462"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9F7777" w14:paraId="3F05B520"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4AB87056" w14:textId="77777777">
        <w:trPr>
          <w:divId w:val="549071453"/>
          <w:tblCellSpacing w:w="15" w:type="dxa"/>
        </w:trPr>
        <w:tc>
          <w:tcPr>
            <w:tcW w:w="0" w:type="auto"/>
            <w:tcBorders>
              <w:bottom w:val="single" w:color="CCCCCC" w:sz="6" w:space="0"/>
            </w:tcBorders>
            <w:vAlign w:val="center"/>
            <w:hideMark/>
          </w:tcPr>
          <w:p w:rsidR="00000000" w:rsidRDefault="009F7777" w14:paraId="59025814" w14:textId="77777777">
            <w:pPr>
              <w:spacing w:after="75"/>
              <w:rPr>
                <w:rFonts w:ascii="Georgia" w:hAnsi="Georgia" w:eastAsia="Times New Roman"/>
                <w:sz w:val="18"/>
                <w:szCs w:val="18"/>
              </w:rPr>
            </w:pPr>
            <w:r>
              <w:rPr>
                <w:rFonts w:ascii="Georgia" w:hAnsi="Georgia" w:eastAsia="Times New Roman"/>
                <w:sz w:val="18"/>
                <w:szCs w:val="18"/>
              </w:rPr>
              <w:t>Sri Lanka</w:t>
            </w:r>
          </w:p>
        </w:tc>
        <w:tc>
          <w:tcPr>
            <w:tcW w:w="0" w:type="auto"/>
            <w:tcBorders>
              <w:bottom w:val="single" w:color="CCCCCC" w:sz="6" w:space="0"/>
            </w:tcBorders>
            <w:vAlign w:val="center"/>
            <w:hideMark/>
          </w:tcPr>
          <w:p w:rsidR="00000000" w:rsidRDefault="009F7777" w14:paraId="0F56704E"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9F7777" w14:paraId="021F0CFF"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9F7777" w14:paraId="7C425000"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9F7777" w14:paraId="17040724" w14:textId="77777777">
            <w:pPr>
              <w:spacing w:after="75"/>
              <w:rPr>
                <w:rFonts w:ascii="Georgia" w:hAnsi="Georgia" w:eastAsia="Times New Roman"/>
                <w:sz w:val="18"/>
                <w:szCs w:val="18"/>
              </w:rPr>
            </w:pPr>
            <w:r>
              <w:rPr>
                <w:rFonts w:ascii="Georgia" w:hAnsi="Georgia" w:eastAsia="Times New Roman"/>
                <w:sz w:val="18"/>
                <w:szCs w:val="18"/>
              </w:rPr>
              <w:t>Resident</w:t>
            </w:r>
          </w:p>
        </w:tc>
      </w:tr>
    </w:tbl>
    <w:p w:rsidR="00000000" w:rsidRDefault="009F7777" w14:paraId="1092B34B" w14:textId="77777777">
      <w:pPr>
        <w:pStyle w:val="Heading1"/>
        <w:divId w:val="1211114262"/>
        <w:rPr>
          <w:rFonts w:ascii="Georgia" w:hAnsi="Georgia" w:eastAsia="Times New Roman"/>
          <w:sz w:val="29"/>
          <w:szCs w:val="29"/>
        </w:rPr>
      </w:pPr>
      <w:r>
        <w:rPr>
          <w:rFonts w:ascii="Georgia" w:hAnsi="Georgia" w:eastAsia="Times New Roman"/>
          <w:sz w:val="29"/>
          <w:szCs w:val="29"/>
        </w:rPr>
        <w:t>Population</w:t>
      </w:r>
    </w:p>
    <w:p w:rsidR="00000000" w:rsidRDefault="009F7777" w14:paraId="338D5D44" w14:textId="6617D42F">
      <w:pPr>
        <w:pStyle w:val="NormalWeb"/>
        <w:divId w:val="1211114262"/>
        <w:rPr>
          <w:rFonts w:ascii="Georgia" w:hAnsi="Georgia"/>
        </w:rPr>
      </w:pPr>
      <w:r>
        <w:rPr>
          <w:rFonts w:ascii="Georgia" w:hAnsi="Georgia"/>
        </w:rPr>
        <w:t xml:space="preserve">This species has a widespread </w:t>
      </w:r>
      <w:proofErr w:type="gramStart"/>
      <w:r>
        <w:rPr>
          <w:rFonts w:ascii="Georgia" w:hAnsi="Georgia"/>
        </w:rPr>
        <w:t>distribution,</w:t>
      </w:r>
      <w:proofErr w:type="gramEnd"/>
      <w:r>
        <w:rPr>
          <w:rFonts w:ascii="Georgia" w:hAnsi="Georgia"/>
        </w:rPr>
        <w:t xml:space="preserve"> thus it is suspected that the global population is large. In Bhutan, there are estimated to be more than 3,500 mature individuals. However, the species tends t</w:t>
      </w:r>
      <w:r>
        <w:rPr>
          <w:rFonts w:ascii="Georgia" w:hAnsi="Georgia"/>
        </w:rPr>
        <w:t xml:space="preserve">o grow in areas accessible by </w:t>
      </w:r>
      <w:proofErr w:type="gramStart"/>
      <w:r>
        <w:rPr>
          <w:rFonts w:ascii="Georgia" w:hAnsi="Georgia"/>
        </w:rPr>
        <w:t>humans, and</w:t>
      </w:r>
      <w:proofErr w:type="gramEnd"/>
      <w:ins w:author="Jack Plummer" w:date="2022-08-17T13:57:00Z" w:id="28">
        <w:r w:rsidR="00E8673F">
          <w:rPr>
            <w:rFonts w:ascii="Georgia" w:hAnsi="Georgia"/>
          </w:rPr>
          <w:t xml:space="preserve"> is</w:t>
        </w:r>
      </w:ins>
      <w:r>
        <w:rPr>
          <w:rFonts w:ascii="Georgia" w:hAnsi="Georgia"/>
        </w:rPr>
        <w:t xml:space="preserve"> susceptible to disturbance through road construction and fuelwood extraction. It is therefore suspected that the population trend is decreasing. Further research is recommended to better evaluate the population sta</w:t>
      </w:r>
      <w:r>
        <w:rPr>
          <w:rFonts w:ascii="Georgia" w:hAnsi="Georgia"/>
        </w:rPr>
        <w:t>tus and trend for this species.</w:t>
      </w:r>
    </w:p>
    <w:p w:rsidR="00000000" w:rsidRDefault="009F7777" w14:paraId="513FDA0F" w14:textId="77777777">
      <w:pPr>
        <w:pStyle w:val="Heading2"/>
        <w:divId w:val="1211114262"/>
        <w:rPr>
          <w:rFonts w:ascii="Georgia" w:hAnsi="Georgia" w:eastAsia="Times New Roman"/>
          <w:sz w:val="27"/>
          <w:szCs w:val="27"/>
        </w:rPr>
      </w:pPr>
      <w:r>
        <w:rPr>
          <w:rFonts w:ascii="Georgia" w:hAnsi="Georgia" w:eastAsia="Times New Roman"/>
          <w:sz w:val="27"/>
          <w:szCs w:val="27"/>
        </w:rPr>
        <w:t>Population Information</w:t>
      </w:r>
    </w:p>
    <w:p w:rsidR="00000000" w:rsidRDefault="009F7777" w14:paraId="199D61EB" w14:textId="77777777">
      <w:pPr>
        <w:pStyle w:val="NormalWeb"/>
        <w:divId w:val="1211114262"/>
        <w:rPr>
          <w:rFonts w:ascii="Georgia" w:hAnsi="Georgia"/>
        </w:rPr>
      </w:pPr>
      <w:r>
        <w:rPr>
          <w:rStyle w:val="datalabel1"/>
          <w:rFonts w:ascii="Georgia" w:hAnsi="Georgia"/>
        </w:rPr>
        <w:t xml:space="preserve">Current Population Trend: </w:t>
      </w:r>
      <w:r>
        <w:rPr>
          <w:rFonts w:ascii="Georgia" w:hAnsi="Georgia"/>
        </w:rPr>
        <w:t>Decreasing</w:t>
      </w:r>
    </w:p>
    <w:p w:rsidR="00000000" w:rsidRDefault="009F7777" w14:paraId="45C24080" w14:textId="77777777">
      <w:pPr>
        <w:pStyle w:val="Heading1"/>
        <w:divId w:val="1477868675"/>
        <w:rPr>
          <w:rFonts w:ascii="Georgia" w:hAnsi="Georgia" w:eastAsia="Times New Roman"/>
          <w:sz w:val="29"/>
          <w:szCs w:val="29"/>
        </w:rPr>
      </w:pPr>
      <w:commentRangeStart w:id="29"/>
      <w:r>
        <w:rPr>
          <w:rFonts w:ascii="Georgia" w:hAnsi="Georgia" w:eastAsia="Times New Roman"/>
          <w:sz w:val="29"/>
          <w:szCs w:val="29"/>
        </w:rPr>
        <w:t>Habitats and Ecology</w:t>
      </w:r>
      <w:commentRangeEnd w:id="29"/>
      <w:r>
        <w:rPr>
          <w:rStyle w:val="CommentReference"/>
          <w:b w:val="0"/>
          <w:bCs w:val="0"/>
          <w:color w:val="auto"/>
          <w:kern w:val="0"/>
          <w:sz w:val="20"/>
          <w:szCs w:val="20"/>
        </w:rPr>
        <w:commentReference w:id="29"/>
      </w:r>
    </w:p>
    <w:p w:rsidR="00000000" w:rsidRDefault="009F7777" w14:paraId="23079D8D" w14:textId="49F884C0">
      <w:pPr>
        <w:pStyle w:val="NormalWeb"/>
        <w:divId w:val="1477868675"/>
        <w:rPr>
          <w:rFonts w:ascii="Georgia" w:hAnsi="Georgia"/>
        </w:rPr>
      </w:pPr>
      <w:proofErr w:type="spellStart"/>
      <w:r>
        <w:rPr>
          <w:rStyle w:val="Emphasis"/>
          <w:rFonts w:ascii="Georgia" w:hAnsi="Georgia"/>
        </w:rPr>
        <w:t>Archidendron</w:t>
      </w:r>
      <w:proofErr w:type="spellEnd"/>
      <w:r>
        <w:rPr>
          <w:rStyle w:val="Emphasis"/>
          <w:rFonts w:ascii="Georgia" w:hAnsi="Georgia"/>
        </w:rPr>
        <w:t xml:space="preserve"> </w:t>
      </w:r>
      <w:proofErr w:type="spellStart"/>
      <w:r>
        <w:rPr>
          <w:rStyle w:val="Emphasis"/>
          <w:rFonts w:ascii="Georgia" w:hAnsi="Georgia"/>
        </w:rPr>
        <w:t>bigeminum</w:t>
      </w:r>
      <w:proofErr w:type="spellEnd"/>
      <w:r>
        <w:rPr>
          <w:rStyle w:val="Emphasis"/>
          <w:rFonts w:ascii="Georgia" w:hAnsi="Georgia"/>
        </w:rPr>
        <w:t xml:space="preserve"> </w:t>
      </w:r>
      <w:r>
        <w:rPr>
          <w:rFonts w:ascii="Georgia" w:hAnsi="Georgia"/>
        </w:rPr>
        <w:t>is a medium-sized evergreen tree about 10 m tall, found in subtropical forests (Grierson and Long 1987). The plant has a</w:t>
      </w:r>
      <w:r>
        <w:rPr>
          <w:rFonts w:ascii="Georgia" w:hAnsi="Georgia"/>
        </w:rPr>
        <w:t xml:space="preserve"> brownish circinate pod, dehiscing along </w:t>
      </w:r>
      <w:ins w:author="Jack Plummer" w:date="2022-08-17T13:57:00Z" w:id="30">
        <w:r w:rsidR="00E8673F">
          <w:rPr>
            <w:rFonts w:ascii="Georgia" w:hAnsi="Georgia"/>
          </w:rPr>
          <w:t xml:space="preserve">a </w:t>
        </w:r>
      </w:ins>
      <w:r>
        <w:rPr>
          <w:rFonts w:ascii="Georgia" w:hAnsi="Georgia"/>
        </w:rPr>
        <w:t xml:space="preserve">ventral suture with </w:t>
      </w:r>
      <w:del w:author="Jack Plummer" w:date="2022-08-17T13:57:00Z" w:id="31">
        <w:r w:rsidDel="00E8673F">
          <w:rPr>
            <w:rFonts w:ascii="Georgia" w:hAnsi="Georgia"/>
          </w:rPr>
          <w:delText xml:space="preserve">valves </w:delText>
        </w:r>
      </w:del>
      <w:r>
        <w:rPr>
          <w:rFonts w:ascii="Georgia" w:hAnsi="Georgia"/>
        </w:rPr>
        <w:t>reddish</w:t>
      </w:r>
      <w:ins w:author="Jack Plummer" w:date="2022-08-17T13:57:00Z" w:id="32">
        <w:r w:rsidR="00E8673F">
          <w:rPr>
            <w:rFonts w:ascii="Georgia" w:hAnsi="Georgia"/>
          </w:rPr>
          <w:t xml:space="preserve"> </w:t>
        </w:r>
        <w:r w:rsidR="00E8673F">
          <w:rPr>
            <w:rFonts w:ascii="Georgia" w:hAnsi="Georgia"/>
          </w:rPr>
          <w:t>valves</w:t>
        </w:r>
      </w:ins>
      <w:r>
        <w:rPr>
          <w:rFonts w:ascii="Georgia" w:hAnsi="Georgia"/>
        </w:rPr>
        <w:t xml:space="preserve"> </w:t>
      </w:r>
      <w:del w:author="Jack Plummer" w:date="2022-08-17T13:57:00Z" w:id="33">
        <w:r w:rsidDel="00E8673F">
          <w:rPr>
            <w:rFonts w:ascii="Georgia" w:hAnsi="Georgia"/>
          </w:rPr>
          <w:delText xml:space="preserve">within </w:delText>
        </w:r>
      </w:del>
      <w:r>
        <w:rPr>
          <w:rFonts w:ascii="Georgia" w:hAnsi="Georgia"/>
        </w:rPr>
        <w:t xml:space="preserve">and black seed. Flowering and fruiting </w:t>
      </w:r>
      <w:proofErr w:type="gramStart"/>
      <w:r>
        <w:rPr>
          <w:rFonts w:ascii="Georgia" w:hAnsi="Georgia"/>
        </w:rPr>
        <w:t>occurs</w:t>
      </w:r>
      <w:proofErr w:type="gramEnd"/>
      <w:r>
        <w:rPr>
          <w:rFonts w:ascii="Georgia" w:hAnsi="Georgia"/>
        </w:rPr>
        <w:t xml:space="preserve"> between March-July (Grierson and Long 1987, </w:t>
      </w:r>
      <w:proofErr w:type="spellStart"/>
      <w:r>
        <w:rPr>
          <w:rFonts w:ascii="Georgia" w:hAnsi="Georgia"/>
        </w:rPr>
        <w:t>Sankara</w:t>
      </w:r>
      <w:proofErr w:type="spellEnd"/>
      <w:r>
        <w:rPr>
          <w:rFonts w:ascii="Georgia" w:hAnsi="Georgia"/>
        </w:rPr>
        <w:t xml:space="preserve"> </w:t>
      </w:r>
      <w:r>
        <w:rPr>
          <w:rStyle w:val="Emphasis"/>
          <w:rFonts w:ascii="Georgia" w:hAnsi="Georgia"/>
        </w:rPr>
        <w:t>et al.</w:t>
      </w:r>
      <w:r>
        <w:rPr>
          <w:rFonts w:ascii="Georgia" w:hAnsi="Georgia"/>
        </w:rPr>
        <w:t xml:space="preserve"> 2019). This species generally occurs in tropical to subtropical regi</w:t>
      </w:r>
      <w:r>
        <w:rPr>
          <w:rFonts w:ascii="Georgia" w:hAnsi="Georgia"/>
        </w:rPr>
        <w:t>on</w:t>
      </w:r>
      <w:ins w:author="Jack Plummer" w:date="2022-08-17T12:32:00Z" w:id="34">
        <w:r w:rsidR="00B61011">
          <w:rPr>
            <w:rFonts w:ascii="Georgia" w:hAnsi="Georgia"/>
          </w:rPr>
          <w:t>s</w:t>
        </w:r>
      </w:ins>
      <w:r>
        <w:rPr>
          <w:rFonts w:ascii="Georgia" w:hAnsi="Georgia"/>
        </w:rPr>
        <w:t xml:space="preserve"> with dense and warm </w:t>
      </w:r>
      <w:r>
        <w:rPr>
          <w:rFonts w:ascii="Georgia" w:hAnsi="Georgia"/>
        </w:rPr>
        <w:t>broad</w:t>
      </w:r>
      <w:del w:author="Jack Plummer" w:date="2022-08-17T13:57:00Z" w:id="35">
        <w:r w:rsidDel="00E8673F">
          <w:rPr>
            <w:rFonts w:ascii="Georgia" w:hAnsi="Georgia"/>
          </w:rPr>
          <w:delText xml:space="preserve"> </w:delText>
        </w:r>
      </w:del>
      <w:ins w:author="Jack Plummer" w:date="2022-08-17T13:57:00Z" w:id="36">
        <w:r w:rsidR="00E8673F">
          <w:rPr>
            <w:rFonts w:ascii="Georgia" w:hAnsi="Georgia"/>
          </w:rPr>
          <w:t>-</w:t>
        </w:r>
      </w:ins>
      <w:r>
        <w:rPr>
          <w:rFonts w:ascii="Georgia" w:hAnsi="Georgia"/>
        </w:rPr>
        <w:t>leaved</w:t>
      </w:r>
      <w:r>
        <w:rPr>
          <w:rFonts w:ascii="Georgia" w:hAnsi="Georgia"/>
        </w:rPr>
        <w:t xml:space="preserve"> forests.</w:t>
      </w:r>
    </w:p>
    <w:p w:rsidR="00000000" w:rsidRDefault="009F7777" w14:paraId="7633EE41" w14:textId="77777777">
      <w:pPr>
        <w:pStyle w:val="Heading2"/>
        <w:divId w:val="1477868675"/>
        <w:rPr>
          <w:rFonts w:ascii="Georgia" w:hAnsi="Georgia" w:eastAsia="Times New Roman"/>
          <w:sz w:val="27"/>
          <w:szCs w:val="27"/>
        </w:rPr>
      </w:pPr>
      <w:r>
        <w:rPr>
          <w:rFonts w:ascii="Georgia" w:hAnsi="Georgia" w:eastAsia="Times New Roman"/>
          <w:sz w:val="27"/>
          <w:szCs w:val="27"/>
        </w:rPr>
        <w:t>IUCN Habitats Classification Scheme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5518"/>
        <w:gridCol w:w="763"/>
        <w:gridCol w:w="1020"/>
        <w:gridCol w:w="1709"/>
      </w:tblGrid>
      <w:tr w:rsidR="00000000" w14:paraId="2B2F5BFF" w14:textId="77777777">
        <w:trPr>
          <w:divId w:val="1477868675"/>
          <w:tblCellSpacing w:w="15" w:type="dxa"/>
        </w:trPr>
        <w:tc>
          <w:tcPr>
            <w:tcW w:w="0" w:type="auto"/>
            <w:tcBorders>
              <w:bottom w:val="single" w:color="000000" w:sz="6" w:space="0"/>
            </w:tcBorders>
            <w:shd w:val="clear" w:color="auto" w:fill="BBBBBB"/>
            <w:vAlign w:val="center"/>
            <w:hideMark/>
          </w:tcPr>
          <w:p w:rsidR="00000000" w:rsidRDefault="009F7777" w14:paraId="4148311E" w14:textId="77777777">
            <w:pPr>
              <w:spacing w:after="75"/>
              <w:rPr>
                <w:rFonts w:ascii="Georgia" w:hAnsi="Georgia" w:eastAsia="Times New Roman"/>
                <w:b/>
                <w:bCs/>
                <w:sz w:val="18"/>
                <w:szCs w:val="18"/>
              </w:rPr>
            </w:pPr>
            <w:r>
              <w:rPr>
                <w:rFonts w:ascii="Georgia" w:hAnsi="Georgia" w:eastAsia="Times New Roman"/>
                <w:b/>
                <w:bCs/>
                <w:sz w:val="18"/>
                <w:szCs w:val="18"/>
              </w:rPr>
              <w:t>Habitat</w:t>
            </w:r>
          </w:p>
        </w:tc>
        <w:tc>
          <w:tcPr>
            <w:tcW w:w="0" w:type="auto"/>
            <w:tcBorders>
              <w:bottom w:val="single" w:color="000000" w:sz="6" w:space="0"/>
            </w:tcBorders>
            <w:shd w:val="clear" w:color="auto" w:fill="BBBBBB"/>
            <w:vAlign w:val="center"/>
            <w:hideMark/>
          </w:tcPr>
          <w:p w:rsidR="00000000" w:rsidRDefault="009F7777" w14:paraId="09912F55" w14:textId="77777777">
            <w:pPr>
              <w:spacing w:after="75"/>
              <w:rPr>
                <w:rFonts w:ascii="Georgia" w:hAnsi="Georgia" w:eastAsia="Times New Roman"/>
                <w:b/>
                <w:bCs/>
                <w:sz w:val="18"/>
                <w:szCs w:val="18"/>
              </w:rPr>
            </w:pPr>
            <w:r>
              <w:rPr>
                <w:rFonts w:ascii="Georgia" w:hAnsi="Georgia" w:eastAsia="Times New Roman"/>
                <w:b/>
                <w:bCs/>
                <w:sz w:val="18"/>
                <w:szCs w:val="18"/>
              </w:rPr>
              <w:t>Season</w:t>
            </w:r>
          </w:p>
        </w:tc>
        <w:tc>
          <w:tcPr>
            <w:tcW w:w="0" w:type="auto"/>
            <w:tcBorders>
              <w:bottom w:val="single" w:color="000000" w:sz="6" w:space="0"/>
            </w:tcBorders>
            <w:shd w:val="clear" w:color="auto" w:fill="BBBBBB"/>
            <w:vAlign w:val="center"/>
            <w:hideMark/>
          </w:tcPr>
          <w:p w:rsidR="00000000" w:rsidRDefault="009F7777" w14:paraId="21D184C8" w14:textId="77777777">
            <w:pPr>
              <w:spacing w:after="75"/>
              <w:rPr>
                <w:rFonts w:ascii="Georgia" w:hAnsi="Georgia" w:eastAsia="Times New Roman"/>
                <w:b/>
                <w:bCs/>
                <w:sz w:val="18"/>
                <w:szCs w:val="18"/>
              </w:rPr>
            </w:pPr>
            <w:r>
              <w:rPr>
                <w:rFonts w:ascii="Georgia" w:hAnsi="Georgia" w:eastAsia="Times New Roman"/>
                <w:b/>
                <w:bCs/>
                <w:sz w:val="18"/>
                <w:szCs w:val="18"/>
              </w:rPr>
              <w:t>Suitability</w:t>
            </w:r>
          </w:p>
        </w:tc>
        <w:tc>
          <w:tcPr>
            <w:tcW w:w="0" w:type="auto"/>
            <w:tcBorders>
              <w:bottom w:val="single" w:color="000000" w:sz="6" w:space="0"/>
            </w:tcBorders>
            <w:shd w:val="clear" w:color="auto" w:fill="BBBBBB"/>
            <w:vAlign w:val="center"/>
            <w:hideMark/>
          </w:tcPr>
          <w:p w:rsidR="00000000" w:rsidRDefault="009F7777" w14:paraId="7DDFA945" w14:textId="77777777">
            <w:pPr>
              <w:spacing w:after="75"/>
              <w:rPr>
                <w:rFonts w:ascii="Georgia" w:hAnsi="Georgia" w:eastAsia="Times New Roman"/>
                <w:b/>
                <w:bCs/>
                <w:sz w:val="18"/>
                <w:szCs w:val="18"/>
              </w:rPr>
            </w:pPr>
            <w:r>
              <w:rPr>
                <w:rFonts w:ascii="Georgia" w:hAnsi="Georgia" w:eastAsia="Times New Roman"/>
                <w:b/>
                <w:bCs/>
                <w:sz w:val="18"/>
                <w:szCs w:val="18"/>
              </w:rPr>
              <w:t>Major Importance?</w:t>
            </w:r>
          </w:p>
        </w:tc>
      </w:tr>
      <w:tr w:rsidR="00000000" w14:paraId="548BDB70" w14:textId="77777777">
        <w:trPr>
          <w:divId w:val="1477868675"/>
          <w:tblCellSpacing w:w="15" w:type="dxa"/>
        </w:trPr>
        <w:tc>
          <w:tcPr>
            <w:tcW w:w="0" w:type="auto"/>
            <w:tcBorders>
              <w:bottom w:val="single" w:color="CCCCCC" w:sz="6" w:space="0"/>
            </w:tcBorders>
            <w:vAlign w:val="center"/>
            <w:hideMark/>
          </w:tcPr>
          <w:p w:rsidR="00000000" w:rsidRDefault="009F7777" w14:paraId="086DBA40" w14:textId="77777777">
            <w:pPr>
              <w:spacing w:after="75"/>
              <w:rPr>
                <w:rFonts w:ascii="Georgia" w:hAnsi="Georgia" w:eastAsia="Times New Roman"/>
                <w:sz w:val="18"/>
                <w:szCs w:val="18"/>
              </w:rPr>
            </w:pPr>
            <w:r>
              <w:rPr>
                <w:rFonts w:ascii="Georgia" w:hAnsi="Georgia" w:eastAsia="Times New Roman"/>
                <w:sz w:val="18"/>
                <w:szCs w:val="18"/>
              </w:rPr>
              <w:t>1.5. Forest -&gt; Forest - Subtropical/Tropical Dry</w:t>
            </w:r>
          </w:p>
        </w:tc>
        <w:tc>
          <w:tcPr>
            <w:tcW w:w="0" w:type="auto"/>
            <w:tcBorders>
              <w:bottom w:val="single" w:color="CCCCCC" w:sz="6" w:space="0"/>
            </w:tcBorders>
            <w:vAlign w:val="center"/>
            <w:hideMark/>
          </w:tcPr>
          <w:p w:rsidR="00000000" w:rsidRDefault="009F7777" w14:paraId="270A2501" w14:textId="77777777">
            <w:pPr>
              <w:spacing w:after="75"/>
              <w:rPr>
                <w:rFonts w:ascii="Georgia" w:hAnsi="Georgia" w:eastAsia="Times New Roman"/>
                <w:sz w:val="18"/>
                <w:szCs w:val="18"/>
              </w:rPr>
            </w:pPr>
            <w:r>
              <w:rPr>
                <w:rFonts w:ascii="Georgia" w:hAnsi="Georgia" w:eastAsia="Times New Roman"/>
                <w:sz w:val="18"/>
                <w:szCs w:val="18"/>
              </w:rPr>
              <w:t>Resident</w:t>
            </w:r>
          </w:p>
        </w:tc>
        <w:tc>
          <w:tcPr>
            <w:tcW w:w="0" w:type="auto"/>
            <w:tcBorders>
              <w:bottom w:val="single" w:color="CCCCCC" w:sz="6" w:space="0"/>
            </w:tcBorders>
            <w:vAlign w:val="center"/>
            <w:hideMark/>
          </w:tcPr>
          <w:p w:rsidR="00000000" w:rsidRDefault="009F7777" w14:paraId="4B3A5B9F"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000000" w:rsidRDefault="009F7777" w14:paraId="18D9CED0"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6673EB6A" w14:textId="77777777">
        <w:trPr>
          <w:divId w:val="1477868675"/>
          <w:tblCellSpacing w:w="15" w:type="dxa"/>
        </w:trPr>
        <w:tc>
          <w:tcPr>
            <w:tcW w:w="0" w:type="auto"/>
            <w:tcBorders>
              <w:bottom w:val="single" w:color="CCCCCC" w:sz="6" w:space="0"/>
            </w:tcBorders>
            <w:vAlign w:val="center"/>
            <w:hideMark/>
          </w:tcPr>
          <w:p w:rsidR="00000000" w:rsidRDefault="009F7777" w14:paraId="76DFB230" w14:textId="77777777">
            <w:pPr>
              <w:spacing w:after="75"/>
              <w:rPr>
                <w:rFonts w:ascii="Georgia" w:hAnsi="Georgia" w:eastAsia="Times New Roman"/>
                <w:sz w:val="18"/>
                <w:szCs w:val="18"/>
              </w:rPr>
            </w:pPr>
            <w:r>
              <w:rPr>
                <w:rFonts w:ascii="Georgia" w:hAnsi="Georgia" w:eastAsia="Times New Roman"/>
                <w:sz w:val="18"/>
                <w:szCs w:val="18"/>
              </w:rPr>
              <w:t>1.6. Forest -</w:t>
            </w:r>
            <w:r>
              <w:rPr>
                <w:rFonts w:ascii="Georgia" w:hAnsi="Georgia" w:eastAsia="Times New Roman"/>
                <w:sz w:val="18"/>
                <w:szCs w:val="18"/>
              </w:rPr>
              <w:t>&gt; Forest - Subtropical/Tropical Moist Lowland</w:t>
            </w:r>
          </w:p>
        </w:tc>
        <w:tc>
          <w:tcPr>
            <w:tcW w:w="0" w:type="auto"/>
            <w:tcBorders>
              <w:bottom w:val="single" w:color="CCCCCC" w:sz="6" w:space="0"/>
            </w:tcBorders>
            <w:vAlign w:val="center"/>
            <w:hideMark/>
          </w:tcPr>
          <w:p w:rsidR="00000000" w:rsidRDefault="009F7777" w14:paraId="3A245BE2" w14:textId="77777777">
            <w:pPr>
              <w:spacing w:after="75"/>
              <w:rPr>
                <w:rFonts w:ascii="Georgia" w:hAnsi="Georgia" w:eastAsia="Times New Roman"/>
                <w:sz w:val="18"/>
                <w:szCs w:val="18"/>
              </w:rPr>
            </w:pPr>
            <w:r>
              <w:rPr>
                <w:rFonts w:ascii="Georgia" w:hAnsi="Georgia" w:eastAsia="Times New Roman"/>
                <w:sz w:val="18"/>
                <w:szCs w:val="18"/>
              </w:rPr>
              <w:t>Resident</w:t>
            </w:r>
          </w:p>
        </w:tc>
        <w:tc>
          <w:tcPr>
            <w:tcW w:w="0" w:type="auto"/>
            <w:tcBorders>
              <w:bottom w:val="single" w:color="CCCCCC" w:sz="6" w:space="0"/>
            </w:tcBorders>
            <w:vAlign w:val="center"/>
            <w:hideMark/>
          </w:tcPr>
          <w:p w:rsidR="00000000" w:rsidRDefault="009F7777" w14:paraId="1FE5AD2B"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000000" w:rsidRDefault="009F7777" w14:paraId="493109B6"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1602D3D5" w14:textId="77777777">
        <w:trPr>
          <w:divId w:val="1477868675"/>
          <w:tblCellSpacing w:w="15" w:type="dxa"/>
        </w:trPr>
        <w:tc>
          <w:tcPr>
            <w:tcW w:w="0" w:type="auto"/>
            <w:tcBorders>
              <w:bottom w:val="single" w:color="CCCCCC" w:sz="6" w:space="0"/>
            </w:tcBorders>
            <w:vAlign w:val="center"/>
            <w:hideMark/>
          </w:tcPr>
          <w:p w:rsidR="00000000" w:rsidRDefault="009F7777" w14:paraId="794E62B5" w14:textId="77777777">
            <w:pPr>
              <w:spacing w:after="75"/>
              <w:rPr>
                <w:rFonts w:ascii="Georgia" w:hAnsi="Georgia" w:eastAsia="Times New Roman"/>
                <w:sz w:val="18"/>
                <w:szCs w:val="18"/>
              </w:rPr>
            </w:pPr>
            <w:r>
              <w:rPr>
                <w:rFonts w:ascii="Georgia" w:hAnsi="Georgia" w:eastAsia="Times New Roman"/>
                <w:sz w:val="18"/>
                <w:szCs w:val="18"/>
              </w:rPr>
              <w:t>1.7. Forest -&gt; Forest - Subtropical/Tropical Mangrove Vegetation Above High Tide Level</w:t>
            </w:r>
          </w:p>
        </w:tc>
        <w:tc>
          <w:tcPr>
            <w:tcW w:w="0" w:type="auto"/>
            <w:tcBorders>
              <w:bottom w:val="single" w:color="CCCCCC" w:sz="6" w:space="0"/>
            </w:tcBorders>
            <w:vAlign w:val="center"/>
            <w:hideMark/>
          </w:tcPr>
          <w:p w:rsidR="00000000" w:rsidRDefault="009F7777" w14:paraId="24754985" w14:textId="77777777">
            <w:pPr>
              <w:spacing w:after="75"/>
              <w:rPr>
                <w:rFonts w:ascii="Georgia" w:hAnsi="Georgia" w:eastAsia="Times New Roman"/>
                <w:sz w:val="18"/>
                <w:szCs w:val="18"/>
              </w:rPr>
            </w:pPr>
            <w:r>
              <w:rPr>
                <w:rFonts w:ascii="Georgia" w:hAnsi="Georgia" w:eastAsia="Times New Roman"/>
                <w:sz w:val="18"/>
                <w:szCs w:val="18"/>
              </w:rPr>
              <w:t>Resident</w:t>
            </w:r>
          </w:p>
        </w:tc>
        <w:tc>
          <w:tcPr>
            <w:tcW w:w="0" w:type="auto"/>
            <w:tcBorders>
              <w:bottom w:val="single" w:color="CCCCCC" w:sz="6" w:space="0"/>
            </w:tcBorders>
            <w:vAlign w:val="center"/>
            <w:hideMark/>
          </w:tcPr>
          <w:p w:rsidR="00000000" w:rsidRDefault="009F7777" w14:paraId="4292364D"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000000" w:rsidRDefault="009F7777" w14:paraId="7E3A10A5"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6382837D" w14:textId="77777777">
        <w:trPr>
          <w:divId w:val="1477868675"/>
          <w:tblCellSpacing w:w="15" w:type="dxa"/>
        </w:trPr>
        <w:tc>
          <w:tcPr>
            <w:tcW w:w="0" w:type="auto"/>
            <w:tcBorders>
              <w:bottom w:val="single" w:color="CCCCCC" w:sz="6" w:space="0"/>
            </w:tcBorders>
            <w:vAlign w:val="center"/>
            <w:hideMark/>
          </w:tcPr>
          <w:p w:rsidR="00000000" w:rsidRDefault="009F7777" w14:paraId="149D80A1" w14:textId="77777777">
            <w:pPr>
              <w:spacing w:after="75"/>
              <w:rPr>
                <w:rFonts w:ascii="Georgia" w:hAnsi="Georgia" w:eastAsia="Times New Roman"/>
                <w:sz w:val="18"/>
                <w:szCs w:val="18"/>
              </w:rPr>
            </w:pPr>
            <w:r>
              <w:rPr>
                <w:rFonts w:ascii="Georgia" w:hAnsi="Georgia" w:eastAsia="Times New Roman"/>
                <w:sz w:val="18"/>
                <w:szCs w:val="18"/>
              </w:rPr>
              <w:t>1.8. Forest -&gt; Forest - Subtropical/Tropical Swamp</w:t>
            </w:r>
          </w:p>
        </w:tc>
        <w:tc>
          <w:tcPr>
            <w:tcW w:w="0" w:type="auto"/>
            <w:tcBorders>
              <w:bottom w:val="single" w:color="CCCCCC" w:sz="6" w:space="0"/>
            </w:tcBorders>
            <w:vAlign w:val="center"/>
            <w:hideMark/>
          </w:tcPr>
          <w:p w:rsidR="00000000" w:rsidRDefault="009F7777" w14:paraId="6A2FCCCF" w14:textId="77777777">
            <w:pPr>
              <w:spacing w:after="75"/>
              <w:rPr>
                <w:rFonts w:ascii="Georgia" w:hAnsi="Georgia" w:eastAsia="Times New Roman"/>
                <w:sz w:val="18"/>
                <w:szCs w:val="18"/>
              </w:rPr>
            </w:pPr>
            <w:r>
              <w:rPr>
                <w:rFonts w:ascii="Georgia" w:hAnsi="Georgia" w:eastAsia="Times New Roman"/>
                <w:sz w:val="18"/>
                <w:szCs w:val="18"/>
              </w:rPr>
              <w:t>Resident</w:t>
            </w:r>
          </w:p>
        </w:tc>
        <w:tc>
          <w:tcPr>
            <w:tcW w:w="0" w:type="auto"/>
            <w:tcBorders>
              <w:bottom w:val="single" w:color="CCCCCC" w:sz="6" w:space="0"/>
            </w:tcBorders>
            <w:vAlign w:val="center"/>
            <w:hideMark/>
          </w:tcPr>
          <w:p w:rsidR="00000000" w:rsidRDefault="009F7777" w14:paraId="46D10CB9"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000000" w:rsidRDefault="009F7777" w14:paraId="5CE1E1C8"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62AEB8F3" w14:textId="77777777">
        <w:trPr>
          <w:divId w:val="1477868675"/>
          <w:tblCellSpacing w:w="15" w:type="dxa"/>
        </w:trPr>
        <w:tc>
          <w:tcPr>
            <w:tcW w:w="0" w:type="auto"/>
            <w:tcBorders>
              <w:bottom w:val="single" w:color="CCCCCC" w:sz="6" w:space="0"/>
            </w:tcBorders>
            <w:vAlign w:val="center"/>
            <w:hideMark/>
          </w:tcPr>
          <w:p w:rsidR="00000000" w:rsidRDefault="009F7777" w14:paraId="609FA7EC" w14:textId="77777777">
            <w:pPr>
              <w:spacing w:after="75"/>
              <w:rPr>
                <w:rFonts w:ascii="Georgia" w:hAnsi="Georgia" w:eastAsia="Times New Roman"/>
                <w:sz w:val="18"/>
                <w:szCs w:val="18"/>
              </w:rPr>
            </w:pPr>
            <w:r>
              <w:rPr>
                <w:rFonts w:ascii="Georgia" w:hAnsi="Georgia" w:eastAsia="Times New Roman"/>
                <w:sz w:val="18"/>
                <w:szCs w:val="18"/>
              </w:rPr>
              <w:t>1.9. Forest -&gt; Forest - Subtropical/Tropical Moist Montane</w:t>
            </w:r>
          </w:p>
        </w:tc>
        <w:tc>
          <w:tcPr>
            <w:tcW w:w="0" w:type="auto"/>
            <w:tcBorders>
              <w:bottom w:val="single" w:color="CCCCCC" w:sz="6" w:space="0"/>
            </w:tcBorders>
            <w:vAlign w:val="center"/>
            <w:hideMark/>
          </w:tcPr>
          <w:p w:rsidR="00000000" w:rsidRDefault="009F7777" w14:paraId="7878D2F1" w14:textId="77777777">
            <w:pPr>
              <w:spacing w:after="75"/>
              <w:rPr>
                <w:rFonts w:ascii="Georgia" w:hAnsi="Georgia" w:eastAsia="Times New Roman"/>
                <w:sz w:val="18"/>
                <w:szCs w:val="18"/>
              </w:rPr>
            </w:pPr>
            <w:r>
              <w:rPr>
                <w:rFonts w:ascii="Georgia" w:hAnsi="Georgia" w:eastAsia="Times New Roman"/>
                <w:sz w:val="18"/>
                <w:szCs w:val="18"/>
              </w:rPr>
              <w:t>Resident</w:t>
            </w:r>
          </w:p>
        </w:tc>
        <w:tc>
          <w:tcPr>
            <w:tcW w:w="0" w:type="auto"/>
            <w:tcBorders>
              <w:bottom w:val="single" w:color="CCCCCC" w:sz="6" w:space="0"/>
            </w:tcBorders>
            <w:vAlign w:val="center"/>
            <w:hideMark/>
          </w:tcPr>
          <w:p w:rsidR="00000000" w:rsidRDefault="009F7777" w14:paraId="4E41632F"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000000" w:rsidRDefault="009F7777" w14:paraId="3D86D0D3"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9F7777" w14:paraId="780604D1" w14:textId="77777777">
      <w:pPr>
        <w:pStyle w:val="Heading2"/>
        <w:divId w:val="1477868675"/>
        <w:rPr>
          <w:rFonts w:ascii="Georgia" w:hAnsi="Georgia" w:eastAsia="Times New Roman"/>
          <w:sz w:val="27"/>
          <w:szCs w:val="27"/>
        </w:rPr>
      </w:pPr>
      <w:r>
        <w:rPr>
          <w:rFonts w:ascii="Georgia" w:hAnsi="Georgia" w:eastAsia="Times New Roman"/>
          <w:sz w:val="27"/>
          <w:szCs w:val="27"/>
        </w:rPr>
        <w:lastRenderedPageBreak/>
        <w:t>Systems</w:t>
      </w:r>
    </w:p>
    <w:p w:rsidR="00000000" w:rsidRDefault="009F7777" w14:paraId="63FA2DF3" w14:textId="77777777">
      <w:pPr>
        <w:pStyle w:val="NormalWeb"/>
        <w:divId w:val="1477868675"/>
        <w:rPr>
          <w:rFonts w:ascii="Georgia" w:hAnsi="Georgia"/>
        </w:rPr>
      </w:pPr>
      <w:r>
        <w:rPr>
          <w:rStyle w:val="datalabel1"/>
          <w:rFonts w:ascii="Georgia" w:hAnsi="Georgia"/>
        </w:rPr>
        <w:t xml:space="preserve">System: </w:t>
      </w:r>
      <w:r>
        <w:rPr>
          <w:rFonts w:ascii="Georgia" w:hAnsi="Georgia"/>
        </w:rPr>
        <w:t>Terrestrial</w:t>
      </w:r>
    </w:p>
    <w:p w:rsidR="00000000" w:rsidRDefault="009F7777" w14:paraId="0FC19DCB" w14:textId="77777777">
      <w:pPr>
        <w:pStyle w:val="Heading2"/>
        <w:divId w:val="1477868675"/>
        <w:rPr>
          <w:rFonts w:ascii="Georgia" w:hAnsi="Georgia" w:eastAsia="Times New Roman"/>
          <w:sz w:val="27"/>
          <w:szCs w:val="27"/>
        </w:rPr>
      </w:pPr>
      <w:r>
        <w:rPr>
          <w:rFonts w:ascii="Georgia" w:hAnsi="Georgia" w:eastAsia="Times New Roman"/>
          <w:sz w:val="27"/>
          <w:szCs w:val="27"/>
        </w:rPr>
        <w:t>Plant / Fungi Specific</w:t>
      </w:r>
    </w:p>
    <w:p w:rsidR="00000000" w:rsidRDefault="009F7777" w14:paraId="11CF3869" w14:textId="77777777">
      <w:pPr>
        <w:pStyle w:val="NormalWeb"/>
        <w:divId w:val="1477868675"/>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092"/>
      </w:tblGrid>
      <w:tr w:rsidR="00000000" w14:paraId="37CE5733" w14:textId="77777777">
        <w:trPr>
          <w:divId w:val="1477868675"/>
          <w:tblCellSpacing w:w="15" w:type="dxa"/>
        </w:trPr>
        <w:tc>
          <w:tcPr>
            <w:tcW w:w="0" w:type="auto"/>
            <w:tcBorders>
              <w:bottom w:val="single" w:color="000000" w:sz="6" w:space="0"/>
            </w:tcBorders>
            <w:shd w:val="clear" w:color="auto" w:fill="BBBBBB"/>
            <w:vAlign w:val="center"/>
            <w:hideMark/>
          </w:tcPr>
          <w:p w:rsidR="00000000" w:rsidRDefault="009F7777" w14:paraId="55B3C872" w14:textId="77777777">
            <w:pPr>
              <w:spacing w:after="75"/>
              <w:rPr>
                <w:rFonts w:ascii="Georgia" w:hAnsi="Georgia" w:eastAsia="Times New Roman"/>
                <w:b/>
                <w:bCs/>
                <w:sz w:val="18"/>
                <w:szCs w:val="18"/>
              </w:rPr>
            </w:pPr>
            <w:r>
              <w:rPr>
                <w:rFonts w:ascii="Georgia" w:hAnsi="Georgia" w:eastAsia="Times New Roman"/>
                <w:b/>
                <w:bCs/>
                <w:sz w:val="18"/>
                <w:szCs w:val="18"/>
              </w:rPr>
              <w:t>Plant and Fungal Growth Forms</w:t>
            </w:r>
          </w:p>
        </w:tc>
      </w:tr>
      <w:tr w:rsidR="00000000" w14:paraId="0878EB1F" w14:textId="77777777">
        <w:trPr>
          <w:divId w:val="1477868675"/>
          <w:tblCellSpacing w:w="15" w:type="dxa"/>
        </w:trPr>
        <w:tc>
          <w:tcPr>
            <w:tcW w:w="0" w:type="auto"/>
            <w:tcBorders>
              <w:bottom w:val="single" w:color="CCCCCC" w:sz="6" w:space="0"/>
            </w:tcBorders>
            <w:vAlign w:val="center"/>
            <w:hideMark/>
          </w:tcPr>
          <w:p w:rsidR="00000000" w:rsidRDefault="009F7777" w14:paraId="6D1D8F02" w14:textId="77777777">
            <w:pPr>
              <w:spacing w:after="75"/>
              <w:rPr>
                <w:rFonts w:ascii="Georgia" w:hAnsi="Georgia" w:eastAsia="Times New Roman"/>
                <w:sz w:val="18"/>
                <w:szCs w:val="18"/>
              </w:rPr>
            </w:pPr>
            <w:r>
              <w:rPr>
                <w:rFonts w:ascii="Georgia" w:hAnsi="Georgia" w:eastAsia="Times New Roman"/>
                <w:sz w:val="18"/>
                <w:szCs w:val="18"/>
              </w:rPr>
              <w:t>Tree - large</w:t>
            </w:r>
          </w:p>
        </w:tc>
      </w:tr>
      <w:tr w:rsidR="00000000" w14:paraId="478518D7" w14:textId="77777777">
        <w:trPr>
          <w:divId w:val="1477868675"/>
          <w:tblCellSpacing w:w="15" w:type="dxa"/>
        </w:trPr>
        <w:tc>
          <w:tcPr>
            <w:tcW w:w="0" w:type="auto"/>
            <w:tcBorders>
              <w:bottom w:val="single" w:color="CCCCCC" w:sz="6" w:space="0"/>
            </w:tcBorders>
            <w:vAlign w:val="center"/>
            <w:hideMark/>
          </w:tcPr>
          <w:p w:rsidR="00000000" w:rsidRDefault="009F7777" w14:paraId="16F8CBF0" w14:textId="77777777">
            <w:pPr>
              <w:spacing w:after="75"/>
              <w:rPr>
                <w:rFonts w:ascii="Georgia" w:hAnsi="Georgia" w:eastAsia="Times New Roman"/>
                <w:sz w:val="18"/>
                <w:szCs w:val="18"/>
              </w:rPr>
            </w:pPr>
            <w:r>
              <w:rPr>
                <w:rFonts w:ascii="Georgia" w:hAnsi="Georgia" w:eastAsia="Times New Roman"/>
                <w:sz w:val="18"/>
                <w:szCs w:val="18"/>
              </w:rPr>
              <w:t>Tree - small</w:t>
            </w:r>
          </w:p>
        </w:tc>
      </w:tr>
    </w:tbl>
    <w:p w:rsidR="00000000" w:rsidRDefault="009F7777" w14:paraId="64DB672C" w14:textId="77777777">
      <w:pPr>
        <w:pStyle w:val="Heading1"/>
        <w:divId w:val="1835607797"/>
        <w:rPr>
          <w:rFonts w:ascii="Georgia" w:hAnsi="Georgia" w:eastAsia="Times New Roman"/>
          <w:sz w:val="29"/>
          <w:szCs w:val="29"/>
        </w:rPr>
      </w:pPr>
      <w:r>
        <w:rPr>
          <w:rFonts w:ascii="Georgia" w:hAnsi="Georgia" w:eastAsia="Times New Roman"/>
          <w:sz w:val="29"/>
          <w:szCs w:val="29"/>
        </w:rPr>
        <w:t>Use and Trade</w:t>
      </w:r>
    </w:p>
    <w:p w:rsidR="00000000" w:rsidRDefault="009F7777" w14:paraId="59FC0C86" w14:textId="77777777">
      <w:pPr>
        <w:pStyle w:val="Heading2"/>
        <w:divId w:val="1835607797"/>
        <w:rPr>
          <w:rFonts w:ascii="Georgia" w:hAnsi="Georgia" w:eastAsia="Times New Roman"/>
          <w:sz w:val="27"/>
          <w:szCs w:val="27"/>
        </w:rPr>
      </w:pPr>
      <w:r>
        <w:rPr>
          <w:rFonts w:ascii="Georgia" w:hAnsi="Georgia" w:eastAsia="Times New Roman"/>
          <w:sz w:val="27"/>
          <w:szCs w:val="27"/>
        </w:rPr>
        <w:t>General Use and Trade In</w:t>
      </w:r>
      <w:r>
        <w:rPr>
          <w:rFonts w:ascii="Georgia" w:hAnsi="Georgia" w:eastAsia="Times New Roman"/>
          <w:sz w:val="27"/>
          <w:szCs w:val="27"/>
        </w:rPr>
        <w:t>formation</w:t>
      </w:r>
    </w:p>
    <w:p w:rsidR="00000000" w:rsidRDefault="009F7777" w14:paraId="35795C0E" w14:textId="77777777">
      <w:pPr>
        <w:pStyle w:val="NormalWeb"/>
        <w:divId w:val="1835607797"/>
        <w:rPr>
          <w:rFonts w:ascii="Georgia" w:hAnsi="Georgia"/>
        </w:rPr>
      </w:pPr>
      <w:commentRangeStart w:id="37"/>
      <w:commentRangeStart w:id="38"/>
      <w:r>
        <w:rPr>
          <w:rFonts w:ascii="Georgia" w:hAnsi="Georgia"/>
        </w:rPr>
        <w:t>This species generally occurs in subtropical warm broadleaved forests slopes which are threatened by fuel wood collection and road construction, which is causing a decline in quality of habitat. However, very little is known about the direct effe</w:t>
      </w:r>
      <w:r>
        <w:rPr>
          <w:rFonts w:ascii="Georgia" w:hAnsi="Georgia"/>
        </w:rPr>
        <w:t>cts of these threats to this species. Further research is required on the species’ distribution and severity of the threats.</w:t>
      </w:r>
      <w:commentRangeEnd w:id="37"/>
      <w:r w:rsidR="000B5F8D">
        <w:rPr>
          <w:rStyle w:val="CommentReference"/>
          <w:sz w:val="20"/>
          <w:szCs w:val="20"/>
        </w:rPr>
        <w:commentReference w:id="37"/>
      </w:r>
      <w:commentRangeEnd w:id="38"/>
      <w:r w:rsidR="000B5F8D">
        <w:rPr>
          <w:rStyle w:val="CommentReference"/>
          <w:sz w:val="20"/>
          <w:szCs w:val="20"/>
        </w:rPr>
        <w:commentReference w:id="38"/>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1257"/>
        <w:gridCol w:w="1535"/>
        <w:gridCol w:w="1620"/>
        <w:gridCol w:w="4598"/>
      </w:tblGrid>
      <w:tr w:rsidR="00000000" w14:paraId="15C5496B" w14:textId="77777777">
        <w:trPr>
          <w:divId w:val="1835607797"/>
          <w:tblCellSpacing w:w="15" w:type="dxa"/>
        </w:trPr>
        <w:tc>
          <w:tcPr>
            <w:tcW w:w="0" w:type="auto"/>
            <w:tcBorders>
              <w:bottom w:val="single" w:color="000000" w:sz="6" w:space="0"/>
            </w:tcBorders>
            <w:shd w:val="clear" w:color="auto" w:fill="BBBBBB"/>
            <w:vAlign w:val="center"/>
            <w:hideMark/>
          </w:tcPr>
          <w:p w:rsidR="00000000" w:rsidRDefault="009F7777" w14:paraId="0BCD43BB" w14:textId="77777777">
            <w:pPr>
              <w:spacing w:after="75"/>
              <w:rPr>
                <w:rFonts w:ascii="Georgia" w:hAnsi="Georgia" w:eastAsia="Times New Roman"/>
                <w:b/>
                <w:bCs/>
                <w:sz w:val="18"/>
                <w:szCs w:val="18"/>
              </w:rPr>
            </w:pPr>
            <w:r>
              <w:rPr>
                <w:rFonts w:ascii="Georgia" w:hAnsi="Georgia" w:eastAsia="Times New Roman"/>
                <w:b/>
                <w:bCs/>
                <w:sz w:val="18"/>
                <w:szCs w:val="18"/>
              </w:rPr>
              <w:t>Subsistence:</w:t>
            </w:r>
          </w:p>
        </w:tc>
        <w:tc>
          <w:tcPr>
            <w:tcW w:w="0" w:type="auto"/>
            <w:tcBorders>
              <w:bottom w:val="single" w:color="000000" w:sz="6" w:space="0"/>
            </w:tcBorders>
            <w:shd w:val="clear" w:color="auto" w:fill="BBBBBB"/>
            <w:vAlign w:val="center"/>
            <w:hideMark/>
          </w:tcPr>
          <w:p w:rsidR="00000000" w:rsidRDefault="009F7777" w14:paraId="5CAC0AB7" w14:textId="77777777">
            <w:pPr>
              <w:spacing w:after="75"/>
              <w:rPr>
                <w:rFonts w:ascii="Georgia" w:hAnsi="Georgia" w:eastAsia="Times New Roman"/>
                <w:b/>
                <w:bCs/>
                <w:sz w:val="18"/>
                <w:szCs w:val="18"/>
              </w:rPr>
            </w:pPr>
            <w:r>
              <w:rPr>
                <w:rFonts w:ascii="Georgia" w:hAnsi="Georgia" w:eastAsia="Times New Roman"/>
                <w:b/>
                <w:bCs/>
                <w:sz w:val="18"/>
                <w:szCs w:val="18"/>
              </w:rPr>
              <w:t>Rationale:</w:t>
            </w:r>
          </w:p>
        </w:tc>
        <w:tc>
          <w:tcPr>
            <w:tcW w:w="0" w:type="auto"/>
            <w:tcBorders>
              <w:bottom w:val="single" w:color="000000" w:sz="6" w:space="0"/>
            </w:tcBorders>
            <w:shd w:val="clear" w:color="auto" w:fill="BBBBBB"/>
            <w:vAlign w:val="center"/>
            <w:hideMark/>
          </w:tcPr>
          <w:p w:rsidR="00000000" w:rsidRDefault="009F7777" w14:paraId="4F23E7A5" w14:textId="77777777">
            <w:pPr>
              <w:spacing w:after="75"/>
              <w:rPr>
                <w:rFonts w:ascii="Georgia" w:hAnsi="Georgia" w:eastAsia="Times New Roman"/>
                <w:b/>
                <w:bCs/>
                <w:sz w:val="18"/>
                <w:szCs w:val="18"/>
              </w:rPr>
            </w:pPr>
            <w:r>
              <w:rPr>
                <w:rFonts w:ascii="Georgia" w:hAnsi="Georgia" w:eastAsia="Times New Roman"/>
                <w:b/>
                <w:bCs/>
                <w:sz w:val="18"/>
                <w:szCs w:val="18"/>
              </w:rPr>
              <w:t>Local Commercial:</w:t>
            </w:r>
          </w:p>
        </w:tc>
        <w:tc>
          <w:tcPr>
            <w:tcW w:w="0" w:type="auto"/>
            <w:tcBorders>
              <w:bottom w:val="single" w:color="000000" w:sz="6" w:space="0"/>
            </w:tcBorders>
            <w:shd w:val="clear" w:color="auto" w:fill="BBBBBB"/>
            <w:vAlign w:val="center"/>
            <w:hideMark/>
          </w:tcPr>
          <w:p w:rsidR="00000000" w:rsidRDefault="009F7777" w14:paraId="2F7A84A0" w14:textId="77777777">
            <w:pPr>
              <w:spacing w:after="75"/>
              <w:rPr>
                <w:rFonts w:ascii="Georgia" w:hAnsi="Georgia" w:eastAsia="Times New Roman"/>
                <w:b/>
                <w:bCs/>
                <w:sz w:val="18"/>
                <w:szCs w:val="18"/>
              </w:rPr>
            </w:pPr>
            <w:r>
              <w:rPr>
                <w:rFonts w:ascii="Georgia" w:hAnsi="Georgia" w:eastAsia="Times New Roman"/>
                <w:b/>
                <w:bCs/>
                <w:sz w:val="18"/>
                <w:szCs w:val="18"/>
              </w:rPr>
              <w:t>Further detail including information on economic value if available:</w:t>
            </w:r>
          </w:p>
        </w:tc>
      </w:tr>
      <w:tr w:rsidR="00000000" w14:paraId="6E3DC500" w14:textId="77777777">
        <w:trPr>
          <w:divId w:val="1835607797"/>
          <w:tblCellSpacing w:w="15" w:type="dxa"/>
        </w:trPr>
        <w:tc>
          <w:tcPr>
            <w:tcW w:w="0" w:type="auto"/>
            <w:vAlign w:val="center"/>
            <w:hideMark/>
          </w:tcPr>
          <w:p w:rsidR="00000000" w:rsidRDefault="009F7777" w14:paraId="0A3EC63F" w14:textId="77777777">
            <w:pPr>
              <w:spacing w:after="75"/>
              <w:rPr>
                <w:rFonts w:ascii="Georgia" w:hAnsi="Georgia" w:eastAsia="Times New Roman"/>
                <w:sz w:val="18"/>
                <w:szCs w:val="18"/>
              </w:rPr>
            </w:pPr>
            <w:r>
              <w:rPr>
                <w:rFonts w:ascii="Georgia" w:hAnsi="Georgia" w:eastAsia="Times New Roman"/>
                <w:sz w:val="18"/>
                <w:szCs w:val="18"/>
              </w:rPr>
              <w:t>Yes</w:t>
            </w:r>
          </w:p>
        </w:tc>
        <w:tc>
          <w:tcPr>
            <w:tcW w:w="0" w:type="auto"/>
            <w:vAlign w:val="center"/>
            <w:hideMark/>
          </w:tcPr>
          <w:p w:rsidR="00000000" w:rsidRDefault="009F7777" w14:paraId="56B66552" w14:textId="77777777">
            <w:pPr>
              <w:spacing w:after="75"/>
              <w:rPr>
                <w:rFonts w:ascii="Georgia" w:hAnsi="Georgia" w:eastAsia="Times New Roman"/>
                <w:sz w:val="18"/>
                <w:szCs w:val="18"/>
              </w:rPr>
            </w:pPr>
            <w:r>
              <w:rPr>
                <w:rFonts w:ascii="Georgia" w:hAnsi="Georgia" w:eastAsia="Times New Roman"/>
                <w:sz w:val="18"/>
                <w:szCs w:val="18"/>
              </w:rPr>
              <w:t>Fuel wood and timber</w:t>
            </w:r>
          </w:p>
        </w:tc>
        <w:tc>
          <w:tcPr>
            <w:tcW w:w="0" w:type="auto"/>
            <w:vAlign w:val="center"/>
            <w:hideMark/>
          </w:tcPr>
          <w:p w:rsidR="00000000" w:rsidRDefault="009F7777" w14:paraId="2E59E6C3"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9F7777" w14:paraId="49F696DD"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9F7777" w14:paraId="140675D4" w14:textId="77777777">
      <w:pPr>
        <w:pStyle w:val="NormalWeb"/>
        <w:divId w:val="1835607797"/>
        <w:rPr>
          <w:rFonts w:ascii="Georgia" w:hAnsi="Georgia"/>
        </w:rPr>
      </w:pPr>
      <w:r>
        <w:rPr>
          <w:rStyle w:val="datalabel1"/>
          <w:rFonts w:ascii="Georgia" w:hAnsi="Georgia"/>
        </w:rPr>
        <w:t xml:space="preserve">National Commercial Value: </w:t>
      </w:r>
      <w:r>
        <w:rPr>
          <w:rFonts w:ascii="Georgia" w:hAnsi="Georgia"/>
        </w:rPr>
        <w:t>Unknown</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147"/>
        <w:gridCol w:w="1161"/>
        <w:gridCol w:w="862"/>
        <w:gridCol w:w="1307"/>
        <w:gridCol w:w="2111"/>
      </w:tblGrid>
      <w:tr w:rsidR="00000000" w14:paraId="71894082" w14:textId="77777777">
        <w:trPr>
          <w:divId w:val="1835607797"/>
          <w:tblCellSpacing w:w="15" w:type="dxa"/>
        </w:trPr>
        <w:tc>
          <w:tcPr>
            <w:tcW w:w="0" w:type="auto"/>
            <w:tcBorders>
              <w:bottom w:val="single" w:color="000000" w:sz="6" w:space="0"/>
            </w:tcBorders>
            <w:shd w:val="clear" w:color="auto" w:fill="BBBBBB"/>
            <w:vAlign w:val="center"/>
            <w:hideMark/>
          </w:tcPr>
          <w:p w:rsidR="00000000" w:rsidRDefault="009F7777" w14:paraId="52BB90C0" w14:textId="77777777">
            <w:pPr>
              <w:spacing w:after="75"/>
              <w:rPr>
                <w:rFonts w:ascii="Georgia" w:hAnsi="Georgia" w:eastAsia="Times New Roman"/>
                <w:b/>
                <w:bCs/>
                <w:sz w:val="18"/>
                <w:szCs w:val="18"/>
              </w:rPr>
            </w:pPr>
            <w:r>
              <w:rPr>
                <w:rFonts w:ascii="Georgia" w:hAnsi="Georgia" w:eastAsia="Times New Roman"/>
                <w:b/>
                <w:bCs/>
                <w:sz w:val="18"/>
                <w:szCs w:val="18"/>
              </w:rPr>
              <w:t>End Use</w:t>
            </w:r>
          </w:p>
        </w:tc>
        <w:tc>
          <w:tcPr>
            <w:tcW w:w="0" w:type="auto"/>
            <w:tcBorders>
              <w:bottom w:val="single" w:color="000000" w:sz="6" w:space="0"/>
            </w:tcBorders>
            <w:shd w:val="clear" w:color="auto" w:fill="BBBBBB"/>
            <w:vAlign w:val="center"/>
            <w:hideMark/>
          </w:tcPr>
          <w:p w:rsidR="00000000" w:rsidRDefault="009F7777" w14:paraId="00AD0A6B" w14:textId="77777777">
            <w:pPr>
              <w:spacing w:after="75"/>
              <w:rPr>
                <w:rFonts w:ascii="Georgia" w:hAnsi="Georgia" w:eastAsia="Times New Roman"/>
                <w:b/>
                <w:bCs/>
                <w:sz w:val="18"/>
                <w:szCs w:val="18"/>
              </w:rPr>
            </w:pPr>
            <w:r>
              <w:rPr>
                <w:rFonts w:ascii="Georgia" w:hAnsi="Georgia" w:eastAsia="Times New Roman"/>
                <w:b/>
                <w:bCs/>
                <w:sz w:val="18"/>
                <w:szCs w:val="18"/>
              </w:rPr>
              <w:t>Subsistence</w:t>
            </w:r>
          </w:p>
        </w:tc>
        <w:tc>
          <w:tcPr>
            <w:tcW w:w="0" w:type="auto"/>
            <w:tcBorders>
              <w:bottom w:val="single" w:color="000000" w:sz="6" w:space="0"/>
            </w:tcBorders>
            <w:shd w:val="clear" w:color="auto" w:fill="BBBBBB"/>
            <w:vAlign w:val="center"/>
            <w:hideMark/>
          </w:tcPr>
          <w:p w:rsidR="00000000" w:rsidRDefault="009F7777" w14:paraId="0975573B" w14:textId="77777777">
            <w:pPr>
              <w:spacing w:after="75"/>
              <w:rPr>
                <w:rFonts w:ascii="Georgia" w:hAnsi="Georgia" w:eastAsia="Times New Roman"/>
                <w:b/>
                <w:bCs/>
                <w:sz w:val="18"/>
                <w:szCs w:val="18"/>
              </w:rPr>
            </w:pPr>
            <w:r>
              <w:rPr>
                <w:rFonts w:ascii="Georgia" w:hAnsi="Georgia" w:eastAsia="Times New Roman"/>
                <w:b/>
                <w:bCs/>
                <w:sz w:val="18"/>
                <w:szCs w:val="18"/>
              </w:rPr>
              <w:t>National</w:t>
            </w:r>
          </w:p>
        </w:tc>
        <w:tc>
          <w:tcPr>
            <w:tcW w:w="0" w:type="auto"/>
            <w:tcBorders>
              <w:bottom w:val="single" w:color="000000" w:sz="6" w:space="0"/>
            </w:tcBorders>
            <w:shd w:val="clear" w:color="auto" w:fill="BBBBBB"/>
            <w:vAlign w:val="center"/>
            <w:hideMark/>
          </w:tcPr>
          <w:p w:rsidR="00000000" w:rsidRDefault="009F7777" w14:paraId="75A03A4A" w14:textId="77777777">
            <w:pPr>
              <w:spacing w:after="75"/>
              <w:rPr>
                <w:rFonts w:ascii="Georgia" w:hAnsi="Georgia" w:eastAsia="Times New Roman"/>
                <w:b/>
                <w:bCs/>
                <w:sz w:val="18"/>
                <w:szCs w:val="18"/>
              </w:rPr>
            </w:pPr>
            <w:r>
              <w:rPr>
                <w:rFonts w:ascii="Georgia" w:hAnsi="Georgia" w:eastAsia="Times New Roman"/>
                <w:b/>
                <w:bCs/>
                <w:sz w:val="18"/>
                <w:szCs w:val="18"/>
              </w:rPr>
              <w:t>International</w:t>
            </w:r>
          </w:p>
        </w:tc>
        <w:tc>
          <w:tcPr>
            <w:tcW w:w="0" w:type="auto"/>
            <w:tcBorders>
              <w:bottom w:val="single" w:color="000000" w:sz="6" w:space="0"/>
            </w:tcBorders>
            <w:shd w:val="clear" w:color="auto" w:fill="BBBBBB"/>
            <w:vAlign w:val="center"/>
            <w:hideMark/>
          </w:tcPr>
          <w:p w:rsidR="00000000" w:rsidRDefault="009F7777" w14:paraId="1EE915A5" w14:textId="77777777">
            <w:pPr>
              <w:spacing w:after="75"/>
              <w:rPr>
                <w:rFonts w:ascii="Georgia" w:hAnsi="Georgia" w:eastAsia="Times New Roman"/>
                <w:b/>
                <w:bCs/>
                <w:sz w:val="18"/>
                <w:szCs w:val="18"/>
              </w:rPr>
            </w:pPr>
            <w:r>
              <w:rPr>
                <w:rFonts w:ascii="Georgia" w:hAnsi="Georgia" w:eastAsia="Times New Roman"/>
                <w:b/>
                <w:bCs/>
                <w:sz w:val="18"/>
                <w:szCs w:val="18"/>
              </w:rPr>
              <w:t>Other (please specify)</w:t>
            </w:r>
          </w:p>
        </w:tc>
      </w:tr>
      <w:tr w:rsidR="00000000" w14:paraId="7DFEE16F" w14:textId="77777777">
        <w:trPr>
          <w:divId w:val="1835607797"/>
          <w:tblCellSpacing w:w="15" w:type="dxa"/>
        </w:trPr>
        <w:tc>
          <w:tcPr>
            <w:tcW w:w="0" w:type="auto"/>
            <w:tcBorders>
              <w:bottom w:val="single" w:color="CCCCCC" w:sz="6" w:space="0"/>
            </w:tcBorders>
            <w:vAlign w:val="center"/>
            <w:hideMark/>
          </w:tcPr>
          <w:p w:rsidR="00000000" w:rsidRDefault="009F7777" w14:paraId="6EF01442" w14:textId="77777777">
            <w:pPr>
              <w:spacing w:after="75"/>
              <w:rPr>
                <w:rFonts w:ascii="Georgia" w:hAnsi="Georgia" w:eastAsia="Times New Roman"/>
                <w:sz w:val="18"/>
                <w:szCs w:val="18"/>
              </w:rPr>
            </w:pPr>
            <w:r>
              <w:rPr>
                <w:rFonts w:ascii="Georgia" w:hAnsi="Georgia" w:eastAsia="Times New Roman"/>
                <w:sz w:val="18"/>
                <w:szCs w:val="18"/>
              </w:rPr>
              <w:t>7. Fuels</w:t>
            </w:r>
          </w:p>
        </w:tc>
        <w:tc>
          <w:tcPr>
            <w:tcW w:w="0" w:type="auto"/>
            <w:tcBorders>
              <w:bottom w:val="single" w:color="CCCCCC" w:sz="6" w:space="0"/>
            </w:tcBorders>
            <w:vAlign w:val="center"/>
            <w:hideMark/>
          </w:tcPr>
          <w:p w:rsidR="00000000" w:rsidRDefault="009F7777" w14:paraId="1D3E215C"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9F7777" w14:paraId="73928B81"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9F7777" w14:paraId="57FEBFD5"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9F7777" w14:paraId="631244D7"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51524534" w14:textId="77777777">
        <w:trPr>
          <w:divId w:val="1835607797"/>
          <w:tblCellSpacing w:w="15" w:type="dxa"/>
        </w:trPr>
        <w:tc>
          <w:tcPr>
            <w:tcW w:w="0" w:type="auto"/>
            <w:tcBorders>
              <w:bottom w:val="single" w:color="CCCCCC" w:sz="6" w:space="0"/>
            </w:tcBorders>
            <w:vAlign w:val="center"/>
            <w:hideMark/>
          </w:tcPr>
          <w:p w:rsidR="00000000" w:rsidRDefault="009F7777" w14:paraId="4EE7CC9D" w14:textId="77777777">
            <w:pPr>
              <w:spacing w:after="75"/>
              <w:rPr>
                <w:rFonts w:ascii="Georgia" w:hAnsi="Georgia" w:eastAsia="Times New Roman"/>
                <w:sz w:val="18"/>
                <w:szCs w:val="18"/>
              </w:rPr>
            </w:pPr>
            <w:r>
              <w:rPr>
                <w:rFonts w:ascii="Georgia" w:hAnsi="Georgia" w:eastAsia="Times New Roman"/>
                <w:sz w:val="18"/>
                <w:szCs w:val="18"/>
              </w:rPr>
              <w:t>9. Construction or structural materials</w:t>
            </w:r>
          </w:p>
        </w:tc>
        <w:tc>
          <w:tcPr>
            <w:tcW w:w="0" w:type="auto"/>
            <w:tcBorders>
              <w:bottom w:val="single" w:color="CCCCCC" w:sz="6" w:space="0"/>
            </w:tcBorders>
            <w:vAlign w:val="center"/>
            <w:hideMark/>
          </w:tcPr>
          <w:p w:rsidR="00000000" w:rsidRDefault="009F7777" w14:paraId="26FB7227"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9F7777" w14:paraId="17570B60"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9F7777" w14:paraId="015C271D"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9F7777" w14:paraId="475530B8"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13F9B391" w14:textId="77777777">
        <w:trPr>
          <w:divId w:val="1835607797"/>
          <w:tblCellSpacing w:w="15" w:type="dxa"/>
        </w:trPr>
        <w:tc>
          <w:tcPr>
            <w:tcW w:w="0" w:type="auto"/>
            <w:tcBorders>
              <w:bottom w:val="single" w:color="CCCCCC" w:sz="6" w:space="0"/>
            </w:tcBorders>
            <w:vAlign w:val="center"/>
            <w:hideMark/>
          </w:tcPr>
          <w:p w:rsidR="00000000" w:rsidRDefault="009F7777" w14:paraId="2A3ACAA1" w14:textId="77777777">
            <w:pPr>
              <w:spacing w:after="75"/>
              <w:rPr>
                <w:rFonts w:ascii="Georgia" w:hAnsi="Georgia" w:eastAsia="Times New Roman"/>
                <w:sz w:val="18"/>
                <w:szCs w:val="18"/>
              </w:rPr>
            </w:pPr>
            <w:r>
              <w:rPr>
                <w:rFonts w:ascii="Georgia" w:hAnsi="Georgia" w:eastAsia="Times New Roman"/>
                <w:sz w:val="18"/>
                <w:szCs w:val="18"/>
              </w:rPr>
              <w:t>14</w:t>
            </w:r>
            <w:commentRangeStart w:id="39"/>
            <w:r>
              <w:rPr>
                <w:rFonts w:ascii="Georgia" w:hAnsi="Georgia" w:eastAsia="Times New Roman"/>
                <w:sz w:val="18"/>
                <w:szCs w:val="18"/>
              </w:rPr>
              <w:t>. Research</w:t>
            </w:r>
            <w:commentRangeEnd w:id="39"/>
            <w:r w:rsidR="000B5F8D">
              <w:rPr>
                <w:rStyle w:val="CommentReference"/>
                <w:sz w:val="20"/>
                <w:szCs w:val="20"/>
              </w:rPr>
              <w:commentReference w:id="39"/>
            </w:r>
          </w:p>
        </w:tc>
        <w:tc>
          <w:tcPr>
            <w:tcW w:w="0" w:type="auto"/>
            <w:tcBorders>
              <w:bottom w:val="single" w:color="CCCCCC" w:sz="6" w:space="0"/>
            </w:tcBorders>
            <w:vAlign w:val="center"/>
            <w:hideMark/>
          </w:tcPr>
          <w:p w:rsidR="00000000" w:rsidRDefault="009F7777" w14:paraId="35F821D7"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9F7777" w14:paraId="0B370B6D"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9F7777" w14:paraId="59BE11AA"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9F7777" w14:paraId="6BB88205"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9F7777" w14:paraId="2060DCCD" w14:textId="77777777">
      <w:pPr>
        <w:pStyle w:val="Heading1"/>
        <w:divId w:val="51124756"/>
        <w:rPr>
          <w:rFonts w:ascii="Georgia" w:hAnsi="Georgia" w:eastAsia="Times New Roman"/>
          <w:sz w:val="29"/>
          <w:szCs w:val="29"/>
        </w:rPr>
      </w:pPr>
      <w:commentRangeStart w:id="40"/>
      <w:r>
        <w:rPr>
          <w:rFonts w:ascii="Georgia" w:hAnsi="Georgia" w:eastAsia="Times New Roman"/>
          <w:sz w:val="29"/>
          <w:szCs w:val="29"/>
        </w:rPr>
        <w:t>Threats</w:t>
      </w:r>
      <w:commentRangeEnd w:id="40"/>
      <w:r w:rsidR="00D05816">
        <w:rPr>
          <w:rStyle w:val="CommentReference"/>
          <w:b w:val="0"/>
          <w:bCs w:val="0"/>
          <w:color w:val="auto"/>
          <w:kern w:val="0"/>
          <w:sz w:val="20"/>
          <w:szCs w:val="20"/>
        </w:rPr>
        <w:commentReference w:id="40"/>
      </w:r>
    </w:p>
    <w:p w:rsidR="00000000" w:rsidRDefault="009F7777" w14:paraId="23ACB8D5" w14:textId="4B999BC7">
      <w:pPr>
        <w:pStyle w:val="NormalWeb"/>
        <w:divId w:val="51124756"/>
        <w:rPr>
          <w:rFonts w:ascii="Georgia" w:hAnsi="Georgia"/>
        </w:rPr>
      </w:pPr>
      <w:r>
        <w:rPr>
          <w:rFonts w:ascii="Georgia" w:hAnsi="Georgia"/>
        </w:rPr>
        <w:t xml:space="preserve">Forest cover </w:t>
      </w:r>
      <w:ins w:author="Jack Plummer" w:date="2022-08-17T14:01:00Z" w:id="41">
        <w:r w:rsidR="000B5F8D">
          <w:rPr>
            <w:rFonts w:ascii="Georgia" w:hAnsi="Georgia"/>
          </w:rPr>
          <w:t xml:space="preserve">across southeast Asia? Has </w:t>
        </w:r>
      </w:ins>
      <w:r>
        <w:rPr>
          <w:rFonts w:ascii="Georgia" w:hAnsi="Georgia"/>
        </w:rPr>
        <w:t xml:space="preserve">declined due to the </w:t>
      </w:r>
      <w:del w:author="Jack Plummer" w:date="2022-08-17T14:02:00Z" w:id="42">
        <w:r w:rsidDel="000B5F8D">
          <w:rPr>
            <w:rFonts w:ascii="Georgia" w:hAnsi="Georgia"/>
          </w:rPr>
          <w:delText xml:space="preserve">forest </w:delText>
        </w:r>
      </w:del>
      <w:r>
        <w:rPr>
          <w:rFonts w:ascii="Georgia" w:hAnsi="Georgia"/>
        </w:rPr>
        <w:t>conversion</w:t>
      </w:r>
      <w:ins w:author="Jack Plummer" w:date="2022-08-17T14:02:00Z" w:id="43">
        <w:r w:rsidR="000B5F8D">
          <w:rPr>
            <w:rFonts w:ascii="Georgia" w:hAnsi="Georgia"/>
          </w:rPr>
          <w:t xml:space="preserve"> of </w:t>
        </w:r>
        <w:r w:rsidR="000B5F8D">
          <w:rPr>
            <w:rFonts w:ascii="Georgia" w:hAnsi="Georgia"/>
          </w:rPr>
          <w:t>forest</w:t>
        </w:r>
      </w:ins>
      <w:r>
        <w:rPr>
          <w:rFonts w:ascii="Georgia" w:hAnsi="Georgia"/>
        </w:rPr>
        <w:t xml:space="preserve"> to tree and cash crop plantation</w:t>
      </w:r>
      <w:ins w:author="Jack Plummer" w:date="2022-08-17T14:02:00Z" w:id="44">
        <w:r w:rsidR="000B5F8D">
          <w:rPr>
            <w:rFonts w:ascii="Georgia" w:hAnsi="Georgia"/>
          </w:rPr>
          <w:t>s,</w:t>
        </w:r>
      </w:ins>
      <w:r>
        <w:rPr>
          <w:rFonts w:ascii="Georgia" w:hAnsi="Georgia"/>
        </w:rPr>
        <w:t xml:space="preserve"> and logging (</w:t>
      </w:r>
      <w:proofErr w:type="spellStart"/>
      <w:r>
        <w:rPr>
          <w:rFonts w:ascii="Georgia" w:hAnsi="Georgia"/>
        </w:rPr>
        <w:t>Stibig</w:t>
      </w:r>
      <w:proofErr w:type="spellEnd"/>
      <w:r>
        <w:rPr>
          <w:rFonts w:ascii="Georgia" w:hAnsi="Georgia"/>
        </w:rPr>
        <w:t xml:space="preserve"> et al. 2013). However, </w:t>
      </w:r>
      <w:del w:author="Jack Plummer" w:date="2022-08-17T14:02:00Z" w:id="45">
        <w:r w:rsidDel="000B5F8D">
          <w:rPr>
            <w:rFonts w:ascii="Georgia" w:hAnsi="Georgia"/>
          </w:rPr>
          <w:delText>abundance and</w:delText>
        </w:r>
      </w:del>
      <w:del w:author="Jack Plummer" w:date="2022-08-17T14:03:00Z" w:id="46">
        <w:r w:rsidDel="000B5F8D">
          <w:rPr>
            <w:rFonts w:ascii="Georgia" w:hAnsi="Georgia"/>
          </w:rPr>
          <w:delText xml:space="preserve"> </w:delText>
        </w:r>
      </w:del>
      <w:r>
        <w:rPr>
          <w:rFonts w:ascii="Georgia" w:hAnsi="Georgia"/>
        </w:rPr>
        <w:t>direct threats to this species</w:t>
      </w:r>
      <w:r>
        <w:rPr>
          <w:rFonts w:ascii="Georgia" w:hAnsi="Georgia"/>
        </w:rPr>
        <w:t xml:space="preserve"> </w:t>
      </w:r>
      <w:ins w:author="Jack Plummer" w:date="2022-08-17T14:03:00Z" w:id="47">
        <w:r w:rsidR="000B5F8D">
          <w:rPr>
            <w:rFonts w:ascii="Georgia" w:hAnsi="Georgia"/>
          </w:rPr>
          <w:t xml:space="preserve">are </w:t>
        </w:r>
      </w:ins>
      <w:r>
        <w:rPr>
          <w:rFonts w:ascii="Georgia" w:hAnsi="Georgia"/>
        </w:rPr>
        <w:t xml:space="preserve">known to be </w:t>
      </w:r>
      <w:del w:author="Jack Plummer" w:date="2022-08-17T14:03:00Z" w:id="48">
        <w:r w:rsidDel="000B5F8D">
          <w:rPr>
            <w:rFonts w:ascii="Georgia" w:hAnsi="Georgia"/>
          </w:rPr>
          <w:delText>very little</w:delText>
        </w:r>
      </w:del>
      <w:ins w:author="Jack Plummer" w:date="2022-08-17T14:03:00Z" w:id="49">
        <w:r w:rsidR="000B5F8D">
          <w:rPr>
            <w:rFonts w:ascii="Georgia" w:hAnsi="Georgia"/>
          </w:rPr>
          <w:t>limited</w:t>
        </w:r>
      </w:ins>
      <w:r>
        <w:rPr>
          <w:rFonts w:ascii="Georgia" w:hAnsi="Georgia"/>
        </w:rPr>
        <w:t>. It is therefore considered unlikely that any ongoing threats will affect the extinction risk of this species in future.</w:t>
      </w:r>
    </w:p>
    <w:p w:rsidR="00000000" w:rsidRDefault="009F7777" w14:paraId="343B9859" w14:textId="77777777">
      <w:pPr>
        <w:pStyle w:val="Heading2"/>
        <w:divId w:val="51124756"/>
        <w:rPr>
          <w:rFonts w:ascii="Georgia" w:hAnsi="Georgia" w:eastAsia="Times New Roman"/>
          <w:sz w:val="27"/>
          <w:szCs w:val="27"/>
        </w:rPr>
      </w:pPr>
      <w:r>
        <w:rPr>
          <w:rFonts w:ascii="Georgia" w:hAnsi="Georgia" w:eastAsia="Times New Roman"/>
          <w:sz w:val="27"/>
          <w:szCs w:val="27"/>
        </w:rPr>
        <w:t>Threats Classification Scheme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5514"/>
        <w:gridCol w:w="740"/>
        <w:gridCol w:w="842"/>
        <w:gridCol w:w="842"/>
        <w:gridCol w:w="1072"/>
      </w:tblGrid>
      <w:tr w:rsidR="00000000" w14:paraId="442EAB14" w14:textId="77777777">
        <w:trPr>
          <w:divId w:val="51124756"/>
          <w:tblCellSpacing w:w="15" w:type="dxa"/>
        </w:trPr>
        <w:tc>
          <w:tcPr>
            <w:tcW w:w="0" w:type="auto"/>
            <w:tcBorders>
              <w:bottom w:val="single" w:color="000000" w:sz="6" w:space="0"/>
            </w:tcBorders>
            <w:shd w:val="clear" w:color="auto" w:fill="BBBBBB"/>
            <w:vAlign w:val="center"/>
            <w:hideMark/>
          </w:tcPr>
          <w:p w:rsidR="00000000" w:rsidRDefault="009F7777" w14:paraId="6D50676B" w14:textId="77777777">
            <w:pPr>
              <w:spacing w:after="75"/>
              <w:rPr>
                <w:rFonts w:ascii="Georgia" w:hAnsi="Georgia" w:eastAsia="Times New Roman"/>
                <w:b/>
                <w:bCs/>
                <w:sz w:val="18"/>
                <w:szCs w:val="18"/>
              </w:rPr>
            </w:pPr>
            <w:commentRangeStart w:id="50"/>
            <w:r>
              <w:rPr>
                <w:rFonts w:ascii="Georgia" w:hAnsi="Georgia" w:eastAsia="Times New Roman"/>
                <w:b/>
                <w:bCs/>
                <w:sz w:val="18"/>
                <w:szCs w:val="18"/>
              </w:rPr>
              <w:t>Threat</w:t>
            </w:r>
            <w:commentRangeEnd w:id="50"/>
            <w:r>
              <w:rPr>
                <w:rStyle w:val="CommentReference"/>
                <w:sz w:val="20"/>
                <w:szCs w:val="20"/>
              </w:rPr>
              <w:commentReference w:id="50"/>
            </w:r>
          </w:p>
        </w:tc>
        <w:tc>
          <w:tcPr>
            <w:tcW w:w="0" w:type="auto"/>
            <w:tcBorders>
              <w:bottom w:val="single" w:color="000000" w:sz="6" w:space="0"/>
            </w:tcBorders>
            <w:shd w:val="clear" w:color="auto" w:fill="BBBBBB"/>
            <w:vAlign w:val="center"/>
            <w:hideMark/>
          </w:tcPr>
          <w:p w:rsidR="00000000" w:rsidRDefault="009F7777" w14:paraId="409C72F3" w14:textId="77777777">
            <w:pPr>
              <w:spacing w:after="75"/>
              <w:rPr>
                <w:rFonts w:ascii="Georgia" w:hAnsi="Georgia" w:eastAsia="Times New Roman"/>
                <w:b/>
                <w:bCs/>
                <w:sz w:val="18"/>
                <w:szCs w:val="18"/>
              </w:rPr>
            </w:pPr>
            <w:r>
              <w:rPr>
                <w:rFonts w:ascii="Georgia" w:hAnsi="Georgia" w:eastAsia="Times New Roman"/>
                <w:b/>
                <w:bCs/>
                <w:sz w:val="18"/>
                <w:szCs w:val="18"/>
              </w:rPr>
              <w:t>Timing</w:t>
            </w:r>
          </w:p>
        </w:tc>
        <w:tc>
          <w:tcPr>
            <w:tcW w:w="0" w:type="auto"/>
            <w:tcBorders>
              <w:bottom w:val="single" w:color="000000" w:sz="6" w:space="0"/>
            </w:tcBorders>
            <w:shd w:val="clear" w:color="auto" w:fill="BBBBBB"/>
            <w:vAlign w:val="center"/>
            <w:hideMark/>
          </w:tcPr>
          <w:p w:rsidR="00000000" w:rsidRDefault="009F7777" w14:paraId="4CF2B083" w14:textId="77777777">
            <w:pPr>
              <w:spacing w:after="75"/>
              <w:rPr>
                <w:rFonts w:ascii="Georgia" w:hAnsi="Georgia" w:eastAsia="Times New Roman"/>
                <w:b/>
                <w:bCs/>
                <w:sz w:val="18"/>
                <w:szCs w:val="18"/>
              </w:rPr>
            </w:pPr>
            <w:r>
              <w:rPr>
                <w:rFonts w:ascii="Georgia" w:hAnsi="Georgia" w:eastAsia="Times New Roman"/>
                <w:b/>
                <w:bCs/>
                <w:sz w:val="18"/>
                <w:szCs w:val="18"/>
              </w:rPr>
              <w:t>Scope</w:t>
            </w:r>
          </w:p>
        </w:tc>
        <w:tc>
          <w:tcPr>
            <w:tcW w:w="0" w:type="auto"/>
            <w:tcBorders>
              <w:bottom w:val="single" w:color="000000" w:sz="6" w:space="0"/>
            </w:tcBorders>
            <w:shd w:val="clear" w:color="auto" w:fill="BBBBBB"/>
            <w:vAlign w:val="center"/>
            <w:hideMark/>
          </w:tcPr>
          <w:p w:rsidR="00000000" w:rsidRDefault="009F7777" w14:paraId="156A826F" w14:textId="77777777">
            <w:pPr>
              <w:spacing w:after="75"/>
              <w:rPr>
                <w:rFonts w:ascii="Georgia" w:hAnsi="Georgia" w:eastAsia="Times New Roman"/>
                <w:b/>
                <w:bCs/>
                <w:sz w:val="18"/>
                <w:szCs w:val="18"/>
              </w:rPr>
            </w:pPr>
            <w:r>
              <w:rPr>
                <w:rFonts w:ascii="Georgia" w:hAnsi="Georgia" w:eastAsia="Times New Roman"/>
                <w:b/>
                <w:bCs/>
                <w:sz w:val="18"/>
                <w:szCs w:val="18"/>
              </w:rPr>
              <w:t>Severity</w:t>
            </w:r>
          </w:p>
        </w:tc>
        <w:tc>
          <w:tcPr>
            <w:tcW w:w="0" w:type="auto"/>
            <w:tcBorders>
              <w:bottom w:val="single" w:color="000000" w:sz="6" w:space="0"/>
            </w:tcBorders>
            <w:shd w:val="clear" w:color="auto" w:fill="BBBBBB"/>
            <w:vAlign w:val="center"/>
            <w:hideMark/>
          </w:tcPr>
          <w:p w:rsidR="00000000" w:rsidRDefault="009F7777" w14:paraId="321AA4EE" w14:textId="77777777">
            <w:pPr>
              <w:spacing w:after="75"/>
              <w:rPr>
                <w:rFonts w:ascii="Georgia" w:hAnsi="Georgia" w:eastAsia="Times New Roman"/>
                <w:b/>
                <w:bCs/>
                <w:sz w:val="18"/>
                <w:szCs w:val="18"/>
              </w:rPr>
            </w:pPr>
            <w:r>
              <w:rPr>
                <w:rFonts w:ascii="Georgia" w:hAnsi="Georgia" w:eastAsia="Times New Roman"/>
                <w:b/>
                <w:bCs/>
                <w:sz w:val="18"/>
                <w:szCs w:val="18"/>
              </w:rPr>
              <w:t>Impact Score</w:t>
            </w:r>
          </w:p>
        </w:tc>
      </w:tr>
      <w:tr w:rsidR="00000000" w14:paraId="5DE01EFA" w14:textId="77777777">
        <w:trPr>
          <w:divId w:val="51124756"/>
          <w:tblCellSpacing w:w="15" w:type="dxa"/>
        </w:trPr>
        <w:tc>
          <w:tcPr>
            <w:tcW w:w="0" w:type="auto"/>
            <w:vAlign w:val="center"/>
            <w:hideMark/>
          </w:tcPr>
          <w:p w:rsidR="00000000" w:rsidRDefault="009F7777" w14:paraId="433618AD" w14:textId="77777777">
            <w:pPr>
              <w:spacing w:after="75"/>
              <w:rPr>
                <w:rFonts w:ascii="Georgia" w:hAnsi="Georgia" w:eastAsia="Times New Roman"/>
                <w:sz w:val="18"/>
                <w:szCs w:val="18"/>
              </w:rPr>
            </w:pPr>
            <w:r>
              <w:rPr>
                <w:rFonts w:ascii="Georgia" w:hAnsi="Georgia" w:eastAsia="Times New Roman"/>
                <w:sz w:val="18"/>
                <w:szCs w:val="18"/>
              </w:rPr>
              <w:t xml:space="preserve">1.1. Residential &amp; </w:t>
            </w:r>
            <w:r>
              <w:rPr>
                <w:rFonts w:ascii="Georgia" w:hAnsi="Georgia" w:eastAsia="Times New Roman"/>
                <w:sz w:val="18"/>
                <w:szCs w:val="18"/>
              </w:rPr>
              <w:t>commercial development -&gt; Housing &amp; urban areas</w:t>
            </w:r>
          </w:p>
        </w:tc>
        <w:tc>
          <w:tcPr>
            <w:tcW w:w="0" w:type="auto"/>
            <w:vAlign w:val="center"/>
            <w:hideMark/>
          </w:tcPr>
          <w:p w:rsidR="00000000" w:rsidRDefault="009F7777" w14:paraId="55118BC9"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000000" w:rsidRDefault="009F7777" w14:paraId="1D2C6E1F"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9F7777" w14:paraId="4C895568"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9F7777" w14:paraId="4B9E4ED2" w14:textId="77777777">
            <w:pPr>
              <w:spacing w:after="75"/>
              <w:rPr>
                <w:rFonts w:ascii="Georgia" w:hAnsi="Georgia" w:eastAsia="Times New Roman"/>
                <w:sz w:val="18"/>
                <w:szCs w:val="18"/>
              </w:rPr>
            </w:pPr>
            <w:r>
              <w:rPr>
                <w:rFonts w:ascii="Georgia" w:hAnsi="Georgia" w:eastAsia="Times New Roman"/>
                <w:sz w:val="18"/>
                <w:szCs w:val="18"/>
              </w:rPr>
              <w:t>Unknown</w:t>
            </w:r>
          </w:p>
        </w:tc>
      </w:tr>
      <w:tr w:rsidR="00000000" w14:paraId="031FAF6A" w14:textId="77777777">
        <w:trPr>
          <w:divId w:val="51124756"/>
          <w:tblCellSpacing w:w="15" w:type="dxa"/>
        </w:trPr>
        <w:tc>
          <w:tcPr>
            <w:tcW w:w="0" w:type="auto"/>
            <w:vAlign w:val="center"/>
            <w:hideMark/>
          </w:tcPr>
          <w:p w:rsidR="00000000" w:rsidRDefault="009F7777" w14:paraId="1342B88A" w14:textId="77777777">
            <w:pPr>
              <w:spacing w:after="75"/>
              <w:rPr>
                <w:rFonts w:ascii="Georgia" w:hAnsi="Georgia" w:eastAsia="Times New Roman"/>
                <w:sz w:val="18"/>
                <w:szCs w:val="18"/>
              </w:rPr>
            </w:pPr>
            <w:commentRangeStart w:id="51"/>
            <w:r>
              <w:rPr>
                <w:rFonts w:ascii="Georgia" w:hAnsi="Georgia" w:eastAsia="Times New Roman"/>
                <w:sz w:val="18"/>
                <w:szCs w:val="18"/>
              </w:rPr>
              <w:t>2.3.4. Agriculture &amp; aquaculture -&gt; Livestock farming &amp; ranching -&gt; Scale Unknown/Unrecorded</w:t>
            </w:r>
            <w:commentRangeEnd w:id="51"/>
            <w:r>
              <w:rPr>
                <w:rStyle w:val="CommentReference"/>
                <w:sz w:val="20"/>
                <w:szCs w:val="20"/>
              </w:rPr>
              <w:commentReference w:id="51"/>
            </w:r>
          </w:p>
        </w:tc>
        <w:tc>
          <w:tcPr>
            <w:tcW w:w="0" w:type="auto"/>
            <w:vAlign w:val="center"/>
            <w:hideMark/>
          </w:tcPr>
          <w:p w:rsidR="00000000" w:rsidRDefault="009F7777" w14:paraId="172681D8"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000000" w:rsidRDefault="009F7777" w14:paraId="3B4FE8A7"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9F7777" w14:paraId="039D2D75"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9F7777" w14:paraId="3FE58C5D" w14:textId="77777777">
            <w:pPr>
              <w:spacing w:after="75"/>
              <w:rPr>
                <w:rFonts w:ascii="Georgia" w:hAnsi="Georgia" w:eastAsia="Times New Roman"/>
                <w:sz w:val="18"/>
                <w:szCs w:val="18"/>
              </w:rPr>
            </w:pPr>
            <w:r>
              <w:rPr>
                <w:rFonts w:ascii="Georgia" w:hAnsi="Georgia" w:eastAsia="Times New Roman"/>
                <w:sz w:val="18"/>
                <w:szCs w:val="18"/>
              </w:rPr>
              <w:t>Unknown</w:t>
            </w:r>
          </w:p>
        </w:tc>
      </w:tr>
      <w:tr w:rsidR="00000000" w14:paraId="19D7B378" w14:textId="77777777">
        <w:trPr>
          <w:divId w:val="51124756"/>
          <w:tblCellSpacing w:w="15" w:type="dxa"/>
        </w:trPr>
        <w:tc>
          <w:tcPr>
            <w:tcW w:w="0" w:type="auto"/>
            <w:vAlign w:val="center"/>
            <w:hideMark/>
          </w:tcPr>
          <w:p w:rsidR="00000000" w:rsidRDefault="009F7777" w14:paraId="6446A1BA" w14:textId="77777777">
            <w:pPr>
              <w:spacing w:after="75"/>
              <w:rPr>
                <w:rFonts w:ascii="Georgia" w:hAnsi="Georgia" w:eastAsia="Times New Roman"/>
                <w:sz w:val="18"/>
                <w:szCs w:val="18"/>
              </w:rPr>
            </w:pPr>
            <w:commentRangeStart w:id="52"/>
            <w:r>
              <w:rPr>
                <w:rFonts w:ascii="Georgia" w:hAnsi="Georgia" w:eastAsia="Times New Roman"/>
                <w:sz w:val="18"/>
                <w:szCs w:val="18"/>
              </w:rPr>
              <w:lastRenderedPageBreak/>
              <w:t>5.1.4. Biological resource use -&gt; Hunting &amp; trapp</w:t>
            </w:r>
            <w:r>
              <w:rPr>
                <w:rFonts w:ascii="Georgia" w:hAnsi="Georgia" w:eastAsia="Times New Roman"/>
                <w:sz w:val="18"/>
                <w:szCs w:val="18"/>
              </w:rPr>
              <w:t>ing terrestrial animals -&gt; Motivation Unknown/Unrecorded</w:t>
            </w:r>
            <w:commentRangeEnd w:id="52"/>
            <w:r>
              <w:rPr>
                <w:rStyle w:val="CommentReference"/>
                <w:sz w:val="20"/>
                <w:szCs w:val="20"/>
              </w:rPr>
              <w:commentReference w:id="52"/>
            </w:r>
          </w:p>
        </w:tc>
        <w:tc>
          <w:tcPr>
            <w:tcW w:w="0" w:type="auto"/>
            <w:vAlign w:val="center"/>
            <w:hideMark/>
          </w:tcPr>
          <w:p w:rsidR="00000000" w:rsidRDefault="009F7777" w14:paraId="05A63530"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000000" w:rsidRDefault="009F7777" w14:paraId="54532D2E"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9F7777" w14:paraId="15F92723"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9F7777" w14:paraId="125F32FF" w14:textId="77777777">
            <w:pPr>
              <w:spacing w:after="75"/>
              <w:rPr>
                <w:rFonts w:ascii="Georgia" w:hAnsi="Georgia" w:eastAsia="Times New Roman"/>
                <w:sz w:val="18"/>
                <w:szCs w:val="18"/>
              </w:rPr>
            </w:pPr>
            <w:r>
              <w:rPr>
                <w:rFonts w:ascii="Georgia" w:hAnsi="Georgia" w:eastAsia="Times New Roman"/>
                <w:sz w:val="18"/>
                <w:szCs w:val="18"/>
              </w:rPr>
              <w:t>Unknown</w:t>
            </w:r>
          </w:p>
        </w:tc>
      </w:tr>
    </w:tbl>
    <w:p w:rsidR="00000000" w:rsidRDefault="009F7777" w14:paraId="69342CD6" w14:textId="77777777">
      <w:pPr>
        <w:pStyle w:val="Heading1"/>
        <w:divId w:val="98264235"/>
        <w:rPr>
          <w:rFonts w:ascii="Georgia" w:hAnsi="Georgia" w:eastAsia="Times New Roman"/>
          <w:sz w:val="29"/>
          <w:szCs w:val="29"/>
        </w:rPr>
      </w:pPr>
      <w:r>
        <w:rPr>
          <w:rFonts w:ascii="Georgia" w:hAnsi="Georgia" w:eastAsia="Times New Roman"/>
          <w:sz w:val="29"/>
          <w:szCs w:val="29"/>
        </w:rPr>
        <w:t>C</w:t>
      </w:r>
      <w:r>
        <w:rPr>
          <w:rFonts w:ascii="Georgia" w:hAnsi="Georgia" w:eastAsia="Times New Roman"/>
          <w:sz w:val="29"/>
          <w:szCs w:val="29"/>
        </w:rPr>
        <w:t>o</w:t>
      </w:r>
      <w:r>
        <w:rPr>
          <w:rFonts w:ascii="Georgia" w:hAnsi="Georgia" w:eastAsia="Times New Roman"/>
          <w:sz w:val="29"/>
          <w:szCs w:val="29"/>
        </w:rPr>
        <w:t>n</w:t>
      </w:r>
      <w:r>
        <w:rPr>
          <w:rFonts w:ascii="Georgia" w:hAnsi="Georgia" w:eastAsia="Times New Roman"/>
          <w:sz w:val="29"/>
          <w:szCs w:val="29"/>
        </w:rPr>
        <w:t>s</w:t>
      </w:r>
      <w:r>
        <w:rPr>
          <w:rFonts w:ascii="Georgia" w:hAnsi="Georgia" w:eastAsia="Times New Roman"/>
          <w:sz w:val="29"/>
          <w:szCs w:val="29"/>
        </w:rPr>
        <w:t>e</w:t>
      </w:r>
      <w:r>
        <w:rPr>
          <w:rFonts w:ascii="Georgia" w:hAnsi="Georgia" w:eastAsia="Times New Roman"/>
          <w:sz w:val="29"/>
          <w:szCs w:val="29"/>
        </w:rPr>
        <w:t>r</w:t>
      </w:r>
      <w:r>
        <w:rPr>
          <w:rFonts w:ascii="Georgia" w:hAnsi="Georgia" w:eastAsia="Times New Roman"/>
          <w:sz w:val="29"/>
          <w:szCs w:val="29"/>
        </w:rPr>
        <w:t>v</w:t>
      </w:r>
      <w:r>
        <w:rPr>
          <w:rFonts w:ascii="Georgia" w:hAnsi="Georgia" w:eastAsia="Times New Roman"/>
          <w:sz w:val="29"/>
          <w:szCs w:val="29"/>
        </w:rPr>
        <w:t>a</w:t>
      </w:r>
      <w:r>
        <w:rPr>
          <w:rFonts w:ascii="Georgia" w:hAnsi="Georgia" w:eastAsia="Times New Roman"/>
          <w:sz w:val="29"/>
          <w:szCs w:val="29"/>
        </w:rPr>
        <w:t>t</w:t>
      </w:r>
      <w:r>
        <w:rPr>
          <w:rFonts w:ascii="Georgia" w:hAnsi="Georgia" w:eastAsia="Times New Roman"/>
          <w:sz w:val="29"/>
          <w:szCs w:val="29"/>
        </w:rPr>
        <w:t>i</w:t>
      </w:r>
      <w:r>
        <w:rPr>
          <w:rFonts w:ascii="Georgia" w:hAnsi="Georgia" w:eastAsia="Times New Roman"/>
          <w:sz w:val="29"/>
          <w:szCs w:val="29"/>
        </w:rPr>
        <w:t>o</w:t>
      </w:r>
      <w:r>
        <w:rPr>
          <w:rFonts w:ascii="Georgia" w:hAnsi="Georgia" w:eastAsia="Times New Roman"/>
          <w:sz w:val="29"/>
          <w:szCs w:val="29"/>
        </w:rPr>
        <w:t>n</w:t>
      </w:r>
    </w:p>
    <w:p w:rsidR="00000000" w:rsidP="2024E289" w:rsidRDefault="009F7777" w14:paraId="7402DB4A" w14:textId="1A86923D">
      <w:pPr>
        <w:pStyle w:val="NormalWeb"/>
        <w:divId w:val="98264235"/>
        <w:rPr>
          <w:rFonts w:ascii="Times New Roman" w:hAnsi="Times New Roman" w:eastAsia="" w:cs="Times New Roman"/>
          <w:noProof w:val="0"/>
          <w:sz w:val="18"/>
          <w:szCs w:val="18"/>
          <w:lang w:val="en-GB"/>
        </w:rPr>
      </w:pPr>
      <w:r w:rsidRPr="2024E289" w:rsidR="009F7777">
        <w:rPr>
          <w:rFonts w:ascii="Georgia" w:hAnsi="Georgia"/>
        </w:rPr>
        <w:t>T</w:t>
      </w:r>
      <w:r w:rsidRPr="2024E289" w:rsidR="009F7777">
        <w:rPr>
          <w:rFonts w:ascii="Georgia" w:hAnsi="Georgia"/>
        </w:rPr>
        <w:t>h</w:t>
      </w:r>
      <w:r w:rsidRPr="2024E289" w:rsidR="009F7777">
        <w:rPr>
          <w:rFonts w:ascii="Georgia" w:hAnsi="Georgia"/>
        </w:rPr>
        <w:t>e</w:t>
      </w:r>
      <w:r w:rsidRPr="2024E289" w:rsidR="009F7777">
        <w:rPr>
          <w:rFonts w:ascii="Georgia" w:hAnsi="Georgia"/>
        </w:rPr>
        <w:t xml:space="preserve"> </w:t>
      </w:r>
      <w:r w:rsidRPr="2024E289" w:rsidR="009F7777">
        <w:rPr>
          <w:rFonts w:ascii="Georgia" w:hAnsi="Georgia"/>
        </w:rPr>
        <w:t>s</w:t>
      </w:r>
      <w:r w:rsidRPr="2024E289" w:rsidR="009F7777">
        <w:rPr>
          <w:rFonts w:ascii="Georgia" w:hAnsi="Georgia"/>
        </w:rPr>
        <w:t>p</w:t>
      </w:r>
      <w:r w:rsidRPr="2024E289" w:rsidR="009F7777">
        <w:rPr>
          <w:rFonts w:ascii="Georgia" w:hAnsi="Georgia"/>
        </w:rPr>
        <w:t>e</w:t>
      </w:r>
      <w:r w:rsidRPr="2024E289" w:rsidR="009F7777">
        <w:rPr>
          <w:rFonts w:ascii="Georgia" w:hAnsi="Georgia"/>
        </w:rPr>
        <w:t>c</w:t>
      </w:r>
      <w:r w:rsidRPr="2024E289" w:rsidR="009F7777">
        <w:rPr>
          <w:rFonts w:ascii="Georgia" w:hAnsi="Georgia"/>
        </w:rPr>
        <w:t>i</w:t>
      </w:r>
      <w:r w:rsidRPr="2024E289" w:rsidR="009F7777">
        <w:rPr>
          <w:rFonts w:ascii="Georgia" w:hAnsi="Georgia"/>
        </w:rPr>
        <w:t>e</w:t>
      </w:r>
      <w:r w:rsidRPr="2024E289" w:rsidR="009F7777">
        <w:rPr>
          <w:rFonts w:ascii="Georgia" w:hAnsi="Georgia"/>
        </w:rPr>
        <w:t>s</w:t>
      </w:r>
      <w:r w:rsidRPr="2024E289" w:rsidR="009F7777">
        <w:rPr>
          <w:rFonts w:ascii="Georgia" w:hAnsi="Georgia"/>
        </w:rPr>
        <w:t xml:space="preserve"> </w:t>
      </w:r>
      <w:r w:rsidRPr="2024E289" w:rsidR="009F7777">
        <w:rPr>
          <w:rFonts w:ascii="Georgia" w:hAnsi="Georgia"/>
        </w:rPr>
        <w:t>h</w:t>
      </w:r>
      <w:r w:rsidRPr="2024E289" w:rsidR="009F7777">
        <w:rPr>
          <w:rFonts w:ascii="Georgia" w:hAnsi="Georgia"/>
        </w:rPr>
        <w:t>a</w:t>
      </w:r>
      <w:r w:rsidRPr="2024E289" w:rsidR="009F7777">
        <w:rPr>
          <w:rFonts w:ascii="Georgia" w:hAnsi="Georgia"/>
        </w:rPr>
        <w:t>s</w:t>
      </w:r>
      <w:r w:rsidRPr="2024E289" w:rsidR="009F7777">
        <w:rPr>
          <w:rFonts w:ascii="Georgia" w:hAnsi="Georgia"/>
        </w:rPr>
        <w:t xml:space="preserve"> </w:t>
      </w:r>
      <w:r w:rsidRPr="2024E289" w:rsidR="009F7777">
        <w:rPr>
          <w:rFonts w:ascii="Georgia" w:hAnsi="Georgia"/>
        </w:rPr>
        <w:t>b</w:t>
      </w:r>
      <w:r w:rsidRPr="2024E289" w:rsidR="009F7777">
        <w:rPr>
          <w:rFonts w:ascii="Georgia" w:hAnsi="Georgia"/>
        </w:rPr>
        <w:t>e</w:t>
      </w:r>
      <w:r w:rsidRPr="2024E289" w:rsidR="009F7777">
        <w:rPr>
          <w:rFonts w:ascii="Georgia" w:hAnsi="Georgia"/>
        </w:rPr>
        <w:t>e</w:t>
      </w:r>
      <w:r w:rsidRPr="2024E289" w:rsidR="009F7777">
        <w:rPr>
          <w:rFonts w:ascii="Georgia" w:hAnsi="Georgia"/>
        </w:rPr>
        <w:t>n</w:t>
      </w:r>
      <w:r w:rsidRPr="2024E289" w:rsidR="009F7777">
        <w:rPr>
          <w:rFonts w:ascii="Georgia" w:hAnsi="Georgia"/>
        </w:rPr>
        <w:t xml:space="preserve"> </w:t>
      </w:r>
      <w:r w:rsidRPr="2024E289" w:rsidR="009F7777">
        <w:rPr>
          <w:rFonts w:ascii="Georgia" w:hAnsi="Georgia"/>
        </w:rPr>
        <w:t>c</w:t>
      </w:r>
      <w:r w:rsidRPr="2024E289" w:rsidR="009F7777">
        <w:rPr>
          <w:rFonts w:ascii="Georgia" w:hAnsi="Georgia"/>
        </w:rPr>
        <w:t>o</w:t>
      </w:r>
      <w:r w:rsidRPr="2024E289" w:rsidR="009F7777">
        <w:rPr>
          <w:rFonts w:ascii="Georgia" w:hAnsi="Georgia"/>
        </w:rPr>
        <w:t>l</w:t>
      </w:r>
      <w:r w:rsidRPr="2024E289" w:rsidR="009F7777">
        <w:rPr>
          <w:rFonts w:ascii="Georgia" w:hAnsi="Georgia"/>
        </w:rPr>
        <w:t>l</w:t>
      </w:r>
      <w:r w:rsidRPr="2024E289" w:rsidR="009F7777">
        <w:rPr>
          <w:rFonts w:ascii="Georgia" w:hAnsi="Georgia"/>
        </w:rPr>
        <w:t>e</w:t>
      </w:r>
      <w:r w:rsidRPr="2024E289" w:rsidR="009F7777">
        <w:rPr>
          <w:rFonts w:ascii="Georgia" w:hAnsi="Georgia"/>
        </w:rPr>
        <w:t>c</w:t>
      </w:r>
      <w:r w:rsidRPr="2024E289" w:rsidR="009F7777">
        <w:rPr>
          <w:rFonts w:ascii="Georgia" w:hAnsi="Georgia"/>
        </w:rPr>
        <w:t>t</w:t>
      </w:r>
      <w:r w:rsidRPr="2024E289" w:rsidR="009F7777">
        <w:rPr>
          <w:rFonts w:ascii="Georgia" w:hAnsi="Georgia"/>
        </w:rPr>
        <w:t>e</w:t>
      </w:r>
      <w:r w:rsidRPr="2024E289" w:rsidR="009F7777">
        <w:rPr>
          <w:rFonts w:ascii="Georgia" w:hAnsi="Georgia"/>
        </w:rPr>
        <w:t>d</w:t>
      </w:r>
      <w:r w:rsidRPr="2024E289" w:rsidR="009F7777">
        <w:rPr>
          <w:rFonts w:ascii="Georgia" w:hAnsi="Georgia"/>
        </w:rPr>
        <w:t xml:space="preserve"> </w:t>
      </w:r>
      <w:r w:rsidRPr="2024E289" w:rsidR="009F7777">
        <w:rPr>
          <w:rFonts w:ascii="Georgia" w:hAnsi="Georgia"/>
        </w:rPr>
        <w:t>f</w:t>
      </w:r>
      <w:r w:rsidRPr="2024E289" w:rsidR="009F7777">
        <w:rPr>
          <w:rFonts w:ascii="Georgia" w:hAnsi="Georgia"/>
        </w:rPr>
        <w:t>r</w:t>
      </w:r>
      <w:r w:rsidRPr="2024E289" w:rsidR="009F7777">
        <w:rPr>
          <w:rFonts w:ascii="Georgia" w:hAnsi="Georgia"/>
        </w:rPr>
        <w:t>o</w:t>
      </w:r>
      <w:r w:rsidRPr="2024E289" w:rsidR="009F7777">
        <w:rPr>
          <w:rFonts w:ascii="Georgia" w:hAnsi="Georgia"/>
        </w:rPr>
        <w:t>m</w:t>
      </w:r>
      <w:r w:rsidRPr="2024E289" w:rsidR="009F7777">
        <w:rPr>
          <w:rFonts w:ascii="Georgia" w:hAnsi="Georgia"/>
        </w:rPr>
        <w:t xml:space="preserve"> </w:t>
      </w:r>
      <w:r w:rsidRPr="2024E289" w:rsidR="009F7777">
        <w:rPr>
          <w:rFonts w:ascii="Georgia" w:hAnsi="Georgia"/>
        </w:rPr>
        <w:t>a</w:t>
      </w:r>
      <w:r w:rsidRPr="2024E289" w:rsidR="009F7777">
        <w:rPr>
          <w:rFonts w:ascii="Georgia" w:hAnsi="Georgia"/>
        </w:rPr>
        <w:t>d</w:t>
      </w:r>
      <w:r w:rsidRPr="2024E289" w:rsidR="009F7777">
        <w:rPr>
          <w:rFonts w:ascii="Georgia" w:hAnsi="Georgia"/>
        </w:rPr>
        <w:t>j</w:t>
      </w:r>
      <w:r w:rsidRPr="2024E289" w:rsidR="009F7777">
        <w:rPr>
          <w:rFonts w:ascii="Georgia" w:hAnsi="Georgia"/>
        </w:rPr>
        <w:t>a</w:t>
      </w:r>
      <w:r w:rsidRPr="2024E289" w:rsidR="009F7777">
        <w:rPr>
          <w:rFonts w:ascii="Georgia" w:hAnsi="Georgia"/>
        </w:rPr>
        <w:t>c</w:t>
      </w:r>
      <w:r w:rsidRPr="2024E289" w:rsidR="009F7777">
        <w:rPr>
          <w:rFonts w:ascii="Georgia" w:hAnsi="Georgia"/>
        </w:rPr>
        <w:t>e</w:t>
      </w:r>
      <w:r w:rsidRPr="2024E289" w:rsidR="009F7777">
        <w:rPr>
          <w:rFonts w:ascii="Georgia" w:hAnsi="Georgia"/>
        </w:rPr>
        <w:t>n</w:t>
      </w:r>
      <w:r w:rsidRPr="2024E289" w:rsidR="009F7777">
        <w:rPr>
          <w:rFonts w:ascii="Georgia" w:hAnsi="Georgia"/>
        </w:rPr>
        <w:t>t</w:t>
      </w:r>
      <w:r w:rsidRPr="2024E289" w:rsidR="009F7777">
        <w:rPr>
          <w:rFonts w:ascii="Georgia" w:hAnsi="Georgia"/>
        </w:rPr>
        <w:t xml:space="preserve"> </w:t>
      </w:r>
      <w:r w:rsidRPr="2024E289" w:rsidR="009F7777">
        <w:rPr>
          <w:rFonts w:ascii="Georgia" w:hAnsi="Georgia"/>
        </w:rPr>
        <w:t>t</w:t>
      </w:r>
      <w:r w:rsidRPr="2024E289" w:rsidR="009F7777">
        <w:rPr>
          <w:rFonts w:ascii="Georgia" w:hAnsi="Georgia"/>
        </w:rPr>
        <w:t>o</w:t>
      </w:r>
      <w:del w:author="Jack Plummer" w:date="2022-08-17T14:07:00Z" w:id="349140849">
        <w:r w:rsidRPr="2024E289" w:rsidDel="009F7777">
          <w:rPr>
            <w:rFonts w:ascii="Georgia" w:hAnsi="Georgia"/>
          </w:rPr>
          <w:delText xml:space="preserve"> </w:delText>
        </w:r>
        <w:r w:rsidRPr="2024E289" w:rsidDel="009F7777">
          <w:rPr>
            <w:rFonts w:ascii="Georgia" w:hAnsi="Georgia"/>
          </w:rPr>
          <w:delText xml:space="preserve">both </w:delText>
        </w:r>
      </w:del>
      <w:r w:rsidRPr="2024E289" w:rsidR="009F7777">
        <w:rPr>
          <w:rFonts w:ascii="Georgia" w:hAnsi="Georgia"/>
        </w:rPr>
        <w:t>protected</w:t>
      </w:r>
      <w:r w:rsidRPr="2024E289" w:rsidR="009F7777">
        <w:rPr>
          <w:rFonts w:ascii="Georgia" w:hAnsi="Georgia"/>
        </w:rPr>
        <w:t xml:space="preserve"> </w:t>
      </w:r>
      <w:del w:author="Jack Plummer" w:date="2022-08-17T14:08:00Z" w:id="1519704550">
        <w:r w:rsidRPr="2024E289" w:rsidDel="009F7777">
          <w:rPr>
            <w:rFonts w:ascii="Georgia" w:hAnsi="Georgia"/>
          </w:rPr>
          <w:delText xml:space="preserve">and unprotected areas </w:delText>
        </w:r>
      </w:del>
      <w:r w:rsidRPr="2024E289" w:rsidR="009F7777">
        <w:rPr>
          <w:rFonts w:ascii="Georgia" w:hAnsi="Georgia"/>
        </w:rPr>
        <w:t xml:space="preserve">where passive conservation is presumed, but it is not known whether </w:t>
      </w:r>
      <w:r w:rsidRPr="2024E289" w:rsidR="009F7777">
        <w:rPr>
          <w:rFonts w:ascii="Georgia" w:hAnsi="Georgia"/>
        </w:rPr>
        <w:t>active management is practised (UNEP-WCMC and IUCN 2019). The species’ seed has been</w:t>
      </w:r>
      <w:r w:rsidRPr="2024E289" w:rsidR="009F7777">
        <w:rPr>
          <w:rFonts w:ascii="Georgia" w:hAnsi="Georgia"/>
        </w:rPr>
        <w:t xml:space="preserve"> </w:t>
      </w:r>
      <w:del w:author="Jack Plummer" w:date="2022-08-17T14:04:00Z" w:id="1625102344">
        <w:r w:rsidRPr="2024E289" w:rsidDel="009F7777">
          <w:rPr>
            <w:rFonts w:ascii="Georgia" w:hAnsi="Georgia"/>
          </w:rPr>
          <w:delText xml:space="preserve">gene </w:delText>
        </w:r>
      </w:del>
      <w:r w:rsidRPr="2024E289" w:rsidR="009F7777">
        <w:rPr>
          <w:rFonts w:ascii="Georgia" w:hAnsi="Georgia"/>
        </w:rPr>
        <w:t>banked at</w:t>
      </w:r>
      <w:r w:rsidRPr="2024E289" w:rsidR="009F7777">
        <w:rPr>
          <w:rStyle w:val="Emphasis"/>
          <w:rFonts w:ascii="Georgia" w:hAnsi="Georgia"/>
        </w:rPr>
        <w:t xml:space="preserve"> </w:t>
      </w:r>
      <w:r w:rsidRPr="2024E289" w:rsidR="009F7777">
        <w:rPr>
          <w:rFonts w:ascii="Georgia" w:hAnsi="Georgia"/>
        </w:rPr>
        <w:t xml:space="preserve">the National Biodiversity Centre, </w:t>
      </w:r>
      <w:proofErr w:type="spellStart"/>
      <w:r w:rsidRPr="2024E289" w:rsidR="009F7777">
        <w:rPr>
          <w:rFonts w:ascii="Georgia" w:hAnsi="Georgia"/>
        </w:rPr>
        <w:t>Serbith</w:t>
      </w:r>
      <w:proofErr w:type="spellEnd"/>
      <w:del w:author="Jack Plummer" w:date="2022-08-17T14:04:00Z" w:id="1146979932">
        <w:r w:rsidRPr="2024E289" w:rsidDel="009F7777">
          <w:rPr>
            <w:rFonts w:ascii="Georgia" w:hAnsi="Georgia"/>
          </w:rPr>
          <w:delText>n</w:delText>
        </w:r>
      </w:del>
      <w:r w:rsidRPr="2024E289" w:rsidR="009F7777">
        <w:rPr>
          <w:rFonts w:ascii="Georgia" w:hAnsi="Georgia"/>
        </w:rPr>
        <w:t>a</w:t>
      </w:r>
      <w:ins w:author="Jack Plummer" w:date="2022-08-17T14:04:00Z" w:id="187916310">
        <w:r w:rsidRPr="2024E289" w:rsidR="00D05816">
          <w:rPr>
            <w:rFonts w:ascii="Georgia" w:hAnsi="Georgia"/>
          </w:rPr>
          <w:t>n</w:t>
        </w:r>
      </w:ins>
      <w:r w:rsidRPr="2024E289" w:rsidR="009F7777">
        <w:rPr>
          <w:rFonts w:ascii="Georgia" w:hAnsi="Georgia"/>
        </w:rPr>
        <w:t>g</w:t>
      </w:r>
      <w:r w:rsidRPr="2024E289" w:rsidR="009F7777">
        <w:rPr>
          <w:rFonts w:ascii="Georgia" w:hAnsi="Georgia"/>
        </w:rPr>
        <w:t xml:space="preserve"> (Access.no. BTNT 175K, coll. BT173, 2019, MSBP 2019).</w:t>
      </w:r>
      <w:ins w:author="Jack Plummer" w:date="2022-08-18T10:19:12.446Z" w:id="388896593">
        <w:r w:rsidRPr="2024E289" w:rsidR="009F7777">
          <w:rPr>
            <w:rFonts w:ascii="Georgia" w:hAnsi="Georgia"/>
          </w:rPr>
          <w:t xml:space="preserve"> </w:t>
        </w:r>
        <w:r w:rsidRPr="2024E289" w:rsidR="2024E289">
          <w:rPr>
            <w:rFonts w:ascii="Georgia" w:hAnsi="Georgia" w:eastAsia="Georgia" w:cs="Georgia"/>
            <w:b w:val="0"/>
            <w:bCs w:val="0"/>
            <w:i w:val="0"/>
            <w:iCs w:val="0"/>
            <w:caps w:val="0"/>
            <w:smallCaps w:val="0"/>
            <w:strike w:val="0"/>
            <w:dstrike w:val="0"/>
            <w:noProof w:val="0"/>
            <w:color w:val="D13438"/>
            <w:sz w:val="18"/>
            <w:szCs w:val="18"/>
            <w:u w:val="single"/>
            <w:lang w:val="en-GB"/>
          </w:rPr>
          <w:t xml:space="preserve">The species is held in at least one </w:t>
        </w:r>
        <w:r w:rsidRPr="2024E289" w:rsidR="2024E289">
          <w:rPr>
            <w:rFonts w:ascii="Georgia" w:hAnsi="Georgia" w:eastAsia="Georgia" w:cs="Georgia"/>
            <w:b w:val="0"/>
            <w:bCs w:val="0"/>
            <w:i w:val="1"/>
            <w:iCs w:val="1"/>
            <w:caps w:val="0"/>
            <w:smallCaps w:val="0"/>
            <w:strike w:val="0"/>
            <w:dstrike w:val="0"/>
            <w:noProof w:val="0"/>
            <w:color w:val="D13438"/>
            <w:sz w:val="18"/>
            <w:szCs w:val="18"/>
            <w:u w:val="single"/>
            <w:lang w:val="en-GB"/>
          </w:rPr>
          <w:t>ex situ</w:t>
        </w:r>
        <w:r w:rsidRPr="2024E289" w:rsidR="2024E289">
          <w:rPr>
            <w:rFonts w:ascii="Georgia" w:hAnsi="Georgia" w:eastAsia="Georgia" w:cs="Georgia"/>
            <w:b w:val="0"/>
            <w:bCs w:val="0"/>
            <w:i w:val="0"/>
            <w:iCs w:val="0"/>
            <w:caps w:val="0"/>
            <w:smallCaps w:val="0"/>
            <w:strike w:val="0"/>
            <w:dstrike w:val="0"/>
            <w:noProof w:val="0"/>
            <w:color w:val="D13438"/>
            <w:sz w:val="18"/>
            <w:szCs w:val="18"/>
            <w:u w:val="single"/>
            <w:lang w:val="en-GB"/>
          </w:rPr>
          <w:t xml:space="preserve"> collection</w:t>
        </w:r>
        <w:r w:rsidRPr="2024E289" w:rsidR="2024E289">
          <w:rPr>
            <w:rFonts w:ascii="Georgia" w:hAnsi="Georgia" w:eastAsia="Georgia" w:cs="Georgia"/>
            <w:b w:val="0"/>
            <w:bCs w:val="0"/>
            <w:i w:val="0"/>
            <w:iCs w:val="0"/>
            <w:caps w:val="0"/>
            <w:smallCaps w:val="0"/>
            <w:strike w:val="0"/>
            <w:dstrike w:val="0"/>
            <w:noProof w:val="0"/>
            <w:color w:val="D13438"/>
            <w:sz w:val="18"/>
            <w:szCs w:val="18"/>
            <w:u w:val="single"/>
            <w:lang w:val="en-GB"/>
          </w:rPr>
          <w:t xml:space="preserve"> (BGCI 2022).</w:t>
        </w:r>
      </w:ins>
    </w:p>
    <w:p w:rsidR="00000000" w:rsidRDefault="009F7777" w14:paraId="2CA397DA" w14:textId="77777777">
      <w:pPr>
        <w:pStyle w:val="Heading2"/>
        <w:divId w:val="98264235"/>
        <w:rPr>
          <w:rFonts w:ascii="Georgia" w:hAnsi="Georgia" w:eastAsia="Times New Roman"/>
          <w:sz w:val="27"/>
          <w:szCs w:val="27"/>
        </w:rPr>
      </w:pPr>
      <w:r>
        <w:rPr>
          <w:rFonts w:ascii="Georgia" w:hAnsi="Georgia" w:eastAsia="Times New Roman"/>
          <w:sz w:val="27"/>
          <w:szCs w:val="27"/>
        </w:rPr>
        <w:t>Conservation Actions In- Place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1620"/>
        <w:gridCol w:w="7390"/>
      </w:tblGrid>
      <w:tr w:rsidR="00000000" w14:paraId="46924FA0" w14:textId="77777777">
        <w:trPr>
          <w:divId w:val="98264235"/>
          <w:tblCellSpacing w:w="15" w:type="dxa"/>
        </w:trPr>
        <w:tc>
          <w:tcPr>
            <w:tcW w:w="0" w:type="auto"/>
            <w:tcBorders>
              <w:bottom w:val="single" w:color="000000" w:sz="6" w:space="0"/>
            </w:tcBorders>
            <w:shd w:val="clear" w:color="auto" w:fill="BBBBBB"/>
            <w:vAlign w:val="center"/>
            <w:hideMark/>
          </w:tcPr>
          <w:p w:rsidR="00000000" w:rsidRDefault="009F7777" w14:paraId="1B054450" w14:textId="77777777">
            <w:pPr>
              <w:spacing w:after="75"/>
              <w:rPr>
                <w:rFonts w:ascii="Georgia" w:hAnsi="Georgia" w:eastAsia="Times New Roman"/>
                <w:b/>
                <w:bCs/>
                <w:sz w:val="18"/>
                <w:szCs w:val="18"/>
              </w:rPr>
            </w:pPr>
            <w:r>
              <w:rPr>
                <w:rFonts w:ascii="Georgia" w:hAnsi="Georgia" w:eastAsia="Times New Roman"/>
                <w:b/>
                <w:bCs/>
                <w:sz w:val="18"/>
                <w:szCs w:val="18"/>
              </w:rPr>
              <w:t>Action Recovery Plan</w:t>
            </w:r>
          </w:p>
        </w:tc>
        <w:tc>
          <w:tcPr>
            <w:tcW w:w="0" w:type="auto"/>
            <w:tcBorders>
              <w:bottom w:val="single" w:color="000000" w:sz="6" w:space="0"/>
            </w:tcBorders>
            <w:shd w:val="clear" w:color="auto" w:fill="BBBBBB"/>
            <w:vAlign w:val="center"/>
            <w:hideMark/>
          </w:tcPr>
          <w:p w:rsidR="00000000" w:rsidRDefault="009F7777" w14:paraId="341A7ACB"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4E4B1590" w14:textId="77777777">
        <w:trPr>
          <w:divId w:val="98264235"/>
          <w:tblCellSpacing w:w="15" w:type="dxa"/>
        </w:trPr>
        <w:tc>
          <w:tcPr>
            <w:tcW w:w="0" w:type="auto"/>
            <w:vAlign w:val="center"/>
            <w:hideMark/>
          </w:tcPr>
          <w:p w:rsidR="00000000" w:rsidRDefault="009F7777" w14:paraId="76E58D64" w14:textId="77777777">
            <w:pPr>
              <w:spacing w:after="75"/>
              <w:rPr>
                <w:rFonts w:ascii="Georgia" w:hAnsi="Georgia" w:eastAsia="Times New Roman"/>
                <w:sz w:val="18"/>
                <w:szCs w:val="18"/>
              </w:rPr>
            </w:pPr>
            <w:r>
              <w:rPr>
                <w:rFonts w:ascii="Georgia" w:hAnsi="Georgia" w:eastAsia="Times New Roman"/>
                <w:sz w:val="18"/>
                <w:szCs w:val="18"/>
              </w:rPr>
              <w:t>Yes</w:t>
            </w:r>
          </w:p>
        </w:tc>
        <w:tc>
          <w:tcPr>
            <w:tcW w:w="0" w:type="auto"/>
            <w:vAlign w:val="center"/>
            <w:hideMark/>
          </w:tcPr>
          <w:p w:rsidR="00000000" w:rsidRDefault="009F7777" w14:paraId="22840EAB" w14:textId="0738CA1A">
            <w:pPr>
              <w:spacing w:after="75"/>
              <w:rPr>
                <w:rFonts w:ascii="Georgia" w:hAnsi="Georgia" w:eastAsia="Times New Roman"/>
                <w:sz w:val="18"/>
                <w:szCs w:val="18"/>
              </w:rPr>
            </w:pPr>
            <w:r>
              <w:rPr>
                <w:rFonts w:ascii="Georgia" w:hAnsi="Georgia" w:eastAsia="Times New Roman"/>
                <w:sz w:val="18"/>
                <w:szCs w:val="18"/>
              </w:rPr>
              <w:t>The species</w:t>
            </w:r>
            <w:ins w:author="Jack Plummer" w:date="2022-08-17T14:03:00Z" w:id="58">
              <w:r w:rsidR="000B5F8D">
                <w:rPr>
                  <w:rFonts w:ascii="Georgia" w:hAnsi="Georgia" w:eastAsia="Times New Roman"/>
                  <w:sz w:val="18"/>
                  <w:szCs w:val="18"/>
                </w:rPr>
                <w:t>’</w:t>
              </w:r>
            </w:ins>
            <w:r>
              <w:rPr>
                <w:rFonts w:ascii="Georgia" w:hAnsi="Georgia" w:eastAsia="Times New Roman"/>
                <w:sz w:val="18"/>
                <w:szCs w:val="18"/>
              </w:rPr>
              <w:t xml:space="preserve"> seed has been </w:t>
            </w:r>
            <w:del w:author="Jack Plummer" w:date="2022-08-17T14:03:00Z" w:id="59">
              <w:r w:rsidDel="00D05816">
                <w:rPr>
                  <w:rFonts w:ascii="Georgia" w:hAnsi="Georgia" w:eastAsia="Times New Roman"/>
                  <w:sz w:val="18"/>
                  <w:szCs w:val="18"/>
                </w:rPr>
                <w:delText xml:space="preserve">gene </w:delText>
              </w:r>
            </w:del>
            <w:r>
              <w:rPr>
                <w:rFonts w:ascii="Georgia" w:hAnsi="Georgia" w:eastAsia="Times New Roman"/>
                <w:sz w:val="18"/>
                <w:szCs w:val="18"/>
              </w:rPr>
              <w:t xml:space="preserve">banked at the National Biodiversity Centre, </w:t>
            </w:r>
            <w:proofErr w:type="spellStart"/>
            <w:r>
              <w:rPr>
                <w:rFonts w:ascii="Georgia" w:hAnsi="Georgia" w:eastAsia="Times New Roman"/>
                <w:sz w:val="18"/>
                <w:szCs w:val="18"/>
              </w:rPr>
              <w:t>Serbith</w:t>
            </w:r>
            <w:del w:author="Jack Plummer" w:date="2022-08-17T14:03:00Z" w:id="60">
              <w:r w:rsidDel="00D05816">
                <w:rPr>
                  <w:rFonts w:ascii="Georgia" w:hAnsi="Georgia" w:eastAsia="Times New Roman"/>
                  <w:sz w:val="18"/>
                  <w:szCs w:val="18"/>
                </w:rPr>
                <w:delText>n</w:delText>
              </w:r>
            </w:del>
            <w:r>
              <w:rPr>
                <w:rFonts w:ascii="Georgia" w:hAnsi="Georgia" w:eastAsia="Times New Roman"/>
                <w:sz w:val="18"/>
                <w:szCs w:val="18"/>
              </w:rPr>
              <w:t>a</w:t>
            </w:r>
            <w:ins w:author="Jack Plummer" w:date="2022-08-17T14:03:00Z" w:id="61">
              <w:r w:rsidR="00D05816">
                <w:rPr>
                  <w:rFonts w:ascii="Georgia" w:hAnsi="Georgia" w:eastAsia="Times New Roman"/>
                  <w:sz w:val="18"/>
                  <w:szCs w:val="18"/>
                </w:rPr>
                <w:t>n</w:t>
              </w:r>
            </w:ins>
            <w:r>
              <w:rPr>
                <w:rFonts w:ascii="Georgia" w:hAnsi="Georgia" w:eastAsia="Times New Roman"/>
                <w:sz w:val="18"/>
                <w:szCs w:val="18"/>
              </w:rPr>
              <w:t>g</w:t>
            </w:r>
            <w:proofErr w:type="spellEnd"/>
            <w:r>
              <w:rPr>
                <w:rFonts w:ascii="Georgia" w:hAnsi="Georgia" w:eastAsia="Times New Roman"/>
                <w:sz w:val="18"/>
                <w:szCs w:val="18"/>
              </w:rPr>
              <w:t xml:space="preserve"> (Access.no. BTNT 175K, coll. BT173, 2019, MSBP 2019).</w:t>
            </w:r>
          </w:p>
        </w:tc>
      </w:tr>
    </w:tbl>
    <w:p w:rsidR="00000000" w:rsidRDefault="009F7777" w14:paraId="3187222F" w14:textId="77777777">
      <w:pPr>
        <w:divId w:val="98264235"/>
        <w:rPr>
          <w:rFonts w:ascii="Georgia" w:hAnsi="Georgia" w:eastAsia="Times New Roman"/>
          <w:vanish/>
          <w:sz w:val="18"/>
          <w:szCs w:val="18"/>
        </w:rPr>
      </w:pP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746"/>
        <w:gridCol w:w="530"/>
      </w:tblGrid>
      <w:tr w:rsidR="00000000" w14:paraId="32821479" w14:textId="77777777">
        <w:trPr>
          <w:divId w:val="98264235"/>
          <w:tblCellSpacing w:w="15" w:type="dxa"/>
        </w:trPr>
        <w:tc>
          <w:tcPr>
            <w:tcW w:w="0" w:type="auto"/>
            <w:tcBorders>
              <w:bottom w:val="single" w:color="000000" w:sz="6" w:space="0"/>
            </w:tcBorders>
            <w:shd w:val="clear" w:color="auto" w:fill="BBBBBB"/>
            <w:vAlign w:val="center"/>
            <w:hideMark/>
          </w:tcPr>
          <w:p w:rsidR="00000000" w:rsidRDefault="009F7777" w14:paraId="3F3385B2" w14:textId="77777777">
            <w:pPr>
              <w:spacing w:after="75"/>
              <w:rPr>
                <w:rFonts w:ascii="Georgia" w:hAnsi="Georgia" w:eastAsia="Times New Roman"/>
                <w:b/>
                <w:bCs/>
                <w:sz w:val="18"/>
                <w:szCs w:val="18"/>
              </w:rPr>
            </w:pPr>
            <w:r>
              <w:rPr>
                <w:rFonts w:ascii="Georgia" w:hAnsi="Georgia" w:eastAsia="Times New Roman"/>
                <w:b/>
                <w:bCs/>
                <w:sz w:val="18"/>
                <w:szCs w:val="18"/>
              </w:rPr>
              <w:t>Conservation sites identified</w:t>
            </w:r>
          </w:p>
        </w:tc>
        <w:tc>
          <w:tcPr>
            <w:tcW w:w="0" w:type="auto"/>
            <w:tcBorders>
              <w:bottom w:val="single" w:color="000000" w:sz="6" w:space="0"/>
            </w:tcBorders>
            <w:shd w:val="clear" w:color="auto" w:fill="BBBBBB"/>
            <w:vAlign w:val="center"/>
            <w:hideMark/>
          </w:tcPr>
          <w:p w:rsidR="00000000" w:rsidRDefault="009F7777" w14:paraId="28373BFE"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28D12699" w14:textId="77777777">
        <w:trPr>
          <w:divId w:val="98264235"/>
          <w:tblCellSpacing w:w="15" w:type="dxa"/>
        </w:trPr>
        <w:tc>
          <w:tcPr>
            <w:tcW w:w="0" w:type="auto"/>
            <w:vAlign w:val="center"/>
            <w:hideMark/>
          </w:tcPr>
          <w:p w:rsidR="00000000" w:rsidRDefault="009F7777" w14:paraId="6A054DB9"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9F7777" w14:paraId="1AA60E44"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9F7777" w14:paraId="7AC27EF0" w14:textId="77777777">
      <w:pPr>
        <w:divId w:val="98264235"/>
        <w:rPr>
          <w:rFonts w:ascii="Georgia" w:hAnsi="Georgia" w:eastAsia="Times New Roman"/>
          <w:vanish/>
          <w:sz w:val="18"/>
          <w:szCs w:val="18"/>
        </w:rPr>
      </w:pP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5278"/>
        <w:gridCol w:w="530"/>
      </w:tblGrid>
      <w:tr w:rsidR="00000000" w14:paraId="4056124F" w14:textId="77777777">
        <w:trPr>
          <w:divId w:val="98264235"/>
          <w:tblCellSpacing w:w="15" w:type="dxa"/>
        </w:trPr>
        <w:tc>
          <w:tcPr>
            <w:tcW w:w="0" w:type="auto"/>
            <w:tcBorders>
              <w:bottom w:val="single" w:color="000000" w:sz="6" w:space="0"/>
            </w:tcBorders>
            <w:shd w:val="clear" w:color="auto" w:fill="BBBBBB"/>
            <w:vAlign w:val="center"/>
            <w:hideMark/>
          </w:tcPr>
          <w:p w:rsidR="00000000" w:rsidRDefault="009F7777" w14:paraId="6F7E0258" w14:textId="77777777">
            <w:pPr>
              <w:spacing w:after="75"/>
              <w:rPr>
                <w:rFonts w:ascii="Georgia" w:hAnsi="Georgia" w:eastAsia="Times New Roman"/>
                <w:b/>
                <w:bCs/>
                <w:sz w:val="18"/>
                <w:szCs w:val="18"/>
              </w:rPr>
            </w:pPr>
            <w:commentRangeStart w:id="62"/>
            <w:r>
              <w:rPr>
                <w:rFonts w:ascii="Georgia" w:hAnsi="Georgia" w:eastAsia="Times New Roman"/>
                <w:b/>
                <w:bCs/>
                <w:sz w:val="18"/>
                <w:szCs w:val="18"/>
              </w:rPr>
              <w:t xml:space="preserve">Percentage of population protected </w:t>
            </w:r>
            <w:r>
              <w:rPr>
                <w:rFonts w:ascii="Georgia" w:hAnsi="Georgia" w:eastAsia="Times New Roman"/>
                <w:b/>
                <w:bCs/>
                <w:sz w:val="18"/>
                <w:szCs w:val="18"/>
              </w:rPr>
              <w:t>by PAs (0-100)</w:t>
            </w:r>
            <w:commentRangeEnd w:id="62"/>
            <w:r w:rsidR="00D05816">
              <w:rPr>
                <w:rStyle w:val="CommentReference"/>
                <w:sz w:val="20"/>
                <w:szCs w:val="20"/>
              </w:rPr>
              <w:commentReference w:id="62"/>
            </w:r>
          </w:p>
        </w:tc>
        <w:tc>
          <w:tcPr>
            <w:tcW w:w="0" w:type="auto"/>
            <w:tcBorders>
              <w:bottom w:val="single" w:color="000000" w:sz="6" w:space="0"/>
            </w:tcBorders>
            <w:shd w:val="clear" w:color="auto" w:fill="BBBBBB"/>
            <w:vAlign w:val="center"/>
            <w:hideMark/>
          </w:tcPr>
          <w:p w:rsidR="00000000" w:rsidRDefault="009F7777" w14:paraId="128CC8B5"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16F595E4" w14:textId="77777777">
        <w:trPr>
          <w:divId w:val="98264235"/>
          <w:tblCellSpacing w:w="15" w:type="dxa"/>
        </w:trPr>
        <w:tc>
          <w:tcPr>
            <w:tcW w:w="0" w:type="auto"/>
            <w:vAlign w:val="center"/>
            <w:hideMark/>
          </w:tcPr>
          <w:p w:rsidR="00000000" w:rsidRDefault="009F7777" w14:paraId="3DFC839F" w14:textId="77777777">
            <w:pPr>
              <w:spacing w:after="75"/>
              <w:rPr>
                <w:rFonts w:ascii="Georgia" w:hAnsi="Georgia" w:eastAsia="Times New Roman"/>
                <w:sz w:val="18"/>
                <w:szCs w:val="18"/>
              </w:rPr>
            </w:pPr>
            <w:r>
              <w:rPr>
                <w:rFonts w:ascii="Georgia" w:hAnsi="Georgia" w:eastAsia="Times New Roman"/>
                <w:sz w:val="18"/>
                <w:szCs w:val="18"/>
              </w:rPr>
              <w:t>21-30</w:t>
            </w:r>
          </w:p>
        </w:tc>
        <w:tc>
          <w:tcPr>
            <w:tcW w:w="0" w:type="auto"/>
            <w:vAlign w:val="center"/>
            <w:hideMark/>
          </w:tcPr>
          <w:p w:rsidR="00000000" w:rsidRDefault="009F7777" w14:paraId="3EDF30F4"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9F7777" w14:paraId="1365D277" w14:textId="77777777">
      <w:pPr>
        <w:pStyle w:val="Heading2"/>
        <w:divId w:val="98264235"/>
        <w:rPr>
          <w:rFonts w:ascii="Georgia" w:hAnsi="Georgia" w:eastAsia="Times New Roman"/>
          <w:sz w:val="27"/>
          <w:szCs w:val="27"/>
        </w:rPr>
      </w:pPr>
      <w:r>
        <w:rPr>
          <w:rFonts w:ascii="Georgia" w:hAnsi="Georgia" w:eastAsia="Times New Roman"/>
          <w:sz w:val="27"/>
          <w:szCs w:val="27"/>
        </w:rPr>
        <w:t>Important Conservation Actions Needed</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6260"/>
        <w:gridCol w:w="530"/>
      </w:tblGrid>
      <w:tr w:rsidR="00000000" w14:paraId="7AF74AB9" w14:textId="77777777">
        <w:trPr>
          <w:divId w:val="98264235"/>
          <w:tblCellSpacing w:w="15" w:type="dxa"/>
        </w:trPr>
        <w:tc>
          <w:tcPr>
            <w:tcW w:w="0" w:type="auto"/>
            <w:tcBorders>
              <w:bottom w:val="single" w:color="000000" w:sz="6" w:space="0"/>
            </w:tcBorders>
            <w:shd w:val="clear" w:color="auto" w:fill="BBBBBB"/>
            <w:vAlign w:val="center"/>
            <w:hideMark/>
          </w:tcPr>
          <w:p w:rsidR="00000000" w:rsidRDefault="009F7777" w14:paraId="6683FDBA" w14:textId="77777777">
            <w:pPr>
              <w:spacing w:after="75"/>
              <w:rPr>
                <w:rFonts w:ascii="Georgia" w:hAnsi="Georgia" w:eastAsia="Times New Roman"/>
                <w:b/>
                <w:bCs/>
                <w:sz w:val="18"/>
                <w:szCs w:val="18"/>
              </w:rPr>
            </w:pPr>
            <w:r>
              <w:rPr>
                <w:rFonts w:ascii="Georgia" w:hAnsi="Georgia" w:eastAsia="Times New Roman"/>
                <w:b/>
                <w:bCs/>
                <w:sz w:val="18"/>
                <w:szCs w:val="18"/>
              </w:rPr>
              <w:t>Conservation Actions</w:t>
            </w:r>
          </w:p>
        </w:tc>
        <w:tc>
          <w:tcPr>
            <w:tcW w:w="0" w:type="auto"/>
            <w:tcBorders>
              <w:bottom w:val="single" w:color="000000" w:sz="6" w:space="0"/>
            </w:tcBorders>
            <w:shd w:val="clear" w:color="auto" w:fill="BBBBBB"/>
            <w:vAlign w:val="center"/>
            <w:hideMark/>
          </w:tcPr>
          <w:p w:rsidR="00000000" w:rsidRDefault="009F7777" w14:paraId="70A9C7B9"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553D7E84" w14:textId="77777777">
        <w:trPr>
          <w:divId w:val="98264235"/>
          <w:tblCellSpacing w:w="15" w:type="dxa"/>
        </w:trPr>
        <w:tc>
          <w:tcPr>
            <w:tcW w:w="0" w:type="auto"/>
            <w:tcBorders>
              <w:bottom w:val="single" w:color="CCCCCC" w:sz="6" w:space="0"/>
            </w:tcBorders>
            <w:vAlign w:val="center"/>
            <w:hideMark/>
          </w:tcPr>
          <w:p w:rsidR="00000000" w:rsidRDefault="009F7777" w14:paraId="3C5FE76A" w14:textId="77777777">
            <w:pPr>
              <w:spacing w:after="75"/>
              <w:rPr>
                <w:rFonts w:ascii="Georgia" w:hAnsi="Georgia" w:eastAsia="Times New Roman"/>
                <w:sz w:val="18"/>
                <w:szCs w:val="18"/>
              </w:rPr>
            </w:pPr>
            <w:r>
              <w:rPr>
                <w:rFonts w:ascii="Georgia" w:hAnsi="Georgia" w:eastAsia="Times New Roman"/>
                <w:sz w:val="18"/>
                <w:szCs w:val="18"/>
              </w:rPr>
              <w:t>3.4.2. Species management -&gt; Ex-situ conservation -&gt; Genome resource bank</w:t>
            </w:r>
          </w:p>
        </w:tc>
        <w:tc>
          <w:tcPr>
            <w:tcW w:w="0" w:type="auto"/>
            <w:tcBorders>
              <w:bottom w:val="single" w:color="CCCCCC" w:sz="6" w:space="0"/>
            </w:tcBorders>
            <w:vAlign w:val="center"/>
            <w:hideMark/>
          </w:tcPr>
          <w:p w:rsidR="00000000" w:rsidRDefault="009F7777" w14:paraId="435E74A1"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9F7777" w14:paraId="19AD1B2F" w14:textId="77777777">
      <w:pPr>
        <w:pStyle w:val="Heading2"/>
        <w:divId w:val="98264235"/>
        <w:rPr>
          <w:rFonts w:ascii="Georgia" w:hAnsi="Georgia" w:eastAsia="Times New Roman"/>
          <w:sz w:val="27"/>
          <w:szCs w:val="27"/>
        </w:rPr>
      </w:pPr>
      <w:r>
        <w:rPr>
          <w:rFonts w:ascii="Georgia" w:hAnsi="Georgia" w:eastAsia="Times New Roman"/>
          <w:sz w:val="27"/>
          <w:szCs w:val="27"/>
        </w:rPr>
        <w:t>Research Needed</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52152E19" w14:textId="77777777">
        <w:trPr>
          <w:divId w:val="98264235"/>
          <w:tblCellSpacing w:w="15" w:type="dxa"/>
        </w:trPr>
        <w:tc>
          <w:tcPr>
            <w:tcW w:w="0" w:type="auto"/>
            <w:tcBorders>
              <w:bottom w:val="single" w:color="000000" w:sz="6" w:space="0"/>
            </w:tcBorders>
            <w:shd w:val="clear" w:color="auto" w:fill="BBBBBB"/>
            <w:vAlign w:val="center"/>
            <w:hideMark/>
          </w:tcPr>
          <w:p w:rsidR="00000000" w:rsidRDefault="009F7777" w14:paraId="332B6BB1" w14:textId="77777777">
            <w:pPr>
              <w:spacing w:after="75"/>
              <w:rPr>
                <w:rFonts w:ascii="Georgia" w:hAnsi="Georgia" w:eastAsia="Times New Roman"/>
                <w:b/>
                <w:bCs/>
                <w:sz w:val="18"/>
                <w:szCs w:val="18"/>
              </w:rPr>
            </w:pPr>
            <w:r>
              <w:rPr>
                <w:rFonts w:ascii="Georgia" w:hAnsi="Georgia" w:eastAsia="Times New Roman"/>
                <w:b/>
                <w:bCs/>
                <w:sz w:val="18"/>
                <w:szCs w:val="18"/>
              </w:rPr>
              <w:t>Research</w:t>
            </w:r>
          </w:p>
        </w:tc>
        <w:tc>
          <w:tcPr>
            <w:tcW w:w="0" w:type="auto"/>
            <w:tcBorders>
              <w:bottom w:val="single" w:color="000000" w:sz="6" w:space="0"/>
            </w:tcBorders>
            <w:shd w:val="clear" w:color="auto" w:fill="BBBBBB"/>
            <w:vAlign w:val="center"/>
            <w:hideMark/>
          </w:tcPr>
          <w:p w:rsidR="00000000" w:rsidRDefault="009F7777" w14:paraId="23CF21B2"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521E9A36" w14:textId="77777777">
        <w:trPr>
          <w:divId w:val="98264235"/>
          <w:tblCellSpacing w:w="15" w:type="dxa"/>
        </w:trPr>
        <w:tc>
          <w:tcPr>
            <w:tcW w:w="0" w:type="auto"/>
            <w:tcBorders>
              <w:bottom w:val="single" w:color="CCCCCC" w:sz="6" w:space="0"/>
            </w:tcBorders>
            <w:vAlign w:val="center"/>
            <w:hideMark/>
          </w:tcPr>
          <w:p w:rsidR="00000000" w:rsidRDefault="009F7777" w14:paraId="5C4C6C93" w14:textId="77777777">
            <w:pPr>
              <w:spacing w:after="75"/>
              <w:rPr>
                <w:rFonts w:ascii="Georgia" w:hAnsi="Georgia" w:eastAsia="Times New Roman"/>
                <w:sz w:val="18"/>
                <w:szCs w:val="18"/>
              </w:rPr>
            </w:pPr>
            <w:r>
              <w:rPr>
                <w:rFonts w:ascii="Georgia" w:hAnsi="Georgia" w:eastAsia="Times New Roman"/>
                <w:sz w:val="18"/>
                <w:szCs w:val="18"/>
              </w:rPr>
              <w:t>1.2. Research -</w:t>
            </w:r>
            <w:r>
              <w:rPr>
                <w:rFonts w:ascii="Georgia" w:hAnsi="Georgia" w:eastAsia="Times New Roman"/>
                <w:sz w:val="18"/>
                <w:szCs w:val="18"/>
              </w:rPr>
              <w:t>&gt; Population size, distribution &amp; trends</w:t>
            </w:r>
          </w:p>
        </w:tc>
        <w:tc>
          <w:tcPr>
            <w:tcW w:w="0" w:type="auto"/>
            <w:tcBorders>
              <w:bottom w:val="single" w:color="CCCCCC" w:sz="6" w:space="0"/>
            </w:tcBorders>
            <w:vAlign w:val="center"/>
            <w:hideMark/>
          </w:tcPr>
          <w:p w:rsidR="00000000" w:rsidRDefault="009F7777" w14:paraId="1D12779E"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05D9C9F0" w14:textId="77777777">
        <w:trPr>
          <w:divId w:val="98264235"/>
          <w:tblCellSpacing w:w="15" w:type="dxa"/>
        </w:trPr>
        <w:tc>
          <w:tcPr>
            <w:tcW w:w="0" w:type="auto"/>
            <w:tcBorders>
              <w:bottom w:val="single" w:color="CCCCCC" w:sz="6" w:space="0"/>
            </w:tcBorders>
            <w:vAlign w:val="center"/>
            <w:hideMark/>
          </w:tcPr>
          <w:p w:rsidR="00000000" w:rsidRDefault="009F7777" w14:paraId="6883B725" w14:textId="77777777">
            <w:pPr>
              <w:spacing w:after="75"/>
              <w:rPr>
                <w:rFonts w:ascii="Georgia" w:hAnsi="Georgia" w:eastAsia="Times New Roman"/>
                <w:sz w:val="18"/>
                <w:szCs w:val="18"/>
              </w:rPr>
            </w:pPr>
            <w:r>
              <w:rPr>
                <w:rFonts w:ascii="Georgia" w:hAnsi="Georgia" w:eastAsia="Times New Roman"/>
                <w:sz w:val="18"/>
                <w:szCs w:val="18"/>
              </w:rPr>
              <w:t>3.1. Monitoring -&gt; Population trends</w:t>
            </w:r>
          </w:p>
        </w:tc>
        <w:tc>
          <w:tcPr>
            <w:tcW w:w="0" w:type="auto"/>
            <w:tcBorders>
              <w:bottom w:val="single" w:color="CCCCCC" w:sz="6" w:space="0"/>
            </w:tcBorders>
            <w:vAlign w:val="center"/>
            <w:hideMark/>
          </w:tcPr>
          <w:p w:rsidR="00000000" w:rsidRDefault="009F7777" w14:paraId="077CDFF4"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0D515FFC" w14:textId="77777777">
        <w:trPr>
          <w:divId w:val="98264235"/>
          <w:tblCellSpacing w:w="15" w:type="dxa"/>
        </w:trPr>
        <w:tc>
          <w:tcPr>
            <w:tcW w:w="0" w:type="auto"/>
            <w:tcBorders>
              <w:bottom w:val="single" w:color="CCCCCC" w:sz="6" w:space="0"/>
            </w:tcBorders>
            <w:vAlign w:val="center"/>
            <w:hideMark/>
          </w:tcPr>
          <w:p w:rsidR="00000000" w:rsidRDefault="009F7777" w14:paraId="5CA850C8" w14:textId="77777777">
            <w:pPr>
              <w:spacing w:after="75"/>
              <w:rPr>
                <w:rFonts w:ascii="Georgia" w:hAnsi="Georgia" w:eastAsia="Times New Roman"/>
                <w:sz w:val="18"/>
                <w:szCs w:val="18"/>
              </w:rPr>
            </w:pPr>
            <w:r>
              <w:rPr>
                <w:rFonts w:ascii="Georgia" w:hAnsi="Georgia" w:eastAsia="Times New Roman"/>
                <w:sz w:val="18"/>
                <w:szCs w:val="18"/>
              </w:rPr>
              <w:t>3.4. Monitoring -&gt; Habitat trends</w:t>
            </w:r>
          </w:p>
        </w:tc>
        <w:tc>
          <w:tcPr>
            <w:tcW w:w="0" w:type="auto"/>
            <w:tcBorders>
              <w:bottom w:val="single" w:color="CCCCCC" w:sz="6" w:space="0"/>
            </w:tcBorders>
            <w:vAlign w:val="center"/>
            <w:hideMark/>
          </w:tcPr>
          <w:p w:rsidR="00000000" w:rsidRDefault="009F7777" w14:paraId="0952E554"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9F7777" w14:paraId="4C347958" w14:textId="77777777">
      <w:pPr>
        <w:pStyle w:val="Heading1"/>
        <w:rPr>
          <w:rFonts w:ascii="Georgia" w:hAnsi="Georgia" w:eastAsia="Times New Roman"/>
          <w:sz w:val="29"/>
          <w:szCs w:val="29"/>
        </w:rPr>
      </w:pPr>
      <w:commentRangeStart w:id="63"/>
      <w:r>
        <w:rPr>
          <w:rFonts w:ascii="Georgia" w:hAnsi="Georgia" w:eastAsia="Times New Roman"/>
          <w:sz w:val="29"/>
          <w:szCs w:val="29"/>
        </w:rPr>
        <w:t>Bibliography</w:t>
      </w:r>
      <w:commentRangeEnd w:id="63"/>
      <w:r w:rsidR="00D05816">
        <w:rPr>
          <w:rStyle w:val="CommentReference"/>
          <w:b w:val="0"/>
          <w:bCs w:val="0"/>
          <w:color w:val="auto"/>
          <w:kern w:val="0"/>
          <w:sz w:val="20"/>
          <w:szCs w:val="20"/>
        </w:rPr>
        <w:commentReference w:id="63"/>
      </w:r>
    </w:p>
    <w:p w:rsidR="00000000" w:rsidRDefault="009F7777" w14:paraId="2AAB0610" w14:textId="77777777">
      <w:pPr>
        <w:pStyle w:val="NormalWeb"/>
        <w:divId w:val="1322612910"/>
        <w:rPr>
          <w:rFonts w:ascii="Georgia" w:hAnsi="Georgia"/>
        </w:rPr>
      </w:pPr>
      <w:r>
        <w:rPr>
          <w:rFonts w:ascii="Georgia" w:hAnsi="Georgia"/>
        </w:rPr>
        <w:t xml:space="preserve">BBSP. 2021. </w:t>
      </w:r>
      <w:proofErr w:type="spellStart"/>
      <w:r>
        <w:rPr>
          <w:rFonts w:ascii="Georgia" w:hAnsi="Georgia"/>
        </w:rPr>
        <w:t>Archidendron</w:t>
      </w:r>
      <w:proofErr w:type="spellEnd"/>
      <w:r>
        <w:rPr>
          <w:rFonts w:ascii="Georgia" w:hAnsi="Georgia"/>
        </w:rPr>
        <w:t xml:space="preserve"> </w:t>
      </w:r>
      <w:proofErr w:type="spellStart"/>
      <w:proofErr w:type="gramStart"/>
      <w:r>
        <w:rPr>
          <w:rFonts w:ascii="Georgia" w:hAnsi="Georgia"/>
        </w:rPr>
        <w:t>bigeminum</w:t>
      </w:r>
      <w:proofErr w:type="spellEnd"/>
      <w:r>
        <w:rPr>
          <w:rFonts w:ascii="Georgia" w:hAnsi="Georgia"/>
        </w:rPr>
        <w:t xml:space="preserve"> .</w:t>
      </w:r>
      <w:proofErr w:type="gramEnd"/>
      <w:r>
        <w:rPr>
          <w:rFonts w:ascii="Georgia" w:hAnsi="Georgia"/>
        </w:rPr>
        <w:t xml:space="preserve"> </w:t>
      </w:r>
      <w:r>
        <w:rPr>
          <w:rFonts w:ascii="Georgia" w:hAnsi="Georgia"/>
          <w:i/>
          <w:iCs/>
        </w:rPr>
        <w:t>Bhutan Biodiversity Specimen Portal</w:t>
      </w:r>
      <w:r>
        <w:rPr>
          <w:rFonts w:ascii="Georgia" w:hAnsi="Georgia"/>
        </w:rPr>
        <w:t>.</w:t>
      </w:r>
    </w:p>
    <w:p w:rsidR="00000000" w:rsidRDefault="009F7777" w14:paraId="7E144A82" w14:textId="77777777">
      <w:pPr>
        <w:pStyle w:val="NormalWeb"/>
        <w:divId w:val="1322612910"/>
        <w:rPr>
          <w:rFonts w:ascii="Georgia" w:hAnsi="Georgia"/>
        </w:rPr>
      </w:pPr>
      <w:r>
        <w:rPr>
          <w:rFonts w:ascii="Georgia" w:hAnsi="Georgia"/>
        </w:rPr>
        <w:t xml:space="preserve">BGCI. 2020. </w:t>
      </w:r>
      <w:proofErr w:type="spellStart"/>
      <w:r>
        <w:rPr>
          <w:rFonts w:ascii="Georgia" w:hAnsi="Georgia"/>
        </w:rPr>
        <w:t>PlantSearch</w:t>
      </w:r>
      <w:proofErr w:type="spellEnd"/>
      <w:r>
        <w:rPr>
          <w:rFonts w:ascii="Georgia" w:hAnsi="Georgia"/>
        </w:rPr>
        <w:t xml:space="preserve">. </w:t>
      </w:r>
      <w:r>
        <w:rPr>
          <w:rFonts w:ascii="Georgia" w:hAnsi="Georgia"/>
          <w:i/>
          <w:iCs/>
        </w:rPr>
        <w:t>Botanic Gardens Conservation International Available at: www.bgci.org/plant_search.php</w:t>
      </w:r>
      <w:r>
        <w:rPr>
          <w:rFonts w:ascii="Georgia" w:hAnsi="Georgia"/>
        </w:rPr>
        <w:t>.</w:t>
      </w:r>
    </w:p>
    <w:p w:rsidR="00000000" w:rsidRDefault="009F7777" w14:paraId="6B7B4DFE" w14:textId="77777777">
      <w:pPr>
        <w:pStyle w:val="NormalWeb"/>
        <w:divId w:val="1322612910"/>
        <w:rPr>
          <w:rFonts w:ascii="Georgia" w:hAnsi="Georgia"/>
        </w:rPr>
      </w:pPr>
      <w:r>
        <w:rPr>
          <w:rFonts w:ascii="Georgia" w:hAnsi="Georgia"/>
        </w:rPr>
        <w:t xml:space="preserve">GBIF. 2021. Global Biodiversity Information Facility (GBIF) data portal. Collection of online herbarium specimens. Available at: </w:t>
      </w:r>
      <w:hyperlink w:history="1" r:id="rId14">
        <w:r>
          <w:rPr>
            <w:rStyle w:val="Hyperlink"/>
            <w:rFonts w:ascii="Georgia" w:hAnsi="Georgia"/>
          </w:rPr>
          <w:t>h</w:t>
        </w:r>
        <w:r>
          <w:rPr>
            <w:rStyle w:val="Hyperlink"/>
            <w:rFonts w:ascii="Georgia" w:hAnsi="Georgia"/>
          </w:rPr>
          <w:t>ttp://data.gbif.org.</w:t>
        </w:r>
      </w:hyperlink>
      <w:r>
        <w:rPr>
          <w:rFonts w:ascii="Georgia" w:hAnsi="Georgia"/>
        </w:rPr>
        <w:t xml:space="preserve">. </w:t>
      </w:r>
    </w:p>
    <w:p w:rsidR="00000000" w:rsidRDefault="009F7777" w14:paraId="746BF159" w14:textId="77777777">
      <w:pPr>
        <w:pStyle w:val="NormalWeb"/>
        <w:divId w:val="1322612910"/>
        <w:rPr>
          <w:rFonts w:ascii="Georgia" w:hAnsi="Georgia"/>
        </w:rPr>
      </w:pPr>
      <w:r>
        <w:rPr>
          <w:rFonts w:ascii="Georgia" w:hAnsi="Georgia"/>
        </w:rPr>
        <w:lastRenderedPageBreak/>
        <w:t xml:space="preserve">Grierson, A.J.C. and Long, D.G. 1987. </w:t>
      </w:r>
      <w:r>
        <w:rPr>
          <w:rFonts w:ascii="Georgia" w:hAnsi="Georgia"/>
          <w:i/>
          <w:iCs/>
        </w:rPr>
        <w:t>Flora of Bhutan Volume1Part 3.</w:t>
      </w:r>
      <w:r>
        <w:rPr>
          <w:rFonts w:ascii="Georgia" w:hAnsi="Georgia"/>
        </w:rPr>
        <w:t xml:space="preserve"> Grierson, A.J.C. and Long, </w:t>
      </w:r>
      <w:proofErr w:type="gramStart"/>
      <w:r>
        <w:rPr>
          <w:rFonts w:ascii="Georgia" w:hAnsi="Georgia"/>
        </w:rPr>
        <w:t>D.G. ,</w:t>
      </w:r>
      <w:proofErr w:type="gramEnd"/>
      <w:r>
        <w:rPr>
          <w:rFonts w:ascii="Georgia" w:hAnsi="Georgia"/>
        </w:rPr>
        <w:t xml:space="preserve"> RBG Edinburgh and Royal Government of Bhutan, Edinburgh.</w:t>
      </w:r>
    </w:p>
    <w:p w:rsidR="00000000" w:rsidRDefault="009F7777" w14:paraId="6C16C8B5" w14:textId="77777777">
      <w:pPr>
        <w:pStyle w:val="NormalWeb"/>
        <w:divId w:val="1322612910"/>
        <w:rPr>
          <w:rFonts w:ascii="Georgia" w:hAnsi="Georgia"/>
        </w:rPr>
      </w:pPr>
      <w:r>
        <w:rPr>
          <w:rFonts w:ascii="Georgia" w:hAnsi="Georgia"/>
        </w:rPr>
        <w:t>MSBP (</w:t>
      </w:r>
      <w:proofErr w:type="spellStart"/>
      <w:r>
        <w:rPr>
          <w:rFonts w:ascii="Georgia" w:hAnsi="Georgia"/>
        </w:rPr>
        <w:t>Millenium</w:t>
      </w:r>
      <w:proofErr w:type="spellEnd"/>
      <w:r>
        <w:rPr>
          <w:rFonts w:ascii="Georgia" w:hAnsi="Georgia"/>
        </w:rPr>
        <w:t xml:space="preserve"> Seedbank Partnership). 2021. Millennium Seed Bank Partner</w:t>
      </w:r>
      <w:r>
        <w:rPr>
          <w:rFonts w:ascii="Georgia" w:hAnsi="Georgia"/>
        </w:rPr>
        <w:t xml:space="preserve">ship Data Warehouse. </w:t>
      </w:r>
      <w:proofErr w:type="gramStart"/>
      <w:r>
        <w:rPr>
          <w:rFonts w:ascii="Georgia" w:hAnsi="Georgia"/>
        </w:rPr>
        <w:t>London .</w:t>
      </w:r>
      <w:proofErr w:type="gramEnd"/>
      <w:r>
        <w:rPr>
          <w:rFonts w:ascii="Georgia" w:hAnsi="Georgia"/>
        </w:rPr>
        <w:t xml:space="preserve"> Available at: </w:t>
      </w:r>
      <w:hyperlink w:history="1" r:id="rId15">
        <w:r>
          <w:rPr>
            <w:rStyle w:val="Hyperlink"/>
            <w:rFonts w:ascii="Georgia" w:hAnsi="Georgia"/>
          </w:rPr>
          <w:t>http://brahmsonline.kew.org/msbp.</w:t>
        </w:r>
      </w:hyperlink>
      <w:r>
        <w:rPr>
          <w:rFonts w:ascii="Georgia" w:hAnsi="Georgia"/>
        </w:rPr>
        <w:t xml:space="preserve">. </w:t>
      </w:r>
    </w:p>
    <w:p w:rsidR="00000000" w:rsidRDefault="009F7777" w14:paraId="411EBED1" w14:textId="77777777">
      <w:pPr>
        <w:pStyle w:val="NormalWeb"/>
        <w:divId w:val="1322612910"/>
        <w:rPr>
          <w:rFonts w:ascii="Georgia" w:hAnsi="Georgia"/>
        </w:rPr>
      </w:pPr>
      <w:proofErr w:type="spellStart"/>
      <w:r>
        <w:rPr>
          <w:rFonts w:ascii="Georgia" w:hAnsi="Georgia"/>
        </w:rPr>
        <w:t>Stibig</w:t>
      </w:r>
      <w:proofErr w:type="spellEnd"/>
      <w:r>
        <w:rPr>
          <w:rFonts w:ascii="Georgia" w:hAnsi="Georgia"/>
        </w:rPr>
        <w:t xml:space="preserve">, H.-J., </w:t>
      </w:r>
      <w:proofErr w:type="spellStart"/>
      <w:r>
        <w:rPr>
          <w:rFonts w:ascii="Georgia" w:hAnsi="Georgia"/>
        </w:rPr>
        <w:t>Achard</w:t>
      </w:r>
      <w:proofErr w:type="spellEnd"/>
      <w:r>
        <w:rPr>
          <w:rFonts w:ascii="Georgia" w:hAnsi="Georgia"/>
        </w:rPr>
        <w:t xml:space="preserve">, F., </w:t>
      </w:r>
      <w:proofErr w:type="spellStart"/>
      <w:r>
        <w:rPr>
          <w:rFonts w:ascii="Georgia" w:hAnsi="Georgia"/>
        </w:rPr>
        <w:t>Carboni</w:t>
      </w:r>
      <w:proofErr w:type="spellEnd"/>
      <w:r>
        <w:rPr>
          <w:rFonts w:ascii="Georgia" w:hAnsi="Georgia"/>
        </w:rPr>
        <w:t xml:space="preserve">, S., </w:t>
      </w:r>
      <w:proofErr w:type="spellStart"/>
      <w:r>
        <w:rPr>
          <w:rFonts w:ascii="Georgia" w:hAnsi="Georgia"/>
        </w:rPr>
        <w:t>Raši</w:t>
      </w:r>
      <w:proofErr w:type="spellEnd"/>
      <w:r>
        <w:rPr>
          <w:rFonts w:ascii="Georgia" w:hAnsi="Georgia"/>
        </w:rPr>
        <w:t>, R. and Miettinen, J. 2013. Change in tropical forest cover of Southeast Asia fro</w:t>
      </w:r>
      <w:r>
        <w:rPr>
          <w:rFonts w:ascii="Georgia" w:hAnsi="Georgia"/>
        </w:rPr>
        <w:t xml:space="preserve">m 1990 to 2010. </w:t>
      </w:r>
      <w:proofErr w:type="spellStart"/>
      <w:r>
        <w:rPr>
          <w:rFonts w:ascii="Georgia" w:hAnsi="Georgia"/>
          <w:i/>
          <w:iCs/>
        </w:rPr>
        <w:t>Biogeosciences</w:t>
      </w:r>
      <w:proofErr w:type="spellEnd"/>
      <w:r>
        <w:rPr>
          <w:rFonts w:ascii="Georgia" w:hAnsi="Georgia"/>
          <w:i/>
          <w:iCs/>
        </w:rPr>
        <w:t xml:space="preserve"> Discussions </w:t>
      </w:r>
      <w:r>
        <w:rPr>
          <w:rFonts w:ascii="Georgia" w:hAnsi="Georgia"/>
        </w:rPr>
        <w:t>10(8): 12625–12653.</w:t>
      </w:r>
    </w:p>
    <w:p w:rsidR="00000000" w:rsidRDefault="009F7777" w14:paraId="538B2387" w14:textId="79E3026F">
      <w:pPr>
        <w:pStyle w:val="NormalWeb"/>
        <w:divId w:val="1322612910"/>
        <w:rPr>
          <w:rFonts w:ascii="Georgia" w:hAnsi="Georgia"/>
        </w:rPr>
      </w:pPr>
      <w:r>
        <w:rPr>
          <w:rFonts w:ascii="Georgia" w:hAnsi="Georgia"/>
        </w:rPr>
        <w:t xml:space="preserve">UNEP-WCMC and IUCN. 2021. Protected Planet: The World Database on Protected Areas (WDPA). Cambridge, UK. Available at: </w:t>
      </w:r>
      <w:r>
        <w:rPr>
          <w:rFonts w:ascii="Georgia" w:hAnsi="Georgia"/>
        </w:rPr>
        <w:fldChar w:fldCharType="begin"/>
      </w:r>
      <w:ins w:author="Jack Plummer" w:date="2022-08-17T14:14:00Z" w:id="64">
        <w:r>
          <w:rPr>
            <w:rFonts w:ascii="Georgia" w:hAnsi="Georgia"/>
          </w:rPr>
          <w:instrText>HYPERLINK "C:\\Users\\jpl10kg\\Downloads\\ www.protectedplanet.net. (Accessed: 2019)"</w:instrText>
        </w:r>
      </w:ins>
      <w:del w:author="Jack Plummer" w:date="2022-08-17T14:14:00Z" w:id="65">
        <w:r w:rsidDel="009F7777">
          <w:rPr>
            <w:rFonts w:ascii="Georgia" w:hAnsi="Georgia"/>
          </w:rPr>
          <w:delInstrText xml:space="preserve"> </w:delInstrText>
        </w:r>
        <w:r w:rsidDel="009F7777">
          <w:rPr>
            <w:rFonts w:ascii="Georgia" w:hAnsi="Georgia"/>
          </w:rPr>
          <w:delInstrText>HYPERLINK " www.protectedplanet.net. (Accessed: 2019)."</w:delInstrText>
        </w:r>
        <w:r w:rsidDel="009F7777">
          <w:rPr>
            <w:rFonts w:ascii="Georgia" w:hAnsi="Georgia"/>
          </w:rPr>
          <w:delInstrText xml:space="preserve"> </w:delInstrText>
        </w:r>
      </w:del>
      <w:ins w:author="Jack Plummer" w:date="2022-08-17T14:14:00Z" w:id="66">
        <w:r>
          <w:rPr>
            <w:rFonts w:ascii="Georgia" w:hAnsi="Georgia"/>
          </w:rPr>
        </w:r>
      </w:ins>
      <w:r>
        <w:rPr>
          <w:rFonts w:ascii="Georgia" w:hAnsi="Georgia"/>
        </w:rPr>
        <w:fldChar w:fldCharType="separate"/>
      </w:r>
      <w:r>
        <w:rPr>
          <w:rStyle w:val="Hyperlink"/>
          <w:rFonts w:ascii="Georgia" w:hAnsi="Georgia"/>
        </w:rPr>
        <w:t>www.protectedplanet.net. (Accessed: 2019).</w:t>
      </w:r>
      <w:r>
        <w:rPr>
          <w:rFonts w:ascii="Georgia" w:hAnsi="Georgia"/>
        </w:rPr>
        <w:fldChar w:fldCharType="end"/>
      </w:r>
      <w:r>
        <w:rPr>
          <w:rFonts w:ascii="Georgia" w:hAnsi="Georgia"/>
        </w:rPr>
        <w:t xml:space="preserve">. </w:t>
      </w:r>
    </w:p>
    <w:sectPr w:rsidR="00000000">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P" w:author="Jack Plummer" w:date="2022-08-17T13:56:00Z" w:id="0">
    <w:p w:rsidR="00E8673F" w:rsidP="00D33C86" w:rsidRDefault="00E8673F" w14:paraId="30F093F0" w14:textId="77777777">
      <w:pPr>
        <w:pStyle w:val="CommentText"/>
      </w:pPr>
      <w:r>
        <w:rPr>
          <w:rStyle w:val="CommentReference"/>
        </w:rPr>
        <w:annotationRef/>
      </w:r>
      <w:r>
        <w:t>When adding common names, each name should have its own entry (with language specified).</w:t>
      </w:r>
    </w:p>
  </w:comment>
  <w:comment w:initials="JP" w:author="Jack Plummer" w:date="2022-08-17T12:22:00Z" w:id="1">
    <w:p w:rsidR="00B61011" w:rsidP="00EC6E28" w:rsidRDefault="00A36657" w14:paraId="2E97289B" w14:textId="38B28DDF">
      <w:pPr>
        <w:pStyle w:val="CommentText"/>
      </w:pPr>
      <w:r>
        <w:rPr>
          <w:rStyle w:val="CommentReference"/>
        </w:rPr>
        <w:annotationRef/>
      </w:r>
      <w:r w:rsidR="00B61011">
        <w:t xml:space="preserve">I think this is suitable. </w:t>
      </w:r>
      <w:r w:rsidR="00B61011">
        <w:br/>
      </w:r>
      <w:r w:rsidR="00B61011">
        <w:br/>
      </w:r>
      <w:r w:rsidR="00B61011">
        <w:t xml:space="preserve">I would suggest that we add a value for AOO = 48 km2. </w:t>
      </w:r>
      <w:r w:rsidR="00B61011">
        <w:br/>
      </w:r>
      <w:r w:rsidR="00B61011">
        <w:br/>
      </w:r>
      <w:r w:rsidR="00B61011">
        <w:t>In the rationale we can then add a sentence e.g. "The estimated area of occupancy, based on georeferenced herbarium specimens, is 48 km2. While this is likely to be an underestimate, it is considered unlikely that the AOO exceeds 2,000 km2. The number of locations is uncertain but may be close to the threshold value for threatened categories."</w:t>
      </w:r>
      <w:r w:rsidR="00B61011">
        <w:br/>
      </w:r>
      <w:r w:rsidR="00B61011">
        <w:br/>
      </w:r>
      <w:r w:rsidR="00B61011">
        <w:t>And then assess as NT B2b(iii).</w:t>
      </w:r>
    </w:p>
  </w:comment>
  <w:comment w:initials="JP" w:author="Jack Plummer" w:date="2022-08-17T12:17:00Z" w:id="2">
    <w:p w:rsidR="000F228C" w:rsidP="00580162" w:rsidRDefault="000F228C" w14:paraId="202E51C9" w14:textId="0B04DAEF">
      <w:pPr>
        <w:pStyle w:val="CommentText"/>
      </w:pPr>
      <w:r>
        <w:rPr>
          <w:rStyle w:val="CommentReference"/>
        </w:rPr>
        <w:annotationRef/>
      </w:r>
      <w:r>
        <w:t>Remove the tag 'true' on 5-year rule</w:t>
      </w:r>
    </w:p>
  </w:comment>
  <w:comment w:initials="JP" w:author="Jack Plummer" w:date="2022-08-17T12:33:00Z" w:id="9">
    <w:p w:rsidR="00B61011" w:rsidP="00721BC2" w:rsidRDefault="00B61011" w14:paraId="1396858C" w14:textId="77777777">
      <w:pPr>
        <w:pStyle w:val="CommentText"/>
      </w:pPr>
      <w:r>
        <w:rPr>
          <w:rStyle w:val="CommentReference"/>
        </w:rPr>
        <w:annotationRef/>
      </w:r>
      <w:r>
        <w:t>Is this true? It looks like as much of the range comprises Western Ghats and Sri Lanka?</w:t>
      </w:r>
    </w:p>
  </w:comment>
  <w:comment w:initials="JP" w:author="Jack Plummer" w:date="2022-08-17T13:54:00Z" w:id="10">
    <w:p w:rsidR="00E8673F" w:rsidP="00290D33" w:rsidRDefault="00E8673F" w14:paraId="374AAEFF" w14:textId="77777777">
      <w:pPr>
        <w:pStyle w:val="CommentText"/>
      </w:pPr>
      <w:r>
        <w:rPr>
          <w:rStyle w:val="CommentReference"/>
        </w:rPr>
        <w:annotationRef/>
      </w:r>
      <w:r>
        <w:t>Mention continuing decline in habitat here (as phrased in Use and Trade section)</w:t>
      </w:r>
    </w:p>
  </w:comment>
  <w:comment w:initials="JP" w:author="Jack Plummer" w:date="2022-08-17T12:21:00Z" w:id="25">
    <w:p w:rsidR="009F7777" w:rsidP="003B1C94" w:rsidRDefault="00A36657" w14:paraId="64D2BFBE" w14:textId="77777777">
      <w:pPr>
        <w:pStyle w:val="CommentText"/>
      </w:pPr>
      <w:r>
        <w:rPr>
          <w:rStyle w:val="CommentReference"/>
        </w:rPr>
        <w:annotationRef/>
      </w:r>
      <w:r w:rsidR="009F7777">
        <w:t>I think this is probably too few. I would suggest removing. As it occurs across a very wide EOO, it is challenging to appropriately estimate a number of locations.</w:t>
      </w:r>
    </w:p>
  </w:comment>
  <w:comment w:initials="JP" w:author="Jack Plummer" w:date="2022-08-17T13:55:00Z" w:id="26">
    <w:p w:rsidR="00E8673F" w:rsidP="00120FC9" w:rsidRDefault="00E8673F" w14:paraId="0C6D35CB" w14:textId="49332C2B">
      <w:pPr>
        <w:pStyle w:val="CommentText"/>
      </w:pPr>
      <w:r>
        <w:rPr>
          <w:rStyle w:val="CommentReference"/>
        </w:rPr>
        <w:annotationRef/>
      </w:r>
      <w:r>
        <w:t>These references should be updated to reflect your point data</w:t>
      </w:r>
    </w:p>
  </w:comment>
  <w:comment w:initials="JP" w:author="Jack Plummer" w:date="2022-08-17T13:56:00Z" w:id="27">
    <w:p w:rsidR="00E8673F" w:rsidP="003C2655" w:rsidRDefault="00E8673F" w14:paraId="54965105" w14:textId="77777777">
      <w:pPr>
        <w:pStyle w:val="CommentText"/>
      </w:pPr>
      <w:r>
        <w:rPr>
          <w:rStyle w:val="CommentReference"/>
        </w:rPr>
        <w:annotationRef/>
      </w:r>
      <w:r>
        <w:t>Add Myanmar country level</w:t>
      </w:r>
    </w:p>
  </w:comment>
  <w:comment w:initials="JP" w:author="Jack Plummer" w:date="2022-08-17T14:09:00Z" w:id="29">
    <w:p w:rsidR="009F7777" w:rsidP="005C788D" w:rsidRDefault="009F7777" w14:paraId="5B4AE610" w14:textId="77777777">
      <w:pPr>
        <w:pStyle w:val="CommentText"/>
      </w:pPr>
      <w:r>
        <w:rPr>
          <w:rStyle w:val="CommentReference"/>
        </w:rPr>
        <w:annotationRef/>
      </w:r>
      <w:r>
        <w:t>We need to complete the 'Hab. Decline/ESH' tab in this section.</w:t>
      </w:r>
      <w:r>
        <w:br/>
      </w:r>
      <w:r>
        <w:br/>
      </w:r>
      <w:r>
        <w:t>I.e. Continuing decline in area, extent and/or quality of habitat = Yes</w:t>
      </w:r>
    </w:p>
  </w:comment>
  <w:comment w:initials="JP" w:author="Jack Plummer" w:date="2022-08-17T13:58:00Z" w:id="37">
    <w:p w:rsidR="000B5F8D" w:rsidP="006E302F" w:rsidRDefault="000B5F8D" w14:paraId="777CB7DA" w14:textId="4CAD6F69">
      <w:pPr>
        <w:pStyle w:val="CommentText"/>
      </w:pPr>
      <w:r>
        <w:rPr>
          <w:rStyle w:val="CommentReference"/>
        </w:rPr>
        <w:annotationRef/>
      </w:r>
      <w:r>
        <w:t>Most of this relates to threats, rather than use.</w:t>
      </w:r>
    </w:p>
  </w:comment>
  <w:comment w:initials="JP" w:author="Jack Plummer" w:date="2022-08-17T14:00:00Z" w:id="38">
    <w:p w:rsidR="000B5F8D" w:rsidRDefault="000B5F8D" w14:paraId="107B8A64" w14:textId="77777777">
      <w:pPr>
        <w:pStyle w:val="CommentText"/>
      </w:pPr>
      <w:r>
        <w:rPr>
          <w:rStyle w:val="CommentReference"/>
        </w:rPr>
        <w:annotationRef/>
      </w:r>
      <w:r>
        <w:t>For example, we could say:</w:t>
      </w:r>
    </w:p>
    <w:p w:rsidR="000B5F8D" w:rsidRDefault="000B5F8D" w14:paraId="6E78E13D" w14:textId="77777777">
      <w:pPr>
        <w:pStyle w:val="CommentText"/>
      </w:pPr>
    </w:p>
    <w:p w:rsidR="000B5F8D" w:rsidP="00EC0793" w:rsidRDefault="000B5F8D" w14:paraId="1391A59A" w14:textId="77777777">
      <w:pPr>
        <w:pStyle w:val="CommentText"/>
      </w:pPr>
      <w:r>
        <w:t>'This species occurs in subtropical warm broad-leaved forests where many species are subject to exploitation for firewood and timber for construction. However, the extent of usage of this species is not known.'</w:t>
      </w:r>
    </w:p>
  </w:comment>
  <w:comment w:initials="JP" w:author="Jack Plummer" w:date="2022-08-17T14:01:00Z" w:id="39">
    <w:p w:rsidR="000B5F8D" w:rsidP="003C5E1F" w:rsidRDefault="000B5F8D" w14:paraId="06E1D1E5" w14:textId="77777777">
      <w:pPr>
        <w:pStyle w:val="CommentText"/>
      </w:pPr>
      <w:r>
        <w:rPr>
          <w:rStyle w:val="CommentReference"/>
        </w:rPr>
        <w:annotationRef/>
      </w:r>
      <w:r>
        <w:t>What research? We should mention in the use and trade text.</w:t>
      </w:r>
    </w:p>
  </w:comment>
  <w:comment w:initials="JP" w:author="Jack Plummer" w:date="2022-08-17T14:07:00Z" w:id="40">
    <w:p w:rsidR="00D05816" w:rsidP="00AE2359" w:rsidRDefault="00D05816" w14:paraId="46A3A79F" w14:textId="77777777">
      <w:pPr>
        <w:pStyle w:val="CommentText"/>
      </w:pPr>
      <w:r>
        <w:rPr>
          <w:rStyle w:val="CommentReference"/>
        </w:rPr>
        <w:annotationRef/>
      </w:r>
      <w:r>
        <w:t>Direct threats to this species are limited. I think we need to be careful how we phrase this if we are going to assess as NT rather than LC. If we assess as NT, we are suggesting that there is continuing decline, so need to make sure not to contradict.</w:t>
      </w:r>
    </w:p>
  </w:comment>
  <w:comment w:initials="JP" w:author="Jack Plummer" w:date="2022-08-17T14:11:00Z" w:id="50">
    <w:p w:rsidR="009F7777" w:rsidP="0058057E" w:rsidRDefault="009F7777" w14:paraId="48D7D47A" w14:textId="77777777">
      <w:pPr>
        <w:pStyle w:val="CommentText"/>
      </w:pPr>
      <w:r>
        <w:rPr>
          <w:rStyle w:val="CommentReference"/>
        </w:rPr>
        <w:annotationRef/>
      </w:r>
      <w:r>
        <w:t>Any threats mentioned in this table should be mentioned in the 'Threats' text.</w:t>
      </w:r>
    </w:p>
  </w:comment>
  <w:comment w:initials="JP" w:author="Jack Plummer" w:date="2022-08-17T14:13:00Z" w:id="51">
    <w:p w:rsidR="009F7777" w:rsidP="00FA164A" w:rsidRDefault="009F7777" w14:paraId="49DB824A" w14:textId="77777777">
      <w:pPr>
        <w:pStyle w:val="CommentText"/>
      </w:pPr>
      <w:r>
        <w:rPr>
          <w:rStyle w:val="CommentReference"/>
        </w:rPr>
        <w:annotationRef/>
      </w:r>
      <w:r>
        <w:t>Based on above text description, I think we want to code 2.1 not 2.3, or perhaps both? (looks like crop farming, not livestock farming is the problem). If livestock farming also threatens the species, this should be mentioned in the text.</w:t>
      </w:r>
    </w:p>
  </w:comment>
  <w:comment w:initials="JP" w:author="Jack Plummer" w:date="2022-08-17T14:10:00Z" w:id="52">
    <w:p w:rsidR="009F7777" w:rsidP="0012392B" w:rsidRDefault="009F7777" w14:paraId="14D1A2AA" w14:textId="363895EE">
      <w:pPr>
        <w:pStyle w:val="CommentText"/>
      </w:pPr>
      <w:r>
        <w:rPr>
          <w:rStyle w:val="CommentReference"/>
        </w:rPr>
        <w:annotationRef/>
      </w:r>
      <w:r>
        <w:t>We want to code 5.3 not 5.1 - 5.1 relates to animals</w:t>
      </w:r>
    </w:p>
  </w:comment>
  <w:comment w:initials="JP" w:author="Jack Plummer" w:date="2022-08-17T14:05:00Z" w:id="62">
    <w:p w:rsidR="00D05816" w:rsidP="00261ECC" w:rsidRDefault="00D05816" w14:paraId="7FDDF21F" w14:textId="01A867D5">
      <w:pPr>
        <w:pStyle w:val="CommentText"/>
      </w:pPr>
      <w:r>
        <w:rPr>
          <w:rStyle w:val="CommentReference"/>
        </w:rPr>
        <w:annotationRef/>
      </w:r>
      <w:r>
        <w:t>Do we know this across whole range? If not, best to leave blank.</w:t>
      </w:r>
    </w:p>
  </w:comment>
  <w:comment w:initials="JP" w:author="Jack Plummer" w:date="2022-08-17T14:07:00Z" w:id="63">
    <w:p w:rsidR="00D05816" w:rsidP="00E631B3" w:rsidRDefault="00D05816" w14:paraId="269306D5" w14:textId="77777777">
      <w:pPr>
        <w:pStyle w:val="CommentText"/>
      </w:pPr>
      <w:r>
        <w:rPr>
          <w:rStyle w:val="CommentReference"/>
        </w:rPr>
        <w:annotationRef/>
      </w:r>
      <w:r>
        <w:t>Make sure these are all cited somewhere in the assessment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F093F0" w15:done="0"/>
  <w15:commentEx w15:paraId="2E97289B" w15:done="0"/>
  <w15:commentEx w15:paraId="202E51C9" w15:done="0"/>
  <w15:commentEx w15:paraId="1396858C" w15:done="0"/>
  <w15:commentEx w15:paraId="374AAEFF" w15:done="0"/>
  <w15:commentEx w15:paraId="64D2BFBE" w15:done="0"/>
  <w15:commentEx w15:paraId="0C6D35CB" w15:done="0"/>
  <w15:commentEx w15:paraId="54965105" w15:done="0"/>
  <w15:commentEx w15:paraId="5B4AE610" w15:done="0"/>
  <w15:commentEx w15:paraId="777CB7DA" w15:done="0"/>
  <w15:commentEx w15:paraId="1391A59A" w15:paraIdParent="777CB7DA" w15:done="0"/>
  <w15:commentEx w15:paraId="06E1D1E5" w15:done="0"/>
  <w15:commentEx w15:paraId="46A3A79F" w15:done="0"/>
  <w15:commentEx w15:paraId="48D7D47A" w15:done="0"/>
  <w15:commentEx w15:paraId="49DB824A" w15:done="0"/>
  <w15:commentEx w15:paraId="14D1A2AA" w15:done="0"/>
  <w15:commentEx w15:paraId="7FDDF21F" w15:done="0"/>
  <w15:commentEx w15:paraId="269306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7720F" w16cex:dateUtc="2022-08-17T12:56:00Z"/>
  <w16cex:commentExtensible w16cex:durableId="26A75C18" w16cex:dateUtc="2022-08-17T11:22:00Z"/>
  <w16cex:commentExtensible w16cex:durableId="26A75AE5" w16cex:dateUtc="2022-08-17T11:17:00Z"/>
  <w16cex:commentExtensible w16cex:durableId="26A75E92" w16cex:dateUtc="2022-08-17T11:33:00Z"/>
  <w16cex:commentExtensible w16cex:durableId="26A7718C" w16cex:dateUtc="2022-08-17T12:54:00Z"/>
  <w16cex:commentExtensible w16cex:durableId="26A75BAF" w16cex:dateUtc="2022-08-17T11:21:00Z"/>
  <w16cex:commentExtensible w16cex:durableId="26A771D3" w16cex:dateUtc="2022-08-17T12:55:00Z"/>
  <w16cex:commentExtensible w16cex:durableId="26A77224" w16cex:dateUtc="2022-08-17T12:56:00Z"/>
  <w16cex:commentExtensible w16cex:durableId="26A77513" w16cex:dateUtc="2022-08-17T13:09:00Z"/>
  <w16cex:commentExtensible w16cex:durableId="26A7729E" w16cex:dateUtc="2022-08-17T12:58:00Z"/>
  <w16cex:commentExtensible w16cex:durableId="26A77317" w16cex:dateUtc="2022-08-17T13:00:00Z"/>
  <w16cex:commentExtensible w16cex:durableId="26A77332" w16cex:dateUtc="2022-08-17T13:01:00Z"/>
  <w16cex:commentExtensible w16cex:durableId="26A77485" w16cex:dateUtc="2022-08-17T13:07:00Z"/>
  <w16cex:commentExtensible w16cex:durableId="26A77581" w16cex:dateUtc="2022-08-17T13:11:00Z"/>
  <w16cex:commentExtensible w16cex:durableId="26A775EC" w16cex:dateUtc="2022-08-17T13:13:00Z"/>
  <w16cex:commentExtensible w16cex:durableId="26A7755F" w16cex:dateUtc="2022-08-17T13:10:00Z"/>
  <w16cex:commentExtensible w16cex:durableId="26A77428" w16cex:dateUtc="2022-08-17T13:05:00Z"/>
  <w16cex:commentExtensible w16cex:durableId="26A774A6" w16cex:dateUtc="2022-08-17T1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F093F0" w16cid:durableId="26A7720F"/>
  <w16cid:commentId w16cid:paraId="2E97289B" w16cid:durableId="26A75C18"/>
  <w16cid:commentId w16cid:paraId="202E51C9" w16cid:durableId="26A75AE5"/>
  <w16cid:commentId w16cid:paraId="1396858C" w16cid:durableId="26A75E92"/>
  <w16cid:commentId w16cid:paraId="374AAEFF" w16cid:durableId="26A7718C"/>
  <w16cid:commentId w16cid:paraId="64D2BFBE" w16cid:durableId="26A75BAF"/>
  <w16cid:commentId w16cid:paraId="0C6D35CB" w16cid:durableId="26A771D3"/>
  <w16cid:commentId w16cid:paraId="54965105" w16cid:durableId="26A77224"/>
  <w16cid:commentId w16cid:paraId="5B4AE610" w16cid:durableId="26A77513"/>
  <w16cid:commentId w16cid:paraId="777CB7DA" w16cid:durableId="26A7729E"/>
  <w16cid:commentId w16cid:paraId="1391A59A" w16cid:durableId="26A77317"/>
  <w16cid:commentId w16cid:paraId="06E1D1E5" w16cid:durableId="26A77332"/>
  <w16cid:commentId w16cid:paraId="46A3A79F" w16cid:durableId="26A77485"/>
  <w16cid:commentId w16cid:paraId="48D7D47A" w16cid:durableId="26A77581"/>
  <w16cid:commentId w16cid:paraId="49DB824A" w16cid:durableId="26A775EC"/>
  <w16cid:commentId w16cid:paraId="14D1A2AA" w16cid:durableId="26A7755F"/>
  <w16cid:commentId w16cid:paraId="7FDDF21F" w16cid:durableId="26A77428"/>
  <w16cid:commentId w16cid:paraId="269306D5" w16cid:durableId="26A774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tru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228C"/>
    <w:rsid w:val="000B5F8D"/>
    <w:rsid w:val="000F228C"/>
    <w:rsid w:val="00870A97"/>
    <w:rsid w:val="009F7777"/>
    <w:rsid w:val="00A36657"/>
    <w:rsid w:val="00B61011"/>
    <w:rsid w:val="00D05816"/>
    <w:rsid w:val="00E8673F"/>
    <w:rsid w:val="2024E289"/>
    <w:rsid w:val="6CB423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A21A2E"/>
  <w15:chartTrackingRefBased/>
  <w15:docId w15:val="{99D61A6A-637A-498C-9222-FF7B295D5D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pBdr>
        <w:top w:val="single" w:color="000000" w:sz="12" w:space="4"/>
        <w:bottom w:val="single" w:color="000000" w:sz="12" w:space="4"/>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color="808080" w:sz="6" w:space="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i/>
      <w:iCs/>
      <w:color w:val="2F5496" w:themeColor="accent1" w:themeShade="BF"/>
      <w:sz w:val="24"/>
      <w:szCs w:val="24"/>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color w:val="2F5496" w:themeColor="accent1" w:themeShade="BF"/>
      <w:sz w:val="24"/>
      <w:szCs w:val="24"/>
    </w:rPr>
  </w:style>
  <w:style w:type="paragraph" w:styleId="msonormal0" w:customStyle="1">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styleId="databorder" w:customStyle="1">
    <w:name w:val="databorder"/>
    <w:basedOn w:val="Normal"/>
    <w:pPr>
      <w:pBdr>
        <w:bottom w:val="single" w:color="CCCCCC" w:sz="6" w:space="0"/>
      </w:pBdr>
      <w:spacing w:before="100" w:beforeAutospacing="1" w:after="100" w:afterAutospacing="1"/>
    </w:pPr>
  </w:style>
  <w:style w:type="paragraph" w:styleId="datalabel" w:customStyle="1">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datalabel1" w:customStyle="1">
    <w:name w:val="datalabel1"/>
    <w:basedOn w:val="DefaultParagraphFont"/>
    <w:rPr>
      <w:b/>
      <w:bCs/>
    </w:rPr>
  </w:style>
  <w:style w:type="character" w:styleId="CommentReference">
    <w:name w:val="annotation reference"/>
    <w:basedOn w:val="DefaultParagraphFont"/>
    <w:uiPriority w:val="99"/>
    <w:semiHidden/>
    <w:unhideWhenUsed/>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rFonts w:eastAsiaTheme="minorEastAsia"/>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rFonts w:eastAsiaTheme="minorEastAsia"/>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0F228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33763">
      <w:marLeft w:val="0"/>
      <w:marRight w:val="0"/>
      <w:marTop w:val="0"/>
      <w:marBottom w:val="0"/>
      <w:divBdr>
        <w:top w:val="none" w:sz="0" w:space="0" w:color="auto"/>
        <w:left w:val="none" w:sz="0" w:space="0" w:color="auto"/>
        <w:bottom w:val="none" w:sz="0" w:space="0" w:color="auto"/>
        <w:right w:val="none" w:sz="0" w:space="0" w:color="auto"/>
      </w:divBdr>
    </w:div>
    <w:div w:id="51124756">
      <w:marLeft w:val="0"/>
      <w:marRight w:val="0"/>
      <w:marTop w:val="0"/>
      <w:marBottom w:val="0"/>
      <w:divBdr>
        <w:top w:val="none" w:sz="0" w:space="0" w:color="auto"/>
        <w:left w:val="none" w:sz="0" w:space="0" w:color="auto"/>
        <w:bottom w:val="none" w:sz="0" w:space="0" w:color="auto"/>
        <w:right w:val="none" w:sz="0" w:space="0" w:color="auto"/>
      </w:divBdr>
    </w:div>
    <w:div w:id="98264235">
      <w:marLeft w:val="0"/>
      <w:marRight w:val="0"/>
      <w:marTop w:val="0"/>
      <w:marBottom w:val="0"/>
      <w:divBdr>
        <w:top w:val="none" w:sz="0" w:space="0" w:color="auto"/>
        <w:left w:val="none" w:sz="0" w:space="0" w:color="auto"/>
        <w:bottom w:val="none" w:sz="0" w:space="0" w:color="auto"/>
        <w:right w:val="none" w:sz="0" w:space="0" w:color="auto"/>
      </w:divBdr>
    </w:div>
    <w:div w:id="402147048">
      <w:marLeft w:val="0"/>
      <w:marRight w:val="0"/>
      <w:marTop w:val="0"/>
      <w:marBottom w:val="0"/>
      <w:divBdr>
        <w:top w:val="none" w:sz="0" w:space="0" w:color="auto"/>
        <w:left w:val="none" w:sz="0" w:space="0" w:color="auto"/>
        <w:bottom w:val="none" w:sz="0" w:space="0" w:color="auto"/>
        <w:right w:val="none" w:sz="0" w:space="0" w:color="auto"/>
      </w:divBdr>
    </w:div>
    <w:div w:id="549071453">
      <w:marLeft w:val="0"/>
      <w:marRight w:val="0"/>
      <w:marTop w:val="0"/>
      <w:marBottom w:val="0"/>
      <w:divBdr>
        <w:top w:val="none" w:sz="0" w:space="0" w:color="auto"/>
        <w:left w:val="none" w:sz="0" w:space="0" w:color="auto"/>
        <w:bottom w:val="none" w:sz="0" w:space="0" w:color="auto"/>
        <w:right w:val="none" w:sz="0" w:space="0" w:color="auto"/>
      </w:divBdr>
    </w:div>
    <w:div w:id="756635641">
      <w:marLeft w:val="0"/>
      <w:marRight w:val="0"/>
      <w:marTop w:val="0"/>
      <w:marBottom w:val="0"/>
      <w:divBdr>
        <w:top w:val="none" w:sz="0" w:space="0" w:color="auto"/>
        <w:left w:val="none" w:sz="0" w:space="0" w:color="auto"/>
        <w:bottom w:val="none" w:sz="0" w:space="0" w:color="auto"/>
        <w:right w:val="none" w:sz="0" w:space="0" w:color="auto"/>
      </w:divBdr>
    </w:div>
    <w:div w:id="1211114262">
      <w:marLeft w:val="0"/>
      <w:marRight w:val="0"/>
      <w:marTop w:val="0"/>
      <w:marBottom w:val="0"/>
      <w:divBdr>
        <w:top w:val="none" w:sz="0" w:space="0" w:color="auto"/>
        <w:left w:val="none" w:sz="0" w:space="0" w:color="auto"/>
        <w:bottom w:val="none" w:sz="0" w:space="0" w:color="auto"/>
        <w:right w:val="none" w:sz="0" w:space="0" w:color="auto"/>
      </w:divBdr>
    </w:div>
    <w:div w:id="1322612910">
      <w:marLeft w:val="0"/>
      <w:marRight w:val="0"/>
      <w:marTop w:val="0"/>
      <w:marBottom w:val="0"/>
      <w:divBdr>
        <w:top w:val="none" w:sz="0" w:space="0" w:color="auto"/>
        <w:left w:val="none" w:sz="0" w:space="0" w:color="auto"/>
        <w:bottom w:val="none" w:sz="0" w:space="0" w:color="auto"/>
        <w:right w:val="none" w:sz="0" w:space="0" w:color="auto"/>
      </w:divBdr>
    </w:div>
    <w:div w:id="1477868675">
      <w:marLeft w:val="0"/>
      <w:marRight w:val="0"/>
      <w:marTop w:val="0"/>
      <w:marBottom w:val="0"/>
      <w:divBdr>
        <w:top w:val="none" w:sz="0" w:space="0" w:color="auto"/>
        <w:left w:val="none" w:sz="0" w:space="0" w:color="auto"/>
        <w:bottom w:val="none" w:sz="0" w:space="0" w:color="auto"/>
        <w:right w:val="none" w:sz="0" w:space="0" w:color="auto"/>
      </w:divBdr>
    </w:div>
    <w:div w:id="1657955672">
      <w:marLeft w:val="0"/>
      <w:marRight w:val="0"/>
      <w:marTop w:val="0"/>
      <w:marBottom w:val="0"/>
      <w:divBdr>
        <w:top w:val="none" w:sz="0" w:space="0" w:color="auto"/>
        <w:left w:val="none" w:sz="0" w:space="0" w:color="auto"/>
        <w:bottom w:val="none" w:sz="0" w:space="0" w:color="auto"/>
        <w:right w:val="none" w:sz="0" w:space="0" w:color="auto"/>
      </w:divBdr>
      <w:divsChild>
        <w:div w:id="1411807490">
          <w:marLeft w:val="0"/>
          <w:marRight w:val="0"/>
          <w:marTop w:val="0"/>
          <w:marBottom w:val="150"/>
          <w:divBdr>
            <w:top w:val="single" w:sz="12" w:space="0" w:color="000000"/>
            <w:left w:val="none" w:sz="0" w:space="0" w:color="auto"/>
            <w:bottom w:val="single" w:sz="12" w:space="0" w:color="000000"/>
            <w:right w:val="none" w:sz="0" w:space="0" w:color="auto"/>
          </w:divBdr>
        </w:div>
      </w:divsChild>
    </w:div>
    <w:div w:id="183560779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brahmsonline.kew.org/msbp." TargetMode="Externa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hyperlink" Target="http://data.gbi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2DED27-302A-477B-9225-9AE031F8F4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1F0149-7FE6-44F6-A6CF-38A323F14871}">
  <ds:schemaRefs>
    <ds:schemaRef ds:uri="Microsoft.SharePoint.Taxonomy.ContentTypeSync"/>
  </ds:schemaRefs>
</ds:datastoreItem>
</file>

<file path=customXml/itemProps3.xml><?xml version="1.0" encoding="utf-8"?>
<ds:datastoreItem xmlns:ds="http://schemas.openxmlformats.org/officeDocument/2006/customXml" ds:itemID="{61094422-7946-4911-AF95-59985F29D9E2}">
  <ds:schemaRefs>
    <ds:schemaRef ds:uri="http://schemas.microsoft.com/sharepoint/events"/>
  </ds:schemaRefs>
</ds:datastoreItem>
</file>

<file path=customXml/itemProps4.xml><?xml version="1.0" encoding="utf-8"?>
<ds:datastoreItem xmlns:ds="http://schemas.openxmlformats.org/officeDocument/2006/customXml" ds:itemID="{9678F7DB-E48B-415A-AB5B-C2013A957780}">
  <ds:schemaRefs>
    <ds:schemaRef ds:uri="http://schemas.microsoft.com/sharepoint/v3/contenttype/forms"/>
  </ds:schemaRefs>
</ds:datastoreItem>
</file>

<file path=customXml/itemProps5.xml><?xml version="1.0" encoding="utf-8"?>
<ds:datastoreItem xmlns:ds="http://schemas.openxmlformats.org/officeDocument/2006/customXml" ds:itemID="{57D2E46A-2C2A-4D64-9C98-5ADB22B52E3C}">
  <ds:schemaRefs>
    <ds:schemaRef ds:uri="http://schemas.openxmlformats.org/package/2006/metadata/core-properties"/>
    <ds:schemaRef ds:uri="3174fa65-5130-4218-be7b-3006b691958f"/>
    <ds:schemaRef ds:uri="http://purl.org/dc/elements/1.1/"/>
    <ds:schemaRef ds:uri="http://schemas.microsoft.com/office/2006/metadata/properties"/>
    <ds:schemaRef ds:uri="150f78d0-e5c4-40ba-9879-1115501c63e5"/>
    <ds:schemaRef ds:uri="http://purl.org/dc/terms/"/>
    <ds:schemaRef ds:uri="http://schemas.microsoft.com/office/2006/documentManagement/types"/>
    <ds:schemaRef ds:uri="http://purl.org/dc/dcmitype/"/>
    <ds:schemaRef ds:uri="http://schemas.microsoft.com/office/infopath/2007/PartnerControls"/>
    <ds:schemaRef ds:uri="590658d6-28a4-43df-8461-354b94568f6c"/>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Archidendron bigeminum</dc:title>
  <dc:subject/>
  <dc:creator>Jack Plummer</dc:creator>
  <cp:keywords/>
  <dc:description/>
  <cp:lastModifiedBy>Jack Plummer</cp:lastModifiedBy>
  <cp:revision>3</cp:revision>
  <dcterms:created xsi:type="dcterms:W3CDTF">2022-08-17T13:14:00Z</dcterms:created>
  <dcterms:modified xsi:type="dcterms:W3CDTF">2022-08-18T10:19:55Z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