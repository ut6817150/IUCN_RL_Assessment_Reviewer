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BBDDF" w14:textId="77777777" w:rsidR="00000000" w:rsidRDefault="00000000">
      <w:pPr>
        <w:jc w:val="center"/>
        <w:divId w:val="44913712"/>
        <w:rPr>
          <w:rFonts w:ascii="Georgia" w:eastAsia="Times New Roman" w:hAnsi="Georgia"/>
          <w:b/>
          <w:bCs/>
          <w:sz w:val="29"/>
          <w:szCs w:val="29"/>
        </w:rPr>
      </w:pPr>
      <w:r>
        <w:rPr>
          <w:rFonts w:ascii="Georgia" w:eastAsia="Times New Roman" w:hAnsi="Georgia"/>
          <w:b/>
          <w:bCs/>
          <w:sz w:val="29"/>
          <w:szCs w:val="29"/>
        </w:rPr>
        <w:t>Draft</w:t>
      </w:r>
    </w:p>
    <w:p w14:paraId="3D000CF2" w14:textId="77777777" w:rsidR="00000000" w:rsidRDefault="00000000">
      <w:pPr>
        <w:divId w:val="1595935248"/>
        <w:rPr>
          <w:rFonts w:ascii="Georgia" w:eastAsia="Times New Roman" w:hAnsi="Georgia"/>
          <w:sz w:val="18"/>
          <w:szCs w:val="18"/>
        </w:rPr>
      </w:pPr>
      <w:r>
        <w:rPr>
          <w:rFonts w:ascii="Georgia" w:eastAsia="Times New Roman" w:hAnsi="Georgia"/>
          <w:noProof/>
          <w:sz w:val="18"/>
          <w:szCs w:val="18"/>
        </w:rPr>
        <w:drawing>
          <wp:inline distT="0" distB="0" distL="0" distR="0" wp14:anchorId="2A1435FE" wp14:editId="64681E99">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FD8032" w14:textId="77777777" w:rsidR="00000000" w:rsidRDefault="00000000">
      <w:pPr>
        <w:shd w:val="clear" w:color="auto" w:fill="FFFFFF"/>
        <w:spacing w:before="100" w:beforeAutospacing="1" w:after="100" w:afterAutospacing="1"/>
        <w:jc w:val="right"/>
        <w:outlineLvl w:val="1"/>
        <w:divId w:val="1595935248"/>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lilacina</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C.Puglisi</w:t>
      </w:r>
      <w:proofErr w:type="spellEnd"/>
      <w:proofErr w:type="gramEnd"/>
    </w:p>
    <w:p w14:paraId="292BE7AA" w14:textId="77777777" w:rsidR="00000000" w:rsidRDefault="00000000">
      <w:pPr>
        <w:jc w:val="right"/>
        <w:divId w:val="1595935248"/>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lilacina</w:t>
      </w:r>
      <w:proofErr w:type="spellEnd"/>
    </w:p>
    <w:p w14:paraId="14633502" w14:textId="77777777" w:rsidR="00000000" w:rsidRDefault="00000000">
      <w:pPr>
        <w:pStyle w:val="NormalWeb"/>
        <w:divId w:val="30574266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87"/>
      </w:tblGrid>
      <w:tr w:rsidR="00000000" w14:paraId="2AE9B600" w14:textId="77777777">
        <w:trPr>
          <w:tblCellSpacing w:w="15" w:type="dxa"/>
          <w:jc w:val="center"/>
        </w:trPr>
        <w:tc>
          <w:tcPr>
            <w:tcW w:w="0" w:type="auto"/>
            <w:tcBorders>
              <w:bottom w:val="single" w:sz="6" w:space="0" w:color="000000"/>
            </w:tcBorders>
            <w:shd w:val="clear" w:color="auto" w:fill="BBBBBB"/>
            <w:vAlign w:val="center"/>
            <w:hideMark/>
          </w:tcPr>
          <w:p w14:paraId="3CF555CF"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5ABE4960" w14:textId="77777777">
        <w:trPr>
          <w:tblCellSpacing w:w="15" w:type="dxa"/>
          <w:jc w:val="center"/>
        </w:trPr>
        <w:tc>
          <w:tcPr>
            <w:tcW w:w="0" w:type="auto"/>
            <w:vAlign w:val="center"/>
            <w:hideMark/>
          </w:tcPr>
          <w:p w14:paraId="62F7E2A2" w14:textId="77777777" w:rsidR="00000000" w:rsidRDefault="00000000">
            <w:pPr>
              <w:spacing w:after="75"/>
              <w:rPr>
                <w:rFonts w:ascii="Georgia" w:eastAsia="Times New Roman" w:hAnsi="Georgia"/>
                <w:sz w:val="20"/>
                <w:szCs w:val="20"/>
              </w:rPr>
            </w:pPr>
            <w:r>
              <w:rPr>
                <w:rFonts w:ascii="Georgia" w:eastAsia="Times New Roman" w:hAnsi="Georgia"/>
                <w:sz w:val="20"/>
                <w:szCs w:val="20"/>
              </w:rPr>
              <w:t>VU - Vulnerable, B1ab(iii)+2ab(iii) (IUCN version 3.1)</w:t>
            </w:r>
          </w:p>
        </w:tc>
      </w:tr>
    </w:tbl>
    <w:p w14:paraId="5111D0A0" w14:textId="77777777" w:rsidR="00000000" w:rsidRDefault="00000000">
      <w:pPr>
        <w:pStyle w:val="Heading1"/>
        <w:divId w:val="755634696"/>
        <w:rPr>
          <w:rFonts w:ascii="Georgia" w:eastAsia="Times New Roman" w:hAnsi="Georgia"/>
          <w:sz w:val="29"/>
          <w:szCs w:val="29"/>
        </w:rPr>
      </w:pPr>
      <w:r>
        <w:rPr>
          <w:rFonts w:ascii="Georgia" w:eastAsia="Times New Roman" w:hAnsi="Georgia"/>
          <w:sz w:val="29"/>
          <w:szCs w:val="29"/>
        </w:rPr>
        <w:t>Red List Assessment</w:t>
      </w:r>
    </w:p>
    <w:p w14:paraId="337D616B" w14:textId="77777777" w:rsidR="00000000" w:rsidRDefault="00000000">
      <w:pPr>
        <w:pStyle w:val="Heading2"/>
        <w:divId w:val="755634696"/>
        <w:rPr>
          <w:rFonts w:ascii="Georgia" w:eastAsia="Times New Roman" w:hAnsi="Georgia"/>
          <w:sz w:val="27"/>
          <w:szCs w:val="27"/>
        </w:rPr>
      </w:pPr>
      <w:r>
        <w:rPr>
          <w:rFonts w:ascii="Georgia" w:eastAsia="Times New Roman" w:hAnsi="Georgia"/>
          <w:sz w:val="27"/>
          <w:szCs w:val="27"/>
        </w:rPr>
        <w:t>Assessment Information</w:t>
      </w:r>
    </w:p>
    <w:p w14:paraId="6C0F10CC" w14:textId="77777777" w:rsidR="00000000" w:rsidRDefault="00000000">
      <w:pPr>
        <w:pStyle w:val="NormalWeb"/>
        <w:divId w:val="755634696"/>
        <w:rPr>
          <w:rFonts w:ascii="Georgia" w:hAnsi="Georgia"/>
        </w:rPr>
      </w:pPr>
      <w:r>
        <w:rPr>
          <w:rStyle w:val="datalabel1"/>
          <w:rFonts w:ascii="Georgia" w:hAnsi="Georgia"/>
        </w:rPr>
        <w:t xml:space="preserve">Date of Assessment: </w:t>
      </w:r>
      <w:r>
        <w:rPr>
          <w:rFonts w:ascii="Georgia" w:hAnsi="Georgia"/>
        </w:rPr>
        <w:t>2022-08-25</w:t>
      </w:r>
    </w:p>
    <w:p w14:paraId="19045487" w14:textId="77777777" w:rsidR="00000000" w:rsidRDefault="00000000">
      <w:pPr>
        <w:pStyle w:val="NormalWeb"/>
        <w:divId w:val="755634696"/>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562B809B" w14:textId="77777777" w:rsidR="00000000" w:rsidRDefault="00000000">
      <w:pPr>
        <w:pStyle w:val="NormalWeb"/>
        <w:divId w:val="755634696"/>
        <w:rPr>
          <w:rFonts w:ascii="Georgia" w:hAnsi="Georgia"/>
        </w:rPr>
      </w:pPr>
      <w:r>
        <w:rPr>
          <w:rStyle w:val="datalabel1"/>
          <w:rFonts w:ascii="Georgia" w:hAnsi="Georgia"/>
        </w:rPr>
        <w:t xml:space="preserve">Regions: </w:t>
      </w:r>
      <w:r>
        <w:rPr>
          <w:rFonts w:ascii="Georgia" w:hAnsi="Georgia"/>
        </w:rPr>
        <w:t>Global</w:t>
      </w:r>
    </w:p>
    <w:p w14:paraId="5DF191AC" w14:textId="77777777" w:rsidR="00000000" w:rsidRDefault="00000000">
      <w:pPr>
        <w:pStyle w:val="Heading2"/>
        <w:divId w:val="755634696"/>
        <w:rPr>
          <w:rFonts w:ascii="Georgia" w:eastAsia="Times New Roman" w:hAnsi="Georgia"/>
          <w:sz w:val="27"/>
          <w:szCs w:val="27"/>
        </w:rPr>
      </w:pPr>
      <w:r>
        <w:rPr>
          <w:rFonts w:ascii="Georgia" w:eastAsia="Times New Roman" w:hAnsi="Georgia"/>
          <w:sz w:val="27"/>
          <w:szCs w:val="27"/>
        </w:rPr>
        <w:t>Assessment Rationale</w:t>
      </w:r>
    </w:p>
    <w:p w14:paraId="176E6BBF" w14:textId="351FB5E5" w:rsidR="00000000" w:rsidRDefault="00000000">
      <w:pPr>
        <w:pStyle w:val="NormalWeb"/>
        <w:divId w:val="755634696"/>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lilacina</w:t>
      </w:r>
      <w:proofErr w:type="spellEnd"/>
      <w:r>
        <w:rPr>
          <w:rFonts w:ascii="Georgia" w:hAnsi="Georgia"/>
        </w:rPr>
        <w:t xml:space="preserve"> is endemic to Thailand. Its estimated extent of occurrence (EOO) of 18,714 km</w:t>
      </w:r>
      <w:r>
        <w:rPr>
          <w:rFonts w:ascii="Georgia" w:hAnsi="Georgia"/>
          <w:vertAlign w:val="superscript"/>
        </w:rPr>
        <w:t>2</w:t>
      </w:r>
      <w:r>
        <w:rPr>
          <w:rFonts w:ascii="Georgia" w:hAnsi="Georgia"/>
        </w:rPr>
        <w:t> falls within the threshold value for</w:t>
      </w:r>
      <w:ins w:id="0" w:author="Jack Plummer" w:date="2022-10-20T18:14:00Z">
        <w:r w:rsidR="006E0817">
          <w:rPr>
            <w:rFonts w:ascii="Georgia" w:hAnsi="Georgia"/>
          </w:rPr>
          <w:t xml:space="preserve"> the</w:t>
        </w:r>
      </w:ins>
      <w:r>
        <w:rPr>
          <w:rFonts w:ascii="Georgia" w:hAnsi="Georgia"/>
        </w:rPr>
        <w:t xml:space="preserve"> Vulnerable category under criterion B1. Based on georeferenced herbarium specimens, the area of occupancy (AOO) is estimated as 116 km</w:t>
      </w:r>
      <w:r>
        <w:rPr>
          <w:rFonts w:ascii="Georgia" w:hAnsi="Georgia"/>
          <w:vertAlign w:val="superscript"/>
        </w:rPr>
        <w:t>2</w:t>
      </w:r>
      <w:ins w:id="1" w:author="Jack Plummer" w:date="2022-10-20T18:14:00Z">
        <w:r w:rsidR="006E0817">
          <w:rPr>
            <w:rFonts w:ascii="Georgia" w:hAnsi="Georgia"/>
          </w:rPr>
          <w:t>, which</w:t>
        </w:r>
      </w:ins>
      <w:r>
        <w:rPr>
          <w:rFonts w:ascii="Georgia" w:hAnsi="Georgia"/>
        </w:rPr>
        <w:t xml:space="preserve"> falls </w:t>
      </w:r>
      <w:ins w:id="2" w:author="Jack Plummer" w:date="2022-10-20T18:14:00Z">
        <w:r w:rsidR="006E0817">
          <w:rPr>
            <w:rFonts w:ascii="Georgia" w:hAnsi="Georgia"/>
          </w:rPr>
          <w:t xml:space="preserve">within </w:t>
        </w:r>
      </w:ins>
      <w:r>
        <w:rPr>
          <w:rFonts w:ascii="Georgia" w:hAnsi="Georgia"/>
        </w:rPr>
        <w:t>the threshold value for </w:t>
      </w:r>
      <w:ins w:id="3" w:author="Jack Plummer" w:date="2022-10-20T18:14:00Z">
        <w:r w:rsidR="006E0817">
          <w:rPr>
            <w:rFonts w:ascii="Georgia" w:hAnsi="Georgia"/>
          </w:rPr>
          <w:t xml:space="preserve">the </w:t>
        </w:r>
      </w:ins>
      <w:r>
        <w:rPr>
          <w:rFonts w:ascii="Georgia" w:hAnsi="Georgia"/>
        </w:rPr>
        <w:t>Endangered category under criterion B2. The number of locations</w:t>
      </w:r>
      <w:ins w:id="4" w:author="Jack Plummer" w:date="2022-10-20T18:14:00Z">
        <w:r w:rsidR="006E0817">
          <w:rPr>
            <w:rFonts w:ascii="Georgia" w:hAnsi="Georgia"/>
          </w:rPr>
          <w:t xml:space="preserve"> is estimated as 7</w:t>
        </w:r>
      </w:ins>
      <w:ins w:id="5" w:author="Jack Plummer" w:date="2022-10-20T18:15:00Z">
        <w:r w:rsidR="006E0817" w:rsidRPr="006E0817">
          <w:rPr>
            <w:rFonts w:ascii="Georgia" w:hAnsi="Georgia"/>
          </w:rPr>
          <w:t>–</w:t>
        </w:r>
        <w:r w:rsidR="006E0817">
          <w:rPr>
            <w:rFonts w:ascii="Georgia" w:hAnsi="Georgia"/>
          </w:rPr>
          <w:t>8,</w:t>
        </w:r>
      </w:ins>
      <w:r>
        <w:rPr>
          <w:rFonts w:ascii="Georgia" w:hAnsi="Georgia"/>
        </w:rPr>
        <w:t xml:space="preserve"> fall</w:t>
      </w:r>
      <w:ins w:id="6" w:author="Jack Plummer" w:date="2022-10-20T18:14:00Z">
        <w:r w:rsidR="006E0817">
          <w:rPr>
            <w:rFonts w:ascii="Georgia" w:hAnsi="Georgia"/>
          </w:rPr>
          <w:t>ing</w:t>
        </w:r>
      </w:ins>
      <w:r>
        <w:rPr>
          <w:rFonts w:ascii="Georgia" w:hAnsi="Georgia"/>
        </w:rPr>
        <w:t xml:space="preserve"> within the threshold value</w:t>
      </w:r>
      <w:ins w:id="7" w:author="Jack Plummer" w:date="2022-10-20T18:15:00Z">
        <w:r w:rsidR="006E0817">
          <w:rPr>
            <w:rFonts w:ascii="Georgia" w:hAnsi="Georgia"/>
          </w:rPr>
          <w:t>s</w:t>
        </w:r>
      </w:ins>
      <w:r>
        <w:rPr>
          <w:rFonts w:ascii="Georgia" w:hAnsi="Georgia"/>
        </w:rPr>
        <w:t xml:space="preserve"> for </w:t>
      </w:r>
      <w:ins w:id="8" w:author="Jack Plummer" w:date="2022-10-20T18:14:00Z">
        <w:r w:rsidR="006E0817">
          <w:rPr>
            <w:rFonts w:ascii="Georgia" w:hAnsi="Georgia"/>
          </w:rPr>
          <w:t xml:space="preserve">the </w:t>
        </w:r>
      </w:ins>
      <w:r>
        <w:rPr>
          <w:rFonts w:ascii="Georgia" w:hAnsi="Georgia"/>
        </w:rPr>
        <w:t>Vulnerable category under criterion B2. </w:t>
      </w:r>
      <w:del w:id="9" w:author="Jack Plummer" w:date="2022-10-20T18:15:00Z">
        <w:r w:rsidDel="006E0817">
          <w:rPr>
            <w:rFonts w:ascii="Georgia" w:hAnsi="Georgia"/>
          </w:rPr>
          <w:delText xml:space="preserve">Specimen collections were collected from protected and non-protected areas. </w:delText>
        </w:r>
      </w:del>
      <w:r>
        <w:rPr>
          <w:rFonts w:ascii="Georgia" w:hAnsi="Georgia"/>
        </w:rPr>
        <w:t xml:space="preserve">The construction of paths accessing a temple is a threat to this species in Wat </w:t>
      </w:r>
      <w:proofErr w:type="spellStart"/>
      <w:r>
        <w:rPr>
          <w:rFonts w:ascii="Georgia" w:hAnsi="Georgia"/>
        </w:rPr>
        <w:t>Tham</w:t>
      </w:r>
      <w:proofErr w:type="spellEnd"/>
      <w:r>
        <w:rPr>
          <w:rFonts w:ascii="Georgia" w:hAnsi="Georgia"/>
        </w:rPr>
        <w:t xml:space="preserve"> </w:t>
      </w:r>
      <w:proofErr w:type="spellStart"/>
      <w:r>
        <w:rPr>
          <w:rFonts w:ascii="Georgia" w:hAnsi="Georgia"/>
        </w:rPr>
        <w:t>Sukho</w:t>
      </w:r>
      <w:proofErr w:type="spellEnd"/>
      <w:r>
        <w:rPr>
          <w:rFonts w:ascii="Georgia" w:hAnsi="Georgia"/>
        </w:rPr>
        <w:t xml:space="preserve"> (Kanchanaburi). Trampling and large number</w:t>
      </w:r>
      <w:ins w:id="10" w:author="Jack Plummer" w:date="2022-10-20T18:16:00Z">
        <w:r w:rsidR="006E0817">
          <w:rPr>
            <w:rFonts w:ascii="Georgia" w:hAnsi="Georgia"/>
          </w:rPr>
          <w:t>s</w:t>
        </w:r>
      </w:ins>
      <w:r>
        <w:rPr>
          <w:rFonts w:ascii="Georgia" w:hAnsi="Georgia"/>
        </w:rPr>
        <w:t xml:space="preserve"> of people visiting the temple are </w:t>
      </w:r>
      <w:del w:id="11" w:author="Jack Plummer" w:date="2022-10-20T18:15:00Z">
        <w:r w:rsidDel="006E0817">
          <w:rPr>
            <w:rFonts w:ascii="Georgia" w:hAnsi="Georgia"/>
          </w:rPr>
          <w:delText xml:space="preserve">affecting </w:delText>
        </w:r>
      </w:del>
      <w:ins w:id="12" w:author="Jack Plummer" w:date="2022-10-20T18:15:00Z">
        <w:r w:rsidR="006E0817">
          <w:rPr>
            <w:rFonts w:ascii="Georgia" w:hAnsi="Georgia"/>
          </w:rPr>
          <w:t>causing habi</w:t>
        </w:r>
      </w:ins>
      <w:ins w:id="13" w:author="Jack Plummer" w:date="2022-10-20T18:16:00Z">
        <w:r w:rsidR="006E0817">
          <w:rPr>
            <w:rFonts w:ascii="Georgia" w:hAnsi="Georgia"/>
          </w:rPr>
          <w:t>tat degradation at</w:t>
        </w:r>
      </w:ins>
      <w:ins w:id="14" w:author="Jack Plummer" w:date="2022-10-20T18:15:00Z">
        <w:r w:rsidR="006E0817">
          <w:rPr>
            <w:rFonts w:ascii="Georgia" w:hAnsi="Georgia"/>
          </w:rPr>
          <w:t xml:space="preserve"> </w:t>
        </w:r>
      </w:ins>
      <w:r>
        <w:rPr>
          <w:rFonts w:ascii="Georgia" w:hAnsi="Georgia"/>
        </w:rPr>
        <w:t xml:space="preserve">this site. The threats </w:t>
      </w:r>
      <w:del w:id="15" w:author="Jack Plummer" w:date="2022-10-20T18:16:00Z">
        <w:r w:rsidDel="006E0817">
          <w:rPr>
            <w:rFonts w:ascii="Georgia" w:hAnsi="Georgia"/>
          </w:rPr>
          <w:delText>in the</w:delText>
        </w:r>
      </w:del>
      <w:ins w:id="16" w:author="Jack Plummer" w:date="2022-10-20T18:16:00Z">
        <w:r w:rsidR="006E0817">
          <w:rPr>
            <w:rFonts w:ascii="Georgia" w:hAnsi="Georgia"/>
          </w:rPr>
          <w:t>at its</w:t>
        </w:r>
      </w:ins>
      <w:r>
        <w:rPr>
          <w:rFonts w:ascii="Georgia" w:hAnsi="Georgia"/>
        </w:rPr>
        <w:t xml:space="preserve"> other localities are agricultural expansion, </w:t>
      </w:r>
      <w:commentRangeStart w:id="17"/>
      <w:r>
        <w:rPr>
          <w:rFonts w:ascii="Georgia" w:hAnsi="Georgia"/>
        </w:rPr>
        <w:t>communities, human activities</w:t>
      </w:r>
      <w:commentRangeEnd w:id="17"/>
      <w:r w:rsidR="006E0817">
        <w:rPr>
          <w:rStyle w:val="CommentReference"/>
        </w:rPr>
        <w:commentReference w:id="17"/>
      </w:r>
      <w:r>
        <w:rPr>
          <w:rFonts w:ascii="Georgia" w:hAnsi="Georgia"/>
        </w:rPr>
        <w:t xml:space="preserve"> and forest clearance</w:t>
      </w:r>
      <w:ins w:id="18" w:author="Jack Plummer" w:date="2022-10-20T18:16:00Z">
        <w:r w:rsidR="006E0817">
          <w:rPr>
            <w:rFonts w:ascii="Georgia" w:hAnsi="Georgia"/>
          </w:rPr>
          <w:t xml:space="preserve">, and are also </w:t>
        </w:r>
      </w:ins>
      <w:del w:id="19" w:author="Jack Plummer" w:date="2022-10-20T18:16:00Z">
        <w:r w:rsidDel="006E0817">
          <w:rPr>
            <w:rFonts w:ascii="Georgia" w:hAnsi="Georgia"/>
          </w:rPr>
          <w:delText xml:space="preserve">. Its habitat is threatened by the construction of paths accessing a temple, trampling, visitors, agricultural expansion, communities, human activities and forest clearance which are inferred to be </w:delText>
        </w:r>
      </w:del>
      <w:r>
        <w:rPr>
          <w:rFonts w:ascii="Georgia" w:hAnsi="Georgia"/>
        </w:rPr>
        <w:t>contributing to a continuing decline in habitat area, extent, and quality. The population trend is unknown. The population is not to known to be severely fragmented or subject to extreme fluctuations. Further study would be necessary to establish the population status and trends. It is assessed as Vulnerable (VU) B1ab(iii)+2ab(iii).</w:t>
      </w:r>
    </w:p>
    <w:p w14:paraId="02284652" w14:textId="77777777" w:rsidR="00000000" w:rsidRDefault="00000000">
      <w:pPr>
        <w:divId w:val="755634696"/>
        <w:rPr>
          <w:rFonts w:ascii="Georgia" w:eastAsia="Times New Roman" w:hAnsi="Georgia"/>
          <w:sz w:val="18"/>
          <w:szCs w:val="18"/>
        </w:rPr>
      </w:pPr>
      <w:r>
        <w:rPr>
          <w:rStyle w:val="Emphasis"/>
          <w:rFonts w:ascii="Georgia" w:eastAsia="Times New Roman" w:hAnsi="Georgia"/>
          <w:sz w:val="18"/>
          <w:szCs w:val="18"/>
        </w:rPr>
        <w:t>   </w:t>
      </w:r>
    </w:p>
    <w:p w14:paraId="5E1E79A6" w14:textId="77777777" w:rsidR="00000000" w:rsidRDefault="00000000">
      <w:pPr>
        <w:pStyle w:val="Heading1"/>
        <w:divId w:val="1462306009"/>
        <w:rPr>
          <w:rFonts w:ascii="Georgia" w:eastAsia="Times New Roman" w:hAnsi="Georgia"/>
          <w:sz w:val="29"/>
          <w:szCs w:val="29"/>
        </w:rPr>
      </w:pPr>
      <w:r>
        <w:rPr>
          <w:rFonts w:ascii="Georgia" w:eastAsia="Times New Roman" w:hAnsi="Georgia"/>
          <w:sz w:val="29"/>
          <w:szCs w:val="29"/>
        </w:rPr>
        <w:t>Distribution</w:t>
      </w:r>
    </w:p>
    <w:p w14:paraId="522DC88C"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Geographic Range</w:t>
      </w:r>
    </w:p>
    <w:p w14:paraId="41737B46" w14:textId="14AB3A2F" w:rsidR="00000000" w:rsidRDefault="00000000">
      <w:pPr>
        <w:pStyle w:val="NormalWeb"/>
        <w:divId w:val="1462306009"/>
        <w:rPr>
          <w:rFonts w:ascii="Georgia" w:hAnsi="Georgia"/>
        </w:rPr>
      </w:pPr>
      <w:r>
        <w:rPr>
          <w:rFonts w:ascii="Georgia" w:hAnsi="Georgia"/>
        </w:rPr>
        <w:t xml:space="preserve">This species is found in Kanchanaburi, Mae Hong Son and </w:t>
      </w:r>
      <w:proofErr w:type="spellStart"/>
      <w:r>
        <w:rPr>
          <w:rFonts w:ascii="Georgia" w:hAnsi="Georgia"/>
        </w:rPr>
        <w:t>Tak</w:t>
      </w:r>
      <w:proofErr w:type="spellEnd"/>
      <w:r>
        <w:rPr>
          <w:rFonts w:ascii="Georgia" w:hAnsi="Georgia"/>
        </w:rPr>
        <w:t xml:space="preserve"> provinces. The extent of occurrence is 18,713 km</w:t>
      </w:r>
      <w:r>
        <w:rPr>
          <w:rFonts w:ascii="Georgia" w:hAnsi="Georgia"/>
          <w:vertAlign w:val="superscript"/>
        </w:rPr>
        <w:t>2</w:t>
      </w:r>
      <w:r>
        <w:rPr>
          <w:rFonts w:ascii="Georgia" w:hAnsi="Georgia"/>
        </w:rPr>
        <w:t xml:space="preserve"> and the area of occupancy is 36 km</w:t>
      </w:r>
      <w:r>
        <w:rPr>
          <w:rFonts w:ascii="Georgia" w:hAnsi="Georgia"/>
          <w:vertAlign w:val="superscript"/>
        </w:rPr>
        <w:t>2</w:t>
      </w:r>
      <w:r>
        <w:rPr>
          <w:rFonts w:ascii="Georgia" w:hAnsi="Georgia"/>
        </w:rPr>
        <w:t xml:space="preserve">. </w:t>
      </w:r>
      <w:ins w:id="20" w:author="Jack Plummer" w:date="2022-10-20T18:17:00Z">
        <w:r w:rsidR="006E0817">
          <w:rPr>
            <w:rFonts w:ascii="Georgia" w:hAnsi="Georgia"/>
          </w:rPr>
          <w:t xml:space="preserve">It has been </w:t>
        </w:r>
      </w:ins>
      <w:del w:id="21" w:author="Jack Plummer" w:date="2022-10-20T18:17:00Z">
        <w:r w:rsidDel="006E0817">
          <w:rPr>
            <w:rFonts w:ascii="Georgia" w:hAnsi="Georgia"/>
          </w:rPr>
          <w:delText>R</w:delText>
        </w:r>
      </w:del>
      <w:ins w:id="22" w:author="Jack Plummer" w:date="2022-10-20T18:17:00Z">
        <w:r w:rsidR="006E0817">
          <w:rPr>
            <w:rFonts w:ascii="Georgia" w:hAnsi="Georgia"/>
          </w:rPr>
          <w:t>r</w:t>
        </w:r>
      </w:ins>
      <w:r>
        <w:rPr>
          <w:rFonts w:ascii="Georgia" w:hAnsi="Georgia"/>
        </w:rPr>
        <w:t xml:space="preserve">ecorded from </w:t>
      </w:r>
      <w:ins w:id="23" w:author="Jack Plummer" w:date="2022-10-20T18:17:00Z">
        <w:r w:rsidR="006E0817">
          <w:rPr>
            <w:rFonts w:ascii="Georgia" w:hAnsi="Georgia"/>
          </w:rPr>
          <w:t xml:space="preserve">an </w:t>
        </w:r>
      </w:ins>
      <w:r>
        <w:rPr>
          <w:rFonts w:ascii="Georgia" w:hAnsi="Georgia"/>
        </w:rPr>
        <w:t>altitud</w:t>
      </w:r>
      <w:del w:id="24" w:author="Jack Plummer" w:date="2022-10-20T18:17:00Z">
        <w:r w:rsidDel="006E0817">
          <w:rPr>
            <w:rFonts w:ascii="Georgia" w:hAnsi="Georgia"/>
          </w:rPr>
          <w:delText>e</w:delText>
        </w:r>
      </w:del>
      <w:ins w:id="25" w:author="Jack Plummer" w:date="2022-10-20T18:17:00Z">
        <w:r w:rsidR="006E0817">
          <w:rPr>
            <w:rFonts w:ascii="Georgia" w:hAnsi="Georgia"/>
          </w:rPr>
          <w:t>inal</w:t>
        </w:r>
      </w:ins>
      <w:r>
        <w:rPr>
          <w:rFonts w:ascii="Georgia" w:hAnsi="Georgia"/>
        </w:rPr>
        <w:t xml:space="preserve"> range between 120 and 990 m</w:t>
      </w:r>
      <w:ins w:id="26" w:author="Jack Plummer" w:date="2022-10-20T18:17:00Z">
        <w:r w:rsidR="006E0817">
          <w:rPr>
            <w:rFonts w:ascii="Georgia" w:hAnsi="Georgia"/>
          </w:rPr>
          <w:t xml:space="preserve"> asl</w:t>
        </w:r>
      </w:ins>
      <w:r>
        <w:rPr>
          <w:rFonts w:ascii="Georgia" w:hAnsi="Georgia"/>
        </w:rPr>
        <w:t>.</w:t>
      </w:r>
    </w:p>
    <w:p w14:paraId="064D1329"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40B925D3" w14:textId="77777777">
        <w:trPr>
          <w:divId w:val="1462306009"/>
          <w:tblCellSpacing w:w="15" w:type="dxa"/>
        </w:trPr>
        <w:tc>
          <w:tcPr>
            <w:tcW w:w="0" w:type="auto"/>
            <w:tcBorders>
              <w:bottom w:val="single" w:sz="6" w:space="0" w:color="000000"/>
            </w:tcBorders>
            <w:shd w:val="clear" w:color="auto" w:fill="BBBBBB"/>
            <w:vAlign w:val="center"/>
            <w:hideMark/>
          </w:tcPr>
          <w:p w14:paraId="55E4C07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43B98F3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E3ACF8D" w14:textId="77777777">
        <w:trPr>
          <w:divId w:val="1462306009"/>
          <w:tblCellSpacing w:w="15" w:type="dxa"/>
        </w:trPr>
        <w:tc>
          <w:tcPr>
            <w:tcW w:w="0" w:type="auto"/>
            <w:vAlign w:val="center"/>
            <w:hideMark/>
          </w:tcPr>
          <w:p w14:paraId="19ECE3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36</w:t>
            </w:r>
          </w:p>
        </w:tc>
        <w:tc>
          <w:tcPr>
            <w:tcW w:w="0" w:type="auto"/>
            <w:vAlign w:val="center"/>
            <w:hideMark/>
          </w:tcPr>
          <w:p w14:paraId="2FE062C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41392AD7"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6E0817" w14:paraId="0E872CF9" w14:textId="77777777">
        <w:trPr>
          <w:divId w:val="1462306009"/>
          <w:tblCellSpacing w:w="15" w:type="dxa"/>
        </w:trPr>
        <w:tc>
          <w:tcPr>
            <w:tcW w:w="0" w:type="auto"/>
            <w:tcBorders>
              <w:bottom w:val="single" w:sz="6" w:space="0" w:color="000000"/>
            </w:tcBorders>
            <w:shd w:val="clear" w:color="auto" w:fill="BBBBBB"/>
            <w:vAlign w:val="center"/>
            <w:hideMark/>
          </w:tcPr>
          <w:p w14:paraId="492D530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6AD7BE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1A6293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0817" w14:paraId="17C0CAD4" w14:textId="77777777">
        <w:trPr>
          <w:divId w:val="1462306009"/>
          <w:tblCellSpacing w:w="15" w:type="dxa"/>
        </w:trPr>
        <w:tc>
          <w:tcPr>
            <w:tcW w:w="0" w:type="auto"/>
            <w:vAlign w:val="center"/>
            <w:hideMark/>
          </w:tcPr>
          <w:p w14:paraId="72D4FC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18714</w:t>
            </w:r>
          </w:p>
        </w:tc>
        <w:tc>
          <w:tcPr>
            <w:tcW w:w="0" w:type="auto"/>
            <w:vAlign w:val="center"/>
            <w:hideMark/>
          </w:tcPr>
          <w:p w14:paraId="6FF28AE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6C8931E" w14:textId="0F95600A"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27" w:author="Jack Plummer" w:date="2022-10-20T18:17:00Z">
              <w:r w:rsidDel="006E0817">
                <w:rPr>
                  <w:rFonts w:ascii="Georgia" w:eastAsia="Times New Roman" w:hAnsi="Georgia"/>
                  <w:sz w:val="18"/>
                  <w:szCs w:val="18"/>
                </w:rPr>
                <w:delText>2 x 2 km grid cell</w:delText>
              </w:r>
            </w:del>
            <w:ins w:id="28" w:author="Jack Plummer" w:date="2022-10-20T18:17:00Z">
              <w:r w:rsidR="006E0817">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5A31F431"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11"/>
        <w:gridCol w:w="7699"/>
      </w:tblGrid>
      <w:tr w:rsidR="006E0817" w14:paraId="74F2659B" w14:textId="77777777">
        <w:trPr>
          <w:divId w:val="1462306009"/>
          <w:tblCellSpacing w:w="15" w:type="dxa"/>
        </w:trPr>
        <w:tc>
          <w:tcPr>
            <w:tcW w:w="0" w:type="auto"/>
            <w:tcBorders>
              <w:bottom w:val="single" w:sz="6" w:space="0" w:color="000000"/>
            </w:tcBorders>
            <w:shd w:val="clear" w:color="auto" w:fill="BBBBBB"/>
            <w:vAlign w:val="center"/>
            <w:hideMark/>
          </w:tcPr>
          <w:p w14:paraId="4971D91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FA2004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0817" w14:paraId="5080F345" w14:textId="77777777">
        <w:trPr>
          <w:divId w:val="1462306009"/>
          <w:tblCellSpacing w:w="15" w:type="dxa"/>
        </w:trPr>
        <w:tc>
          <w:tcPr>
            <w:tcW w:w="0" w:type="auto"/>
            <w:vAlign w:val="center"/>
            <w:hideMark/>
          </w:tcPr>
          <w:p w14:paraId="1230F1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7-8</w:t>
            </w:r>
          </w:p>
        </w:tc>
        <w:tc>
          <w:tcPr>
            <w:tcW w:w="0" w:type="auto"/>
            <w:vAlign w:val="center"/>
            <w:hideMark/>
          </w:tcPr>
          <w:p w14:paraId="7A9F68B5" w14:textId="6AB0DF7A" w:rsidR="00000000" w:rsidRDefault="006E0817">
            <w:pPr>
              <w:spacing w:after="75"/>
              <w:rPr>
                <w:rFonts w:ascii="Georgia" w:eastAsia="Times New Roman" w:hAnsi="Georgia"/>
                <w:sz w:val="18"/>
                <w:szCs w:val="18"/>
              </w:rPr>
            </w:pPr>
            <w:ins w:id="29" w:author="Jack Plummer" w:date="2022-10-20T18:23:00Z">
              <w:r>
                <w:rPr>
                  <w:rFonts w:ascii="Georgia" w:eastAsia="Times New Roman" w:hAnsi="Georgia"/>
                  <w:sz w:val="18"/>
                  <w:szCs w:val="18"/>
                </w:rPr>
                <w:t xml:space="preserve">Documented </w:t>
              </w:r>
            </w:ins>
            <w:del w:id="30" w:author="Jack Plummer" w:date="2022-10-20T18:23:00Z">
              <w:r w:rsidR="00000000" w:rsidDel="006E0817">
                <w:rPr>
                  <w:rFonts w:ascii="Georgia" w:eastAsia="Times New Roman" w:hAnsi="Georgia"/>
                  <w:sz w:val="18"/>
                  <w:szCs w:val="18"/>
                </w:rPr>
                <w:delText>C</w:delText>
              </w:r>
            </w:del>
            <w:ins w:id="31" w:author="Jack Plummer" w:date="2022-10-20T18:23:00Z">
              <w:r>
                <w:rPr>
                  <w:rFonts w:ascii="Georgia" w:eastAsia="Times New Roman" w:hAnsi="Georgia"/>
                  <w:sz w:val="18"/>
                  <w:szCs w:val="18"/>
                </w:rPr>
                <w:t>c</w:t>
              </w:r>
            </w:ins>
            <w:r w:rsidR="00000000">
              <w:rPr>
                <w:rFonts w:ascii="Georgia" w:eastAsia="Times New Roman" w:hAnsi="Georgia"/>
                <w:sz w:val="18"/>
                <w:szCs w:val="18"/>
              </w:rPr>
              <w:t xml:space="preserve">ollection localities </w:t>
            </w:r>
            <w:del w:id="32" w:author="Jack Plummer" w:date="2022-10-20T18:23:00Z">
              <w:r w:rsidR="00000000" w:rsidDel="006E0817">
                <w:rPr>
                  <w:rFonts w:ascii="Georgia" w:eastAsia="Times New Roman" w:hAnsi="Georgia"/>
                  <w:sz w:val="18"/>
                  <w:szCs w:val="18"/>
                </w:rPr>
                <w:delText xml:space="preserve">documented </w:delText>
              </w:r>
            </w:del>
            <w:r w:rsidR="00000000">
              <w:rPr>
                <w:rFonts w:ascii="Georgia" w:eastAsia="Times New Roman" w:hAnsi="Georgia"/>
                <w:sz w:val="18"/>
                <w:szCs w:val="18"/>
              </w:rPr>
              <w:t xml:space="preserve">occur in Kanchanaburi, </w:t>
            </w:r>
            <w:proofErr w:type="spellStart"/>
            <w:r w:rsidR="00000000">
              <w:rPr>
                <w:rFonts w:ascii="Georgia" w:eastAsia="Times New Roman" w:hAnsi="Georgia"/>
                <w:sz w:val="18"/>
                <w:szCs w:val="18"/>
              </w:rPr>
              <w:t>Tak</w:t>
            </w:r>
            <w:proofErr w:type="spellEnd"/>
            <w:r w:rsidR="00000000">
              <w:rPr>
                <w:rFonts w:ascii="Georgia" w:eastAsia="Times New Roman" w:hAnsi="Georgia"/>
                <w:sz w:val="18"/>
                <w:szCs w:val="18"/>
              </w:rPr>
              <w:t xml:space="preserve"> and Mae Hong Son provinces. </w:t>
            </w:r>
            <w:ins w:id="33" w:author="Jack Plummer" w:date="2022-10-20T18:23:00Z">
              <w:r w:rsidRPr="006E0817">
                <w:rPr>
                  <w:rFonts w:ascii="Georgia" w:eastAsia="Times New Roman" w:hAnsi="Georgia"/>
                  <w:sz w:val="18"/>
                  <w:szCs w:val="18"/>
                </w:rPr>
                <w:t xml:space="preserve">Threats </w:t>
              </w:r>
              <w:r>
                <w:rPr>
                  <w:rFonts w:ascii="Georgia" w:eastAsia="Times New Roman" w:hAnsi="Georgia"/>
                  <w:sz w:val="18"/>
                  <w:szCs w:val="18"/>
                </w:rPr>
                <w:t xml:space="preserve">include tourism at temple sites, </w:t>
              </w:r>
              <w:r w:rsidRPr="006E0817">
                <w:rPr>
                  <w:rFonts w:ascii="Georgia" w:eastAsia="Times New Roman" w:hAnsi="Georgia"/>
                  <w:sz w:val="18"/>
                  <w:szCs w:val="18"/>
                </w:rPr>
                <w:t xml:space="preserve">agricultural expansion, communities, human </w:t>
              </w:r>
              <w:proofErr w:type="gramStart"/>
              <w:r w:rsidRPr="006E0817">
                <w:rPr>
                  <w:rFonts w:ascii="Georgia" w:eastAsia="Times New Roman" w:hAnsi="Georgia"/>
                  <w:sz w:val="18"/>
                  <w:szCs w:val="18"/>
                </w:rPr>
                <w:t>activities</w:t>
              </w:r>
              <w:proofErr w:type="gramEnd"/>
              <w:r w:rsidRPr="006E0817">
                <w:rPr>
                  <w:rFonts w:ascii="Georgia" w:eastAsia="Times New Roman" w:hAnsi="Georgia"/>
                  <w:sz w:val="18"/>
                  <w:szCs w:val="18"/>
                </w:rPr>
                <w:t xml:space="preserve"> and forest clearance</w:t>
              </w:r>
              <w:r>
                <w:rPr>
                  <w:rFonts w:ascii="Georgia" w:eastAsia="Times New Roman" w:hAnsi="Georgia"/>
                  <w:sz w:val="18"/>
                  <w:szCs w:val="18"/>
                </w:rPr>
                <w:t>.</w:t>
              </w:r>
            </w:ins>
            <w:del w:id="34" w:author="Jack Plummer" w:date="2022-10-20T18:23:00Z">
              <w:r w:rsidR="00000000" w:rsidDel="006E0817">
                <w:rPr>
                  <w:rFonts w:ascii="Georgia" w:eastAsia="Times New Roman" w:hAnsi="Georgia"/>
                  <w:sz w:val="18"/>
                  <w:szCs w:val="18"/>
                </w:rPr>
                <w:delText>This species occurs in both protected and non-protected areas.</w:delText>
              </w:r>
            </w:del>
          </w:p>
        </w:tc>
      </w:tr>
    </w:tbl>
    <w:p w14:paraId="7E01804B"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Elevation / Depth / Depth Zones</w:t>
      </w:r>
    </w:p>
    <w:p w14:paraId="1AA3C279" w14:textId="77777777" w:rsidR="00000000" w:rsidRDefault="00000000">
      <w:pPr>
        <w:pStyle w:val="NormalWeb"/>
        <w:divId w:val="1462306009"/>
        <w:rPr>
          <w:rFonts w:ascii="Georgia" w:hAnsi="Georgia"/>
        </w:rPr>
      </w:pPr>
      <w:r>
        <w:rPr>
          <w:rStyle w:val="datalabel1"/>
          <w:rFonts w:ascii="Georgia" w:hAnsi="Georgia"/>
        </w:rPr>
        <w:t xml:space="preserve">Elevation Lower Limit (in metres above sea level): </w:t>
      </w:r>
      <w:r>
        <w:rPr>
          <w:rFonts w:ascii="Georgia" w:hAnsi="Georgia"/>
        </w:rPr>
        <w:t>120</w:t>
      </w:r>
    </w:p>
    <w:p w14:paraId="17684DF0" w14:textId="77777777" w:rsidR="00000000" w:rsidRDefault="00000000">
      <w:pPr>
        <w:pStyle w:val="NormalWeb"/>
        <w:divId w:val="1462306009"/>
        <w:rPr>
          <w:rFonts w:ascii="Georgia" w:hAnsi="Georgia"/>
        </w:rPr>
      </w:pPr>
      <w:r>
        <w:rPr>
          <w:rStyle w:val="datalabel1"/>
          <w:rFonts w:ascii="Georgia" w:hAnsi="Georgia"/>
        </w:rPr>
        <w:t xml:space="preserve">Elevation Upper Limit (in metres above sea level): </w:t>
      </w:r>
      <w:r>
        <w:rPr>
          <w:rFonts w:ascii="Georgia" w:hAnsi="Georgia"/>
        </w:rPr>
        <w:t>990</w:t>
      </w:r>
    </w:p>
    <w:p w14:paraId="1782A996"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6CB7483D" w14:textId="77777777">
        <w:trPr>
          <w:divId w:val="1462306009"/>
          <w:tblCellSpacing w:w="15" w:type="dxa"/>
        </w:trPr>
        <w:tc>
          <w:tcPr>
            <w:tcW w:w="0" w:type="auto"/>
            <w:tcBorders>
              <w:bottom w:val="single" w:sz="6" w:space="0" w:color="000000"/>
            </w:tcBorders>
            <w:shd w:val="clear" w:color="auto" w:fill="BBBBBB"/>
            <w:vAlign w:val="center"/>
            <w:hideMark/>
          </w:tcPr>
          <w:p w14:paraId="0AB0983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3CC3CB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D41FD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7B7C8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098F6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748700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0FF6D4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2100C5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BC771BC" w14:textId="77777777">
        <w:trPr>
          <w:divId w:val="1462306009"/>
          <w:tblCellSpacing w:w="15" w:type="dxa"/>
        </w:trPr>
        <w:tc>
          <w:tcPr>
            <w:tcW w:w="0" w:type="auto"/>
            <w:vAlign w:val="center"/>
            <w:hideMark/>
          </w:tcPr>
          <w:p w14:paraId="4E5B41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DDE30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007FF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7DD4CCE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7C530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E476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A102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8F64B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D6306D9" w14:textId="77777777" w:rsidR="00000000" w:rsidRDefault="00000000">
      <w:pPr>
        <w:pStyle w:val="Heading2"/>
        <w:divId w:val="1462306009"/>
        <w:rPr>
          <w:rFonts w:ascii="Georgia" w:eastAsia="Times New Roman" w:hAnsi="Georgia"/>
          <w:sz w:val="27"/>
          <w:szCs w:val="27"/>
        </w:rPr>
      </w:pPr>
      <w:r>
        <w:rPr>
          <w:rFonts w:ascii="Georgia" w:eastAsia="Times New Roman" w:hAnsi="Georgia"/>
          <w:sz w:val="27"/>
          <w:szCs w:val="27"/>
        </w:rPr>
        <w:t>Biogeographic Realms</w:t>
      </w:r>
    </w:p>
    <w:p w14:paraId="6B0A8C98" w14:textId="77777777" w:rsidR="00000000" w:rsidRDefault="00000000">
      <w:pPr>
        <w:pStyle w:val="NormalWeb"/>
        <w:divId w:val="1462306009"/>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0EC0944A" w14:textId="77777777" w:rsidR="00000000" w:rsidRDefault="00000000">
      <w:pPr>
        <w:pStyle w:val="Heading1"/>
        <w:divId w:val="1526941206"/>
        <w:rPr>
          <w:rFonts w:ascii="Georgia" w:eastAsia="Times New Roman" w:hAnsi="Georgia"/>
          <w:sz w:val="29"/>
          <w:szCs w:val="29"/>
        </w:rPr>
      </w:pPr>
      <w:r>
        <w:rPr>
          <w:rFonts w:ascii="Georgia" w:eastAsia="Times New Roman" w:hAnsi="Georgia"/>
          <w:sz w:val="29"/>
          <w:szCs w:val="29"/>
        </w:rPr>
        <w:t>Occurrence</w:t>
      </w:r>
    </w:p>
    <w:p w14:paraId="0D05921C" w14:textId="77777777" w:rsidR="00000000" w:rsidRDefault="00000000">
      <w:pPr>
        <w:pStyle w:val="Heading2"/>
        <w:divId w:val="1526941206"/>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44E236F4" w14:textId="77777777">
        <w:trPr>
          <w:divId w:val="1526941206"/>
          <w:tblCellSpacing w:w="15" w:type="dxa"/>
        </w:trPr>
        <w:tc>
          <w:tcPr>
            <w:tcW w:w="0" w:type="auto"/>
            <w:tcBorders>
              <w:bottom w:val="single" w:sz="6" w:space="0" w:color="000000"/>
            </w:tcBorders>
            <w:shd w:val="clear" w:color="auto" w:fill="BBBBBB"/>
            <w:vAlign w:val="center"/>
            <w:hideMark/>
          </w:tcPr>
          <w:p w14:paraId="29C2EAA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5AFED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93C8D8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30E9C4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28D618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48E5603C" w14:textId="77777777">
        <w:trPr>
          <w:divId w:val="1526941206"/>
          <w:tblCellSpacing w:w="15" w:type="dxa"/>
        </w:trPr>
        <w:tc>
          <w:tcPr>
            <w:tcW w:w="0" w:type="auto"/>
            <w:tcBorders>
              <w:bottom w:val="single" w:sz="6" w:space="0" w:color="CCCCCC"/>
            </w:tcBorders>
            <w:vAlign w:val="center"/>
            <w:hideMark/>
          </w:tcPr>
          <w:p w14:paraId="3563051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32C7CE2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63D675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CB364E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931DC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22A9C50D" w14:textId="77777777" w:rsidR="00000000" w:rsidRDefault="00000000">
      <w:pPr>
        <w:pStyle w:val="Heading1"/>
        <w:divId w:val="1200244605"/>
        <w:rPr>
          <w:rFonts w:ascii="Georgia" w:eastAsia="Times New Roman" w:hAnsi="Georgia"/>
          <w:sz w:val="29"/>
          <w:szCs w:val="29"/>
        </w:rPr>
      </w:pPr>
      <w:r>
        <w:rPr>
          <w:rFonts w:ascii="Georgia" w:eastAsia="Times New Roman" w:hAnsi="Georgia"/>
          <w:sz w:val="29"/>
          <w:szCs w:val="29"/>
        </w:rPr>
        <w:t>Population</w:t>
      </w:r>
    </w:p>
    <w:p w14:paraId="65F942BC" w14:textId="1EE8B30D" w:rsidR="00000000" w:rsidRDefault="00000000">
      <w:pPr>
        <w:pStyle w:val="NormalWeb"/>
        <w:divId w:val="1200244605"/>
        <w:rPr>
          <w:rFonts w:ascii="Georgia" w:hAnsi="Georgia"/>
        </w:rPr>
      </w:pPr>
      <w:r>
        <w:rPr>
          <w:rFonts w:ascii="Georgia" w:hAnsi="Georgia"/>
        </w:rPr>
        <w:t xml:space="preserve">No information </w:t>
      </w:r>
      <w:ins w:id="35" w:author="Jack Plummer" w:date="2022-10-20T18:24:00Z">
        <w:r w:rsidR="00DC5E42">
          <w:rPr>
            <w:rFonts w:ascii="Georgia" w:hAnsi="Georgia"/>
          </w:rPr>
          <w:t xml:space="preserve">is </w:t>
        </w:r>
      </w:ins>
      <w:r>
        <w:rPr>
          <w:rFonts w:ascii="Georgia" w:hAnsi="Georgia"/>
        </w:rPr>
        <w:t>available around the size and status of specific subpopulations</w:t>
      </w:r>
      <w:ins w:id="36" w:author="Jack Plummer" w:date="2022-10-20T18:24:00Z">
        <w:r w:rsidR="00DC5E42">
          <w:rPr>
            <w:rFonts w:ascii="Georgia" w:hAnsi="Georgia"/>
          </w:rPr>
          <w:t>,</w:t>
        </w:r>
      </w:ins>
      <w:r>
        <w:rPr>
          <w:rFonts w:ascii="Georgia" w:hAnsi="Georgia"/>
        </w:rPr>
        <w:t xml:space="preserve"> and the current population trend is unknown. Further research into population status and trends are required to confirm whether a decline is apparent and ongoing.</w:t>
      </w:r>
    </w:p>
    <w:p w14:paraId="26821D49" w14:textId="77777777" w:rsidR="00000000" w:rsidRDefault="00000000">
      <w:pPr>
        <w:pStyle w:val="Heading2"/>
        <w:divId w:val="1200244605"/>
        <w:rPr>
          <w:rFonts w:ascii="Georgia" w:eastAsia="Times New Roman" w:hAnsi="Georgia"/>
          <w:sz w:val="27"/>
          <w:szCs w:val="27"/>
        </w:rPr>
      </w:pPr>
      <w:r>
        <w:rPr>
          <w:rFonts w:ascii="Georgia" w:eastAsia="Times New Roman" w:hAnsi="Georgia"/>
          <w:sz w:val="27"/>
          <w:szCs w:val="27"/>
        </w:rPr>
        <w:t>Population Information</w:t>
      </w:r>
    </w:p>
    <w:p w14:paraId="68AA3E14" w14:textId="77777777" w:rsidR="00000000" w:rsidRDefault="00000000">
      <w:pPr>
        <w:pStyle w:val="NormalWeb"/>
        <w:divId w:val="1200244605"/>
        <w:rPr>
          <w:rFonts w:ascii="Georgia" w:hAnsi="Georgia"/>
        </w:rPr>
      </w:pPr>
      <w:r>
        <w:rPr>
          <w:rStyle w:val="datalabel1"/>
          <w:rFonts w:ascii="Georgia" w:hAnsi="Georgia"/>
        </w:rPr>
        <w:t xml:space="preserve">Current Population Trend: </w:t>
      </w:r>
      <w:r>
        <w:rPr>
          <w:rFonts w:ascii="Georgia" w:hAnsi="Georgia"/>
        </w:rPr>
        <w:t>Unknown</w:t>
      </w:r>
    </w:p>
    <w:p w14:paraId="661C66D2" w14:textId="77777777" w:rsidR="00000000" w:rsidRDefault="00000000">
      <w:pPr>
        <w:pStyle w:val="Heading1"/>
        <w:divId w:val="736367101"/>
        <w:rPr>
          <w:rFonts w:ascii="Georgia" w:eastAsia="Times New Roman" w:hAnsi="Georgia"/>
          <w:sz w:val="29"/>
          <w:szCs w:val="29"/>
        </w:rPr>
      </w:pPr>
      <w:r>
        <w:rPr>
          <w:rFonts w:ascii="Georgia" w:eastAsia="Times New Roman" w:hAnsi="Georgia"/>
          <w:sz w:val="29"/>
          <w:szCs w:val="29"/>
        </w:rPr>
        <w:t>Habitats and Ecology</w:t>
      </w:r>
    </w:p>
    <w:p w14:paraId="6AA17328" w14:textId="77777777" w:rsidR="00000000" w:rsidRDefault="00000000">
      <w:pPr>
        <w:pStyle w:val="NormalWeb"/>
        <w:divId w:val="736367101"/>
        <w:rPr>
          <w:rFonts w:ascii="Georgia" w:hAnsi="Georgia"/>
        </w:rPr>
      </w:pPr>
      <w:commentRangeStart w:id="37"/>
      <w:r>
        <w:rPr>
          <w:rFonts w:ascii="Georgia" w:hAnsi="Georgia"/>
        </w:rPr>
        <w:t>This species i</w:t>
      </w:r>
      <w:commentRangeEnd w:id="37"/>
      <w:r w:rsidR="00DC5E42">
        <w:rPr>
          <w:rStyle w:val="CommentReference"/>
        </w:rPr>
        <w:commentReference w:id="37"/>
      </w:r>
      <w:r>
        <w:rPr>
          <w:rFonts w:ascii="Georgia" w:hAnsi="Georgia"/>
        </w:rPr>
        <w:t>s found on limestone.</w:t>
      </w:r>
    </w:p>
    <w:p w14:paraId="4ECBC2D0" w14:textId="77777777" w:rsidR="00000000" w:rsidRDefault="00000000">
      <w:pPr>
        <w:pStyle w:val="Heading2"/>
        <w:divId w:val="73636710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6BF8B67B" w14:textId="77777777">
        <w:trPr>
          <w:divId w:val="736367101"/>
          <w:tblCellSpacing w:w="15" w:type="dxa"/>
        </w:trPr>
        <w:tc>
          <w:tcPr>
            <w:tcW w:w="0" w:type="auto"/>
            <w:tcBorders>
              <w:bottom w:val="single" w:sz="6" w:space="0" w:color="000000"/>
            </w:tcBorders>
            <w:shd w:val="clear" w:color="auto" w:fill="BBBBBB"/>
            <w:vAlign w:val="center"/>
            <w:hideMark/>
          </w:tcPr>
          <w:p w14:paraId="79FD740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B5877C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BF6C08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444518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03D5A38E" w14:textId="77777777">
        <w:trPr>
          <w:divId w:val="736367101"/>
          <w:tblCellSpacing w:w="15" w:type="dxa"/>
        </w:trPr>
        <w:tc>
          <w:tcPr>
            <w:tcW w:w="0" w:type="auto"/>
            <w:tcBorders>
              <w:bottom w:val="single" w:sz="6" w:space="0" w:color="CCCCCC"/>
            </w:tcBorders>
            <w:vAlign w:val="center"/>
            <w:hideMark/>
          </w:tcPr>
          <w:p w14:paraId="3F7D71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A8AC09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80A435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CC6DB3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5F043BF" w14:textId="77777777" w:rsidR="00000000" w:rsidRDefault="00000000">
      <w:pPr>
        <w:pStyle w:val="Heading2"/>
        <w:divId w:val="73636710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79"/>
        <w:gridCol w:w="894"/>
        <w:gridCol w:w="5437"/>
      </w:tblGrid>
      <w:tr w:rsidR="00000000" w14:paraId="33D828D8" w14:textId="77777777">
        <w:trPr>
          <w:divId w:val="736367101"/>
          <w:tblCellSpacing w:w="15" w:type="dxa"/>
        </w:trPr>
        <w:tc>
          <w:tcPr>
            <w:tcW w:w="0" w:type="auto"/>
            <w:tcBorders>
              <w:bottom w:val="single" w:sz="6" w:space="0" w:color="000000"/>
            </w:tcBorders>
            <w:shd w:val="clear" w:color="auto" w:fill="BBBBBB"/>
            <w:vAlign w:val="center"/>
            <w:hideMark/>
          </w:tcPr>
          <w:p w14:paraId="5D63C2F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73B49A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884A5C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18B98C6" w14:textId="77777777">
        <w:trPr>
          <w:divId w:val="736367101"/>
          <w:tblCellSpacing w:w="15" w:type="dxa"/>
        </w:trPr>
        <w:tc>
          <w:tcPr>
            <w:tcW w:w="0" w:type="auto"/>
            <w:vAlign w:val="center"/>
            <w:hideMark/>
          </w:tcPr>
          <w:p w14:paraId="06A3BB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26610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08AA29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Its habitat is threatened by the construction of paths accessing a temple, trampling, visitors, agricultural expansion, communities, human </w:t>
            </w:r>
            <w:proofErr w:type="gramStart"/>
            <w:r>
              <w:rPr>
                <w:rFonts w:ascii="Georgia" w:eastAsia="Times New Roman" w:hAnsi="Georgia"/>
                <w:sz w:val="18"/>
                <w:szCs w:val="18"/>
              </w:rPr>
              <w:t>activities</w:t>
            </w:r>
            <w:proofErr w:type="gramEnd"/>
            <w:r>
              <w:rPr>
                <w:rFonts w:ascii="Georgia" w:eastAsia="Times New Roman" w:hAnsi="Georgia"/>
                <w:sz w:val="18"/>
                <w:szCs w:val="18"/>
              </w:rPr>
              <w:t xml:space="preserve"> and forest clearance.</w:t>
            </w:r>
          </w:p>
        </w:tc>
      </w:tr>
    </w:tbl>
    <w:p w14:paraId="7370C6AF" w14:textId="77777777" w:rsidR="00000000" w:rsidRDefault="00000000">
      <w:pPr>
        <w:pStyle w:val="Heading2"/>
        <w:divId w:val="736367101"/>
        <w:rPr>
          <w:rFonts w:ascii="Georgia" w:eastAsia="Times New Roman" w:hAnsi="Georgia"/>
          <w:sz w:val="27"/>
          <w:szCs w:val="27"/>
        </w:rPr>
      </w:pPr>
      <w:r>
        <w:rPr>
          <w:rFonts w:ascii="Georgia" w:eastAsia="Times New Roman" w:hAnsi="Georgia"/>
          <w:sz w:val="27"/>
          <w:szCs w:val="27"/>
        </w:rPr>
        <w:t>Systems</w:t>
      </w:r>
    </w:p>
    <w:p w14:paraId="488310D9" w14:textId="77777777" w:rsidR="00000000" w:rsidRDefault="00000000">
      <w:pPr>
        <w:pStyle w:val="NormalWeb"/>
        <w:divId w:val="736367101"/>
        <w:rPr>
          <w:rFonts w:ascii="Georgia" w:hAnsi="Georgia"/>
        </w:rPr>
      </w:pPr>
      <w:r>
        <w:rPr>
          <w:rStyle w:val="datalabel1"/>
          <w:rFonts w:ascii="Georgia" w:hAnsi="Georgia"/>
        </w:rPr>
        <w:t xml:space="preserve">System: </w:t>
      </w:r>
      <w:r>
        <w:rPr>
          <w:rFonts w:ascii="Georgia" w:hAnsi="Georgia"/>
        </w:rPr>
        <w:t>Terrestrial</w:t>
      </w:r>
    </w:p>
    <w:p w14:paraId="672A369D" w14:textId="77777777" w:rsidR="00000000" w:rsidRDefault="00000000">
      <w:pPr>
        <w:pStyle w:val="Heading2"/>
        <w:divId w:val="736367101"/>
        <w:rPr>
          <w:rFonts w:ascii="Georgia" w:eastAsia="Times New Roman" w:hAnsi="Georgia"/>
          <w:sz w:val="27"/>
          <w:szCs w:val="27"/>
        </w:rPr>
      </w:pPr>
      <w:r>
        <w:rPr>
          <w:rFonts w:ascii="Georgia" w:eastAsia="Times New Roman" w:hAnsi="Georgia"/>
          <w:sz w:val="27"/>
          <w:szCs w:val="27"/>
        </w:rPr>
        <w:t>Plant / Fungi Specific</w:t>
      </w:r>
    </w:p>
    <w:p w14:paraId="597E0072" w14:textId="77777777" w:rsidR="00000000" w:rsidRDefault="00000000">
      <w:pPr>
        <w:pStyle w:val="NormalWeb"/>
        <w:divId w:val="736367101"/>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33D3BA74" w14:textId="77777777">
        <w:trPr>
          <w:divId w:val="736367101"/>
          <w:tblCellSpacing w:w="15" w:type="dxa"/>
        </w:trPr>
        <w:tc>
          <w:tcPr>
            <w:tcW w:w="0" w:type="auto"/>
            <w:tcBorders>
              <w:bottom w:val="single" w:sz="6" w:space="0" w:color="000000"/>
            </w:tcBorders>
            <w:shd w:val="clear" w:color="auto" w:fill="BBBBBB"/>
            <w:vAlign w:val="center"/>
            <w:hideMark/>
          </w:tcPr>
          <w:p w14:paraId="51E4065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38EF2E53" w14:textId="77777777">
        <w:trPr>
          <w:divId w:val="736367101"/>
          <w:tblCellSpacing w:w="15" w:type="dxa"/>
        </w:trPr>
        <w:tc>
          <w:tcPr>
            <w:tcW w:w="0" w:type="auto"/>
            <w:tcBorders>
              <w:bottom w:val="single" w:sz="6" w:space="0" w:color="CCCCCC"/>
            </w:tcBorders>
            <w:vAlign w:val="center"/>
            <w:hideMark/>
          </w:tcPr>
          <w:p w14:paraId="5CA4CA3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4B4AAF5D" w14:textId="77777777">
        <w:trPr>
          <w:divId w:val="736367101"/>
          <w:tblCellSpacing w:w="15" w:type="dxa"/>
        </w:trPr>
        <w:tc>
          <w:tcPr>
            <w:tcW w:w="0" w:type="auto"/>
            <w:tcBorders>
              <w:bottom w:val="single" w:sz="6" w:space="0" w:color="CCCCCC"/>
            </w:tcBorders>
            <w:vAlign w:val="center"/>
            <w:hideMark/>
          </w:tcPr>
          <w:p w14:paraId="4AD0E7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0B36652B" w14:textId="77777777" w:rsidR="00000000" w:rsidRDefault="00000000">
      <w:pPr>
        <w:pStyle w:val="Heading1"/>
        <w:divId w:val="874469368"/>
        <w:rPr>
          <w:rFonts w:ascii="Georgia" w:eastAsia="Times New Roman" w:hAnsi="Georgia"/>
          <w:sz w:val="29"/>
          <w:szCs w:val="29"/>
        </w:rPr>
      </w:pPr>
      <w:r>
        <w:rPr>
          <w:rFonts w:ascii="Georgia" w:eastAsia="Times New Roman" w:hAnsi="Georgia"/>
          <w:sz w:val="29"/>
          <w:szCs w:val="29"/>
        </w:rPr>
        <w:lastRenderedPageBreak/>
        <w:t>Use and Trade</w:t>
      </w:r>
    </w:p>
    <w:p w14:paraId="40D3E90E" w14:textId="77777777" w:rsidR="00000000" w:rsidRDefault="00000000">
      <w:pPr>
        <w:pStyle w:val="Heading2"/>
        <w:divId w:val="874469368"/>
        <w:rPr>
          <w:rFonts w:ascii="Georgia" w:eastAsia="Times New Roman" w:hAnsi="Georgia"/>
          <w:sz w:val="27"/>
          <w:szCs w:val="27"/>
        </w:rPr>
      </w:pPr>
      <w:r>
        <w:rPr>
          <w:rFonts w:ascii="Georgia" w:eastAsia="Times New Roman" w:hAnsi="Georgia"/>
          <w:sz w:val="27"/>
          <w:szCs w:val="27"/>
        </w:rPr>
        <w:t>General Use and Trade Information</w:t>
      </w:r>
    </w:p>
    <w:p w14:paraId="1CA08E09" w14:textId="137A3F9A" w:rsidR="00000000" w:rsidRDefault="00000000">
      <w:pPr>
        <w:pStyle w:val="NormalWeb"/>
        <w:divId w:val="874469368"/>
        <w:rPr>
          <w:ins w:id="38" w:author="Jack Plummer" w:date="2022-10-20T18:24:00Z"/>
          <w:rFonts w:ascii="Georgia" w:hAnsi="Georgia"/>
        </w:rPr>
      </w:pPr>
      <w:r>
        <w:rPr>
          <w:rStyle w:val="datalabel1"/>
          <w:rFonts w:ascii="Georgia" w:hAnsi="Georgia"/>
        </w:rPr>
        <w:t xml:space="preserve">Species not utilized: </w:t>
      </w:r>
      <w:r>
        <w:rPr>
          <w:rFonts w:ascii="Georgia" w:hAnsi="Georgia"/>
        </w:rPr>
        <w:t>true</w:t>
      </w:r>
    </w:p>
    <w:p w14:paraId="53E6B1FD" w14:textId="4940130E" w:rsidR="00DC5E42" w:rsidRDefault="00DC5E42">
      <w:pPr>
        <w:pStyle w:val="NormalWeb"/>
        <w:divId w:val="874469368"/>
        <w:rPr>
          <w:rFonts w:ascii="Georgia" w:hAnsi="Georgia"/>
        </w:rPr>
      </w:pPr>
      <w:ins w:id="39" w:author="Jack Plummer" w:date="2022-10-20T18:24:00Z">
        <w:r>
          <w:rPr>
            <w:rFonts w:ascii="Georgia" w:hAnsi="Georgia"/>
          </w:rPr>
          <w:t>This species is not known to be utilised.</w:t>
        </w:r>
      </w:ins>
    </w:p>
    <w:p w14:paraId="5675C1D7" w14:textId="77777777" w:rsidR="00000000" w:rsidRDefault="00000000">
      <w:pPr>
        <w:pStyle w:val="Heading2"/>
        <w:divId w:val="874469368"/>
        <w:rPr>
          <w:rFonts w:ascii="Georgia" w:eastAsia="Times New Roman" w:hAnsi="Georgia"/>
          <w:sz w:val="27"/>
          <w:szCs w:val="27"/>
        </w:rPr>
      </w:pPr>
      <w:r>
        <w:rPr>
          <w:rFonts w:ascii="Georgia" w:eastAsia="Times New Roman" w:hAnsi="Georgia"/>
          <w:sz w:val="27"/>
          <w:szCs w:val="27"/>
        </w:rPr>
        <w:t>Non- Consumptive Use</w:t>
      </w:r>
    </w:p>
    <w:p w14:paraId="7E9A3563" w14:textId="77777777" w:rsidR="00000000" w:rsidRDefault="00000000">
      <w:pPr>
        <w:pStyle w:val="NormalWeb"/>
        <w:divId w:val="874469368"/>
        <w:rPr>
          <w:rFonts w:ascii="Georgia" w:hAnsi="Georgia"/>
        </w:rPr>
      </w:pPr>
      <w:commentRangeStart w:id="40"/>
      <w:r>
        <w:rPr>
          <w:rStyle w:val="datalabel1"/>
          <w:rFonts w:ascii="Georgia" w:hAnsi="Georgia"/>
        </w:rPr>
        <w:t xml:space="preserve">Non-consumptive use of the species? </w:t>
      </w:r>
      <w:r>
        <w:rPr>
          <w:rFonts w:ascii="Georgia" w:hAnsi="Georgia"/>
        </w:rPr>
        <w:t>true</w:t>
      </w:r>
      <w:commentRangeEnd w:id="40"/>
      <w:r w:rsidR="00DC5E42">
        <w:rPr>
          <w:rStyle w:val="CommentReference"/>
        </w:rPr>
        <w:commentReference w:id="40"/>
      </w:r>
    </w:p>
    <w:p w14:paraId="7CFF0076" w14:textId="77777777" w:rsidR="00000000" w:rsidRDefault="00000000">
      <w:pPr>
        <w:pStyle w:val="Heading1"/>
        <w:divId w:val="2125882287"/>
        <w:rPr>
          <w:rFonts w:ascii="Georgia" w:eastAsia="Times New Roman" w:hAnsi="Georgia"/>
          <w:sz w:val="29"/>
          <w:szCs w:val="29"/>
        </w:rPr>
      </w:pPr>
      <w:r>
        <w:rPr>
          <w:rFonts w:ascii="Georgia" w:eastAsia="Times New Roman" w:hAnsi="Georgia"/>
          <w:sz w:val="29"/>
          <w:szCs w:val="29"/>
        </w:rPr>
        <w:t>Threats</w:t>
      </w:r>
    </w:p>
    <w:p w14:paraId="5DC1A57A" w14:textId="4060ED58" w:rsidR="00000000" w:rsidRDefault="00000000">
      <w:pPr>
        <w:pStyle w:val="NormalWeb"/>
        <w:divId w:val="2125882287"/>
        <w:rPr>
          <w:rFonts w:ascii="Georgia" w:hAnsi="Georgia"/>
        </w:rPr>
      </w:pPr>
      <w:r>
        <w:rPr>
          <w:rFonts w:ascii="Georgia" w:hAnsi="Georgia"/>
        </w:rPr>
        <w:t xml:space="preserve">Construction of paths accessing a temple is a threat to this species in Wat </w:t>
      </w:r>
      <w:proofErr w:type="spellStart"/>
      <w:r>
        <w:rPr>
          <w:rFonts w:ascii="Georgia" w:hAnsi="Georgia"/>
        </w:rPr>
        <w:t>Tham</w:t>
      </w:r>
      <w:proofErr w:type="spellEnd"/>
      <w:r>
        <w:rPr>
          <w:rFonts w:ascii="Georgia" w:hAnsi="Georgia"/>
        </w:rPr>
        <w:t xml:space="preserve"> </w:t>
      </w:r>
      <w:proofErr w:type="spellStart"/>
      <w:r>
        <w:rPr>
          <w:rFonts w:ascii="Georgia" w:hAnsi="Georgia"/>
        </w:rPr>
        <w:t>Sukho</w:t>
      </w:r>
      <w:proofErr w:type="spellEnd"/>
      <w:r>
        <w:rPr>
          <w:rFonts w:ascii="Georgia" w:hAnsi="Georgia"/>
        </w:rPr>
        <w:t xml:space="preserve"> (Kanchanaburi). Trampling and large number</w:t>
      </w:r>
      <w:ins w:id="41" w:author="Jack Plummer" w:date="2022-10-20T18:24:00Z">
        <w:r w:rsidR="00DC5E42">
          <w:rPr>
            <w:rFonts w:ascii="Georgia" w:hAnsi="Georgia"/>
          </w:rPr>
          <w:t>s</w:t>
        </w:r>
      </w:ins>
      <w:r>
        <w:rPr>
          <w:rFonts w:ascii="Georgia" w:hAnsi="Georgia"/>
        </w:rPr>
        <w:t xml:space="preserve"> of people visiting the temple are affecting this site. The threats </w:t>
      </w:r>
      <w:del w:id="42" w:author="Jack Plummer" w:date="2022-10-20T18:24:00Z">
        <w:r w:rsidDel="00DC5E42">
          <w:rPr>
            <w:rFonts w:ascii="Georgia" w:hAnsi="Georgia"/>
          </w:rPr>
          <w:delText>in the</w:delText>
        </w:r>
      </w:del>
      <w:ins w:id="43" w:author="Jack Plummer" w:date="2022-10-20T18:24:00Z">
        <w:r w:rsidR="00DC5E42">
          <w:rPr>
            <w:rFonts w:ascii="Georgia" w:hAnsi="Georgia"/>
          </w:rPr>
          <w:t>at its</w:t>
        </w:r>
      </w:ins>
      <w:r>
        <w:rPr>
          <w:rFonts w:ascii="Georgia" w:hAnsi="Georgia"/>
        </w:rPr>
        <w:t xml:space="preserve"> other localities are agricultural expansion, communities, human </w:t>
      </w:r>
      <w:proofErr w:type="gramStart"/>
      <w:r>
        <w:rPr>
          <w:rFonts w:ascii="Georgia" w:hAnsi="Georgia"/>
        </w:rPr>
        <w:t>activities</w:t>
      </w:r>
      <w:proofErr w:type="gramEnd"/>
      <w:r>
        <w:rPr>
          <w:rFonts w:ascii="Georgia" w:hAnsi="Georgia"/>
        </w:rPr>
        <w:t xml:space="preserve"> and forest clearance.</w:t>
      </w:r>
    </w:p>
    <w:p w14:paraId="68F627D6" w14:textId="77777777" w:rsidR="00000000" w:rsidRDefault="00000000">
      <w:pPr>
        <w:pStyle w:val="Heading2"/>
        <w:divId w:val="2125882287"/>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1"/>
        <w:gridCol w:w="740"/>
        <w:gridCol w:w="842"/>
        <w:gridCol w:w="842"/>
        <w:gridCol w:w="1155"/>
      </w:tblGrid>
      <w:tr w:rsidR="00000000" w14:paraId="2E1861E2" w14:textId="77777777">
        <w:trPr>
          <w:divId w:val="2125882287"/>
          <w:tblCellSpacing w:w="15" w:type="dxa"/>
        </w:trPr>
        <w:tc>
          <w:tcPr>
            <w:tcW w:w="0" w:type="auto"/>
            <w:tcBorders>
              <w:bottom w:val="single" w:sz="6" w:space="0" w:color="000000"/>
            </w:tcBorders>
            <w:shd w:val="clear" w:color="auto" w:fill="BBBBBB"/>
            <w:vAlign w:val="center"/>
            <w:hideMark/>
          </w:tcPr>
          <w:p w14:paraId="466339D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67B006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7051B5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9F7A40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3C5BF02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33E3EC90" w14:textId="77777777">
        <w:trPr>
          <w:divId w:val="2125882287"/>
          <w:tblCellSpacing w:w="15" w:type="dxa"/>
        </w:trPr>
        <w:tc>
          <w:tcPr>
            <w:tcW w:w="0" w:type="auto"/>
            <w:vAlign w:val="center"/>
            <w:hideMark/>
          </w:tcPr>
          <w:p w14:paraId="786FD5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560296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5217A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077E7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2F108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40D767FB" w14:textId="77777777">
        <w:trPr>
          <w:divId w:val="2125882287"/>
          <w:tblCellSpacing w:w="15" w:type="dxa"/>
        </w:trPr>
        <w:tc>
          <w:tcPr>
            <w:tcW w:w="0" w:type="auto"/>
            <w:vAlign w:val="center"/>
            <w:hideMark/>
          </w:tcPr>
          <w:p w14:paraId="49F72A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2A218B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3EFAE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CF976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955EF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7B92943F" w14:textId="77777777">
        <w:trPr>
          <w:divId w:val="2125882287"/>
          <w:tblCellSpacing w:w="15" w:type="dxa"/>
        </w:trPr>
        <w:tc>
          <w:tcPr>
            <w:tcW w:w="0" w:type="auto"/>
            <w:vAlign w:val="center"/>
            <w:hideMark/>
          </w:tcPr>
          <w:p w14:paraId="22BCD64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17486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E4B80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19725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E952A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30445C31" w14:textId="77777777">
        <w:trPr>
          <w:divId w:val="2125882287"/>
          <w:tblCellSpacing w:w="15" w:type="dxa"/>
        </w:trPr>
        <w:tc>
          <w:tcPr>
            <w:tcW w:w="0" w:type="auto"/>
            <w:vAlign w:val="center"/>
            <w:hideMark/>
          </w:tcPr>
          <w:p w14:paraId="414E22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D9184F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2A70B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D81DB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9BFDB1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D813438" w14:textId="77777777">
        <w:trPr>
          <w:divId w:val="2125882287"/>
          <w:tblCellSpacing w:w="15" w:type="dxa"/>
        </w:trPr>
        <w:tc>
          <w:tcPr>
            <w:tcW w:w="0" w:type="auto"/>
            <w:vAlign w:val="center"/>
            <w:hideMark/>
          </w:tcPr>
          <w:p w14:paraId="49919A0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71CF74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EB38B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90A66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EFD7B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0BCF620" w14:textId="77777777" w:rsidR="00000000" w:rsidRDefault="00000000">
      <w:pPr>
        <w:pStyle w:val="Heading1"/>
        <w:divId w:val="1241141223"/>
        <w:rPr>
          <w:rFonts w:ascii="Georgia" w:eastAsia="Times New Roman" w:hAnsi="Georgia"/>
          <w:sz w:val="29"/>
          <w:szCs w:val="29"/>
        </w:rPr>
      </w:pPr>
      <w:r>
        <w:rPr>
          <w:rFonts w:ascii="Georgia" w:eastAsia="Times New Roman" w:hAnsi="Georgia"/>
          <w:sz w:val="29"/>
          <w:szCs w:val="29"/>
        </w:rPr>
        <w:t>Conservation</w:t>
      </w:r>
    </w:p>
    <w:p w14:paraId="5C3B02CA" w14:textId="32D841CC" w:rsidR="00000000" w:rsidRDefault="00000000">
      <w:pPr>
        <w:pStyle w:val="NormalWeb"/>
        <w:divId w:val="1241141223"/>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44" w:author="Jack Plummer" w:date="2022-10-20T18:25:00Z">
        <w:r w:rsidR="00DC5E42">
          <w:rPr>
            <w:rFonts w:ascii="Georgia" w:hAnsi="Georgia"/>
          </w:rPr>
          <w:t>s</w:t>
        </w:r>
      </w:ins>
      <w:del w:id="45" w:author="Jack Plummer" w:date="2022-10-20T18:25:00Z">
        <w:r w:rsidDel="00DC5E42">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 been recorded </w:t>
      </w:r>
      <w:commentRangeStart w:id="46"/>
      <w:r>
        <w:rPr>
          <w:rFonts w:ascii="Georgia" w:hAnsi="Georgia"/>
        </w:rPr>
        <w:t>from</w:t>
      </w:r>
      <w:commentRangeEnd w:id="46"/>
      <w:r w:rsidR="00DC5E42">
        <w:rPr>
          <w:rStyle w:val="CommentReference"/>
        </w:rPr>
        <w:commentReference w:id="46"/>
      </w:r>
      <w:del w:id="47" w:author="Jack Plummer" w:date="2022-10-20T18:25:00Z">
        <w:r w:rsidDel="00DC5E42">
          <w:rPr>
            <w:rFonts w:ascii="Georgia" w:hAnsi="Georgia"/>
          </w:rPr>
          <w:delText xml:space="preserve"> </w:delText>
        </w:r>
      </w:del>
      <w:ins w:id="48" w:author="Jack Plummer" w:date="2022-10-20T18:25:00Z">
        <w:r w:rsidR="00DC5E42">
          <w:rPr>
            <w:rFonts w:ascii="Georgia" w:hAnsi="Georgia"/>
          </w:rPr>
          <w:t xml:space="preserve"> </w:t>
        </w:r>
      </w:ins>
      <w:del w:id="49" w:author="Jack Plummer" w:date="2022-10-20T18:25:00Z">
        <w:r w:rsidDel="00DC5E42">
          <w:rPr>
            <w:rFonts w:ascii="Georgia" w:hAnsi="Georgia"/>
          </w:rPr>
          <w:delText>protected and non-protected areas</w:delText>
        </w:r>
      </w:del>
      <w:r>
        <w:rPr>
          <w:rFonts w:ascii="Georgia" w:hAnsi="Georgia"/>
        </w:rPr>
        <w:t xml:space="preserv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5EE6DF11" w14:textId="77777777" w:rsidR="00000000" w:rsidRDefault="00000000">
      <w:pPr>
        <w:pStyle w:val="Heading2"/>
        <w:divId w:val="124114122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3865"/>
      </w:tblGrid>
      <w:tr w:rsidR="00000000" w14:paraId="419F7188" w14:textId="77777777">
        <w:trPr>
          <w:divId w:val="1241141223"/>
          <w:tblCellSpacing w:w="15" w:type="dxa"/>
        </w:trPr>
        <w:tc>
          <w:tcPr>
            <w:tcW w:w="0" w:type="auto"/>
            <w:tcBorders>
              <w:bottom w:val="single" w:sz="6" w:space="0" w:color="000000"/>
            </w:tcBorders>
            <w:shd w:val="clear" w:color="auto" w:fill="BBBBBB"/>
            <w:vAlign w:val="center"/>
            <w:hideMark/>
          </w:tcPr>
          <w:p w14:paraId="5A0867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F6F731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7CC1ADC" w14:textId="77777777">
        <w:trPr>
          <w:divId w:val="1241141223"/>
          <w:tblCellSpacing w:w="15" w:type="dxa"/>
        </w:trPr>
        <w:tc>
          <w:tcPr>
            <w:tcW w:w="0" w:type="auto"/>
            <w:vAlign w:val="center"/>
            <w:hideMark/>
          </w:tcPr>
          <w:p w14:paraId="1CD3340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D7F4D79" w14:textId="2C439DAD" w:rsidR="00000000" w:rsidRDefault="00000000">
            <w:pPr>
              <w:spacing w:after="75"/>
              <w:rPr>
                <w:rFonts w:ascii="Georgia" w:eastAsia="Times New Roman" w:hAnsi="Georgia"/>
                <w:sz w:val="18"/>
                <w:szCs w:val="18"/>
              </w:rPr>
            </w:pPr>
            <w:r>
              <w:rPr>
                <w:rFonts w:ascii="Georgia" w:eastAsia="Times New Roman" w:hAnsi="Georgia"/>
                <w:sz w:val="18"/>
                <w:szCs w:val="18"/>
              </w:rPr>
              <w:t>Recorded from protected area</w:t>
            </w:r>
            <w:ins w:id="50" w:author="Jack Plummer" w:date="2022-10-20T18:25:00Z">
              <w:r w:rsidR="00DC5E42">
                <w:rPr>
                  <w:rFonts w:ascii="Georgia" w:eastAsia="Times New Roman" w:hAnsi="Georgia"/>
                  <w:sz w:val="18"/>
                  <w:szCs w:val="18"/>
                </w:rPr>
                <w:t>s</w:t>
              </w:r>
            </w:ins>
            <w:r>
              <w:rPr>
                <w:rFonts w:ascii="Georgia" w:eastAsia="Times New Roman" w:hAnsi="Georgia"/>
                <w:sz w:val="18"/>
                <w:szCs w:val="18"/>
              </w:rPr>
              <w:t xml:space="preserve"> across its range.</w:t>
            </w:r>
          </w:p>
        </w:tc>
      </w:tr>
    </w:tbl>
    <w:p w14:paraId="7C2F4628" w14:textId="77777777" w:rsidR="00000000" w:rsidRDefault="00000000">
      <w:pPr>
        <w:divId w:val="12411412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9"/>
        <w:gridCol w:w="6601"/>
      </w:tblGrid>
      <w:tr w:rsidR="00000000" w14:paraId="1752ACA4" w14:textId="77777777">
        <w:trPr>
          <w:divId w:val="1241141223"/>
          <w:tblCellSpacing w:w="15" w:type="dxa"/>
        </w:trPr>
        <w:tc>
          <w:tcPr>
            <w:tcW w:w="0" w:type="auto"/>
            <w:tcBorders>
              <w:bottom w:val="single" w:sz="6" w:space="0" w:color="000000"/>
            </w:tcBorders>
            <w:shd w:val="clear" w:color="auto" w:fill="BBBBBB"/>
            <w:vAlign w:val="center"/>
            <w:hideMark/>
          </w:tcPr>
          <w:p w14:paraId="3CA35D6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241F4A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BA7C9F8" w14:textId="77777777">
        <w:trPr>
          <w:divId w:val="1241141223"/>
          <w:tblCellSpacing w:w="15" w:type="dxa"/>
        </w:trPr>
        <w:tc>
          <w:tcPr>
            <w:tcW w:w="0" w:type="auto"/>
            <w:vAlign w:val="center"/>
            <w:hideMark/>
          </w:tcPr>
          <w:p w14:paraId="59B5D5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FCBE1F2" w14:textId="27AFDB4D" w:rsidR="00000000" w:rsidRDefault="00000000">
            <w:pPr>
              <w:spacing w:after="75"/>
              <w:rPr>
                <w:rFonts w:ascii="Georgia" w:eastAsia="Times New Roman" w:hAnsi="Georgia"/>
                <w:sz w:val="18"/>
                <w:szCs w:val="18"/>
              </w:rPr>
            </w:pPr>
            <w:r>
              <w:rPr>
                <w:rFonts w:ascii="Georgia" w:eastAsia="Times New Roman" w:hAnsi="Georgia"/>
                <w:sz w:val="18"/>
                <w:szCs w:val="18"/>
              </w:rPr>
              <w:t xml:space="preserve">Not known to be represented in ex situ conservation in botanic gardens or gene bank (BGCI 2022, </w:t>
            </w:r>
            <w:proofErr w:type="spellStart"/>
            <w:r>
              <w:rPr>
                <w:rFonts w:ascii="Georgia" w:eastAsia="Times New Roman" w:hAnsi="Georgia"/>
                <w:sz w:val="18"/>
                <w:szCs w:val="18"/>
              </w:rPr>
              <w:t>Genes</w:t>
            </w:r>
            <w:ins w:id="51" w:author="Jack Plummer" w:date="2022-10-20T18:25:00Z">
              <w:r w:rsidR="00DC5E42">
                <w:rPr>
                  <w:rFonts w:ascii="Georgia" w:eastAsia="Times New Roman" w:hAnsi="Georgia"/>
                  <w:sz w:val="18"/>
                  <w:szCs w:val="18"/>
                </w:rPr>
                <w:t>y</w:t>
              </w:r>
            </w:ins>
            <w:del w:id="52" w:author="Jack Plummer" w:date="2022-10-20T18:25:00Z">
              <w:r w:rsidDel="00DC5E42">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2EFC0CC1" w14:textId="77777777" w:rsidR="00000000" w:rsidRDefault="00000000">
      <w:pPr>
        <w:pStyle w:val="Heading2"/>
        <w:divId w:val="1241141223"/>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61451A9C" w14:textId="77777777">
        <w:trPr>
          <w:divId w:val="1241141223"/>
          <w:tblCellSpacing w:w="15" w:type="dxa"/>
        </w:trPr>
        <w:tc>
          <w:tcPr>
            <w:tcW w:w="0" w:type="auto"/>
            <w:tcBorders>
              <w:bottom w:val="single" w:sz="6" w:space="0" w:color="000000"/>
            </w:tcBorders>
            <w:shd w:val="clear" w:color="auto" w:fill="BBBBBB"/>
            <w:vAlign w:val="center"/>
            <w:hideMark/>
          </w:tcPr>
          <w:p w14:paraId="168223E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9A81BF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6FF5F77" w14:textId="77777777">
        <w:trPr>
          <w:divId w:val="1241141223"/>
          <w:tblCellSpacing w:w="15" w:type="dxa"/>
        </w:trPr>
        <w:tc>
          <w:tcPr>
            <w:tcW w:w="0" w:type="auto"/>
            <w:tcBorders>
              <w:bottom w:val="single" w:sz="6" w:space="0" w:color="CCCCCC"/>
            </w:tcBorders>
            <w:vAlign w:val="center"/>
            <w:hideMark/>
          </w:tcPr>
          <w:p w14:paraId="331AAA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111127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5CB559F" w14:textId="77777777">
        <w:trPr>
          <w:divId w:val="1241141223"/>
          <w:tblCellSpacing w:w="15" w:type="dxa"/>
        </w:trPr>
        <w:tc>
          <w:tcPr>
            <w:tcW w:w="0" w:type="auto"/>
            <w:tcBorders>
              <w:bottom w:val="single" w:sz="6" w:space="0" w:color="CCCCCC"/>
            </w:tcBorders>
            <w:vAlign w:val="center"/>
            <w:hideMark/>
          </w:tcPr>
          <w:p w14:paraId="2DFE1D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8AED2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4A08D2D" w14:textId="77777777" w:rsidR="00000000" w:rsidRDefault="00000000">
      <w:pPr>
        <w:pStyle w:val="Heading2"/>
        <w:divId w:val="124114122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6EFC60C1" w14:textId="77777777">
        <w:trPr>
          <w:divId w:val="1241141223"/>
          <w:tblCellSpacing w:w="15" w:type="dxa"/>
        </w:trPr>
        <w:tc>
          <w:tcPr>
            <w:tcW w:w="0" w:type="auto"/>
            <w:tcBorders>
              <w:bottom w:val="single" w:sz="6" w:space="0" w:color="000000"/>
            </w:tcBorders>
            <w:shd w:val="clear" w:color="auto" w:fill="BBBBBB"/>
            <w:vAlign w:val="center"/>
            <w:hideMark/>
          </w:tcPr>
          <w:p w14:paraId="2E54DE1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8D859D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ED5D25A" w14:textId="77777777">
        <w:trPr>
          <w:divId w:val="1241141223"/>
          <w:tblCellSpacing w:w="15" w:type="dxa"/>
        </w:trPr>
        <w:tc>
          <w:tcPr>
            <w:tcW w:w="0" w:type="auto"/>
            <w:tcBorders>
              <w:bottom w:val="single" w:sz="6" w:space="0" w:color="CCCCCC"/>
            </w:tcBorders>
            <w:vAlign w:val="center"/>
            <w:hideMark/>
          </w:tcPr>
          <w:p w14:paraId="6318B4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5CE1A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9FD38D8" w14:textId="77777777">
        <w:trPr>
          <w:divId w:val="1241141223"/>
          <w:tblCellSpacing w:w="15" w:type="dxa"/>
        </w:trPr>
        <w:tc>
          <w:tcPr>
            <w:tcW w:w="0" w:type="auto"/>
            <w:tcBorders>
              <w:bottom w:val="single" w:sz="6" w:space="0" w:color="CCCCCC"/>
            </w:tcBorders>
            <w:vAlign w:val="center"/>
            <w:hideMark/>
          </w:tcPr>
          <w:p w14:paraId="3BF390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9FB55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86E41DC" w14:textId="77777777">
        <w:trPr>
          <w:divId w:val="1241141223"/>
          <w:tblCellSpacing w:w="15" w:type="dxa"/>
        </w:trPr>
        <w:tc>
          <w:tcPr>
            <w:tcW w:w="0" w:type="auto"/>
            <w:tcBorders>
              <w:bottom w:val="single" w:sz="6" w:space="0" w:color="CCCCCC"/>
            </w:tcBorders>
            <w:vAlign w:val="center"/>
            <w:hideMark/>
          </w:tcPr>
          <w:p w14:paraId="527A5A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3AFD74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AAF39DA" w14:textId="77777777">
        <w:trPr>
          <w:divId w:val="1241141223"/>
          <w:tblCellSpacing w:w="15" w:type="dxa"/>
        </w:trPr>
        <w:tc>
          <w:tcPr>
            <w:tcW w:w="0" w:type="auto"/>
            <w:tcBorders>
              <w:bottom w:val="single" w:sz="6" w:space="0" w:color="CCCCCC"/>
            </w:tcBorders>
            <w:vAlign w:val="center"/>
            <w:hideMark/>
          </w:tcPr>
          <w:p w14:paraId="28E164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69DC12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F4B21D4" w14:textId="77777777" w:rsidR="00000000" w:rsidRDefault="00000000">
      <w:pPr>
        <w:pStyle w:val="Heading1"/>
        <w:divId w:val="93940391"/>
        <w:rPr>
          <w:rFonts w:ascii="Georgia" w:eastAsia="Times New Roman" w:hAnsi="Georgia"/>
          <w:sz w:val="29"/>
          <w:szCs w:val="29"/>
        </w:rPr>
      </w:pPr>
      <w:r>
        <w:rPr>
          <w:rFonts w:ascii="Georgia" w:eastAsia="Times New Roman" w:hAnsi="Georgia"/>
          <w:sz w:val="29"/>
          <w:szCs w:val="29"/>
        </w:rPr>
        <w:t>Ecosystem Services</w:t>
      </w:r>
    </w:p>
    <w:p w14:paraId="305DC6B7" w14:textId="77777777" w:rsidR="00000000" w:rsidRDefault="00000000">
      <w:pPr>
        <w:pStyle w:val="Heading2"/>
        <w:divId w:val="9394039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00EFCBF" w14:textId="77777777">
        <w:trPr>
          <w:divId w:val="93940391"/>
          <w:tblCellSpacing w:w="15" w:type="dxa"/>
        </w:trPr>
        <w:tc>
          <w:tcPr>
            <w:tcW w:w="0" w:type="auto"/>
            <w:tcBorders>
              <w:bottom w:val="single" w:sz="6" w:space="0" w:color="000000"/>
            </w:tcBorders>
            <w:shd w:val="clear" w:color="auto" w:fill="BBBBBB"/>
            <w:vAlign w:val="center"/>
            <w:hideMark/>
          </w:tcPr>
          <w:p w14:paraId="189D285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0211427"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B23CBE4" w14:textId="77777777">
        <w:trPr>
          <w:divId w:val="93940391"/>
          <w:tblCellSpacing w:w="15" w:type="dxa"/>
        </w:trPr>
        <w:tc>
          <w:tcPr>
            <w:tcW w:w="0" w:type="auto"/>
            <w:vAlign w:val="center"/>
            <w:hideMark/>
          </w:tcPr>
          <w:p w14:paraId="0A0330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77268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751AB8A"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432EB270" w14:textId="77777777" w:rsidR="00000000" w:rsidRDefault="00000000">
      <w:pPr>
        <w:pStyle w:val="NormalWeb"/>
        <w:divId w:val="521626857"/>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71803C57" w14:textId="77777777" w:rsidR="00000000" w:rsidRDefault="00000000">
      <w:pPr>
        <w:pStyle w:val="NormalWeb"/>
        <w:divId w:val="521626857"/>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F97C4A6" w14:textId="77777777" w:rsidR="00000000" w:rsidRDefault="00000000">
      <w:pPr>
        <w:pStyle w:val="NormalWeb"/>
        <w:divId w:val="521626857"/>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5C5FF5A3" w14:textId="77777777" w:rsidR="00000000" w:rsidRDefault="00000000">
      <w:pPr>
        <w:pStyle w:val="NormalWeb"/>
        <w:divId w:val="521626857"/>
        <w:rPr>
          <w:rFonts w:ascii="Georgia" w:hAnsi="Georgia"/>
        </w:rPr>
      </w:pPr>
      <w:commentRangeStart w:id="53"/>
      <w:r>
        <w:rPr>
          <w:rFonts w:ascii="Georgia" w:hAnsi="Georgia"/>
        </w:rPr>
        <w:t>POWO. 2022. Plants of the World Online. Facilitated by the Royal Botanic Gardens, Kew. Available at: http://powo.science.kew.org/. (Accessed: 2022).</w:t>
      </w:r>
    </w:p>
    <w:p w14:paraId="685F462E" w14:textId="77777777" w:rsidR="00A5561B" w:rsidRDefault="00000000">
      <w:pPr>
        <w:pStyle w:val="NormalWeb"/>
        <w:divId w:val="521626857"/>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53"/>
      <w:r w:rsidR="00DC5E42">
        <w:rPr>
          <w:rStyle w:val="CommentReference"/>
        </w:rPr>
        <w:commentReference w:id="53"/>
      </w:r>
    </w:p>
    <w:sectPr w:rsidR="00A556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Jack Plummer" w:date="2022-10-20T18:16:00Z" w:initials="JP">
    <w:p w14:paraId="464359FD" w14:textId="77777777" w:rsidR="006E0817" w:rsidRDefault="006E0817" w:rsidP="003D057A">
      <w:pPr>
        <w:pStyle w:val="CommentText"/>
      </w:pPr>
      <w:r>
        <w:rPr>
          <w:rStyle w:val="CommentReference"/>
        </w:rPr>
        <w:annotationRef/>
      </w:r>
      <w:r>
        <w:t>What are these?</w:t>
      </w:r>
    </w:p>
  </w:comment>
  <w:comment w:id="37" w:author="Jack Plummer" w:date="2022-10-20T18:24:00Z" w:initials="JP">
    <w:p w14:paraId="162AE9F4" w14:textId="77777777" w:rsidR="00DC5E42" w:rsidRDefault="00DC5E42" w:rsidP="00714544">
      <w:pPr>
        <w:pStyle w:val="CommentText"/>
      </w:pPr>
      <w:r>
        <w:rPr>
          <w:rStyle w:val="CommentReference"/>
        </w:rPr>
        <w:annotationRef/>
      </w:r>
      <w:r>
        <w:t>Mention habit/habitat</w:t>
      </w:r>
    </w:p>
  </w:comment>
  <w:comment w:id="40" w:author="Jack Plummer" w:date="2022-10-20T18:24:00Z" w:initials="JP">
    <w:p w14:paraId="768CC0D8" w14:textId="77777777" w:rsidR="00DC5E42" w:rsidRDefault="00DC5E42" w:rsidP="005B5EEB">
      <w:pPr>
        <w:pStyle w:val="CommentText"/>
      </w:pPr>
      <w:r>
        <w:rPr>
          <w:rStyle w:val="CommentReference"/>
        </w:rPr>
        <w:annotationRef/>
      </w:r>
      <w:r>
        <w:t>remove</w:t>
      </w:r>
    </w:p>
  </w:comment>
  <w:comment w:id="46" w:author="Jack Plummer" w:date="2022-10-20T18:25:00Z" w:initials="JP">
    <w:p w14:paraId="079CE50B" w14:textId="77777777" w:rsidR="00DC5E42" w:rsidRDefault="00DC5E42" w:rsidP="004D738E">
      <w:pPr>
        <w:pStyle w:val="CommentText"/>
      </w:pPr>
      <w:r>
        <w:rPr>
          <w:rStyle w:val="CommentReference"/>
        </w:rPr>
        <w:annotationRef/>
      </w:r>
      <w:r>
        <w:t>Add the protected areas</w:t>
      </w:r>
    </w:p>
  </w:comment>
  <w:comment w:id="53" w:author="Jack Plummer" w:date="2022-10-20T18:25:00Z" w:initials="JP">
    <w:p w14:paraId="06B9B100" w14:textId="77777777" w:rsidR="00DC5E42" w:rsidRDefault="00DC5E42" w:rsidP="00E91F77">
      <w:pPr>
        <w:pStyle w:val="CommentText"/>
      </w:pPr>
      <w:r>
        <w:rPr>
          <w:rStyle w:val="CommentReference"/>
        </w:rPr>
        <w:annotationRef/>
      </w:r>
      <w:r>
        <w:t>Mention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4359FD" w15:done="0"/>
  <w15:commentEx w15:paraId="162AE9F4" w15:done="0"/>
  <w15:commentEx w15:paraId="768CC0D8" w15:done="0"/>
  <w15:commentEx w15:paraId="079CE50B" w15:done="0"/>
  <w15:commentEx w15:paraId="06B9B1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0F00" w16cex:dateUtc="2022-10-20T17:16:00Z"/>
  <w16cex:commentExtensible w16cex:durableId="26FC10D4" w16cex:dateUtc="2022-10-20T17:24:00Z"/>
  <w16cex:commentExtensible w16cex:durableId="26FC10EC" w16cex:dateUtc="2022-10-20T17:24:00Z"/>
  <w16cex:commentExtensible w16cex:durableId="26FC1128" w16cex:dateUtc="2022-10-20T17:25:00Z"/>
  <w16cex:commentExtensible w16cex:durableId="26FC1136" w16cex:dateUtc="2022-10-20T17: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4359FD" w16cid:durableId="26FC0F00"/>
  <w16cid:commentId w16cid:paraId="162AE9F4" w16cid:durableId="26FC10D4"/>
  <w16cid:commentId w16cid:paraId="768CC0D8" w16cid:durableId="26FC10EC"/>
  <w16cid:commentId w16cid:paraId="079CE50B" w16cid:durableId="26FC1128"/>
  <w16cid:commentId w16cid:paraId="06B9B100" w16cid:durableId="26FC11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0817"/>
    <w:rsid w:val="006E0817"/>
    <w:rsid w:val="00A5561B"/>
    <w:rsid w:val="00DC5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6BBE7"/>
  <w15:chartTrackingRefBased/>
  <w15:docId w15:val="{405F8A30-4452-4E4D-8BB0-D79064E2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6E0817"/>
    <w:rPr>
      <w:rFonts w:eastAsiaTheme="minorEastAsia"/>
      <w:sz w:val="24"/>
      <w:szCs w:val="24"/>
    </w:rPr>
  </w:style>
  <w:style w:type="character" w:styleId="CommentReference">
    <w:name w:val="annotation reference"/>
    <w:basedOn w:val="DefaultParagraphFont"/>
    <w:uiPriority w:val="99"/>
    <w:semiHidden/>
    <w:unhideWhenUsed/>
    <w:rsid w:val="006E0817"/>
    <w:rPr>
      <w:sz w:val="16"/>
      <w:szCs w:val="16"/>
    </w:rPr>
  </w:style>
  <w:style w:type="paragraph" w:styleId="CommentText">
    <w:name w:val="annotation text"/>
    <w:basedOn w:val="Normal"/>
    <w:link w:val="CommentTextChar"/>
    <w:uiPriority w:val="99"/>
    <w:unhideWhenUsed/>
    <w:rsid w:val="006E0817"/>
    <w:rPr>
      <w:sz w:val="20"/>
      <w:szCs w:val="20"/>
    </w:rPr>
  </w:style>
  <w:style w:type="character" w:customStyle="1" w:styleId="CommentTextChar">
    <w:name w:val="Comment Text Char"/>
    <w:basedOn w:val="DefaultParagraphFont"/>
    <w:link w:val="CommentText"/>
    <w:uiPriority w:val="99"/>
    <w:rsid w:val="006E0817"/>
    <w:rPr>
      <w:rFonts w:eastAsiaTheme="minorEastAsia"/>
    </w:rPr>
  </w:style>
  <w:style w:type="paragraph" w:styleId="CommentSubject">
    <w:name w:val="annotation subject"/>
    <w:basedOn w:val="CommentText"/>
    <w:next w:val="CommentText"/>
    <w:link w:val="CommentSubjectChar"/>
    <w:uiPriority w:val="99"/>
    <w:semiHidden/>
    <w:unhideWhenUsed/>
    <w:rsid w:val="006E0817"/>
    <w:rPr>
      <w:b/>
      <w:bCs/>
    </w:rPr>
  </w:style>
  <w:style w:type="character" w:customStyle="1" w:styleId="CommentSubjectChar">
    <w:name w:val="Comment Subject Char"/>
    <w:basedOn w:val="CommentTextChar"/>
    <w:link w:val="CommentSubject"/>
    <w:uiPriority w:val="99"/>
    <w:semiHidden/>
    <w:rsid w:val="006E0817"/>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40391">
      <w:marLeft w:val="0"/>
      <w:marRight w:val="0"/>
      <w:marTop w:val="0"/>
      <w:marBottom w:val="0"/>
      <w:divBdr>
        <w:top w:val="none" w:sz="0" w:space="0" w:color="auto"/>
        <w:left w:val="none" w:sz="0" w:space="0" w:color="auto"/>
        <w:bottom w:val="none" w:sz="0" w:space="0" w:color="auto"/>
        <w:right w:val="none" w:sz="0" w:space="0" w:color="auto"/>
      </w:divBdr>
    </w:div>
    <w:div w:id="305742668">
      <w:marLeft w:val="0"/>
      <w:marRight w:val="0"/>
      <w:marTop w:val="0"/>
      <w:marBottom w:val="0"/>
      <w:divBdr>
        <w:top w:val="none" w:sz="0" w:space="0" w:color="auto"/>
        <w:left w:val="none" w:sz="0" w:space="0" w:color="auto"/>
        <w:bottom w:val="none" w:sz="0" w:space="0" w:color="auto"/>
        <w:right w:val="none" w:sz="0" w:space="0" w:color="auto"/>
      </w:divBdr>
    </w:div>
    <w:div w:id="521626857">
      <w:marLeft w:val="0"/>
      <w:marRight w:val="0"/>
      <w:marTop w:val="0"/>
      <w:marBottom w:val="0"/>
      <w:divBdr>
        <w:top w:val="none" w:sz="0" w:space="0" w:color="auto"/>
        <w:left w:val="none" w:sz="0" w:space="0" w:color="auto"/>
        <w:bottom w:val="none" w:sz="0" w:space="0" w:color="auto"/>
        <w:right w:val="none" w:sz="0" w:space="0" w:color="auto"/>
      </w:divBdr>
    </w:div>
    <w:div w:id="736367101">
      <w:marLeft w:val="0"/>
      <w:marRight w:val="0"/>
      <w:marTop w:val="0"/>
      <w:marBottom w:val="0"/>
      <w:divBdr>
        <w:top w:val="none" w:sz="0" w:space="0" w:color="auto"/>
        <w:left w:val="none" w:sz="0" w:space="0" w:color="auto"/>
        <w:bottom w:val="none" w:sz="0" w:space="0" w:color="auto"/>
        <w:right w:val="none" w:sz="0" w:space="0" w:color="auto"/>
      </w:divBdr>
    </w:div>
    <w:div w:id="755634696">
      <w:marLeft w:val="0"/>
      <w:marRight w:val="0"/>
      <w:marTop w:val="0"/>
      <w:marBottom w:val="0"/>
      <w:divBdr>
        <w:top w:val="none" w:sz="0" w:space="0" w:color="auto"/>
        <w:left w:val="none" w:sz="0" w:space="0" w:color="auto"/>
        <w:bottom w:val="none" w:sz="0" w:space="0" w:color="auto"/>
        <w:right w:val="none" w:sz="0" w:space="0" w:color="auto"/>
      </w:divBdr>
    </w:div>
    <w:div w:id="874469368">
      <w:marLeft w:val="0"/>
      <w:marRight w:val="0"/>
      <w:marTop w:val="0"/>
      <w:marBottom w:val="0"/>
      <w:divBdr>
        <w:top w:val="none" w:sz="0" w:space="0" w:color="auto"/>
        <w:left w:val="none" w:sz="0" w:space="0" w:color="auto"/>
        <w:bottom w:val="none" w:sz="0" w:space="0" w:color="auto"/>
        <w:right w:val="none" w:sz="0" w:space="0" w:color="auto"/>
      </w:divBdr>
    </w:div>
    <w:div w:id="1200244605">
      <w:marLeft w:val="0"/>
      <w:marRight w:val="0"/>
      <w:marTop w:val="0"/>
      <w:marBottom w:val="0"/>
      <w:divBdr>
        <w:top w:val="none" w:sz="0" w:space="0" w:color="auto"/>
        <w:left w:val="none" w:sz="0" w:space="0" w:color="auto"/>
        <w:bottom w:val="none" w:sz="0" w:space="0" w:color="auto"/>
        <w:right w:val="none" w:sz="0" w:space="0" w:color="auto"/>
      </w:divBdr>
    </w:div>
    <w:div w:id="1241141223">
      <w:marLeft w:val="0"/>
      <w:marRight w:val="0"/>
      <w:marTop w:val="0"/>
      <w:marBottom w:val="0"/>
      <w:divBdr>
        <w:top w:val="none" w:sz="0" w:space="0" w:color="auto"/>
        <w:left w:val="none" w:sz="0" w:space="0" w:color="auto"/>
        <w:bottom w:val="none" w:sz="0" w:space="0" w:color="auto"/>
        <w:right w:val="none" w:sz="0" w:space="0" w:color="auto"/>
      </w:divBdr>
    </w:div>
    <w:div w:id="1462306009">
      <w:marLeft w:val="0"/>
      <w:marRight w:val="0"/>
      <w:marTop w:val="0"/>
      <w:marBottom w:val="0"/>
      <w:divBdr>
        <w:top w:val="none" w:sz="0" w:space="0" w:color="auto"/>
        <w:left w:val="none" w:sz="0" w:space="0" w:color="auto"/>
        <w:bottom w:val="none" w:sz="0" w:space="0" w:color="auto"/>
        <w:right w:val="none" w:sz="0" w:space="0" w:color="auto"/>
      </w:divBdr>
    </w:div>
    <w:div w:id="1526941206">
      <w:marLeft w:val="0"/>
      <w:marRight w:val="0"/>
      <w:marTop w:val="0"/>
      <w:marBottom w:val="0"/>
      <w:divBdr>
        <w:top w:val="none" w:sz="0" w:space="0" w:color="auto"/>
        <w:left w:val="none" w:sz="0" w:space="0" w:color="auto"/>
        <w:bottom w:val="none" w:sz="0" w:space="0" w:color="auto"/>
        <w:right w:val="none" w:sz="0" w:space="0" w:color="auto"/>
      </w:divBdr>
    </w:div>
    <w:div w:id="1595935248">
      <w:marLeft w:val="0"/>
      <w:marRight w:val="0"/>
      <w:marTop w:val="0"/>
      <w:marBottom w:val="0"/>
      <w:divBdr>
        <w:top w:val="none" w:sz="0" w:space="0" w:color="auto"/>
        <w:left w:val="none" w:sz="0" w:space="0" w:color="auto"/>
        <w:bottom w:val="none" w:sz="0" w:space="0" w:color="auto"/>
        <w:right w:val="none" w:sz="0" w:space="0" w:color="auto"/>
      </w:divBdr>
      <w:divsChild>
        <w:div w:id="44913712">
          <w:marLeft w:val="0"/>
          <w:marRight w:val="0"/>
          <w:marTop w:val="0"/>
          <w:marBottom w:val="150"/>
          <w:divBdr>
            <w:top w:val="single" w:sz="12" w:space="0" w:color="000000"/>
            <w:left w:val="none" w:sz="0" w:space="0" w:color="auto"/>
            <w:bottom w:val="single" w:sz="12" w:space="0" w:color="000000"/>
            <w:right w:val="none" w:sz="0" w:space="0" w:color="auto"/>
          </w:divBdr>
        </w:div>
      </w:divsChild>
    </w:div>
    <w:div w:id="212588228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6A9C1F-C2D7-495A-9D9B-AC3CFE0C961F}"/>
</file>

<file path=customXml/itemProps2.xml><?xml version="1.0" encoding="utf-8"?>
<ds:datastoreItem xmlns:ds="http://schemas.openxmlformats.org/officeDocument/2006/customXml" ds:itemID="{23F7AF93-6180-4471-B811-BA15327DCE90}"/>
</file>

<file path=customXml/itemProps3.xml><?xml version="1.0" encoding="utf-8"?>
<ds:datastoreItem xmlns:ds="http://schemas.openxmlformats.org/officeDocument/2006/customXml" ds:itemID="{EE1D1095-2DBE-4205-9AC2-2C86B61B552D}"/>
</file>

<file path=customXml/itemProps4.xml><?xml version="1.0" encoding="utf-8"?>
<ds:datastoreItem xmlns:ds="http://schemas.openxmlformats.org/officeDocument/2006/customXml" ds:itemID="{B44E7B73-C464-46DB-8AA8-7DB98FBF2AE4}"/>
</file>

<file path=customXml/itemProps5.xml><?xml version="1.0" encoding="utf-8"?>
<ds:datastoreItem xmlns:ds="http://schemas.openxmlformats.org/officeDocument/2006/customXml" ds:itemID="{160B41D8-82B5-4494-906F-25EF162FB054}"/>
</file>

<file path=docProps/app.xml><?xml version="1.0" encoding="utf-8"?>
<Properties xmlns="http://schemas.openxmlformats.org/officeDocument/2006/extended-properties" xmlns:vt="http://schemas.openxmlformats.org/officeDocument/2006/docPropsVTypes">
  <Template>Normal</Template>
  <TotalTime>3</TotalTime>
  <Pages>5</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Microchirita lilacina</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lilacina</dc:title>
  <dc:subject/>
  <dc:creator>Jack Plummer</dc:creator>
  <cp:keywords/>
  <dc:description/>
  <cp:lastModifiedBy>Jack Plummer</cp:lastModifiedBy>
  <cp:revision>2</cp:revision>
  <dcterms:created xsi:type="dcterms:W3CDTF">2022-10-20T17:26:00Z</dcterms:created>
  <dcterms:modified xsi:type="dcterms:W3CDTF">2022-10-20T17:26:00Z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