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380D3C" w14:textId="77777777" w:rsidR="00000000" w:rsidRDefault="00000000">
      <w:pPr>
        <w:jc w:val="center"/>
        <w:divId w:val="803697489"/>
        <w:rPr>
          <w:rFonts w:ascii="Georgia" w:eastAsia="Times New Roman" w:hAnsi="Georgia"/>
          <w:b/>
          <w:bCs/>
          <w:sz w:val="29"/>
          <w:szCs w:val="29"/>
        </w:rPr>
      </w:pPr>
      <w:r>
        <w:rPr>
          <w:rFonts w:ascii="Georgia" w:eastAsia="Times New Roman" w:hAnsi="Georgia"/>
          <w:b/>
          <w:bCs/>
          <w:sz w:val="29"/>
          <w:szCs w:val="29"/>
        </w:rPr>
        <w:t>Draft</w:t>
      </w:r>
    </w:p>
    <w:p w14:paraId="76609EDF" w14:textId="77777777" w:rsidR="00000000" w:rsidRDefault="00000000">
      <w:pPr>
        <w:divId w:val="148862633"/>
        <w:rPr>
          <w:rFonts w:ascii="Georgia" w:eastAsia="Times New Roman" w:hAnsi="Georgia"/>
          <w:sz w:val="18"/>
          <w:szCs w:val="18"/>
        </w:rPr>
      </w:pPr>
      <w:r>
        <w:rPr>
          <w:rFonts w:ascii="Georgia" w:eastAsia="Times New Roman" w:hAnsi="Georgia"/>
          <w:noProof/>
          <w:sz w:val="18"/>
          <w:szCs w:val="18"/>
        </w:rPr>
        <w:drawing>
          <wp:inline distT="0" distB="0" distL="0" distR="0" wp14:anchorId="5DB5E0C4" wp14:editId="257C9945">
            <wp:extent cx="304800" cy="30480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link="rId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73BBB663" w14:textId="77777777" w:rsidR="00000000" w:rsidRDefault="00000000">
      <w:pPr>
        <w:shd w:val="clear" w:color="auto" w:fill="FFFFFF"/>
        <w:spacing w:before="100" w:beforeAutospacing="1" w:after="100" w:afterAutospacing="1"/>
        <w:jc w:val="right"/>
        <w:outlineLvl w:val="1"/>
        <w:divId w:val="148862633"/>
        <w:rPr>
          <w:rFonts w:ascii="Georgia" w:eastAsia="Times New Roman" w:hAnsi="Georgia"/>
          <w:b/>
          <w:bCs/>
          <w:color w:val="000000"/>
          <w:kern w:val="36"/>
          <w:sz w:val="29"/>
          <w:szCs w:val="29"/>
        </w:rPr>
      </w:pPr>
      <w:r>
        <w:rPr>
          <w:rStyle w:val="Emphasis"/>
          <w:rFonts w:ascii="Georgia" w:eastAsia="Times New Roman" w:hAnsi="Georgia"/>
          <w:b/>
          <w:bCs/>
          <w:color w:val="000000"/>
          <w:kern w:val="36"/>
          <w:sz w:val="29"/>
          <w:szCs w:val="29"/>
        </w:rPr>
        <w:t xml:space="preserve">Elaeocarpus </w:t>
      </w:r>
      <w:proofErr w:type="spellStart"/>
      <w:r>
        <w:rPr>
          <w:rStyle w:val="Emphasis"/>
          <w:rFonts w:ascii="Georgia" w:eastAsia="Times New Roman" w:hAnsi="Georgia"/>
          <w:b/>
          <w:bCs/>
          <w:color w:val="000000"/>
          <w:kern w:val="36"/>
          <w:sz w:val="29"/>
          <w:szCs w:val="29"/>
        </w:rPr>
        <w:t>tectorius</w:t>
      </w:r>
      <w:proofErr w:type="spellEnd"/>
      <w:r>
        <w:rPr>
          <w:rFonts w:ascii="Georgia" w:eastAsia="Times New Roman" w:hAnsi="Georgia"/>
          <w:b/>
          <w:bCs/>
          <w:color w:val="000000"/>
          <w:kern w:val="36"/>
          <w:sz w:val="29"/>
          <w:szCs w:val="29"/>
        </w:rPr>
        <w:t xml:space="preserve"> - (Lour.) </w:t>
      </w:r>
      <w:proofErr w:type="spellStart"/>
      <w:r>
        <w:rPr>
          <w:rFonts w:ascii="Georgia" w:eastAsia="Times New Roman" w:hAnsi="Georgia"/>
          <w:b/>
          <w:bCs/>
          <w:color w:val="000000"/>
          <w:kern w:val="36"/>
          <w:sz w:val="29"/>
          <w:szCs w:val="29"/>
        </w:rPr>
        <w:t>Poir</w:t>
      </w:r>
      <w:proofErr w:type="spellEnd"/>
      <w:r>
        <w:rPr>
          <w:rFonts w:ascii="Georgia" w:eastAsia="Times New Roman" w:hAnsi="Georgia"/>
          <w:b/>
          <w:bCs/>
          <w:color w:val="000000"/>
          <w:kern w:val="36"/>
          <w:sz w:val="29"/>
          <w:szCs w:val="29"/>
        </w:rPr>
        <w:t>.</w:t>
      </w:r>
    </w:p>
    <w:p w14:paraId="0350EB08" w14:textId="77777777" w:rsidR="00000000" w:rsidRDefault="00000000">
      <w:pPr>
        <w:jc w:val="right"/>
        <w:divId w:val="148862633"/>
        <w:rPr>
          <w:rFonts w:ascii="Georgia" w:eastAsia="Times New Roman" w:hAnsi="Georgia"/>
          <w:sz w:val="18"/>
          <w:szCs w:val="18"/>
        </w:rPr>
      </w:pPr>
      <w:r>
        <w:rPr>
          <w:rFonts w:ascii="Georgia" w:eastAsia="Times New Roman" w:hAnsi="Georgia"/>
          <w:sz w:val="18"/>
          <w:szCs w:val="18"/>
        </w:rPr>
        <w:t xml:space="preserve">PLANTAE - TRACHEOPHYTA - MAGNOLIOPSIDA - OXALIDALES - ELAEOCARPACEAE - Elaeocarpus - </w:t>
      </w:r>
      <w:proofErr w:type="spellStart"/>
      <w:r>
        <w:rPr>
          <w:rFonts w:ascii="Georgia" w:eastAsia="Times New Roman" w:hAnsi="Georgia"/>
          <w:sz w:val="18"/>
          <w:szCs w:val="18"/>
        </w:rPr>
        <w:t>tectorius</w:t>
      </w:r>
      <w:proofErr w:type="spellEnd"/>
    </w:p>
    <w:p w14:paraId="52553725" w14:textId="77777777" w:rsidR="00000000" w:rsidRDefault="00000000">
      <w:pPr>
        <w:pStyle w:val="NormalWeb"/>
        <w:divId w:val="1740127771"/>
        <w:rPr>
          <w:rFonts w:ascii="Georgia" w:hAnsi="Georgia"/>
        </w:rPr>
      </w:pPr>
      <w:r>
        <w:rPr>
          <w:rStyle w:val="Strong"/>
          <w:rFonts w:ascii="Georgia" w:hAnsi="Georgia"/>
        </w:rPr>
        <w:t xml:space="preserve">Common Names: </w:t>
      </w:r>
      <w:r>
        <w:rPr>
          <w:rFonts w:ascii="Georgia" w:hAnsi="Georgia"/>
        </w:rPr>
        <w:t>Blueberry Ash (English)</w:t>
      </w:r>
      <w:r>
        <w:rPr>
          <w:rFonts w:ascii="Georgia" w:hAnsi="Georgia"/>
        </w:rPr>
        <w:br/>
      </w:r>
      <w:r>
        <w:rPr>
          <w:rStyle w:val="Strong"/>
          <w:rFonts w:ascii="Georgia" w:hAnsi="Georgia"/>
        </w:rPr>
        <w:t xml:space="preserve">Synonyms: </w:t>
      </w:r>
      <w:proofErr w:type="spellStart"/>
      <w:r>
        <w:rPr>
          <w:rFonts w:ascii="Georgia" w:hAnsi="Georgia"/>
        </w:rPr>
        <w:t>Craspedum</w:t>
      </w:r>
      <w:proofErr w:type="spellEnd"/>
      <w:r>
        <w:rPr>
          <w:rFonts w:ascii="Georgia" w:hAnsi="Georgia"/>
        </w:rPr>
        <w:t xml:space="preserve"> </w:t>
      </w:r>
      <w:proofErr w:type="spellStart"/>
      <w:r>
        <w:rPr>
          <w:rFonts w:ascii="Georgia" w:hAnsi="Georgia"/>
        </w:rPr>
        <w:t>tectorium</w:t>
      </w:r>
      <w:proofErr w:type="spellEnd"/>
      <w:r>
        <w:rPr>
          <w:rFonts w:ascii="Georgia" w:hAnsi="Georgia"/>
        </w:rPr>
        <w:t xml:space="preserve"> Lour.; </w:t>
      </w:r>
      <w:proofErr w:type="spellStart"/>
      <w:r>
        <w:rPr>
          <w:rFonts w:ascii="Georgia" w:hAnsi="Georgia"/>
        </w:rPr>
        <w:t>Dicera</w:t>
      </w:r>
      <w:proofErr w:type="spellEnd"/>
      <w:r>
        <w:rPr>
          <w:rFonts w:ascii="Georgia" w:hAnsi="Georgia"/>
        </w:rPr>
        <w:t xml:space="preserve"> </w:t>
      </w:r>
      <w:proofErr w:type="spellStart"/>
      <w:r>
        <w:rPr>
          <w:rFonts w:ascii="Georgia" w:hAnsi="Georgia"/>
        </w:rPr>
        <w:t>craspedum</w:t>
      </w:r>
      <w:proofErr w:type="spellEnd"/>
      <w:r>
        <w:rPr>
          <w:rFonts w:ascii="Georgia" w:hAnsi="Georgia"/>
        </w:rPr>
        <w:t xml:space="preserve"> </w:t>
      </w:r>
      <w:proofErr w:type="spellStart"/>
      <w:r>
        <w:rPr>
          <w:rFonts w:ascii="Georgia" w:hAnsi="Georgia"/>
        </w:rPr>
        <w:t>J.</w:t>
      </w:r>
      <w:proofErr w:type="gramStart"/>
      <w:r>
        <w:rPr>
          <w:rFonts w:ascii="Georgia" w:hAnsi="Georgia"/>
        </w:rPr>
        <w:t>F.Gmel</w:t>
      </w:r>
      <w:proofErr w:type="spellEnd"/>
      <w:proofErr w:type="gramEnd"/>
      <w:r>
        <w:rPr>
          <w:rFonts w:ascii="Georgia" w:hAnsi="Georgia"/>
        </w:rPr>
        <w:t xml:space="preserve">. ex DC.; Elaeocarpus </w:t>
      </w:r>
      <w:proofErr w:type="spellStart"/>
      <w:r>
        <w:rPr>
          <w:rFonts w:ascii="Georgia" w:hAnsi="Georgia"/>
        </w:rPr>
        <w:t>aristatus</w:t>
      </w:r>
      <w:proofErr w:type="spellEnd"/>
      <w:r>
        <w:rPr>
          <w:rFonts w:ascii="Georgia" w:hAnsi="Georgia"/>
        </w:rPr>
        <w:t xml:space="preserve"> Wall.; Elaeocarpus </w:t>
      </w:r>
      <w:proofErr w:type="spellStart"/>
      <w:r>
        <w:rPr>
          <w:rFonts w:ascii="Georgia" w:hAnsi="Georgia"/>
        </w:rPr>
        <w:t>ovalifolius</w:t>
      </w:r>
      <w:proofErr w:type="spellEnd"/>
      <w:r>
        <w:rPr>
          <w:rFonts w:ascii="Georgia" w:hAnsi="Georgia"/>
        </w:rPr>
        <w:t xml:space="preserve"> Wall.; Elaeocarpus </w:t>
      </w:r>
      <w:proofErr w:type="spellStart"/>
      <w:r>
        <w:rPr>
          <w:rFonts w:ascii="Georgia" w:hAnsi="Georgia"/>
        </w:rPr>
        <w:t>amygdalinus</w:t>
      </w:r>
      <w:proofErr w:type="spellEnd"/>
      <w:r>
        <w:rPr>
          <w:rFonts w:ascii="Georgia" w:hAnsi="Georgia"/>
        </w:rPr>
        <w:t xml:space="preserve"> Wall.; Elaeocarpus </w:t>
      </w:r>
      <w:proofErr w:type="spellStart"/>
      <w:r>
        <w:rPr>
          <w:rFonts w:ascii="Georgia" w:hAnsi="Georgia"/>
        </w:rPr>
        <w:t>dongnaiensis</w:t>
      </w:r>
      <w:proofErr w:type="spellEnd"/>
      <w:r>
        <w:rPr>
          <w:rFonts w:ascii="Georgia" w:hAnsi="Georgia"/>
        </w:rPr>
        <w:t xml:space="preserve"> Pierre; Elaeocarpus </w:t>
      </w:r>
      <w:proofErr w:type="spellStart"/>
      <w:r>
        <w:rPr>
          <w:rFonts w:ascii="Georgia" w:hAnsi="Georgia"/>
        </w:rPr>
        <w:t>helferi</w:t>
      </w:r>
      <w:proofErr w:type="spellEnd"/>
      <w:r>
        <w:rPr>
          <w:rFonts w:ascii="Georgia" w:hAnsi="Georgia"/>
        </w:rPr>
        <w:t xml:space="preserve"> Kurz ex Mast.; Elaeocarpus </w:t>
      </w:r>
      <w:proofErr w:type="spellStart"/>
      <w:r>
        <w:rPr>
          <w:rFonts w:ascii="Georgia" w:hAnsi="Georgia"/>
        </w:rPr>
        <w:t>leptostachys</w:t>
      </w:r>
      <w:proofErr w:type="spellEnd"/>
      <w:r>
        <w:rPr>
          <w:rFonts w:ascii="Georgia" w:hAnsi="Georgia"/>
        </w:rPr>
        <w:t xml:space="preserve"> Wall. ex C. </w:t>
      </w:r>
      <w:proofErr w:type="spellStart"/>
      <w:r>
        <w:rPr>
          <w:rFonts w:ascii="Georgia" w:hAnsi="Georgia"/>
        </w:rPr>
        <w:t>Müll</w:t>
      </w:r>
      <w:proofErr w:type="spellEnd"/>
      <w:r>
        <w:rPr>
          <w:rFonts w:ascii="Georgia" w:hAnsi="Georgia"/>
        </w:rPr>
        <w:t xml:space="preserve">.; Elaeocarpus </w:t>
      </w:r>
      <w:proofErr w:type="spellStart"/>
      <w:r>
        <w:rPr>
          <w:rFonts w:ascii="Georgia" w:hAnsi="Georgia"/>
        </w:rPr>
        <w:t>nitidus</w:t>
      </w:r>
      <w:proofErr w:type="spellEnd"/>
      <w:r>
        <w:rPr>
          <w:rFonts w:ascii="Georgia" w:hAnsi="Georgia"/>
        </w:rPr>
        <w:t xml:space="preserve"> </w:t>
      </w:r>
      <w:proofErr w:type="spellStart"/>
      <w:r>
        <w:rPr>
          <w:rFonts w:ascii="Georgia" w:hAnsi="Georgia"/>
        </w:rPr>
        <w:t>leptostachyus</w:t>
      </w:r>
      <w:proofErr w:type="spellEnd"/>
      <w:r>
        <w:rPr>
          <w:rFonts w:ascii="Georgia" w:hAnsi="Georgia"/>
        </w:rPr>
        <w:t xml:space="preserve"> (Wall. ex C. </w:t>
      </w:r>
      <w:proofErr w:type="spellStart"/>
      <w:r>
        <w:rPr>
          <w:rFonts w:ascii="Georgia" w:hAnsi="Georgia"/>
        </w:rPr>
        <w:t>Müll</w:t>
      </w:r>
      <w:proofErr w:type="spellEnd"/>
      <w:r>
        <w:rPr>
          <w:rFonts w:ascii="Georgia" w:hAnsi="Georgia"/>
        </w:rPr>
        <w:t>.) King</w:t>
      </w:r>
    </w:p>
    <w:p w14:paraId="2A316AD9" w14:textId="1A408692" w:rsidR="00000000" w:rsidRDefault="00000000">
      <w:pPr>
        <w:pStyle w:val="NormalWeb"/>
        <w:divId w:val="1740127771"/>
        <w:rPr>
          <w:rFonts w:ascii="Georgia" w:hAnsi="Georgia"/>
        </w:rPr>
      </w:pPr>
      <w:commentRangeStart w:id="0"/>
      <w:commentRangeStart w:id="1"/>
      <w:r>
        <w:rPr>
          <w:rStyle w:val="datalabel1"/>
          <w:rFonts w:ascii="Georgia" w:hAnsi="Georgia"/>
        </w:rPr>
        <w:t xml:space="preserve">Taxonomic Note: </w:t>
      </w:r>
      <w:commentRangeEnd w:id="0"/>
      <w:r w:rsidR="00FB7852">
        <w:rPr>
          <w:rStyle w:val="CommentReference"/>
          <w:sz w:val="20"/>
          <w:szCs w:val="20"/>
        </w:rPr>
        <w:commentReference w:id="0"/>
      </w:r>
      <w:commentRangeEnd w:id="1"/>
      <w:r w:rsidR="00FB7852">
        <w:rPr>
          <w:rStyle w:val="CommentReference"/>
          <w:sz w:val="20"/>
          <w:szCs w:val="20"/>
        </w:rPr>
        <w:commentReference w:id="1"/>
      </w:r>
      <w:r>
        <w:rPr>
          <w:rFonts w:ascii="Georgia" w:hAnsi="Georgia"/>
        </w:rPr>
        <w:br/>
      </w:r>
      <w:del w:id="2" w:author="Jack Plummer" w:date="2022-08-18T11:26:00Z">
        <w:r w:rsidDel="00FB7852">
          <w:rPr>
            <w:rFonts w:ascii="Georgia" w:hAnsi="Georgia"/>
          </w:rPr>
          <w:delText>This species has 11 varietal forms.</w:delText>
        </w:r>
        <w:r w:rsidR="00E31C95" w:rsidDel="00FB7852">
          <w:rPr>
            <w:rFonts w:ascii="Georgia" w:hAnsi="Georgia"/>
          </w:rPr>
          <w:delText>oi</w:delText>
        </w:r>
        <w:r w:rsidDel="00FB7852">
          <w:rPr>
            <w:rFonts w:ascii="Georgia" w:hAnsi="Georgia"/>
          </w:rPr>
          <w:delText xml:space="preserve"> Along with the type variety</w:delText>
        </w:r>
        <w:r w:rsidDel="00FB7852">
          <w:rPr>
            <w:rStyle w:val="Emphasis"/>
            <w:rFonts w:ascii="Georgia" w:hAnsi="Georgia"/>
          </w:rPr>
          <w:delText xml:space="preserve"> Craspedum tectorium</w:delText>
        </w:r>
        <w:r w:rsidDel="00FB7852">
          <w:rPr>
            <w:rFonts w:ascii="Georgia" w:hAnsi="Georgia"/>
          </w:rPr>
          <w:delText xml:space="preserve"> Lour., Fl. Cochinch. 336. (1790). </w:delText>
        </w:r>
        <w:r w:rsidDel="00FB7852">
          <w:rPr>
            <w:rStyle w:val="Emphasis"/>
            <w:rFonts w:ascii="Georgia" w:hAnsi="Georgia"/>
          </w:rPr>
          <w:delText>Elaeocarpus oblongus</w:delText>
        </w:r>
        <w:r w:rsidDel="00FB7852">
          <w:rPr>
            <w:rFonts w:ascii="Georgia" w:hAnsi="Georgia"/>
          </w:rPr>
          <w:delText xml:space="preserve"> auct. non Gaertn. (1788) &amp; Wight &amp; Arn. (1834); Smith in Rees, Cyclop 12: n. 2. (1809). </w:delText>
        </w:r>
        <w:r w:rsidDel="00FB7852">
          <w:rPr>
            <w:rStyle w:val="Emphasis"/>
            <w:rFonts w:ascii="Georgia" w:hAnsi="Georgia"/>
          </w:rPr>
          <w:delText>E. leptostachyus</w:delText>
        </w:r>
        <w:r w:rsidDel="00FB7852">
          <w:rPr>
            <w:rFonts w:ascii="Georgia" w:hAnsi="Georgia"/>
          </w:rPr>
          <w:delText xml:space="preserve"> Wallich ex C. Mueller, Anot. Fam. Elaeocarpus. 23. (1849,1874). There is some inconsistency regarding the recognition of the varietal forms by contemporary taxonomic sources; however, </w:delText>
        </w:r>
        <w:r w:rsidDel="00FB7852">
          <w:rPr>
            <w:rStyle w:val="Emphasis"/>
            <w:rFonts w:ascii="Georgia" w:hAnsi="Georgia"/>
          </w:rPr>
          <w:delText xml:space="preserve">Elaeocarpus robustus </w:delText>
        </w:r>
        <w:r w:rsidDel="00FB7852">
          <w:rPr>
            <w:rFonts w:ascii="Georgia" w:hAnsi="Georgia"/>
          </w:rPr>
          <w:delText>Roxb variety is accepted by GBIF and Catalogue of life (2022) in their treatment of </w:delText>
        </w:r>
        <w:r w:rsidDel="00FB7852">
          <w:rPr>
            <w:rStyle w:val="Emphasis"/>
            <w:rFonts w:ascii="Georgia" w:hAnsi="Georgia"/>
          </w:rPr>
          <w:delText xml:space="preserve">Elaeocarpus tectorius </w:delText>
        </w:r>
        <w:r w:rsidDel="00FB7852">
          <w:rPr>
            <w:rFonts w:ascii="Georgia" w:hAnsi="Georgia"/>
          </w:rPr>
          <w:delText>(Lour.) Poir</w:delText>
        </w:r>
        <w:r w:rsidDel="00FB7852">
          <w:rPr>
            <w:rStyle w:val="Emphasis"/>
            <w:rFonts w:ascii="Georgia" w:hAnsi="Georgia"/>
          </w:rPr>
          <w:delText>.</w:delText>
        </w:r>
        <w:r w:rsidDel="00FB7852">
          <w:rPr>
            <w:rFonts w:ascii="Georgia" w:hAnsi="Georgia"/>
          </w:rPr>
          <w:delText>, though they note the need for a more thorough taxonomic evaluation.Leaves becoming bright red whan old.</w:delText>
        </w:r>
      </w:del>
    </w:p>
    <w:tbl>
      <w:tblPr>
        <w:tblW w:w="0" w:type="auto"/>
        <w:jc w:val="center"/>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564"/>
      </w:tblGrid>
      <w:tr w:rsidR="00000000" w14:paraId="68A11849" w14:textId="77777777">
        <w:trPr>
          <w:tblCellSpacing w:w="15" w:type="dxa"/>
          <w:jc w:val="center"/>
        </w:trPr>
        <w:tc>
          <w:tcPr>
            <w:tcW w:w="0" w:type="auto"/>
            <w:tcBorders>
              <w:bottom w:val="single" w:sz="6" w:space="0" w:color="000000"/>
            </w:tcBorders>
            <w:shd w:val="clear" w:color="auto" w:fill="BBBBBB"/>
            <w:vAlign w:val="center"/>
            <w:hideMark/>
          </w:tcPr>
          <w:p w14:paraId="44DCE099" w14:textId="77777777" w:rsidR="00000000" w:rsidRDefault="00000000">
            <w:pPr>
              <w:spacing w:after="75"/>
              <w:jc w:val="center"/>
              <w:rPr>
                <w:rFonts w:ascii="Georgia" w:eastAsia="Times New Roman" w:hAnsi="Georgia"/>
                <w:b/>
                <w:bCs/>
                <w:sz w:val="20"/>
                <w:szCs w:val="20"/>
              </w:rPr>
            </w:pPr>
            <w:r>
              <w:rPr>
                <w:rFonts w:ascii="Georgia" w:eastAsia="Times New Roman" w:hAnsi="Georgia"/>
                <w:b/>
                <w:bCs/>
                <w:sz w:val="20"/>
                <w:szCs w:val="20"/>
              </w:rPr>
              <w:t>Red List Status</w:t>
            </w:r>
          </w:p>
        </w:tc>
      </w:tr>
      <w:tr w:rsidR="00000000" w14:paraId="787BAEC1" w14:textId="77777777">
        <w:trPr>
          <w:tblCellSpacing w:w="15" w:type="dxa"/>
          <w:jc w:val="center"/>
        </w:trPr>
        <w:tc>
          <w:tcPr>
            <w:tcW w:w="0" w:type="auto"/>
            <w:vAlign w:val="center"/>
            <w:hideMark/>
          </w:tcPr>
          <w:p w14:paraId="072D8609" w14:textId="77777777" w:rsidR="00000000" w:rsidRDefault="00000000">
            <w:pPr>
              <w:spacing w:after="75"/>
              <w:rPr>
                <w:rFonts w:ascii="Georgia" w:eastAsia="Times New Roman" w:hAnsi="Georgia"/>
                <w:sz w:val="20"/>
                <w:szCs w:val="20"/>
              </w:rPr>
            </w:pPr>
            <w:r>
              <w:rPr>
                <w:rFonts w:ascii="Georgia" w:eastAsia="Times New Roman" w:hAnsi="Georgia"/>
                <w:sz w:val="20"/>
                <w:szCs w:val="20"/>
              </w:rPr>
              <w:t>LC - Least Concern, (IUCN version 3.1)</w:t>
            </w:r>
          </w:p>
        </w:tc>
      </w:tr>
    </w:tbl>
    <w:p w14:paraId="3BEC17C0" w14:textId="77777777" w:rsidR="00000000" w:rsidRDefault="00000000">
      <w:pPr>
        <w:pStyle w:val="Heading1"/>
        <w:divId w:val="672995526"/>
        <w:rPr>
          <w:rFonts w:ascii="Georgia" w:eastAsia="Times New Roman" w:hAnsi="Georgia"/>
          <w:sz w:val="29"/>
          <w:szCs w:val="29"/>
        </w:rPr>
      </w:pPr>
      <w:r>
        <w:rPr>
          <w:rFonts w:ascii="Georgia" w:eastAsia="Times New Roman" w:hAnsi="Georgia"/>
          <w:sz w:val="29"/>
          <w:szCs w:val="29"/>
        </w:rPr>
        <w:t>Red List Assessment</w:t>
      </w:r>
    </w:p>
    <w:p w14:paraId="6B58017B" w14:textId="77777777" w:rsidR="00000000" w:rsidRDefault="00000000">
      <w:pPr>
        <w:pStyle w:val="Heading2"/>
        <w:divId w:val="672995526"/>
        <w:rPr>
          <w:rFonts w:ascii="Georgia" w:eastAsia="Times New Roman" w:hAnsi="Georgia"/>
          <w:sz w:val="27"/>
          <w:szCs w:val="27"/>
        </w:rPr>
      </w:pPr>
      <w:commentRangeStart w:id="3"/>
      <w:r>
        <w:rPr>
          <w:rFonts w:ascii="Georgia" w:eastAsia="Times New Roman" w:hAnsi="Georgia"/>
          <w:sz w:val="27"/>
          <w:szCs w:val="27"/>
        </w:rPr>
        <w:t>Assessment Information</w:t>
      </w:r>
      <w:commentRangeEnd w:id="3"/>
      <w:r w:rsidR="00EC0F37">
        <w:rPr>
          <w:rStyle w:val="CommentReference"/>
          <w:b w:val="0"/>
          <w:bCs w:val="0"/>
          <w:sz w:val="20"/>
          <w:szCs w:val="20"/>
        </w:rPr>
        <w:commentReference w:id="3"/>
      </w:r>
    </w:p>
    <w:p w14:paraId="2A3DB8A2" w14:textId="77777777" w:rsidR="00000000" w:rsidRDefault="00000000">
      <w:pPr>
        <w:pStyle w:val="NormalWeb"/>
        <w:divId w:val="672995526"/>
        <w:rPr>
          <w:rFonts w:ascii="Georgia" w:hAnsi="Georgia"/>
        </w:rPr>
      </w:pPr>
      <w:r>
        <w:rPr>
          <w:rStyle w:val="datalabel1"/>
          <w:rFonts w:ascii="Georgia" w:hAnsi="Georgia"/>
        </w:rPr>
        <w:t xml:space="preserve">Date of Assessment: </w:t>
      </w:r>
      <w:r>
        <w:rPr>
          <w:rFonts w:ascii="Georgia" w:hAnsi="Georgia"/>
        </w:rPr>
        <w:t>2022-07-06</w:t>
      </w:r>
    </w:p>
    <w:p w14:paraId="1CE0D687" w14:textId="77777777" w:rsidR="00000000" w:rsidRDefault="00000000">
      <w:pPr>
        <w:pStyle w:val="NormalWeb"/>
        <w:divId w:val="672995526"/>
        <w:rPr>
          <w:rFonts w:ascii="Georgia" w:hAnsi="Georgia"/>
        </w:rPr>
      </w:pPr>
      <w:r>
        <w:rPr>
          <w:rStyle w:val="datalabel1"/>
          <w:rFonts w:ascii="Georgia" w:hAnsi="Georgia"/>
        </w:rPr>
        <w:t xml:space="preserve">Regions: </w:t>
      </w:r>
      <w:r>
        <w:rPr>
          <w:rFonts w:ascii="Georgia" w:hAnsi="Georgia"/>
        </w:rPr>
        <w:t>Global</w:t>
      </w:r>
    </w:p>
    <w:p w14:paraId="7892AAF1" w14:textId="77777777" w:rsidR="00000000" w:rsidRDefault="00000000">
      <w:pPr>
        <w:pStyle w:val="Heading2"/>
        <w:divId w:val="672995526"/>
        <w:rPr>
          <w:rFonts w:ascii="Georgia" w:eastAsia="Times New Roman" w:hAnsi="Georgia"/>
          <w:sz w:val="27"/>
          <w:szCs w:val="27"/>
        </w:rPr>
      </w:pPr>
      <w:r>
        <w:rPr>
          <w:rFonts w:ascii="Georgia" w:eastAsia="Times New Roman" w:hAnsi="Georgia"/>
          <w:sz w:val="27"/>
          <w:szCs w:val="27"/>
        </w:rPr>
        <w:t>Assessment Rationale</w:t>
      </w:r>
    </w:p>
    <w:p w14:paraId="2DB4DEB5" w14:textId="77818045" w:rsidR="00000000" w:rsidRDefault="00000000">
      <w:pPr>
        <w:pStyle w:val="NormalWeb"/>
        <w:divId w:val="672995526"/>
        <w:rPr>
          <w:rStyle w:val="CommentReference"/>
        </w:rPr>
      </w:pPr>
      <w:r>
        <w:rPr>
          <w:rStyle w:val="Emphasis"/>
          <w:rFonts w:ascii="Georgia" w:hAnsi="Georgia"/>
        </w:rPr>
        <w:t xml:space="preserve">Elaeocarpus </w:t>
      </w:r>
      <w:proofErr w:type="spellStart"/>
      <w:r>
        <w:rPr>
          <w:rStyle w:val="Emphasis"/>
          <w:rFonts w:ascii="Georgia" w:hAnsi="Georgia"/>
        </w:rPr>
        <w:t>tectorius</w:t>
      </w:r>
      <w:proofErr w:type="spellEnd"/>
      <w:r>
        <w:rPr>
          <w:rFonts w:ascii="Georgia" w:hAnsi="Georgia"/>
        </w:rPr>
        <w:t> is</w:t>
      </w:r>
      <w:del w:id="4" w:author="Jack Plummer" w:date="2022-08-18T11:27:00Z">
        <w:r w:rsidDel="00FB7852">
          <w:rPr>
            <w:rFonts w:ascii="Georgia" w:hAnsi="Georgia"/>
          </w:rPr>
          <w:delText xml:space="preserve"> a</w:delText>
        </w:r>
      </w:del>
      <w:r>
        <w:rPr>
          <w:rFonts w:ascii="Georgia" w:hAnsi="Georgia"/>
        </w:rPr>
        <w:t xml:space="preserve"> widely distributed </w:t>
      </w:r>
      <w:del w:id="5" w:author="Jack Plummer" w:date="2022-08-18T11:27:00Z">
        <w:r w:rsidDel="00FB7852">
          <w:rPr>
            <w:rFonts w:ascii="Georgia" w:hAnsi="Georgia"/>
          </w:rPr>
          <w:delText>to </w:delText>
        </w:r>
      </w:del>
      <w:ins w:id="6" w:author="Jack Plummer" w:date="2022-08-18T11:27:00Z">
        <w:r w:rsidR="00FB7852">
          <w:rPr>
            <w:rFonts w:ascii="Georgia" w:hAnsi="Georgia"/>
          </w:rPr>
          <w:t>across</w:t>
        </w:r>
        <w:r w:rsidR="00FB7852">
          <w:rPr>
            <w:rFonts w:ascii="Georgia" w:hAnsi="Georgia"/>
          </w:rPr>
          <w:t> </w:t>
        </w:r>
      </w:ins>
      <w:r>
        <w:rPr>
          <w:rFonts w:ascii="Georgia" w:hAnsi="Georgia"/>
        </w:rPr>
        <w:t>the eastern Himalayas, Bangladesh, Cambodia, Malaysia, Myanmar and Thailand</w:t>
      </w:r>
      <w:del w:id="7" w:author="Jack Plummer" w:date="2022-08-18T11:27:00Z">
        <w:r w:rsidDel="00FB7852">
          <w:rPr>
            <w:rFonts w:ascii="Georgia" w:hAnsi="Georgia"/>
          </w:rPr>
          <w:delText>  (Meitei &amp; Khuraijam 2019)</w:delText>
        </w:r>
      </w:del>
      <w:ins w:id="8" w:author="Jack Plummer" w:date="2022-08-18T11:27:00Z">
        <w:r w:rsidR="00FB7852">
          <w:rPr>
            <w:rFonts w:ascii="Georgia" w:hAnsi="Georgia"/>
          </w:rPr>
          <w:t xml:space="preserve">, and </w:t>
        </w:r>
      </w:ins>
      <w:del w:id="9" w:author="Jack Plummer" w:date="2022-08-18T11:27:00Z">
        <w:r w:rsidDel="00FB7852">
          <w:rPr>
            <w:rFonts w:ascii="Georgia" w:hAnsi="Georgia"/>
          </w:rPr>
          <w:delText>. C</w:delText>
        </w:r>
      </w:del>
      <w:ins w:id="10" w:author="Jack Plummer" w:date="2022-08-18T11:27:00Z">
        <w:r w:rsidR="00FB7852">
          <w:rPr>
            <w:rFonts w:ascii="Georgia" w:hAnsi="Georgia"/>
          </w:rPr>
          <w:t>c</w:t>
        </w:r>
      </w:ins>
      <w:r>
        <w:rPr>
          <w:rFonts w:ascii="Georgia" w:hAnsi="Georgia"/>
        </w:rPr>
        <w:t>ommonly grows in moist evergreen or subtropical forests between 270 and 2</w:t>
      </w:r>
      <w:ins w:id="11" w:author="Jack Plummer" w:date="2022-08-18T11:27:00Z">
        <w:r w:rsidR="00FB7852">
          <w:rPr>
            <w:rFonts w:ascii="Georgia" w:hAnsi="Georgia"/>
          </w:rPr>
          <w:t>,</w:t>
        </w:r>
      </w:ins>
      <w:r>
        <w:rPr>
          <w:rFonts w:ascii="Georgia" w:hAnsi="Georgia"/>
        </w:rPr>
        <w:t>000 m</w:t>
      </w:r>
      <w:ins w:id="12" w:author="Jack Plummer" w:date="2022-08-18T11:27:00Z">
        <w:r w:rsidR="00FB7852">
          <w:rPr>
            <w:rFonts w:ascii="Georgia" w:hAnsi="Georgia"/>
          </w:rPr>
          <w:t xml:space="preserve"> asl</w:t>
        </w:r>
      </w:ins>
      <w:del w:id="13" w:author="Jack Plummer" w:date="2022-08-18T11:27:00Z">
        <w:r w:rsidDel="00FB7852">
          <w:rPr>
            <w:rFonts w:ascii="Georgia" w:hAnsi="Georgia"/>
          </w:rPr>
          <w:delText xml:space="preserve"> (Grierson and Long 1991; Meitei &amp; Khuraijam, 2019)</w:delText>
        </w:r>
      </w:del>
      <w:r>
        <w:rPr>
          <w:rFonts w:ascii="Georgia" w:hAnsi="Georgia"/>
        </w:rPr>
        <w:t xml:space="preserve">. The population </w:t>
      </w:r>
      <w:del w:id="14" w:author="Jack Plummer" w:date="2022-08-18T11:28:00Z">
        <w:r w:rsidDel="00EC0F37">
          <w:rPr>
            <w:rFonts w:ascii="Georgia" w:hAnsi="Georgia"/>
          </w:rPr>
          <w:delText xml:space="preserve">information </w:delText>
        </w:r>
      </w:del>
      <w:ins w:id="15" w:author="Jack Plummer" w:date="2022-08-18T11:28:00Z">
        <w:r w:rsidR="00EC0F37">
          <w:rPr>
            <w:rFonts w:ascii="Georgia" w:hAnsi="Georgia"/>
          </w:rPr>
          <w:t>size</w:t>
        </w:r>
        <w:r w:rsidR="00EC0F37">
          <w:rPr>
            <w:rFonts w:ascii="Georgia" w:hAnsi="Georgia"/>
          </w:rPr>
          <w:t xml:space="preserve"> </w:t>
        </w:r>
      </w:ins>
      <w:r>
        <w:rPr>
          <w:rFonts w:ascii="Georgia" w:hAnsi="Georgia"/>
        </w:rPr>
        <w:t xml:space="preserve">is unknown, but the current population trend is considered stable as it occurs </w:t>
      </w:r>
      <w:del w:id="16" w:author="Jack Plummer" w:date="2022-08-18T11:28:00Z">
        <w:r w:rsidDel="00EC0F37">
          <w:rPr>
            <w:rFonts w:ascii="Georgia" w:hAnsi="Georgia"/>
          </w:rPr>
          <w:delText>in larger areas</w:delText>
        </w:r>
      </w:del>
      <w:ins w:id="17" w:author="Jack Plummer" w:date="2022-08-18T11:28:00Z">
        <w:r w:rsidR="00EC0F37">
          <w:rPr>
            <w:rFonts w:ascii="Georgia" w:hAnsi="Georgia"/>
          </w:rPr>
          <w:t>over a wide distribution</w:t>
        </w:r>
      </w:ins>
      <w:r>
        <w:rPr>
          <w:rFonts w:ascii="Georgia" w:hAnsi="Georgia"/>
        </w:rPr>
        <w:t xml:space="preserve"> and</w:t>
      </w:r>
      <w:ins w:id="18" w:author="Jack Plummer" w:date="2022-08-18T11:28:00Z">
        <w:r w:rsidR="00EC0F37">
          <w:rPr>
            <w:rFonts w:ascii="Georgia" w:hAnsi="Georgia"/>
          </w:rPr>
          <w:t xml:space="preserve"> range of</w:t>
        </w:r>
      </w:ins>
      <w:r>
        <w:rPr>
          <w:rFonts w:ascii="Georgia" w:hAnsi="Georgia"/>
        </w:rPr>
        <w:t xml:space="preserve"> elevation</w:t>
      </w:r>
      <w:ins w:id="19" w:author="Jack Plummer" w:date="2022-08-18T11:28:00Z">
        <w:r w:rsidR="00EC0F37">
          <w:rPr>
            <w:rFonts w:ascii="Georgia" w:hAnsi="Georgia"/>
          </w:rPr>
          <w:t>s</w:t>
        </w:r>
      </w:ins>
      <w:r>
        <w:rPr>
          <w:rFonts w:ascii="Georgia" w:hAnsi="Georgia"/>
        </w:rPr>
        <w:t>. Its extent of occurrence of 6</w:t>
      </w:r>
      <w:ins w:id="20" w:author="Jack Plummer" w:date="2022-08-18T11:28:00Z">
        <w:r w:rsidR="00EC0F37">
          <w:rPr>
            <w:rFonts w:ascii="Georgia" w:hAnsi="Georgia"/>
          </w:rPr>
          <w:t>,</w:t>
        </w:r>
      </w:ins>
      <w:r>
        <w:rPr>
          <w:rFonts w:ascii="Georgia" w:hAnsi="Georgia"/>
        </w:rPr>
        <w:t>01</w:t>
      </w:r>
      <w:del w:id="21" w:author="Jack Plummer" w:date="2022-08-18T11:28:00Z">
        <w:r w:rsidDel="00EC0F37">
          <w:rPr>
            <w:rFonts w:ascii="Georgia" w:hAnsi="Georgia"/>
          </w:rPr>
          <w:delText xml:space="preserve">, </w:delText>
        </w:r>
      </w:del>
      <w:r>
        <w:rPr>
          <w:rFonts w:ascii="Georgia" w:hAnsi="Georgia"/>
        </w:rPr>
        <w:t>6</w:t>
      </w:r>
      <w:ins w:id="22" w:author="Jack Plummer" w:date="2022-08-18T11:28:00Z">
        <w:r w:rsidR="00EC0F37">
          <w:rPr>
            <w:rFonts w:ascii="Georgia" w:hAnsi="Georgia"/>
          </w:rPr>
          <w:t>,</w:t>
        </w:r>
      </w:ins>
      <w:r>
        <w:rPr>
          <w:rFonts w:ascii="Georgia" w:hAnsi="Georgia"/>
        </w:rPr>
        <w:t>921</w:t>
      </w:r>
      <w:ins w:id="23" w:author="Jack Plummer" w:date="2022-08-18T11:28:00Z">
        <w:r w:rsidR="00EC0F37">
          <w:rPr>
            <w:rFonts w:ascii="Georgia" w:hAnsi="Georgia"/>
          </w:rPr>
          <w:t xml:space="preserve"> </w:t>
        </w:r>
      </w:ins>
      <w:r>
        <w:rPr>
          <w:rFonts w:ascii="Georgia" w:hAnsi="Georgia"/>
        </w:rPr>
        <w:t>km</w:t>
      </w:r>
      <w:r>
        <w:rPr>
          <w:rFonts w:ascii="Georgia" w:hAnsi="Georgia"/>
          <w:vertAlign w:val="superscript"/>
        </w:rPr>
        <w:t>2</w:t>
      </w:r>
      <w:r>
        <w:rPr>
          <w:rFonts w:ascii="Georgia" w:hAnsi="Georgia"/>
        </w:rPr>
        <w:t> exceeds the threshold values for threatened categories. </w:t>
      </w:r>
      <w:r>
        <w:rPr>
          <w:rStyle w:val="CommentReference"/>
          <w:rFonts w:ascii="Georgia" w:hAnsi="Georgia"/>
        </w:rPr>
        <w:t>The species has been recorded from both protected areas and unprotected areas within its native distribution. It is therefore suspected that the number of locations for the species comfortably exceeds the threshold values for threatened categories. Moreover, the species is not known to be heavily exploited. The species is therefore assessed as </w:t>
      </w:r>
      <w:r>
        <w:rPr>
          <w:rStyle w:val="Strong"/>
          <w:rFonts w:ascii="Georgia" w:hAnsi="Georgia"/>
        </w:rPr>
        <w:t>Least Concern</w:t>
      </w:r>
      <w:r>
        <w:rPr>
          <w:rStyle w:val="CommentReference"/>
          <w:rFonts w:ascii="Georgia" w:hAnsi="Georgia"/>
        </w:rPr>
        <w:t>. Research to identify the current distribution, population status and trends, as well as an evaluation of the scale and severity of threats to the species, would be beneficial to validate this conservation status.</w:t>
      </w:r>
    </w:p>
    <w:p w14:paraId="0ED082AD" w14:textId="77777777" w:rsidR="00000000" w:rsidRDefault="00000000">
      <w:pPr>
        <w:pStyle w:val="Heading1"/>
        <w:divId w:val="747194142"/>
        <w:rPr>
          <w:rFonts w:eastAsia="Times New Roman"/>
          <w:sz w:val="29"/>
          <w:szCs w:val="29"/>
        </w:rPr>
      </w:pPr>
      <w:r>
        <w:rPr>
          <w:rFonts w:ascii="Georgia" w:eastAsia="Times New Roman" w:hAnsi="Georgia"/>
          <w:sz w:val="29"/>
          <w:szCs w:val="29"/>
        </w:rPr>
        <w:t>Distribution</w:t>
      </w:r>
    </w:p>
    <w:p w14:paraId="7031CDCF" w14:textId="77777777" w:rsidR="00000000" w:rsidRDefault="00000000">
      <w:pPr>
        <w:pStyle w:val="Heading2"/>
        <w:divId w:val="747194142"/>
        <w:rPr>
          <w:rFonts w:ascii="Georgia" w:eastAsia="Times New Roman" w:hAnsi="Georgia"/>
          <w:sz w:val="27"/>
          <w:szCs w:val="27"/>
        </w:rPr>
      </w:pPr>
      <w:r>
        <w:rPr>
          <w:rFonts w:ascii="Georgia" w:eastAsia="Times New Roman" w:hAnsi="Georgia"/>
          <w:sz w:val="27"/>
          <w:szCs w:val="27"/>
        </w:rPr>
        <w:t>Geographic Range</w:t>
      </w:r>
    </w:p>
    <w:p w14:paraId="41B1696C" w14:textId="561573AA" w:rsidR="00000000" w:rsidRDefault="00000000">
      <w:pPr>
        <w:pStyle w:val="NormalWeb"/>
        <w:divId w:val="747194142"/>
        <w:rPr>
          <w:rFonts w:ascii="Georgia" w:hAnsi="Georgia"/>
        </w:rPr>
      </w:pPr>
      <w:r>
        <w:rPr>
          <w:rFonts w:ascii="Georgia" w:hAnsi="Georgia"/>
        </w:rPr>
        <w:t xml:space="preserve">This is a widespread species which is native to the eastern Himalayas, Bangladesh, Cambodia, Malaysia, </w:t>
      </w:r>
      <w:proofErr w:type="gramStart"/>
      <w:r>
        <w:rPr>
          <w:rFonts w:ascii="Georgia" w:hAnsi="Georgia"/>
        </w:rPr>
        <w:t>Myanmar</w:t>
      </w:r>
      <w:proofErr w:type="gramEnd"/>
      <w:r>
        <w:rPr>
          <w:rFonts w:ascii="Georgia" w:hAnsi="Georgia"/>
        </w:rPr>
        <w:t xml:space="preserve"> and Thailand </w:t>
      </w:r>
      <w:del w:id="24" w:author="Jack Plummer" w:date="2022-08-18T11:28:00Z">
        <w:r w:rsidDel="00EC0F37">
          <w:rPr>
            <w:rFonts w:ascii="Georgia" w:hAnsi="Georgia"/>
          </w:rPr>
          <w:delText xml:space="preserve"> </w:delText>
        </w:r>
      </w:del>
      <w:r>
        <w:rPr>
          <w:rFonts w:ascii="Georgia" w:hAnsi="Georgia"/>
        </w:rPr>
        <w:t xml:space="preserve">(Meitei </w:t>
      </w:r>
      <w:ins w:id="25" w:author="Jack Plummer" w:date="2022-08-18T11:29:00Z">
        <w:r w:rsidR="00EC0F37">
          <w:rPr>
            <w:rFonts w:ascii="Georgia" w:hAnsi="Georgia"/>
          </w:rPr>
          <w:t xml:space="preserve">and </w:t>
        </w:r>
      </w:ins>
      <w:del w:id="26" w:author="Jack Plummer" w:date="2022-08-18T11:29:00Z">
        <w:r w:rsidDel="00EC0F37">
          <w:rPr>
            <w:rFonts w:ascii="Georgia" w:hAnsi="Georgia"/>
          </w:rPr>
          <w:delText xml:space="preserve">&amp; </w:delText>
        </w:r>
      </w:del>
      <w:proofErr w:type="spellStart"/>
      <w:r>
        <w:rPr>
          <w:rFonts w:ascii="Georgia" w:hAnsi="Georgia"/>
        </w:rPr>
        <w:t>Khuraijam</w:t>
      </w:r>
      <w:proofErr w:type="spellEnd"/>
      <w:r>
        <w:rPr>
          <w:rFonts w:ascii="Georgia" w:hAnsi="Georgia"/>
        </w:rPr>
        <w:t xml:space="preserve"> 2019). </w:t>
      </w:r>
      <w:del w:id="27" w:author="Jack Plummer" w:date="2022-08-18T11:29:00Z">
        <w:r w:rsidDel="00EC0F37">
          <w:rPr>
            <w:rFonts w:ascii="Georgia" w:hAnsi="Georgia"/>
          </w:rPr>
          <w:delText xml:space="preserve">Commonly </w:delText>
        </w:r>
      </w:del>
      <w:ins w:id="28" w:author="Jack Plummer" w:date="2022-08-18T11:29:00Z">
        <w:r w:rsidR="00EC0F37">
          <w:rPr>
            <w:rFonts w:ascii="Georgia" w:hAnsi="Georgia"/>
          </w:rPr>
          <w:t>It</w:t>
        </w:r>
        <w:r w:rsidR="00EC0F37">
          <w:rPr>
            <w:rFonts w:ascii="Georgia" w:hAnsi="Georgia"/>
          </w:rPr>
          <w:t xml:space="preserve"> </w:t>
        </w:r>
      </w:ins>
      <w:r>
        <w:rPr>
          <w:rFonts w:ascii="Georgia" w:hAnsi="Georgia"/>
        </w:rPr>
        <w:t xml:space="preserve">grows </w:t>
      </w:r>
      <w:del w:id="29" w:author="Jack Plummer" w:date="2022-08-18T11:29:00Z">
        <w:r w:rsidDel="00EC0F37">
          <w:rPr>
            <w:rFonts w:ascii="Georgia" w:hAnsi="Georgia"/>
          </w:rPr>
          <w:delText xml:space="preserve">in moist evergreen or subtropical forests </w:delText>
        </w:r>
      </w:del>
      <w:r>
        <w:rPr>
          <w:rFonts w:ascii="Georgia" w:hAnsi="Georgia"/>
        </w:rPr>
        <w:t>between 270 and 2</w:t>
      </w:r>
      <w:ins w:id="30" w:author="Jack Plummer" w:date="2022-08-18T11:29:00Z">
        <w:r w:rsidR="00EC0F37">
          <w:rPr>
            <w:rFonts w:ascii="Georgia" w:hAnsi="Georgia"/>
          </w:rPr>
          <w:t>,</w:t>
        </w:r>
      </w:ins>
      <w:r>
        <w:rPr>
          <w:rFonts w:ascii="Georgia" w:hAnsi="Georgia"/>
        </w:rPr>
        <w:t>000 m</w:t>
      </w:r>
      <w:ins w:id="31" w:author="Jack Plummer" w:date="2022-08-18T11:29:00Z">
        <w:r w:rsidR="00EC0F37">
          <w:rPr>
            <w:rFonts w:ascii="Georgia" w:hAnsi="Georgia"/>
          </w:rPr>
          <w:t xml:space="preserve"> asl</w:t>
        </w:r>
      </w:ins>
      <w:r>
        <w:rPr>
          <w:rFonts w:ascii="Georgia" w:hAnsi="Georgia"/>
        </w:rPr>
        <w:t xml:space="preserve"> (Grierson and Long 1991</w:t>
      </w:r>
      <w:del w:id="32" w:author="Jack Plummer" w:date="2022-08-18T11:29:00Z">
        <w:r w:rsidDel="00EC0F37">
          <w:rPr>
            <w:rFonts w:ascii="Georgia" w:hAnsi="Georgia"/>
          </w:rPr>
          <w:delText>;</w:delText>
        </w:r>
      </w:del>
      <w:ins w:id="33" w:author="Jack Plummer" w:date="2022-08-18T11:29:00Z">
        <w:r w:rsidR="00EC0F37">
          <w:rPr>
            <w:rFonts w:ascii="Georgia" w:hAnsi="Georgia"/>
          </w:rPr>
          <w:t>,</w:t>
        </w:r>
      </w:ins>
      <w:r>
        <w:rPr>
          <w:rFonts w:ascii="Georgia" w:hAnsi="Georgia"/>
        </w:rPr>
        <w:t xml:space="preserve"> Meitei </w:t>
      </w:r>
      <w:ins w:id="34" w:author="Jack Plummer" w:date="2022-08-18T11:29:00Z">
        <w:r w:rsidR="00EC0F37">
          <w:rPr>
            <w:rFonts w:ascii="Georgia" w:hAnsi="Georgia"/>
          </w:rPr>
          <w:t>and</w:t>
        </w:r>
      </w:ins>
      <w:del w:id="35" w:author="Jack Plummer" w:date="2022-08-18T11:29:00Z">
        <w:r w:rsidDel="00EC0F37">
          <w:rPr>
            <w:rFonts w:ascii="Georgia" w:hAnsi="Georgia"/>
          </w:rPr>
          <w:delText>&amp;</w:delText>
        </w:r>
      </w:del>
      <w:r>
        <w:rPr>
          <w:rFonts w:ascii="Georgia" w:hAnsi="Georgia"/>
        </w:rPr>
        <w:t xml:space="preserve"> </w:t>
      </w:r>
      <w:proofErr w:type="spellStart"/>
      <w:r>
        <w:rPr>
          <w:rFonts w:ascii="Georgia" w:hAnsi="Georgia"/>
        </w:rPr>
        <w:t>Khuraijam</w:t>
      </w:r>
      <w:proofErr w:type="spellEnd"/>
      <w:del w:id="36" w:author="Jack Plummer" w:date="2022-08-18T11:29:00Z">
        <w:r w:rsidDel="00EC0F37">
          <w:rPr>
            <w:rFonts w:ascii="Georgia" w:hAnsi="Georgia"/>
          </w:rPr>
          <w:delText>,</w:delText>
        </w:r>
      </w:del>
      <w:r>
        <w:rPr>
          <w:rFonts w:ascii="Georgia" w:hAnsi="Georgia"/>
        </w:rPr>
        <w:t xml:space="preserve"> 2019).</w:t>
      </w:r>
    </w:p>
    <w:p w14:paraId="4E262B60" w14:textId="77777777" w:rsidR="00000000" w:rsidRDefault="00000000">
      <w:pPr>
        <w:pStyle w:val="Heading2"/>
        <w:divId w:val="747194142"/>
        <w:rPr>
          <w:rFonts w:ascii="Georgia" w:eastAsia="Times New Roman" w:hAnsi="Georgia"/>
          <w:sz w:val="27"/>
          <w:szCs w:val="27"/>
        </w:rPr>
      </w:pPr>
      <w:r>
        <w:rPr>
          <w:rFonts w:ascii="Georgia" w:eastAsia="Times New Roman" w:hAnsi="Georgia"/>
          <w:sz w:val="27"/>
          <w:szCs w:val="27"/>
        </w:rPr>
        <w:t>Extent of Occurrence (EOO)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134"/>
        <w:gridCol w:w="2342"/>
        <w:gridCol w:w="4534"/>
      </w:tblGrid>
      <w:tr w:rsidR="00000000" w14:paraId="6F4B47EC" w14:textId="77777777">
        <w:trPr>
          <w:divId w:val="747194142"/>
          <w:tblCellSpacing w:w="15" w:type="dxa"/>
        </w:trPr>
        <w:tc>
          <w:tcPr>
            <w:tcW w:w="0" w:type="auto"/>
            <w:tcBorders>
              <w:bottom w:val="single" w:sz="6" w:space="0" w:color="000000"/>
            </w:tcBorders>
            <w:shd w:val="clear" w:color="auto" w:fill="BBBBBB"/>
            <w:vAlign w:val="center"/>
            <w:hideMark/>
          </w:tcPr>
          <w:p w14:paraId="295AE53B"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lastRenderedPageBreak/>
              <w:t>Estimated extent of occurrence (EOO)- in km2</w:t>
            </w:r>
          </w:p>
        </w:tc>
        <w:tc>
          <w:tcPr>
            <w:tcW w:w="0" w:type="auto"/>
            <w:tcBorders>
              <w:bottom w:val="single" w:sz="6" w:space="0" w:color="000000"/>
            </w:tcBorders>
            <w:shd w:val="clear" w:color="auto" w:fill="BBBBBB"/>
            <w:vAlign w:val="center"/>
            <w:hideMark/>
          </w:tcPr>
          <w:p w14:paraId="1F18DCBB"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EOO estimate calculated from Minimum Convex Polygon</w:t>
            </w:r>
          </w:p>
        </w:tc>
        <w:tc>
          <w:tcPr>
            <w:tcW w:w="0" w:type="auto"/>
            <w:tcBorders>
              <w:bottom w:val="single" w:sz="6" w:space="0" w:color="000000"/>
            </w:tcBorders>
            <w:shd w:val="clear" w:color="auto" w:fill="BBBBBB"/>
            <w:vAlign w:val="center"/>
            <w:hideMark/>
          </w:tcPr>
          <w:p w14:paraId="17D8B2AD"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00000" w14:paraId="0C054970" w14:textId="77777777">
        <w:trPr>
          <w:divId w:val="747194142"/>
          <w:tblCellSpacing w:w="15" w:type="dxa"/>
        </w:trPr>
        <w:tc>
          <w:tcPr>
            <w:tcW w:w="0" w:type="auto"/>
            <w:vAlign w:val="center"/>
            <w:hideMark/>
          </w:tcPr>
          <w:p w14:paraId="361327F7" w14:textId="77777777" w:rsidR="00000000" w:rsidRDefault="00000000">
            <w:pPr>
              <w:spacing w:after="75"/>
              <w:rPr>
                <w:rFonts w:ascii="Georgia" w:eastAsia="Times New Roman" w:hAnsi="Georgia"/>
                <w:sz w:val="18"/>
                <w:szCs w:val="18"/>
              </w:rPr>
            </w:pPr>
            <w:r>
              <w:rPr>
                <w:rFonts w:ascii="Georgia" w:eastAsia="Times New Roman" w:hAnsi="Georgia"/>
                <w:sz w:val="18"/>
                <w:szCs w:val="18"/>
              </w:rPr>
              <w:t>6016921</w:t>
            </w:r>
          </w:p>
        </w:tc>
        <w:tc>
          <w:tcPr>
            <w:tcW w:w="0" w:type="auto"/>
            <w:vAlign w:val="center"/>
            <w:hideMark/>
          </w:tcPr>
          <w:p w14:paraId="17F0F2B1" w14:textId="77777777" w:rsidR="00000000" w:rsidRDefault="00000000">
            <w:pPr>
              <w:spacing w:after="75"/>
              <w:rPr>
                <w:rFonts w:ascii="Georgia" w:eastAsia="Times New Roman" w:hAnsi="Georgia"/>
                <w:sz w:val="18"/>
                <w:szCs w:val="18"/>
              </w:rPr>
            </w:pPr>
            <w:r>
              <w:rPr>
                <w:rFonts w:ascii="Georgia" w:eastAsia="Times New Roman" w:hAnsi="Georgia"/>
                <w:sz w:val="18"/>
                <w:szCs w:val="18"/>
              </w:rPr>
              <w:t>true</w:t>
            </w:r>
          </w:p>
        </w:tc>
        <w:tc>
          <w:tcPr>
            <w:tcW w:w="0" w:type="auto"/>
            <w:vAlign w:val="center"/>
            <w:hideMark/>
          </w:tcPr>
          <w:p w14:paraId="119B407A" w14:textId="1C41A629" w:rsidR="00000000" w:rsidRDefault="00000000">
            <w:pPr>
              <w:spacing w:after="75"/>
              <w:rPr>
                <w:rFonts w:ascii="Georgia" w:eastAsia="Times New Roman" w:hAnsi="Georgia"/>
                <w:sz w:val="18"/>
                <w:szCs w:val="18"/>
              </w:rPr>
            </w:pPr>
            <w:r>
              <w:rPr>
                <w:rFonts w:ascii="Georgia" w:eastAsia="Times New Roman" w:hAnsi="Georgia"/>
                <w:sz w:val="18"/>
                <w:szCs w:val="18"/>
              </w:rPr>
              <w:t xml:space="preserve">Estimated from a minimum convex polygon </w:t>
            </w:r>
            <w:del w:id="37" w:author="Jack Plummer" w:date="2022-08-18T11:30:00Z">
              <w:r w:rsidDel="00EC0F37">
                <w:rPr>
                  <w:rFonts w:ascii="Georgia" w:eastAsia="Times New Roman" w:hAnsi="Georgia"/>
                  <w:sz w:val="18"/>
                  <w:szCs w:val="18"/>
                </w:rPr>
                <w:delText xml:space="preserve">from </w:delText>
              </w:r>
            </w:del>
            <w:ins w:id="38" w:author="Jack Plummer" w:date="2022-08-18T11:30:00Z">
              <w:r w:rsidR="00EC0F37">
                <w:rPr>
                  <w:rFonts w:ascii="Georgia" w:eastAsia="Times New Roman" w:hAnsi="Georgia"/>
                  <w:sz w:val="18"/>
                  <w:szCs w:val="18"/>
                </w:rPr>
                <w:t>f</w:t>
              </w:r>
              <w:r w:rsidR="00EC0F37">
                <w:rPr>
                  <w:rFonts w:ascii="Georgia" w:eastAsia="Times New Roman" w:hAnsi="Georgia"/>
                  <w:sz w:val="18"/>
                  <w:szCs w:val="18"/>
                </w:rPr>
                <w:t>or</w:t>
              </w:r>
              <w:r w:rsidR="00EC0F37">
                <w:rPr>
                  <w:rFonts w:ascii="Georgia" w:eastAsia="Times New Roman" w:hAnsi="Georgia"/>
                  <w:sz w:val="18"/>
                  <w:szCs w:val="18"/>
                </w:rPr>
                <w:t xml:space="preserve"> </w:t>
              </w:r>
            </w:ins>
            <w:r>
              <w:rPr>
                <w:rFonts w:ascii="Georgia" w:eastAsia="Times New Roman" w:hAnsi="Georgia"/>
                <w:sz w:val="18"/>
                <w:szCs w:val="18"/>
              </w:rPr>
              <w:t>georeferenced herbarium specimen</w:t>
            </w:r>
            <w:del w:id="39" w:author="Jack Plummer" w:date="2022-08-18T11:30:00Z">
              <w:r w:rsidDel="00EC0F37">
                <w:rPr>
                  <w:rFonts w:ascii="Georgia" w:eastAsia="Times New Roman" w:hAnsi="Georgia"/>
                  <w:sz w:val="18"/>
                  <w:szCs w:val="18"/>
                </w:rPr>
                <w:delText>s</w:delText>
              </w:r>
            </w:del>
            <w:r>
              <w:rPr>
                <w:rFonts w:ascii="Georgia" w:eastAsia="Times New Roman" w:hAnsi="Georgia"/>
                <w:sz w:val="18"/>
                <w:szCs w:val="18"/>
              </w:rPr>
              <w:t xml:space="preserve"> point data</w:t>
            </w:r>
            <w:ins w:id="40" w:author="Jack Plummer" w:date="2022-08-18T11:30:00Z">
              <w:r w:rsidR="00EC0F37">
                <w:rPr>
                  <w:rFonts w:ascii="Georgia" w:eastAsia="Times New Roman" w:hAnsi="Georgia"/>
                  <w:sz w:val="18"/>
                  <w:szCs w:val="18"/>
                </w:rPr>
                <w:t>,</w:t>
              </w:r>
            </w:ins>
            <w:r>
              <w:rPr>
                <w:rFonts w:ascii="Georgia" w:eastAsia="Times New Roman" w:hAnsi="Georgia"/>
                <w:sz w:val="18"/>
                <w:szCs w:val="18"/>
              </w:rPr>
              <w:t xml:space="preserve"> mapped using </w:t>
            </w:r>
            <w:proofErr w:type="spellStart"/>
            <w:r>
              <w:rPr>
                <w:rFonts w:ascii="Georgia" w:eastAsia="Times New Roman" w:hAnsi="Georgia"/>
                <w:sz w:val="18"/>
                <w:szCs w:val="18"/>
              </w:rPr>
              <w:t>GeoCAT</w:t>
            </w:r>
            <w:proofErr w:type="spellEnd"/>
            <w:r>
              <w:rPr>
                <w:rFonts w:ascii="Georgia" w:eastAsia="Times New Roman" w:hAnsi="Georgia"/>
                <w:sz w:val="18"/>
                <w:szCs w:val="18"/>
              </w:rPr>
              <w:t xml:space="preserve"> (Bachman </w:t>
            </w:r>
            <w:r w:rsidRPr="00EC0F37">
              <w:rPr>
                <w:rFonts w:ascii="Georgia" w:eastAsia="Times New Roman" w:hAnsi="Georgia"/>
                <w:i/>
                <w:iCs/>
                <w:sz w:val="18"/>
                <w:szCs w:val="18"/>
                <w:rPrChange w:id="41" w:author="Jack Plummer" w:date="2022-08-18T11:30:00Z">
                  <w:rPr>
                    <w:rFonts w:ascii="Georgia" w:eastAsia="Times New Roman" w:hAnsi="Georgia"/>
                    <w:sz w:val="18"/>
                    <w:szCs w:val="18"/>
                  </w:rPr>
                </w:rPrChange>
              </w:rPr>
              <w:t>et al</w:t>
            </w:r>
            <w:ins w:id="42" w:author="Jack Plummer" w:date="2022-08-18T11:30:00Z">
              <w:r w:rsidR="00EC0F37" w:rsidRPr="00EC0F37">
                <w:rPr>
                  <w:rFonts w:ascii="Georgia" w:eastAsia="Times New Roman" w:hAnsi="Georgia"/>
                  <w:i/>
                  <w:iCs/>
                  <w:sz w:val="18"/>
                  <w:szCs w:val="18"/>
                  <w:rPrChange w:id="43" w:author="Jack Plummer" w:date="2022-08-18T11:30:00Z">
                    <w:rPr>
                      <w:rFonts w:ascii="Georgia" w:eastAsia="Times New Roman" w:hAnsi="Georgia"/>
                      <w:sz w:val="18"/>
                      <w:szCs w:val="18"/>
                    </w:rPr>
                  </w:rPrChange>
                </w:rPr>
                <w:t>.</w:t>
              </w:r>
            </w:ins>
            <w:r>
              <w:rPr>
                <w:rFonts w:ascii="Georgia" w:eastAsia="Times New Roman" w:hAnsi="Georgia"/>
                <w:sz w:val="18"/>
                <w:szCs w:val="18"/>
              </w:rPr>
              <w:t xml:space="preserve"> 2011).</w:t>
            </w:r>
          </w:p>
        </w:tc>
      </w:tr>
    </w:tbl>
    <w:p w14:paraId="41DEFB3E" w14:textId="77777777" w:rsidR="00000000" w:rsidRDefault="00000000">
      <w:pPr>
        <w:pStyle w:val="Heading2"/>
        <w:divId w:val="747194142"/>
        <w:rPr>
          <w:rFonts w:ascii="Georgia" w:eastAsia="Times New Roman" w:hAnsi="Georgia"/>
          <w:sz w:val="27"/>
          <w:szCs w:val="27"/>
        </w:rPr>
      </w:pPr>
      <w:r>
        <w:rPr>
          <w:rFonts w:ascii="Georgia" w:eastAsia="Times New Roman" w:hAnsi="Georgia"/>
          <w:sz w:val="27"/>
          <w:szCs w:val="27"/>
        </w:rPr>
        <w:t>Elevation / Depth / Depth Zones</w:t>
      </w:r>
    </w:p>
    <w:p w14:paraId="22596426" w14:textId="77777777" w:rsidR="00000000" w:rsidRDefault="00000000">
      <w:pPr>
        <w:pStyle w:val="NormalWeb"/>
        <w:divId w:val="747194142"/>
        <w:rPr>
          <w:rFonts w:ascii="Georgia" w:hAnsi="Georgia"/>
        </w:rPr>
      </w:pPr>
      <w:r>
        <w:rPr>
          <w:rStyle w:val="datalabel1"/>
          <w:rFonts w:ascii="Georgia" w:hAnsi="Georgia"/>
        </w:rPr>
        <w:t xml:space="preserve">Elevation Lower Limit (in metres above sea level): </w:t>
      </w:r>
      <w:r>
        <w:rPr>
          <w:rFonts w:ascii="Georgia" w:hAnsi="Georgia"/>
        </w:rPr>
        <w:t>270</w:t>
      </w:r>
    </w:p>
    <w:p w14:paraId="5A63CB7D" w14:textId="77777777" w:rsidR="00000000" w:rsidRDefault="00000000">
      <w:pPr>
        <w:pStyle w:val="NormalWeb"/>
        <w:divId w:val="747194142"/>
        <w:rPr>
          <w:rFonts w:ascii="Georgia" w:hAnsi="Georgia"/>
        </w:rPr>
      </w:pPr>
      <w:r>
        <w:rPr>
          <w:rStyle w:val="datalabel1"/>
          <w:rFonts w:ascii="Georgia" w:hAnsi="Georgia"/>
        </w:rPr>
        <w:t xml:space="preserve">Elevation Upper Limit (in metres above sea level): </w:t>
      </w:r>
      <w:r>
        <w:rPr>
          <w:rFonts w:ascii="Georgia" w:hAnsi="Georgia"/>
        </w:rPr>
        <w:t>2000</w:t>
      </w:r>
    </w:p>
    <w:p w14:paraId="41825167" w14:textId="77777777" w:rsidR="00000000" w:rsidRDefault="00000000">
      <w:pPr>
        <w:pStyle w:val="Heading2"/>
        <w:divId w:val="747194142"/>
        <w:rPr>
          <w:rFonts w:ascii="Georgia" w:eastAsia="Times New Roman" w:hAnsi="Georgia"/>
          <w:sz w:val="27"/>
          <w:szCs w:val="27"/>
        </w:rPr>
      </w:pPr>
      <w:r>
        <w:rPr>
          <w:rFonts w:ascii="Georgia" w:eastAsia="Times New Roman" w:hAnsi="Georgia"/>
          <w:sz w:val="27"/>
          <w:szCs w:val="27"/>
        </w:rPr>
        <w:t>Map Status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674"/>
        <w:gridCol w:w="1132"/>
        <w:gridCol w:w="1781"/>
        <w:gridCol w:w="971"/>
        <w:gridCol w:w="1001"/>
        <w:gridCol w:w="1228"/>
        <w:gridCol w:w="1138"/>
        <w:gridCol w:w="1085"/>
      </w:tblGrid>
      <w:tr w:rsidR="00000000" w14:paraId="3730679F" w14:textId="77777777">
        <w:trPr>
          <w:divId w:val="747194142"/>
          <w:tblCellSpacing w:w="15" w:type="dxa"/>
        </w:trPr>
        <w:tc>
          <w:tcPr>
            <w:tcW w:w="0" w:type="auto"/>
            <w:tcBorders>
              <w:bottom w:val="single" w:sz="6" w:space="0" w:color="000000"/>
            </w:tcBorders>
            <w:shd w:val="clear" w:color="auto" w:fill="BBBBBB"/>
            <w:vAlign w:val="center"/>
            <w:hideMark/>
          </w:tcPr>
          <w:p w14:paraId="3F79B1D6"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Map Status</w:t>
            </w:r>
          </w:p>
        </w:tc>
        <w:tc>
          <w:tcPr>
            <w:tcW w:w="0" w:type="auto"/>
            <w:tcBorders>
              <w:bottom w:val="single" w:sz="6" w:space="0" w:color="000000"/>
            </w:tcBorders>
            <w:shd w:val="clear" w:color="auto" w:fill="BBBBBB"/>
            <w:vAlign w:val="center"/>
            <w:hideMark/>
          </w:tcPr>
          <w:p w14:paraId="3AA83B47"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Use map from previous assessment</w:t>
            </w:r>
          </w:p>
        </w:tc>
        <w:tc>
          <w:tcPr>
            <w:tcW w:w="0" w:type="auto"/>
            <w:tcBorders>
              <w:bottom w:val="single" w:sz="6" w:space="0" w:color="000000"/>
            </w:tcBorders>
            <w:shd w:val="clear" w:color="auto" w:fill="BBBBBB"/>
            <w:vAlign w:val="center"/>
            <w:hideMark/>
          </w:tcPr>
          <w:p w14:paraId="62F6F925"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How the map was created, including data sources/methods used:</w:t>
            </w:r>
          </w:p>
        </w:tc>
        <w:tc>
          <w:tcPr>
            <w:tcW w:w="0" w:type="auto"/>
            <w:tcBorders>
              <w:bottom w:val="single" w:sz="6" w:space="0" w:color="000000"/>
            </w:tcBorders>
            <w:shd w:val="clear" w:color="auto" w:fill="BBBBBB"/>
            <w:vAlign w:val="center"/>
            <w:hideMark/>
          </w:tcPr>
          <w:p w14:paraId="37C0DEED"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Please state reason for map not available:</w:t>
            </w:r>
          </w:p>
        </w:tc>
        <w:tc>
          <w:tcPr>
            <w:tcW w:w="0" w:type="auto"/>
            <w:tcBorders>
              <w:bottom w:val="single" w:sz="6" w:space="0" w:color="000000"/>
            </w:tcBorders>
            <w:shd w:val="clear" w:color="auto" w:fill="BBBBBB"/>
            <w:vAlign w:val="center"/>
            <w:hideMark/>
          </w:tcPr>
          <w:p w14:paraId="7D3505CE"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Data Sensitive?</w:t>
            </w:r>
          </w:p>
        </w:tc>
        <w:tc>
          <w:tcPr>
            <w:tcW w:w="0" w:type="auto"/>
            <w:tcBorders>
              <w:bottom w:val="single" w:sz="6" w:space="0" w:color="000000"/>
            </w:tcBorders>
            <w:shd w:val="clear" w:color="auto" w:fill="BBBBBB"/>
            <w:vAlign w:val="center"/>
            <w:hideMark/>
          </w:tcPr>
          <w:p w14:paraId="762CBCA0"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Justification</w:t>
            </w:r>
          </w:p>
        </w:tc>
        <w:tc>
          <w:tcPr>
            <w:tcW w:w="0" w:type="auto"/>
            <w:tcBorders>
              <w:bottom w:val="single" w:sz="6" w:space="0" w:color="000000"/>
            </w:tcBorders>
            <w:shd w:val="clear" w:color="auto" w:fill="BBBBBB"/>
            <w:vAlign w:val="center"/>
            <w:hideMark/>
          </w:tcPr>
          <w:p w14:paraId="2D4D2BA8"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Geographic range this applies to:</w:t>
            </w:r>
          </w:p>
        </w:tc>
        <w:tc>
          <w:tcPr>
            <w:tcW w:w="0" w:type="auto"/>
            <w:tcBorders>
              <w:bottom w:val="single" w:sz="6" w:space="0" w:color="000000"/>
            </w:tcBorders>
            <w:shd w:val="clear" w:color="auto" w:fill="BBBBBB"/>
            <w:vAlign w:val="center"/>
            <w:hideMark/>
          </w:tcPr>
          <w:p w14:paraId="0490844E"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Date restriction imposed:</w:t>
            </w:r>
          </w:p>
        </w:tc>
      </w:tr>
      <w:tr w:rsidR="00000000" w14:paraId="58428DC0" w14:textId="77777777">
        <w:trPr>
          <w:divId w:val="747194142"/>
          <w:tblCellSpacing w:w="15" w:type="dxa"/>
        </w:trPr>
        <w:tc>
          <w:tcPr>
            <w:tcW w:w="0" w:type="auto"/>
            <w:vAlign w:val="center"/>
            <w:hideMark/>
          </w:tcPr>
          <w:p w14:paraId="57041CF2" w14:textId="77777777" w:rsidR="00000000" w:rsidRDefault="00000000">
            <w:pPr>
              <w:spacing w:after="75"/>
              <w:rPr>
                <w:rFonts w:ascii="Georgia" w:eastAsia="Times New Roman" w:hAnsi="Georgia"/>
                <w:sz w:val="18"/>
                <w:szCs w:val="18"/>
              </w:rPr>
            </w:pPr>
            <w:r>
              <w:rPr>
                <w:rFonts w:ascii="Georgia" w:eastAsia="Times New Roman" w:hAnsi="Georgia"/>
                <w:sz w:val="18"/>
                <w:szCs w:val="18"/>
              </w:rPr>
              <w:t>Done</w:t>
            </w:r>
          </w:p>
        </w:tc>
        <w:tc>
          <w:tcPr>
            <w:tcW w:w="0" w:type="auto"/>
            <w:vAlign w:val="center"/>
            <w:hideMark/>
          </w:tcPr>
          <w:p w14:paraId="53D7561E"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070F8D73" w14:textId="77777777" w:rsidR="00000000" w:rsidRDefault="00000000">
            <w:pPr>
              <w:spacing w:after="75"/>
              <w:rPr>
                <w:rFonts w:ascii="Georgia" w:eastAsia="Times New Roman" w:hAnsi="Georgia"/>
                <w:sz w:val="18"/>
                <w:szCs w:val="18"/>
              </w:rPr>
            </w:pPr>
            <w:r>
              <w:rPr>
                <w:rFonts w:ascii="Georgia" w:eastAsia="Times New Roman" w:hAnsi="Georgia"/>
                <w:sz w:val="18"/>
                <w:szCs w:val="18"/>
              </w:rPr>
              <w:t xml:space="preserve">Point data generated from herbarium specimen records and species observations </w:t>
            </w:r>
            <w:commentRangeStart w:id="44"/>
            <w:r>
              <w:rPr>
                <w:rFonts w:ascii="Georgia" w:eastAsia="Times New Roman" w:hAnsi="Georgia"/>
                <w:sz w:val="18"/>
                <w:szCs w:val="18"/>
              </w:rPr>
              <w:t>(</w:t>
            </w:r>
            <w:proofErr w:type="spellStart"/>
            <w:r>
              <w:rPr>
                <w:rFonts w:ascii="Georgia" w:eastAsia="Times New Roman" w:hAnsi="Georgia"/>
                <w:sz w:val="18"/>
                <w:szCs w:val="18"/>
              </w:rPr>
              <w:t>Sunarno</w:t>
            </w:r>
            <w:proofErr w:type="spellEnd"/>
            <w:r>
              <w:rPr>
                <w:rFonts w:ascii="Georgia" w:eastAsia="Times New Roman" w:hAnsi="Georgia"/>
                <w:sz w:val="18"/>
                <w:szCs w:val="18"/>
              </w:rPr>
              <w:t xml:space="preserve"> and Ohashi 1997, GBIF.org 2021). While the point data does not include all collections or observations, it is representative of the geographic range as described by </w:t>
            </w:r>
            <w:proofErr w:type="spellStart"/>
            <w:r>
              <w:rPr>
                <w:rFonts w:ascii="Georgia" w:eastAsia="Times New Roman" w:hAnsi="Georgia"/>
                <w:sz w:val="18"/>
                <w:szCs w:val="18"/>
              </w:rPr>
              <w:t>Adema</w:t>
            </w:r>
            <w:proofErr w:type="spellEnd"/>
            <w:r>
              <w:rPr>
                <w:rFonts w:ascii="Georgia" w:eastAsia="Times New Roman" w:hAnsi="Georgia"/>
                <w:sz w:val="18"/>
                <w:szCs w:val="18"/>
              </w:rPr>
              <w:t xml:space="preserve"> et al. (2016) and the Plants of the World Online (2019) database.</w:t>
            </w:r>
            <w:commentRangeEnd w:id="44"/>
            <w:r w:rsidR="00EC0F37">
              <w:rPr>
                <w:rStyle w:val="CommentReference"/>
                <w:sz w:val="20"/>
                <w:szCs w:val="20"/>
              </w:rPr>
              <w:commentReference w:id="44"/>
            </w:r>
          </w:p>
        </w:tc>
        <w:tc>
          <w:tcPr>
            <w:tcW w:w="0" w:type="auto"/>
            <w:vAlign w:val="center"/>
            <w:hideMark/>
          </w:tcPr>
          <w:p w14:paraId="7AB2325D"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214325D4"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280EFC3A"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61EEF81D"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27B14F79"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0C44F2D1" w14:textId="77777777" w:rsidR="00000000" w:rsidRDefault="00000000">
      <w:pPr>
        <w:pStyle w:val="Heading2"/>
        <w:divId w:val="747194142"/>
        <w:rPr>
          <w:rFonts w:ascii="Georgia" w:eastAsia="Times New Roman" w:hAnsi="Georgia"/>
          <w:sz w:val="27"/>
          <w:szCs w:val="27"/>
        </w:rPr>
      </w:pPr>
      <w:r>
        <w:rPr>
          <w:rFonts w:ascii="Georgia" w:eastAsia="Times New Roman" w:hAnsi="Georgia"/>
          <w:sz w:val="27"/>
          <w:szCs w:val="27"/>
        </w:rPr>
        <w:t>Biogeographic Realms</w:t>
      </w:r>
    </w:p>
    <w:p w14:paraId="4C23FD43" w14:textId="77777777" w:rsidR="00000000" w:rsidRDefault="00000000">
      <w:pPr>
        <w:pStyle w:val="NormalWeb"/>
        <w:divId w:val="747194142"/>
        <w:rPr>
          <w:rFonts w:ascii="Georgia" w:hAnsi="Georgia"/>
        </w:rPr>
      </w:pPr>
      <w:r>
        <w:rPr>
          <w:rStyle w:val="datalabel1"/>
          <w:rFonts w:ascii="Georgia" w:hAnsi="Georgia"/>
        </w:rPr>
        <w:t xml:space="preserve">Biogeographic Realm: </w:t>
      </w:r>
      <w:proofErr w:type="spellStart"/>
      <w:r>
        <w:rPr>
          <w:rFonts w:ascii="Georgia" w:hAnsi="Georgia"/>
        </w:rPr>
        <w:t>Indomalayan</w:t>
      </w:r>
      <w:proofErr w:type="spellEnd"/>
    </w:p>
    <w:p w14:paraId="1BB7DC2B" w14:textId="77777777" w:rsidR="00000000" w:rsidRDefault="00000000">
      <w:pPr>
        <w:pStyle w:val="Heading1"/>
        <w:divId w:val="1098405137"/>
        <w:rPr>
          <w:rFonts w:ascii="Georgia" w:eastAsia="Times New Roman" w:hAnsi="Georgia"/>
          <w:sz w:val="29"/>
          <w:szCs w:val="29"/>
        </w:rPr>
      </w:pPr>
      <w:r>
        <w:rPr>
          <w:rFonts w:ascii="Georgia" w:eastAsia="Times New Roman" w:hAnsi="Georgia"/>
          <w:sz w:val="29"/>
          <w:szCs w:val="29"/>
        </w:rPr>
        <w:t>Occurrence</w:t>
      </w:r>
    </w:p>
    <w:p w14:paraId="77861584" w14:textId="77777777" w:rsidR="00000000" w:rsidRDefault="00000000">
      <w:pPr>
        <w:pStyle w:val="Heading2"/>
        <w:divId w:val="1098405137"/>
        <w:rPr>
          <w:rFonts w:ascii="Georgia" w:eastAsia="Times New Roman" w:hAnsi="Georgia"/>
          <w:sz w:val="27"/>
          <w:szCs w:val="27"/>
        </w:rPr>
      </w:pPr>
      <w:r>
        <w:rPr>
          <w:rFonts w:ascii="Georgia" w:eastAsia="Times New Roman" w:hAnsi="Georgia"/>
          <w:sz w:val="27"/>
          <w:szCs w:val="27"/>
        </w:rPr>
        <w:t>Countries of Occurrence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298"/>
        <w:gridCol w:w="901"/>
        <w:gridCol w:w="657"/>
        <w:gridCol w:w="1430"/>
        <w:gridCol w:w="1154"/>
      </w:tblGrid>
      <w:tr w:rsidR="00000000" w14:paraId="7B81745E" w14:textId="77777777">
        <w:trPr>
          <w:divId w:val="1098405137"/>
          <w:tblCellSpacing w:w="15" w:type="dxa"/>
        </w:trPr>
        <w:tc>
          <w:tcPr>
            <w:tcW w:w="0" w:type="auto"/>
            <w:tcBorders>
              <w:bottom w:val="single" w:sz="6" w:space="0" w:color="000000"/>
            </w:tcBorders>
            <w:shd w:val="clear" w:color="auto" w:fill="BBBBBB"/>
            <w:vAlign w:val="center"/>
            <w:hideMark/>
          </w:tcPr>
          <w:p w14:paraId="6DF4561F"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Country</w:t>
            </w:r>
          </w:p>
        </w:tc>
        <w:tc>
          <w:tcPr>
            <w:tcW w:w="0" w:type="auto"/>
            <w:tcBorders>
              <w:bottom w:val="single" w:sz="6" w:space="0" w:color="000000"/>
            </w:tcBorders>
            <w:shd w:val="clear" w:color="auto" w:fill="BBBBBB"/>
            <w:vAlign w:val="center"/>
            <w:hideMark/>
          </w:tcPr>
          <w:p w14:paraId="5198D620"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Presence</w:t>
            </w:r>
          </w:p>
        </w:tc>
        <w:tc>
          <w:tcPr>
            <w:tcW w:w="0" w:type="auto"/>
            <w:tcBorders>
              <w:bottom w:val="single" w:sz="6" w:space="0" w:color="000000"/>
            </w:tcBorders>
            <w:shd w:val="clear" w:color="auto" w:fill="BBBBBB"/>
            <w:vAlign w:val="center"/>
            <w:hideMark/>
          </w:tcPr>
          <w:p w14:paraId="6F5B74FF"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Origin</w:t>
            </w:r>
          </w:p>
        </w:tc>
        <w:tc>
          <w:tcPr>
            <w:tcW w:w="0" w:type="auto"/>
            <w:tcBorders>
              <w:bottom w:val="single" w:sz="6" w:space="0" w:color="000000"/>
            </w:tcBorders>
            <w:shd w:val="clear" w:color="auto" w:fill="BBBBBB"/>
            <w:vAlign w:val="center"/>
            <w:hideMark/>
          </w:tcPr>
          <w:p w14:paraId="22A43FA4"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Formerly Bred</w:t>
            </w:r>
          </w:p>
        </w:tc>
        <w:tc>
          <w:tcPr>
            <w:tcW w:w="0" w:type="auto"/>
            <w:tcBorders>
              <w:bottom w:val="single" w:sz="6" w:space="0" w:color="000000"/>
            </w:tcBorders>
            <w:shd w:val="clear" w:color="auto" w:fill="BBBBBB"/>
            <w:vAlign w:val="center"/>
            <w:hideMark/>
          </w:tcPr>
          <w:p w14:paraId="122A4ABA"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Seasonality</w:t>
            </w:r>
          </w:p>
        </w:tc>
      </w:tr>
      <w:tr w:rsidR="00000000" w14:paraId="7CB34C65" w14:textId="77777777">
        <w:trPr>
          <w:divId w:val="1098405137"/>
          <w:tblCellSpacing w:w="15" w:type="dxa"/>
        </w:trPr>
        <w:tc>
          <w:tcPr>
            <w:tcW w:w="0" w:type="auto"/>
            <w:tcBorders>
              <w:bottom w:val="single" w:sz="6" w:space="0" w:color="CCCCCC"/>
            </w:tcBorders>
            <w:vAlign w:val="center"/>
            <w:hideMark/>
          </w:tcPr>
          <w:p w14:paraId="305A4032" w14:textId="77777777" w:rsidR="00000000" w:rsidRDefault="00000000">
            <w:pPr>
              <w:spacing w:after="75"/>
              <w:rPr>
                <w:rFonts w:ascii="Georgia" w:eastAsia="Times New Roman" w:hAnsi="Georgia"/>
                <w:sz w:val="18"/>
                <w:szCs w:val="18"/>
              </w:rPr>
            </w:pPr>
            <w:r>
              <w:rPr>
                <w:rFonts w:ascii="Georgia" w:eastAsia="Times New Roman" w:hAnsi="Georgia"/>
                <w:sz w:val="18"/>
                <w:szCs w:val="18"/>
              </w:rPr>
              <w:t>Bangladesh</w:t>
            </w:r>
          </w:p>
        </w:tc>
        <w:tc>
          <w:tcPr>
            <w:tcW w:w="0" w:type="auto"/>
            <w:tcBorders>
              <w:bottom w:val="single" w:sz="6" w:space="0" w:color="CCCCCC"/>
            </w:tcBorders>
            <w:vAlign w:val="center"/>
            <w:hideMark/>
          </w:tcPr>
          <w:p w14:paraId="115D965C" w14:textId="77777777" w:rsidR="00000000" w:rsidRDefault="00000000">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4E5DF2E1" w14:textId="77777777" w:rsidR="00000000" w:rsidRDefault="00000000">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053B8911"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tcBorders>
              <w:bottom w:val="single" w:sz="6" w:space="0" w:color="CCCCCC"/>
            </w:tcBorders>
            <w:vAlign w:val="center"/>
            <w:hideMark/>
          </w:tcPr>
          <w:p w14:paraId="58061728" w14:textId="77777777" w:rsidR="00000000" w:rsidRDefault="00000000">
            <w:pPr>
              <w:spacing w:after="75"/>
              <w:rPr>
                <w:rFonts w:ascii="Georgia" w:eastAsia="Times New Roman" w:hAnsi="Georgia"/>
                <w:sz w:val="18"/>
                <w:szCs w:val="18"/>
              </w:rPr>
            </w:pPr>
            <w:r>
              <w:rPr>
                <w:rFonts w:ascii="Georgia" w:eastAsia="Times New Roman" w:hAnsi="Georgia"/>
                <w:sz w:val="18"/>
                <w:szCs w:val="18"/>
              </w:rPr>
              <w:t>Resident</w:t>
            </w:r>
          </w:p>
        </w:tc>
      </w:tr>
      <w:tr w:rsidR="00000000" w14:paraId="6C7DF01C" w14:textId="77777777">
        <w:trPr>
          <w:divId w:val="1098405137"/>
          <w:tblCellSpacing w:w="15" w:type="dxa"/>
        </w:trPr>
        <w:tc>
          <w:tcPr>
            <w:tcW w:w="0" w:type="auto"/>
            <w:tcBorders>
              <w:bottom w:val="single" w:sz="6" w:space="0" w:color="CCCCCC"/>
            </w:tcBorders>
            <w:vAlign w:val="center"/>
            <w:hideMark/>
          </w:tcPr>
          <w:p w14:paraId="0586A9FE" w14:textId="77777777" w:rsidR="00000000" w:rsidRDefault="00000000">
            <w:pPr>
              <w:spacing w:after="75"/>
              <w:rPr>
                <w:rFonts w:ascii="Georgia" w:eastAsia="Times New Roman" w:hAnsi="Georgia"/>
                <w:sz w:val="18"/>
                <w:szCs w:val="18"/>
              </w:rPr>
            </w:pPr>
            <w:r>
              <w:rPr>
                <w:rFonts w:ascii="Georgia" w:eastAsia="Times New Roman" w:hAnsi="Georgia"/>
                <w:sz w:val="18"/>
                <w:szCs w:val="18"/>
              </w:rPr>
              <w:t>Bhutan</w:t>
            </w:r>
          </w:p>
        </w:tc>
        <w:tc>
          <w:tcPr>
            <w:tcW w:w="0" w:type="auto"/>
            <w:tcBorders>
              <w:bottom w:val="single" w:sz="6" w:space="0" w:color="CCCCCC"/>
            </w:tcBorders>
            <w:vAlign w:val="center"/>
            <w:hideMark/>
          </w:tcPr>
          <w:p w14:paraId="1A342CF3" w14:textId="77777777" w:rsidR="00000000" w:rsidRDefault="00000000">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5EAD182E" w14:textId="77777777" w:rsidR="00000000" w:rsidRDefault="00000000">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31857581" w14:textId="77777777" w:rsidR="00000000" w:rsidRDefault="00000000">
            <w:pPr>
              <w:spacing w:after="75"/>
              <w:rPr>
                <w:rFonts w:ascii="Georgia" w:eastAsia="Times New Roman" w:hAnsi="Georgia"/>
                <w:sz w:val="18"/>
                <w:szCs w:val="18"/>
              </w:rPr>
            </w:pPr>
            <w:r>
              <w:rPr>
                <w:rFonts w:ascii="Georgia" w:eastAsia="Times New Roman" w:hAnsi="Georgia"/>
                <w:sz w:val="18"/>
                <w:szCs w:val="18"/>
              </w:rPr>
              <w:t>No</w:t>
            </w:r>
          </w:p>
        </w:tc>
        <w:tc>
          <w:tcPr>
            <w:tcW w:w="0" w:type="auto"/>
            <w:tcBorders>
              <w:bottom w:val="single" w:sz="6" w:space="0" w:color="CCCCCC"/>
            </w:tcBorders>
            <w:vAlign w:val="center"/>
            <w:hideMark/>
          </w:tcPr>
          <w:p w14:paraId="67F992B4" w14:textId="77777777" w:rsidR="00000000" w:rsidRDefault="00000000">
            <w:pPr>
              <w:spacing w:after="75"/>
              <w:rPr>
                <w:rFonts w:ascii="Georgia" w:eastAsia="Times New Roman" w:hAnsi="Georgia"/>
                <w:sz w:val="18"/>
                <w:szCs w:val="18"/>
              </w:rPr>
            </w:pPr>
            <w:r>
              <w:rPr>
                <w:rFonts w:ascii="Georgia" w:eastAsia="Times New Roman" w:hAnsi="Georgia"/>
                <w:sz w:val="18"/>
                <w:szCs w:val="18"/>
              </w:rPr>
              <w:t>Resident</w:t>
            </w:r>
          </w:p>
        </w:tc>
      </w:tr>
      <w:tr w:rsidR="00000000" w14:paraId="313368AB" w14:textId="77777777">
        <w:trPr>
          <w:divId w:val="1098405137"/>
          <w:tblCellSpacing w:w="15" w:type="dxa"/>
        </w:trPr>
        <w:tc>
          <w:tcPr>
            <w:tcW w:w="0" w:type="auto"/>
            <w:tcBorders>
              <w:bottom w:val="single" w:sz="6" w:space="0" w:color="CCCCCC"/>
            </w:tcBorders>
            <w:vAlign w:val="center"/>
            <w:hideMark/>
          </w:tcPr>
          <w:p w14:paraId="36715184" w14:textId="77777777" w:rsidR="00000000" w:rsidRDefault="00000000">
            <w:pPr>
              <w:spacing w:after="75"/>
              <w:rPr>
                <w:rFonts w:ascii="Georgia" w:eastAsia="Times New Roman" w:hAnsi="Georgia"/>
                <w:sz w:val="18"/>
                <w:szCs w:val="18"/>
              </w:rPr>
            </w:pPr>
            <w:r>
              <w:rPr>
                <w:rFonts w:ascii="Georgia" w:eastAsia="Times New Roman" w:hAnsi="Georgia"/>
                <w:sz w:val="18"/>
                <w:szCs w:val="18"/>
              </w:rPr>
              <w:t>Cambodia</w:t>
            </w:r>
          </w:p>
        </w:tc>
        <w:tc>
          <w:tcPr>
            <w:tcW w:w="0" w:type="auto"/>
            <w:tcBorders>
              <w:bottom w:val="single" w:sz="6" w:space="0" w:color="CCCCCC"/>
            </w:tcBorders>
            <w:vAlign w:val="center"/>
            <w:hideMark/>
          </w:tcPr>
          <w:p w14:paraId="34510BCC" w14:textId="77777777" w:rsidR="00000000" w:rsidRDefault="00000000">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243E5898" w14:textId="77777777" w:rsidR="00000000" w:rsidRDefault="00000000">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06D97DA3"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tcBorders>
              <w:bottom w:val="single" w:sz="6" w:space="0" w:color="CCCCCC"/>
            </w:tcBorders>
            <w:vAlign w:val="center"/>
            <w:hideMark/>
          </w:tcPr>
          <w:p w14:paraId="60B59574" w14:textId="77777777" w:rsidR="00000000" w:rsidRDefault="00000000">
            <w:pPr>
              <w:spacing w:after="75"/>
              <w:rPr>
                <w:rFonts w:ascii="Georgia" w:eastAsia="Times New Roman" w:hAnsi="Georgia"/>
                <w:sz w:val="18"/>
                <w:szCs w:val="18"/>
              </w:rPr>
            </w:pPr>
            <w:r>
              <w:rPr>
                <w:rFonts w:ascii="Georgia" w:eastAsia="Times New Roman" w:hAnsi="Georgia"/>
                <w:sz w:val="18"/>
                <w:szCs w:val="18"/>
              </w:rPr>
              <w:t>Resident</w:t>
            </w:r>
          </w:p>
        </w:tc>
      </w:tr>
      <w:tr w:rsidR="00000000" w14:paraId="086F24DB" w14:textId="77777777">
        <w:trPr>
          <w:divId w:val="1098405137"/>
          <w:tblCellSpacing w:w="15" w:type="dxa"/>
        </w:trPr>
        <w:tc>
          <w:tcPr>
            <w:tcW w:w="0" w:type="auto"/>
            <w:tcBorders>
              <w:bottom w:val="single" w:sz="6" w:space="0" w:color="CCCCCC"/>
            </w:tcBorders>
            <w:vAlign w:val="center"/>
            <w:hideMark/>
          </w:tcPr>
          <w:p w14:paraId="1C4346AF" w14:textId="77777777" w:rsidR="00000000" w:rsidRDefault="00000000">
            <w:pPr>
              <w:spacing w:after="75"/>
              <w:rPr>
                <w:rFonts w:ascii="Georgia" w:eastAsia="Times New Roman" w:hAnsi="Georgia"/>
                <w:sz w:val="18"/>
                <w:szCs w:val="18"/>
              </w:rPr>
            </w:pPr>
            <w:r>
              <w:rPr>
                <w:rFonts w:ascii="Georgia" w:eastAsia="Times New Roman" w:hAnsi="Georgia"/>
                <w:sz w:val="18"/>
                <w:szCs w:val="18"/>
              </w:rPr>
              <w:lastRenderedPageBreak/>
              <w:t>India</w:t>
            </w:r>
          </w:p>
        </w:tc>
        <w:tc>
          <w:tcPr>
            <w:tcW w:w="0" w:type="auto"/>
            <w:tcBorders>
              <w:bottom w:val="single" w:sz="6" w:space="0" w:color="CCCCCC"/>
            </w:tcBorders>
            <w:vAlign w:val="center"/>
            <w:hideMark/>
          </w:tcPr>
          <w:p w14:paraId="5BFB63E4" w14:textId="77777777" w:rsidR="00000000" w:rsidRDefault="00000000">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56340422" w14:textId="77777777" w:rsidR="00000000" w:rsidRDefault="00000000">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248F722E"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tcBorders>
              <w:bottom w:val="single" w:sz="6" w:space="0" w:color="CCCCCC"/>
            </w:tcBorders>
            <w:vAlign w:val="center"/>
            <w:hideMark/>
          </w:tcPr>
          <w:p w14:paraId="2E1C22C8" w14:textId="77777777" w:rsidR="00000000" w:rsidRDefault="00000000">
            <w:pPr>
              <w:spacing w:after="75"/>
              <w:rPr>
                <w:rFonts w:ascii="Georgia" w:eastAsia="Times New Roman" w:hAnsi="Georgia"/>
                <w:sz w:val="18"/>
                <w:szCs w:val="18"/>
              </w:rPr>
            </w:pPr>
            <w:r>
              <w:rPr>
                <w:rFonts w:ascii="Georgia" w:eastAsia="Times New Roman" w:hAnsi="Georgia"/>
                <w:sz w:val="18"/>
                <w:szCs w:val="18"/>
              </w:rPr>
              <w:t>Resident</w:t>
            </w:r>
          </w:p>
        </w:tc>
      </w:tr>
      <w:tr w:rsidR="00000000" w14:paraId="1A8C00E5" w14:textId="77777777">
        <w:trPr>
          <w:divId w:val="1098405137"/>
          <w:tblCellSpacing w:w="15" w:type="dxa"/>
        </w:trPr>
        <w:tc>
          <w:tcPr>
            <w:tcW w:w="0" w:type="auto"/>
            <w:tcBorders>
              <w:bottom w:val="single" w:sz="6" w:space="0" w:color="CCCCCC"/>
            </w:tcBorders>
            <w:vAlign w:val="center"/>
            <w:hideMark/>
          </w:tcPr>
          <w:p w14:paraId="2AE5A300" w14:textId="77777777" w:rsidR="00000000" w:rsidRDefault="00000000">
            <w:pPr>
              <w:spacing w:after="75"/>
              <w:rPr>
                <w:rFonts w:ascii="Georgia" w:eastAsia="Times New Roman" w:hAnsi="Georgia"/>
                <w:sz w:val="18"/>
                <w:szCs w:val="18"/>
              </w:rPr>
            </w:pPr>
            <w:r>
              <w:rPr>
                <w:rFonts w:ascii="Georgia" w:eastAsia="Times New Roman" w:hAnsi="Georgia"/>
                <w:sz w:val="18"/>
                <w:szCs w:val="18"/>
              </w:rPr>
              <w:t>India -&gt; Andaman Is.</w:t>
            </w:r>
          </w:p>
        </w:tc>
        <w:tc>
          <w:tcPr>
            <w:tcW w:w="0" w:type="auto"/>
            <w:tcBorders>
              <w:bottom w:val="single" w:sz="6" w:space="0" w:color="CCCCCC"/>
            </w:tcBorders>
            <w:vAlign w:val="center"/>
            <w:hideMark/>
          </w:tcPr>
          <w:p w14:paraId="46AB0EBE" w14:textId="77777777" w:rsidR="00000000" w:rsidRDefault="00000000">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2B615D66" w14:textId="77777777" w:rsidR="00000000" w:rsidRDefault="00000000">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5148EBBE"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tcBorders>
              <w:bottom w:val="single" w:sz="6" w:space="0" w:color="CCCCCC"/>
            </w:tcBorders>
            <w:vAlign w:val="center"/>
            <w:hideMark/>
          </w:tcPr>
          <w:p w14:paraId="7588C21E" w14:textId="77777777" w:rsidR="00000000" w:rsidRDefault="00000000">
            <w:pPr>
              <w:spacing w:after="75"/>
              <w:rPr>
                <w:rFonts w:ascii="Georgia" w:eastAsia="Times New Roman" w:hAnsi="Georgia"/>
                <w:sz w:val="18"/>
                <w:szCs w:val="18"/>
              </w:rPr>
            </w:pPr>
            <w:r>
              <w:rPr>
                <w:rFonts w:ascii="Georgia" w:eastAsia="Times New Roman" w:hAnsi="Georgia"/>
                <w:sz w:val="18"/>
                <w:szCs w:val="18"/>
              </w:rPr>
              <w:t>Resident</w:t>
            </w:r>
          </w:p>
        </w:tc>
      </w:tr>
      <w:tr w:rsidR="00000000" w14:paraId="6939E5C1" w14:textId="77777777">
        <w:trPr>
          <w:divId w:val="1098405137"/>
          <w:tblCellSpacing w:w="15" w:type="dxa"/>
        </w:trPr>
        <w:tc>
          <w:tcPr>
            <w:tcW w:w="0" w:type="auto"/>
            <w:tcBorders>
              <w:bottom w:val="single" w:sz="6" w:space="0" w:color="CCCCCC"/>
            </w:tcBorders>
            <w:vAlign w:val="center"/>
            <w:hideMark/>
          </w:tcPr>
          <w:p w14:paraId="080B1EBF" w14:textId="77777777" w:rsidR="00000000" w:rsidRDefault="00000000">
            <w:pPr>
              <w:spacing w:after="75"/>
              <w:rPr>
                <w:rFonts w:ascii="Georgia" w:eastAsia="Times New Roman" w:hAnsi="Georgia"/>
                <w:sz w:val="18"/>
                <w:szCs w:val="18"/>
              </w:rPr>
            </w:pPr>
            <w:r>
              <w:rPr>
                <w:rFonts w:ascii="Georgia" w:eastAsia="Times New Roman" w:hAnsi="Georgia"/>
                <w:sz w:val="18"/>
                <w:szCs w:val="18"/>
              </w:rPr>
              <w:t>India -&gt; Andhra Pradesh</w:t>
            </w:r>
          </w:p>
        </w:tc>
        <w:tc>
          <w:tcPr>
            <w:tcW w:w="0" w:type="auto"/>
            <w:tcBorders>
              <w:bottom w:val="single" w:sz="6" w:space="0" w:color="CCCCCC"/>
            </w:tcBorders>
            <w:vAlign w:val="center"/>
            <w:hideMark/>
          </w:tcPr>
          <w:p w14:paraId="2DA738CA" w14:textId="77777777" w:rsidR="00000000" w:rsidRDefault="00000000">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033A6817" w14:textId="77777777" w:rsidR="00000000" w:rsidRDefault="00000000">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72B7F180"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tcBorders>
              <w:bottom w:val="single" w:sz="6" w:space="0" w:color="CCCCCC"/>
            </w:tcBorders>
            <w:vAlign w:val="center"/>
            <w:hideMark/>
          </w:tcPr>
          <w:p w14:paraId="15B8AFB8" w14:textId="77777777" w:rsidR="00000000" w:rsidRDefault="00000000">
            <w:pPr>
              <w:spacing w:after="75"/>
              <w:rPr>
                <w:rFonts w:ascii="Georgia" w:eastAsia="Times New Roman" w:hAnsi="Georgia"/>
                <w:sz w:val="18"/>
                <w:szCs w:val="18"/>
              </w:rPr>
            </w:pPr>
            <w:r>
              <w:rPr>
                <w:rFonts w:ascii="Georgia" w:eastAsia="Times New Roman" w:hAnsi="Georgia"/>
                <w:sz w:val="18"/>
                <w:szCs w:val="18"/>
              </w:rPr>
              <w:t>Resident</w:t>
            </w:r>
          </w:p>
        </w:tc>
      </w:tr>
      <w:tr w:rsidR="00000000" w14:paraId="0566CB1A" w14:textId="77777777">
        <w:trPr>
          <w:divId w:val="1098405137"/>
          <w:tblCellSpacing w:w="15" w:type="dxa"/>
        </w:trPr>
        <w:tc>
          <w:tcPr>
            <w:tcW w:w="0" w:type="auto"/>
            <w:tcBorders>
              <w:bottom w:val="single" w:sz="6" w:space="0" w:color="CCCCCC"/>
            </w:tcBorders>
            <w:vAlign w:val="center"/>
            <w:hideMark/>
          </w:tcPr>
          <w:p w14:paraId="6D301AFE" w14:textId="77777777" w:rsidR="00000000" w:rsidRDefault="00000000">
            <w:pPr>
              <w:spacing w:after="75"/>
              <w:rPr>
                <w:rFonts w:ascii="Georgia" w:eastAsia="Times New Roman" w:hAnsi="Georgia"/>
                <w:sz w:val="18"/>
                <w:szCs w:val="18"/>
              </w:rPr>
            </w:pPr>
            <w:r>
              <w:rPr>
                <w:rFonts w:ascii="Georgia" w:eastAsia="Times New Roman" w:hAnsi="Georgia"/>
                <w:sz w:val="18"/>
                <w:szCs w:val="18"/>
              </w:rPr>
              <w:t>India -&gt; Arunachal Pradesh</w:t>
            </w:r>
          </w:p>
        </w:tc>
        <w:tc>
          <w:tcPr>
            <w:tcW w:w="0" w:type="auto"/>
            <w:tcBorders>
              <w:bottom w:val="single" w:sz="6" w:space="0" w:color="CCCCCC"/>
            </w:tcBorders>
            <w:vAlign w:val="center"/>
            <w:hideMark/>
          </w:tcPr>
          <w:p w14:paraId="6988621B" w14:textId="77777777" w:rsidR="00000000" w:rsidRDefault="00000000">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30288BF0" w14:textId="77777777" w:rsidR="00000000" w:rsidRDefault="00000000">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1E8D3FC5"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tcBorders>
              <w:bottom w:val="single" w:sz="6" w:space="0" w:color="CCCCCC"/>
            </w:tcBorders>
            <w:vAlign w:val="center"/>
            <w:hideMark/>
          </w:tcPr>
          <w:p w14:paraId="2BD42A48" w14:textId="77777777" w:rsidR="00000000" w:rsidRDefault="00000000">
            <w:pPr>
              <w:spacing w:after="75"/>
              <w:rPr>
                <w:rFonts w:ascii="Georgia" w:eastAsia="Times New Roman" w:hAnsi="Georgia"/>
                <w:sz w:val="18"/>
                <w:szCs w:val="18"/>
              </w:rPr>
            </w:pPr>
            <w:r>
              <w:rPr>
                <w:rFonts w:ascii="Georgia" w:eastAsia="Times New Roman" w:hAnsi="Georgia"/>
                <w:sz w:val="18"/>
                <w:szCs w:val="18"/>
              </w:rPr>
              <w:t>Resident</w:t>
            </w:r>
          </w:p>
        </w:tc>
      </w:tr>
      <w:tr w:rsidR="00000000" w14:paraId="5366A096" w14:textId="77777777">
        <w:trPr>
          <w:divId w:val="1098405137"/>
          <w:tblCellSpacing w:w="15" w:type="dxa"/>
        </w:trPr>
        <w:tc>
          <w:tcPr>
            <w:tcW w:w="0" w:type="auto"/>
            <w:tcBorders>
              <w:bottom w:val="single" w:sz="6" w:space="0" w:color="CCCCCC"/>
            </w:tcBorders>
            <w:vAlign w:val="center"/>
            <w:hideMark/>
          </w:tcPr>
          <w:p w14:paraId="538A47BC" w14:textId="77777777" w:rsidR="00000000" w:rsidRDefault="00000000">
            <w:pPr>
              <w:spacing w:after="75"/>
              <w:rPr>
                <w:rFonts w:ascii="Georgia" w:eastAsia="Times New Roman" w:hAnsi="Georgia"/>
                <w:sz w:val="18"/>
                <w:szCs w:val="18"/>
              </w:rPr>
            </w:pPr>
            <w:r>
              <w:rPr>
                <w:rFonts w:ascii="Georgia" w:eastAsia="Times New Roman" w:hAnsi="Georgia"/>
                <w:sz w:val="18"/>
                <w:szCs w:val="18"/>
              </w:rPr>
              <w:t>India -&gt; Assam</w:t>
            </w:r>
          </w:p>
        </w:tc>
        <w:tc>
          <w:tcPr>
            <w:tcW w:w="0" w:type="auto"/>
            <w:tcBorders>
              <w:bottom w:val="single" w:sz="6" w:space="0" w:color="CCCCCC"/>
            </w:tcBorders>
            <w:vAlign w:val="center"/>
            <w:hideMark/>
          </w:tcPr>
          <w:p w14:paraId="7AEEE656" w14:textId="77777777" w:rsidR="00000000" w:rsidRDefault="00000000">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3A0778CA" w14:textId="77777777" w:rsidR="00000000" w:rsidRDefault="00000000">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4BB1A77D"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tcBorders>
              <w:bottom w:val="single" w:sz="6" w:space="0" w:color="CCCCCC"/>
            </w:tcBorders>
            <w:vAlign w:val="center"/>
            <w:hideMark/>
          </w:tcPr>
          <w:p w14:paraId="79733289" w14:textId="77777777" w:rsidR="00000000" w:rsidRDefault="00000000">
            <w:pPr>
              <w:spacing w:after="75"/>
              <w:rPr>
                <w:rFonts w:ascii="Georgia" w:eastAsia="Times New Roman" w:hAnsi="Georgia"/>
                <w:sz w:val="18"/>
                <w:szCs w:val="18"/>
              </w:rPr>
            </w:pPr>
            <w:r>
              <w:rPr>
                <w:rFonts w:ascii="Georgia" w:eastAsia="Times New Roman" w:hAnsi="Georgia"/>
                <w:sz w:val="18"/>
                <w:szCs w:val="18"/>
              </w:rPr>
              <w:t>Resident</w:t>
            </w:r>
          </w:p>
        </w:tc>
      </w:tr>
      <w:tr w:rsidR="00000000" w14:paraId="6169D8A2" w14:textId="77777777">
        <w:trPr>
          <w:divId w:val="1098405137"/>
          <w:tblCellSpacing w:w="15" w:type="dxa"/>
        </w:trPr>
        <w:tc>
          <w:tcPr>
            <w:tcW w:w="0" w:type="auto"/>
            <w:tcBorders>
              <w:bottom w:val="single" w:sz="6" w:space="0" w:color="CCCCCC"/>
            </w:tcBorders>
            <w:vAlign w:val="center"/>
            <w:hideMark/>
          </w:tcPr>
          <w:p w14:paraId="232B8D36" w14:textId="77777777" w:rsidR="00000000" w:rsidRDefault="00000000">
            <w:pPr>
              <w:spacing w:after="75"/>
              <w:rPr>
                <w:rFonts w:ascii="Georgia" w:eastAsia="Times New Roman" w:hAnsi="Georgia"/>
                <w:sz w:val="18"/>
                <w:szCs w:val="18"/>
              </w:rPr>
            </w:pPr>
            <w:r>
              <w:rPr>
                <w:rFonts w:ascii="Georgia" w:eastAsia="Times New Roman" w:hAnsi="Georgia"/>
                <w:sz w:val="18"/>
                <w:szCs w:val="18"/>
              </w:rPr>
              <w:t>India -&gt; Bihar</w:t>
            </w:r>
          </w:p>
        </w:tc>
        <w:tc>
          <w:tcPr>
            <w:tcW w:w="0" w:type="auto"/>
            <w:tcBorders>
              <w:bottom w:val="single" w:sz="6" w:space="0" w:color="CCCCCC"/>
            </w:tcBorders>
            <w:vAlign w:val="center"/>
            <w:hideMark/>
          </w:tcPr>
          <w:p w14:paraId="58D5079D" w14:textId="77777777" w:rsidR="00000000" w:rsidRDefault="00000000">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7F91F84F" w14:textId="77777777" w:rsidR="00000000" w:rsidRDefault="00000000">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1DEFEC95"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tcBorders>
              <w:bottom w:val="single" w:sz="6" w:space="0" w:color="CCCCCC"/>
            </w:tcBorders>
            <w:vAlign w:val="center"/>
            <w:hideMark/>
          </w:tcPr>
          <w:p w14:paraId="1853C99A" w14:textId="77777777" w:rsidR="00000000" w:rsidRDefault="00000000">
            <w:pPr>
              <w:spacing w:after="75"/>
              <w:rPr>
                <w:rFonts w:ascii="Georgia" w:eastAsia="Times New Roman" w:hAnsi="Georgia"/>
                <w:sz w:val="18"/>
                <w:szCs w:val="18"/>
              </w:rPr>
            </w:pPr>
            <w:r>
              <w:rPr>
                <w:rFonts w:ascii="Georgia" w:eastAsia="Times New Roman" w:hAnsi="Georgia"/>
                <w:sz w:val="18"/>
                <w:szCs w:val="18"/>
              </w:rPr>
              <w:t>Resident</w:t>
            </w:r>
          </w:p>
        </w:tc>
      </w:tr>
      <w:tr w:rsidR="00000000" w14:paraId="479217F8" w14:textId="77777777">
        <w:trPr>
          <w:divId w:val="1098405137"/>
          <w:tblCellSpacing w:w="15" w:type="dxa"/>
        </w:trPr>
        <w:tc>
          <w:tcPr>
            <w:tcW w:w="0" w:type="auto"/>
            <w:tcBorders>
              <w:bottom w:val="single" w:sz="6" w:space="0" w:color="CCCCCC"/>
            </w:tcBorders>
            <w:vAlign w:val="center"/>
            <w:hideMark/>
          </w:tcPr>
          <w:p w14:paraId="34A8A7D4" w14:textId="77777777" w:rsidR="00000000" w:rsidRDefault="00000000">
            <w:pPr>
              <w:spacing w:after="75"/>
              <w:rPr>
                <w:rFonts w:ascii="Georgia" w:eastAsia="Times New Roman" w:hAnsi="Georgia"/>
                <w:sz w:val="18"/>
                <w:szCs w:val="18"/>
              </w:rPr>
            </w:pPr>
            <w:r>
              <w:rPr>
                <w:rFonts w:ascii="Georgia" w:eastAsia="Times New Roman" w:hAnsi="Georgia"/>
                <w:sz w:val="18"/>
                <w:szCs w:val="18"/>
              </w:rPr>
              <w:t>India -&gt; Karnataka</w:t>
            </w:r>
          </w:p>
        </w:tc>
        <w:tc>
          <w:tcPr>
            <w:tcW w:w="0" w:type="auto"/>
            <w:tcBorders>
              <w:bottom w:val="single" w:sz="6" w:space="0" w:color="CCCCCC"/>
            </w:tcBorders>
            <w:vAlign w:val="center"/>
            <w:hideMark/>
          </w:tcPr>
          <w:p w14:paraId="453B35D9" w14:textId="77777777" w:rsidR="00000000" w:rsidRDefault="00000000">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0B8DAAC4" w14:textId="77777777" w:rsidR="00000000" w:rsidRDefault="00000000">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54DCC804"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tcBorders>
              <w:bottom w:val="single" w:sz="6" w:space="0" w:color="CCCCCC"/>
            </w:tcBorders>
            <w:vAlign w:val="center"/>
            <w:hideMark/>
          </w:tcPr>
          <w:p w14:paraId="34F21EBD" w14:textId="77777777" w:rsidR="00000000" w:rsidRDefault="00000000">
            <w:pPr>
              <w:spacing w:after="75"/>
              <w:rPr>
                <w:rFonts w:ascii="Georgia" w:eastAsia="Times New Roman" w:hAnsi="Georgia"/>
                <w:sz w:val="18"/>
                <w:szCs w:val="18"/>
              </w:rPr>
            </w:pPr>
            <w:r>
              <w:rPr>
                <w:rFonts w:ascii="Georgia" w:eastAsia="Times New Roman" w:hAnsi="Georgia"/>
                <w:sz w:val="18"/>
                <w:szCs w:val="18"/>
              </w:rPr>
              <w:t>Resident</w:t>
            </w:r>
          </w:p>
        </w:tc>
      </w:tr>
      <w:tr w:rsidR="00000000" w14:paraId="0D89A206" w14:textId="77777777">
        <w:trPr>
          <w:divId w:val="1098405137"/>
          <w:tblCellSpacing w:w="15" w:type="dxa"/>
        </w:trPr>
        <w:tc>
          <w:tcPr>
            <w:tcW w:w="0" w:type="auto"/>
            <w:tcBorders>
              <w:bottom w:val="single" w:sz="6" w:space="0" w:color="CCCCCC"/>
            </w:tcBorders>
            <w:vAlign w:val="center"/>
            <w:hideMark/>
          </w:tcPr>
          <w:p w14:paraId="4AAE60BB" w14:textId="77777777" w:rsidR="00000000" w:rsidRDefault="00000000">
            <w:pPr>
              <w:spacing w:after="75"/>
              <w:rPr>
                <w:rFonts w:ascii="Georgia" w:eastAsia="Times New Roman" w:hAnsi="Georgia"/>
                <w:sz w:val="18"/>
                <w:szCs w:val="18"/>
              </w:rPr>
            </w:pPr>
            <w:r>
              <w:rPr>
                <w:rFonts w:ascii="Georgia" w:eastAsia="Times New Roman" w:hAnsi="Georgia"/>
                <w:sz w:val="18"/>
                <w:szCs w:val="18"/>
              </w:rPr>
              <w:t>India -&gt; Kerala</w:t>
            </w:r>
          </w:p>
        </w:tc>
        <w:tc>
          <w:tcPr>
            <w:tcW w:w="0" w:type="auto"/>
            <w:tcBorders>
              <w:bottom w:val="single" w:sz="6" w:space="0" w:color="CCCCCC"/>
            </w:tcBorders>
            <w:vAlign w:val="center"/>
            <w:hideMark/>
          </w:tcPr>
          <w:p w14:paraId="1EC1C565" w14:textId="77777777" w:rsidR="00000000" w:rsidRDefault="00000000">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0ABE76E8" w14:textId="77777777" w:rsidR="00000000" w:rsidRDefault="00000000">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47E45322"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tcBorders>
              <w:bottom w:val="single" w:sz="6" w:space="0" w:color="CCCCCC"/>
            </w:tcBorders>
            <w:vAlign w:val="center"/>
            <w:hideMark/>
          </w:tcPr>
          <w:p w14:paraId="1D5629AD" w14:textId="77777777" w:rsidR="00000000" w:rsidRDefault="00000000">
            <w:pPr>
              <w:spacing w:after="75"/>
              <w:rPr>
                <w:rFonts w:ascii="Georgia" w:eastAsia="Times New Roman" w:hAnsi="Georgia"/>
                <w:sz w:val="18"/>
                <w:szCs w:val="18"/>
              </w:rPr>
            </w:pPr>
            <w:r>
              <w:rPr>
                <w:rFonts w:ascii="Georgia" w:eastAsia="Times New Roman" w:hAnsi="Georgia"/>
                <w:sz w:val="18"/>
                <w:szCs w:val="18"/>
              </w:rPr>
              <w:t>Resident</w:t>
            </w:r>
          </w:p>
        </w:tc>
      </w:tr>
      <w:tr w:rsidR="00000000" w14:paraId="46BEF882" w14:textId="77777777">
        <w:trPr>
          <w:divId w:val="1098405137"/>
          <w:tblCellSpacing w:w="15" w:type="dxa"/>
        </w:trPr>
        <w:tc>
          <w:tcPr>
            <w:tcW w:w="0" w:type="auto"/>
            <w:tcBorders>
              <w:bottom w:val="single" w:sz="6" w:space="0" w:color="CCCCCC"/>
            </w:tcBorders>
            <w:vAlign w:val="center"/>
            <w:hideMark/>
          </w:tcPr>
          <w:p w14:paraId="7419814A" w14:textId="77777777" w:rsidR="00000000" w:rsidRDefault="00000000">
            <w:pPr>
              <w:spacing w:after="75"/>
              <w:rPr>
                <w:rFonts w:ascii="Georgia" w:eastAsia="Times New Roman" w:hAnsi="Georgia"/>
                <w:sz w:val="18"/>
                <w:szCs w:val="18"/>
              </w:rPr>
            </w:pPr>
            <w:r>
              <w:rPr>
                <w:rFonts w:ascii="Georgia" w:eastAsia="Times New Roman" w:hAnsi="Georgia"/>
                <w:sz w:val="18"/>
                <w:szCs w:val="18"/>
              </w:rPr>
              <w:t>India -&gt; Maharashtra</w:t>
            </w:r>
          </w:p>
        </w:tc>
        <w:tc>
          <w:tcPr>
            <w:tcW w:w="0" w:type="auto"/>
            <w:tcBorders>
              <w:bottom w:val="single" w:sz="6" w:space="0" w:color="CCCCCC"/>
            </w:tcBorders>
            <w:vAlign w:val="center"/>
            <w:hideMark/>
          </w:tcPr>
          <w:p w14:paraId="1181EE2B" w14:textId="77777777" w:rsidR="00000000" w:rsidRDefault="00000000">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409AABE2" w14:textId="77777777" w:rsidR="00000000" w:rsidRDefault="00000000">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08C0C2CA"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tcBorders>
              <w:bottom w:val="single" w:sz="6" w:space="0" w:color="CCCCCC"/>
            </w:tcBorders>
            <w:vAlign w:val="center"/>
            <w:hideMark/>
          </w:tcPr>
          <w:p w14:paraId="65FD7002" w14:textId="77777777" w:rsidR="00000000" w:rsidRDefault="00000000">
            <w:pPr>
              <w:spacing w:after="75"/>
              <w:rPr>
                <w:rFonts w:ascii="Georgia" w:eastAsia="Times New Roman" w:hAnsi="Georgia"/>
                <w:sz w:val="18"/>
                <w:szCs w:val="18"/>
              </w:rPr>
            </w:pPr>
            <w:r>
              <w:rPr>
                <w:rFonts w:ascii="Georgia" w:eastAsia="Times New Roman" w:hAnsi="Georgia"/>
                <w:sz w:val="18"/>
                <w:szCs w:val="18"/>
              </w:rPr>
              <w:t>Resident</w:t>
            </w:r>
          </w:p>
        </w:tc>
      </w:tr>
      <w:tr w:rsidR="00000000" w14:paraId="73D8D25F" w14:textId="77777777">
        <w:trPr>
          <w:divId w:val="1098405137"/>
          <w:tblCellSpacing w:w="15" w:type="dxa"/>
        </w:trPr>
        <w:tc>
          <w:tcPr>
            <w:tcW w:w="0" w:type="auto"/>
            <w:tcBorders>
              <w:bottom w:val="single" w:sz="6" w:space="0" w:color="CCCCCC"/>
            </w:tcBorders>
            <w:vAlign w:val="center"/>
            <w:hideMark/>
          </w:tcPr>
          <w:p w14:paraId="27506FC4" w14:textId="77777777" w:rsidR="00000000" w:rsidRDefault="00000000">
            <w:pPr>
              <w:spacing w:after="75"/>
              <w:rPr>
                <w:rFonts w:ascii="Georgia" w:eastAsia="Times New Roman" w:hAnsi="Georgia"/>
                <w:sz w:val="18"/>
                <w:szCs w:val="18"/>
              </w:rPr>
            </w:pPr>
            <w:r>
              <w:rPr>
                <w:rFonts w:ascii="Georgia" w:eastAsia="Times New Roman" w:hAnsi="Georgia"/>
                <w:sz w:val="18"/>
                <w:szCs w:val="18"/>
              </w:rPr>
              <w:t>India -&gt; Manipur</w:t>
            </w:r>
          </w:p>
        </w:tc>
        <w:tc>
          <w:tcPr>
            <w:tcW w:w="0" w:type="auto"/>
            <w:tcBorders>
              <w:bottom w:val="single" w:sz="6" w:space="0" w:color="CCCCCC"/>
            </w:tcBorders>
            <w:vAlign w:val="center"/>
            <w:hideMark/>
          </w:tcPr>
          <w:p w14:paraId="53DC7231" w14:textId="77777777" w:rsidR="00000000" w:rsidRDefault="00000000">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4B15A049" w14:textId="77777777" w:rsidR="00000000" w:rsidRDefault="00000000">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17B2EC3C"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tcBorders>
              <w:bottom w:val="single" w:sz="6" w:space="0" w:color="CCCCCC"/>
            </w:tcBorders>
            <w:vAlign w:val="center"/>
            <w:hideMark/>
          </w:tcPr>
          <w:p w14:paraId="461D79DC" w14:textId="77777777" w:rsidR="00000000" w:rsidRDefault="00000000">
            <w:pPr>
              <w:spacing w:after="75"/>
              <w:rPr>
                <w:rFonts w:ascii="Georgia" w:eastAsia="Times New Roman" w:hAnsi="Georgia"/>
                <w:sz w:val="18"/>
                <w:szCs w:val="18"/>
              </w:rPr>
            </w:pPr>
            <w:r>
              <w:rPr>
                <w:rFonts w:ascii="Georgia" w:eastAsia="Times New Roman" w:hAnsi="Georgia"/>
                <w:sz w:val="18"/>
                <w:szCs w:val="18"/>
              </w:rPr>
              <w:t>Resident</w:t>
            </w:r>
          </w:p>
        </w:tc>
      </w:tr>
      <w:tr w:rsidR="00000000" w14:paraId="50FD1099" w14:textId="77777777">
        <w:trPr>
          <w:divId w:val="1098405137"/>
          <w:tblCellSpacing w:w="15" w:type="dxa"/>
        </w:trPr>
        <w:tc>
          <w:tcPr>
            <w:tcW w:w="0" w:type="auto"/>
            <w:tcBorders>
              <w:bottom w:val="single" w:sz="6" w:space="0" w:color="CCCCCC"/>
            </w:tcBorders>
            <w:vAlign w:val="center"/>
            <w:hideMark/>
          </w:tcPr>
          <w:p w14:paraId="600B8477" w14:textId="77777777" w:rsidR="00000000" w:rsidRDefault="00000000">
            <w:pPr>
              <w:spacing w:after="75"/>
              <w:rPr>
                <w:rFonts w:ascii="Georgia" w:eastAsia="Times New Roman" w:hAnsi="Georgia"/>
                <w:sz w:val="18"/>
                <w:szCs w:val="18"/>
              </w:rPr>
            </w:pPr>
            <w:r>
              <w:rPr>
                <w:rFonts w:ascii="Georgia" w:eastAsia="Times New Roman" w:hAnsi="Georgia"/>
                <w:sz w:val="18"/>
                <w:szCs w:val="18"/>
              </w:rPr>
              <w:t>India -&gt; Meghalaya</w:t>
            </w:r>
          </w:p>
        </w:tc>
        <w:tc>
          <w:tcPr>
            <w:tcW w:w="0" w:type="auto"/>
            <w:tcBorders>
              <w:bottom w:val="single" w:sz="6" w:space="0" w:color="CCCCCC"/>
            </w:tcBorders>
            <w:vAlign w:val="center"/>
            <w:hideMark/>
          </w:tcPr>
          <w:p w14:paraId="34E5B01C" w14:textId="77777777" w:rsidR="00000000" w:rsidRDefault="00000000">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6AA1E4B5" w14:textId="77777777" w:rsidR="00000000" w:rsidRDefault="00000000">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5FCFD8FB"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tcBorders>
              <w:bottom w:val="single" w:sz="6" w:space="0" w:color="CCCCCC"/>
            </w:tcBorders>
            <w:vAlign w:val="center"/>
            <w:hideMark/>
          </w:tcPr>
          <w:p w14:paraId="43C3FE3C" w14:textId="77777777" w:rsidR="00000000" w:rsidRDefault="00000000">
            <w:pPr>
              <w:spacing w:after="75"/>
              <w:rPr>
                <w:rFonts w:ascii="Georgia" w:eastAsia="Times New Roman" w:hAnsi="Georgia"/>
                <w:sz w:val="18"/>
                <w:szCs w:val="18"/>
              </w:rPr>
            </w:pPr>
            <w:r>
              <w:rPr>
                <w:rFonts w:ascii="Georgia" w:eastAsia="Times New Roman" w:hAnsi="Georgia"/>
                <w:sz w:val="18"/>
                <w:szCs w:val="18"/>
              </w:rPr>
              <w:t>Resident</w:t>
            </w:r>
          </w:p>
        </w:tc>
      </w:tr>
      <w:tr w:rsidR="00000000" w14:paraId="5E36A228" w14:textId="77777777">
        <w:trPr>
          <w:divId w:val="1098405137"/>
          <w:tblCellSpacing w:w="15" w:type="dxa"/>
        </w:trPr>
        <w:tc>
          <w:tcPr>
            <w:tcW w:w="0" w:type="auto"/>
            <w:tcBorders>
              <w:bottom w:val="single" w:sz="6" w:space="0" w:color="CCCCCC"/>
            </w:tcBorders>
            <w:vAlign w:val="center"/>
            <w:hideMark/>
          </w:tcPr>
          <w:p w14:paraId="17729E64" w14:textId="77777777" w:rsidR="00000000" w:rsidRDefault="00000000">
            <w:pPr>
              <w:spacing w:after="75"/>
              <w:rPr>
                <w:rFonts w:ascii="Georgia" w:eastAsia="Times New Roman" w:hAnsi="Georgia"/>
                <w:sz w:val="18"/>
                <w:szCs w:val="18"/>
              </w:rPr>
            </w:pPr>
            <w:r>
              <w:rPr>
                <w:rFonts w:ascii="Georgia" w:eastAsia="Times New Roman" w:hAnsi="Georgia"/>
                <w:sz w:val="18"/>
                <w:szCs w:val="18"/>
              </w:rPr>
              <w:t>India -&gt; Mizoram</w:t>
            </w:r>
          </w:p>
        </w:tc>
        <w:tc>
          <w:tcPr>
            <w:tcW w:w="0" w:type="auto"/>
            <w:tcBorders>
              <w:bottom w:val="single" w:sz="6" w:space="0" w:color="CCCCCC"/>
            </w:tcBorders>
            <w:vAlign w:val="center"/>
            <w:hideMark/>
          </w:tcPr>
          <w:p w14:paraId="23332FE2" w14:textId="77777777" w:rsidR="00000000" w:rsidRDefault="00000000">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7DC0A480" w14:textId="77777777" w:rsidR="00000000" w:rsidRDefault="00000000">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6273B391"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tcBorders>
              <w:bottom w:val="single" w:sz="6" w:space="0" w:color="CCCCCC"/>
            </w:tcBorders>
            <w:vAlign w:val="center"/>
            <w:hideMark/>
          </w:tcPr>
          <w:p w14:paraId="0BBC9F44" w14:textId="77777777" w:rsidR="00000000" w:rsidRDefault="00000000">
            <w:pPr>
              <w:spacing w:after="75"/>
              <w:rPr>
                <w:rFonts w:ascii="Georgia" w:eastAsia="Times New Roman" w:hAnsi="Georgia"/>
                <w:sz w:val="18"/>
                <w:szCs w:val="18"/>
              </w:rPr>
            </w:pPr>
            <w:r>
              <w:rPr>
                <w:rFonts w:ascii="Georgia" w:eastAsia="Times New Roman" w:hAnsi="Georgia"/>
                <w:sz w:val="18"/>
                <w:szCs w:val="18"/>
              </w:rPr>
              <w:t>Resident</w:t>
            </w:r>
          </w:p>
        </w:tc>
      </w:tr>
      <w:tr w:rsidR="00000000" w14:paraId="08585B8F" w14:textId="77777777">
        <w:trPr>
          <w:divId w:val="1098405137"/>
          <w:tblCellSpacing w:w="15" w:type="dxa"/>
        </w:trPr>
        <w:tc>
          <w:tcPr>
            <w:tcW w:w="0" w:type="auto"/>
            <w:tcBorders>
              <w:bottom w:val="single" w:sz="6" w:space="0" w:color="CCCCCC"/>
            </w:tcBorders>
            <w:vAlign w:val="center"/>
            <w:hideMark/>
          </w:tcPr>
          <w:p w14:paraId="70F7CA0C" w14:textId="77777777" w:rsidR="00000000" w:rsidRDefault="00000000">
            <w:pPr>
              <w:spacing w:after="75"/>
              <w:rPr>
                <w:rFonts w:ascii="Georgia" w:eastAsia="Times New Roman" w:hAnsi="Georgia"/>
                <w:sz w:val="18"/>
                <w:szCs w:val="18"/>
              </w:rPr>
            </w:pPr>
            <w:r>
              <w:rPr>
                <w:rFonts w:ascii="Georgia" w:eastAsia="Times New Roman" w:hAnsi="Georgia"/>
                <w:sz w:val="18"/>
                <w:szCs w:val="18"/>
              </w:rPr>
              <w:t>India -&gt; Nagaland</w:t>
            </w:r>
          </w:p>
        </w:tc>
        <w:tc>
          <w:tcPr>
            <w:tcW w:w="0" w:type="auto"/>
            <w:tcBorders>
              <w:bottom w:val="single" w:sz="6" w:space="0" w:color="CCCCCC"/>
            </w:tcBorders>
            <w:vAlign w:val="center"/>
            <w:hideMark/>
          </w:tcPr>
          <w:p w14:paraId="6D0F0F50" w14:textId="77777777" w:rsidR="00000000" w:rsidRDefault="00000000">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75CB720F" w14:textId="77777777" w:rsidR="00000000" w:rsidRDefault="00000000">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18E3AF59"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tcBorders>
              <w:bottom w:val="single" w:sz="6" w:space="0" w:color="CCCCCC"/>
            </w:tcBorders>
            <w:vAlign w:val="center"/>
            <w:hideMark/>
          </w:tcPr>
          <w:p w14:paraId="71CAB395" w14:textId="77777777" w:rsidR="00000000" w:rsidRDefault="00000000">
            <w:pPr>
              <w:spacing w:after="75"/>
              <w:rPr>
                <w:rFonts w:ascii="Georgia" w:eastAsia="Times New Roman" w:hAnsi="Georgia"/>
                <w:sz w:val="18"/>
                <w:szCs w:val="18"/>
              </w:rPr>
            </w:pPr>
            <w:r>
              <w:rPr>
                <w:rFonts w:ascii="Georgia" w:eastAsia="Times New Roman" w:hAnsi="Georgia"/>
                <w:sz w:val="18"/>
                <w:szCs w:val="18"/>
              </w:rPr>
              <w:t>Resident</w:t>
            </w:r>
          </w:p>
        </w:tc>
      </w:tr>
      <w:tr w:rsidR="00000000" w14:paraId="77DCC9D2" w14:textId="77777777">
        <w:trPr>
          <w:divId w:val="1098405137"/>
          <w:tblCellSpacing w:w="15" w:type="dxa"/>
        </w:trPr>
        <w:tc>
          <w:tcPr>
            <w:tcW w:w="0" w:type="auto"/>
            <w:tcBorders>
              <w:bottom w:val="single" w:sz="6" w:space="0" w:color="CCCCCC"/>
            </w:tcBorders>
            <w:vAlign w:val="center"/>
            <w:hideMark/>
          </w:tcPr>
          <w:p w14:paraId="40BD3D50" w14:textId="77777777" w:rsidR="00000000" w:rsidRDefault="00000000">
            <w:pPr>
              <w:spacing w:after="75"/>
              <w:rPr>
                <w:rFonts w:ascii="Georgia" w:eastAsia="Times New Roman" w:hAnsi="Georgia"/>
                <w:sz w:val="18"/>
                <w:szCs w:val="18"/>
              </w:rPr>
            </w:pPr>
            <w:r>
              <w:rPr>
                <w:rFonts w:ascii="Georgia" w:eastAsia="Times New Roman" w:hAnsi="Georgia"/>
                <w:sz w:val="18"/>
                <w:szCs w:val="18"/>
              </w:rPr>
              <w:t>India -&gt; Nicobar Is.</w:t>
            </w:r>
          </w:p>
        </w:tc>
        <w:tc>
          <w:tcPr>
            <w:tcW w:w="0" w:type="auto"/>
            <w:tcBorders>
              <w:bottom w:val="single" w:sz="6" w:space="0" w:color="CCCCCC"/>
            </w:tcBorders>
            <w:vAlign w:val="center"/>
            <w:hideMark/>
          </w:tcPr>
          <w:p w14:paraId="36E60107" w14:textId="77777777" w:rsidR="00000000" w:rsidRDefault="00000000">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30C230A7" w14:textId="77777777" w:rsidR="00000000" w:rsidRDefault="00000000">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24D1389B"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tcBorders>
              <w:bottom w:val="single" w:sz="6" w:space="0" w:color="CCCCCC"/>
            </w:tcBorders>
            <w:vAlign w:val="center"/>
            <w:hideMark/>
          </w:tcPr>
          <w:p w14:paraId="09756628" w14:textId="77777777" w:rsidR="00000000" w:rsidRDefault="00000000">
            <w:pPr>
              <w:spacing w:after="75"/>
              <w:rPr>
                <w:rFonts w:ascii="Georgia" w:eastAsia="Times New Roman" w:hAnsi="Georgia"/>
                <w:sz w:val="18"/>
                <w:szCs w:val="18"/>
              </w:rPr>
            </w:pPr>
            <w:r>
              <w:rPr>
                <w:rFonts w:ascii="Georgia" w:eastAsia="Times New Roman" w:hAnsi="Georgia"/>
                <w:sz w:val="18"/>
                <w:szCs w:val="18"/>
              </w:rPr>
              <w:t>Resident</w:t>
            </w:r>
          </w:p>
        </w:tc>
      </w:tr>
      <w:tr w:rsidR="00000000" w14:paraId="1AF8E440" w14:textId="77777777">
        <w:trPr>
          <w:divId w:val="1098405137"/>
          <w:tblCellSpacing w:w="15" w:type="dxa"/>
        </w:trPr>
        <w:tc>
          <w:tcPr>
            <w:tcW w:w="0" w:type="auto"/>
            <w:tcBorders>
              <w:bottom w:val="single" w:sz="6" w:space="0" w:color="CCCCCC"/>
            </w:tcBorders>
            <w:vAlign w:val="center"/>
            <w:hideMark/>
          </w:tcPr>
          <w:p w14:paraId="6C376D74" w14:textId="77777777" w:rsidR="00000000" w:rsidRDefault="00000000">
            <w:pPr>
              <w:spacing w:after="75"/>
              <w:rPr>
                <w:rFonts w:ascii="Georgia" w:eastAsia="Times New Roman" w:hAnsi="Georgia"/>
                <w:sz w:val="18"/>
                <w:szCs w:val="18"/>
              </w:rPr>
            </w:pPr>
            <w:r>
              <w:rPr>
                <w:rFonts w:ascii="Georgia" w:eastAsia="Times New Roman" w:hAnsi="Georgia"/>
                <w:sz w:val="18"/>
                <w:szCs w:val="18"/>
              </w:rPr>
              <w:t>India -&gt; Orissa</w:t>
            </w:r>
          </w:p>
        </w:tc>
        <w:tc>
          <w:tcPr>
            <w:tcW w:w="0" w:type="auto"/>
            <w:tcBorders>
              <w:bottom w:val="single" w:sz="6" w:space="0" w:color="CCCCCC"/>
            </w:tcBorders>
            <w:vAlign w:val="center"/>
            <w:hideMark/>
          </w:tcPr>
          <w:p w14:paraId="256EF833" w14:textId="77777777" w:rsidR="00000000" w:rsidRDefault="00000000">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2D347626" w14:textId="77777777" w:rsidR="00000000" w:rsidRDefault="00000000">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50A55D6E"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tcBorders>
              <w:bottom w:val="single" w:sz="6" w:space="0" w:color="CCCCCC"/>
            </w:tcBorders>
            <w:vAlign w:val="center"/>
            <w:hideMark/>
          </w:tcPr>
          <w:p w14:paraId="72FE25B1" w14:textId="77777777" w:rsidR="00000000" w:rsidRDefault="00000000">
            <w:pPr>
              <w:spacing w:after="75"/>
              <w:rPr>
                <w:rFonts w:ascii="Georgia" w:eastAsia="Times New Roman" w:hAnsi="Georgia"/>
                <w:sz w:val="18"/>
                <w:szCs w:val="18"/>
              </w:rPr>
            </w:pPr>
            <w:r>
              <w:rPr>
                <w:rFonts w:ascii="Georgia" w:eastAsia="Times New Roman" w:hAnsi="Georgia"/>
                <w:sz w:val="18"/>
                <w:szCs w:val="18"/>
              </w:rPr>
              <w:t>Resident</w:t>
            </w:r>
          </w:p>
        </w:tc>
      </w:tr>
      <w:tr w:rsidR="00000000" w14:paraId="7A38A208" w14:textId="77777777">
        <w:trPr>
          <w:divId w:val="1098405137"/>
          <w:tblCellSpacing w:w="15" w:type="dxa"/>
        </w:trPr>
        <w:tc>
          <w:tcPr>
            <w:tcW w:w="0" w:type="auto"/>
            <w:tcBorders>
              <w:bottom w:val="single" w:sz="6" w:space="0" w:color="CCCCCC"/>
            </w:tcBorders>
            <w:vAlign w:val="center"/>
            <w:hideMark/>
          </w:tcPr>
          <w:p w14:paraId="595922EC" w14:textId="77777777" w:rsidR="00000000" w:rsidRDefault="00000000">
            <w:pPr>
              <w:spacing w:after="75"/>
              <w:rPr>
                <w:rFonts w:ascii="Georgia" w:eastAsia="Times New Roman" w:hAnsi="Georgia"/>
                <w:sz w:val="18"/>
                <w:szCs w:val="18"/>
              </w:rPr>
            </w:pPr>
            <w:r>
              <w:rPr>
                <w:rFonts w:ascii="Georgia" w:eastAsia="Times New Roman" w:hAnsi="Georgia"/>
                <w:sz w:val="18"/>
                <w:szCs w:val="18"/>
              </w:rPr>
              <w:t>India -&gt; Sikkim</w:t>
            </w:r>
          </w:p>
        </w:tc>
        <w:tc>
          <w:tcPr>
            <w:tcW w:w="0" w:type="auto"/>
            <w:tcBorders>
              <w:bottom w:val="single" w:sz="6" w:space="0" w:color="CCCCCC"/>
            </w:tcBorders>
            <w:vAlign w:val="center"/>
            <w:hideMark/>
          </w:tcPr>
          <w:p w14:paraId="4B9D9000" w14:textId="77777777" w:rsidR="00000000" w:rsidRDefault="00000000">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76AA28C9" w14:textId="77777777" w:rsidR="00000000" w:rsidRDefault="00000000">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78EBB096"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tcBorders>
              <w:bottom w:val="single" w:sz="6" w:space="0" w:color="CCCCCC"/>
            </w:tcBorders>
            <w:vAlign w:val="center"/>
            <w:hideMark/>
          </w:tcPr>
          <w:p w14:paraId="04E25738" w14:textId="77777777" w:rsidR="00000000" w:rsidRDefault="00000000">
            <w:pPr>
              <w:spacing w:after="75"/>
              <w:rPr>
                <w:rFonts w:ascii="Georgia" w:eastAsia="Times New Roman" w:hAnsi="Georgia"/>
                <w:sz w:val="18"/>
                <w:szCs w:val="18"/>
              </w:rPr>
            </w:pPr>
            <w:r>
              <w:rPr>
                <w:rFonts w:ascii="Georgia" w:eastAsia="Times New Roman" w:hAnsi="Georgia"/>
                <w:sz w:val="18"/>
                <w:szCs w:val="18"/>
              </w:rPr>
              <w:t>Resident</w:t>
            </w:r>
          </w:p>
        </w:tc>
      </w:tr>
      <w:tr w:rsidR="00000000" w14:paraId="46DAAAE5" w14:textId="77777777">
        <w:trPr>
          <w:divId w:val="1098405137"/>
          <w:tblCellSpacing w:w="15" w:type="dxa"/>
        </w:trPr>
        <w:tc>
          <w:tcPr>
            <w:tcW w:w="0" w:type="auto"/>
            <w:tcBorders>
              <w:bottom w:val="single" w:sz="6" w:space="0" w:color="CCCCCC"/>
            </w:tcBorders>
            <w:vAlign w:val="center"/>
            <w:hideMark/>
          </w:tcPr>
          <w:p w14:paraId="69AD10ED" w14:textId="77777777" w:rsidR="00000000" w:rsidRDefault="00000000">
            <w:pPr>
              <w:spacing w:after="75"/>
              <w:rPr>
                <w:rFonts w:ascii="Georgia" w:eastAsia="Times New Roman" w:hAnsi="Georgia"/>
                <w:sz w:val="18"/>
                <w:szCs w:val="18"/>
              </w:rPr>
            </w:pPr>
            <w:r>
              <w:rPr>
                <w:rFonts w:ascii="Georgia" w:eastAsia="Times New Roman" w:hAnsi="Georgia"/>
                <w:sz w:val="18"/>
                <w:szCs w:val="18"/>
              </w:rPr>
              <w:t>India -&gt; Tamil Nadu</w:t>
            </w:r>
          </w:p>
        </w:tc>
        <w:tc>
          <w:tcPr>
            <w:tcW w:w="0" w:type="auto"/>
            <w:tcBorders>
              <w:bottom w:val="single" w:sz="6" w:space="0" w:color="CCCCCC"/>
            </w:tcBorders>
            <w:vAlign w:val="center"/>
            <w:hideMark/>
          </w:tcPr>
          <w:p w14:paraId="2F6F5666" w14:textId="77777777" w:rsidR="00000000" w:rsidRDefault="00000000">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5D525C06" w14:textId="77777777" w:rsidR="00000000" w:rsidRDefault="00000000">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3BA12B45"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tcBorders>
              <w:bottom w:val="single" w:sz="6" w:space="0" w:color="CCCCCC"/>
            </w:tcBorders>
            <w:vAlign w:val="center"/>
            <w:hideMark/>
          </w:tcPr>
          <w:p w14:paraId="3105CEC8" w14:textId="77777777" w:rsidR="00000000" w:rsidRDefault="00000000">
            <w:pPr>
              <w:spacing w:after="75"/>
              <w:rPr>
                <w:rFonts w:ascii="Georgia" w:eastAsia="Times New Roman" w:hAnsi="Georgia"/>
                <w:sz w:val="18"/>
                <w:szCs w:val="18"/>
              </w:rPr>
            </w:pPr>
            <w:r>
              <w:rPr>
                <w:rFonts w:ascii="Georgia" w:eastAsia="Times New Roman" w:hAnsi="Georgia"/>
                <w:sz w:val="18"/>
                <w:szCs w:val="18"/>
              </w:rPr>
              <w:t>Resident</w:t>
            </w:r>
          </w:p>
        </w:tc>
      </w:tr>
      <w:tr w:rsidR="00000000" w14:paraId="60A7B1BD" w14:textId="77777777">
        <w:trPr>
          <w:divId w:val="1098405137"/>
          <w:tblCellSpacing w:w="15" w:type="dxa"/>
        </w:trPr>
        <w:tc>
          <w:tcPr>
            <w:tcW w:w="0" w:type="auto"/>
            <w:tcBorders>
              <w:bottom w:val="single" w:sz="6" w:space="0" w:color="CCCCCC"/>
            </w:tcBorders>
            <w:vAlign w:val="center"/>
            <w:hideMark/>
          </w:tcPr>
          <w:p w14:paraId="4DDADDAB" w14:textId="77777777" w:rsidR="00000000" w:rsidRDefault="00000000">
            <w:pPr>
              <w:spacing w:after="75"/>
              <w:rPr>
                <w:rFonts w:ascii="Georgia" w:eastAsia="Times New Roman" w:hAnsi="Georgia"/>
                <w:sz w:val="18"/>
                <w:szCs w:val="18"/>
              </w:rPr>
            </w:pPr>
            <w:r>
              <w:rPr>
                <w:rFonts w:ascii="Georgia" w:eastAsia="Times New Roman" w:hAnsi="Georgia"/>
                <w:sz w:val="18"/>
                <w:szCs w:val="18"/>
              </w:rPr>
              <w:t>India -&gt; Tripura</w:t>
            </w:r>
          </w:p>
        </w:tc>
        <w:tc>
          <w:tcPr>
            <w:tcW w:w="0" w:type="auto"/>
            <w:tcBorders>
              <w:bottom w:val="single" w:sz="6" w:space="0" w:color="CCCCCC"/>
            </w:tcBorders>
            <w:vAlign w:val="center"/>
            <w:hideMark/>
          </w:tcPr>
          <w:p w14:paraId="6076D817" w14:textId="77777777" w:rsidR="00000000" w:rsidRDefault="00000000">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4A4CC492" w14:textId="77777777" w:rsidR="00000000" w:rsidRDefault="00000000">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7E1DE330"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tcBorders>
              <w:bottom w:val="single" w:sz="6" w:space="0" w:color="CCCCCC"/>
            </w:tcBorders>
            <w:vAlign w:val="center"/>
            <w:hideMark/>
          </w:tcPr>
          <w:p w14:paraId="5BA19395" w14:textId="77777777" w:rsidR="00000000" w:rsidRDefault="00000000">
            <w:pPr>
              <w:spacing w:after="75"/>
              <w:rPr>
                <w:rFonts w:ascii="Georgia" w:eastAsia="Times New Roman" w:hAnsi="Georgia"/>
                <w:sz w:val="18"/>
                <w:szCs w:val="18"/>
              </w:rPr>
            </w:pPr>
            <w:r>
              <w:rPr>
                <w:rFonts w:ascii="Georgia" w:eastAsia="Times New Roman" w:hAnsi="Georgia"/>
                <w:sz w:val="18"/>
                <w:szCs w:val="18"/>
              </w:rPr>
              <w:t>Resident</w:t>
            </w:r>
          </w:p>
        </w:tc>
      </w:tr>
      <w:tr w:rsidR="00000000" w14:paraId="69325B3D" w14:textId="77777777">
        <w:trPr>
          <w:divId w:val="1098405137"/>
          <w:tblCellSpacing w:w="15" w:type="dxa"/>
        </w:trPr>
        <w:tc>
          <w:tcPr>
            <w:tcW w:w="0" w:type="auto"/>
            <w:tcBorders>
              <w:bottom w:val="single" w:sz="6" w:space="0" w:color="CCCCCC"/>
            </w:tcBorders>
            <w:vAlign w:val="center"/>
            <w:hideMark/>
          </w:tcPr>
          <w:p w14:paraId="1C5A8E1B" w14:textId="77777777" w:rsidR="00000000" w:rsidRDefault="00000000">
            <w:pPr>
              <w:spacing w:after="75"/>
              <w:rPr>
                <w:rFonts w:ascii="Georgia" w:eastAsia="Times New Roman" w:hAnsi="Georgia"/>
                <w:sz w:val="18"/>
                <w:szCs w:val="18"/>
              </w:rPr>
            </w:pPr>
            <w:r>
              <w:rPr>
                <w:rFonts w:ascii="Georgia" w:eastAsia="Times New Roman" w:hAnsi="Georgia"/>
                <w:sz w:val="18"/>
                <w:szCs w:val="18"/>
              </w:rPr>
              <w:t>India -&gt; West Bengal</w:t>
            </w:r>
          </w:p>
        </w:tc>
        <w:tc>
          <w:tcPr>
            <w:tcW w:w="0" w:type="auto"/>
            <w:tcBorders>
              <w:bottom w:val="single" w:sz="6" w:space="0" w:color="CCCCCC"/>
            </w:tcBorders>
            <w:vAlign w:val="center"/>
            <w:hideMark/>
          </w:tcPr>
          <w:p w14:paraId="590A719B" w14:textId="77777777" w:rsidR="00000000" w:rsidRDefault="00000000">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00B5324F" w14:textId="77777777" w:rsidR="00000000" w:rsidRDefault="00000000">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4257C2DC"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tcBorders>
              <w:bottom w:val="single" w:sz="6" w:space="0" w:color="CCCCCC"/>
            </w:tcBorders>
            <w:vAlign w:val="center"/>
            <w:hideMark/>
          </w:tcPr>
          <w:p w14:paraId="3BDB5AAC" w14:textId="77777777" w:rsidR="00000000" w:rsidRDefault="00000000">
            <w:pPr>
              <w:spacing w:after="75"/>
              <w:rPr>
                <w:rFonts w:ascii="Georgia" w:eastAsia="Times New Roman" w:hAnsi="Georgia"/>
                <w:sz w:val="18"/>
                <w:szCs w:val="18"/>
              </w:rPr>
            </w:pPr>
            <w:r>
              <w:rPr>
                <w:rFonts w:ascii="Georgia" w:eastAsia="Times New Roman" w:hAnsi="Georgia"/>
                <w:sz w:val="18"/>
                <w:szCs w:val="18"/>
              </w:rPr>
              <w:t>Resident</w:t>
            </w:r>
          </w:p>
        </w:tc>
      </w:tr>
      <w:tr w:rsidR="00000000" w14:paraId="746A9478" w14:textId="77777777">
        <w:trPr>
          <w:divId w:val="1098405137"/>
          <w:tblCellSpacing w:w="15" w:type="dxa"/>
        </w:trPr>
        <w:tc>
          <w:tcPr>
            <w:tcW w:w="0" w:type="auto"/>
            <w:tcBorders>
              <w:bottom w:val="single" w:sz="6" w:space="0" w:color="CCCCCC"/>
            </w:tcBorders>
            <w:vAlign w:val="center"/>
            <w:hideMark/>
          </w:tcPr>
          <w:p w14:paraId="4BE31C6F" w14:textId="77777777" w:rsidR="00000000" w:rsidRDefault="00000000">
            <w:pPr>
              <w:spacing w:after="75"/>
              <w:rPr>
                <w:rFonts w:ascii="Georgia" w:eastAsia="Times New Roman" w:hAnsi="Georgia"/>
                <w:sz w:val="18"/>
                <w:szCs w:val="18"/>
              </w:rPr>
            </w:pPr>
            <w:r>
              <w:rPr>
                <w:rFonts w:ascii="Georgia" w:eastAsia="Times New Roman" w:hAnsi="Georgia"/>
                <w:sz w:val="18"/>
                <w:szCs w:val="18"/>
              </w:rPr>
              <w:t>Malaysia</w:t>
            </w:r>
          </w:p>
        </w:tc>
        <w:tc>
          <w:tcPr>
            <w:tcW w:w="0" w:type="auto"/>
            <w:tcBorders>
              <w:bottom w:val="single" w:sz="6" w:space="0" w:color="CCCCCC"/>
            </w:tcBorders>
            <w:vAlign w:val="center"/>
            <w:hideMark/>
          </w:tcPr>
          <w:p w14:paraId="62C6B007" w14:textId="77777777" w:rsidR="00000000" w:rsidRDefault="00000000">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7B5BF759" w14:textId="77777777" w:rsidR="00000000" w:rsidRDefault="00000000">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122D0660"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tcBorders>
              <w:bottom w:val="single" w:sz="6" w:space="0" w:color="CCCCCC"/>
            </w:tcBorders>
            <w:vAlign w:val="center"/>
            <w:hideMark/>
          </w:tcPr>
          <w:p w14:paraId="645A39DC" w14:textId="77777777" w:rsidR="00000000" w:rsidRDefault="00000000">
            <w:pPr>
              <w:spacing w:after="75"/>
              <w:rPr>
                <w:rFonts w:ascii="Georgia" w:eastAsia="Times New Roman" w:hAnsi="Georgia"/>
                <w:sz w:val="18"/>
                <w:szCs w:val="18"/>
              </w:rPr>
            </w:pPr>
            <w:r>
              <w:rPr>
                <w:rFonts w:ascii="Georgia" w:eastAsia="Times New Roman" w:hAnsi="Georgia"/>
                <w:sz w:val="18"/>
                <w:szCs w:val="18"/>
              </w:rPr>
              <w:t>Resident</w:t>
            </w:r>
          </w:p>
        </w:tc>
      </w:tr>
      <w:tr w:rsidR="00000000" w14:paraId="017DD4ED" w14:textId="77777777">
        <w:trPr>
          <w:divId w:val="1098405137"/>
          <w:tblCellSpacing w:w="15" w:type="dxa"/>
        </w:trPr>
        <w:tc>
          <w:tcPr>
            <w:tcW w:w="0" w:type="auto"/>
            <w:tcBorders>
              <w:bottom w:val="single" w:sz="6" w:space="0" w:color="CCCCCC"/>
            </w:tcBorders>
            <w:vAlign w:val="center"/>
            <w:hideMark/>
          </w:tcPr>
          <w:p w14:paraId="37CEC0D9" w14:textId="77777777" w:rsidR="00000000" w:rsidRDefault="00000000">
            <w:pPr>
              <w:spacing w:after="75"/>
              <w:rPr>
                <w:rFonts w:ascii="Georgia" w:eastAsia="Times New Roman" w:hAnsi="Georgia"/>
                <w:sz w:val="18"/>
                <w:szCs w:val="18"/>
              </w:rPr>
            </w:pPr>
            <w:r>
              <w:rPr>
                <w:rFonts w:ascii="Georgia" w:eastAsia="Times New Roman" w:hAnsi="Georgia"/>
                <w:sz w:val="18"/>
                <w:szCs w:val="18"/>
              </w:rPr>
              <w:t>Myanmar</w:t>
            </w:r>
          </w:p>
        </w:tc>
        <w:tc>
          <w:tcPr>
            <w:tcW w:w="0" w:type="auto"/>
            <w:tcBorders>
              <w:bottom w:val="single" w:sz="6" w:space="0" w:color="CCCCCC"/>
            </w:tcBorders>
            <w:vAlign w:val="center"/>
            <w:hideMark/>
          </w:tcPr>
          <w:p w14:paraId="11C9050C" w14:textId="77777777" w:rsidR="00000000" w:rsidRDefault="00000000">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67D36A62" w14:textId="77777777" w:rsidR="00000000" w:rsidRDefault="00000000">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34A52751"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tcBorders>
              <w:bottom w:val="single" w:sz="6" w:space="0" w:color="CCCCCC"/>
            </w:tcBorders>
            <w:vAlign w:val="center"/>
            <w:hideMark/>
          </w:tcPr>
          <w:p w14:paraId="3EE20F9D" w14:textId="77777777" w:rsidR="00000000" w:rsidRDefault="00000000">
            <w:pPr>
              <w:spacing w:after="75"/>
              <w:rPr>
                <w:rFonts w:ascii="Georgia" w:eastAsia="Times New Roman" w:hAnsi="Georgia"/>
                <w:sz w:val="18"/>
                <w:szCs w:val="18"/>
              </w:rPr>
            </w:pPr>
            <w:r>
              <w:rPr>
                <w:rFonts w:ascii="Georgia" w:eastAsia="Times New Roman" w:hAnsi="Georgia"/>
                <w:sz w:val="18"/>
                <w:szCs w:val="18"/>
              </w:rPr>
              <w:t>Resident</w:t>
            </w:r>
          </w:p>
        </w:tc>
      </w:tr>
      <w:tr w:rsidR="00000000" w14:paraId="5466EA0C" w14:textId="77777777">
        <w:trPr>
          <w:divId w:val="1098405137"/>
          <w:tblCellSpacing w:w="15" w:type="dxa"/>
        </w:trPr>
        <w:tc>
          <w:tcPr>
            <w:tcW w:w="0" w:type="auto"/>
            <w:tcBorders>
              <w:bottom w:val="single" w:sz="6" w:space="0" w:color="CCCCCC"/>
            </w:tcBorders>
            <w:vAlign w:val="center"/>
            <w:hideMark/>
          </w:tcPr>
          <w:p w14:paraId="535E483C" w14:textId="77777777" w:rsidR="00000000" w:rsidRDefault="00000000">
            <w:pPr>
              <w:spacing w:after="75"/>
              <w:rPr>
                <w:rFonts w:ascii="Georgia" w:eastAsia="Times New Roman" w:hAnsi="Georgia"/>
                <w:sz w:val="18"/>
                <w:szCs w:val="18"/>
              </w:rPr>
            </w:pPr>
            <w:r>
              <w:rPr>
                <w:rFonts w:ascii="Georgia" w:eastAsia="Times New Roman" w:hAnsi="Georgia"/>
                <w:sz w:val="18"/>
                <w:szCs w:val="18"/>
              </w:rPr>
              <w:t>Thailand</w:t>
            </w:r>
          </w:p>
        </w:tc>
        <w:tc>
          <w:tcPr>
            <w:tcW w:w="0" w:type="auto"/>
            <w:tcBorders>
              <w:bottom w:val="single" w:sz="6" w:space="0" w:color="CCCCCC"/>
            </w:tcBorders>
            <w:vAlign w:val="center"/>
            <w:hideMark/>
          </w:tcPr>
          <w:p w14:paraId="63061238" w14:textId="77777777" w:rsidR="00000000" w:rsidRDefault="00000000">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7AF5CD46" w14:textId="77777777" w:rsidR="00000000" w:rsidRDefault="00000000">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42D0FBF4"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tcBorders>
              <w:bottom w:val="single" w:sz="6" w:space="0" w:color="CCCCCC"/>
            </w:tcBorders>
            <w:vAlign w:val="center"/>
            <w:hideMark/>
          </w:tcPr>
          <w:p w14:paraId="665E8D7D" w14:textId="77777777" w:rsidR="00000000" w:rsidRDefault="00000000">
            <w:pPr>
              <w:spacing w:after="75"/>
              <w:rPr>
                <w:rFonts w:ascii="Georgia" w:eastAsia="Times New Roman" w:hAnsi="Georgia"/>
                <w:sz w:val="18"/>
                <w:szCs w:val="18"/>
              </w:rPr>
            </w:pPr>
            <w:r>
              <w:rPr>
                <w:rFonts w:ascii="Georgia" w:eastAsia="Times New Roman" w:hAnsi="Georgia"/>
                <w:sz w:val="18"/>
                <w:szCs w:val="18"/>
              </w:rPr>
              <w:t>Resident</w:t>
            </w:r>
          </w:p>
        </w:tc>
      </w:tr>
    </w:tbl>
    <w:p w14:paraId="0B2DAEF2" w14:textId="77777777" w:rsidR="00000000" w:rsidRDefault="00000000">
      <w:pPr>
        <w:pStyle w:val="Heading1"/>
        <w:divId w:val="110900733"/>
        <w:rPr>
          <w:rFonts w:ascii="Georgia" w:eastAsia="Times New Roman" w:hAnsi="Georgia"/>
          <w:sz w:val="29"/>
          <w:szCs w:val="29"/>
        </w:rPr>
      </w:pPr>
      <w:r>
        <w:rPr>
          <w:rFonts w:ascii="Georgia" w:eastAsia="Times New Roman" w:hAnsi="Georgia"/>
          <w:sz w:val="29"/>
          <w:szCs w:val="29"/>
        </w:rPr>
        <w:t>Population</w:t>
      </w:r>
    </w:p>
    <w:p w14:paraId="729D328F" w14:textId="3F2E8201" w:rsidR="00000000" w:rsidRDefault="00000000">
      <w:pPr>
        <w:pStyle w:val="NormalWeb"/>
        <w:divId w:val="110900733"/>
        <w:rPr>
          <w:rFonts w:ascii="Georgia" w:hAnsi="Georgia"/>
        </w:rPr>
      </w:pPr>
      <w:r>
        <w:rPr>
          <w:rFonts w:ascii="Georgia" w:hAnsi="Georgia"/>
        </w:rPr>
        <w:t>This species</w:t>
      </w:r>
      <w:ins w:id="45" w:author="Jack Plummer" w:date="2022-08-18T11:30:00Z">
        <w:r w:rsidR="00EC0F37">
          <w:rPr>
            <w:rFonts w:ascii="Georgia" w:hAnsi="Georgia"/>
          </w:rPr>
          <w:t>’</w:t>
        </w:r>
      </w:ins>
      <w:r>
        <w:rPr>
          <w:rFonts w:ascii="Georgia" w:hAnsi="Georgia"/>
        </w:rPr>
        <w:t xml:space="preserve"> current population </w:t>
      </w:r>
      <w:ins w:id="46" w:author="Jack Plummer" w:date="2022-08-18T11:31:00Z">
        <w:r w:rsidR="00EC0F37">
          <w:rPr>
            <w:rFonts w:ascii="Georgia" w:hAnsi="Georgia"/>
          </w:rPr>
          <w:t xml:space="preserve">size </w:t>
        </w:r>
      </w:ins>
      <w:r>
        <w:rPr>
          <w:rFonts w:ascii="Georgia" w:hAnsi="Georgia"/>
        </w:rPr>
        <w:t xml:space="preserve">is not known, though the species </w:t>
      </w:r>
      <w:del w:id="47" w:author="Jack Plummer" w:date="2022-08-18T11:31:00Z">
        <w:r w:rsidDel="00EC0F37">
          <w:rPr>
            <w:rFonts w:ascii="Georgia" w:hAnsi="Georgia"/>
          </w:rPr>
          <w:delText>seem to be</w:delText>
        </w:r>
      </w:del>
      <w:ins w:id="48" w:author="Jack Plummer" w:date="2022-08-18T11:31:00Z">
        <w:r w:rsidR="00EC0F37">
          <w:rPr>
            <w:rFonts w:ascii="Georgia" w:hAnsi="Georgia"/>
          </w:rPr>
          <w:t>is</w:t>
        </w:r>
      </w:ins>
      <w:r>
        <w:rPr>
          <w:rFonts w:ascii="Georgia" w:hAnsi="Georgia"/>
        </w:rPr>
        <w:t xml:space="preserve"> widely distributed </w:t>
      </w:r>
      <w:del w:id="49" w:author="Jack Plummer" w:date="2022-08-18T11:31:00Z">
        <w:r w:rsidDel="00EC0F37">
          <w:rPr>
            <w:rFonts w:ascii="Georgia" w:hAnsi="Georgia"/>
          </w:rPr>
          <w:delText xml:space="preserve">in </w:delText>
        </w:r>
      </w:del>
      <w:ins w:id="50" w:author="Jack Plummer" w:date="2022-08-18T11:31:00Z">
        <w:r w:rsidR="00EC0F37">
          <w:rPr>
            <w:rFonts w:ascii="Georgia" w:hAnsi="Georgia"/>
          </w:rPr>
          <w:t>across</w:t>
        </w:r>
        <w:r w:rsidR="00EC0F37">
          <w:rPr>
            <w:rFonts w:ascii="Georgia" w:hAnsi="Georgia"/>
          </w:rPr>
          <w:t xml:space="preserve"> </w:t>
        </w:r>
      </w:ins>
      <w:r>
        <w:rPr>
          <w:rFonts w:ascii="Georgia" w:hAnsi="Georgia"/>
        </w:rPr>
        <w:t>south</w:t>
      </w:r>
      <w:del w:id="51" w:author="Jack Plummer" w:date="2022-08-18T11:31:00Z">
        <w:r w:rsidDel="00EC0F37">
          <w:rPr>
            <w:rFonts w:ascii="Georgia" w:hAnsi="Georgia"/>
          </w:rPr>
          <w:delText xml:space="preserve"> </w:delText>
        </w:r>
      </w:del>
      <w:r>
        <w:rPr>
          <w:rFonts w:ascii="Georgia" w:hAnsi="Georgia"/>
        </w:rPr>
        <w:t>east</w:t>
      </w:r>
      <w:del w:id="52" w:author="Jack Plummer" w:date="2022-08-18T11:31:00Z">
        <w:r w:rsidDel="00EC0F37">
          <w:rPr>
            <w:rFonts w:ascii="Georgia" w:hAnsi="Georgia"/>
          </w:rPr>
          <w:delText>ern</w:delText>
        </w:r>
      </w:del>
      <w:r>
        <w:rPr>
          <w:rFonts w:ascii="Georgia" w:hAnsi="Georgia"/>
        </w:rPr>
        <w:t xml:space="preserve"> Asia and it is suspected the species may be more abundant than </w:t>
      </w:r>
      <w:del w:id="53" w:author="Jack Plummer" w:date="2022-08-18T11:31:00Z">
        <w:r w:rsidDel="00EC0F37">
          <w:rPr>
            <w:rFonts w:ascii="Georgia" w:hAnsi="Georgia"/>
          </w:rPr>
          <w:delText xml:space="preserve">the </w:delText>
        </w:r>
      </w:del>
      <w:r>
        <w:rPr>
          <w:rFonts w:ascii="Georgia" w:hAnsi="Georgia"/>
        </w:rPr>
        <w:t>existing</w:t>
      </w:r>
      <w:ins w:id="54" w:author="Jack Plummer" w:date="2022-08-18T11:31:00Z">
        <w:r w:rsidR="00EC0F37">
          <w:rPr>
            <w:rFonts w:ascii="Georgia" w:hAnsi="Georgia"/>
          </w:rPr>
          <w:t xml:space="preserve"> specimen</w:t>
        </w:r>
      </w:ins>
      <w:r>
        <w:rPr>
          <w:rFonts w:ascii="Georgia" w:hAnsi="Georgia"/>
        </w:rPr>
        <w:t xml:space="preserve"> information</w:t>
      </w:r>
      <w:ins w:id="55" w:author="Jack Plummer" w:date="2022-08-18T11:31:00Z">
        <w:r w:rsidR="00EC0F37">
          <w:rPr>
            <w:rFonts w:ascii="Georgia" w:hAnsi="Georgia"/>
          </w:rPr>
          <w:t xml:space="preserve"> suggests</w:t>
        </w:r>
      </w:ins>
      <w:r>
        <w:rPr>
          <w:rFonts w:ascii="Georgia" w:hAnsi="Georgia"/>
        </w:rPr>
        <w:t xml:space="preserve">. With the lack of </w:t>
      </w:r>
      <w:del w:id="56" w:author="Jack Plummer" w:date="2022-08-18T11:31:00Z">
        <w:r w:rsidDel="00EC0F37">
          <w:rPr>
            <w:rFonts w:ascii="Georgia" w:hAnsi="Georgia"/>
          </w:rPr>
          <w:delText xml:space="preserve">proper </w:delText>
        </w:r>
      </w:del>
      <w:r>
        <w:rPr>
          <w:rFonts w:ascii="Georgia" w:hAnsi="Georgia"/>
        </w:rPr>
        <w:t xml:space="preserve">known threats to the species, it is inferred that the population trend is stable. </w:t>
      </w:r>
      <w:del w:id="57" w:author="Jack Plummer" w:date="2022-08-18T11:31:00Z">
        <w:r w:rsidDel="00EC0F37">
          <w:rPr>
            <w:rFonts w:ascii="Georgia" w:hAnsi="Georgia"/>
          </w:rPr>
          <w:delText>Thus, it is recommended for f</w:delText>
        </w:r>
      </w:del>
      <w:ins w:id="58" w:author="Jack Plummer" w:date="2022-08-18T11:31:00Z">
        <w:r w:rsidR="00EC0F37">
          <w:rPr>
            <w:rFonts w:ascii="Georgia" w:hAnsi="Georgia"/>
          </w:rPr>
          <w:t>F</w:t>
        </w:r>
      </w:ins>
      <w:r>
        <w:rPr>
          <w:rFonts w:ascii="Georgia" w:hAnsi="Georgia"/>
        </w:rPr>
        <w:t>urther survey</w:t>
      </w:r>
      <w:ins w:id="59" w:author="Jack Plummer" w:date="2022-08-18T11:32:00Z">
        <w:r w:rsidR="00EC0F37">
          <w:rPr>
            <w:rFonts w:ascii="Georgia" w:hAnsi="Georgia"/>
          </w:rPr>
          <w:t xml:space="preserve"> work</w:t>
        </w:r>
      </w:ins>
      <w:r>
        <w:rPr>
          <w:rFonts w:ascii="Georgia" w:hAnsi="Georgia"/>
        </w:rPr>
        <w:t xml:space="preserve"> to quantify the population</w:t>
      </w:r>
      <w:ins w:id="60" w:author="Jack Plummer" w:date="2022-08-18T11:31:00Z">
        <w:r w:rsidR="00EC0F37">
          <w:rPr>
            <w:rFonts w:ascii="Georgia" w:hAnsi="Georgia"/>
          </w:rPr>
          <w:t xml:space="preserve"> </w:t>
        </w:r>
        <w:r w:rsidR="00EC0F37">
          <w:rPr>
            <w:rFonts w:ascii="Georgia" w:hAnsi="Georgia"/>
          </w:rPr>
          <w:t>is recommended</w:t>
        </w:r>
      </w:ins>
      <w:r>
        <w:rPr>
          <w:rFonts w:ascii="Georgia" w:hAnsi="Georgia"/>
        </w:rPr>
        <w:t>.</w:t>
      </w:r>
    </w:p>
    <w:p w14:paraId="13A97E14" w14:textId="77777777" w:rsidR="00000000" w:rsidRDefault="00000000">
      <w:pPr>
        <w:pStyle w:val="Heading2"/>
        <w:divId w:val="110900733"/>
        <w:rPr>
          <w:rFonts w:ascii="Georgia" w:eastAsia="Times New Roman" w:hAnsi="Georgia"/>
          <w:sz w:val="27"/>
          <w:szCs w:val="27"/>
        </w:rPr>
      </w:pPr>
      <w:r>
        <w:rPr>
          <w:rFonts w:ascii="Georgia" w:eastAsia="Times New Roman" w:hAnsi="Georgia"/>
          <w:sz w:val="27"/>
          <w:szCs w:val="27"/>
        </w:rPr>
        <w:t>Population Information</w:t>
      </w:r>
    </w:p>
    <w:p w14:paraId="68568EEB" w14:textId="77777777" w:rsidR="00000000" w:rsidRDefault="00000000">
      <w:pPr>
        <w:pStyle w:val="NormalWeb"/>
        <w:divId w:val="110900733"/>
        <w:rPr>
          <w:rFonts w:ascii="Georgia" w:hAnsi="Georgia"/>
        </w:rPr>
      </w:pPr>
      <w:r>
        <w:rPr>
          <w:rStyle w:val="datalabel1"/>
          <w:rFonts w:ascii="Georgia" w:hAnsi="Georgia"/>
        </w:rPr>
        <w:t xml:space="preserve">Current Population Trend: </w:t>
      </w:r>
      <w:r>
        <w:rPr>
          <w:rFonts w:ascii="Georgia" w:hAnsi="Georgia"/>
        </w:rPr>
        <w:t>Stable</w:t>
      </w:r>
    </w:p>
    <w:p w14:paraId="5BB5BC6A" w14:textId="77777777" w:rsidR="00000000" w:rsidRDefault="00000000">
      <w:pPr>
        <w:pStyle w:val="Heading1"/>
        <w:divId w:val="546063614"/>
        <w:rPr>
          <w:rFonts w:ascii="Georgia" w:eastAsia="Times New Roman" w:hAnsi="Georgia"/>
          <w:sz w:val="29"/>
          <w:szCs w:val="29"/>
        </w:rPr>
      </w:pPr>
      <w:r>
        <w:rPr>
          <w:rFonts w:ascii="Georgia" w:eastAsia="Times New Roman" w:hAnsi="Georgia"/>
          <w:sz w:val="29"/>
          <w:szCs w:val="29"/>
        </w:rPr>
        <w:t>Habitats and Ecology</w:t>
      </w:r>
    </w:p>
    <w:p w14:paraId="660A0FB0" w14:textId="4742318B" w:rsidR="00000000" w:rsidRDefault="00000000">
      <w:pPr>
        <w:pStyle w:val="NormalWeb"/>
        <w:divId w:val="546063614"/>
        <w:rPr>
          <w:rFonts w:ascii="Georgia" w:hAnsi="Georgia"/>
        </w:rPr>
      </w:pPr>
      <w:r>
        <w:rPr>
          <w:rFonts w:ascii="Georgia" w:hAnsi="Georgia"/>
        </w:rPr>
        <w:t>This species grows in moist evergreen </w:t>
      </w:r>
      <w:del w:id="61" w:author="Jack Plummer" w:date="2022-08-18T11:32:00Z">
        <w:r w:rsidDel="00EC0F37">
          <w:rPr>
            <w:rFonts w:ascii="Georgia" w:hAnsi="Georgia"/>
          </w:rPr>
          <w:delText xml:space="preserve"> </w:delText>
        </w:r>
      </w:del>
      <w:r>
        <w:rPr>
          <w:rFonts w:ascii="Georgia" w:hAnsi="Georgia"/>
        </w:rPr>
        <w:t>and subtropical forests</w:t>
      </w:r>
      <w:ins w:id="62" w:author="Jack Plummer" w:date="2022-08-18T11:32:00Z">
        <w:r w:rsidR="00EC0F37">
          <w:rPr>
            <w:rFonts w:ascii="Georgia" w:hAnsi="Georgia"/>
          </w:rPr>
          <w:t xml:space="preserve"> </w:t>
        </w:r>
      </w:ins>
      <w:del w:id="63" w:author="Jack Plummer" w:date="2022-08-18T11:32:00Z">
        <w:r w:rsidDel="00EC0F37">
          <w:rPr>
            <w:rFonts w:ascii="Georgia" w:hAnsi="Georgia"/>
          </w:rPr>
          <w:delText xml:space="preserve"> between 270 and 2000 m </w:delText>
        </w:r>
      </w:del>
      <w:r>
        <w:rPr>
          <w:rFonts w:ascii="Georgia" w:hAnsi="Georgia"/>
        </w:rPr>
        <w:t>(Grierson and Long 1991</w:t>
      </w:r>
      <w:ins w:id="64" w:author="Jack Plummer" w:date="2022-08-18T11:32:00Z">
        <w:r w:rsidR="00EC0F37">
          <w:rPr>
            <w:rFonts w:ascii="Georgia" w:hAnsi="Georgia"/>
          </w:rPr>
          <w:t>,</w:t>
        </w:r>
      </w:ins>
      <w:del w:id="65" w:author="Jack Plummer" w:date="2022-08-18T11:32:00Z">
        <w:r w:rsidDel="00EC0F37">
          <w:rPr>
            <w:rFonts w:ascii="Georgia" w:hAnsi="Georgia"/>
          </w:rPr>
          <w:delText>;</w:delText>
        </w:r>
      </w:del>
      <w:r>
        <w:rPr>
          <w:rFonts w:ascii="Georgia" w:hAnsi="Georgia"/>
        </w:rPr>
        <w:t xml:space="preserve"> Meitei </w:t>
      </w:r>
      <w:ins w:id="66" w:author="Jack Plummer" w:date="2022-08-18T11:32:00Z">
        <w:r w:rsidR="00EC0F37">
          <w:rPr>
            <w:rFonts w:ascii="Georgia" w:hAnsi="Georgia"/>
          </w:rPr>
          <w:t>and</w:t>
        </w:r>
      </w:ins>
      <w:del w:id="67" w:author="Jack Plummer" w:date="2022-08-18T11:32:00Z">
        <w:r w:rsidDel="00EC0F37">
          <w:rPr>
            <w:rFonts w:ascii="Georgia" w:hAnsi="Georgia"/>
          </w:rPr>
          <w:delText>&amp;</w:delText>
        </w:r>
      </w:del>
      <w:r>
        <w:rPr>
          <w:rFonts w:ascii="Georgia" w:hAnsi="Georgia"/>
        </w:rPr>
        <w:t xml:space="preserve"> </w:t>
      </w:r>
      <w:proofErr w:type="spellStart"/>
      <w:r>
        <w:rPr>
          <w:rFonts w:ascii="Georgia" w:hAnsi="Georgia"/>
        </w:rPr>
        <w:t>Khuraijam</w:t>
      </w:r>
      <w:proofErr w:type="spellEnd"/>
      <w:r>
        <w:rPr>
          <w:rFonts w:ascii="Georgia" w:hAnsi="Georgia"/>
        </w:rPr>
        <w:t xml:space="preserve"> 2019), flowering in April-June and fruiting in August-October. The fruits are edible</w:t>
      </w:r>
      <w:ins w:id="68" w:author="Jack Plummer" w:date="2022-08-18T11:34:00Z">
        <w:r w:rsidR="003675A3">
          <w:rPr>
            <w:rFonts w:ascii="Georgia" w:hAnsi="Georgia"/>
          </w:rPr>
          <w:t>,</w:t>
        </w:r>
      </w:ins>
      <w:r>
        <w:rPr>
          <w:rFonts w:ascii="Georgia" w:hAnsi="Georgia"/>
        </w:rPr>
        <w:t xml:space="preserve"> and the leaves turn</w:t>
      </w:r>
      <w:del w:id="69" w:author="Jack Plummer" w:date="2022-08-18T11:32:00Z">
        <w:r w:rsidDel="00EC0F37">
          <w:rPr>
            <w:rFonts w:ascii="Georgia" w:hAnsi="Georgia"/>
          </w:rPr>
          <w:delText>ed</w:delText>
        </w:r>
      </w:del>
      <w:r>
        <w:rPr>
          <w:rFonts w:ascii="Georgia" w:hAnsi="Georgia"/>
        </w:rPr>
        <w:t xml:space="preserve"> bright red when old.</w:t>
      </w:r>
    </w:p>
    <w:p w14:paraId="2B08C355" w14:textId="77777777" w:rsidR="00000000" w:rsidRDefault="00000000">
      <w:pPr>
        <w:pStyle w:val="Heading2"/>
        <w:divId w:val="546063614"/>
        <w:rPr>
          <w:rFonts w:ascii="Georgia" w:eastAsia="Times New Roman" w:hAnsi="Georgia"/>
          <w:sz w:val="27"/>
          <w:szCs w:val="27"/>
        </w:rPr>
      </w:pPr>
      <w:r>
        <w:rPr>
          <w:rFonts w:ascii="Georgia" w:eastAsia="Times New Roman" w:hAnsi="Georgia"/>
          <w:sz w:val="27"/>
          <w:szCs w:val="27"/>
        </w:rPr>
        <w:t>IUCN Habitats Classification Scheme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769"/>
        <w:gridCol w:w="763"/>
        <w:gridCol w:w="1020"/>
        <w:gridCol w:w="1888"/>
      </w:tblGrid>
      <w:tr w:rsidR="00000000" w14:paraId="29C797F2" w14:textId="77777777">
        <w:trPr>
          <w:divId w:val="546063614"/>
          <w:tblCellSpacing w:w="15" w:type="dxa"/>
        </w:trPr>
        <w:tc>
          <w:tcPr>
            <w:tcW w:w="0" w:type="auto"/>
            <w:tcBorders>
              <w:bottom w:val="single" w:sz="6" w:space="0" w:color="000000"/>
            </w:tcBorders>
            <w:shd w:val="clear" w:color="auto" w:fill="BBBBBB"/>
            <w:vAlign w:val="center"/>
            <w:hideMark/>
          </w:tcPr>
          <w:p w14:paraId="0A3A590B"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Habitat</w:t>
            </w:r>
          </w:p>
        </w:tc>
        <w:tc>
          <w:tcPr>
            <w:tcW w:w="0" w:type="auto"/>
            <w:tcBorders>
              <w:bottom w:val="single" w:sz="6" w:space="0" w:color="000000"/>
            </w:tcBorders>
            <w:shd w:val="clear" w:color="auto" w:fill="BBBBBB"/>
            <w:vAlign w:val="center"/>
            <w:hideMark/>
          </w:tcPr>
          <w:p w14:paraId="7B76A135"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Season</w:t>
            </w:r>
          </w:p>
        </w:tc>
        <w:tc>
          <w:tcPr>
            <w:tcW w:w="0" w:type="auto"/>
            <w:tcBorders>
              <w:bottom w:val="single" w:sz="6" w:space="0" w:color="000000"/>
            </w:tcBorders>
            <w:shd w:val="clear" w:color="auto" w:fill="BBBBBB"/>
            <w:vAlign w:val="center"/>
            <w:hideMark/>
          </w:tcPr>
          <w:p w14:paraId="11136086"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Suitability</w:t>
            </w:r>
          </w:p>
        </w:tc>
        <w:tc>
          <w:tcPr>
            <w:tcW w:w="0" w:type="auto"/>
            <w:tcBorders>
              <w:bottom w:val="single" w:sz="6" w:space="0" w:color="000000"/>
            </w:tcBorders>
            <w:shd w:val="clear" w:color="auto" w:fill="BBBBBB"/>
            <w:vAlign w:val="center"/>
            <w:hideMark/>
          </w:tcPr>
          <w:p w14:paraId="2F6AA84E"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Major Importance?</w:t>
            </w:r>
          </w:p>
        </w:tc>
      </w:tr>
      <w:tr w:rsidR="00000000" w14:paraId="28CF7476" w14:textId="77777777">
        <w:trPr>
          <w:divId w:val="546063614"/>
          <w:tblCellSpacing w:w="15" w:type="dxa"/>
        </w:trPr>
        <w:tc>
          <w:tcPr>
            <w:tcW w:w="0" w:type="auto"/>
            <w:tcBorders>
              <w:bottom w:val="single" w:sz="6" w:space="0" w:color="CCCCCC"/>
            </w:tcBorders>
            <w:vAlign w:val="center"/>
            <w:hideMark/>
          </w:tcPr>
          <w:p w14:paraId="691CF00F" w14:textId="77777777" w:rsidR="00000000" w:rsidRDefault="00000000">
            <w:pPr>
              <w:spacing w:after="75"/>
              <w:rPr>
                <w:rFonts w:ascii="Georgia" w:eastAsia="Times New Roman" w:hAnsi="Georgia"/>
                <w:sz w:val="18"/>
                <w:szCs w:val="18"/>
              </w:rPr>
            </w:pPr>
            <w:r>
              <w:rPr>
                <w:rFonts w:ascii="Georgia" w:eastAsia="Times New Roman" w:hAnsi="Georgia"/>
                <w:sz w:val="18"/>
                <w:szCs w:val="18"/>
              </w:rPr>
              <w:lastRenderedPageBreak/>
              <w:t>1</w:t>
            </w:r>
            <w:commentRangeStart w:id="70"/>
            <w:r>
              <w:rPr>
                <w:rFonts w:ascii="Georgia" w:eastAsia="Times New Roman" w:hAnsi="Georgia"/>
                <w:sz w:val="18"/>
                <w:szCs w:val="18"/>
              </w:rPr>
              <w:t>.1. Forest -&gt; Forest - Boreal</w:t>
            </w:r>
            <w:commentRangeEnd w:id="70"/>
            <w:r w:rsidR="00EC0F37">
              <w:rPr>
                <w:rStyle w:val="CommentReference"/>
                <w:sz w:val="20"/>
                <w:szCs w:val="20"/>
              </w:rPr>
              <w:commentReference w:id="70"/>
            </w:r>
          </w:p>
        </w:tc>
        <w:tc>
          <w:tcPr>
            <w:tcW w:w="0" w:type="auto"/>
            <w:tcBorders>
              <w:bottom w:val="single" w:sz="6" w:space="0" w:color="CCCCCC"/>
            </w:tcBorders>
            <w:vAlign w:val="center"/>
            <w:hideMark/>
          </w:tcPr>
          <w:p w14:paraId="163264CA" w14:textId="77777777" w:rsidR="00000000" w:rsidRDefault="00000000">
            <w:pPr>
              <w:spacing w:after="75"/>
              <w:rPr>
                <w:rFonts w:ascii="Georgia" w:eastAsia="Times New Roman" w:hAnsi="Georgia"/>
                <w:sz w:val="18"/>
                <w:szCs w:val="18"/>
              </w:rPr>
            </w:pPr>
            <w:r>
              <w:rPr>
                <w:rFonts w:ascii="Georgia" w:eastAsia="Times New Roman" w:hAnsi="Georgia"/>
                <w:sz w:val="18"/>
                <w:szCs w:val="18"/>
              </w:rPr>
              <w:t>Resident</w:t>
            </w:r>
          </w:p>
        </w:tc>
        <w:tc>
          <w:tcPr>
            <w:tcW w:w="0" w:type="auto"/>
            <w:tcBorders>
              <w:bottom w:val="single" w:sz="6" w:space="0" w:color="CCCCCC"/>
            </w:tcBorders>
            <w:vAlign w:val="center"/>
            <w:hideMark/>
          </w:tcPr>
          <w:p w14:paraId="26515E18" w14:textId="77777777" w:rsidR="00000000" w:rsidRDefault="00000000">
            <w:pPr>
              <w:spacing w:after="75"/>
              <w:rPr>
                <w:rFonts w:ascii="Georgia" w:eastAsia="Times New Roman" w:hAnsi="Georgia"/>
                <w:sz w:val="18"/>
                <w:szCs w:val="18"/>
              </w:rPr>
            </w:pPr>
            <w:r>
              <w:rPr>
                <w:rFonts w:ascii="Georgia" w:eastAsia="Times New Roman" w:hAnsi="Georgia"/>
                <w:sz w:val="18"/>
                <w:szCs w:val="18"/>
              </w:rPr>
              <w:t>Suitable</w:t>
            </w:r>
          </w:p>
        </w:tc>
        <w:tc>
          <w:tcPr>
            <w:tcW w:w="0" w:type="auto"/>
            <w:tcBorders>
              <w:bottom w:val="single" w:sz="6" w:space="0" w:color="CCCCCC"/>
            </w:tcBorders>
            <w:vAlign w:val="center"/>
            <w:hideMark/>
          </w:tcPr>
          <w:p w14:paraId="1A9387DA" w14:textId="77777777" w:rsidR="00000000" w:rsidRDefault="00000000">
            <w:pPr>
              <w:spacing w:after="75"/>
              <w:rPr>
                <w:rFonts w:ascii="Georgia" w:eastAsia="Times New Roman" w:hAnsi="Georgia"/>
                <w:sz w:val="18"/>
                <w:szCs w:val="18"/>
              </w:rPr>
            </w:pPr>
            <w:r>
              <w:rPr>
                <w:rFonts w:ascii="Georgia" w:eastAsia="Times New Roman" w:hAnsi="Georgia"/>
                <w:sz w:val="18"/>
                <w:szCs w:val="18"/>
              </w:rPr>
              <w:t>Yes</w:t>
            </w:r>
          </w:p>
        </w:tc>
      </w:tr>
      <w:tr w:rsidR="00000000" w14:paraId="2F68BBC5" w14:textId="77777777">
        <w:trPr>
          <w:divId w:val="546063614"/>
          <w:tblCellSpacing w:w="15" w:type="dxa"/>
        </w:trPr>
        <w:tc>
          <w:tcPr>
            <w:tcW w:w="0" w:type="auto"/>
            <w:tcBorders>
              <w:bottom w:val="single" w:sz="6" w:space="0" w:color="CCCCCC"/>
            </w:tcBorders>
            <w:vAlign w:val="center"/>
            <w:hideMark/>
          </w:tcPr>
          <w:p w14:paraId="39B3AA89" w14:textId="77777777" w:rsidR="00000000" w:rsidRDefault="00000000">
            <w:pPr>
              <w:spacing w:after="75"/>
              <w:rPr>
                <w:rFonts w:ascii="Georgia" w:eastAsia="Times New Roman" w:hAnsi="Georgia"/>
                <w:sz w:val="18"/>
                <w:szCs w:val="18"/>
              </w:rPr>
            </w:pPr>
            <w:r>
              <w:rPr>
                <w:rFonts w:ascii="Georgia" w:eastAsia="Times New Roman" w:hAnsi="Georgia"/>
                <w:sz w:val="18"/>
                <w:szCs w:val="18"/>
              </w:rPr>
              <w:t>1.5. Forest -&gt; Forest - Subtropical/Tropical Dry</w:t>
            </w:r>
          </w:p>
        </w:tc>
        <w:tc>
          <w:tcPr>
            <w:tcW w:w="0" w:type="auto"/>
            <w:tcBorders>
              <w:bottom w:val="single" w:sz="6" w:space="0" w:color="CCCCCC"/>
            </w:tcBorders>
            <w:vAlign w:val="center"/>
            <w:hideMark/>
          </w:tcPr>
          <w:p w14:paraId="3CA2112D" w14:textId="77777777" w:rsidR="00000000" w:rsidRDefault="00000000">
            <w:pPr>
              <w:spacing w:after="75"/>
              <w:rPr>
                <w:rFonts w:ascii="Georgia" w:eastAsia="Times New Roman" w:hAnsi="Georgia"/>
                <w:sz w:val="18"/>
                <w:szCs w:val="18"/>
              </w:rPr>
            </w:pPr>
            <w:r>
              <w:rPr>
                <w:rFonts w:ascii="Georgia" w:eastAsia="Times New Roman" w:hAnsi="Georgia"/>
                <w:sz w:val="18"/>
                <w:szCs w:val="18"/>
              </w:rPr>
              <w:t>Resident</w:t>
            </w:r>
          </w:p>
        </w:tc>
        <w:tc>
          <w:tcPr>
            <w:tcW w:w="0" w:type="auto"/>
            <w:tcBorders>
              <w:bottom w:val="single" w:sz="6" w:space="0" w:color="CCCCCC"/>
            </w:tcBorders>
            <w:vAlign w:val="center"/>
            <w:hideMark/>
          </w:tcPr>
          <w:p w14:paraId="3079C929" w14:textId="77777777" w:rsidR="00000000" w:rsidRDefault="00000000">
            <w:pPr>
              <w:spacing w:after="75"/>
              <w:rPr>
                <w:rFonts w:ascii="Georgia" w:eastAsia="Times New Roman" w:hAnsi="Georgia"/>
                <w:sz w:val="18"/>
                <w:szCs w:val="18"/>
              </w:rPr>
            </w:pPr>
            <w:r>
              <w:rPr>
                <w:rFonts w:ascii="Georgia" w:eastAsia="Times New Roman" w:hAnsi="Georgia"/>
                <w:sz w:val="18"/>
                <w:szCs w:val="18"/>
              </w:rPr>
              <w:t>Suitable</w:t>
            </w:r>
          </w:p>
        </w:tc>
        <w:tc>
          <w:tcPr>
            <w:tcW w:w="0" w:type="auto"/>
            <w:tcBorders>
              <w:bottom w:val="single" w:sz="6" w:space="0" w:color="CCCCCC"/>
            </w:tcBorders>
            <w:vAlign w:val="center"/>
            <w:hideMark/>
          </w:tcPr>
          <w:p w14:paraId="4B26ED41" w14:textId="77777777" w:rsidR="00000000" w:rsidRDefault="00000000">
            <w:pPr>
              <w:spacing w:after="75"/>
              <w:rPr>
                <w:rFonts w:ascii="Georgia" w:eastAsia="Times New Roman" w:hAnsi="Georgia"/>
                <w:sz w:val="18"/>
                <w:szCs w:val="18"/>
              </w:rPr>
            </w:pPr>
            <w:r>
              <w:rPr>
                <w:rFonts w:ascii="Georgia" w:eastAsia="Times New Roman" w:hAnsi="Georgia"/>
                <w:sz w:val="18"/>
                <w:szCs w:val="18"/>
              </w:rPr>
              <w:t>Yes</w:t>
            </w:r>
          </w:p>
        </w:tc>
      </w:tr>
      <w:tr w:rsidR="00000000" w14:paraId="3A05F745" w14:textId="77777777">
        <w:trPr>
          <w:divId w:val="546063614"/>
          <w:tblCellSpacing w:w="15" w:type="dxa"/>
        </w:trPr>
        <w:tc>
          <w:tcPr>
            <w:tcW w:w="0" w:type="auto"/>
            <w:tcBorders>
              <w:bottom w:val="single" w:sz="6" w:space="0" w:color="CCCCCC"/>
            </w:tcBorders>
            <w:vAlign w:val="center"/>
            <w:hideMark/>
          </w:tcPr>
          <w:p w14:paraId="5FF83048" w14:textId="77777777" w:rsidR="00000000" w:rsidRDefault="00000000">
            <w:pPr>
              <w:spacing w:after="75"/>
              <w:rPr>
                <w:rFonts w:ascii="Georgia" w:eastAsia="Times New Roman" w:hAnsi="Georgia"/>
                <w:sz w:val="18"/>
                <w:szCs w:val="18"/>
              </w:rPr>
            </w:pPr>
            <w:r>
              <w:rPr>
                <w:rFonts w:ascii="Georgia" w:eastAsia="Times New Roman" w:hAnsi="Georgia"/>
                <w:sz w:val="18"/>
                <w:szCs w:val="18"/>
              </w:rPr>
              <w:t>1.6. Forest -&gt; Forest - Subtropical/Tropical Moist Lowland</w:t>
            </w:r>
          </w:p>
        </w:tc>
        <w:tc>
          <w:tcPr>
            <w:tcW w:w="0" w:type="auto"/>
            <w:tcBorders>
              <w:bottom w:val="single" w:sz="6" w:space="0" w:color="CCCCCC"/>
            </w:tcBorders>
            <w:vAlign w:val="center"/>
            <w:hideMark/>
          </w:tcPr>
          <w:p w14:paraId="4F613171" w14:textId="77777777" w:rsidR="00000000" w:rsidRDefault="00000000">
            <w:pPr>
              <w:spacing w:after="75"/>
              <w:rPr>
                <w:rFonts w:ascii="Georgia" w:eastAsia="Times New Roman" w:hAnsi="Georgia"/>
                <w:sz w:val="18"/>
                <w:szCs w:val="18"/>
              </w:rPr>
            </w:pPr>
            <w:r>
              <w:rPr>
                <w:rFonts w:ascii="Georgia" w:eastAsia="Times New Roman" w:hAnsi="Georgia"/>
                <w:sz w:val="18"/>
                <w:szCs w:val="18"/>
              </w:rPr>
              <w:t>Resident</w:t>
            </w:r>
          </w:p>
        </w:tc>
        <w:tc>
          <w:tcPr>
            <w:tcW w:w="0" w:type="auto"/>
            <w:tcBorders>
              <w:bottom w:val="single" w:sz="6" w:space="0" w:color="CCCCCC"/>
            </w:tcBorders>
            <w:vAlign w:val="center"/>
            <w:hideMark/>
          </w:tcPr>
          <w:p w14:paraId="5EB29C7B" w14:textId="77777777" w:rsidR="00000000" w:rsidRDefault="00000000">
            <w:pPr>
              <w:spacing w:after="75"/>
              <w:rPr>
                <w:rFonts w:ascii="Georgia" w:eastAsia="Times New Roman" w:hAnsi="Georgia"/>
                <w:sz w:val="18"/>
                <w:szCs w:val="18"/>
              </w:rPr>
            </w:pPr>
            <w:r>
              <w:rPr>
                <w:rFonts w:ascii="Georgia" w:eastAsia="Times New Roman" w:hAnsi="Georgia"/>
                <w:sz w:val="18"/>
                <w:szCs w:val="18"/>
              </w:rPr>
              <w:t>Suitable</w:t>
            </w:r>
          </w:p>
        </w:tc>
        <w:tc>
          <w:tcPr>
            <w:tcW w:w="0" w:type="auto"/>
            <w:tcBorders>
              <w:bottom w:val="single" w:sz="6" w:space="0" w:color="CCCCCC"/>
            </w:tcBorders>
            <w:vAlign w:val="center"/>
            <w:hideMark/>
          </w:tcPr>
          <w:p w14:paraId="052A1220" w14:textId="77777777" w:rsidR="00000000" w:rsidRDefault="00000000">
            <w:pPr>
              <w:spacing w:after="75"/>
              <w:rPr>
                <w:rFonts w:ascii="Georgia" w:eastAsia="Times New Roman" w:hAnsi="Georgia"/>
                <w:sz w:val="18"/>
                <w:szCs w:val="18"/>
              </w:rPr>
            </w:pPr>
            <w:r>
              <w:rPr>
                <w:rFonts w:ascii="Georgia" w:eastAsia="Times New Roman" w:hAnsi="Georgia"/>
                <w:sz w:val="18"/>
                <w:szCs w:val="18"/>
              </w:rPr>
              <w:t>Yes</w:t>
            </w:r>
          </w:p>
        </w:tc>
      </w:tr>
      <w:tr w:rsidR="00000000" w14:paraId="7E3B4657" w14:textId="77777777">
        <w:trPr>
          <w:divId w:val="546063614"/>
          <w:tblCellSpacing w:w="15" w:type="dxa"/>
        </w:trPr>
        <w:tc>
          <w:tcPr>
            <w:tcW w:w="0" w:type="auto"/>
            <w:tcBorders>
              <w:bottom w:val="single" w:sz="6" w:space="0" w:color="CCCCCC"/>
            </w:tcBorders>
            <w:vAlign w:val="center"/>
            <w:hideMark/>
          </w:tcPr>
          <w:p w14:paraId="11EBDAE6" w14:textId="77777777" w:rsidR="00000000" w:rsidRDefault="00000000">
            <w:pPr>
              <w:spacing w:after="75"/>
              <w:rPr>
                <w:rFonts w:ascii="Georgia" w:eastAsia="Times New Roman" w:hAnsi="Georgia"/>
                <w:sz w:val="18"/>
                <w:szCs w:val="18"/>
              </w:rPr>
            </w:pPr>
            <w:r>
              <w:rPr>
                <w:rFonts w:ascii="Georgia" w:eastAsia="Times New Roman" w:hAnsi="Georgia"/>
                <w:sz w:val="18"/>
                <w:szCs w:val="18"/>
              </w:rPr>
              <w:t>1.9. Forest -&gt; Forest - Subtropical/Tropical Moist Montane</w:t>
            </w:r>
          </w:p>
        </w:tc>
        <w:tc>
          <w:tcPr>
            <w:tcW w:w="0" w:type="auto"/>
            <w:tcBorders>
              <w:bottom w:val="single" w:sz="6" w:space="0" w:color="CCCCCC"/>
            </w:tcBorders>
            <w:vAlign w:val="center"/>
            <w:hideMark/>
          </w:tcPr>
          <w:p w14:paraId="20397250" w14:textId="77777777" w:rsidR="00000000" w:rsidRDefault="00000000">
            <w:pPr>
              <w:spacing w:after="75"/>
              <w:rPr>
                <w:rFonts w:ascii="Georgia" w:eastAsia="Times New Roman" w:hAnsi="Georgia"/>
                <w:sz w:val="18"/>
                <w:szCs w:val="18"/>
              </w:rPr>
            </w:pPr>
            <w:r>
              <w:rPr>
                <w:rFonts w:ascii="Georgia" w:eastAsia="Times New Roman" w:hAnsi="Georgia"/>
                <w:sz w:val="18"/>
                <w:szCs w:val="18"/>
              </w:rPr>
              <w:t>Resident</w:t>
            </w:r>
          </w:p>
        </w:tc>
        <w:tc>
          <w:tcPr>
            <w:tcW w:w="0" w:type="auto"/>
            <w:tcBorders>
              <w:bottom w:val="single" w:sz="6" w:space="0" w:color="CCCCCC"/>
            </w:tcBorders>
            <w:vAlign w:val="center"/>
            <w:hideMark/>
          </w:tcPr>
          <w:p w14:paraId="56E328D9" w14:textId="77777777" w:rsidR="00000000" w:rsidRDefault="00000000">
            <w:pPr>
              <w:spacing w:after="75"/>
              <w:rPr>
                <w:rFonts w:ascii="Georgia" w:eastAsia="Times New Roman" w:hAnsi="Georgia"/>
                <w:sz w:val="18"/>
                <w:szCs w:val="18"/>
              </w:rPr>
            </w:pPr>
            <w:r>
              <w:rPr>
                <w:rFonts w:ascii="Georgia" w:eastAsia="Times New Roman" w:hAnsi="Georgia"/>
                <w:sz w:val="18"/>
                <w:szCs w:val="18"/>
              </w:rPr>
              <w:t>Suitable</w:t>
            </w:r>
          </w:p>
        </w:tc>
        <w:tc>
          <w:tcPr>
            <w:tcW w:w="0" w:type="auto"/>
            <w:tcBorders>
              <w:bottom w:val="single" w:sz="6" w:space="0" w:color="CCCCCC"/>
            </w:tcBorders>
            <w:vAlign w:val="center"/>
            <w:hideMark/>
          </w:tcPr>
          <w:p w14:paraId="63A2F91A" w14:textId="77777777" w:rsidR="00000000" w:rsidRDefault="00000000">
            <w:pPr>
              <w:spacing w:after="75"/>
              <w:rPr>
                <w:rFonts w:ascii="Georgia" w:eastAsia="Times New Roman" w:hAnsi="Georgia"/>
                <w:sz w:val="18"/>
                <w:szCs w:val="18"/>
              </w:rPr>
            </w:pPr>
            <w:r>
              <w:rPr>
                <w:rFonts w:ascii="Georgia" w:eastAsia="Times New Roman" w:hAnsi="Georgia"/>
                <w:sz w:val="18"/>
                <w:szCs w:val="18"/>
              </w:rPr>
              <w:t>Yes</w:t>
            </w:r>
          </w:p>
        </w:tc>
      </w:tr>
    </w:tbl>
    <w:p w14:paraId="43066706" w14:textId="77777777" w:rsidR="00000000" w:rsidRDefault="00000000">
      <w:pPr>
        <w:pStyle w:val="Heading2"/>
        <w:divId w:val="546063614"/>
        <w:rPr>
          <w:rFonts w:ascii="Georgia" w:eastAsia="Times New Roman" w:hAnsi="Georgia"/>
          <w:sz w:val="27"/>
          <w:szCs w:val="27"/>
        </w:rPr>
      </w:pPr>
      <w:r>
        <w:rPr>
          <w:rFonts w:ascii="Georgia" w:eastAsia="Times New Roman" w:hAnsi="Georgia"/>
          <w:sz w:val="27"/>
          <w:szCs w:val="27"/>
        </w:rPr>
        <w:t>Systems</w:t>
      </w:r>
    </w:p>
    <w:p w14:paraId="67AB2EEA" w14:textId="77777777" w:rsidR="00000000" w:rsidRDefault="00000000">
      <w:pPr>
        <w:pStyle w:val="NormalWeb"/>
        <w:divId w:val="546063614"/>
        <w:rPr>
          <w:rFonts w:ascii="Georgia" w:hAnsi="Georgia"/>
        </w:rPr>
      </w:pPr>
      <w:r>
        <w:rPr>
          <w:rStyle w:val="datalabel1"/>
          <w:rFonts w:ascii="Georgia" w:hAnsi="Georgia"/>
        </w:rPr>
        <w:t xml:space="preserve">System: </w:t>
      </w:r>
      <w:r>
        <w:rPr>
          <w:rFonts w:ascii="Georgia" w:hAnsi="Georgia"/>
        </w:rPr>
        <w:t>Terrestrial</w:t>
      </w:r>
    </w:p>
    <w:p w14:paraId="2D33A9C4" w14:textId="77777777" w:rsidR="00000000" w:rsidRDefault="00000000">
      <w:pPr>
        <w:pStyle w:val="Heading2"/>
        <w:divId w:val="546063614"/>
        <w:rPr>
          <w:rFonts w:ascii="Georgia" w:eastAsia="Times New Roman" w:hAnsi="Georgia"/>
          <w:sz w:val="27"/>
          <w:szCs w:val="27"/>
        </w:rPr>
      </w:pPr>
      <w:r>
        <w:rPr>
          <w:rFonts w:ascii="Georgia" w:eastAsia="Times New Roman" w:hAnsi="Georgia"/>
          <w:sz w:val="27"/>
          <w:szCs w:val="27"/>
        </w:rPr>
        <w:t>Plant / Fungi Specific</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092"/>
      </w:tblGrid>
      <w:tr w:rsidR="00000000" w14:paraId="72C0453D" w14:textId="77777777">
        <w:trPr>
          <w:divId w:val="546063614"/>
          <w:tblCellSpacing w:w="15" w:type="dxa"/>
        </w:trPr>
        <w:tc>
          <w:tcPr>
            <w:tcW w:w="0" w:type="auto"/>
            <w:tcBorders>
              <w:bottom w:val="single" w:sz="6" w:space="0" w:color="000000"/>
            </w:tcBorders>
            <w:shd w:val="clear" w:color="auto" w:fill="BBBBBB"/>
            <w:vAlign w:val="center"/>
            <w:hideMark/>
          </w:tcPr>
          <w:p w14:paraId="3204871E"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Plant and Fungal Growth Forms</w:t>
            </w:r>
          </w:p>
        </w:tc>
      </w:tr>
      <w:tr w:rsidR="00000000" w14:paraId="41960BD8" w14:textId="77777777">
        <w:trPr>
          <w:divId w:val="546063614"/>
          <w:tblCellSpacing w:w="15" w:type="dxa"/>
        </w:trPr>
        <w:tc>
          <w:tcPr>
            <w:tcW w:w="0" w:type="auto"/>
            <w:tcBorders>
              <w:bottom w:val="single" w:sz="6" w:space="0" w:color="CCCCCC"/>
            </w:tcBorders>
            <w:vAlign w:val="center"/>
            <w:hideMark/>
          </w:tcPr>
          <w:p w14:paraId="552D2FF7" w14:textId="77777777" w:rsidR="00000000" w:rsidRDefault="00000000">
            <w:pPr>
              <w:spacing w:after="75"/>
              <w:rPr>
                <w:rFonts w:ascii="Georgia" w:eastAsia="Times New Roman" w:hAnsi="Georgia"/>
                <w:sz w:val="18"/>
                <w:szCs w:val="18"/>
              </w:rPr>
            </w:pPr>
            <w:r>
              <w:rPr>
                <w:rFonts w:ascii="Georgia" w:eastAsia="Times New Roman" w:hAnsi="Georgia"/>
                <w:sz w:val="18"/>
                <w:szCs w:val="18"/>
              </w:rPr>
              <w:t>Tree - large</w:t>
            </w:r>
          </w:p>
        </w:tc>
      </w:tr>
      <w:tr w:rsidR="00000000" w14:paraId="2A36C9B6" w14:textId="77777777">
        <w:trPr>
          <w:divId w:val="546063614"/>
          <w:tblCellSpacing w:w="15" w:type="dxa"/>
        </w:trPr>
        <w:tc>
          <w:tcPr>
            <w:tcW w:w="0" w:type="auto"/>
            <w:tcBorders>
              <w:bottom w:val="single" w:sz="6" w:space="0" w:color="CCCCCC"/>
            </w:tcBorders>
            <w:vAlign w:val="center"/>
            <w:hideMark/>
          </w:tcPr>
          <w:p w14:paraId="345133A3" w14:textId="77777777" w:rsidR="00000000" w:rsidRDefault="00000000">
            <w:pPr>
              <w:spacing w:after="75"/>
              <w:rPr>
                <w:rFonts w:ascii="Georgia" w:eastAsia="Times New Roman" w:hAnsi="Georgia"/>
                <w:sz w:val="18"/>
                <w:szCs w:val="18"/>
              </w:rPr>
            </w:pPr>
            <w:r>
              <w:rPr>
                <w:rFonts w:ascii="Georgia" w:eastAsia="Times New Roman" w:hAnsi="Georgia"/>
                <w:sz w:val="18"/>
                <w:szCs w:val="18"/>
              </w:rPr>
              <w:t>Tree - small</w:t>
            </w:r>
          </w:p>
        </w:tc>
      </w:tr>
    </w:tbl>
    <w:p w14:paraId="12E50843" w14:textId="77777777" w:rsidR="00000000" w:rsidRDefault="00000000">
      <w:pPr>
        <w:pStyle w:val="Heading1"/>
        <w:divId w:val="1504011639"/>
        <w:rPr>
          <w:rFonts w:ascii="Georgia" w:eastAsia="Times New Roman" w:hAnsi="Georgia"/>
          <w:sz w:val="29"/>
          <w:szCs w:val="29"/>
        </w:rPr>
      </w:pPr>
      <w:commentRangeStart w:id="71"/>
      <w:r>
        <w:rPr>
          <w:rFonts w:ascii="Georgia" w:eastAsia="Times New Roman" w:hAnsi="Georgia"/>
          <w:sz w:val="29"/>
          <w:szCs w:val="29"/>
        </w:rPr>
        <w:t>Use and Trade</w:t>
      </w:r>
      <w:commentRangeEnd w:id="71"/>
      <w:r w:rsidR="001A6353">
        <w:rPr>
          <w:rStyle w:val="CommentReference"/>
          <w:b w:val="0"/>
          <w:bCs w:val="0"/>
          <w:color w:val="auto"/>
          <w:kern w:val="0"/>
          <w:sz w:val="20"/>
          <w:szCs w:val="20"/>
        </w:rPr>
        <w:commentReference w:id="71"/>
      </w:r>
    </w:p>
    <w:p w14:paraId="777AAE34" w14:textId="77777777" w:rsidR="00000000" w:rsidRDefault="00000000">
      <w:pPr>
        <w:pStyle w:val="Heading2"/>
        <w:divId w:val="1504011639"/>
        <w:rPr>
          <w:rFonts w:ascii="Georgia" w:eastAsia="Times New Roman" w:hAnsi="Georgia"/>
          <w:sz w:val="27"/>
          <w:szCs w:val="27"/>
        </w:rPr>
      </w:pPr>
      <w:r>
        <w:rPr>
          <w:rFonts w:ascii="Georgia" w:eastAsia="Times New Roman" w:hAnsi="Georgia"/>
          <w:sz w:val="27"/>
          <w:szCs w:val="27"/>
        </w:rPr>
        <w:t>General Use and Trade Information</w:t>
      </w:r>
    </w:p>
    <w:p w14:paraId="387A061D" w14:textId="1C4A739B" w:rsidR="00000000" w:rsidRDefault="00000000">
      <w:pPr>
        <w:pStyle w:val="NormalWeb"/>
        <w:divId w:val="1504011639"/>
        <w:rPr>
          <w:rFonts w:ascii="Georgia" w:hAnsi="Georgia"/>
        </w:rPr>
      </w:pPr>
      <w:r>
        <w:rPr>
          <w:rFonts w:ascii="Georgia" w:hAnsi="Georgia"/>
        </w:rPr>
        <w:t xml:space="preserve">Most </w:t>
      </w:r>
      <w:del w:id="72" w:author="Jack Plummer" w:date="2022-08-18T11:34:00Z">
        <w:r w:rsidRPr="003675A3" w:rsidDel="003675A3">
          <w:rPr>
            <w:rFonts w:ascii="Georgia" w:hAnsi="Georgia"/>
            <w:i/>
            <w:iCs/>
            <w:rPrChange w:id="73" w:author="Jack Plummer" w:date="2022-08-18T11:34:00Z">
              <w:rPr>
                <w:rFonts w:ascii="Georgia" w:hAnsi="Georgia"/>
              </w:rPr>
            </w:rPrChange>
          </w:rPr>
          <w:delText xml:space="preserve">of the </w:delText>
        </w:r>
      </w:del>
      <w:r w:rsidRPr="003675A3">
        <w:rPr>
          <w:rFonts w:ascii="Georgia" w:hAnsi="Georgia"/>
          <w:i/>
          <w:iCs/>
          <w:rPrChange w:id="74" w:author="Jack Plummer" w:date="2022-08-18T11:34:00Z">
            <w:rPr>
              <w:rFonts w:ascii="Georgia" w:hAnsi="Georgia"/>
            </w:rPr>
          </w:rPrChange>
        </w:rPr>
        <w:t>Elaeocarpus</w:t>
      </w:r>
      <w:r>
        <w:rPr>
          <w:rFonts w:ascii="Georgia" w:hAnsi="Georgia"/>
        </w:rPr>
        <w:t xml:space="preserve"> species have exhibited anti-inflammatory, anti-microbial, anti-anxiety, analgesic, anti-depressant, anti-asthmatic, antidiabetic, anti-ulcerogenic, anti-</w:t>
      </w:r>
      <w:proofErr w:type="spellStart"/>
      <w:r>
        <w:rPr>
          <w:rFonts w:ascii="Georgia" w:hAnsi="Georgia"/>
        </w:rPr>
        <w:t>tumor</w:t>
      </w:r>
      <w:proofErr w:type="spellEnd"/>
      <w:r>
        <w:rPr>
          <w:rFonts w:ascii="Georgia" w:hAnsi="Georgia"/>
        </w:rPr>
        <w:t>, cytotoxic, sedative, hypnotic, tranquillizing, anticonvulsive, anti-</w:t>
      </w:r>
      <w:proofErr w:type="gramStart"/>
      <w:r>
        <w:rPr>
          <w:rFonts w:ascii="Georgia" w:hAnsi="Georgia"/>
        </w:rPr>
        <w:t>epileptic</w:t>
      </w:r>
      <w:proofErr w:type="gramEnd"/>
      <w:r>
        <w:rPr>
          <w:rFonts w:ascii="Georgia" w:hAnsi="Georgia"/>
        </w:rPr>
        <w:t xml:space="preserve"> and anti-hypertensive properties </w:t>
      </w:r>
      <w:del w:id="75" w:author="Jack Plummer" w:date="2022-08-18T11:34:00Z">
        <w:r w:rsidDel="003675A3">
          <w:rPr>
            <w:rFonts w:ascii="Georgia" w:hAnsi="Georgia"/>
          </w:rPr>
          <w:delText>through the</w:delText>
        </w:r>
      </w:del>
      <w:ins w:id="76" w:author="Jack Plummer" w:date="2022-08-18T11:34:00Z">
        <w:r w:rsidR="003675A3">
          <w:rPr>
            <w:rFonts w:ascii="Georgia" w:hAnsi="Georgia"/>
          </w:rPr>
          <w:t>fol</w:t>
        </w:r>
      </w:ins>
      <w:ins w:id="77" w:author="Jack Plummer" w:date="2022-08-18T11:35:00Z">
        <w:r w:rsidR="003675A3">
          <w:rPr>
            <w:rFonts w:ascii="Georgia" w:hAnsi="Georgia"/>
          </w:rPr>
          <w:t>lowing</w:t>
        </w:r>
      </w:ins>
      <w:r>
        <w:rPr>
          <w:rFonts w:ascii="Georgia" w:hAnsi="Georgia"/>
        </w:rPr>
        <w:t xml:space="preserve"> pharmacological investigations (Dadhich </w:t>
      </w:r>
      <w:r w:rsidRPr="003675A3">
        <w:rPr>
          <w:rFonts w:ascii="Georgia" w:hAnsi="Georgia"/>
          <w:i/>
          <w:iCs/>
          <w:rPrChange w:id="78" w:author="Jack Plummer" w:date="2022-08-18T11:35:00Z">
            <w:rPr>
              <w:rFonts w:ascii="Georgia" w:hAnsi="Georgia"/>
            </w:rPr>
          </w:rPrChange>
        </w:rPr>
        <w:t>et al.</w:t>
      </w:r>
      <w:del w:id="79" w:author="Jack Plummer" w:date="2022-08-18T11:35:00Z">
        <w:r w:rsidRPr="003675A3" w:rsidDel="003675A3">
          <w:rPr>
            <w:rFonts w:ascii="Georgia" w:hAnsi="Georgia"/>
            <w:i/>
            <w:iCs/>
            <w:rPrChange w:id="80" w:author="Jack Plummer" w:date="2022-08-18T11:35:00Z">
              <w:rPr>
                <w:rFonts w:ascii="Georgia" w:hAnsi="Georgia"/>
              </w:rPr>
            </w:rPrChange>
          </w:rPr>
          <w:delText>,</w:delText>
        </w:r>
      </w:del>
      <w:r>
        <w:rPr>
          <w:rFonts w:ascii="Georgia" w:hAnsi="Georgia"/>
        </w:rPr>
        <w:t xml:space="preserve"> 2013). </w:t>
      </w:r>
      <w:ins w:id="81" w:author="Jack Plummer" w:date="2022-08-18T11:35:00Z">
        <w:r w:rsidR="003675A3">
          <w:rPr>
            <w:rFonts w:ascii="Georgia" w:hAnsi="Georgia"/>
          </w:rPr>
          <w:t>Studies o</w:t>
        </w:r>
      </w:ins>
      <w:ins w:id="82" w:author="Jack Plummer" w:date="2022-08-18T11:36:00Z">
        <w:r w:rsidR="003675A3">
          <w:rPr>
            <w:rFonts w:ascii="Georgia" w:hAnsi="Georgia"/>
          </w:rPr>
          <w:t>f</w:t>
        </w:r>
      </w:ins>
      <w:ins w:id="83" w:author="Jack Plummer" w:date="2022-08-18T11:35:00Z">
        <w:r w:rsidR="003675A3">
          <w:rPr>
            <w:rFonts w:ascii="Georgia" w:hAnsi="Georgia"/>
          </w:rPr>
          <w:t xml:space="preserve"> </w:t>
        </w:r>
      </w:ins>
      <w:del w:id="84" w:author="Jack Plummer" w:date="2022-08-18T11:35:00Z">
        <w:r w:rsidDel="003675A3">
          <w:rPr>
            <w:rFonts w:ascii="Georgia" w:hAnsi="Georgia"/>
          </w:rPr>
          <w:delText xml:space="preserve">The </w:delText>
        </w:r>
      </w:del>
      <w:del w:id="85" w:author="Jack Plummer" w:date="2022-08-18T11:36:00Z">
        <w:r w:rsidDel="003675A3">
          <w:rPr>
            <w:rFonts w:ascii="Georgia" w:hAnsi="Georgia"/>
          </w:rPr>
          <w:delText xml:space="preserve">extracts of </w:delText>
        </w:r>
      </w:del>
      <w:r>
        <w:rPr>
          <w:rFonts w:ascii="Georgia" w:hAnsi="Georgia"/>
        </w:rPr>
        <w:t>fruit</w:t>
      </w:r>
      <w:del w:id="86" w:author="Jack Plummer" w:date="2022-08-18T11:36:00Z">
        <w:r w:rsidDel="003675A3">
          <w:rPr>
            <w:rFonts w:ascii="Georgia" w:hAnsi="Georgia"/>
          </w:rPr>
          <w:delText>s</w:delText>
        </w:r>
      </w:del>
      <w:r>
        <w:rPr>
          <w:rFonts w:ascii="Georgia" w:hAnsi="Georgia"/>
        </w:rPr>
        <w:t>, leaf, bark and stem</w:t>
      </w:r>
      <w:ins w:id="87" w:author="Jack Plummer" w:date="2022-08-18T11:36:00Z">
        <w:r w:rsidR="003675A3">
          <w:rPr>
            <w:rFonts w:ascii="Georgia" w:hAnsi="Georgia"/>
          </w:rPr>
          <w:t xml:space="preserve"> </w:t>
        </w:r>
        <w:r w:rsidR="003675A3">
          <w:rPr>
            <w:rFonts w:ascii="Georgia" w:hAnsi="Georgia"/>
          </w:rPr>
          <w:t>extracts</w:t>
        </w:r>
      </w:ins>
      <w:r>
        <w:rPr>
          <w:rFonts w:ascii="Georgia" w:hAnsi="Georgia"/>
        </w:rPr>
        <w:t xml:space="preserve"> </w:t>
      </w:r>
      <w:ins w:id="88" w:author="Jack Plummer" w:date="2022-08-18T11:38:00Z">
        <w:r w:rsidR="00A2604D">
          <w:rPr>
            <w:rFonts w:ascii="Georgia" w:hAnsi="Georgia"/>
          </w:rPr>
          <w:t xml:space="preserve">have </w:t>
        </w:r>
      </w:ins>
      <w:r>
        <w:rPr>
          <w:rFonts w:ascii="Georgia" w:hAnsi="Georgia"/>
        </w:rPr>
        <w:t xml:space="preserve">revealed </w:t>
      </w:r>
      <w:del w:id="89" w:author="Jack Plummer" w:date="2022-08-18T11:36:00Z">
        <w:r w:rsidDel="003675A3">
          <w:rPr>
            <w:rFonts w:ascii="Georgia" w:hAnsi="Georgia"/>
          </w:rPr>
          <w:delText xml:space="preserve">the </w:delText>
        </w:r>
      </w:del>
      <w:ins w:id="90" w:author="Jack Plummer" w:date="2022-08-18T11:36:00Z">
        <w:r w:rsidR="003675A3">
          <w:rPr>
            <w:rFonts w:ascii="Georgia" w:hAnsi="Georgia"/>
          </w:rPr>
          <w:t>a</w:t>
        </w:r>
        <w:r w:rsidR="003675A3">
          <w:rPr>
            <w:rFonts w:ascii="Georgia" w:hAnsi="Georgia"/>
          </w:rPr>
          <w:t xml:space="preserve"> </w:t>
        </w:r>
      </w:ins>
      <w:r>
        <w:rPr>
          <w:rFonts w:ascii="Georgia" w:hAnsi="Georgia"/>
        </w:rPr>
        <w:t xml:space="preserve">high range of activities </w:t>
      </w:r>
      <w:del w:id="91" w:author="Jack Plummer" w:date="2022-08-18T11:36:00Z">
        <w:r w:rsidDel="003675A3">
          <w:rPr>
            <w:rFonts w:ascii="Georgia" w:hAnsi="Georgia"/>
          </w:rPr>
          <w:delText xml:space="preserve">like </w:delText>
        </w:r>
      </w:del>
      <w:ins w:id="92" w:author="Jack Plummer" w:date="2022-08-18T11:36:00Z">
        <w:r w:rsidR="003675A3">
          <w:rPr>
            <w:rFonts w:ascii="Georgia" w:hAnsi="Georgia"/>
          </w:rPr>
          <w:t>including</w:t>
        </w:r>
        <w:r w:rsidR="003675A3">
          <w:rPr>
            <w:rFonts w:ascii="Georgia" w:hAnsi="Georgia"/>
          </w:rPr>
          <w:t xml:space="preserve"> </w:t>
        </w:r>
      </w:ins>
      <w:r>
        <w:rPr>
          <w:rFonts w:ascii="Georgia" w:hAnsi="Georgia"/>
        </w:rPr>
        <w:t>antiviral, antibacteria</w:t>
      </w:r>
      <w:ins w:id="93" w:author="Jack Plummer" w:date="2022-08-18T11:37:00Z">
        <w:r w:rsidR="003675A3">
          <w:rPr>
            <w:rFonts w:ascii="Georgia" w:hAnsi="Georgia"/>
          </w:rPr>
          <w:t>l,</w:t>
        </w:r>
      </w:ins>
      <w:del w:id="94" w:author="Jack Plummer" w:date="2022-08-18T11:37:00Z">
        <w:r w:rsidDel="003675A3">
          <w:rPr>
            <w:rFonts w:ascii="Georgia" w:hAnsi="Georgia"/>
          </w:rPr>
          <w:delText>l</w:delText>
        </w:r>
      </w:del>
      <w:del w:id="95" w:author="Jack Plummer" w:date="2022-08-18T11:36:00Z">
        <w:r w:rsidDel="003675A3">
          <w:rPr>
            <w:rFonts w:ascii="Georgia" w:hAnsi="Georgia"/>
          </w:rPr>
          <w:delText>,</w:delText>
        </w:r>
      </w:del>
      <w:r>
        <w:rPr>
          <w:rFonts w:ascii="Georgia" w:hAnsi="Georgia"/>
        </w:rPr>
        <w:t xml:space="preserve"> antifungal</w:t>
      </w:r>
      <w:ins w:id="96" w:author="Jack Plummer" w:date="2022-08-18T11:36:00Z">
        <w:r w:rsidR="003675A3">
          <w:rPr>
            <w:rFonts w:ascii="Georgia" w:hAnsi="Georgia"/>
          </w:rPr>
          <w:t xml:space="preserve">, </w:t>
        </w:r>
        <w:r w:rsidR="003675A3">
          <w:rPr>
            <w:rFonts w:ascii="Georgia" w:hAnsi="Georgia"/>
          </w:rPr>
          <w:t>diuretic and anti</w:t>
        </w:r>
      </w:ins>
      <w:ins w:id="97" w:author="Jack Plummer" w:date="2022-08-18T11:37:00Z">
        <w:r w:rsidR="003675A3">
          <w:rPr>
            <w:rFonts w:ascii="Georgia" w:hAnsi="Georgia"/>
          </w:rPr>
          <w:t>-</w:t>
        </w:r>
      </w:ins>
      <w:ins w:id="98" w:author="Jack Plummer" w:date="2022-08-18T11:36:00Z">
        <w:r w:rsidR="003675A3">
          <w:rPr>
            <w:rFonts w:ascii="Georgia" w:hAnsi="Georgia"/>
          </w:rPr>
          <w:t>inflammatory properties</w:t>
        </w:r>
      </w:ins>
      <w:r>
        <w:rPr>
          <w:rFonts w:ascii="Georgia" w:hAnsi="Georgia"/>
        </w:rPr>
        <w:t>,</w:t>
      </w:r>
      <w:ins w:id="99" w:author="Jack Plummer" w:date="2022-08-18T11:37:00Z">
        <w:r w:rsidR="003675A3">
          <w:rPr>
            <w:rFonts w:ascii="Georgia" w:hAnsi="Georgia"/>
          </w:rPr>
          <w:t xml:space="preserve"> as well as</w:t>
        </w:r>
      </w:ins>
      <w:r>
        <w:rPr>
          <w:rFonts w:ascii="Georgia" w:hAnsi="Georgia"/>
        </w:rPr>
        <w:t xml:space="preserve"> positive effects on respiration, cardiovascular systems</w:t>
      </w:r>
      <w:ins w:id="100" w:author="Jack Plummer" w:date="2022-08-18T11:37:00Z">
        <w:r w:rsidR="003675A3">
          <w:rPr>
            <w:rFonts w:ascii="Georgia" w:hAnsi="Georgia"/>
          </w:rPr>
          <w:t xml:space="preserve"> and the</w:t>
        </w:r>
      </w:ins>
      <w:del w:id="101" w:author="Jack Plummer" w:date="2022-08-18T11:37:00Z">
        <w:r w:rsidDel="003675A3">
          <w:rPr>
            <w:rFonts w:ascii="Georgia" w:hAnsi="Georgia"/>
          </w:rPr>
          <w:delText>,</w:delText>
        </w:r>
      </w:del>
      <w:r>
        <w:rPr>
          <w:rFonts w:ascii="Georgia" w:hAnsi="Georgia"/>
        </w:rPr>
        <w:t xml:space="preserve"> central nervous system</w:t>
      </w:r>
      <w:ins w:id="102" w:author="Jack Plummer" w:date="2022-08-18T11:37:00Z">
        <w:r w:rsidR="003675A3">
          <w:rPr>
            <w:rFonts w:ascii="Georgia" w:hAnsi="Georgia"/>
          </w:rPr>
          <w:t xml:space="preserve"> </w:t>
        </w:r>
      </w:ins>
      <w:del w:id="103" w:author="Jack Plummer" w:date="2022-08-18T11:37:00Z">
        <w:r w:rsidDel="003675A3">
          <w:rPr>
            <w:rFonts w:ascii="Georgia" w:hAnsi="Georgia"/>
          </w:rPr>
          <w:delText xml:space="preserve">, </w:delText>
        </w:r>
      </w:del>
      <w:del w:id="104" w:author="Jack Plummer" w:date="2022-08-18T11:36:00Z">
        <w:r w:rsidDel="003675A3">
          <w:rPr>
            <w:rFonts w:ascii="Georgia" w:hAnsi="Georgia"/>
          </w:rPr>
          <w:delText xml:space="preserve">diuretic and anti inflammatory properties </w:delText>
        </w:r>
      </w:del>
      <w:del w:id="105" w:author="Jack Plummer" w:date="2022-08-18T11:35:00Z">
        <w:r w:rsidDel="003675A3">
          <w:rPr>
            <w:rFonts w:ascii="Georgia" w:hAnsi="Georgia"/>
          </w:rPr>
          <w:delText xml:space="preserve">that further brings the importance of the plant </w:delText>
        </w:r>
      </w:del>
      <w:r>
        <w:rPr>
          <w:rFonts w:ascii="Georgia" w:hAnsi="Georgia"/>
        </w:rPr>
        <w:t>(</w:t>
      </w:r>
      <w:proofErr w:type="spellStart"/>
      <w:r>
        <w:rPr>
          <w:rFonts w:ascii="Georgia" w:hAnsi="Georgia"/>
        </w:rPr>
        <w:t>Muthuswamya</w:t>
      </w:r>
      <w:proofErr w:type="spellEnd"/>
      <w:del w:id="106" w:author="Jack Plummer" w:date="2022-08-18T11:37:00Z">
        <w:r w:rsidDel="003675A3">
          <w:rPr>
            <w:rFonts w:ascii="Georgia" w:hAnsi="Georgia"/>
          </w:rPr>
          <w:delText>,</w:delText>
        </w:r>
      </w:del>
      <w:r>
        <w:rPr>
          <w:rFonts w:ascii="Georgia" w:hAnsi="Georgia"/>
        </w:rPr>
        <w:t xml:space="preserve"> 2014). This species</w:t>
      </w:r>
      <w:ins w:id="107" w:author="Jack Plummer" w:date="2022-08-18T11:37:00Z">
        <w:r w:rsidR="003675A3">
          <w:rPr>
            <w:rFonts w:ascii="Georgia" w:hAnsi="Georgia"/>
          </w:rPr>
          <w:t>’</w:t>
        </w:r>
      </w:ins>
      <w:r>
        <w:rPr>
          <w:rFonts w:ascii="Georgia" w:hAnsi="Georgia"/>
        </w:rPr>
        <w:t xml:space="preserve"> fruit contains </w:t>
      </w:r>
      <w:del w:id="108" w:author="Jack Plummer" w:date="2022-08-18T11:37:00Z">
        <w:r w:rsidDel="003675A3">
          <w:rPr>
            <w:rFonts w:ascii="Georgia" w:hAnsi="Georgia"/>
          </w:rPr>
          <w:delText xml:space="preserve">the essential </w:delText>
        </w:r>
      </w:del>
      <w:r>
        <w:rPr>
          <w:rFonts w:ascii="Georgia" w:hAnsi="Georgia"/>
        </w:rPr>
        <w:t xml:space="preserve">phytochemicals that act as antioxidants </w:t>
      </w:r>
      <w:proofErr w:type="gramStart"/>
      <w:r>
        <w:rPr>
          <w:rFonts w:ascii="Georgia" w:hAnsi="Georgia"/>
        </w:rPr>
        <w:t>and also</w:t>
      </w:r>
      <w:proofErr w:type="gramEnd"/>
      <w:r>
        <w:rPr>
          <w:rFonts w:ascii="Georgia" w:hAnsi="Georgia"/>
        </w:rPr>
        <w:t xml:space="preserve"> have specific antimicrobial activity against </w:t>
      </w:r>
      <w:del w:id="109" w:author="Jack Plummer" w:date="2022-08-18T11:38:00Z">
        <w:r w:rsidDel="003675A3">
          <w:rPr>
            <w:rFonts w:ascii="Georgia" w:hAnsi="Georgia"/>
          </w:rPr>
          <w:delText xml:space="preserve">UTI </w:delText>
        </w:r>
      </w:del>
      <w:ins w:id="110" w:author="Jack Plummer" w:date="2022-08-18T11:38:00Z">
        <w:r w:rsidR="003675A3">
          <w:rPr>
            <w:rFonts w:ascii="Georgia" w:hAnsi="Georgia"/>
          </w:rPr>
          <w:t>urinary tract infections</w:t>
        </w:r>
        <w:r w:rsidR="003675A3">
          <w:rPr>
            <w:rFonts w:ascii="Georgia" w:hAnsi="Georgia"/>
          </w:rPr>
          <w:t xml:space="preserve"> </w:t>
        </w:r>
      </w:ins>
      <w:r>
        <w:rPr>
          <w:rFonts w:ascii="Georgia" w:hAnsi="Georgia"/>
        </w:rPr>
        <w:t>(Manoharan</w:t>
      </w:r>
      <w:del w:id="111" w:author="Jack Plummer" w:date="2022-08-18T11:38:00Z">
        <w:r w:rsidDel="003675A3">
          <w:rPr>
            <w:rFonts w:ascii="Georgia" w:hAnsi="Georgia"/>
          </w:rPr>
          <w:delText>,</w:delText>
        </w:r>
      </w:del>
      <w:r>
        <w:rPr>
          <w:rFonts w:ascii="Georgia" w:hAnsi="Georgia"/>
        </w:rPr>
        <w:t xml:space="preserve"> </w:t>
      </w:r>
      <w:r w:rsidRPr="003675A3">
        <w:rPr>
          <w:rFonts w:ascii="Georgia" w:hAnsi="Georgia"/>
          <w:i/>
          <w:iCs/>
          <w:rPrChange w:id="112" w:author="Jack Plummer" w:date="2022-08-18T11:38:00Z">
            <w:rPr>
              <w:rFonts w:ascii="Georgia" w:hAnsi="Georgia"/>
            </w:rPr>
          </w:rPrChange>
        </w:rPr>
        <w:t>et al.</w:t>
      </w:r>
      <w:del w:id="113" w:author="Jack Plummer" w:date="2022-08-18T11:37:00Z">
        <w:r w:rsidRPr="003675A3" w:rsidDel="003675A3">
          <w:rPr>
            <w:rFonts w:ascii="Georgia" w:hAnsi="Georgia"/>
            <w:i/>
            <w:iCs/>
            <w:rPrChange w:id="114" w:author="Jack Plummer" w:date="2022-08-18T11:38:00Z">
              <w:rPr>
                <w:rFonts w:ascii="Georgia" w:hAnsi="Georgia"/>
              </w:rPr>
            </w:rPrChange>
          </w:rPr>
          <w:delText>,</w:delText>
        </w:r>
      </w:del>
      <w:r>
        <w:rPr>
          <w:rFonts w:ascii="Georgia" w:hAnsi="Georgia"/>
        </w:rPr>
        <w:t> </w:t>
      </w:r>
      <w:del w:id="115" w:author="Jack Plummer" w:date="2022-08-18T11:38:00Z">
        <w:r w:rsidDel="003675A3">
          <w:rPr>
            <w:rFonts w:ascii="Georgia" w:hAnsi="Georgia"/>
          </w:rPr>
          <w:delText xml:space="preserve"> </w:delText>
        </w:r>
      </w:del>
      <w:r>
        <w:rPr>
          <w:rFonts w:ascii="Georgia" w:hAnsi="Georgia"/>
        </w:rPr>
        <w:t>2019).</w:t>
      </w:r>
    </w:p>
    <w:p w14:paraId="3C495EE0" w14:textId="77777777" w:rsidR="00000000" w:rsidRDefault="00000000">
      <w:pPr>
        <w:pStyle w:val="Heading1"/>
        <w:divId w:val="1814367033"/>
        <w:rPr>
          <w:rFonts w:ascii="Georgia" w:eastAsia="Times New Roman" w:hAnsi="Georgia"/>
          <w:sz w:val="29"/>
          <w:szCs w:val="29"/>
        </w:rPr>
      </w:pPr>
      <w:r>
        <w:rPr>
          <w:rFonts w:ascii="Georgia" w:eastAsia="Times New Roman" w:hAnsi="Georgia"/>
          <w:sz w:val="29"/>
          <w:szCs w:val="29"/>
        </w:rPr>
        <w:t>Threats</w:t>
      </w:r>
    </w:p>
    <w:p w14:paraId="65C99722" w14:textId="6CCDBFE3" w:rsidR="00000000" w:rsidRDefault="00000000">
      <w:pPr>
        <w:pStyle w:val="NormalWeb"/>
        <w:divId w:val="1814367033"/>
        <w:rPr>
          <w:rFonts w:ascii="Georgia" w:hAnsi="Georgia"/>
        </w:rPr>
      </w:pPr>
      <w:del w:id="116" w:author="Jack Plummer" w:date="2022-08-18T11:39:00Z">
        <w:r w:rsidDel="00A2604D">
          <w:rPr>
            <w:rFonts w:ascii="Georgia" w:hAnsi="Georgia"/>
          </w:rPr>
          <w:delText xml:space="preserve">This species fruits are edible and wood are used in fuelwood (Grierson &amp; Long 1991), The extracts of fruits, leaf, bark and stem revealed the high range of medicinal properties (Muthuswamya, 2014; Manoharan, et al.,  2019). </w:delText>
        </w:r>
      </w:del>
      <w:del w:id="117" w:author="Jack Plummer" w:date="2022-08-18T11:40:00Z">
        <w:r w:rsidDel="00A2604D">
          <w:rPr>
            <w:rFonts w:ascii="Georgia" w:hAnsi="Georgia"/>
          </w:rPr>
          <w:delText>However</w:delText>
        </w:r>
      </w:del>
      <w:ins w:id="118" w:author="Jack Plummer" w:date="2022-08-18T11:40:00Z">
        <w:r w:rsidR="00A2604D">
          <w:rPr>
            <w:rFonts w:ascii="Georgia" w:hAnsi="Georgia"/>
          </w:rPr>
          <w:t>While this species is utilised</w:t>
        </w:r>
      </w:ins>
      <w:r>
        <w:rPr>
          <w:rFonts w:ascii="Georgia" w:hAnsi="Georgia"/>
        </w:rPr>
        <w:t xml:space="preserve">, the intensity of threat </w:t>
      </w:r>
      <w:del w:id="119" w:author="Jack Plummer" w:date="2022-08-18T11:39:00Z">
        <w:r w:rsidDel="00A2604D">
          <w:rPr>
            <w:rFonts w:ascii="Georgia" w:hAnsi="Georgia"/>
          </w:rPr>
          <w:delText xml:space="preserve">is not known about the </w:delText>
        </w:r>
      </w:del>
      <w:ins w:id="120" w:author="Jack Plummer" w:date="2022-08-18T11:39:00Z">
        <w:r w:rsidR="00A2604D">
          <w:rPr>
            <w:rFonts w:ascii="Georgia" w:hAnsi="Georgia"/>
          </w:rPr>
          <w:t>due</w:t>
        </w:r>
      </w:ins>
      <w:ins w:id="121" w:author="Jack Plummer" w:date="2022-08-18T11:40:00Z">
        <w:r w:rsidR="00A2604D">
          <w:rPr>
            <w:rFonts w:ascii="Georgia" w:hAnsi="Georgia"/>
          </w:rPr>
          <w:t xml:space="preserve"> to </w:t>
        </w:r>
      </w:ins>
      <w:del w:id="122" w:author="Jack Plummer" w:date="2022-08-18T11:40:00Z">
        <w:r w:rsidDel="00A2604D">
          <w:rPr>
            <w:rFonts w:ascii="Georgia" w:hAnsi="Georgia"/>
          </w:rPr>
          <w:delText xml:space="preserve">collection </w:delText>
        </w:r>
      </w:del>
      <w:ins w:id="123" w:author="Jack Plummer" w:date="2022-08-18T11:40:00Z">
        <w:r w:rsidR="00A2604D">
          <w:rPr>
            <w:rFonts w:ascii="Georgia" w:hAnsi="Georgia"/>
          </w:rPr>
          <w:t>over</w:t>
        </w:r>
        <w:r w:rsidR="00A2604D">
          <w:rPr>
            <w:rFonts w:ascii="Georgia" w:hAnsi="Georgia"/>
          </w:rPr>
          <w:t>exploitation</w:t>
        </w:r>
        <w:r w:rsidR="00A2604D">
          <w:rPr>
            <w:rFonts w:ascii="Georgia" w:hAnsi="Georgia"/>
          </w:rPr>
          <w:t xml:space="preserve"> </w:t>
        </w:r>
      </w:ins>
      <w:del w:id="124" w:author="Jack Plummer" w:date="2022-08-18T11:40:00Z">
        <w:r w:rsidDel="00A2604D">
          <w:rPr>
            <w:rFonts w:ascii="Georgia" w:hAnsi="Georgia"/>
          </w:rPr>
          <w:delText>on species</w:delText>
        </w:r>
      </w:del>
      <w:ins w:id="125" w:author="Jack Plummer" w:date="2022-08-18T11:40:00Z">
        <w:r w:rsidR="00A2604D">
          <w:rPr>
            <w:rFonts w:ascii="Georgia" w:hAnsi="Georgia"/>
          </w:rPr>
          <w:t>is not clear</w:t>
        </w:r>
      </w:ins>
      <w:r>
        <w:rPr>
          <w:rFonts w:ascii="Georgia" w:hAnsi="Georgia"/>
        </w:rPr>
        <w:t>.  A holistic stud</w:t>
      </w:r>
      <w:ins w:id="126" w:author="Jack Plummer" w:date="2022-08-18T11:40:00Z">
        <w:r w:rsidR="00A2604D">
          <w:rPr>
            <w:rFonts w:ascii="Georgia" w:hAnsi="Georgia"/>
          </w:rPr>
          <w:t>y</w:t>
        </w:r>
      </w:ins>
      <w:del w:id="127" w:author="Jack Plummer" w:date="2022-08-18T11:40:00Z">
        <w:r w:rsidDel="00A2604D">
          <w:rPr>
            <w:rFonts w:ascii="Georgia" w:hAnsi="Georgia"/>
          </w:rPr>
          <w:delText>ies</w:delText>
        </w:r>
      </w:del>
      <w:r>
        <w:rPr>
          <w:rFonts w:ascii="Georgia" w:hAnsi="Georgia"/>
        </w:rPr>
        <w:t xml:space="preserve"> on </w:t>
      </w:r>
      <w:ins w:id="128" w:author="Jack Plummer" w:date="2022-08-18T11:40:00Z">
        <w:r w:rsidR="00A2604D">
          <w:rPr>
            <w:rFonts w:ascii="Georgia" w:hAnsi="Georgia"/>
          </w:rPr>
          <w:t xml:space="preserve">its </w:t>
        </w:r>
      </w:ins>
      <w:del w:id="129" w:author="Jack Plummer" w:date="2022-08-18T11:40:00Z">
        <w:r w:rsidDel="00A2604D">
          <w:rPr>
            <w:rFonts w:ascii="Georgia" w:hAnsi="Georgia"/>
          </w:rPr>
          <w:delText xml:space="preserve">the plants </w:delText>
        </w:r>
      </w:del>
      <w:r>
        <w:rPr>
          <w:rFonts w:ascii="Georgia" w:hAnsi="Georgia"/>
        </w:rPr>
        <w:t xml:space="preserve">utility and </w:t>
      </w:r>
      <w:del w:id="130" w:author="Jack Plummer" w:date="2022-08-18T11:40:00Z">
        <w:r w:rsidDel="00A2604D">
          <w:rPr>
            <w:rFonts w:ascii="Georgia" w:hAnsi="Georgia"/>
          </w:rPr>
          <w:delText xml:space="preserve">their </w:delText>
        </w:r>
      </w:del>
      <w:r>
        <w:rPr>
          <w:rFonts w:ascii="Georgia" w:hAnsi="Georgia"/>
        </w:rPr>
        <w:t xml:space="preserve">population trend is required to </w:t>
      </w:r>
      <w:ins w:id="131" w:author="Jack Plummer" w:date="2022-08-18T11:40:00Z">
        <w:r w:rsidR="00A2604D">
          <w:rPr>
            <w:rFonts w:ascii="Georgia" w:hAnsi="Georgia"/>
          </w:rPr>
          <w:t xml:space="preserve">better </w:t>
        </w:r>
      </w:ins>
      <w:r>
        <w:rPr>
          <w:rFonts w:ascii="Georgia" w:hAnsi="Georgia"/>
        </w:rPr>
        <w:t>understand th</w:t>
      </w:r>
      <w:del w:id="132" w:author="Jack Plummer" w:date="2022-08-18T11:41:00Z">
        <w:r w:rsidDel="00A2604D">
          <w:rPr>
            <w:rFonts w:ascii="Georgia" w:hAnsi="Georgia"/>
          </w:rPr>
          <w:delText>e</w:delText>
        </w:r>
      </w:del>
      <w:ins w:id="133" w:author="Jack Plummer" w:date="2022-08-18T11:41:00Z">
        <w:r w:rsidR="00A2604D">
          <w:rPr>
            <w:rFonts w:ascii="Georgia" w:hAnsi="Georgia"/>
          </w:rPr>
          <w:t>is</w:t>
        </w:r>
      </w:ins>
      <w:r>
        <w:rPr>
          <w:rFonts w:ascii="Georgia" w:hAnsi="Georgia"/>
        </w:rPr>
        <w:t xml:space="preserve"> </w:t>
      </w:r>
      <w:del w:id="134" w:author="Jack Plummer" w:date="2022-08-18T11:41:00Z">
        <w:r w:rsidDel="00A2604D">
          <w:rPr>
            <w:rFonts w:ascii="Georgia" w:hAnsi="Georgia"/>
          </w:rPr>
          <w:delText>interactions</w:delText>
        </w:r>
      </w:del>
      <w:ins w:id="135" w:author="Jack Plummer" w:date="2022-08-18T11:41:00Z">
        <w:r w:rsidR="00A2604D">
          <w:rPr>
            <w:rFonts w:ascii="Georgia" w:hAnsi="Georgia"/>
          </w:rPr>
          <w:t>potential threat</w:t>
        </w:r>
      </w:ins>
      <w:r>
        <w:rPr>
          <w:rFonts w:ascii="Georgia" w:hAnsi="Georgia"/>
        </w:rPr>
        <w:t>.</w:t>
      </w:r>
    </w:p>
    <w:p w14:paraId="01B7D271" w14:textId="77777777" w:rsidR="00000000" w:rsidRDefault="00000000">
      <w:pPr>
        <w:pStyle w:val="NormalWeb"/>
        <w:divId w:val="1814367033"/>
        <w:rPr>
          <w:rFonts w:ascii="Georgia" w:hAnsi="Georgia"/>
        </w:rPr>
      </w:pPr>
    </w:p>
    <w:p w14:paraId="0410D96C" w14:textId="77777777" w:rsidR="00000000" w:rsidRDefault="00000000">
      <w:pPr>
        <w:pStyle w:val="Heading2"/>
        <w:divId w:val="1814367033"/>
        <w:rPr>
          <w:rFonts w:ascii="Georgia" w:eastAsia="Times New Roman" w:hAnsi="Georgia"/>
          <w:sz w:val="27"/>
          <w:szCs w:val="27"/>
        </w:rPr>
      </w:pPr>
      <w:r>
        <w:rPr>
          <w:rFonts w:ascii="Georgia" w:eastAsia="Times New Roman" w:hAnsi="Georgia"/>
          <w:sz w:val="27"/>
          <w:szCs w:val="27"/>
        </w:rPr>
        <w:t>Threats Classification Scheme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5448"/>
        <w:gridCol w:w="740"/>
        <w:gridCol w:w="842"/>
        <w:gridCol w:w="842"/>
        <w:gridCol w:w="1138"/>
      </w:tblGrid>
      <w:tr w:rsidR="00000000" w14:paraId="47BA5460" w14:textId="77777777">
        <w:trPr>
          <w:divId w:val="1814367033"/>
          <w:tblCellSpacing w:w="15" w:type="dxa"/>
        </w:trPr>
        <w:tc>
          <w:tcPr>
            <w:tcW w:w="0" w:type="auto"/>
            <w:tcBorders>
              <w:bottom w:val="single" w:sz="6" w:space="0" w:color="000000"/>
            </w:tcBorders>
            <w:shd w:val="clear" w:color="auto" w:fill="BBBBBB"/>
            <w:vAlign w:val="center"/>
            <w:hideMark/>
          </w:tcPr>
          <w:p w14:paraId="1571C9B3"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Threat</w:t>
            </w:r>
          </w:p>
        </w:tc>
        <w:tc>
          <w:tcPr>
            <w:tcW w:w="0" w:type="auto"/>
            <w:tcBorders>
              <w:bottom w:val="single" w:sz="6" w:space="0" w:color="000000"/>
            </w:tcBorders>
            <w:shd w:val="clear" w:color="auto" w:fill="BBBBBB"/>
            <w:vAlign w:val="center"/>
            <w:hideMark/>
          </w:tcPr>
          <w:p w14:paraId="49538ABF"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Timing</w:t>
            </w:r>
          </w:p>
        </w:tc>
        <w:tc>
          <w:tcPr>
            <w:tcW w:w="0" w:type="auto"/>
            <w:tcBorders>
              <w:bottom w:val="single" w:sz="6" w:space="0" w:color="000000"/>
            </w:tcBorders>
            <w:shd w:val="clear" w:color="auto" w:fill="BBBBBB"/>
            <w:vAlign w:val="center"/>
            <w:hideMark/>
          </w:tcPr>
          <w:p w14:paraId="24FE8ADB"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Scope</w:t>
            </w:r>
          </w:p>
        </w:tc>
        <w:tc>
          <w:tcPr>
            <w:tcW w:w="0" w:type="auto"/>
            <w:tcBorders>
              <w:bottom w:val="single" w:sz="6" w:space="0" w:color="000000"/>
            </w:tcBorders>
            <w:shd w:val="clear" w:color="auto" w:fill="BBBBBB"/>
            <w:vAlign w:val="center"/>
            <w:hideMark/>
          </w:tcPr>
          <w:p w14:paraId="5421BE09"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Severity</w:t>
            </w:r>
          </w:p>
        </w:tc>
        <w:tc>
          <w:tcPr>
            <w:tcW w:w="0" w:type="auto"/>
            <w:tcBorders>
              <w:bottom w:val="single" w:sz="6" w:space="0" w:color="000000"/>
            </w:tcBorders>
            <w:shd w:val="clear" w:color="auto" w:fill="BBBBBB"/>
            <w:vAlign w:val="center"/>
            <w:hideMark/>
          </w:tcPr>
          <w:p w14:paraId="2D844E3D"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Impact Score</w:t>
            </w:r>
          </w:p>
        </w:tc>
      </w:tr>
      <w:tr w:rsidR="00000000" w14:paraId="1CACFD05" w14:textId="77777777">
        <w:trPr>
          <w:divId w:val="1814367033"/>
          <w:tblCellSpacing w:w="15" w:type="dxa"/>
        </w:trPr>
        <w:tc>
          <w:tcPr>
            <w:tcW w:w="0" w:type="auto"/>
            <w:vAlign w:val="center"/>
            <w:hideMark/>
          </w:tcPr>
          <w:p w14:paraId="5243B506" w14:textId="77777777" w:rsidR="00000000" w:rsidRDefault="00000000">
            <w:pPr>
              <w:spacing w:after="75"/>
              <w:rPr>
                <w:rFonts w:ascii="Georgia" w:eastAsia="Times New Roman" w:hAnsi="Georgia"/>
                <w:sz w:val="18"/>
                <w:szCs w:val="18"/>
              </w:rPr>
            </w:pPr>
            <w:commentRangeStart w:id="136"/>
            <w:r>
              <w:rPr>
                <w:rFonts w:ascii="Georgia" w:eastAsia="Times New Roman" w:hAnsi="Georgia"/>
                <w:sz w:val="18"/>
                <w:szCs w:val="18"/>
              </w:rPr>
              <w:t>2.3.4. Agriculture &amp; aquaculture -&gt; Livestock farming &amp; ranching -&gt; Scale Unknown/Unrecorded</w:t>
            </w:r>
            <w:commentRangeEnd w:id="136"/>
            <w:r w:rsidR="00A2604D">
              <w:rPr>
                <w:rStyle w:val="CommentReference"/>
                <w:sz w:val="20"/>
                <w:szCs w:val="20"/>
              </w:rPr>
              <w:commentReference w:id="136"/>
            </w:r>
          </w:p>
        </w:tc>
        <w:tc>
          <w:tcPr>
            <w:tcW w:w="0" w:type="auto"/>
            <w:vAlign w:val="center"/>
            <w:hideMark/>
          </w:tcPr>
          <w:p w14:paraId="0A849255" w14:textId="77777777" w:rsidR="00000000" w:rsidRDefault="00000000">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1AEE709E"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4863178B"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1C8B078A"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r>
      <w:tr w:rsidR="00000000" w14:paraId="6F07AF32" w14:textId="77777777">
        <w:trPr>
          <w:divId w:val="1814367033"/>
          <w:tblCellSpacing w:w="15" w:type="dxa"/>
        </w:trPr>
        <w:tc>
          <w:tcPr>
            <w:tcW w:w="0" w:type="auto"/>
            <w:vAlign w:val="center"/>
            <w:hideMark/>
          </w:tcPr>
          <w:p w14:paraId="33737206" w14:textId="77777777" w:rsidR="00000000" w:rsidRDefault="00000000">
            <w:pPr>
              <w:spacing w:after="75"/>
              <w:rPr>
                <w:rFonts w:ascii="Georgia" w:eastAsia="Times New Roman" w:hAnsi="Georgia"/>
                <w:sz w:val="18"/>
                <w:szCs w:val="18"/>
              </w:rPr>
            </w:pPr>
            <w:commentRangeStart w:id="137"/>
            <w:r>
              <w:rPr>
                <w:rFonts w:ascii="Georgia" w:eastAsia="Times New Roman" w:hAnsi="Georgia"/>
                <w:sz w:val="18"/>
                <w:szCs w:val="18"/>
              </w:rPr>
              <w:t>5.2.3. Biological resource use -&gt; Gathering terrestrial plants -&gt; Persecution/control</w:t>
            </w:r>
            <w:commentRangeEnd w:id="137"/>
            <w:r w:rsidR="00A2604D">
              <w:rPr>
                <w:rStyle w:val="CommentReference"/>
                <w:sz w:val="20"/>
                <w:szCs w:val="20"/>
              </w:rPr>
              <w:commentReference w:id="137"/>
            </w:r>
          </w:p>
        </w:tc>
        <w:tc>
          <w:tcPr>
            <w:tcW w:w="0" w:type="auto"/>
            <w:vAlign w:val="center"/>
            <w:hideMark/>
          </w:tcPr>
          <w:p w14:paraId="6EEA1569" w14:textId="77777777" w:rsidR="00000000" w:rsidRDefault="00000000">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2544570E"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49CC7BF1"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44BBADCF"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r>
      <w:tr w:rsidR="00000000" w14:paraId="22BD8F00" w14:textId="77777777">
        <w:trPr>
          <w:divId w:val="1814367033"/>
          <w:tblCellSpacing w:w="15" w:type="dxa"/>
        </w:trPr>
        <w:tc>
          <w:tcPr>
            <w:tcW w:w="0" w:type="auto"/>
            <w:vAlign w:val="center"/>
            <w:hideMark/>
          </w:tcPr>
          <w:p w14:paraId="14D8F891" w14:textId="77777777" w:rsidR="00000000" w:rsidRDefault="00000000">
            <w:pPr>
              <w:spacing w:after="75"/>
              <w:rPr>
                <w:rFonts w:ascii="Georgia" w:eastAsia="Times New Roman" w:hAnsi="Georgia"/>
                <w:sz w:val="18"/>
                <w:szCs w:val="18"/>
              </w:rPr>
            </w:pPr>
            <w:commentRangeStart w:id="138"/>
            <w:r>
              <w:rPr>
                <w:rFonts w:ascii="Georgia" w:eastAsia="Times New Roman" w:hAnsi="Georgia"/>
                <w:sz w:val="18"/>
                <w:szCs w:val="18"/>
              </w:rPr>
              <w:t>7.3. Natural system modifications -&gt; Other ecosystem modifications</w:t>
            </w:r>
            <w:commentRangeEnd w:id="138"/>
            <w:r w:rsidR="00A2604D">
              <w:rPr>
                <w:rStyle w:val="CommentReference"/>
                <w:sz w:val="20"/>
                <w:szCs w:val="20"/>
              </w:rPr>
              <w:commentReference w:id="138"/>
            </w:r>
          </w:p>
        </w:tc>
        <w:tc>
          <w:tcPr>
            <w:tcW w:w="0" w:type="auto"/>
            <w:vAlign w:val="center"/>
            <w:hideMark/>
          </w:tcPr>
          <w:p w14:paraId="62C49FA0" w14:textId="77777777" w:rsidR="00000000" w:rsidRDefault="00000000">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2C2CABDF"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48CA4F52"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c>
          <w:tcPr>
            <w:tcW w:w="0" w:type="auto"/>
            <w:vAlign w:val="center"/>
            <w:hideMark/>
          </w:tcPr>
          <w:p w14:paraId="1451D74E" w14:textId="77777777" w:rsidR="00000000" w:rsidRDefault="00000000">
            <w:pPr>
              <w:spacing w:after="75"/>
              <w:rPr>
                <w:rFonts w:ascii="Georgia" w:eastAsia="Times New Roman" w:hAnsi="Georgia"/>
                <w:sz w:val="18"/>
                <w:szCs w:val="18"/>
              </w:rPr>
            </w:pPr>
            <w:r>
              <w:rPr>
                <w:rFonts w:ascii="Georgia" w:eastAsia="Times New Roman" w:hAnsi="Georgia"/>
                <w:sz w:val="18"/>
                <w:szCs w:val="18"/>
              </w:rPr>
              <w:t>Unknown</w:t>
            </w:r>
          </w:p>
        </w:tc>
      </w:tr>
    </w:tbl>
    <w:p w14:paraId="5D23A74C" w14:textId="77777777" w:rsidR="00000000" w:rsidRDefault="00000000">
      <w:pPr>
        <w:pStyle w:val="Heading1"/>
        <w:divId w:val="1038044518"/>
        <w:rPr>
          <w:rFonts w:ascii="Georgia" w:eastAsia="Times New Roman" w:hAnsi="Georgia"/>
          <w:sz w:val="29"/>
          <w:szCs w:val="29"/>
        </w:rPr>
      </w:pPr>
      <w:r>
        <w:rPr>
          <w:rFonts w:ascii="Georgia" w:eastAsia="Times New Roman" w:hAnsi="Georgia"/>
          <w:sz w:val="29"/>
          <w:szCs w:val="29"/>
        </w:rPr>
        <w:t>Conservation</w:t>
      </w:r>
    </w:p>
    <w:p w14:paraId="3BD60692" w14:textId="6A7E7BB6" w:rsidR="00000000" w:rsidRPr="00A2604D" w:rsidRDefault="00000000">
      <w:pPr>
        <w:pStyle w:val="NormalWeb"/>
        <w:divId w:val="1038044518"/>
        <w:rPr>
          <w:rFonts w:ascii="Georgia" w:hAnsi="Georgia"/>
        </w:rPr>
      </w:pPr>
      <w:r>
        <w:rPr>
          <w:rFonts w:ascii="Georgia" w:hAnsi="Georgia"/>
        </w:rPr>
        <w:lastRenderedPageBreak/>
        <w:t xml:space="preserve">The species has been recorded from both </w:t>
      </w:r>
      <w:del w:id="139" w:author="Jack Plummer" w:date="2022-08-18T11:42:00Z">
        <w:r w:rsidDel="00A2604D">
          <w:rPr>
            <w:rFonts w:ascii="Georgia" w:hAnsi="Georgia"/>
          </w:rPr>
          <w:delText xml:space="preserve">buffer zone and </w:delText>
        </w:r>
      </w:del>
      <w:r>
        <w:rPr>
          <w:rFonts w:ascii="Georgia" w:hAnsi="Georgia"/>
        </w:rPr>
        <w:t>protected areas</w:t>
      </w:r>
      <w:ins w:id="140" w:author="Jack Plummer" w:date="2022-08-18T11:42:00Z">
        <w:r w:rsidR="00A2604D">
          <w:rPr>
            <w:rFonts w:ascii="Georgia" w:hAnsi="Georgia"/>
          </w:rPr>
          <w:t xml:space="preserve"> </w:t>
        </w:r>
        <w:r w:rsidR="00A2604D">
          <w:rPr>
            <w:rFonts w:ascii="Georgia" w:hAnsi="Georgia"/>
          </w:rPr>
          <w:t>and</w:t>
        </w:r>
        <w:r w:rsidR="00A2604D">
          <w:rPr>
            <w:rFonts w:ascii="Georgia" w:hAnsi="Georgia"/>
          </w:rPr>
          <w:t xml:space="preserve"> </w:t>
        </w:r>
        <w:r w:rsidR="00A2604D">
          <w:rPr>
            <w:rFonts w:ascii="Georgia" w:hAnsi="Georgia"/>
          </w:rPr>
          <w:t>buffer zone</w:t>
        </w:r>
      </w:ins>
      <w:ins w:id="141" w:author="Jack Plummer" w:date="2022-08-18T11:43:00Z">
        <w:r w:rsidR="00A2604D">
          <w:rPr>
            <w:rFonts w:ascii="Georgia" w:hAnsi="Georgia"/>
          </w:rPr>
          <w:t>s</w:t>
        </w:r>
      </w:ins>
      <w:ins w:id="142" w:author="Jack Plummer" w:date="2022-08-18T11:42:00Z">
        <w:r w:rsidR="00A2604D">
          <w:rPr>
            <w:rFonts w:ascii="Georgia" w:hAnsi="Georgia"/>
          </w:rPr>
          <w:t xml:space="preserve"> </w:t>
        </w:r>
      </w:ins>
      <w:del w:id="143" w:author="Jack Plummer" w:date="2022-08-18T11:42:00Z">
        <w:r w:rsidDel="00A2604D">
          <w:rPr>
            <w:rFonts w:ascii="Georgia" w:hAnsi="Georgia"/>
          </w:rPr>
          <w:delText xml:space="preserve"> </w:delText>
        </w:r>
      </w:del>
      <w:r>
        <w:rPr>
          <w:rFonts w:ascii="Georgia" w:hAnsi="Georgia"/>
        </w:rPr>
        <w:t>where passive conservation is presumed, but it is not known whether active management is practised (UNEP-WCMC and IUCN 2022).</w:t>
      </w:r>
      <w:ins w:id="144" w:author="Jack Plummer" w:date="2022-08-18T11:43:00Z">
        <w:r w:rsidR="00A2604D">
          <w:rPr>
            <w:rFonts w:ascii="Georgia" w:hAnsi="Georgia"/>
          </w:rPr>
          <w:t xml:space="preserve"> This species is held in at least</w:t>
        </w:r>
      </w:ins>
      <w:ins w:id="145" w:author="Jack Plummer" w:date="2022-08-18T11:44:00Z">
        <w:r w:rsidR="00D52E21">
          <w:rPr>
            <w:rFonts w:ascii="Georgia" w:hAnsi="Georgia"/>
          </w:rPr>
          <w:t xml:space="preserve"> one</w:t>
        </w:r>
      </w:ins>
      <w:ins w:id="146" w:author="Jack Plummer" w:date="2022-08-18T11:43:00Z">
        <w:r w:rsidR="00A2604D">
          <w:rPr>
            <w:rFonts w:ascii="Georgia" w:hAnsi="Georgia"/>
          </w:rPr>
          <w:t xml:space="preserve"> </w:t>
        </w:r>
        <w:r w:rsidR="00A2604D">
          <w:rPr>
            <w:rFonts w:ascii="Georgia" w:hAnsi="Georgia"/>
            <w:i/>
            <w:iCs/>
          </w:rPr>
          <w:t>ex situ</w:t>
        </w:r>
        <w:r w:rsidR="00A2604D">
          <w:rPr>
            <w:rFonts w:ascii="Georgia" w:hAnsi="Georgia"/>
          </w:rPr>
          <w:t xml:space="preserve"> collection (BGCI 2022).</w:t>
        </w:r>
      </w:ins>
    </w:p>
    <w:p w14:paraId="1CC6E176" w14:textId="77777777" w:rsidR="00000000" w:rsidRDefault="00000000">
      <w:pPr>
        <w:pStyle w:val="Heading2"/>
        <w:divId w:val="1038044518"/>
        <w:rPr>
          <w:rFonts w:ascii="Georgia" w:eastAsia="Times New Roman" w:hAnsi="Georgia"/>
          <w:sz w:val="27"/>
          <w:szCs w:val="27"/>
        </w:rPr>
      </w:pPr>
      <w:r>
        <w:rPr>
          <w:rFonts w:ascii="Georgia" w:eastAsia="Times New Roman" w:hAnsi="Georgia"/>
          <w:sz w:val="27"/>
          <w:szCs w:val="27"/>
        </w:rPr>
        <w:t>Important Conservation Actions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6260"/>
        <w:gridCol w:w="530"/>
      </w:tblGrid>
      <w:tr w:rsidR="00000000" w14:paraId="02EF8BED" w14:textId="77777777">
        <w:trPr>
          <w:divId w:val="1038044518"/>
          <w:tblCellSpacing w:w="15" w:type="dxa"/>
        </w:trPr>
        <w:tc>
          <w:tcPr>
            <w:tcW w:w="0" w:type="auto"/>
            <w:tcBorders>
              <w:bottom w:val="single" w:sz="6" w:space="0" w:color="000000"/>
            </w:tcBorders>
            <w:shd w:val="clear" w:color="auto" w:fill="BBBBBB"/>
            <w:vAlign w:val="center"/>
            <w:hideMark/>
          </w:tcPr>
          <w:p w14:paraId="14C43E37"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Conservation Actions</w:t>
            </w:r>
          </w:p>
        </w:tc>
        <w:tc>
          <w:tcPr>
            <w:tcW w:w="0" w:type="auto"/>
            <w:tcBorders>
              <w:bottom w:val="single" w:sz="6" w:space="0" w:color="000000"/>
            </w:tcBorders>
            <w:shd w:val="clear" w:color="auto" w:fill="BBBBBB"/>
            <w:vAlign w:val="center"/>
            <w:hideMark/>
          </w:tcPr>
          <w:p w14:paraId="47938F5C"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48555DEE" w14:textId="77777777">
        <w:trPr>
          <w:divId w:val="1038044518"/>
          <w:tblCellSpacing w:w="15" w:type="dxa"/>
        </w:trPr>
        <w:tc>
          <w:tcPr>
            <w:tcW w:w="0" w:type="auto"/>
            <w:tcBorders>
              <w:bottom w:val="single" w:sz="6" w:space="0" w:color="CCCCCC"/>
            </w:tcBorders>
            <w:vAlign w:val="center"/>
            <w:hideMark/>
          </w:tcPr>
          <w:p w14:paraId="3AD7ABDC" w14:textId="77777777" w:rsidR="00000000" w:rsidRDefault="00000000">
            <w:pPr>
              <w:spacing w:after="75"/>
              <w:rPr>
                <w:rFonts w:ascii="Georgia" w:eastAsia="Times New Roman" w:hAnsi="Georgia"/>
                <w:sz w:val="18"/>
                <w:szCs w:val="18"/>
              </w:rPr>
            </w:pPr>
            <w:r>
              <w:rPr>
                <w:rFonts w:ascii="Georgia" w:eastAsia="Times New Roman" w:hAnsi="Georgia"/>
                <w:sz w:val="18"/>
                <w:szCs w:val="18"/>
              </w:rPr>
              <w:t>1.1. Land/water protection -&gt; Site/area protection</w:t>
            </w:r>
          </w:p>
        </w:tc>
        <w:tc>
          <w:tcPr>
            <w:tcW w:w="0" w:type="auto"/>
            <w:tcBorders>
              <w:bottom w:val="single" w:sz="6" w:space="0" w:color="CCCCCC"/>
            </w:tcBorders>
            <w:vAlign w:val="center"/>
            <w:hideMark/>
          </w:tcPr>
          <w:p w14:paraId="7EE8E991"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1DB9279E" w14:textId="77777777">
        <w:trPr>
          <w:divId w:val="1038044518"/>
          <w:tblCellSpacing w:w="15" w:type="dxa"/>
        </w:trPr>
        <w:tc>
          <w:tcPr>
            <w:tcW w:w="0" w:type="auto"/>
            <w:tcBorders>
              <w:bottom w:val="single" w:sz="6" w:space="0" w:color="CCCCCC"/>
            </w:tcBorders>
            <w:vAlign w:val="center"/>
            <w:hideMark/>
          </w:tcPr>
          <w:p w14:paraId="0E014FDA" w14:textId="77777777" w:rsidR="00000000" w:rsidRDefault="00000000">
            <w:pPr>
              <w:spacing w:after="75"/>
              <w:rPr>
                <w:rFonts w:ascii="Georgia" w:eastAsia="Times New Roman" w:hAnsi="Georgia"/>
                <w:sz w:val="18"/>
                <w:szCs w:val="18"/>
              </w:rPr>
            </w:pPr>
            <w:r>
              <w:rPr>
                <w:rFonts w:ascii="Georgia" w:eastAsia="Times New Roman" w:hAnsi="Georgia"/>
                <w:sz w:val="18"/>
                <w:szCs w:val="18"/>
              </w:rPr>
              <w:t>3.4.2. Species management -&gt; Ex-situ conservation -&gt; Genome resource bank</w:t>
            </w:r>
          </w:p>
        </w:tc>
        <w:tc>
          <w:tcPr>
            <w:tcW w:w="0" w:type="auto"/>
            <w:tcBorders>
              <w:bottom w:val="single" w:sz="6" w:space="0" w:color="CCCCCC"/>
            </w:tcBorders>
            <w:vAlign w:val="center"/>
            <w:hideMark/>
          </w:tcPr>
          <w:p w14:paraId="6361103F"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63318CFF" w14:textId="77777777" w:rsidR="00000000" w:rsidRDefault="00000000">
      <w:pPr>
        <w:pStyle w:val="Heading2"/>
        <w:divId w:val="1038044518"/>
        <w:rPr>
          <w:rFonts w:ascii="Georgia" w:eastAsia="Times New Roman" w:hAnsi="Georgia"/>
          <w:sz w:val="27"/>
          <w:szCs w:val="27"/>
        </w:rPr>
      </w:pPr>
      <w:r>
        <w:rPr>
          <w:rFonts w:ascii="Georgia" w:eastAsia="Times New Roman" w:hAnsi="Georgia"/>
          <w:sz w:val="27"/>
          <w:szCs w:val="27"/>
        </w:rPr>
        <w:t>Research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384"/>
        <w:gridCol w:w="530"/>
      </w:tblGrid>
      <w:tr w:rsidR="00000000" w14:paraId="7684AA03" w14:textId="77777777">
        <w:trPr>
          <w:divId w:val="1038044518"/>
          <w:tblCellSpacing w:w="15" w:type="dxa"/>
        </w:trPr>
        <w:tc>
          <w:tcPr>
            <w:tcW w:w="0" w:type="auto"/>
            <w:tcBorders>
              <w:bottom w:val="single" w:sz="6" w:space="0" w:color="000000"/>
            </w:tcBorders>
            <w:shd w:val="clear" w:color="auto" w:fill="BBBBBB"/>
            <w:vAlign w:val="center"/>
            <w:hideMark/>
          </w:tcPr>
          <w:p w14:paraId="7EFB001A"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Research</w:t>
            </w:r>
          </w:p>
        </w:tc>
        <w:tc>
          <w:tcPr>
            <w:tcW w:w="0" w:type="auto"/>
            <w:tcBorders>
              <w:bottom w:val="single" w:sz="6" w:space="0" w:color="000000"/>
            </w:tcBorders>
            <w:shd w:val="clear" w:color="auto" w:fill="BBBBBB"/>
            <w:vAlign w:val="center"/>
            <w:hideMark/>
          </w:tcPr>
          <w:p w14:paraId="7E3FF41B" w14:textId="77777777" w:rsidR="00000000" w:rsidRDefault="00000000">
            <w:pPr>
              <w:spacing w:after="75"/>
              <w:rPr>
                <w:rFonts w:ascii="Georgia" w:eastAsia="Times New Roman" w:hAnsi="Georgia"/>
                <w:b/>
                <w:bCs/>
                <w:sz w:val="18"/>
                <w:szCs w:val="18"/>
              </w:rPr>
            </w:pPr>
            <w:r>
              <w:rPr>
                <w:rFonts w:ascii="Georgia" w:eastAsia="Times New Roman" w:hAnsi="Georgia"/>
                <w:b/>
                <w:bCs/>
                <w:sz w:val="18"/>
                <w:szCs w:val="18"/>
              </w:rPr>
              <w:t>Note</w:t>
            </w:r>
          </w:p>
        </w:tc>
      </w:tr>
      <w:tr w:rsidR="00000000" w14:paraId="6D303D32" w14:textId="77777777">
        <w:trPr>
          <w:divId w:val="1038044518"/>
          <w:tblCellSpacing w:w="15" w:type="dxa"/>
        </w:trPr>
        <w:tc>
          <w:tcPr>
            <w:tcW w:w="0" w:type="auto"/>
            <w:tcBorders>
              <w:bottom w:val="single" w:sz="6" w:space="0" w:color="CCCCCC"/>
            </w:tcBorders>
            <w:vAlign w:val="center"/>
            <w:hideMark/>
          </w:tcPr>
          <w:p w14:paraId="5A7B3F2E" w14:textId="77777777" w:rsidR="00000000" w:rsidRDefault="00000000">
            <w:pPr>
              <w:spacing w:after="75"/>
              <w:rPr>
                <w:rFonts w:ascii="Georgia" w:eastAsia="Times New Roman" w:hAnsi="Georgia"/>
                <w:sz w:val="18"/>
                <w:szCs w:val="18"/>
              </w:rPr>
            </w:pPr>
            <w:r>
              <w:rPr>
                <w:rFonts w:ascii="Georgia" w:eastAsia="Times New Roman" w:hAnsi="Georgia"/>
                <w:sz w:val="18"/>
                <w:szCs w:val="18"/>
              </w:rPr>
              <w:t>1.2. Research -&gt; Population size, distribution &amp; trends</w:t>
            </w:r>
          </w:p>
        </w:tc>
        <w:tc>
          <w:tcPr>
            <w:tcW w:w="0" w:type="auto"/>
            <w:tcBorders>
              <w:bottom w:val="single" w:sz="6" w:space="0" w:color="CCCCCC"/>
            </w:tcBorders>
            <w:vAlign w:val="center"/>
            <w:hideMark/>
          </w:tcPr>
          <w:p w14:paraId="4533BEEC"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3BE79667" w14:textId="77777777">
        <w:trPr>
          <w:divId w:val="1038044518"/>
          <w:tblCellSpacing w:w="15" w:type="dxa"/>
        </w:trPr>
        <w:tc>
          <w:tcPr>
            <w:tcW w:w="0" w:type="auto"/>
            <w:tcBorders>
              <w:bottom w:val="single" w:sz="6" w:space="0" w:color="CCCCCC"/>
            </w:tcBorders>
            <w:vAlign w:val="center"/>
            <w:hideMark/>
          </w:tcPr>
          <w:p w14:paraId="6EA8A2B8" w14:textId="77777777" w:rsidR="00000000" w:rsidRDefault="00000000">
            <w:pPr>
              <w:spacing w:after="75"/>
              <w:rPr>
                <w:rFonts w:ascii="Georgia" w:eastAsia="Times New Roman" w:hAnsi="Georgia"/>
                <w:sz w:val="18"/>
                <w:szCs w:val="18"/>
              </w:rPr>
            </w:pPr>
            <w:r>
              <w:rPr>
                <w:rFonts w:ascii="Georgia" w:eastAsia="Times New Roman" w:hAnsi="Georgia"/>
                <w:sz w:val="18"/>
                <w:szCs w:val="18"/>
              </w:rPr>
              <w:t>1.4. Research -&gt; Harvest, use &amp; livelihoods</w:t>
            </w:r>
          </w:p>
        </w:tc>
        <w:tc>
          <w:tcPr>
            <w:tcW w:w="0" w:type="auto"/>
            <w:tcBorders>
              <w:bottom w:val="single" w:sz="6" w:space="0" w:color="CCCCCC"/>
            </w:tcBorders>
            <w:vAlign w:val="center"/>
            <w:hideMark/>
          </w:tcPr>
          <w:p w14:paraId="56775AEA"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4B74E266" w14:textId="77777777">
        <w:trPr>
          <w:divId w:val="1038044518"/>
          <w:tblCellSpacing w:w="15" w:type="dxa"/>
        </w:trPr>
        <w:tc>
          <w:tcPr>
            <w:tcW w:w="0" w:type="auto"/>
            <w:tcBorders>
              <w:bottom w:val="single" w:sz="6" w:space="0" w:color="CCCCCC"/>
            </w:tcBorders>
            <w:vAlign w:val="center"/>
            <w:hideMark/>
          </w:tcPr>
          <w:p w14:paraId="3E81CDA0" w14:textId="77777777" w:rsidR="00000000" w:rsidRDefault="00000000">
            <w:pPr>
              <w:spacing w:after="75"/>
              <w:rPr>
                <w:rFonts w:ascii="Georgia" w:eastAsia="Times New Roman" w:hAnsi="Georgia"/>
                <w:sz w:val="18"/>
                <w:szCs w:val="18"/>
              </w:rPr>
            </w:pPr>
            <w:r>
              <w:rPr>
                <w:rFonts w:ascii="Georgia" w:eastAsia="Times New Roman" w:hAnsi="Georgia"/>
                <w:sz w:val="18"/>
                <w:szCs w:val="18"/>
              </w:rPr>
              <w:t>1.5. Research -&gt; Threats</w:t>
            </w:r>
          </w:p>
        </w:tc>
        <w:tc>
          <w:tcPr>
            <w:tcW w:w="0" w:type="auto"/>
            <w:tcBorders>
              <w:bottom w:val="single" w:sz="6" w:space="0" w:color="CCCCCC"/>
            </w:tcBorders>
            <w:vAlign w:val="center"/>
            <w:hideMark/>
          </w:tcPr>
          <w:p w14:paraId="14BA55A9"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44A61C27" w14:textId="77777777">
        <w:trPr>
          <w:divId w:val="1038044518"/>
          <w:tblCellSpacing w:w="15" w:type="dxa"/>
        </w:trPr>
        <w:tc>
          <w:tcPr>
            <w:tcW w:w="0" w:type="auto"/>
            <w:tcBorders>
              <w:bottom w:val="single" w:sz="6" w:space="0" w:color="CCCCCC"/>
            </w:tcBorders>
            <w:vAlign w:val="center"/>
            <w:hideMark/>
          </w:tcPr>
          <w:p w14:paraId="5E1E511F" w14:textId="77777777" w:rsidR="00000000" w:rsidRDefault="00000000">
            <w:pPr>
              <w:spacing w:after="75"/>
              <w:rPr>
                <w:rFonts w:ascii="Georgia" w:eastAsia="Times New Roman" w:hAnsi="Georgia"/>
                <w:sz w:val="18"/>
                <w:szCs w:val="18"/>
              </w:rPr>
            </w:pPr>
            <w:r>
              <w:rPr>
                <w:rFonts w:ascii="Georgia" w:eastAsia="Times New Roman" w:hAnsi="Georgia"/>
                <w:sz w:val="18"/>
                <w:szCs w:val="18"/>
              </w:rPr>
              <w:t>3.1. Monitoring -&gt; Population trends</w:t>
            </w:r>
          </w:p>
        </w:tc>
        <w:tc>
          <w:tcPr>
            <w:tcW w:w="0" w:type="auto"/>
            <w:tcBorders>
              <w:bottom w:val="single" w:sz="6" w:space="0" w:color="CCCCCC"/>
            </w:tcBorders>
            <w:vAlign w:val="center"/>
            <w:hideMark/>
          </w:tcPr>
          <w:p w14:paraId="4C1B0BF2"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r w:rsidR="00000000" w14:paraId="189311C0" w14:textId="77777777">
        <w:trPr>
          <w:divId w:val="1038044518"/>
          <w:tblCellSpacing w:w="15" w:type="dxa"/>
        </w:trPr>
        <w:tc>
          <w:tcPr>
            <w:tcW w:w="0" w:type="auto"/>
            <w:tcBorders>
              <w:bottom w:val="single" w:sz="6" w:space="0" w:color="CCCCCC"/>
            </w:tcBorders>
            <w:vAlign w:val="center"/>
            <w:hideMark/>
          </w:tcPr>
          <w:p w14:paraId="3392EAD2" w14:textId="77777777" w:rsidR="00000000" w:rsidRDefault="00000000">
            <w:pPr>
              <w:spacing w:after="75"/>
              <w:rPr>
                <w:rFonts w:ascii="Georgia" w:eastAsia="Times New Roman" w:hAnsi="Georgia"/>
                <w:sz w:val="18"/>
                <w:szCs w:val="18"/>
              </w:rPr>
            </w:pPr>
            <w:r>
              <w:rPr>
                <w:rFonts w:ascii="Georgia" w:eastAsia="Times New Roman" w:hAnsi="Georgia"/>
                <w:sz w:val="18"/>
                <w:szCs w:val="18"/>
              </w:rPr>
              <w:t>3.2. Monitoring -&gt; Harvest level trends</w:t>
            </w:r>
          </w:p>
        </w:tc>
        <w:tc>
          <w:tcPr>
            <w:tcW w:w="0" w:type="auto"/>
            <w:tcBorders>
              <w:bottom w:val="single" w:sz="6" w:space="0" w:color="CCCCCC"/>
            </w:tcBorders>
            <w:vAlign w:val="center"/>
            <w:hideMark/>
          </w:tcPr>
          <w:p w14:paraId="26474E49" w14:textId="77777777" w:rsidR="00000000" w:rsidRDefault="00000000">
            <w:pPr>
              <w:spacing w:after="75"/>
              <w:rPr>
                <w:rFonts w:ascii="Georgia" w:eastAsia="Times New Roman" w:hAnsi="Georgia"/>
                <w:sz w:val="18"/>
                <w:szCs w:val="18"/>
              </w:rPr>
            </w:pPr>
            <w:r>
              <w:rPr>
                <w:rFonts w:ascii="Georgia" w:eastAsia="Times New Roman" w:hAnsi="Georgia"/>
                <w:sz w:val="18"/>
                <w:szCs w:val="18"/>
              </w:rPr>
              <w:t>-</w:t>
            </w:r>
          </w:p>
        </w:tc>
      </w:tr>
    </w:tbl>
    <w:p w14:paraId="5D1CB450" w14:textId="77777777" w:rsidR="00000000" w:rsidRDefault="00000000">
      <w:pPr>
        <w:pStyle w:val="Heading1"/>
        <w:rPr>
          <w:rFonts w:ascii="Georgia" w:eastAsia="Times New Roman" w:hAnsi="Georgia"/>
          <w:sz w:val="29"/>
          <w:szCs w:val="29"/>
        </w:rPr>
      </w:pPr>
      <w:r>
        <w:rPr>
          <w:rFonts w:ascii="Georgia" w:eastAsia="Times New Roman" w:hAnsi="Georgia"/>
          <w:sz w:val="29"/>
          <w:szCs w:val="29"/>
        </w:rPr>
        <w:t>Bibliography</w:t>
      </w:r>
    </w:p>
    <w:p w14:paraId="313E386E" w14:textId="111F1CD6" w:rsidR="00000000" w:rsidRDefault="00000000">
      <w:pPr>
        <w:pStyle w:val="NormalWeb"/>
        <w:divId w:val="1884172757"/>
        <w:rPr>
          <w:rFonts w:ascii="Georgia" w:hAnsi="Georgia"/>
        </w:rPr>
      </w:pPr>
      <w:r>
        <w:rPr>
          <w:rFonts w:ascii="Georgia" w:hAnsi="Georgia"/>
        </w:rPr>
        <w:t xml:space="preserve">- BGCI. 2021. </w:t>
      </w:r>
      <w:proofErr w:type="spellStart"/>
      <w:r>
        <w:rPr>
          <w:rFonts w:ascii="Georgia" w:hAnsi="Georgia"/>
        </w:rPr>
        <w:t>PlantSearch</w:t>
      </w:r>
      <w:proofErr w:type="spellEnd"/>
      <w:r>
        <w:rPr>
          <w:rFonts w:ascii="Georgia" w:hAnsi="Georgia"/>
        </w:rPr>
        <w:t xml:space="preserve">. London: Botanic Gardens Conservation </w:t>
      </w:r>
      <w:proofErr w:type="gramStart"/>
      <w:r>
        <w:rPr>
          <w:rFonts w:ascii="Georgia" w:hAnsi="Georgia"/>
        </w:rPr>
        <w:t>International .</w:t>
      </w:r>
      <w:proofErr w:type="gramEnd"/>
      <w:r>
        <w:rPr>
          <w:rFonts w:ascii="Georgia" w:hAnsi="Georgia"/>
        </w:rPr>
        <w:t xml:space="preserve"> Available at: </w:t>
      </w:r>
      <w:r>
        <w:rPr>
          <w:rFonts w:ascii="Georgia" w:hAnsi="Georgia"/>
        </w:rPr>
        <w:fldChar w:fldCharType="begin"/>
      </w:r>
      <w:ins w:id="147" w:author="Jack Plummer" w:date="2022-08-18T11:44:00Z">
        <w:r w:rsidR="00D52E21">
          <w:rPr>
            <w:rFonts w:ascii="Georgia" w:hAnsi="Georgia"/>
          </w:rPr>
          <w:instrText>HYPERLINK "https://rbgkew.sharepoint.com/sites/KewPlantAssessment2022-2/Shared Documents/General/Projects/Threatened Biodiversity Hotspots Programme/Bhutan/Bhutan reviews/www.bgci.org/plant_search.php."</w:instrText>
        </w:r>
      </w:ins>
      <w:del w:id="148" w:author="Jack Plummer" w:date="2022-08-18T11:44:00Z">
        <w:r w:rsidDel="00D52E21">
          <w:rPr>
            <w:rFonts w:ascii="Georgia" w:hAnsi="Georgia"/>
          </w:rPr>
          <w:delInstrText xml:space="preserve"> HYPERLINK " www.bgci.org/plant_search.php." </w:delInstrText>
        </w:r>
      </w:del>
      <w:ins w:id="149" w:author="Jack Plummer" w:date="2022-08-18T11:44:00Z">
        <w:r w:rsidR="00D52E21">
          <w:rPr>
            <w:rFonts w:ascii="Georgia" w:hAnsi="Georgia"/>
          </w:rPr>
        </w:r>
      </w:ins>
      <w:r>
        <w:rPr>
          <w:rFonts w:ascii="Georgia" w:hAnsi="Georgia"/>
        </w:rPr>
        <w:fldChar w:fldCharType="separate"/>
      </w:r>
      <w:r>
        <w:rPr>
          <w:rStyle w:val="Hyperlink"/>
          <w:rFonts w:ascii="Georgia" w:hAnsi="Georgia"/>
        </w:rPr>
        <w:t>www.bgci.org/plant_search.php.</w:t>
      </w:r>
      <w:r>
        <w:rPr>
          <w:rFonts w:ascii="Georgia" w:hAnsi="Georgia"/>
        </w:rPr>
        <w:fldChar w:fldCharType="end"/>
      </w:r>
      <w:r>
        <w:rPr>
          <w:rFonts w:ascii="Georgia" w:hAnsi="Georgia"/>
        </w:rPr>
        <w:t xml:space="preserve">. </w:t>
      </w:r>
    </w:p>
    <w:p w14:paraId="3B07A5DC" w14:textId="77777777" w:rsidR="00000000" w:rsidRDefault="00000000">
      <w:pPr>
        <w:pStyle w:val="NormalWeb"/>
        <w:divId w:val="1884172757"/>
        <w:rPr>
          <w:rFonts w:ascii="Georgia" w:hAnsi="Georgia"/>
        </w:rPr>
      </w:pPr>
      <w:r>
        <w:rPr>
          <w:rFonts w:ascii="Georgia" w:hAnsi="Georgia"/>
        </w:rPr>
        <w:t xml:space="preserve">BBSP. 2021. Bhutan Biodiversity Specimen Portal, </w:t>
      </w:r>
      <w:proofErr w:type="spellStart"/>
      <w:r>
        <w:rPr>
          <w:rFonts w:ascii="Georgia" w:hAnsi="Georgia"/>
        </w:rPr>
        <w:t>Drimycarpus</w:t>
      </w:r>
      <w:proofErr w:type="spellEnd"/>
      <w:r>
        <w:rPr>
          <w:rFonts w:ascii="Georgia" w:hAnsi="Georgia"/>
        </w:rPr>
        <w:t xml:space="preserve"> </w:t>
      </w:r>
      <w:proofErr w:type="spellStart"/>
      <w:r>
        <w:rPr>
          <w:rFonts w:ascii="Georgia" w:hAnsi="Georgia"/>
        </w:rPr>
        <w:t>racemosus</w:t>
      </w:r>
      <w:proofErr w:type="spellEnd"/>
      <w:r>
        <w:rPr>
          <w:rFonts w:ascii="Georgia" w:hAnsi="Georgia"/>
        </w:rPr>
        <w:t xml:space="preserve">. Available at: </w:t>
      </w:r>
      <w:hyperlink r:id="rId14" w:history="1">
        <w:r>
          <w:rPr>
            <w:rStyle w:val="Hyperlink"/>
            <w:rFonts w:ascii="Georgia" w:hAnsi="Georgia"/>
          </w:rPr>
          <w:t>http://bhutanbiodiversity.net/taxa. (Accessed: 10/12/2021).</w:t>
        </w:r>
      </w:hyperlink>
      <w:r>
        <w:rPr>
          <w:rFonts w:ascii="Georgia" w:hAnsi="Georgia"/>
        </w:rPr>
        <w:t xml:space="preserve">. </w:t>
      </w:r>
    </w:p>
    <w:p w14:paraId="2F72B0DB" w14:textId="77777777" w:rsidR="00000000" w:rsidRDefault="00000000">
      <w:pPr>
        <w:pStyle w:val="NormalWeb"/>
        <w:divId w:val="1884172757"/>
        <w:rPr>
          <w:rFonts w:ascii="Georgia" w:hAnsi="Georgia"/>
        </w:rPr>
      </w:pPr>
      <w:r>
        <w:rPr>
          <w:rFonts w:ascii="Georgia" w:hAnsi="Georgia"/>
        </w:rPr>
        <w:t xml:space="preserve">GBIF. 2021. Global Biodiversity Information Facility (GBIF) data portal. Collection of online herbarium specimens. Available at: </w:t>
      </w:r>
      <w:hyperlink r:id="rId15" w:history="1">
        <w:r>
          <w:rPr>
            <w:rStyle w:val="Hyperlink"/>
            <w:rFonts w:ascii="Georgia" w:hAnsi="Georgia"/>
          </w:rPr>
          <w:t>http://data.gbif.org.</w:t>
        </w:r>
      </w:hyperlink>
      <w:r>
        <w:rPr>
          <w:rFonts w:ascii="Georgia" w:hAnsi="Georgia"/>
        </w:rPr>
        <w:t xml:space="preserve">. </w:t>
      </w:r>
    </w:p>
    <w:p w14:paraId="5DF7836B" w14:textId="77777777" w:rsidR="00000000" w:rsidRDefault="00000000">
      <w:pPr>
        <w:pStyle w:val="NormalWeb"/>
        <w:divId w:val="1884172757"/>
        <w:rPr>
          <w:rFonts w:ascii="Georgia" w:hAnsi="Georgia"/>
        </w:rPr>
      </w:pPr>
      <w:r>
        <w:rPr>
          <w:rFonts w:ascii="Georgia" w:hAnsi="Georgia"/>
        </w:rPr>
        <w:t xml:space="preserve">Grierson, A.J.C. and Long, D.G. 1991. </w:t>
      </w:r>
      <w:r>
        <w:rPr>
          <w:rFonts w:ascii="Georgia" w:hAnsi="Georgia"/>
          <w:i/>
          <w:iCs/>
        </w:rPr>
        <w:t>Flora of Bhutan Volume 2 Part 1</w:t>
      </w:r>
      <w:r>
        <w:rPr>
          <w:rFonts w:ascii="Georgia" w:hAnsi="Georgia"/>
        </w:rPr>
        <w:t>. Edinburgh and Royal Government of Bhutan, Edinburgh.</w:t>
      </w:r>
    </w:p>
    <w:p w14:paraId="7B79931C" w14:textId="77777777" w:rsidR="00000000" w:rsidRDefault="00000000">
      <w:pPr>
        <w:pStyle w:val="NormalWeb"/>
        <w:divId w:val="1884172757"/>
        <w:rPr>
          <w:rFonts w:ascii="Georgia" w:hAnsi="Georgia"/>
        </w:rPr>
      </w:pPr>
      <w:r>
        <w:rPr>
          <w:rFonts w:ascii="Georgia" w:hAnsi="Georgia"/>
        </w:rPr>
        <w:t xml:space="preserve">Meitei, L.R. and J.S. </w:t>
      </w:r>
      <w:proofErr w:type="spellStart"/>
      <w:r>
        <w:rPr>
          <w:rFonts w:ascii="Georgia" w:hAnsi="Georgia"/>
        </w:rPr>
        <w:t>Khuraijam</w:t>
      </w:r>
      <w:proofErr w:type="spellEnd"/>
      <w:r>
        <w:rPr>
          <w:rFonts w:ascii="Georgia" w:hAnsi="Georgia"/>
        </w:rPr>
        <w:t>. 2019. The genus Elaeocarpus (</w:t>
      </w:r>
      <w:proofErr w:type="spellStart"/>
      <w:r>
        <w:rPr>
          <w:rFonts w:ascii="Georgia" w:hAnsi="Georgia"/>
        </w:rPr>
        <w:t>Elaeocarpaceae</w:t>
      </w:r>
      <w:proofErr w:type="spellEnd"/>
      <w:r>
        <w:rPr>
          <w:rFonts w:ascii="Georgia" w:hAnsi="Georgia"/>
        </w:rPr>
        <w:t xml:space="preserve">) in Northeast India. </w:t>
      </w:r>
      <w:proofErr w:type="spellStart"/>
      <w:r>
        <w:rPr>
          <w:rFonts w:ascii="Georgia" w:hAnsi="Georgia"/>
          <w:i/>
          <w:iCs/>
        </w:rPr>
        <w:t>NeBIO</w:t>
      </w:r>
      <w:proofErr w:type="spellEnd"/>
      <w:r>
        <w:rPr>
          <w:rFonts w:ascii="Georgia" w:hAnsi="Georgia"/>
          <w:i/>
          <w:iCs/>
        </w:rPr>
        <w:t xml:space="preserve"> </w:t>
      </w:r>
      <w:r>
        <w:rPr>
          <w:rFonts w:ascii="Georgia" w:hAnsi="Georgia"/>
        </w:rPr>
        <w:t>10(2): 23-28.</w:t>
      </w:r>
    </w:p>
    <w:p w14:paraId="020D80F4" w14:textId="77777777" w:rsidR="00000000" w:rsidRDefault="00000000">
      <w:pPr>
        <w:pStyle w:val="NormalWeb"/>
        <w:divId w:val="1884172757"/>
        <w:rPr>
          <w:rFonts w:ascii="Georgia" w:hAnsi="Georgia"/>
        </w:rPr>
      </w:pPr>
      <w:r>
        <w:rPr>
          <w:rFonts w:ascii="Georgia" w:hAnsi="Georgia"/>
        </w:rPr>
        <w:t xml:space="preserve">POWO. 2019. Plants of the World Online. Facilitated by the Royal Botanic Gardens, Kew. Available at: </w:t>
      </w:r>
      <w:hyperlink r:id="rId16" w:history="1">
        <w:r>
          <w:rPr>
            <w:rStyle w:val="Hyperlink"/>
            <w:rFonts w:ascii="Georgia" w:hAnsi="Georgia"/>
          </w:rPr>
          <w:t>http://www.plantsoftheworldonline.org/</w:t>
        </w:r>
      </w:hyperlink>
      <w:r>
        <w:rPr>
          <w:rFonts w:ascii="Georgia" w:hAnsi="Georgia"/>
        </w:rPr>
        <w:t xml:space="preserve">. </w:t>
      </w:r>
    </w:p>
    <w:p w14:paraId="5B18B3C8" w14:textId="1A28349D" w:rsidR="00CC7E4A" w:rsidRDefault="00000000">
      <w:pPr>
        <w:pStyle w:val="NormalWeb"/>
        <w:divId w:val="1884172757"/>
        <w:rPr>
          <w:rFonts w:ascii="Georgia" w:hAnsi="Georgia"/>
        </w:rPr>
      </w:pPr>
      <w:r>
        <w:rPr>
          <w:rFonts w:ascii="Georgia" w:hAnsi="Georgia"/>
        </w:rPr>
        <w:t xml:space="preserve">Protected Planet. 2021. Protected Planet: The World Database on Protected Areas (WDPA). Cambridge, </w:t>
      </w:r>
      <w:proofErr w:type="gramStart"/>
      <w:r>
        <w:rPr>
          <w:rFonts w:ascii="Georgia" w:hAnsi="Georgia"/>
        </w:rPr>
        <w:t>UK .</w:t>
      </w:r>
      <w:proofErr w:type="gramEnd"/>
      <w:r>
        <w:rPr>
          <w:rFonts w:ascii="Georgia" w:hAnsi="Georgia"/>
        </w:rPr>
        <w:t xml:space="preserve"> Available at: </w:t>
      </w:r>
      <w:r>
        <w:rPr>
          <w:rFonts w:ascii="Georgia" w:hAnsi="Georgia"/>
        </w:rPr>
        <w:fldChar w:fldCharType="begin"/>
      </w:r>
      <w:ins w:id="150" w:author="Jack Plummer" w:date="2022-08-18T11:44:00Z">
        <w:r w:rsidR="00D52E21">
          <w:rPr>
            <w:rFonts w:ascii="Georgia" w:hAnsi="Georgia"/>
          </w:rPr>
          <w:instrText>HYPERLINK "https://rbgkew.sharepoint.com/sites/KewPlantAssessment2022-2/Shared Documents/General/Projects/Threatened Biodiversity Hotspots Programme/Bhutan/Bhutan reviews/www.protectedplanet.net. (Accessed: 2021)"</w:instrText>
        </w:r>
      </w:ins>
      <w:del w:id="151" w:author="Jack Plummer" w:date="2022-08-18T11:44:00Z">
        <w:r w:rsidDel="00D52E21">
          <w:rPr>
            <w:rFonts w:ascii="Georgia" w:hAnsi="Georgia"/>
          </w:rPr>
          <w:delInstrText xml:space="preserve"> HYPERLINK "www.protectedplanet.net. (Accessed: 2021)" </w:delInstrText>
        </w:r>
      </w:del>
      <w:ins w:id="152" w:author="Jack Plummer" w:date="2022-08-18T11:44:00Z">
        <w:r w:rsidR="00D52E21">
          <w:rPr>
            <w:rFonts w:ascii="Georgia" w:hAnsi="Georgia"/>
          </w:rPr>
        </w:r>
      </w:ins>
      <w:r>
        <w:rPr>
          <w:rFonts w:ascii="Georgia" w:hAnsi="Georgia"/>
        </w:rPr>
        <w:fldChar w:fldCharType="separate"/>
      </w:r>
      <w:r>
        <w:rPr>
          <w:rStyle w:val="Hyperlink"/>
          <w:rFonts w:ascii="Georgia" w:hAnsi="Georgia"/>
        </w:rPr>
        <w:t>www.protectedplanet.net. (Accessed: 2021)</w:t>
      </w:r>
      <w:r>
        <w:rPr>
          <w:rFonts w:ascii="Georgia" w:hAnsi="Georgia"/>
        </w:rPr>
        <w:fldChar w:fldCharType="end"/>
      </w:r>
      <w:r>
        <w:rPr>
          <w:rFonts w:ascii="Georgia" w:hAnsi="Georgia"/>
        </w:rPr>
        <w:t xml:space="preserve">. </w:t>
      </w:r>
    </w:p>
    <w:sectPr w:rsidR="00CC7E4A">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ack Plummer" w:date="2022-08-18T11:26:00Z" w:initials="JP">
    <w:p w14:paraId="2CFCAB4B" w14:textId="77777777" w:rsidR="00FB7852" w:rsidRDefault="00FB7852">
      <w:pPr>
        <w:pStyle w:val="CommentText"/>
      </w:pPr>
      <w:r>
        <w:rPr>
          <w:rStyle w:val="CommentReference"/>
        </w:rPr>
        <w:annotationRef/>
      </w:r>
      <w:r>
        <w:t>No, these aren't varietal forms. These are synonyms - but we don't need to detail here as captured above.</w:t>
      </w:r>
    </w:p>
    <w:p w14:paraId="74441BA2" w14:textId="77777777" w:rsidR="00FB7852" w:rsidRDefault="00FB7852">
      <w:pPr>
        <w:pStyle w:val="CommentText"/>
      </w:pPr>
    </w:p>
    <w:p w14:paraId="73E50950" w14:textId="77777777" w:rsidR="00FB7852" w:rsidRDefault="00FB7852">
      <w:pPr>
        <w:pStyle w:val="CommentText"/>
      </w:pPr>
      <w:r>
        <w:t>Varietal forms (varieties) would be e.g.</w:t>
      </w:r>
    </w:p>
    <w:p w14:paraId="34A33ED2" w14:textId="77777777" w:rsidR="00FB7852" w:rsidRDefault="00FB7852">
      <w:pPr>
        <w:pStyle w:val="CommentText"/>
      </w:pPr>
    </w:p>
    <w:p w14:paraId="75ADC265" w14:textId="77777777" w:rsidR="00FB7852" w:rsidRDefault="00FB7852">
      <w:pPr>
        <w:pStyle w:val="CommentText"/>
      </w:pPr>
      <w:r>
        <w:t>Elaeocarpus tectorius var. tectorius</w:t>
      </w:r>
    </w:p>
    <w:p w14:paraId="2607A12B" w14:textId="77777777" w:rsidR="00FB7852" w:rsidRDefault="00FB7852">
      <w:pPr>
        <w:pStyle w:val="CommentText"/>
      </w:pPr>
      <w:r>
        <w:t>Elaeocarpus tectorius var. kezangii</w:t>
      </w:r>
    </w:p>
    <w:p w14:paraId="0DBEA77F" w14:textId="77777777" w:rsidR="00FB7852" w:rsidRDefault="00FB7852">
      <w:pPr>
        <w:pStyle w:val="CommentText"/>
      </w:pPr>
      <w:r>
        <w:t>Elaeocarpus tectorius var. jackii  etc.</w:t>
      </w:r>
    </w:p>
    <w:p w14:paraId="662C6171" w14:textId="77777777" w:rsidR="00FB7852" w:rsidRDefault="00FB7852">
      <w:pPr>
        <w:pStyle w:val="CommentText"/>
      </w:pPr>
    </w:p>
    <w:p w14:paraId="324E2050" w14:textId="77777777" w:rsidR="00FB7852" w:rsidRDefault="00FB7852" w:rsidP="00E74DA0">
      <w:pPr>
        <w:pStyle w:val="CommentText"/>
      </w:pPr>
      <w:r>
        <w:t>Would also document subspecies here</w:t>
      </w:r>
    </w:p>
  </w:comment>
  <w:comment w:id="1" w:author="Jack Plummer" w:date="2022-08-18T11:26:00Z" w:initials="JP">
    <w:p w14:paraId="2CAEFD9F" w14:textId="3D9B7CB0" w:rsidR="00FB7852" w:rsidRDefault="00FB7852" w:rsidP="00CA61AD">
      <w:pPr>
        <w:pStyle w:val="CommentText"/>
      </w:pPr>
      <w:r>
        <w:rPr>
          <w:rStyle w:val="CommentReference"/>
        </w:rPr>
        <w:annotationRef/>
      </w:r>
      <w:r>
        <w:t>There is almost always some disagreement on synonyms, so I don't think we need to document here unless there is an important synonym (very commonly applied), or the species is accepted under different names by different taxonomic sources</w:t>
      </w:r>
    </w:p>
  </w:comment>
  <w:comment w:id="3" w:author="Jack Plummer" w:date="2022-08-18T11:33:00Z" w:initials="JP">
    <w:p w14:paraId="24B083F7" w14:textId="77777777" w:rsidR="00EC0F37" w:rsidRDefault="00EC0F37" w:rsidP="00EE2278">
      <w:pPr>
        <w:pStyle w:val="CommentText"/>
      </w:pPr>
      <w:r>
        <w:rPr>
          <w:rStyle w:val="CommentReference"/>
        </w:rPr>
        <w:annotationRef/>
      </w:r>
      <w:r>
        <w:t>Add assessor</w:t>
      </w:r>
    </w:p>
  </w:comment>
  <w:comment w:id="44" w:author="Jack Plummer" w:date="2022-08-18T11:30:00Z" w:initials="JP">
    <w:p w14:paraId="23370D6B" w14:textId="2A3647D4" w:rsidR="00EC0F37" w:rsidRDefault="00EC0F37" w:rsidP="00162683">
      <w:pPr>
        <w:pStyle w:val="CommentText"/>
      </w:pPr>
      <w:r>
        <w:rPr>
          <w:rStyle w:val="CommentReference"/>
        </w:rPr>
        <w:annotationRef/>
      </w:r>
      <w:r>
        <w:t>Needs update</w:t>
      </w:r>
    </w:p>
  </w:comment>
  <w:comment w:id="70" w:author="Jack Plummer" w:date="2022-08-18T11:32:00Z" w:initials="JP">
    <w:p w14:paraId="50170EDD" w14:textId="77777777" w:rsidR="00EC0F37" w:rsidRDefault="00EC0F37" w:rsidP="00775D8E">
      <w:pPr>
        <w:pStyle w:val="CommentText"/>
      </w:pPr>
      <w:r>
        <w:rPr>
          <w:rStyle w:val="CommentReference"/>
        </w:rPr>
        <w:annotationRef/>
      </w:r>
      <w:r>
        <w:t>Not temperate?</w:t>
      </w:r>
    </w:p>
  </w:comment>
  <w:comment w:id="71" w:author="Jack Plummer" w:date="2022-08-18T11:44:00Z" w:initials="JP">
    <w:p w14:paraId="4E27B2E2" w14:textId="77777777" w:rsidR="001A6353" w:rsidRDefault="001A6353" w:rsidP="000B1352">
      <w:pPr>
        <w:pStyle w:val="CommentText"/>
      </w:pPr>
      <w:r>
        <w:rPr>
          <w:rStyle w:val="CommentReference"/>
        </w:rPr>
        <w:annotationRef/>
      </w:r>
      <w:r>
        <w:t>Fill out use and trade table</w:t>
      </w:r>
    </w:p>
  </w:comment>
  <w:comment w:id="136" w:author="Jack Plummer" w:date="2022-08-18T11:42:00Z" w:initials="JP">
    <w:p w14:paraId="465B6F32" w14:textId="5D5E6116" w:rsidR="00A2604D" w:rsidRDefault="00A2604D" w:rsidP="002479C8">
      <w:pPr>
        <w:pStyle w:val="CommentText"/>
      </w:pPr>
      <w:r>
        <w:rPr>
          <w:rStyle w:val="CommentReference"/>
        </w:rPr>
        <w:annotationRef/>
      </w:r>
      <w:r>
        <w:t>Need to mention this threat in above text if it is relevant to this species.</w:t>
      </w:r>
    </w:p>
  </w:comment>
  <w:comment w:id="137" w:author="Jack Plummer" w:date="2022-08-18T11:42:00Z" w:initials="JP">
    <w:p w14:paraId="3B5CB2CF" w14:textId="62E2139A" w:rsidR="00A2604D" w:rsidRDefault="00A2604D" w:rsidP="00FD5DCD">
      <w:pPr>
        <w:pStyle w:val="CommentText"/>
      </w:pPr>
      <w:r>
        <w:rPr>
          <w:rStyle w:val="CommentReference"/>
        </w:rPr>
        <w:annotationRef/>
      </w:r>
      <w:r>
        <w:t>5.2.1, not 5.2.3</w:t>
      </w:r>
    </w:p>
  </w:comment>
  <w:comment w:id="138" w:author="Jack Plummer" w:date="2022-08-18T11:42:00Z" w:initials="JP">
    <w:p w14:paraId="3BAE1DAB" w14:textId="77777777" w:rsidR="00A2604D" w:rsidRDefault="00A2604D" w:rsidP="00826EFB">
      <w:pPr>
        <w:pStyle w:val="CommentText"/>
      </w:pPr>
      <w:r>
        <w:rPr>
          <w:rStyle w:val="CommentReference"/>
        </w:rPr>
        <w:annotationRef/>
      </w:r>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24E2050" w15:done="0"/>
  <w15:commentEx w15:paraId="2CAEFD9F" w15:paraIdParent="324E2050" w15:done="0"/>
  <w15:commentEx w15:paraId="24B083F7" w15:done="0"/>
  <w15:commentEx w15:paraId="23370D6B" w15:done="0"/>
  <w15:commentEx w15:paraId="50170EDD" w15:done="0"/>
  <w15:commentEx w15:paraId="4E27B2E2" w15:done="0"/>
  <w15:commentEx w15:paraId="465B6F32" w15:done="0"/>
  <w15:commentEx w15:paraId="3B5CB2CF" w15:done="0"/>
  <w15:commentEx w15:paraId="3BAE1DA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A8A05A" w16cex:dateUtc="2022-08-18T10:26:00Z"/>
  <w16cex:commentExtensible w16cex:durableId="26A8A072" w16cex:dateUtc="2022-08-18T10:26:00Z"/>
  <w16cex:commentExtensible w16cex:durableId="26A8A1F8" w16cex:dateUtc="2022-08-18T10:33:00Z"/>
  <w16cex:commentExtensible w16cex:durableId="26A8A161" w16cex:dateUtc="2022-08-18T10:30:00Z"/>
  <w16cex:commentExtensible w16cex:durableId="26A8A1DB" w16cex:dateUtc="2022-08-18T10:32:00Z"/>
  <w16cex:commentExtensible w16cex:durableId="26A8A4B9" w16cex:dateUtc="2022-08-18T10:44:00Z"/>
  <w16cex:commentExtensible w16cex:durableId="26A8A434" w16cex:dateUtc="2022-08-18T10:42:00Z"/>
  <w16cex:commentExtensible w16cex:durableId="26A8A412" w16cex:dateUtc="2022-08-18T10:42:00Z"/>
  <w16cex:commentExtensible w16cex:durableId="26A8A41A" w16cex:dateUtc="2022-08-18T10: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24E2050" w16cid:durableId="26A8A05A"/>
  <w16cid:commentId w16cid:paraId="2CAEFD9F" w16cid:durableId="26A8A072"/>
  <w16cid:commentId w16cid:paraId="24B083F7" w16cid:durableId="26A8A1F8"/>
  <w16cid:commentId w16cid:paraId="23370D6B" w16cid:durableId="26A8A161"/>
  <w16cid:commentId w16cid:paraId="50170EDD" w16cid:durableId="26A8A1DB"/>
  <w16cid:commentId w16cid:paraId="4E27B2E2" w16cid:durableId="26A8A4B9"/>
  <w16cid:commentId w16cid:paraId="465B6F32" w16cid:durableId="26A8A434"/>
  <w16cid:commentId w16cid:paraId="3B5CB2CF" w16cid:durableId="26A8A412"/>
  <w16cid:commentId w16cid:paraId="3BAE1DAB" w16cid:durableId="26A8A41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ack Plummer">
    <w15:presenceInfo w15:providerId="AD" w15:userId="S::j.plummer@kew.org::a7ccb40d-b5f1-45e6-963c-3f9b10b74b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C6A1B"/>
    <w:rsid w:val="001A6353"/>
    <w:rsid w:val="003675A3"/>
    <w:rsid w:val="00A2604D"/>
    <w:rsid w:val="00CC7E4A"/>
    <w:rsid w:val="00D52E21"/>
    <w:rsid w:val="00DC6A1B"/>
    <w:rsid w:val="00E31C95"/>
    <w:rsid w:val="00EC0F37"/>
    <w:rsid w:val="00FB785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AE132E"/>
  <w15:chartTrackingRefBased/>
  <w15:docId w15:val="{C1525B1F-A7E3-4220-A4FD-CF44CD71D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top w:val="single" w:sz="12" w:space="4" w:color="000000"/>
        <w:bottom w:val="single" w:sz="12" w:space="4" w:color="000000"/>
      </w:pBdr>
      <w:shd w:val="clear" w:color="auto" w:fill="CCCCCC"/>
      <w:spacing w:before="100" w:beforeAutospacing="1" w:after="100" w:afterAutospacing="1"/>
      <w:jc w:val="right"/>
      <w:outlineLvl w:val="0"/>
    </w:pPr>
    <w:rPr>
      <w:b/>
      <w:bCs/>
      <w:color w:val="000000"/>
      <w:kern w:val="36"/>
      <w:sz w:val="38"/>
      <w:szCs w:val="38"/>
    </w:rPr>
  </w:style>
  <w:style w:type="paragraph" w:styleId="Heading2">
    <w:name w:val="heading 2"/>
    <w:basedOn w:val="Normal"/>
    <w:link w:val="Heading2Char"/>
    <w:uiPriority w:val="9"/>
    <w:qFormat/>
    <w:pPr>
      <w:pBdr>
        <w:bottom w:val="single" w:sz="6" w:space="0" w:color="808080"/>
      </w:pBd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31"/>
      <w:szCs w:val="31"/>
    </w:rPr>
  </w:style>
  <w:style w:type="paragraph" w:styleId="Heading4">
    <w:name w:val="heading 4"/>
    <w:basedOn w:val="Normal"/>
    <w:link w:val="Heading4Char"/>
    <w:uiPriority w:val="9"/>
    <w:qFormat/>
    <w:pPr>
      <w:spacing w:before="100" w:beforeAutospacing="1" w:after="100" w:afterAutospacing="1"/>
      <w:outlineLvl w:val="3"/>
    </w:pPr>
    <w:rPr>
      <w:b/>
      <w:bCs/>
      <w:sz w:val="29"/>
      <w:szCs w:val="29"/>
    </w:rPr>
  </w:style>
  <w:style w:type="paragraph" w:styleId="Heading5">
    <w:name w:val="heading 5"/>
    <w:basedOn w:val="Normal"/>
    <w:link w:val="Heading5Char"/>
    <w:uiPriority w:val="9"/>
    <w:qFormat/>
    <w:pPr>
      <w:spacing w:before="100" w:beforeAutospacing="1" w:after="100" w:afterAutospacing="1"/>
      <w:outlineLvl w:val="4"/>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F5496" w:themeColor="accent1" w:themeShade="BF"/>
      <w:sz w:val="24"/>
      <w:szCs w:val="24"/>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F5496" w:themeColor="accent1" w:themeShade="BF"/>
      <w:sz w:val="24"/>
      <w:szCs w:val="24"/>
    </w:rPr>
  </w:style>
  <w:style w:type="paragraph" w:customStyle="1" w:styleId="msonormal0">
    <w:name w:val="msonormal"/>
    <w:basedOn w:val="Normal"/>
    <w:pPr>
      <w:spacing w:before="100" w:beforeAutospacing="1" w:after="100" w:afterAutospacing="1"/>
    </w:pPr>
    <w:rPr>
      <w:sz w:val="18"/>
      <w:szCs w:val="18"/>
    </w:rPr>
  </w:style>
  <w:style w:type="paragraph" w:styleId="NormalWeb">
    <w:name w:val="Normal (Web)"/>
    <w:basedOn w:val="Normal"/>
    <w:uiPriority w:val="99"/>
    <w:semiHidden/>
    <w:unhideWhenUsed/>
    <w:pPr>
      <w:spacing w:before="100" w:beforeAutospacing="1" w:after="100" w:afterAutospacing="1"/>
    </w:pPr>
    <w:rPr>
      <w:sz w:val="18"/>
      <w:szCs w:val="18"/>
    </w:rPr>
  </w:style>
  <w:style w:type="paragraph" w:customStyle="1" w:styleId="databorder">
    <w:name w:val="databorder"/>
    <w:basedOn w:val="Normal"/>
    <w:pPr>
      <w:pBdr>
        <w:bottom w:val="single" w:sz="6" w:space="0" w:color="CCCCCC"/>
      </w:pBdr>
      <w:spacing w:before="100" w:beforeAutospacing="1" w:after="100" w:afterAutospacing="1"/>
    </w:pPr>
  </w:style>
  <w:style w:type="paragraph" w:customStyle="1" w:styleId="datalabel">
    <w:name w:val="datalabel"/>
    <w:basedOn w:val="Normal"/>
    <w:pPr>
      <w:spacing w:before="100" w:beforeAutospacing="1" w:after="100" w:afterAutospacing="1"/>
    </w:pPr>
    <w:rPr>
      <w:b/>
      <w:bCs/>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customStyle="1" w:styleId="datalabel1">
    <w:name w:val="datalabel1"/>
    <w:basedOn w:val="DefaultParagraphFont"/>
    <w:rPr>
      <w:b/>
      <w:bCs/>
    </w:rPr>
  </w:style>
  <w:style w:type="character" w:styleId="CommentReference">
    <w:name w:val="annotation reference"/>
    <w:basedOn w:val="DefaultParagraphFon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CommentText">
    <w:name w:val="annotation text"/>
    <w:basedOn w:val="Normal"/>
    <w:link w:val="CommentTextChar"/>
    <w:uiPriority w:val="99"/>
    <w:unhideWhenUsed/>
    <w:rsid w:val="00DC6A1B"/>
    <w:rPr>
      <w:sz w:val="20"/>
      <w:szCs w:val="20"/>
    </w:rPr>
  </w:style>
  <w:style w:type="character" w:customStyle="1" w:styleId="CommentTextChar">
    <w:name w:val="Comment Text Char"/>
    <w:basedOn w:val="DefaultParagraphFont"/>
    <w:link w:val="CommentText"/>
    <w:uiPriority w:val="99"/>
    <w:rsid w:val="00DC6A1B"/>
    <w:rPr>
      <w:rFonts w:eastAsiaTheme="minorEastAsia"/>
    </w:rPr>
  </w:style>
  <w:style w:type="paragraph" w:styleId="CommentSubject">
    <w:name w:val="annotation subject"/>
    <w:basedOn w:val="CommentText"/>
    <w:next w:val="CommentText"/>
    <w:link w:val="CommentSubjectChar"/>
    <w:uiPriority w:val="99"/>
    <w:semiHidden/>
    <w:unhideWhenUsed/>
    <w:rsid w:val="00DC6A1B"/>
    <w:rPr>
      <w:b/>
      <w:bCs/>
    </w:rPr>
  </w:style>
  <w:style w:type="character" w:customStyle="1" w:styleId="CommentSubjectChar">
    <w:name w:val="Comment Subject Char"/>
    <w:basedOn w:val="CommentTextChar"/>
    <w:link w:val="CommentSubject"/>
    <w:uiPriority w:val="99"/>
    <w:semiHidden/>
    <w:rsid w:val="00DC6A1B"/>
    <w:rPr>
      <w:rFonts w:eastAsiaTheme="minorEastAsia"/>
      <w:b/>
      <w:bCs/>
    </w:rPr>
  </w:style>
  <w:style w:type="paragraph" w:styleId="Revision">
    <w:name w:val="Revision"/>
    <w:hidden/>
    <w:uiPriority w:val="99"/>
    <w:semiHidden/>
    <w:rsid w:val="00FB7852"/>
    <w:rPr>
      <w:rFonts w:eastAsiaTheme="minorEastAsia"/>
      <w:sz w:val="24"/>
      <w:szCs w:val="24"/>
    </w:rPr>
  </w:style>
  <w:style w:type="character" w:customStyle="1" w:styleId="normaltextrun">
    <w:name w:val="normaltextrun"/>
    <w:basedOn w:val="DefaultParagraphFont"/>
    <w:rsid w:val="00A260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900733">
      <w:marLeft w:val="0"/>
      <w:marRight w:val="0"/>
      <w:marTop w:val="0"/>
      <w:marBottom w:val="0"/>
      <w:divBdr>
        <w:top w:val="none" w:sz="0" w:space="0" w:color="auto"/>
        <w:left w:val="none" w:sz="0" w:space="0" w:color="auto"/>
        <w:bottom w:val="none" w:sz="0" w:space="0" w:color="auto"/>
        <w:right w:val="none" w:sz="0" w:space="0" w:color="auto"/>
      </w:divBdr>
    </w:div>
    <w:div w:id="148862633">
      <w:marLeft w:val="0"/>
      <w:marRight w:val="0"/>
      <w:marTop w:val="0"/>
      <w:marBottom w:val="0"/>
      <w:divBdr>
        <w:top w:val="none" w:sz="0" w:space="0" w:color="auto"/>
        <w:left w:val="none" w:sz="0" w:space="0" w:color="auto"/>
        <w:bottom w:val="none" w:sz="0" w:space="0" w:color="auto"/>
        <w:right w:val="none" w:sz="0" w:space="0" w:color="auto"/>
      </w:divBdr>
      <w:divsChild>
        <w:div w:id="803697489">
          <w:marLeft w:val="0"/>
          <w:marRight w:val="0"/>
          <w:marTop w:val="0"/>
          <w:marBottom w:val="150"/>
          <w:divBdr>
            <w:top w:val="single" w:sz="12" w:space="0" w:color="000000"/>
            <w:left w:val="none" w:sz="0" w:space="0" w:color="auto"/>
            <w:bottom w:val="single" w:sz="12" w:space="0" w:color="000000"/>
            <w:right w:val="none" w:sz="0" w:space="0" w:color="auto"/>
          </w:divBdr>
        </w:div>
      </w:divsChild>
    </w:div>
    <w:div w:id="546063614">
      <w:marLeft w:val="0"/>
      <w:marRight w:val="0"/>
      <w:marTop w:val="0"/>
      <w:marBottom w:val="0"/>
      <w:divBdr>
        <w:top w:val="none" w:sz="0" w:space="0" w:color="auto"/>
        <w:left w:val="none" w:sz="0" w:space="0" w:color="auto"/>
        <w:bottom w:val="none" w:sz="0" w:space="0" w:color="auto"/>
        <w:right w:val="none" w:sz="0" w:space="0" w:color="auto"/>
      </w:divBdr>
    </w:div>
    <w:div w:id="672995526">
      <w:marLeft w:val="0"/>
      <w:marRight w:val="0"/>
      <w:marTop w:val="0"/>
      <w:marBottom w:val="0"/>
      <w:divBdr>
        <w:top w:val="none" w:sz="0" w:space="0" w:color="auto"/>
        <w:left w:val="none" w:sz="0" w:space="0" w:color="auto"/>
        <w:bottom w:val="none" w:sz="0" w:space="0" w:color="auto"/>
        <w:right w:val="none" w:sz="0" w:space="0" w:color="auto"/>
      </w:divBdr>
    </w:div>
    <w:div w:id="747194142">
      <w:marLeft w:val="0"/>
      <w:marRight w:val="0"/>
      <w:marTop w:val="0"/>
      <w:marBottom w:val="0"/>
      <w:divBdr>
        <w:top w:val="none" w:sz="0" w:space="0" w:color="auto"/>
        <w:left w:val="none" w:sz="0" w:space="0" w:color="auto"/>
        <w:bottom w:val="none" w:sz="0" w:space="0" w:color="auto"/>
        <w:right w:val="none" w:sz="0" w:space="0" w:color="auto"/>
      </w:divBdr>
    </w:div>
    <w:div w:id="1038044518">
      <w:marLeft w:val="0"/>
      <w:marRight w:val="0"/>
      <w:marTop w:val="0"/>
      <w:marBottom w:val="0"/>
      <w:divBdr>
        <w:top w:val="none" w:sz="0" w:space="0" w:color="auto"/>
        <w:left w:val="none" w:sz="0" w:space="0" w:color="auto"/>
        <w:bottom w:val="none" w:sz="0" w:space="0" w:color="auto"/>
        <w:right w:val="none" w:sz="0" w:space="0" w:color="auto"/>
      </w:divBdr>
    </w:div>
    <w:div w:id="1098405137">
      <w:marLeft w:val="0"/>
      <w:marRight w:val="0"/>
      <w:marTop w:val="0"/>
      <w:marBottom w:val="0"/>
      <w:divBdr>
        <w:top w:val="none" w:sz="0" w:space="0" w:color="auto"/>
        <w:left w:val="none" w:sz="0" w:space="0" w:color="auto"/>
        <w:bottom w:val="none" w:sz="0" w:space="0" w:color="auto"/>
        <w:right w:val="none" w:sz="0" w:space="0" w:color="auto"/>
      </w:divBdr>
    </w:div>
    <w:div w:id="1504011639">
      <w:marLeft w:val="0"/>
      <w:marRight w:val="0"/>
      <w:marTop w:val="0"/>
      <w:marBottom w:val="0"/>
      <w:divBdr>
        <w:top w:val="none" w:sz="0" w:space="0" w:color="auto"/>
        <w:left w:val="none" w:sz="0" w:space="0" w:color="auto"/>
        <w:bottom w:val="none" w:sz="0" w:space="0" w:color="auto"/>
        <w:right w:val="none" w:sz="0" w:space="0" w:color="auto"/>
      </w:divBdr>
    </w:div>
    <w:div w:id="1740127771">
      <w:marLeft w:val="0"/>
      <w:marRight w:val="0"/>
      <w:marTop w:val="0"/>
      <w:marBottom w:val="0"/>
      <w:divBdr>
        <w:top w:val="none" w:sz="0" w:space="0" w:color="auto"/>
        <w:left w:val="none" w:sz="0" w:space="0" w:color="auto"/>
        <w:bottom w:val="none" w:sz="0" w:space="0" w:color="auto"/>
        <w:right w:val="none" w:sz="0" w:space="0" w:color="auto"/>
      </w:divBdr>
    </w:div>
    <w:div w:id="1814367033">
      <w:marLeft w:val="0"/>
      <w:marRight w:val="0"/>
      <w:marTop w:val="0"/>
      <w:marBottom w:val="0"/>
      <w:divBdr>
        <w:top w:val="none" w:sz="0" w:space="0" w:color="auto"/>
        <w:left w:val="none" w:sz="0" w:space="0" w:color="auto"/>
        <w:bottom w:val="none" w:sz="0" w:space="0" w:color="auto"/>
        <w:right w:val="none" w:sz="0" w:space="0" w:color="auto"/>
      </w:divBdr>
    </w:div>
    <w:div w:id="1884172757">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8/08/relationships/commentsExtensible" Target="commentsExtensible.xml"/><Relationship Id="rId18" Type="http://schemas.microsoft.com/office/2011/relationships/people" Target="people.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6/09/relationships/commentsIds" Target="commentsId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www.plantsoftheworldonline.org/" TargetMode="External"/><Relationship Id="rId1" Type="http://schemas.openxmlformats.org/officeDocument/2006/relationships/customXml" Target="../customXml/item1.xml"/><Relationship Id="rId6" Type="http://schemas.openxmlformats.org/officeDocument/2006/relationships/styles" Target="styles.xml"/><Relationship Id="rId11" Type="http://schemas.microsoft.com/office/2011/relationships/commentsExtended" Target="commentsExtended.xml"/><Relationship Id="rId5" Type="http://schemas.openxmlformats.org/officeDocument/2006/relationships/customXml" Target="../customXml/item5.xml"/><Relationship Id="rId15" Type="http://schemas.openxmlformats.org/officeDocument/2006/relationships/hyperlink" Target="http://data.gbif.org." TargetMode="External"/><Relationship Id="rId10" Type="http://schemas.openxmlformats.org/officeDocument/2006/relationships/comments" Target="comment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image" Target="https://rbgkew.sharepoint.com/sites/KewPlantAssessment2022-2/Shared%20Documents/General/Projects/Threatened%20Biodiversity%20Hotspots%20Programme/resources/redListLogo.jpg" TargetMode="External"/><Relationship Id="rId14" Type="http://schemas.openxmlformats.org/officeDocument/2006/relationships/hyperlink" Target="http://bhutanbiodiversity.net/taxa.%20(Accessed:%2010/12/202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1DB2FC3823E56459E6430ADD130773C" ma:contentTypeVersion="18" ma:contentTypeDescription="Create a new document." ma:contentTypeScope="" ma:versionID="c66b068e8ecb950d6d3b301a7d5dec76">
  <xsd:schema xmlns:xsd="http://www.w3.org/2001/XMLSchema" xmlns:xs="http://www.w3.org/2001/XMLSchema" xmlns:p="http://schemas.microsoft.com/office/2006/metadata/properties" xmlns:ns2="150f78d0-e5c4-40ba-9879-1115501c63e5" xmlns:ns3="590658d6-28a4-43df-8461-354b94568f6c" xmlns:ns4="3174fa65-5130-4218-be7b-3006b691958f" targetNamespace="http://schemas.microsoft.com/office/2006/metadata/properties" ma:root="true" ma:fieldsID="842de796646282b1ee4d11e1617248ee" ns2:_="" ns3:_="" ns4:_="">
    <xsd:import namespace="150f78d0-e5c4-40ba-9879-1115501c63e5"/>
    <xsd:import namespace="590658d6-28a4-43df-8461-354b94568f6c"/>
    <xsd:import namespace="3174fa65-5130-4218-be7b-3006b691958f"/>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lcf76f155ced4ddcb4097134ff3c332f" minOccurs="0"/>
                <xsd:element ref="ns4: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0f78d0-e5c4-40ba-9879-1115501c63e5"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590658d6-28a4-43df-8461-354b94568f6c"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874f941-1732-4aa1-804a-4f99632a5909"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internalName="MediaServiceLocatio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174fa65-5130-4218-be7b-3006b691958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f1f8cb-e9ca-4f89-a220-5d9d266a2a9f}" ma:internalName="TaxCatchAll" ma:showField="CatchAllData" ma:web="3174fa65-5130-4218-be7b-3006b691958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4874f941-1732-4aa1-804a-4f99632a5909" ContentTypeId="0x0101" PreviousValue="false"/>
</file>

<file path=customXml/item3.xml><?xml version="1.0" encoding="utf-8"?>
<?mso-contentType ?>
<spe:Receivers xmlns:spe="http://schemas.microsoft.com/sharepoint/event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3174fa65-5130-4218-be7b-3006b691958f" xsi:nil="true"/>
    <lcf76f155ced4ddcb4097134ff3c332f xmlns="590658d6-28a4-43df-8461-354b94568f6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6932AF1-76C8-415F-A17F-906D6EC3FB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50f78d0-e5c4-40ba-9879-1115501c63e5"/>
    <ds:schemaRef ds:uri="590658d6-28a4-43df-8461-354b94568f6c"/>
    <ds:schemaRef ds:uri="3174fa65-5130-4218-be7b-3006b69195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C931E27-5D92-4CBA-AAE7-251E14915C3F}">
  <ds:schemaRefs>
    <ds:schemaRef ds:uri="Microsoft.SharePoint.Taxonomy.ContentTypeSync"/>
  </ds:schemaRefs>
</ds:datastoreItem>
</file>

<file path=customXml/itemProps3.xml><?xml version="1.0" encoding="utf-8"?>
<ds:datastoreItem xmlns:ds="http://schemas.openxmlformats.org/officeDocument/2006/customXml" ds:itemID="{DC6FE8A4-AD2D-408A-9B0D-7ADF3458B358}">
  <ds:schemaRefs>
    <ds:schemaRef ds:uri="http://schemas.microsoft.com/sharepoint/events"/>
  </ds:schemaRefs>
</ds:datastoreItem>
</file>

<file path=customXml/itemProps4.xml><?xml version="1.0" encoding="utf-8"?>
<ds:datastoreItem xmlns:ds="http://schemas.openxmlformats.org/officeDocument/2006/customXml" ds:itemID="{D22953DD-43AC-4035-B680-C0D364D09D77}">
  <ds:schemaRefs>
    <ds:schemaRef ds:uri="http://schemas.microsoft.com/sharepoint/v3/contenttype/forms"/>
  </ds:schemaRefs>
</ds:datastoreItem>
</file>

<file path=customXml/itemProps5.xml><?xml version="1.0" encoding="utf-8"?>
<ds:datastoreItem xmlns:ds="http://schemas.openxmlformats.org/officeDocument/2006/customXml" ds:itemID="{FA0619EC-3D8E-4ABE-B5A3-9A0979D71429}">
  <ds:schemaRefs>
    <ds:schemaRef ds:uri="http://schemas.microsoft.com/office/2006/metadata/properties"/>
    <ds:schemaRef ds:uri="http://schemas.microsoft.com/office/infopath/2007/PartnerControls"/>
    <ds:schemaRef ds:uri="3174fa65-5130-4218-be7b-3006b691958f"/>
    <ds:schemaRef ds:uri="590658d6-28a4-43df-8461-354b94568f6c"/>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1624</Words>
  <Characters>9262</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Elaeocarpus tectorius</vt:lpstr>
    </vt:vector>
  </TitlesOfParts>
  <Company/>
  <LinksUpToDate>false</LinksUpToDate>
  <CharactersWithSpaces>10865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Elaeocarpus tectorius</dc:title>
  <dc:subject/>
  <dc:creator>Jack Plummer</dc:creator>
  <cp:keywords/>
  <dc:description/>
  <cp:lastModifiedBy>Jack Plummer</cp:lastModifiedBy>
  <cp:revision>3</cp:revision>
  <dcterms:created xsi:type="dcterms:W3CDTF">2022-08-18T10:44:00Z</dcterms:created>
  <dcterms:modified xsi:type="dcterms:W3CDTF">2022-08-18T10:45:00Z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0x01010051DB2FC3823E56459E6430ADD130773C</vt:lpwstr>
  </property>
  <property fmtid="{D5CDD505-2E9C-101B-9397-08002B2CF9AE}" pid="3" name="MediaServiceImageTags">
    <vt:lpwstr/>
  </property>
</Properties>
</file>