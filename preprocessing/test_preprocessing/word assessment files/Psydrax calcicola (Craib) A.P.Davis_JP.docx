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D760E" w14:textId="77777777" w:rsidR="00A96CCF" w:rsidRDefault="000360ED">
      <w:pPr>
        <w:jc w:val="center"/>
        <w:divId w:val="340549165"/>
        <w:rPr>
          <w:rFonts w:ascii="Georgia" w:eastAsia="Times New Roman" w:hAnsi="Georgia"/>
          <w:b/>
          <w:bCs/>
          <w:sz w:val="29"/>
          <w:szCs w:val="29"/>
        </w:rPr>
      </w:pPr>
      <w:r>
        <w:rPr>
          <w:rFonts w:ascii="Georgia" w:eastAsia="Times New Roman" w:hAnsi="Georgia"/>
          <w:b/>
          <w:bCs/>
          <w:sz w:val="29"/>
          <w:szCs w:val="29"/>
        </w:rPr>
        <w:t>Draft</w:t>
      </w:r>
    </w:p>
    <w:p w14:paraId="6936E90D" w14:textId="77777777" w:rsidR="00A96CCF" w:rsidRDefault="000360ED">
      <w:pPr>
        <w:divId w:val="2099211909"/>
        <w:rPr>
          <w:rFonts w:ascii="Georgia" w:eastAsia="Times New Roman" w:hAnsi="Georgia"/>
          <w:sz w:val="18"/>
          <w:szCs w:val="18"/>
        </w:rPr>
      </w:pPr>
      <w:r>
        <w:rPr>
          <w:rFonts w:ascii="Georgia" w:eastAsia="Times New Roman" w:hAnsi="Georgia"/>
          <w:noProof/>
          <w:sz w:val="18"/>
          <w:szCs w:val="18"/>
        </w:rPr>
        <w:drawing>
          <wp:inline distT="0" distB="0" distL="0" distR="0" wp14:anchorId="22E4CD7D" wp14:editId="3EABF898">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A977C20" w14:textId="77777777" w:rsidR="00A96CCF" w:rsidRDefault="000360ED">
      <w:pPr>
        <w:shd w:val="clear" w:color="auto" w:fill="FFFFFF"/>
        <w:spacing w:before="100" w:beforeAutospacing="1" w:after="100" w:afterAutospacing="1"/>
        <w:jc w:val="right"/>
        <w:outlineLvl w:val="1"/>
        <w:divId w:val="2099211909"/>
        <w:rPr>
          <w:rFonts w:ascii="Georgia" w:eastAsia="Times New Roman" w:hAnsi="Georgia"/>
          <w:b/>
          <w:bCs/>
          <w:color w:val="000000"/>
          <w:kern w:val="36"/>
          <w:sz w:val="29"/>
          <w:szCs w:val="29"/>
        </w:rPr>
      </w:pPr>
      <w:r>
        <w:rPr>
          <w:rStyle w:val="Emphasis"/>
          <w:rFonts w:ascii="Georgia" w:eastAsia="Times New Roman" w:hAnsi="Georgia"/>
          <w:b/>
          <w:bCs/>
          <w:color w:val="000000"/>
          <w:kern w:val="36"/>
          <w:sz w:val="29"/>
          <w:szCs w:val="29"/>
        </w:rPr>
        <w:t>Psydrax calcicola</w:t>
      </w:r>
      <w:r>
        <w:rPr>
          <w:rFonts w:ascii="Georgia" w:eastAsia="Times New Roman" w:hAnsi="Georgia"/>
          <w:b/>
          <w:bCs/>
          <w:color w:val="000000"/>
          <w:kern w:val="36"/>
          <w:sz w:val="29"/>
          <w:szCs w:val="29"/>
        </w:rPr>
        <w:t xml:space="preserve"> - (Craib) A.P.Davis</w:t>
      </w:r>
    </w:p>
    <w:p w14:paraId="2081C0C0" w14:textId="77777777" w:rsidR="00A96CCF" w:rsidRDefault="000360ED">
      <w:pPr>
        <w:jc w:val="right"/>
        <w:divId w:val="2099211909"/>
        <w:rPr>
          <w:rFonts w:ascii="Georgia" w:eastAsia="Times New Roman" w:hAnsi="Georgia"/>
          <w:sz w:val="18"/>
          <w:szCs w:val="18"/>
        </w:rPr>
      </w:pPr>
      <w:r>
        <w:rPr>
          <w:rFonts w:ascii="Georgia" w:eastAsia="Times New Roman" w:hAnsi="Georgia"/>
          <w:sz w:val="18"/>
          <w:szCs w:val="18"/>
        </w:rPr>
        <w:t>PLANTAE - TRACHEOPHYTA - MAGNOLIOPSIDA - GENTIANALES - RUBIACEAE - Psydrax - calcicola</w:t>
      </w:r>
    </w:p>
    <w:p w14:paraId="2CCC5999" w14:textId="77777777" w:rsidR="00A96CCF" w:rsidRDefault="000360ED">
      <w:pPr>
        <w:pStyle w:val="NormalWeb"/>
        <w:divId w:val="233585497"/>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Canthium calcicola Craib</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555"/>
        <w:gridCol w:w="518"/>
      </w:tblGrid>
      <w:tr w:rsidR="00A96CCF" w14:paraId="3385FE2E" w14:textId="77777777">
        <w:trPr>
          <w:tblCellSpacing w:w="15" w:type="dxa"/>
          <w:jc w:val="center"/>
        </w:trPr>
        <w:tc>
          <w:tcPr>
            <w:tcW w:w="0" w:type="auto"/>
            <w:gridSpan w:val="2"/>
            <w:tcBorders>
              <w:bottom w:val="single" w:sz="6" w:space="0" w:color="000000"/>
            </w:tcBorders>
            <w:shd w:val="clear" w:color="auto" w:fill="BBBBBB"/>
            <w:vAlign w:val="center"/>
            <w:hideMark/>
          </w:tcPr>
          <w:p w14:paraId="3695FFE0" w14:textId="77777777" w:rsidR="00A96CCF" w:rsidRDefault="000360ED">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A96CCF" w14:paraId="41C0CC75" w14:textId="77777777">
        <w:trPr>
          <w:tblCellSpacing w:w="15" w:type="dxa"/>
          <w:jc w:val="center"/>
        </w:trPr>
        <w:tc>
          <w:tcPr>
            <w:tcW w:w="0" w:type="auto"/>
            <w:gridSpan w:val="2"/>
            <w:vAlign w:val="center"/>
            <w:hideMark/>
          </w:tcPr>
          <w:p w14:paraId="36750154" w14:textId="77777777" w:rsidR="00A96CCF" w:rsidRDefault="000360ED">
            <w:pPr>
              <w:spacing w:after="75"/>
              <w:rPr>
                <w:rFonts w:ascii="Georgia" w:eastAsia="Times New Roman" w:hAnsi="Georgia"/>
                <w:sz w:val="20"/>
                <w:szCs w:val="20"/>
              </w:rPr>
            </w:pPr>
            <w:r>
              <w:rPr>
                <w:rFonts w:ascii="Georgia" w:eastAsia="Times New Roman" w:hAnsi="Georgia"/>
                <w:sz w:val="20"/>
                <w:szCs w:val="20"/>
              </w:rPr>
              <w:t>CR - Critically Endangered, B2ab(iii) (IUCN version 3.1)</w:t>
            </w:r>
          </w:p>
        </w:tc>
      </w:tr>
      <w:tr w:rsidR="00A96CCF" w14:paraId="206A01A3" w14:textId="77777777">
        <w:trPr>
          <w:tblCellSpacing w:w="15" w:type="dxa"/>
          <w:jc w:val="center"/>
        </w:trPr>
        <w:tc>
          <w:tcPr>
            <w:tcW w:w="0" w:type="auto"/>
            <w:gridSpan w:val="2"/>
            <w:vAlign w:val="center"/>
            <w:hideMark/>
          </w:tcPr>
          <w:p w14:paraId="1C706F49" w14:textId="77777777" w:rsidR="00A96CCF" w:rsidRDefault="000360ED">
            <w:pPr>
              <w:spacing w:after="75"/>
              <w:rPr>
                <w:rFonts w:ascii="Georgia" w:eastAsia="Times New Roman" w:hAnsi="Georgia"/>
                <w:sz w:val="18"/>
                <w:szCs w:val="18"/>
              </w:rPr>
            </w:pPr>
            <w:r>
              <w:rPr>
                <w:rFonts w:ascii="Georgia" w:eastAsia="Times New Roman" w:hAnsi="Georgia"/>
                <w:sz w:val="18"/>
                <w:szCs w:val="18"/>
              </w:rPr>
              <w:t> </w:t>
            </w:r>
          </w:p>
        </w:tc>
      </w:tr>
      <w:tr w:rsidR="00A96CCF" w14:paraId="1DB7C360" w14:textId="77777777">
        <w:trPr>
          <w:tblCellSpacing w:w="15" w:type="dxa"/>
          <w:jc w:val="center"/>
        </w:trPr>
        <w:tc>
          <w:tcPr>
            <w:tcW w:w="0" w:type="auto"/>
            <w:vAlign w:val="center"/>
            <w:hideMark/>
          </w:tcPr>
          <w:p w14:paraId="1DCD93F2" w14:textId="77777777" w:rsidR="00A96CCF" w:rsidRDefault="000360ED">
            <w:pPr>
              <w:spacing w:after="75"/>
              <w:rPr>
                <w:rFonts w:ascii="Georgia" w:eastAsia="Times New Roman" w:hAnsi="Georgia"/>
                <w:sz w:val="18"/>
                <w:szCs w:val="18"/>
              </w:rPr>
            </w:pPr>
            <w:r>
              <w:rPr>
                <w:rFonts w:ascii="Georgia" w:eastAsia="Times New Roman" w:hAnsi="Georgia"/>
                <w:sz w:val="18"/>
                <w:szCs w:val="18"/>
              </w:rPr>
              <w:t xml:space="preserve">Possibly Extinct: </w:t>
            </w:r>
          </w:p>
        </w:tc>
        <w:tc>
          <w:tcPr>
            <w:tcW w:w="0" w:type="auto"/>
            <w:vAlign w:val="center"/>
            <w:hideMark/>
          </w:tcPr>
          <w:p w14:paraId="72B17A8F" w14:textId="77777777" w:rsidR="00A96CCF" w:rsidRDefault="000360ED">
            <w:pPr>
              <w:spacing w:after="75"/>
              <w:rPr>
                <w:rFonts w:ascii="Georgia" w:eastAsia="Times New Roman" w:hAnsi="Georgia"/>
                <w:sz w:val="18"/>
                <w:szCs w:val="18"/>
              </w:rPr>
            </w:pPr>
            <w:r>
              <w:rPr>
                <w:rFonts w:ascii="Georgia" w:eastAsia="Times New Roman" w:hAnsi="Georgia"/>
                <w:sz w:val="18"/>
                <w:szCs w:val="18"/>
              </w:rPr>
              <w:t>No</w:t>
            </w:r>
          </w:p>
        </w:tc>
      </w:tr>
      <w:tr w:rsidR="00A96CCF" w14:paraId="1765C0DD" w14:textId="77777777">
        <w:trPr>
          <w:tblCellSpacing w:w="15" w:type="dxa"/>
          <w:jc w:val="center"/>
        </w:trPr>
        <w:tc>
          <w:tcPr>
            <w:tcW w:w="0" w:type="auto"/>
            <w:vAlign w:val="center"/>
            <w:hideMark/>
          </w:tcPr>
          <w:p w14:paraId="2DCF046E" w14:textId="77777777" w:rsidR="00A96CCF" w:rsidRDefault="000360ED">
            <w:pPr>
              <w:spacing w:after="75"/>
              <w:rPr>
                <w:rFonts w:ascii="Georgia" w:eastAsia="Times New Roman" w:hAnsi="Georgia"/>
                <w:sz w:val="18"/>
                <w:szCs w:val="18"/>
              </w:rPr>
            </w:pPr>
            <w:r>
              <w:rPr>
                <w:rFonts w:ascii="Georgia" w:eastAsia="Times New Roman" w:hAnsi="Georgia"/>
                <w:sz w:val="18"/>
                <w:szCs w:val="18"/>
              </w:rPr>
              <w:t xml:space="preserve">Possibly Extinct in the Wild: </w:t>
            </w:r>
          </w:p>
        </w:tc>
        <w:tc>
          <w:tcPr>
            <w:tcW w:w="0" w:type="auto"/>
            <w:vAlign w:val="center"/>
            <w:hideMark/>
          </w:tcPr>
          <w:p w14:paraId="79E9BF88" w14:textId="77777777" w:rsidR="00A96CCF" w:rsidRDefault="000360ED">
            <w:pPr>
              <w:spacing w:after="75"/>
              <w:rPr>
                <w:rFonts w:ascii="Georgia" w:eastAsia="Times New Roman" w:hAnsi="Georgia"/>
                <w:sz w:val="18"/>
                <w:szCs w:val="18"/>
              </w:rPr>
            </w:pPr>
            <w:r>
              <w:rPr>
                <w:rFonts w:ascii="Georgia" w:eastAsia="Times New Roman" w:hAnsi="Georgia"/>
                <w:sz w:val="18"/>
                <w:szCs w:val="18"/>
              </w:rPr>
              <w:t>No</w:t>
            </w:r>
          </w:p>
        </w:tc>
      </w:tr>
      <w:tr w:rsidR="00A96CCF" w14:paraId="72B6B266" w14:textId="77777777">
        <w:trPr>
          <w:tblCellSpacing w:w="15" w:type="dxa"/>
          <w:jc w:val="center"/>
        </w:trPr>
        <w:tc>
          <w:tcPr>
            <w:tcW w:w="0" w:type="auto"/>
            <w:vAlign w:val="center"/>
            <w:hideMark/>
          </w:tcPr>
          <w:p w14:paraId="35A4ACE3" w14:textId="77777777" w:rsidR="00A96CCF" w:rsidRDefault="000360ED">
            <w:pPr>
              <w:spacing w:after="75"/>
              <w:rPr>
                <w:rFonts w:ascii="Georgia" w:eastAsia="Times New Roman" w:hAnsi="Georgia"/>
                <w:sz w:val="18"/>
                <w:szCs w:val="18"/>
              </w:rPr>
            </w:pPr>
            <w:r>
              <w:rPr>
                <w:rFonts w:ascii="Georgia" w:eastAsia="Times New Roman" w:hAnsi="Georgia"/>
                <w:sz w:val="18"/>
                <w:szCs w:val="18"/>
              </w:rPr>
              <w:t xml:space="preserve">Date Last Recorded (in the wild): </w:t>
            </w:r>
          </w:p>
        </w:tc>
        <w:tc>
          <w:tcPr>
            <w:tcW w:w="0" w:type="auto"/>
            <w:vAlign w:val="center"/>
            <w:hideMark/>
          </w:tcPr>
          <w:p w14:paraId="098948B3" w14:textId="77777777" w:rsidR="00A96CCF" w:rsidRDefault="00A96CCF">
            <w:pPr>
              <w:spacing w:after="75"/>
              <w:rPr>
                <w:rFonts w:ascii="Georgia" w:eastAsia="Times New Roman" w:hAnsi="Georgia"/>
                <w:sz w:val="18"/>
                <w:szCs w:val="18"/>
              </w:rPr>
            </w:pPr>
          </w:p>
        </w:tc>
      </w:tr>
    </w:tbl>
    <w:p w14:paraId="65E6D5CF" w14:textId="77777777" w:rsidR="00A96CCF" w:rsidRDefault="000360ED">
      <w:pPr>
        <w:pStyle w:val="Heading1"/>
        <w:divId w:val="396628900"/>
        <w:rPr>
          <w:rFonts w:ascii="Georgia" w:eastAsia="Times New Roman" w:hAnsi="Georgia"/>
          <w:sz w:val="29"/>
          <w:szCs w:val="29"/>
        </w:rPr>
      </w:pPr>
      <w:r>
        <w:rPr>
          <w:rFonts w:ascii="Georgia" w:eastAsia="Times New Roman" w:hAnsi="Georgia"/>
          <w:sz w:val="29"/>
          <w:szCs w:val="29"/>
        </w:rPr>
        <w:t>Red List Assessment</w:t>
      </w:r>
    </w:p>
    <w:p w14:paraId="63A54F9F" w14:textId="77777777" w:rsidR="00A96CCF" w:rsidRDefault="000360ED">
      <w:pPr>
        <w:pStyle w:val="Heading2"/>
        <w:divId w:val="396628900"/>
        <w:rPr>
          <w:rFonts w:ascii="Georgia" w:eastAsia="Times New Roman" w:hAnsi="Georgia"/>
          <w:sz w:val="27"/>
          <w:szCs w:val="27"/>
        </w:rPr>
      </w:pPr>
      <w:r>
        <w:rPr>
          <w:rFonts w:ascii="Georgia" w:eastAsia="Times New Roman" w:hAnsi="Georgia"/>
          <w:sz w:val="27"/>
          <w:szCs w:val="27"/>
        </w:rPr>
        <w:t>Assessment Information</w:t>
      </w:r>
    </w:p>
    <w:p w14:paraId="57EC7667" w14:textId="77777777" w:rsidR="00A96CCF" w:rsidRDefault="000360ED">
      <w:pPr>
        <w:pStyle w:val="NormalWeb"/>
        <w:divId w:val="396628900"/>
        <w:rPr>
          <w:rFonts w:ascii="Georgia" w:hAnsi="Georgia"/>
        </w:rPr>
      </w:pPr>
      <w:r>
        <w:rPr>
          <w:rStyle w:val="datalabel1"/>
          <w:rFonts w:ascii="Georgia" w:hAnsi="Georgia"/>
        </w:rPr>
        <w:t xml:space="preserve">Date of Assessment: </w:t>
      </w:r>
      <w:r>
        <w:rPr>
          <w:rFonts w:ascii="Georgia" w:hAnsi="Georgia"/>
        </w:rPr>
        <w:t>2022-05-17</w:t>
      </w:r>
    </w:p>
    <w:p w14:paraId="25873FFC" w14:textId="77777777" w:rsidR="00A96CCF" w:rsidRDefault="000360ED">
      <w:pPr>
        <w:pStyle w:val="NormalWeb"/>
        <w:divId w:val="396628900"/>
        <w:rPr>
          <w:rFonts w:ascii="Georgia" w:hAnsi="Georgia"/>
        </w:rPr>
      </w:pPr>
      <w:r>
        <w:rPr>
          <w:rStyle w:val="datalabel1"/>
          <w:rFonts w:ascii="Georgia" w:hAnsi="Georgia"/>
        </w:rPr>
        <w:t xml:space="preserve">Assessor(s): </w:t>
      </w:r>
      <w:r>
        <w:rPr>
          <w:rFonts w:ascii="Georgia" w:hAnsi="Georgia"/>
        </w:rPr>
        <w:t>Pakkad, G.</w:t>
      </w:r>
    </w:p>
    <w:p w14:paraId="50AE75F8" w14:textId="77777777" w:rsidR="00A96CCF" w:rsidRDefault="000360ED">
      <w:pPr>
        <w:pStyle w:val="NormalWeb"/>
        <w:divId w:val="396628900"/>
        <w:rPr>
          <w:rFonts w:ascii="Georgia" w:hAnsi="Georgia"/>
        </w:rPr>
      </w:pPr>
      <w:r>
        <w:rPr>
          <w:rStyle w:val="datalabel1"/>
          <w:rFonts w:ascii="Georgia" w:hAnsi="Georgia"/>
        </w:rPr>
        <w:t xml:space="preserve">Regions: </w:t>
      </w:r>
      <w:r>
        <w:rPr>
          <w:rFonts w:ascii="Georgia" w:hAnsi="Georgia"/>
        </w:rPr>
        <w:t>Global</w:t>
      </w:r>
    </w:p>
    <w:p w14:paraId="4FF0999D" w14:textId="77777777" w:rsidR="00A96CCF" w:rsidRDefault="000360ED">
      <w:pPr>
        <w:pStyle w:val="Heading2"/>
        <w:divId w:val="396628900"/>
        <w:rPr>
          <w:rFonts w:ascii="Georgia" w:eastAsia="Times New Roman" w:hAnsi="Georgia"/>
          <w:sz w:val="27"/>
          <w:szCs w:val="27"/>
        </w:rPr>
      </w:pPr>
      <w:r>
        <w:rPr>
          <w:rFonts w:ascii="Georgia" w:eastAsia="Times New Roman" w:hAnsi="Georgia"/>
          <w:sz w:val="27"/>
          <w:szCs w:val="27"/>
        </w:rPr>
        <w:t>Assessment Rationale</w:t>
      </w:r>
    </w:p>
    <w:p w14:paraId="5C41F2CD" w14:textId="52942707" w:rsidR="00A96CCF" w:rsidRDefault="000360ED">
      <w:pPr>
        <w:pStyle w:val="NormalWeb"/>
        <w:divId w:val="396628900"/>
        <w:rPr>
          <w:rFonts w:ascii="Georgia" w:hAnsi="Georgia"/>
        </w:rPr>
      </w:pPr>
      <w:r>
        <w:rPr>
          <w:rFonts w:ascii="Georgia" w:hAnsi="Georgia"/>
        </w:rPr>
        <w:t xml:space="preserve">This species is endemic to Thailand, </w:t>
      </w:r>
      <w:del w:id="0" w:author="Jack Plummer" w:date="2022-08-19T21:52:00Z">
        <w:r w:rsidDel="007A24C7">
          <w:rPr>
            <w:rFonts w:ascii="Georgia" w:hAnsi="Georgia"/>
          </w:rPr>
          <w:delText xml:space="preserve">occupying </w:delText>
        </w:r>
      </w:del>
      <w:ins w:id="1" w:author="Jack Plummer" w:date="2022-08-19T21:52:00Z">
        <w:r w:rsidR="007A24C7">
          <w:rPr>
            <w:rFonts w:ascii="Georgia" w:hAnsi="Georgia"/>
          </w:rPr>
          <w:t>occu</w:t>
        </w:r>
        <w:r w:rsidR="007A24C7">
          <w:rPr>
            <w:rFonts w:ascii="Georgia" w:hAnsi="Georgia"/>
          </w:rPr>
          <w:t>rring</w:t>
        </w:r>
        <w:r w:rsidR="007A24C7">
          <w:rPr>
            <w:rFonts w:ascii="Georgia" w:hAnsi="Georgia"/>
          </w:rPr>
          <w:t xml:space="preserve"> </w:t>
        </w:r>
      </w:ins>
      <w:r>
        <w:rPr>
          <w:rFonts w:ascii="Georgia" w:hAnsi="Georgia"/>
        </w:rPr>
        <w:t>only at Khao Hua Trak (Kuhasawan). Its estimated area of occupancy (AOO) of 4 km2 fall</w:t>
      </w:r>
      <w:ins w:id="2" w:author="Jack Plummer" w:date="2022-08-19T21:37:00Z">
        <w:r w:rsidR="009460BF">
          <w:rPr>
            <w:rFonts w:ascii="Georgia" w:hAnsi="Georgia"/>
          </w:rPr>
          <w:t>s</w:t>
        </w:r>
      </w:ins>
      <w:r>
        <w:rPr>
          <w:rFonts w:ascii="Georgia" w:hAnsi="Georgia"/>
        </w:rPr>
        <w:t xml:space="preserve"> within the </w:t>
      </w:r>
      <w:del w:id="3" w:author="Jack Plummer" w:date="2022-08-19T21:37:00Z">
        <w:r w:rsidDel="009460BF">
          <w:rPr>
            <w:rFonts w:ascii="Georgia" w:hAnsi="Georgia"/>
          </w:rPr>
          <w:delText xml:space="preserve">respective </w:delText>
        </w:r>
      </w:del>
      <w:r>
        <w:rPr>
          <w:rFonts w:ascii="Georgia" w:hAnsi="Georgia"/>
        </w:rPr>
        <w:t>thresholds for the Critically Endangered category under criterion B</w:t>
      </w:r>
      <w:ins w:id="4" w:author="Jack Plummer" w:date="2022-08-19T21:37:00Z">
        <w:r w:rsidR="009460BF">
          <w:rPr>
            <w:rFonts w:ascii="Georgia" w:hAnsi="Georgia"/>
          </w:rPr>
          <w:t>2</w:t>
        </w:r>
      </w:ins>
      <w:r>
        <w:rPr>
          <w:rFonts w:ascii="Georgia" w:hAnsi="Georgia"/>
        </w:rPr>
        <w:t>. </w:t>
      </w:r>
      <w:commentRangeStart w:id="5"/>
      <w:del w:id="6" w:author="Jack Plummer" w:date="2022-08-19T21:37:00Z">
        <w:r w:rsidRPr="009460BF" w:rsidDel="009460BF">
          <w:rPr>
            <w:rFonts w:ascii="Georgia" w:hAnsi="Georgia"/>
            <w:strike/>
            <w:rPrChange w:id="7" w:author="Jack Plummer" w:date="2022-08-19T21:38:00Z">
              <w:rPr>
                <w:rFonts w:ascii="Georgia" w:hAnsi="Georgia"/>
              </w:rPr>
            </w:rPrChange>
          </w:rPr>
          <w:delText xml:space="preserve"> </w:delText>
        </w:r>
      </w:del>
      <w:r w:rsidRPr="009460BF">
        <w:rPr>
          <w:rFonts w:ascii="Georgia" w:hAnsi="Georgia"/>
          <w:strike/>
          <w:rPrChange w:id="8" w:author="Jack Plummer" w:date="2022-08-19T21:38:00Z">
            <w:rPr>
              <w:rFonts w:ascii="Georgia" w:hAnsi="Georgia"/>
            </w:rPr>
          </w:rPrChange>
        </w:rPr>
        <w:t>The number of mature individuals is one fall within the thresholds for the Critically Endangered under criterion D</w:t>
      </w:r>
      <w:commentRangeEnd w:id="5"/>
      <w:r w:rsidR="009460BF" w:rsidRPr="009460BF">
        <w:rPr>
          <w:rStyle w:val="CommentReference"/>
          <w:strike/>
          <w:rPrChange w:id="9" w:author="Jack Plummer" w:date="2022-08-19T21:38:00Z">
            <w:rPr>
              <w:rStyle w:val="CommentReference"/>
            </w:rPr>
          </w:rPrChange>
        </w:rPr>
        <w:commentReference w:id="5"/>
      </w:r>
      <w:r>
        <w:rPr>
          <w:rFonts w:ascii="Georgia" w:hAnsi="Georgia"/>
        </w:rPr>
        <w:t>. </w:t>
      </w:r>
      <w:del w:id="10" w:author="Jack Plummer" w:date="2022-08-19T21:37:00Z">
        <w:r w:rsidDel="009460BF">
          <w:rPr>
            <w:rFonts w:ascii="Georgia" w:hAnsi="Georgia"/>
          </w:rPr>
          <w:delText xml:space="preserve"> </w:delText>
        </w:r>
      </w:del>
      <w:r>
        <w:rPr>
          <w:rFonts w:ascii="Georgia" w:hAnsi="Georgia"/>
        </w:rPr>
        <w:t>At its on</w:t>
      </w:r>
      <w:del w:id="11" w:author="Jack Plummer" w:date="2022-08-19T21:38:00Z">
        <w:r w:rsidDel="009460BF">
          <w:rPr>
            <w:rFonts w:ascii="Georgia" w:hAnsi="Georgia"/>
          </w:rPr>
          <w:delText>e</w:delText>
        </w:r>
      </w:del>
      <w:ins w:id="12" w:author="Jack Plummer" w:date="2022-08-19T21:38:00Z">
        <w:r w:rsidR="009460BF">
          <w:rPr>
            <w:rFonts w:ascii="Georgia" w:hAnsi="Georgia"/>
          </w:rPr>
          <w:t>ly</w:t>
        </w:r>
      </w:ins>
      <w:r>
        <w:rPr>
          <w:rFonts w:ascii="Georgia" w:hAnsi="Georgia"/>
        </w:rPr>
        <w:t xml:space="preserve"> known collection site</w:t>
      </w:r>
      <w:del w:id="13" w:author="Jack Plummer" w:date="2022-08-19T21:38:00Z">
        <w:r w:rsidDel="009460BF">
          <w:rPr>
            <w:rFonts w:ascii="Georgia" w:hAnsi="Georgia"/>
          </w:rPr>
          <w:delText>s</w:delText>
        </w:r>
      </w:del>
      <w:r>
        <w:rPr>
          <w:rFonts w:ascii="Georgia" w:hAnsi="Georgia"/>
        </w:rPr>
        <w:t>, its habitat is threatened by land</w:t>
      </w:r>
      <w:del w:id="14" w:author="Jack Plummer" w:date="2022-08-19T21:38:00Z">
        <w:r w:rsidDel="009460BF">
          <w:rPr>
            <w:rFonts w:ascii="Georgia" w:hAnsi="Georgia"/>
          </w:rPr>
          <w:delText>-</w:delText>
        </w:r>
      </w:del>
      <w:ins w:id="15" w:author="Jack Plummer" w:date="2022-08-19T21:38:00Z">
        <w:r w:rsidR="009460BF">
          <w:rPr>
            <w:rFonts w:ascii="Georgia" w:hAnsi="Georgia"/>
          </w:rPr>
          <w:t xml:space="preserve"> </w:t>
        </w:r>
      </w:ins>
      <w:r>
        <w:rPr>
          <w:rFonts w:ascii="Georgia" w:hAnsi="Georgia"/>
        </w:rPr>
        <w:t>use changes which are inferred to be contributing to a continuing decline in habitat area, extent, and quality. The species is considered to be restricted to one location. There is limited population information available, but the population trend is suspected to be decreasing. It is not clear whether the population is severely fragmented or subject to extreme fluctuations. Given its restricted AOO, and number of locations, alongside a continuing decline in habitat, it is assessed as Critically Endangered B2b(iii)</w:t>
      </w:r>
      <w:del w:id="16" w:author="Jack Plummer" w:date="2022-08-19T21:38:00Z">
        <w:r w:rsidDel="009460BF">
          <w:rPr>
            <w:rFonts w:ascii="Georgia" w:hAnsi="Georgia"/>
          </w:rPr>
          <w:delText>; D</w:delText>
        </w:r>
      </w:del>
      <w:r>
        <w:rPr>
          <w:rFonts w:ascii="Georgia" w:hAnsi="Georgia"/>
        </w:rPr>
        <w:t>.</w:t>
      </w:r>
    </w:p>
    <w:p w14:paraId="690C8959" w14:textId="77777777" w:rsidR="00A96CCF" w:rsidRDefault="000360ED">
      <w:pPr>
        <w:pStyle w:val="Heading1"/>
        <w:divId w:val="270014841"/>
        <w:rPr>
          <w:rFonts w:ascii="Georgia" w:eastAsia="Times New Roman" w:hAnsi="Georgia"/>
          <w:sz w:val="29"/>
          <w:szCs w:val="29"/>
        </w:rPr>
      </w:pPr>
      <w:r>
        <w:rPr>
          <w:rFonts w:ascii="Georgia" w:eastAsia="Times New Roman" w:hAnsi="Georgia"/>
          <w:sz w:val="29"/>
          <w:szCs w:val="29"/>
        </w:rPr>
        <w:t>Distribution</w:t>
      </w:r>
    </w:p>
    <w:p w14:paraId="20FE043C" w14:textId="77777777" w:rsidR="00A96CCF" w:rsidRDefault="000360ED">
      <w:pPr>
        <w:pStyle w:val="Heading2"/>
        <w:divId w:val="270014841"/>
        <w:rPr>
          <w:rFonts w:ascii="Georgia" w:eastAsia="Times New Roman" w:hAnsi="Georgia"/>
          <w:sz w:val="27"/>
          <w:szCs w:val="27"/>
        </w:rPr>
      </w:pPr>
      <w:r>
        <w:rPr>
          <w:rFonts w:ascii="Georgia" w:eastAsia="Times New Roman" w:hAnsi="Georgia"/>
          <w:sz w:val="27"/>
          <w:szCs w:val="27"/>
        </w:rPr>
        <w:t>Geographic Range</w:t>
      </w:r>
    </w:p>
    <w:p w14:paraId="4BF530A9" w14:textId="74AF2506" w:rsidR="00A96CCF" w:rsidRDefault="000360ED">
      <w:pPr>
        <w:pStyle w:val="NormalWeb"/>
        <w:divId w:val="270014841"/>
        <w:rPr>
          <w:rFonts w:ascii="Georgia" w:hAnsi="Georgia"/>
        </w:rPr>
      </w:pPr>
      <w:r>
        <w:rPr>
          <w:rFonts w:ascii="Georgia" w:hAnsi="Georgia"/>
        </w:rPr>
        <w:t xml:space="preserve">The species is endemic to Thailand. It has </w:t>
      </w:r>
      <w:ins w:id="17" w:author="Jack Plummer" w:date="2022-08-19T21:41:00Z">
        <w:r w:rsidR="009460BF">
          <w:rPr>
            <w:rFonts w:ascii="Georgia" w:hAnsi="Georgia"/>
          </w:rPr>
          <w:t xml:space="preserve">only </w:t>
        </w:r>
      </w:ins>
      <w:r>
        <w:rPr>
          <w:rFonts w:ascii="Georgia" w:hAnsi="Georgia"/>
        </w:rPr>
        <w:t xml:space="preserve">been documented </w:t>
      </w:r>
      <w:del w:id="18" w:author="Jack Plummer" w:date="2022-08-19T21:40:00Z">
        <w:r w:rsidDel="009460BF">
          <w:rPr>
            <w:rFonts w:ascii="Georgia" w:hAnsi="Georgia"/>
          </w:rPr>
          <w:delText>at  the</w:delText>
        </w:r>
      </w:del>
      <w:ins w:id="19" w:author="Jack Plummer" w:date="2022-08-19T21:40:00Z">
        <w:r w:rsidR="009460BF">
          <w:rPr>
            <w:rFonts w:ascii="Georgia" w:hAnsi="Georgia"/>
          </w:rPr>
          <w:t>from the</w:t>
        </w:r>
      </w:ins>
      <w:r>
        <w:rPr>
          <w:rFonts w:ascii="Georgia" w:hAnsi="Georgia"/>
        </w:rPr>
        <w:t xml:space="preserve"> province of Patalung at Khao Hua Trak (Kuhasawan)</w:t>
      </w:r>
      <w:ins w:id="20" w:author="Jack Plummer" w:date="2022-08-19T21:40:00Z">
        <w:r w:rsidR="009460BF">
          <w:rPr>
            <w:rFonts w:ascii="Georgia" w:hAnsi="Georgia"/>
          </w:rPr>
          <w:t xml:space="preserve"> </w:t>
        </w:r>
      </w:ins>
      <w:ins w:id="21" w:author="Jack Plummer" w:date="2022-08-19T21:41:00Z">
        <w:r w:rsidR="009460BF">
          <w:rPr>
            <w:rFonts w:ascii="Georgia" w:hAnsi="Georgia"/>
          </w:rPr>
          <w:t>up to</w:t>
        </w:r>
      </w:ins>
      <w:ins w:id="22" w:author="Jack Plummer" w:date="2022-08-19T21:40:00Z">
        <w:r w:rsidR="009460BF">
          <w:rPr>
            <w:rFonts w:ascii="Georgia" w:hAnsi="Georgia"/>
          </w:rPr>
          <w:t xml:space="preserve"> </w:t>
        </w:r>
      </w:ins>
      <w:del w:id="23" w:author="Jack Plummer" w:date="2022-08-19T21:40:00Z">
        <w:r w:rsidDel="009460BF">
          <w:rPr>
            <w:rFonts w:ascii="Georgia" w:hAnsi="Georgia"/>
          </w:rPr>
          <w:delText xml:space="preserve">, elevation up to </w:delText>
        </w:r>
      </w:del>
      <w:r>
        <w:rPr>
          <w:rFonts w:ascii="Georgia" w:hAnsi="Georgia"/>
        </w:rPr>
        <w:t>50 m asl. Survey work is recommended to identify whether any further subpopulations occur in Thailand.</w:t>
      </w:r>
    </w:p>
    <w:p w14:paraId="1858AC72" w14:textId="77777777" w:rsidR="00A96CCF" w:rsidRDefault="000360ED">
      <w:pPr>
        <w:pStyle w:val="Heading2"/>
        <w:divId w:val="270014841"/>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30"/>
        <w:gridCol w:w="6280"/>
      </w:tblGrid>
      <w:tr w:rsidR="00A96CCF" w14:paraId="10B6C6F0" w14:textId="77777777">
        <w:trPr>
          <w:divId w:val="270014841"/>
          <w:tblCellSpacing w:w="15" w:type="dxa"/>
        </w:trPr>
        <w:tc>
          <w:tcPr>
            <w:tcW w:w="0" w:type="auto"/>
            <w:tcBorders>
              <w:bottom w:val="single" w:sz="6" w:space="0" w:color="000000"/>
            </w:tcBorders>
            <w:shd w:val="clear" w:color="auto" w:fill="BBBBBB"/>
            <w:vAlign w:val="center"/>
            <w:hideMark/>
          </w:tcPr>
          <w:p w14:paraId="1CDC5E38"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lastRenderedPageBreak/>
              <w:t>Estimated area of occupancy (AOO) - in km2</w:t>
            </w:r>
          </w:p>
        </w:tc>
        <w:tc>
          <w:tcPr>
            <w:tcW w:w="0" w:type="auto"/>
            <w:tcBorders>
              <w:bottom w:val="single" w:sz="6" w:space="0" w:color="000000"/>
            </w:tcBorders>
            <w:shd w:val="clear" w:color="auto" w:fill="BBBBBB"/>
            <w:vAlign w:val="center"/>
            <w:hideMark/>
          </w:tcPr>
          <w:p w14:paraId="4D1744CA"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A96CCF" w14:paraId="25DB8276" w14:textId="77777777">
        <w:trPr>
          <w:divId w:val="270014841"/>
          <w:tblCellSpacing w:w="15" w:type="dxa"/>
        </w:trPr>
        <w:tc>
          <w:tcPr>
            <w:tcW w:w="0" w:type="auto"/>
            <w:vAlign w:val="center"/>
            <w:hideMark/>
          </w:tcPr>
          <w:p w14:paraId="4EFA9896" w14:textId="77777777" w:rsidR="00A96CCF" w:rsidRDefault="000360ED">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7EBCA38E" w14:textId="77777777" w:rsidR="00A96CCF" w:rsidRDefault="000360ED">
            <w:pPr>
              <w:spacing w:after="75"/>
              <w:rPr>
                <w:rFonts w:ascii="Georgia" w:eastAsia="Times New Roman" w:hAnsi="Georgia"/>
                <w:sz w:val="18"/>
                <w:szCs w:val="18"/>
              </w:rPr>
            </w:pPr>
            <w:r>
              <w:rPr>
                <w:rFonts w:ascii="Georgia" w:eastAsia="Times New Roman" w:hAnsi="Georgia"/>
                <w:sz w:val="18"/>
                <w:szCs w:val="18"/>
              </w:rPr>
              <w:t>Estimated from a 2 x 2 km grid cell for herbarium specimen point data mapped using GeoCAT (Bachman et al. 2011, GBIF.org 2022).</w:t>
            </w:r>
          </w:p>
        </w:tc>
      </w:tr>
    </w:tbl>
    <w:p w14:paraId="7128B6B7" w14:textId="77777777" w:rsidR="00A96CCF" w:rsidRDefault="000360ED">
      <w:pPr>
        <w:pStyle w:val="Heading2"/>
        <w:divId w:val="270014841"/>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576"/>
        <w:gridCol w:w="7434"/>
      </w:tblGrid>
      <w:tr w:rsidR="009460BF" w14:paraId="4B99106F" w14:textId="77777777">
        <w:trPr>
          <w:divId w:val="270014841"/>
          <w:tblCellSpacing w:w="15" w:type="dxa"/>
        </w:trPr>
        <w:tc>
          <w:tcPr>
            <w:tcW w:w="0" w:type="auto"/>
            <w:tcBorders>
              <w:bottom w:val="single" w:sz="6" w:space="0" w:color="000000"/>
            </w:tcBorders>
            <w:shd w:val="clear" w:color="auto" w:fill="BBBBBB"/>
            <w:vAlign w:val="center"/>
            <w:hideMark/>
          </w:tcPr>
          <w:p w14:paraId="41F6801E"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289DDFA2"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9460BF" w14:paraId="5B53B1F2" w14:textId="77777777">
        <w:trPr>
          <w:divId w:val="270014841"/>
          <w:tblCellSpacing w:w="15" w:type="dxa"/>
        </w:trPr>
        <w:tc>
          <w:tcPr>
            <w:tcW w:w="0" w:type="auto"/>
            <w:vAlign w:val="center"/>
            <w:hideMark/>
          </w:tcPr>
          <w:p w14:paraId="4A185036" w14:textId="77777777" w:rsidR="00A96CCF" w:rsidRDefault="000360ED">
            <w:pPr>
              <w:spacing w:after="75"/>
              <w:rPr>
                <w:rFonts w:ascii="Georgia" w:eastAsia="Times New Roman" w:hAnsi="Georgia"/>
                <w:sz w:val="18"/>
                <w:szCs w:val="18"/>
              </w:rPr>
            </w:pPr>
            <w:r>
              <w:rPr>
                <w:rFonts w:ascii="Georgia" w:eastAsia="Times New Roman" w:hAnsi="Georgia"/>
                <w:sz w:val="18"/>
                <w:szCs w:val="18"/>
              </w:rPr>
              <w:t>1</w:t>
            </w:r>
          </w:p>
        </w:tc>
        <w:tc>
          <w:tcPr>
            <w:tcW w:w="0" w:type="auto"/>
            <w:vAlign w:val="center"/>
            <w:hideMark/>
          </w:tcPr>
          <w:p w14:paraId="21C9F1F3" w14:textId="396658E5" w:rsidR="00A96CCF" w:rsidRDefault="000360ED">
            <w:pPr>
              <w:spacing w:after="75"/>
              <w:rPr>
                <w:rFonts w:ascii="Georgia" w:eastAsia="Times New Roman" w:hAnsi="Georgia"/>
                <w:sz w:val="18"/>
                <w:szCs w:val="18"/>
              </w:rPr>
            </w:pPr>
            <w:r>
              <w:rPr>
                <w:rFonts w:ascii="Georgia" w:eastAsia="Times New Roman" w:hAnsi="Georgia"/>
                <w:sz w:val="18"/>
                <w:szCs w:val="18"/>
              </w:rPr>
              <w:t>The species is endemic to Thailand. It has</w:t>
            </w:r>
            <w:ins w:id="24" w:author="Jack Plummer" w:date="2022-08-19T21:40:00Z">
              <w:r w:rsidR="009460BF">
                <w:rPr>
                  <w:rFonts w:ascii="Georgia" w:eastAsia="Times New Roman" w:hAnsi="Georgia"/>
                  <w:sz w:val="18"/>
                  <w:szCs w:val="18"/>
                </w:rPr>
                <w:t xml:space="preserve"> only</w:t>
              </w:r>
            </w:ins>
            <w:r>
              <w:rPr>
                <w:rFonts w:ascii="Georgia" w:eastAsia="Times New Roman" w:hAnsi="Georgia"/>
                <w:sz w:val="18"/>
                <w:szCs w:val="18"/>
              </w:rPr>
              <w:t xml:space="preserve"> been documented </w:t>
            </w:r>
            <w:del w:id="25" w:author="Jack Plummer" w:date="2022-08-19T21:40:00Z">
              <w:r w:rsidDel="009460BF">
                <w:rPr>
                  <w:rFonts w:ascii="Georgia" w:eastAsia="Times New Roman" w:hAnsi="Georgia"/>
                  <w:sz w:val="18"/>
                  <w:szCs w:val="18"/>
                </w:rPr>
                <w:delText xml:space="preserve">at the province of Patalung </w:delText>
              </w:r>
            </w:del>
            <w:r>
              <w:rPr>
                <w:rFonts w:ascii="Georgia" w:eastAsia="Times New Roman" w:hAnsi="Georgia"/>
                <w:sz w:val="18"/>
                <w:szCs w:val="18"/>
              </w:rPr>
              <w:t>at Khao Hua Trak (Kuhasawan)</w:t>
            </w:r>
            <w:ins w:id="26" w:author="Jack Plummer" w:date="2022-08-19T21:40:00Z">
              <w:r w:rsidR="009460BF">
                <w:rPr>
                  <w:rFonts w:ascii="Georgia" w:eastAsia="Times New Roman" w:hAnsi="Georgia"/>
                  <w:sz w:val="18"/>
                  <w:szCs w:val="18"/>
                </w:rPr>
                <w:t xml:space="preserve"> where it is threatened </w:t>
              </w:r>
              <w:commentRangeStart w:id="27"/>
              <w:r w:rsidR="009460BF">
                <w:rPr>
                  <w:rFonts w:ascii="Georgia" w:eastAsia="Times New Roman" w:hAnsi="Georgia"/>
                  <w:sz w:val="18"/>
                  <w:szCs w:val="18"/>
                </w:rPr>
                <w:t>by</w:t>
              </w:r>
            </w:ins>
            <w:commentRangeEnd w:id="27"/>
            <w:ins w:id="28" w:author="Jack Plummer" w:date="2022-08-19T21:41:00Z">
              <w:r w:rsidR="009460BF">
                <w:rPr>
                  <w:rStyle w:val="CommentReference"/>
                </w:rPr>
                <w:commentReference w:id="27"/>
              </w:r>
            </w:ins>
            <w:ins w:id="29" w:author="Jack Plummer" w:date="2022-08-19T21:40:00Z">
              <w:r w:rsidR="009460BF">
                <w:rPr>
                  <w:rFonts w:ascii="Georgia" w:eastAsia="Times New Roman" w:hAnsi="Georgia"/>
                  <w:sz w:val="18"/>
                  <w:szCs w:val="18"/>
                </w:rPr>
                <w:t xml:space="preserve"> </w:t>
              </w:r>
            </w:ins>
            <w:r>
              <w:rPr>
                <w:rFonts w:ascii="Georgia" w:eastAsia="Times New Roman" w:hAnsi="Georgia"/>
                <w:sz w:val="18"/>
                <w:szCs w:val="18"/>
              </w:rPr>
              <w:t xml:space="preserve">. </w:t>
            </w:r>
          </w:p>
        </w:tc>
      </w:tr>
    </w:tbl>
    <w:p w14:paraId="34DE735F" w14:textId="77777777" w:rsidR="00A96CCF" w:rsidRDefault="000360ED">
      <w:pPr>
        <w:pStyle w:val="Heading2"/>
        <w:divId w:val="270014841"/>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677"/>
        <w:gridCol w:w="6333"/>
      </w:tblGrid>
      <w:tr w:rsidR="00A96CCF" w14:paraId="264720B1" w14:textId="77777777">
        <w:trPr>
          <w:divId w:val="270014841"/>
          <w:tblCellSpacing w:w="15" w:type="dxa"/>
        </w:trPr>
        <w:tc>
          <w:tcPr>
            <w:tcW w:w="0" w:type="auto"/>
            <w:tcBorders>
              <w:bottom w:val="single" w:sz="6" w:space="0" w:color="000000"/>
            </w:tcBorders>
            <w:shd w:val="clear" w:color="auto" w:fill="BBBBBB"/>
            <w:vAlign w:val="center"/>
            <w:hideMark/>
          </w:tcPr>
          <w:p w14:paraId="54FCD0E9"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01E76CD7"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A96CCF" w14:paraId="1C520F28" w14:textId="77777777">
        <w:trPr>
          <w:divId w:val="270014841"/>
          <w:tblCellSpacing w:w="15" w:type="dxa"/>
        </w:trPr>
        <w:tc>
          <w:tcPr>
            <w:tcW w:w="0" w:type="auto"/>
            <w:vAlign w:val="center"/>
            <w:hideMark/>
          </w:tcPr>
          <w:p w14:paraId="11BDDCB4" w14:textId="77777777" w:rsidR="00A96CCF" w:rsidRDefault="000360ED">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3BC8AAED" w14:textId="54594C1E" w:rsidR="00A96CCF" w:rsidRDefault="000360ED">
            <w:pPr>
              <w:spacing w:after="75"/>
              <w:rPr>
                <w:rFonts w:ascii="Georgia" w:eastAsia="Times New Roman" w:hAnsi="Georgia"/>
                <w:sz w:val="18"/>
                <w:szCs w:val="18"/>
              </w:rPr>
            </w:pPr>
            <w:r>
              <w:rPr>
                <w:rFonts w:ascii="Georgia" w:eastAsia="Times New Roman" w:hAnsi="Georgia"/>
                <w:sz w:val="18"/>
                <w:szCs w:val="18"/>
              </w:rPr>
              <w:t xml:space="preserve">The species is endemic to Thailand. </w:t>
            </w:r>
            <w:ins w:id="30" w:author="Jack Plummer" w:date="2022-08-19T21:41:00Z">
              <w:r w:rsidR="009460BF">
                <w:rPr>
                  <w:rFonts w:ascii="Georgia" w:eastAsia="Times New Roman" w:hAnsi="Georgia"/>
                  <w:sz w:val="18"/>
                  <w:szCs w:val="18"/>
                </w:rPr>
                <w:t xml:space="preserve">It has only been documented at Khao Hua Trak (Kuhasawan) where it is threatened </w:t>
              </w:r>
              <w:commentRangeStart w:id="31"/>
              <w:r w:rsidR="009460BF">
                <w:rPr>
                  <w:rFonts w:ascii="Georgia" w:eastAsia="Times New Roman" w:hAnsi="Georgia"/>
                  <w:sz w:val="18"/>
                  <w:szCs w:val="18"/>
                </w:rPr>
                <w:t>by</w:t>
              </w:r>
              <w:commentRangeEnd w:id="31"/>
              <w:r w:rsidR="009460BF">
                <w:rPr>
                  <w:rStyle w:val="CommentReference"/>
                </w:rPr>
                <w:commentReference w:id="31"/>
              </w:r>
              <w:r w:rsidR="009460BF">
                <w:rPr>
                  <w:rFonts w:ascii="Georgia" w:eastAsia="Times New Roman" w:hAnsi="Georgia"/>
                  <w:sz w:val="18"/>
                  <w:szCs w:val="18"/>
                </w:rPr>
                <w:t xml:space="preserve"> .</w:t>
              </w:r>
            </w:ins>
            <w:del w:id="32" w:author="Jack Plummer" w:date="2022-08-19T21:41:00Z">
              <w:r w:rsidDel="009460BF">
                <w:rPr>
                  <w:rFonts w:ascii="Georgia" w:eastAsia="Times New Roman" w:hAnsi="Georgia"/>
                  <w:sz w:val="18"/>
                  <w:szCs w:val="18"/>
                </w:rPr>
                <w:delText xml:space="preserve">It has been documented at the province of Patalung at Khao Hua Trak (Kuhasawan). </w:delText>
              </w:r>
            </w:del>
          </w:p>
        </w:tc>
      </w:tr>
    </w:tbl>
    <w:p w14:paraId="131C28D5" w14:textId="77777777" w:rsidR="00A96CCF" w:rsidRDefault="000360ED">
      <w:pPr>
        <w:pStyle w:val="Heading2"/>
        <w:divId w:val="270014841"/>
        <w:rPr>
          <w:rFonts w:ascii="Georgia" w:eastAsia="Times New Roman" w:hAnsi="Georgia"/>
          <w:sz w:val="27"/>
          <w:szCs w:val="27"/>
        </w:rPr>
      </w:pPr>
      <w:r>
        <w:rPr>
          <w:rFonts w:ascii="Georgia" w:eastAsia="Times New Roman" w:hAnsi="Georgia"/>
          <w:sz w:val="27"/>
          <w:szCs w:val="27"/>
        </w:rPr>
        <w:t>Elevation / Depth / Depth Zones</w:t>
      </w:r>
    </w:p>
    <w:p w14:paraId="3A5728CE" w14:textId="77777777" w:rsidR="00A96CCF" w:rsidRDefault="000360ED">
      <w:pPr>
        <w:pStyle w:val="NormalWeb"/>
        <w:divId w:val="270014841"/>
        <w:rPr>
          <w:rFonts w:ascii="Georgia" w:hAnsi="Georgia"/>
        </w:rPr>
      </w:pPr>
      <w:r>
        <w:rPr>
          <w:rStyle w:val="datalabel1"/>
          <w:rFonts w:ascii="Georgia" w:hAnsi="Georgia"/>
        </w:rPr>
        <w:t xml:space="preserve">Elevation Lower Limit (in metres above sea level): </w:t>
      </w:r>
      <w:r>
        <w:rPr>
          <w:rFonts w:ascii="Georgia" w:hAnsi="Georgia"/>
        </w:rPr>
        <w:t>0</w:t>
      </w:r>
    </w:p>
    <w:p w14:paraId="3CC52DDE" w14:textId="77777777" w:rsidR="00A96CCF" w:rsidRDefault="000360ED">
      <w:pPr>
        <w:pStyle w:val="NormalWeb"/>
        <w:divId w:val="270014841"/>
        <w:rPr>
          <w:rFonts w:ascii="Georgia" w:hAnsi="Georgia"/>
        </w:rPr>
      </w:pPr>
      <w:r>
        <w:rPr>
          <w:rStyle w:val="datalabel1"/>
          <w:rFonts w:ascii="Georgia" w:hAnsi="Georgia"/>
        </w:rPr>
        <w:t xml:space="preserve">Elevation Upper Limit (in metres above sea level): </w:t>
      </w:r>
      <w:r>
        <w:rPr>
          <w:rFonts w:ascii="Georgia" w:hAnsi="Georgia"/>
        </w:rPr>
        <w:t>50</w:t>
      </w:r>
    </w:p>
    <w:p w14:paraId="737D7EFA" w14:textId="77777777" w:rsidR="00A96CCF" w:rsidRDefault="000360ED">
      <w:pPr>
        <w:pStyle w:val="Heading2"/>
        <w:divId w:val="270014841"/>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6"/>
        <w:gridCol w:w="1144"/>
        <w:gridCol w:w="1729"/>
        <w:gridCol w:w="988"/>
        <w:gridCol w:w="1004"/>
        <w:gridCol w:w="1228"/>
        <w:gridCol w:w="1149"/>
        <w:gridCol w:w="1092"/>
      </w:tblGrid>
      <w:tr w:rsidR="00A96CCF" w14:paraId="3E6E1E19" w14:textId="77777777">
        <w:trPr>
          <w:divId w:val="270014841"/>
          <w:tblCellSpacing w:w="15" w:type="dxa"/>
        </w:trPr>
        <w:tc>
          <w:tcPr>
            <w:tcW w:w="0" w:type="auto"/>
            <w:tcBorders>
              <w:bottom w:val="single" w:sz="6" w:space="0" w:color="000000"/>
            </w:tcBorders>
            <w:shd w:val="clear" w:color="auto" w:fill="BBBBBB"/>
            <w:vAlign w:val="center"/>
            <w:hideMark/>
          </w:tcPr>
          <w:p w14:paraId="307D3B27"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4F53043C"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3ED64D0F"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3E571B6E"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2EC422C7"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357701A3"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31869FC9"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14ACA622"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A96CCF" w14:paraId="34463829" w14:textId="77777777">
        <w:trPr>
          <w:divId w:val="270014841"/>
          <w:tblCellSpacing w:w="15" w:type="dxa"/>
        </w:trPr>
        <w:tc>
          <w:tcPr>
            <w:tcW w:w="0" w:type="auto"/>
            <w:vAlign w:val="center"/>
            <w:hideMark/>
          </w:tcPr>
          <w:p w14:paraId="21858451" w14:textId="77777777" w:rsidR="00A96CCF" w:rsidRDefault="000360ED">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1A31EC19" w14:textId="77777777" w:rsidR="00A96CCF" w:rsidRDefault="000360E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83B384D" w14:textId="77777777" w:rsidR="00A96CCF" w:rsidRDefault="000360ED">
            <w:pPr>
              <w:spacing w:after="75"/>
              <w:rPr>
                <w:rFonts w:ascii="Georgia" w:eastAsia="Times New Roman" w:hAnsi="Georgia"/>
                <w:sz w:val="18"/>
                <w:szCs w:val="18"/>
              </w:rPr>
            </w:pPr>
            <w:r>
              <w:rPr>
                <w:rFonts w:ascii="Georgia" w:eastAsia="Times New Roman" w:hAnsi="Georgia"/>
                <w:sz w:val="18"/>
                <w:szCs w:val="18"/>
              </w:rPr>
              <w:t>Point data generated from herbarium specimen records and species observations (GBIF.org 2021).</w:t>
            </w:r>
          </w:p>
        </w:tc>
        <w:tc>
          <w:tcPr>
            <w:tcW w:w="0" w:type="auto"/>
            <w:vAlign w:val="center"/>
            <w:hideMark/>
          </w:tcPr>
          <w:p w14:paraId="62EBA4CF" w14:textId="77777777" w:rsidR="00A96CCF" w:rsidRDefault="000360E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51E73F1" w14:textId="77777777" w:rsidR="00A96CCF" w:rsidRDefault="000360E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C5296C0" w14:textId="77777777" w:rsidR="00A96CCF" w:rsidRDefault="000360E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76E386B" w14:textId="77777777" w:rsidR="00A96CCF" w:rsidRDefault="000360E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A770D4E" w14:textId="77777777" w:rsidR="00A96CCF" w:rsidRDefault="000360ED">
            <w:pPr>
              <w:spacing w:after="75"/>
              <w:rPr>
                <w:rFonts w:ascii="Georgia" w:eastAsia="Times New Roman" w:hAnsi="Georgia"/>
                <w:sz w:val="18"/>
                <w:szCs w:val="18"/>
              </w:rPr>
            </w:pPr>
            <w:r>
              <w:rPr>
                <w:rFonts w:ascii="Georgia" w:eastAsia="Times New Roman" w:hAnsi="Georgia"/>
                <w:sz w:val="18"/>
                <w:szCs w:val="18"/>
              </w:rPr>
              <w:t>-</w:t>
            </w:r>
          </w:p>
        </w:tc>
      </w:tr>
    </w:tbl>
    <w:p w14:paraId="04E55A09" w14:textId="77777777" w:rsidR="00A96CCF" w:rsidRDefault="000360ED">
      <w:pPr>
        <w:pStyle w:val="Heading2"/>
        <w:divId w:val="270014841"/>
        <w:rPr>
          <w:rFonts w:ascii="Georgia" w:eastAsia="Times New Roman" w:hAnsi="Georgia"/>
          <w:sz w:val="27"/>
          <w:szCs w:val="27"/>
        </w:rPr>
      </w:pPr>
      <w:r>
        <w:rPr>
          <w:rFonts w:ascii="Georgia" w:eastAsia="Times New Roman" w:hAnsi="Georgia"/>
          <w:sz w:val="27"/>
          <w:szCs w:val="27"/>
        </w:rPr>
        <w:t>Biogeographic Realms</w:t>
      </w:r>
    </w:p>
    <w:p w14:paraId="6DBBB647" w14:textId="77777777" w:rsidR="00A96CCF" w:rsidRDefault="000360ED">
      <w:pPr>
        <w:pStyle w:val="NormalWeb"/>
        <w:divId w:val="270014841"/>
        <w:rPr>
          <w:rFonts w:ascii="Georgia" w:hAnsi="Georgia"/>
        </w:rPr>
      </w:pPr>
      <w:r>
        <w:rPr>
          <w:rStyle w:val="datalabel1"/>
          <w:rFonts w:ascii="Georgia" w:hAnsi="Georgia"/>
        </w:rPr>
        <w:t xml:space="preserve">Biogeographic Realm: </w:t>
      </w:r>
      <w:r>
        <w:rPr>
          <w:rFonts w:ascii="Georgia" w:hAnsi="Georgia"/>
        </w:rPr>
        <w:t>Indomalayan</w:t>
      </w:r>
    </w:p>
    <w:p w14:paraId="554CA5AC" w14:textId="77777777" w:rsidR="00A96CCF" w:rsidRDefault="000360ED">
      <w:pPr>
        <w:pStyle w:val="Heading1"/>
        <w:divId w:val="1902057410"/>
        <w:rPr>
          <w:rFonts w:ascii="Georgia" w:eastAsia="Times New Roman" w:hAnsi="Georgia"/>
          <w:sz w:val="29"/>
          <w:szCs w:val="29"/>
        </w:rPr>
      </w:pPr>
      <w:r>
        <w:rPr>
          <w:rFonts w:ascii="Georgia" w:eastAsia="Times New Roman" w:hAnsi="Georgia"/>
          <w:sz w:val="29"/>
          <w:szCs w:val="29"/>
        </w:rPr>
        <w:t>Occurrence</w:t>
      </w:r>
    </w:p>
    <w:p w14:paraId="787C9644" w14:textId="77777777" w:rsidR="00A96CCF" w:rsidRDefault="000360ED">
      <w:pPr>
        <w:pStyle w:val="Heading2"/>
        <w:divId w:val="1902057410"/>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46"/>
        <w:gridCol w:w="901"/>
        <w:gridCol w:w="657"/>
        <w:gridCol w:w="1430"/>
        <w:gridCol w:w="1154"/>
      </w:tblGrid>
      <w:tr w:rsidR="00A96CCF" w14:paraId="0589338D" w14:textId="77777777">
        <w:trPr>
          <w:divId w:val="1902057410"/>
          <w:tblCellSpacing w:w="15" w:type="dxa"/>
        </w:trPr>
        <w:tc>
          <w:tcPr>
            <w:tcW w:w="0" w:type="auto"/>
            <w:tcBorders>
              <w:bottom w:val="single" w:sz="6" w:space="0" w:color="000000"/>
            </w:tcBorders>
            <w:shd w:val="clear" w:color="auto" w:fill="BBBBBB"/>
            <w:vAlign w:val="center"/>
            <w:hideMark/>
          </w:tcPr>
          <w:p w14:paraId="5E9DA64A"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lastRenderedPageBreak/>
              <w:t>Country</w:t>
            </w:r>
          </w:p>
        </w:tc>
        <w:tc>
          <w:tcPr>
            <w:tcW w:w="0" w:type="auto"/>
            <w:tcBorders>
              <w:bottom w:val="single" w:sz="6" w:space="0" w:color="000000"/>
            </w:tcBorders>
            <w:shd w:val="clear" w:color="auto" w:fill="BBBBBB"/>
            <w:vAlign w:val="center"/>
            <w:hideMark/>
          </w:tcPr>
          <w:p w14:paraId="61013AD3"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073A979C"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6DD6DED0"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672EB2AB"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A96CCF" w14:paraId="5E65DB99" w14:textId="77777777">
        <w:trPr>
          <w:divId w:val="1902057410"/>
          <w:tblCellSpacing w:w="15" w:type="dxa"/>
        </w:trPr>
        <w:tc>
          <w:tcPr>
            <w:tcW w:w="0" w:type="auto"/>
            <w:tcBorders>
              <w:bottom w:val="single" w:sz="6" w:space="0" w:color="CCCCCC"/>
            </w:tcBorders>
            <w:vAlign w:val="center"/>
            <w:hideMark/>
          </w:tcPr>
          <w:p w14:paraId="7B8B4B23" w14:textId="77777777" w:rsidR="00A96CCF" w:rsidRDefault="000360ED">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29CE7048" w14:textId="77777777" w:rsidR="00A96CCF" w:rsidRDefault="000360ED">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6FB649A7" w14:textId="77777777" w:rsidR="00A96CCF" w:rsidRDefault="000360ED">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F348128" w14:textId="77777777" w:rsidR="00A96CCF" w:rsidRDefault="000360ED">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C4BAE2D" w14:textId="77777777" w:rsidR="00A96CCF" w:rsidRDefault="000360ED">
            <w:pPr>
              <w:spacing w:after="75"/>
              <w:rPr>
                <w:rFonts w:ascii="Georgia" w:eastAsia="Times New Roman" w:hAnsi="Georgia"/>
                <w:sz w:val="18"/>
                <w:szCs w:val="18"/>
              </w:rPr>
            </w:pPr>
            <w:r>
              <w:rPr>
                <w:rFonts w:ascii="Georgia" w:eastAsia="Times New Roman" w:hAnsi="Georgia"/>
                <w:sz w:val="18"/>
                <w:szCs w:val="18"/>
              </w:rPr>
              <w:t>Resident</w:t>
            </w:r>
          </w:p>
        </w:tc>
      </w:tr>
    </w:tbl>
    <w:p w14:paraId="04A661F7" w14:textId="77777777" w:rsidR="00A96CCF" w:rsidRDefault="000360ED">
      <w:pPr>
        <w:pStyle w:val="Heading1"/>
        <w:divId w:val="188565177"/>
        <w:rPr>
          <w:rFonts w:ascii="Georgia" w:eastAsia="Times New Roman" w:hAnsi="Georgia"/>
          <w:sz w:val="29"/>
          <w:szCs w:val="29"/>
        </w:rPr>
      </w:pPr>
      <w:r>
        <w:rPr>
          <w:rFonts w:ascii="Georgia" w:eastAsia="Times New Roman" w:hAnsi="Georgia"/>
          <w:sz w:val="29"/>
          <w:szCs w:val="29"/>
        </w:rPr>
        <w:t>Population</w:t>
      </w:r>
    </w:p>
    <w:p w14:paraId="7E08EAFD" w14:textId="6AF7D0E7" w:rsidR="00A96CCF" w:rsidRDefault="000360ED">
      <w:pPr>
        <w:pStyle w:val="NormalWeb"/>
        <w:divId w:val="188565177"/>
        <w:rPr>
          <w:rFonts w:ascii="Georgia" w:hAnsi="Georgia"/>
        </w:rPr>
      </w:pPr>
      <w:del w:id="33" w:author="Jack Plummer" w:date="2022-08-19T21:42:00Z">
        <w:r w:rsidDel="00CE4DC1">
          <w:rPr>
            <w:rFonts w:ascii="Georgia" w:hAnsi="Georgia"/>
          </w:rPr>
          <w:delText xml:space="preserve">The species is known from only 1 location in the Patalung at Khao Hua Trak. </w:delText>
        </w:r>
      </w:del>
      <w:r>
        <w:rPr>
          <w:rFonts w:ascii="Georgia" w:hAnsi="Georgia"/>
        </w:rPr>
        <w:t xml:space="preserve">Based on habitat loss </w:t>
      </w:r>
      <w:del w:id="34" w:author="Jack Plummer" w:date="2022-08-19T21:42:00Z">
        <w:r w:rsidDel="00CE4DC1">
          <w:rPr>
            <w:rFonts w:ascii="Georgia" w:hAnsi="Georgia"/>
          </w:rPr>
          <w:delText>at known sites</w:delText>
        </w:r>
      </w:del>
      <w:ins w:id="35" w:author="Jack Plummer" w:date="2022-08-19T21:42:00Z">
        <w:r w:rsidR="00CE4DC1">
          <w:rPr>
            <w:rFonts w:ascii="Georgia" w:hAnsi="Georgia"/>
          </w:rPr>
          <w:t xml:space="preserve">ongoing at its only known site in </w:t>
        </w:r>
        <w:r w:rsidR="00CE4DC1">
          <w:rPr>
            <w:rFonts w:ascii="Georgia" w:eastAsia="Times New Roman" w:hAnsi="Georgia"/>
          </w:rPr>
          <w:t>Khao Hua Trak</w:t>
        </w:r>
      </w:ins>
      <w:r>
        <w:rPr>
          <w:rFonts w:ascii="Georgia" w:hAnsi="Georgia"/>
        </w:rPr>
        <w:t>, the population trend is suspected to be decreasing. No information is available around the size and status of specific subpopulations</w:t>
      </w:r>
      <w:del w:id="36" w:author="Jack Plummer" w:date="2022-08-19T21:42:00Z">
        <w:r w:rsidDel="00CE4DC1">
          <w:rPr>
            <w:rFonts w:ascii="Georgia" w:hAnsi="Georgia"/>
          </w:rPr>
          <w:delText xml:space="preserve"> and the current population trend is unknown</w:delText>
        </w:r>
      </w:del>
      <w:r>
        <w:rPr>
          <w:rFonts w:ascii="Georgia" w:hAnsi="Georgia"/>
        </w:rPr>
        <w:t>. Further research into population status and trends is required to confirmed whether a decline is apparent and ongoing.</w:t>
      </w:r>
    </w:p>
    <w:p w14:paraId="372BD6D5" w14:textId="77777777" w:rsidR="00A96CCF" w:rsidRDefault="000360ED">
      <w:pPr>
        <w:pStyle w:val="Heading2"/>
        <w:divId w:val="188565177"/>
        <w:rPr>
          <w:rFonts w:ascii="Georgia" w:eastAsia="Times New Roman" w:hAnsi="Georgia"/>
          <w:sz w:val="27"/>
          <w:szCs w:val="27"/>
        </w:rPr>
      </w:pPr>
      <w:r>
        <w:rPr>
          <w:rFonts w:ascii="Georgia" w:eastAsia="Times New Roman" w:hAnsi="Georgia"/>
          <w:sz w:val="27"/>
          <w:szCs w:val="27"/>
        </w:rPr>
        <w:t>Population Information</w:t>
      </w:r>
    </w:p>
    <w:p w14:paraId="27DD8B03" w14:textId="77777777" w:rsidR="00A96CCF" w:rsidRDefault="000360ED">
      <w:pPr>
        <w:pStyle w:val="NormalWeb"/>
        <w:divId w:val="188565177"/>
        <w:rPr>
          <w:rFonts w:ascii="Georgia" w:hAnsi="Georgia"/>
        </w:rPr>
      </w:pPr>
      <w:r>
        <w:rPr>
          <w:rStyle w:val="datalabel1"/>
          <w:rFonts w:ascii="Georgia" w:hAnsi="Georgia"/>
        </w:rPr>
        <w:t xml:space="preserve">Current Population Trend: </w:t>
      </w:r>
      <w:r>
        <w:rPr>
          <w:rFonts w:ascii="Georgia" w:hAnsi="Georgia"/>
        </w:rPr>
        <w:t>Decreasing</w:t>
      </w:r>
    </w:p>
    <w:p w14:paraId="792ABF90" w14:textId="77777777" w:rsidR="00A96CCF" w:rsidRDefault="000360ED">
      <w:pPr>
        <w:pStyle w:val="NormalWeb"/>
        <w:divId w:val="188565177"/>
        <w:rPr>
          <w:rFonts w:ascii="Georgia" w:hAnsi="Georgia"/>
        </w:rPr>
      </w:pPr>
      <w:r>
        <w:rPr>
          <w:rStyle w:val="datalabel1"/>
          <w:rFonts w:ascii="Georgia" w:hAnsi="Georgia"/>
        </w:rPr>
        <w:t xml:space="preserve">Number of mature individuals (=population size): </w:t>
      </w:r>
      <w:commentRangeStart w:id="37"/>
      <w:r>
        <w:rPr>
          <w:rFonts w:ascii="Georgia" w:hAnsi="Georgia"/>
        </w:rPr>
        <w:t>1</w:t>
      </w:r>
      <w:commentRangeEnd w:id="37"/>
      <w:r w:rsidR="009460BF">
        <w:rPr>
          <w:rStyle w:val="CommentReference"/>
        </w:rPr>
        <w:commentReference w:id="37"/>
      </w:r>
    </w:p>
    <w:p w14:paraId="7803F078" w14:textId="77777777" w:rsidR="00A96CCF" w:rsidRDefault="000360ED">
      <w:pPr>
        <w:pStyle w:val="Heading1"/>
        <w:divId w:val="440607279"/>
        <w:rPr>
          <w:rFonts w:ascii="Georgia" w:eastAsia="Times New Roman" w:hAnsi="Georgia"/>
          <w:sz w:val="29"/>
          <w:szCs w:val="29"/>
        </w:rPr>
      </w:pPr>
      <w:r>
        <w:rPr>
          <w:rFonts w:ascii="Georgia" w:eastAsia="Times New Roman" w:hAnsi="Georgia"/>
          <w:sz w:val="29"/>
          <w:szCs w:val="29"/>
        </w:rPr>
        <w:t>Habitats and Ecology</w:t>
      </w:r>
    </w:p>
    <w:p w14:paraId="4A2D20DB" w14:textId="21A4A80D" w:rsidR="00A96CCF" w:rsidRDefault="000360ED">
      <w:pPr>
        <w:pStyle w:val="NormalWeb"/>
        <w:divId w:val="440607279"/>
        <w:rPr>
          <w:rFonts w:ascii="Georgia" w:hAnsi="Georgia"/>
        </w:rPr>
      </w:pPr>
      <w:r>
        <w:rPr>
          <w:rFonts w:ascii="Georgia" w:hAnsi="Georgia"/>
        </w:rPr>
        <w:t xml:space="preserve">This species is a small </w:t>
      </w:r>
      <w:commentRangeStart w:id="38"/>
      <w:r>
        <w:rPr>
          <w:rFonts w:ascii="Georgia" w:hAnsi="Georgia"/>
        </w:rPr>
        <w:t>tree</w:t>
      </w:r>
      <w:commentRangeEnd w:id="38"/>
      <w:r w:rsidR="00CE4DC1">
        <w:rPr>
          <w:rStyle w:val="CommentReference"/>
        </w:rPr>
        <w:commentReference w:id="38"/>
      </w:r>
      <w:r>
        <w:rPr>
          <w:rFonts w:ascii="Georgia" w:hAnsi="Georgia"/>
        </w:rPr>
        <w:t xml:space="preserve">, </w:t>
      </w:r>
      <w:ins w:id="39" w:author="Jack Plummer" w:date="2022-08-19T21:42:00Z">
        <w:r w:rsidR="00CE4DC1">
          <w:rPr>
            <w:rFonts w:ascii="Georgia" w:hAnsi="Georgia"/>
          </w:rPr>
          <w:t xml:space="preserve">growing to </w:t>
        </w:r>
      </w:ins>
      <w:r>
        <w:rPr>
          <w:rFonts w:ascii="Georgia" w:hAnsi="Georgia"/>
        </w:rPr>
        <w:t>0.5 m tall in</w:t>
      </w:r>
      <w:del w:id="40" w:author="Jack Plummer" w:date="2022-08-19T21:43:00Z">
        <w:r w:rsidDel="00CE4DC1">
          <w:rPr>
            <w:rFonts w:ascii="Georgia" w:hAnsi="Georgia"/>
          </w:rPr>
          <w:delText xml:space="preserve"> a</w:delText>
        </w:r>
      </w:del>
      <w:r>
        <w:rPr>
          <w:rFonts w:ascii="Georgia" w:hAnsi="Georgia"/>
        </w:rPr>
        <w:t xml:space="preserve"> tropical low</w:t>
      </w:r>
      <w:del w:id="41" w:author="Jack Plummer" w:date="2022-08-19T21:43:00Z">
        <w:r w:rsidDel="00CE4DC1">
          <w:rPr>
            <w:rFonts w:ascii="Georgia" w:hAnsi="Georgia"/>
          </w:rPr>
          <w:delText xml:space="preserve"> </w:delText>
        </w:r>
      </w:del>
      <w:r>
        <w:rPr>
          <w:rFonts w:ascii="Georgia" w:hAnsi="Georgia"/>
        </w:rPr>
        <w:t>land evergreen forest. It is known only from the type specimen</w:t>
      </w:r>
      <w:ins w:id="42" w:author="Jack Plummer" w:date="2022-08-19T21:43:00Z">
        <w:r w:rsidR="00CE4DC1">
          <w:rPr>
            <w:rFonts w:ascii="Georgia" w:hAnsi="Georgia"/>
          </w:rPr>
          <w:t xml:space="preserve"> collected a</w:t>
        </w:r>
      </w:ins>
      <w:del w:id="43" w:author="Jack Plummer" w:date="2022-08-19T21:43:00Z">
        <w:r w:rsidDel="00CE4DC1">
          <w:rPr>
            <w:rFonts w:ascii="Georgia" w:hAnsi="Georgia"/>
          </w:rPr>
          <w:delText>s a</w:delText>
        </w:r>
      </w:del>
      <w:r>
        <w:rPr>
          <w:rFonts w:ascii="Georgia" w:hAnsi="Georgia"/>
        </w:rPr>
        <w:t>t Khao Hua Trak (Kuhasawan).</w:t>
      </w:r>
    </w:p>
    <w:p w14:paraId="405255BD" w14:textId="77777777" w:rsidR="00A96CCF" w:rsidRDefault="000360ED">
      <w:pPr>
        <w:pStyle w:val="Heading2"/>
        <w:divId w:val="440607279"/>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181"/>
        <w:gridCol w:w="718"/>
        <w:gridCol w:w="1020"/>
        <w:gridCol w:w="1888"/>
      </w:tblGrid>
      <w:tr w:rsidR="00A96CCF" w14:paraId="055EBB87" w14:textId="77777777">
        <w:trPr>
          <w:divId w:val="440607279"/>
          <w:tblCellSpacing w:w="15" w:type="dxa"/>
        </w:trPr>
        <w:tc>
          <w:tcPr>
            <w:tcW w:w="0" w:type="auto"/>
            <w:tcBorders>
              <w:bottom w:val="single" w:sz="6" w:space="0" w:color="000000"/>
            </w:tcBorders>
            <w:shd w:val="clear" w:color="auto" w:fill="BBBBBB"/>
            <w:vAlign w:val="center"/>
            <w:hideMark/>
          </w:tcPr>
          <w:p w14:paraId="31B007E1"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492B22DF"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16E5A094"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024DFFE6"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A96CCF" w14:paraId="5E1775FB" w14:textId="77777777">
        <w:trPr>
          <w:divId w:val="440607279"/>
          <w:tblCellSpacing w:w="15" w:type="dxa"/>
        </w:trPr>
        <w:tc>
          <w:tcPr>
            <w:tcW w:w="0" w:type="auto"/>
            <w:tcBorders>
              <w:bottom w:val="single" w:sz="6" w:space="0" w:color="CCCCCC"/>
            </w:tcBorders>
            <w:vAlign w:val="center"/>
            <w:hideMark/>
          </w:tcPr>
          <w:p w14:paraId="1E4CDA87" w14:textId="77777777" w:rsidR="00A96CCF" w:rsidRDefault="000360ED">
            <w:pPr>
              <w:spacing w:after="75"/>
              <w:rPr>
                <w:rFonts w:ascii="Georgia" w:eastAsia="Times New Roman" w:hAnsi="Georgia"/>
                <w:sz w:val="18"/>
                <w:szCs w:val="18"/>
              </w:rPr>
            </w:pPr>
            <w:r>
              <w:rPr>
                <w:rFonts w:ascii="Georgia" w:eastAsia="Times New Roman" w:hAnsi="Georgia"/>
                <w:sz w:val="18"/>
                <w:szCs w:val="18"/>
              </w:rPr>
              <w:t>1.5. Forest -&gt; Forest - Subtropical/Tropical</w:t>
            </w:r>
            <w:commentRangeStart w:id="44"/>
            <w:r>
              <w:rPr>
                <w:rFonts w:ascii="Georgia" w:eastAsia="Times New Roman" w:hAnsi="Georgia"/>
                <w:sz w:val="18"/>
                <w:szCs w:val="18"/>
              </w:rPr>
              <w:t xml:space="preserve"> Dry</w:t>
            </w:r>
            <w:commentRangeEnd w:id="44"/>
            <w:r w:rsidR="00CE4DC1">
              <w:rPr>
                <w:rStyle w:val="CommentReference"/>
              </w:rPr>
              <w:commentReference w:id="44"/>
            </w:r>
          </w:p>
        </w:tc>
        <w:tc>
          <w:tcPr>
            <w:tcW w:w="0" w:type="auto"/>
            <w:tcBorders>
              <w:bottom w:val="single" w:sz="6" w:space="0" w:color="CCCCCC"/>
            </w:tcBorders>
            <w:vAlign w:val="center"/>
            <w:hideMark/>
          </w:tcPr>
          <w:p w14:paraId="05682529" w14:textId="77777777" w:rsidR="00A96CCF" w:rsidRDefault="000360ED">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7663C00" w14:textId="77777777" w:rsidR="00A96CCF" w:rsidRDefault="000360ED">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78187A44" w14:textId="77777777" w:rsidR="00A96CCF" w:rsidRDefault="000360ED">
            <w:pPr>
              <w:spacing w:after="75"/>
              <w:rPr>
                <w:rFonts w:ascii="Georgia" w:eastAsia="Times New Roman" w:hAnsi="Georgia"/>
                <w:sz w:val="18"/>
                <w:szCs w:val="18"/>
              </w:rPr>
            </w:pPr>
            <w:r>
              <w:rPr>
                <w:rFonts w:ascii="Georgia" w:eastAsia="Times New Roman" w:hAnsi="Georgia"/>
                <w:sz w:val="18"/>
                <w:szCs w:val="18"/>
              </w:rPr>
              <w:t>-</w:t>
            </w:r>
          </w:p>
        </w:tc>
      </w:tr>
    </w:tbl>
    <w:p w14:paraId="4515F660" w14:textId="77777777" w:rsidR="00A96CCF" w:rsidRDefault="000360ED">
      <w:pPr>
        <w:pStyle w:val="Heading2"/>
        <w:divId w:val="440607279"/>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62"/>
        <w:gridCol w:w="894"/>
        <w:gridCol w:w="5954"/>
      </w:tblGrid>
      <w:tr w:rsidR="00A96CCF" w14:paraId="5FFE936C" w14:textId="77777777">
        <w:trPr>
          <w:divId w:val="440607279"/>
          <w:tblCellSpacing w:w="15" w:type="dxa"/>
        </w:trPr>
        <w:tc>
          <w:tcPr>
            <w:tcW w:w="0" w:type="auto"/>
            <w:tcBorders>
              <w:bottom w:val="single" w:sz="6" w:space="0" w:color="000000"/>
            </w:tcBorders>
            <w:shd w:val="clear" w:color="auto" w:fill="BBBBBB"/>
            <w:vAlign w:val="center"/>
            <w:hideMark/>
          </w:tcPr>
          <w:p w14:paraId="769992B2"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7C9D9DFD"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45C2DF55" w14:textId="77777777" w:rsidR="00A96CCF" w:rsidRDefault="000360ED">
            <w:pPr>
              <w:spacing w:after="75"/>
              <w:rPr>
                <w:rFonts w:ascii="Georgia" w:eastAsia="Times New Roman" w:hAnsi="Georgia"/>
                <w:b/>
                <w:bCs/>
                <w:sz w:val="18"/>
                <w:szCs w:val="18"/>
              </w:rPr>
            </w:pPr>
            <w:commentRangeStart w:id="45"/>
            <w:r>
              <w:rPr>
                <w:rFonts w:ascii="Georgia" w:eastAsia="Times New Roman" w:hAnsi="Georgia"/>
                <w:b/>
                <w:bCs/>
                <w:sz w:val="18"/>
                <w:szCs w:val="18"/>
              </w:rPr>
              <w:t>Justification</w:t>
            </w:r>
            <w:commentRangeEnd w:id="45"/>
            <w:r w:rsidR="00CE4DC1">
              <w:rPr>
                <w:rStyle w:val="CommentReference"/>
              </w:rPr>
              <w:commentReference w:id="45"/>
            </w:r>
          </w:p>
        </w:tc>
      </w:tr>
      <w:tr w:rsidR="00A96CCF" w14:paraId="15422AED" w14:textId="77777777">
        <w:trPr>
          <w:divId w:val="440607279"/>
          <w:tblCellSpacing w:w="15" w:type="dxa"/>
        </w:trPr>
        <w:tc>
          <w:tcPr>
            <w:tcW w:w="0" w:type="auto"/>
            <w:vAlign w:val="center"/>
            <w:hideMark/>
          </w:tcPr>
          <w:p w14:paraId="446A8461" w14:textId="77777777" w:rsidR="00A96CCF" w:rsidRDefault="000360ED">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45655787" w14:textId="77777777" w:rsidR="00A96CCF" w:rsidRDefault="000360ED">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5BDBAB29" w14:textId="58901FED" w:rsidR="00A96CCF" w:rsidRDefault="000360ED">
            <w:pPr>
              <w:spacing w:after="75"/>
              <w:rPr>
                <w:rFonts w:ascii="Georgia" w:eastAsia="Times New Roman" w:hAnsi="Georgia"/>
                <w:sz w:val="18"/>
                <w:szCs w:val="18"/>
              </w:rPr>
            </w:pPr>
            <w:r>
              <w:rPr>
                <w:rFonts w:ascii="Georgia" w:eastAsia="Times New Roman" w:hAnsi="Georgia"/>
                <w:sz w:val="18"/>
                <w:szCs w:val="18"/>
              </w:rPr>
              <w:t xml:space="preserve">From 2002 to 2021, Phatthalung lost 596ha of humid primary forest, making up 1.5% of its total tree cover loss in the same time period. </w:t>
            </w:r>
            <w:ins w:id="46" w:author="Jack Plummer" w:date="2022-08-19T21:43:00Z">
              <w:r w:rsidR="00CE4DC1">
                <w:rPr>
                  <w:rFonts w:ascii="Georgia" w:eastAsia="Times New Roman" w:hAnsi="Georgia"/>
                  <w:sz w:val="18"/>
                  <w:szCs w:val="18"/>
                </w:rPr>
                <w:t xml:space="preserve">The </w:t>
              </w:r>
            </w:ins>
            <w:del w:id="47" w:author="Jack Plummer" w:date="2022-08-19T21:43:00Z">
              <w:r w:rsidDel="00CE4DC1">
                <w:rPr>
                  <w:rFonts w:ascii="Georgia" w:eastAsia="Times New Roman" w:hAnsi="Georgia"/>
                  <w:sz w:val="18"/>
                  <w:szCs w:val="18"/>
                </w:rPr>
                <w:delText>T</w:delText>
              </w:r>
            </w:del>
            <w:ins w:id="48" w:author="Jack Plummer" w:date="2022-08-19T21:43:00Z">
              <w:r w:rsidR="00CE4DC1">
                <w:rPr>
                  <w:rFonts w:ascii="Georgia" w:eastAsia="Times New Roman" w:hAnsi="Georgia"/>
                  <w:sz w:val="18"/>
                  <w:szCs w:val="18"/>
                </w:rPr>
                <w:t>t</w:t>
              </w:r>
            </w:ins>
            <w:r>
              <w:rPr>
                <w:rFonts w:ascii="Georgia" w:eastAsia="Times New Roman" w:hAnsi="Georgia"/>
                <w:sz w:val="18"/>
                <w:szCs w:val="18"/>
              </w:rPr>
              <w:t>otal area of humid primary forest in Phatthalung decreased by 1.2% in this time period (Global Forest Watch</w:t>
            </w:r>
            <w:del w:id="49" w:author="Jack Plummer" w:date="2022-08-19T21:43:00Z">
              <w:r w:rsidDel="00CE4DC1">
                <w:rPr>
                  <w:rFonts w:ascii="Georgia" w:eastAsia="Times New Roman" w:hAnsi="Georgia"/>
                  <w:sz w:val="18"/>
                  <w:szCs w:val="18"/>
                </w:rPr>
                <w:delText>.</w:delText>
              </w:r>
            </w:del>
            <w:r>
              <w:rPr>
                <w:rFonts w:ascii="Georgia" w:eastAsia="Times New Roman" w:hAnsi="Georgia"/>
                <w:sz w:val="18"/>
                <w:szCs w:val="18"/>
              </w:rPr>
              <w:t xml:space="preserve"> 2022).</w:t>
            </w:r>
          </w:p>
        </w:tc>
      </w:tr>
    </w:tbl>
    <w:p w14:paraId="26757036" w14:textId="77777777" w:rsidR="00A96CCF" w:rsidRDefault="000360ED">
      <w:pPr>
        <w:pStyle w:val="Heading2"/>
        <w:divId w:val="440607279"/>
        <w:rPr>
          <w:rFonts w:ascii="Georgia" w:eastAsia="Times New Roman" w:hAnsi="Georgia"/>
          <w:sz w:val="27"/>
          <w:szCs w:val="27"/>
        </w:rPr>
      </w:pPr>
      <w:r>
        <w:rPr>
          <w:rFonts w:ascii="Georgia" w:eastAsia="Times New Roman" w:hAnsi="Georgia"/>
          <w:sz w:val="27"/>
          <w:szCs w:val="27"/>
        </w:rPr>
        <w:t>Systems</w:t>
      </w:r>
    </w:p>
    <w:p w14:paraId="025E7E3E" w14:textId="77777777" w:rsidR="00A96CCF" w:rsidRDefault="000360ED">
      <w:pPr>
        <w:pStyle w:val="NormalWeb"/>
        <w:divId w:val="440607279"/>
        <w:rPr>
          <w:rFonts w:ascii="Georgia" w:hAnsi="Georgia"/>
        </w:rPr>
      </w:pPr>
      <w:r>
        <w:rPr>
          <w:rStyle w:val="datalabel1"/>
          <w:rFonts w:ascii="Georgia" w:hAnsi="Georgia"/>
        </w:rPr>
        <w:t xml:space="preserve">System: </w:t>
      </w:r>
      <w:r>
        <w:rPr>
          <w:rFonts w:ascii="Georgia" w:hAnsi="Georgia"/>
        </w:rPr>
        <w:t>Terrestrial</w:t>
      </w:r>
    </w:p>
    <w:p w14:paraId="7E1DD3F5" w14:textId="77777777" w:rsidR="00A96CCF" w:rsidRDefault="000360ED">
      <w:pPr>
        <w:pStyle w:val="Heading2"/>
        <w:divId w:val="440607279"/>
        <w:rPr>
          <w:rFonts w:ascii="Georgia" w:eastAsia="Times New Roman" w:hAnsi="Georgia"/>
          <w:sz w:val="27"/>
          <w:szCs w:val="27"/>
        </w:rPr>
      </w:pPr>
      <w:r>
        <w:rPr>
          <w:rFonts w:ascii="Georgia" w:eastAsia="Times New Roman" w:hAnsi="Georgia"/>
          <w:sz w:val="27"/>
          <w:szCs w:val="27"/>
        </w:rPr>
        <w:t>Plant Specific</w:t>
      </w:r>
    </w:p>
    <w:p w14:paraId="59594A20" w14:textId="77777777" w:rsidR="00A96CCF" w:rsidRDefault="000360ED">
      <w:pPr>
        <w:pStyle w:val="NormalWeb"/>
        <w:divId w:val="440607279"/>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10"/>
      </w:tblGrid>
      <w:tr w:rsidR="00A96CCF" w14:paraId="5BD34316" w14:textId="77777777">
        <w:trPr>
          <w:divId w:val="440607279"/>
          <w:tblCellSpacing w:w="15" w:type="dxa"/>
        </w:trPr>
        <w:tc>
          <w:tcPr>
            <w:tcW w:w="0" w:type="auto"/>
            <w:tcBorders>
              <w:bottom w:val="single" w:sz="6" w:space="0" w:color="000000"/>
            </w:tcBorders>
            <w:shd w:val="clear" w:color="auto" w:fill="BBBBBB"/>
            <w:vAlign w:val="center"/>
            <w:hideMark/>
          </w:tcPr>
          <w:p w14:paraId="517DA296"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Plant Growth Forms</w:t>
            </w:r>
          </w:p>
        </w:tc>
      </w:tr>
      <w:tr w:rsidR="00A96CCF" w14:paraId="64744253" w14:textId="77777777">
        <w:trPr>
          <w:divId w:val="440607279"/>
          <w:tblCellSpacing w:w="15" w:type="dxa"/>
        </w:trPr>
        <w:tc>
          <w:tcPr>
            <w:tcW w:w="0" w:type="auto"/>
            <w:tcBorders>
              <w:bottom w:val="single" w:sz="6" w:space="0" w:color="CCCCCC"/>
            </w:tcBorders>
            <w:vAlign w:val="center"/>
            <w:hideMark/>
          </w:tcPr>
          <w:p w14:paraId="52C180BA" w14:textId="77777777" w:rsidR="00A96CCF" w:rsidRDefault="000360ED">
            <w:pPr>
              <w:spacing w:after="75"/>
              <w:rPr>
                <w:rFonts w:ascii="Georgia" w:eastAsia="Times New Roman" w:hAnsi="Georgia"/>
                <w:sz w:val="18"/>
                <w:szCs w:val="18"/>
              </w:rPr>
            </w:pPr>
            <w:r>
              <w:rPr>
                <w:rFonts w:ascii="Georgia" w:eastAsia="Times New Roman" w:hAnsi="Georgia"/>
                <w:sz w:val="18"/>
                <w:szCs w:val="18"/>
              </w:rPr>
              <w:t>Tree - small</w:t>
            </w:r>
          </w:p>
        </w:tc>
      </w:tr>
    </w:tbl>
    <w:p w14:paraId="5B21536D" w14:textId="77777777" w:rsidR="00A96CCF" w:rsidRDefault="000360ED">
      <w:pPr>
        <w:pStyle w:val="Heading1"/>
        <w:divId w:val="1878199969"/>
        <w:rPr>
          <w:rFonts w:ascii="Georgia" w:eastAsia="Times New Roman" w:hAnsi="Georgia"/>
          <w:sz w:val="29"/>
          <w:szCs w:val="29"/>
        </w:rPr>
      </w:pPr>
      <w:r>
        <w:rPr>
          <w:rFonts w:ascii="Georgia" w:eastAsia="Times New Roman" w:hAnsi="Georgia"/>
          <w:sz w:val="29"/>
          <w:szCs w:val="29"/>
        </w:rPr>
        <w:lastRenderedPageBreak/>
        <w:t>Use and Trade</w:t>
      </w:r>
    </w:p>
    <w:p w14:paraId="288A5E4E" w14:textId="77777777" w:rsidR="00A96CCF" w:rsidRDefault="000360ED">
      <w:pPr>
        <w:pStyle w:val="Heading2"/>
        <w:divId w:val="1878199969"/>
        <w:rPr>
          <w:rFonts w:ascii="Georgia" w:eastAsia="Times New Roman" w:hAnsi="Georgia"/>
          <w:sz w:val="27"/>
          <w:szCs w:val="27"/>
        </w:rPr>
      </w:pPr>
      <w:r>
        <w:rPr>
          <w:rFonts w:ascii="Georgia" w:eastAsia="Times New Roman" w:hAnsi="Georgia"/>
          <w:sz w:val="27"/>
          <w:szCs w:val="27"/>
        </w:rPr>
        <w:t>General Use and Trade Information</w:t>
      </w:r>
    </w:p>
    <w:p w14:paraId="5F50AAC7" w14:textId="77777777" w:rsidR="00A96CCF" w:rsidRDefault="000360ED">
      <w:pPr>
        <w:pStyle w:val="NormalWeb"/>
        <w:divId w:val="1878199969"/>
        <w:rPr>
          <w:rFonts w:ascii="Georgia" w:hAnsi="Georgia"/>
        </w:rPr>
      </w:pPr>
      <w:r>
        <w:rPr>
          <w:rStyle w:val="datalabel1"/>
          <w:rFonts w:ascii="Georgia" w:hAnsi="Georgia"/>
        </w:rPr>
        <w:t xml:space="preserve">No use/trade information for this species: </w:t>
      </w:r>
      <w:r>
        <w:rPr>
          <w:rFonts w:ascii="Georgia" w:hAnsi="Georgia"/>
        </w:rPr>
        <w:t>true</w:t>
      </w:r>
    </w:p>
    <w:p w14:paraId="34B48955" w14:textId="77777777" w:rsidR="00A96CCF" w:rsidRDefault="000360ED">
      <w:pPr>
        <w:pStyle w:val="NormalWeb"/>
        <w:divId w:val="1878199969"/>
        <w:rPr>
          <w:rFonts w:ascii="Georgia" w:hAnsi="Georgia"/>
        </w:rPr>
      </w:pPr>
      <w:r>
        <w:rPr>
          <w:rFonts w:ascii="Georgia" w:hAnsi="Georgia"/>
        </w:rPr>
        <w:t xml:space="preserve">No information is available for this species. </w:t>
      </w:r>
    </w:p>
    <w:p w14:paraId="0D055115" w14:textId="77777777" w:rsidR="00A96CCF" w:rsidRDefault="000360ED">
      <w:pPr>
        <w:pStyle w:val="Heading1"/>
        <w:divId w:val="772281071"/>
        <w:rPr>
          <w:rFonts w:ascii="Georgia" w:eastAsia="Times New Roman" w:hAnsi="Georgia"/>
          <w:sz w:val="29"/>
          <w:szCs w:val="29"/>
        </w:rPr>
      </w:pPr>
      <w:commentRangeStart w:id="50"/>
      <w:r>
        <w:rPr>
          <w:rFonts w:ascii="Georgia" w:eastAsia="Times New Roman" w:hAnsi="Georgia"/>
          <w:sz w:val="29"/>
          <w:szCs w:val="29"/>
        </w:rPr>
        <w:t>Threats</w:t>
      </w:r>
      <w:commentRangeEnd w:id="50"/>
      <w:r>
        <w:rPr>
          <w:rStyle w:val="CommentReference"/>
          <w:b w:val="0"/>
          <w:bCs w:val="0"/>
          <w:color w:val="auto"/>
          <w:kern w:val="0"/>
        </w:rPr>
        <w:commentReference w:id="50"/>
      </w:r>
    </w:p>
    <w:p w14:paraId="200445E2" w14:textId="4E79CA59" w:rsidR="00A96CCF" w:rsidRDefault="000360ED">
      <w:pPr>
        <w:pStyle w:val="NormalWeb"/>
        <w:divId w:val="772281071"/>
        <w:rPr>
          <w:rFonts w:ascii="Georgia" w:hAnsi="Georgia"/>
        </w:rPr>
      </w:pPr>
      <w:r>
        <w:rPr>
          <w:rFonts w:ascii="Georgia" w:hAnsi="Georgia"/>
        </w:rPr>
        <w:t xml:space="preserve">The </w:t>
      </w:r>
      <w:ins w:id="51" w:author="Jack Plummer" w:date="2022-08-19T21:49:00Z">
        <w:r>
          <w:rPr>
            <w:rFonts w:ascii="Georgia" w:hAnsi="Georgia"/>
          </w:rPr>
          <w:t xml:space="preserve">major </w:t>
        </w:r>
      </w:ins>
      <w:r>
        <w:rPr>
          <w:rFonts w:ascii="Georgia" w:hAnsi="Georgia"/>
        </w:rPr>
        <w:t xml:space="preserve">threat to this species is </w:t>
      </w:r>
      <w:del w:id="52" w:author="Jack Plummer" w:date="2022-08-19T21:49:00Z">
        <w:r w:rsidDel="000360ED">
          <w:rPr>
            <w:rFonts w:ascii="Georgia" w:hAnsi="Georgia"/>
          </w:rPr>
          <w:delText xml:space="preserve">the </w:delText>
        </w:r>
      </w:del>
      <w:r>
        <w:rPr>
          <w:rFonts w:ascii="Georgia" w:hAnsi="Georgia"/>
        </w:rPr>
        <w:t>continued deforestation throughout Thailand</w:t>
      </w:r>
      <w:ins w:id="53" w:author="Jack Plummer" w:date="2022-08-19T21:49:00Z">
        <w:r>
          <w:rPr>
            <w:rFonts w:ascii="Georgia" w:hAnsi="Georgia"/>
          </w:rPr>
          <w:t>. B</w:t>
        </w:r>
      </w:ins>
      <w:del w:id="54" w:author="Jack Plummer" w:date="2022-08-19T21:49:00Z">
        <w:r w:rsidDel="000360ED">
          <w:rPr>
            <w:rFonts w:ascii="Georgia" w:hAnsi="Georgia"/>
          </w:rPr>
          <w:delText>, which b</w:delText>
        </w:r>
      </w:del>
      <w:r>
        <w:rPr>
          <w:rFonts w:ascii="Georgia" w:hAnsi="Georgia"/>
        </w:rPr>
        <w:t>etween 2002 and 2021,</w:t>
      </w:r>
      <w:ins w:id="55" w:author="Jack Plummer" w:date="2022-08-19T21:49:00Z">
        <w:r>
          <w:rPr>
            <w:rFonts w:ascii="Georgia" w:hAnsi="Georgia"/>
          </w:rPr>
          <w:t xml:space="preserve"> </w:t>
        </w:r>
      </w:ins>
      <w:del w:id="56" w:author="Jack Plummer" w:date="2022-08-19T21:49:00Z">
        <w:r w:rsidDel="000360ED">
          <w:rPr>
            <w:rFonts w:ascii="Georgia" w:hAnsi="Georgia"/>
          </w:rPr>
          <w:delText xml:space="preserve"> forest cover in </w:delText>
        </w:r>
      </w:del>
      <w:r>
        <w:rPr>
          <w:rFonts w:ascii="Georgia" w:hAnsi="Georgia"/>
        </w:rPr>
        <w:t>Phatthalung lost 596</w:t>
      </w:r>
      <w:ins w:id="57" w:author="Jack Plummer" w:date="2022-08-19T21:49:00Z">
        <w:r>
          <w:rPr>
            <w:rFonts w:ascii="Georgia" w:hAnsi="Georgia"/>
          </w:rPr>
          <w:t xml:space="preserve"> </w:t>
        </w:r>
      </w:ins>
      <w:r>
        <w:rPr>
          <w:rFonts w:ascii="Georgia" w:hAnsi="Georgia"/>
        </w:rPr>
        <w:t xml:space="preserve">ha of humid primary forest, making up 1.5% of its total tree cover loss in the same time period. </w:t>
      </w:r>
      <w:ins w:id="58" w:author="Jack Plummer" w:date="2022-08-19T21:49:00Z">
        <w:r>
          <w:rPr>
            <w:rFonts w:ascii="Georgia" w:hAnsi="Georgia"/>
          </w:rPr>
          <w:t xml:space="preserve">The </w:t>
        </w:r>
      </w:ins>
      <w:del w:id="59" w:author="Jack Plummer" w:date="2022-08-19T21:49:00Z">
        <w:r w:rsidDel="000360ED">
          <w:rPr>
            <w:rFonts w:ascii="Georgia" w:hAnsi="Georgia"/>
          </w:rPr>
          <w:delText>T</w:delText>
        </w:r>
      </w:del>
      <w:ins w:id="60" w:author="Jack Plummer" w:date="2022-08-19T21:49:00Z">
        <w:r>
          <w:rPr>
            <w:rFonts w:ascii="Georgia" w:hAnsi="Georgia"/>
          </w:rPr>
          <w:t>t</w:t>
        </w:r>
      </w:ins>
      <w:r>
        <w:rPr>
          <w:rFonts w:ascii="Georgia" w:hAnsi="Georgia"/>
        </w:rPr>
        <w:t>otal area of humid primary forest in Phatthalung decreased by 1.2% in this time period (Global Forest Watch</w:t>
      </w:r>
      <w:del w:id="61" w:author="Jack Plummer" w:date="2022-08-19T21:49:00Z">
        <w:r w:rsidDel="000360ED">
          <w:rPr>
            <w:rFonts w:ascii="Georgia" w:hAnsi="Georgia"/>
          </w:rPr>
          <w:delText>.</w:delText>
        </w:r>
      </w:del>
      <w:r>
        <w:rPr>
          <w:rFonts w:ascii="Georgia" w:hAnsi="Georgia"/>
        </w:rPr>
        <w:t xml:space="preserve"> 2022).</w:t>
      </w:r>
    </w:p>
    <w:p w14:paraId="5EF9ABDE" w14:textId="77777777" w:rsidR="00A96CCF" w:rsidRDefault="000360ED">
      <w:pPr>
        <w:pStyle w:val="Heading2"/>
        <w:divId w:val="772281071"/>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702"/>
        <w:gridCol w:w="740"/>
        <w:gridCol w:w="609"/>
        <w:gridCol w:w="815"/>
        <w:gridCol w:w="1144"/>
      </w:tblGrid>
      <w:tr w:rsidR="00A96CCF" w14:paraId="4B3D3BDA" w14:textId="77777777">
        <w:trPr>
          <w:divId w:val="772281071"/>
          <w:tblCellSpacing w:w="15" w:type="dxa"/>
        </w:trPr>
        <w:tc>
          <w:tcPr>
            <w:tcW w:w="0" w:type="auto"/>
            <w:tcBorders>
              <w:bottom w:val="single" w:sz="6" w:space="0" w:color="000000"/>
            </w:tcBorders>
            <w:shd w:val="clear" w:color="auto" w:fill="BBBBBB"/>
            <w:vAlign w:val="center"/>
            <w:hideMark/>
          </w:tcPr>
          <w:p w14:paraId="2B434967"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4F63C185"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4103E1A2"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4CF3E748"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43FC906B"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A96CCF" w14:paraId="46726EDD" w14:textId="77777777">
        <w:trPr>
          <w:divId w:val="772281071"/>
          <w:tblCellSpacing w:w="15" w:type="dxa"/>
        </w:trPr>
        <w:tc>
          <w:tcPr>
            <w:tcW w:w="0" w:type="auto"/>
            <w:vAlign w:val="center"/>
            <w:hideMark/>
          </w:tcPr>
          <w:p w14:paraId="072DF204" w14:textId="77777777" w:rsidR="00A96CCF" w:rsidRDefault="000360ED">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08AA3270" w14:textId="77777777" w:rsidR="00A96CCF" w:rsidRDefault="000360ED">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45DA1E5" w14:textId="77777777" w:rsidR="00A96CCF" w:rsidRDefault="000360E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718924E" w14:textId="77777777" w:rsidR="00A96CCF" w:rsidRDefault="000360E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4B17216" w14:textId="77777777" w:rsidR="00A96CCF" w:rsidRDefault="000360ED">
            <w:pPr>
              <w:spacing w:after="75"/>
              <w:rPr>
                <w:rFonts w:ascii="Georgia" w:eastAsia="Times New Roman" w:hAnsi="Georgia"/>
                <w:sz w:val="18"/>
                <w:szCs w:val="18"/>
              </w:rPr>
            </w:pPr>
            <w:r>
              <w:rPr>
                <w:rFonts w:ascii="Georgia" w:eastAsia="Times New Roman" w:hAnsi="Georgia"/>
                <w:sz w:val="18"/>
                <w:szCs w:val="18"/>
              </w:rPr>
              <w:t>Low Impact: 3</w:t>
            </w:r>
          </w:p>
        </w:tc>
      </w:tr>
      <w:tr w:rsidR="00A96CCF" w14:paraId="0BDEE017" w14:textId="77777777">
        <w:trPr>
          <w:divId w:val="772281071"/>
          <w:tblCellSpacing w:w="15" w:type="dxa"/>
        </w:trPr>
        <w:tc>
          <w:tcPr>
            <w:tcW w:w="0" w:type="auto"/>
            <w:vAlign w:val="center"/>
            <w:hideMark/>
          </w:tcPr>
          <w:p w14:paraId="2F13E8F5" w14:textId="77777777" w:rsidR="00A96CCF" w:rsidRDefault="000360ED">
            <w:pPr>
              <w:spacing w:after="75"/>
              <w:rPr>
                <w:rFonts w:ascii="Georgia" w:eastAsia="Times New Roman" w:hAnsi="Georgia"/>
                <w:sz w:val="18"/>
                <w:szCs w:val="18"/>
              </w:rPr>
            </w:pPr>
            <w:r>
              <w:rPr>
                <w:rFonts w:ascii="Georgia" w:eastAsia="Times New Roman" w:hAnsi="Georgia"/>
                <w:sz w:val="18"/>
                <w:szCs w:val="18"/>
              </w:rPr>
              <w:t>2.1.1. Agriculture &amp; aquaculture -&gt; Annual &amp; perennial non-timber crops -&gt; Shifting agriculture</w:t>
            </w:r>
          </w:p>
        </w:tc>
        <w:tc>
          <w:tcPr>
            <w:tcW w:w="0" w:type="auto"/>
            <w:vAlign w:val="center"/>
            <w:hideMark/>
          </w:tcPr>
          <w:p w14:paraId="29DCBC39" w14:textId="77777777" w:rsidR="00A96CCF" w:rsidRDefault="000360ED">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142D998C" w14:textId="77777777" w:rsidR="00A96CCF" w:rsidRDefault="000360E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468443C" w14:textId="77777777" w:rsidR="00A96CCF" w:rsidRDefault="000360E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F0E8A5D" w14:textId="77777777" w:rsidR="00A96CCF" w:rsidRDefault="000360ED">
            <w:pPr>
              <w:spacing w:after="75"/>
              <w:rPr>
                <w:rFonts w:ascii="Georgia" w:eastAsia="Times New Roman" w:hAnsi="Georgia"/>
                <w:sz w:val="18"/>
                <w:szCs w:val="18"/>
              </w:rPr>
            </w:pPr>
            <w:r>
              <w:rPr>
                <w:rFonts w:ascii="Georgia" w:eastAsia="Times New Roman" w:hAnsi="Georgia"/>
                <w:sz w:val="18"/>
                <w:szCs w:val="18"/>
              </w:rPr>
              <w:t>Low Impact: 3</w:t>
            </w:r>
          </w:p>
        </w:tc>
      </w:tr>
    </w:tbl>
    <w:p w14:paraId="00477EB8" w14:textId="77777777" w:rsidR="00A96CCF" w:rsidRDefault="000360ED">
      <w:pPr>
        <w:pStyle w:val="Heading1"/>
        <w:divId w:val="115176930"/>
        <w:rPr>
          <w:rFonts w:ascii="Georgia" w:eastAsia="Times New Roman" w:hAnsi="Georgia"/>
          <w:sz w:val="29"/>
          <w:szCs w:val="29"/>
        </w:rPr>
      </w:pPr>
      <w:r>
        <w:rPr>
          <w:rFonts w:ascii="Georgia" w:eastAsia="Times New Roman" w:hAnsi="Georgia"/>
          <w:sz w:val="29"/>
          <w:szCs w:val="29"/>
        </w:rPr>
        <w:t>Conservation</w:t>
      </w:r>
    </w:p>
    <w:p w14:paraId="51D4FA56" w14:textId="77777777" w:rsidR="00A96CCF" w:rsidRDefault="000360ED">
      <w:pPr>
        <w:pStyle w:val="NormalWeb"/>
        <w:divId w:val="115176930"/>
        <w:rPr>
          <w:rFonts w:ascii="Georgia" w:hAnsi="Georgia"/>
        </w:rPr>
      </w:pPr>
      <w:r>
        <w:rPr>
          <w:rFonts w:ascii="Georgia" w:hAnsi="Georgia"/>
        </w:rPr>
        <w:t>There are no direct conservation measures in place for this species at present. The species is not known to be represented in </w:t>
      </w:r>
      <w:r>
        <w:rPr>
          <w:rStyle w:val="Emphasis"/>
          <w:rFonts w:ascii="Georgia" w:hAnsi="Georgia"/>
        </w:rPr>
        <w:t>ex situ</w:t>
      </w:r>
      <w:r>
        <w:rPr>
          <w:rFonts w:ascii="Georgia" w:hAnsi="Georgia"/>
        </w:rPr>
        <w:t> conservation in botanic gardens or gene banks (BGCI 2022, Genesys 2022).</w:t>
      </w:r>
    </w:p>
    <w:p w14:paraId="7294967F" w14:textId="77777777" w:rsidR="00A96CCF" w:rsidRDefault="000360ED">
      <w:pPr>
        <w:pStyle w:val="Heading2"/>
        <w:divId w:val="115176930"/>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64"/>
        <w:gridCol w:w="530"/>
      </w:tblGrid>
      <w:tr w:rsidR="00A96CCF" w14:paraId="0880BDF7" w14:textId="77777777">
        <w:trPr>
          <w:divId w:val="115176930"/>
          <w:tblCellSpacing w:w="15" w:type="dxa"/>
        </w:trPr>
        <w:tc>
          <w:tcPr>
            <w:tcW w:w="0" w:type="auto"/>
            <w:tcBorders>
              <w:bottom w:val="single" w:sz="6" w:space="0" w:color="000000"/>
            </w:tcBorders>
            <w:shd w:val="clear" w:color="auto" w:fill="BBBBBB"/>
            <w:vAlign w:val="center"/>
            <w:hideMark/>
          </w:tcPr>
          <w:p w14:paraId="495E8BE2"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Action Recovery Plan</w:t>
            </w:r>
          </w:p>
        </w:tc>
        <w:tc>
          <w:tcPr>
            <w:tcW w:w="0" w:type="auto"/>
            <w:tcBorders>
              <w:bottom w:val="single" w:sz="6" w:space="0" w:color="000000"/>
            </w:tcBorders>
            <w:shd w:val="clear" w:color="auto" w:fill="BBBBBB"/>
            <w:vAlign w:val="center"/>
            <w:hideMark/>
          </w:tcPr>
          <w:p w14:paraId="4B293FC8"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Note</w:t>
            </w:r>
          </w:p>
        </w:tc>
      </w:tr>
      <w:tr w:rsidR="00A96CCF" w14:paraId="0ED865FF" w14:textId="77777777">
        <w:trPr>
          <w:divId w:val="115176930"/>
          <w:tblCellSpacing w:w="15" w:type="dxa"/>
        </w:trPr>
        <w:tc>
          <w:tcPr>
            <w:tcW w:w="0" w:type="auto"/>
            <w:vAlign w:val="center"/>
            <w:hideMark/>
          </w:tcPr>
          <w:p w14:paraId="4E046C32" w14:textId="77777777" w:rsidR="00A96CCF" w:rsidRDefault="000360ED">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AB78E3C" w14:textId="77777777" w:rsidR="00A96CCF" w:rsidRDefault="000360ED">
            <w:pPr>
              <w:spacing w:after="75"/>
              <w:rPr>
                <w:rFonts w:ascii="Georgia" w:eastAsia="Times New Roman" w:hAnsi="Georgia"/>
                <w:sz w:val="18"/>
                <w:szCs w:val="18"/>
              </w:rPr>
            </w:pPr>
            <w:r>
              <w:rPr>
                <w:rFonts w:ascii="Georgia" w:eastAsia="Times New Roman" w:hAnsi="Georgia"/>
                <w:sz w:val="18"/>
                <w:szCs w:val="18"/>
              </w:rPr>
              <w:t>-</w:t>
            </w:r>
          </w:p>
        </w:tc>
      </w:tr>
    </w:tbl>
    <w:p w14:paraId="1ECDA515" w14:textId="6AA8CAD0" w:rsidR="00A96CCF" w:rsidRDefault="000360ED">
      <w:pPr>
        <w:pStyle w:val="Heading2"/>
        <w:divId w:val="115176930"/>
        <w:rPr>
          <w:rFonts w:ascii="Georgia" w:eastAsia="Times New Roman" w:hAnsi="Georgia"/>
          <w:sz w:val="27"/>
          <w:szCs w:val="27"/>
        </w:rPr>
      </w:pPr>
      <w:commentRangeStart w:id="62"/>
      <w:r>
        <w:rPr>
          <w:rFonts w:ascii="Georgia" w:eastAsia="Times New Roman" w:hAnsi="Georgia"/>
          <w:sz w:val="27"/>
          <w:szCs w:val="27"/>
        </w:rPr>
        <w:t>Important Conservation Actions Needed</w:t>
      </w:r>
      <w:commentRangeEnd w:id="62"/>
      <w:r>
        <w:rPr>
          <w:rStyle w:val="CommentReference"/>
          <w:b w:val="0"/>
          <w:bCs w:val="0"/>
        </w:rPr>
        <w:commentReference w:id="62"/>
      </w:r>
      <w:ins w:id="63" w:author="Jack Plummer" w:date="2022-08-19T21:50:00Z">
        <w:r>
          <w:rPr>
            <w:rFonts w:ascii="Georgia" w:eastAsia="Times New Roman" w:hAnsi="Georgia"/>
            <w:sz w:val="27"/>
            <w:szCs w:val="27"/>
          </w:rPr>
          <w:t>A</w:t>
        </w:r>
      </w:ins>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864"/>
        <w:gridCol w:w="530"/>
      </w:tblGrid>
      <w:tr w:rsidR="00A96CCF" w14:paraId="7CEC9622" w14:textId="77777777">
        <w:trPr>
          <w:divId w:val="115176930"/>
          <w:tblCellSpacing w:w="15" w:type="dxa"/>
        </w:trPr>
        <w:tc>
          <w:tcPr>
            <w:tcW w:w="0" w:type="auto"/>
            <w:tcBorders>
              <w:bottom w:val="single" w:sz="6" w:space="0" w:color="000000"/>
            </w:tcBorders>
            <w:shd w:val="clear" w:color="auto" w:fill="BBBBBB"/>
            <w:vAlign w:val="center"/>
            <w:hideMark/>
          </w:tcPr>
          <w:p w14:paraId="5242C802"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66FFC319"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Note</w:t>
            </w:r>
          </w:p>
        </w:tc>
      </w:tr>
      <w:tr w:rsidR="00A96CCF" w14:paraId="5FC7929E" w14:textId="77777777">
        <w:trPr>
          <w:divId w:val="115176930"/>
          <w:tblCellSpacing w:w="15" w:type="dxa"/>
        </w:trPr>
        <w:tc>
          <w:tcPr>
            <w:tcW w:w="0" w:type="auto"/>
            <w:tcBorders>
              <w:bottom w:val="single" w:sz="6" w:space="0" w:color="CCCCCC"/>
            </w:tcBorders>
            <w:vAlign w:val="center"/>
            <w:hideMark/>
          </w:tcPr>
          <w:p w14:paraId="1B488074" w14:textId="77777777" w:rsidR="00A96CCF" w:rsidRDefault="000360ED">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47749D69" w14:textId="77777777" w:rsidR="00A96CCF" w:rsidRDefault="000360ED">
            <w:pPr>
              <w:spacing w:after="75"/>
              <w:rPr>
                <w:rFonts w:ascii="Georgia" w:eastAsia="Times New Roman" w:hAnsi="Georgia"/>
                <w:sz w:val="18"/>
                <w:szCs w:val="18"/>
              </w:rPr>
            </w:pPr>
            <w:r>
              <w:rPr>
                <w:rFonts w:ascii="Georgia" w:eastAsia="Times New Roman" w:hAnsi="Georgia"/>
                <w:sz w:val="18"/>
                <w:szCs w:val="18"/>
              </w:rPr>
              <w:t>-</w:t>
            </w:r>
          </w:p>
        </w:tc>
      </w:tr>
      <w:tr w:rsidR="00A96CCF" w14:paraId="62CC8510" w14:textId="77777777">
        <w:trPr>
          <w:divId w:val="115176930"/>
          <w:tblCellSpacing w:w="15" w:type="dxa"/>
        </w:trPr>
        <w:tc>
          <w:tcPr>
            <w:tcW w:w="0" w:type="auto"/>
            <w:tcBorders>
              <w:bottom w:val="single" w:sz="6" w:space="0" w:color="CCCCCC"/>
            </w:tcBorders>
            <w:vAlign w:val="center"/>
            <w:hideMark/>
          </w:tcPr>
          <w:p w14:paraId="0650B090" w14:textId="77777777" w:rsidR="00A96CCF" w:rsidRDefault="000360ED">
            <w:pPr>
              <w:spacing w:after="75"/>
              <w:rPr>
                <w:rFonts w:ascii="Georgia" w:eastAsia="Times New Roman" w:hAnsi="Georgia"/>
                <w:sz w:val="18"/>
                <w:szCs w:val="18"/>
              </w:rPr>
            </w:pPr>
            <w:r>
              <w:rPr>
                <w:rFonts w:ascii="Georgia" w:eastAsia="Times New Roman" w:hAnsi="Georgia"/>
                <w:sz w:val="18"/>
                <w:szCs w:val="18"/>
              </w:rPr>
              <w:t>1.2. Land/water protection -&gt; Resource &amp; habitat protection</w:t>
            </w:r>
          </w:p>
        </w:tc>
        <w:tc>
          <w:tcPr>
            <w:tcW w:w="0" w:type="auto"/>
            <w:tcBorders>
              <w:bottom w:val="single" w:sz="6" w:space="0" w:color="CCCCCC"/>
            </w:tcBorders>
            <w:vAlign w:val="center"/>
            <w:hideMark/>
          </w:tcPr>
          <w:p w14:paraId="60922CC6" w14:textId="77777777" w:rsidR="00A96CCF" w:rsidRDefault="000360ED">
            <w:pPr>
              <w:spacing w:after="75"/>
              <w:rPr>
                <w:rFonts w:ascii="Georgia" w:eastAsia="Times New Roman" w:hAnsi="Georgia"/>
                <w:sz w:val="18"/>
                <w:szCs w:val="18"/>
              </w:rPr>
            </w:pPr>
            <w:r>
              <w:rPr>
                <w:rFonts w:ascii="Georgia" w:eastAsia="Times New Roman" w:hAnsi="Georgia"/>
                <w:sz w:val="18"/>
                <w:szCs w:val="18"/>
              </w:rPr>
              <w:t>-</w:t>
            </w:r>
          </w:p>
        </w:tc>
      </w:tr>
    </w:tbl>
    <w:p w14:paraId="5B19AE8C" w14:textId="77777777" w:rsidR="00A96CCF" w:rsidRDefault="000360ED">
      <w:pPr>
        <w:pStyle w:val="Heading2"/>
        <w:divId w:val="115176930"/>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A96CCF" w14:paraId="484587C5" w14:textId="77777777">
        <w:trPr>
          <w:divId w:val="115176930"/>
          <w:tblCellSpacing w:w="15" w:type="dxa"/>
        </w:trPr>
        <w:tc>
          <w:tcPr>
            <w:tcW w:w="0" w:type="auto"/>
            <w:tcBorders>
              <w:bottom w:val="single" w:sz="6" w:space="0" w:color="000000"/>
            </w:tcBorders>
            <w:shd w:val="clear" w:color="auto" w:fill="BBBBBB"/>
            <w:vAlign w:val="center"/>
            <w:hideMark/>
          </w:tcPr>
          <w:p w14:paraId="034A14BE"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4C0A755E"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Note</w:t>
            </w:r>
          </w:p>
        </w:tc>
      </w:tr>
      <w:tr w:rsidR="00A96CCF" w14:paraId="2565529E" w14:textId="77777777">
        <w:trPr>
          <w:divId w:val="115176930"/>
          <w:tblCellSpacing w:w="15" w:type="dxa"/>
        </w:trPr>
        <w:tc>
          <w:tcPr>
            <w:tcW w:w="0" w:type="auto"/>
            <w:tcBorders>
              <w:bottom w:val="single" w:sz="6" w:space="0" w:color="CCCCCC"/>
            </w:tcBorders>
            <w:vAlign w:val="center"/>
            <w:hideMark/>
          </w:tcPr>
          <w:p w14:paraId="2E765B45" w14:textId="77777777" w:rsidR="00A96CCF" w:rsidRDefault="000360ED">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0D984395" w14:textId="77777777" w:rsidR="00A96CCF" w:rsidRDefault="000360ED">
            <w:pPr>
              <w:spacing w:after="75"/>
              <w:rPr>
                <w:rFonts w:ascii="Georgia" w:eastAsia="Times New Roman" w:hAnsi="Georgia"/>
                <w:sz w:val="18"/>
                <w:szCs w:val="18"/>
              </w:rPr>
            </w:pPr>
            <w:r>
              <w:rPr>
                <w:rFonts w:ascii="Georgia" w:eastAsia="Times New Roman" w:hAnsi="Georgia"/>
                <w:sz w:val="18"/>
                <w:szCs w:val="18"/>
              </w:rPr>
              <w:t>-</w:t>
            </w:r>
          </w:p>
        </w:tc>
      </w:tr>
      <w:tr w:rsidR="00A96CCF" w14:paraId="71200C2F" w14:textId="77777777">
        <w:trPr>
          <w:divId w:val="115176930"/>
          <w:tblCellSpacing w:w="15" w:type="dxa"/>
        </w:trPr>
        <w:tc>
          <w:tcPr>
            <w:tcW w:w="0" w:type="auto"/>
            <w:tcBorders>
              <w:bottom w:val="single" w:sz="6" w:space="0" w:color="CCCCCC"/>
            </w:tcBorders>
            <w:vAlign w:val="center"/>
            <w:hideMark/>
          </w:tcPr>
          <w:p w14:paraId="3B1F46AC" w14:textId="77777777" w:rsidR="00A96CCF" w:rsidRDefault="000360ED">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39E71511" w14:textId="77777777" w:rsidR="00A96CCF" w:rsidRDefault="000360ED">
            <w:pPr>
              <w:spacing w:after="75"/>
              <w:rPr>
                <w:rFonts w:ascii="Georgia" w:eastAsia="Times New Roman" w:hAnsi="Georgia"/>
                <w:sz w:val="18"/>
                <w:szCs w:val="18"/>
              </w:rPr>
            </w:pPr>
            <w:r>
              <w:rPr>
                <w:rFonts w:ascii="Georgia" w:eastAsia="Times New Roman" w:hAnsi="Georgia"/>
                <w:sz w:val="18"/>
                <w:szCs w:val="18"/>
              </w:rPr>
              <w:t>-</w:t>
            </w:r>
          </w:p>
        </w:tc>
      </w:tr>
    </w:tbl>
    <w:p w14:paraId="75804D33" w14:textId="77777777" w:rsidR="00A96CCF" w:rsidRDefault="000360ED">
      <w:pPr>
        <w:pStyle w:val="Heading1"/>
        <w:divId w:val="1114595559"/>
        <w:rPr>
          <w:rFonts w:ascii="Georgia" w:eastAsia="Times New Roman" w:hAnsi="Georgia"/>
          <w:sz w:val="29"/>
          <w:szCs w:val="29"/>
        </w:rPr>
      </w:pPr>
      <w:r>
        <w:rPr>
          <w:rFonts w:ascii="Georgia" w:eastAsia="Times New Roman" w:hAnsi="Georgia"/>
          <w:sz w:val="29"/>
          <w:szCs w:val="29"/>
        </w:rPr>
        <w:lastRenderedPageBreak/>
        <w:t>Ecosystem Services</w:t>
      </w:r>
    </w:p>
    <w:p w14:paraId="561E8D8B" w14:textId="77777777" w:rsidR="00A96CCF" w:rsidRDefault="000360ED">
      <w:pPr>
        <w:pStyle w:val="Heading2"/>
        <w:divId w:val="1114595559"/>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A96CCF" w14:paraId="5B04267E" w14:textId="77777777">
        <w:trPr>
          <w:divId w:val="1114595559"/>
          <w:tblCellSpacing w:w="15" w:type="dxa"/>
        </w:trPr>
        <w:tc>
          <w:tcPr>
            <w:tcW w:w="0" w:type="auto"/>
            <w:tcBorders>
              <w:bottom w:val="single" w:sz="6" w:space="0" w:color="000000"/>
            </w:tcBorders>
            <w:shd w:val="clear" w:color="auto" w:fill="BBBBBB"/>
            <w:vAlign w:val="center"/>
            <w:hideMark/>
          </w:tcPr>
          <w:p w14:paraId="6D28FC9D" w14:textId="77777777" w:rsidR="00A96CCF" w:rsidRDefault="000360ED">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586FFB2F" w14:textId="77777777" w:rsidR="00A96CCF" w:rsidRDefault="000360ED">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A96CCF" w14:paraId="609C2174" w14:textId="77777777">
        <w:trPr>
          <w:divId w:val="1114595559"/>
          <w:tblCellSpacing w:w="15" w:type="dxa"/>
        </w:trPr>
        <w:tc>
          <w:tcPr>
            <w:tcW w:w="0" w:type="auto"/>
            <w:vAlign w:val="center"/>
            <w:hideMark/>
          </w:tcPr>
          <w:p w14:paraId="4945A99B" w14:textId="77777777" w:rsidR="00A96CCF" w:rsidRDefault="000360ED">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1088867D" w14:textId="77777777" w:rsidR="00A96CCF" w:rsidRDefault="000360ED">
            <w:pPr>
              <w:spacing w:after="75"/>
              <w:rPr>
                <w:rFonts w:ascii="Georgia" w:eastAsia="Times New Roman" w:hAnsi="Georgia"/>
                <w:sz w:val="18"/>
                <w:szCs w:val="18"/>
              </w:rPr>
            </w:pPr>
            <w:r>
              <w:rPr>
                <w:rFonts w:ascii="Georgia" w:eastAsia="Times New Roman" w:hAnsi="Georgia"/>
                <w:sz w:val="18"/>
                <w:szCs w:val="18"/>
              </w:rPr>
              <w:t>-</w:t>
            </w:r>
          </w:p>
        </w:tc>
      </w:tr>
    </w:tbl>
    <w:p w14:paraId="60BC5A3F" w14:textId="77777777" w:rsidR="00A96CCF" w:rsidRDefault="000360ED">
      <w:pPr>
        <w:pStyle w:val="Heading1"/>
        <w:rPr>
          <w:rFonts w:ascii="Georgia" w:eastAsia="Times New Roman" w:hAnsi="Georgia"/>
          <w:sz w:val="29"/>
          <w:szCs w:val="29"/>
        </w:rPr>
      </w:pPr>
      <w:r>
        <w:rPr>
          <w:rFonts w:ascii="Georgia" w:eastAsia="Times New Roman" w:hAnsi="Georgia"/>
          <w:sz w:val="29"/>
          <w:szCs w:val="29"/>
        </w:rPr>
        <w:t>Bibliography</w:t>
      </w:r>
    </w:p>
    <w:p w14:paraId="34DF0D70" w14:textId="3D4E9A96" w:rsidR="00A96CCF" w:rsidRDefault="000360ED">
      <w:pPr>
        <w:pStyle w:val="NormalWeb"/>
        <w:divId w:val="369576900"/>
        <w:rPr>
          <w:rFonts w:ascii="Georgia" w:hAnsi="Georgia"/>
        </w:rPr>
      </w:pPr>
      <w:r>
        <w:rPr>
          <w:rFonts w:ascii="Georgia" w:hAnsi="Georgia"/>
        </w:rPr>
        <w:t xml:space="preserve">BCGI. 2022. PlantSearch. Botanic Gardens Conservation International. Available at: </w:t>
      </w:r>
      <w:r>
        <w:rPr>
          <w:rFonts w:ascii="Georgia" w:hAnsi="Georgia"/>
        </w:rPr>
        <w:fldChar w:fldCharType="begin"/>
      </w:r>
      <w:ins w:id="64" w:author="Jack Plummer" w:date="2022-08-19T21:50:00Z">
        <w:r>
          <w:rPr>
            <w:rFonts w:ascii="Georgia" w:hAnsi="Georgia"/>
          </w:rPr>
          <w:instrText>HYPERLINK "https://rbgkew.sharepoint.com/sites/KewPlantAssessment2022-2/Shared Documents/General/Projects/Threatened Biodiversity Hotspots Programme/Thailand/FORRU_reviews/www.bgci.org/plant_search.php"</w:instrText>
        </w:r>
      </w:ins>
      <w:del w:id="65" w:author="Jack Plummer" w:date="2022-08-19T21:50:00Z">
        <w:r w:rsidDel="000360ED">
          <w:rPr>
            <w:rFonts w:ascii="Georgia" w:hAnsi="Georgia"/>
          </w:rPr>
          <w:delInstrText xml:space="preserve"> HYPERLINK "www.bgci.org/plant_search.php" </w:delInstrText>
        </w:r>
      </w:del>
      <w:r>
        <w:rPr>
          <w:rFonts w:ascii="Georgia" w:hAnsi="Georgia"/>
        </w:rPr>
        <w:fldChar w:fldCharType="separate"/>
      </w:r>
      <w:r>
        <w:rPr>
          <w:rStyle w:val="Hyperlink"/>
          <w:rFonts w:ascii="Georgia" w:hAnsi="Georgia"/>
        </w:rPr>
        <w:t>www.bgci.org/plant_search.php</w:t>
      </w:r>
      <w:r>
        <w:rPr>
          <w:rFonts w:ascii="Georgia" w:hAnsi="Georgia"/>
        </w:rPr>
        <w:fldChar w:fldCharType="end"/>
      </w:r>
      <w:r>
        <w:rPr>
          <w:rFonts w:ascii="Georgia" w:hAnsi="Georgia"/>
        </w:rPr>
        <w:t xml:space="preserve">. </w:t>
      </w:r>
    </w:p>
    <w:p w14:paraId="6C134066" w14:textId="77777777" w:rsidR="00A96CCF" w:rsidRDefault="000360ED">
      <w:pPr>
        <w:pStyle w:val="NormalWeb"/>
        <w:divId w:val="369576900"/>
        <w:rPr>
          <w:rFonts w:ascii="Georgia" w:hAnsi="Georgia"/>
        </w:rPr>
      </w:pPr>
      <w:r>
        <w:rPr>
          <w:rFonts w:ascii="Georgia" w:hAnsi="Georgia"/>
        </w:rPr>
        <w:t xml:space="preserve">Bachman et al. 2011. Supporting Red List threat assessments with GeoCAT: geospatial conservation assessment tool. </w:t>
      </w:r>
      <w:r>
        <w:rPr>
          <w:rFonts w:ascii="Georgia" w:hAnsi="Georgia"/>
          <w:i/>
          <w:iCs/>
        </w:rPr>
        <w:t>ZooKeys</w:t>
      </w:r>
      <w:r>
        <w:rPr>
          <w:rFonts w:ascii="Georgia" w:hAnsi="Georgia"/>
        </w:rPr>
        <w:t xml:space="preserve"> 150: 117-126.</w:t>
      </w:r>
    </w:p>
    <w:p w14:paraId="399A8A88" w14:textId="77777777" w:rsidR="00A96CCF" w:rsidRDefault="000360ED">
      <w:pPr>
        <w:pStyle w:val="NormalWeb"/>
        <w:divId w:val="369576900"/>
        <w:rPr>
          <w:rFonts w:ascii="Georgia" w:hAnsi="Georgia"/>
        </w:rPr>
      </w:pPr>
      <w:r>
        <w:rPr>
          <w:rFonts w:ascii="Georgia" w:hAnsi="Georgia"/>
        </w:rPr>
        <w:t xml:space="preserve">GBIF. 2022. Global Biodiversity Information Facility. Available at: </w:t>
      </w:r>
      <w:hyperlink r:id="rId14" w:history="1">
        <w:r>
          <w:rPr>
            <w:rStyle w:val="Hyperlink"/>
            <w:rFonts w:ascii="Georgia" w:hAnsi="Georgia"/>
          </w:rPr>
          <w:t>http://data.gbif.org/</w:t>
        </w:r>
      </w:hyperlink>
      <w:r>
        <w:rPr>
          <w:rFonts w:ascii="Georgia" w:hAnsi="Georgia"/>
        </w:rPr>
        <w:t xml:space="preserve">. </w:t>
      </w:r>
    </w:p>
    <w:p w14:paraId="78C15872" w14:textId="77777777" w:rsidR="00A96CCF" w:rsidRDefault="000360ED">
      <w:pPr>
        <w:pStyle w:val="NormalWeb"/>
        <w:divId w:val="369576900"/>
        <w:rPr>
          <w:rFonts w:ascii="Georgia" w:hAnsi="Georgia"/>
        </w:rPr>
      </w:pPr>
      <w:r>
        <w:rPr>
          <w:rFonts w:ascii="Georgia" w:hAnsi="Georgia"/>
        </w:rPr>
        <w:t xml:space="preserve">Genesys. 2022. Genesys Global Portal on Plant Genetic Resources. Available at: </w:t>
      </w:r>
      <w:hyperlink r:id="rId15" w:history="1">
        <w:r>
          <w:rPr>
            <w:rStyle w:val="Hyperlink"/>
            <w:rFonts w:ascii="Georgia" w:hAnsi="Georgia"/>
          </w:rPr>
          <w:t>https://www.genesys-pgr.org/</w:t>
        </w:r>
      </w:hyperlink>
      <w:r>
        <w:rPr>
          <w:rFonts w:ascii="Georgia" w:hAnsi="Georgia"/>
        </w:rPr>
        <w:t xml:space="preserve">. </w:t>
      </w:r>
    </w:p>
    <w:p w14:paraId="2C6B13D6" w14:textId="77777777" w:rsidR="00A96CCF" w:rsidRDefault="000360ED">
      <w:pPr>
        <w:pStyle w:val="NormalWeb"/>
        <w:divId w:val="369576900"/>
        <w:rPr>
          <w:rFonts w:ascii="Georgia" w:hAnsi="Georgia"/>
        </w:rPr>
      </w:pPr>
      <w:r>
        <w:rPr>
          <w:rFonts w:ascii="Georgia" w:hAnsi="Georgia"/>
        </w:rPr>
        <w:t xml:space="preserve">Global Forest Watch. 2022. Thailand Deforestation Rates &amp; Statistics. Available at: </w:t>
      </w:r>
      <w:hyperlink r:id="rId16" w:history="1">
        <w:r>
          <w:rPr>
            <w:rStyle w:val="Hyperlink"/>
            <w:rFonts w:ascii="Georgia" w:hAnsi="Georgia"/>
          </w:rPr>
          <w:t>https://www.globalforestwatch.org/dashboards/country/THA/?category=summary&amp;location=WyJjb3VudHJ5IiwiVEhBIl0%3D&amp;map=eyJjYW5Cb3VuZCI6ZmFsc2UsImRhdGFzZXRzIjpbeyJkYXRhc2V0IjoicG9saXRpY2FsLWJvdW5kYXJpZXMiLCJsYXllcnMiOlsiZGlzcHV0ZWQtcG9saXRpY2FsLWJvdW5kYXJpZXMiLCJwb2xpdGljYWwtYm91bmRhcmllcyJdLCJib3VuZGFyeSI6dHJ1ZSwib3BhY2l0eSI6MSwidmlzaWJpbGl0eSI6dHJ1ZX0seyJkYXRhc2V0IjoidHJlZS1jb3Zlci1sb3NzIiwibGF5ZXJzIjpbInRyZWUtY292ZXItbG9zcyJdLCJvcGFjaXR5IjoxLCJ2aXNpYmlsaXR5Ijp0cnVlLCJ0aW1lbGluZVBhcmFtcyI6eyJzdGFydERhdGUiOiIyMDAxLTAxLTAxIiwiZW5kRGF0ZSI6IjIwMjEtMTItMzEiLCJ0cmltRW5kRGF0ZSI6IjIwMjEtMTItMzEifSwicGFyYW1zIjp7InRocmVzaG9sZCI6MzAsInZpc2liaWxpdHkiOnRydWV9fV19&amp;showMap=true</w:t>
        </w:r>
      </w:hyperlink>
      <w:r>
        <w:rPr>
          <w:rFonts w:ascii="Georgia" w:hAnsi="Georgia"/>
        </w:rPr>
        <w:t>. (Accessed: 14 May, 2022).</w:t>
      </w:r>
    </w:p>
    <w:sectPr w:rsidR="00A96CCF">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Jack Plummer" w:date="2022-08-19T21:38:00Z" w:initials="JP">
    <w:p w14:paraId="4CCB36D8" w14:textId="77777777" w:rsidR="009460BF" w:rsidRDefault="009460BF" w:rsidP="004437D3">
      <w:pPr>
        <w:pStyle w:val="CommentText"/>
      </w:pPr>
      <w:r>
        <w:rPr>
          <w:rStyle w:val="CommentReference"/>
        </w:rPr>
        <w:annotationRef/>
      </w:r>
      <w:r>
        <w:t>One mature individual or one specimen. Remove this sentence if based on one specimen.</w:t>
      </w:r>
    </w:p>
  </w:comment>
  <w:comment w:id="27" w:author="Jack Plummer" w:date="2022-08-19T21:41:00Z" w:initials="JP">
    <w:p w14:paraId="7BB7CE8E" w14:textId="77777777" w:rsidR="009460BF" w:rsidRDefault="009460BF" w:rsidP="00933C15">
      <w:pPr>
        <w:pStyle w:val="CommentText"/>
      </w:pPr>
      <w:r>
        <w:rPr>
          <w:rStyle w:val="CommentReference"/>
        </w:rPr>
        <w:annotationRef/>
      </w:r>
      <w:r>
        <w:t>Specify threat here</w:t>
      </w:r>
    </w:p>
  </w:comment>
  <w:comment w:id="31" w:author="Jack Plummer" w:date="2022-08-19T21:41:00Z" w:initials="JP">
    <w:p w14:paraId="00CA0C58" w14:textId="77777777" w:rsidR="009460BF" w:rsidRDefault="009460BF" w:rsidP="009460BF">
      <w:pPr>
        <w:pStyle w:val="CommentText"/>
      </w:pPr>
      <w:r>
        <w:rPr>
          <w:rStyle w:val="CommentReference"/>
        </w:rPr>
        <w:annotationRef/>
      </w:r>
      <w:r>
        <w:t>Specify threat here</w:t>
      </w:r>
    </w:p>
  </w:comment>
  <w:comment w:id="37" w:author="Jack Plummer" w:date="2022-08-19T21:39:00Z" w:initials="JP">
    <w:p w14:paraId="55AA22D2" w14:textId="3ABCFD7F" w:rsidR="009460BF" w:rsidRDefault="009460BF" w:rsidP="004E1F46">
      <w:pPr>
        <w:pStyle w:val="CommentText"/>
      </w:pPr>
      <w:r>
        <w:rPr>
          <w:rStyle w:val="CommentReference"/>
        </w:rPr>
        <w:annotationRef/>
      </w:r>
      <w:r>
        <w:t>Remove if based on one specimen, rather than explicit mention of individuals</w:t>
      </w:r>
    </w:p>
  </w:comment>
  <w:comment w:id="38" w:author="Jack Plummer" w:date="2022-08-19T21:43:00Z" w:initials="JP">
    <w:p w14:paraId="44E591A0" w14:textId="77777777" w:rsidR="00CE4DC1" w:rsidRDefault="00CE4DC1" w:rsidP="00246838">
      <w:pPr>
        <w:pStyle w:val="CommentText"/>
      </w:pPr>
      <w:r>
        <w:rPr>
          <w:rStyle w:val="CommentReference"/>
        </w:rPr>
        <w:annotationRef/>
      </w:r>
      <w:r>
        <w:t>0.5 m? Shrub?</w:t>
      </w:r>
    </w:p>
  </w:comment>
  <w:comment w:id="44" w:author="Jack Plummer" w:date="2022-08-19T21:43:00Z" w:initials="JP">
    <w:p w14:paraId="0759D5BB" w14:textId="77777777" w:rsidR="00CE4DC1" w:rsidRDefault="00CE4DC1" w:rsidP="00B020FB">
      <w:pPr>
        <w:pStyle w:val="CommentText"/>
      </w:pPr>
      <w:r>
        <w:rPr>
          <w:rStyle w:val="CommentReference"/>
        </w:rPr>
        <w:annotationRef/>
      </w:r>
      <w:r>
        <w:t>Looks like this should be 1.6</w:t>
      </w:r>
    </w:p>
  </w:comment>
  <w:comment w:id="45" w:author="Jack Plummer" w:date="2022-08-19T21:44:00Z" w:initials="JP">
    <w:p w14:paraId="534842C0" w14:textId="77777777" w:rsidR="000360ED" w:rsidRDefault="00CE4DC1" w:rsidP="009C2B4A">
      <w:pPr>
        <w:pStyle w:val="CommentText"/>
      </w:pPr>
      <w:r>
        <w:rPr>
          <w:rStyle w:val="CommentReference"/>
        </w:rPr>
        <w:annotationRef/>
      </w:r>
      <w:r w:rsidR="000360ED">
        <w:t>Let's try and add information specific to the collection site here. Looks like significant urbanisation</w:t>
      </w:r>
    </w:p>
  </w:comment>
  <w:comment w:id="50" w:author="Jack Plummer" w:date="2022-08-19T21:49:00Z" w:initials="JP">
    <w:p w14:paraId="0EBC989C" w14:textId="77777777" w:rsidR="000360ED" w:rsidRDefault="000360ED" w:rsidP="008C3A8F">
      <w:pPr>
        <w:pStyle w:val="CommentText"/>
      </w:pPr>
      <w:r>
        <w:rPr>
          <w:rStyle w:val="CommentReference"/>
        </w:rPr>
        <w:annotationRef/>
      </w:r>
      <w:r>
        <w:t>Let's include site-specific information here, and incorporate agriculture and urbanisation (which looks to me like the major threat at the collection site)</w:t>
      </w:r>
    </w:p>
  </w:comment>
  <w:comment w:id="62" w:author="Jack Plummer" w:date="2022-08-19T21:50:00Z" w:initials="JP">
    <w:p w14:paraId="7A918261" w14:textId="77777777" w:rsidR="000360ED" w:rsidRDefault="000360ED" w:rsidP="00D011C7">
      <w:pPr>
        <w:pStyle w:val="CommentText"/>
      </w:pPr>
      <w:r>
        <w:rPr>
          <w:rStyle w:val="CommentReference"/>
        </w:rPr>
        <w:annotationRef/>
      </w:r>
      <w:r>
        <w:t>Add ex situ conservation measures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CCB36D8" w15:done="0"/>
  <w15:commentEx w15:paraId="7BB7CE8E" w15:done="0"/>
  <w15:commentEx w15:paraId="00CA0C58" w15:done="0"/>
  <w15:commentEx w15:paraId="55AA22D2" w15:done="0"/>
  <w15:commentEx w15:paraId="44E591A0" w15:done="0"/>
  <w15:commentEx w15:paraId="0759D5BB" w15:done="0"/>
  <w15:commentEx w15:paraId="534842C0" w15:done="0"/>
  <w15:commentEx w15:paraId="0EBC989C" w15:done="0"/>
  <w15:commentEx w15:paraId="7A9182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A8145" w16cex:dateUtc="2022-08-19T20:38:00Z"/>
  <w16cex:commentExtensible w16cex:durableId="26AA81F6" w16cex:dateUtc="2022-08-19T20:41:00Z"/>
  <w16cex:commentExtensible w16cex:durableId="26AA8207" w16cex:dateUtc="2022-08-19T20:41:00Z"/>
  <w16cex:commentExtensible w16cex:durableId="26AA8196" w16cex:dateUtc="2022-08-19T20:39:00Z"/>
  <w16cex:commentExtensible w16cex:durableId="26AA8269" w16cex:dateUtc="2022-08-19T20:43:00Z"/>
  <w16cex:commentExtensible w16cex:durableId="26AA828B" w16cex:dateUtc="2022-08-19T20:43:00Z"/>
  <w16cex:commentExtensible w16cex:durableId="26AA82B3" w16cex:dateUtc="2022-08-19T20:44:00Z"/>
  <w16cex:commentExtensible w16cex:durableId="26AA83E0" w16cex:dateUtc="2022-08-19T20:49:00Z"/>
  <w16cex:commentExtensible w16cex:durableId="26AA8416" w16cex:dateUtc="2022-08-19T20: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CCB36D8" w16cid:durableId="26AA8145"/>
  <w16cid:commentId w16cid:paraId="7BB7CE8E" w16cid:durableId="26AA81F6"/>
  <w16cid:commentId w16cid:paraId="00CA0C58" w16cid:durableId="26AA8207"/>
  <w16cid:commentId w16cid:paraId="55AA22D2" w16cid:durableId="26AA8196"/>
  <w16cid:commentId w16cid:paraId="44E591A0" w16cid:durableId="26AA8269"/>
  <w16cid:commentId w16cid:paraId="0759D5BB" w16cid:durableId="26AA828B"/>
  <w16cid:commentId w16cid:paraId="534842C0" w16cid:durableId="26AA82B3"/>
  <w16cid:commentId w16cid:paraId="0EBC989C" w16cid:durableId="26AA83E0"/>
  <w16cid:commentId w16cid:paraId="7A918261" w16cid:durableId="26AA841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trackRevision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0BF"/>
    <w:rsid w:val="000360ED"/>
    <w:rsid w:val="007A24C7"/>
    <w:rsid w:val="009460BF"/>
    <w:rsid w:val="00A96CCF"/>
    <w:rsid w:val="00CE4D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B372B8"/>
  <w15:chartTrackingRefBased/>
  <w15:docId w15:val="{B559495D-4273-401C-B7FA-9CFCBF041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9460BF"/>
    <w:rPr>
      <w:rFonts w:eastAsiaTheme="minorEastAsia"/>
      <w:sz w:val="24"/>
      <w:szCs w:val="24"/>
    </w:rPr>
  </w:style>
  <w:style w:type="character" w:styleId="CommentReference">
    <w:name w:val="annotation reference"/>
    <w:basedOn w:val="DefaultParagraphFont"/>
    <w:uiPriority w:val="99"/>
    <w:semiHidden/>
    <w:unhideWhenUsed/>
    <w:rsid w:val="009460BF"/>
    <w:rPr>
      <w:sz w:val="16"/>
      <w:szCs w:val="16"/>
    </w:rPr>
  </w:style>
  <w:style w:type="paragraph" w:styleId="CommentText">
    <w:name w:val="annotation text"/>
    <w:basedOn w:val="Normal"/>
    <w:link w:val="CommentTextChar"/>
    <w:uiPriority w:val="99"/>
    <w:unhideWhenUsed/>
    <w:rsid w:val="009460BF"/>
    <w:rPr>
      <w:sz w:val="20"/>
      <w:szCs w:val="20"/>
    </w:rPr>
  </w:style>
  <w:style w:type="character" w:customStyle="1" w:styleId="CommentTextChar">
    <w:name w:val="Comment Text Char"/>
    <w:basedOn w:val="DefaultParagraphFont"/>
    <w:link w:val="CommentText"/>
    <w:uiPriority w:val="99"/>
    <w:rsid w:val="009460BF"/>
    <w:rPr>
      <w:rFonts w:eastAsiaTheme="minorEastAsia"/>
    </w:rPr>
  </w:style>
  <w:style w:type="paragraph" w:styleId="CommentSubject">
    <w:name w:val="annotation subject"/>
    <w:basedOn w:val="CommentText"/>
    <w:next w:val="CommentText"/>
    <w:link w:val="CommentSubjectChar"/>
    <w:uiPriority w:val="99"/>
    <w:semiHidden/>
    <w:unhideWhenUsed/>
    <w:rsid w:val="009460BF"/>
    <w:rPr>
      <w:b/>
      <w:bCs/>
    </w:rPr>
  </w:style>
  <w:style w:type="character" w:customStyle="1" w:styleId="CommentSubjectChar">
    <w:name w:val="Comment Subject Char"/>
    <w:basedOn w:val="CommentTextChar"/>
    <w:link w:val="CommentSubject"/>
    <w:uiPriority w:val="99"/>
    <w:semiHidden/>
    <w:rsid w:val="009460BF"/>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176930">
      <w:marLeft w:val="0"/>
      <w:marRight w:val="0"/>
      <w:marTop w:val="0"/>
      <w:marBottom w:val="0"/>
      <w:divBdr>
        <w:top w:val="none" w:sz="0" w:space="0" w:color="auto"/>
        <w:left w:val="none" w:sz="0" w:space="0" w:color="auto"/>
        <w:bottom w:val="none" w:sz="0" w:space="0" w:color="auto"/>
        <w:right w:val="none" w:sz="0" w:space="0" w:color="auto"/>
      </w:divBdr>
    </w:div>
    <w:div w:id="188565177">
      <w:marLeft w:val="0"/>
      <w:marRight w:val="0"/>
      <w:marTop w:val="0"/>
      <w:marBottom w:val="0"/>
      <w:divBdr>
        <w:top w:val="none" w:sz="0" w:space="0" w:color="auto"/>
        <w:left w:val="none" w:sz="0" w:space="0" w:color="auto"/>
        <w:bottom w:val="none" w:sz="0" w:space="0" w:color="auto"/>
        <w:right w:val="none" w:sz="0" w:space="0" w:color="auto"/>
      </w:divBdr>
    </w:div>
    <w:div w:id="233585497">
      <w:marLeft w:val="0"/>
      <w:marRight w:val="0"/>
      <w:marTop w:val="0"/>
      <w:marBottom w:val="0"/>
      <w:divBdr>
        <w:top w:val="none" w:sz="0" w:space="0" w:color="auto"/>
        <w:left w:val="none" w:sz="0" w:space="0" w:color="auto"/>
        <w:bottom w:val="none" w:sz="0" w:space="0" w:color="auto"/>
        <w:right w:val="none" w:sz="0" w:space="0" w:color="auto"/>
      </w:divBdr>
    </w:div>
    <w:div w:id="270014841">
      <w:marLeft w:val="0"/>
      <w:marRight w:val="0"/>
      <w:marTop w:val="0"/>
      <w:marBottom w:val="0"/>
      <w:divBdr>
        <w:top w:val="none" w:sz="0" w:space="0" w:color="auto"/>
        <w:left w:val="none" w:sz="0" w:space="0" w:color="auto"/>
        <w:bottom w:val="none" w:sz="0" w:space="0" w:color="auto"/>
        <w:right w:val="none" w:sz="0" w:space="0" w:color="auto"/>
      </w:divBdr>
    </w:div>
    <w:div w:id="369576900">
      <w:marLeft w:val="0"/>
      <w:marRight w:val="0"/>
      <w:marTop w:val="0"/>
      <w:marBottom w:val="0"/>
      <w:divBdr>
        <w:top w:val="none" w:sz="0" w:space="0" w:color="auto"/>
        <w:left w:val="none" w:sz="0" w:space="0" w:color="auto"/>
        <w:bottom w:val="none" w:sz="0" w:space="0" w:color="auto"/>
        <w:right w:val="none" w:sz="0" w:space="0" w:color="auto"/>
      </w:divBdr>
    </w:div>
    <w:div w:id="396628900">
      <w:marLeft w:val="0"/>
      <w:marRight w:val="0"/>
      <w:marTop w:val="0"/>
      <w:marBottom w:val="0"/>
      <w:divBdr>
        <w:top w:val="none" w:sz="0" w:space="0" w:color="auto"/>
        <w:left w:val="none" w:sz="0" w:space="0" w:color="auto"/>
        <w:bottom w:val="none" w:sz="0" w:space="0" w:color="auto"/>
        <w:right w:val="none" w:sz="0" w:space="0" w:color="auto"/>
      </w:divBdr>
    </w:div>
    <w:div w:id="440607279">
      <w:marLeft w:val="0"/>
      <w:marRight w:val="0"/>
      <w:marTop w:val="0"/>
      <w:marBottom w:val="0"/>
      <w:divBdr>
        <w:top w:val="none" w:sz="0" w:space="0" w:color="auto"/>
        <w:left w:val="none" w:sz="0" w:space="0" w:color="auto"/>
        <w:bottom w:val="none" w:sz="0" w:space="0" w:color="auto"/>
        <w:right w:val="none" w:sz="0" w:space="0" w:color="auto"/>
      </w:divBdr>
    </w:div>
    <w:div w:id="772281071">
      <w:marLeft w:val="0"/>
      <w:marRight w:val="0"/>
      <w:marTop w:val="0"/>
      <w:marBottom w:val="0"/>
      <w:divBdr>
        <w:top w:val="none" w:sz="0" w:space="0" w:color="auto"/>
        <w:left w:val="none" w:sz="0" w:space="0" w:color="auto"/>
        <w:bottom w:val="none" w:sz="0" w:space="0" w:color="auto"/>
        <w:right w:val="none" w:sz="0" w:space="0" w:color="auto"/>
      </w:divBdr>
    </w:div>
    <w:div w:id="1114595559">
      <w:marLeft w:val="0"/>
      <w:marRight w:val="0"/>
      <w:marTop w:val="0"/>
      <w:marBottom w:val="0"/>
      <w:divBdr>
        <w:top w:val="none" w:sz="0" w:space="0" w:color="auto"/>
        <w:left w:val="none" w:sz="0" w:space="0" w:color="auto"/>
        <w:bottom w:val="none" w:sz="0" w:space="0" w:color="auto"/>
        <w:right w:val="none" w:sz="0" w:space="0" w:color="auto"/>
      </w:divBdr>
    </w:div>
    <w:div w:id="1878199969">
      <w:marLeft w:val="0"/>
      <w:marRight w:val="0"/>
      <w:marTop w:val="0"/>
      <w:marBottom w:val="0"/>
      <w:divBdr>
        <w:top w:val="none" w:sz="0" w:space="0" w:color="auto"/>
        <w:left w:val="none" w:sz="0" w:space="0" w:color="auto"/>
        <w:bottom w:val="none" w:sz="0" w:space="0" w:color="auto"/>
        <w:right w:val="none" w:sz="0" w:space="0" w:color="auto"/>
      </w:divBdr>
    </w:div>
    <w:div w:id="1902057410">
      <w:marLeft w:val="0"/>
      <w:marRight w:val="0"/>
      <w:marTop w:val="0"/>
      <w:marBottom w:val="0"/>
      <w:divBdr>
        <w:top w:val="none" w:sz="0" w:space="0" w:color="auto"/>
        <w:left w:val="none" w:sz="0" w:space="0" w:color="auto"/>
        <w:bottom w:val="none" w:sz="0" w:space="0" w:color="auto"/>
        <w:right w:val="none" w:sz="0" w:space="0" w:color="auto"/>
      </w:divBdr>
    </w:div>
    <w:div w:id="2099211909">
      <w:marLeft w:val="0"/>
      <w:marRight w:val="0"/>
      <w:marTop w:val="0"/>
      <w:marBottom w:val="0"/>
      <w:divBdr>
        <w:top w:val="none" w:sz="0" w:space="0" w:color="auto"/>
        <w:left w:val="none" w:sz="0" w:space="0" w:color="auto"/>
        <w:bottom w:val="none" w:sz="0" w:space="0" w:color="auto"/>
        <w:right w:val="none" w:sz="0" w:space="0" w:color="auto"/>
      </w:divBdr>
      <w:divsChild>
        <w:div w:id="340549165">
          <w:marLeft w:val="0"/>
          <w:marRight w:val="0"/>
          <w:marTop w:val="0"/>
          <w:marBottom w:val="150"/>
          <w:divBdr>
            <w:top w:val="single" w:sz="12" w:space="0" w:color="000000"/>
            <w:left w:val="none" w:sz="0" w:space="0" w:color="auto"/>
            <w:bottom w:val="single" w:sz="12" w:space="0" w:color="000000"/>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globalforestwatch.org/dashboards/country/THA/?category=summary&amp;location=WyJjb3VudHJ5IiwiVEhBIl0%3D&amp;map=eyJjYW5Cb3VuZCI6ZmFsc2UsImRhdGFzZXRzIjpbeyJkYXRhc2V0IjoicG9saXRpY2FsLWJvdW5kYXJpZXMiLCJsYXllcnMiOlsiZGlzcHV0ZWQtcG9saXRpY2FsLWJvdW5kYXJpZXMiLCJwb2xpdGljYWwtYm91bmRhcmllcyJdLCJib3VuZGFyeSI6dHJ1ZSwib3BhY2l0eSI6MSwidmlzaWJpbGl0eSI6dHJ1ZX0seyJkYXRhc2V0IjoidHJlZS1jb3Zlci1sb3NzIiwibGF5ZXJzIjpbInRyZWUtY292ZXItbG9zcyJdLCJvcGFjaXR5IjoxLCJ2aXNpYmlsaXR5Ijp0cnVlLCJ0aW1lbGluZVBhcmFtcyI6eyJzdGFydERhdGUiOiIyMDAxLTAxLTAxIiwiZW5kRGF0ZSI6IjIwMjEtMTItMzEiLCJ0cmltRW5kRGF0ZSI6IjIwMjEtMTItMzEifSwicGFyYW1zIjp7InRocmVzaG9sZCI6MzAsInZpc2liaWxpdHkiOnRydWV9fV19&amp;showMap=true" TargetMode="Externa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hyperlink" Target="https://www.genesys-pgr.org/" TargetMode="Externa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https://rbgkew.sharepoint.com/sites/KewPlantAssessment2022-2/Shared%20Documents/General/Projects/Threatened%20Biodiversity%20Hotspots%20Programme/resources/redListLogo.jpg" TargetMode="External"/><Relationship Id="rId14" Type="http://schemas.openxmlformats.org/officeDocument/2006/relationships/hyperlink" Target="http://data.gbif.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file>

<file path=customXml/item2.xml><?xml version="1.0" encoding="utf-8"?>
<?mso-contentType ?>
<SharedContentType xmlns="Microsoft.SharePoint.Taxonomy.ContentTypeSync" SourceId="4874f941-1732-4aa1-804a-4f99632a5909" ContentTypeId="0x01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DE9887-4710-4E93-B73C-39D732FDDDB1}">
  <ds:schemaRefs>
    <ds:schemaRef ds:uri="http://schemas.microsoft.com/sharepoint/events"/>
  </ds:schemaRefs>
</ds:datastoreItem>
</file>

<file path=customXml/itemProps2.xml><?xml version="1.0" encoding="utf-8"?>
<ds:datastoreItem xmlns:ds="http://schemas.openxmlformats.org/officeDocument/2006/customXml" ds:itemID="{F6360FC9-C246-460F-B418-27BBF33CB8BE}">
  <ds:schemaRefs>
    <ds:schemaRef ds:uri="Microsoft.SharePoint.Taxonomy.ContentTypeSync"/>
  </ds:schemaRefs>
</ds:datastoreItem>
</file>

<file path=customXml/itemProps3.xml><?xml version="1.0" encoding="utf-8"?>
<ds:datastoreItem xmlns:ds="http://schemas.openxmlformats.org/officeDocument/2006/customXml" ds:itemID="{78EC06C3-BB26-4A78-98F9-EC8C50907C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5698FCD-67C8-4AD1-A6C7-F53C63FAB1EF}">
  <ds:schemaRefs>
    <ds:schemaRef ds:uri="http://schemas.microsoft.com/office/2006/metadata/properties"/>
    <ds:schemaRef ds:uri="http://schemas.microsoft.com/office/infopath/2007/PartnerControls"/>
    <ds:schemaRef ds:uri="3174fa65-5130-4218-be7b-3006b691958f"/>
    <ds:schemaRef ds:uri="590658d6-28a4-43df-8461-354b94568f6c"/>
  </ds:schemaRefs>
</ds:datastoreItem>
</file>

<file path=customXml/itemProps5.xml><?xml version="1.0" encoding="utf-8"?>
<ds:datastoreItem xmlns:ds="http://schemas.openxmlformats.org/officeDocument/2006/customXml" ds:itemID="{1BFBA27E-9776-4E05-8131-5CEEB0E0E7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1262</Words>
  <Characters>7198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Psydrax calcicola</vt:lpstr>
    </vt:vector>
  </TitlesOfParts>
  <Company/>
  <LinksUpToDate>false</LinksUpToDate>
  <CharactersWithSpaces>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Psydrax calcicola</dc:title>
  <dc:subject/>
  <dc:creator>Jack Plummer</dc:creator>
  <cp:keywords/>
  <dc:description/>
  <cp:lastModifiedBy>Jack Plummer</cp:lastModifiedBy>
  <cp:revision>3</cp:revision>
  <dcterms:created xsi:type="dcterms:W3CDTF">2022-08-19T20:50:00Z</dcterms:created>
  <dcterms:modified xsi:type="dcterms:W3CDTF">2022-08-19T20:53:00Z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y fmtid="{D5CDD505-2E9C-101B-9397-08002B2CF9AE}" pid="3" name="MediaServiceImageTags">
    <vt:lpwstr/>
  </property>
</Properties>
</file>