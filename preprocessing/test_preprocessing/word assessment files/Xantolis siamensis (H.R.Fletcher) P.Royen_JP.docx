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63B10" w14:textId="77777777" w:rsidR="00000000" w:rsidRDefault="00095617">
      <w:pPr>
        <w:jc w:val="center"/>
        <w:divId w:val="1929339785"/>
        <w:rPr>
          <w:rFonts w:ascii="Georgia" w:eastAsia="Times New Roman" w:hAnsi="Georgia"/>
          <w:b/>
          <w:bCs/>
          <w:sz w:val="29"/>
          <w:szCs w:val="29"/>
        </w:rPr>
      </w:pPr>
      <w:r>
        <w:rPr>
          <w:rFonts w:ascii="Georgia" w:eastAsia="Times New Roman" w:hAnsi="Georgia"/>
          <w:b/>
          <w:bCs/>
          <w:sz w:val="29"/>
          <w:szCs w:val="29"/>
        </w:rPr>
        <w:t>Draft</w:t>
      </w:r>
    </w:p>
    <w:p w14:paraId="72B4B039" w14:textId="77777777" w:rsidR="00000000" w:rsidRDefault="00095617">
      <w:pPr>
        <w:divId w:val="752359229"/>
        <w:rPr>
          <w:rFonts w:ascii="Georgia" w:eastAsia="Times New Roman" w:hAnsi="Georgia"/>
          <w:sz w:val="18"/>
          <w:szCs w:val="18"/>
        </w:rPr>
      </w:pPr>
      <w:r>
        <w:rPr>
          <w:rFonts w:ascii="Georgia" w:eastAsia="Times New Roman" w:hAnsi="Georgia"/>
          <w:noProof/>
          <w:sz w:val="18"/>
          <w:szCs w:val="18"/>
        </w:rPr>
        <w:drawing>
          <wp:inline distT="0" distB="0" distL="0" distR="0" wp14:anchorId="37AE0FFD" wp14:editId="2BA83A33">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D96BA0" w14:textId="77777777" w:rsidR="00000000" w:rsidRDefault="00095617">
      <w:pPr>
        <w:shd w:val="clear" w:color="auto" w:fill="FFFFFF"/>
        <w:spacing w:before="100" w:beforeAutospacing="1" w:after="100" w:afterAutospacing="1"/>
        <w:jc w:val="right"/>
        <w:outlineLvl w:val="1"/>
        <w:divId w:val="752359229"/>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Xantolis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siamensis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H.</w:t>
      </w:r>
      <w:proofErr w:type="gramStart"/>
      <w:r>
        <w:rPr>
          <w:rFonts w:ascii="Georgia" w:eastAsia="Times New Roman" w:hAnsi="Georgia"/>
          <w:b/>
          <w:bCs/>
          <w:color w:val="000000"/>
          <w:kern w:val="36"/>
          <w:sz w:val="29"/>
          <w:szCs w:val="29"/>
        </w:rPr>
        <w:t>R.Fletcher</w:t>
      </w:r>
      <w:proofErr w:type="spellEnd"/>
      <w:proofErr w:type="gramEnd"/>
      <w:r>
        <w:rPr>
          <w:rFonts w:ascii="Georgia" w:eastAsia="Times New Roman" w:hAnsi="Georgia"/>
          <w:b/>
          <w:bCs/>
          <w:color w:val="000000"/>
          <w:kern w:val="36"/>
          <w:sz w:val="29"/>
          <w:szCs w:val="29"/>
        </w:rPr>
        <w:t xml:space="preserve">) </w:t>
      </w:r>
      <w:proofErr w:type="spellStart"/>
      <w:r>
        <w:rPr>
          <w:rFonts w:ascii="Georgia" w:eastAsia="Times New Roman" w:hAnsi="Georgia"/>
          <w:b/>
          <w:bCs/>
          <w:color w:val="000000"/>
          <w:kern w:val="36"/>
          <w:sz w:val="29"/>
          <w:szCs w:val="29"/>
        </w:rPr>
        <w:t>P.Royen</w:t>
      </w:r>
      <w:proofErr w:type="spellEnd"/>
    </w:p>
    <w:p w14:paraId="6802A8C6" w14:textId="77777777" w:rsidR="00000000" w:rsidRDefault="00095617">
      <w:pPr>
        <w:jc w:val="right"/>
        <w:divId w:val="752359229"/>
        <w:rPr>
          <w:rFonts w:ascii="Georgia" w:eastAsia="Times New Roman" w:hAnsi="Georgia"/>
          <w:sz w:val="18"/>
          <w:szCs w:val="18"/>
        </w:rPr>
      </w:pPr>
      <w:r>
        <w:rPr>
          <w:rFonts w:ascii="Georgia" w:eastAsia="Times New Roman" w:hAnsi="Georgia"/>
          <w:sz w:val="18"/>
          <w:szCs w:val="18"/>
        </w:rPr>
        <w:t xml:space="preserve">PLANTAE - TRACHEOPHYTA - MAGNOLIOPSIDA - ERICALES - SAPOTACEAE - </w:t>
      </w:r>
      <w:proofErr w:type="spellStart"/>
      <w:r>
        <w:rPr>
          <w:rFonts w:ascii="Georgia" w:eastAsia="Times New Roman" w:hAnsi="Georgia"/>
          <w:sz w:val="18"/>
          <w:szCs w:val="18"/>
        </w:rPr>
        <w:t>Xantolis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siamensis</w:t>
      </w:r>
      <w:proofErr w:type="spellEnd"/>
    </w:p>
    <w:p w14:paraId="491190FE" w14:textId="77777777" w:rsidR="00000000" w:rsidRDefault="00095617">
      <w:pPr>
        <w:pStyle w:val="NormalWeb"/>
        <w:divId w:val="438841338"/>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proofErr w:type="spellStart"/>
      <w:r>
        <w:rPr>
          <w:rFonts w:ascii="Georgia" w:hAnsi="Georgia"/>
        </w:rPr>
        <w:t>Planchonella</w:t>
      </w:r>
      <w:proofErr w:type="spellEnd"/>
      <w:r>
        <w:rPr>
          <w:rFonts w:ascii="Georgia" w:hAnsi="Georgia"/>
        </w:rPr>
        <w:t xml:space="preserve"> </w:t>
      </w:r>
      <w:proofErr w:type="spellStart"/>
      <w:r>
        <w:rPr>
          <w:rFonts w:ascii="Georgia" w:hAnsi="Georgia"/>
        </w:rPr>
        <w:t>siamensis</w:t>
      </w:r>
      <w:proofErr w:type="spellEnd"/>
      <w:r>
        <w:rPr>
          <w:rFonts w:ascii="Georgia" w:hAnsi="Georgia"/>
        </w:rPr>
        <w:t xml:space="preserve"> </w:t>
      </w:r>
      <w:proofErr w:type="spellStart"/>
      <w:r>
        <w:rPr>
          <w:rFonts w:ascii="Georgia" w:hAnsi="Georgia"/>
        </w:rPr>
        <w:t>H.</w:t>
      </w:r>
      <w:proofErr w:type="gramStart"/>
      <w:r>
        <w:rPr>
          <w:rFonts w:ascii="Georgia" w:hAnsi="Georgia"/>
        </w:rPr>
        <w:t>R.Fletcher</w:t>
      </w:r>
      <w:proofErr w:type="spellEnd"/>
      <w:proofErr w:type="gramEnd"/>
      <w:r>
        <w:rPr>
          <w:rFonts w:ascii="Georgia" w:hAnsi="Georgia"/>
        </w:rPr>
        <w:t xml:space="preserve">; Pouteria </w:t>
      </w:r>
      <w:proofErr w:type="spellStart"/>
      <w:r>
        <w:rPr>
          <w:rFonts w:ascii="Georgia" w:hAnsi="Georgia"/>
        </w:rPr>
        <w:t>siamensis</w:t>
      </w:r>
      <w:proofErr w:type="spellEnd"/>
      <w:r>
        <w:rPr>
          <w:rFonts w:ascii="Georgia" w:hAnsi="Georgia"/>
        </w:rPr>
        <w:t xml:space="preserve"> (</w:t>
      </w:r>
      <w:proofErr w:type="spellStart"/>
      <w:r>
        <w:rPr>
          <w:rFonts w:ascii="Georgia" w:hAnsi="Georgia"/>
        </w:rPr>
        <w:t>H.R.Fletcher</w:t>
      </w:r>
      <w:proofErr w:type="spellEnd"/>
      <w:r>
        <w:rPr>
          <w:rFonts w:ascii="Georgia" w:hAnsi="Georgia"/>
        </w:rPr>
        <w:t xml:space="preserve">) </w:t>
      </w:r>
      <w:proofErr w:type="spellStart"/>
      <w:r>
        <w:rPr>
          <w:rFonts w:ascii="Georgia" w:hAnsi="Georgia"/>
        </w:rPr>
        <w:t>Baehni</w:t>
      </w:r>
      <w:proofErr w:type="spell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76"/>
      </w:tblGrid>
      <w:tr w:rsidR="00000000" w14:paraId="4F1616D9" w14:textId="77777777">
        <w:trPr>
          <w:tblCellSpacing w:w="15" w:type="dxa"/>
          <w:jc w:val="center"/>
        </w:trPr>
        <w:tc>
          <w:tcPr>
            <w:tcW w:w="0" w:type="auto"/>
            <w:tcBorders>
              <w:bottom w:val="single" w:sz="6" w:space="0" w:color="000000"/>
            </w:tcBorders>
            <w:shd w:val="clear" w:color="auto" w:fill="BBBBBB"/>
            <w:vAlign w:val="center"/>
            <w:hideMark/>
          </w:tcPr>
          <w:p w14:paraId="41F42AAD" w14:textId="77777777" w:rsidR="00000000" w:rsidRDefault="00095617">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07D77C67" w14:textId="77777777">
        <w:trPr>
          <w:tblCellSpacing w:w="15" w:type="dxa"/>
          <w:jc w:val="center"/>
        </w:trPr>
        <w:tc>
          <w:tcPr>
            <w:tcW w:w="0" w:type="auto"/>
            <w:vAlign w:val="center"/>
            <w:hideMark/>
          </w:tcPr>
          <w:p w14:paraId="1D77612B" w14:textId="77777777" w:rsidR="00000000" w:rsidRDefault="00095617">
            <w:pPr>
              <w:spacing w:after="75"/>
              <w:rPr>
                <w:rFonts w:ascii="Georgia" w:eastAsia="Times New Roman" w:hAnsi="Georgia"/>
                <w:sz w:val="20"/>
                <w:szCs w:val="20"/>
              </w:rPr>
            </w:pPr>
            <w:commentRangeStart w:id="0"/>
            <w:r>
              <w:rPr>
                <w:rFonts w:ascii="Georgia" w:eastAsia="Times New Roman" w:hAnsi="Georgia"/>
                <w:sz w:val="20"/>
                <w:szCs w:val="20"/>
              </w:rPr>
              <w:t>EN - Endangered, B2ab(iii) (IUCN version 3.1)</w:t>
            </w:r>
            <w:commentRangeEnd w:id="0"/>
            <w:r w:rsidR="00870DCB">
              <w:rPr>
                <w:rStyle w:val="CommentReference"/>
              </w:rPr>
              <w:commentReference w:id="0"/>
            </w:r>
          </w:p>
        </w:tc>
      </w:tr>
    </w:tbl>
    <w:p w14:paraId="70CC1D5C" w14:textId="77777777" w:rsidR="00000000" w:rsidRDefault="00095617">
      <w:pPr>
        <w:pStyle w:val="Heading1"/>
        <w:divId w:val="27150294"/>
        <w:rPr>
          <w:rFonts w:ascii="Georgia" w:eastAsia="Times New Roman" w:hAnsi="Georgia"/>
          <w:sz w:val="29"/>
          <w:szCs w:val="29"/>
        </w:rPr>
      </w:pPr>
      <w:r>
        <w:rPr>
          <w:rFonts w:ascii="Georgia" w:eastAsia="Times New Roman" w:hAnsi="Georgia"/>
          <w:sz w:val="29"/>
          <w:szCs w:val="29"/>
        </w:rPr>
        <w:t>Red List Assessment</w:t>
      </w:r>
    </w:p>
    <w:p w14:paraId="618F3720" w14:textId="77777777" w:rsidR="00000000" w:rsidRDefault="00095617">
      <w:pPr>
        <w:pStyle w:val="Heading2"/>
        <w:divId w:val="27150294"/>
        <w:rPr>
          <w:rFonts w:ascii="Georgia" w:eastAsia="Times New Roman" w:hAnsi="Georgia"/>
          <w:sz w:val="27"/>
          <w:szCs w:val="27"/>
        </w:rPr>
      </w:pPr>
      <w:r>
        <w:rPr>
          <w:rFonts w:ascii="Georgia" w:eastAsia="Times New Roman" w:hAnsi="Georgia"/>
          <w:sz w:val="27"/>
          <w:szCs w:val="27"/>
        </w:rPr>
        <w:t>Assessment Information</w:t>
      </w:r>
    </w:p>
    <w:p w14:paraId="4E42A542" w14:textId="77777777" w:rsidR="00000000" w:rsidRDefault="00095617">
      <w:pPr>
        <w:pStyle w:val="NormalWeb"/>
        <w:divId w:val="27150294"/>
        <w:rPr>
          <w:rFonts w:ascii="Georgia" w:hAnsi="Georgia"/>
        </w:rPr>
      </w:pPr>
      <w:r>
        <w:rPr>
          <w:rStyle w:val="datalabel1"/>
          <w:rFonts w:ascii="Georgia" w:hAnsi="Georgia"/>
        </w:rPr>
        <w:t xml:space="preserve">Date of Assessment: </w:t>
      </w:r>
      <w:r>
        <w:rPr>
          <w:rFonts w:ascii="Georgia" w:hAnsi="Georgia"/>
        </w:rPr>
        <w:t>2022-05-17</w:t>
      </w:r>
    </w:p>
    <w:p w14:paraId="6DCABE9F" w14:textId="77777777" w:rsidR="00000000" w:rsidRDefault="00095617">
      <w:pPr>
        <w:pStyle w:val="NormalWeb"/>
        <w:divId w:val="27150294"/>
        <w:rPr>
          <w:rFonts w:ascii="Georgia" w:hAnsi="Georgia"/>
        </w:rPr>
      </w:pPr>
      <w:r>
        <w:rPr>
          <w:rStyle w:val="datalabel1"/>
          <w:rFonts w:ascii="Georgia" w:hAnsi="Georgia"/>
        </w:rPr>
        <w:t xml:space="preserve">Assessor(s): </w:t>
      </w:r>
      <w:r>
        <w:rPr>
          <w:rFonts w:ascii="Georgia" w:hAnsi="Georgia"/>
        </w:rPr>
        <w:t>Pakkad, G.</w:t>
      </w:r>
    </w:p>
    <w:p w14:paraId="15FFDE50" w14:textId="77777777" w:rsidR="00000000" w:rsidRDefault="00095617">
      <w:pPr>
        <w:pStyle w:val="NormalWeb"/>
        <w:divId w:val="27150294"/>
        <w:rPr>
          <w:rFonts w:ascii="Georgia" w:hAnsi="Georgia"/>
        </w:rPr>
      </w:pPr>
      <w:r>
        <w:rPr>
          <w:rStyle w:val="datalabel1"/>
          <w:rFonts w:ascii="Georgia" w:hAnsi="Georgia"/>
        </w:rPr>
        <w:t xml:space="preserve">Regions: </w:t>
      </w:r>
      <w:r>
        <w:rPr>
          <w:rFonts w:ascii="Georgia" w:hAnsi="Georgia"/>
        </w:rPr>
        <w:t>Global</w:t>
      </w:r>
    </w:p>
    <w:p w14:paraId="140062FB" w14:textId="77777777" w:rsidR="00000000" w:rsidRDefault="00095617">
      <w:pPr>
        <w:pStyle w:val="Heading2"/>
        <w:divId w:val="27150294"/>
        <w:rPr>
          <w:rFonts w:ascii="Georgia" w:eastAsia="Times New Roman" w:hAnsi="Georgia"/>
          <w:sz w:val="27"/>
          <w:szCs w:val="27"/>
        </w:rPr>
      </w:pPr>
      <w:r>
        <w:rPr>
          <w:rFonts w:ascii="Georgia" w:eastAsia="Times New Roman" w:hAnsi="Georgia"/>
          <w:sz w:val="27"/>
          <w:szCs w:val="27"/>
        </w:rPr>
        <w:t>Assessment Rationale</w:t>
      </w:r>
    </w:p>
    <w:p w14:paraId="6DE1E856" w14:textId="7C440CF6" w:rsidR="00000000" w:rsidRDefault="00870DCB">
      <w:pPr>
        <w:pStyle w:val="NormalWeb"/>
        <w:divId w:val="27150294"/>
        <w:rPr>
          <w:rFonts w:ascii="Georgia" w:hAnsi="Georgia"/>
        </w:rPr>
      </w:pPr>
      <w:ins w:id="1" w:author="Jack Plummer" w:date="2022-08-22T15:40:00Z">
        <w:r>
          <w:rPr>
            <w:rFonts w:ascii="Georgia" w:hAnsi="Georgia"/>
          </w:rPr>
          <w:t xml:space="preserve">This </w:t>
        </w:r>
      </w:ins>
      <w:del w:id="2" w:author="Jack Plummer" w:date="2022-08-22T15:40:00Z">
        <w:r w:rsidR="00095617" w:rsidDel="00870DCB">
          <w:rPr>
            <w:rFonts w:ascii="Georgia" w:hAnsi="Georgia"/>
          </w:rPr>
          <w:delText>S</w:delText>
        </w:r>
      </w:del>
      <w:ins w:id="3" w:author="Jack Plummer" w:date="2022-08-22T15:40:00Z">
        <w:r>
          <w:rPr>
            <w:rFonts w:ascii="Georgia" w:hAnsi="Georgia"/>
          </w:rPr>
          <w:t>s</w:t>
        </w:r>
      </w:ins>
      <w:r w:rsidR="00095617">
        <w:rPr>
          <w:rFonts w:ascii="Georgia" w:hAnsi="Georgia"/>
        </w:rPr>
        <w:t xml:space="preserve">pecies is known from </w:t>
      </w:r>
      <w:del w:id="4" w:author="Jack Plummer" w:date="2022-08-22T15:43:00Z">
        <w:r w:rsidR="00095617" w:rsidDel="00870DCB">
          <w:rPr>
            <w:rFonts w:ascii="Georgia" w:hAnsi="Georgia"/>
          </w:rPr>
          <w:delText xml:space="preserve">four </w:delText>
        </w:r>
      </w:del>
      <w:ins w:id="5" w:author="Jack Plummer" w:date="2022-08-22T15:43:00Z">
        <w:r>
          <w:rPr>
            <w:rFonts w:ascii="Georgia" w:hAnsi="Georgia"/>
          </w:rPr>
          <w:t>f</w:t>
        </w:r>
        <w:r>
          <w:rPr>
            <w:rFonts w:ascii="Georgia" w:hAnsi="Georgia"/>
          </w:rPr>
          <w:t>ive</w:t>
        </w:r>
        <w:r>
          <w:rPr>
            <w:rFonts w:ascii="Georgia" w:hAnsi="Georgia"/>
          </w:rPr>
          <w:t xml:space="preserve"> </w:t>
        </w:r>
      </w:ins>
      <w:r w:rsidR="00095617">
        <w:rPr>
          <w:rFonts w:ascii="Georgia" w:hAnsi="Georgia"/>
        </w:rPr>
        <w:t>collection sites within a</w:t>
      </w:r>
      <w:ins w:id="6" w:author="Jack Plummer" w:date="2022-08-22T15:40:00Z">
        <w:r>
          <w:rPr>
            <w:rFonts w:ascii="Georgia" w:hAnsi="Georgia"/>
          </w:rPr>
          <w:t>n estima</w:t>
        </w:r>
      </w:ins>
      <w:ins w:id="7" w:author="Jack Plummer" w:date="2022-08-22T15:41:00Z">
        <w:r>
          <w:rPr>
            <w:rFonts w:ascii="Georgia" w:hAnsi="Georgia"/>
          </w:rPr>
          <w:t xml:space="preserve">ted extent of occurrence </w:t>
        </w:r>
      </w:ins>
      <w:del w:id="8" w:author="Jack Plummer" w:date="2022-08-22T15:40:00Z">
        <w:r w:rsidR="00095617" w:rsidDel="00870DCB">
          <w:rPr>
            <w:rFonts w:ascii="Georgia" w:hAnsi="Georgia"/>
          </w:rPr>
          <w:delText xml:space="preserve"> </w:delText>
        </w:r>
        <w:r w:rsidR="00095617" w:rsidDel="00870DCB">
          <w:rPr>
            <w:rFonts w:ascii="Georgia" w:hAnsi="Georgia"/>
          </w:rPr>
          <w:delText xml:space="preserve">larger area </w:delText>
        </w:r>
      </w:del>
      <w:r w:rsidR="00095617">
        <w:rPr>
          <w:rFonts w:ascii="Georgia" w:hAnsi="Georgia"/>
        </w:rPr>
        <w:t>(EOO</w:t>
      </w:r>
      <w:ins w:id="9" w:author="Jack Plummer" w:date="2022-08-22T15:41:00Z">
        <w:r>
          <w:rPr>
            <w:rFonts w:ascii="Georgia" w:hAnsi="Georgia"/>
          </w:rPr>
          <w:t>) of</w:t>
        </w:r>
      </w:ins>
      <w:del w:id="10" w:author="Jack Plummer" w:date="2022-08-22T15:41:00Z">
        <w:r w:rsidR="00095617" w:rsidDel="00870DCB">
          <w:rPr>
            <w:rFonts w:ascii="Georgia" w:hAnsi="Georgia"/>
          </w:rPr>
          <w:delText xml:space="preserve"> =</w:delText>
        </w:r>
      </w:del>
      <w:r w:rsidR="00095617">
        <w:rPr>
          <w:rFonts w:ascii="Georgia" w:hAnsi="Georgia"/>
        </w:rPr>
        <w:t xml:space="preserve"> 294,066 km2</w:t>
      </w:r>
      <w:del w:id="11" w:author="Jack Plummer" w:date="2022-08-22T15:41:00Z">
        <w:r w:rsidR="00095617" w:rsidDel="00870DCB">
          <w:rPr>
            <w:rFonts w:ascii="Georgia" w:hAnsi="Georgia"/>
          </w:rPr>
          <w:delText>)</w:delText>
        </w:r>
      </w:del>
      <w:r w:rsidR="00095617">
        <w:rPr>
          <w:rFonts w:ascii="Georgia" w:hAnsi="Georgia"/>
        </w:rPr>
        <w:t xml:space="preserve">. There are areas of suitable habitat that have not been comprehensively surveyed, but urbanization is causing sharp declines </w:t>
      </w:r>
      <w:del w:id="12" w:author="Jack Plummer" w:date="2022-08-22T15:41:00Z">
        <w:r w:rsidR="00095617" w:rsidDel="00870DCB">
          <w:rPr>
            <w:rFonts w:ascii="Georgia" w:hAnsi="Georgia"/>
          </w:rPr>
          <w:delText>it is</w:delText>
        </w:r>
      </w:del>
      <w:ins w:id="13" w:author="Jack Plummer" w:date="2022-08-22T15:41:00Z">
        <w:r>
          <w:rPr>
            <w:rFonts w:ascii="Georgia" w:hAnsi="Georgia"/>
          </w:rPr>
          <w:t>in its</w:t>
        </w:r>
      </w:ins>
      <w:r w:rsidR="00095617">
        <w:rPr>
          <w:rFonts w:ascii="Georgia" w:hAnsi="Georgia"/>
        </w:rPr>
        <w:t xml:space="preserve"> availability. Its e</w:t>
      </w:r>
      <w:r w:rsidR="00095617">
        <w:rPr>
          <w:rFonts w:ascii="Georgia" w:hAnsi="Georgia"/>
        </w:rPr>
        <w:t>stimated extent of occurrence (EOO) great</w:t>
      </w:r>
      <w:ins w:id="14" w:author="Jack Plummer" w:date="2022-08-22T15:41:00Z">
        <w:r>
          <w:rPr>
            <w:rFonts w:ascii="Georgia" w:hAnsi="Georgia"/>
          </w:rPr>
          <w:t>ly</w:t>
        </w:r>
      </w:ins>
      <w:del w:id="15" w:author="Jack Plummer" w:date="2022-08-22T15:41:00Z">
        <w:r w:rsidR="00095617" w:rsidDel="00870DCB">
          <w:rPr>
            <w:rFonts w:ascii="Georgia" w:hAnsi="Georgia"/>
          </w:rPr>
          <w:delText>er</w:delText>
        </w:r>
      </w:del>
      <w:r w:rsidR="00095617">
        <w:rPr>
          <w:rFonts w:ascii="Georgia" w:hAnsi="Georgia"/>
        </w:rPr>
        <w:t xml:space="preserve"> exceeds the threshold values for the Endanger</w:t>
      </w:r>
      <w:ins w:id="16" w:author="Jack Plummer" w:date="2022-08-22T15:41:00Z">
        <w:r>
          <w:rPr>
            <w:rFonts w:ascii="Georgia" w:hAnsi="Georgia"/>
          </w:rPr>
          <w:t>ed</w:t>
        </w:r>
      </w:ins>
      <w:r w:rsidR="00095617">
        <w:rPr>
          <w:rFonts w:ascii="Georgia" w:hAnsi="Georgia"/>
        </w:rPr>
        <w:t xml:space="preserve"> category under criterion B1. Based on georeferenced herbarium specimens, the area of occupancy is estimated as 20 km</w:t>
      </w:r>
      <w:r w:rsidR="00095617">
        <w:rPr>
          <w:rFonts w:ascii="Georgia" w:hAnsi="Georgia"/>
          <w:vertAlign w:val="superscript"/>
        </w:rPr>
        <w:t>2</w:t>
      </w:r>
      <w:r w:rsidR="00095617">
        <w:rPr>
          <w:rFonts w:ascii="Georgia" w:hAnsi="Georgia"/>
        </w:rPr>
        <w:t>, falling within the threshold values for the End</w:t>
      </w:r>
      <w:r w:rsidR="00095617">
        <w:rPr>
          <w:rFonts w:ascii="Georgia" w:hAnsi="Georgia"/>
        </w:rPr>
        <w:t>angered category under criterion B2. While this is likely to be an underestimate as botanical inventory is incomplete across its distribution, it is considered unlikely that the true value exceeds the Endangered threshold of 500 km</w:t>
      </w:r>
      <w:r w:rsidR="00095617">
        <w:rPr>
          <w:rFonts w:ascii="Georgia" w:hAnsi="Georgia"/>
          <w:vertAlign w:val="superscript"/>
        </w:rPr>
        <w:t>2</w:t>
      </w:r>
      <w:r w:rsidR="00095617">
        <w:rPr>
          <w:rFonts w:ascii="Georgia" w:hAnsi="Georgia"/>
        </w:rPr>
        <w:t>. The major threat to th</w:t>
      </w:r>
      <w:r w:rsidR="00095617">
        <w:rPr>
          <w:rFonts w:ascii="Georgia" w:hAnsi="Georgia"/>
        </w:rPr>
        <w:t xml:space="preserve">e species is urbanization across its range, which is inferred to be contributing to a continuing decline in habitat area, extent, and quality. The species </w:t>
      </w:r>
      <w:proofErr w:type="gramStart"/>
      <w:r w:rsidR="00095617">
        <w:rPr>
          <w:rFonts w:ascii="Georgia" w:hAnsi="Georgia"/>
        </w:rPr>
        <w:t>is considered to be</w:t>
      </w:r>
      <w:proofErr w:type="gramEnd"/>
      <w:r w:rsidR="00095617">
        <w:rPr>
          <w:rFonts w:ascii="Georgia" w:hAnsi="Georgia"/>
        </w:rPr>
        <w:t xml:space="preserve"> restricted to five locations. Although this number could be higher if the species</w:t>
      </w:r>
      <w:r w:rsidR="00095617">
        <w:rPr>
          <w:rFonts w:ascii="Georgia" w:hAnsi="Georgia"/>
        </w:rPr>
        <w:t xml:space="preserve"> is confirmed to occur elsewhere within the EOO, the number of locations may still total five or fewer. There is limited population information available, but the population trend is suspected to be decreasing. It is not clear whether the population is sev</w:t>
      </w:r>
      <w:r w:rsidR="00095617">
        <w:rPr>
          <w:rFonts w:ascii="Georgia" w:hAnsi="Georgia"/>
        </w:rPr>
        <w:t>erely fragmented or subject to extreme fluctuations. Taking a precautionary approach, the species is assessed as Endangered B2ab(iii) owing to its restricted AOO, limited number of locations, and continuing habitat decline. As the species is poorly studied</w:t>
      </w:r>
      <w:r w:rsidR="00095617">
        <w:rPr>
          <w:rFonts w:ascii="Georgia" w:hAnsi="Georgia"/>
        </w:rPr>
        <w:t>, and suspected to be under-collected, further research into its distribution and population status will be necessary to validate this assessment of extinction risk.</w:t>
      </w:r>
    </w:p>
    <w:p w14:paraId="0E9B0B14" w14:textId="77777777" w:rsidR="00000000" w:rsidRDefault="00095617">
      <w:pPr>
        <w:pStyle w:val="Heading1"/>
        <w:divId w:val="1082801166"/>
        <w:rPr>
          <w:rFonts w:ascii="Georgia" w:eastAsia="Times New Roman" w:hAnsi="Georgia"/>
          <w:sz w:val="29"/>
          <w:szCs w:val="29"/>
        </w:rPr>
      </w:pPr>
      <w:r>
        <w:rPr>
          <w:rFonts w:ascii="Georgia" w:eastAsia="Times New Roman" w:hAnsi="Georgia"/>
          <w:sz w:val="29"/>
          <w:szCs w:val="29"/>
        </w:rPr>
        <w:t>Distribution</w:t>
      </w:r>
    </w:p>
    <w:p w14:paraId="6D04BE07" w14:textId="77777777" w:rsidR="00000000" w:rsidRDefault="00095617">
      <w:pPr>
        <w:pStyle w:val="Heading2"/>
        <w:divId w:val="1082801166"/>
        <w:rPr>
          <w:rFonts w:ascii="Georgia" w:eastAsia="Times New Roman" w:hAnsi="Georgia"/>
          <w:sz w:val="27"/>
          <w:szCs w:val="27"/>
        </w:rPr>
      </w:pPr>
      <w:r>
        <w:rPr>
          <w:rFonts w:ascii="Georgia" w:eastAsia="Times New Roman" w:hAnsi="Georgia"/>
          <w:sz w:val="27"/>
          <w:szCs w:val="27"/>
        </w:rPr>
        <w:t>Geographic Range</w:t>
      </w:r>
    </w:p>
    <w:p w14:paraId="69FB027C" w14:textId="1847AB1B" w:rsidR="00000000" w:rsidRDefault="00095617">
      <w:pPr>
        <w:pStyle w:val="NormalWeb"/>
        <w:divId w:val="1082801166"/>
        <w:rPr>
          <w:rFonts w:ascii="Georgia" w:hAnsi="Georgia"/>
        </w:rPr>
      </w:pPr>
      <w:r>
        <w:rPr>
          <w:rFonts w:ascii="Georgia" w:hAnsi="Georgia"/>
        </w:rPr>
        <w:t>The distribution of this species is </w:t>
      </w:r>
      <w:del w:id="17" w:author="Jack Plummer" w:date="2022-08-22T15:42:00Z">
        <w:r w:rsidDel="00870DCB">
          <w:rPr>
            <w:rFonts w:ascii="Georgia" w:hAnsi="Georgia"/>
          </w:rPr>
          <w:delText>Chiang Mai, Kanchanaburi, Prachin Buri and Ratchaburi province of </w:delText>
        </w:r>
      </w:del>
      <w:r>
        <w:rPr>
          <w:rFonts w:ascii="Georgia" w:hAnsi="Georgia"/>
        </w:rPr>
        <w:t>Thailand</w:t>
      </w:r>
      <w:ins w:id="18" w:author="Jack Plummer" w:date="2022-08-22T15:42:00Z">
        <w:r w:rsidR="00870DCB">
          <w:rPr>
            <w:rFonts w:ascii="Georgia" w:hAnsi="Georgia"/>
          </w:rPr>
          <w:t xml:space="preserve"> (</w:t>
        </w:r>
        <w:r w:rsidR="00870DCB">
          <w:rPr>
            <w:rFonts w:ascii="Georgia" w:hAnsi="Georgia"/>
          </w:rPr>
          <w:t>Chiang Mai, Kanchanaburi, </w:t>
        </w:r>
        <w:proofErr w:type="spellStart"/>
        <w:r w:rsidR="00870DCB">
          <w:rPr>
            <w:rFonts w:ascii="Georgia" w:hAnsi="Georgia"/>
          </w:rPr>
          <w:t>Prachin</w:t>
        </w:r>
        <w:proofErr w:type="spellEnd"/>
        <w:r w:rsidR="00870DCB">
          <w:rPr>
            <w:rFonts w:ascii="Georgia" w:hAnsi="Georgia"/>
          </w:rPr>
          <w:t xml:space="preserve"> Buri and Ratchaburi province</w:t>
        </w:r>
        <w:r w:rsidR="00870DCB">
          <w:rPr>
            <w:rFonts w:ascii="Georgia" w:hAnsi="Georgia"/>
          </w:rPr>
          <w:t>s)</w:t>
        </w:r>
        <w:r w:rsidR="00870DCB">
          <w:rPr>
            <w:rFonts w:ascii="Georgia" w:hAnsi="Georgia"/>
          </w:rPr>
          <w:t xml:space="preserve"> </w:t>
        </w:r>
      </w:ins>
      <w:del w:id="19" w:author="Jack Plummer" w:date="2022-08-22T15:42:00Z">
        <w:r w:rsidDel="00870DCB">
          <w:rPr>
            <w:rFonts w:ascii="Georgia" w:hAnsi="Georgia"/>
          </w:rPr>
          <w:delText xml:space="preserve"> </w:delText>
        </w:r>
      </w:del>
      <w:r>
        <w:rPr>
          <w:rFonts w:ascii="Georgia" w:hAnsi="Georgia"/>
        </w:rPr>
        <w:t>and </w:t>
      </w:r>
      <w:del w:id="20" w:author="Jack Plummer" w:date="2022-08-22T15:42:00Z">
        <w:r w:rsidDel="00870DCB">
          <w:rPr>
            <w:rFonts w:ascii="Georgia" w:hAnsi="Georgia"/>
          </w:rPr>
          <w:delText xml:space="preserve">Yunnan province of </w:delText>
        </w:r>
      </w:del>
      <w:r>
        <w:rPr>
          <w:rFonts w:ascii="Georgia" w:hAnsi="Georgia"/>
        </w:rPr>
        <w:t>China</w:t>
      </w:r>
      <w:ins w:id="21" w:author="Jack Plummer" w:date="2022-08-22T15:42:00Z">
        <w:r w:rsidR="00870DCB">
          <w:rPr>
            <w:rFonts w:ascii="Georgia" w:hAnsi="Georgia"/>
          </w:rPr>
          <w:t xml:space="preserve"> (</w:t>
        </w:r>
        <w:r w:rsidR="00870DCB">
          <w:rPr>
            <w:rFonts w:ascii="Georgia" w:hAnsi="Georgia"/>
          </w:rPr>
          <w:t>Yunnan</w:t>
        </w:r>
        <w:r w:rsidR="00870DCB">
          <w:rPr>
            <w:rFonts w:ascii="Georgia" w:hAnsi="Georgia"/>
          </w:rPr>
          <w:t>)</w:t>
        </w:r>
      </w:ins>
      <w:r>
        <w:rPr>
          <w:rFonts w:ascii="Georgia" w:hAnsi="Georgia"/>
        </w:rPr>
        <w:t xml:space="preserve">. The species occurs </w:t>
      </w:r>
      <w:ins w:id="22" w:author="Jack Plummer" w:date="2022-08-22T15:43:00Z">
        <w:r w:rsidR="00870DCB">
          <w:rPr>
            <w:rFonts w:ascii="Georgia" w:hAnsi="Georgia"/>
          </w:rPr>
          <w:t xml:space="preserve">up to </w:t>
        </w:r>
      </w:ins>
      <w:r>
        <w:rPr>
          <w:rFonts w:ascii="Georgia" w:hAnsi="Georgia"/>
        </w:rPr>
        <w:t>50 m asl</w:t>
      </w:r>
      <w:del w:id="23" w:author="Jack Plummer" w:date="2022-08-22T15:43:00Z">
        <w:r w:rsidDel="00870DCB">
          <w:rPr>
            <w:rFonts w:ascii="Georgia" w:hAnsi="Georgia"/>
          </w:rPr>
          <w:delText xml:space="preserve"> </w:delText>
        </w:r>
      </w:del>
      <w:ins w:id="24" w:author="Jack Plummer" w:date="2022-08-22T15:43:00Z">
        <w:r w:rsidR="00870DCB">
          <w:rPr>
            <w:rFonts w:ascii="Georgia" w:hAnsi="Georgia"/>
          </w:rPr>
          <w:t>.</w:t>
        </w:r>
      </w:ins>
      <w:del w:id="25" w:author="Jack Plummer" w:date="2022-08-22T15:43:00Z">
        <w:r w:rsidDel="00870DCB">
          <w:rPr>
            <w:rFonts w:ascii="Georgia" w:hAnsi="Georgia"/>
          </w:rPr>
          <w:delText>in In open scrub.</w:delText>
        </w:r>
      </w:del>
      <w:r>
        <w:rPr>
          <w:rFonts w:ascii="Georgia" w:hAnsi="Georgia"/>
        </w:rPr>
        <w:t> Survey work is recommended to identify whether any further subpopulat</w:t>
      </w:r>
      <w:r>
        <w:rPr>
          <w:rFonts w:ascii="Georgia" w:hAnsi="Georgia"/>
        </w:rPr>
        <w:t>ions occur in Thailand and China.</w:t>
      </w:r>
    </w:p>
    <w:p w14:paraId="5D9B3745" w14:textId="77777777" w:rsidR="00000000" w:rsidRDefault="00095617">
      <w:pPr>
        <w:pStyle w:val="Heading2"/>
        <w:divId w:val="1082801166"/>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000000" w14:paraId="327B86F7" w14:textId="77777777">
        <w:trPr>
          <w:divId w:val="1082801166"/>
          <w:tblCellSpacing w:w="15" w:type="dxa"/>
        </w:trPr>
        <w:tc>
          <w:tcPr>
            <w:tcW w:w="0" w:type="auto"/>
            <w:tcBorders>
              <w:bottom w:val="single" w:sz="6" w:space="0" w:color="000000"/>
            </w:tcBorders>
            <w:shd w:val="clear" w:color="auto" w:fill="BBBBBB"/>
            <w:vAlign w:val="center"/>
            <w:hideMark/>
          </w:tcPr>
          <w:p w14:paraId="26A4454F"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0703A91E"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2B19412" w14:textId="77777777">
        <w:trPr>
          <w:divId w:val="1082801166"/>
          <w:tblCellSpacing w:w="15" w:type="dxa"/>
        </w:trPr>
        <w:tc>
          <w:tcPr>
            <w:tcW w:w="0" w:type="auto"/>
            <w:vAlign w:val="center"/>
            <w:hideMark/>
          </w:tcPr>
          <w:p w14:paraId="47F58BDE" w14:textId="77777777" w:rsidR="00000000" w:rsidRDefault="00095617">
            <w:pPr>
              <w:spacing w:after="75"/>
              <w:rPr>
                <w:rFonts w:ascii="Georgia" w:eastAsia="Times New Roman" w:hAnsi="Georgia"/>
                <w:sz w:val="18"/>
                <w:szCs w:val="18"/>
              </w:rPr>
            </w:pPr>
            <w:r>
              <w:rPr>
                <w:rFonts w:ascii="Georgia" w:eastAsia="Times New Roman" w:hAnsi="Georgia"/>
                <w:sz w:val="18"/>
                <w:szCs w:val="18"/>
              </w:rPr>
              <w:t>20</w:t>
            </w:r>
          </w:p>
        </w:tc>
        <w:tc>
          <w:tcPr>
            <w:tcW w:w="0" w:type="auto"/>
            <w:vAlign w:val="center"/>
            <w:hideMark/>
          </w:tcPr>
          <w:p w14:paraId="3203B132" w14:textId="77777777" w:rsidR="00000000" w:rsidRDefault="00095617">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018A4644" w14:textId="77777777" w:rsidR="00000000" w:rsidRDefault="00095617">
      <w:pPr>
        <w:pStyle w:val="Heading2"/>
        <w:divId w:val="1082801166"/>
        <w:rPr>
          <w:rFonts w:ascii="Georgia" w:eastAsia="Times New Roman" w:hAnsi="Georgia"/>
          <w:sz w:val="27"/>
          <w:szCs w:val="27"/>
        </w:rPr>
      </w:pPr>
      <w:r>
        <w:rPr>
          <w:rFonts w:ascii="Georgia" w:eastAsia="Times New Roman" w:hAnsi="Georgia"/>
          <w:sz w:val="27"/>
          <w:szCs w:val="27"/>
        </w:rPr>
        <w:t>Extent o</w:t>
      </w:r>
      <w:r>
        <w:rPr>
          <w:rFonts w:ascii="Georgia" w:eastAsia="Times New Roman" w:hAnsi="Georgia"/>
          <w:sz w:val="27"/>
          <w:szCs w:val="27"/>
        </w:rPr>
        <w:t>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90"/>
        <w:gridCol w:w="2551"/>
        <w:gridCol w:w="4169"/>
      </w:tblGrid>
      <w:tr w:rsidR="00000000" w14:paraId="601E9E42" w14:textId="77777777">
        <w:trPr>
          <w:divId w:val="1082801166"/>
          <w:tblCellSpacing w:w="15" w:type="dxa"/>
        </w:trPr>
        <w:tc>
          <w:tcPr>
            <w:tcW w:w="0" w:type="auto"/>
            <w:tcBorders>
              <w:bottom w:val="single" w:sz="6" w:space="0" w:color="000000"/>
            </w:tcBorders>
            <w:shd w:val="clear" w:color="auto" w:fill="BBBBBB"/>
            <w:vAlign w:val="center"/>
            <w:hideMark/>
          </w:tcPr>
          <w:p w14:paraId="30B65C5F"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5F026ECB"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B61559F"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E36848B" w14:textId="77777777">
        <w:trPr>
          <w:divId w:val="1082801166"/>
          <w:tblCellSpacing w:w="15" w:type="dxa"/>
        </w:trPr>
        <w:tc>
          <w:tcPr>
            <w:tcW w:w="0" w:type="auto"/>
            <w:vAlign w:val="center"/>
            <w:hideMark/>
          </w:tcPr>
          <w:p w14:paraId="11AA4097" w14:textId="77777777" w:rsidR="00000000" w:rsidRDefault="00095617">
            <w:pPr>
              <w:spacing w:after="75"/>
              <w:rPr>
                <w:rFonts w:ascii="Georgia" w:eastAsia="Times New Roman" w:hAnsi="Georgia"/>
                <w:sz w:val="18"/>
                <w:szCs w:val="18"/>
              </w:rPr>
            </w:pPr>
            <w:r>
              <w:rPr>
                <w:rFonts w:ascii="Georgia" w:eastAsia="Times New Roman" w:hAnsi="Georgia"/>
                <w:sz w:val="18"/>
                <w:szCs w:val="18"/>
              </w:rPr>
              <w:t>294066</w:t>
            </w:r>
          </w:p>
        </w:tc>
        <w:tc>
          <w:tcPr>
            <w:tcW w:w="0" w:type="auto"/>
            <w:vAlign w:val="center"/>
            <w:hideMark/>
          </w:tcPr>
          <w:p w14:paraId="4B7CA8F0"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869CEFD" w14:textId="77777777" w:rsidR="00000000" w:rsidRDefault="00095617">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6C87B105" w14:textId="77777777" w:rsidR="00000000" w:rsidRDefault="00095617">
      <w:pPr>
        <w:pStyle w:val="Heading2"/>
        <w:divId w:val="1082801166"/>
        <w:rPr>
          <w:rFonts w:ascii="Georgia" w:eastAsia="Times New Roman" w:hAnsi="Georgia"/>
          <w:sz w:val="27"/>
          <w:szCs w:val="27"/>
        </w:rPr>
      </w:pPr>
      <w:r>
        <w:rPr>
          <w:rFonts w:ascii="Georgia" w:eastAsia="Times New Roman" w:hAnsi="Georgia"/>
          <w:sz w:val="27"/>
          <w:szCs w:val="27"/>
        </w:rPr>
        <w:t>Lo</w:t>
      </w:r>
      <w:r>
        <w:rPr>
          <w:rFonts w:ascii="Georgia" w:eastAsia="Times New Roman" w:hAnsi="Georgia"/>
          <w:sz w:val="27"/>
          <w:szCs w:val="27"/>
        </w:rPr>
        <w:t>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19"/>
        <w:gridCol w:w="7591"/>
      </w:tblGrid>
      <w:tr w:rsidR="00870DCB" w14:paraId="46FBBEC3" w14:textId="77777777">
        <w:trPr>
          <w:divId w:val="1082801166"/>
          <w:tblCellSpacing w:w="15" w:type="dxa"/>
        </w:trPr>
        <w:tc>
          <w:tcPr>
            <w:tcW w:w="0" w:type="auto"/>
            <w:tcBorders>
              <w:bottom w:val="single" w:sz="6" w:space="0" w:color="000000"/>
            </w:tcBorders>
            <w:shd w:val="clear" w:color="auto" w:fill="BBBBBB"/>
            <w:vAlign w:val="center"/>
            <w:hideMark/>
          </w:tcPr>
          <w:p w14:paraId="2C9EF591"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693F931D"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870DCB" w14:paraId="20CA8FA8" w14:textId="77777777">
        <w:trPr>
          <w:divId w:val="1082801166"/>
          <w:tblCellSpacing w:w="15" w:type="dxa"/>
        </w:trPr>
        <w:tc>
          <w:tcPr>
            <w:tcW w:w="0" w:type="auto"/>
            <w:vAlign w:val="center"/>
            <w:hideMark/>
          </w:tcPr>
          <w:p w14:paraId="42D22903" w14:textId="6DB89E24" w:rsidR="00000000" w:rsidRDefault="00870DCB">
            <w:pPr>
              <w:spacing w:after="75"/>
              <w:rPr>
                <w:rFonts w:ascii="Georgia" w:eastAsia="Times New Roman" w:hAnsi="Georgia"/>
                <w:sz w:val="18"/>
                <w:szCs w:val="18"/>
              </w:rPr>
            </w:pPr>
            <w:ins w:id="26" w:author="Jack Plummer" w:date="2022-08-22T15:43:00Z">
              <w:r>
                <w:rPr>
                  <w:rFonts w:ascii="Georgia" w:eastAsia="Times New Roman" w:hAnsi="Georgia"/>
                  <w:sz w:val="18"/>
                  <w:szCs w:val="18"/>
                </w:rPr>
                <w:t>5</w:t>
              </w:r>
            </w:ins>
            <w:del w:id="27" w:author="Jack Plummer" w:date="2022-08-22T15:43:00Z">
              <w:r w:rsidR="00095617" w:rsidDel="00870DCB">
                <w:rPr>
                  <w:rFonts w:ascii="Georgia" w:eastAsia="Times New Roman" w:hAnsi="Georgia"/>
                  <w:sz w:val="18"/>
                  <w:szCs w:val="18"/>
                </w:rPr>
                <w:delText>4</w:delText>
              </w:r>
            </w:del>
          </w:p>
        </w:tc>
        <w:tc>
          <w:tcPr>
            <w:tcW w:w="0" w:type="auto"/>
            <w:vAlign w:val="center"/>
            <w:hideMark/>
          </w:tcPr>
          <w:p w14:paraId="137C40B1" w14:textId="19BED5EC" w:rsidR="00000000" w:rsidRDefault="00095617">
            <w:pPr>
              <w:spacing w:after="75"/>
              <w:rPr>
                <w:rFonts w:ascii="Georgia" w:eastAsia="Times New Roman" w:hAnsi="Georgia"/>
                <w:sz w:val="18"/>
                <w:szCs w:val="18"/>
              </w:rPr>
            </w:pPr>
            <w:commentRangeStart w:id="28"/>
            <w:r>
              <w:rPr>
                <w:rFonts w:ascii="Georgia" w:eastAsia="Times New Roman" w:hAnsi="Georgia"/>
                <w:sz w:val="18"/>
                <w:szCs w:val="18"/>
              </w:rPr>
              <w:t xml:space="preserve">The species is known from </w:t>
            </w:r>
            <w:del w:id="29" w:author="Jack Plummer" w:date="2022-08-22T15:43:00Z">
              <w:r w:rsidDel="00870DCB">
                <w:rPr>
                  <w:rFonts w:ascii="Georgia" w:eastAsia="Times New Roman" w:hAnsi="Georgia"/>
                  <w:sz w:val="18"/>
                  <w:szCs w:val="18"/>
                </w:rPr>
                <w:delText>5</w:delText>
              </w:r>
            </w:del>
            <w:ins w:id="30" w:author="Jack Plummer" w:date="2022-08-22T15:43:00Z">
              <w:r w:rsidR="00870DCB">
                <w:rPr>
                  <w:rFonts w:ascii="Georgia" w:eastAsia="Times New Roman" w:hAnsi="Georgia"/>
                  <w:sz w:val="18"/>
                  <w:szCs w:val="18"/>
                </w:rPr>
                <w:t>five geographically separated</w:t>
              </w:r>
            </w:ins>
            <w:r>
              <w:rPr>
                <w:rFonts w:ascii="Georgia" w:eastAsia="Times New Roman" w:hAnsi="Georgia"/>
                <w:sz w:val="18"/>
                <w:szCs w:val="18"/>
              </w:rPr>
              <w:t xml:space="preserve"> locations </w:t>
            </w:r>
            <w:commentRangeEnd w:id="28"/>
            <w:r w:rsidR="00870DCB">
              <w:rPr>
                <w:rStyle w:val="CommentReference"/>
              </w:rPr>
              <w:commentReference w:id="28"/>
            </w:r>
            <w:ins w:id="31" w:author="Jack Plummer" w:date="2022-08-22T15:44:00Z">
              <w:r w:rsidR="00870DCB">
                <w:rPr>
                  <w:rFonts w:ascii="Georgia" w:eastAsia="Times New Roman" w:hAnsi="Georgia"/>
                  <w:sz w:val="18"/>
                  <w:szCs w:val="18"/>
                </w:rPr>
                <w:t>from</w:t>
              </w:r>
            </w:ins>
            <w:del w:id="32" w:author="Jack Plummer" w:date="2022-08-22T15:44:00Z">
              <w:r w:rsidDel="00870DCB">
                <w:rPr>
                  <w:rFonts w:ascii="Georgia" w:eastAsia="Times New Roman" w:hAnsi="Georgia"/>
                  <w:sz w:val="18"/>
                  <w:szCs w:val="18"/>
                </w:rPr>
                <w:delText>in</w:delText>
              </w:r>
            </w:del>
            <w:r>
              <w:rPr>
                <w:rFonts w:ascii="Georgia" w:eastAsia="Times New Roman" w:hAnsi="Georgia"/>
                <w:sz w:val="18"/>
                <w:szCs w:val="18"/>
              </w:rPr>
              <w:t xml:space="preserve"> the provinces of Chiang Mai, Kanchanaburi, </w:t>
            </w:r>
            <w:proofErr w:type="spellStart"/>
            <w:r>
              <w:rPr>
                <w:rFonts w:ascii="Georgia" w:eastAsia="Times New Roman" w:hAnsi="Georgia"/>
                <w:sz w:val="18"/>
                <w:szCs w:val="18"/>
              </w:rPr>
              <w:t>Prachin</w:t>
            </w:r>
            <w:proofErr w:type="spellEnd"/>
            <w:r>
              <w:rPr>
                <w:rFonts w:ascii="Georgia" w:eastAsia="Times New Roman" w:hAnsi="Georgia"/>
                <w:sz w:val="18"/>
                <w:szCs w:val="18"/>
              </w:rPr>
              <w:t xml:space="preserve"> Buri and Ratchaburi </w:t>
            </w:r>
            <w:del w:id="33" w:author="Jack Plummer" w:date="2022-08-22T15:44:00Z">
              <w:r w:rsidDel="00870DCB">
                <w:rPr>
                  <w:rFonts w:ascii="Georgia" w:eastAsia="Times New Roman" w:hAnsi="Georgia"/>
                  <w:sz w:val="18"/>
                  <w:szCs w:val="18"/>
                </w:rPr>
                <w:delText xml:space="preserve">province </w:delText>
              </w:r>
            </w:del>
            <w:ins w:id="34" w:author="Jack Plummer" w:date="2022-08-22T15:44:00Z">
              <w:r w:rsidR="00870DCB">
                <w:rPr>
                  <w:rFonts w:ascii="Georgia" w:eastAsia="Times New Roman" w:hAnsi="Georgia"/>
                  <w:sz w:val="18"/>
                  <w:szCs w:val="18"/>
                </w:rPr>
                <w:t>in</w:t>
              </w:r>
            </w:ins>
            <w:del w:id="35" w:author="Jack Plummer" w:date="2022-08-22T15:44:00Z">
              <w:r w:rsidDel="00870DCB">
                <w:rPr>
                  <w:rFonts w:ascii="Georgia" w:eastAsia="Times New Roman" w:hAnsi="Georgia"/>
                  <w:sz w:val="18"/>
                  <w:szCs w:val="18"/>
                </w:rPr>
                <w:delText>of</w:delText>
              </w:r>
            </w:del>
            <w:r>
              <w:rPr>
                <w:rFonts w:ascii="Georgia" w:eastAsia="Times New Roman" w:hAnsi="Georgia"/>
                <w:sz w:val="18"/>
                <w:szCs w:val="18"/>
              </w:rPr>
              <w:t xml:space="preserve"> Thailand</w:t>
            </w:r>
            <w:ins w:id="36" w:author="Jack Plummer" w:date="2022-08-22T15:45:00Z">
              <w:r w:rsidR="00870DCB">
                <w:rPr>
                  <w:rFonts w:ascii="Georgia" w:eastAsia="Times New Roman" w:hAnsi="Georgia"/>
                  <w:sz w:val="18"/>
                  <w:szCs w:val="18"/>
                </w:rPr>
                <w:t>,</w:t>
              </w:r>
            </w:ins>
            <w:r>
              <w:rPr>
                <w:rFonts w:ascii="Georgia" w:eastAsia="Times New Roman" w:hAnsi="Georgia"/>
                <w:sz w:val="18"/>
                <w:szCs w:val="18"/>
              </w:rPr>
              <w:t xml:space="preserve"> and Yunnan province of </w:t>
            </w:r>
            <w:commentRangeStart w:id="37"/>
            <w:r>
              <w:rPr>
                <w:rFonts w:ascii="Georgia" w:eastAsia="Times New Roman" w:hAnsi="Georgia"/>
                <w:sz w:val="18"/>
                <w:szCs w:val="18"/>
              </w:rPr>
              <w:t>China</w:t>
            </w:r>
            <w:commentRangeEnd w:id="37"/>
            <w:r w:rsidR="00870DCB">
              <w:rPr>
                <w:rStyle w:val="CommentReference"/>
              </w:rPr>
              <w:commentReference w:id="37"/>
            </w:r>
            <w:r>
              <w:rPr>
                <w:rFonts w:ascii="Georgia" w:eastAsia="Times New Roman" w:hAnsi="Georgia"/>
                <w:sz w:val="18"/>
                <w:szCs w:val="18"/>
              </w:rPr>
              <w:t xml:space="preserve">. </w:t>
            </w:r>
          </w:p>
        </w:tc>
      </w:tr>
    </w:tbl>
    <w:p w14:paraId="15F5F334" w14:textId="77777777" w:rsidR="00000000" w:rsidRDefault="00095617">
      <w:pPr>
        <w:pStyle w:val="Heading2"/>
        <w:divId w:val="1082801166"/>
        <w:rPr>
          <w:rFonts w:ascii="Georgia" w:eastAsia="Times New Roman" w:hAnsi="Georgia"/>
          <w:sz w:val="27"/>
          <w:szCs w:val="27"/>
        </w:rPr>
      </w:pPr>
      <w:r>
        <w:rPr>
          <w:rFonts w:ascii="Georgia" w:eastAsia="Times New Roman" w:hAnsi="Georgia"/>
          <w:sz w:val="27"/>
          <w:szCs w:val="27"/>
        </w:rPr>
        <w:t>Elevation / Depth / Depth Zones</w:t>
      </w:r>
    </w:p>
    <w:p w14:paraId="177FDD32" w14:textId="77777777" w:rsidR="00000000" w:rsidRDefault="00095617">
      <w:pPr>
        <w:pStyle w:val="NormalWeb"/>
        <w:divId w:val="1082801166"/>
        <w:rPr>
          <w:rFonts w:ascii="Georgia" w:hAnsi="Georgia"/>
        </w:rPr>
      </w:pPr>
      <w:r>
        <w:rPr>
          <w:rStyle w:val="datalabel1"/>
          <w:rFonts w:ascii="Georgia" w:hAnsi="Georgia"/>
        </w:rPr>
        <w:t xml:space="preserve">Elevation Lower Limit (in metres above sea level): </w:t>
      </w:r>
      <w:r>
        <w:rPr>
          <w:rFonts w:ascii="Georgia" w:hAnsi="Georgia"/>
        </w:rPr>
        <w:t>0</w:t>
      </w:r>
    </w:p>
    <w:p w14:paraId="1F558FB2" w14:textId="77777777" w:rsidR="00000000" w:rsidRDefault="00095617">
      <w:pPr>
        <w:pStyle w:val="NormalWeb"/>
        <w:divId w:val="1082801166"/>
        <w:rPr>
          <w:rFonts w:ascii="Georgia" w:hAnsi="Georgia"/>
        </w:rPr>
      </w:pPr>
      <w:r>
        <w:rPr>
          <w:rStyle w:val="datalabel1"/>
          <w:rFonts w:ascii="Georgia" w:hAnsi="Georgia"/>
        </w:rPr>
        <w:t>Elevat</w:t>
      </w:r>
      <w:r>
        <w:rPr>
          <w:rStyle w:val="datalabel1"/>
          <w:rFonts w:ascii="Georgia" w:hAnsi="Georgia"/>
        </w:rPr>
        <w:t xml:space="preserve">ion Upper Limit (in metres above sea level): </w:t>
      </w:r>
      <w:r>
        <w:rPr>
          <w:rFonts w:ascii="Georgia" w:hAnsi="Georgia"/>
        </w:rPr>
        <w:t>50</w:t>
      </w:r>
    </w:p>
    <w:p w14:paraId="307672E9" w14:textId="77777777" w:rsidR="00000000" w:rsidRDefault="00095617">
      <w:pPr>
        <w:pStyle w:val="Heading2"/>
        <w:divId w:val="1082801166"/>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4"/>
        <w:gridCol w:w="1729"/>
        <w:gridCol w:w="988"/>
        <w:gridCol w:w="1004"/>
        <w:gridCol w:w="1228"/>
        <w:gridCol w:w="1149"/>
        <w:gridCol w:w="1092"/>
      </w:tblGrid>
      <w:tr w:rsidR="00000000" w14:paraId="6ED8F6E6" w14:textId="77777777">
        <w:trPr>
          <w:divId w:val="1082801166"/>
          <w:tblCellSpacing w:w="15" w:type="dxa"/>
        </w:trPr>
        <w:tc>
          <w:tcPr>
            <w:tcW w:w="0" w:type="auto"/>
            <w:tcBorders>
              <w:bottom w:val="single" w:sz="6" w:space="0" w:color="000000"/>
            </w:tcBorders>
            <w:shd w:val="clear" w:color="auto" w:fill="BBBBBB"/>
            <w:vAlign w:val="center"/>
            <w:hideMark/>
          </w:tcPr>
          <w:p w14:paraId="4B2326EA"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1E98C9C8"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6681D146"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D465F8C"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2FCC2DAA"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4700A840"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F4382C0"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Geographic range t</w:t>
            </w:r>
            <w:r>
              <w:rPr>
                <w:rFonts w:ascii="Georgia" w:eastAsia="Times New Roman" w:hAnsi="Georgia"/>
                <w:b/>
                <w:bCs/>
                <w:sz w:val="18"/>
                <w:szCs w:val="18"/>
              </w:rPr>
              <w:t>his applies to:</w:t>
            </w:r>
          </w:p>
        </w:tc>
        <w:tc>
          <w:tcPr>
            <w:tcW w:w="0" w:type="auto"/>
            <w:tcBorders>
              <w:bottom w:val="single" w:sz="6" w:space="0" w:color="000000"/>
            </w:tcBorders>
            <w:shd w:val="clear" w:color="auto" w:fill="BBBBBB"/>
            <w:vAlign w:val="center"/>
            <w:hideMark/>
          </w:tcPr>
          <w:p w14:paraId="5BFC0858"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7E8C62F6" w14:textId="77777777">
        <w:trPr>
          <w:divId w:val="1082801166"/>
          <w:tblCellSpacing w:w="15" w:type="dxa"/>
        </w:trPr>
        <w:tc>
          <w:tcPr>
            <w:tcW w:w="0" w:type="auto"/>
            <w:vAlign w:val="center"/>
            <w:hideMark/>
          </w:tcPr>
          <w:p w14:paraId="1484DB14" w14:textId="77777777" w:rsidR="00000000" w:rsidRDefault="00095617">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7D55C1E"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F3BBA2C" w14:textId="77777777" w:rsidR="00000000" w:rsidRDefault="00095617">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(GBIF.org 2021).</w:t>
            </w:r>
          </w:p>
        </w:tc>
        <w:tc>
          <w:tcPr>
            <w:tcW w:w="0" w:type="auto"/>
            <w:vAlign w:val="center"/>
            <w:hideMark/>
          </w:tcPr>
          <w:p w14:paraId="11620A92"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93C3BAF"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6CA8EB4"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3D1590B"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151EA0A"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bl>
    <w:p w14:paraId="6ABD75B2" w14:textId="77777777" w:rsidR="00000000" w:rsidRDefault="00095617">
      <w:pPr>
        <w:pStyle w:val="Heading2"/>
        <w:divId w:val="1082801166"/>
        <w:rPr>
          <w:rFonts w:ascii="Georgia" w:eastAsia="Times New Roman" w:hAnsi="Georgia"/>
          <w:sz w:val="27"/>
          <w:szCs w:val="27"/>
        </w:rPr>
      </w:pPr>
      <w:r>
        <w:rPr>
          <w:rFonts w:ascii="Georgia" w:eastAsia="Times New Roman" w:hAnsi="Georgia"/>
          <w:sz w:val="27"/>
          <w:szCs w:val="27"/>
        </w:rPr>
        <w:t>Biogeographic Realms</w:t>
      </w:r>
    </w:p>
    <w:p w14:paraId="01591119" w14:textId="77777777" w:rsidR="00000000" w:rsidRDefault="00095617">
      <w:pPr>
        <w:pStyle w:val="NormalWeb"/>
        <w:divId w:val="1082801166"/>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50F1A0FB" w14:textId="77777777" w:rsidR="00000000" w:rsidRDefault="00095617">
      <w:pPr>
        <w:pStyle w:val="Heading1"/>
        <w:divId w:val="501896338"/>
        <w:rPr>
          <w:rFonts w:ascii="Georgia" w:eastAsia="Times New Roman" w:hAnsi="Georgia"/>
          <w:sz w:val="29"/>
          <w:szCs w:val="29"/>
        </w:rPr>
      </w:pPr>
      <w:r>
        <w:rPr>
          <w:rFonts w:ascii="Georgia" w:eastAsia="Times New Roman" w:hAnsi="Georgia"/>
          <w:sz w:val="29"/>
          <w:szCs w:val="29"/>
        </w:rPr>
        <w:t>Occurrence</w:t>
      </w:r>
    </w:p>
    <w:p w14:paraId="60B9A02A" w14:textId="77777777" w:rsidR="00000000" w:rsidRDefault="00095617">
      <w:pPr>
        <w:pStyle w:val="Heading2"/>
        <w:divId w:val="501896338"/>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55"/>
        <w:gridCol w:w="901"/>
        <w:gridCol w:w="657"/>
        <w:gridCol w:w="1430"/>
        <w:gridCol w:w="1154"/>
      </w:tblGrid>
      <w:tr w:rsidR="00000000" w14:paraId="13CCF71B" w14:textId="77777777">
        <w:trPr>
          <w:divId w:val="501896338"/>
          <w:tblCellSpacing w:w="15" w:type="dxa"/>
        </w:trPr>
        <w:tc>
          <w:tcPr>
            <w:tcW w:w="0" w:type="auto"/>
            <w:tcBorders>
              <w:bottom w:val="single" w:sz="6" w:space="0" w:color="000000"/>
            </w:tcBorders>
            <w:shd w:val="clear" w:color="auto" w:fill="BBBBBB"/>
            <w:vAlign w:val="center"/>
            <w:hideMark/>
          </w:tcPr>
          <w:p w14:paraId="4C424E8A"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26CBD176"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742F60B9"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89E96A3"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5705C7C0"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186CFACA" w14:textId="77777777">
        <w:trPr>
          <w:divId w:val="501896338"/>
          <w:tblCellSpacing w:w="15" w:type="dxa"/>
        </w:trPr>
        <w:tc>
          <w:tcPr>
            <w:tcW w:w="0" w:type="auto"/>
            <w:tcBorders>
              <w:bottom w:val="single" w:sz="6" w:space="0" w:color="CCCCCC"/>
            </w:tcBorders>
            <w:vAlign w:val="center"/>
            <w:hideMark/>
          </w:tcPr>
          <w:p w14:paraId="39307EEE" w14:textId="77777777" w:rsidR="00000000" w:rsidRDefault="00095617">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14824C2D" w14:textId="77777777" w:rsidR="00000000" w:rsidRDefault="0009561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5B11A69" w14:textId="77777777" w:rsidR="00000000" w:rsidRDefault="0009561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64F1399"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2AFAC2D" w14:textId="77777777" w:rsidR="00000000" w:rsidRDefault="00095617">
            <w:pPr>
              <w:spacing w:after="75"/>
              <w:rPr>
                <w:rFonts w:ascii="Georgia" w:eastAsia="Times New Roman" w:hAnsi="Georgia"/>
                <w:sz w:val="18"/>
                <w:szCs w:val="18"/>
              </w:rPr>
            </w:pPr>
            <w:r>
              <w:rPr>
                <w:rFonts w:ascii="Georgia" w:eastAsia="Times New Roman" w:hAnsi="Georgia"/>
                <w:sz w:val="18"/>
                <w:szCs w:val="18"/>
              </w:rPr>
              <w:t>Resident</w:t>
            </w:r>
          </w:p>
        </w:tc>
      </w:tr>
      <w:tr w:rsidR="00000000" w14:paraId="6F568C92" w14:textId="77777777">
        <w:trPr>
          <w:divId w:val="501896338"/>
          <w:tblCellSpacing w:w="15" w:type="dxa"/>
        </w:trPr>
        <w:tc>
          <w:tcPr>
            <w:tcW w:w="0" w:type="auto"/>
            <w:tcBorders>
              <w:bottom w:val="single" w:sz="6" w:space="0" w:color="CCCCCC"/>
            </w:tcBorders>
            <w:vAlign w:val="center"/>
            <w:hideMark/>
          </w:tcPr>
          <w:p w14:paraId="27DDD2F4" w14:textId="77777777" w:rsidR="00000000" w:rsidRDefault="00095617">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3F29DA1" w14:textId="77777777" w:rsidR="00000000" w:rsidRDefault="0009561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D95EBCE" w14:textId="77777777" w:rsidR="00000000" w:rsidRDefault="0009561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B83E7CC"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E604C29" w14:textId="77777777" w:rsidR="00000000" w:rsidRDefault="00095617">
            <w:pPr>
              <w:spacing w:after="75"/>
              <w:rPr>
                <w:rFonts w:ascii="Georgia" w:eastAsia="Times New Roman" w:hAnsi="Georgia"/>
                <w:sz w:val="18"/>
                <w:szCs w:val="18"/>
              </w:rPr>
            </w:pPr>
            <w:r>
              <w:rPr>
                <w:rFonts w:ascii="Georgia" w:eastAsia="Times New Roman" w:hAnsi="Georgia"/>
                <w:sz w:val="18"/>
                <w:szCs w:val="18"/>
              </w:rPr>
              <w:t>Resident</w:t>
            </w:r>
          </w:p>
        </w:tc>
      </w:tr>
    </w:tbl>
    <w:p w14:paraId="665BA869" w14:textId="77777777" w:rsidR="00000000" w:rsidRDefault="00095617">
      <w:pPr>
        <w:pStyle w:val="Heading1"/>
        <w:divId w:val="2008288818"/>
        <w:rPr>
          <w:rFonts w:ascii="Georgia" w:eastAsia="Times New Roman" w:hAnsi="Georgia"/>
          <w:sz w:val="29"/>
          <w:szCs w:val="29"/>
        </w:rPr>
      </w:pPr>
      <w:r>
        <w:rPr>
          <w:rFonts w:ascii="Georgia" w:eastAsia="Times New Roman" w:hAnsi="Georgia"/>
          <w:sz w:val="29"/>
          <w:szCs w:val="29"/>
        </w:rPr>
        <w:t>Population</w:t>
      </w:r>
    </w:p>
    <w:p w14:paraId="6558A939" w14:textId="7BA9A39D" w:rsidR="00000000" w:rsidRDefault="00095617">
      <w:pPr>
        <w:pStyle w:val="NormalWeb"/>
        <w:divId w:val="2008288818"/>
        <w:rPr>
          <w:rFonts w:ascii="Georgia" w:hAnsi="Georgia"/>
        </w:rPr>
      </w:pPr>
      <w:del w:id="38" w:author="Jack Plummer" w:date="2022-08-22T15:45:00Z">
        <w:r w:rsidDel="00870DCB">
          <w:rPr>
            <w:rFonts w:ascii="Georgia" w:hAnsi="Georgia"/>
          </w:rPr>
          <w:delText xml:space="preserve">The species is known from 5 locations in the provinces of Chiang Mai, Kanchanaburi, Prachin Buri and Ratchaburi province of Thailand and Yunnan province of China. </w:delText>
        </w:r>
      </w:del>
      <w:r>
        <w:rPr>
          <w:rFonts w:ascii="Georgia" w:hAnsi="Georgia"/>
        </w:rPr>
        <w:t xml:space="preserve">Based on habitat loss at known sites, the population trend is suspected to be decreasing. No </w:t>
      </w:r>
      <w:r>
        <w:rPr>
          <w:rFonts w:ascii="Georgia" w:hAnsi="Georgia"/>
        </w:rPr>
        <w:t>information is available around the size and status of specific subpopulations</w:t>
      </w:r>
      <w:del w:id="39" w:author="Jack Plummer" w:date="2022-08-22T15:45:00Z">
        <w:r w:rsidDel="00095617">
          <w:rPr>
            <w:rFonts w:ascii="Georgia" w:hAnsi="Georgia"/>
          </w:rPr>
          <w:delText xml:space="preserve"> and the current population trend is unknown</w:delText>
        </w:r>
      </w:del>
      <w:r>
        <w:rPr>
          <w:rFonts w:ascii="Georgia" w:hAnsi="Georgia"/>
        </w:rPr>
        <w:t>. Further research into population status and trends is required to confirmed whether a decline is apparent and ongoing.</w:t>
      </w:r>
    </w:p>
    <w:p w14:paraId="1560CAD3" w14:textId="77777777" w:rsidR="00000000" w:rsidRDefault="00095617">
      <w:pPr>
        <w:pStyle w:val="Heading2"/>
        <w:divId w:val="2008288818"/>
        <w:rPr>
          <w:rFonts w:ascii="Georgia" w:eastAsia="Times New Roman" w:hAnsi="Georgia"/>
          <w:sz w:val="27"/>
          <w:szCs w:val="27"/>
        </w:rPr>
      </w:pPr>
      <w:r>
        <w:rPr>
          <w:rFonts w:ascii="Georgia" w:eastAsia="Times New Roman" w:hAnsi="Georgia"/>
          <w:sz w:val="27"/>
          <w:szCs w:val="27"/>
        </w:rPr>
        <w:t>Population In</w:t>
      </w:r>
      <w:r>
        <w:rPr>
          <w:rFonts w:ascii="Georgia" w:eastAsia="Times New Roman" w:hAnsi="Georgia"/>
          <w:sz w:val="27"/>
          <w:szCs w:val="27"/>
        </w:rPr>
        <w:t>formation</w:t>
      </w:r>
    </w:p>
    <w:p w14:paraId="3D51AF55" w14:textId="77777777" w:rsidR="00000000" w:rsidRDefault="00095617">
      <w:pPr>
        <w:pStyle w:val="NormalWeb"/>
        <w:divId w:val="2008288818"/>
        <w:rPr>
          <w:rFonts w:ascii="Georgia" w:hAnsi="Georgia"/>
        </w:rPr>
      </w:pPr>
      <w:r>
        <w:rPr>
          <w:rStyle w:val="datalabel1"/>
          <w:rFonts w:ascii="Georgia" w:hAnsi="Georgia"/>
        </w:rPr>
        <w:t xml:space="preserve">Current Population Trend: </w:t>
      </w:r>
      <w:r>
        <w:rPr>
          <w:rFonts w:ascii="Georgia" w:hAnsi="Georgia"/>
        </w:rPr>
        <w:t>Decreasing</w:t>
      </w:r>
    </w:p>
    <w:p w14:paraId="01C02FF1" w14:textId="77777777" w:rsidR="00000000" w:rsidRDefault="00095617">
      <w:pPr>
        <w:pStyle w:val="Heading1"/>
        <w:divId w:val="1020395522"/>
        <w:rPr>
          <w:rFonts w:ascii="Georgia" w:eastAsia="Times New Roman" w:hAnsi="Georgia"/>
          <w:sz w:val="29"/>
          <w:szCs w:val="29"/>
        </w:rPr>
      </w:pPr>
      <w:r>
        <w:rPr>
          <w:rFonts w:ascii="Georgia" w:eastAsia="Times New Roman" w:hAnsi="Georgia"/>
          <w:sz w:val="29"/>
          <w:szCs w:val="29"/>
        </w:rPr>
        <w:t>Habitats and Ecology</w:t>
      </w:r>
    </w:p>
    <w:p w14:paraId="44FBDEC8" w14:textId="1E604DFE" w:rsidR="00000000" w:rsidRDefault="00095617">
      <w:pPr>
        <w:pStyle w:val="NormalWeb"/>
        <w:divId w:val="1020395522"/>
        <w:rPr>
          <w:rFonts w:ascii="Georgia" w:hAnsi="Georgia"/>
        </w:rPr>
      </w:pPr>
      <w:r>
        <w:rPr>
          <w:rFonts w:ascii="Georgia" w:hAnsi="Georgia"/>
        </w:rPr>
        <w:t xml:space="preserve">This species is a deciduous tree up to 8 m tall. It </w:t>
      </w:r>
      <w:del w:id="40" w:author="Jack Plummer" w:date="2022-08-22T15:45:00Z">
        <w:r w:rsidDel="00095617">
          <w:rPr>
            <w:rFonts w:ascii="Georgia" w:hAnsi="Georgia"/>
          </w:rPr>
          <w:delText>distributes </w:delText>
        </w:r>
      </w:del>
      <w:ins w:id="41" w:author="Jack Plummer" w:date="2022-08-22T15:45:00Z">
        <w:r>
          <w:rPr>
            <w:rFonts w:ascii="Georgia" w:hAnsi="Georgia"/>
          </w:rPr>
          <w:t>occurs</w:t>
        </w:r>
        <w:r>
          <w:rPr>
            <w:rFonts w:ascii="Georgia" w:hAnsi="Georgia"/>
          </w:rPr>
          <w:t> </w:t>
        </w:r>
      </w:ins>
      <w:r>
        <w:rPr>
          <w:rFonts w:ascii="Georgia" w:hAnsi="Georgia"/>
        </w:rPr>
        <w:t>in open scrub</w:t>
      </w:r>
      <w:del w:id="42" w:author="Jack Plummer" w:date="2022-08-22T15:45:00Z">
        <w:r w:rsidDel="00095617">
          <w:rPr>
            <w:rFonts w:ascii="Georgia" w:hAnsi="Georgia"/>
          </w:rPr>
          <w:delText>, ca. 50 m</w:delText>
        </w:r>
      </w:del>
      <w:r>
        <w:rPr>
          <w:rFonts w:ascii="Georgia" w:hAnsi="Georgia"/>
        </w:rPr>
        <w:t>.</w:t>
      </w:r>
    </w:p>
    <w:p w14:paraId="0D9E7B46" w14:textId="77777777" w:rsidR="00000000" w:rsidRDefault="00095617">
      <w:pPr>
        <w:pStyle w:val="Heading2"/>
        <w:divId w:val="1020395522"/>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000000" w14:paraId="688AB866" w14:textId="77777777">
        <w:trPr>
          <w:divId w:val="1020395522"/>
          <w:tblCellSpacing w:w="15" w:type="dxa"/>
        </w:trPr>
        <w:tc>
          <w:tcPr>
            <w:tcW w:w="0" w:type="auto"/>
            <w:tcBorders>
              <w:bottom w:val="single" w:sz="6" w:space="0" w:color="000000"/>
            </w:tcBorders>
            <w:shd w:val="clear" w:color="auto" w:fill="BBBBBB"/>
            <w:vAlign w:val="center"/>
            <w:hideMark/>
          </w:tcPr>
          <w:p w14:paraId="13EBE408"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B97B1D7"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58E6204"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2531649"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E6D571B" w14:textId="77777777">
        <w:trPr>
          <w:divId w:val="1020395522"/>
          <w:tblCellSpacing w:w="15" w:type="dxa"/>
        </w:trPr>
        <w:tc>
          <w:tcPr>
            <w:tcW w:w="0" w:type="auto"/>
            <w:tcBorders>
              <w:bottom w:val="single" w:sz="6" w:space="0" w:color="CCCCCC"/>
            </w:tcBorders>
            <w:vAlign w:val="center"/>
            <w:hideMark/>
          </w:tcPr>
          <w:p w14:paraId="2CD0FEA4" w14:textId="77777777" w:rsidR="00000000" w:rsidRDefault="00095617">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68C5AE65"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2C04A36" w14:textId="77777777" w:rsidR="00000000" w:rsidRDefault="00095617">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5EBB437"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bl>
    <w:p w14:paraId="23B38F56" w14:textId="77777777" w:rsidR="00000000" w:rsidRDefault="00095617">
      <w:pPr>
        <w:pStyle w:val="Heading2"/>
        <w:divId w:val="1020395522"/>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68"/>
        <w:gridCol w:w="894"/>
        <w:gridCol w:w="6248"/>
      </w:tblGrid>
      <w:tr w:rsidR="00000000" w14:paraId="0988048C" w14:textId="77777777">
        <w:trPr>
          <w:divId w:val="1020395522"/>
          <w:tblCellSpacing w:w="15" w:type="dxa"/>
        </w:trPr>
        <w:tc>
          <w:tcPr>
            <w:tcW w:w="0" w:type="auto"/>
            <w:tcBorders>
              <w:bottom w:val="single" w:sz="6" w:space="0" w:color="000000"/>
            </w:tcBorders>
            <w:shd w:val="clear" w:color="auto" w:fill="BBBBBB"/>
            <w:vAlign w:val="center"/>
            <w:hideMark/>
          </w:tcPr>
          <w:p w14:paraId="3A8E98A1"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0B822FC9"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C6FD696"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150AD32" w14:textId="77777777">
        <w:trPr>
          <w:divId w:val="1020395522"/>
          <w:tblCellSpacing w:w="15" w:type="dxa"/>
        </w:trPr>
        <w:tc>
          <w:tcPr>
            <w:tcW w:w="0" w:type="auto"/>
            <w:vAlign w:val="center"/>
            <w:hideMark/>
          </w:tcPr>
          <w:p w14:paraId="42233059" w14:textId="77777777" w:rsidR="00000000" w:rsidRDefault="0009561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B0296BB" w14:textId="77777777" w:rsidR="00000000" w:rsidRDefault="00095617">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D5D59F4" w14:textId="5534E107" w:rsidR="00000000" w:rsidRPr="00095617" w:rsidRDefault="00095617">
            <w:pPr>
              <w:spacing w:after="75"/>
              <w:rPr>
                <w:rFonts w:ascii="Georgia" w:eastAsia="Times New Roman" w:hAnsi="Georgia"/>
                <w:sz w:val="18"/>
                <w:szCs w:val="18"/>
              </w:rPr>
            </w:pPr>
            <w:commentRangeStart w:id="43"/>
            <w:r w:rsidRPr="00095617">
              <w:rPr>
                <w:rFonts w:ascii="Georgia" w:eastAsia="Times New Roman" w:hAnsi="Georgia"/>
                <w:sz w:val="18"/>
                <w:szCs w:val="18"/>
              </w:rPr>
              <w:t xml:space="preserve">Between 2002 and 2021, </w:t>
            </w:r>
            <w:del w:id="44" w:author="Jack Plummer" w:date="2022-08-22T15:48:00Z">
              <w:r w:rsidRPr="00095617" w:rsidDel="00095617">
                <w:rPr>
                  <w:rFonts w:ascii="Georgia" w:eastAsia="Times New Roman" w:hAnsi="Georgia"/>
                  <w:sz w:val="18"/>
                  <w:szCs w:val="18"/>
                </w:rPr>
                <w:delText xml:space="preserve">forest cover in </w:delText>
              </w:r>
            </w:del>
            <w:r w:rsidRPr="00095617">
              <w:rPr>
                <w:rFonts w:ascii="Georgia" w:eastAsia="Times New Roman" w:hAnsi="Georgia"/>
                <w:sz w:val="18"/>
                <w:szCs w:val="18"/>
              </w:rPr>
              <w:t xml:space="preserve">Chiang Mai, Kanchanaburi, </w:t>
            </w:r>
            <w:proofErr w:type="spellStart"/>
            <w:r w:rsidRPr="00095617">
              <w:rPr>
                <w:rFonts w:ascii="Georgia" w:eastAsia="Times New Roman" w:hAnsi="Georgia"/>
                <w:sz w:val="18"/>
                <w:szCs w:val="18"/>
              </w:rPr>
              <w:t>Prachin</w:t>
            </w:r>
            <w:proofErr w:type="spellEnd"/>
            <w:r w:rsidRPr="00095617">
              <w:rPr>
                <w:rFonts w:ascii="Georgia" w:eastAsia="Times New Roman" w:hAnsi="Georgia"/>
                <w:sz w:val="18"/>
                <w:szCs w:val="18"/>
              </w:rPr>
              <w:t xml:space="preserve"> Buri and Ratchaburi province of Thailand and Yunnan province of China lost 6.92 kha, 2.26 kha, 530 ha, 396 ha and 62.8 kha of humid primary forest respectively, making up 6.4, 8.0, 17</w:t>
            </w:r>
            <w:r w:rsidRPr="00095617">
              <w:rPr>
                <w:rFonts w:ascii="Georgia" w:eastAsia="Times New Roman" w:hAnsi="Georgia"/>
                <w:sz w:val="18"/>
                <w:szCs w:val="18"/>
              </w:rPr>
              <w:t xml:space="preserve">.0, 4.9 and 6.8% of </w:t>
            </w:r>
            <w:ins w:id="45" w:author="Jack Plummer" w:date="2022-08-22T15:48:00Z">
              <w:r>
                <w:rPr>
                  <w:rFonts w:ascii="Georgia" w:eastAsia="Times New Roman" w:hAnsi="Georgia"/>
                  <w:sz w:val="18"/>
                  <w:szCs w:val="18"/>
                </w:rPr>
                <w:t>t</w:t>
              </w:r>
            </w:ins>
            <w:ins w:id="46" w:author="Jack Plummer" w:date="2022-08-22T15:49:00Z">
              <w:r>
                <w:rPr>
                  <w:rFonts w:ascii="Georgia" w:eastAsia="Times New Roman" w:hAnsi="Georgia"/>
                  <w:sz w:val="18"/>
                  <w:szCs w:val="18"/>
                </w:rPr>
                <w:t>heir</w:t>
              </w:r>
            </w:ins>
            <w:del w:id="47" w:author="Jack Plummer" w:date="2022-08-22T15:48:00Z">
              <w:r w:rsidRPr="00095617" w:rsidDel="00095617">
                <w:rPr>
                  <w:rFonts w:ascii="Georgia" w:eastAsia="Times New Roman" w:hAnsi="Georgia"/>
                  <w:sz w:val="18"/>
                  <w:szCs w:val="18"/>
                </w:rPr>
                <w:delText>its</w:delText>
              </w:r>
            </w:del>
            <w:r w:rsidRPr="00095617">
              <w:rPr>
                <w:rFonts w:ascii="Georgia" w:eastAsia="Times New Roman" w:hAnsi="Georgia"/>
                <w:sz w:val="18"/>
                <w:szCs w:val="18"/>
              </w:rPr>
              <w:t xml:space="preserve"> total tree cover loss in the same </w:t>
            </w:r>
            <w:proofErr w:type="gramStart"/>
            <w:r w:rsidRPr="00095617">
              <w:rPr>
                <w:rFonts w:ascii="Georgia" w:eastAsia="Times New Roman" w:hAnsi="Georgia"/>
                <w:sz w:val="18"/>
                <w:szCs w:val="18"/>
              </w:rPr>
              <w:t>time period</w:t>
            </w:r>
            <w:proofErr w:type="gramEnd"/>
            <w:r w:rsidRPr="00095617">
              <w:rPr>
                <w:rFonts w:ascii="Georgia" w:eastAsia="Times New Roman" w:hAnsi="Georgia"/>
                <w:sz w:val="18"/>
                <w:szCs w:val="18"/>
              </w:rPr>
              <w:t xml:space="preserve">. </w:t>
            </w:r>
            <w:ins w:id="48" w:author="Jack Plummer" w:date="2022-08-22T15:49:00Z">
              <w:r>
                <w:rPr>
                  <w:rFonts w:ascii="Georgia" w:eastAsia="Times New Roman" w:hAnsi="Georgia"/>
                  <w:sz w:val="18"/>
                  <w:szCs w:val="18"/>
                </w:rPr>
                <w:t xml:space="preserve">The </w:t>
              </w:r>
            </w:ins>
            <w:del w:id="49" w:author="Jack Plummer" w:date="2022-08-22T15:49:00Z">
              <w:r w:rsidRPr="00095617" w:rsidDel="00095617">
                <w:rPr>
                  <w:rFonts w:ascii="Georgia" w:eastAsia="Times New Roman" w:hAnsi="Georgia"/>
                  <w:sz w:val="18"/>
                  <w:szCs w:val="18"/>
                </w:rPr>
                <w:delText>T</w:delText>
              </w:r>
            </w:del>
            <w:ins w:id="50" w:author="Jack Plummer" w:date="2022-08-22T15:49:00Z">
              <w:r>
                <w:rPr>
                  <w:rFonts w:ascii="Georgia" w:eastAsia="Times New Roman" w:hAnsi="Georgia"/>
                  <w:sz w:val="18"/>
                  <w:szCs w:val="18"/>
                </w:rPr>
                <w:t>t</w:t>
              </w:r>
            </w:ins>
            <w:r w:rsidRPr="00095617">
              <w:rPr>
                <w:rFonts w:ascii="Georgia" w:eastAsia="Times New Roman" w:hAnsi="Georgia"/>
                <w:sz w:val="18"/>
                <w:szCs w:val="18"/>
              </w:rPr>
              <w:t xml:space="preserve">otal area of humid primary forest decreased by 2.2, 0.57, 0.52, 0.81 and 5.1% in this </w:t>
            </w:r>
            <w:proofErr w:type="gramStart"/>
            <w:r w:rsidRPr="00095617">
              <w:rPr>
                <w:rFonts w:ascii="Georgia" w:eastAsia="Times New Roman" w:hAnsi="Georgia"/>
                <w:sz w:val="18"/>
                <w:szCs w:val="18"/>
              </w:rPr>
              <w:t>time period</w:t>
            </w:r>
            <w:proofErr w:type="gramEnd"/>
            <w:r w:rsidRPr="00095617">
              <w:rPr>
                <w:rFonts w:ascii="Georgia" w:eastAsia="Times New Roman" w:hAnsi="Georgia"/>
                <w:sz w:val="18"/>
                <w:szCs w:val="18"/>
              </w:rPr>
              <w:t>, respectively (Global Forest Watch</w:t>
            </w:r>
            <w:del w:id="51" w:author="Jack Plummer" w:date="2022-08-22T15:49:00Z">
              <w:r w:rsidRPr="00095617" w:rsidDel="00095617">
                <w:rPr>
                  <w:rFonts w:ascii="Georgia" w:eastAsia="Times New Roman" w:hAnsi="Georgia"/>
                  <w:sz w:val="18"/>
                  <w:szCs w:val="18"/>
                </w:rPr>
                <w:delText>.</w:delText>
              </w:r>
            </w:del>
            <w:r w:rsidRPr="00095617">
              <w:rPr>
                <w:rFonts w:ascii="Georgia" w:eastAsia="Times New Roman" w:hAnsi="Georgia"/>
                <w:sz w:val="18"/>
                <w:szCs w:val="18"/>
              </w:rPr>
              <w:t xml:space="preserve"> 2022).</w:t>
            </w:r>
            <w:commentRangeEnd w:id="43"/>
            <w:r w:rsidRPr="00095617">
              <w:rPr>
                <w:rStyle w:val="CommentReference"/>
              </w:rPr>
              <w:commentReference w:id="43"/>
            </w:r>
          </w:p>
        </w:tc>
      </w:tr>
    </w:tbl>
    <w:p w14:paraId="1F1142EA" w14:textId="77777777" w:rsidR="00000000" w:rsidRDefault="00095617">
      <w:pPr>
        <w:pStyle w:val="Heading2"/>
        <w:divId w:val="1020395522"/>
        <w:rPr>
          <w:rFonts w:ascii="Georgia" w:eastAsia="Times New Roman" w:hAnsi="Georgia"/>
          <w:sz w:val="27"/>
          <w:szCs w:val="27"/>
        </w:rPr>
      </w:pPr>
      <w:r>
        <w:rPr>
          <w:rFonts w:ascii="Georgia" w:eastAsia="Times New Roman" w:hAnsi="Georgia"/>
          <w:sz w:val="27"/>
          <w:szCs w:val="27"/>
        </w:rPr>
        <w:t>Systems</w:t>
      </w:r>
    </w:p>
    <w:p w14:paraId="7440C620" w14:textId="77777777" w:rsidR="00000000" w:rsidRDefault="00095617">
      <w:pPr>
        <w:pStyle w:val="NormalWeb"/>
        <w:divId w:val="1020395522"/>
        <w:rPr>
          <w:rFonts w:ascii="Georgia" w:hAnsi="Georgia"/>
        </w:rPr>
      </w:pPr>
      <w:r>
        <w:rPr>
          <w:rStyle w:val="datalabel1"/>
          <w:rFonts w:ascii="Georgia" w:hAnsi="Georgia"/>
        </w:rPr>
        <w:t xml:space="preserve">System: </w:t>
      </w:r>
      <w:r>
        <w:rPr>
          <w:rFonts w:ascii="Georgia" w:hAnsi="Georgia"/>
        </w:rPr>
        <w:t>Terrestrial</w:t>
      </w:r>
    </w:p>
    <w:p w14:paraId="73FD9F86" w14:textId="77777777" w:rsidR="00000000" w:rsidRDefault="00095617">
      <w:pPr>
        <w:pStyle w:val="Heading2"/>
        <w:divId w:val="1020395522"/>
        <w:rPr>
          <w:rFonts w:ascii="Georgia" w:eastAsia="Times New Roman" w:hAnsi="Georgia"/>
          <w:sz w:val="27"/>
          <w:szCs w:val="27"/>
        </w:rPr>
      </w:pPr>
      <w:r>
        <w:rPr>
          <w:rFonts w:ascii="Georgia" w:eastAsia="Times New Roman" w:hAnsi="Georgia"/>
          <w:sz w:val="27"/>
          <w:szCs w:val="27"/>
        </w:rPr>
        <w:t>Plant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50DDC8C7" w14:textId="77777777">
        <w:trPr>
          <w:divId w:val="1020395522"/>
          <w:tblCellSpacing w:w="15" w:type="dxa"/>
        </w:trPr>
        <w:tc>
          <w:tcPr>
            <w:tcW w:w="0" w:type="auto"/>
            <w:tcBorders>
              <w:bottom w:val="single" w:sz="6" w:space="0" w:color="000000"/>
            </w:tcBorders>
            <w:shd w:val="clear" w:color="auto" w:fill="BBBBBB"/>
            <w:vAlign w:val="center"/>
            <w:hideMark/>
          </w:tcPr>
          <w:p w14:paraId="63DDD914"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447C7026" w14:textId="77777777">
        <w:trPr>
          <w:divId w:val="1020395522"/>
          <w:tblCellSpacing w:w="15" w:type="dxa"/>
        </w:trPr>
        <w:tc>
          <w:tcPr>
            <w:tcW w:w="0" w:type="auto"/>
            <w:tcBorders>
              <w:bottom w:val="single" w:sz="6" w:space="0" w:color="CCCCCC"/>
            </w:tcBorders>
            <w:vAlign w:val="center"/>
            <w:hideMark/>
          </w:tcPr>
          <w:p w14:paraId="676C6570" w14:textId="77777777" w:rsidR="00000000" w:rsidRDefault="00095617">
            <w:pPr>
              <w:spacing w:after="75"/>
              <w:rPr>
                <w:rFonts w:ascii="Georgia" w:eastAsia="Times New Roman" w:hAnsi="Georgia"/>
                <w:sz w:val="18"/>
                <w:szCs w:val="18"/>
              </w:rPr>
            </w:pPr>
            <w:r>
              <w:rPr>
                <w:rFonts w:ascii="Georgia" w:eastAsia="Times New Roman" w:hAnsi="Georgia"/>
                <w:sz w:val="18"/>
                <w:szCs w:val="18"/>
              </w:rPr>
              <w:t>Tree - small</w:t>
            </w:r>
          </w:p>
        </w:tc>
      </w:tr>
    </w:tbl>
    <w:p w14:paraId="74E7424F" w14:textId="77777777" w:rsidR="00000000" w:rsidRDefault="00095617">
      <w:pPr>
        <w:pStyle w:val="Heading1"/>
        <w:divId w:val="1451315225"/>
        <w:rPr>
          <w:rFonts w:ascii="Georgia" w:eastAsia="Times New Roman" w:hAnsi="Georgia"/>
          <w:sz w:val="29"/>
          <w:szCs w:val="29"/>
        </w:rPr>
      </w:pPr>
      <w:commentRangeStart w:id="52"/>
      <w:r>
        <w:rPr>
          <w:rFonts w:ascii="Georgia" w:eastAsia="Times New Roman" w:hAnsi="Georgia"/>
          <w:sz w:val="29"/>
          <w:szCs w:val="29"/>
        </w:rPr>
        <w:lastRenderedPageBreak/>
        <w:t>Use and Trade</w:t>
      </w:r>
      <w:commentRangeEnd w:id="52"/>
      <w:r>
        <w:rPr>
          <w:rStyle w:val="CommentReference"/>
          <w:b w:val="0"/>
          <w:bCs w:val="0"/>
          <w:color w:val="auto"/>
          <w:kern w:val="0"/>
        </w:rPr>
        <w:commentReference w:id="52"/>
      </w:r>
    </w:p>
    <w:p w14:paraId="66E7CF1A" w14:textId="77777777" w:rsidR="00000000" w:rsidRDefault="00095617">
      <w:pPr>
        <w:pStyle w:val="Heading2"/>
        <w:divId w:val="1451315225"/>
        <w:rPr>
          <w:rFonts w:ascii="Georgia" w:eastAsia="Times New Roman" w:hAnsi="Georgia"/>
          <w:sz w:val="27"/>
          <w:szCs w:val="27"/>
        </w:rPr>
      </w:pPr>
      <w:r>
        <w:rPr>
          <w:rFonts w:ascii="Georgia" w:eastAsia="Times New Roman" w:hAnsi="Georgia"/>
          <w:sz w:val="27"/>
          <w:szCs w:val="27"/>
        </w:rPr>
        <w:t>General Use and Trade Information</w:t>
      </w:r>
    </w:p>
    <w:p w14:paraId="660102C4" w14:textId="77777777" w:rsidR="00000000" w:rsidRDefault="00095617">
      <w:pPr>
        <w:pStyle w:val="NormalWeb"/>
        <w:divId w:val="1451315225"/>
        <w:rPr>
          <w:rFonts w:ascii="Georgia" w:hAnsi="Georgia"/>
        </w:rPr>
      </w:pPr>
      <w:r>
        <w:rPr>
          <w:rStyle w:val="datalabel1"/>
          <w:rFonts w:ascii="Georgia" w:hAnsi="Georgia"/>
        </w:rPr>
        <w:t xml:space="preserve">No use/trade information for this species: </w:t>
      </w:r>
      <w:r>
        <w:rPr>
          <w:rFonts w:ascii="Georgia" w:hAnsi="Georgia"/>
        </w:rPr>
        <w:t>true</w:t>
      </w:r>
    </w:p>
    <w:p w14:paraId="4FD40FBD" w14:textId="3454ECC2" w:rsidR="00000000" w:rsidRDefault="00095617">
      <w:pPr>
        <w:pStyle w:val="NormalWeb"/>
        <w:divId w:val="1451315225"/>
        <w:rPr>
          <w:rFonts w:ascii="Georgia" w:hAnsi="Georgia"/>
        </w:rPr>
      </w:pPr>
      <w:r>
        <w:rPr>
          <w:rFonts w:ascii="Georgia" w:hAnsi="Georgia"/>
        </w:rPr>
        <w:t>The species has been used as medicine and</w:t>
      </w:r>
      <w:ins w:id="53" w:author="Jack Plummer" w:date="2022-08-22T15:46:00Z">
        <w:r>
          <w:rPr>
            <w:rFonts w:ascii="Georgia" w:hAnsi="Georgia"/>
          </w:rPr>
          <w:t xml:space="preserve"> its</w:t>
        </w:r>
      </w:ins>
      <w:r>
        <w:rPr>
          <w:rFonts w:ascii="Georgia" w:hAnsi="Georgia"/>
        </w:rPr>
        <w:t xml:space="preserve"> fruit</w:t>
      </w:r>
      <w:ins w:id="54" w:author="Jack Plummer" w:date="2022-08-22T15:46:00Z">
        <w:r>
          <w:rPr>
            <w:rFonts w:ascii="Georgia" w:hAnsi="Georgia"/>
          </w:rPr>
          <w:t>s</w:t>
        </w:r>
      </w:ins>
      <w:r>
        <w:rPr>
          <w:rFonts w:ascii="Georgia" w:hAnsi="Georgia"/>
        </w:rPr>
        <w:t xml:space="preserve"> are edible (BKF 2020).</w:t>
      </w:r>
    </w:p>
    <w:p w14:paraId="156CAD24" w14:textId="77777777" w:rsidR="00000000" w:rsidRPr="00095617" w:rsidRDefault="00095617">
      <w:pPr>
        <w:pStyle w:val="Heading1"/>
        <w:divId w:val="1225021604"/>
        <w:rPr>
          <w:rFonts w:ascii="Georgia" w:eastAsia="Times New Roman" w:hAnsi="Georgia"/>
          <w:sz w:val="29"/>
          <w:szCs w:val="29"/>
        </w:rPr>
      </w:pPr>
      <w:r w:rsidRPr="00095617">
        <w:rPr>
          <w:rFonts w:ascii="Georgia" w:eastAsia="Times New Roman" w:hAnsi="Georgia"/>
          <w:sz w:val="29"/>
          <w:szCs w:val="29"/>
        </w:rPr>
        <w:t>Threats</w:t>
      </w:r>
    </w:p>
    <w:p w14:paraId="053AEBA3" w14:textId="6897C8EF" w:rsidR="00000000" w:rsidRPr="00095617" w:rsidRDefault="00095617">
      <w:pPr>
        <w:pStyle w:val="NormalWeb"/>
        <w:divId w:val="1225021604"/>
        <w:rPr>
          <w:rFonts w:ascii="Georgia" w:hAnsi="Georgia"/>
        </w:rPr>
      </w:pPr>
      <w:commentRangeStart w:id="55"/>
      <w:r w:rsidRPr="00095617">
        <w:rPr>
          <w:rFonts w:ascii="Georgia" w:hAnsi="Georgia"/>
        </w:rPr>
        <w:t>The</w:t>
      </w:r>
      <w:ins w:id="56" w:author="Jack Plummer" w:date="2022-08-22T15:49:00Z">
        <w:r>
          <w:rPr>
            <w:rFonts w:ascii="Georgia" w:hAnsi="Georgia"/>
          </w:rPr>
          <w:t xml:space="preserve"> major</w:t>
        </w:r>
      </w:ins>
      <w:r w:rsidRPr="00095617">
        <w:rPr>
          <w:rFonts w:ascii="Georgia" w:hAnsi="Georgia"/>
        </w:rPr>
        <w:t xml:space="preserve"> threat to this species is</w:t>
      </w:r>
      <w:ins w:id="57" w:author="Jack Plummer" w:date="2022-08-22T15:49:00Z">
        <w:r>
          <w:rPr>
            <w:rFonts w:ascii="Georgia" w:hAnsi="Georgia"/>
          </w:rPr>
          <w:t xml:space="preserve"> </w:t>
        </w:r>
      </w:ins>
      <w:del w:id="58" w:author="Jack Plummer" w:date="2022-08-22T15:49:00Z">
        <w:r w:rsidRPr="00095617" w:rsidDel="00095617">
          <w:rPr>
            <w:rFonts w:ascii="Georgia" w:hAnsi="Georgia"/>
          </w:rPr>
          <w:delText xml:space="preserve"> the </w:delText>
        </w:r>
      </w:del>
      <w:r w:rsidRPr="00095617">
        <w:rPr>
          <w:rFonts w:ascii="Georgia" w:hAnsi="Georgia"/>
        </w:rPr>
        <w:t>continued deforestation throughout Thailan</w:t>
      </w:r>
      <w:ins w:id="59" w:author="Jack Plummer" w:date="2022-08-22T15:49:00Z">
        <w:r>
          <w:rPr>
            <w:rFonts w:ascii="Georgia" w:hAnsi="Georgia"/>
          </w:rPr>
          <w:t>d. B</w:t>
        </w:r>
      </w:ins>
      <w:del w:id="60" w:author="Jack Plummer" w:date="2022-08-22T15:49:00Z">
        <w:r w:rsidRPr="00095617" w:rsidDel="00095617">
          <w:rPr>
            <w:rFonts w:ascii="Georgia" w:hAnsi="Georgia"/>
          </w:rPr>
          <w:delText>d</w:delText>
        </w:r>
        <w:r w:rsidRPr="00095617" w:rsidDel="00095617">
          <w:rPr>
            <w:rFonts w:ascii="Georgia" w:hAnsi="Georgia"/>
          </w:rPr>
          <w:delText>, which b</w:delText>
        </w:r>
      </w:del>
      <w:r w:rsidRPr="00095617">
        <w:rPr>
          <w:rFonts w:ascii="Georgia" w:hAnsi="Georgia"/>
        </w:rPr>
        <w:t xml:space="preserve">etween 2002 and 2021, </w:t>
      </w:r>
      <w:del w:id="61" w:author="Jack Plummer" w:date="2022-08-22T15:49:00Z">
        <w:r w:rsidRPr="00095617" w:rsidDel="00095617">
          <w:rPr>
            <w:rFonts w:ascii="Georgia" w:hAnsi="Georgia"/>
          </w:rPr>
          <w:delText xml:space="preserve">forest cover in </w:delText>
        </w:r>
      </w:del>
      <w:r w:rsidRPr="00095617">
        <w:rPr>
          <w:rFonts w:ascii="Georgia" w:hAnsi="Georgia"/>
        </w:rPr>
        <w:t xml:space="preserve">Chiang Mai, Kanchanaburi, </w:t>
      </w:r>
      <w:proofErr w:type="spellStart"/>
      <w:r w:rsidRPr="00095617">
        <w:rPr>
          <w:rFonts w:ascii="Georgia" w:hAnsi="Georgia"/>
        </w:rPr>
        <w:t>Prachin</w:t>
      </w:r>
      <w:proofErr w:type="spellEnd"/>
      <w:r w:rsidRPr="00095617">
        <w:rPr>
          <w:rFonts w:ascii="Georgia" w:hAnsi="Georgia"/>
        </w:rPr>
        <w:t xml:space="preserve"> Buri and Ratchaburi</w:t>
      </w:r>
      <w:r w:rsidRPr="00095617">
        <w:rPr>
          <w:rFonts w:ascii="Georgia" w:hAnsi="Georgia"/>
        </w:rPr>
        <w:t xml:space="preserve"> province of Thailand and Yunnan province of China lost 6.92 kha, 2.26 kha, 530 ha, 396 ha and 62.8 kha of humid primary forest respectively, making up 6.4, 8.0, 17.0, 4.9 and 6.8% of </w:t>
      </w:r>
      <w:ins w:id="62" w:author="Jack Plummer" w:date="2022-08-22T15:49:00Z">
        <w:r>
          <w:rPr>
            <w:rFonts w:ascii="Georgia" w:hAnsi="Georgia"/>
          </w:rPr>
          <w:t>their</w:t>
        </w:r>
      </w:ins>
      <w:del w:id="63" w:author="Jack Plummer" w:date="2022-08-22T15:49:00Z">
        <w:r w:rsidRPr="00095617" w:rsidDel="00095617">
          <w:rPr>
            <w:rFonts w:ascii="Georgia" w:hAnsi="Georgia"/>
          </w:rPr>
          <w:delText>its</w:delText>
        </w:r>
      </w:del>
      <w:r w:rsidRPr="00095617">
        <w:rPr>
          <w:rFonts w:ascii="Georgia" w:hAnsi="Georgia"/>
        </w:rPr>
        <w:t xml:space="preserve"> total tree cover loss in the same </w:t>
      </w:r>
      <w:proofErr w:type="gramStart"/>
      <w:r w:rsidRPr="00095617">
        <w:rPr>
          <w:rFonts w:ascii="Georgia" w:hAnsi="Georgia"/>
        </w:rPr>
        <w:t>time period</w:t>
      </w:r>
      <w:proofErr w:type="gramEnd"/>
      <w:r w:rsidRPr="00095617">
        <w:rPr>
          <w:rFonts w:ascii="Georgia" w:hAnsi="Georgia"/>
        </w:rPr>
        <w:t xml:space="preserve">. </w:t>
      </w:r>
      <w:ins w:id="64" w:author="Jack Plummer" w:date="2022-08-22T15:49:00Z">
        <w:r>
          <w:rPr>
            <w:rFonts w:ascii="Georgia" w:hAnsi="Georgia"/>
          </w:rPr>
          <w:t xml:space="preserve">The </w:t>
        </w:r>
      </w:ins>
      <w:del w:id="65" w:author="Jack Plummer" w:date="2022-08-22T15:49:00Z">
        <w:r w:rsidRPr="00095617" w:rsidDel="00095617">
          <w:rPr>
            <w:rFonts w:ascii="Georgia" w:hAnsi="Georgia"/>
          </w:rPr>
          <w:delText>T</w:delText>
        </w:r>
      </w:del>
      <w:ins w:id="66" w:author="Jack Plummer" w:date="2022-08-22T15:49:00Z">
        <w:r>
          <w:rPr>
            <w:rFonts w:ascii="Georgia" w:hAnsi="Georgia"/>
          </w:rPr>
          <w:t>t</w:t>
        </w:r>
      </w:ins>
      <w:r w:rsidRPr="00095617">
        <w:rPr>
          <w:rFonts w:ascii="Georgia" w:hAnsi="Georgia"/>
        </w:rPr>
        <w:t>otal area of humid p</w:t>
      </w:r>
      <w:r w:rsidRPr="00095617">
        <w:rPr>
          <w:rFonts w:ascii="Georgia" w:hAnsi="Georgia"/>
        </w:rPr>
        <w:t xml:space="preserve">rimary forest decreased by 2.2, 0.57, 0.52, 0.81 and 5.1% in this </w:t>
      </w:r>
      <w:proofErr w:type="gramStart"/>
      <w:r w:rsidRPr="00095617">
        <w:rPr>
          <w:rFonts w:ascii="Georgia" w:hAnsi="Georgia"/>
        </w:rPr>
        <w:t>time period</w:t>
      </w:r>
      <w:proofErr w:type="gramEnd"/>
      <w:r w:rsidRPr="00095617">
        <w:rPr>
          <w:rFonts w:ascii="Georgia" w:hAnsi="Georgia"/>
        </w:rPr>
        <w:t>, respectively (Global Forest Watch</w:t>
      </w:r>
      <w:del w:id="67" w:author="Jack Plummer" w:date="2022-08-22T15:49:00Z">
        <w:r w:rsidRPr="00095617" w:rsidDel="00095617">
          <w:rPr>
            <w:rFonts w:ascii="Georgia" w:hAnsi="Georgia"/>
          </w:rPr>
          <w:delText>.</w:delText>
        </w:r>
      </w:del>
      <w:r w:rsidRPr="00095617">
        <w:rPr>
          <w:rFonts w:ascii="Georgia" w:hAnsi="Georgia"/>
        </w:rPr>
        <w:t xml:space="preserve"> 2022).</w:t>
      </w:r>
      <w:commentRangeEnd w:id="55"/>
      <w:r w:rsidRPr="00095617">
        <w:rPr>
          <w:rStyle w:val="CommentReference"/>
        </w:rPr>
        <w:commentReference w:id="55"/>
      </w:r>
    </w:p>
    <w:p w14:paraId="406E907A" w14:textId="77777777" w:rsidR="00000000" w:rsidRDefault="00095617">
      <w:pPr>
        <w:pStyle w:val="Heading2"/>
        <w:divId w:val="122502160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56C6C355" w14:textId="77777777">
        <w:trPr>
          <w:divId w:val="1225021604"/>
          <w:tblCellSpacing w:w="15" w:type="dxa"/>
        </w:trPr>
        <w:tc>
          <w:tcPr>
            <w:tcW w:w="0" w:type="auto"/>
            <w:tcBorders>
              <w:bottom w:val="single" w:sz="6" w:space="0" w:color="000000"/>
            </w:tcBorders>
            <w:shd w:val="clear" w:color="auto" w:fill="BBBBBB"/>
            <w:vAlign w:val="center"/>
            <w:hideMark/>
          </w:tcPr>
          <w:p w14:paraId="6CA95E00"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3888235B"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59C12F8D"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34A17BA"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2C7D1CCE"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75DAE867" w14:textId="77777777">
        <w:trPr>
          <w:divId w:val="1225021604"/>
          <w:tblCellSpacing w:w="15" w:type="dxa"/>
        </w:trPr>
        <w:tc>
          <w:tcPr>
            <w:tcW w:w="0" w:type="auto"/>
            <w:vAlign w:val="center"/>
            <w:hideMark/>
          </w:tcPr>
          <w:p w14:paraId="22406C12" w14:textId="77777777" w:rsidR="00000000" w:rsidRDefault="00095617">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w:t>
            </w:r>
            <w:r>
              <w:rPr>
                <w:rFonts w:ascii="Georgia" w:eastAsia="Times New Roman" w:hAnsi="Georgia"/>
                <w:sz w:val="18"/>
                <w:szCs w:val="18"/>
              </w:rPr>
              <w:t>reas</w:t>
            </w:r>
          </w:p>
        </w:tc>
        <w:tc>
          <w:tcPr>
            <w:tcW w:w="0" w:type="auto"/>
            <w:vAlign w:val="center"/>
            <w:hideMark/>
          </w:tcPr>
          <w:p w14:paraId="1C7EC05D" w14:textId="77777777" w:rsidR="00000000" w:rsidRDefault="0009561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5A670BF"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D403BBC"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44067CC" w14:textId="77777777" w:rsidR="00000000" w:rsidRDefault="00095617">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36270544" w14:textId="77777777">
        <w:trPr>
          <w:divId w:val="1225021604"/>
          <w:tblCellSpacing w:w="15" w:type="dxa"/>
        </w:trPr>
        <w:tc>
          <w:tcPr>
            <w:tcW w:w="0" w:type="auto"/>
            <w:vAlign w:val="center"/>
            <w:hideMark/>
          </w:tcPr>
          <w:p w14:paraId="6A12BBD0" w14:textId="77777777" w:rsidR="00000000" w:rsidRDefault="00095617">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6BBC1944" w14:textId="77777777" w:rsidR="00000000" w:rsidRDefault="0009561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A222577"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B03FF19"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35E5D1D" w14:textId="77777777" w:rsidR="00000000" w:rsidRDefault="00095617">
            <w:pPr>
              <w:spacing w:after="75"/>
              <w:rPr>
                <w:rFonts w:ascii="Georgia" w:eastAsia="Times New Roman" w:hAnsi="Georgia"/>
                <w:sz w:val="18"/>
                <w:szCs w:val="18"/>
              </w:rPr>
            </w:pPr>
            <w:r>
              <w:rPr>
                <w:rFonts w:ascii="Georgia" w:eastAsia="Times New Roman" w:hAnsi="Georgia"/>
                <w:sz w:val="18"/>
                <w:szCs w:val="18"/>
              </w:rPr>
              <w:t>Low Impact: 3</w:t>
            </w:r>
          </w:p>
        </w:tc>
      </w:tr>
    </w:tbl>
    <w:p w14:paraId="1201D27B" w14:textId="77777777" w:rsidR="00000000" w:rsidRDefault="00095617">
      <w:pPr>
        <w:pStyle w:val="Heading1"/>
        <w:divId w:val="1410299933"/>
        <w:rPr>
          <w:rFonts w:ascii="Georgia" w:eastAsia="Times New Roman" w:hAnsi="Georgia"/>
          <w:sz w:val="29"/>
          <w:szCs w:val="29"/>
        </w:rPr>
      </w:pPr>
      <w:commentRangeStart w:id="68"/>
      <w:r>
        <w:rPr>
          <w:rFonts w:ascii="Georgia" w:eastAsia="Times New Roman" w:hAnsi="Georgia"/>
          <w:sz w:val="29"/>
          <w:szCs w:val="29"/>
        </w:rPr>
        <w:t>Conservation</w:t>
      </w:r>
      <w:commentRangeEnd w:id="68"/>
      <w:r>
        <w:rPr>
          <w:rStyle w:val="CommentReference"/>
          <w:b w:val="0"/>
          <w:bCs w:val="0"/>
          <w:color w:val="auto"/>
          <w:kern w:val="0"/>
        </w:rPr>
        <w:commentReference w:id="68"/>
      </w:r>
    </w:p>
    <w:p w14:paraId="6AF464D0" w14:textId="77777777" w:rsidR="00000000" w:rsidRDefault="00095617">
      <w:pPr>
        <w:pStyle w:val="NormalWeb"/>
        <w:divId w:val="1410299933"/>
        <w:rPr>
          <w:rFonts w:ascii="Georgia" w:hAnsi="Georgia"/>
        </w:rPr>
      </w:pPr>
      <w:r>
        <w:rPr>
          <w:rFonts w:ascii="Georgia" w:hAnsi="Georgia"/>
        </w:rPr>
        <w:t>There are no direct conservation measures in place for this species at present. The species is not known to be represented in </w:t>
      </w:r>
      <w:r>
        <w:rPr>
          <w:rStyle w:val="Emphasis"/>
          <w:rFonts w:ascii="Georgia" w:hAnsi="Georgia"/>
        </w:rPr>
        <w:t>ex situ</w:t>
      </w:r>
      <w:r>
        <w:rPr>
          <w:rFonts w:ascii="Georgia" w:hAnsi="Georgia"/>
        </w:rPr>
        <w:t xml:space="preserve"> conservation in botanic gardens or gene banks (BGCI 2022, </w:t>
      </w:r>
      <w:proofErr w:type="spellStart"/>
      <w:r>
        <w:rPr>
          <w:rFonts w:ascii="Georgia" w:hAnsi="Georgia"/>
        </w:rPr>
        <w:t>Genesys</w:t>
      </w:r>
      <w:proofErr w:type="spellEnd"/>
      <w:r>
        <w:rPr>
          <w:rFonts w:ascii="Georgia" w:hAnsi="Georgia"/>
        </w:rPr>
        <w:t xml:space="preserve"> 2022). </w:t>
      </w:r>
    </w:p>
    <w:p w14:paraId="3CCC7F3E" w14:textId="77777777" w:rsidR="00000000" w:rsidRDefault="00095617">
      <w:pPr>
        <w:pStyle w:val="Heading2"/>
        <w:divId w:val="141029993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3172A903" w14:textId="77777777">
        <w:trPr>
          <w:divId w:val="1410299933"/>
          <w:tblCellSpacing w:w="15" w:type="dxa"/>
        </w:trPr>
        <w:tc>
          <w:tcPr>
            <w:tcW w:w="0" w:type="auto"/>
            <w:tcBorders>
              <w:bottom w:val="single" w:sz="6" w:space="0" w:color="000000"/>
            </w:tcBorders>
            <w:shd w:val="clear" w:color="auto" w:fill="BBBBBB"/>
            <w:vAlign w:val="center"/>
            <w:hideMark/>
          </w:tcPr>
          <w:p w14:paraId="0C3A34C9"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Action Recovery P</w:t>
            </w:r>
            <w:r>
              <w:rPr>
                <w:rFonts w:ascii="Georgia" w:eastAsia="Times New Roman" w:hAnsi="Georgia"/>
                <w:b/>
                <w:bCs/>
                <w:sz w:val="18"/>
                <w:szCs w:val="18"/>
              </w:rPr>
              <w:t>lan</w:t>
            </w:r>
          </w:p>
        </w:tc>
        <w:tc>
          <w:tcPr>
            <w:tcW w:w="0" w:type="auto"/>
            <w:tcBorders>
              <w:bottom w:val="single" w:sz="6" w:space="0" w:color="000000"/>
            </w:tcBorders>
            <w:shd w:val="clear" w:color="auto" w:fill="BBBBBB"/>
            <w:vAlign w:val="center"/>
            <w:hideMark/>
          </w:tcPr>
          <w:p w14:paraId="3007AC88"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6DD814D" w14:textId="77777777">
        <w:trPr>
          <w:divId w:val="1410299933"/>
          <w:tblCellSpacing w:w="15" w:type="dxa"/>
        </w:trPr>
        <w:tc>
          <w:tcPr>
            <w:tcW w:w="0" w:type="auto"/>
            <w:vAlign w:val="center"/>
            <w:hideMark/>
          </w:tcPr>
          <w:p w14:paraId="16CA9622" w14:textId="77777777" w:rsidR="00000000" w:rsidRDefault="00095617">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4EE591C"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bl>
    <w:p w14:paraId="2AB66A2C" w14:textId="77777777" w:rsidR="00000000" w:rsidRDefault="00095617">
      <w:pPr>
        <w:pStyle w:val="Heading2"/>
        <w:divId w:val="1410299933"/>
        <w:rPr>
          <w:rFonts w:ascii="Georgia" w:eastAsia="Times New Roman" w:hAnsi="Georgia"/>
          <w:sz w:val="27"/>
          <w:szCs w:val="27"/>
        </w:rPr>
      </w:pPr>
      <w:commentRangeStart w:id="69"/>
      <w:r>
        <w:rPr>
          <w:rFonts w:ascii="Georgia" w:eastAsia="Times New Roman" w:hAnsi="Georgia"/>
          <w:sz w:val="27"/>
          <w:szCs w:val="27"/>
        </w:rPr>
        <w:t>Important Conservation Actions Needed</w:t>
      </w:r>
      <w:commentRangeEnd w:id="69"/>
      <w:r>
        <w:rPr>
          <w:rStyle w:val="CommentReference"/>
          <w:b w:val="0"/>
          <w:bCs w:val="0"/>
        </w:rPr>
        <w:commentReference w:id="69"/>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44A2597B" w14:textId="77777777">
        <w:trPr>
          <w:divId w:val="1410299933"/>
          <w:tblCellSpacing w:w="15" w:type="dxa"/>
        </w:trPr>
        <w:tc>
          <w:tcPr>
            <w:tcW w:w="0" w:type="auto"/>
            <w:tcBorders>
              <w:bottom w:val="single" w:sz="6" w:space="0" w:color="000000"/>
            </w:tcBorders>
            <w:shd w:val="clear" w:color="auto" w:fill="BBBBBB"/>
            <w:vAlign w:val="center"/>
            <w:hideMark/>
          </w:tcPr>
          <w:p w14:paraId="3313F5EC"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1FCE33B5"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57CF4BB" w14:textId="77777777">
        <w:trPr>
          <w:divId w:val="1410299933"/>
          <w:tblCellSpacing w:w="15" w:type="dxa"/>
        </w:trPr>
        <w:tc>
          <w:tcPr>
            <w:tcW w:w="0" w:type="auto"/>
            <w:tcBorders>
              <w:bottom w:val="single" w:sz="6" w:space="0" w:color="CCCCCC"/>
            </w:tcBorders>
            <w:vAlign w:val="center"/>
            <w:hideMark/>
          </w:tcPr>
          <w:p w14:paraId="234F9C67" w14:textId="77777777" w:rsidR="00000000" w:rsidRDefault="00095617">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402FD14B"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r w:rsidR="00000000" w14:paraId="5ED54676" w14:textId="77777777">
        <w:trPr>
          <w:divId w:val="1410299933"/>
          <w:tblCellSpacing w:w="15" w:type="dxa"/>
        </w:trPr>
        <w:tc>
          <w:tcPr>
            <w:tcW w:w="0" w:type="auto"/>
            <w:tcBorders>
              <w:bottom w:val="single" w:sz="6" w:space="0" w:color="CCCCCC"/>
            </w:tcBorders>
            <w:vAlign w:val="center"/>
            <w:hideMark/>
          </w:tcPr>
          <w:p w14:paraId="25C54C2E" w14:textId="77777777" w:rsidR="00000000" w:rsidRDefault="00095617">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1D083490"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bl>
    <w:p w14:paraId="36FD0804" w14:textId="77777777" w:rsidR="00000000" w:rsidRDefault="00095617">
      <w:pPr>
        <w:pStyle w:val="Heading2"/>
        <w:divId w:val="141029993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56E6D3F9" w14:textId="77777777">
        <w:trPr>
          <w:divId w:val="1410299933"/>
          <w:tblCellSpacing w:w="15" w:type="dxa"/>
        </w:trPr>
        <w:tc>
          <w:tcPr>
            <w:tcW w:w="0" w:type="auto"/>
            <w:tcBorders>
              <w:bottom w:val="single" w:sz="6" w:space="0" w:color="000000"/>
            </w:tcBorders>
            <w:shd w:val="clear" w:color="auto" w:fill="BBBBBB"/>
            <w:vAlign w:val="center"/>
            <w:hideMark/>
          </w:tcPr>
          <w:p w14:paraId="2429518E"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02A6EBB"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ABC93AE" w14:textId="77777777">
        <w:trPr>
          <w:divId w:val="1410299933"/>
          <w:tblCellSpacing w:w="15" w:type="dxa"/>
        </w:trPr>
        <w:tc>
          <w:tcPr>
            <w:tcW w:w="0" w:type="auto"/>
            <w:tcBorders>
              <w:bottom w:val="single" w:sz="6" w:space="0" w:color="CCCCCC"/>
            </w:tcBorders>
            <w:vAlign w:val="center"/>
            <w:hideMark/>
          </w:tcPr>
          <w:p w14:paraId="705EE1B4" w14:textId="77777777" w:rsidR="00000000" w:rsidRDefault="00095617">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0305A5F7"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r w:rsidR="00000000" w14:paraId="0AB93184" w14:textId="77777777">
        <w:trPr>
          <w:divId w:val="1410299933"/>
          <w:tblCellSpacing w:w="15" w:type="dxa"/>
        </w:trPr>
        <w:tc>
          <w:tcPr>
            <w:tcW w:w="0" w:type="auto"/>
            <w:tcBorders>
              <w:bottom w:val="single" w:sz="6" w:space="0" w:color="CCCCCC"/>
            </w:tcBorders>
            <w:vAlign w:val="center"/>
            <w:hideMark/>
          </w:tcPr>
          <w:p w14:paraId="7F7A2E5C" w14:textId="77777777" w:rsidR="00000000" w:rsidRDefault="00095617">
            <w:pPr>
              <w:spacing w:after="75"/>
              <w:rPr>
                <w:rFonts w:ascii="Georgia" w:eastAsia="Times New Roman" w:hAnsi="Georgia"/>
                <w:sz w:val="18"/>
                <w:szCs w:val="18"/>
              </w:rPr>
            </w:pPr>
            <w:r>
              <w:rPr>
                <w:rFonts w:ascii="Georgia" w:eastAsia="Times New Roman" w:hAnsi="Georgia"/>
                <w:sz w:val="18"/>
                <w:szCs w:val="18"/>
              </w:rPr>
              <w:lastRenderedPageBreak/>
              <w:t>1.5. Research -&gt; Threats</w:t>
            </w:r>
          </w:p>
        </w:tc>
        <w:tc>
          <w:tcPr>
            <w:tcW w:w="0" w:type="auto"/>
            <w:tcBorders>
              <w:bottom w:val="single" w:sz="6" w:space="0" w:color="CCCCCC"/>
            </w:tcBorders>
            <w:vAlign w:val="center"/>
            <w:hideMark/>
          </w:tcPr>
          <w:p w14:paraId="0D518071"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bl>
    <w:p w14:paraId="7DAD4CD9" w14:textId="77777777" w:rsidR="00000000" w:rsidRDefault="00095617">
      <w:pPr>
        <w:pStyle w:val="Heading1"/>
        <w:divId w:val="844906177"/>
        <w:rPr>
          <w:rFonts w:ascii="Georgia" w:eastAsia="Times New Roman" w:hAnsi="Georgia"/>
          <w:sz w:val="29"/>
          <w:szCs w:val="29"/>
        </w:rPr>
      </w:pPr>
      <w:r>
        <w:rPr>
          <w:rFonts w:ascii="Georgia" w:eastAsia="Times New Roman" w:hAnsi="Georgia"/>
          <w:sz w:val="29"/>
          <w:szCs w:val="29"/>
        </w:rPr>
        <w:t>Ecosystem Services</w:t>
      </w:r>
    </w:p>
    <w:p w14:paraId="7C6A0E00" w14:textId="77777777" w:rsidR="00000000" w:rsidRDefault="00095617">
      <w:pPr>
        <w:pStyle w:val="Heading2"/>
        <w:divId w:val="844906177"/>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D0B9F08" w14:textId="77777777">
        <w:trPr>
          <w:divId w:val="844906177"/>
          <w:tblCellSpacing w:w="15" w:type="dxa"/>
        </w:trPr>
        <w:tc>
          <w:tcPr>
            <w:tcW w:w="0" w:type="auto"/>
            <w:tcBorders>
              <w:bottom w:val="single" w:sz="6" w:space="0" w:color="000000"/>
            </w:tcBorders>
            <w:shd w:val="clear" w:color="auto" w:fill="BBBBBB"/>
            <w:vAlign w:val="center"/>
            <w:hideMark/>
          </w:tcPr>
          <w:p w14:paraId="0BA808DE" w14:textId="77777777" w:rsidR="00000000" w:rsidRDefault="00095617">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4868F1A8" w14:textId="77777777" w:rsidR="00000000" w:rsidRDefault="00095617">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1327E50B" w14:textId="77777777">
        <w:trPr>
          <w:divId w:val="844906177"/>
          <w:tblCellSpacing w:w="15" w:type="dxa"/>
        </w:trPr>
        <w:tc>
          <w:tcPr>
            <w:tcW w:w="0" w:type="auto"/>
            <w:vAlign w:val="center"/>
            <w:hideMark/>
          </w:tcPr>
          <w:p w14:paraId="41E0F06A" w14:textId="77777777" w:rsidR="00000000" w:rsidRDefault="00095617">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D73EBBF" w14:textId="77777777" w:rsidR="00000000" w:rsidRDefault="00095617">
            <w:pPr>
              <w:spacing w:after="75"/>
              <w:rPr>
                <w:rFonts w:ascii="Georgia" w:eastAsia="Times New Roman" w:hAnsi="Georgia"/>
                <w:sz w:val="18"/>
                <w:szCs w:val="18"/>
              </w:rPr>
            </w:pPr>
            <w:r>
              <w:rPr>
                <w:rFonts w:ascii="Georgia" w:eastAsia="Times New Roman" w:hAnsi="Georgia"/>
                <w:sz w:val="18"/>
                <w:szCs w:val="18"/>
              </w:rPr>
              <w:t>-</w:t>
            </w:r>
          </w:p>
        </w:tc>
      </w:tr>
    </w:tbl>
    <w:p w14:paraId="7C8A84C6" w14:textId="77777777" w:rsidR="00000000" w:rsidRDefault="00095617">
      <w:pPr>
        <w:pStyle w:val="Heading1"/>
        <w:rPr>
          <w:rFonts w:ascii="Georgia" w:eastAsia="Times New Roman" w:hAnsi="Georgia"/>
          <w:sz w:val="29"/>
          <w:szCs w:val="29"/>
        </w:rPr>
      </w:pPr>
      <w:r>
        <w:rPr>
          <w:rFonts w:ascii="Georgia" w:eastAsia="Times New Roman" w:hAnsi="Georgia"/>
          <w:sz w:val="29"/>
          <w:szCs w:val="29"/>
        </w:rPr>
        <w:t>Bibliography</w:t>
      </w:r>
    </w:p>
    <w:p w14:paraId="69149F75" w14:textId="77777777" w:rsidR="00000000" w:rsidRDefault="00095617">
      <w:pPr>
        <w:pStyle w:val="NormalWeb"/>
        <w:divId w:val="115412472"/>
        <w:rPr>
          <w:rFonts w:ascii="Georgia" w:hAnsi="Georgia"/>
        </w:rPr>
      </w:pPr>
      <w:r>
        <w:rPr>
          <w:rFonts w:ascii="Georgia" w:hAnsi="Georgia"/>
        </w:rPr>
        <w:t>BKF. 2020. Herb Book.</w:t>
      </w:r>
    </w:p>
    <w:p w14:paraId="57362B56" w14:textId="77777777" w:rsidR="00000000" w:rsidRDefault="00095617">
      <w:pPr>
        <w:pStyle w:val="NormalWeb"/>
        <w:divId w:val="115412472"/>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5429684B" w14:textId="77777777" w:rsidR="00000000" w:rsidRDefault="00095617">
      <w:pPr>
        <w:pStyle w:val="NormalWeb"/>
        <w:divId w:val="115412472"/>
        <w:rPr>
          <w:rFonts w:ascii="Georgia" w:hAnsi="Georgia"/>
        </w:rPr>
      </w:pPr>
      <w:proofErr w:type="spellStart"/>
      <w:r>
        <w:rPr>
          <w:rFonts w:ascii="Georgia" w:hAnsi="Georgia"/>
        </w:rPr>
        <w:t>Chantaranothai</w:t>
      </w:r>
      <w:proofErr w:type="spellEnd"/>
      <w:r>
        <w:rPr>
          <w:rFonts w:ascii="Georgia" w:hAnsi="Georgia"/>
        </w:rPr>
        <w:t xml:space="preserve">, P. 1999. The </w:t>
      </w:r>
      <w:proofErr w:type="spellStart"/>
      <w:r>
        <w:rPr>
          <w:rFonts w:ascii="Georgia" w:hAnsi="Georgia"/>
        </w:rPr>
        <w:t>sapotaceae</w:t>
      </w:r>
      <w:proofErr w:type="spellEnd"/>
      <w:r>
        <w:rPr>
          <w:rFonts w:ascii="Georgia" w:hAnsi="Georgia"/>
        </w:rPr>
        <w:t xml:space="preserve"> of Thailand. </w:t>
      </w:r>
      <w:r>
        <w:rPr>
          <w:rFonts w:ascii="Georgia" w:hAnsi="Georgia"/>
          <w:i/>
          <w:iCs/>
        </w:rPr>
        <w:t xml:space="preserve">In </w:t>
      </w:r>
      <w:proofErr w:type="spellStart"/>
      <w:r>
        <w:rPr>
          <w:rFonts w:ascii="Georgia" w:hAnsi="Georgia"/>
          <w:i/>
          <w:iCs/>
        </w:rPr>
        <w:t>Santisuk</w:t>
      </w:r>
      <w:proofErr w:type="spellEnd"/>
      <w:r>
        <w:rPr>
          <w:rFonts w:ascii="Georgia" w:hAnsi="Georgia"/>
          <w:i/>
          <w:iCs/>
        </w:rPr>
        <w:t>, T. (eds), T</w:t>
      </w:r>
      <w:r>
        <w:rPr>
          <w:rFonts w:ascii="Georgia" w:hAnsi="Georgia"/>
          <w:i/>
          <w:iCs/>
        </w:rPr>
        <w:t>hai Forest Bulletin (Botany)</w:t>
      </w:r>
      <w:r>
        <w:rPr>
          <w:rFonts w:ascii="Georgia" w:hAnsi="Georgia"/>
        </w:rPr>
        <w:t xml:space="preserve"> 27: 139-166.</w:t>
      </w:r>
    </w:p>
    <w:p w14:paraId="5392EE38" w14:textId="77777777" w:rsidR="00000000" w:rsidRDefault="00095617">
      <w:pPr>
        <w:pStyle w:val="NormalWeb"/>
        <w:divId w:val="115412472"/>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46C9C68A" w14:textId="77777777" w:rsidR="00000000" w:rsidRDefault="00095617">
      <w:pPr>
        <w:pStyle w:val="NormalWeb"/>
        <w:divId w:val="115412472"/>
        <w:rPr>
          <w:rFonts w:ascii="Georgia" w:hAnsi="Georgia"/>
        </w:rPr>
      </w:pPr>
      <w:r>
        <w:rPr>
          <w:rFonts w:ascii="Georgia" w:hAnsi="Georgia"/>
        </w:rPr>
        <w:t xml:space="preserve">Global Forest Watch. 2022. Thailand Deforestation Rates &amp; Statistics. Available at: </w:t>
      </w:r>
      <w:hyperlink r:id="rId15" w:history="1">
        <w:r>
          <w:rPr>
            <w:rStyle w:val="Hyperlink"/>
            <w:rFonts w:ascii="Georgia" w:hAnsi="Georgia"/>
          </w:rPr>
          <w:t>https://www.globalforestwatch.org/dashboards/country/THA/?category=summary&amp;location=WyJjb3VudHJ5IiwiVEhBIl0%3D&amp;map=eyJjYW5Cb3VuZCI6ZmFsc2UsImRhdGFzZXRzIjpbeyJkYXRhc2V0IjoicG9saXRpY2FsLWJvdW5kYXJpZXMiLCJsYXllcnMiOlsiZGlzcHV0ZWQtcG9saXRpY2FsLWJvdW5kYXJpZXMi</w:t>
        </w:r>
        <w:r>
          <w:rPr>
            <w:rStyle w:val="Hyperlink"/>
            <w:rFonts w:ascii="Georgia" w:hAnsi="Georgia"/>
          </w:rPr>
          <w:t>LCJwb2xpdGljYWwtYm91bmRhcmllcyJdLCJib3VuZGFyeSI6dHJ1ZSwib3BhY2l0eSI6MSwidmlzaWJpbGl0eSI6dHJ1ZX0seyJkYXRhc2V0IjoidHJlZS1jb3Zlci1sb3NzIiwibGF5ZXJzIjpbInRyZWUtY292ZXItbG9zcyJdLCJvcGFjaXR5IjoxLCJ2aXNpYmlsaXR5Ijp0cnVlLCJ0aW1lbGluZVBhcmFtcyI6eyJzdGFydERhdGUiOiIy</w:t>
        </w:r>
        <w:r>
          <w:rPr>
            <w:rStyle w:val="Hyperlink"/>
            <w:rFonts w:ascii="Georgia" w:hAnsi="Georgia"/>
          </w:rPr>
          <w:t>MDAxLTAxLTAxIiwiZW5kRGF0ZSI6IjIwMjEtMTItMzEiLCJ0cmltRW5kRGF0ZSI6IjIwMjEtMTItMzEifSwicGFyYW1zIjp7InRocmVzaG9sZCI6MzAsInZpc2liaWxpdHkiOnRydWV9fV19&amp;showMap=true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45D28110" w14:textId="77777777" w:rsidR="00000000" w:rsidRDefault="00095617">
      <w:pPr>
        <w:pStyle w:val="NormalWeb"/>
        <w:divId w:val="115412472"/>
        <w:rPr>
          <w:rFonts w:ascii="Georgia" w:hAnsi="Georgia"/>
        </w:rPr>
      </w:pPr>
      <w:proofErr w:type="spellStart"/>
      <w:r>
        <w:rPr>
          <w:rFonts w:ascii="Leelawadee UI" w:hAnsi="Leelawadee UI" w:cs="Leelawadee UI"/>
        </w:rPr>
        <w:t>ปิยะ</w:t>
      </w:r>
      <w:proofErr w:type="spellEnd"/>
      <w:r>
        <w:rPr>
          <w:rFonts w:ascii="Georgia" w:hAnsi="Georgia"/>
        </w:rPr>
        <w:t xml:space="preserve"> </w:t>
      </w:r>
      <w:proofErr w:type="spellStart"/>
      <w:r>
        <w:rPr>
          <w:rFonts w:ascii="Leelawadee UI" w:hAnsi="Leelawadee UI" w:cs="Leelawadee UI"/>
        </w:rPr>
        <w:t>เฉลิมกลิ่น</w:t>
      </w:r>
      <w:proofErr w:type="spellEnd"/>
      <w:r>
        <w:rPr>
          <w:rFonts w:ascii="Georgia" w:hAnsi="Georgia"/>
        </w:rPr>
        <w:t xml:space="preserve"> </w:t>
      </w:r>
      <w:proofErr w:type="spellStart"/>
      <w:r>
        <w:rPr>
          <w:rFonts w:ascii="Leelawadee UI" w:hAnsi="Leelawadee UI" w:cs="Leelawadee UI"/>
        </w:rPr>
        <w:t>จิรพันธุ์</w:t>
      </w:r>
      <w:proofErr w:type="spellEnd"/>
      <w:r>
        <w:rPr>
          <w:rFonts w:ascii="Georgia" w:hAnsi="Georgia"/>
        </w:rPr>
        <w:t xml:space="preserve"> </w:t>
      </w:r>
      <w:proofErr w:type="spellStart"/>
      <w:r>
        <w:rPr>
          <w:rFonts w:ascii="Leelawadee UI" w:hAnsi="Leelawadee UI" w:cs="Leelawadee UI"/>
        </w:rPr>
        <w:t>ศรีทองกุล</w:t>
      </w:r>
      <w:proofErr w:type="spellEnd"/>
      <w:r>
        <w:rPr>
          <w:rFonts w:ascii="Georgia" w:hAnsi="Georgia"/>
        </w:rPr>
        <w:t xml:space="preserve"> </w:t>
      </w:r>
      <w:proofErr w:type="spellStart"/>
      <w:r>
        <w:rPr>
          <w:rFonts w:ascii="Leelawadee UI" w:hAnsi="Leelawadee UI" w:cs="Leelawadee UI"/>
        </w:rPr>
        <w:t>และอนันต์</w:t>
      </w:r>
      <w:proofErr w:type="spellEnd"/>
      <w:r>
        <w:rPr>
          <w:rFonts w:ascii="Georgia" w:hAnsi="Georgia"/>
        </w:rPr>
        <w:t xml:space="preserve"> </w:t>
      </w:r>
      <w:proofErr w:type="spellStart"/>
      <w:r>
        <w:rPr>
          <w:rFonts w:ascii="Leelawadee UI" w:hAnsi="Leelawadee UI" w:cs="Leelawadee UI"/>
        </w:rPr>
        <w:t>พิริยะภัทรกิจ</w:t>
      </w:r>
      <w:proofErr w:type="spellEnd"/>
      <w:r>
        <w:rPr>
          <w:rFonts w:ascii="Georgia" w:hAnsi="Georgia"/>
        </w:rPr>
        <w:t xml:space="preserve">. 2551. </w:t>
      </w:r>
      <w:proofErr w:type="spellStart"/>
      <w:r>
        <w:rPr>
          <w:rFonts w:ascii="Leelawadee UI" w:hAnsi="Leelawadee UI" w:cs="Leelawadee UI"/>
        </w:rPr>
        <w:t>พรรณ</w:t>
      </w:r>
      <w:r>
        <w:rPr>
          <w:rFonts w:ascii="Leelawadee UI" w:hAnsi="Leelawadee UI" w:cs="Leelawadee UI"/>
        </w:rPr>
        <w:t>ไม้ที่พบครั้งแรกในประเทศไทย</w:t>
      </w:r>
      <w:proofErr w:type="spellEnd"/>
      <w:r>
        <w:rPr>
          <w:rFonts w:ascii="Georgia" w:hAnsi="Georgia"/>
        </w:rPr>
        <w:t xml:space="preserve">. </w:t>
      </w:r>
      <w:proofErr w:type="spellStart"/>
      <w:r>
        <w:rPr>
          <w:rFonts w:ascii="Leelawadee UI" w:hAnsi="Leelawadee UI" w:cs="Leelawadee UI"/>
        </w:rPr>
        <w:t>กทม</w:t>
      </w:r>
      <w:proofErr w:type="spellEnd"/>
      <w:r>
        <w:rPr>
          <w:rFonts w:ascii="Georgia" w:hAnsi="Georgia"/>
        </w:rPr>
        <w:t xml:space="preserve">. </w:t>
      </w:r>
      <w:proofErr w:type="spellStart"/>
      <w:r>
        <w:rPr>
          <w:rFonts w:ascii="Leelawadee UI" w:hAnsi="Leelawadee UI" w:cs="Leelawadee UI"/>
        </w:rPr>
        <w:t>โครงการพัฒนาองค์ความรู้และศึกษานโยบายการจัดการทรัพยากรชีวภาพ</w:t>
      </w:r>
      <w:proofErr w:type="spellEnd"/>
      <w:r>
        <w:rPr>
          <w:rFonts w:ascii="Georgia" w:hAnsi="Georgia"/>
        </w:rPr>
        <w:t>.</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8-22T15:45:00Z" w:initials="JP">
    <w:p w14:paraId="146F6454" w14:textId="77777777" w:rsidR="00870DCB" w:rsidRDefault="00870DCB" w:rsidP="008B5501">
      <w:pPr>
        <w:pStyle w:val="CommentText"/>
      </w:pPr>
      <w:r>
        <w:rPr>
          <w:rStyle w:val="CommentReference"/>
        </w:rPr>
        <w:annotationRef/>
      </w:r>
      <w:r>
        <w:t>The EOO here is very large. Are we happy with EN? Also, are we happy with the identification of the Chinese collection - or should we introduce a range?</w:t>
      </w:r>
    </w:p>
  </w:comment>
  <w:comment w:id="28" w:author="Jack Plummer" w:date="2022-08-22T15:42:00Z" w:initials="JP">
    <w:p w14:paraId="340E2092" w14:textId="6DA2A53E" w:rsidR="00870DCB" w:rsidRDefault="00870DCB" w:rsidP="00C91E48">
      <w:pPr>
        <w:pStyle w:val="CommentText"/>
      </w:pPr>
      <w:r>
        <w:rPr>
          <w:rStyle w:val="CommentReference"/>
        </w:rPr>
        <w:annotationRef/>
      </w:r>
      <w:r>
        <w:t>These numbers don't match</w:t>
      </w:r>
    </w:p>
  </w:comment>
  <w:comment w:id="37" w:author="Jack Plummer" w:date="2022-08-22T15:44:00Z" w:initials="JP">
    <w:p w14:paraId="49A2AEB9" w14:textId="77777777" w:rsidR="00870DCB" w:rsidRDefault="00870DCB" w:rsidP="002B37B0">
      <w:pPr>
        <w:pStyle w:val="CommentText"/>
      </w:pPr>
      <w:r>
        <w:rPr>
          <w:rStyle w:val="CommentReference"/>
        </w:rPr>
        <w:annotationRef/>
      </w:r>
      <w:r>
        <w:t>Outline major threat</w:t>
      </w:r>
    </w:p>
  </w:comment>
  <w:comment w:id="43" w:author="Jack Plummer" w:date="2022-08-22T15:46:00Z" w:initials="JP">
    <w:p w14:paraId="62BBDFA6" w14:textId="77777777" w:rsidR="00095617" w:rsidRDefault="00095617" w:rsidP="00572C15">
      <w:pPr>
        <w:pStyle w:val="CommentText"/>
      </w:pPr>
      <w:r>
        <w:rPr>
          <w:rStyle w:val="CommentReference"/>
        </w:rPr>
        <w:annotationRef/>
      </w:r>
      <w:r>
        <w:t>I'm not sure if all of this is relevant if species occurs in open scrub. Site-specific threat information would also be useful.</w:t>
      </w:r>
    </w:p>
  </w:comment>
  <w:comment w:id="52" w:author="Jack Plummer" w:date="2022-08-22T15:46:00Z" w:initials="JP">
    <w:p w14:paraId="1486D159" w14:textId="02C38BB5" w:rsidR="00095617" w:rsidRDefault="00095617" w:rsidP="00092BFD">
      <w:pPr>
        <w:pStyle w:val="CommentText"/>
      </w:pPr>
      <w:r>
        <w:rPr>
          <w:rStyle w:val="CommentReference"/>
        </w:rPr>
        <w:annotationRef/>
      </w:r>
      <w:r>
        <w:t>Complete Use and Trade table</w:t>
      </w:r>
    </w:p>
  </w:comment>
  <w:comment w:id="55" w:author="Jack Plummer" w:date="2022-08-22T15:47:00Z" w:initials="JP">
    <w:p w14:paraId="239C8D02" w14:textId="77777777" w:rsidR="00095617" w:rsidRDefault="00095617" w:rsidP="007D4103">
      <w:pPr>
        <w:pStyle w:val="CommentText"/>
      </w:pPr>
      <w:r>
        <w:rPr>
          <w:rStyle w:val="CommentReference"/>
        </w:rPr>
        <w:annotationRef/>
      </w:r>
      <w:r>
        <w:t>As mentioned above, I'm not sure forest loss is a relevant threat if this species occurs in open scrub. Any site-specific threats - should at least mention agriculture and urbanisation</w:t>
      </w:r>
    </w:p>
  </w:comment>
  <w:comment w:id="68" w:author="Jack Plummer" w:date="2022-08-22T15:50:00Z" w:initials="JP">
    <w:p w14:paraId="19AD391B" w14:textId="77777777" w:rsidR="00095617" w:rsidRDefault="00095617" w:rsidP="00CF2AE6">
      <w:pPr>
        <w:pStyle w:val="CommentText"/>
      </w:pPr>
      <w:r>
        <w:rPr>
          <w:rStyle w:val="CommentReference"/>
        </w:rPr>
        <w:annotationRef/>
      </w:r>
      <w:r>
        <w:t>Protected areas?</w:t>
      </w:r>
    </w:p>
  </w:comment>
  <w:comment w:id="69" w:author="Jack Plummer" w:date="2022-08-22T15:50:00Z" w:initials="JP">
    <w:p w14:paraId="4538D824" w14:textId="77777777" w:rsidR="00095617" w:rsidRDefault="00095617" w:rsidP="00B41D0A">
      <w:pPr>
        <w:pStyle w:val="CommentText"/>
      </w:pPr>
      <w:r>
        <w:rPr>
          <w:rStyle w:val="CommentReference"/>
        </w:rPr>
        <w:annotationRef/>
      </w:r>
      <w:r>
        <w:t>Add ex situ conservation measures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6F6454" w15:done="0"/>
  <w15:commentEx w15:paraId="340E2092" w15:done="0"/>
  <w15:commentEx w15:paraId="49A2AEB9" w15:done="0"/>
  <w15:commentEx w15:paraId="62BBDFA6" w15:done="0"/>
  <w15:commentEx w15:paraId="1486D159" w15:done="0"/>
  <w15:commentEx w15:paraId="239C8D02" w15:done="0"/>
  <w15:commentEx w15:paraId="19AD391B" w15:done="0"/>
  <w15:commentEx w15:paraId="4538D8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E2304" w16cex:dateUtc="2022-08-22T14:45:00Z"/>
  <w16cex:commentExtensible w16cex:durableId="26AE2255" w16cex:dateUtc="2022-08-22T14:42:00Z"/>
  <w16cex:commentExtensible w16cex:durableId="26AE22D6" w16cex:dateUtc="2022-08-22T14:44:00Z"/>
  <w16cex:commentExtensible w16cex:durableId="26AE2354" w16cex:dateUtc="2022-08-22T14:46:00Z"/>
  <w16cex:commentExtensible w16cex:durableId="26AE236A" w16cex:dateUtc="2022-08-22T14:46:00Z"/>
  <w16cex:commentExtensible w16cex:durableId="26AE23A1" w16cex:dateUtc="2022-08-22T14:47:00Z"/>
  <w16cex:commentExtensible w16cex:durableId="26AE2435" w16cex:dateUtc="2022-08-22T14:50:00Z"/>
  <w16cex:commentExtensible w16cex:durableId="26AE2446" w16cex:dateUtc="2022-08-22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6F6454" w16cid:durableId="26AE2304"/>
  <w16cid:commentId w16cid:paraId="340E2092" w16cid:durableId="26AE2255"/>
  <w16cid:commentId w16cid:paraId="49A2AEB9" w16cid:durableId="26AE22D6"/>
  <w16cid:commentId w16cid:paraId="62BBDFA6" w16cid:durableId="26AE2354"/>
  <w16cid:commentId w16cid:paraId="1486D159" w16cid:durableId="26AE236A"/>
  <w16cid:commentId w16cid:paraId="239C8D02" w16cid:durableId="26AE23A1"/>
  <w16cid:commentId w16cid:paraId="19AD391B" w16cid:durableId="26AE2435"/>
  <w16cid:commentId w16cid:paraId="4538D824" w16cid:durableId="26AE24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0DCB"/>
    <w:rsid w:val="00095617"/>
    <w:rsid w:val="00870D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A5098"/>
  <w15:chartTrackingRefBased/>
  <w15:docId w15:val="{B510273D-0ECF-4BCC-924A-925A33D94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870DCB"/>
    <w:rPr>
      <w:rFonts w:eastAsiaTheme="minorEastAsia"/>
      <w:sz w:val="24"/>
      <w:szCs w:val="24"/>
    </w:rPr>
  </w:style>
  <w:style w:type="character" w:styleId="CommentReference">
    <w:name w:val="annotation reference"/>
    <w:basedOn w:val="DefaultParagraphFont"/>
    <w:uiPriority w:val="99"/>
    <w:semiHidden/>
    <w:unhideWhenUsed/>
    <w:rsid w:val="00870DCB"/>
    <w:rPr>
      <w:sz w:val="16"/>
      <w:szCs w:val="16"/>
    </w:rPr>
  </w:style>
  <w:style w:type="paragraph" w:styleId="CommentText">
    <w:name w:val="annotation text"/>
    <w:basedOn w:val="Normal"/>
    <w:link w:val="CommentTextChar"/>
    <w:uiPriority w:val="99"/>
    <w:unhideWhenUsed/>
    <w:rsid w:val="00870DCB"/>
    <w:rPr>
      <w:sz w:val="20"/>
      <w:szCs w:val="20"/>
    </w:rPr>
  </w:style>
  <w:style w:type="character" w:customStyle="1" w:styleId="CommentTextChar">
    <w:name w:val="Comment Text Char"/>
    <w:basedOn w:val="DefaultParagraphFont"/>
    <w:link w:val="CommentText"/>
    <w:uiPriority w:val="99"/>
    <w:rsid w:val="00870DCB"/>
    <w:rPr>
      <w:rFonts w:eastAsiaTheme="minorEastAsia"/>
    </w:rPr>
  </w:style>
  <w:style w:type="paragraph" w:styleId="CommentSubject">
    <w:name w:val="annotation subject"/>
    <w:basedOn w:val="CommentText"/>
    <w:next w:val="CommentText"/>
    <w:link w:val="CommentSubjectChar"/>
    <w:uiPriority w:val="99"/>
    <w:semiHidden/>
    <w:unhideWhenUsed/>
    <w:rsid w:val="00870DCB"/>
    <w:rPr>
      <w:b/>
      <w:bCs/>
    </w:rPr>
  </w:style>
  <w:style w:type="character" w:customStyle="1" w:styleId="CommentSubjectChar">
    <w:name w:val="Comment Subject Char"/>
    <w:basedOn w:val="CommentTextChar"/>
    <w:link w:val="CommentSubject"/>
    <w:uiPriority w:val="99"/>
    <w:semiHidden/>
    <w:rsid w:val="00870DCB"/>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0294">
      <w:marLeft w:val="0"/>
      <w:marRight w:val="0"/>
      <w:marTop w:val="0"/>
      <w:marBottom w:val="0"/>
      <w:divBdr>
        <w:top w:val="none" w:sz="0" w:space="0" w:color="auto"/>
        <w:left w:val="none" w:sz="0" w:space="0" w:color="auto"/>
        <w:bottom w:val="none" w:sz="0" w:space="0" w:color="auto"/>
        <w:right w:val="none" w:sz="0" w:space="0" w:color="auto"/>
      </w:divBdr>
    </w:div>
    <w:div w:id="115412472">
      <w:marLeft w:val="0"/>
      <w:marRight w:val="0"/>
      <w:marTop w:val="0"/>
      <w:marBottom w:val="0"/>
      <w:divBdr>
        <w:top w:val="none" w:sz="0" w:space="0" w:color="auto"/>
        <w:left w:val="none" w:sz="0" w:space="0" w:color="auto"/>
        <w:bottom w:val="none" w:sz="0" w:space="0" w:color="auto"/>
        <w:right w:val="none" w:sz="0" w:space="0" w:color="auto"/>
      </w:divBdr>
    </w:div>
    <w:div w:id="438841338">
      <w:marLeft w:val="0"/>
      <w:marRight w:val="0"/>
      <w:marTop w:val="0"/>
      <w:marBottom w:val="0"/>
      <w:divBdr>
        <w:top w:val="none" w:sz="0" w:space="0" w:color="auto"/>
        <w:left w:val="none" w:sz="0" w:space="0" w:color="auto"/>
        <w:bottom w:val="none" w:sz="0" w:space="0" w:color="auto"/>
        <w:right w:val="none" w:sz="0" w:space="0" w:color="auto"/>
      </w:divBdr>
    </w:div>
    <w:div w:id="501896338">
      <w:marLeft w:val="0"/>
      <w:marRight w:val="0"/>
      <w:marTop w:val="0"/>
      <w:marBottom w:val="0"/>
      <w:divBdr>
        <w:top w:val="none" w:sz="0" w:space="0" w:color="auto"/>
        <w:left w:val="none" w:sz="0" w:space="0" w:color="auto"/>
        <w:bottom w:val="none" w:sz="0" w:space="0" w:color="auto"/>
        <w:right w:val="none" w:sz="0" w:space="0" w:color="auto"/>
      </w:divBdr>
    </w:div>
    <w:div w:id="752359229">
      <w:marLeft w:val="0"/>
      <w:marRight w:val="0"/>
      <w:marTop w:val="0"/>
      <w:marBottom w:val="0"/>
      <w:divBdr>
        <w:top w:val="none" w:sz="0" w:space="0" w:color="auto"/>
        <w:left w:val="none" w:sz="0" w:space="0" w:color="auto"/>
        <w:bottom w:val="none" w:sz="0" w:space="0" w:color="auto"/>
        <w:right w:val="none" w:sz="0" w:space="0" w:color="auto"/>
      </w:divBdr>
      <w:divsChild>
        <w:div w:id="1929339785">
          <w:marLeft w:val="0"/>
          <w:marRight w:val="0"/>
          <w:marTop w:val="0"/>
          <w:marBottom w:val="150"/>
          <w:divBdr>
            <w:top w:val="single" w:sz="12" w:space="0" w:color="000000"/>
            <w:left w:val="none" w:sz="0" w:space="0" w:color="auto"/>
            <w:bottom w:val="single" w:sz="12" w:space="0" w:color="000000"/>
            <w:right w:val="none" w:sz="0" w:space="0" w:color="auto"/>
          </w:divBdr>
        </w:div>
      </w:divsChild>
    </w:div>
    <w:div w:id="844906177">
      <w:marLeft w:val="0"/>
      <w:marRight w:val="0"/>
      <w:marTop w:val="0"/>
      <w:marBottom w:val="0"/>
      <w:divBdr>
        <w:top w:val="none" w:sz="0" w:space="0" w:color="auto"/>
        <w:left w:val="none" w:sz="0" w:space="0" w:color="auto"/>
        <w:bottom w:val="none" w:sz="0" w:space="0" w:color="auto"/>
        <w:right w:val="none" w:sz="0" w:space="0" w:color="auto"/>
      </w:divBdr>
    </w:div>
    <w:div w:id="1020395522">
      <w:marLeft w:val="0"/>
      <w:marRight w:val="0"/>
      <w:marTop w:val="0"/>
      <w:marBottom w:val="0"/>
      <w:divBdr>
        <w:top w:val="none" w:sz="0" w:space="0" w:color="auto"/>
        <w:left w:val="none" w:sz="0" w:space="0" w:color="auto"/>
        <w:bottom w:val="none" w:sz="0" w:space="0" w:color="auto"/>
        <w:right w:val="none" w:sz="0" w:space="0" w:color="auto"/>
      </w:divBdr>
    </w:div>
    <w:div w:id="1082801166">
      <w:marLeft w:val="0"/>
      <w:marRight w:val="0"/>
      <w:marTop w:val="0"/>
      <w:marBottom w:val="0"/>
      <w:divBdr>
        <w:top w:val="none" w:sz="0" w:space="0" w:color="auto"/>
        <w:left w:val="none" w:sz="0" w:space="0" w:color="auto"/>
        <w:bottom w:val="none" w:sz="0" w:space="0" w:color="auto"/>
        <w:right w:val="none" w:sz="0" w:space="0" w:color="auto"/>
      </w:divBdr>
    </w:div>
    <w:div w:id="1225021604">
      <w:marLeft w:val="0"/>
      <w:marRight w:val="0"/>
      <w:marTop w:val="0"/>
      <w:marBottom w:val="0"/>
      <w:divBdr>
        <w:top w:val="none" w:sz="0" w:space="0" w:color="auto"/>
        <w:left w:val="none" w:sz="0" w:space="0" w:color="auto"/>
        <w:bottom w:val="none" w:sz="0" w:space="0" w:color="auto"/>
        <w:right w:val="none" w:sz="0" w:space="0" w:color="auto"/>
      </w:divBdr>
    </w:div>
    <w:div w:id="1410299933">
      <w:marLeft w:val="0"/>
      <w:marRight w:val="0"/>
      <w:marTop w:val="0"/>
      <w:marBottom w:val="0"/>
      <w:divBdr>
        <w:top w:val="none" w:sz="0" w:space="0" w:color="auto"/>
        <w:left w:val="none" w:sz="0" w:space="0" w:color="auto"/>
        <w:bottom w:val="none" w:sz="0" w:space="0" w:color="auto"/>
        <w:right w:val="none" w:sz="0" w:space="0" w:color="auto"/>
      </w:divBdr>
    </w:div>
    <w:div w:id="1451315225">
      <w:marLeft w:val="0"/>
      <w:marRight w:val="0"/>
      <w:marTop w:val="0"/>
      <w:marBottom w:val="0"/>
      <w:divBdr>
        <w:top w:val="none" w:sz="0" w:space="0" w:color="auto"/>
        <w:left w:val="none" w:sz="0" w:space="0" w:color="auto"/>
        <w:bottom w:val="none" w:sz="0" w:space="0" w:color="auto"/>
        <w:right w:val="none" w:sz="0" w:space="0" w:color="auto"/>
      </w:divBdr>
    </w:div>
    <w:div w:id="200828881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288723-3D0D-4103-8643-5468329D7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7E2AEB-4030-4B9F-A936-5A37B980EE74}">
  <ds:schemaRefs>
    <ds:schemaRef ds:uri="Microsoft.SharePoint.Taxonomy.ContentTypeSync"/>
  </ds:schemaRefs>
</ds:datastoreItem>
</file>

<file path=customXml/itemProps3.xml><?xml version="1.0" encoding="utf-8"?>
<ds:datastoreItem xmlns:ds="http://schemas.openxmlformats.org/officeDocument/2006/customXml" ds:itemID="{567B8413-F224-486B-A387-0D9684D50EF1}">
  <ds:schemaRefs>
    <ds:schemaRef ds:uri="http://schemas.microsoft.com/sharepoint/events"/>
  </ds:schemaRefs>
</ds:datastoreItem>
</file>

<file path=customXml/itemProps4.xml><?xml version="1.0" encoding="utf-8"?>
<ds:datastoreItem xmlns:ds="http://schemas.openxmlformats.org/officeDocument/2006/customXml" ds:itemID="{44B94DDE-2BA8-4A8A-BA66-050A25A89622}">
  <ds:schemaRefs>
    <ds:schemaRef ds:uri="http://schemas.microsoft.com/sharepoint/v3/contenttype/forms"/>
  </ds:schemaRefs>
</ds:datastoreItem>
</file>

<file path=customXml/itemProps5.xml><?xml version="1.0" encoding="utf-8"?>
<ds:datastoreItem xmlns:ds="http://schemas.openxmlformats.org/officeDocument/2006/customXml" ds:itemID="{8240A76B-8B21-4664-80D5-9E95DEC489EE}">
  <ds:schemaRefs>
    <ds:schemaRef ds:uri="http://purl.org/dc/elements/1.1/"/>
    <ds:schemaRef ds:uri="http://schemas.microsoft.com/office/2006/metadata/properties"/>
    <ds:schemaRef ds:uri="150f78d0-e5c4-40ba-9879-1115501c63e5"/>
    <ds:schemaRef ds:uri="http://purl.org/dc/terms/"/>
    <ds:schemaRef ds:uri="590658d6-28a4-43df-8461-354b94568f6c"/>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3174fa65-5130-4218-be7b-3006b691958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1132</Words>
  <Characters>8319</Characters>
  <Application>Microsoft Office Word</Application>
  <DocSecurity>0</DocSecurity>
  <Lines>69</Lines>
  <Paragraphs>18</Paragraphs>
  <ScaleCrop>false</ScaleCrop>
  <HeadingPairs>
    <vt:vector size="2" baseType="variant">
      <vt:variant>
        <vt:lpstr>Title</vt:lpstr>
      </vt:variant>
      <vt:variant>
        <vt:i4>1</vt:i4>
      </vt:variant>
    </vt:vector>
  </HeadingPairs>
  <TitlesOfParts>
    <vt:vector size="1" baseType="lpstr">
      <vt:lpstr>Xantolis siamensis</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Xantolis siamensis</dc:title>
  <dc:subject/>
  <dc:creator>Jack Plummer</dc:creator>
  <cp:keywords/>
  <dc:description/>
  <cp:lastModifiedBy>Jack Plummer</cp:lastModifiedBy>
  <cp:revision>2</cp:revision>
  <dcterms:created xsi:type="dcterms:W3CDTF">2022-08-22T14:50:00Z</dcterms:created>
  <dcterms:modified xsi:type="dcterms:W3CDTF">2022-08-22T14:50:00Z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