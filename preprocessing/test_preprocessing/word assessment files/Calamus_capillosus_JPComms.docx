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A0F9A4" w14:textId="77777777" w:rsidR="00EA4E39" w:rsidRDefault="0027620C">
      <w:pPr>
        <w:jc w:val="center"/>
        <w:divId w:val="1145776272"/>
        <w:rPr>
          <w:rFonts w:ascii="Georgia" w:eastAsia="Times New Roman" w:hAnsi="Georgia"/>
          <w:b/>
          <w:bCs/>
          <w:sz w:val="29"/>
          <w:szCs w:val="29"/>
        </w:rPr>
      </w:pPr>
      <w:r>
        <w:rPr>
          <w:rFonts w:ascii="Georgia" w:eastAsia="Times New Roman" w:hAnsi="Georgia"/>
          <w:b/>
          <w:bCs/>
          <w:sz w:val="29"/>
          <w:szCs w:val="29"/>
        </w:rPr>
        <w:t>Draft</w:t>
      </w:r>
    </w:p>
    <w:p w14:paraId="4395D3A8" w14:textId="77777777" w:rsidR="00EA4E39" w:rsidRDefault="0027620C">
      <w:pPr>
        <w:divId w:val="794374481"/>
        <w:rPr>
          <w:rFonts w:ascii="Georgia" w:eastAsia="Times New Roman" w:hAnsi="Georgia"/>
          <w:sz w:val="18"/>
          <w:szCs w:val="18"/>
        </w:rPr>
      </w:pPr>
      <w:r>
        <w:rPr>
          <w:rFonts w:ascii="Georgia" w:eastAsia="Times New Roman" w:hAnsi="Georgia"/>
          <w:noProof/>
          <w:sz w:val="18"/>
          <w:szCs w:val="18"/>
        </w:rPr>
        <w:drawing>
          <wp:inline distT="0" distB="0" distL="0" distR="0" wp14:anchorId="4DFF7C3D" wp14:editId="5D4E1550">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E5AE05" w14:textId="77777777" w:rsidR="00EA4E39" w:rsidRDefault="0027620C">
      <w:pPr>
        <w:shd w:val="clear" w:color="auto" w:fill="FFFFFF"/>
        <w:spacing w:before="100" w:beforeAutospacing="1" w:after="100" w:afterAutospacing="1"/>
        <w:jc w:val="right"/>
        <w:outlineLvl w:val="1"/>
        <w:divId w:val="794374481"/>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Calamus capillosus</w:t>
      </w:r>
      <w:r>
        <w:rPr>
          <w:rFonts w:ascii="Georgia" w:eastAsia="Times New Roman" w:hAnsi="Georgia"/>
          <w:b/>
          <w:bCs/>
          <w:color w:val="000000"/>
          <w:kern w:val="36"/>
          <w:sz w:val="29"/>
          <w:szCs w:val="29"/>
        </w:rPr>
        <w:t xml:space="preserve"> - W.J.Baker &amp; J.Dransf.</w:t>
      </w:r>
    </w:p>
    <w:p w14:paraId="3751D56D" w14:textId="77777777" w:rsidR="00EA4E39" w:rsidRDefault="0027620C">
      <w:pPr>
        <w:jc w:val="right"/>
        <w:divId w:val="794374481"/>
        <w:rPr>
          <w:rFonts w:ascii="Georgia" w:eastAsia="Times New Roman" w:hAnsi="Georgia"/>
          <w:sz w:val="18"/>
          <w:szCs w:val="18"/>
        </w:rPr>
      </w:pPr>
      <w:r>
        <w:rPr>
          <w:rFonts w:ascii="Georgia" w:eastAsia="Times New Roman" w:hAnsi="Georgia"/>
          <w:sz w:val="18"/>
          <w:szCs w:val="18"/>
        </w:rPr>
        <w:t>PLANTAE - TRACHEOPHYTA - LILIOPSIDA - ARECALES - ARECACEAE - Calamus - capillosus</w:t>
      </w:r>
    </w:p>
    <w:p w14:paraId="597587BE" w14:textId="77777777" w:rsidR="00EA4E39" w:rsidRDefault="0027620C">
      <w:pPr>
        <w:pStyle w:val="NormalWeb"/>
        <w:divId w:val="1991596284"/>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952"/>
      </w:tblGrid>
      <w:tr w:rsidR="00EA4E39" w14:paraId="5A6DA97E" w14:textId="77777777">
        <w:trPr>
          <w:tblCellSpacing w:w="15" w:type="dxa"/>
          <w:jc w:val="center"/>
        </w:trPr>
        <w:tc>
          <w:tcPr>
            <w:tcW w:w="0" w:type="auto"/>
            <w:tcBorders>
              <w:bottom w:val="single" w:sz="6" w:space="0" w:color="000000"/>
            </w:tcBorders>
            <w:shd w:val="clear" w:color="auto" w:fill="BBBBBB"/>
            <w:vAlign w:val="center"/>
            <w:hideMark/>
          </w:tcPr>
          <w:p w14:paraId="0CE5795D" w14:textId="77777777" w:rsidR="00EA4E39" w:rsidRDefault="0027620C">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EA4E39" w14:paraId="3B8AB355" w14:textId="77777777">
        <w:trPr>
          <w:tblCellSpacing w:w="15" w:type="dxa"/>
          <w:jc w:val="center"/>
        </w:trPr>
        <w:tc>
          <w:tcPr>
            <w:tcW w:w="0" w:type="auto"/>
            <w:vAlign w:val="center"/>
            <w:hideMark/>
          </w:tcPr>
          <w:p w14:paraId="3C0C3644" w14:textId="77777777" w:rsidR="00EA4E39" w:rsidRDefault="0027620C">
            <w:pPr>
              <w:spacing w:after="75"/>
              <w:rPr>
                <w:rFonts w:ascii="Georgia" w:eastAsia="Times New Roman" w:hAnsi="Georgia"/>
                <w:sz w:val="20"/>
                <w:szCs w:val="20"/>
              </w:rPr>
            </w:pPr>
            <w:commentRangeStart w:id="0"/>
            <w:r>
              <w:rPr>
                <w:rFonts w:ascii="Georgia" w:eastAsia="Times New Roman" w:hAnsi="Georgia"/>
                <w:sz w:val="20"/>
                <w:szCs w:val="20"/>
              </w:rPr>
              <w:t>VU - Vulnerable, D2 (IUCN version 3.1)</w:t>
            </w:r>
            <w:commentRangeEnd w:id="0"/>
            <w:r w:rsidR="00706981">
              <w:rPr>
                <w:rStyle w:val="CommentReference"/>
              </w:rPr>
              <w:commentReference w:id="0"/>
            </w:r>
          </w:p>
        </w:tc>
      </w:tr>
    </w:tbl>
    <w:p w14:paraId="530E9B8B" w14:textId="77777777" w:rsidR="00EA4E39" w:rsidRDefault="0027620C">
      <w:pPr>
        <w:pStyle w:val="Heading1"/>
        <w:divId w:val="1059787134"/>
        <w:rPr>
          <w:rFonts w:ascii="Georgia" w:eastAsia="Times New Roman" w:hAnsi="Georgia"/>
          <w:sz w:val="29"/>
          <w:szCs w:val="29"/>
        </w:rPr>
      </w:pPr>
      <w:commentRangeStart w:id="1"/>
      <w:r>
        <w:rPr>
          <w:rFonts w:ascii="Georgia" w:eastAsia="Times New Roman" w:hAnsi="Georgia"/>
          <w:sz w:val="29"/>
          <w:szCs w:val="29"/>
        </w:rPr>
        <w:t>Red List Assessment</w:t>
      </w:r>
      <w:commentRangeEnd w:id="1"/>
      <w:r w:rsidR="00494865">
        <w:rPr>
          <w:rStyle w:val="CommentReference"/>
          <w:b w:val="0"/>
          <w:bCs w:val="0"/>
          <w:color w:val="auto"/>
          <w:kern w:val="0"/>
        </w:rPr>
        <w:commentReference w:id="1"/>
      </w:r>
    </w:p>
    <w:p w14:paraId="72721143" w14:textId="77777777" w:rsidR="00EA4E39" w:rsidRDefault="0027620C">
      <w:pPr>
        <w:pStyle w:val="Heading2"/>
        <w:divId w:val="1059787134"/>
        <w:rPr>
          <w:rFonts w:ascii="Georgia" w:eastAsia="Times New Roman" w:hAnsi="Georgia"/>
          <w:sz w:val="27"/>
          <w:szCs w:val="27"/>
        </w:rPr>
      </w:pPr>
      <w:r>
        <w:rPr>
          <w:rFonts w:ascii="Georgia" w:eastAsia="Times New Roman" w:hAnsi="Georgia"/>
          <w:sz w:val="27"/>
          <w:szCs w:val="27"/>
        </w:rPr>
        <w:t>Assessment Information</w:t>
      </w:r>
    </w:p>
    <w:p w14:paraId="1D0D3B84" w14:textId="77777777" w:rsidR="00EA4E39" w:rsidRDefault="0027620C">
      <w:pPr>
        <w:pStyle w:val="NormalWeb"/>
        <w:divId w:val="1059787134"/>
        <w:rPr>
          <w:rFonts w:ascii="Georgia" w:hAnsi="Georgia"/>
        </w:rPr>
      </w:pPr>
      <w:r>
        <w:rPr>
          <w:rStyle w:val="datalabel1"/>
          <w:rFonts w:ascii="Georgia" w:hAnsi="Georgia"/>
        </w:rPr>
        <w:t xml:space="preserve">Assessor(s): </w:t>
      </w:r>
      <w:r>
        <w:rPr>
          <w:rFonts w:ascii="Georgia" w:hAnsi="Georgia"/>
        </w:rPr>
        <w:t>Jennings, L.</w:t>
      </w:r>
    </w:p>
    <w:p w14:paraId="1FB0FA51" w14:textId="77777777" w:rsidR="00EA4E39" w:rsidRDefault="0027620C">
      <w:pPr>
        <w:pStyle w:val="NormalWeb"/>
        <w:divId w:val="1059787134"/>
        <w:rPr>
          <w:rFonts w:ascii="Georgia" w:hAnsi="Georgia"/>
        </w:rPr>
      </w:pPr>
      <w:r>
        <w:rPr>
          <w:rStyle w:val="datalabel1"/>
          <w:rFonts w:ascii="Georgia" w:hAnsi="Georgia"/>
        </w:rPr>
        <w:t xml:space="preserve">Contributor(s): </w:t>
      </w:r>
      <w:r>
        <w:rPr>
          <w:rFonts w:ascii="Georgia" w:hAnsi="Georgia"/>
        </w:rPr>
        <w:t>Turner, J.</w:t>
      </w:r>
    </w:p>
    <w:p w14:paraId="637FB437" w14:textId="77777777" w:rsidR="00EA4E39" w:rsidRDefault="0027620C">
      <w:pPr>
        <w:pStyle w:val="NormalWeb"/>
        <w:divId w:val="1059787134"/>
        <w:rPr>
          <w:rFonts w:ascii="Georgia" w:hAnsi="Georgia"/>
        </w:rPr>
      </w:pPr>
      <w:r>
        <w:rPr>
          <w:rStyle w:val="datalabel1"/>
          <w:rFonts w:ascii="Georgia" w:hAnsi="Georgia"/>
        </w:rPr>
        <w:t xml:space="preserve">Regions: </w:t>
      </w:r>
      <w:r>
        <w:rPr>
          <w:rFonts w:ascii="Georgia" w:hAnsi="Georgia"/>
        </w:rPr>
        <w:t>Global</w:t>
      </w:r>
    </w:p>
    <w:p w14:paraId="35318410" w14:textId="77777777" w:rsidR="00EA4E39" w:rsidRDefault="0027620C">
      <w:pPr>
        <w:pStyle w:val="Heading2"/>
        <w:divId w:val="1059787134"/>
        <w:rPr>
          <w:rFonts w:ascii="Georgia" w:eastAsia="Times New Roman" w:hAnsi="Georgia"/>
          <w:sz w:val="27"/>
          <w:szCs w:val="27"/>
        </w:rPr>
      </w:pPr>
      <w:commentRangeStart w:id="2"/>
      <w:commentRangeStart w:id="3"/>
      <w:r>
        <w:rPr>
          <w:rFonts w:ascii="Georgia" w:eastAsia="Times New Roman" w:hAnsi="Georgia"/>
          <w:sz w:val="27"/>
          <w:szCs w:val="27"/>
        </w:rPr>
        <w:t>Assessment Rationale</w:t>
      </w:r>
      <w:commentRangeEnd w:id="2"/>
      <w:r w:rsidR="00A90CCF">
        <w:rPr>
          <w:rStyle w:val="CommentReference"/>
          <w:b w:val="0"/>
          <w:bCs w:val="0"/>
        </w:rPr>
        <w:commentReference w:id="2"/>
      </w:r>
      <w:commentRangeEnd w:id="3"/>
      <w:r w:rsidR="001551E9">
        <w:rPr>
          <w:rStyle w:val="CommentReference"/>
          <w:b w:val="0"/>
          <w:bCs w:val="0"/>
        </w:rPr>
        <w:commentReference w:id="3"/>
      </w:r>
    </w:p>
    <w:p w14:paraId="47A42ABC" w14:textId="7A4A069D" w:rsidR="00EA4E39" w:rsidRDefault="0027620C">
      <w:pPr>
        <w:pStyle w:val="NormalWeb"/>
        <w:divId w:val="1059787134"/>
        <w:rPr>
          <w:rFonts w:ascii="Georgia" w:hAnsi="Georgia"/>
        </w:rPr>
      </w:pPr>
      <w:r>
        <w:rPr>
          <w:rStyle w:val="Emphasis"/>
          <w:rFonts w:ascii="Georgia" w:hAnsi="Georgia"/>
        </w:rPr>
        <w:t>Calamus capillosus</w:t>
      </w:r>
      <w:r>
        <w:rPr>
          <w:rFonts w:ascii="Georgia" w:hAnsi="Georgia"/>
        </w:rPr>
        <w:t xml:space="preserve"> is listed as Vulnerable (VU</w:t>
      </w:r>
      <w:ins w:id="4" w:author="Jack Plummer" w:date="2022-09-07T12:01:00Z">
        <w:r w:rsidR="006A409E">
          <w:rPr>
            <w:rFonts w:ascii="Georgia" w:hAnsi="Georgia"/>
          </w:rPr>
          <w:t xml:space="preserve"> </w:t>
        </w:r>
      </w:ins>
      <w:r>
        <w:rPr>
          <w:rFonts w:ascii="Georgia" w:hAnsi="Georgia"/>
        </w:rPr>
        <w:t>D2) due to its small AOO and the plausible threat of a future logging coupe becoming active in the area. This species is known only from the type, but the Ayawasi area was thoroughly botanically surveyed in 1995</w:t>
      </w:r>
      <w:commentRangeStart w:id="5"/>
      <w:r>
        <w:rPr>
          <w:rFonts w:ascii="Georgia" w:hAnsi="Georgia"/>
        </w:rPr>
        <w:t>-</w:t>
      </w:r>
      <w:commentRangeEnd w:id="5"/>
      <w:r w:rsidR="009B4846">
        <w:rPr>
          <w:rStyle w:val="CommentReference"/>
        </w:rPr>
        <w:commentReference w:id="5"/>
      </w:r>
      <w:r>
        <w:rPr>
          <w:rFonts w:ascii="Georgia" w:hAnsi="Georgia"/>
        </w:rPr>
        <w:t>96 (Polak 2000</w:t>
      </w:r>
      <w:del w:id="6" w:author="Jack Plummer" w:date="2022-09-07T12:01:00Z">
        <w:r w:rsidDel="006A409E">
          <w:rPr>
            <w:rFonts w:ascii="Georgia" w:hAnsi="Georgia"/>
          </w:rPr>
          <w:delText>)</w:delText>
        </w:r>
      </w:del>
      <w:ins w:id="7" w:author="Jack Plummer" w:date="2022-09-07T12:01:00Z">
        <w:r w:rsidR="006A409E">
          <w:rPr>
            <w:rFonts w:ascii="Georgia" w:hAnsi="Georgia"/>
          </w:rPr>
          <w:t>),</w:t>
        </w:r>
      </w:ins>
      <w:r>
        <w:rPr>
          <w:rFonts w:ascii="Georgia" w:hAnsi="Georgia"/>
        </w:rPr>
        <w:t xml:space="preserve"> so it is unlikely to be common. The genus is recently revised (Henderson 2020</w:t>
      </w:r>
      <w:del w:id="8" w:author="Jack Plummer" w:date="2022-09-07T12:01:00Z">
        <w:r w:rsidDel="006A409E">
          <w:rPr>
            <w:rFonts w:ascii="Georgia" w:hAnsi="Georgia"/>
          </w:rPr>
          <w:delText>)</w:delText>
        </w:r>
      </w:del>
      <w:ins w:id="9" w:author="Jack Plummer" w:date="2022-09-07T12:01:00Z">
        <w:r w:rsidR="006A409E">
          <w:rPr>
            <w:rFonts w:ascii="Georgia" w:hAnsi="Georgia"/>
          </w:rPr>
          <w:t>),</w:t>
        </w:r>
      </w:ins>
      <w:r>
        <w:rPr>
          <w:rFonts w:ascii="Georgia" w:hAnsi="Georgia"/>
        </w:rPr>
        <w:t xml:space="preserve"> so the taxonomy is well </w:t>
      </w:r>
      <w:del w:id="10" w:author="Jack Plummer" w:date="2022-09-07T12:01:00Z">
        <w:r w:rsidDel="006A409E">
          <w:rPr>
            <w:rFonts w:ascii="Georgia" w:hAnsi="Georgia"/>
          </w:rPr>
          <w:delText>understood</w:delText>
        </w:r>
      </w:del>
      <w:ins w:id="11" w:author="Jack Plummer" w:date="2022-09-07T12:01:00Z">
        <w:r w:rsidR="006A409E">
          <w:rPr>
            <w:rFonts w:ascii="Georgia" w:hAnsi="Georgia"/>
          </w:rPr>
          <w:t>understood,</w:t>
        </w:r>
      </w:ins>
      <w:r>
        <w:rPr>
          <w:rFonts w:ascii="Georgia" w:hAnsi="Georgia"/>
        </w:rPr>
        <w:t xml:space="preserve"> and it is likely that all extant specimens have been seen by an expert.</w:t>
      </w:r>
    </w:p>
    <w:p w14:paraId="00084EBC" w14:textId="77777777" w:rsidR="00EA4E39" w:rsidRDefault="0027620C">
      <w:pPr>
        <w:pStyle w:val="Heading1"/>
        <w:divId w:val="1841893420"/>
        <w:rPr>
          <w:rFonts w:ascii="Georgia" w:eastAsia="Times New Roman" w:hAnsi="Georgia"/>
          <w:sz w:val="29"/>
          <w:szCs w:val="29"/>
        </w:rPr>
      </w:pPr>
      <w:r>
        <w:rPr>
          <w:rFonts w:ascii="Georgia" w:eastAsia="Times New Roman" w:hAnsi="Georgia"/>
          <w:sz w:val="29"/>
          <w:szCs w:val="29"/>
        </w:rPr>
        <w:t>Distribution</w:t>
      </w:r>
    </w:p>
    <w:p w14:paraId="59C12D01" w14:textId="77777777" w:rsidR="00EA4E39" w:rsidRDefault="0027620C">
      <w:pPr>
        <w:pStyle w:val="Heading2"/>
        <w:divId w:val="1841893420"/>
        <w:rPr>
          <w:rFonts w:ascii="Georgia" w:eastAsia="Times New Roman" w:hAnsi="Georgia"/>
          <w:sz w:val="27"/>
          <w:szCs w:val="27"/>
        </w:rPr>
      </w:pPr>
      <w:r>
        <w:rPr>
          <w:rFonts w:ascii="Georgia" w:eastAsia="Times New Roman" w:hAnsi="Georgia"/>
          <w:sz w:val="27"/>
          <w:szCs w:val="27"/>
        </w:rPr>
        <w:t>Geographic Range</w:t>
      </w:r>
    </w:p>
    <w:p w14:paraId="62E86DBB" w14:textId="6E376AAB" w:rsidR="00EA4E39" w:rsidRDefault="0027620C">
      <w:pPr>
        <w:pStyle w:val="NormalWeb"/>
        <w:divId w:val="1841893420"/>
        <w:rPr>
          <w:rFonts w:ascii="Georgia" w:hAnsi="Georgia"/>
        </w:rPr>
      </w:pPr>
      <w:r>
        <w:rPr>
          <w:rStyle w:val="Emphasis"/>
          <w:rFonts w:ascii="Georgia" w:hAnsi="Georgia"/>
        </w:rPr>
        <w:t>Calamus capillosus</w:t>
      </w:r>
      <w:r>
        <w:rPr>
          <w:rFonts w:ascii="Georgia" w:hAnsi="Georgia"/>
        </w:rPr>
        <w:t xml:space="preserve"> is known from a single collection from near Ayawasi, in the centre of the Bird's Head Peninsula area of New Guinea. It occurs in disturbed forest at 450 m</w:t>
      </w:r>
      <w:ins w:id="12" w:author="Jack Plummer" w:date="2022-09-07T12:01:00Z">
        <w:r w:rsidR="006A409E">
          <w:rPr>
            <w:rFonts w:ascii="Georgia" w:hAnsi="Georgia"/>
          </w:rPr>
          <w:t xml:space="preserve"> asl</w:t>
        </w:r>
      </w:ins>
      <w:r>
        <w:rPr>
          <w:rFonts w:ascii="Georgia" w:hAnsi="Georgia"/>
        </w:rPr>
        <w:t>.</w:t>
      </w:r>
    </w:p>
    <w:p w14:paraId="09C69BC5" w14:textId="77777777" w:rsidR="00EA4E39" w:rsidRDefault="0027620C">
      <w:pPr>
        <w:pStyle w:val="Heading2"/>
        <w:divId w:val="1841893420"/>
        <w:rPr>
          <w:rFonts w:ascii="Georgia" w:eastAsia="Times New Roman" w:hAnsi="Georgia"/>
          <w:sz w:val="27"/>
          <w:szCs w:val="27"/>
        </w:rPr>
      </w:pPr>
      <w:commentRangeStart w:id="13"/>
      <w:r>
        <w:rPr>
          <w:rFonts w:ascii="Georgia" w:eastAsia="Times New Roman" w:hAnsi="Georgia"/>
          <w:sz w:val="27"/>
          <w:szCs w:val="27"/>
        </w:rPr>
        <w:t>Area of Occupancy (AOO)</w:t>
      </w:r>
      <w:commentRangeEnd w:id="13"/>
      <w:r w:rsidR="00F36293">
        <w:rPr>
          <w:rStyle w:val="CommentReference"/>
          <w:b w:val="0"/>
          <w:bCs w:val="0"/>
        </w:rPr>
        <w:commentReference w:id="13"/>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180"/>
        <w:gridCol w:w="4820"/>
      </w:tblGrid>
      <w:tr w:rsidR="00EA4E39" w14:paraId="6CD09628" w14:textId="77777777">
        <w:trPr>
          <w:divId w:val="1841893420"/>
          <w:tblCellSpacing w:w="15" w:type="dxa"/>
        </w:trPr>
        <w:tc>
          <w:tcPr>
            <w:tcW w:w="0" w:type="auto"/>
            <w:tcBorders>
              <w:bottom w:val="single" w:sz="6" w:space="0" w:color="000000"/>
            </w:tcBorders>
            <w:shd w:val="clear" w:color="auto" w:fill="BBBBBB"/>
            <w:vAlign w:val="center"/>
            <w:hideMark/>
          </w:tcPr>
          <w:p w14:paraId="23527935"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2E00B947"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EA4E39" w14:paraId="7013FB74" w14:textId="77777777">
        <w:trPr>
          <w:divId w:val="1841893420"/>
          <w:tblCellSpacing w:w="15" w:type="dxa"/>
        </w:trPr>
        <w:tc>
          <w:tcPr>
            <w:tcW w:w="0" w:type="auto"/>
            <w:vAlign w:val="center"/>
            <w:hideMark/>
          </w:tcPr>
          <w:p w14:paraId="191D73AC" w14:textId="77777777" w:rsidR="00EA4E39" w:rsidRDefault="0027620C">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19EB39C5" w14:textId="6A027A8F" w:rsidR="00EA4E39" w:rsidRDefault="0027620C">
            <w:pPr>
              <w:spacing w:after="75"/>
              <w:rPr>
                <w:rFonts w:ascii="Georgia" w:eastAsia="Times New Roman" w:hAnsi="Georgia"/>
                <w:sz w:val="18"/>
                <w:szCs w:val="18"/>
              </w:rPr>
            </w:pPr>
            <w:r>
              <w:rPr>
                <w:rFonts w:ascii="Georgia" w:eastAsia="Times New Roman" w:hAnsi="Georgia"/>
                <w:sz w:val="18"/>
                <w:szCs w:val="18"/>
              </w:rPr>
              <w:t xml:space="preserve">Known from a single </w:t>
            </w:r>
            <w:del w:id="14" w:author="Jack Plummer" w:date="2022-09-07T12:03:00Z">
              <w:r w:rsidDel="00F36293">
                <w:rPr>
                  <w:rFonts w:ascii="Georgia" w:eastAsia="Times New Roman" w:hAnsi="Georgia"/>
                  <w:sz w:val="18"/>
                  <w:szCs w:val="18"/>
                </w:rPr>
                <w:delText>location</w:delText>
              </w:r>
            </w:del>
            <w:ins w:id="15" w:author="Jack Plummer" w:date="2022-09-07T12:03:00Z">
              <w:r w:rsidR="00F36293">
                <w:rPr>
                  <w:rFonts w:ascii="Georgia" w:eastAsia="Times New Roman" w:hAnsi="Georgia"/>
                  <w:sz w:val="18"/>
                  <w:szCs w:val="18"/>
                </w:rPr>
                <w:t>site</w:t>
              </w:r>
            </w:ins>
            <w:r>
              <w:rPr>
                <w:rFonts w:ascii="Georgia" w:eastAsia="Times New Roman" w:hAnsi="Georgia"/>
                <w:sz w:val="18"/>
                <w:szCs w:val="18"/>
              </w:rPr>
              <w:t>, given as a 2x2 km square.</w:t>
            </w:r>
          </w:p>
        </w:tc>
      </w:tr>
    </w:tbl>
    <w:p w14:paraId="49A27685" w14:textId="77777777" w:rsidR="00EA4E39" w:rsidRDefault="0027620C">
      <w:pPr>
        <w:pStyle w:val="Heading2"/>
        <w:divId w:val="1841893420"/>
        <w:rPr>
          <w:rFonts w:ascii="Georgia" w:eastAsia="Times New Roman" w:hAnsi="Georgia"/>
          <w:sz w:val="27"/>
          <w:szCs w:val="27"/>
        </w:rPr>
      </w:pPr>
      <w:commentRangeStart w:id="16"/>
      <w:r>
        <w:rPr>
          <w:rFonts w:ascii="Georgia" w:eastAsia="Times New Roman" w:hAnsi="Georgia"/>
          <w:sz w:val="27"/>
          <w:szCs w:val="27"/>
        </w:rPr>
        <w:t>Extent of Occurrence (EOO)</w:t>
      </w:r>
      <w:commentRangeEnd w:id="16"/>
      <w:r w:rsidR="002E0A06">
        <w:rPr>
          <w:rStyle w:val="CommentReference"/>
          <w:b w:val="0"/>
          <w:bCs w:val="0"/>
        </w:rPr>
        <w:commentReference w:id="16"/>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657"/>
        <w:gridCol w:w="3039"/>
        <w:gridCol w:w="3314"/>
      </w:tblGrid>
      <w:tr w:rsidR="00EA4E39" w14:paraId="7BE681A4" w14:textId="77777777">
        <w:trPr>
          <w:divId w:val="1841893420"/>
          <w:tblCellSpacing w:w="15" w:type="dxa"/>
        </w:trPr>
        <w:tc>
          <w:tcPr>
            <w:tcW w:w="0" w:type="auto"/>
            <w:tcBorders>
              <w:bottom w:val="single" w:sz="6" w:space="0" w:color="000000"/>
            </w:tcBorders>
            <w:shd w:val="clear" w:color="auto" w:fill="BBBBBB"/>
            <w:vAlign w:val="center"/>
            <w:hideMark/>
          </w:tcPr>
          <w:p w14:paraId="78A99D03"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lastRenderedPageBreak/>
              <w:t>Estimated extent of occurrence (EOO)- in km2</w:t>
            </w:r>
          </w:p>
        </w:tc>
        <w:tc>
          <w:tcPr>
            <w:tcW w:w="0" w:type="auto"/>
            <w:tcBorders>
              <w:bottom w:val="single" w:sz="6" w:space="0" w:color="000000"/>
            </w:tcBorders>
            <w:shd w:val="clear" w:color="auto" w:fill="BBBBBB"/>
            <w:vAlign w:val="center"/>
            <w:hideMark/>
          </w:tcPr>
          <w:p w14:paraId="1DF96DFC"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04FD13A0"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EA4E39" w14:paraId="3EEF27F6" w14:textId="77777777">
        <w:trPr>
          <w:divId w:val="1841893420"/>
          <w:tblCellSpacing w:w="15" w:type="dxa"/>
        </w:trPr>
        <w:tc>
          <w:tcPr>
            <w:tcW w:w="0" w:type="auto"/>
            <w:vAlign w:val="center"/>
            <w:hideMark/>
          </w:tcPr>
          <w:p w14:paraId="55086A56" w14:textId="77777777" w:rsidR="00EA4E39" w:rsidRDefault="0027620C">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3EE44587" w14:textId="77777777" w:rsidR="00EA4E39" w:rsidRDefault="0027620C">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64C0F2D" w14:textId="27409AA9" w:rsidR="00EA4E39" w:rsidRDefault="0027620C">
            <w:pPr>
              <w:spacing w:after="75"/>
              <w:rPr>
                <w:rFonts w:ascii="Georgia" w:eastAsia="Times New Roman" w:hAnsi="Georgia"/>
                <w:sz w:val="18"/>
                <w:szCs w:val="18"/>
              </w:rPr>
            </w:pPr>
            <w:r>
              <w:rPr>
                <w:rFonts w:ascii="Georgia" w:eastAsia="Times New Roman" w:hAnsi="Georgia"/>
                <w:sz w:val="18"/>
                <w:szCs w:val="18"/>
              </w:rPr>
              <w:t>Based on AOO</w:t>
            </w:r>
            <w:del w:id="17" w:author="Jack Plummer" w:date="2022-09-07T12:03:00Z">
              <w:r w:rsidDel="00F36293">
                <w:rPr>
                  <w:rFonts w:ascii="Georgia" w:eastAsia="Times New Roman" w:hAnsi="Georgia"/>
                  <w:sz w:val="18"/>
                  <w:szCs w:val="18"/>
                </w:rPr>
                <w:delText>,</w:delText>
              </w:r>
            </w:del>
            <w:ins w:id="18" w:author="Jack Plummer" w:date="2022-09-07T12:03:00Z">
              <w:r w:rsidR="00F36293">
                <w:rPr>
                  <w:rFonts w:ascii="Georgia" w:eastAsia="Times New Roman" w:hAnsi="Georgia"/>
                  <w:sz w:val="18"/>
                  <w:szCs w:val="18"/>
                </w:rPr>
                <w:t>;</w:t>
              </w:r>
            </w:ins>
            <w:r>
              <w:rPr>
                <w:rFonts w:ascii="Georgia" w:eastAsia="Times New Roman" w:hAnsi="Georgia"/>
                <w:sz w:val="18"/>
                <w:szCs w:val="18"/>
              </w:rPr>
              <w:t xml:space="preserve"> may be larger but no further information is available.</w:t>
            </w:r>
          </w:p>
        </w:tc>
      </w:tr>
    </w:tbl>
    <w:p w14:paraId="77DCD072" w14:textId="77777777" w:rsidR="00EA4E39" w:rsidRDefault="0027620C">
      <w:pPr>
        <w:pStyle w:val="Heading2"/>
        <w:divId w:val="1841893420"/>
        <w:rPr>
          <w:rFonts w:ascii="Georgia" w:eastAsia="Times New Roman" w:hAnsi="Georgia"/>
          <w:sz w:val="27"/>
          <w:szCs w:val="27"/>
        </w:rPr>
      </w:pPr>
      <w:commentRangeStart w:id="19"/>
      <w:r>
        <w:rPr>
          <w:rFonts w:ascii="Georgia" w:eastAsia="Times New Roman" w:hAnsi="Georgia"/>
          <w:sz w:val="27"/>
          <w:szCs w:val="27"/>
        </w:rPr>
        <w:t>Locations Information</w:t>
      </w:r>
      <w:commentRangeEnd w:id="19"/>
      <w:r w:rsidR="00F36293">
        <w:rPr>
          <w:rStyle w:val="CommentReference"/>
          <w:b w:val="0"/>
          <w:bCs w:val="0"/>
        </w:rPr>
        <w:commentReference w:id="19"/>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807"/>
        <w:gridCol w:w="7203"/>
      </w:tblGrid>
      <w:tr w:rsidR="00336265" w14:paraId="1E42AE87" w14:textId="77777777">
        <w:trPr>
          <w:divId w:val="1841893420"/>
          <w:tblCellSpacing w:w="15" w:type="dxa"/>
        </w:trPr>
        <w:tc>
          <w:tcPr>
            <w:tcW w:w="0" w:type="auto"/>
            <w:tcBorders>
              <w:bottom w:val="single" w:sz="6" w:space="0" w:color="000000"/>
            </w:tcBorders>
            <w:shd w:val="clear" w:color="auto" w:fill="BBBBBB"/>
            <w:vAlign w:val="center"/>
            <w:hideMark/>
          </w:tcPr>
          <w:p w14:paraId="6D359B93"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3C9E417A"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336265" w14:paraId="31707277" w14:textId="77777777">
        <w:trPr>
          <w:divId w:val="1841893420"/>
          <w:tblCellSpacing w:w="15" w:type="dxa"/>
        </w:trPr>
        <w:tc>
          <w:tcPr>
            <w:tcW w:w="0" w:type="auto"/>
            <w:vAlign w:val="center"/>
            <w:hideMark/>
          </w:tcPr>
          <w:p w14:paraId="7F2E3646" w14:textId="77777777" w:rsidR="00EA4E39" w:rsidRDefault="0027620C">
            <w:pPr>
              <w:spacing w:after="75"/>
              <w:rPr>
                <w:rFonts w:ascii="Georgia" w:eastAsia="Times New Roman" w:hAnsi="Georgia"/>
                <w:sz w:val="18"/>
                <w:szCs w:val="18"/>
              </w:rPr>
            </w:pPr>
            <w:r>
              <w:rPr>
                <w:rFonts w:ascii="Georgia" w:eastAsia="Times New Roman" w:hAnsi="Georgia"/>
                <w:sz w:val="18"/>
                <w:szCs w:val="18"/>
              </w:rPr>
              <w:t>1</w:t>
            </w:r>
          </w:p>
        </w:tc>
        <w:tc>
          <w:tcPr>
            <w:tcW w:w="0" w:type="auto"/>
            <w:vAlign w:val="center"/>
            <w:hideMark/>
          </w:tcPr>
          <w:p w14:paraId="2AE51557" w14:textId="0478D698" w:rsidR="00EA4E39" w:rsidRDefault="0027620C">
            <w:pPr>
              <w:spacing w:after="75"/>
              <w:rPr>
                <w:rFonts w:ascii="Georgia" w:eastAsia="Times New Roman" w:hAnsi="Georgia"/>
                <w:sz w:val="18"/>
                <w:szCs w:val="18"/>
              </w:rPr>
            </w:pPr>
            <w:r>
              <w:rPr>
                <w:rFonts w:ascii="Georgia" w:eastAsia="Times New Roman" w:hAnsi="Georgia"/>
                <w:sz w:val="18"/>
                <w:szCs w:val="18"/>
              </w:rPr>
              <w:t>Known from a single specimen, collected near Ayawasi</w:t>
            </w:r>
            <w:ins w:id="20" w:author="Jack Plummer" w:date="2022-09-07T12:04:00Z">
              <w:r w:rsidR="00F36293">
                <w:rPr>
                  <w:rFonts w:ascii="Georgia" w:eastAsia="Times New Roman" w:hAnsi="Georgia"/>
                  <w:sz w:val="18"/>
                  <w:szCs w:val="18"/>
                </w:rPr>
                <w:t xml:space="preserve">, with a potential future threat posed by a </w:t>
              </w:r>
              <w:r w:rsidR="00336265">
                <w:rPr>
                  <w:rFonts w:ascii="Georgia" w:eastAsia="Times New Roman" w:hAnsi="Georgia"/>
                  <w:sz w:val="18"/>
                  <w:szCs w:val="18"/>
                </w:rPr>
                <w:t>logging coupe.</w:t>
              </w:r>
            </w:ins>
            <w:del w:id="21" w:author="Jack Plummer" w:date="2022-09-07T12:04:00Z">
              <w:r w:rsidDel="00F36293">
                <w:rPr>
                  <w:rFonts w:ascii="Georgia" w:eastAsia="Times New Roman" w:hAnsi="Georgia"/>
                  <w:sz w:val="18"/>
                  <w:szCs w:val="18"/>
                </w:rPr>
                <w:delText>.</w:delText>
              </w:r>
            </w:del>
          </w:p>
        </w:tc>
      </w:tr>
    </w:tbl>
    <w:p w14:paraId="41E3FA20" w14:textId="77777777" w:rsidR="00EA4E39" w:rsidRDefault="0027620C">
      <w:pPr>
        <w:pStyle w:val="Heading2"/>
        <w:divId w:val="1841893420"/>
        <w:rPr>
          <w:rFonts w:ascii="Georgia" w:eastAsia="Times New Roman" w:hAnsi="Georgia"/>
          <w:sz w:val="27"/>
          <w:szCs w:val="27"/>
        </w:rPr>
      </w:pPr>
      <w:r>
        <w:rPr>
          <w:rFonts w:ascii="Georgia" w:eastAsia="Times New Roman" w:hAnsi="Georgia"/>
          <w:sz w:val="27"/>
          <w:szCs w:val="27"/>
        </w:rPr>
        <w:t>Elevation / Depth / Depth Zones</w:t>
      </w:r>
    </w:p>
    <w:p w14:paraId="61FF6E9F" w14:textId="77777777" w:rsidR="00EA4E39" w:rsidRDefault="0027620C">
      <w:pPr>
        <w:pStyle w:val="NormalWeb"/>
        <w:divId w:val="1841893420"/>
        <w:rPr>
          <w:rFonts w:ascii="Georgia" w:hAnsi="Georgia"/>
        </w:rPr>
      </w:pPr>
      <w:r>
        <w:rPr>
          <w:rStyle w:val="datalabel1"/>
          <w:rFonts w:ascii="Georgia" w:hAnsi="Georgia"/>
        </w:rPr>
        <w:t xml:space="preserve">Elevation Lower Limit (in metres above sea level): </w:t>
      </w:r>
      <w:r>
        <w:rPr>
          <w:rFonts w:ascii="Georgia" w:hAnsi="Georgia"/>
        </w:rPr>
        <w:t>450</w:t>
      </w:r>
    </w:p>
    <w:p w14:paraId="1F43B12A" w14:textId="77777777" w:rsidR="00EA4E39" w:rsidRDefault="0027620C">
      <w:pPr>
        <w:pStyle w:val="NormalWeb"/>
        <w:divId w:val="1841893420"/>
        <w:rPr>
          <w:rFonts w:ascii="Georgia" w:hAnsi="Georgia"/>
        </w:rPr>
      </w:pPr>
      <w:r>
        <w:rPr>
          <w:rStyle w:val="datalabel1"/>
          <w:rFonts w:ascii="Georgia" w:hAnsi="Georgia"/>
        </w:rPr>
        <w:t xml:space="preserve">Elevation Upper Limit (in metres above sea level): </w:t>
      </w:r>
      <w:r>
        <w:rPr>
          <w:rFonts w:ascii="Georgia" w:hAnsi="Georgia"/>
        </w:rPr>
        <w:t>450</w:t>
      </w:r>
    </w:p>
    <w:p w14:paraId="02F06537" w14:textId="77777777" w:rsidR="00EA4E39" w:rsidRDefault="0027620C">
      <w:pPr>
        <w:pStyle w:val="Heading2"/>
        <w:divId w:val="1841893420"/>
        <w:rPr>
          <w:rFonts w:ascii="Georgia" w:eastAsia="Times New Roman" w:hAnsi="Georgia"/>
          <w:sz w:val="27"/>
          <w:szCs w:val="27"/>
        </w:rPr>
      </w:pPr>
      <w:commentRangeStart w:id="22"/>
      <w:r>
        <w:rPr>
          <w:rFonts w:ascii="Georgia" w:eastAsia="Times New Roman" w:hAnsi="Georgia"/>
          <w:sz w:val="27"/>
          <w:szCs w:val="27"/>
        </w:rPr>
        <w:t>Biogeographic Realms</w:t>
      </w:r>
      <w:commentRangeEnd w:id="22"/>
      <w:r w:rsidR="00AA14D8">
        <w:rPr>
          <w:rStyle w:val="CommentReference"/>
          <w:b w:val="0"/>
          <w:bCs w:val="0"/>
        </w:rPr>
        <w:commentReference w:id="22"/>
      </w:r>
    </w:p>
    <w:p w14:paraId="5B6790FF" w14:textId="77777777" w:rsidR="00EA4E39" w:rsidRDefault="0027620C">
      <w:pPr>
        <w:pStyle w:val="NormalWeb"/>
        <w:divId w:val="1841893420"/>
        <w:rPr>
          <w:rFonts w:ascii="Georgia" w:hAnsi="Georgia"/>
        </w:rPr>
      </w:pPr>
      <w:r>
        <w:rPr>
          <w:rStyle w:val="datalabel1"/>
          <w:rFonts w:ascii="Georgia" w:hAnsi="Georgia"/>
        </w:rPr>
        <w:t xml:space="preserve">Biogeographic Realm: </w:t>
      </w:r>
      <w:r>
        <w:rPr>
          <w:rFonts w:ascii="Georgia" w:hAnsi="Georgia"/>
        </w:rPr>
        <w:t>Australasian</w:t>
      </w:r>
    </w:p>
    <w:p w14:paraId="2F327250" w14:textId="77777777" w:rsidR="00EA4E39" w:rsidRDefault="0027620C">
      <w:pPr>
        <w:pStyle w:val="Heading1"/>
        <w:divId w:val="225336977"/>
        <w:rPr>
          <w:rFonts w:ascii="Georgia" w:eastAsia="Times New Roman" w:hAnsi="Georgia"/>
          <w:sz w:val="29"/>
          <w:szCs w:val="29"/>
        </w:rPr>
      </w:pPr>
      <w:r>
        <w:rPr>
          <w:rFonts w:ascii="Georgia" w:eastAsia="Times New Roman" w:hAnsi="Georgia"/>
          <w:sz w:val="29"/>
          <w:szCs w:val="29"/>
        </w:rPr>
        <w:t>Occurrence</w:t>
      </w:r>
    </w:p>
    <w:p w14:paraId="3D583237" w14:textId="77777777" w:rsidR="00EA4E39" w:rsidRDefault="0027620C">
      <w:pPr>
        <w:pStyle w:val="Heading2"/>
        <w:divId w:val="225336977"/>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649"/>
        <w:gridCol w:w="901"/>
        <w:gridCol w:w="657"/>
        <w:gridCol w:w="1430"/>
        <w:gridCol w:w="1154"/>
      </w:tblGrid>
      <w:tr w:rsidR="00EA4E39" w14:paraId="719940BB" w14:textId="77777777">
        <w:trPr>
          <w:divId w:val="225336977"/>
          <w:tblCellSpacing w:w="15" w:type="dxa"/>
        </w:trPr>
        <w:tc>
          <w:tcPr>
            <w:tcW w:w="0" w:type="auto"/>
            <w:tcBorders>
              <w:bottom w:val="single" w:sz="6" w:space="0" w:color="000000"/>
            </w:tcBorders>
            <w:shd w:val="clear" w:color="auto" w:fill="BBBBBB"/>
            <w:vAlign w:val="center"/>
            <w:hideMark/>
          </w:tcPr>
          <w:p w14:paraId="7B8B48EF"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2979FAAD"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47929072"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5CBC37D5"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3BB6DF17"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EA4E39" w14:paraId="0D1D3D90" w14:textId="77777777">
        <w:trPr>
          <w:divId w:val="225336977"/>
          <w:tblCellSpacing w:w="15" w:type="dxa"/>
        </w:trPr>
        <w:tc>
          <w:tcPr>
            <w:tcW w:w="0" w:type="auto"/>
            <w:tcBorders>
              <w:bottom w:val="single" w:sz="6" w:space="0" w:color="CCCCCC"/>
            </w:tcBorders>
            <w:vAlign w:val="center"/>
            <w:hideMark/>
          </w:tcPr>
          <w:p w14:paraId="1F553BCC" w14:textId="77777777" w:rsidR="00EA4E39" w:rsidRDefault="0027620C">
            <w:pPr>
              <w:spacing w:after="75"/>
              <w:rPr>
                <w:rFonts w:ascii="Georgia" w:eastAsia="Times New Roman" w:hAnsi="Georgia"/>
                <w:sz w:val="18"/>
                <w:szCs w:val="18"/>
              </w:rPr>
            </w:pPr>
            <w:r>
              <w:rPr>
                <w:rFonts w:ascii="Georgia" w:eastAsia="Times New Roman" w:hAnsi="Georgia"/>
                <w:sz w:val="18"/>
                <w:szCs w:val="18"/>
              </w:rPr>
              <w:t>Indonesia</w:t>
            </w:r>
          </w:p>
        </w:tc>
        <w:tc>
          <w:tcPr>
            <w:tcW w:w="0" w:type="auto"/>
            <w:tcBorders>
              <w:bottom w:val="single" w:sz="6" w:space="0" w:color="CCCCCC"/>
            </w:tcBorders>
            <w:vAlign w:val="center"/>
            <w:hideMark/>
          </w:tcPr>
          <w:p w14:paraId="23E3D050" w14:textId="77777777" w:rsidR="00EA4E39" w:rsidRDefault="0027620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5BB404F" w14:textId="77777777" w:rsidR="00EA4E39" w:rsidRDefault="0027620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B9F2032" w14:textId="77777777" w:rsidR="00EA4E39" w:rsidRDefault="0027620C">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2A2DDA2" w14:textId="77777777" w:rsidR="00EA4E39" w:rsidRDefault="0027620C">
            <w:pPr>
              <w:spacing w:after="75"/>
              <w:rPr>
                <w:rFonts w:ascii="Georgia" w:eastAsia="Times New Roman" w:hAnsi="Georgia"/>
                <w:sz w:val="18"/>
                <w:szCs w:val="18"/>
              </w:rPr>
            </w:pPr>
            <w:r>
              <w:rPr>
                <w:rFonts w:ascii="Georgia" w:eastAsia="Times New Roman" w:hAnsi="Georgia"/>
                <w:sz w:val="18"/>
                <w:szCs w:val="18"/>
              </w:rPr>
              <w:t>Resident</w:t>
            </w:r>
          </w:p>
        </w:tc>
      </w:tr>
      <w:tr w:rsidR="00EA4E39" w14:paraId="0E0F7973" w14:textId="77777777">
        <w:trPr>
          <w:divId w:val="225336977"/>
          <w:tblCellSpacing w:w="15" w:type="dxa"/>
        </w:trPr>
        <w:tc>
          <w:tcPr>
            <w:tcW w:w="0" w:type="auto"/>
            <w:tcBorders>
              <w:bottom w:val="single" w:sz="6" w:space="0" w:color="CCCCCC"/>
            </w:tcBorders>
            <w:vAlign w:val="center"/>
            <w:hideMark/>
          </w:tcPr>
          <w:p w14:paraId="35CF6926" w14:textId="77777777" w:rsidR="00EA4E39" w:rsidRDefault="0027620C">
            <w:pPr>
              <w:spacing w:after="75"/>
              <w:rPr>
                <w:rFonts w:ascii="Georgia" w:eastAsia="Times New Roman" w:hAnsi="Georgia"/>
                <w:sz w:val="18"/>
                <w:szCs w:val="18"/>
              </w:rPr>
            </w:pPr>
            <w:r>
              <w:rPr>
                <w:rFonts w:ascii="Georgia" w:eastAsia="Times New Roman" w:hAnsi="Georgia"/>
                <w:sz w:val="18"/>
                <w:szCs w:val="18"/>
              </w:rPr>
              <w:t>Indonesia -&gt; Papua</w:t>
            </w:r>
          </w:p>
        </w:tc>
        <w:tc>
          <w:tcPr>
            <w:tcW w:w="0" w:type="auto"/>
            <w:tcBorders>
              <w:bottom w:val="single" w:sz="6" w:space="0" w:color="CCCCCC"/>
            </w:tcBorders>
            <w:vAlign w:val="center"/>
            <w:hideMark/>
          </w:tcPr>
          <w:p w14:paraId="7101943E" w14:textId="77777777" w:rsidR="00EA4E39" w:rsidRDefault="0027620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4A10CA0" w14:textId="77777777" w:rsidR="00EA4E39" w:rsidRDefault="0027620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16E4AF1" w14:textId="77777777" w:rsidR="00EA4E39" w:rsidRDefault="0027620C">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F3DB9D8" w14:textId="77777777" w:rsidR="00EA4E39" w:rsidRDefault="0027620C">
            <w:pPr>
              <w:spacing w:after="75"/>
              <w:rPr>
                <w:rFonts w:ascii="Georgia" w:eastAsia="Times New Roman" w:hAnsi="Georgia"/>
                <w:sz w:val="18"/>
                <w:szCs w:val="18"/>
              </w:rPr>
            </w:pPr>
            <w:r>
              <w:rPr>
                <w:rFonts w:ascii="Georgia" w:eastAsia="Times New Roman" w:hAnsi="Georgia"/>
                <w:sz w:val="18"/>
                <w:szCs w:val="18"/>
              </w:rPr>
              <w:t>Resident</w:t>
            </w:r>
          </w:p>
        </w:tc>
      </w:tr>
    </w:tbl>
    <w:p w14:paraId="02B2EC6D" w14:textId="77777777" w:rsidR="00EA4E39" w:rsidRDefault="0027620C">
      <w:pPr>
        <w:pStyle w:val="Heading1"/>
        <w:divId w:val="2095274891"/>
        <w:rPr>
          <w:rFonts w:ascii="Georgia" w:eastAsia="Times New Roman" w:hAnsi="Georgia"/>
          <w:sz w:val="29"/>
          <w:szCs w:val="29"/>
        </w:rPr>
      </w:pPr>
      <w:commentRangeStart w:id="23"/>
      <w:r>
        <w:rPr>
          <w:rFonts w:ascii="Georgia" w:eastAsia="Times New Roman" w:hAnsi="Georgia"/>
          <w:sz w:val="29"/>
          <w:szCs w:val="29"/>
        </w:rPr>
        <w:t>Population</w:t>
      </w:r>
      <w:commentRangeEnd w:id="23"/>
      <w:r w:rsidR="00E963AE">
        <w:rPr>
          <w:rStyle w:val="CommentReference"/>
          <w:b w:val="0"/>
          <w:bCs w:val="0"/>
          <w:color w:val="auto"/>
          <w:kern w:val="0"/>
        </w:rPr>
        <w:commentReference w:id="23"/>
      </w:r>
    </w:p>
    <w:p w14:paraId="2524B531" w14:textId="6511F8E5" w:rsidR="00EA4E39" w:rsidRDefault="0027620C">
      <w:pPr>
        <w:pStyle w:val="NormalWeb"/>
        <w:divId w:val="2095274891"/>
        <w:rPr>
          <w:rFonts w:ascii="Georgia" w:hAnsi="Georgia"/>
        </w:rPr>
      </w:pPr>
      <w:r>
        <w:rPr>
          <w:rFonts w:ascii="Georgia" w:hAnsi="Georgia"/>
        </w:rPr>
        <w:t xml:space="preserve">No numerical population information is available for this species, and the current </w:t>
      </w:r>
      <w:ins w:id="24" w:author="Jack Plummer" w:date="2022-09-07T12:08:00Z">
        <w:r w:rsidR="00AA14D8">
          <w:rPr>
            <w:rFonts w:ascii="Georgia" w:hAnsi="Georgia"/>
          </w:rPr>
          <w:t>popul</w:t>
        </w:r>
      </w:ins>
      <w:ins w:id="25" w:author="Jack Plummer" w:date="2022-09-07T12:09:00Z">
        <w:r w:rsidR="00AA14D8">
          <w:rPr>
            <w:rFonts w:ascii="Georgia" w:hAnsi="Georgia"/>
          </w:rPr>
          <w:t xml:space="preserve">ation </w:t>
        </w:r>
      </w:ins>
      <w:r>
        <w:rPr>
          <w:rFonts w:ascii="Georgia" w:hAnsi="Georgia"/>
        </w:rPr>
        <w:t xml:space="preserve">trend is unknown. This species is known from a single collection. New Guinea palms have received considerable taxonomic attention (e.g. Baker and Dransfield 2006) and the genus </w:t>
      </w:r>
      <w:r>
        <w:rPr>
          <w:rStyle w:val="Emphasis"/>
          <w:rFonts w:ascii="Georgia" w:hAnsi="Georgia"/>
        </w:rPr>
        <w:t xml:space="preserve">Calamus </w:t>
      </w:r>
      <w:r>
        <w:rPr>
          <w:rFonts w:ascii="Georgia" w:hAnsi="Georgia"/>
        </w:rPr>
        <w:t xml:space="preserve">has been recently revised (Henderson 2020). </w:t>
      </w:r>
      <w:del w:id="26" w:author="Jack Plummer" w:date="2022-09-07T12:09:00Z">
        <w:r w:rsidDel="00AA14D8">
          <w:rPr>
            <w:rFonts w:ascii="Georgia" w:hAnsi="Georgia"/>
          </w:rPr>
          <w:delText>Therefore</w:delText>
        </w:r>
      </w:del>
      <w:ins w:id="27" w:author="Jack Plummer" w:date="2022-09-07T12:09:00Z">
        <w:r w:rsidR="00AA14D8">
          <w:rPr>
            <w:rFonts w:ascii="Georgia" w:hAnsi="Georgia"/>
          </w:rPr>
          <w:t>Therefore,</w:t>
        </w:r>
      </w:ins>
      <w:r>
        <w:rPr>
          <w:rFonts w:ascii="Georgia" w:hAnsi="Georgia"/>
        </w:rPr>
        <w:t xml:space="preserve"> it is unlikely that further unidentified collections of </w:t>
      </w:r>
      <w:r>
        <w:rPr>
          <w:rStyle w:val="Emphasis"/>
          <w:rFonts w:ascii="Georgia" w:hAnsi="Georgia"/>
        </w:rPr>
        <w:t>Calamus capillosus</w:t>
      </w:r>
      <w:r>
        <w:rPr>
          <w:rFonts w:ascii="Georgia" w:hAnsi="Georgia"/>
        </w:rPr>
        <w:t xml:space="preserve"> are present in herbaria. Ayawasi (the only known site) is also comparatively well-collected through the Leiden expeditions of</w:t>
      </w:r>
      <w:del w:id="28" w:author="Jack Plummer" w:date="2022-09-07T12:09:00Z">
        <w:r w:rsidDel="00F679DC">
          <w:rPr>
            <w:rFonts w:ascii="Georgia" w:hAnsi="Georgia"/>
          </w:rPr>
          <w:delText xml:space="preserve"> the</w:delText>
        </w:r>
      </w:del>
      <w:r>
        <w:rPr>
          <w:rFonts w:ascii="Georgia" w:hAnsi="Georgia"/>
        </w:rPr>
        <w:t xml:space="preserve"> 1995</w:t>
      </w:r>
      <w:ins w:id="29" w:author="Jack Plummer" w:date="2022-09-07T12:09:00Z">
        <w:r w:rsidR="00F679DC">
          <w:rPr>
            <w:rFonts w:ascii="Georgia" w:hAnsi="Georgia"/>
          </w:rPr>
          <w:t>–</w:t>
        </w:r>
      </w:ins>
      <w:del w:id="30" w:author="Jack Plummer" w:date="2022-09-07T12:09:00Z">
        <w:r w:rsidDel="00F679DC">
          <w:rPr>
            <w:rFonts w:ascii="Georgia" w:hAnsi="Georgia"/>
          </w:rPr>
          <w:delText>-</w:delText>
        </w:r>
      </w:del>
      <w:r>
        <w:rPr>
          <w:rFonts w:ascii="Georgia" w:hAnsi="Georgia"/>
        </w:rPr>
        <w:t>96 (Polak 2000), so if only a single specimen was collected then it is not likely to be common.</w:t>
      </w:r>
    </w:p>
    <w:p w14:paraId="0C47D6FF" w14:textId="77777777" w:rsidR="00EA4E39" w:rsidRDefault="0027620C">
      <w:pPr>
        <w:pStyle w:val="Heading1"/>
        <w:divId w:val="2008559961"/>
        <w:rPr>
          <w:rFonts w:ascii="Georgia" w:eastAsia="Times New Roman" w:hAnsi="Georgia"/>
          <w:sz w:val="29"/>
          <w:szCs w:val="29"/>
        </w:rPr>
      </w:pPr>
      <w:commentRangeStart w:id="31"/>
      <w:r>
        <w:rPr>
          <w:rFonts w:ascii="Georgia" w:eastAsia="Times New Roman" w:hAnsi="Georgia"/>
          <w:sz w:val="29"/>
          <w:szCs w:val="29"/>
        </w:rPr>
        <w:t>Habitats and Ecology</w:t>
      </w:r>
      <w:commentRangeEnd w:id="31"/>
      <w:r w:rsidR="00396083">
        <w:rPr>
          <w:rStyle w:val="CommentReference"/>
          <w:b w:val="0"/>
          <w:bCs w:val="0"/>
          <w:color w:val="auto"/>
          <w:kern w:val="0"/>
        </w:rPr>
        <w:commentReference w:id="31"/>
      </w:r>
    </w:p>
    <w:p w14:paraId="3B0FB5FA" w14:textId="21D1AA15" w:rsidR="00EA4E39" w:rsidRDefault="0027620C">
      <w:pPr>
        <w:pStyle w:val="NormalWeb"/>
        <w:divId w:val="2008559961"/>
        <w:rPr>
          <w:rFonts w:ascii="Georgia" w:hAnsi="Georgia"/>
        </w:rPr>
      </w:pPr>
      <w:r>
        <w:rPr>
          <w:rFonts w:ascii="Georgia" w:hAnsi="Georgia"/>
        </w:rPr>
        <w:t>The label notes on the single known specimen say it was collected from disturbed forest at 450 m</w:t>
      </w:r>
      <w:ins w:id="32" w:author="Jack Plummer" w:date="2022-09-07T12:09:00Z">
        <w:r w:rsidR="00F679DC">
          <w:rPr>
            <w:rFonts w:ascii="Georgia" w:hAnsi="Georgia"/>
          </w:rPr>
          <w:t xml:space="preserve"> asl</w:t>
        </w:r>
      </w:ins>
      <w:r>
        <w:rPr>
          <w:rFonts w:ascii="Georgia" w:hAnsi="Georgia"/>
        </w:rPr>
        <w:t>.</w:t>
      </w:r>
    </w:p>
    <w:p w14:paraId="64C4FA48" w14:textId="77777777" w:rsidR="00EA4E39" w:rsidRDefault="0027620C">
      <w:pPr>
        <w:pStyle w:val="Heading2"/>
        <w:divId w:val="2008559961"/>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18"/>
        <w:gridCol w:w="1020"/>
        <w:gridCol w:w="1888"/>
      </w:tblGrid>
      <w:tr w:rsidR="00EA4E39" w14:paraId="7C48498A" w14:textId="77777777">
        <w:trPr>
          <w:divId w:val="2008559961"/>
          <w:tblCellSpacing w:w="15" w:type="dxa"/>
        </w:trPr>
        <w:tc>
          <w:tcPr>
            <w:tcW w:w="0" w:type="auto"/>
            <w:tcBorders>
              <w:bottom w:val="single" w:sz="6" w:space="0" w:color="000000"/>
            </w:tcBorders>
            <w:shd w:val="clear" w:color="auto" w:fill="BBBBBB"/>
            <w:vAlign w:val="center"/>
            <w:hideMark/>
          </w:tcPr>
          <w:p w14:paraId="73C27A6A"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06DF21AF"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391BDCB7"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7CEF1D69"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EA4E39" w14:paraId="0941B8A0" w14:textId="77777777">
        <w:trPr>
          <w:divId w:val="2008559961"/>
          <w:tblCellSpacing w:w="15" w:type="dxa"/>
        </w:trPr>
        <w:tc>
          <w:tcPr>
            <w:tcW w:w="0" w:type="auto"/>
            <w:tcBorders>
              <w:bottom w:val="single" w:sz="6" w:space="0" w:color="CCCCCC"/>
            </w:tcBorders>
            <w:vAlign w:val="center"/>
            <w:hideMark/>
          </w:tcPr>
          <w:p w14:paraId="7C3A31D5" w14:textId="77777777" w:rsidR="00EA4E39" w:rsidRDefault="0027620C">
            <w:pPr>
              <w:spacing w:after="75"/>
              <w:rPr>
                <w:rFonts w:ascii="Georgia" w:eastAsia="Times New Roman" w:hAnsi="Georgia"/>
                <w:sz w:val="18"/>
                <w:szCs w:val="18"/>
              </w:rPr>
            </w:pPr>
            <w:r>
              <w:rPr>
                <w:rFonts w:ascii="Georgia" w:eastAsia="Times New Roman" w:hAnsi="Georgia"/>
                <w:sz w:val="18"/>
                <w:szCs w:val="18"/>
              </w:rPr>
              <w:lastRenderedPageBreak/>
              <w:t>1.6. Forest -&gt; Forest - Subtropical/Tropical Moist Lowland</w:t>
            </w:r>
          </w:p>
        </w:tc>
        <w:tc>
          <w:tcPr>
            <w:tcW w:w="0" w:type="auto"/>
            <w:tcBorders>
              <w:bottom w:val="single" w:sz="6" w:space="0" w:color="CCCCCC"/>
            </w:tcBorders>
            <w:vAlign w:val="center"/>
            <w:hideMark/>
          </w:tcPr>
          <w:p w14:paraId="5F96BE93" w14:textId="77777777" w:rsidR="00EA4E39" w:rsidRDefault="0027620C">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519F388" w14:textId="77777777" w:rsidR="00EA4E39" w:rsidRDefault="0027620C">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3FA071FC" w14:textId="77777777" w:rsidR="00EA4E39" w:rsidRDefault="0027620C">
            <w:pPr>
              <w:spacing w:after="75"/>
              <w:rPr>
                <w:rFonts w:ascii="Georgia" w:eastAsia="Times New Roman" w:hAnsi="Georgia"/>
                <w:sz w:val="18"/>
                <w:szCs w:val="18"/>
              </w:rPr>
            </w:pPr>
            <w:r>
              <w:rPr>
                <w:rFonts w:ascii="Georgia" w:eastAsia="Times New Roman" w:hAnsi="Georgia"/>
                <w:sz w:val="18"/>
                <w:szCs w:val="18"/>
              </w:rPr>
              <w:t>-</w:t>
            </w:r>
          </w:p>
        </w:tc>
      </w:tr>
    </w:tbl>
    <w:p w14:paraId="39549111" w14:textId="77777777" w:rsidR="00EA4E39" w:rsidRDefault="0027620C">
      <w:pPr>
        <w:pStyle w:val="Heading2"/>
        <w:divId w:val="2008559961"/>
        <w:rPr>
          <w:rFonts w:ascii="Georgia" w:eastAsia="Times New Roman" w:hAnsi="Georgia"/>
          <w:sz w:val="27"/>
          <w:szCs w:val="27"/>
        </w:rPr>
      </w:pPr>
      <w:r>
        <w:rPr>
          <w:rFonts w:ascii="Georgia" w:eastAsia="Times New Roman" w:hAnsi="Georgia"/>
          <w:sz w:val="27"/>
          <w:szCs w:val="27"/>
        </w:rPr>
        <w:t>Plant / Fungi Specific</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EA4E39" w14:paraId="57CF6E0F" w14:textId="77777777">
        <w:trPr>
          <w:divId w:val="2008559961"/>
          <w:tblCellSpacing w:w="15" w:type="dxa"/>
        </w:trPr>
        <w:tc>
          <w:tcPr>
            <w:tcW w:w="0" w:type="auto"/>
            <w:tcBorders>
              <w:bottom w:val="single" w:sz="6" w:space="0" w:color="000000"/>
            </w:tcBorders>
            <w:shd w:val="clear" w:color="auto" w:fill="BBBBBB"/>
            <w:vAlign w:val="center"/>
            <w:hideMark/>
          </w:tcPr>
          <w:p w14:paraId="7C4E02D4"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EA4E39" w14:paraId="567CCE9F" w14:textId="77777777">
        <w:trPr>
          <w:divId w:val="2008559961"/>
          <w:tblCellSpacing w:w="15" w:type="dxa"/>
        </w:trPr>
        <w:tc>
          <w:tcPr>
            <w:tcW w:w="0" w:type="auto"/>
            <w:tcBorders>
              <w:bottom w:val="single" w:sz="6" w:space="0" w:color="CCCCCC"/>
            </w:tcBorders>
            <w:vAlign w:val="center"/>
            <w:hideMark/>
          </w:tcPr>
          <w:p w14:paraId="4BBE16C8" w14:textId="77777777" w:rsidR="00EA4E39" w:rsidRDefault="0027620C">
            <w:pPr>
              <w:spacing w:after="75"/>
              <w:rPr>
                <w:rFonts w:ascii="Georgia" w:eastAsia="Times New Roman" w:hAnsi="Georgia"/>
                <w:sz w:val="18"/>
                <w:szCs w:val="18"/>
              </w:rPr>
            </w:pPr>
            <w:r>
              <w:rPr>
                <w:rFonts w:ascii="Georgia" w:eastAsia="Times New Roman" w:hAnsi="Georgia"/>
                <w:sz w:val="18"/>
                <w:szCs w:val="18"/>
              </w:rPr>
              <w:t>Tree - large</w:t>
            </w:r>
          </w:p>
        </w:tc>
      </w:tr>
      <w:tr w:rsidR="00EA4E39" w14:paraId="28A2AC53" w14:textId="77777777">
        <w:trPr>
          <w:divId w:val="2008559961"/>
          <w:tblCellSpacing w:w="15" w:type="dxa"/>
        </w:trPr>
        <w:tc>
          <w:tcPr>
            <w:tcW w:w="0" w:type="auto"/>
            <w:tcBorders>
              <w:bottom w:val="single" w:sz="6" w:space="0" w:color="CCCCCC"/>
            </w:tcBorders>
            <w:vAlign w:val="center"/>
            <w:hideMark/>
          </w:tcPr>
          <w:p w14:paraId="0D0F8D0C" w14:textId="77777777" w:rsidR="00EA4E39" w:rsidRDefault="0027620C">
            <w:pPr>
              <w:spacing w:after="75"/>
              <w:rPr>
                <w:rFonts w:ascii="Georgia" w:eastAsia="Times New Roman" w:hAnsi="Georgia"/>
                <w:sz w:val="18"/>
                <w:szCs w:val="18"/>
              </w:rPr>
            </w:pPr>
            <w:r>
              <w:rPr>
                <w:rFonts w:ascii="Georgia" w:eastAsia="Times New Roman" w:hAnsi="Georgia"/>
                <w:sz w:val="18"/>
                <w:szCs w:val="18"/>
              </w:rPr>
              <w:t>Vines</w:t>
            </w:r>
          </w:p>
        </w:tc>
      </w:tr>
    </w:tbl>
    <w:p w14:paraId="03B9B104" w14:textId="77777777" w:rsidR="00EA4E39" w:rsidRDefault="0027620C">
      <w:pPr>
        <w:pStyle w:val="Heading1"/>
        <w:divId w:val="1101102389"/>
        <w:rPr>
          <w:rFonts w:ascii="Georgia" w:eastAsia="Times New Roman" w:hAnsi="Georgia"/>
          <w:sz w:val="29"/>
          <w:szCs w:val="29"/>
        </w:rPr>
      </w:pPr>
      <w:r>
        <w:rPr>
          <w:rFonts w:ascii="Georgia" w:eastAsia="Times New Roman" w:hAnsi="Georgia"/>
          <w:sz w:val="29"/>
          <w:szCs w:val="29"/>
        </w:rPr>
        <w:t>Use and Trade</w:t>
      </w:r>
    </w:p>
    <w:p w14:paraId="05C89729" w14:textId="77777777" w:rsidR="00EA4E39" w:rsidRDefault="0027620C">
      <w:pPr>
        <w:pStyle w:val="Heading2"/>
        <w:divId w:val="1101102389"/>
        <w:rPr>
          <w:rFonts w:ascii="Georgia" w:eastAsia="Times New Roman" w:hAnsi="Georgia"/>
          <w:sz w:val="27"/>
          <w:szCs w:val="27"/>
        </w:rPr>
      </w:pPr>
      <w:r>
        <w:rPr>
          <w:rFonts w:ascii="Georgia" w:eastAsia="Times New Roman" w:hAnsi="Georgia"/>
          <w:sz w:val="27"/>
          <w:szCs w:val="27"/>
        </w:rPr>
        <w:t>General Use and Trade Information</w:t>
      </w:r>
    </w:p>
    <w:p w14:paraId="7B5BB5EA" w14:textId="77777777" w:rsidR="00EA4E39" w:rsidRDefault="0027620C">
      <w:pPr>
        <w:pStyle w:val="NormalWeb"/>
        <w:divId w:val="1101102389"/>
        <w:rPr>
          <w:rFonts w:ascii="Georgia" w:hAnsi="Georgia"/>
        </w:rPr>
      </w:pPr>
      <w:r>
        <w:rPr>
          <w:rStyle w:val="datalabel1"/>
          <w:rFonts w:ascii="Georgia" w:hAnsi="Georgia"/>
        </w:rPr>
        <w:t xml:space="preserve">No use/trade information for this species: </w:t>
      </w:r>
      <w:r>
        <w:rPr>
          <w:rFonts w:ascii="Georgia" w:hAnsi="Georgia"/>
        </w:rPr>
        <w:t>true</w:t>
      </w:r>
    </w:p>
    <w:p w14:paraId="085ED0CA" w14:textId="77777777" w:rsidR="00EA4E39" w:rsidRDefault="0027620C">
      <w:pPr>
        <w:pStyle w:val="NormalWeb"/>
        <w:divId w:val="1101102389"/>
        <w:rPr>
          <w:rFonts w:ascii="Georgia" w:hAnsi="Georgia"/>
        </w:rPr>
      </w:pPr>
      <w:r>
        <w:rPr>
          <w:rFonts w:ascii="Georgia" w:hAnsi="Georgia"/>
        </w:rPr>
        <w:t>No uses are recorded for this species.</w:t>
      </w:r>
    </w:p>
    <w:p w14:paraId="387C95BF" w14:textId="77777777" w:rsidR="00EA4E39" w:rsidRDefault="0027620C">
      <w:pPr>
        <w:pStyle w:val="Heading1"/>
        <w:divId w:val="2140877086"/>
        <w:rPr>
          <w:rFonts w:ascii="Georgia" w:eastAsia="Times New Roman" w:hAnsi="Georgia"/>
          <w:sz w:val="29"/>
          <w:szCs w:val="29"/>
        </w:rPr>
      </w:pPr>
      <w:r>
        <w:rPr>
          <w:rFonts w:ascii="Georgia" w:eastAsia="Times New Roman" w:hAnsi="Georgia"/>
          <w:sz w:val="29"/>
          <w:szCs w:val="29"/>
        </w:rPr>
        <w:t>Threats</w:t>
      </w:r>
    </w:p>
    <w:p w14:paraId="1E899B5A" w14:textId="77777777" w:rsidR="00EA4E39" w:rsidRDefault="0027620C">
      <w:pPr>
        <w:pStyle w:val="NormalWeb"/>
        <w:divId w:val="2140877086"/>
        <w:rPr>
          <w:rFonts w:ascii="Georgia" w:hAnsi="Georgia"/>
        </w:rPr>
      </w:pPr>
      <w:r>
        <w:rPr>
          <w:rStyle w:val="Emphasis"/>
          <w:rFonts w:ascii="Georgia" w:hAnsi="Georgia"/>
        </w:rPr>
        <w:t>Calamus capillosus</w:t>
      </w:r>
      <w:r>
        <w:rPr>
          <w:rFonts w:ascii="Georgia" w:hAnsi="Georgia"/>
        </w:rPr>
        <w:t xml:space="preserve"> is known from one specimen collected at single site near Ayawasi in 1995. There are no protected areas nearby (JRC 2022), and from satellite photos it appears that there has been some tree cover loss along roads and as settlements expand (Global Forest Watch 2022). There is a large (140Ha) logging concession which covers most of the Ayawasi area including the single site where </w:t>
      </w:r>
      <w:r>
        <w:rPr>
          <w:rStyle w:val="Emphasis"/>
          <w:rFonts w:ascii="Georgia" w:hAnsi="Georgia"/>
        </w:rPr>
        <w:t>C</w:t>
      </w:r>
      <w:r>
        <w:rPr>
          <w:rFonts w:ascii="Georgia" w:hAnsi="Georgia"/>
        </w:rPr>
        <w:t xml:space="preserve">. </w:t>
      </w:r>
      <w:r>
        <w:rPr>
          <w:rStyle w:val="Emphasis"/>
          <w:rFonts w:ascii="Georgia" w:hAnsi="Georgia"/>
        </w:rPr>
        <w:t xml:space="preserve">capillosus </w:t>
      </w:r>
      <w:r>
        <w:rPr>
          <w:rFonts w:ascii="Georgia" w:hAnsi="Georgia"/>
        </w:rPr>
        <w:t>occurs. If this logging goes ahead, this would eradicate the habitat for the species and it would be likely to become highly threatened.</w:t>
      </w:r>
    </w:p>
    <w:p w14:paraId="201992CE" w14:textId="77777777" w:rsidR="00EA4E39" w:rsidRDefault="0027620C">
      <w:pPr>
        <w:pStyle w:val="Heading2"/>
        <w:divId w:val="2140877086"/>
        <w:rPr>
          <w:rFonts w:ascii="Georgia" w:eastAsia="Times New Roman" w:hAnsi="Georgia"/>
          <w:sz w:val="27"/>
          <w:szCs w:val="27"/>
        </w:rPr>
      </w:pPr>
      <w:commentRangeStart w:id="33"/>
      <w:r>
        <w:rPr>
          <w:rFonts w:ascii="Georgia" w:eastAsia="Times New Roman" w:hAnsi="Georgia"/>
          <w:sz w:val="27"/>
          <w:szCs w:val="27"/>
        </w:rPr>
        <w:t>Threats Classification Scheme</w:t>
      </w:r>
      <w:commentRangeEnd w:id="33"/>
      <w:r w:rsidR="00D2676E">
        <w:rPr>
          <w:rStyle w:val="CommentReference"/>
          <w:b w:val="0"/>
          <w:bCs w:val="0"/>
        </w:rPr>
        <w:commentReference w:id="33"/>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173"/>
        <w:gridCol w:w="740"/>
        <w:gridCol w:w="609"/>
        <w:gridCol w:w="815"/>
        <w:gridCol w:w="1673"/>
      </w:tblGrid>
      <w:tr w:rsidR="00EA4E39" w14:paraId="7B49AFF0" w14:textId="77777777">
        <w:trPr>
          <w:divId w:val="2140877086"/>
          <w:tblCellSpacing w:w="15" w:type="dxa"/>
        </w:trPr>
        <w:tc>
          <w:tcPr>
            <w:tcW w:w="0" w:type="auto"/>
            <w:tcBorders>
              <w:bottom w:val="single" w:sz="6" w:space="0" w:color="000000"/>
            </w:tcBorders>
            <w:shd w:val="clear" w:color="auto" w:fill="BBBBBB"/>
            <w:vAlign w:val="center"/>
            <w:hideMark/>
          </w:tcPr>
          <w:p w14:paraId="1021AAC7"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76A141C5"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23652C96"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7B6C4071"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02F139F9"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EA4E39" w14:paraId="6C3F32A5" w14:textId="77777777">
        <w:trPr>
          <w:divId w:val="2140877086"/>
          <w:tblCellSpacing w:w="15" w:type="dxa"/>
        </w:trPr>
        <w:tc>
          <w:tcPr>
            <w:tcW w:w="0" w:type="auto"/>
            <w:vAlign w:val="center"/>
            <w:hideMark/>
          </w:tcPr>
          <w:p w14:paraId="54EF8A04" w14:textId="77777777" w:rsidR="00EA4E39" w:rsidRDefault="0027620C">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048EA7BA" w14:textId="77777777" w:rsidR="00EA4E39" w:rsidRDefault="0027620C">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6FC5501A" w14:textId="77777777" w:rsidR="00EA4E39" w:rsidRDefault="0027620C">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F9EE4DC" w14:textId="77777777" w:rsidR="00EA4E39" w:rsidRDefault="0027620C">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DBED006" w14:textId="77777777" w:rsidR="00EA4E39" w:rsidRDefault="0027620C">
            <w:pPr>
              <w:spacing w:after="75"/>
              <w:rPr>
                <w:rFonts w:ascii="Georgia" w:eastAsia="Times New Roman" w:hAnsi="Georgia"/>
                <w:sz w:val="18"/>
                <w:szCs w:val="18"/>
              </w:rPr>
            </w:pPr>
            <w:r>
              <w:rPr>
                <w:rFonts w:ascii="Georgia" w:eastAsia="Times New Roman" w:hAnsi="Georgia"/>
                <w:sz w:val="18"/>
                <w:szCs w:val="18"/>
              </w:rPr>
              <w:t>Low Impact: 3</w:t>
            </w:r>
          </w:p>
        </w:tc>
      </w:tr>
      <w:tr w:rsidR="00EA4E39" w14:paraId="568C773F" w14:textId="77777777">
        <w:trPr>
          <w:divId w:val="2140877086"/>
          <w:tblCellSpacing w:w="15" w:type="dxa"/>
        </w:trPr>
        <w:tc>
          <w:tcPr>
            <w:tcW w:w="0" w:type="auto"/>
            <w:vAlign w:val="center"/>
            <w:hideMark/>
          </w:tcPr>
          <w:p w14:paraId="4F86D42F" w14:textId="77777777" w:rsidR="00EA4E39" w:rsidRDefault="0027620C">
            <w:pPr>
              <w:spacing w:after="75"/>
              <w:rPr>
                <w:rFonts w:ascii="Georgia" w:eastAsia="Times New Roman" w:hAnsi="Georgia"/>
                <w:sz w:val="18"/>
                <w:szCs w:val="18"/>
              </w:rPr>
            </w:pPr>
            <w:r>
              <w:rPr>
                <w:rFonts w:ascii="Georgia" w:eastAsia="Times New Roman" w:hAnsi="Georgia"/>
                <w:sz w:val="18"/>
                <w:szCs w:val="18"/>
              </w:rPr>
              <w:t>5.3.2. Biological resource use -&gt; Logging &amp; wood harvesting -&gt; Intentional use: (large scale) [harvest]</w:t>
            </w:r>
          </w:p>
        </w:tc>
        <w:tc>
          <w:tcPr>
            <w:tcW w:w="0" w:type="auto"/>
            <w:vAlign w:val="center"/>
            <w:hideMark/>
          </w:tcPr>
          <w:p w14:paraId="0286ECD0" w14:textId="77777777" w:rsidR="00EA4E39" w:rsidRDefault="0027620C">
            <w:pPr>
              <w:spacing w:after="75"/>
              <w:rPr>
                <w:rFonts w:ascii="Georgia" w:eastAsia="Times New Roman" w:hAnsi="Georgia"/>
                <w:sz w:val="18"/>
                <w:szCs w:val="18"/>
              </w:rPr>
            </w:pPr>
            <w:r>
              <w:rPr>
                <w:rFonts w:ascii="Georgia" w:eastAsia="Times New Roman" w:hAnsi="Georgia"/>
                <w:sz w:val="18"/>
                <w:szCs w:val="18"/>
              </w:rPr>
              <w:t>Future</w:t>
            </w:r>
          </w:p>
        </w:tc>
        <w:tc>
          <w:tcPr>
            <w:tcW w:w="0" w:type="auto"/>
            <w:vAlign w:val="center"/>
            <w:hideMark/>
          </w:tcPr>
          <w:p w14:paraId="0D37A3F5" w14:textId="77777777" w:rsidR="00EA4E39" w:rsidRDefault="0027620C">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A99B0EB" w14:textId="77777777" w:rsidR="00EA4E39" w:rsidRDefault="0027620C">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524F9B5" w14:textId="77777777" w:rsidR="00EA4E39" w:rsidRDefault="0027620C">
            <w:pPr>
              <w:spacing w:after="75"/>
              <w:rPr>
                <w:rFonts w:ascii="Georgia" w:eastAsia="Times New Roman" w:hAnsi="Georgia"/>
                <w:sz w:val="18"/>
                <w:szCs w:val="18"/>
              </w:rPr>
            </w:pPr>
            <w:r>
              <w:rPr>
                <w:rFonts w:ascii="Georgia" w:eastAsia="Times New Roman" w:hAnsi="Georgia"/>
                <w:sz w:val="18"/>
                <w:szCs w:val="18"/>
              </w:rPr>
              <w:t>No/Negligible Impact: 1</w:t>
            </w:r>
          </w:p>
        </w:tc>
      </w:tr>
    </w:tbl>
    <w:p w14:paraId="65C78FFD" w14:textId="77777777" w:rsidR="00EA4E39" w:rsidRDefault="0027620C">
      <w:pPr>
        <w:pStyle w:val="Heading1"/>
        <w:divId w:val="537282566"/>
        <w:rPr>
          <w:rFonts w:ascii="Georgia" w:eastAsia="Times New Roman" w:hAnsi="Georgia"/>
          <w:sz w:val="29"/>
          <w:szCs w:val="29"/>
        </w:rPr>
      </w:pPr>
      <w:r>
        <w:rPr>
          <w:rFonts w:ascii="Georgia" w:eastAsia="Times New Roman" w:hAnsi="Georgia"/>
          <w:sz w:val="29"/>
          <w:szCs w:val="29"/>
        </w:rPr>
        <w:t>Conservation</w:t>
      </w:r>
    </w:p>
    <w:p w14:paraId="33EBD087" w14:textId="77777777" w:rsidR="00EA4E39" w:rsidRDefault="0027620C">
      <w:pPr>
        <w:pStyle w:val="NormalWeb"/>
        <w:divId w:val="537282566"/>
        <w:rPr>
          <w:rFonts w:ascii="Georgia" w:hAnsi="Georgia"/>
        </w:rPr>
      </w:pPr>
      <w:r>
        <w:rPr>
          <w:rStyle w:val="Emphasis"/>
          <w:rFonts w:ascii="Georgia" w:hAnsi="Georgia"/>
        </w:rPr>
        <w:t>Calamus capillosus</w:t>
      </w:r>
      <w:r>
        <w:rPr>
          <w:rFonts w:ascii="Georgia" w:hAnsi="Georgia"/>
        </w:rPr>
        <w:t xml:space="preserve"> is not found in any living collections (BGCI 2022). Surveys are needed to collect basic data on the species, which is currently known from a single specimen. In West Papua there is a recent 'conservation province' initiative and in 2019 a special provincial regulation was ratified with aims to set aside 70% of the land as conservation areas, review land-based business licences and promote sustainable development with a commitment to preserve biodiversity and maintain ecological balance (INFS 2019).</w:t>
      </w:r>
    </w:p>
    <w:p w14:paraId="78AB88EE" w14:textId="77777777" w:rsidR="00EA4E39" w:rsidRDefault="0027620C">
      <w:pPr>
        <w:pStyle w:val="Heading2"/>
        <w:divId w:val="537282566"/>
        <w:rPr>
          <w:rFonts w:ascii="Georgia" w:eastAsia="Times New Roman" w:hAnsi="Georgia"/>
          <w:sz w:val="27"/>
          <w:szCs w:val="27"/>
        </w:rPr>
      </w:pPr>
      <w:commentRangeStart w:id="34"/>
      <w:r>
        <w:rPr>
          <w:rFonts w:ascii="Georgia" w:eastAsia="Times New Roman" w:hAnsi="Georgia"/>
          <w:sz w:val="27"/>
          <w:szCs w:val="27"/>
        </w:rPr>
        <w:t>Conservation Actions In- Place</w:t>
      </w:r>
      <w:commentRangeEnd w:id="34"/>
      <w:r>
        <w:rPr>
          <w:rStyle w:val="CommentReference"/>
          <w:b w:val="0"/>
          <w:bCs w:val="0"/>
        </w:rPr>
        <w:commentReference w:id="34"/>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4718"/>
      </w:tblGrid>
      <w:tr w:rsidR="00EA4E39" w14:paraId="7A700840" w14:textId="77777777">
        <w:trPr>
          <w:divId w:val="537282566"/>
          <w:tblCellSpacing w:w="15" w:type="dxa"/>
        </w:trPr>
        <w:tc>
          <w:tcPr>
            <w:tcW w:w="0" w:type="auto"/>
            <w:tcBorders>
              <w:bottom w:val="single" w:sz="6" w:space="0" w:color="000000"/>
            </w:tcBorders>
            <w:shd w:val="clear" w:color="auto" w:fill="BBBBBB"/>
            <w:vAlign w:val="center"/>
            <w:hideMark/>
          </w:tcPr>
          <w:p w14:paraId="67B11403"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0F59932E"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Note</w:t>
            </w:r>
          </w:p>
        </w:tc>
      </w:tr>
      <w:tr w:rsidR="00EA4E39" w14:paraId="5D5F7FF1" w14:textId="77777777">
        <w:trPr>
          <w:divId w:val="537282566"/>
          <w:tblCellSpacing w:w="15" w:type="dxa"/>
        </w:trPr>
        <w:tc>
          <w:tcPr>
            <w:tcW w:w="0" w:type="auto"/>
            <w:vAlign w:val="center"/>
            <w:hideMark/>
          </w:tcPr>
          <w:p w14:paraId="36F97676" w14:textId="77777777" w:rsidR="00EA4E39" w:rsidRDefault="0027620C">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1B426669" w14:textId="77777777" w:rsidR="00EA4E39" w:rsidRDefault="0027620C">
            <w:pPr>
              <w:spacing w:after="75"/>
              <w:rPr>
                <w:rFonts w:ascii="Georgia" w:eastAsia="Times New Roman" w:hAnsi="Georgia"/>
                <w:sz w:val="18"/>
                <w:szCs w:val="18"/>
              </w:rPr>
            </w:pPr>
            <w:r>
              <w:rPr>
                <w:rFonts w:ascii="Georgia" w:eastAsia="Times New Roman" w:hAnsi="Georgia"/>
                <w:sz w:val="18"/>
                <w:szCs w:val="18"/>
              </w:rPr>
              <w:t>There are no protected areas in this region of New Guinea.</w:t>
            </w:r>
          </w:p>
        </w:tc>
      </w:tr>
    </w:tbl>
    <w:p w14:paraId="33BC2A6D" w14:textId="77777777" w:rsidR="00EA4E39" w:rsidRDefault="0027620C">
      <w:pPr>
        <w:pStyle w:val="Heading2"/>
        <w:divId w:val="537282566"/>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260"/>
        <w:gridCol w:w="530"/>
      </w:tblGrid>
      <w:tr w:rsidR="00EA4E39" w14:paraId="7FAEEAF1" w14:textId="77777777">
        <w:trPr>
          <w:divId w:val="537282566"/>
          <w:tblCellSpacing w:w="15" w:type="dxa"/>
        </w:trPr>
        <w:tc>
          <w:tcPr>
            <w:tcW w:w="0" w:type="auto"/>
            <w:tcBorders>
              <w:bottom w:val="single" w:sz="6" w:space="0" w:color="000000"/>
            </w:tcBorders>
            <w:shd w:val="clear" w:color="auto" w:fill="BBBBBB"/>
            <w:vAlign w:val="center"/>
            <w:hideMark/>
          </w:tcPr>
          <w:p w14:paraId="54B46453"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lastRenderedPageBreak/>
              <w:t>Conservation Actions</w:t>
            </w:r>
          </w:p>
        </w:tc>
        <w:tc>
          <w:tcPr>
            <w:tcW w:w="0" w:type="auto"/>
            <w:tcBorders>
              <w:bottom w:val="single" w:sz="6" w:space="0" w:color="000000"/>
            </w:tcBorders>
            <w:shd w:val="clear" w:color="auto" w:fill="BBBBBB"/>
            <w:vAlign w:val="center"/>
            <w:hideMark/>
          </w:tcPr>
          <w:p w14:paraId="27799DFE"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Note</w:t>
            </w:r>
          </w:p>
        </w:tc>
      </w:tr>
      <w:tr w:rsidR="00EA4E39" w14:paraId="57F25D02" w14:textId="77777777">
        <w:trPr>
          <w:divId w:val="537282566"/>
          <w:tblCellSpacing w:w="15" w:type="dxa"/>
        </w:trPr>
        <w:tc>
          <w:tcPr>
            <w:tcW w:w="0" w:type="auto"/>
            <w:tcBorders>
              <w:bottom w:val="single" w:sz="6" w:space="0" w:color="CCCCCC"/>
            </w:tcBorders>
            <w:vAlign w:val="center"/>
            <w:hideMark/>
          </w:tcPr>
          <w:p w14:paraId="74781F4D" w14:textId="77777777" w:rsidR="00EA4E39" w:rsidRDefault="0027620C">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3F55C1A3" w14:textId="77777777" w:rsidR="00EA4E39" w:rsidRDefault="0027620C">
            <w:pPr>
              <w:spacing w:after="75"/>
              <w:rPr>
                <w:rFonts w:ascii="Georgia" w:eastAsia="Times New Roman" w:hAnsi="Georgia"/>
                <w:sz w:val="18"/>
                <w:szCs w:val="18"/>
              </w:rPr>
            </w:pPr>
            <w:r>
              <w:rPr>
                <w:rFonts w:ascii="Georgia" w:eastAsia="Times New Roman" w:hAnsi="Georgia"/>
                <w:sz w:val="18"/>
                <w:szCs w:val="18"/>
              </w:rPr>
              <w:t>-</w:t>
            </w:r>
          </w:p>
        </w:tc>
      </w:tr>
      <w:tr w:rsidR="00EA4E39" w14:paraId="5598ACD0" w14:textId="77777777">
        <w:trPr>
          <w:divId w:val="537282566"/>
          <w:tblCellSpacing w:w="15" w:type="dxa"/>
        </w:trPr>
        <w:tc>
          <w:tcPr>
            <w:tcW w:w="0" w:type="auto"/>
            <w:tcBorders>
              <w:bottom w:val="single" w:sz="6" w:space="0" w:color="CCCCCC"/>
            </w:tcBorders>
            <w:vAlign w:val="center"/>
            <w:hideMark/>
          </w:tcPr>
          <w:p w14:paraId="07E70AEB" w14:textId="77777777" w:rsidR="00EA4E39" w:rsidRDefault="0027620C">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459A9025" w14:textId="77777777" w:rsidR="00EA4E39" w:rsidRDefault="0027620C">
            <w:pPr>
              <w:spacing w:after="75"/>
              <w:rPr>
                <w:rFonts w:ascii="Georgia" w:eastAsia="Times New Roman" w:hAnsi="Georgia"/>
                <w:sz w:val="18"/>
                <w:szCs w:val="18"/>
              </w:rPr>
            </w:pPr>
            <w:r>
              <w:rPr>
                <w:rFonts w:ascii="Georgia" w:eastAsia="Times New Roman" w:hAnsi="Georgia"/>
                <w:sz w:val="18"/>
                <w:szCs w:val="18"/>
              </w:rPr>
              <w:t>-</w:t>
            </w:r>
          </w:p>
        </w:tc>
      </w:tr>
    </w:tbl>
    <w:p w14:paraId="5D2A8B71" w14:textId="77777777" w:rsidR="00EA4E39" w:rsidRDefault="0027620C">
      <w:pPr>
        <w:pStyle w:val="Heading2"/>
        <w:divId w:val="537282566"/>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EA4E39" w14:paraId="12F135C9" w14:textId="77777777">
        <w:trPr>
          <w:divId w:val="537282566"/>
          <w:tblCellSpacing w:w="15" w:type="dxa"/>
        </w:trPr>
        <w:tc>
          <w:tcPr>
            <w:tcW w:w="0" w:type="auto"/>
            <w:tcBorders>
              <w:bottom w:val="single" w:sz="6" w:space="0" w:color="000000"/>
            </w:tcBorders>
            <w:shd w:val="clear" w:color="auto" w:fill="BBBBBB"/>
            <w:vAlign w:val="center"/>
            <w:hideMark/>
          </w:tcPr>
          <w:p w14:paraId="44344CC3"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25719F19"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Note</w:t>
            </w:r>
          </w:p>
        </w:tc>
      </w:tr>
      <w:tr w:rsidR="00EA4E39" w14:paraId="097CF001" w14:textId="77777777">
        <w:trPr>
          <w:divId w:val="537282566"/>
          <w:tblCellSpacing w:w="15" w:type="dxa"/>
        </w:trPr>
        <w:tc>
          <w:tcPr>
            <w:tcW w:w="0" w:type="auto"/>
            <w:tcBorders>
              <w:bottom w:val="single" w:sz="6" w:space="0" w:color="CCCCCC"/>
            </w:tcBorders>
            <w:vAlign w:val="center"/>
            <w:hideMark/>
          </w:tcPr>
          <w:p w14:paraId="4AA9203C" w14:textId="77777777" w:rsidR="00EA4E39" w:rsidRDefault="0027620C">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55466AD2" w14:textId="77777777" w:rsidR="00EA4E39" w:rsidRDefault="0027620C">
            <w:pPr>
              <w:spacing w:after="75"/>
              <w:rPr>
                <w:rFonts w:ascii="Georgia" w:eastAsia="Times New Roman" w:hAnsi="Georgia"/>
                <w:sz w:val="18"/>
                <w:szCs w:val="18"/>
              </w:rPr>
            </w:pPr>
            <w:r>
              <w:rPr>
                <w:rFonts w:ascii="Georgia" w:eastAsia="Times New Roman" w:hAnsi="Georgia"/>
                <w:sz w:val="18"/>
                <w:szCs w:val="18"/>
              </w:rPr>
              <w:t>-</w:t>
            </w:r>
          </w:p>
        </w:tc>
      </w:tr>
      <w:tr w:rsidR="00EA4E39" w14:paraId="396EB3AD" w14:textId="77777777">
        <w:trPr>
          <w:divId w:val="537282566"/>
          <w:tblCellSpacing w:w="15" w:type="dxa"/>
        </w:trPr>
        <w:tc>
          <w:tcPr>
            <w:tcW w:w="0" w:type="auto"/>
            <w:tcBorders>
              <w:bottom w:val="single" w:sz="6" w:space="0" w:color="CCCCCC"/>
            </w:tcBorders>
            <w:vAlign w:val="center"/>
            <w:hideMark/>
          </w:tcPr>
          <w:p w14:paraId="1910178E" w14:textId="77777777" w:rsidR="00EA4E39" w:rsidRDefault="0027620C">
            <w:pPr>
              <w:spacing w:after="75"/>
              <w:rPr>
                <w:rFonts w:ascii="Georgia" w:eastAsia="Times New Roman" w:hAnsi="Georgia"/>
                <w:sz w:val="18"/>
                <w:szCs w:val="18"/>
              </w:rPr>
            </w:pPr>
            <w:r>
              <w:rPr>
                <w:rFonts w:ascii="Georgia" w:eastAsia="Times New Roman" w:hAnsi="Georgia"/>
                <w:sz w:val="18"/>
                <w:szCs w:val="18"/>
              </w:rPr>
              <w:t>1.3. Research -&gt; Life history &amp; ecology</w:t>
            </w:r>
          </w:p>
        </w:tc>
        <w:tc>
          <w:tcPr>
            <w:tcW w:w="0" w:type="auto"/>
            <w:tcBorders>
              <w:bottom w:val="single" w:sz="6" w:space="0" w:color="CCCCCC"/>
            </w:tcBorders>
            <w:vAlign w:val="center"/>
            <w:hideMark/>
          </w:tcPr>
          <w:p w14:paraId="1964571D" w14:textId="77777777" w:rsidR="00EA4E39" w:rsidRDefault="0027620C">
            <w:pPr>
              <w:spacing w:after="75"/>
              <w:rPr>
                <w:rFonts w:ascii="Georgia" w:eastAsia="Times New Roman" w:hAnsi="Georgia"/>
                <w:sz w:val="18"/>
                <w:szCs w:val="18"/>
              </w:rPr>
            </w:pPr>
            <w:r>
              <w:rPr>
                <w:rFonts w:ascii="Georgia" w:eastAsia="Times New Roman" w:hAnsi="Georgia"/>
                <w:sz w:val="18"/>
                <w:szCs w:val="18"/>
              </w:rPr>
              <w:t>-</w:t>
            </w:r>
          </w:p>
        </w:tc>
      </w:tr>
      <w:tr w:rsidR="00EA4E39" w14:paraId="60AAC8ED" w14:textId="77777777">
        <w:trPr>
          <w:divId w:val="537282566"/>
          <w:tblCellSpacing w:w="15" w:type="dxa"/>
        </w:trPr>
        <w:tc>
          <w:tcPr>
            <w:tcW w:w="0" w:type="auto"/>
            <w:tcBorders>
              <w:bottom w:val="single" w:sz="6" w:space="0" w:color="CCCCCC"/>
            </w:tcBorders>
            <w:vAlign w:val="center"/>
            <w:hideMark/>
          </w:tcPr>
          <w:p w14:paraId="66EFB9E7" w14:textId="77777777" w:rsidR="00EA4E39" w:rsidRDefault="0027620C">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15BBCCC1" w14:textId="77777777" w:rsidR="00EA4E39" w:rsidRDefault="0027620C">
            <w:pPr>
              <w:spacing w:after="75"/>
              <w:rPr>
                <w:rFonts w:ascii="Georgia" w:eastAsia="Times New Roman" w:hAnsi="Georgia"/>
                <w:sz w:val="18"/>
                <w:szCs w:val="18"/>
              </w:rPr>
            </w:pPr>
            <w:r>
              <w:rPr>
                <w:rFonts w:ascii="Georgia" w:eastAsia="Times New Roman" w:hAnsi="Georgia"/>
                <w:sz w:val="18"/>
                <w:szCs w:val="18"/>
              </w:rPr>
              <w:t>-</w:t>
            </w:r>
          </w:p>
        </w:tc>
      </w:tr>
    </w:tbl>
    <w:p w14:paraId="12EB0A83" w14:textId="77777777" w:rsidR="00EA4E39" w:rsidRDefault="0027620C">
      <w:pPr>
        <w:pStyle w:val="Heading1"/>
        <w:divId w:val="1106851564"/>
        <w:rPr>
          <w:rFonts w:ascii="Georgia" w:eastAsia="Times New Roman" w:hAnsi="Georgia"/>
          <w:sz w:val="29"/>
          <w:szCs w:val="29"/>
        </w:rPr>
      </w:pPr>
      <w:r>
        <w:rPr>
          <w:rFonts w:ascii="Georgia" w:eastAsia="Times New Roman" w:hAnsi="Georgia"/>
          <w:sz w:val="29"/>
          <w:szCs w:val="29"/>
        </w:rPr>
        <w:t>Ecosystem Services</w:t>
      </w:r>
    </w:p>
    <w:p w14:paraId="5DFEF1F8" w14:textId="77777777" w:rsidR="00EA4E39" w:rsidRDefault="0027620C">
      <w:pPr>
        <w:pStyle w:val="Heading2"/>
        <w:divId w:val="1106851564"/>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EA4E39" w14:paraId="6BEB0924" w14:textId="77777777">
        <w:trPr>
          <w:divId w:val="1106851564"/>
          <w:tblCellSpacing w:w="15" w:type="dxa"/>
        </w:trPr>
        <w:tc>
          <w:tcPr>
            <w:tcW w:w="0" w:type="auto"/>
            <w:tcBorders>
              <w:bottom w:val="single" w:sz="6" w:space="0" w:color="000000"/>
            </w:tcBorders>
            <w:shd w:val="clear" w:color="auto" w:fill="BBBBBB"/>
            <w:vAlign w:val="center"/>
            <w:hideMark/>
          </w:tcPr>
          <w:p w14:paraId="1895A1A5" w14:textId="77777777" w:rsidR="00EA4E39" w:rsidRDefault="0027620C">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3F66F5A8" w14:textId="77777777" w:rsidR="00EA4E39" w:rsidRDefault="0027620C">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EA4E39" w14:paraId="38CBCE46" w14:textId="77777777">
        <w:trPr>
          <w:divId w:val="1106851564"/>
          <w:tblCellSpacing w:w="15" w:type="dxa"/>
        </w:trPr>
        <w:tc>
          <w:tcPr>
            <w:tcW w:w="0" w:type="auto"/>
            <w:vAlign w:val="center"/>
            <w:hideMark/>
          </w:tcPr>
          <w:p w14:paraId="32CAA57C" w14:textId="77777777" w:rsidR="00EA4E39" w:rsidRDefault="0027620C">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233B662F" w14:textId="77777777" w:rsidR="00EA4E39" w:rsidRDefault="0027620C">
            <w:pPr>
              <w:spacing w:after="75"/>
              <w:rPr>
                <w:rFonts w:ascii="Georgia" w:eastAsia="Times New Roman" w:hAnsi="Georgia"/>
                <w:sz w:val="18"/>
                <w:szCs w:val="18"/>
              </w:rPr>
            </w:pPr>
            <w:r>
              <w:rPr>
                <w:rFonts w:ascii="Georgia" w:eastAsia="Times New Roman" w:hAnsi="Georgia"/>
                <w:sz w:val="18"/>
                <w:szCs w:val="18"/>
              </w:rPr>
              <w:t>-</w:t>
            </w:r>
          </w:p>
        </w:tc>
      </w:tr>
    </w:tbl>
    <w:p w14:paraId="7DB52BEB" w14:textId="77777777" w:rsidR="00EA4E39" w:rsidRDefault="0027620C">
      <w:pPr>
        <w:pStyle w:val="Heading1"/>
        <w:rPr>
          <w:rFonts w:ascii="Georgia" w:eastAsia="Times New Roman" w:hAnsi="Georgia"/>
          <w:sz w:val="29"/>
          <w:szCs w:val="29"/>
        </w:rPr>
      </w:pPr>
      <w:r>
        <w:rPr>
          <w:rFonts w:ascii="Georgia" w:eastAsia="Times New Roman" w:hAnsi="Georgia"/>
          <w:sz w:val="29"/>
          <w:szCs w:val="29"/>
        </w:rPr>
        <w:t>Bibliography</w:t>
      </w:r>
    </w:p>
    <w:p w14:paraId="2A62C411" w14:textId="77777777" w:rsidR="00EA4E39" w:rsidRDefault="0027620C">
      <w:pPr>
        <w:pStyle w:val="NormalWeb"/>
        <w:divId w:val="437331269"/>
        <w:rPr>
          <w:rFonts w:ascii="Georgia" w:hAnsi="Georgia"/>
        </w:rPr>
      </w:pPr>
      <w:r>
        <w:rPr>
          <w:rFonts w:ascii="Georgia" w:hAnsi="Georgia"/>
        </w:rPr>
        <w:t xml:space="preserve">BGCI. 2022. PlantSearch online database. Richmond, U.K. Available at: </w:t>
      </w:r>
      <w:hyperlink r:id="rId14" w:history="1">
        <w:r>
          <w:rPr>
            <w:rStyle w:val="Hyperlink"/>
            <w:rFonts w:ascii="Georgia" w:hAnsi="Georgia"/>
          </w:rPr>
          <w:t>https://www.bgci.org/resources/bgci-databases/plantsearch/</w:t>
        </w:r>
      </w:hyperlink>
      <w:r>
        <w:rPr>
          <w:rFonts w:ascii="Georgia" w:hAnsi="Georgia"/>
        </w:rPr>
        <w:t xml:space="preserve">. </w:t>
      </w:r>
    </w:p>
    <w:p w14:paraId="2A089705" w14:textId="77777777" w:rsidR="00EA4E39" w:rsidRDefault="0027620C">
      <w:pPr>
        <w:pStyle w:val="NormalWeb"/>
        <w:divId w:val="437331269"/>
        <w:rPr>
          <w:rFonts w:ascii="Georgia" w:hAnsi="Georgia"/>
        </w:rPr>
      </w:pPr>
      <w:r>
        <w:rPr>
          <w:rFonts w:ascii="Georgia" w:hAnsi="Georgia"/>
        </w:rPr>
        <w:t xml:space="preserve">Baker, W.J. &amp; Dransfield, J. 2017. More new rattans from New Guinea and the Solomon Islands (Calamus, Arecaceae). </w:t>
      </w:r>
      <w:r>
        <w:rPr>
          <w:rFonts w:ascii="Georgia" w:hAnsi="Georgia"/>
          <w:i/>
          <w:iCs/>
        </w:rPr>
        <w:t>Phytotaxa</w:t>
      </w:r>
      <w:r>
        <w:rPr>
          <w:rFonts w:ascii="Georgia" w:hAnsi="Georgia"/>
        </w:rPr>
        <w:t xml:space="preserve"> 305(2): 61-86.</w:t>
      </w:r>
    </w:p>
    <w:p w14:paraId="2696624D" w14:textId="77777777" w:rsidR="00EA4E39" w:rsidRDefault="0027620C">
      <w:pPr>
        <w:pStyle w:val="NormalWeb"/>
        <w:divId w:val="437331269"/>
        <w:rPr>
          <w:rFonts w:ascii="Georgia" w:hAnsi="Georgia"/>
        </w:rPr>
      </w:pPr>
      <w:r>
        <w:rPr>
          <w:rFonts w:ascii="Georgia" w:hAnsi="Georgia"/>
        </w:rPr>
        <w:t xml:space="preserve">Baker, W.J. and Dransfield, J. 2006. </w:t>
      </w:r>
      <w:r>
        <w:rPr>
          <w:rFonts w:ascii="Georgia" w:hAnsi="Georgia"/>
          <w:i/>
          <w:iCs/>
        </w:rPr>
        <w:t>Field Guide to the Palms of New Guinea</w:t>
      </w:r>
      <w:r>
        <w:rPr>
          <w:rFonts w:ascii="Georgia" w:hAnsi="Georgia"/>
        </w:rPr>
        <w:t>. Kew, London.</w:t>
      </w:r>
    </w:p>
    <w:p w14:paraId="7245E263" w14:textId="77777777" w:rsidR="00EA4E39" w:rsidRDefault="0027620C">
      <w:pPr>
        <w:pStyle w:val="NormalWeb"/>
        <w:divId w:val="437331269"/>
        <w:rPr>
          <w:rFonts w:ascii="Georgia" w:hAnsi="Georgia"/>
        </w:rPr>
      </w:pPr>
      <w:r>
        <w:rPr>
          <w:rFonts w:ascii="Georgia" w:hAnsi="Georgia"/>
        </w:rPr>
        <w:t xml:space="preserve">Global Forest Watch. 2022. Interactive Forest Change Mapping Tool. Available at: </w:t>
      </w:r>
      <w:hyperlink r:id="rId15" w:history="1">
        <w:r>
          <w:rPr>
            <w:rStyle w:val="Hyperlink"/>
            <w:rFonts w:ascii="Georgia" w:hAnsi="Georgia"/>
          </w:rPr>
          <w:t>http://www.globalforestwatch.org/</w:t>
        </w:r>
      </w:hyperlink>
      <w:r>
        <w:rPr>
          <w:rFonts w:ascii="Georgia" w:hAnsi="Georgia"/>
        </w:rPr>
        <w:t xml:space="preserve">. </w:t>
      </w:r>
    </w:p>
    <w:p w14:paraId="7E0AD590" w14:textId="77777777" w:rsidR="00EA4E39" w:rsidRDefault="0027620C">
      <w:pPr>
        <w:pStyle w:val="NormalWeb"/>
        <w:divId w:val="437331269"/>
        <w:rPr>
          <w:rFonts w:ascii="Georgia" w:hAnsi="Georgia"/>
        </w:rPr>
      </w:pPr>
      <w:r>
        <w:rPr>
          <w:rFonts w:ascii="Georgia" w:hAnsi="Georgia"/>
        </w:rPr>
        <w:t xml:space="preserve">Henderson, A. 2020. A revision of Calamus (Arecaceae, Calamoideae, Calameae, Calaminae). </w:t>
      </w:r>
      <w:r>
        <w:rPr>
          <w:rFonts w:ascii="Georgia" w:hAnsi="Georgia"/>
          <w:i/>
          <w:iCs/>
        </w:rPr>
        <w:t>Phytotaxa</w:t>
      </w:r>
      <w:r>
        <w:rPr>
          <w:rFonts w:ascii="Georgia" w:hAnsi="Georgia"/>
        </w:rPr>
        <w:t xml:space="preserve"> 445(1): 1-656.</w:t>
      </w:r>
    </w:p>
    <w:p w14:paraId="00B00135" w14:textId="77777777" w:rsidR="00EA4E39" w:rsidRDefault="0027620C">
      <w:pPr>
        <w:pStyle w:val="NormalWeb"/>
        <w:divId w:val="437331269"/>
        <w:rPr>
          <w:rFonts w:ascii="Georgia" w:hAnsi="Georgia"/>
        </w:rPr>
      </w:pPr>
      <w:r>
        <w:rPr>
          <w:rFonts w:ascii="Georgia" w:hAnsi="Georgia"/>
        </w:rPr>
        <w:t xml:space="preserve">INFS (Indonesia Nature Film Society). 2019. West Papua Province Is Now A Conservation Province. . Available at: </w:t>
      </w:r>
      <w:hyperlink r:id="rId16" w:history="1">
        <w:r>
          <w:rPr>
            <w:rStyle w:val="Hyperlink"/>
            <w:rFonts w:ascii="Georgia" w:hAnsi="Georgia"/>
          </w:rPr>
          <w:t>http://www.engagemedia.org/Members/INFIS/videos/west-papua-conservation-province/view</w:t>
        </w:r>
      </w:hyperlink>
      <w:r>
        <w:rPr>
          <w:rFonts w:ascii="Georgia" w:hAnsi="Georgia"/>
        </w:rPr>
        <w:t xml:space="preserve">. </w:t>
      </w:r>
    </w:p>
    <w:p w14:paraId="7B2B0686" w14:textId="77777777" w:rsidR="00EA4E39" w:rsidRDefault="0027620C">
      <w:pPr>
        <w:pStyle w:val="NormalWeb"/>
        <w:divId w:val="437331269"/>
        <w:rPr>
          <w:rFonts w:ascii="Georgia" w:hAnsi="Georgia"/>
        </w:rPr>
      </w:pPr>
      <w:r>
        <w:rPr>
          <w:rFonts w:ascii="Georgia" w:hAnsi="Georgia"/>
        </w:rPr>
        <w:t xml:space="preserve">JRC (Joint Research Centre). 2022. Digital Observatory for Protected Areas (DOPA). JRC (Joint Research Centre), European Commission, Ispra.. JRC (Joint Research Centre), European Commission. Available at: </w:t>
      </w:r>
      <w:hyperlink r:id="rId17" w:history="1">
        <w:r>
          <w:rPr>
            <w:rStyle w:val="Hyperlink"/>
            <w:rFonts w:ascii="Georgia" w:hAnsi="Georgia"/>
          </w:rPr>
          <w:t>https://econservation.jrc.ec.europa.eu/</w:t>
        </w:r>
      </w:hyperlink>
      <w:r>
        <w:rPr>
          <w:rFonts w:ascii="Georgia" w:hAnsi="Georgia"/>
        </w:rPr>
        <w:t>. (Accessed: 2022).</w:t>
      </w:r>
    </w:p>
    <w:p w14:paraId="3CA62C55" w14:textId="77777777" w:rsidR="00EA4E39" w:rsidRDefault="0027620C">
      <w:pPr>
        <w:pStyle w:val="NormalWeb"/>
        <w:divId w:val="437331269"/>
        <w:rPr>
          <w:rFonts w:ascii="Georgia" w:hAnsi="Georgia"/>
        </w:rPr>
      </w:pPr>
      <w:r>
        <w:rPr>
          <w:rFonts w:ascii="Georgia" w:hAnsi="Georgia"/>
        </w:rPr>
        <w:t xml:space="preserve">Polak, M. 2000. The botanical diversity in the Ayawasi area, Irian Jaya, Indonesia. </w:t>
      </w:r>
      <w:r>
        <w:rPr>
          <w:rFonts w:ascii="Georgia" w:hAnsi="Georgia"/>
          <w:i/>
          <w:iCs/>
        </w:rPr>
        <w:t>Biodiversity &amp; Conservation</w:t>
      </w:r>
      <w:r>
        <w:rPr>
          <w:rFonts w:ascii="Georgia" w:hAnsi="Georgia"/>
        </w:rPr>
        <w:t xml:space="preserve"> 9(10): 1345-1375.</w:t>
      </w:r>
    </w:p>
    <w:sectPr w:rsidR="00EA4E3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2-09-07T12:20:00Z" w:initials="JP">
    <w:p w14:paraId="3B4437EF" w14:textId="77777777" w:rsidR="00706981" w:rsidRDefault="00706981" w:rsidP="00625454">
      <w:pPr>
        <w:pStyle w:val="CommentText"/>
      </w:pPr>
      <w:r>
        <w:rPr>
          <w:rStyle w:val="CommentReference"/>
        </w:rPr>
        <w:annotationRef/>
      </w:r>
      <w:r>
        <w:t>Agreed on category. For a VU D2 assessment, the critical tab to complete is Distribution &gt; Very Restricted.</w:t>
      </w:r>
      <w:r>
        <w:br/>
      </w:r>
      <w:r>
        <w:br/>
        <w:t xml:space="preserve">Very restricted should only be ticked if species has a restricted distribution </w:t>
      </w:r>
      <w:r>
        <w:rPr>
          <w:i/>
          <w:iCs/>
        </w:rPr>
        <w:t>and</w:t>
      </w:r>
      <w:r>
        <w:t xml:space="preserve"> there is a plausible future threat that could drive species to CR or EX in a short time (1 or 2 generations).</w:t>
      </w:r>
      <w:r>
        <w:br/>
      </w:r>
      <w:r>
        <w:br/>
        <w:t>Possible text to complete this with:</w:t>
      </w:r>
      <w:r>
        <w:br/>
        <w:t>"This species is only known from a single location and has an AOO of just 4 km2. The only known collection site falls within a logging coupe, and if logging were to become operational in the area, this could plausibly result in the species becoming highly threatened in a very short time"</w:t>
      </w:r>
      <w:r>
        <w:br/>
      </w:r>
      <w:r>
        <w:br/>
        <w:t>When you complete this, the assessment calculator will re-calibrate to VU D2 ☺️</w:t>
      </w:r>
    </w:p>
  </w:comment>
  <w:comment w:id="1" w:author="Jack Plummer" w:date="2022-09-07T12:28:00Z" w:initials="JP">
    <w:p w14:paraId="0338BB93" w14:textId="77777777" w:rsidR="00C1754F" w:rsidRDefault="00494865" w:rsidP="00847413">
      <w:pPr>
        <w:pStyle w:val="CommentText"/>
      </w:pPr>
      <w:r>
        <w:rPr>
          <w:rStyle w:val="CommentReference"/>
        </w:rPr>
        <w:annotationRef/>
      </w:r>
      <w:r w:rsidR="00C1754F">
        <w:t>Once complete, add assessment date. Also, Manage Credits &gt; Institution Credits &gt; Royal Botanic Gardens, Kew.</w:t>
      </w:r>
    </w:p>
  </w:comment>
  <w:comment w:id="2" w:author="Jack Plummer" w:date="2022-09-07T12:00:00Z" w:initials="JP">
    <w:p w14:paraId="71714DA8" w14:textId="4BCC1BA4" w:rsidR="00A90CCF" w:rsidRDefault="00A90CCF" w:rsidP="004147B3">
      <w:pPr>
        <w:pStyle w:val="CommentText"/>
      </w:pPr>
      <w:r>
        <w:rPr>
          <w:rStyle w:val="CommentReference"/>
        </w:rPr>
        <w:annotationRef/>
      </w:r>
      <w:r>
        <w:t xml:space="preserve">Nice and succinct (mine are always overly wordy!). I would, however, suggest adding a couple of things: </w:t>
      </w:r>
      <w:r>
        <w:br/>
        <w:t>- the AOO value - it's good to make explicit reference to the values being used to justify the assessment</w:t>
      </w:r>
      <w:r>
        <w:br/>
        <w:t>- a sentence to the effect of 'No numerical population is available, and the current population trend is unknown', as this effectively justifies exclusion of criteria A,C &amp; D(1).</w:t>
      </w:r>
    </w:p>
  </w:comment>
  <w:comment w:id="3" w:author="Jack Plummer" w:date="2022-09-07T12:00:00Z" w:initials="JP">
    <w:p w14:paraId="7BE44B93" w14:textId="77777777" w:rsidR="001551E9" w:rsidRDefault="001551E9" w:rsidP="0036739A">
      <w:pPr>
        <w:pStyle w:val="CommentText"/>
      </w:pPr>
      <w:r>
        <w:rPr>
          <w:rStyle w:val="CommentReference"/>
        </w:rPr>
        <w:annotationRef/>
      </w:r>
      <w:r>
        <w:t>Usually convention is to avoid inclusion of references in the rationale. Include these elsewhere in assessment (you have already in 'Population' section)</w:t>
      </w:r>
    </w:p>
  </w:comment>
  <w:comment w:id="5" w:author="Jack Plummer" w:date="2022-09-07T12:01:00Z" w:initials="JP">
    <w:p w14:paraId="75E4C7B2" w14:textId="77777777" w:rsidR="009B4846" w:rsidRDefault="009B4846" w:rsidP="00693FC3">
      <w:pPr>
        <w:pStyle w:val="CommentText"/>
      </w:pPr>
      <w:r>
        <w:rPr>
          <w:rStyle w:val="CommentReference"/>
        </w:rPr>
        <w:annotationRef/>
      </w:r>
      <w:r>
        <w:t>Really pedantic, but use an 'en' dash (keyboard shortcut Alt+0150), rather than hyphen for number connectors</w:t>
      </w:r>
    </w:p>
  </w:comment>
  <w:comment w:id="13" w:author="Jack Plummer" w:date="2022-09-07T12:03:00Z" w:initials="JP">
    <w:p w14:paraId="5FAA775F" w14:textId="77777777" w:rsidR="002E0A06" w:rsidRDefault="00F36293" w:rsidP="009237E0">
      <w:pPr>
        <w:pStyle w:val="CommentText"/>
      </w:pPr>
      <w:r>
        <w:rPr>
          <w:rStyle w:val="CommentReference"/>
        </w:rPr>
        <w:annotationRef/>
      </w:r>
      <w:r w:rsidR="002E0A06">
        <w:t>My usual text on AOO justification (for ref): "Estimated using 2x2 km grid cells for observation and herbarium specimen point data mapped using GeoCAT (Bachman &lt;i&gt;et al.&lt;/i&gt; 2011)."</w:t>
      </w:r>
    </w:p>
  </w:comment>
  <w:comment w:id="16" w:author="Jack Plummer" w:date="2022-09-07T12:05:00Z" w:initials="JP">
    <w:p w14:paraId="3E6BBBF1" w14:textId="5680BAE3" w:rsidR="002E0A06" w:rsidRDefault="002E0A06" w:rsidP="00CC27FC">
      <w:pPr>
        <w:pStyle w:val="CommentText"/>
      </w:pPr>
      <w:r>
        <w:rPr>
          <w:rStyle w:val="CommentReference"/>
        </w:rPr>
        <w:annotationRef/>
      </w:r>
      <w:r>
        <w:t>My usual text on EOO justification (for ref) and not relevant in this case!</w:t>
      </w:r>
      <w:r>
        <w:br/>
        <w:t>"Estimated from a minimum convex polygon for observation and herbarium specimen point data mapped using GeoCAT (Bachman &lt;i&gt;et al.&lt;/i&gt; 2011)."</w:t>
      </w:r>
    </w:p>
  </w:comment>
  <w:comment w:id="19" w:author="Jack Plummer" w:date="2022-09-07T12:03:00Z" w:initials="JP">
    <w:p w14:paraId="180BA400" w14:textId="40990721" w:rsidR="00F36293" w:rsidRDefault="00F36293" w:rsidP="00BB6855">
      <w:pPr>
        <w:pStyle w:val="CommentText"/>
      </w:pPr>
      <w:r>
        <w:rPr>
          <w:rStyle w:val="CommentReference"/>
        </w:rPr>
        <w:annotationRef/>
      </w:r>
      <w:r>
        <w:t>Also add the major (future) threat here</w:t>
      </w:r>
    </w:p>
  </w:comment>
  <w:comment w:id="22" w:author="Jack Plummer" w:date="2022-09-07T12:08:00Z" w:initials="JP">
    <w:p w14:paraId="211402CF" w14:textId="77777777" w:rsidR="00AA14D8" w:rsidRDefault="00AA14D8">
      <w:pPr>
        <w:pStyle w:val="CommentText"/>
      </w:pPr>
      <w:r>
        <w:rPr>
          <w:rStyle w:val="CommentReference"/>
        </w:rPr>
        <w:annotationRef/>
      </w:r>
      <w:r>
        <w:t>Complete tab 'Map status' = Done. Usual text:</w:t>
      </w:r>
    </w:p>
    <w:p w14:paraId="17BC82A3" w14:textId="77777777" w:rsidR="00AA14D8" w:rsidRDefault="00AA14D8">
      <w:pPr>
        <w:pStyle w:val="CommentText"/>
      </w:pPr>
      <w:r>
        <w:t>"</w:t>
      </w:r>
      <w:r>
        <w:rPr>
          <w:color w:val="000000"/>
          <w:highlight w:val="white"/>
        </w:rPr>
        <w:t>Point data generated from herbarium specimen records and species observations (REF) but may not include all known collections or observations.</w:t>
      </w:r>
      <w:r>
        <w:t xml:space="preserve"> "</w:t>
      </w:r>
    </w:p>
    <w:p w14:paraId="35EC6CF9" w14:textId="77777777" w:rsidR="00AA14D8" w:rsidRDefault="00AA14D8">
      <w:pPr>
        <w:pStyle w:val="CommentText"/>
      </w:pPr>
    </w:p>
    <w:p w14:paraId="4A1D6A6B" w14:textId="77777777" w:rsidR="00AA14D8" w:rsidRDefault="00AA14D8">
      <w:pPr>
        <w:pStyle w:val="CommentText"/>
      </w:pPr>
      <w:r>
        <w:t>'Not Possible' if species couldn't be mapped e.g. one specimen of unknown provenance.</w:t>
      </w:r>
    </w:p>
    <w:p w14:paraId="65885C2B" w14:textId="77777777" w:rsidR="00AA14D8" w:rsidRDefault="00AA14D8">
      <w:pPr>
        <w:pStyle w:val="CommentText"/>
      </w:pPr>
    </w:p>
    <w:p w14:paraId="4D49339B" w14:textId="77777777" w:rsidR="00AA14D8" w:rsidRDefault="00AA14D8" w:rsidP="0013054F">
      <w:pPr>
        <w:pStyle w:val="CommentText"/>
      </w:pPr>
      <w:r>
        <w:t>'Incomplete' if all known specs not included, and range not covered by provided point data.</w:t>
      </w:r>
    </w:p>
  </w:comment>
  <w:comment w:id="23" w:author="Jack Plummer" w:date="2022-09-07T12:13:00Z" w:initials="JP">
    <w:p w14:paraId="5BA82CF2" w14:textId="77777777" w:rsidR="008B1196" w:rsidRDefault="00E963AE" w:rsidP="00FD408A">
      <w:pPr>
        <w:pStyle w:val="CommentText"/>
      </w:pPr>
      <w:r>
        <w:rPr>
          <w:rStyle w:val="CommentReference"/>
        </w:rPr>
        <w:annotationRef/>
      </w:r>
      <w:r w:rsidR="008B1196">
        <w:t>On second tab of population, it is mandatory to include population trend and qualified. In this case - Current Population Trend: Unknown; Current trend data derivation: Not Applicable.</w:t>
      </w:r>
      <w:r w:rsidR="008B1196">
        <w:br/>
      </w:r>
      <w:r w:rsidR="008B1196">
        <w:br/>
      </w:r>
      <w:r w:rsidR="008B1196">
        <w:br/>
        <w:t>N.B. The population trend has a low data requirement i.e. can be suspected (rather than inferred/estimated), and doesn't affect the assessment category. However, big red arrow on the RL website if decreasing is specified, so worthwhile tagging as decreasing where appropriate (rather than precautionarily unknown).</w:t>
      </w:r>
    </w:p>
  </w:comment>
  <w:comment w:id="31" w:author="Jack Plummer" w:date="2022-09-07T12:10:00Z" w:initials="JP">
    <w:p w14:paraId="45DEEDB9" w14:textId="766DB143" w:rsidR="00396083" w:rsidRDefault="00396083" w:rsidP="006C41EC">
      <w:pPr>
        <w:pStyle w:val="CommentText"/>
      </w:pPr>
      <w:r>
        <w:rPr>
          <w:rStyle w:val="CommentReference"/>
        </w:rPr>
        <w:annotationRef/>
      </w:r>
      <w:r>
        <w:t>I tend to briefly mention here the habit. E.g. "This rattan palm, growing to X m, has only been collected from disturbed forest at 450 m asl."</w:t>
      </w:r>
    </w:p>
  </w:comment>
  <w:comment w:id="33" w:author="Jack Plummer" w:date="2022-09-07T12:21:00Z" w:initials="JP">
    <w:p w14:paraId="21E6616B" w14:textId="77777777" w:rsidR="00D2676E" w:rsidRDefault="00D2676E" w:rsidP="00015974">
      <w:pPr>
        <w:pStyle w:val="CommentText"/>
      </w:pPr>
      <w:r>
        <w:rPr>
          <w:rStyle w:val="CommentReference"/>
        </w:rPr>
        <w:annotationRef/>
      </w:r>
      <w:r>
        <w:t>Complete threat 'stresses' for each threat type. To note, though, their completion is not very well defined at the moment.</w:t>
      </w:r>
    </w:p>
  </w:comment>
  <w:comment w:id="34" w:author="Jack Plummer" w:date="2022-09-07T12:22:00Z" w:initials="JP">
    <w:p w14:paraId="3A818EAB" w14:textId="77777777" w:rsidR="0027620C" w:rsidRDefault="0027620C" w:rsidP="00F32D7E">
      <w:pPr>
        <w:pStyle w:val="CommentText"/>
      </w:pPr>
      <w:r>
        <w:rPr>
          <w:rStyle w:val="CommentReference"/>
        </w:rPr>
        <w:annotationRef/>
      </w:r>
      <w:r>
        <w:t>Also complete 'Subject to ex-situ conservation' = No (in this case)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B4437EF" w15:done="0"/>
  <w15:commentEx w15:paraId="0338BB93" w15:done="0"/>
  <w15:commentEx w15:paraId="71714DA8" w15:done="0"/>
  <w15:commentEx w15:paraId="7BE44B93" w15:done="0"/>
  <w15:commentEx w15:paraId="75E4C7B2" w15:done="0"/>
  <w15:commentEx w15:paraId="5FAA775F" w15:done="0"/>
  <w15:commentEx w15:paraId="3E6BBBF1" w15:done="0"/>
  <w15:commentEx w15:paraId="180BA400" w15:done="0"/>
  <w15:commentEx w15:paraId="4D49339B" w15:done="0"/>
  <w15:commentEx w15:paraId="5BA82CF2" w15:done="0"/>
  <w15:commentEx w15:paraId="45DEEDB9" w15:done="0"/>
  <w15:commentEx w15:paraId="21E6616B" w15:done="0"/>
  <w15:commentEx w15:paraId="3A818E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C30B05" w16cex:dateUtc="2022-09-07T11:20:00Z"/>
  <w16cex:commentExtensible w16cex:durableId="26C30D00" w16cex:dateUtc="2022-09-07T11:28:00Z"/>
  <w16cex:commentExtensible w16cex:durableId="26C30669" w16cex:dateUtc="2022-09-07T11:00:00Z"/>
  <w16cex:commentExtensible w16cex:durableId="26C30679" w16cex:dateUtc="2022-09-07T11:00:00Z"/>
  <w16cex:commentExtensible w16cex:durableId="26C30681" w16cex:dateUtc="2022-09-07T11:01:00Z"/>
  <w16cex:commentExtensible w16cex:durableId="26C306F5" w16cex:dateUtc="2022-09-07T11:03:00Z"/>
  <w16cex:commentExtensible w16cex:durableId="26C30797" w16cex:dateUtc="2022-09-07T11:05:00Z"/>
  <w16cex:commentExtensible w16cex:durableId="26C3072E" w16cex:dateUtc="2022-09-07T11:03:00Z"/>
  <w16cex:commentExtensible w16cex:durableId="26C30856" w16cex:dateUtc="2022-09-07T11:08:00Z"/>
  <w16cex:commentExtensible w16cex:durableId="26C30977" w16cex:dateUtc="2022-09-07T11:13:00Z"/>
  <w16cex:commentExtensible w16cex:durableId="26C308C7" w16cex:dateUtc="2022-09-07T11:10:00Z"/>
  <w16cex:commentExtensible w16cex:durableId="26C30B5A" w16cex:dateUtc="2022-09-07T11:21:00Z"/>
  <w16cex:commentExtensible w16cex:durableId="26C30B89" w16cex:dateUtc="2022-09-07T11: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B4437EF" w16cid:durableId="26C30B05"/>
  <w16cid:commentId w16cid:paraId="0338BB93" w16cid:durableId="26C30D00"/>
  <w16cid:commentId w16cid:paraId="71714DA8" w16cid:durableId="26C30669"/>
  <w16cid:commentId w16cid:paraId="7BE44B93" w16cid:durableId="26C30679"/>
  <w16cid:commentId w16cid:paraId="75E4C7B2" w16cid:durableId="26C30681"/>
  <w16cid:commentId w16cid:paraId="5FAA775F" w16cid:durableId="26C306F5"/>
  <w16cid:commentId w16cid:paraId="3E6BBBF1" w16cid:durableId="26C30797"/>
  <w16cid:commentId w16cid:paraId="180BA400" w16cid:durableId="26C3072E"/>
  <w16cid:commentId w16cid:paraId="4D49339B" w16cid:durableId="26C30856"/>
  <w16cid:commentId w16cid:paraId="5BA82CF2" w16cid:durableId="26C30977"/>
  <w16cid:commentId w16cid:paraId="45DEEDB9" w16cid:durableId="26C308C7"/>
  <w16cid:commentId w16cid:paraId="21E6616B" w16cid:durableId="26C30B5A"/>
  <w16cid:commentId w16cid:paraId="3A818EAB" w16cid:durableId="26C30B8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669"/>
    <w:rsid w:val="001551E9"/>
    <w:rsid w:val="0027620C"/>
    <w:rsid w:val="002E0A06"/>
    <w:rsid w:val="00336265"/>
    <w:rsid w:val="00396083"/>
    <w:rsid w:val="003C2696"/>
    <w:rsid w:val="00494865"/>
    <w:rsid w:val="006A409E"/>
    <w:rsid w:val="00706981"/>
    <w:rsid w:val="008A4669"/>
    <w:rsid w:val="008B1196"/>
    <w:rsid w:val="009B4846"/>
    <w:rsid w:val="00A90CCF"/>
    <w:rsid w:val="00AA14D8"/>
    <w:rsid w:val="00C1754F"/>
    <w:rsid w:val="00D2676E"/>
    <w:rsid w:val="00E963AE"/>
    <w:rsid w:val="00EA4E39"/>
    <w:rsid w:val="00F36293"/>
    <w:rsid w:val="00F679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04DC5D"/>
  <w15:chartTrackingRefBased/>
  <w15:docId w15:val="{525F64EC-79A2-456D-BF1F-ADE0396EA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A90CCF"/>
    <w:rPr>
      <w:rFonts w:eastAsiaTheme="minorEastAsia"/>
      <w:sz w:val="24"/>
      <w:szCs w:val="24"/>
    </w:rPr>
  </w:style>
  <w:style w:type="character" w:styleId="CommentReference">
    <w:name w:val="annotation reference"/>
    <w:basedOn w:val="DefaultParagraphFont"/>
    <w:uiPriority w:val="99"/>
    <w:semiHidden/>
    <w:unhideWhenUsed/>
    <w:rsid w:val="00A90CCF"/>
    <w:rPr>
      <w:sz w:val="16"/>
      <w:szCs w:val="16"/>
    </w:rPr>
  </w:style>
  <w:style w:type="paragraph" w:styleId="CommentText">
    <w:name w:val="annotation text"/>
    <w:basedOn w:val="Normal"/>
    <w:link w:val="CommentTextChar"/>
    <w:uiPriority w:val="99"/>
    <w:unhideWhenUsed/>
    <w:rsid w:val="00A90CCF"/>
    <w:rPr>
      <w:sz w:val="20"/>
      <w:szCs w:val="20"/>
    </w:rPr>
  </w:style>
  <w:style w:type="character" w:customStyle="1" w:styleId="CommentTextChar">
    <w:name w:val="Comment Text Char"/>
    <w:basedOn w:val="DefaultParagraphFont"/>
    <w:link w:val="CommentText"/>
    <w:uiPriority w:val="99"/>
    <w:rsid w:val="00A90CCF"/>
    <w:rPr>
      <w:rFonts w:eastAsiaTheme="minorEastAsia"/>
    </w:rPr>
  </w:style>
  <w:style w:type="paragraph" w:styleId="CommentSubject">
    <w:name w:val="annotation subject"/>
    <w:basedOn w:val="CommentText"/>
    <w:next w:val="CommentText"/>
    <w:link w:val="CommentSubjectChar"/>
    <w:uiPriority w:val="99"/>
    <w:semiHidden/>
    <w:unhideWhenUsed/>
    <w:rsid w:val="00A90CCF"/>
    <w:rPr>
      <w:b/>
      <w:bCs/>
    </w:rPr>
  </w:style>
  <w:style w:type="character" w:customStyle="1" w:styleId="CommentSubjectChar">
    <w:name w:val="Comment Subject Char"/>
    <w:basedOn w:val="CommentTextChar"/>
    <w:link w:val="CommentSubject"/>
    <w:uiPriority w:val="99"/>
    <w:semiHidden/>
    <w:rsid w:val="00A90CCF"/>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336977">
      <w:marLeft w:val="0"/>
      <w:marRight w:val="0"/>
      <w:marTop w:val="0"/>
      <w:marBottom w:val="0"/>
      <w:divBdr>
        <w:top w:val="none" w:sz="0" w:space="0" w:color="auto"/>
        <w:left w:val="none" w:sz="0" w:space="0" w:color="auto"/>
        <w:bottom w:val="none" w:sz="0" w:space="0" w:color="auto"/>
        <w:right w:val="none" w:sz="0" w:space="0" w:color="auto"/>
      </w:divBdr>
    </w:div>
    <w:div w:id="437331269">
      <w:marLeft w:val="0"/>
      <w:marRight w:val="0"/>
      <w:marTop w:val="0"/>
      <w:marBottom w:val="0"/>
      <w:divBdr>
        <w:top w:val="none" w:sz="0" w:space="0" w:color="auto"/>
        <w:left w:val="none" w:sz="0" w:space="0" w:color="auto"/>
        <w:bottom w:val="none" w:sz="0" w:space="0" w:color="auto"/>
        <w:right w:val="none" w:sz="0" w:space="0" w:color="auto"/>
      </w:divBdr>
    </w:div>
    <w:div w:id="537282566">
      <w:marLeft w:val="0"/>
      <w:marRight w:val="0"/>
      <w:marTop w:val="0"/>
      <w:marBottom w:val="0"/>
      <w:divBdr>
        <w:top w:val="none" w:sz="0" w:space="0" w:color="auto"/>
        <w:left w:val="none" w:sz="0" w:space="0" w:color="auto"/>
        <w:bottom w:val="none" w:sz="0" w:space="0" w:color="auto"/>
        <w:right w:val="none" w:sz="0" w:space="0" w:color="auto"/>
      </w:divBdr>
    </w:div>
    <w:div w:id="794374481">
      <w:marLeft w:val="0"/>
      <w:marRight w:val="0"/>
      <w:marTop w:val="0"/>
      <w:marBottom w:val="0"/>
      <w:divBdr>
        <w:top w:val="none" w:sz="0" w:space="0" w:color="auto"/>
        <w:left w:val="none" w:sz="0" w:space="0" w:color="auto"/>
        <w:bottom w:val="none" w:sz="0" w:space="0" w:color="auto"/>
        <w:right w:val="none" w:sz="0" w:space="0" w:color="auto"/>
      </w:divBdr>
      <w:divsChild>
        <w:div w:id="1145776272">
          <w:marLeft w:val="0"/>
          <w:marRight w:val="0"/>
          <w:marTop w:val="0"/>
          <w:marBottom w:val="150"/>
          <w:divBdr>
            <w:top w:val="single" w:sz="12" w:space="0" w:color="000000"/>
            <w:left w:val="none" w:sz="0" w:space="0" w:color="auto"/>
            <w:bottom w:val="single" w:sz="12" w:space="0" w:color="000000"/>
            <w:right w:val="none" w:sz="0" w:space="0" w:color="auto"/>
          </w:divBdr>
        </w:div>
      </w:divsChild>
    </w:div>
    <w:div w:id="1059787134">
      <w:marLeft w:val="0"/>
      <w:marRight w:val="0"/>
      <w:marTop w:val="0"/>
      <w:marBottom w:val="0"/>
      <w:divBdr>
        <w:top w:val="none" w:sz="0" w:space="0" w:color="auto"/>
        <w:left w:val="none" w:sz="0" w:space="0" w:color="auto"/>
        <w:bottom w:val="none" w:sz="0" w:space="0" w:color="auto"/>
        <w:right w:val="none" w:sz="0" w:space="0" w:color="auto"/>
      </w:divBdr>
    </w:div>
    <w:div w:id="1101102389">
      <w:marLeft w:val="0"/>
      <w:marRight w:val="0"/>
      <w:marTop w:val="0"/>
      <w:marBottom w:val="0"/>
      <w:divBdr>
        <w:top w:val="none" w:sz="0" w:space="0" w:color="auto"/>
        <w:left w:val="none" w:sz="0" w:space="0" w:color="auto"/>
        <w:bottom w:val="none" w:sz="0" w:space="0" w:color="auto"/>
        <w:right w:val="none" w:sz="0" w:space="0" w:color="auto"/>
      </w:divBdr>
    </w:div>
    <w:div w:id="1106851564">
      <w:marLeft w:val="0"/>
      <w:marRight w:val="0"/>
      <w:marTop w:val="0"/>
      <w:marBottom w:val="0"/>
      <w:divBdr>
        <w:top w:val="none" w:sz="0" w:space="0" w:color="auto"/>
        <w:left w:val="none" w:sz="0" w:space="0" w:color="auto"/>
        <w:bottom w:val="none" w:sz="0" w:space="0" w:color="auto"/>
        <w:right w:val="none" w:sz="0" w:space="0" w:color="auto"/>
      </w:divBdr>
    </w:div>
    <w:div w:id="1841893420">
      <w:marLeft w:val="0"/>
      <w:marRight w:val="0"/>
      <w:marTop w:val="0"/>
      <w:marBottom w:val="0"/>
      <w:divBdr>
        <w:top w:val="none" w:sz="0" w:space="0" w:color="auto"/>
        <w:left w:val="none" w:sz="0" w:space="0" w:color="auto"/>
        <w:bottom w:val="none" w:sz="0" w:space="0" w:color="auto"/>
        <w:right w:val="none" w:sz="0" w:space="0" w:color="auto"/>
      </w:divBdr>
    </w:div>
    <w:div w:id="1991596284">
      <w:marLeft w:val="0"/>
      <w:marRight w:val="0"/>
      <w:marTop w:val="0"/>
      <w:marBottom w:val="0"/>
      <w:divBdr>
        <w:top w:val="none" w:sz="0" w:space="0" w:color="auto"/>
        <w:left w:val="none" w:sz="0" w:space="0" w:color="auto"/>
        <w:bottom w:val="none" w:sz="0" w:space="0" w:color="auto"/>
        <w:right w:val="none" w:sz="0" w:space="0" w:color="auto"/>
      </w:divBdr>
    </w:div>
    <w:div w:id="2008559961">
      <w:marLeft w:val="0"/>
      <w:marRight w:val="0"/>
      <w:marTop w:val="0"/>
      <w:marBottom w:val="0"/>
      <w:divBdr>
        <w:top w:val="none" w:sz="0" w:space="0" w:color="auto"/>
        <w:left w:val="none" w:sz="0" w:space="0" w:color="auto"/>
        <w:bottom w:val="none" w:sz="0" w:space="0" w:color="auto"/>
        <w:right w:val="none" w:sz="0" w:space="0" w:color="auto"/>
      </w:divBdr>
    </w:div>
    <w:div w:id="2095274891">
      <w:marLeft w:val="0"/>
      <w:marRight w:val="0"/>
      <w:marTop w:val="0"/>
      <w:marBottom w:val="0"/>
      <w:divBdr>
        <w:top w:val="none" w:sz="0" w:space="0" w:color="auto"/>
        <w:left w:val="none" w:sz="0" w:space="0" w:color="auto"/>
        <w:bottom w:val="none" w:sz="0" w:space="0" w:color="auto"/>
        <w:right w:val="none" w:sz="0" w:space="0" w:color="auto"/>
      </w:divBdr>
    </w:div>
    <w:div w:id="214087708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hyperlink" Target="https://econservation.jrc.ec.europa.eu/" TargetMode="External"/><Relationship Id="rId2" Type="http://schemas.openxmlformats.org/officeDocument/2006/relationships/customXml" Target="../customXml/item2.xml"/><Relationship Id="rId16" Type="http://schemas.openxmlformats.org/officeDocument/2006/relationships/hyperlink" Target="http://www.engagemedia.org/Members/INFIS/videos/west-papua-conservation-province/view"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www.globalforestwatch.org/"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image" Target="file:///C:\Users\resources\redListLogo.jpg" TargetMode="External"/><Relationship Id="rId14" Type="http://schemas.openxmlformats.org/officeDocument/2006/relationships/hyperlink" Target="https://www.bgci.org/resources/bgci-databases/plant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4874f941-1732-4aa1-804a-4f99632a5909"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FF440A12-D6D3-436C-A85E-0B92056A4F44}">
  <ds:schemaRefs>
    <ds:schemaRef ds:uri="Microsoft.SharePoint.Taxonomy.ContentTypeSync"/>
  </ds:schemaRefs>
</ds:datastoreItem>
</file>

<file path=customXml/itemProps2.xml><?xml version="1.0" encoding="utf-8"?>
<ds:datastoreItem xmlns:ds="http://schemas.openxmlformats.org/officeDocument/2006/customXml" ds:itemID="{A60B3F27-7CC7-4AF5-A2C4-216A4079F6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FB1A36-71DD-4936-8141-D6D9C60E9F02}">
  <ds:schemaRefs>
    <ds:schemaRef ds:uri="590658d6-28a4-43df-8461-354b94568f6c"/>
    <ds:schemaRef ds:uri="3174fa65-5130-4218-be7b-3006b691958f"/>
    <ds:schemaRef ds:uri="http://schemas.microsoft.com/office/2006/documentManagement/types"/>
    <ds:schemaRef ds:uri="http://purl.org/dc/dcmitype/"/>
    <ds:schemaRef ds:uri="http://purl.org/dc/elements/1.1/"/>
    <ds:schemaRef ds:uri="http://schemas.microsoft.com/office/2006/metadata/properties"/>
    <ds:schemaRef ds:uri="150f78d0-e5c4-40ba-9879-1115501c63e5"/>
    <ds:schemaRef ds:uri="http://purl.org/dc/terms/"/>
    <ds:schemaRef ds:uri="http://schemas.microsoft.com/office/infopath/2007/PartnerControls"/>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5DBFB0D8-AEA3-407B-BF96-E7839DC24DA0}">
  <ds:schemaRefs>
    <ds:schemaRef ds:uri="http://schemas.microsoft.com/sharepoint/v3/contenttype/forms"/>
  </ds:schemaRefs>
</ds:datastoreItem>
</file>

<file path=customXml/itemProps5.xml><?xml version="1.0" encoding="utf-8"?>
<ds:datastoreItem xmlns:ds="http://schemas.openxmlformats.org/officeDocument/2006/customXml" ds:itemID="{410FDD4F-A4B9-4FE3-9CF4-E863C3E6DD4E}">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938</Words>
  <Characters>5747</Characters>
  <Application>Microsoft Office Word</Application>
  <DocSecurity>0</DocSecurity>
  <Lines>47</Lines>
  <Paragraphs>13</Paragraphs>
  <ScaleCrop>false</ScaleCrop>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Calamus capillosus</dc:title>
  <dc:subject/>
  <dc:creator>Jack Plummer</dc:creator>
  <cp:keywords/>
  <dc:description/>
  <cp:lastModifiedBy>Jack Plummer</cp:lastModifiedBy>
  <cp:revision>19</cp:revision>
  <dcterms:created xsi:type="dcterms:W3CDTF">2022-09-07T11:00:00Z</dcterms:created>
  <dcterms:modified xsi:type="dcterms:W3CDTF">2022-09-07T11:29:00Z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y fmtid="{D5CDD505-2E9C-101B-9397-08002B2CF9AE}" pid="3" name="MediaServiceImageTags">
    <vt:lpwstr/>
  </property>
</Properties>
</file>