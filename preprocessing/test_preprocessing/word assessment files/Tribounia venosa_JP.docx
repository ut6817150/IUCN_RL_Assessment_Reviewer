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4.xml" ContentType="application/vnd.openxmlformats-officedocument.customXml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5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415963" w14:textId="77777777" w:rsidR="00A46F05" w:rsidRDefault="00000000">
      <w:pPr>
        <w:jc w:val="center"/>
        <w:divId w:val="195697837"/>
        <w:rPr>
          <w:rFonts w:ascii="Georgia" w:eastAsia="Times New Roman" w:hAnsi="Georgia"/>
          <w:b/>
          <w:bCs/>
          <w:sz w:val="29"/>
          <w:szCs w:val="29"/>
        </w:rPr>
      </w:pPr>
      <w:r>
        <w:rPr>
          <w:rFonts w:ascii="Georgia" w:eastAsia="Times New Roman" w:hAnsi="Georgia"/>
          <w:b/>
          <w:bCs/>
          <w:sz w:val="29"/>
          <w:szCs w:val="29"/>
        </w:rPr>
        <w:t>Draft</w:t>
      </w:r>
    </w:p>
    <w:p w14:paraId="030F022F" w14:textId="77777777" w:rsidR="00A46F05" w:rsidRDefault="00000000">
      <w:pPr>
        <w:divId w:val="512375615"/>
        <w:rPr>
          <w:rFonts w:ascii="Georgia" w:eastAsia="Times New Roman" w:hAnsi="Georgia"/>
          <w:sz w:val="18"/>
          <w:szCs w:val="18"/>
        </w:rPr>
      </w:pPr>
      <w:r>
        <w:rPr>
          <w:rFonts w:ascii="Georgia" w:eastAsia="Times New Roman" w:hAnsi="Georgia"/>
          <w:noProof/>
          <w:sz w:val="18"/>
          <w:szCs w:val="18"/>
        </w:rPr>
        <w:drawing>
          <wp:inline distT="0" distB="0" distL="0" distR="0" wp14:anchorId="35AB0524" wp14:editId="7CF0FC0F">
            <wp:extent cx="304800" cy="304800"/>
            <wp:effectExtent l="0" t="0" r="0" b="0"/>
            <wp:docPr id="1" name="Picture 1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"/>
                    <pic:cNvPicPr>
                      <a:picLocks noChangeAspect="1" noChangeArrowheads="1"/>
                    </pic:cNvPicPr>
                  </pic:nvPicPr>
                  <pic:blipFill>
                    <a:blip r:link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38908" w14:textId="77777777" w:rsidR="00A46F05" w:rsidRDefault="00000000">
      <w:pPr>
        <w:shd w:val="clear" w:color="auto" w:fill="FFFFFF"/>
        <w:spacing w:before="100" w:beforeAutospacing="1" w:after="100" w:afterAutospacing="1"/>
        <w:jc w:val="right"/>
        <w:outlineLvl w:val="1"/>
        <w:divId w:val="512375615"/>
        <w:rPr>
          <w:rFonts w:ascii="Georgia" w:eastAsia="Times New Roman" w:hAnsi="Georgia"/>
          <w:b/>
          <w:bCs/>
          <w:color w:val="000000"/>
          <w:kern w:val="36"/>
          <w:sz w:val="29"/>
          <w:szCs w:val="29"/>
        </w:rPr>
      </w:pPr>
      <w:proofErr w:type="spellStart"/>
      <w:r>
        <w:rPr>
          <w:rStyle w:val="Emphasis"/>
          <w:rFonts w:ascii="Georgia" w:eastAsia="Times New Roman" w:hAnsi="Georgia"/>
          <w:b/>
          <w:bCs/>
          <w:color w:val="000000"/>
          <w:kern w:val="36"/>
          <w:sz w:val="29"/>
          <w:szCs w:val="29"/>
        </w:rPr>
        <w:t>Tribounia</w:t>
      </w:r>
      <w:proofErr w:type="spellEnd"/>
      <w:r>
        <w:rPr>
          <w:rStyle w:val="Emphasis"/>
          <w:rFonts w:ascii="Georgia" w:eastAsia="Times New Roman" w:hAnsi="Georgia"/>
          <w:b/>
          <w:bCs/>
          <w:color w:val="000000"/>
          <w:kern w:val="36"/>
          <w:sz w:val="29"/>
          <w:szCs w:val="29"/>
        </w:rPr>
        <w:t xml:space="preserve"> </w:t>
      </w:r>
      <w:proofErr w:type="spellStart"/>
      <w:r>
        <w:rPr>
          <w:rStyle w:val="Emphasis"/>
          <w:rFonts w:ascii="Georgia" w:eastAsia="Times New Roman" w:hAnsi="Georgia"/>
          <w:b/>
          <w:bCs/>
          <w:color w:val="000000"/>
          <w:kern w:val="36"/>
          <w:sz w:val="29"/>
          <w:szCs w:val="29"/>
        </w:rPr>
        <w:t>venosa</w:t>
      </w:r>
      <w:proofErr w:type="spellEnd"/>
      <w:r>
        <w:rPr>
          <w:rFonts w:ascii="Georgia" w:eastAsia="Times New Roman" w:hAnsi="Georgia"/>
          <w:b/>
          <w:bCs/>
          <w:color w:val="000000"/>
          <w:kern w:val="36"/>
          <w:sz w:val="29"/>
          <w:szCs w:val="29"/>
        </w:rPr>
        <w:t xml:space="preserve"> - (Barnett) </w:t>
      </w:r>
      <w:proofErr w:type="spellStart"/>
      <w:r>
        <w:rPr>
          <w:rFonts w:ascii="Georgia" w:eastAsia="Times New Roman" w:hAnsi="Georgia"/>
          <w:b/>
          <w:bCs/>
          <w:color w:val="000000"/>
          <w:kern w:val="36"/>
          <w:sz w:val="29"/>
          <w:szCs w:val="29"/>
        </w:rPr>
        <w:t>D.</w:t>
      </w:r>
      <w:proofErr w:type="gramStart"/>
      <w:r>
        <w:rPr>
          <w:rFonts w:ascii="Georgia" w:eastAsia="Times New Roman" w:hAnsi="Georgia"/>
          <w:b/>
          <w:bCs/>
          <w:color w:val="000000"/>
          <w:kern w:val="36"/>
          <w:sz w:val="29"/>
          <w:szCs w:val="29"/>
        </w:rPr>
        <w:t>J.Middleton</w:t>
      </w:r>
      <w:proofErr w:type="spellEnd"/>
      <w:proofErr w:type="gramEnd"/>
    </w:p>
    <w:p w14:paraId="5B3CEE72" w14:textId="77777777" w:rsidR="00A46F05" w:rsidRDefault="00000000">
      <w:pPr>
        <w:jc w:val="right"/>
        <w:divId w:val="512375615"/>
        <w:rPr>
          <w:rFonts w:ascii="Georgia" w:eastAsia="Times New Roman" w:hAnsi="Georgia"/>
          <w:sz w:val="18"/>
          <w:szCs w:val="18"/>
        </w:rPr>
      </w:pPr>
      <w:r>
        <w:rPr>
          <w:rFonts w:ascii="Georgia" w:eastAsia="Times New Roman" w:hAnsi="Georgia"/>
          <w:sz w:val="18"/>
          <w:szCs w:val="18"/>
        </w:rPr>
        <w:t xml:space="preserve">PLANTAE - TRACHEOPHYTA - MAGNOLIOPSIDA - LAMIALES - GESNERIACEAE - </w:t>
      </w:r>
      <w:proofErr w:type="spellStart"/>
      <w:r>
        <w:rPr>
          <w:rFonts w:ascii="Georgia" w:eastAsia="Times New Roman" w:hAnsi="Georgia"/>
          <w:sz w:val="18"/>
          <w:szCs w:val="18"/>
        </w:rPr>
        <w:t>Tribounia</w:t>
      </w:r>
      <w:proofErr w:type="spellEnd"/>
      <w:r>
        <w:rPr>
          <w:rFonts w:ascii="Georgia" w:eastAsia="Times New Roman" w:hAnsi="Georgia"/>
          <w:sz w:val="18"/>
          <w:szCs w:val="18"/>
        </w:rPr>
        <w:t xml:space="preserve"> - </w:t>
      </w:r>
      <w:proofErr w:type="spellStart"/>
      <w:r>
        <w:rPr>
          <w:rFonts w:ascii="Georgia" w:eastAsia="Times New Roman" w:hAnsi="Georgia"/>
          <w:sz w:val="18"/>
          <w:szCs w:val="18"/>
        </w:rPr>
        <w:t>venosa</w:t>
      </w:r>
      <w:proofErr w:type="spellEnd"/>
    </w:p>
    <w:p w14:paraId="4B94639B" w14:textId="77777777" w:rsidR="00A46F05" w:rsidRDefault="00000000">
      <w:pPr>
        <w:pStyle w:val="NormalWeb"/>
        <w:divId w:val="35744298"/>
        <w:rPr>
          <w:rFonts w:ascii="Georgia" w:hAnsi="Georgia"/>
        </w:rPr>
      </w:pPr>
      <w:r>
        <w:rPr>
          <w:rStyle w:val="Strong"/>
          <w:rFonts w:ascii="Georgia" w:hAnsi="Georgia"/>
        </w:rPr>
        <w:t xml:space="preserve">Common Names: </w:t>
      </w:r>
      <w:r>
        <w:rPr>
          <w:rFonts w:ascii="Georgia" w:hAnsi="Georgia"/>
        </w:rPr>
        <w:t>No Common Names</w:t>
      </w:r>
      <w:r>
        <w:rPr>
          <w:rFonts w:ascii="Georgia" w:hAnsi="Georgia"/>
        </w:rPr>
        <w:br/>
      </w:r>
      <w:r>
        <w:rPr>
          <w:rStyle w:val="Strong"/>
          <w:rFonts w:ascii="Georgia" w:hAnsi="Georgia"/>
        </w:rPr>
        <w:t xml:space="preserve">Synonyms: </w:t>
      </w:r>
      <w:proofErr w:type="spellStart"/>
      <w:r>
        <w:rPr>
          <w:rFonts w:ascii="Georgia" w:hAnsi="Georgia"/>
        </w:rPr>
        <w:t>Didymocarpus</w:t>
      </w:r>
      <w:proofErr w:type="spellEnd"/>
      <w:r>
        <w:rPr>
          <w:rFonts w:ascii="Georgia" w:hAnsi="Georgia"/>
        </w:rPr>
        <w:t xml:space="preserve"> venosus Barnett</w:t>
      </w:r>
    </w:p>
    <w:tbl>
      <w:tblPr>
        <w:tblW w:w="0" w:type="auto"/>
        <w:jc w:val="center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5"/>
      </w:tblGrid>
      <w:tr w:rsidR="00A46F05" w14:paraId="128AF051" w14:textId="77777777">
        <w:trPr>
          <w:tblCellSpacing w:w="15" w:type="dxa"/>
          <w:jc w:val="center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16BE0322" w14:textId="77777777" w:rsidR="00A46F05" w:rsidRDefault="00000000">
            <w:pPr>
              <w:spacing w:after="75"/>
              <w:jc w:val="center"/>
              <w:rPr>
                <w:rFonts w:ascii="Georgia" w:eastAsia="Times New Roman" w:hAnsi="Georgia"/>
                <w:b/>
                <w:bCs/>
                <w:sz w:val="20"/>
                <w:szCs w:val="20"/>
              </w:rPr>
            </w:pPr>
            <w:r>
              <w:rPr>
                <w:rFonts w:ascii="Georgia" w:eastAsia="Times New Roman" w:hAnsi="Georgia"/>
                <w:b/>
                <w:bCs/>
                <w:sz w:val="20"/>
                <w:szCs w:val="20"/>
              </w:rPr>
              <w:t>Red List Status</w:t>
            </w:r>
          </w:p>
        </w:tc>
      </w:tr>
      <w:tr w:rsidR="00A46F05" w14:paraId="58059DA5" w14:textId="7777777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7321968" w14:textId="77777777" w:rsidR="00A46F05" w:rsidRDefault="00000000">
            <w:pPr>
              <w:spacing w:after="75"/>
              <w:rPr>
                <w:rFonts w:ascii="Georgia" w:eastAsia="Times New Roman" w:hAnsi="Georgia"/>
                <w:sz w:val="20"/>
                <w:szCs w:val="20"/>
              </w:rPr>
            </w:pPr>
            <w:r>
              <w:rPr>
                <w:rFonts w:ascii="Georgia" w:eastAsia="Times New Roman" w:hAnsi="Georgia"/>
                <w:sz w:val="20"/>
                <w:szCs w:val="20"/>
              </w:rPr>
              <w:t>NT, B2b(iii) (IUCN version 3.1)</w:t>
            </w:r>
          </w:p>
        </w:tc>
      </w:tr>
    </w:tbl>
    <w:p w14:paraId="6A7DAE50" w14:textId="77777777" w:rsidR="00A46F05" w:rsidRDefault="00000000">
      <w:pPr>
        <w:pStyle w:val="Heading1"/>
        <w:divId w:val="1099720430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Red List Assessment</w:t>
      </w:r>
    </w:p>
    <w:p w14:paraId="72951810" w14:textId="77777777" w:rsidR="00A46F05" w:rsidRDefault="00000000">
      <w:pPr>
        <w:pStyle w:val="Heading2"/>
        <w:divId w:val="1099720430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Assessment Information</w:t>
      </w:r>
    </w:p>
    <w:p w14:paraId="5CC91852" w14:textId="77777777" w:rsidR="00A46F05" w:rsidRDefault="00000000">
      <w:pPr>
        <w:pStyle w:val="NormalWeb"/>
        <w:divId w:val="1099720430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Date of Assessment: </w:t>
      </w:r>
      <w:r>
        <w:rPr>
          <w:rFonts w:ascii="Georgia" w:hAnsi="Georgia"/>
        </w:rPr>
        <w:t>2022-08-28</w:t>
      </w:r>
    </w:p>
    <w:p w14:paraId="29B6DB08" w14:textId="77777777" w:rsidR="00A46F05" w:rsidRDefault="00000000">
      <w:pPr>
        <w:pStyle w:val="NormalWeb"/>
        <w:divId w:val="1099720430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Assessor(s): </w:t>
      </w:r>
      <w:proofErr w:type="spellStart"/>
      <w:r>
        <w:rPr>
          <w:rFonts w:ascii="Georgia" w:hAnsi="Georgia"/>
        </w:rPr>
        <w:t>Triboun</w:t>
      </w:r>
      <w:proofErr w:type="spellEnd"/>
      <w:r>
        <w:rPr>
          <w:rFonts w:ascii="Georgia" w:hAnsi="Georgia"/>
        </w:rPr>
        <w:t>, P. &amp; Khorngton, S.</w:t>
      </w:r>
    </w:p>
    <w:p w14:paraId="66FD8231" w14:textId="77777777" w:rsidR="00A46F05" w:rsidRDefault="00000000">
      <w:pPr>
        <w:pStyle w:val="NormalWeb"/>
        <w:divId w:val="1099720430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Regions: </w:t>
      </w:r>
      <w:r>
        <w:rPr>
          <w:rFonts w:ascii="Georgia" w:hAnsi="Georgia"/>
        </w:rPr>
        <w:t>Global</w:t>
      </w:r>
    </w:p>
    <w:p w14:paraId="26788C29" w14:textId="77777777" w:rsidR="00A46F05" w:rsidRDefault="00000000">
      <w:pPr>
        <w:pStyle w:val="Heading2"/>
        <w:divId w:val="1099720430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Assessment Rationale</w:t>
      </w:r>
    </w:p>
    <w:p w14:paraId="79A5CC1F" w14:textId="6B3CC714" w:rsidR="00A46F05" w:rsidRDefault="00000000">
      <w:pPr>
        <w:pStyle w:val="NormalWeb"/>
        <w:divId w:val="1099720430"/>
        <w:rPr>
          <w:rFonts w:ascii="Georgia" w:hAnsi="Georgia"/>
        </w:rPr>
      </w:pPr>
      <w:proofErr w:type="spellStart"/>
      <w:r>
        <w:rPr>
          <w:rStyle w:val="Emphasis"/>
          <w:rFonts w:ascii="Georgia" w:hAnsi="Georgia"/>
        </w:rPr>
        <w:t>Tribounia</w:t>
      </w:r>
      <w:proofErr w:type="spellEnd"/>
      <w:r>
        <w:rPr>
          <w:rStyle w:val="Emphasis"/>
          <w:rFonts w:ascii="Georgia" w:hAnsi="Georgia"/>
        </w:rPr>
        <w:t xml:space="preserve"> </w:t>
      </w:r>
      <w:proofErr w:type="spellStart"/>
      <w:r>
        <w:rPr>
          <w:rStyle w:val="Emphasis"/>
          <w:rFonts w:ascii="Georgia" w:hAnsi="Georgia"/>
        </w:rPr>
        <w:t>venosa</w:t>
      </w:r>
      <w:proofErr w:type="spellEnd"/>
      <w:r>
        <w:rPr>
          <w:rFonts w:ascii="Georgia" w:hAnsi="Georgia"/>
        </w:rPr>
        <w:t xml:space="preserve"> has a widespread distribution across Thailand. Its extent of occurrence (EOO) of 88,957 km</w:t>
      </w:r>
      <w:r>
        <w:rPr>
          <w:rFonts w:ascii="Georgia" w:hAnsi="Georgia"/>
          <w:vertAlign w:val="superscript"/>
        </w:rPr>
        <w:t>2</w:t>
      </w:r>
      <w:r>
        <w:rPr>
          <w:rFonts w:ascii="Georgia" w:hAnsi="Georgia"/>
        </w:rPr>
        <w:t xml:space="preserve"> comfortably exceeds the threshold value for a threatened category under criterion B1. Based on georeferenced herbarium specimens, the area of occupancy (AOO) is estimated as 76 km</w:t>
      </w:r>
      <w:r>
        <w:rPr>
          <w:rFonts w:ascii="Georgia" w:hAnsi="Georgia"/>
          <w:vertAlign w:val="superscript"/>
        </w:rPr>
        <w:t>2</w:t>
      </w:r>
      <w:r>
        <w:rPr>
          <w:rFonts w:ascii="Georgia" w:hAnsi="Georgia"/>
        </w:rPr>
        <w:t>. The AOO falls within the threshold for</w:t>
      </w:r>
      <w:ins w:id="0" w:author="Jack Plummer" w:date="2022-09-29T10:37:00Z">
        <w:r w:rsidR="00015B34">
          <w:rPr>
            <w:rFonts w:ascii="Georgia" w:hAnsi="Georgia"/>
          </w:rPr>
          <w:t xml:space="preserve"> the</w:t>
        </w:r>
      </w:ins>
      <w:r>
        <w:rPr>
          <w:rFonts w:ascii="Georgia" w:hAnsi="Georgia"/>
        </w:rPr>
        <w:t xml:space="preserve"> Endangered category under criterion B2. The number of locations for this species is suspected to exceed the threshold values for threatened categories. However, </w:t>
      </w:r>
      <w:del w:id="1" w:author="Jack Plummer" w:date="2022-09-29T10:38:00Z">
        <w:r w:rsidDel="00015B34">
          <w:rPr>
            <w:rFonts w:ascii="Georgia" w:hAnsi="Georgia"/>
          </w:rPr>
          <w:delText>this species has been documented from protected and non-protected areas. I</w:delText>
        </w:r>
      </w:del>
      <w:ins w:id="2" w:author="Jack Plummer" w:date="2022-09-29T10:38:00Z">
        <w:r w:rsidR="00015B34">
          <w:rPr>
            <w:rFonts w:ascii="Georgia" w:hAnsi="Georgia"/>
          </w:rPr>
          <w:t>i</w:t>
        </w:r>
      </w:ins>
      <w:r>
        <w:rPr>
          <w:rFonts w:ascii="Georgia" w:hAnsi="Georgia"/>
        </w:rPr>
        <w:t xml:space="preserve">ts habitat is threatened by mining, fire, rock collapse, agricultural expansion, the construction of temple and stairs, and human activities, which are inferred to be contributing to a continuing decline in area, extent, and quality of habitat. The population trend is suspected to be decreasing. Further study into population status and trend are required to confirm whether a decline is apparent and ongoing. </w:t>
      </w:r>
      <w:ins w:id="3" w:author="Jack Plummer" w:date="2022-09-29T10:38:00Z">
        <w:r w:rsidR="00015B34">
          <w:rPr>
            <w:rFonts w:ascii="Georgia" w:hAnsi="Georgia"/>
          </w:rPr>
          <w:t xml:space="preserve">Owing to </w:t>
        </w:r>
      </w:ins>
      <w:del w:id="4" w:author="Jack Plummer" w:date="2022-09-29T10:38:00Z">
        <w:r w:rsidDel="00015B34">
          <w:rPr>
            <w:rFonts w:ascii="Georgia" w:hAnsi="Georgia"/>
          </w:rPr>
          <w:delText>I</w:delText>
        </w:r>
      </w:del>
      <w:ins w:id="5" w:author="Jack Plummer" w:date="2022-09-29T10:38:00Z">
        <w:r w:rsidR="00015B34">
          <w:rPr>
            <w:rFonts w:ascii="Georgia" w:hAnsi="Georgia"/>
          </w:rPr>
          <w:t>i</w:t>
        </w:r>
      </w:ins>
      <w:r>
        <w:rPr>
          <w:rFonts w:ascii="Georgia" w:hAnsi="Georgia"/>
        </w:rPr>
        <w:t xml:space="preserve">ts restricted AOO and continuing decline in habitat, this species is close to </w:t>
      </w:r>
      <w:del w:id="6" w:author="Jack Plummer" w:date="2022-09-29T10:38:00Z">
        <w:r w:rsidDel="00015B34">
          <w:rPr>
            <w:rFonts w:ascii="Georgia" w:hAnsi="Georgia"/>
          </w:rPr>
          <w:delText xml:space="preserve">justifying </w:delText>
        </w:r>
      </w:del>
      <w:ins w:id="7" w:author="Jack Plummer" w:date="2022-09-29T10:38:00Z">
        <w:r w:rsidR="00015B34">
          <w:rPr>
            <w:rFonts w:ascii="Georgia" w:hAnsi="Georgia"/>
          </w:rPr>
          <w:t xml:space="preserve">qualifying </w:t>
        </w:r>
      </w:ins>
      <w:r>
        <w:rPr>
          <w:rFonts w:ascii="Georgia" w:hAnsi="Georgia"/>
        </w:rPr>
        <w:t xml:space="preserve">as Vulnerable under criterion B2. It is therefore assessed as Near Threatened </w:t>
      </w:r>
      <w:del w:id="8" w:author="Jack Plummer" w:date="2022-09-29T10:39:00Z">
        <w:r w:rsidDel="00015B34">
          <w:rPr>
            <w:rFonts w:ascii="Georgia" w:hAnsi="Georgia"/>
          </w:rPr>
          <w:delText xml:space="preserve">(NT) </w:delText>
        </w:r>
      </w:del>
      <w:r>
        <w:rPr>
          <w:rFonts w:ascii="Georgia" w:hAnsi="Georgia"/>
        </w:rPr>
        <w:t>B2</w:t>
      </w:r>
      <w:del w:id="9" w:author="Jack Plummer" w:date="2022-09-29T10:39:00Z">
        <w:r w:rsidDel="00015B34">
          <w:rPr>
            <w:rFonts w:ascii="Georgia" w:hAnsi="Georgia"/>
          </w:rPr>
          <w:delText>a</w:delText>
        </w:r>
      </w:del>
      <w:r>
        <w:rPr>
          <w:rFonts w:ascii="Georgia" w:hAnsi="Georgia"/>
        </w:rPr>
        <w:t>b(iii).</w:t>
      </w:r>
    </w:p>
    <w:p w14:paraId="6894A92F" w14:textId="77777777" w:rsidR="00A46F05" w:rsidRDefault="00000000">
      <w:pPr>
        <w:pStyle w:val="Heading1"/>
        <w:divId w:val="137184278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Distribution</w:t>
      </w:r>
    </w:p>
    <w:p w14:paraId="2A2B6DE1" w14:textId="77777777" w:rsidR="00A46F05" w:rsidRDefault="00000000">
      <w:pPr>
        <w:pStyle w:val="Heading2"/>
        <w:divId w:val="137184278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Geographic Range</w:t>
      </w:r>
    </w:p>
    <w:p w14:paraId="5F23299A" w14:textId="5C797ABF" w:rsidR="00A46F05" w:rsidRDefault="00000000">
      <w:pPr>
        <w:pStyle w:val="NormalWeb"/>
        <w:divId w:val="137184278"/>
        <w:rPr>
          <w:rFonts w:ascii="Georgia" w:hAnsi="Georgia"/>
        </w:rPr>
      </w:pPr>
      <w:r>
        <w:rPr>
          <w:rFonts w:ascii="Georgia" w:hAnsi="Georgia"/>
        </w:rPr>
        <w:t xml:space="preserve">This species occupies a wide distribution </w:t>
      </w:r>
      <w:del w:id="10" w:author="Jack Plummer" w:date="2022-09-29T10:39:00Z">
        <w:r w:rsidDel="00015B34">
          <w:rPr>
            <w:rFonts w:ascii="Georgia" w:hAnsi="Georgia"/>
          </w:rPr>
          <w:delText xml:space="preserve">in </w:delText>
        </w:r>
      </w:del>
      <w:ins w:id="11" w:author="Jack Plummer" w:date="2022-09-29T10:39:00Z">
        <w:r w:rsidR="00015B34">
          <w:rPr>
            <w:rFonts w:ascii="Georgia" w:hAnsi="Georgia"/>
          </w:rPr>
          <w:t>across c</w:t>
        </w:r>
      </w:ins>
      <w:del w:id="12" w:author="Jack Plummer" w:date="2022-09-29T10:39:00Z">
        <w:r w:rsidDel="00015B34">
          <w:rPr>
            <w:rFonts w:ascii="Georgia" w:hAnsi="Georgia"/>
          </w:rPr>
          <w:delText>C</w:delText>
        </w:r>
      </w:del>
      <w:ins w:id="13" w:author="Jack Plummer" w:date="2022-09-29T10:39:00Z">
        <w:r w:rsidR="00015B34">
          <w:rPr>
            <w:rFonts w:ascii="Georgia" w:hAnsi="Georgia"/>
          </w:rPr>
          <w:t>e</w:t>
        </w:r>
      </w:ins>
      <w:del w:id="14" w:author="Jack Plummer" w:date="2022-09-29T10:39:00Z">
        <w:r w:rsidDel="00015B34">
          <w:rPr>
            <w:rFonts w:ascii="Georgia" w:hAnsi="Georgia"/>
          </w:rPr>
          <w:delText>e</w:delText>
        </w:r>
      </w:del>
      <w:r>
        <w:rPr>
          <w:rFonts w:ascii="Georgia" w:hAnsi="Georgia"/>
        </w:rPr>
        <w:t xml:space="preserve">ntral, </w:t>
      </w:r>
      <w:ins w:id="15" w:author="Jack Plummer" w:date="2022-09-29T10:39:00Z">
        <w:r w:rsidR="00015B34">
          <w:rPr>
            <w:rFonts w:ascii="Georgia" w:hAnsi="Georgia"/>
          </w:rPr>
          <w:t>n</w:t>
        </w:r>
      </w:ins>
      <w:del w:id="16" w:author="Jack Plummer" w:date="2022-09-29T10:39:00Z">
        <w:r w:rsidDel="00015B34">
          <w:rPr>
            <w:rFonts w:ascii="Georgia" w:hAnsi="Georgia"/>
          </w:rPr>
          <w:delText>N</w:delText>
        </w:r>
      </w:del>
      <w:r>
        <w:rPr>
          <w:rFonts w:ascii="Georgia" w:hAnsi="Georgia"/>
        </w:rPr>
        <w:t xml:space="preserve">orthern, </w:t>
      </w:r>
      <w:ins w:id="17" w:author="Jack Plummer" w:date="2022-09-29T10:39:00Z">
        <w:r w:rsidR="00015B34">
          <w:rPr>
            <w:rFonts w:ascii="Georgia" w:hAnsi="Georgia"/>
          </w:rPr>
          <w:t>e</w:t>
        </w:r>
      </w:ins>
      <w:del w:id="18" w:author="Jack Plummer" w:date="2022-09-29T10:39:00Z">
        <w:r w:rsidDel="00015B34">
          <w:rPr>
            <w:rFonts w:ascii="Georgia" w:hAnsi="Georgia"/>
          </w:rPr>
          <w:delText>E</w:delText>
        </w:r>
      </w:del>
      <w:r>
        <w:rPr>
          <w:rFonts w:ascii="Georgia" w:hAnsi="Georgia"/>
        </w:rPr>
        <w:t xml:space="preserve">astern and </w:t>
      </w:r>
      <w:ins w:id="19" w:author="Jack Plummer" w:date="2022-09-29T10:39:00Z">
        <w:r w:rsidR="00015B34">
          <w:rPr>
            <w:rFonts w:ascii="Georgia" w:hAnsi="Georgia"/>
          </w:rPr>
          <w:t>s</w:t>
        </w:r>
      </w:ins>
      <w:del w:id="20" w:author="Jack Plummer" w:date="2022-09-29T10:39:00Z">
        <w:r w:rsidDel="00015B34">
          <w:rPr>
            <w:rFonts w:ascii="Georgia" w:hAnsi="Georgia"/>
          </w:rPr>
          <w:delText>S</w:delText>
        </w:r>
      </w:del>
      <w:r>
        <w:rPr>
          <w:rFonts w:ascii="Georgia" w:hAnsi="Georgia"/>
        </w:rPr>
        <w:t>outhwest</w:t>
      </w:r>
      <w:del w:id="21" w:author="Jack Plummer" w:date="2022-09-29T10:39:00Z">
        <w:r w:rsidDel="00015B34">
          <w:rPr>
            <w:rFonts w:ascii="Georgia" w:hAnsi="Georgia"/>
          </w:rPr>
          <w:delText>ern</w:delText>
        </w:r>
      </w:del>
      <w:r>
        <w:rPr>
          <w:rFonts w:ascii="Georgia" w:hAnsi="Georgia"/>
        </w:rPr>
        <w:t xml:space="preserve"> Thailand. </w:t>
      </w:r>
      <w:ins w:id="22" w:author="Jack Plummer" w:date="2022-09-29T10:39:00Z">
        <w:r w:rsidR="00015B34">
          <w:rPr>
            <w:rFonts w:ascii="Georgia" w:hAnsi="Georgia"/>
          </w:rPr>
          <w:t xml:space="preserve">It has been </w:t>
        </w:r>
      </w:ins>
      <w:del w:id="23" w:author="Jack Plummer" w:date="2022-09-29T10:39:00Z">
        <w:r w:rsidDel="00015B34">
          <w:rPr>
            <w:rFonts w:ascii="Georgia" w:hAnsi="Georgia"/>
          </w:rPr>
          <w:delText>R</w:delText>
        </w:r>
      </w:del>
      <w:ins w:id="24" w:author="Jack Plummer" w:date="2022-09-29T10:39:00Z">
        <w:r w:rsidR="00015B34">
          <w:rPr>
            <w:rFonts w:ascii="Georgia" w:hAnsi="Georgia"/>
          </w:rPr>
          <w:t>r</w:t>
        </w:r>
      </w:ins>
      <w:r>
        <w:rPr>
          <w:rFonts w:ascii="Georgia" w:hAnsi="Georgia"/>
        </w:rPr>
        <w:t>ecorded from altitude</w:t>
      </w:r>
      <w:ins w:id="25" w:author="Jack Plummer" w:date="2022-09-29T10:39:00Z">
        <w:r w:rsidR="00015B34">
          <w:rPr>
            <w:rFonts w:ascii="Georgia" w:hAnsi="Georgia"/>
          </w:rPr>
          <w:t>s</w:t>
        </w:r>
      </w:ins>
      <w:r>
        <w:rPr>
          <w:rFonts w:ascii="Georgia" w:hAnsi="Georgia"/>
        </w:rPr>
        <w:t xml:space="preserve"> between 30 and 638 m asl.</w:t>
      </w:r>
    </w:p>
    <w:p w14:paraId="62FFE31E" w14:textId="77777777" w:rsidR="00A46F05" w:rsidRDefault="00000000">
      <w:pPr>
        <w:pStyle w:val="Heading2"/>
        <w:divId w:val="137184278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Area of Occupancy (AOO)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1"/>
        <w:gridCol w:w="6089"/>
      </w:tblGrid>
      <w:tr w:rsidR="00A46F05" w14:paraId="1880ADBB" w14:textId="77777777">
        <w:trPr>
          <w:divId w:val="137184278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0DB8DE80" w14:textId="77777777" w:rsidR="00A46F05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Estimated area of occupancy (AOO) - in km2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083C9DDC" w14:textId="77777777" w:rsidR="00A46F05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Justification</w:t>
            </w:r>
          </w:p>
        </w:tc>
      </w:tr>
      <w:tr w:rsidR="00A46F05" w14:paraId="302A8F8C" w14:textId="77777777">
        <w:trPr>
          <w:divId w:val="137184278"/>
          <w:tblCellSpacing w:w="15" w:type="dxa"/>
        </w:trPr>
        <w:tc>
          <w:tcPr>
            <w:tcW w:w="0" w:type="auto"/>
            <w:vAlign w:val="center"/>
            <w:hideMark/>
          </w:tcPr>
          <w:p w14:paraId="1B95AA3D" w14:textId="77777777" w:rsidR="00A46F05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76</w:t>
            </w:r>
          </w:p>
        </w:tc>
        <w:tc>
          <w:tcPr>
            <w:tcW w:w="0" w:type="auto"/>
            <w:vAlign w:val="center"/>
            <w:hideMark/>
          </w:tcPr>
          <w:p w14:paraId="57B0AEB1" w14:textId="77777777" w:rsidR="00A46F05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 xml:space="preserve">Estimated from a 2 x 2 km grid cell for herbarium specimen point data mapped using </w:t>
            </w:r>
            <w:proofErr w:type="spellStart"/>
            <w:r>
              <w:rPr>
                <w:rFonts w:ascii="Georgia" w:eastAsia="Times New Roman" w:hAnsi="Georgia"/>
                <w:sz w:val="18"/>
                <w:szCs w:val="18"/>
              </w:rPr>
              <w:t>GeoCAT</w:t>
            </w:r>
            <w:proofErr w:type="spellEnd"/>
            <w:r>
              <w:rPr>
                <w:rFonts w:ascii="Georgia" w:eastAsia="Times New Roman" w:hAnsi="Georgia"/>
                <w:sz w:val="18"/>
                <w:szCs w:val="18"/>
              </w:rPr>
              <w:t xml:space="preserve"> (Bachman et al. 2011). </w:t>
            </w:r>
          </w:p>
        </w:tc>
      </w:tr>
    </w:tbl>
    <w:p w14:paraId="6BD1C021" w14:textId="77777777" w:rsidR="00A46F05" w:rsidRDefault="00000000">
      <w:pPr>
        <w:pStyle w:val="Heading2"/>
        <w:divId w:val="137184278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lastRenderedPageBreak/>
        <w:t>Extent of Occurrence (EOO)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5"/>
        <w:gridCol w:w="2371"/>
        <w:gridCol w:w="4484"/>
      </w:tblGrid>
      <w:tr w:rsidR="00A46F05" w14:paraId="76A2CE74" w14:textId="77777777">
        <w:trPr>
          <w:divId w:val="137184278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8C49CC2" w14:textId="77777777" w:rsidR="00A46F05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Estimated extent of occurrence (EOO)- in km2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59BEB889" w14:textId="77777777" w:rsidR="00A46F05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EOO estimate calculated from Minimum Convex Polygon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04BA357E" w14:textId="77777777" w:rsidR="00A46F05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Justification</w:t>
            </w:r>
          </w:p>
        </w:tc>
      </w:tr>
      <w:tr w:rsidR="00A46F05" w14:paraId="12AE4E5C" w14:textId="77777777">
        <w:trPr>
          <w:divId w:val="137184278"/>
          <w:tblCellSpacing w:w="15" w:type="dxa"/>
        </w:trPr>
        <w:tc>
          <w:tcPr>
            <w:tcW w:w="0" w:type="auto"/>
            <w:vAlign w:val="center"/>
            <w:hideMark/>
          </w:tcPr>
          <w:p w14:paraId="5ED7345F" w14:textId="77777777" w:rsidR="00A46F05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88957</w:t>
            </w:r>
          </w:p>
        </w:tc>
        <w:tc>
          <w:tcPr>
            <w:tcW w:w="0" w:type="auto"/>
            <w:vAlign w:val="center"/>
            <w:hideMark/>
          </w:tcPr>
          <w:p w14:paraId="010100A6" w14:textId="77777777" w:rsidR="00A46F05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1E829582" w14:textId="605B23DD" w:rsidR="00A46F05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 xml:space="preserve">Estimated from a </w:t>
            </w:r>
            <w:del w:id="26" w:author="Jack Plummer" w:date="2022-09-29T10:40:00Z">
              <w:r w:rsidDel="00015B34">
                <w:rPr>
                  <w:rFonts w:ascii="Georgia" w:eastAsia="Times New Roman" w:hAnsi="Georgia"/>
                  <w:sz w:val="18"/>
                  <w:szCs w:val="18"/>
                </w:rPr>
                <w:delText>2 x 2 km grid cell</w:delText>
              </w:r>
            </w:del>
            <w:ins w:id="27" w:author="Jack Plummer" w:date="2022-09-29T10:40:00Z">
              <w:r w:rsidR="00015B34">
                <w:rPr>
                  <w:rFonts w:ascii="Georgia" w:eastAsia="Times New Roman" w:hAnsi="Georgia"/>
                  <w:sz w:val="18"/>
                  <w:szCs w:val="18"/>
                </w:rPr>
                <w:t>minimum convex polygon</w:t>
              </w:r>
            </w:ins>
            <w:r>
              <w:rPr>
                <w:rFonts w:ascii="Georgia" w:eastAsia="Times New Roman" w:hAnsi="Georgia"/>
                <w:sz w:val="18"/>
                <w:szCs w:val="18"/>
              </w:rPr>
              <w:t xml:space="preserve"> for herbarium specimen point data mapped using </w:t>
            </w:r>
            <w:proofErr w:type="spellStart"/>
            <w:r>
              <w:rPr>
                <w:rFonts w:ascii="Georgia" w:eastAsia="Times New Roman" w:hAnsi="Georgia"/>
                <w:sz w:val="18"/>
                <w:szCs w:val="18"/>
              </w:rPr>
              <w:t>GeoCAT</w:t>
            </w:r>
            <w:proofErr w:type="spellEnd"/>
            <w:r>
              <w:rPr>
                <w:rFonts w:ascii="Georgia" w:eastAsia="Times New Roman" w:hAnsi="Georgia"/>
                <w:sz w:val="18"/>
                <w:szCs w:val="18"/>
              </w:rPr>
              <w:t xml:space="preserve"> (Bachman et al. 2011).</w:t>
            </w:r>
          </w:p>
        </w:tc>
      </w:tr>
    </w:tbl>
    <w:p w14:paraId="4400CBE4" w14:textId="77777777" w:rsidR="00A46F05" w:rsidRDefault="00000000">
      <w:pPr>
        <w:pStyle w:val="Heading2"/>
        <w:divId w:val="137184278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Locations Information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2"/>
        <w:gridCol w:w="5096"/>
      </w:tblGrid>
      <w:tr w:rsidR="00A46F05" w14:paraId="76292F11" w14:textId="77777777">
        <w:trPr>
          <w:divId w:val="137184278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D9ACF51" w14:textId="77777777" w:rsidR="00A46F05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Number of Locations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71044B8" w14:textId="77777777" w:rsidR="00A46F05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Justification</w:t>
            </w:r>
          </w:p>
        </w:tc>
      </w:tr>
      <w:tr w:rsidR="00A46F05" w14:paraId="64027DB0" w14:textId="77777777">
        <w:trPr>
          <w:divId w:val="137184278"/>
          <w:tblCellSpacing w:w="15" w:type="dxa"/>
        </w:trPr>
        <w:tc>
          <w:tcPr>
            <w:tcW w:w="0" w:type="auto"/>
            <w:vAlign w:val="center"/>
            <w:hideMark/>
          </w:tcPr>
          <w:p w14:paraId="24FF926B" w14:textId="77777777" w:rsidR="00A46F05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15-18</w:t>
            </w:r>
          </w:p>
        </w:tc>
        <w:tc>
          <w:tcPr>
            <w:tcW w:w="0" w:type="auto"/>
            <w:vAlign w:val="center"/>
            <w:hideMark/>
          </w:tcPr>
          <w:p w14:paraId="7BA0D46E" w14:textId="674EF71C" w:rsidR="00A46F05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 xml:space="preserve">The species is </w:t>
            </w:r>
            <w:del w:id="28" w:author="Jack Plummer" w:date="2022-09-29T10:40:00Z">
              <w:r w:rsidDel="00015B34">
                <w:rPr>
                  <w:rFonts w:ascii="Georgia" w:eastAsia="Times New Roman" w:hAnsi="Georgia"/>
                  <w:sz w:val="18"/>
                  <w:szCs w:val="18"/>
                </w:rPr>
                <w:delText>described from</w:delText>
              </w:r>
            </w:del>
            <w:ins w:id="29" w:author="Jack Plummer" w:date="2022-09-29T10:40:00Z">
              <w:r w:rsidR="00015B34">
                <w:rPr>
                  <w:rFonts w:ascii="Georgia" w:eastAsia="Times New Roman" w:hAnsi="Georgia"/>
                  <w:sz w:val="18"/>
                  <w:szCs w:val="18"/>
                </w:rPr>
                <w:t>estimated to have</w:t>
              </w:r>
            </w:ins>
            <w:r>
              <w:rPr>
                <w:rFonts w:ascii="Georgia" w:eastAsia="Times New Roman" w:hAnsi="Georgia"/>
                <w:sz w:val="18"/>
                <w:szCs w:val="18"/>
              </w:rPr>
              <w:t xml:space="preserve"> 15-18 locations. </w:t>
            </w:r>
          </w:p>
        </w:tc>
      </w:tr>
    </w:tbl>
    <w:p w14:paraId="4E9CC159" w14:textId="77777777" w:rsidR="00A46F05" w:rsidRDefault="00000000">
      <w:pPr>
        <w:pStyle w:val="Heading2"/>
        <w:divId w:val="137184278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Very restricted AOO or number of locations (triggers VU D2)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41"/>
        <w:gridCol w:w="1258"/>
      </w:tblGrid>
      <w:tr w:rsidR="00A46F05" w14:paraId="7E0CB449" w14:textId="77777777">
        <w:trPr>
          <w:divId w:val="137184278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EB24933" w14:textId="77777777" w:rsidR="00A46F05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Very restricted in area of occupancy (AOO) and/or # of locations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48AF0983" w14:textId="77777777" w:rsidR="00A46F05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Justification</w:t>
            </w:r>
          </w:p>
        </w:tc>
      </w:tr>
      <w:tr w:rsidR="00A46F05" w14:paraId="6F222CE6" w14:textId="77777777">
        <w:trPr>
          <w:divId w:val="137184278"/>
          <w:tblCellSpacing w:w="15" w:type="dxa"/>
        </w:trPr>
        <w:tc>
          <w:tcPr>
            <w:tcW w:w="0" w:type="auto"/>
            <w:vAlign w:val="center"/>
            <w:hideMark/>
          </w:tcPr>
          <w:p w14:paraId="486D6295" w14:textId="77777777" w:rsidR="00A46F05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76BD6F5" w14:textId="77777777" w:rsidR="00A46F05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0D2160BB" w14:textId="77777777" w:rsidR="00A46F05" w:rsidRDefault="00000000">
      <w:pPr>
        <w:pStyle w:val="Heading2"/>
        <w:divId w:val="137184278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Elevation / Depth / Depth Zones</w:t>
      </w:r>
    </w:p>
    <w:p w14:paraId="54888C12" w14:textId="77777777" w:rsidR="00A46F05" w:rsidRDefault="00000000">
      <w:pPr>
        <w:pStyle w:val="NormalWeb"/>
        <w:divId w:val="137184278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Elevation Lower Limit (in metres above sea level): </w:t>
      </w:r>
      <w:r>
        <w:rPr>
          <w:rFonts w:ascii="Georgia" w:hAnsi="Georgia"/>
        </w:rPr>
        <w:t>30</w:t>
      </w:r>
    </w:p>
    <w:p w14:paraId="157279D7" w14:textId="77777777" w:rsidR="00A46F05" w:rsidRDefault="00000000">
      <w:pPr>
        <w:pStyle w:val="NormalWeb"/>
        <w:divId w:val="137184278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Elevation Upper Limit (in metres above sea level): </w:t>
      </w:r>
      <w:r>
        <w:rPr>
          <w:rFonts w:ascii="Georgia" w:hAnsi="Georgia"/>
        </w:rPr>
        <w:t>638</w:t>
      </w:r>
    </w:p>
    <w:p w14:paraId="63B8E4C6" w14:textId="77777777" w:rsidR="00A46F05" w:rsidRDefault="00000000">
      <w:pPr>
        <w:pStyle w:val="Heading2"/>
        <w:divId w:val="137184278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Map Status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7"/>
        <w:gridCol w:w="1142"/>
        <w:gridCol w:w="1735"/>
        <w:gridCol w:w="986"/>
        <w:gridCol w:w="1004"/>
        <w:gridCol w:w="1228"/>
        <w:gridCol w:w="1147"/>
        <w:gridCol w:w="1091"/>
      </w:tblGrid>
      <w:tr w:rsidR="00A46F05" w14:paraId="3FF8300E" w14:textId="77777777">
        <w:trPr>
          <w:divId w:val="137184278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472D7E8F" w14:textId="77777777" w:rsidR="00A46F05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Map Status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75D0CBD" w14:textId="77777777" w:rsidR="00A46F05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Use map from previous assessment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07BE91DE" w14:textId="77777777" w:rsidR="00A46F05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How the map was created, including data sources/methods used: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4EEB802" w14:textId="77777777" w:rsidR="00A46F05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Please state reason for map not available: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4515EDB5" w14:textId="77777777" w:rsidR="00A46F05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Data Sensitive?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754D0F71" w14:textId="77777777" w:rsidR="00A46F05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Justification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28566853" w14:textId="77777777" w:rsidR="00A46F05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Geographic range this applies to: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15ECFED0" w14:textId="77777777" w:rsidR="00A46F05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Date restriction imposed:</w:t>
            </w:r>
          </w:p>
        </w:tc>
      </w:tr>
      <w:tr w:rsidR="00A46F05" w14:paraId="706DA450" w14:textId="77777777">
        <w:trPr>
          <w:divId w:val="137184278"/>
          <w:tblCellSpacing w:w="15" w:type="dxa"/>
        </w:trPr>
        <w:tc>
          <w:tcPr>
            <w:tcW w:w="0" w:type="auto"/>
            <w:vAlign w:val="center"/>
            <w:hideMark/>
          </w:tcPr>
          <w:p w14:paraId="2F584F4C" w14:textId="77777777" w:rsidR="00A46F05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Done</w:t>
            </w:r>
          </w:p>
        </w:tc>
        <w:tc>
          <w:tcPr>
            <w:tcW w:w="0" w:type="auto"/>
            <w:vAlign w:val="center"/>
            <w:hideMark/>
          </w:tcPr>
          <w:p w14:paraId="69E6D1A7" w14:textId="77777777" w:rsidR="00A46F05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705D29A" w14:textId="77777777" w:rsidR="00A46F05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 xml:space="preserve">Map created in </w:t>
            </w:r>
            <w:proofErr w:type="spellStart"/>
            <w:r>
              <w:rPr>
                <w:rFonts w:ascii="Georgia" w:eastAsia="Times New Roman" w:hAnsi="Georgia"/>
                <w:sz w:val="18"/>
                <w:szCs w:val="18"/>
              </w:rPr>
              <w:t>GeoCAT</w:t>
            </w:r>
            <w:proofErr w:type="spellEnd"/>
            <w:r>
              <w:rPr>
                <w:rFonts w:ascii="Georgia" w:eastAsia="Times New Roman" w:hAnsi="Georgia"/>
                <w:sz w:val="18"/>
                <w:szCs w:val="18"/>
              </w:rPr>
              <w:t xml:space="preserve"> (Bachman et al. 2011) using point data from georeferenced herbarium specimen records.</w:t>
            </w:r>
          </w:p>
        </w:tc>
        <w:tc>
          <w:tcPr>
            <w:tcW w:w="0" w:type="auto"/>
            <w:vAlign w:val="center"/>
            <w:hideMark/>
          </w:tcPr>
          <w:p w14:paraId="156D3D1B" w14:textId="77777777" w:rsidR="00A46F05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ACE0283" w14:textId="77777777" w:rsidR="00A46F05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C431CED" w14:textId="77777777" w:rsidR="00A46F05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5B998EC" w14:textId="77777777" w:rsidR="00A46F05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C2C7412" w14:textId="77777777" w:rsidR="00A46F05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39457FBB" w14:textId="77777777" w:rsidR="00A46F05" w:rsidRDefault="00000000">
      <w:pPr>
        <w:pStyle w:val="Heading2"/>
        <w:divId w:val="137184278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Biogeographic Realms</w:t>
      </w:r>
    </w:p>
    <w:p w14:paraId="3A420DB6" w14:textId="77777777" w:rsidR="00A46F05" w:rsidRDefault="00000000">
      <w:pPr>
        <w:pStyle w:val="NormalWeb"/>
        <w:divId w:val="137184278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Biogeographic Realm: </w:t>
      </w:r>
      <w:proofErr w:type="spellStart"/>
      <w:r>
        <w:rPr>
          <w:rFonts w:ascii="Georgia" w:hAnsi="Georgia"/>
        </w:rPr>
        <w:t>Indomalayan</w:t>
      </w:r>
      <w:proofErr w:type="spellEnd"/>
    </w:p>
    <w:p w14:paraId="1314E4B9" w14:textId="77777777" w:rsidR="00A46F05" w:rsidRDefault="00000000">
      <w:pPr>
        <w:pStyle w:val="Heading1"/>
        <w:divId w:val="1815876545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Occurrence</w:t>
      </w:r>
    </w:p>
    <w:p w14:paraId="23974C60" w14:textId="77777777" w:rsidR="00A46F05" w:rsidRDefault="00000000">
      <w:pPr>
        <w:pStyle w:val="Heading2"/>
        <w:divId w:val="1815876545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Countries of Occurrence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901"/>
        <w:gridCol w:w="657"/>
        <w:gridCol w:w="1430"/>
        <w:gridCol w:w="1154"/>
      </w:tblGrid>
      <w:tr w:rsidR="00A46F05" w14:paraId="1D02F1A3" w14:textId="77777777">
        <w:trPr>
          <w:divId w:val="1815876545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7E59B711" w14:textId="77777777" w:rsidR="00A46F05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lastRenderedPageBreak/>
              <w:t>Country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52D11038" w14:textId="77777777" w:rsidR="00A46F05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Presence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96816BA" w14:textId="77777777" w:rsidR="00A46F05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Origin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93CA400" w14:textId="77777777" w:rsidR="00A46F05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Formerly Bred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566C8A50" w14:textId="77777777" w:rsidR="00A46F05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Seasonality</w:t>
            </w:r>
          </w:p>
        </w:tc>
      </w:tr>
      <w:tr w:rsidR="00A46F05" w14:paraId="2C84F791" w14:textId="77777777">
        <w:trPr>
          <w:divId w:val="1815876545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14FCB423" w14:textId="77777777" w:rsidR="00A46F05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Thailand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3D9765DA" w14:textId="77777777" w:rsidR="00A46F05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Extant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742B2C71" w14:textId="77777777" w:rsidR="00A46F05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Native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3754D97F" w14:textId="77777777" w:rsidR="00A46F05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4D28AD16" w14:textId="77777777" w:rsidR="00A46F05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Resident</w:t>
            </w:r>
          </w:p>
        </w:tc>
      </w:tr>
    </w:tbl>
    <w:p w14:paraId="041A2F99" w14:textId="77777777" w:rsidR="00A46F05" w:rsidRDefault="00000000">
      <w:pPr>
        <w:pStyle w:val="Heading1"/>
        <w:divId w:val="1870335157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Population</w:t>
      </w:r>
    </w:p>
    <w:p w14:paraId="7BA0C3B7" w14:textId="19434184" w:rsidR="00A46F05" w:rsidRDefault="00000000">
      <w:pPr>
        <w:pStyle w:val="NormalWeb"/>
        <w:divId w:val="1870335157"/>
        <w:rPr>
          <w:rFonts w:ascii="Georgia" w:hAnsi="Georgia"/>
        </w:rPr>
      </w:pPr>
      <w:r>
        <w:rPr>
          <w:rFonts w:ascii="Georgia" w:hAnsi="Georgia"/>
        </w:rPr>
        <w:t xml:space="preserve">This species occurs across a wide distribution. The subpopulation at </w:t>
      </w:r>
      <w:proofErr w:type="spellStart"/>
      <w:r>
        <w:rPr>
          <w:rFonts w:ascii="Georgia" w:hAnsi="Georgia"/>
        </w:rPr>
        <w:t>Tham</w:t>
      </w:r>
      <w:proofErr w:type="spellEnd"/>
      <w:r>
        <w:rPr>
          <w:rFonts w:ascii="Georgia" w:hAnsi="Georgia"/>
        </w:rPr>
        <w:t xml:space="preserve"> </w:t>
      </w:r>
      <w:proofErr w:type="spellStart"/>
      <w:r>
        <w:rPr>
          <w:rFonts w:ascii="Georgia" w:hAnsi="Georgia"/>
        </w:rPr>
        <w:t>Subin</w:t>
      </w:r>
      <w:proofErr w:type="spellEnd"/>
      <w:r>
        <w:rPr>
          <w:rFonts w:ascii="Georgia" w:hAnsi="Georgia"/>
        </w:rPr>
        <w:t xml:space="preserve"> </w:t>
      </w:r>
      <w:proofErr w:type="spellStart"/>
      <w:r>
        <w:rPr>
          <w:rFonts w:ascii="Georgia" w:hAnsi="Georgia"/>
        </w:rPr>
        <w:t>Nimit</w:t>
      </w:r>
      <w:proofErr w:type="spellEnd"/>
      <w:r>
        <w:rPr>
          <w:rFonts w:ascii="Georgia" w:hAnsi="Georgia"/>
        </w:rPr>
        <w:t xml:space="preserve"> Temple consist of </w:t>
      </w:r>
      <w:del w:id="30" w:author="Jack Plummer" w:date="2022-09-29T10:40:00Z">
        <w:r w:rsidDel="00015B34">
          <w:rPr>
            <w:rFonts w:ascii="Georgia" w:hAnsi="Georgia"/>
          </w:rPr>
          <w:delText xml:space="preserve"> less</w:delText>
        </w:r>
      </w:del>
      <w:ins w:id="31" w:author="Jack Plummer" w:date="2022-09-29T10:40:00Z">
        <w:r w:rsidR="00015B34">
          <w:rPr>
            <w:rFonts w:ascii="Georgia" w:hAnsi="Georgia"/>
          </w:rPr>
          <w:t>fewer</w:t>
        </w:r>
      </w:ins>
      <w:r>
        <w:rPr>
          <w:rFonts w:ascii="Georgia" w:hAnsi="Georgia"/>
        </w:rPr>
        <w:t xml:space="preserve"> than 1,000 mature individuals</w:t>
      </w:r>
      <w:ins w:id="32" w:author="Jack Plummer" w:date="2022-09-29T10:40:00Z">
        <w:r w:rsidR="00015B34">
          <w:rPr>
            <w:rFonts w:ascii="Georgia" w:hAnsi="Georgia"/>
          </w:rPr>
          <w:t xml:space="preserve">, but no </w:t>
        </w:r>
      </w:ins>
      <w:ins w:id="33" w:author="Jack Plummer" w:date="2022-09-29T10:41:00Z">
        <w:r w:rsidR="00015B34">
          <w:rPr>
            <w:rFonts w:ascii="Georgia" w:hAnsi="Georgia"/>
          </w:rPr>
          <w:t>further numerical population information is available</w:t>
        </w:r>
      </w:ins>
      <w:r>
        <w:rPr>
          <w:rFonts w:ascii="Georgia" w:hAnsi="Georgia"/>
        </w:rPr>
        <w:t>. The population trend is suspected to be decreasing</w:t>
      </w:r>
      <w:ins w:id="34" w:author="Jack Plummer" w:date="2022-09-29T10:41:00Z">
        <w:r w:rsidR="00015B34">
          <w:rPr>
            <w:rFonts w:ascii="Georgia" w:hAnsi="Georgia"/>
          </w:rPr>
          <w:t xml:space="preserve"> </w:t>
        </w:r>
        <w:proofErr w:type="gramStart"/>
        <w:r w:rsidR="00015B34">
          <w:rPr>
            <w:rFonts w:ascii="Georgia" w:hAnsi="Georgia"/>
          </w:rPr>
          <w:t>as a result of</w:t>
        </w:r>
        <w:proofErr w:type="gramEnd"/>
        <w:r w:rsidR="00015B34">
          <w:rPr>
            <w:rFonts w:ascii="Georgia" w:hAnsi="Georgia"/>
          </w:rPr>
          <w:t xml:space="preserve"> habitat loss and degradation</w:t>
        </w:r>
      </w:ins>
      <w:r>
        <w:rPr>
          <w:rFonts w:ascii="Georgia" w:hAnsi="Georgia"/>
        </w:rPr>
        <w:t xml:space="preserve">. Further study into population status and trends are required to confirm whether a </w:t>
      </w:r>
      <w:ins w:id="35" w:author="Jack Plummer" w:date="2022-09-29T10:41:00Z">
        <w:r w:rsidR="00015B34">
          <w:rPr>
            <w:rFonts w:ascii="Georgia" w:hAnsi="Georgia"/>
          </w:rPr>
          <w:t xml:space="preserve">population </w:t>
        </w:r>
      </w:ins>
      <w:r>
        <w:rPr>
          <w:rFonts w:ascii="Georgia" w:hAnsi="Georgia"/>
        </w:rPr>
        <w:t>decline is apparent and ongoing.</w:t>
      </w:r>
    </w:p>
    <w:p w14:paraId="61813A17" w14:textId="77777777" w:rsidR="00A46F05" w:rsidRDefault="00000000">
      <w:pPr>
        <w:pStyle w:val="Heading2"/>
        <w:divId w:val="1870335157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Population Information</w:t>
      </w:r>
    </w:p>
    <w:p w14:paraId="359E72E0" w14:textId="77777777" w:rsidR="00A46F05" w:rsidRDefault="00000000">
      <w:pPr>
        <w:pStyle w:val="NormalWeb"/>
        <w:divId w:val="1870335157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Current Population Trend: </w:t>
      </w:r>
      <w:r>
        <w:rPr>
          <w:rFonts w:ascii="Georgia" w:hAnsi="Georgia"/>
        </w:rPr>
        <w:t>Decreasing</w:t>
      </w:r>
    </w:p>
    <w:p w14:paraId="1AA9D225" w14:textId="77777777" w:rsidR="00A46F05" w:rsidRDefault="00000000">
      <w:pPr>
        <w:pStyle w:val="Heading1"/>
        <w:divId w:val="474222300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Habitats and Ecology</w:t>
      </w:r>
    </w:p>
    <w:p w14:paraId="7FEF95F3" w14:textId="77777777" w:rsidR="00A46F05" w:rsidRDefault="00000000">
      <w:pPr>
        <w:pStyle w:val="NormalWeb"/>
        <w:divId w:val="474222300"/>
        <w:rPr>
          <w:rFonts w:ascii="Georgia" w:hAnsi="Georgia"/>
        </w:rPr>
      </w:pPr>
      <w:commentRangeStart w:id="36"/>
      <w:r>
        <w:rPr>
          <w:rFonts w:ascii="Georgia" w:hAnsi="Georgia"/>
        </w:rPr>
        <w:t>This species</w:t>
      </w:r>
      <w:commentRangeEnd w:id="36"/>
      <w:r w:rsidR="00251789">
        <w:rPr>
          <w:rStyle w:val="CommentReference"/>
        </w:rPr>
        <w:commentReference w:id="36"/>
      </w:r>
      <w:r>
        <w:rPr>
          <w:rFonts w:ascii="Georgia" w:hAnsi="Georgia"/>
        </w:rPr>
        <w:t xml:space="preserve"> is found on crevices of karst limestone.</w:t>
      </w:r>
    </w:p>
    <w:p w14:paraId="25589A8B" w14:textId="77777777" w:rsidR="00A46F05" w:rsidRDefault="00000000">
      <w:pPr>
        <w:pStyle w:val="Heading2"/>
        <w:divId w:val="474222300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IUCN Habitats Classification Scheme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43"/>
        <w:gridCol w:w="763"/>
        <w:gridCol w:w="1020"/>
        <w:gridCol w:w="1888"/>
      </w:tblGrid>
      <w:tr w:rsidR="00A46F05" w14:paraId="57A7F212" w14:textId="77777777">
        <w:trPr>
          <w:divId w:val="474222300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532D855C" w14:textId="77777777" w:rsidR="00A46F05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Habitat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14620379" w14:textId="77777777" w:rsidR="00A46F05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Season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0F2C05C3" w14:textId="77777777" w:rsidR="00A46F05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Suitability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26E5C449" w14:textId="77777777" w:rsidR="00A46F05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Major Importance?</w:t>
            </w:r>
          </w:p>
        </w:tc>
      </w:tr>
      <w:tr w:rsidR="00A46F05" w14:paraId="3FB32385" w14:textId="77777777">
        <w:trPr>
          <w:divId w:val="474222300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60FE764D" w14:textId="77777777" w:rsidR="00A46F05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1.6. Forest -&gt; Forest - Subtropical/Tropical Moist Lowland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1D0D590B" w14:textId="77777777" w:rsidR="00A46F05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Resident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241DB225" w14:textId="77777777" w:rsidR="00A46F05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Suitable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2248034B" w14:textId="77777777" w:rsidR="00A46F05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566685E6" w14:textId="77777777" w:rsidR="00A46F05" w:rsidRDefault="00000000">
      <w:pPr>
        <w:pStyle w:val="Heading2"/>
        <w:divId w:val="474222300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Continuing Decline in Habitat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5"/>
        <w:gridCol w:w="1473"/>
        <w:gridCol w:w="5372"/>
      </w:tblGrid>
      <w:tr w:rsidR="00A46F05" w14:paraId="74B6ED90" w14:textId="77777777">
        <w:trPr>
          <w:divId w:val="474222300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62BA791" w14:textId="77777777" w:rsidR="00A46F05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Continuing decline in area, extent and/or quality of habitat?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43C82571" w14:textId="77777777" w:rsidR="00A46F05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Qualifier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705129A1" w14:textId="77777777" w:rsidR="00A46F05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Justification</w:t>
            </w:r>
          </w:p>
        </w:tc>
      </w:tr>
      <w:tr w:rsidR="00A46F05" w14:paraId="4EEE007A" w14:textId="77777777">
        <w:trPr>
          <w:divId w:val="474222300"/>
          <w:tblCellSpacing w:w="15" w:type="dxa"/>
        </w:trPr>
        <w:tc>
          <w:tcPr>
            <w:tcW w:w="0" w:type="auto"/>
            <w:vAlign w:val="center"/>
            <w:hideMark/>
          </w:tcPr>
          <w:p w14:paraId="28C492B1" w14:textId="77777777" w:rsidR="00A46F05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83C6100" w14:textId="07A4D155" w:rsidR="00A46F05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del w:id="37" w:author="Jack Plummer" w:date="2022-09-29T10:42:00Z">
              <w:r w:rsidDel="00FB5B1E">
                <w:rPr>
                  <w:rFonts w:ascii="Georgia" w:eastAsia="Times New Roman" w:hAnsi="Georgia"/>
                  <w:sz w:val="18"/>
                  <w:szCs w:val="18"/>
                </w:rPr>
                <w:delText>Observed</w:delText>
              </w:r>
            </w:del>
            <w:ins w:id="38" w:author="Jack Plummer" w:date="2022-09-29T10:42:00Z">
              <w:r w:rsidR="00FB5B1E">
                <w:rPr>
                  <w:rFonts w:ascii="Georgia" w:eastAsia="Times New Roman" w:hAnsi="Georgia"/>
                  <w:sz w:val="18"/>
                  <w:szCs w:val="18"/>
                </w:rPr>
                <w:t>Inferred</w:t>
              </w:r>
            </w:ins>
          </w:p>
        </w:tc>
        <w:tc>
          <w:tcPr>
            <w:tcW w:w="0" w:type="auto"/>
            <w:vAlign w:val="center"/>
            <w:hideMark/>
          </w:tcPr>
          <w:p w14:paraId="5F620887" w14:textId="77777777" w:rsidR="00A46F05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 xml:space="preserve">Its habitat is threatened by mining, fire, rock collapse, agricultural expansion, the construction of temple and stairs, and </w:t>
            </w:r>
            <w:commentRangeStart w:id="39"/>
            <w:r>
              <w:rPr>
                <w:rFonts w:ascii="Georgia" w:eastAsia="Times New Roman" w:hAnsi="Georgia"/>
                <w:sz w:val="18"/>
                <w:szCs w:val="18"/>
              </w:rPr>
              <w:t>human activities</w:t>
            </w:r>
            <w:commentRangeEnd w:id="39"/>
            <w:r w:rsidR="00FB5B1E">
              <w:rPr>
                <w:rStyle w:val="CommentReference"/>
              </w:rPr>
              <w:commentReference w:id="39"/>
            </w:r>
            <w:r>
              <w:rPr>
                <w:rFonts w:ascii="Georgia" w:eastAsia="Times New Roman" w:hAnsi="Georgia"/>
                <w:sz w:val="18"/>
                <w:szCs w:val="18"/>
              </w:rPr>
              <w:t>, which are inferred to be contributing to a continuing decline in area, extent, and quality of habitat.</w:t>
            </w:r>
          </w:p>
        </w:tc>
      </w:tr>
    </w:tbl>
    <w:p w14:paraId="1B953591" w14:textId="77777777" w:rsidR="00A46F05" w:rsidRDefault="00000000">
      <w:pPr>
        <w:pStyle w:val="Heading2"/>
        <w:divId w:val="474222300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Systems</w:t>
      </w:r>
    </w:p>
    <w:p w14:paraId="4634CF12" w14:textId="77777777" w:rsidR="00A46F05" w:rsidRDefault="00000000">
      <w:pPr>
        <w:pStyle w:val="NormalWeb"/>
        <w:divId w:val="474222300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System: </w:t>
      </w:r>
      <w:r>
        <w:rPr>
          <w:rFonts w:ascii="Georgia" w:hAnsi="Georgia"/>
        </w:rPr>
        <w:t>Terrestrial</w:t>
      </w:r>
    </w:p>
    <w:p w14:paraId="72F8C5BF" w14:textId="77777777" w:rsidR="00A46F05" w:rsidRDefault="00000000">
      <w:pPr>
        <w:pStyle w:val="Heading2"/>
        <w:divId w:val="474222300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Plant / Fungi Specific</w:t>
      </w:r>
    </w:p>
    <w:p w14:paraId="4CC712EB" w14:textId="77777777" w:rsidR="00A46F05" w:rsidRDefault="00000000">
      <w:pPr>
        <w:pStyle w:val="NormalWeb"/>
        <w:divId w:val="474222300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Wild relative of a crop? </w:t>
      </w:r>
      <w:r>
        <w:rPr>
          <w:rFonts w:ascii="Georgia" w:hAnsi="Georgia"/>
        </w:rPr>
        <w:t>No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2"/>
      </w:tblGrid>
      <w:tr w:rsidR="00A46F05" w14:paraId="4BD9419A" w14:textId="77777777">
        <w:trPr>
          <w:divId w:val="474222300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0C2D95D2" w14:textId="77777777" w:rsidR="00A46F05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Plant and Fungal Growth Forms</w:t>
            </w:r>
          </w:p>
        </w:tc>
      </w:tr>
      <w:tr w:rsidR="00A46F05" w14:paraId="3C5EE50E" w14:textId="77777777">
        <w:trPr>
          <w:divId w:val="474222300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68B68024" w14:textId="77777777" w:rsidR="00A46F05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Annual</w:t>
            </w:r>
          </w:p>
        </w:tc>
      </w:tr>
      <w:tr w:rsidR="00A46F05" w14:paraId="79817CBB" w14:textId="77777777">
        <w:trPr>
          <w:divId w:val="474222300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1F862D38" w14:textId="77777777" w:rsidR="00A46F05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Forb or Herb</w:t>
            </w:r>
          </w:p>
        </w:tc>
      </w:tr>
    </w:tbl>
    <w:p w14:paraId="779B0565" w14:textId="77777777" w:rsidR="00A46F05" w:rsidRDefault="00000000">
      <w:pPr>
        <w:pStyle w:val="Heading1"/>
        <w:divId w:val="238901672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Use and Trade</w:t>
      </w:r>
    </w:p>
    <w:p w14:paraId="112AF073" w14:textId="77777777" w:rsidR="00A46F05" w:rsidRDefault="00000000">
      <w:pPr>
        <w:pStyle w:val="Heading2"/>
        <w:divId w:val="238901672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lastRenderedPageBreak/>
        <w:t>General Use and Trade Information</w:t>
      </w:r>
    </w:p>
    <w:p w14:paraId="37572FE3" w14:textId="6EA86285" w:rsidR="00A46F05" w:rsidRDefault="00000000">
      <w:pPr>
        <w:pStyle w:val="NormalWeb"/>
        <w:divId w:val="238901672"/>
        <w:rPr>
          <w:ins w:id="40" w:author="Jack Plummer" w:date="2022-09-29T11:09:00Z"/>
          <w:rFonts w:ascii="Georgia" w:hAnsi="Georgia"/>
        </w:rPr>
      </w:pPr>
      <w:r>
        <w:rPr>
          <w:rStyle w:val="datalabel1"/>
          <w:rFonts w:ascii="Georgia" w:hAnsi="Georgia"/>
        </w:rPr>
        <w:t xml:space="preserve">Species not utilized: </w:t>
      </w:r>
      <w:r>
        <w:rPr>
          <w:rFonts w:ascii="Georgia" w:hAnsi="Georgia"/>
        </w:rPr>
        <w:t>true</w:t>
      </w:r>
    </w:p>
    <w:p w14:paraId="4CD87809" w14:textId="388B7797" w:rsidR="00251789" w:rsidRDefault="00251789">
      <w:pPr>
        <w:pStyle w:val="NormalWeb"/>
        <w:divId w:val="238901672"/>
        <w:rPr>
          <w:rFonts w:ascii="Georgia" w:hAnsi="Georgia"/>
        </w:rPr>
      </w:pPr>
      <w:ins w:id="41" w:author="Jack Plummer" w:date="2022-09-29T11:09:00Z">
        <w:r>
          <w:rPr>
            <w:rFonts w:ascii="Georgia" w:hAnsi="Georgia"/>
          </w:rPr>
          <w:t>This species is not known to be utilised.</w:t>
        </w:r>
      </w:ins>
    </w:p>
    <w:p w14:paraId="26D4F594" w14:textId="77777777" w:rsidR="00A46F05" w:rsidRDefault="00000000">
      <w:pPr>
        <w:pStyle w:val="Heading2"/>
        <w:divId w:val="238901672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Non- Consumptive Use</w:t>
      </w:r>
    </w:p>
    <w:p w14:paraId="52DDE7A3" w14:textId="77777777" w:rsidR="00A46F05" w:rsidRDefault="00000000">
      <w:pPr>
        <w:pStyle w:val="NormalWeb"/>
        <w:divId w:val="238901672"/>
        <w:rPr>
          <w:rFonts w:ascii="Georgia" w:hAnsi="Georgia"/>
        </w:rPr>
      </w:pPr>
      <w:commentRangeStart w:id="42"/>
      <w:r>
        <w:rPr>
          <w:rStyle w:val="datalabel1"/>
          <w:rFonts w:ascii="Georgia" w:hAnsi="Georgia"/>
        </w:rPr>
        <w:t xml:space="preserve">Non-consumptive use of the species? </w:t>
      </w:r>
      <w:r>
        <w:rPr>
          <w:rFonts w:ascii="Georgia" w:hAnsi="Georgia"/>
        </w:rPr>
        <w:t>true</w:t>
      </w:r>
      <w:commentRangeEnd w:id="42"/>
      <w:r w:rsidR="007779D1">
        <w:rPr>
          <w:rStyle w:val="CommentReference"/>
        </w:rPr>
        <w:commentReference w:id="42"/>
      </w:r>
    </w:p>
    <w:p w14:paraId="260C2CE3" w14:textId="77777777" w:rsidR="00A46F05" w:rsidRDefault="00000000">
      <w:pPr>
        <w:pStyle w:val="Heading1"/>
        <w:divId w:val="1049189908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Threats</w:t>
      </w:r>
    </w:p>
    <w:p w14:paraId="3C22BDAF" w14:textId="79404C98" w:rsidR="00A46F05" w:rsidRDefault="00000000">
      <w:pPr>
        <w:pStyle w:val="NormalWeb"/>
        <w:divId w:val="1049189908"/>
        <w:rPr>
          <w:rFonts w:ascii="Georgia" w:hAnsi="Georgia"/>
        </w:rPr>
      </w:pPr>
      <w:r>
        <w:rPr>
          <w:rFonts w:ascii="Georgia" w:hAnsi="Georgia"/>
        </w:rPr>
        <w:t>The species occur in both protected and non-protected areas</w:t>
      </w:r>
      <w:ins w:id="43" w:author="Jack Plummer" w:date="2022-09-29T10:43:00Z">
        <w:r w:rsidR="00FB5B1E">
          <w:rPr>
            <w:rFonts w:ascii="Georgia" w:hAnsi="Georgia"/>
          </w:rPr>
          <w:t xml:space="preserve">; however, </w:t>
        </w:r>
      </w:ins>
      <w:del w:id="44" w:author="Jack Plummer" w:date="2022-09-29T10:43:00Z">
        <w:r w:rsidDel="00FB5B1E">
          <w:rPr>
            <w:rFonts w:ascii="Georgia" w:hAnsi="Georgia"/>
          </w:rPr>
          <w:delText>. M</w:delText>
        </w:r>
      </w:del>
      <w:ins w:id="45" w:author="Jack Plummer" w:date="2022-09-29T10:43:00Z">
        <w:r w:rsidR="00FB5B1E">
          <w:rPr>
            <w:rFonts w:ascii="Georgia" w:hAnsi="Georgia"/>
          </w:rPr>
          <w:t>m</w:t>
        </w:r>
      </w:ins>
      <w:r>
        <w:rPr>
          <w:rFonts w:ascii="Georgia" w:hAnsi="Georgia"/>
        </w:rPr>
        <w:t xml:space="preserve">ost </w:t>
      </w:r>
      <w:del w:id="46" w:author="Jack Plummer" w:date="2022-09-29T10:43:00Z">
        <w:r w:rsidDel="00FB5B1E">
          <w:rPr>
            <w:rFonts w:ascii="Georgia" w:hAnsi="Georgia"/>
          </w:rPr>
          <w:delText xml:space="preserve">of </w:delText>
        </w:r>
      </w:del>
      <w:r>
        <w:rPr>
          <w:rFonts w:ascii="Georgia" w:hAnsi="Georgia"/>
        </w:rPr>
        <w:t xml:space="preserve">occurrences were recorded from non-protected areas, </w:t>
      </w:r>
      <w:ins w:id="47" w:author="Jack Plummer" w:date="2022-09-29T10:43:00Z">
        <w:r w:rsidR="00FB5B1E">
          <w:rPr>
            <w:rFonts w:ascii="Georgia" w:hAnsi="Georgia"/>
          </w:rPr>
          <w:t xml:space="preserve">for example, </w:t>
        </w:r>
      </w:ins>
      <w:del w:id="48" w:author="Jack Plummer" w:date="2022-09-29T10:43:00Z">
        <w:r w:rsidDel="00FB5B1E">
          <w:rPr>
            <w:rFonts w:ascii="Georgia" w:hAnsi="Georgia"/>
          </w:rPr>
          <w:delText xml:space="preserve">e.g., </w:delText>
        </w:r>
      </w:del>
      <w:r>
        <w:rPr>
          <w:rFonts w:ascii="Georgia" w:hAnsi="Georgia"/>
        </w:rPr>
        <w:t>monaster</w:t>
      </w:r>
      <w:ins w:id="49" w:author="Jack Plummer" w:date="2022-09-29T10:43:00Z">
        <w:r w:rsidR="00FB5B1E">
          <w:rPr>
            <w:rFonts w:ascii="Georgia" w:hAnsi="Georgia"/>
          </w:rPr>
          <w:t>ies</w:t>
        </w:r>
      </w:ins>
      <w:del w:id="50" w:author="Jack Plummer" w:date="2022-09-29T10:43:00Z">
        <w:r w:rsidDel="00FB5B1E">
          <w:rPr>
            <w:rFonts w:ascii="Georgia" w:hAnsi="Georgia"/>
          </w:rPr>
          <w:delText>y</w:delText>
        </w:r>
      </w:del>
      <w:r>
        <w:rPr>
          <w:rFonts w:ascii="Georgia" w:hAnsi="Georgia"/>
        </w:rPr>
        <w:t xml:space="preserve"> and communities.</w:t>
      </w:r>
      <w:ins w:id="51" w:author="Jack Plummer" w:date="2022-09-29T10:43:00Z">
        <w:r w:rsidR="00FB5B1E">
          <w:rPr>
            <w:rFonts w:ascii="Georgia" w:hAnsi="Georgia"/>
          </w:rPr>
          <w:t xml:space="preserve"> </w:t>
        </w:r>
        <w:r w:rsidR="00FB5B1E">
          <w:rPr>
            <w:rFonts w:ascii="Georgia" w:eastAsia="Times New Roman" w:hAnsi="Georgia"/>
          </w:rPr>
          <w:t xml:space="preserve">The species is threatened by mining, fire, rock collapse, agricultural expansion, the construction of temple and stairs, and </w:t>
        </w:r>
        <w:commentRangeStart w:id="52"/>
        <w:r w:rsidR="00FB5B1E">
          <w:rPr>
            <w:rFonts w:ascii="Georgia" w:eastAsia="Times New Roman" w:hAnsi="Georgia"/>
          </w:rPr>
          <w:t>human activities</w:t>
        </w:r>
        <w:commentRangeEnd w:id="52"/>
        <w:r w:rsidR="00FB5B1E">
          <w:rPr>
            <w:rStyle w:val="CommentReference"/>
          </w:rPr>
          <w:commentReference w:id="52"/>
        </w:r>
      </w:ins>
    </w:p>
    <w:p w14:paraId="1BD3A56A" w14:textId="77777777" w:rsidR="00A46F05" w:rsidRDefault="00000000">
      <w:pPr>
        <w:pStyle w:val="Heading2"/>
        <w:divId w:val="1049189908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Threats Classification Scheme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50"/>
        <w:gridCol w:w="740"/>
        <w:gridCol w:w="842"/>
        <w:gridCol w:w="842"/>
        <w:gridCol w:w="1136"/>
      </w:tblGrid>
      <w:tr w:rsidR="00A46F05" w14:paraId="2DC61F2E" w14:textId="77777777">
        <w:trPr>
          <w:divId w:val="1049189908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217D87E3" w14:textId="77777777" w:rsidR="00A46F05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Threat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7D2C1AA" w14:textId="77777777" w:rsidR="00A46F05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Timing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1B5C8B6C" w14:textId="77777777" w:rsidR="00A46F05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Scope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485D80F4" w14:textId="77777777" w:rsidR="00A46F05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Severity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4628FEDC" w14:textId="77777777" w:rsidR="00A46F05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Impact Score</w:t>
            </w:r>
          </w:p>
        </w:tc>
      </w:tr>
      <w:tr w:rsidR="00A46F05" w14:paraId="6CD4D952" w14:textId="77777777">
        <w:trPr>
          <w:divId w:val="1049189908"/>
          <w:tblCellSpacing w:w="15" w:type="dxa"/>
        </w:trPr>
        <w:tc>
          <w:tcPr>
            <w:tcW w:w="0" w:type="auto"/>
            <w:vAlign w:val="center"/>
            <w:hideMark/>
          </w:tcPr>
          <w:p w14:paraId="24A6F8B6" w14:textId="77777777" w:rsidR="00A46F05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1.1. Residential &amp; commercial development -&gt; Housing &amp; urban areas</w:t>
            </w:r>
          </w:p>
        </w:tc>
        <w:tc>
          <w:tcPr>
            <w:tcW w:w="0" w:type="auto"/>
            <w:vAlign w:val="center"/>
            <w:hideMark/>
          </w:tcPr>
          <w:p w14:paraId="34A01F28" w14:textId="77777777" w:rsidR="00A46F05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Ongoing</w:t>
            </w:r>
          </w:p>
        </w:tc>
        <w:tc>
          <w:tcPr>
            <w:tcW w:w="0" w:type="auto"/>
            <w:vAlign w:val="center"/>
            <w:hideMark/>
          </w:tcPr>
          <w:p w14:paraId="7DD80E7B" w14:textId="77777777" w:rsidR="00A46F05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64B0736D" w14:textId="77777777" w:rsidR="00A46F05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6049086B" w14:textId="77777777" w:rsidR="00A46F05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</w:tr>
      <w:tr w:rsidR="00A46F05" w14:paraId="514BE982" w14:textId="77777777">
        <w:trPr>
          <w:divId w:val="1049189908"/>
          <w:tblCellSpacing w:w="15" w:type="dxa"/>
        </w:trPr>
        <w:tc>
          <w:tcPr>
            <w:tcW w:w="0" w:type="auto"/>
            <w:vAlign w:val="center"/>
            <w:hideMark/>
          </w:tcPr>
          <w:p w14:paraId="3CA20092" w14:textId="77777777" w:rsidR="00A46F05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1.3. Residential &amp; commercial development -&gt; Tourism &amp; recreation areas</w:t>
            </w:r>
          </w:p>
        </w:tc>
        <w:tc>
          <w:tcPr>
            <w:tcW w:w="0" w:type="auto"/>
            <w:vAlign w:val="center"/>
            <w:hideMark/>
          </w:tcPr>
          <w:p w14:paraId="2DFCBC87" w14:textId="77777777" w:rsidR="00A46F05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Ongoing</w:t>
            </w:r>
          </w:p>
        </w:tc>
        <w:tc>
          <w:tcPr>
            <w:tcW w:w="0" w:type="auto"/>
            <w:vAlign w:val="center"/>
            <w:hideMark/>
          </w:tcPr>
          <w:p w14:paraId="53D95890" w14:textId="77777777" w:rsidR="00A46F05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54277E21" w14:textId="77777777" w:rsidR="00A46F05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0A1E8E76" w14:textId="77777777" w:rsidR="00A46F05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</w:tr>
      <w:tr w:rsidR="00A46F05" w14:paraId="263DFE0A" w14:textId="77777777">
        <w:trPr>
          <w:divId w:val="1049189908"/>
          <w:tblCellSpacing w:w="15" w:type="dxa"/>
        </w:trPr>
        <w:tc>
          <w:tcPr>
            <w:tcW w:w="0" w:type="auto"/>
            <w:vAlign w:val="center"/>
            <w:hideMark/>
          </w:tcPr>
          <w:p w14:paraId="6849F33F" w14:textId="77777777" w:rsidR="00A46F05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2.1.1. Agriculture &amp; aquaculture -&gt; Annual &amp; perennial non-timber crops -&gt; Shifting agriculture</w:t>
            </w:r>
          </w:p>
        </w:tc>
        <w:tc>
          <w:tcPr>
            <w:tcW w:w="0" w:type="auto"/>
            <w:vAlign w:val="center"/>
            <w:hideMark/>
          </w:tcPr>
          <w:p w14:paraId="78059B9D" w14:textId="77777777" w:rsidR="00A46F05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Ongoing</w:t>
            </w:r>
          </w:p>
        </w:tc>
        <w:tc>
          <w:tcPr>
            <w:tcW w:w="0" w:type="auto"/>
            <w:vAlign w:val="center"/>
            <w:hideMark/>
          </w:tcPr>
          <w:p w14:paraId="0A2FCD2D" w14:textId="77777777" w:rsidR="00A46F05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66DEE3A1" w14:textId="77777777" w:rsidR="00A46F05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0FCF7EBE" w14:textId="77777777" w:rsidR="00A46F05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</w:tr>
      <w:tr w:rsidR="00A46F05" w14:paraId="43E34E88" w14:textId="77777777">
        <w:trPr>
          <w:divId w:val="1049189908"/>
          <w:tblCellSpacing w:w="15" w:type="dxa"/>
        </w:trPr>
        <w:tc>
          <w:tcPr>
            <w:tcW w:w="0" w:type="auto"/>
            <w:vAlign w:val="center"/>
            <w:hideMark/>
          </w:tcPr>
          <w:p w14:paraId="33479642" w14:textId="77777777" w:rsidR="00A46F05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2.1.2. Agriculture &amp; aquaculture -&gt; Annual &amp; perennial non-timber crops -&gt; Small-holder farming</w:t>
            </w:r>
          </w:p>
        </w:tc>
        <w:tc>
          <w:tcPr>
            <w:tcW w:w="0" w:type="auto"/>
            <w:vAlign w:val="center"/>
            <w:hideMark/>
          </w:tcPr>
          <w:p w14:paraId="5C5C2689" w14:textId="77777777" w:rsidR="00A46F05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Ongoing</w:t>
            </w:r>
          </w:p>
        </w:tc>
        <w:tc>
          <w:tcPr>
            <w:tcW w:w="0" w:type="auto"/>
            <w:vAlign w:val="center"/>
            <w:hideMark/>
          </w:tcPr>
          <w:p w14:paraId="563F3753" w14:textId="77777777" w:rsidR="00A46F05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523A5806" w14:textId="77777777" w:rsidR="00A46F05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234FB519" w14:textId="77777777" w:rsidR="00A46F05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</w:tr>
      <w:tr w:rsidR="00A46F05" w14:paraId="77D182E2" w14:textId="77777777">
        <w:trPr>
          <w:divId w:val="1049189908"/>
          <w:tblCellSpacing w:w="15" w:type="dxa"/>
        </w:trPr>
        <w:tc>
          <w:tcPr>
            <w:tcW w:w="0" w:type="auto"/>
            <w:vAlign w:val="center"/>
            <w:hideMark/>
          </w:tcPr>
          <w:p w14:paraId="02489811" w14:textId="77777777" w:rsidR="00A46F05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3.2. Energy production &amp; mining -&gt; Mining &amp; quarrying</w:t>
            </w:r>
          </w:p>
        </w:tc>
        <w:tc>
          <w:tcPr>
            <w:tcW w:w="0" w:type="auto"/>
            <w:vAlign w:val="center"/>
            <w:hideMark/>
          </w:tcPr>
          <w:p w14:paraId="35FE83CA" w14:textId="77777777" w:rsidR="00A46F05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Ongoing</w:t>
            </w:r>
          </w:p>
        </w:tc>
        <w:tc>
          <w:tcPr>
            <w:tcW w:w="0" w:type="auto"/>
            <w:vAlign w:val="center"/>
            <w:hideMark/>
          </w:tcPr>
          <w:p w14:paraId="0012BE65" w14:textId="77777777" w:rsidR="00A46F05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6A1EE348" w14:textId="77777777" w:rsidR="00A46F05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3E024302" w14:textId="77777777" w:rsidR="00A46F05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</w:tr>
      <w:tr w:rsidR="00A46F05" w14:paraId="07053DBF" w14:textId="77777777">
        <w:trPr>
          <w:divId w:val="1049189908"/>
          <w:tblCellSpacing w:w="15" w:type="dxa"/>
        </w:trPr>
        <w:tc>
          <w:tcPr>
            <w:tcW w:w="0" w:type="auto"/>
            <w:vAlign w:val="center"/>
            <w:hideMark/>
          </w:tcPr>
          <w:p w14:paraId="3B970C2B" w14:textId="77777777" w:rsidR="00A46F05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6.3. Human intrusions &amp; disturbance -&gt; Work &amp; other activities</w:t>
            </w:r>
          </w:p>
        </w:tc>
        <w:tc>
          <w:tcPr>
            <w:tcW w:w="0" w:type="auto"/>
            <w:vAlign w:val="center"/>
            <w:hideMark/>
          </w:tcPr>
          <w:p w14:paraId="2CBA8F09" w14:textId="77777777" w:rsidR="00A46F05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Ongoing</w:t>
            </w:r>
          </w:p>
        </w:tc>
        <w:tc>
          <w:tcPr>
            <w:tcW w:w="0" w:type="auto"/>
            <w:vAlign w:val="center"/>
            <w:hideMark/>
          </w:tcPr>
          <w:p w14:paraId="0C0E15B4" w14:textId="77777777" w:rsidR="00A46F05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13634E2B" w14:textId="77777777" w:rsidR="00A46F05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63BA8ECD" w14:textId="77777777" w:rsidR="00A46F05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</w:tr>
      <w:tr w:rsidR="00A46F05" w14:paraId="30665E54" w14:textId="77777777">
        <w:trPr>
          <w:divId w:val="1049189908"/>
          <w:tblCellSpacing w:w="15" w:type="dxa"/>
        </w:trPr>
        <w:tc>
          <w:tcPr>
            <w:tcW w:w="0" w:type="auto"/>
            <w:vAlign w:val="center"/>
            <w:hideMark/>
          </w:tcPr>
          <w:p w14:paraId="6F1E71BF" w14:textId="77777777" w:rsidR="00A46F05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7.1.1. Natural system modifications -&gt; Fire &amp; fire suppression -&gt; Increase in fire frequency/intensity</w:t>
            </w:r>
          </w:p>
        </w:tc>
        <w:tc>
          <w:tcPr>
            <w:tcW w:w="0" w:type="auto"/>
            <w:vAlign w:val="center"/>
            <w:hideMark/>
          </w:tcPr>
          <w:p w14:paraId="7DFE906A" w14:textId="77777777" w:rsidR="00A46F05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Ongoing</w:t>
            </w:r>
          </w:p>
        </w:tc>
        <w:tc>
          <w:tcPr>
            <w:tcW w:w="0" w:type="auto"/>
            <w:vAlign w:val="center"/>
            <w:hideMark/>
          </w:tcPr>
          <w:p w14:paraId="29F71F3B" w14:textId="77777777" w:rsidR="00A46F05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0875E37E" w14:textId="77777777" w:rsidR="00A46F05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2DA51012" w14:textId="77777777" w:rsidR="00A46F05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</w:tr>
      <w:tr w:rsidR="00A46F05" w14:paraId="37EE3584" w14:textId="77777777">
        <w:trPr>
          <w:divId w:val="1049189908"/>
          <w:tblCellSpacing w:w="15" w:type="dxa"/>
        </w:trPr>
        <w:tc>
          <w:tcPr>
            <w:tcW w:w="0" w:type="auto"/>
            <w:vAlign w:val="center"/>
            <w:hideMark/>
          </w:tcPr>
          <w:p w14:paraId="623D838C" w14:textId="77777777" w:rsidR="00A46F05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12.1. Other options -&gt; Other threat</w:t>
            </w:r>
          </w:p>
        </w:tc>
        <w:tc>
          <w:tcPr>
            <w:tcW w:w="0" w:type="auto"/>
            <w:vAlign w:val="center"/>
            <w:hideMark/>
          </w:tcPr>
          <w:p w14:paraId="6CEC7330" w14:textId="77777777" w:rsidR="00A46F05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Ongoing</w:t>
            </w:r>
          </w:p>
        </w:tc>
        <w:tc>
          <w:tcPr>
            <w:tcW w:w="0" w:type="auto"/>
            <w:vAlign w:val="center"/>
            <w:hideMark/>
          </w:tcPr>
          <w:p w14:paraId="460BF6C4" w14:textId="77777777" w:rsidR="00A46F05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5406A0A2" w14:textId="77777777" w:rsidR="00A46F05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1D4D421E" w14:textId="77777777" w:rsidR="00A46F05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</w:tr>
    </w:tbl>
    <w:p w14:paraId="4887E0C5" w14:textId="77777777" w:rsidR="00A46F05" w:rsidRDefault="00000000">
      <w:pPr>
        <w:pStyle w:val="Heading1"/>
        <w:divId w:val="360786129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Conservation</w:t>
      </w:r>
    </w:p>
    <w:p w14:paraId="1FC6BAE9" w14:textId="2818B007" w:rsidR="00A46F05" w:rsidRDefault="00000000">
      <w:pPr>
        <w:pStyle w:val="NormalWeb"/>
        <w:divId w:val="360786129"/>
        <w:rPr>
          <w:rFonts w:ascii="Georgia" w:hAnsi="Georgia"/>
        </w:rPr>
      </w:pPr>
      <w:r>
        <w:rPr>
          <w:rFonts w:ascii="Georgia" w:hAnsi="Georgia"/>
        </w:rPr>
        <w:t xml:space="preserve">This species is not known to be represented in </w:t>
      </w:r>
      <w:r>
        <w:rPr>
          <w:rStyle w:val="Emphasis"/>
          <w:rFonts w:ascii="Georgia" w:hAnsi="Georgia"/>
        </w:rPr>
        <w:t xml:space="preserve">ex situ </w:t>
      </w:r>
      <w:r>
        <w:rPr>
          <w:rFonts w:ascii="Georgia" w:hAnsi="Georgia"/>
        </w:rPr>
        <w:t>conservation in botanic gardens or gene bank</w:t>
      </w:r>
      <w:del w:id="53" w:author="Jack Plummer" w:date="2022-09-29T10:46:00Z">
        <w:r w:rsidDel="00FB5B1E">
          <w:rPr>
            <w:rFonts w:ascii="Georgia" w:hAnsi="Georgia"/>
          </w:rPr>
          <w:delText>.</w:delText>
        </w:r>
      </w:del>
      <w:r>
        <w:rPr>
          <w:rFonts w:ascii="Georgia" w:hAnsi="Georgia"/>
        </w:rPr>
        <w:t xml:space="preserve"> (BGCI 2022, </w:t>
      </w:r>
      <w:proofErr w:type="spellStart"/>
      <w:r>
        <w:rPr>
          <w:rFonts w:ascii="Georgia" w:hAnsi="Georgia"/>
        </w:rPr>
        <w:t>Genesys</w:t>
      </w:r>
      <w:proofErr w:type="spellEnd"/>
      <w:r>
        <w:rPr>
          <w:rFonts w:ascii="Georgia" w:hAnsi="Georgia"/>
        </w:rPr>
        <w:t xml:space="preserve"> 2022). This species has been recorded from </w:t>
      </w:r>
      <w:del w:id="54" w:author="Jack Plummer" w:date="2022-09-29T10:46:00Z">
        <w:r w:rsidDel="00FB5B1E">
          <w:rPr>
            <w:rFonts w:ascii="Georgia" w:hAnsi="Georgia"/>
          </w:rPr>
          <w:delText> </w:delText>
        </w:r>
      </w:del>
      <w:r>
        <w:rPr>
          <w:rFonts w:ascii="Georgia" w:hAnsi="Georgia"/>
        </w:rPr>
        <w:t>protected areas across its range. </w:t>
      </w:r>
      <w:del w:id="55" w:author="Jack Plummer" w:date="2022-09-29T10:46:00Z">
        <w:r w:rsidDel="00FB5B1E">
          <w:rPr>
            <w:rFonts w:ascii="Georgia" w:hAnsi="Georgia"/>
          </w:rPr>
          <w:delText> </w:delText>
        </w:r>
      </w:del>
      <w:r>
        <w:rPr>
          <w:rFonts w:ascii="Georgia" w:hAnsi="Georgia"/>
        </w:rPr>
        <w:t xml:space="preserve">As the species is not known to be represented in </w:t>
      </w:r>
      <w:r>
        <w:rPr>
          <w:rStyle w:val="Emphasis"/>
          <w:rFonts w:ascii="Georgia" w:hAnsi="Georgia"/>
        </w:rPr>
        <w:t xml:space="preserve">ex situ </w:t>
      </w:r>
      <w:r>
        <w:rPr>
          <w:rFonts w:ascii="Georgia" w:hAnsi="Georgia"/>
        </w:rPr>
        <w:t>conservation, collection of germplasm from wild plants is recommended.</w:t>
      </w:r>
    </w:p>
    <w:p w14:paraId="25FD5237" w14:textId="77777777" w:rsidR="00A46F05" w:rsidRDefault="00000000">
      <w:pPr>
        <w:pStyle w:val="Heading2"/>
        <w:divId w:val="360786129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Conservation Actions In- Place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0"/>
        <w:gridCol w:w="530"/>
      </w:tblGrid>
      <w:tr w:rsidR="00A46F05" w14:paraId="5BE6F077" w14:textId="77777777">
        <w:trPr>
          <w:divId w:val="360786129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0247CC18" w14:textId="77777777" w:rsidR="00A46F05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Occur in at least one PA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176D6C78" w14:textId="77777777" w:rsidR="00A46F05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Note</w:t>
            </w:r>
          </w:p>
        </w:tc>
      </w:tr>
      <w:tr w:rsidR="00A46F05" w14:paraId="4D136DFC" w14:textId="77777777">
        <w:trPr>
          <w:divId w:val="360786129"/>
          <w:tblCellSpacing w:w="15" w:type="dxa"/>
        </w:trPr>
        <w:tc>
          <w:tcPr>
            <w:tcW w:w="0" w:type="auto"/>
            <w:vAlign w:val="center"/>
            <w:hideMark/>
          </w:tcPr>
          <w:p w14:paraId="45A3F0E7" w14:textId="77777777" w:rsidR="00A46F05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D5DA86F" w14:textId="77777777" w:rsidR="00A46F05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7D6F3735" w14:textId="77777777" w:rsidR="00A46F05" w:rsidRDefault="00A46F05">
      <w:pPr>
        <w:divId w:val="360786129"/>
        <w:rPr>
          <w:rFonts w:ascii="Georgia" w:eastAsia="Times New Roman" w:hAnsi="Georgia"/>
          <w:vanish/>
          <w:sz w:val="18"/>
          <w:szCs w:val="18"/>
        </w:rPr>
      </w:pP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3"/>
        <w:gridCol w:w="530"/>
      </w:tblGrid>
      <w:tr w:rsidR="00A46F05" w14:paraId="47B9F5A2" w14:textId="77777777">
        <w:trPr>
          <w:divId w:val="360786129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2EA5E437" w14:textId="77777777" w:rsidR="00A46F05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Subject to ex-situ conservation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2D30E47A" w14:textId="77777777" w:rsidR="00A46F05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Note</w:t>
            </w:r>
          </w:p>
        </w:tc>
      </w:tr>
      <w:tr w:rsidR="00A46F05" w14:paraId="3DD3E0FB" w14:textId="77777777">
        <w:trPr>
          <w:divId w:val="360786129"/>
          <w:tblCellSpacing w:w="15" w:type="dxa"/>
        </w:trPr>
        <w:tc>
          <w:tcPr>
            <w:tcW w:w="0" w:type="auto"/>
            <w:vAlign w:val="center"/>
            <w:hideMark/>
          </w:tcPr>
          <w:p w14:paraId="44113579" w14:textId="77777777" w:rsidR="00A46F05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33D32D4" w14:textId="77777777" w:rsidR="00A46F05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046AE197" w14:textId="77777777" w:rsidR="00A46F05" w:rsidRDefault="00000000">
      <w:pPr>
        <w:pStyle w:val="Heading2"/>
        <w:divId w:val="360786129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lastRenderedPageBreak/>
        <w:t>Important Conservation Actions Needed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0"/>
        <w:gridCol w:w="530"/>
      </w:tblGrid>
      <w:tr w:rsidR="00A46F05" w14:paraId="373A4B4F" w14:textId="77777777">
        <w:trPr>
          <w:divId w:val="360786129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135D209F" w14:textId="77777777" w:rsidR="00A46F05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Conservation Actions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76B9212A" w14:textId="77777777" w:rsidR="00A46F05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Note</w:t>
            </w:r>
          </w:p>
        </w:tc>
      </w:tr>
      <w:tr w:rsidR="00A46F05" w14:paraId="1FC92781" w14:textId="77777777">
        <w:trPr>
          <w:divId w:val="360786129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5267E3B3" w14:textId="77777777" w:rsidR="00A46F05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1.1. Land/water protection -&gt; Site/area protection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7697273C" w14:textId="77777777" w:rsidR="00A46F05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  <w:tr w:rsidR="00A46F05" w14:paraId="14732E71" w14:textId="77777777">
        <w:trPr>
          <w:divId w:val="360786129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02FD3956" w14:textId="77777777" w:rsidR="00A46F05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1.2. Land/water protection -&gt; Resource &amp; habitat protection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478D57EE" w14:textId="77777777" w:rsidR="00A46F05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  <w:tr w:rsidR="00A46F05" w14:paraId="6E00457E" w14:textId="77777777">
        <w:trPr>
          <w:divId w:val="360786129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21C95B87" w14:textId="77777777" w:rsidR="00A46F05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3.4.2. Species management -&gt; Ex-situ conservation -&gt; Genome resource bank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44C8FF8B" w14:textId="77777777" w:rsidR="00A46F05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1B76F65A" w14:textId="77777777" w:rsidR="00A46F05" w:rsidRDefault="00000000">
      <w:pPr>
        <w:pStyle w:val="Heading2"/>
        <w:divId w:val="360786129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Research Needed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4"/>
        <w:gridCol w:w="530"/>
      </w:tblGrid>
      <w:tr w:rsidR="00A46F05" w14:paraId="5DCB639B" w14:textId="77777777">
        <w:trPr>
          <w:divId w:val="360786129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DD58CAC" w14:textId="77777777" w:rsidR="00A46F05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Research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4482823E" w14:textId="77777777" w:rsidR="00A46F05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Note</w:t>
            </w:r>
          </w:p>
        </w:tc>
      </w:tr>
      <w:tr w:rsidR="00A46F05" w14:paraId="1663A99D" w14:textId="77777777">
        <w:trPr>
          <w:divId w:val="360786129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5EB91E67" w14:textId="77777777" w:rsidR="00A46F05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1.2. Research -&gt; Population size, distribution &amp; trends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7ED0413C" w14:textId="77777777" w:rsidR="00A46F05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  <w:tr w:rsidR="00A46F05" w14:paraId="37E52DEC" w14:textId="77777777">
        <w:trPr>
          <w:divId w:val="360786129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086EA79B" w14:textId="77777777" w:rsidR="00A46F05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1.5. Research -&gt; Threats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1820A84C" w14:textId="77777777" w:rsidR="00A46F05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  <w:tr w:rsidR="00A46F05" w14:paraId="22180F41" w14:textId="77777777">
        <w:trPr>
          <w:divId w:val="360786129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6E1F870E" w14:textId="77777777" w:rsidR="00A46F05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1.6. Research -&gt; Actions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4A8D1980" w14:textId="77777777" w:rsidR="00A46F05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  <w:tr w:rsidR="00A46F05" w14:paraId="2E3BE02E" w14:textId="77777777">
        <w:trPr>
          <w:divId w:val="360786129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100DFC98" w14:textId="77777777" w:rsidR="00A46F05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3.1. Monitoring -&gt; Population trends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03A00DBE" w14:textId="77777777" w:rsidR="00A46F05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  <w:tr w:rsidR="00A46F05" w14:paraId="46FA78B4" w14:textId="77777777">
        <w:trPr>
          <w:divId w:val="360786129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4A141A5B" w14:textId="77777777" w:rsidR="00A46F05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3.4. Monitoring -&gt; Habitat trends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0043E024" w14:textId="77777777" w:rsidR="00A46F05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11F57101" w14:textId="77777777" w:rsidR="00A46F05" w:rsidRDefault="00000000">
      <w:pPr>
        <w:pStyle w:val="Heading1"/>
        <w:divId w:val="1266041558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Ecosystem Services</w:t>
      </w:r>
    </w:p>
    <w:p w14:paraId="0FFCEC89" w14:textId="77777777" w:rsidR="00A46F05" w:rsidRDefault="00000000">
      <w:pPr>
        <w:pStyle w:val="Heading2"/>
        <w:divId w:val="1266041558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Ecosystem Services Provided by the Species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3"/>
        <w:gridCol w:w="5947"/>
      </w:tblGrid>
      <w:tr w:rsidR="00A46F05" w14:paraId="0C52854A" w14:textId="77777777">
        <w:trPr>
          <w:divId w:val="1266041558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750B0DF2" w14:textId="77777777" w:rsidR="00A46F05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Insufficient Information Available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4422F65F" w14:textId="77777777" w:rsidR="00A46F05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Style w:val="redfont"/>
                <w:rFonts w:ascii="Georgia" w:eastAsia="Times New Roman" w:hAnsi="Georgia"/>
                <w:b/>
                <w:bCs/>
                <w:sz w:val="18"/>
                <w:szCs w:val="18"/>
              </w:rPr>
              <w:t>All coded services should have an importance score of 5 - Not Known.</w:t>
            </w:r>
          </w:p>
        </w:tc>
      </w:tr>
      <w:tr w:rsidR="00A46F05" w14:paraId="063C9F30" w14:textId="77777777">
        <w:trPr>
          <w:divId w:val="1266041558"/>
          <w:tblCellSpacing w:w="15" w:type="dxa"/>
        </w:trPr>
        <w:tc>
          <w:tcPr>
            <w:tcW w:w="0" w:type="auto"/>
            <w:vAlign w:val="center"/>
            <w:hideMark/>
          </w:tcPr>
          <w:p w14:paraId="54D01523" w14:textId="77777777" w:rsidR="00A46F05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4DC7D4D4" w14:textId="77777777" w:rsidR="00A46F05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5EB3A391" w14:textId="77777777" w:rsidR="00A46F05" w:rsidRDefault="00000000">
      <w:pPr>
        <w:pStyle w:val="Heading1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Bibliography</w:t>
      </w:r>
    </w:p>
    <w:p w14:paraId="2C96D52F" w14:textId="77777777" w:rsidR="00A46F05" w:rsidRDefault="00000000">
      <w:pPr>
        <w:pStyle w:val="NormalWeb"/>
        <w:divId w:val="702704937"/>
        <w:rPr>
          <w:rFonts w:ascii="Georgia" w:hAnsi="Georgia"/>
        </w:rPr>
      </w:pPr>
      <w:r>
        <w:rPr>
          <w:rFonts w:ascii="Georgia" w:hAnsi="Georgia"/>
        </w:rPr>
        <w:t xml:space="preserve">BGCI. 2022. Botanic Gardens Conservation International (BGCI) - </w:t>
      </w:r>
      <w:proofErr w:type="spellStart"/>
      <w:r>
        <w:rPr>
          <w:rFonts w:ascii="Georgia" w:hAnsi="Georgia"/>
        </w:rPr>
        <w:t>PlantSearch</w:t>
      </w:r>
      <w:proofErr w:type="spellEnd"/>
      <w:r>
        <w:rPr>
          <w:rFonts w:ascii="Georgia" w:hAnsi="Georgia"/>
        </w:rPr>
        <w:t xml:space="preserve">. Available at: </w:t>
      </w:r>
      <w:hyperlink r:id="rId9" w:history="1">
        <w:r>
          <w:rPr>
            <w:rStyle w:val="Hyperlink"/>
            <w:rFonts w:ascii="Georgia" w:hAnsi="Georgia"/>
          </w:rPr>
          <w:t>https://tools.bgci.org/plant_search.php</w:t>
        </w:r>
      </w:hyperlink>
      <w:r>
        <w:rPr>
          <w:rFonts w:ascii="Georgia" w:hAnsi="Georgia"/>
        </w:rPr>
        <w:t xml:space="preserve">. </w:t>
      </w:r>
    </w:p>
    <w:p w14:paraId="317D27F1" w14:textId="77777777" w:rsidR="00A46F05" w:rsidRDefault="00000000">
      <w:pPr>
        <w:pStyle w:val="NormalWeb"/>
        <w:divId w:val="702704937"/>
        <w:rPr>
          <w:rFonts w:ascii="Georgia" w:hAnsi="Georgia"/>
        </w:rPr>
      </w:pPr>
      <w:r>
        <w:rPr>
          <w:rFonts w:ascii="Georgia" w:hAnsi="Georgia"/>
        </w:rPr>
        <w:t xml:space="preserve">Bachman, S., Moat, J., Hill, A., de la Torre, J. and Scot, B. 2011. Supporting Red List threat assessments with </w:t>
      </w:r>
      <w:proofErr w:type="spellStart"/>
      <w:r>
        <w:rPr>
          <w:rFonts w:ascii="Georgia" w:hAnsi="Georgia"/>
        </w:rPr>
        <w:t>GeoCAT</w:t>
      </w:r>
      <w:proofErr w:type="spellEnd"/>
      <w:r>
        <w:rPr>
          <w:rFonts w:ascii="Georgia" w:hAnsi="Georgia"/>
        </w:rPr>
        <w:t xml:space="preserve">: Geospatial Conservation Assessment Tool. </w:t>
      </w:r>
      <w:proofErr w:type="spellStart"/>
      <w:r>
        <w:rPr>
          <w:rFonts w:ascii="Georgia" w:hAnsi="Georgia"/>
          <w:i/>
          <w:iCs/>
        </w:rPr>
        <w:t>ZooKeys</w:t>
      </w:r>
      <w:proofErr w:type="spellEnd"/>
      <w:r>
        <w:rPr>
          <w:rFonts w:ascii="Georgia" w:hAnsi="Georgia"/>
        </w:rPr>
        <w:t xml:space="preserve"> 150: 117-126.</w:t>
      </w:r>
    </w:p>
    <w:p w14:paraId="29722769" w14:textId="77777777" w:rsidR="00A46F05" w:rsidRDefault="00000000">
      <w:pPr>
        <w:pStyle w:val="NormalWeb"/>
        <w:divId w:val="702704937"/>
        <w:rPr>
          <w:rFonts w:ascii="Georgia" w:hAnsi="Georgia"/>
        </w:rPr>
      </w:pPr>
      <w:proofErr w:type="spellStart"/>
      <w:r>
        <w:rPr>
          <w:rFonts w:ascii="Georgia" w:hAnsi="Georgia"/>
        </w:rPr>
        <w:t>Genesys</w:t>
      </w:r>
      <w:proofErr w:type="spellEnd"/>
      <w:r>
        <w:rPr>
          <w:rFonts w:ascii="Georgia" w:hAnsi="Georgia"/>
        </w:rPr>
        <w:t xml:space="preserve">. 2022. </w:t>
      </w:r>
      <w:proofErr w:type="spellStart"/>
      <w:r>
        <w:rPr>
          <w:rFonts w:ascii="Georgia" w:hAnsi="Georgia"/>
        </w:rPr>
        <w:t>Genesys</w:t>
      </w:r>
      <w:proofErr w:type="spellEnd"/>
      <w:r>
        <w:rPr>
          <w:rFonts w:ascii="Georgia" w:hAnsi="Georgia"/>
        </w:rPr>
        <w:t xml:space="preserve"> Global Portal on Plant Genetic Resources. Available at: </w:t>
      </w:r>
      <w:hyperlink r:id="rId10" w:history="1">
        <w:r>
          <w:rPr>
            <w:rStyle w:val="Hyperlink"/>
            <w:rFonts w:ascii="Georgia" w:hAnsi="Georgia"/>
          </w:rPr>
          <w:t>https://www.genesys-pgr.org/</w:t>
        </w:r>
      </w:hyperlink>
      <w:r>
        <w:rPr>
          <w:rFonts w:ascii="Georgia" w:hAnsi="Georgia"/>
        </w:rPr>
        <w:t xml:space="preserve">. </w:t>
      </w:r>
    </w:p>
    <w:p w14:paraId="1B5EBF56" w14:textId="77777777" w:rsidR="00A46F05" w:rsidRDefault="00000000">
      <w:pPr>
        <w:pStyle w:val="NormalWeb"/>
        <w:divId w:val="702704937"/>
        <w:rPr>
          <w:rFonts w:ascii="Georgia" w:hAnsi="Georgia"/>
        </w:rPr>
      </w:pPr>
      <w:commentRangeStart w:id="56"/>
      <w:r>
        <w:rPr>
          <w:rFonts w:ascii="Georgia" w:hAnsi="Georgia"/>
        </w:rPr>
        <w:t xml:space="preserve">Middleton, D.J. and </w:t>
      </w:r>
      <w:proofErr w:type="spellStart"/>
      <w:r>
        <w:rPr>
          <w:rFonts w:ascii="Georgia" w:hAnsi="Georgia"/>
        </w:rPr>
        <w:t>Möller</w:t>
      </w:r>
      <w:proofErr w:type="spellEnd"/>
      <w:r>
        <w:rPr>
          <w:rFonts w:ascii="Georgia" w:hAnsi="Georgia"/>
        </w:rPr>
        <w:t xml:space="preserve">, M. 2012. </w:t>
      </w:r>
      <w:proofErr w:type="spellStart"/>
      <w:r>
        <w:rPr>
          <w:rFonts w:ascii="Georgia" w:hAnsi="Georgia"/>
        </w:rPr>
        <w:t>Tribounia</w:t>
      </w:r>
      <w:proofErr w:type="spellEnd"/>
      <w:r>
        <w:rPr>
          <w:rFonts w:ascii="Georgia" w:hAnsi="Georgia"/>
        </w:rPr>
        <w:t xml:space="preserve">, a new genus of </w:t>
      </w:r>
      <w:proofErr w:type="spellStart"/>
      <w:r>
        <w:rPr>
          <w:rFonts w:ascii="Georgia" w:hAnsi="Georgia"/>
        </w:rPr>
        <w:t>Gesneriaceae</w:t>
      </w:r>
      <w:proofErr w:type="spellEnd"/>
      <w:r>
        <w:rPr>
          <w:rFonts w:ascii="Georgia" w:hAnsi="Georgia"/>
        </w:rPr>
        <w:t xml:space="preserve"> from Thailand. </w:t>
      </w:r>
      <w:r>
        <w:rPr>
          <w:rFonts w:ascii="Georgia" w:hAnsi="Georgia"/>
          <w:i/>
          <w:iCs/>
        </w:rPr>
        <w:t>Taxon</w:t>
      </w:r>
      <w:r>
        <w:rPr>
          <w:rFonts w:ascii="Georgia" w:hAnsi="Georgia"/>
        </w:rPr>
        <w:t xml:space="preserve"> 61(6): 1286–1295.</w:t>
      </w:r>
    </w:p>
    <w:p w14:paraId="1CDF1811" w14:textId="77777777" w:rsidR="00B95357" w:rsidRDefault="00000000">
      <w:pPr>
        <w:pStyle w:val="NormalWeb"/>
        <w:divId w:val="702704937"/>
        <w:rPr>
          <w:rFonts w:ascii="Georgia" w:hAnsi="Georgia"/>
        </w:rPr>
      </w:pPr>
      <w:r>
        <w:rPr>
          <w:rFonts w:ascii="Georgia" w:hAnsi="Georgia"/>
        </w:rPr>
        <w:t>POWO. 2022. Plants of the World Online. Facilitated by the Royal Botanic Gardens, Kew. Available at: http://powo.science.kew.org/. (Accessed: 2022).</w:t>
      </w:r>
      <w:commentRangeEnd w:id="56"/>
      <w:r w:rsidR="001745E3">
        <w:rPr>
          <w:rStyle w:val="CommentReference"/>
        </w:rPr>
        <w:commentReference w:id="56"/>
      </w:r>
    </w:p>
    <w:sectPr w:rsidR="00B953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36" w:author="Jack Plummer" w:date="2022-09-29T11:10:00Z" w:initials="JP">
    <w:p w14:paraId="5946EEB3" w14:textId="77777777" w:rsidR="00251789" w:rsidRDefault="00251789" w:rsidP="00E26BF1">
      <w:pPr>
        <w:pStyle w:val="CommentText"/>
      </w:pPr>
      <w:r>
        <w:rPr>
          <w:rStyle w:val="CommentReference"/>
        </w:rPr>
        <w:annotationRef/>
      </w:r>
      <w:r>
        <w:t>Mention habit?</w:t>
      </w:r>
    </w:p>
  </w:comment>
  <w:comment w:id="39" w:author="Jack Plummer" w:date="2022-09-29T10:42:00Z" w:initials="JP">
    <w:p w14:paraId="0DDDCCCE" w14:textId="3C6780ED" w:rsidR="00FB5B1E" w:rsidRDefault="00FB5B1E" w:rsidP="006A5411">
      <w:pPr>
        <w:pStyle w:val="CommentText"/>
      </w:pPr>
      <w:r>
        <w:rPr>
          <w:rStyle w:val="CommentReference"/>
        </w:rPr>
        <w:annotationRef/>
      </w:r>
      <w:r>
        <w:t>Specifically?</w:t>
      </w:r>
    </w:p>
  </w:comment>
  <w:comment w:id="42" w:author="Jack Plummer" w:date="2022-09-29T11:59:00Z" w:initials="JP">
    <w:p w14:paraId="30F4C073" w14:textId="77777777" w:rsidR="007779D1" w:rsidRDefault="007779D1" w:rsidP="00B579A1">
      <w:pPr>
        <w:pStyle w:val="CommentText"/>
      </w:pPr>
      <w:r>
        <w:rPr>
          <w:rStyle w:val="CommentReference"/>
        </w:rPr>
        <w:annotationRef/>
      </w:r>
      <w:r>
        <w:t>Remove</w:t>
      </w:r>
    </w:p>
  </w:comment>
  <w:comment w:id="52" w:author="Jack Plummer" w:date="2022-09-29T10:42:00Z" w:initials="JP">
    <w:p w14:paraId="6D3E8DF8" w14:textId="7A41425C" w:rsidR="00FB5B1E" w:rsidRDefault="00FB5B1E" w:rsidP="00FB5B1E">
      <w:pPr>
        <w:pStyle w:val="CommentText"/>
      </w:pPr>
      <w:r>
        <w:rPr>
          <w:rStyle w:val="CommentReference"/>
        </w:rPr>
        <w:annotationRef/>
      </w:r>
      <w:r>
        <w:t>Specifically?</w:t>
      </w:r>
    </w:p>
  </w:comment>
  <w:comment w:id="56" w:author="Jack Plummer" w:date="2022-09-29T10:47:00Z" w:initials="JP">
    <w:p w14:paraId="46721ED3" w14:textId="77777777" w:rsidR="001745E3" w:rsidRDefault="001745E3" w:rsidP="00AE66D0">
      <w:pPr>
        <w:pStyle w:val="CommentText"/>
      </w:pPr>
      <w:r>
        <w:rPr>
          <w:rStyle w:val="CommentReference"/>
        </w:rPr>
        <w:annotationRef/>
      </w:r>
      <w:r>
        <w:t>Include in assessment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5946EEB3" w15:done="0"/>
  <w15:commentEx w15:paraId="0DDDCCCE" w15:done="0"/>
  <w15:commentEx w15:paraId="30F4C073" w15:done="0"/>
  <w15:commentEx w15:paraId="6D3E8DF8" w15:done="0"/>
  <w15:commentEx w15:paraId="46721ED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6DFFB97" w16cex:dateUtc="2022-09-29T10:10:00Z"/>
  <w16cex:commentExtensible w16cex:durableId="26DFF521" w16cex:dateUtc="2022-09-29T09:42:00Z"/>
  <w16cex:commentExtensible w16cex:durableId="26E00732" w16cex:dateUtc="2022-09-29T10:59:00Z"/>
  <w16cex:commentExtensible w16cex:durableId="26DFF559" w16cex:dateUtc="2022-09-29T09:42:00Z"/>
  <w16cex:commentExtensible w16cex:durableId="26DFF64F" w16cex:dateUtc="2022-09-29T09:4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946EEB3" w16cid:durableId="26DFFB97"/>
  <w16cid:commentId w16cid:paraId="0DDDCCCE" w16cid:durableId="26DFF521"/>
  <w16cid:commentId w16cid:paraId="30F4C073" w16cid:durableId="26E00732"/>
  <w16cid:commentId w16cid:paraId="6D3E8DF8" w16cid:durableId="26DFF559"/>
  <w16cid:commentId w16cid:paraId="46721ED3" w16cid:durableId="26DFF64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Jack Plummer">
    <w15:presenceInfo w15:providerId="AD" w15:userId="S::j.plummer@kew.org::a7ccb40d-b5f1-45e6-963c-3f9b10b74b0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trackRevisions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B34"/>
    <w:rsid w:val="00015B34"/>
    <w:rsid w:val="001745E3"/>
    <w:rsid w:val="00251789"/>
    <w:rsid w:val="007779D1"/>
    <w:rsid w:val="00A46F05"/>
    <w:rsid w:val="00B95357"/>
    <w:rsid w:val="00FB5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84BEE6F"/>
  <w15:chartTrackingRefBased/>
  <w15:docId w15:val="{594D6C2B-520A-40B7-A06C-5F60FDEF7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top w:val="single" w:sz="12" w:space="4" w:color="000000"/>
        <w:bottom w:val="single" w:sz="12" w:space="4" w:color="000000"/>
      </w:pBdr>
      <w:shd w:val="clear" w:color="auto" w:fill="CCCCCC"/>
      <w:spacing w:before="100" w:beforeAutospacing="1" w:after="100" w:afterAutospacing="1"/>
      <w:jc w:val="right"/>
      <w:outlineLvl w:val="0"/>
    </w:pPr>
    <w:rPr>
      <w:b/>
      <w:bCs/>
      <w:color w:val="000000"/>
      <w:kern w:val="36"/>
      <w:sz w:val="38"/>
      <w:szCs w:val="38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0" w:color="808080"/>
      </w:pBd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31"/>
      <w:szCs w:val="31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  <w:sz w:val="29"/>
      <w:szCs w:val="29"/>
    </w:rPr>
  </w:style>
  <w:style w:type="paragraph" w:styleId="Heading5">
    <w:name w:val="heading 5"/>
    <w:basedOn w:val="Normal"/>
    <w:link w:val="Heading5Char"/>
    <w:uiPriority w:val="9"/>
    <w:qFormat/>
    <w:pPr>
      <w:spacing w:before="100" w:beforeAutospacing="1" w:after="100" w:afterAutospacing="1"/>
      <w:outlineLvl w:val="4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  <w:rPr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  <w:rPr>
      <w:sz w:val="18"/>
      <w:szCs w:val="18"/>
    </w:rPr>
  </w:style>
  <w:style w:type="paragraph" w:customStyle="1" w:styleId="databorder">
    <w:name w:val="databorder"/>
    <w:basedOn w:val="Normal"/>
    <w:pPr>
      <w:pBdr>
        <w:bottom w:val="single" w:sz="6" w:space="0" w:color="CCCCCC"/>
      </w:pBdr>
      <w:spacing w:before="100" w:beforeAutospacing="1" w:after="100" w:afterAutospacing="1"/>
    </w:pPr>
  </w:style>
  <w:style w:type="paragraph" w:customStyle="1" w:styleId="datalabel">
    <w:name w:val="datalabel"/>
    <w:basedOn w:val="Normal"/>
    <w:pPr>
      <w:spacing w:before="100" w:beforeAutospacing="1" w:after="100" w:afterAutospacing="1"/>
    </w:pPr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datalabel1">
    <w:name w:val="datalabel1"/>
    <w:basedOn w:val="DefaultParagraphFont"/>
    <w:rPr>
      <w:b/>
      <w:bCs/>
    </w:rPr>
  </w:style>
  <w:style w:type="character" w:customStyle="1" w:styleId="redfont">
    <w:name w:val="redfont"/>
    <w:basedOn w:val="DefaultParagraphFont"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paragraph" w:styleId="Revision">
    <w:name w:val="Revision"/>
    <w:hidden/>
    <w:uiPriority w:val="99"/>
    <w:semiHidden/>
    <w:rsid w:val="00015B34"/>
    <w:rPr>
      <w:rFonts w:eastAsiaTheme="minorEastAsia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FB5B1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B5B1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B5B1E"/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B5B1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B5B1E"/>
    <w:rPr>
      <w:rFonts w:eastAsiaTheme="minorEastAsia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7442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42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016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861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23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756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7837">
          <w:marLeft w:val="0"/>
          <w:marRight w:val="0"/>
          <w:marTop w:val="0"/>
          <w:marBottom w:val="150"/>
          <w:divBdr>
            <w:top w:val="single" w:sz="12" w:space="0" w:color="000000"/>
            <w:left w:val="none" w:sz="0" w:space="0" w:color="auto"/>
            <w:bottom w:val="single" w:sz="12" w:space="0" w:color="000000"/>
            <w:right w:val="none" w:sz="0" w:space="0" w:color="auto"/>
          </w:divBdr>
        </w:div>
      </w:divsChild>
    </w:div>
    <w:div w:id="7027049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899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204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415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765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3351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13" Type="http://schemas.openxmlformats.org/officeDocument/2006/relationships/theme" Target="theme/theme1.xml"/><Relationship Id="rId18" Type="http://schemas.openxmlformats.org/officeDocument/2006/relationships/customXml" Target="../customXml/item5.xml"/><Relationship Id="rId3" Type="http://schemas.openxmlformats.org/officeDocument/2006/relationships/webSettings" Target="webSettings.xml"/><Relationship Id="rId7" Type="http://schemas.microsoft.com/office/2016/09/relationships/commentsIds" Target="commentsIds.xml"/><Relationship Id="rId12" Type="http://schemas.microsoft.com/office/2011/relationships/people" Target="people.xml"/><Relationship Id="rId17" Type="http://schemas.openxmlformats.org/officeDocument/2006/relationships/customXml" Target="../customXml/item4.xml"/><Relationship Id="rId2" Type="http://schemas.openxmlformats.org/officeDocument/2006/relationships/settings" Target="settings.xml"/><Relationship Id="rId16" Type="http://schemas.openxmlformats.org/officeDocument/2006/relationships/customXml" Target="../customXml/item3.xml"/><Relationship Id="rId1" Type="http://schemas.openxmlformats.org/officeDocument/2006/relationships/styles" Target="styles.xml"/><Relationship Id="rId6" Type="http://schemas.microsoft.com/office/2011/relationships/commentsExtended" Target="commentsExtended.xml"/><Relationship Id="rId11" Type="http://schemas.openxmlformats.org/officeDocument/2006/relationships/fontTable" Target="fontTable.xml"/><Relationship Id="rId5" Type="http://schemas.openxmlformats.org/officeDocument/2006/relationships/comments" Target="comments.xml"/><Relationship Id="rId15" Type="http://schemas.openxmlformats.org/officeDocument/2006/relationships/customXml" Target="../customXml/item2.xml"/><Relationship Id="rId10" Type="http://schemas.openxmlformats.org/officeDocument/2006/relationships/hyperlink" Target="https://www.genesys-pgr.org/" TargetMode="External"/><Relationship Id="rId4" Type="http://schemas.openxmlformats.org/officeDocument/2006/relationships/image" Target="file:///C:\Users\jpl10kg\Downloads\resources\redListLogo.jpg" TargetMode="External"/><Relationship Id="rId9" Type="http://schemas.openxmlformats.org/officeDocument/2006/relationships/hyperlink" Target="https://tools.bgci.org/plant_search.php" TargetMode="External"/><Relationship Id="rId14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1DB2FC3823E56459E6430ADD130773C" ma:contentTypeVersion="18" ma:contentTypeDescription="Create a new document." ma:contentTypeScope="" ma:versionID="c66b068e8ecb950d6d3b301a7d5dec76">
  <xsd:schema xmlns:xsd="http://www.w3.org/2001/XMLSchema" xmlns:xs="http://www.w3.org/2001/XMLSchema" xmlns:p="http://schemas.microsoft.com/office/2006/metadata/properties" xmlns:ns2="150f78d0-e5c4-40ba-9879-1115501c63e5" xmlns:ns3="590658d6-28a4-43df-8461-354b94568f6c" xmlns:ns4="3174fa65-5130-4218-be7b-3006b691958f" targetNamespace="http://schemas.microsoft.com/office/2006/metadata/properties" ma:root="true" ma:fieldsID="842de796646282b1ee4d11e1617248ee" ns2:_="" ns3:_="" ns4:_="">
    <xsd:import namespace="150f78d0-e5c4-40ba-9879-1115501c63e5"/>
    <xsd:import namespace="590658d6-28a4-43df-8461-354b94568f6c"/>
    <xsd:import namespace="3174fa65-5130-4218-be7b-3006b691958f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lcf76f155ced4ddcb4097134ff3c332f" minOccurs="0"/>
                <xsd:element ref="ns4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0f78d0-e5c4-40ba-9879-1115501c63e5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0658d6-28a4-43df-8461-354b94568f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874f941-1732-4aa1-804a-4f99632a590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74fa65-5130-4218-be7b-3006b691958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7f1f8cb-e9ca-4f89-a220-5d9d266a2a9f}" ma:internalName="TaxCatchAll" ma:showField="CatchAllData" ma:web="3174fa65-5130-4218-be7b-3006b691958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haredContentType xmlns="Microsoft.SharePoint.Taxonomy.ContentTypeSync" SourceId="4874f941-1732-4aa1-804a-4f99632a5909" ContentTypeId="0x0101" PreviousValue="false"/>
</file>

<file path=customXml/item3.xml><?xml version="1.0" encoding="utf-8"?>
<?mso-contentType ?>
<spe:Receivers xmlns:spe="http://schemas.microsoft.com/sharepoint/events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174fa65-5130-4218-be7b-3006b691958f" xsi:nil="true"/>
    <lcf76f155ced4ddcb4097134ff3c332f xmlns="590658d6-28a4-43df-8461-354b94568f6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3A09A86-323B-4AF3-9F2D-A85138FDA869}"/>
</file>

<file path=customXml/itemProps2.xml><?xml version="1.0" encoding="utf-8"?>
<ds:datastoreItem xmlns:ds="http://schemas.openxmlformats.org/officeDocument/2006/customXml" ds:itemID="{883A1BF0-4EDF-470B-84A7-A7069F6CA0D5}"/>
</file>

<file path=customXml/itemProps3.xml><?xml version="1.0" encoding="utf-8"?>
<ds:datastoreItem xmlns:ds="http://schemas.openxmlformats.org/officeDocument/2006/customXml" ds:itemID="{E69D8FA0-D80E-4CD9-979A-EE14D1D1A250}"/>
</file>

<file path=customXml/itemProps4.xml><?xml version="1.0" encoding="utf-8"?>
<ds:datastoreItem xmlns:ds="http://schemas.openxmlformats.org/officeDocument/2006/customXml" ds:itemID="{6E88B048-35E4-4A0A-B965-5782FB3CB428}"/>
</file>

<file path=customXml/itemProps5.xml><?xml version="1.0" encoding="utf-8"?>
<ds:datastoreItem xmlns:ds="http://schemas.openxmlformats.org/officeDocument/2006/customXml" ds:itemID="{26360424-903D-4CA6-9A8F-4A84906E280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1173</Words>
  <Characters>6691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Tribounia venosa</vt:lpstr>
    </vt:vector>
  </TitlesOfParts>
  <Company/>
  <LinksUpToDate>false</LinksUpToDate>
  <CharactersWithSpaces>7849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Tribounia venosa</dc:title>
  <dc:subject/>
  <dc:creator>Jack Plummer</dc:creator>
  <cp:keywords/>
  <dc:description/>
  <cp:lastModifiedBy>Jack Plummer</cp:lastModifiedBy>
  <cp:revision>4</cp:revision>
  <dcterms:created xsi:type="dcterms:W3CDTF">2022-09-29T09:47:00Z</dcterms:created>
  <dcterms:modified xsi:type="dcterms:W3CDTF">2022-09-29T10:59:00Z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0x01010051DB2FC3823E56459E6430ADD130773C</vt:lpwstr>
  </property>
</Properties>
</file>