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774E3" w:rsidRDefault="004774E3" w14:paraId="33A632AC" w14:textId="77777777">
      <w:pPr>
        <w:jc w:val="center"/>
        <w:divId w:val="199706239"/>
        <w:rPr>
          <w:rFonts w:ascii="Georgia" w:hAnsi="Georgia" w:eastAsia="Times New Roman"/>
          <w:b/>
          <w:bCs/>
          <w:sz w:val="29"/>
          <w:szCs w:val="29"/>
        </w:rPr>
      </w:pPr>
      <w:r>
        <w:rPr>
          <w:rFonts w:ascii="Georgia" w:hAnsi="Georgia" w:eastAsia="Times New Roman"/>
          <w:b/>
          <w:bCs/>
          <w:sz w:val="29"/>
          <w:szCs w:val="29"/>
        </w:rPr>
        <w:t>Draft</w:t>
      </w:r>
    </w:p>
    <w:p w:rsidR="004774E3" w:rsidRDefault="004774E3" w14:paraId="09F2BF76" w14:textId="77777777">
      <w:pPr>
        <w:divId w:val="287395265"/>
        <w:rPr>
          <w:rFonts w:ascii="Georgia" w:hAnsi="Georgia" w:eastAsia="Times New Roman"/>
          <w:sz w:val="18"/>
          <w:szCs w:val="18"/>
        </w:rPr>
      </w:pPr>
      <w:r>
        <w:rPr>
          <w:rFonts w:ascii="Georgia" w:hAnsi="Georgia" w:eastAsia="Times New Roman"/>
          <w:noProof/>
          <w:sz w:val="18"/>
          <w:szCs w:val="18"/>
        </w:rPr>
        <w:drawing>
          <wp:inline distT="0" distB="0" distL="0" distR="0" wp14:anchorId="3BC8C632" wp14:editId="2068511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4774E3" w:rsidRDefault="004774E3" w14:paraId="40A7D694" w14:textId="77777777">
      <w:pPr>
        <w:shd w:val="clear" w:color="auto" w:fill="FFFFFF"/>
        <w:spacing w:before="100" w:beforeAutospacing="1" w:after="100" w:afterAutospacing="1"/>
        <w:jc w:val="right"/>
        <w:outlineLvl w:val="1"/>
        <w:divId w:val="287395265"/>
        <w:rPr>
          <w:rFonts w:ascii="Georgia" w:hAnsi="Georgia" w:eastAsia="Times New Roman"/>
          <w:b/>
          <w:bCs/>
          <w:color w:val="000000"/>
          <w:kern w:val="36"/>
          <w:sz w:val="29"/>
          <w:szCs w:val="29"/>
        </w:rPr>
      </w:pPr>
      <w:proofErr w:type="spellStart"/>
      <w:r>
        <w:rPr>
          <w:rStyle w:val="Emphasis"/>
          <w:rFonts w:ascii="Georgia" w:hAnsi="Georgia" w:eastAsia="Times New Roman"/>
          <w:b/>
          <w:bCs/>
          <w:color w:val="000000"/>
          <w:kern w:val="36"/>
          <w:sz w:val="29"/>
          <w:szCs w:val="29"/>
        </w:rPr>
        <w:t>Chlidanthus</w:t>
      </w:r>
      <w:proofErr w:type="spellEnd"/>
      <w:r>
        <w:rPr>
          <w:rStyle w:val="Emphasis"/>
          <w:rFonts w:ascii="Georgia" w:hAnsi="Georgia" w:eastAsia="Times New Roman"/>
          <w:b/>
          <w:bCs/>
          <w:color w:val="000000"/>
          <w:kern w:val="36"/>
          <w:sz w:val="29"/>
          <w:szCs w:val="29"/>
        </w:rPr>
        <w:t xml:space="preserve"> </w:t>
      </w:r>
      <w:proofErr w:type="spellStart"/>
      <w:r>
        <w:rPr>
          <w:rStyle w:val="Emphasis"/>
          <w:rFonts w:ascii="Georgia" w:hAnsi="Georgia" w:eastAsia="Times New Roman"/>
          <w:b/>
          <w:bCs/>
          <w:color w:val="000000"/>
          <w:kern w:val="36"/>
          <w:sz w:val="29"/>
          <w:szCs w:val="29"/>
        </w:rPr>
        <w:t>ariruma</w:t>
      </w:r>
      <w:proofErr w:type="spellEnd"/>
      <w:r>
        <w:rPr>
          <w:rFonts w:ascii="Georgia" w:hAnsi="Georgia" w:eastAsia="Times New Roman"/>
          <w:b/>
          <w:bCs/>
          <w:color w:val="000000"/>
          <w:kern w:val="36"/>
          <w:sz w:val="29"/>
          <w:szCs w:val="29"/>
        </w:rPr>
        <w:t xml:space="preserve"> - </w:t>
      </w:r>
      <w:proofErr w:type="spellStart"/>
      <w:proofErr w:type="gramStart"/>
      <w:r>
        <w:rPr>
          <w:rFonts w:ascii="Georgia" w:hAnsi="Georgia" w:eastAsia="Times New Roman"/>
          <w:b/>
          <w:bCs/>
          <w:color w:val="000000"/>
          <w:kern w:val="36"/>
          <w:sz w:val="29"/>
          <w:szCs w:val="29"/>
        </w:rPr>
        <w:t>R.Lara</w:t>
      </w:r>
      <w:proofErr w:type="spellEnd"/>
      <w:proofErr w:type="gramEnd"/>
      <w:r>
        <w:rPr>
          <w:rFonts w:ascii="Georgia" w:hAnsi="Georgia" w:eastAsia="Times New Roman"/>
          <w:b/>
          <w:bCs/>
          <w:color w:val="000000"/>
          <w:kern w:val="36"/>
          <w:sz w:val="29"/>
          <w:szCs w:val="29"/>
        </w:rPr>
        <w:t xml:space="preserve"> &amp; </w:t>
      </w:r>
      <w:proofErr w:type="spellStart"/>
      <w:r>
        <w:rPr>
          <w:rFonts w:ascii="Georgia" w:hAnsi="Georgia" w:eastAsia="Times New Roman"/>
          <w:b/>
          <w:bCs/>
          <w:color w:val="000000"/>
          <w:kern w:val="36"/>
          <w:sz w:val="29"/>
          <w:szCs w:val="29"/>
        </w:rPr>
        <w:t>A.Céspedes</w:t>
      </w:r>
      <w:proofErr w:type="spellEnd"/>
    </w:p>
    <w:p w:rsidR="004774E3" w:rsidRDefault="004774E3" w14:paraId="01DFB4E6" w14:textId="77777777">
      <w:pPr>
        <w:jc w:val="right"/>
        <w:divId w:val="287395265"/>
        <w:rPr>
          <w:rFonts w:ascii="Georgia" w:hAnsi="Georgia" w:eastAsia="Times New Roman"/>
          <w:sz w:val="18"/>
          <w:szCs w:val="18"/>
        </w:rPr>
      </w:pPr>
      <w:r>
        <w:rPr>
          <w:rFonts w:ascii="Georgia" w:hAnsi="Georgia" w:eastAsia="Times New Roman"/>
          <w:sz w:val="18"/>
          <w:szCs w:val="18"/>
        </w:rPr>
        <w:t xml:space="preserve">PLANTAE - TRACHEOPHYTA - LILIOPSIDA - ASPARAGALES - AMARYLLIDACEAE - </w:t>
      </w:r>
      <w:proofErr w:type="spellStart"/>
      <w:r>
        <w:rPr>
          <w:rFonts w:ascii="Georgia" w:hAnsi="Georgia" w:eastAsia="Times New Roman"/>
          <w:sz w:val="18"/>
          <w:szCs w:val="18"/>
        </w:rPr>
        <w:t>Chlidanthus</w:t>
      </w:r>
      <w:proofErr w:type="spellEnd"/>
      <w:r>
        <w:rPr>
          <w:rFonts w:ascii="Georgia" w:hAnsi="Georgia" w:eastAsia="Times New Roman"/>
          <w:sz w:val="18"/>
          <w:szCs w:val="18"/>
        </w:rPr>
        <w:t xml:space="preserve"> - </w:t>
      </w:r>
      <w:proofErr w:type="spellStart"/>
      <w:r>
        <w:rPr>
          <w:rFonts w:ascii="Georgia" w:hAnsi="Georgia" w:eastAsia="Times New Roman"/>
          <w:sz w:val="18"/>
          <w:szCs w:val="18"/>
        </w:rPr>
        <w:t>ariruma</w:t>
      </w:r>
      <w:proofErr w:type="spellEnd"/>
    </w:p>
    <w:p w:rsidR="004774E3" w:rsidRDefault="004774E3" w14:paraId="7E2B99D1" w14:textId="77777777">
      <w:pPr>
        <w:pStyle w:val="NormalWeb"/>
        <w:divId w:val="1902910575"/>
        <w:rPr>
          <w:rFonts w:ascii="Georgia" w:hAnsi="Georgia"/>
        </w:rPr>
      </w:pPr>
      <w:r>
        <w:rPr>
          <w:rStyle w:val="Strong"/>
          <w:rFonts w:ascii="Georgia" w:hAnsi="Georgia"/>
        </w:rPr>
        <w:t xml:space="preserve">Common Names: </w:t>
      </w:r>
      <w:proofErr w:type="spellStart"/>
      <w:r>
        <w:rPr>
          <w:rFonts w:ascii="Georgia" w:hAnsi="Georgia"/>
        </w:rPr>
        <w:t>Ariruma</w:t>
      </w:r>
      <w:proofErr w:type="spellEnd"/>
      <w:r>
        <w:rPr>
          <w:rFonts w:ascii="Georgia" w:hAnsi="Georgia"/>
        </w:rPr>
        <w:t xml:space="preserve"> (Quechua)</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992"/>
      </w:tblGrid>
      <w:tr w:rsidR="00000000" w14:paraId="7534697C" w14:textId="77777777">
        <w:trPr>
          <w:tblCellSpacing w:w="15" w:type="dxa"/>
          <w:jc w:val="center"/>
        </w:trPr>
        <w:tc>
          <w:tcPr>
            <w:tcW w:w="0" w:type="auto"/>
            <w:tcBorders>
              <w:bottom w:val="single" w:color="000000" w:sz="6" w:space="0"/>
            </w:tcBorders>
            <w:shd w:val="clear" w:color="auto" w:fill="BBBBBB"/>
            <w:vAlign w:val="center"/>
            <w:hideMark/>
          </w:tcPr>
          <w:p w:rsidR="004774E3" w:rsidRDefault="004774E3" w14:paraId="69B8E4F5" w14:textId="77777777">
            <w:pPr>
              <w:spacing w:after="75"/>
              <w:jc w:val="center"/>
              <w:rPr>
                <w:rFonts w:ascii="Georgia" w:hAnsi="Georgia" w:eastAsia="Times New Roman"/>
                <w:b/>
                <w:bCs/>
                <w:sz w:val="20"/>
                <w:szCs w:val="20"/>
              </w:rPr>
            </w:pPr>
            <w:r>
              <w:rPr>
                <w:rFonts w:ascii="Georgia" w:hAnsi="Georgia" w:eastAsia="Times New Roman"/>
                <w:b/>
                <w:bCs/>
                <w:sz w:val="20"/>
                <w:szCs w:val="20"/>
              </w:rPr>
              <w:t>Red List Status</w:t>
            </w:r>
          </w:p>
        </w:tc>
      </w:tr>
      <w:tr w:rsidR="00000000" w14:paraId="34A0D7B1" w14:textId="77777777">
        <w:trPr>
          <w:tblCellSpacing w:w="15" w:type="dxa"/>
          <w:jc w:val="center"/>
        </w:trPr>
        <w:tc>
          <w:tcPr>
            <w:tcW w:w="0" w:type="auto"/>
            <w:vAlign w:val="center"/>
            <w:hideMark/>
          </w:tcPr>
          <w:p w:rsidR="004774E3" w:rsidRDefault="004774E3" w14:paraId="76BFBC1F" w14:textId="77777777">
            <w:pPr>
              <w:spacing w:after="75"/>
              <w:rPr>
                <w:rFonts w:ascii="Georgia" w:hAnsi="Georgia" w:eastAsia="Times New Roman"/>
                <w:sz w:val="20"/>
                <w:szCs w:val="20"/>
              </w:rPr>
            </w:pPr>
            <w:r>
              <w:rPr>
                <w:rFonts w:ascii="Georgia" w:hAnsi="Georgia" w:eastAsia="Times New Roman"/>
                <w:sz w:val="20"/>
                <w:szCs w:val="20"/>
              </w:rPr>
              <w:t>EN - Endangered, B1ab(iii)+2ab(iii) (IUCN version 3.1)</w:t>
            </w:r>
          </w:p>
        </w:tc>
      </w:tr>
    </w:tbl>
    <w:p w:rsidR="004774E3" w:rsidRDefault="004774E3" w14:paraId="197F6078" w14:textId="77777777">
      <w:pPr>
        <w:pStyle w:val="Heading1"/>
        <w:divId w:val="2121336897"/>
        <w:rPr>
          <w:rFonts w:ascii="Georgia" w:hAnsi="Georgia" w:eastAsia="Times New Roman"/>
          <w:sz w:val="29"/>
          <w:szCs w:val="29"/>
        </w:rPr>
      </w:pPr>
      <w:r>
        <w:rPr>
          <w:rFonts w:ascii="Georgia" w:hAnsi="Georgia" w:eastAsia="Times New Roman"/>
          <w:sz w:val="29"/>
          <w:szCs w:val="29"/>
        </w:rPr>
        <w:t>Red List Assessment</w:t>
      </w:r>
    </w:p>
    <w:p w:rsidR="004774E3" w:rsidRDefault="004774E3" w14:paraId="46A493CA" w14:textId="77777777">
      <w:pPr>
        <w:pStyle w:val="Heading2"/>
        <w:divId w:val="2121336897"/>
        <w:rPr>
          <w:rFonts w:ascii="Georgia" w:hAnsi="Georgia" w:eastAsia="Times New Roman"/>
          <w:sz w:val="27"/>
          <w:szCs w:val="27"/>
        </w:rPr>
      </w:pPr>
      <w:r>
        <w:rPr>
          <w:rFonts w:ascii="Georgia" w:hAnsi="Georgia" w:eastAsia="Times New Roman"/>
          <w:sz w:val="27"/>
          <w:szCs w:val="27"/>
        </w:rPr>
        <w:t>Assessment Information</w:t>
      </w:r>
    </w:p>
    <w:p w:rsidR="004774E3" w:rsidRDefault="004774E3" w14:paraId="32C68F11" w14:textId="77777777">
      <w:pPr>
        <w:pStyle w:val="NormalWeb"/>
        <w:divId w:val="2121336897"/>
        <w:rPr>
          <w:rFonts w:ascii="Georgia" w:hAnsi="Georgia"/>
        </w:rPr>
      </w:pPr>
      <w:r>
        <w:rPr>
          <w:rStyle w:val="datalabel1"/>
          <w:rFonts w:ascii="Georgia" w:hAnsi="Georgia"/>
        </w:rPr>
        <w:t xml:space="preserve">Date of Assessment: </w:t>
      </w:r>
      <w:r>
        <w:rPr>
          <w:rFonts w:ascii="Georgia" w:hAnsi="Georgia"/>
        </w:rPr>
        <w:t>2023-02-27</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000000" w14:paraId="5172060A" w14:textId="77777777">
        <w:trPr>
          <w:divId w:val="2121336897"/>
          <w:tblCellSpacing w:w="15" w:type="dxa"/>
        </w:trPr>
        <w:tc>
          <w:tcPr>
            <w:tcW w:w="0" w:type="auto"/>
            <w:tcBorders>
              <w:bottom w:val="single" w:color="000000" w:sz="6" w:space="0"/>
            </w:tcBorders>
            <w:shd w:val="clear" w:color="auto" w:fill="BBBBBB"/>
            <w:vAlign w:val="center"/>
            <w:hideMark/>
          </w:tcPr>
          <w:p w:rsidR="004774E3" w:rsidRDefault="004774E3" w14:paraId="066B3B1F" w14:textId="77777777">
            <w:pPr>
              <w:spacing w:after="75"/>
              <w:rPr>
                <w:rFonts w:ascii="Georgia" w:hAnsi="Georgia" w:eastAsia="Times New Roman"/>
                <w:b/>
                <w:bCs/>
                <w:sz w:val="18"/>
                <w:szCs w:val="18"/>
              </w:rPr>
            </w:pPr>
            <w:r>
              <w:rPr>
                <w:rFonts w:ascii="Georgia" w:hAnsi="Georgia" w:eastAsia="Times New Roman"/>
                <w:b/>
                <w:bCs/>
                <w:sz w:val="18"/>
                <w:szCs w:val="18"/>
              </w:rPr>
              <w:t>Reviewed?</w:t>
            </w:r>
          </w:p>
        </w:tc>
        <w:tc>
          <w:tcPr>
            <w:tcW w:w="0" w:type="auto"/>
            <w:tcBorders>
              <w:bottom w:val="single" w:color="000000" w:sz="6" w:space="0"/>
            </w:tcBorders>
            <w:shd w:val="clear" w:color="auto" w:fill="BBBBBB"/>
            <w:vAlign w:val="center"/>
            <w:hideMark/>
          </w:tcPr>
          <w:p w:rsidR="004774E3" w:rsidRDefault="004774E3" w14:paraId="5AC7D3BA" w14:textId="77777777">
            <w:pPr>
              <w:spacing w:after="75"/>
              <w:rPr>
                <w:rFonts w:ascii="Georgia" w:hAnsi="Georgia" w:eastAsia="Times New Roman"/>
                <w:b/>
                <w:bCs/>
                <w:sz w:val="18"/>
                <w:szCs w:val="18"/>
              </w:rPr>
            </w:pPr>
            <w:r>
              <w:rPr>
                <w:rFonts w:ascii="Georgia" w:hAnsi="Georgia" w:eastAsia="Times New Roman"/>
                <w:b/>
                <w:bCs/>
                <w:sz w:val="18"/>
                <w:szCs w:val="18"/>
              </w:rPr>
              <w:t>Date of Review:</w:t>
            </w:r>
          </w:p>
        </w:tc>
        <w:tc>
          <w:tcPr>
            <w:tcW w:w="0" w:type="auto"/>
            <w:tcBorders>
              <w:bottom w:val="single" w:color="000000" w:sz="6" w:space="0"/>
            </w:tcBorders>
            <w:shd w:val="clear" w:color="auto" w:fill="BBBBBB"/>
            <w:vAlign w:val="center"/>
            <w:hideMark/>
          </w:tcPr>
          <w:p w:rsidR="004774E3" w:rsidRDefault="004774E3" w14:paraId="3F125AA4" w14:textId="77777777">
            <w:pPr>
              <w:spacing w:after="75"/>
              <w:rPr>
                <w:rFonts w:ascii="Georgia" w:hAnsi="Georgia" w:eastAsia="Times New Roman"/>
                <w:b/>
                <w:bCs/>
                <w:sz w:val="18"/>
                <w:szCs w:val="18"/>
              </w:rPr>
            </w:pPr>
            <w:r>
              <w:rPr>
                <w:rFonts w:ascii="Georgia" w:hAnsi="Georgia" w:eastAsia="Times New Roman"/>
                <w:b/>
                <w:bCs/>
                <w:sz w:val="18"/>
                <w:szCs w:val="18"/>
              </w:rPr>
              <w:t>Status:</w:t>
            </w:r>
          </w:p>
        </w:tc>
        <w:tc>
          <w:tcPr>
            <w:tcW w:w="0" w:type="auto"/>
            <w:tcBorders>
              <w:bottom w:val="single" w:color="000000" w:sz="6" w:space="0"/>
            </w:tcBorders>
            <w:shd w:val="clear" w:color="auto" w:fill="BBBBBB"/>
            <w:vAlign w:val="center"/>
            <w:hideMark/>
          </w:tcPr>
          <w:p w:rsidR="004774E3" w:rsidRDefault="004774E3" w14:paraId="3E2C17C6" w14:textId="77777777">
            <w:pPr>
              <w:spacing w:after="75"/>
              <w:rPr>
                <w:rFonts w:ascii="Georgia" w:hAnsi="Georgia" w:eastAsia="Times New Roman"/>
                <w:b/>
                <w:bCs/>
                <w:sz w:val="18"/>
                <w:szCs w:val="18"/>
              </w:rPr>
            </w:pPr>
            <w:r>
              <w:rPr>
                <w:rFonts w:ascii="Georgia" w:hAnsi="Georgia" w:eastAsia="Times New Roman"/>
                <w:b/>
                <w:bCs/>
                <w:sz w:val="18"/>
                <w:szCs w:val="18"/>
              </w:rPr>
              <w:t>Reasons for Rejection:</w:t>
            </w:r>
          </w:p>
        </w:tc>
        <w:tc>
          <w:tcPr>
            <w:tcW w:w="0" w:type="auto"/>
            <w:tcBorders>
              <w:bottom w:val="single" w:color="000000" w:sz="6" w:space="0"/>
            </w:tcBorders>
            <w:shd w:val="clear" w:color="auto" w:fill="BBBBBB"/>
            <w:vAlign w:val="center"/>
            <w:hideMark/>
          </w:tcPr>
          <w:p w:rsidR="004774E3" w:rsidRDefault="004774E3" w14:paraId="3C98EABC" w14:textId="77777777">
            <w:pPr>
              <w:spacing w:after="75"/>
              <w:rPr>
                <w:rFonts w:ascii="Georgia" w:hAnsi="Georgia" w:eastAsia="Times New Roman"/>
                <w:b/>
                <w:bCs/>
                <w:sz w:val="18"/>
                <w:szCs w:val="18"/>
              </w:rPr>
            </w:pPr>
            <w:r>
              <w:rPr>
                <w:rFonts w:ascii="Georgia" w:hAnsi="Georgia" w:eastAsia="Times New Roman"/>
                <w:b/>
                <w:bCs/>
                <w:sz w:val="18"/>
                <w:szCs w:val="18"/>
              </w:rPr>
              <w:t>Improvements Needed:</w:t>
            </w:r>
          </w:p>
        </w:tc>
      </w:tr>
      <w:tr w:rsidR="00000000" w14:paraId="6E7C4DB9" w14:textId="77777777">
        <w:trPr>
          <w:divId w:val="2121336897"/>
          <w:tblCellSpacing w:w="15" w:type="dxa"/>
        </w:trPr>
        <w:tc>
          <w:tcPr>
            <w:tcW w:w="0" w:type="auto"/>
            <w:vAlign w:val="center"/>
            <w:hideMark/>
          </w:tcPr>
          <w:p w:rsidR="004774E3" w:rsidRDefault="004774E3" w14:paraId="1E5E7C03"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4774E3" w:rsidRDefault="004774E3" w14:paraId="29C8326B" w14:textId="77777777">
            <w:pPr>
              <w:spacing w:after="75"/>
              <w:rPr>
                <w:rFonts w:ascii="Georgia" w:hAnsi="Georgia" w:eastAsia="Times New Roman"/>
                <w:sz w:val="18"/>
                <w:szCs w:val="18"/>
              </w:rPr>
            </w:pPr>
            <w:r>
              <w:rPr>
                <w:rFonts w:ascii="Georgia" w:hAnsi="Georgia" w:eastAsia="Times New Roman"/>
                <w:sz w:val="18"/>
                <w:szCs w:val="18"/>
              </w:rPr>
              <w:t>2023-06-12</w:t>
            </w:r>
          </w:p>
        </w:tc>
        <w:tc>
          <w:tcPr>
            <w:tcW w:w="0" w:type="auto"/>
            <w:vAlign w:val="center"/>
            <w:hideMark/>
          </w:tcPr>
          <w:p w:rsidR="004774E3" w:rsidRDefault="004774E3" w14:paraId="0042F69C" w14:textId="77777777">
            <w:pPr>
              <w:spacing w:after="75"/>
              <w:rPr>
                <w:rFonts w:ascii="Georgia" w:hAnsi="Georgia" w:eastAsia="Times New Roman"/>
                <w:sz w:val="18"/>
                <w:szCs w:val="18"/>
              </w:rPr>
            </w:pPr>
            <w:r>
              <w:rPr>
                <w:rFonts w:ascii="Georgia" w:hAnsi="Georgia" w:eastAsia="Times New Roman"/>
                <w:sz w:val="18"/>
                <w:szCs w:val="18"/>
              </w:rPr>
              <w:t>Passed</w:t>
            </w:r>
          </w:p>
        </w:tc>
        <w:tc>
          <w:tcPr>
            <w:tcW w:w="0" w:type="auto"/>
            <w:vAlign w:val="center"/>
            <w:hideMark/>
          </w:tcPr>
          <w:p w:rsidR="004774E3" w:rsidRDefault="004774E3" w14:paraId="23FB79F1"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4774E3" w:rsidRDefault="004774E3" w14:paraId="0181E008"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31BEA29A" w14:textId="77777777">
      <w:pPr>
        <w:pStyle w:val="NormalWeb"/>
        <w:divId w:val="2121336897"/>
        <w:rPr>
          <w:rFonts w:ascii="Georgia" w:hAnsi="Georgia"/>
        </w:rPr>
      </w:pPr>
      <w:r>
        <w:rPr>
          <w:rStyle w:val="datalabel1"/>
          <w:rFonts w:ascii="Georgia" w:hAnsi="Georgia"/>
        </w:rPr>
        <w:t xml:space="preserve">Assessor(s): </w:t>
      </w:r>
      <w:proofErr w:type="spellStart"/>
      <w:r>
        <w:rPr>
          <w:rFonts w:ascii="Georgia" w:hAnsi="Georgia"/>
        </w:rPr>
        <w:t>Atahuachi</w:t>
      </w:r>
      <w:proofErr w:type="spellEnd"/>
      <w:r>
        <w:rPr>
          <w:rFonts w:ascii="Georgia" w:hAnsi="Georgia"/>
        </w:rPr>
        <w:t>, M., Lino Villalba, O. &amp; Lara Rico, R.</w:t>
      </w:r>
    </w:p>
    <w:p w:rsidR="004774E3" w:rsidRDefault="004774E3" w14:paraId="7970BEA4" w14:textId="77777777">
      <w:pPr>
        <w:pStyle w:val="NormalWeb"/>
        <w:divId w:val="2121336897"/>
        <w:rPr>
          <w:rFonts w:ascii="Georgia" w:hAnsi="Georgia"/>
        </w:rPr>
      </w:pPr>
      <w:r>
        <w:rPr>
          <w:rStyle w:val="datalabel1"/>
          <w:rFonts w:ascii="Georgia" w:hAnsi="Georgia"/>
        </w:rPr>
        <w:t xml:space="preserve">Reviewer(s): </w:t>
      </w:r>
      <w:proofErr w:type="spellStart"/>
      <w:r>
        <w:rPr>
          <w:rFonts w:ascii="Georgia" w:hAnsi="Georgia"/>
        </w:rPr>
        <w:t>Meerow</w:t>
      </w:r>
      <w:proofErr w:type="spellEnd"/>
      <w:r>
        <w:rPr>
          <w:rFonts w:ascii="Georgia" w:hAnsi="Georgia"/>
        </w:rPr>
        <w:t>, A.W. &amp; Saviello, M.</w:t>
      </w:r>
    </w:p>
    <w:p w:rsidR="004774E3" w:rsidRDefault="004774E3" w14:paraId="754E8B77" w14:textId="77777777">
      <w:pPr>
        <w:pStyle w:val="NormalWeb"/>
        <w:divId w:val="2121336897"/>
        <w:rPr>
          <w:rFonts w:ascii="Georgia" w:hAnsi="Georgia"/>
        </w:rPr>
      </w:pPr>
      <w:r>
        <w:rPr>
          <w:rStyle w:val="datalabel1"/>
          <w:rFonts w:ascii="Georgia" w:hAnsi="Georgia"/>
        </w:rPr>
        <w:t xml:space="preserve">Contributor(s): </w:t>
      </w:r>
      <w:r>
        <w:rPr>
          <w:rFonts w:ascii="Georgia" w:hAnsi="Georgia"/>
        </w:rPr>
        <w:t>Arroyo Herbas, L. &amp; Martinez Ugarteche, M.T.</w:t>
      </w:r>
    </w:p>
    <w:p w:rsidR="004774E3" w:rsidRDefault="004774E3" w14:paraId="61495807" w14:textId="77777777">
      <w:pPr>
        <w:pStyle w:val="NormalWeb"/>
        <w:divId w:val="2121336897"/>
        <w:rPr>
          <w:rFonts w:ascii="Georgia" w:hAnsi="Georgia"/>
        </w:rPr>
      </w:pPr>
      <w:r>
        <w:rPr>
          <w:rStyle w:val="datalabel1"/>
          <w:rFonts w:ascii="Georgia" w:hAnsi="Georgia"/>
        </w:rPr>
        <w:t xml:space="preserve">Facilitators/Compilers: </w:t>
      </w:r>
      <w:r>
        <w:rPr>
          <w:rFonts w:ascii="Georgia" w:hAnsi="Georgia"/>
        </w:rPr>
        <w:t>Plummer, J.</w:t>
      </w:r>
    </w:p>
    <w:p w:rsidR="004774E3" w:rsidRDefault="004774E3" w14:paraId="55C2F1DD" w14:textId="77777777">
      <w:pPr>
        <w:pStyle w:val="NormalWeb"/>
        <w:divId w:val="2121336897"/>
        <w:rPr>
          <w:rFonts w:ascii="Georgia" w:hAnsi="Georgia"/>
        </w:rPr>
      </w:pPr>
      <w:r>
        <w:rPr>
          <w:rStyle w:val="datalabel1"/>
          <w:rFonts w:ascii="Georgia" w:hAnsi="Georgia"/>
        </w:rPr>
        <w:t xml:space="preserve">Regions: </w:t>
      </w:r>
      <w:r>
        <w:rPr>
          <w:rFonts w:ascii="Georgia" w:hAnsi="Georgia"/>
        </w:rPr>
        <w:t>Global</w:t>
      </w:r>
    </w:p>
    <w:p w:rsidR="004774E3" w:rsidRDefault="004774E3" w14:paraId="32C585A6" w14:textId="77777777" w14:noSpellErr="1">
      <w:pPr>
        <w:pStyle w:val="Heading2"/>
        <w:divId w:val="2121336897"/>
        <w:rPr>
          <w:rFonts w:ascii="Georgia" w:hAnsi="Georgia" w:eastAsia="Times New Roman"/>
          <w:sz w:val="27"/>
          <w:szCs w:val="27"/>
        </w:rPr>
      </w:pPr>
      <w:commentRangeStart w:id="1811256169"/>
      <w:r w:rsidRPr="0DDA7583" w:rsidR="004774E3">
        <w:rPr>
          <w:rFonts w:ascii="Georgia" w:hAnsi="Georgia" w:eastAsia="Times New Roman"/>
          <w:sz w:val="27"/>
          <w:szCs w:val="27"/>
        </w:rPr>
        <w:t>Assessment Rationale</w:t>
      </w:r>
      <w:commentRangeEnd w:id="1811256169"/>
      <w:r>
        <w:rPr>
          <w:rStyle w:val="CommentReference"/>
        </w:rPr>
        <w:commentReference w:id="1811256169"/>
      </w:r>
    </w:p>
    <w:p w:rsidR="004774E3" w:rsidRDefault="004774E3" w14:paraId="5EA50D64" w14:textId="77777777">
      <w:pPr>
        <w:pStyle w:val="NormalWeb"/>
        <w:divId w:val="2121336897"/>
        <w:rPr>
          <w:rFonts w:ascii="Georgia" w:hAnsi="Georgia"/>
        </w:rPr>
      </w:pPr>
      <w:proofErr w:type="spellStart"/>
      <w:r>
        <w:rPr>
          <w:rStyle w:val="Emphasis"/>
          <w:rFonts w:ascii="Georgia" w:hAnsi="Georgia"/>
        </w:rPr>
        <w:t>Chlidanthus</w:t>
      </w:r>
      <w:proofErr w:type="spellEnd"/>
      <w:r>
        <w:rPr>
          <w:rStyle w:val="Emphasis"/>
          <w:rFonts w:ascii="Georgia" w:hAnsi="Georgia"/>
        </w:rPr>
        <w:t xml:space="preserve"> </w:t>
      </w:r>
      <w:proofErr w:type="spellStart"/>
      <w:r>
        <w:rPr>
          <w:rStyle w:val="Emphasis"/>
          <w:rFonts w:ascii="Georgia" w:hAnsi="Georgia"/>
        </w:rPr>
        <w:t>ariruma</w:t>
      </w:r>
      <w:proofErr w:type="spellEnd"/>
      <w:del w:author="Jack Plummer" w:date="2023-08-07T15:13:00Z" w:id="0">
        <w:r w:rsidDel="008F1EFC">
          <w:rPr>
            <w:rFonts w:ascii="Georgia" w:hAnsi="Georgia"/>
          </w:rPr>
          <w:delText>,</w:delText>
        </w:r>
      </w:del>
      <w:r>
        <w:rPr>
          <w:rFonts w:ascii="Georgia" w:hAnsi="Georgia"/>
        </w:rPr>
        <w:t xml:space="preserve"> es </w:t>
      </w:r>
      <w:proofErr w:type="spellStart"/>
      <w:r>
        <w:rPr>
          <w:rFonts w:ascii="Georgia" w:hAnsi="Georgia"/>
        </w:rPr>
        <w:t>una</w:t>
      </w:r>
      <w:proofErr w:type="spellEnd"/>
      <w:r>
        <w:rPr>
          <w:rFonts w:ascii="Georgia" w:hAnsi="Georgia"/>
        </w:rPr>
        <w:t xml:space="preserve"> </w:t>
      </w:r>
      <w:proofErr w:type="spellStart"/>
      <w:r>
        <w:rPr>
          <w:rFonts w:ascii="Georgia" w:hAnsi="Georgia"/>
        </w:rPr>
        <w:t>especie</w:t>
      </w:r>
      <w:proofErr w:type="spellEnd"/>
      <w:r>
        <w:rPr>
          <w:rFonts w:ascii="Georgia" w:hAnsi="Georgia"/>
        </w:rPr>
        <w:t xml:space="preserve"> </w:t>
      </w:r>
      <w:proofErr w:type="spellStart"/>
      <w:r>
        <w:rPr>
          <w:rFonts w:ascii="Georgia" w:hAnsi="Georgia"/>
        </w:rPr>
        <w:t>endémica</w:t>
      </w:r>
      <w:proofErr w:type="spellEnd"/>
      <w:r>
        <w:rPr>
          <w:rFonts w:ascii="Georgia" w:hAnsi="Georgia"/>
        </w:rPr>
        <w:t xml:space="preserve"> de Bolivia. Presenta </w:t>
      </w:r>
      <w:proofErr w:type="spellStart"/>
      <w:r>
        <w:rPr>
          <w:rFonts w:ascii="Georgia" w:hAnsi="Georgia"/>
        </w:rPr>
        <w:t>una</w:t>
      </w:r>
      <w:proofErr w:type="spellEnd"/>
      <w:r>
        <w:rPr>
          <w:rFonts w:ascii="Georgia" w:hAnsi="Georgia"/>
        </w:rPr>
        <w:t xml:space="preserve"> </w:t>
      </w:r>
      <w:proofErr w:type="spellStart"/>
      <w:r>
        <w:rPr>
          <w:rFonts w:ascii="Georgia" w:hAnsi="Georgia"/>
        </w:rPr>
        <w:t>extensión</w:t>
      </w:r>
      <w:proofErr w:type="spellEnd"/>
      <w:r>
        <w:rPr>
          <w:rFonts w:ascii="Georgia" w:hAnsi="Georgia"/>
        </w:rPr>
        <w:t xml:space="preserve"> de </w:t>
      </w:r>
      <w:proofErr w:type="spellStart"/>
      <w:r>
        <w:rPr>
          <w:rFonts w:ascii="Georgia" w:hAnsi="Georgia"/>
        </w:rPr>
        <w:t>ocurrencia</w:t>
      </w:r>
      <w:proofErr w:type="spellEnd"/>
      <w:r>
        <w:rPr>
          <w:rFonts w:ascii="Georgia" w:hAnsi="Georgia"/>
        </w:rPr>
        <w:t xml:space="preserve"> (EOO) y un </w:t>
      </w:r>
      <w:proofErr w:type="spellStart"/>
      <w:r>
        <w:rPr>
          <w:rFonts w:ascii="Georgia" w:hAnsi="Georgia"/>
        </w:rPr>
        <w:t>área</w:t>
      </w:r>
      <w:proofErr w:type="spellEnd"/>
      <w:r>
        <w:rPr>
          <w:rFonts w:ascii="Georgia" w:hAnsi="Georgia"/>
        </w:rPr>
        <w:t xml:space="preserve"> de </w:t>
      </w:r>
      <w:proofErr w:type="spellStart"/>
      <w:r>
        <w:rPr>
          <w:rFonts w:ascii="Georgia" w:hAnsi="Georgia"/>
        </w:rPr>
        <w:t>ocupación</w:t>
      </w:r>
      <w:proofErr w:type="spellEnd"/>
      <w:r>
        <w:rPr>
          <w:rFonts w:ascii="Georgia" w:hAnsi="Georgia"/>
        </w:rPr>
        <w:t xml:space="preserve"> (AOO) de 8 km² y se </w:t>
      </w:r>
      <w:proofErr w:type="spellStart"/>
      <w:r>
        <w:rPr>
          <w:rFonts w:ascii="Georgia" w:hAnsi="Georgia"/>
        </w:rPr>
        <w:t>encuentra</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dos </w:t>
      </w:r>
      <w:commentRangeStart w:id="1"/>
      <w:commentRangeStart w:id="2"/>
      <w:proofErr w:type="spellStart"/>
      <w:r>
        <w:rPr>
          <w:rFonts w:ascii="Georgia" w:hAnsi="Georgia"/>
        </w:rPr>
        <w:t>localidades</w:t>
      </w:r>
      <w:proofErr w:type="spellEnd"/>
      <w:commentRangeEnd w:id="1"/>
      <w:r w:rsidR="008F1EFC">
        <w:rPr>
          <w:rStyle w:val="CommentReference"/>
        </w:rPr>
        <w:commentReference w:id="1"/>
      </w:r>
      <w:commentRangeEnd w:id="2"/>
      <w:r w:rsidR="008F1EFC">
        <w:rPr>
          <w:rStyle w:val="CommentReference"/>
        </w:rPr>
        <w:commentReference w:id="2"/>
      </w:r>
      <w:r>
        <w:rPr>
          <w:rFonts w:ascii="Georgia" w:hAnsi="Georgia"/>
        </w:rPr>
        <w:t xml:space="preserve">: Cochabamba y Santa Cruz. Las </w:t>
      </w:r>
      <w:proofErr w:type="spellStart"/>
      <w:r>
        <w:rPr>
          <w:rFonts w:ascii="Georgia" w:hAnsi="Georgia"/>
        </w:rPr>
        <w:t>actividades</w:t>
      </w:r>
      <w:proofErr w:type="spellEnd"/>
      <w:r>
        <w:rPr>
          <w:rFonts w:ascii="Georgia" w:hAnsi="Georgia"/>
        </w:rPr>
        <w:t xml:space="preserve"> que </w:t>
      </w:r>
      <w:proofErr w:type="spellStart"/>
      <w:r>
        <w:rPr>
          <w:rFonts w:ascii="Georgia" w:hAnsi="Georgia"/>
        </w:rPr>
        <w:t>amenazan</w:t>
      </w:r>
      <w:proofErr w:type="spellEnd"/>
      <w:r>
        <w:rPr>
          <w:rFonts w:ascii="Georgia" w:hAnsi="Georgia"/>
        </w:rPr>
        <w:t xml:space="preserve"> </w:t>
      </w:r>
      <w:proofErr w:type="gramStart"/>
      <w:r>
        <w:rPr>
          <w:rFonts w:ascii="Georgia" w:hAnsi="Georgia"/>
        </w:rPr>
        <w:t>a</w:t>
      </w:r>
      <w:proofErr w:type="gramEnd"/>
      <w:r>
        <w:rPr>
          <w:rFonts w:ascii="Georgia" w:hAnsi="Georgia"/>
        </w:rPr>
        <w:t xml:space="preserve"> </w:t>
      </w:r>
      <w:proofErr w:type="spellStart"/>
      <w:r>
        <w:rPr>
          <w:rFonts w:ascii="Georgia" w:hAnsi="Georgia"/>
        </w:rPr>
        <w:t>esta</w:t>
      </w:r>
      <w:proofErr w:type="spellEnd"/>
      <w:r>
        <w:rPr>
          <w:rFonts w:ascii="Georgia" w:hAnsi="Georgia"/>
        </w:rPr>
        <w:t xml:space="preserve"> </w:t>
      </w:r>
      <w:proofErr w:type="spellStart"/>
      <w:r>
        <w:rPr>
          <w:rFonts w:ascii="Georgia" w:hAnsi="Georgia"/>
        </w:rPr>
        <w:t>especie</w:t>
      </w:r>
      <w:proofErr w:type="spellEnd"/>
      <w:r>
        <w:rPr>
          <w:rFonts w:ascii="Georgia" w:hAnsi="Georgia"/>
        </w:rPr>
        <w:t xml:space="preserve"> son la </w:t>
      </w:r>
      <w:proofErr w:type="spellStart"/>
      <w:r>
        <w:rPr>
          <w:rFonts w:ascii="Georgia" w:hAnsi="Georgia"/>
        </w:rPr>
        <w:t>extracción</w:t>
      </w:r>
      <w:proofErr w:type="spellEnd"/>
      <w:r>
        <w:rPr>
          <w:rFonts w:ascii="Georgia" w:hAnsi="Georgia"/>
        </w:rPr>
        <w:t xml:space="preserve"> y </w:t>
      </w:r>
      <w:proofErr w:type="spellStart"/>
      <w:r>
        <w:rPr>
          <w:rFonts w:ascii="Georgia" w:hAnsi="Georgia"/>
        </w:rPr>
        <w:t>los</w:t>
      </w:r>
      <w:proofErr w:type="spellEnd"/>
      <w:r>
        <w:rPr>
          <w:rFonts w:ascii="Georgia" w:hAnsi="Georgia"/>
        </w:rPr>
        <w:t xml:space="preserve"> </w:t>
      </w:r>
      <w:proofErr w:type="spellStart"/>
      <w:r>
        <w:rPr>
          <w:rFonts w:ascii="Georgia" w:hAnsi="Georgia"/>
        </w:rPr>
        <w:t>asentamie</w:t>
      </w:r>
      <w:r>
        <w:rPr>
          <w:rFonts w:ascii="Georgia" w:hAnsi="Georgia"/>
        </w:rPr>
        <w:t>ntos</w:t>
      </w:r>
      <w:proofErr w:type="spellEnd"/>
      <w:r>
        <w:rPr>
          <w:rFonts w:ascii="Georgia" w:hAnsi="Georgia"/>
        </w:rPr>
        <w:t xml:space="preserve"> </w:t>
      </w:r>
      <w:proofErr w:type="spellStart"/>
      <w:r>
        <w:rPr>
          <w:rFonts w:ascii="Georgia" w:hAnsi="Georgia"/>
        </w:rPr>
        <w:t>circundantes</w:t>
      </w:r>
      <w:proofErr w:type="spellEnd"/>
      <w:r>
        <w:rPr>
          <w:rFonts w:ascii="Georgia" w:hAnsi="Georgia"/>
        </w:rPr>
        <w:t xml:space="preserve">, que </w:t>
      </w:r>
      <w:proofErr w:type="spellStart"/>
      <w:r>
        <w:rPr>
          <w:rFonts w:ascii="Georgia" w:hAnsi="Georgia"/>
        </w:rPr>
        <w:t>desencadenan</w:t>
      </w:r>
      <w:proofErr w:type="spellEnd"/>
      <w:r>
        <w:rPr>
          <w:rFonts w:ascii="Georgia" w:hAnsi="Georgia"/>
        </w:rPr>
        <w:t xml:space="preserve"> la </w:t>
      </w:r>
      <w:proofErr w:type="spellStart"/>
      <w:r>
        <w:rPr>
          <w:rFonts w:ascii="Georgia" w:hAnsi="Georgia"/>
        </w:rPr>
        <w:t>destrucción</w:t>
      </w:r>
      <w:proofErr w:type="spellEnd"/>
      <w:r>
        <w:rPr>
          <w:rFonts w:ascii="Georgia" w:hAnsi="Georgia"/>
        </w:rPr>
        <w:t xml:space="preserve"> del </w:t>
      </w:r>
      <w:proofErr w:type="spellStart"/>
      <w:r>
        <w:rPr>
          <w:rFonts w:ascii="Georgia" w:hAnsi="Georgia"/>
        </w:rPr>
        <w:t>hábitat</w:t>
      </w:r>
      <w:proofErr w:type="spellEnd"/>
      <w:r>
        <w:rPr>
          <w:rFonts w:ascii="Georgia" w:hAnsi="Georgia"/>
        </w:rPr>
        <w:t xml:space="preserve">. En base a </w:t>
      </w:r>
      <w:proofErr w:type="spellStart"/>
      <w:r>
        <w:rPr>
          <w:rFonts w:ascii="Georgia" w:hAnsi="Georgia"/>
        </w:rPr>
        <w:t>los</w:t>
      </w:r>
      <w:proofErr w:type="spellEnd"/>
      <w:r>
        <w:rPr>
          <w:rFonts w:ascii="Georgia" w:hAnsi="Georgia"/>
        </w:rPr>
        <w:t xml:space="preserve"> </w:t>
      </w:r>
      <w:proofErr w:type="spellStart"/>
      <w:r>
        <w:rPr>
          <w:rFonts w:ascii="Georgia" w:hAnsi="Georgia"/>
        </w:rPr>
        <w:t>datos</w:t>
      </w:r>
      <w:proofErr w:type="spellEnd"/>
      <w:r>
        <w:rPr>
          <w:rFonts w:ascii="Georgia" w:hAnsi="Georgia"/>
        </w:rPr>
        <w:t xml:space="preserve"> </w:t>
      </w:r>
      <w:proofErr w:type="spellStart"/>
      <w:r>
        <w:rPr>
          <w:rFonts w:ascii="Georgia" w:hAnsi="Georgia"/>
        </w:rPr>
        <w:t>disponibles</w:t>
      </w:r>
      <w:proofErr w:type="spellEnd"/>
      <w:r>
        <w:rPr>
          <w:rFonts w:ascii="Georgia" w:hAnsi="Georgia"/>
        </w:rPr>
        <w:t xml:space="preserve">, </w:t>
      </w:r>
      <w:r>
        <w:rPr>
          <w:rStyle w:val="Emphasis"/>
          <w:rFonts w:ascii="Georgia" w:hAnsi="Georgia"/>
        </w:rPr>
        <w:t xml:space="preserve">C. </w:t>
      </w:r>
      <w:proofErr w:type="spellStart"/>
      <w:r>
        <w:rPr>
          <w:rStyle w:val="Emphasis"/>
          <w:rFonts w:ascii="Georgia" w:hAnsi="Georgia"/>
        </w:rPr>
        <w:t>ariruma</w:t>
      </w:r>
      <w:proofErr w:type="spellEnd"/>
      <w:r>
        <w:rPr>
          <w:rFonts w:ascii="Georgia" w:hAnsi="Georgia"/>
        </w:rPr>
        <w:t xml:space="preserve"> se </w:t>
      </w:r>
      <w:proofErr w:type="spellStart"/>
      <w:r>
        <w:rPr>
          <w:rFonts w:ascii="Georgia" w:hAnsi="Georgia"/>
        </w:rPr>
        <w:t>categoriza</w:t>
      </w:r>
      <w:proofErr w:type="spellEnd"/>
      <w:r>
        <w:rPr>
          <w:rFonts w:ascii="Georgia" w:hAnsi="Georgia"/>
        </w:rPr>
        <w:t xml:space="preserve"> </w:t>
      </w:r>
      <w:proofErr w:type="spellStart"/>
      <w:r>
        <w:rPr>
          <w:rFonts w:ascii="Georgia" w:hAnsi="Georgia"/>
        </w:rPr>
        <w:t>según</w:t>
      </w:r>
      <w:proofErr w:type="spellEnd"/>
      <w:r>
        <w:rPr>
          <w:rFonts w:ascii="Georgia" w:hAnsi="Georgia"/>
        </w:rPr>
        <w:t xml:space="preserve"> </w:t>
      </w:r>
      <w:proofErr w:type="spellStart"/>
      <w:r>
        <w:rPr>
          <w:rFonts w:ascii="Georgia" w:hAnsi="Georgia"/>
        </w:rPr>
        <w:t>el</w:t>
      </w:r>
      <w:proofErr w:type="spellEnd"/>
      <w:r>
        <w:rPr>
          <w:rFonts w:ascii="Georgia" w:hAnsi="Georgia"/>
        </w:rPr>
        <w:t xml:space="preserve"> </w:t>
      </w:r>
      <w:proofErr w:type="spellStart"/>
      <w:r>
        <w:rPr>
          <w:rFonts w:ascii="Georgia" w:hAnsi="Georgia"/>
        </w:rPr>
        <w:t>criterio</w:t>
      </w:r>
      <w:proofErr w:type="spellEnd"/>
      <w:r>
        <w:rPr>
          <w:rFonts w:ascii="Georgia" w:hAnsi="Georgia"/>
        </w:rPr>
        <w:t xml:space="preserve"> y </w:t>
      </w:r>
      <w:proofErr w:type="spellStart"/>
      <w:r>
        <w:rPr>
          <w:rFonts w:ascii="Georgia" w:hAnsi="Georgia"/>
        </w:rPr>
        <w:t>umbrales</w:t>
      </w:r>
      <w:proofErr w:type="spellEnd"/>
      <w:r>
        <w:rPr>
          <w:rFonts w:ascii="Georgia" w:hAnsi="Georgia"/>
        </w:rPr>
        <w:t xml:space="preserve"> </w:t>
      </w:r>
      <w:proofErr w:type="spellStart"/>
      <w:r>
        <w:rPr>
          <w:rFonts w:ascii="Georgia" w:hAnsi="Georgia"/>
        </w:rPr>
        <w:t>alcanzados</w:t>
      </w:r>
      <w:proofErr w:type="spellEnd"/>
      <w:r>
        <w:rPr>
          <w:rFonts w:ascii="Georgia" w:hAnsi="Georgia"/>
        </w:rPr>
        <w:t xml:space="preserve"> </w:t>
      </w:r>
      <w:proofErr w:type="spellStart"/>
      <w:r>
        <w:rPr>
          <w:rFonts w:ascii="Georgia" w:hAnsi="Georgia"/>
        </w:rPr>
        <w:t>como</w:t>
      </w:r>
      <w:proofErr w:type="spellEnd"/>
      <w:r>
        <w:rPr>
          <w:rFonts w:ascii="Georgia" w:hAnsi="Georgia"/>
        </w:rPr>
        <w:t xml:space="preserve"> EN B1ab(iii)+2ab(iii). Sin embargo, la </w:t>
      </w:r>
      <w:proofErr w:type="spellStart"/>
      <w:r>
        <w:rPr>
          <w:rFonts w:ascii="Georgia" w:hAnsi="Georgia"/>
        </w:rPr>
        <w:t>especie</w:t>
      </w:r>
      <w:proofErr w:type="spellEnd"/>
      <w:r>
        <w:rPr>
          <w:rFonts w:ascii="Georgia" w:hAnsi="Georgia"/>
        </w:rPr>
        <w:t xml:space="preserve"> </w:t>
      </w:r>
      <w:proofErr w:type="spellStart"/>
      <w:r>
        <w:rPr>
          <w:rFonts w:ascii="Georgia" w:hAnsi="Georgia"/>
        </w:rPr>
        <w:t>podría</w:t>
      </w:r>
      <w:proofErr w:type="spellEnd"/>
      <w:r>
        <w:rPr>
          <w:rFonts w:ascii="Georgia" w:hAnsi="Georgia"/>
        </w:rPr>
        <w:t xml:space="preserve"> </w:t>
      </w:r>
      <w:proofErr w:type="spellStart"/>
      <w:r>
        <w:rPr>
          <w:rFonts w:ascii="Georgia" w:hAnsi="Georgia"/>
        </w:rPr>
        <w:t>perder</w:t>
      </w:r>
      <w:proofErr w:type="spellEnd"/>
      <w:r>
        <w:rPr>
          <w:rFonts w:ascii="Georgia" w:hAnsi="Georgia"/>
        </w:rPr>
        <w:t xml:space="preserve"> </w:t>
      </w:r>
      <w:proofErr w:type="spellStart"/>
      <w:r>
        <w:rPr>
          <w:rFonts w:ascii="Georgia" w:hAnsi="Georgia"/>
        </w:rPr>
        <w:t>alguna</w:t>
      </w:r>
      <w:proofErr w:type="spellEnd"/>
      <w:r>
        <w:rPr>
          <w:rFonts w:ascii="Georgia" w:hAnsi="Georgia"/>
        </w:rPr>
        <w:t xml:space="preserve"> </w:t>
      </w:r>
      <w:proofErr w:type="spellStart"/>
      <w:r>
        <w:rPr>
          <w:rFonts w:ascii="Georgia" w:hAnsi="Georgia"/>
        </w:rPr>
        <w:t>localidad</w:t>
      </w:r>
      <w:proofErr w:type="spellEnd"/>
      <w:r>
        <w:rPr>
          <w:rFonts w:ascii="Georgia" w:hAnsi="Georgia"/>
        </w:rPr>
        <w:t xml:space="preserve"> </w:t>
      </w:r>
      <w:proofErr w:type="spellStart"/>
      <w:r>
        <w:rPr>
          <w:rFonts w:ascii="Georgia" w:hAnsi="Georgia"/>
        </w:rPr>
        <w:t>por</w:t>
      </w:r>
      <w:proofErr w:type="spellEnd"/>
      <w:r>
        <w:rPr>
          <w:rFonts w:ascii="Georgia" w:hAnsi="Georgia"/>
        </w:rPr>
        <w:t xml:space="preserve"> las </w:t>
      </w:r>
      <w:proofErr w:type="spellStart"/>
      <w:r>
        <w:rPr>
          <w:rFonts w:ascii="Georgia" w:hAnsi="Georgia"/>
        </w:rPr>
        <w:t>ame</w:t>
      </w:r>
      <w:r>
        <w:rPr>
          <w:rFonts w:ascii="Georgia" w:hAnsi="Georgia"/>
        </w:rPr>
        <w:t>nazadas</w:t>
      </w:r>
      <w:proofErr w:type="spellEnd"/>
      <w:r>
        <w:rPr>
          <w:rFonts w:ascii="Georgia" w:hAnsi="Georgia"/>
        </w:rPr>
        <w:t xml:space="preserve"> </w:t>
      </w:r>
      <w:proofErr w:type="spellStart"/>
      <w:r>
        <w:rPr>
          <w:rFonts w:ascii="Georgia" w:hAnsi="Georgia"/>
        </w:rPr>
        <w:t>descritas</w:t>
      </w:r>
      <w:proofErr w:type="spellEnd"/>
      <w:r>
        <w:rPr>
          <w:rFonts w:ascii="Georgia" w:hAnsi="Georgia"/>
        </w:rPr>
        <w:t xml:space="preserve"> </w:t>
      </w:r>
      <w:proofErr w:type="spellStart"/>
      <w:r>
        <w:rPr>
          <w:rFonts w:ascii="Georgia" w:hAnsi="Georgia"/>
        </w:rPr>
        <w:t>anteriormente</w:t>
      </w:r>
      <w:proofErr w:type="spellEnd"/>
      <w:r>
        <w:rPr>
          <w:rFonts w:ascii="Georgia" w:hAnsi="Georgia"/>
        </w:rPr>
        <w:t xml:space="preserve">, y </w:t>
      </w:r>
      <w:proofErr w:type="spellStart"/>
      <w:r>
        <w:rPr>
          <w:rFonts w:ascii="Georgia" w:hAnsi="Georgia"/>
        </w:rPr>
        <w:t>categorizarse</w:t>
      </w:r>
      <w:proofErr w:type="spellEnd"/>
      <w:r>
        <w:rPr>
          <w:rFonts w:ascii="Georgia" w:hAnsi="Georgia"/>
        </w:rPr>
        <w:t xml:space="preserve"> </w:t>
      </w:r>
      <w:proofErr w:type="spellStart"/>
      <w:r>
        <w:rPr>
          <w:rFonts w:ascii="Georgia" w:hAnsi="Georgia"/>
        </w:rPr>
        <w:t>como</w:t>
      </w:r>
      <w:proofErr w:type="spellEnd"/>
      <w:r>
        <w:rPr>
          <w:rFonts w:ascii="Georgia" w:hAnsi="Georgia"/>
        </w:rPr>
        <w:t xml:space="preserve"> En </w:t>
      </w:r>
      <w:proofErr w:type="spellStart"/>
      <w:r>
        <w:rPr>
          <w:rFonts w:ascii="Georgia" w:hAnsi="Georgia"/>
        </w:rPr>
        <w:t>Peligro</w:t>
      </w:r>
      <w:proofErr w:type="spellEnd"/>
      <w:r>
        <w:rPr>
          <w:rFonts w:ascii="Georgia" w:hAnsi="Georgia"/>
        </w:rPr>
        <w:t xml:space="preserve"> </w:t>
      </w:r>
      <w:proofErr w:type="spellStart"/>
      <w:r>
        <w:rPr>
          <w:rFonts w:ascii="Georgia" w:hAnsi="Georgia"/>
        </w:rPr>
        <w:t>Critico</w:t>
      </w:r>
      <w:proofErr w:type="spellEnd"/>
      <w:r>
        <w:rPr>
          <w:rFonts w:ascii="Georgia" w:hAnsi="Georgia"/>
        </w:rPr>
        <w:t xml:space="preserve"> (CR) </w:t>
      </w:r>
      <w:proofErr w:type="spellStart"/>
      <w:r>
        <w:rPr>
          <w:rFonts w:ascii="Georgia" w:hAnsi="Georgia"/>
        </w:rPr>
        <w:t>en</w:t>
      </w:r>
      <w:proofErr w:type="spellEnd"/>
      <w:r>
        <w:rPr>
          <w:rFonts w:ascii="Georgia" w:hAnsi="Georgia"/>
        </w:rPr>
        <w:t xml:space="preserve"> poco </w:t>
      </w:r>
      <w:proofErr w:type="spellStart"/>
      <w:r>
        <w:rPr>
          <w:rFonts w:ascii="Georgia" w:hAnsi="Georgia"/>
        </w:rPr>
        <w:t>tiempo</w:t>
      </w:r>
      <w:proofErr w:type="spellEnd"/>
      <w:r>
        <w:rPr>
          <w:rFonts w:ascii="Georgia" w:hAnsi="Georgia"/>
        </w:rPr>
        <w:t xml:space="preserve">. Se </w:t>
      </w:r>
      <w:proofErr w:type="spellStart"/>
      <w:r>
        <w:rPr>
          <w:rFonts w:ascii="Georgia" w:hAnsi="Georgia"/>
        </w:rPr>
        <w:t>sugiere</w:t>
      </w:r>
      <w:proofErr w:type="spellEnd"/>
      <w:r>
        <w:rPr>
          <w:rFonts w:ascii="Georgia" w:hAnsi="Georgia"/>
        </w:rPr>
        <w:t xml:space="preserve"> </w:t>
      </w:r>
      <w:proofErr w:type="spellStart"/>
      <w:r>
        <w:rPr>
          <w:rFonts w:ascii="Georgia" w:hAnsi="Georgia"/>
        </w:rPr>
        <w:t>realizar</w:t>
      </w:r>
      <w:proofErr w:type="spellEnd"/>
      <w:r>
        <w:rPr>
          <w:rFonts w:ascii="Georgia" w:hAnsi="Georgia"/>
        </w:rPr>
        <w:t xml:space="preserve"> </w:t>
      </w:r>
      <w:proofErr w:type="spellStart"/>
      <w:r>
        <w:rPr>
          <w:rFonts w:ascii="Georgia" w:hAnsi="Georgia"/>
        </w:rPr>
        <w:t>estudios</w:t>
      </w:r>
      <w:proofErr w:type="spellEnd"/>
      <w:r>
        <w:rPr>
          <w:rFonts w:ascii="Georgia" w:hAnsi="Georgia"/>
        </w:rPr>
        <w:t xml:space="preserve"> </w:t>
      </w:r>
      <w:proofErr w:type="spellStart"/>
      <w:r>
        <w:rPr>
          <w:rFonts w:ascii="Georgia" w:hAnsi="Georgia"/>
        </w:rPr>
        <w:t>sobre</w:t>
      </w:r>
      <w:proofErr w:type="spellEnd"/>
      <w:r>
        <w:rPr>
          <w:rFonts w:ascii="Georgia" w:hAnsi="Georgia"/>
        </w:rPr>
        <w:t xml:space="preserve"> </w:t>
      </w:r>
      <w:proofErr w:type="spellStart"/>
      <w:r>
        <w:rPr>
          <w:rFonts w:ascii="Georgia" w:hAnsi="Georgia"/>
        </w:rPr>
        <w:t>su</w:t>
      </w:r>
      <w:proofErr w:type="spellEnd"/>
      <w:r>
        <w:rPr>
          <w:rFonts w:ascii="Georgia" w:hAnsi="Georgia"/>
        </w:rPr>
        <w:t xml:space="preserve"> </w:t>
      </w:r>
      <w:proofErr w:type="spellStart"/>
      <w:r>
        <w:rPr>
          <w:rFonts w:ascii="Georgia" w:hAnsi="Georgia"/>
        </w:rPr>
        <w:t>ecología</w:t>
      </w:r>
      <w:proofErr w:type="spellEnd"/>
      <w:r>
        <w:rPr>
          <w:rFonts w:ascii="Georgia" w:hAnsi="Georgia"/>
        </w:rPr>
        <w:t xml:space="preserve"> y población, </w:t>
      </w:r>
      <w:proofErr w:type="spellStart"/>
      <w:r>
        <w:rPr>
          <w:rFonts w:ascii="Georgia" w:hAnsi="Georgia"/>
        </w:rPr>
        <w:t>además</w:t>
      </w:r>
      <w:proofErr w:type="spellEnd"/>
      <w:r>
        <w:rPr>
          <w:rFonts w:ascii="Georgia" w:hAnsi="Georgia"/>
        </w:rPr>
        <w:t xml:space="preserve"> de </w:t>
      </w:r>
      <w:proofErr w:type="spellStart"/>
      <w:r>
        <w:rPr>
          <w:rFonts w:ascii="Georgia" w:hAnsi="Georgia"/>
        </w:rPr>
        <w:t>una</w:t>
      </w:r>
      <w:proofErr w:type="spellEnd"/>
      <w:r>
        <w:rPr>
          <w:rFonts w:ascii="Georgia" w:hAnsi="Georgia"/>
        </w:rPr>
        <w:t xml:space="preserve"> </w:t>
      </w:r>
      <w:proofErr w:type="spellStart"/>
      <w:r>
        <w:rPr>
          <w:rFonts w:ascii="Georgia" w:hAnsi="Georgia"/>
        </w:rPr>
        <w:t>búsqueda</w:t>
      </w:r>
      <w:proofErr w:type="spellEnd"/>
      <w:r>
        <w:rPr>
          <w:rFonts w:ascii="Georgia" w:hAnsi="Georgia"/>
        </w:rPr>
        <w:t xml:space="preserve"> </w:t>
      </w:r>
      <w:proofErr w:type="spellStart"/>
      <w:r>
        <w:rPr>
          <w:rFonts w:ascii="Georgia" w:hAnsi="Georgia"/>
        </w:rPr>
        <w:t>exhaustiva</w:t>
      </w:r>
      <w:proofErr w:type="spellEnd"/>
      <w:r>
        <w:rPr>
          <w:rFonts w:ascii="Georgia" w:hAnsi="Georgia"/>
        </w:rPr>
        <w:t xml:space="preserve"> de la </w:t>
      </w:r>
      <w:proofErr w:type="spellStart"/>
      <w:r>
        <w:rPr>
          <w:rFonts w:ascii="Georgia" w:hAnsi="Georgia"/>
        </w:rPr>
        <w:t>misma</w:t>
      </w:r>
      <w:proofErr w:type="spellEnd"/>
      <w:r>
        <w:rPr>
          <w:rFonts w:ascii="Georgia" w:hAnsi="Georgia"/>
        </w:rPr>
        <w:t xml:space="preserve">, </w:t>
      </w:r>
      <w:proofErr w:type="spellStart"/>
      <w:r>
        <w:rPr>
          <w:rFonts w:ascii="Georgia" w:hAnsi="Georgia"/>
        </w:rPr>
        <w:t>debido</w:t>
      </w:r>
      <w:proofErr w:type="spellEnd"/>
      <w:r>
        <w:rPr>
          <w:rFonts w:ascii="Georgia" w:hAnsi="Georgia"/>
        </w:rPr>
        <w:t xml:space="preserve"> a </w:t>
      </w:r>
      <w:proofErr w:type="spellStart"/>
      <w:r>
        <w:rPr>
          <w:rFonts w:ascii="Georgia" w:hAnsi="Georgia"/>
        </w:rPr>
        <w:t>los</w:t>
      </w:r>
      <w:proofErr w:type="spellEnd"/>
      <w:r>
        <w:rPr>
          <w:rFonts w:ascii="Georgia" w:hAnsi="Georgia"/>
        </w:rPr>
        <w:t xml:space="preserve"> </w:t>
      </w:r>
      <w:proofErr w:type="spellStart"/>
      <w:r>
        <w:rPr>
          <w:rFonts w:ascii="Georgia" w:hAnsi="Georgia"/>
        </w:rPr>
        <w:t>pocos</w:t>
      </w:r>
      <w:proofErr w:type="spellEnd"/>
      <w:r>
        <w:rPr>
          <w:rFonts w:ascii="Georgia" w:hAnsi="Georgia"/>
        </w:rPr>
        <w:t xml:space="preserve"> </w:t>
      </w:r>
      <w:proofErr w:type="spellStart"/>
      <w:r>
        <w:rPr>
          <w:rFonts w:ascii="Georgia" w:hAnsi="Georgia"/>
        </w:rPr>
        <w:t>registros</w:t>
      </w:r>
      <w:proofErr w:type="spellEnd"/>
      <w:r>
        <w:rPr>
          <w:rFonts w:ascii="Georgia" w:hAnsi="Georgia"/>
        </w:rPr>
        <w:t xml:space="preserve"> de la </w:t>
      </w:r>
      <w:proofErr w:type="spellStart"/>
      <w:r>
        <w:rPr>
          <w:rFonts w:ascii="Georgia" w:hAnsi="Georgia"/>
        </w:rPr>
        <w:t>especie</w:t>
      </w:r>
      <w:proofErr w:type="spellEnd"/>
      <w:r>
        <w:rPr>
          <w:rFonts w:ascii="Georgia" w:hAnsi="Georgia"/>
        </w:rPr>
        <w:t>.</w:t>
      </w:r>
    </w:p>
    <w:p w:rsidR="004774E3" w:rsidRDefault="004774E3" w14:paraId="7CFF983B" w14:textId="77777777">
      <w:pPr>
        <w:pStyle w:val="Heading1"/>
        <w:divId w:val="399524965"/>
        <w:rPr>
          <w:rFonts w:ascii="Georgia" w:hAnsi="Georgia" w:eastAsia="Times New Roman"/>
          <w:sz w:val="29"/>
          <w:szCs w:val="29"/>
        </w:rPr>
      </w:pPr>
      <w:r>
        <w:rPr>
          <w:rFonts w:ascii="Georgia" w:hAnsi="Georgia" w:eastAsia="Times New Roman"/>
          <w:sz w:val="29"/>
          <w:szCs w:val="29"/>
        </w:rPr>
        <w:t>Distributio</w:t>
      </w:r>
      <w:r>
        <w:rPr>
          <w:rFonts w:ascii="Georgia" w:hAnsi="Georgia" w:eastAsia="Times New Roman"/>
          <w:sz w:val="29"/>
          <w:szCs w:val="29"/>
        </w:rPr>
        <w:t>n</w:t>
      </w:r>
    </w:p>
    <w:p w:rsidR="004774E3" w:rsidRDefault="004774E3" w14:paraId="748006A4" w14:textId="77777777">
      <w:pPr>
        <w:pStyle w:val="Heading2"/>
        <w:divId w:val="399524965"/>
        <w:rPr>
          <w:rFonts w:ascii="Georgia" w:hAnsi="Georgia" w:eastAsia="Times New Roman"/>
          <w:sz w:val="27"/>
          <w:szCs w:val="27"/>
        </w:rPr>
      </w:pPr>
      <w:r>
        <w:rPr>
          <w:rFonts w:ascii="Georgia" w:hAnsi="Georgia" w:eastAsia="Times New Roman"/>
          <w:sz w:val="27"/>
          <w:szCs w:val="27"/>
        </w:rPr>
        <w:t>Geographic Range</w:t>
      </w:r>
    </w:p>
    <w:p w:rsidR="004774E3" w:rsidRDefault="004774E3" w14:paraId="6E8BC17A" w14:textId="5F3767AA">
      <w:pPr>
        <w:pStyle w:val="NormalWeb"/>
        <w:divId w:val="399524965"/>
        <w:rPr>
          <w:rFonts w:ascii="Georgia" w:hAnsi="Georgia"/>
        </w:rPr>
      </w:pPr>
      <w:proofErr w:type="spellStart"/>
      <w:r>
        <w:rPr>
          <w:rStyle w:val="Emphasis"/>
          <w:rFonts w:ascii="Georgia" w:hAnsi="Georgia"/>
        </w:rPr>
        <w:t>Chlidanthus</w:t>
      </w:r>
      <w:proofErr w:type="spellEnd"/>
      <w:r>
        <w:rPr>
          <w:rStyle w:val="Emphasis"/>
          <w:rFonts w:ascii="Georgia" w:hAnsi="Georgia"/>
        </w:rPr>
        <w:t xml:space="preserve"> </w:t>
      </w:r>
      <w:proofErr w:type="spellStart"/>
      <w:r>
        <w:rPr>
          <w:rStyle w:val="Emphasis"/>
          <w:rFonts w:ascii="Georgia" w:hAnsi="Georgia"/>
        </w:rPr>
        <w:t>ariruma</w:t>
      </w:r>
      <w:proofErr w:type="spellEnd"/>
      <w:r>
        <w:rPr>
          <w:rFonts w:ascii="Georgia" w:hAnsi="Georgia"/>
        </w:rPr>
        <w:t xml:space="preserve"> es </w:t>
      </w:r>
      <w:proofErr w:type="spellStart"/>
      <w:r>
        <w:rPr>
          <w:rFonts w:ascii="Georgia" w:hAnsi="Georgia"/>
        </w:rPr>
        <w:t>endémica</w:t>
      </w:r>
      <w:proofErr w:type="spellEnd"/>
      <w:r>
        <w:rPr>
          <w:rFonts w:ascii="Georgia" w:hAnsi="Georgia"/>
        </w:rPr>
        <w:t xml:space="preserve"> de Bolivia, </w:t>
      </w:r>
      <w:proofErr w:type="spellStart"/>
      <w:r>
        <w:rPr>
          <w:rFonts w:ascii="Georgia" w:hAnsi="Georgia"/>
        </w:rPr>
        <w:t>conocida</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la Cordillera de </w:t>
      </w:r>
      <w:proofErr w:type="spellStart"/>
      <w:r>
        <w:rPr>
          <w:rFonts w:ascii="Georgia" w:hAnsi="Georgia"/>
        </w:rPr>
        <w:t>Tiraque</w:t>
      </w:r>
      <w:proofErr w:type="spellEnd"/>
      <w:r>
        <w:rPr>
          <w:rFonts w:ascii="Georgia" w:hAnsi="Georgia"/>
        </w:rPr>
        <w:t xml:space="preserve">, Carrasco y </w:t>
      </w:r>
      <w:proofErr w:type="spellStart"/>
      <w:r>
        <w:rPr>
          <w:rFonts w:ascii="Georgia" w:hAnsi="Georgia"/>
        </w:rPr>
        <w:t>en</w:t>
      </w:r>
      <w:proofErr w:type="spellEnd"/>
      <w:r>
        <w:rPr>
          <w:rFonts w:ascii="Georgia" w:hAnsi="Georgia"/>
        </w:rPr>
        <w:t xml:space="preserve"> </w:t>
      </w:r>
      <w:proofErr w:type="spellStart"/>
      <w:r>
        <w:rPr>
          <w:rFonts w:ascii="Georgia" w:hAnsi="Georgia"/>
        </w:rPr>
        <w:t>Ariruma</w:t>
      </w:r>
      <w:proofErr w:type="spellEnd"/>
      <w:r>
        <w:rPr>
          <w:rFonts w:ascii="Georgia" w:hAnsi="Georgia"/>
        </w:rPr>
        <w:t xml:space="preserve">, Moro </w:t>
      </w:r>
      <w:proofErr w:type="spellStart"/>
      <w:r>
        <w:rPr>
          <w:rFonts w:ascii="Georgia" w:hAnsi="Georgia"/>
        </w:rPr>
        <w:t>Moro</w:t>
      </w:r>
      <w:proofErr w:type="spellEnd"/>
      <w:r>
        <w:rPr>
          <w:rFonts w:ascii="Georgia" w:hAnsi="Georgia"/>
        </w:rPr>
        <w:t xml:space="preserve"> (Lara-Rico and Céspedes-Escalera </w:t>
      </w:r>
      <w:commentRangeStart w:id="3"/>
      <w:commentRangeStart w:id="4"/>
      <w:r>
        <w:rPr>
          <w:rFonts w:ascii="Georgia" w:hAnsi="Georgia"/>
        </w:rPr>
        <w:t>2019</w:t>
      </w:r>
      <w:commentRangeEnd w:id="3"/>
      <w:r w:rsidR="008F1EFC">
        <w:rPr>
          <w:rStyle w:val="CommentReference"/>
        </w:rPr>
        <w:commentReference w:id="3"/>
      </w:r>
      <w:commentRangeEnd w:id="4"/>
      <w:r w:rsidR="00455859">
        <w:rPr>
          <w:rStyle w:val="CommentReference"/>
        </w:rPr>
        <w:commentReference w:id="4"/>
      </w:r>
      <w:r>
        <w:rPr>
          <w:rFonts w:ascii="Georgia" w:hAnsi="Georgia"/>
        </w:rPr>
        <w:t>).</w:t>
      </w:r>
      <w:ins w:author="Jack Plummer" w:date="2023-08-07T15:22:00Z" w:id="5">
        <w:r w:rsidR="008F1EFC">
          <w:rPr>
            <w:rFonts w:ascii="Georgia" w:hAnsi="Georgia"/>
          </w:rPr>
          <w:t xml:space="preserve"> </w:t>
        </w:r>
      </w:ins>
      <w:proofErr w:type="spellStart"/>
      <w:ins w:author="Jack Plummer" w:date="2023-08-07T15:23:00Z" w:id="6">
        <w:r w:rsidR="00455859">
          <w:rPr>
            <w:rFonts w:ascii="Georgia" w:hAnsi="Georgia"/>
          </w:rPr>
          <w:t>Creciendo</w:t>
        </w:r>
        <w:proofErr w:type="spellEnd"/>
        <w:r w:rsidR="00455859">
          <w:rPr>
            <w:rFonts w:ascii="Georgia" w:hAnsi="Georgia"/>
          </w:rPr>
          <w:t xml:space="preserve"> </w:t>
        </w:r>
        <w:r w:rsidR="00455859">
          <w:rPr>
            <w:rFonts w:ascii="Georgia" w:hAnsi="Georgia"/>
          </w:rPr>
          <w:t xml:space="preserve">entre </w:t>
        </w:r>
        <w:proofErr w:type="spellStart"/>
        <w:r w:rsidR="00455859">
          <w:rPr>
            <w:rFonts w:ascii="Georgia" w:hAnsi="Georgia"/>
          </w:rPr>
          <w:t>los</w:t>
        </w:r>
        <w:proofErr w:type="spellEnd"/>
        <w:r w:rsidR="00455859">
          <w:rPr>
            <w:rFonts w:ascii="Georgia" w:hAnsi="Georgia"/>
          </w:rPr>
          <w:t xml:space="preserve"> 2</w:t>
        </w:r>
        <w:r w:rsidR="00455859">
          <w:rPr>
            <w:rFonts w:ascii="Georgia" w:hAnsi="Georgia"/>
          </w:rPr>
          <w:t>,</w:t>
        </w:r>
        <w:r w:rsidR="00455859">
          <w:rPr>
            <w:rFonts w:ascii="Georgia" w:hAnsi="Georgia"/>
          </w:rPr>
          <w:t xml:space="preserve">106 y </w:t>
        </w:r>
        <w:proofErr w:type="spellStart"/>
        <w:r w:rsidR="00455859">
          <w:rPr>
            <w:rFonts w:ascii="Georgia" w:hAnsi="Georgia"/>
          </w:rPr>
          <w:t>los</w:t>
        </w:r>
        <w:proofErr w:type="spellEnd"/>
        <w:r w:rsidR="00455859">
          <w:rPr>
            <w:rFonts w:ascii="Georgia" w:hAnsi="Georgia"/>
          </w:rPr>
          <w:t xml:space="preserve"> 2</w:t>
        </w:r>
        <w:r w:rsidR="00455859">
          <w:rPr>
            <w:rFonts w:ascii="Georgia" w:hAnsi="Georgia"/>
          </w:rPr>
          <w:t>,</w:t>
        </w:r>
        <w:r w:rsidR="00455859">
          <w:rPr>
            <w:rFonts w:ascii="Georgia" w:hAnsi="Georgia"/>
          </w:rPr>
          <w:t xml:space="preserve">800 m </w:t>
        </w:r>
        <w:proofErr w:type="spellStart"/>
        <w:r w:rsidR="00455859">
          <w:rPr>
            <w:rFonts w:ascii="Georgia" w:hAnsi="Georgia"/>
          </w:rPr>
          <w:t>snm</w:t>
        </w:r>
      </w:ins>
      <w:proofErr w:type="spellEnd"/>
      <w:ins w:author="Jack Plummer" w:date="2023-08-07T15:24:00Z" w:id="7">
        <w:r w:rsidR="00455859">
          <w:rPr>
            <w:rFonts w:ascii="Georgia" w:hAnsi="Georgia"/>
          </w:rPr>
          <w:t>.</w:t>
        </w:r>
      </w:ins>
    </w:p>
    <w:p w:rsidR="004774E3" w:rsidRDefault="004774E3" w14:paraId="028A67ED" w14:textId="77777777">
      <w:pPr>
        <w:pStyle w:val="Heading2"/>
        <w:divId w:val="399524965"/>
        <w:rPr>
          <w:rFonts w:ascii="Georgia" w:hAnsi="Georgia" w:eastAsia="Times New Roman"/>
          <w:sz w:val="27"/>
          <w:szCs w:val="27"/>
        </w:rPr>
      </w:pPr>
      <w:r>
        <w:rPr>
          <w:rFonts w:ascii="Georgia" w:hAnsi="Georgia" w:eastAsia="Times New Roman"/>
          <w:sz w:val="27"/>
          <w:szCs w:val="27"/>
        </w:rPr>
        <w:lastRenderedPageBreak/>
        <w:t>Area of Occupancy (AOO)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489"/>
        <w:gridCol w:w="5521"/>
      </w:tblGrid>
      <w:tr w:rsidR="00000000" w14:paraId="4F746E99" w14:textId="77777777">
        <w:trPr>
          <w:divId w:val="399524965"/>
          <w:tblCellSpacing w:w="15" w:type="dxa"/>
        </w:trPr>
        <w:tc>
          <w:tcPr>
            <w:tcW w:w="0" w:type="auto"/>
            <w:tcBorders>
              <w:bottom w:val="single" w:color="000000" w:sz="6" w:space="0"/>
            </w:tcBorders>
            <w:shd w:val="clear" w:color="auto" w:fill="BBBBBB"/>
            <w:vAlign w:val="center"/>
            <w:hideMark/>
          </w:tcPr>
          <w:p w:rsidR="004774E3" w:rsidRDefault="004774E3" w14:paraId="12C1934B" w14:textId="77777777">
            <w:pPr>
              <w:spacing w:after="75"/>
              <w:rPr>
                <w:rFonts w:ascii="Georgia" w:hAnsi="Georgia" w:eastAsia="Times New Roman"/>
                <w:b/>
                <w:bCs/>
                <w:sz w:val="18"/>
                <w:szCs w:val="18"/>
              </w:rPr>
            </w:pPr>
            <w:r>
              <w:rPr>
                <w:rFonts w:ascii="Georgia" w:hAnsi="Georgia" w:eastAsia="Times New Roman"/>
                <w:b/>
                <w:bCs/>
                <w:sz w:val="18"/>
                <w:szCs w:val="18"/>
              </w:rPr>
              <w:t>Estimated area of occupancy (AOO) - in km2</w:t>
            </w:r>
          </w:p>
        </w:tc>
        <w:tc>
          <w:tcPr>
            <w:tcW w:w="0" w:type="auto"/>
            <w:tcBorders>
              <w:bottom w:val="single" w:color="000000" w:sz="6" w:space="0"/>
            </w:tcBorders>
            <w:shd w:val="clear" w:color="auto" w:fill="BBBBBB"/>
            <w:vAlign w:val="center"/>
            <w:hideMark/>
          </w:tcPr>
          <w:p w:rsidR="004774E3" w:rsidRDefault="004774E3" w14:paraId="273C4D76"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03F4486F" w14:textId="77777777">
        <w:trPr>
          <w:divId w:val="399524965"/>
          <w:tblCellSpacing w:w="15" w:type="dxa"/>
        </w:trPr>
        <w:tc>
          <w:tcPr>
            <w:tcW w:w="0" w:type="auto"/>
            <w:vAlign w:val="center"/>
            <w:hideMark/>
          </w:tcPr>
          <w:p w:rsidR="004774E3" w:rsidRDefault="004774E3" w14:paraId="40C3CF67" w14:textId="77777777">
            <w:pPr>
              <w:spacing w:after="75"/>
              <w:rPr>
                <w:rFonts w:ascii="Georgia" w:hAnsi="Georgia" w:eastAsia="Times New Roman"/>
                <w:sz w:val="18"/>
                <w:szCs w:val="18"/>
              </w:rPr>
            </w:pPr>
            <w:r>
              <w:rPr>
                <w:rFonts w:ascii="Georgia" w:hAnsi="Georgia" w:eastAsia="Times New Roman"/>
                <w:sz w:val="18"/>
                <w:szCs w:val="18"/>
              </w:rPr>
              <w:t>8</w:t>
            </w:r>
          </w:p>
        </w:tc>
        <w:tc>
          <w:tcPr>
            <w:tcW w:w="0" w:type="auto"/>
            <w:vAlign w:val="center"/>
            <w:hideMark/>
          </w:tcPr>
          <w:p w:rsidR="004774E3" w:rsidRDefault="004774E3" w14:paraId="32F88ADE" w14:textId="77777777">
            <w:pPr>
              <w:spacing w:after="75"/>
              <w:rPr>
                <w:rFonts w:ascii="Georgia" w:hAnsi="Georgia" w:eastAsia="Times New Roman"/>
                <w:sz w:val="18"/>
                <w:szCs w:val="18"/>
              </w:rPr>
            </w:pPr>
            <w:proofErr w:type="spellStart"/>
            <w:r>
              <w:rPr>
                <w:rFonts w:ascii="Georgia" w:hAnsi="Georgia" w:eastAsia="Times New Roman"/>
                <w:sz w:val="18"/>
                <w:szCs w:val="18"/>
              </w:rPr>
              <w:t>Basado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especímenes</w:t>
            </w:r>
            <w:proofErr w:type="spellEnd"/>
            <w:r>
              <w:rPr>
                <w:rFonts w:ascii="Georgia" w:hAnsi="Georgia" w:eastAsia="Times New Roman"/>
                <w:sz w:val="18"/>
                <w:szCs w:val="18"/>
              </w:rPr>
              <w:t xml:space="preserve"> de </w:t>
            </w:r>
            <w:proofErr w:type="spellStart"/>
            <w:r>
              <w:rPr>
                <w:rFonts w:ascii="Georgia" w:hAnsi="Georgia" w:eastAsia="Times New Roman"/>
                <w:sz w:val="18"/>
                <w:szCs w:val="18"/>
              </w:rPr>
              <w:t>herbario</w:t>
            </w:r>
            <w:proofErr w:type="spellEnd"/>
            <w:r>
              <w:rPr>
                <w:rFonts w:ascii="Georgia" w:hAnsi="Georgia" w:eastAsia="Times New Roman"/>
                <w:sz w:val="18"/>
                <w:szCs w:val="18"/>
              </w:rPr>
              <w:t xml:space="preserve"> y </w:t>
            </w:r>
            <w:proofErr w:type="spellStart"/>
            <w:r>
              <w:rPr>
                <w:rFonts w:ascii="Georgia" w:hAnsi="Georgia" w:eastAsia="Times New Roman"/>
                <w:sz w:val="18"/>
                <w:szCs w:val="18"/>
              </w:rPr>
              <w:t>calculado</w:t>
            </w:r>
            <w:proofErr w:type="spellEnd"/>
            <w:r>
              <w:rPr>
                <w:rFonts w:ascii="Georgia" w:hAnsi="Georgia" w:eastAsia="Times New Roman"/>
                <w:sz w:val="18"/>
                <w:szCs w:val="18"/>
              </w:rPr>
              <w:t xml:space="preserve"> con GeoCAT (Bachman et. al. 2011).</w:t>
            </w:r>
          </w:p>
        </w:tc>
      </w:tr>
    </w:tbl>
    <w:p w:rsidR="004774E3" w:rsidRDefault="004774E3" w14:paraId="4D8B7F5F" w14:textId="77777777">
      <w:pPr>
        <w:pStyle w:val="Heading2"/>
        <w:divId w:val="399524965"/>
        <w:rPr>
          <w:rFonts w:ascii="Georgia" w:hAnsi="Georgia" w:eastAsia="Times New Roman"/>
          <w:sz w:val="27"/>
          <w:szCs w:val="27"/>
        </w:rPr>
      </w:pPr>
      <w:r>
        <w:rPr>
          <w:rFonts w:ascii="Georgia" w:hAnsi="Georgia" w:eastAsia="Times New Roman"/>
          <w:sz w:val="27"/>
          <w:szCs w:val="27"/>
        </w:rPr>
        <w:t>Extent of Occurrence (EOO)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968"/>
        <w:gridCol w:w="2120"/>
        <w:gridCol w:w="4922"/>
      </w:tblGrid>
      <w:tr w:rsidR="00000000" w14:paraId="722AE88C" w14:textId="77777777">
        <w:trPr>
          <w:divId w:val="399524965"/>
          <w:tblCellSpacing w:w="15" w:type="dxa"/>
        </w:trPr>
        <w:tc>
          <w:tcPr>
            <w:tcW w:w="0" w:type="auto"/>
            <w:tcBorders>
              <w:bottom w:val="single" w:color="000000" w:sz="6" w:space="0"/>
            </w:tcBorders>
            <w:shd w:val="clear" w:color="auto" w:fill="BBBBBB"/>
            <w:vAlign w:val="center"/>
            <w:hideMark/>
          </w:tcPr>
          <w:p w:rsidR="004774E3" w:rsidRDefault="004774E3" w14:paraId="7BA2506D" w14:textId="77777777">
            <w:pPr>
              <w:spacing w:after="75"/>
              <w:rPr>
                <w:rFonts w:ascii="Georgia" w:hAnsi="Georgia" w:eastAsia="Times New Roman"/>
                <w:b/>
                <w:bCs/>
                <w:sz w:val="18"/>
                <w:szCs w:val="18"/>
              </w:rPr>
            </w:pPr>
            <w:r>
              <w:rPr>
                <w:rFonts w:ascii="Georgia" w:hAnsi="Georgia" w:eastAsia="Times New Roman"/>
                <w:b/>
                <w:bCs/>
                <w:sz w:val="18"/>
                <w:szCs w:val="18"/>
              </w:rPr>
              <w:t>Estimated extent of occurrence (EOO)- in km2</w:t>
            </w:r>
          </w:p>
        </w:tc>
        <w:tc>
          <w:tcPr>
            <w:tcW w:w="0" w:type="auto"/>
            <w:tcBorders>
              <w:bottom w:val="single" w:color="000000" w:sz="6" w:space="0"/>
            </w:tcBorders>
            <w:shd w:val="clear" w:color="auto" w:fill="BBBBBB"/>
            <w:vAlign w:val="center"/>
            <w:hideMark/>
          </w:tcPr>
          <w:p w:rsidR="004774E3" w:rsidRDefault="004774E3" w14:paraId="1CF45B8A" w14:textId="77777777">
            <w:pPr>
              <w:spacing w:after="75"/>
              <w:rPr>
                <w:rFonts w:ascii="Georgia" w:hAnsi="Georgia" w:eastAsia="Times New Roman"/>
                <w:b/>
                <w:bCs/>
                <w:sz w:val="18"/>
                <w:szCs w:val="18"/>
              </w:rPr>
            </w:pPr>
            <w:r>
              <w:rPr>
                <w:rFonts w:ascii="Georgia" w:hAnsi="Georgia" w:eastAsia="Times New Roman"/>
                <w:b/>
                <w:bCs/>
                <w:sz w:val="18"/>
                <w:szCs w:val="18"/>
              </w:rPr>
              <w:t>EOO estimate calculated from Minimum Convex Polygon</w:t>
            </w:r>
          </w:p>
        </w:tc>
        <w:tc>
          <w:tcPr>
            <w:tcW w:w="0" w:type="auto"/>
            <w:tcBorders>
              <w:bottom w:val="single" w:color="000000" w:sz="6" w:space="0"/>
            </w:tcBorders>
            <w:shd w:val="clear" w:color="auto" w:fill="BBBBBB"/>
            <w:vAlign w:val="center"/>
            <w:hideMark/>
          </w:tcPr>
          <w:p w:rsidR="004774E3" w:rsidRDefault="004774E3" w14:paraId="65686D03"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72E383C0" w14:textId="77777777">
        <w:trPr>
          <w:divId w:val="399524965"/>
          <w:tblCellSpacing w:w="15" w:type="dxa"/>
        </w:trPr>
        <w:tc>
          <w:tcPr>
            <w:tcW w:w="0" w:type="auto"/>
            <w:vAlign w:val="center"/>
            <w:hideMark/>
          </w:tcPr>
          <w:p w:rsidR="004774E3" w:rsidRDefault="004774E3" w14:paraId="7328489B" w14:textId="77777777">
            <w:pPr>
              <w:spacing w:after="75"/>
              <w:rPr>
                <w:rFonts w:ascii="Georgia" w:hAnsi="Georgia" w:eastAsia="Times New Roman"/>
                <w:sz w:val="18"/>
                <w:szCs w:val="18"/>
              </w:rPr>
            </w:pPr>
            <w:r>
              <w:rPr>
                <w:rFonts w:ascii="Georgia" w:hAnsi="Georgia" w:eastAsia="Times New Roman"/>
                <w:sz w:val="18"/>
                <w:szCs w:val="18"/>
              </w:rPr>
              <w:t>8</w:t>
            </w:r>
          </w:p>
        </w:tc>
        <w:tc>
          <w:tcPr>
            <w:tcW w:w="0" w:type="auto"/>
            <w:vAlign w:val="center"/>
            <w:hideMark/>
          </w:tcPr>
          <w:p w:rsidR="004774E3" w:rsidRDefault="004774E3" w14:paraId="6B7644FD"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4774E3" w:rsidRDefault="004774E3" w14:paraId="3341804B" w14:textId="77777777">
            <w:pPr>
              <w:spacing w:after="75"/>
              <w:rPr>
                <w:rFonts w:ascii="Georgia" w:hAnsi="Georgia" w:eastAsia="Times New Roman"/>
                <w:sz w:val="18"/>
                <w:szCs w:val="18"/>
              </w:rPr>
            </w:pPr>
            <w:r>
              <w:rPr>
                <w:rFonts w:ascii="Georgia" w:hAnsi="Georgia" w:eastAsia="Times New Roman"/>
                <w:sz w:val="18"/>
                <w:szCs w:val="18"/>
              </w:rPr>
              <w:t xml:space="preserve">Solo se </w:t>
            </w:r>
            <w:proofErr w:type="spellStart"/>
            <w:r>
              <w:rPr>
                <w:rFonts w:ascii="Georgia" w:hAnsi="Georgia" w:eastAsia="Times New Roman"/>
                <w:sz w:val="18"/>
                <w:szCs w:val="18"/>
              </w:rPr>
              <w:t>conocen</w:t>
            </w:r>
            <w:proofErr w:type="spellEnd"/>
            <w:r>
              <w:rPr>
                <w:rFonts w:ascii="Georgia" w:hAnsi="Georgia" w:eastAsia="Times New Roman"/>
                <w:sz w:val="18"/>
                <w:szCs w:val="18"/>
              </w:rPr>
              <w:t xml:space="preserve"> dos </w:t>
            </w:r>
            <w:proofErr w:type="spellStart"/>
            <w:r>
              <w:rPr>
                <w:rFonts w:ascii="Georgia" w:hAnsi="Georgia" w:eastAsia="Times New Roman"/>
                <w:sz w:val="18"/>
                <w:szCs w:val="18"/>
              </w:rPr>
              <w:t>colec</w:t>
            </w:r>
            <w:r>
              <w:rPr>
                <w:rFonts w:ascii="Georgia" w:hAnsi="Georgia" w:eastAsia="Times New Roman"/>
                <w:sz w:val="18"/>
                <w:szCs w:val="18"/>
              </w:rPr>
              <w:t>tas</w:t>
            </w:r>
            <w:proofErr w:type="spellEnd"/>
            <w:r>
              <w:rPr>
                <w:rFonts w:ascii="Georgia" w:hAnsi="Georgia" w:eastAsia="Times New Roman"/>
                <w:sz w:val="18"/>
                <w:szCs w:val="18"/>
              </w:rPr>
              <w:t xml:space="preserve"> de la </w:t>
            </w:r>
            <w:proofErr w:type="spellStart"/>
            <w:r>
              <w:rPr>
                <w:rFonts w:ascii="Georgia" w:hAnsi="Georgia" w:eastAsia="Times New Roman"/>
                <w:sz w:val="18"/>
                <w:szCs w:val="18"/>
              </w:rPr>
              <w:t>especie</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por</w:t>
            </w:r>
            <w:proofErr w:type="spellEnd"/>
            <w:r>
              <w:rPr>
                <w:rFonts w:ascii="Georgia" w:hAnsi="Georgia" w:eastAsia="Times New Roman"/>
                <w:sz w:val="18"/>
                <w:szCs w:val="18"/>
              </w:rPr>
              <w:t xml:space="preserve"> lo </w:t>
            </w:r>
            <w:proofErr w:type="spellStart"/>
            <w:r>
              <w:rPr>
                <w:rFonts w:ascii="Georgia" w:hAnsi="Georgia" w:eastAsia="Times New Roman"/>
                <w:sz w:val="18"/>
                <w:szCs w:val="18"/>
              </w:rPr>
              <w:t>cual</w:t>
            </w:r>
            <w:proofErr w:type="spellEnd"/>
            <w:r>
              <w:rPr>
                <w:rFonts w:ascii="Georgia" w:hAnsi="Georgia" w:eastAsia="Times New Roman"/>
                <w:sz w:val="18"/>
                <w:szCs w:val="18"/>
              </w:rPr>
              <w:t xml:space="preserve"> no se </w:t>
            </w:r>
            <w:proofErr w:type="spellStart"/>
            <w:r>
              <w:rPr>
                <w:rFonts w:ascii="Georgia" w:hAnsi="Georgia" w:eastAsia="Times New Roman"/>
                <w:sz w:val="18"/>
                <w:szCs w:val="18"/>
              </w:rPr>
              <w:t>estimó</w:t>
            </w:r>
            <w:proofErr w:type="spellEnd"/>
            <w:r>
              <w:rPr>
                <w:rFonts w:ascii="Georgia" w:hAnsi="Georgia" w:eastAsia="Times New Roman"/>
                <w:sz w:val="18"/>
                <w:szCs w:val="18"/>
              </w:rPr>
              <w:t xml:space="preserve"> la </w:t>
            </w:r>
            <w:proofErr w:type="spellStart"/>
            <w:r>
              <w:rPr>
                <w:rFonts w:ascii="Georgia" w:hAnsi="Georgia" w:eastAsia="Times New Roman"/>
                <w:sz w:val="18"/>
                <w:szCs w:val="18"/>
              </w:rPr>
              <w:t>extensión</w:t>
            </w:r>
            <w:proofErr w:type="spellEnd"/>
            <w:r>
              <w:rPr>
                <w:rFonts w:ascii="Georgia" w:hAnsi="Georgia" w:eastAsia="Times New Roman"/>
                <w:sz w:val="18"/>
                <w:szCs w:val="18"/>
              </w:rPr>
              <w:t xml:space="preserve"> de </w:t>
            </w:r>
            <w:proofErr w:type="spellStart"/>
            <w:r>
              <w:rPr>
                <w:rFonts w:ascii="Georgia" w:hAnsi="Georgia" w:eastAsia="Times New Roman"/>
                <w:sz w:val="18"/>
                <w:szCs w:val="18"/>
              </w:rPr>
              <w:t>presencia</w:t>
            </w:r>
            <w:proofErr w:type="spellEnd"/>
            <w:r>
              <w:rPr>
                <w:rFonts w:ascii="Georgia" w:hAnsi="Georgia" w:eastAsia="Times New Roman"/>
                <w:sz w:val="18"/>
                <w:szCs w:val="18"/>
              </w:rPr>
              <w:t xml:space="preserve"> (EOO) </w:t>
            </w:r>
            <w:proofErr w:type="spellStart"/>
            <w:r>
              <w:rPr>
                <w:rFonts w:ascii="Georgia" w:hAnsi="Georgia" w:eastAsia="Times New Roman"/>
                <w:sz w:val="18"/>
                <w:szCs w:val="18"/>
              </w:rPr>
              <w:t>utilizando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el</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polígono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convexo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mínimo</w:t>
            </w:r>
            <w:proofErr w:type="spellEnd"/>
            <w:r>
              <w:rPr>
                <w:rFonts w:ascii="Georgia" w:hAnsi="Georgia" w:eastAsia="Times New Roman"/>
                <w:sz w:val="18"/>
                <w:szCs w:val="18"/>
              </w:rPr>
              <w:t xml:space="preserve">. Por lo tanto, se </w:t>
            </w:r>
            <w:proofErr w:type="spellStart"/>
            <w:r>
              <w:rPr>
                <w:rFonts w:ascii="Georgia" w:hAnsi="Georgia" w:eastAsia="Times New Roman"/>
                <w:sz w:val="18"/>
                <w:szCs w:val="18"/>
              </w:rPr>
              <w:t>estimó</w:t>
            </w:r>
            <w:proofErr w:type="spellEnd"/>
            <w:r>
              <w:rPr>
                <w:rFonts w:ascii="Georgia" w:hAnsi="Georgia" w:eastAsia="Times New Roman"/>
                <w:sz w:val="18"/>
                <w:szCs w:val="18"/>
              </w:rPr>
              <w:t xml:space="preserve"> que la EOO era </w:t>
            </w:r>
            <w:proofErr w:type="spellStart"/>
            <w:r>
              <w:rPr>
                <w:rFonts w:ascii="Georgia" w:hAnsi="Georgia" w:eastAsia="Times New Roman"/>
                <w:sz w:val="18"/>
                <w:szCs w:val="18"/>
              </w:rPr>
              <w:t>igual</w:t>
            </w:r>
            <w:proofErr w:type="spellEnd"/>
            <w:r>
              <w:rPr>
                <w:rFonts w:ascii="Georgia" w:hAnsi="Georgia" w:eastAsia="Times New Roman"/>
                <w:sz w:val="18"/>
                <w:szCs w:val="18"/>
              </w:rPr>
              <w:t xml:space="preserve"> a la AOO.</w:t>
            </w:r>
          </w:p>
        </w:tc>
      </w:tr>
    </w:tbl>
    <w:p w:rsidR="004774E3" w:rsidRDefault="004774E3" w14:paraId="1D425A08" w14:textId="77777777">
      <w:pPr>
        <w:pStyle w:val="Heading2"/>
        <w:divId w:val="399524965"/>
        <w:rPr>
          <w:rFonts w:ascii="Georgia" w:hAnsi="Georgia" w:eastAsia="Times New Roman"/>
          <w:sz w:val="27"/>
          <w:szCs w:val="27"/>
        </w:rPr>
      </w:pPr>
      <w:r>
        <w:rPr>
          <w:rFonts w:ascii="Georgia" w:hAnsi="Georgia" w:eastAsia="Times New Roman"/>
          <w:sz w:val="27"/>
          <w:szCs w:val="27"/>
        </w:rPr>
        <w:t>Locations Information</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450"/>
        <w:gridCol w:w="7560"/>
      </w:tblGrid>
      <w:tr w:rsidR="00000000" w14:paraId="4D937475" w14:textId="77777777">
        <w:trPr>
          <w:divId w:val="399524965"/>
          <w:tblCellSpacing w:w="15" w:type="dxa"/>
        </w:trPr>
        <w:tc>
          <w:tcPr>
            <w:tcW w:w="0" w:type="auto"/>
            <w:tcBorders>
              <w:bottom w:val="single" w:color="000000" w:sz="6" w:space="0"/>
            </w:tcBorders>
            <w:shd w:val="clear" w:color="auto" w:fill="BBBBBB"/>
            <w:vAlign w:val="center"/>
            <w:hideMark/>
          </w:tcPr>
          <w:p w:rsidR="004774E3" w:rsidRDefault="004774E3" w14:paraId="1584B35C" w14:textId="77777777">
            <w:pPr>
              <w:spacing w:after="75"/>
              <w:rPr>
                <w:rFonts w:ascii="Georgia" w:hAnsi="Georgia" w:eastAsia="Times New Roman"/>
                <w:b/>
                <w:bCs/>
                <w:sz w:val="18"/>
                <w:szCs w:val="18"/>
              </w:rPr>
            </w:pPr>
            <w:r>
              <w:rPr>
                <w:rFonts w:ascii="Georgia" w:hAnsi="Georgia" w:eastAsia="Times New Roman"/>
                <w:b/>
                <w:bCs/>
                <w:sz w:val="18"/>
                <w:szCs w:val="18"/>
              </w:rPr>
              <w:t>Number of Locations</w:t>
            </w:r>
          </w:p>
        </w:tc>
        <w:tc>
          <w:tcPr>
            <w:tcW w:w="0" w:type="auto"/>
            <w:tcBorders>
              <w:bottom w:val="single" w:color="000000" w:sz="6" w:space="0"/>
            </w:tcBorders>
            <w:shd w:val="clear" w:color="auto" w:fill="BBBBBB"/>
            <w:vAlign w:val="center"/>
            <w:hideMark/>
          </w:tcPr>
          <w:p w:rsidR="004774E3" w:rsidRDefault="004774E3" w14:paraId="1EE18AB8"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6D6F160C" w14:textId="77777777">
        <w:trPr>
          <w:divId w:val="399524965"/>
          <w:tblCellSpacing w:w="15" w:type="dxa"/>
        </w:trPr>
        <w:tc>
          <w:tcPr>
            <w:tcW w:w="0" w:type="auto"/>
            <w:vAlign w:val="center"/>
            <w:hideMark/>
          </w:tcPr>
          <w:p w:rsidR="004774E3" w:rsidRDefault="004774E3" w14:paraId="2CE78E83" w14:textId="77777777">
            <w:pPr>
              <w:spacing w:after="75"/>
              <w:rPr>
                <w:rFonts w:ascii="Georgia" w:hAnsi="Georgia" w:eastAsia="Times New Roman"/>
                <w:sz w:val="18"/>
                <w:szCs w:val="18"/>
              </w:rPr>
            </w:pPr>
            <w:r>
              <w:rPr>
                <w:rFonts w:ascii="Georgia" w:hAnsi="Georgia" w:eastAsia="Times New Roman"/>
                <w:sz w:val="18"/>
                <w:szCs w:val="18"/>
              </w:rPr>
              <w:t>2</w:t>
            </w:r>
          </w:p>
        </w:tc>
        <w:tc>
          <w:tcPr>
            <w:tcW w:w="0" w:type="auto"/>
            <w:vAlign w:val="center"/>
            <w:hideMark/>
          </w:tcPr>
          <w:p w:rsidR="004774E3" w:rsidRDefault="004774E3" w14:paraId="4A53018B" w14:textId="77777777">
            <w:pPr>
              <w:spacing w:after="75"/>
              <w:rPr>
                <w:rFonts w:ascii="Georgia" w:hAnsi="Georgia" w:eastAsia="Times New Roman"/>
                <w:sz w:val="18"/>
                <w:szCs w:val="18"/>
              </w:rPr>
            </w:pPr>
            <w:r>
              <w:rPr>
                <w:rFonts w:ascii="Georgia" w:hAnsi="Georgia" w:eastAsia="Times New Roman"/>
                <w:sz w:val="18"/>
                <w:szCs w:val="18"/>
              </w:rPr>
              <w:t xml:space="preserve">Solo </w:t>
            </w:r>
            <w:proofErr w:type="spellStart"/>
            <w:r>
              <w:rPr>
                <w:rFonts w:ascii="Georgia" w:hAnsi="Georgia" w:eastAsia="Times New Roman"/>
                <w:sz w:val="18"/>
                <w:szCs w:val="18"/>
              </w:rPr>
              <w:t>existen</w:t>
            </w:r>
            <w:proofErr w:type="spellEnd"/>
            <w:r>
              <w:rPr>
                <w:rFonts w:ascii="Georgia" w:hAnsi="Georgia" w:eastAsia="Times New Roman"/>
                <w:sz w:val="18"/>
                <w:szCs w:val="18"/>
              </w:rPr>
              <w:t xml:space="preserve"> dos </w:t>
            </w:r>
            <w:proofErr w:type="spellStart"/>
            <w:r>
              <w:rPr>
                <w:rFonts w:ascii="Georgia" w:hAnsi="Georgia" w:eastAsia="Times New Roman"/>
                <w:sz w:val="18"/>
                <w:szCs w:val="18"/>
              </w:rPr>
              <w:t>localidad</w:t>
            </w:r>
            <w:r>
              <w:rPr>
                <w:rFonts w:ascii="Georgia" w:hAnsi="Georgia" w:eastAsia="Times New Roman"/>
                <w:sz w:val="18"/>
                <w:szCs w:val="18"/>
              </w:rPr>
              <w:t>es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conocidas</w:t>
            </w:r>
            <w:proofErr w:type="spellEnd"/>
            <w:r>
              <w:rPr>
                <w:rFonts w:ascii="Georgia" w:hAnsi="Georgia" w:eastAsia="Times New Roman"/>
                <w:sz w:val="18"/>
                <w:szCs w:val="18"/>
              </w:rPr>
              <w:t xml:space="preserve"> para la </w:t>
            </w:r>
            <w:proofErr w:type="spellStart"/>
            <w:r>
              <w:rPr>
                <w:rFonts w:ascii="Georgia" w:hAnsi="Georgia" w:eastAsia="Times New Roman"/>
                <w:sz w:val="18"/>
                <w:szCs w:val="18"/>
              </w:rPr>
              <w:t>especie</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basada</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especímenes</w:t>
            </w:r>
            <w:proofErr w:type="spellEnd"/>
            <w:r>
              <w:rPr>
                <w:rFonts w:ascii="Georgia" w:hAnsi="Georgia" w:eastAsia="Times New Roman"/>
                <w:sz w:val="18"/>
                <w:szCs w:val="18"/>
              </w:rPr>
              <w:t xml:space="preserve"> de </w:t>
            </w:r>
            <w:proofErr w:type="spellStart"/>
            <w:r>
              <w:rPr>
                <w:rFonts w:ascii="Georgia" w:hAnsi="Georgia" w:eastAsia="Times New Roman"/>
                <w:sz w:val="18"/>
                <w:szCs w:val="18"/>
              </w:rPr>
              <w:t>herbario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Dichas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localidades</w:t>
            </w:r>
            <w:proofErr w:type="spellEnd"/>
            <w:r>
              <w:rPr>
                <w:rFonts w:ascii="Georgia" w:hAnsi="Georgia" w:eastAsia="Times New Roman"/>
                <w:sz w:val="18"/>
                <w:szCs w:val="18"/>
              </w:rPr>
              <w:t xml:space="preserve"> se </w:t>
            </w:r>
            <w:proofErr w:type="spellStart"/>
            <w:r>
              <w:rPr>
                <w:rFonts w:ascii="Georgia" w:hAnsi="Georgia" w:eastAsia="Times New Roman"/>
                <w:sz w:val="18"/>
                <w:szCs w:val="18"/>
              </w:rPr>
              <w:t>encuentran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amenazadas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por</w:t>
            </w:r>
            <w:proofErr w:type="spellEnd"/>
            <w:r>
              <w:rPr>
                <w:rFonts w:ascii="Georgia" w:hAnsi="Georgia" w:eastAsia="Times New Roman"/>
                <w:sz w:val="18"/>
                <w:szCs w:val="18"/>
              </w:rPr>
              <w:t xml:space="preserve"> la </w:t>
            </w:r>
            <w:proofErr w:type="spellStart"/>
            <w:r>
              <w:rPr>
                <w:rFonts w:ascii="Georgia" w:hAnsi="Georgia" w:eastAsia="Times New Roman"/>
                <w:sz w:val="18"/>
                <w:szCs w:val="18"/>
              </w:rPr>
              <w:t>extracción</w:t>
            </w:r>
            <w:proofErr w:type="spellEnd"/>
            <w:r>
              <w:rPr>
                <w:rFonts w:ascii="Georgia" w:hAnsi="Georgia" w:eastAsia="Times New Roman"/>
                <w:sz w:val="18"/>
                <w:szCs w:val="18"/>
              </w:rPr>
              <w:t xml:space="preserve"> de la </w:t>
            </w:r>
            <w:proofErr w:type="spellStart"/>
            <w:r>
              <w:rPr>
                <w:rFonts w:ascii="Georgia" w:hAnsi="Georgia" w:eastAsia="Times New Roman"/>
                <w:sz w:val="18"/>
                <w:szCs w:val="18"/>
              </w:rPr>
              <w:t>especie</w:t>
            </w:r>
            <w:proofErr w:type="spellEnd"/>
            <w:r>
              <w:rPr>
                <w:rFonts w:ascii="Georgia" w:hAnsi="Georgia" w:eastAsia="Times New Roman"/>
                <w:sz w:val="18"/>
                <w:szCs w:val="18"/>
              </w:rPr>
              <w:t xml:space="preserve"> y </w:t>
            </w:r>
            <w:proofErr w:type="spellStart"/>
            <w:r>
              <w:rPr>
                <w:rFonts w:ascii="Georgia" w:hAnsi="Georgia" w:eastAsia="Times New Roman"/>
                <w:sz w:val="18"/>
                <w:szCs w:val="18"/>
              </w:rPr>
              <w:t>los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asentamientos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humanos</w:t>
            </w:r>
            <w:proofErr w:type="spellEnd"/>
            <w:r>
              <w:rPr>
                <w:rFonts w:ascii="Georgia" w:hAnsi="Georgia" w:eastAsia="Times New Roman"/>
                <w:sz w:val="18"/>
                <w:szCs w:val="18"/>
              </w:rPr>
              <w:t>.</w:t>
            </w:r>
          </w:p>
        </w:tc>
      </w:tr>
    </w:tbl>
    <w:p w:rsidR="004774E3" w:rsidRDefault="004774E3" w14:paraId="59ADC16B" w14:textId="77777777">
      <w:pPr>
        <w:pStyle w:val="Heading2"/>
        <w:divId w:val="399524965"/>
        <w:rPr>
          <w:rFonts w:ascii="Georgia" w:hAnsi="Georgia" w:eastAsia="Times New Roman"/>
          <w:sz w:val="27"/>
          <w:szCs w:val="27"/>
        </w:rPr>
      </w:pPr>
      <w:r>
        <w:rPr>
          <w:rFonts w:ascii="Georgia" w:hAnsi="Georgia" w:eastAsia="Times New Roman"/>
          <w:sz w:val="27"/>
          <w:szCs w:val="27"/>
        </w:rPr>
        <w:t>Elevation / Depth / Depth Zones</w:t>
      </w:r>
    </w:p>
    <w:p w:rsidR="004774E3" w:rsidRDefault="004774E3" w14:paraId="79E217D5" w14:textId="77777777">
      <w:pPr>
        <w:pStyle w:val="NormalWeb"/>
        <w:divId w:val="399524965"/>
        <w:rPr>
          <w:rFonts w:ascii="Georgia" w:hAnsi="Georgia"/>
        </w:rPr>
      </w:pPr>
      <w:r>
        <w:rPr>
          <w:rStyle w:val="datalabel1"/>
          <w:rFonts w:ascii="Georgia" w:hAnsi="Georgia"/>
        </w:rPr>
        <w:t xml:space="preserve">Elevation Lower Limit (in metres above sea level): </w:t>
      </w:r>
      <w:r>
        <w:rPr>
          <w:rFonts w:ascii="Georgia" w:hAnsi="Georgia"/>
        </w:rPr>
        <w:t>2106</w:t>
      </w:r>
    </w:p>
    <w:p w:rsidR="004774E3" w:rsidRDefault="004774E3" w14:paraId="71B95125" w14:textId="77777777">
      <w:pPr>
        <w:pStyle w:val="NormalWeb"/>
        <w:divId w:val="399524965"/>
        <w:rPr>
          <w:rFonts w:ascii="Georgia" w:hAnsi="Georgia"/>
        </w:rPr>
      </w:pPr>
      <w:r>
        <w:rPr>
          <w:rStyle w:val="datalabel1"/>
          <w:rFonts w:ascii="Georgia" w:hAnsi="Georgia"/>
        </w:rPr>
        <w:t xml:space="preserve">Elevation Upper Limit (in metres above sea level): </w:t>
      </w:r>
      <w:r>
        <w:rPr>
          <w:rFonts w:ascii="Georgia" w:hAnsi="Georgia"/>
        </w:rPr>
        <w:t>2800</w:t>
      </w:r>
    </w:p>
    <w:p w:rsidR="004774E3" w:rsidRDefault="004774E3" w14:paraId="6D6AE190" w14:textId="77777777" w14:noSpellErr="1">
      <w:pPr>
        <w:pStyle w:val="Heading2"/>
        <w:divId w:val="399524965"/>
        <w:rPr>
          <w:rFonts w:ascii="Georgia" w:hAnsi="Georgia" w:eastAsia="Times New Roman"/>
          <w:sz w:val="27"/>
          <w:szCs w:val="27"/>
        </w:rPr>
      </w:pPr>
      <w:commentRangeStart w:id="8"/>
      <w:commentRangeStart w:id="400422252"/>
      <w:r w:rsidRPr="12EC8B1C" w:rsidR="004774E3">
        <w:rPr>
          <w:rFonts w:ascii="Georgia" w:hAnsi="Georgia" w:eastAsia="Times New Roman"/>
          <w:sz w:val="27"/>
          <w:szCs w:val="27"/>
        </w:rPr>
        <w:t>Map Status</w:t>
      </w:r>
      <w:commentRangeEnd w:id="8"/>
      <w:r>
        <w:rPr>
          <w:rStyle w:val="CommentReference"/>
        </w:rPr>
        <w:commentReference w:id="8"/>
      </w:r>
      <w:commentRangeEnd w:id="400422252"/>
      <w:r>
        <w:rPr>
          <w:rStyle w:val="CommentReference"/>
        </w:rPr>
        <w:commentReference w:id="400422252"/>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74"/>
        <w:gridCol w:w="1134"/>
        <w:gridCol w:w="1696"/>
        <w:gridCol w:w="974"/>
        <w:gridCol w:w="1002"/>
        <w:gridCol w:w="1305"/>
        <w:gridCol w:w="1139"/>
        <w:gridCol w:w="1086"/>
      </w:tblGrid>
      <w:tr w:rsidR="00000000" w14:paraId="45CD4589" w14:textId="77777777">
        <w:trPr>
          <w:divId w:val="399524965"/>
          <w:tblCellSpacing w:w="15" w:type="dxa"/>
        </w:trPr>
        <w:tc>
          <w:tcPr>
            <w:tcW w:w="0" w:type="auto"/>
            <w:tcBorders>
              <w:bottom w:val="single" w:color="000000" w:sz="6" w:space="0"/>
            </w:tcBorders>
            <w:shd w:val="clear" w:color="auto" w:fill="BBBBBB"/>
            <w:vAlign w:val="center"/>
            <w:hideMark/>
          </w:tcPr>
          <w:p w:rsidR="004774E3" w:rsidRDefault="004774E3" w14:paraId="385C4B85" w14:textId="77777777">
            <w:pPr>
              <w:spacing w:after="75"/>
              <w:rPr>
                <w:rFonts w:ascii="Georgia" w:hAnsi="Georgia" w:eastAsia="Times New Roman"/>
                <w:b/>
                <w:bCs/>
                <w:sz w:val="18"/>
                <w:szCs w:val="18"/>
              </w:rPr>
            </w:pPr>
            <w:r>
              <w:rPr>
                <w:rFonts w:ascii="Georgia" w:hAnsi="Georgia" w:eastAsia="Times New Roman"/>
                <w:b/>
                <w:bCs/>
                <w:sz w:val="18"/>
                <w:szCs w:val="18"/>
              </w:rPr>
              <w:t>Map Status</w:t>
            </w:r>
          </w:p>
        </w:tc>
        <w:tc>
          <w:tcPr>
            <w:tcW w:w="0" w:type="auto"/>
            <w:tcBorders>
              <w:bottom w:val="single" w:color="000000" w:sz="6" w:space="0"/>
            </w:tcBorders>
            <w:shd w:val="clear" w:color="auto" w:fill="BBBBBB"/>
            <w:vAlign w:val="center"/>
            <w:hideMark/>
          </w:tcPr>
          <w:p w:rsidR="004774E3" w:rsidRDefault="004774E3" w14:paraId="47CA110C" w14:textId="77777777">
            <w:pPr>
              <w:spacing w:after="75"/>
              <w:rPr>
                <w:rFonts w:ascii="Georgia" w:hAnsi="Georgia" w:eastAsia="Times New Roman"/>
                <w:b/>
                <w:bCs/>
                <w:sz w:val="18"/>
                <w:szCs w:val="18"/>
              </w:rPr>
            </w:pPr>
            <w:r>
              <w:rPr>
                <w:rFonts w:ascii="Georgia" w:hAnsi="Georgia" w:eastAsia="Times New Roman"/>
                <w:b/>
                <w:bCs/>
                <w:sz w:val="18"/>
                <w:szCs w:val="18"/>
              </w:rPr>
              <w:t>Use map from previous assessment</w:t>
            </w:r>
          </w:p>
        </w:tc>
        <w:tc>
          <w:tcPr>
            <w:tcW w:w="0" w:type="auto"/>
            <w:tcBorders>
              <w:bottom w:val="single" w:color="000000" w:sz="6" w:space="0"/>
            </w:tcBorders>
            <w:shd w:val="clear" w:color="auto" w:fill="BBBBBB"/>
            <w:vAlign w:val="center"/>
            <w:hideMark/>
          </w:tcPr>
          <w:p w:rsidR="004774E3" w:rsidRDefault="004774E3" w14:paraId="2DFCCA22" w14:textId="77777777">
            <w:pPr>
              <w:spacing w:after="75"/>
              <w:rPr>
                <w:rFonts w:ascii="Georgia" w:hAnsi="Georgia" w:eastAsia="Times New Roman"/>
                <w:b/>
                <w:bCs/>
                <w:sz w:val="18"/>
                <w:szCs w:val="18"/>
              </w:rPr>
            </w:pPr>
            <w:r>
              <w:rPr>
                <w:rFonts w:ascii="Georgia" w:hAnsi="Georgia" w:eastAsia="Times New Roman"/>
                <w:b/>
                <w:bCs/>
                <w:sz w:val="18"/>
                <w:szCs w:val="18"/>
              </w:rPr>
              <w:t>How the map was created, including data sources/methods used:</w:t>
            </w:r>
          </w:p>
        </w:tc>
        <w:tc>
          <w:tcPr>
            <w:tcW w:w="0" w:type="auto"/>
            <w:tcBorders>
              <w:bottom w:val="single" w:color="000000" w:sz="6" w:space="0"/>
            </w:tcBorders>
            <w:shd w:val="clear" w:color="auto" w:fill="BBBBBB"/>
            <w:vAlign w:val="center"/>
            <w:hideMark/>
          </w:tcPr>
          <w:p w:rsidR="004774E3" w:rsidRDefault="004774E3" w14:paraId="55E34CD9" w14:textId="77777777">
            <w:pPr>
              <w:spacing w:after="75"/>
              <w:rPr>
                <w:rFonts w:ascii="Georgia" w:hAnsi="Georgia" w:eastAsia="Times New Roman"/>
                <w:b/>
                <w:bCs/>
                <w:sz w:val="18"/>
                <w:szCs w:val="18"/>
              </w:rPr>
            </w:pPr>
            <w:r>
              <w:rPr>
                <w:rFonts w:ascii="Georgia" w:hAnsi="Georgia" w:eastAsia="Times New Roman"/>
                <w:b/>
                <w:bCs/>
                <w:sz w:val="18"/>
                <w:szCs w:val="18"/>
              </w:rPr>
              <w:t>Please state reason for map</w:t>
            </w:r>
            <w:r>
              <w:rPr>
                <w:rFonts w:ascii="Georgia" w:hAnsi="Georgia" w:eastAsia="Times New Roman"/>
                <w:b/>
                <w:bCs/>
                <w:sz w:val="18"/>
                <w:szCs w:val="18"/>
              </w:rPr>
              <w:t xml:space="preserve"> not available:</w:t>
            </w:r>
          </w:p>
        </w:tc>
        <w:tc>
          <w:tcPr>
            <w:tcW w:w="0" w:type="auto"/>
            <w:tcBorders>
              <w:bottom w:val="single" w:color="000000" w:sz="6" w:space="0"/>
            </w:tcBorders>
            <w:shd w:val="clear" w:color="auto" w:fill="BBBBBB"/>
            <w:vAlign w:val="center"/>
            <w:hideMark/>
          </w:tcPr>
          <w:p w:rsidR="004774E3" w:rsidRDefault="004774E3" w14:paraId="0C07FA26" w14:textId="77777777">
            <w:pPr>
              <w:spacing w:after="75"/>
              <w:rPr>
                <w:rFonts w:ascii="Georgia" w:hAnsi="Georgia" w:eastAsia="Times New Roman"/>
                <w:b/>
                <w:bCs/>
                <w:sz w:val="18"/>
                <w:szCs w:val="18"/>
              </w:rPr>
            </w:pPr>
            <w:r>
              <w:rPr>
                <w:rFonts w:ascii="Georgia" w:hAnsi="Georgia" w:eastAsia="Times New Roman"/>
                <w:b/>
                <w:bCs/>
                <w:sz w:val="18"/>
                <w:szCs w:val="18"/>
              </w:rPr>
              <w:t>Data Sensitive?</w:t>
            </w:r>
          </w:p>
        </w:tc>
        <w:tc>
          <w:tcPr>
            <w:tcW w:w="0" w:type="auto"/>
            <w:tcBorders>
              <w:bottom w:val="single" w:color="000000" w:sz="6" w:space="0"/>
            </w:tcBorders>
            <w:shd w:val="clear" w:color="auto" w:fill="BBBBBB"/>
            <w:vAlign w:val="center"/>
            <w:hideMark/>
          </w:tcPr>
          <w:p w:rsidR="004774E3" w:rsidRDefault="004774E3" w14:paraId="29144B10"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c>
          <w:tcPr>
            <w:tcW w:w="0" w:type="auto"/>
            <w:tcBorders>
              <w:bottom w:val="single" w:color="000000" w:sz="6" w:space="0"/>
            </w:tcBorders>
            <w:shd w:val="clear" w:color="auto" w:fill="BBBBBB"/>
            <w:vAlign w:val="center"/>
            <w:hideMark/>
          </w:tcPr>
          <w:p w:rsidR="004774E3" w:rsidRDefault="004774E3" w14:paraId="0A9074B1" w14:textId="77777777">
            <w:pPr>
              <w:spacing w:after="75"/>
              <w:rPr>
                <w:rFonts w:ascii="Georgia" w:hAnsi="Georgia" w:eastAsia="Times New Roman"/>
                <w:b/>
                <w:bCs/>
                <w:sz w:val="18"/>
                <w:szCs w:val="18"/>
              </w:rPr>
            </w:pPr>
            <w:r>
              <w:rPr>
                <w:rFonts w:ascii="Georgia" w:hAnsi="Georgia" w:eastAsia="Times New Roman"/>
                <w:b/>
                <w:bCs/>
                <w:sz w:val="18"/>
                <w:szCs w:val="18"/>
              </w:rPr>
              <w:t>Geographic range this applies to:</w:t>
            </w:r>
          </w:p>
        </w:tc>
        <w:tc>
          <w:tcPr>
            <w:tcW w:w="0" w:type="auto"/>
            <w:tcBorders>
              <w:bottom w:val="single" w:color="000000" w:sz="6" w:space="0"/>
            </w:tcBorders>
            <w:shd w:val="clear" w:color="auto" w:fill="BBBBBB"/>
            <w:vAlign w:val="center"/>
            <w:hideMark/>
          </w:tcPr>
          <w:p w:rsidR="004774E3" w:rsidRDefault="004774E3" w14:paraId="62D94F8A" w14:textId="77777777">
            <w:pPr>
              <w:spacing w:after="75"/>
              <w:rPr>
                <w:rFonts w:ascii="Georgia" w:hAnsi="Georgia" w:eastAsia="Times New Roman"/>
                <w:b/>
                <w:bCs/>
                <w:sz w:val="18"/>
                <w:szCs w:val="18"/>
              </w:rPr>
            </w:pPr>
            <w:r>
              <w:rPr>
                <w:rFonts w:ascii="Georgia" w:hAnsi="Georgia" w:eastAsia="Times New Roman"/>
                <w:b/>
                <w:bCs/>
                <w:sz w:val="18"/>
                <w:szCs w:val="18"/>
              </w:rPr>
              <w:t>Date restriction imposed:</w:t>
            </w:r>
          </w:p>
        </w:tc>
      </w:tr>
      <w:tr w:rsidR="00000000" w14:paraId="0904179A" w14:textId="77777777">
        <w:trPr>
          <w:divId w:val="399524965"/>
          <w:tblCellSpacing w:w="15" w:type="dxa"/>
        </w:trPr>
        <w:tc>
          <w:tcPr>
            <w:tcW w:w="0" w:type="auto"/>
            <w:vAlign w:val="center"/>
            <w:hideMark/>
          </w:tcPr>
          <w:p w:rsidR="004774E3" w:rsidRDefault="004774E3" w14:paraId="6EF181E4" w14:textId="77777777">
            <w:pPr>
              <w:spacing w:after="75"/>
              <w:rPr>
                <w:rFonts w:ascii="Georgia" w:hAnsi="Georgia" w:eastAsia="Times New Roman"/>
                <w:sz w:val="18"/>
                <w:szCs w:val="18"/>
              </w:rPr>
            </w:pPr>
            <w:r>
              <w:rPr>
                <w:rFonts w:ascii="Georgia" w:hAnsi="Georgia" w:eastAsia="Times New Roman"/>
                <w:sz w:val="18"/>
                <w:szCs w:val="18"/>
              </w:rPr>
              <w:t>Done</w:t>
            </w:r>
          </w:p>
        </w:tc>
        <w:tc>
          <w:tcPr>
            <w:tcW w:w="0" w:type="auto"/>
            <w:vAlign w:val="center"/>
            <w:hideMark/>
          </w:tcPr>
          <w:p w:rsidR="004774E3" w:rsidRDefault="004774E3" w14:paraId="421101F6"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4774E3" w:rsidRDefault="004774E3" w14:paraId="21851735" w14:textId="77777777">
            <w:pPr>
              <w:spacing w:after="75"/>
              <w:rPr>
                <w:rFonts w:ascii="Georgia" w:hAnsi="Georgia" w:eastAsia="Times New Roman"/>
                <w:sz w:val="18"/>
                <w:szCs w:val="18"/>
              </w:rPr>
            </w:pPr>
            <w:r>
              <w:rPr>
                <w:rFonts w:ascii="Georgia" w:hAnsi="Georgia" w:eastAsia="Times New Roman"/>
                <w:sz w:val="18"/>
                <w:szCs w:val="18"/>
              </w:rPr>
              <w:t xml:space="preserve">El </w:t>
            </w:r>
            <w:proofErr w:type="spellStart"/>
            <w:r>
              <w:rPr>
                <w:rFonts w:ascii="Georgia" w:hAnsi="Georgia" w:eastAsia="Times New Roman"/>
                <w:sz w:val="18"/>
                <w:szCs w:val="18"/>
              </w:rPr>
              <w:t>mapa</w:t>
            </w:r>
            <w:proofErr w:type="spellEnd"/>
            <w:r>
              <w:rPr>
                <w:rFonts w:ascii="Georgia" w:hAnsi="Georgia" w:eastAsia="Times New Roman"/>
                <w:sz w:val="18"/>
                <w:szCs w:val="18"/>
              </w:rPr>
              <w:t xml:space="preserve"> se </w:t>
            </w:r>
            <w:proofErr w:type="spellStart"/>
            <w:r>
              <w:rPr>
                <w:rFonts w:ascii="Georgia" w:hAnsi="Georgia" w:eastAsia="Times New Roman"/>
                <w:sz w:val="18"/>
                <w:szCs w:val="18"/>
              </w:rPr>
              <w:t>creó</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utilizando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datos</w:t>
            </w:r>
            <w:proofErr w:type="spellEnd"/>
            <w:r>
              <w:rPr>
                <w:rFonts w:ascii="Georgia" w:hAnsi="Georgia" w:eastAsia="Times New Roman"/>
                <w:sz w:val="18"/>
                <w:szCs w:val="18"/>
              </w:rPr>
              <w:t xml:space="preserve"> de puntos de </w:t>
            </w:r>
            <w:proofErr w:type="spellStart"/>
            <w:r>
              <w:rPr>
                <w:rFonts w:ascii="Georgia" w:hAnsi="Georgia" w:eastAsia="Times New Roman"/>
                <w:sz w:val="18"/>
                <w:szCs w:val="18"/>
              </w:rPr>
              <w:t>especímenes</w:t>
            </w:r>
            <w:proofErr w:type="spellEnd"/>
            <w:r>
              <w:rPr>
                <w:rFonts w:ascii="Georgia" w:hAnsi="Georgia" w:eastAsia="Times New Roman"/>
                <w:sz w:val="18"/>
                <w:szCs w:val="18"/>
              </w:rPr>
              <w:t xml:space="preserve"> de </w:t>
            </w:r>
            <w:proofErr w:type="spellStart"/>
            <w:r>
              <w:rPr>
                <w:rFonts w:ascii="Georgia" w:hAnsi="Georgia" w:eastAsia="Times New Roman"/>
                <w:sz w:val="18"/>
                <w:szCs w:val="18"/>
              </w:rPr>
              <w:t>herbario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georreferenciados</w:t>
            </w:r>
            <w:proofErr w:type="spellEnd"/>
            <w:r>
              <w:rPr>
                <w:rFonts w:ascii="Georgia" w:hAnsi="Georgia" w:eastAsia="Times New Roman"/>
                <w:sz w:val="18"/>
                <w:szCs w:val="18"/>
              </w:rPr>
              <w:t>.</w:t>
            </w:r>
          </w:p>
        </w:tc>
        <w:tc>
          <w:tcPr>
            <w:tcW w:w="0" w:type="auto"/>
            <w:vAlign w:val="center"/>
            <w:hideMark/>
          </w:tcPr>
          <w:p w:rsidR="004774E3" w:rsidRDefault="004774E3" w14:paraId="09D801C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4774E3" w:rsidRDefault="004774E3" w14:paraId="3EC8171D"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4774E3" w:rsidRDefault="004774E3" w14:paraId="1D2B90C0" w14:textId="77777777">
            <w:pPr>
              <w:spacing w:after="75"/>
              <w:rPr>
                <w:rFonts w:ascii="Georgia" w:hAnsi="Georgia" w:eastAsia="Times New Roman"/>
                <w:sz w:val="18"/>
                <w:szCs w:val="18"/>
              </w:rPr>
            </w:pPr>
            <w:r>
              <w:rPr>
                <w:rFonts w:ascii="Georgia" w:hAnsi="Georgia" w:eastAsia="Times New Roman"/>
                <w:sz w:val="18"/>
                <w:szCs w:val="18"/>
              </w:rPr>
              <w:t xml:space="preserve">Los </w:t>
            </w:r>
            <w:proofErr w:type="spellStart"/>
            <w:r>
              <w:rPr>
                <w:rFonts w:ascii="Georgia" w:hAnsi="Georgia" w:eastAsia="Times New Roman"/>
                <w:sz w:val="18"/>
                <w:szCs w:val="18"/>
              </w:rPr>
              <w:t>datos</w:t>
            </w:r>
            <w:proofErr w:type="spellEnd"/>
            <w:r>
              <w:rPr>
                <w:rFonts w:ascii="Georgia" w:hAnsi="Georgia" w:eastAsia="Times New Roman"/>
                <w:sz w:val="18"/>
                <w:szCs w:val="18"/>
              </w:rPr>
              <w:t xml:space="preserve"> solo </w:t>
            </w:r>
            <w:proofErr w:type="spellStart"/>
            <w:r>
              <w:rPr>
                <w:rFonts w:ascii="Georgia" w:hAnsi="Georgia" w:eastAsia="Times New Roman"/>
                <w:sz w:val="18"/>
                <w:szCs w:val="18"/>
              </w:rPr>
              <w:t>están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permitidos</w:t>
            </w:r>
            <w:proofErr w:type="spellEnd"/>
            <w:r>
              <w:rPr>
                <w:rFonts w:ascii="Georgia" w:hAnsi="Georgia" w:eastAsia="Times New Roman"/>
                <w:sz w:val="18"/>
                <w:szCs w:val="18"/>
              </w:rPr>
              <w:t xml:space="preserve"> para </w:t>
            </w:r>
            <w:proofErr w:type="spellStart"/>
            <w:r>
              <w:rPr>
                <w:rFonts w:ascii="Georgia" w:hAnsi="Georgia" w:eastAsia="Times New Roman"/>
                <w:sz w:val="18"/>
                <w:szCs w:val="18"/>
              </w:rPr>
              <w:t>su</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uso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en</w:t>
            </w:r>
            <w:proofErr w:type="spellEnd"/>
            <w:r>
              <w:rPr>
                <w:rFonts w:ascii="Georgia" w:hAnsi="Georgia" w:eastAsia="Times New Roman"/>
                <w:sz w:val="18"/>
                <w:szCs w:val="18"/>
              </w:rPr>
              <w:t xml:space="preserve"> la </w:t>
            </w:r>
            <w:proofErr w:type="spellStart"/>
            <w:r>
              <w:rPr>
                <w:rFonts w:ascii="Georgia" w:hAnsi="Georgia" w:eastAsia="Times New Roman"/>
                <w:sz w:val="18"/>
                <w:szCs w:val="18"/>
              </w:rPr>
              <w:t>creación</w:t>
            </w:r>
            <w:proofErr w:type="spellEnd"/>
            <w:r>
              <w:rPr>
                <w:rFonts w:ascii="Georgia" w:hAnsi="Georgia" w:eastAsia="Times New Roman"/>
                <w:sz w:val="18"/>
                <w:szCs w:val="18"/>
              </w:rPr>
              <w:t xml:space="preserve"> de </w:t>
            </w:r>
            <w:proofErr w:type="spellStart"/>
            <w:r>
              <w:rPr>
                <w:rFonts w:ascii="Georgia" w:hAnsi="Georgia" w:eastAsia="Times New Roman"/>
                <w:sz w:val="18"/>
                <w:szCs w:val="18"/>
              </w:rPr>
              <w:t>evaluaciones</w:t>
            </w:r>
            <w:proofErr w:type="spellEnd"/>
            <w:r>
              <w:rPr>
                <w:rFonts w:ascii="Georgia" w:hAnsi="Georgia" w:eastAsia="Times New Roman"/>
                <w:sz w:val="18"/>
                <w:szCs w:val="18"/>
              </w:rPr>
              <w:t xml:space="preserve">. No </w:t>
            </w:r>
            <w:proofErr w:type="spellStart"/>
            <w:r>
              <w:rPr>
                <w:rFonts w:ascii="Georgia" w:hAnsi="Georgia" w:eastAsia="Times New Roman"/>
                <w:sz w:val="18"/>
                <w:szCs w:val="18"/>
              </w:rPr>
              <w:t>está</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permitido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compartirlo</w:t>
            </w:r>
            <w:proofErr w:type="spellEnd"/>
            <w:r>
              <w:rPr>
                <w:rFonts w:ascii="Georgia" w:hAnsi="Georgia" w:eastAsia="Times New Roman"/>
                <w:sz w:val="18"/>
                <w:szCs w:val="18"/>
              </w:rPr>
              <w:t xml:space="preserve"> o </w:t>
            </w:r>
            <w:proofErr w:type="spellStart"/>
            <w:r>
              <w:rPr>
                <w:rFonts w:ascii="Georgia" w:hAnsi="Georgia" w:eastAsia="Times New Roman"/>
                <w:sz w:val="18"/>
                <w:szCs w:val="18"/>
              </w:rPr>
              <w:t>ponerlo</w:t>
            </w:r>
            <w:proofErr w:type="spellEnd"/>
            <w:r>
              <w:rPr>
                <w:rFonts w:ascii="Georgia" w:hAnsi="Georgia" w:eastAsia="Times New Roman"/>
                <w:sz w:val="18"/>
                <w:szCs w:val="18"/>
              </w:rPr>
              <w:t xml:space="preserve"> a </w:t>
            </w:r>
            <w:proofErr w:type="spellStart"/>
            <w:r>
              <w:rPr>
                <w:rFonts w:ascii="Georgia" w:hAnsi="Georgia" w:eastAsia="Times New Roman"/>
                <w:sz w:val="18"/>
                <w:szCs w:val="18"/>
              </w:rPr>
              <w:t>disposición</w:t>
            </w:r>
            <w:proofErr w:type="spellEnd"/>
            <w:r>
              <w:rPr>
                <w:rFonts w:ascii="Georgia" w:hAnsi="Georgia" w:eastAsia="Times New Roman"/>
                <w:sz w:val="18"/>
                <w:szCs w:val="18"/>
              </w:rPr>
              <w:t xml:space="preserve"> para </w:t>
            </w:r>
            <w:proofErr w:type="spellStart"/>
            <w:r>
              <w:rPr>
                <w:rFonts w:ascii="Georgia" w:hAnsi="Georgia" w:eastAsia="Times New Roman"/>
                <w:sz w:val="18"/>
                <w:szCs w:val="18"/>
              </w:rPr>
              <w:t>ningún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otro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propósito</w:t>
            </w:r>
            <w:proofErr w:type="spellEnd"/>
            <w:r>
              <w:rPr>
                <w:rFonts w:ascii="Georgia" w:hAnsi="Georgia" w:eastAsia="Times New Roman"/>
                <w:sz w:val="18"/>
                <w:szCs w:val="18"/>
              </w:rPr>
              <w:t xml:space="preserve"> </w:t>
            </w:r>
            <w:r>
              <w:rPr>
                <w:rFonts w:ascii="Georgia" w:hAnsi="Georgia" w:eastAsia="Times New Roman"/>
                <w:sz w:val="18"/>
                <w:szCs w:val="18"/>
              </w:rPr>
              <w:lastRenderedPageBreak/>
              <w:t xml:space="preserve">a </w:t>
            </w:r>
            <w:proofErr w:type="spellStart"/>
            <w:r>
              <w:rPr>
                <w:rFonts w:ascii="Georgia" w:hAnsi="Georgia" w:eastAsia="Times New Roman"/>
                <w:sz w:val="18"/>
                <w:szCs w:val="18"/>
              </w:rPr>
              <w:t>menos</w:t>
            </w:r>
            <w:proofErr w:type="spellEnd"/>
            <w:r>
              <w:rPr>
                <w:rFonts w:ascii="Georgia" w:hAnsi="Georgia" w:eastAsia="Times New Roman"/>
                <w:sz w:val="18"/>
                <w:szCs w:val="18"/>
              </w:rPr>
              <w:t xml:space="preserve"> que </w:t>
            </w:r>
            <w:proofErr w:type="spellStart"/>
            <w:r>
              <w:rPr>
                <w:rFonts w:ascii="Georgia" w:hAnsi="Georgia" w:eastAsia="Times New Roman"/>
                <w:sz w:val="18"/>
                <w:szCs w:val="18"/>
              </w:rPr>
              <w:t>sea</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justificado</w:t>
            </w:r>
            <w:proofErr w:type="spellEnd"/>
            <w:r>
              <w:rPr>
                <w:rFonts w:ascii="Georgia" w:hAnsi="Georgia" w:eastAsia="Times New Roman"/>
                <w:sz w:val="18"/>
                <w:szCs w:val="18"/>
              </w:rPr>
              <w:t>.</w:t>
            </w:r>
          </w:p>
        </w:tc>
        <w:tc>
          <w:tcPr>
            <w:tcW w:w="0" w:type="auto"/>
            <w:vAlign w:val="center"/>
            <w:hideMark/>
          </w:tcPr>
          <w:p w:rsidR="004774E3" w:rsidRDefault="004774E3" w14:paraId="2B5CC7BB" w14:textId="77777777">
            <w:pPr>
              <w:spacing w:after="75"/>
              <w:rPr>
                <w:rFonts w:ascii="Georgia" w:hAnsi="Georgia" w:eastAsia="Times New Roman"/>
                <w:sz w:val="18"/>
                <w:szCs w:val="18"/>
              </w:rPr>
            </w:pPr>
            <w:r>
              <w:rPr>
                <w:rFonts w:ascii="Georgia" w:hAnsi="Georgia" w:eastAsia="Times New Roman"/>
                <w:sz w:val="18"/>
                <w:szCs w:val="18"/>
              </w:rPr>
              <w:lastRenderedPageBreak/>
              <w:t>Global</w:t>
            </w:r>
          </w:p>
        </w:tc>
        <w:tc>
          <w:tcPr>
            <w:tcW w:w="0" w:type="auto"/>
            <w:vAlign w:val="center"/>
            <w:hideMark/>
          </w:tcPr>
          <w:p w:rsidR="004774E3" w:rsidRDefault="004774E3" w14:paraId="21670A55" w14:textId="77777777">
            <w:pPr>
              <w:spacing w:after="75"/>
              <w:rPr>
                <w:rFonts w:ascii="Georgia" w:hAnsi="Georgia" w:eastAsia="Times New Roman"/>
                <w:sz w:val="18"/>
                <w:szCs w:val="18"/>
              </w:rPr>
            </w:pPr>
            <w:r>
              <w:rPr>
                <w:rFonts w:ascii="Georgia" w:hAnsi="Georgia" w:eastAsia="Times New Roman"/>
                <w:sz w:val="18"/>
                <w:szCs w:val="18"/>
              </w:rPr>
              <w:t>2023-06-12</w:t>
            </w:r>
          </w:p>
        </w:tc>
      </w:tr>
    </w:tbl>
    <w:p w:rsidR="004774E3" w:rsidRDefault="004774E3" w14:paraId="7D0A35AD" w14:textId="77777777">
      <w:pPr>
        <w:pStyle w:val="Heading2"/>
        <w:divId w:val="399524965"/>
        <w:rPr>
          <w:rFonts w:ascii="Georgia" w:hAnsi="Georgia" w:eastAsia="Times New Roman"/>
          <w:sz w:val="27"/>
          <w:szCs w:val="27"/>
        </w:rPr>
      </w:pPr>
      <w:r>
        <w:rPr>
          <w:rFonts w:ascii="Georgia" w:hAnsi="Georgia" w:eastAsia="Times New Roman"/>
          <w:sz w:val="27"/>
          <w:szCs w:val="27"/>
        </w:rPr>
        <w:t>Biogeographic Realms</w:t>
      </w:r>
    </w:p>
    <w:p w:rsidR="004774E3" w:rsidRDefault="004774E3" w14:paraId="0BBA19AC" w14:textId="77777777">
      <w:pPr>
        <w:pStyle w:val="NormalWeb"/>
        <w:divId w:val="399524965"/>
        <w:rPr>
          <w:rFonts w:ascii="Georgia" w:hAnsi="Georgia"/>
        </w:rPr>
      </w:pPr>
      <w:r>
        <w:rPr>
          <w:rStyle w:val="datalabel1"/>
          <w:rFonts w:ascii="Georgia" w:hAnsi="Georgia"/>
        </w:rPr>
        <w:t xml:space="preserve">Biogeographic Realm: </w:t>
      </w:r>
      <w:r>
        <w:rPr>
          <w:rFonts w:ascii="Georgia" w:hAnsi="Georgia"/>
        </w:rPr>
        <w:t>Neotropical</w:t>
      </w:r>
    </w:p>
    <w:p w:rsidR="004774E3" w:rsidRDefault="004774E3" w14:paraId="7D779DA5" w14:textId="77777777">
      <w:pPr>
        <w:pStyle w:val="Heading1"/>
        <w:divId w:val="1103846686"/>
        <w:rPr>
          <w:rFonts w:ascii="Georgia" w:hAnsi="Georgia" w:eastAsia="Times New Roman"/>
          <w:sz w:val="29"/>
          <w:szCs w:val="29"/>
        </w:rPr>
      </w:pPr>
      <w:r>
        <w:rPr>
          <w:rFonts w:ascii="Georgia" w:hAnsi="Georgia" w:eastAsia="Times New Roman"/>
          <w:sz w:val="29"/>
          <w:szCs w:val="29"/>
        </w:rPr>
        <w:t>Occurrence</w:t>
      </w:r>
    </w:p>
    <w:p w:rsidR="004774E3" w:rsidRDefault="004774E3" w14:paraId="70E7ABB0" w14:textId="77777777">
      <w:pPr>
        <w:pStyle w:val="Heading2"/>
        <w:divId w:val="1103846686"/>
        <w:rPr>
          <w:rFonts w:ascii="Georgia" w:hAnsi="Georgia" w:eastAsia="Times New Roman"/>
          <w:sz w:val="27"/>
          <w:szCs w:val="27"/>
        </w:rPr>
      </w:pPr>
      <w:r>
        <w:rPr>
          <w:rFonts w:ascii="Georgia" w:hAnsi="Georgia" w:eastAsia="Times New Roman"/>
          <w:sz w:val="27"/>
          <w:szCs w:val="27"/>
        </w:rPr>
        <w:t xml:space="preserve">Countries of </w:t>
      </w:r>
      <w:r>
        <w:rPr>
          <w:rFonts w:ascii="Georgia" w:hAnsi="Georgia" w:eastAsia="Times New Roman"/>
          <w:sz w:val="27"/>
          <w:szCs w:val="27"/>
        </w:rPr>
        <w:t>Occurrence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428"/>
        <w:gridCol w:w="901"/>
        <w:gridCol w:w="657"/>
        <w:gridCol w:w="1430"/>
        <w:gridCol w:w="1154"/>
      </w:tblGrid>
      <w:tr w:rsidR="00000000" w14:paraId="38BBA722" w14:textId="77777777">
        <w:trPr>
          <w:divId w:val="1103846686"/>
          <w:tblCellSpacing w:w="15" w:type="dxa"/>
        </w:trPr>
        <w:tc>
          <w:tcPr>
            <w:tcW w:w="0" w:type="auto"/>
            <w:tcBorders>
              <w:bottom w:val="single" w:color="000000" w:sz="6" w:space="0"/>
            </w:tcBorders>
            <w:shd w:val="clear" w:color="auto" w:fill="BBBBBB"/>
            <w:vAlign w:val="center"/>
            <w:hideMark/>
          </w:tcPr>
          <w:p w:rsidR="004774E3" w:rsidRDefault="004774E3" w14:paraId="02B27CBF" w14:textId="77777777">
            <w:pPr>
              <w:spacing w:after="75"/>
              <w:rPr>
                <w:rFonts w:ascii="Georgia" w:hAnsi="Georgia" w:eastAsia="Times New Roman"/>
                <w:b/>
                <w:bCs/>
                <w:sz w:val="18"/>
                <w:szCs w:val="18"/>
              </w:rPr>
            </w:pPr>
            <w:r>
              <w:rPr>
                <w:rFonts w:ascii="Georgia" w:hAnsi="Georgia" w:eastAsia="Times New Roman"/>
                <w:b/>
                <w:bCs/>
                <w:sz w:val="18"/>
                <w:szCs w:val="18"/>
              </w:rPr>
              <w:t>Country</w:t>
            </w:r>
          </w:p>
        </w:tc>
        <w:tc>
          <w:tcPr>
            <w:tcW w:w="0" w:type="auto"/>
            <w:tcBorders>
              <w:bottom w:val="single" w:color="000000" w:sz="6" w:space="0"/>
            </w:tcBorders>
            <w:shd w:val="clear" w:color="auto" w:fill="BBBBBB"/>
            <w:vAlign w:val="center"/>
            <w:hideMark/>
          </w:tcPr>
          <w:p w:rsidR="004774E3" w:rsidRDefault="004774E3" w14:paraId="14685DF7" w14:textId="77777777">
            <w:pPr>
              <w:spacing w:after="75"/>
              <w:rPr>
                <w:rFonts w:ascii="Georgia" w:hAnsi="Georgia" w:eastAsia="Times New Roman"/>
                <w:b/>
                <w:bCs/>
                <w:sz w:val="18"/>
                <w:szCs w:val="18"/>
              </w:rPr>
            </w:pPr>
            <w:r>
              <w:rPr>
                <w:rFonts w:ascii="Georgia" w:hAnsi="Georgia" w:eastAsia="Times New Roman"/>
                <w:b/>
                <w:bCs/>
                <w:sz w:val="18"/>
                <w:szCs w:val="18"/>
              </w:rPr>
              <w:t>Presence</w:t>
            </w:r>
          </w:p>
        </w:tc>
        <w:tc>
          <w:tcPr>
            <w:tcW w:w="0" w:type="auto"/>
            <w:tcBorders>
              <w:bottom w:val="single" w:color="000000" w:sz="6" w:space="0"/>
            </w:tcBorders>
            <w:shd w:val="clear" w:color="auto" w:fill="BBBBBB"/>
            <w:vAlign w:val="center"/>
            <w:hideMark/>
          </w:tcPr>
          <w:p w:rsidR="004774E3" w:rsidRDefault="004774E3" w14:paraId="02E99784" w14:textId="77777777">
            <w:pPr>
              <w:spacing w:after="75"/>
              <w:rPr>
                <w:rFonts w:ascii="Georgia" w:hAnsi="Georgia" w:eastAsia="Times New Roman"/>
                <w:b/>
                <w:bCs/>
                <w:sz w:val="18"/>
                <w:szCs w:val="18"/>
              </w:rPr>
            </w:pPr>
            <w:r>
              <w:rPr>
                <w:rFonts w:ascii="Georgia" w:hAnsi="Georgia" w:eastAsia="Times New Roman"/>
                <w:b/>
                <w:bCs/>
                <w:sz w:val="18"/>
                <w:szCs w:val="18"/>
              </w:rPr>
              <w:t>Origin</w:t>
            </w:r>
          </w:p>
        </w:tc>
        <w:tc>
          <w:tcPr>
            <w:tcW w:w="0" w:type="auto"/>
            <w:tcBorders>
              <w:bottom w:val="single" w:color="000000" w:sz="6" w:space="0"/>
            </w:tcBorders>
            <w:shd w:val="clear" w:color="auto" w:fill="BBBBBB"/>
            <w:vAlign w:val="center"/>
            <w:hideMark/>
          </w:tcPr>
          <w:p w:rsidR="004774E3" w:rsidRDefault="004774E3" w14:paraId="566651B5" w14:textId="77777777">
            <w:pPr>
              <w:spacing w:after="75"/>
              <w:rPr>
                <w:rFonts w:ascii="Georgia" w:hAnsi="Georgia" w:eastAsia="Times New Roman"/>
                <w:b/>
                <w:bCs/>
                <w:sz w:val="18"/>
                <w:szCs w:val="18"/>
              </w:rPr>
            </w:pPr>
            <w:r>
              <w:rPr>
                <w:rFonts w:ascii="Georgia" w:hAnsi="Georgia" w:eastAsia="Times New Roman"/>
                <w:b/>
                <w:bCs/>
                <w:sz w:val="18"/>
                <w:szCs w:val="18"/>
              </w:rPr>
              <w:t>Formerly Bred</w:t>
            </w:r>
          </w:p>
        </w:tc>
        <w:tc>
          <w:tcPr>
            <w:tcW w:w="0" w:type="auto"/>
            <w:tcBorders>
              <w:bottom w:val="single" w:color="000000" w:sz="6" w:space="0"/>
            </w:tcBorders>
            <w:shd w:val="clear" w:color="auto" w:fill="BBBBBB"/>
            <w:vAlign w:val="center"/>
            <w:hideMark/>
          </w:tcPr>
          <w:p w:rsidR="004774E3" w:rsidRDefault="004774E3" w14:paraId="2E5973C9" w14:textId="77777777">
            <w:pPr>
              <w:spacing w:after="75"/>
              <w:rPr>
                <w:rFonts w:ascii="Georgia" w:hAnsi="Georgia" w:eastAsia="Times New Roman"/>
                <w:b/>
                <w:bCs/>
                <w:sz w:val="18"/>
                <w:szCs w:val="18"/>
              </w:rPr>
            </w:pPr>
            <w:r>
              <w:rPr>
                <w:rFonts w:ascii="Georgia" w:hAnsi="Georgia" w:eastAsia="Times New Roman"/>
                <w:b/>
                <w:bCs/>
                <w:sz w:val="18"/>
                <w:szCs w:val="18"/>
              </w:rPr>
              <w:t>Seasonality</w:t>
            </w:r>
          </w:p>
        </w:tc>
      </w:tr>
      <w:tr w:rsidR="00000000" w14:paraId="1697D1C3" w14:textId="77777777">
        <w:trPr>
          <w:divId w:val="1103846686"/>
          <w:tblCellSpacing w:w="15" w:type="dxa"/>
        </w:trPr>
        <w:tc>
          <w:tcPr>
            <w:tcW w:w="0" w:type="auto"/>
            <w:tcBorders>
              <w:bottom w:val="single" w:color="CCCCCC" w:sz="6" w:space="0"/>
            </w:tcBorders>
            <w:vAlign w:val="center"/>
            <w:hideMark/>
          </w:tcPr>
          <w:p w:rsidR="004774E3" w:rsidRDefault="004774E3" w14:paraId="12079746" w14:textId="77777777">
            <w:pPr>
              <w:spacing w:after="75"/>
              <w:rPr>
                <w:rFonts w:ascii="Georgia" w:hAnsi="Georgia" w:eastAsia="Times New Roman"/>
                <w:sz w:val="18"/>
                <w:szCs w:val="18"/>
              </w:rPr>
            </w:pPr>
            <w:r>
              <w:rPr>
                <w:rFonts w:ascii="Georgia" w:hAnsi="Georgia" w:eastAsia="Times New Roman"/>
                <w:sz w:val="18"/>
                <w:szCs w:val="18"/>
              </w:rPr>
              <w:t xml:space="preserve">Bolivia, </w:t>
            </w:r>
            <w:proofErr w:type="spellStart"/>
            <w:r>
              <w:rPr>
                <w:rFonts w:ascii="Georgia" w:hAnsi="Georgia" w:eastAsia="Times New Roman"/>
                <w:sz w:val="18"/>
                <w:szCs w:val="18"/>
              </w:rPr>
              <w:t>Plurinational</w:t>
            </w:r>
            <w:proofErr w:type="spellEnd"/>
            <w:r>
              <w:rPr>
                <w:rFonts w:ascii="Georgia" w:hAnsi="Georgia" w:eastAsia="Times New Roman"/>
                <w:sz w:val="18"/>
                <w:szCs w:val="18"/>
              </w:rPr>
              <w:t xml:space="preserve"> State of</w:t>
            </w:r>
          </w:p>
        </w:tc>
        <w:tc>
          <w:tcPr>
            <w:tcW w:w="0" w:type="auto"/>
            <w:tcBorders>
              <w:bottom w:val="single" w:color="CCCCCC" w:sz="6" w:space="0"/>
            </w:tcBorders>
            <w:vAlign w:val="center"/>
            <w:hideMark/>
          </w:tcPr>
          <w:p w:rsidR="004774E3" w:rsidRDefault="004774E3" w14:paraId="48431CB0"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4774E3" w:rsidRDefault="004774E3" w14:paraId="51B077FC"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4774E3" w:rsidRDefault="004774E3" w14:paraId="79F7D589"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4774E3" w:rsidRDefault="004774E3" w14:paraId="33C7E48D" w14:textId="77777777">
            <w:pPr>
              <w:spacing w:after="75"/>
              <w:rPr>
                <w:rFonts w:ascii="Georgia" w:hAnsi="Georgia" w:eastAsia="Times New Roman"/>
                <w:sz w:val="18"/>
                <w:szCs w:val="18"/>
              </w:rPr>
            </w:pPr>
            <w:r>
              <w:rPr>
                <w:rFonts w:ascii="Georgia" w:hAnsi="Georgia" w:eastAsia="Times New Roman"/>
                <w:sz w:val="18"/>
                <w:szCs w:val="18"/>
              </w:rPr>
              <w:t>Resident</w:t>
            </w:r>
          </w:p>
        </w:tc>
      </w:tr>
    </w:tbl>
    <w:p w:rsidR="004774E3" w:rsidRDefault="004774E3" w14:paraId="5956E5D4" w14:textId="77777777" w14:noSpellErr="1">
      <w:pPr>
        <w:pStyle w:val="Heading1"/>
        <w:divId w:val="1860662469"/>
        <w:rPr>
          <w:rFonts w:ascii="Georgia" w:hAnsi="Georgia" w:eastAsia="Times New Roman"/>
          <w:sz w:val="29"/>
          <w:szCs w:val="29"/>
        </w:rPr>
      </w:pPr>
      <w:commentRangeStart w:id="2054443748"/>
      <w:r w:rsidRPr="5CAE7099" w:rsidR="004774E3">
        <w:rPr>
          <w:rFonts w:ascii="Georgia" w:hAnsi="Georgia" w:eastAsia="Times New Roman"/>
          <w:sz w:val="29"/>
          <w:szCs w:val="29"/>
        </w:rPr>
        <w:t>Population</w:t>
      </w:r>
      <w:commentRangeEnd w:id="2054443748"/>
      <w:r>
        <w:rPr>
          <w:rStyle w:val="CommentReference"/>
        </w:rPr>
        <w:commentReference w:id="2054443748"/>
      </w:r>
    </w:p>
    <w:p w:rsidR="004774E3" w:rsidRDefault="004774E3" w14:paraId="75BBD47F" w14:textId="77777777">
      <w:pPr>
        <w:pStyle w:val="NormalWeb"/>
        <w:divId w:val="1860662469"/>
        <w:rPr>
          <w:rFonts w:ascii="Georgia" w:hAnsi="Georgia"/>
        </w:rPr>
      </w:pPr>
      <w:r>
        <w:rPr>
          <w:rFonts w:ascii="Georgia" w:hAnsi="Georgia"/>
        </w:rPr>
        <w:t xml:space="preserve">No hay </w:t>
      </w:r>
      <w:proofErr w:type="spellStart"/>
      <w:r>
        <w:rPr>
          <w:rFonts w:ascii="Georgia" w:hAnsi="Georgia"/>
        </w:rPr>
        <w:t>información</w:t>
      </w:r>
      <w:proofErr w:type="spellEnd"/>
      <w:r>
        <w:rPr>
          <w:rFonts w:ascii="Georgia" w:hAnsi="Georgia"/>
        </w:rPr>
        <w:t xml:space="preserve"> disponible </w:t>
      </w:r>
      <w:proofErr w:type="spellStart"/>
      <w:r>
        <w:rPr>
          <w:rFonts w:ascii="Georgia" w:hAnsi="Georgia"/>
        </w:rPr>
        <w:t>sobre</w:t>
      </w:r>
      <w:proofErr w:type="spellEnd"/>
      <w:r>
        <w:rPr>
          <w:rFonts w:ascii="Georgia" w:hAnsi="Georgia"/>
        </w:rPr>
        <w:t xml:space="preserve"> la población. La </w:t>
      </w:r>
      <w:proofErr w:type="spellStart"/>
      <w:r>
        <w:rPr>
          <w:rFonts w:ascii="Georgia" w:hAnsi="Georgia"/>
        </w:rPr>
        <w:t>especie</w:t>
      </w:r>
      <w:proofErr w:type="spellEnd"/>
      <w:r>
        <w:rPr>
          <w:rFonts w:ascii="Georgia" w:hAnsi="Georgia"/>
        </w:rPr>
        <w:t xml:space="preserve"> se </w:t>
      </w:r>
      <w:proofErr w:type="spellStart"/>
      <w:r>
        <w:rPr>
          <w:rFonts w:ascii="Georgia" w:hAnsi="Georgia"/>
        </w:rPr>
        <w:t>conoce</w:t>
      </w:r>
      <w:proofErr w:type="spellEnd"/>
      <w:r>
        <w:rPr>
          <w:rFonts w:ascii="Georgia" w:hAnsi="Georgia"/>
        </w:rPr>
        <w:t xml:space="preserve"> a </w:t>
      </w:r>
      <w:proofErr w:type="spellStart"/>
      <w:r>
        <w:rPr>
          <w:rFonts w:ascii="Georgia" w:hAnsi="Georgia"/>
        </w:rPr>
        <w:t>partir</w:t>
      </w:r>
      <w:proofErr w:type="spellEnd"/>
      <w:r>
        <w:rPr>
          <w:rFonts w:ascii="Georgia" w:hAnsi="Georgia"/>
        </w:rPr>
        <w:t xml:space="preserve"> de dos </w:t>
      </w:r>
      <w:proofErr w:type="spellStart"/>
      <w:r>
        <w:rPr>
          <w:rFonts w:ascii="Georgia" w:hAnsi="Georgia"/>
        </w:rPr>
        <w:t>especímenes</w:t>
      </w:r>
      <w:proofErr w:type="spellEnd"/>
      <w:r>
        <w:rPr>
          <w:rFonts w:ascii="Georgia" w:hAnsi="Georgia"/>
        </w:rPr>
        <w:t xml:space="preserve"> de </w:t>
      </w:r>
      <w:proofErr w:type="spellStart"/>
      <w:r>
        <w:rPr>
          <w:rFonts w:ascii="Georgia" w:hAnsi="Georgia"/>
        </w:rPr>
        <w:t>herbario</w:t>
      </w:r>
      <w:proofErr w:type="spellEnd"/>
      <w:r>
        <w:rPr>
          <w:rFonts w:ascii="Georgia" w:hAnsi="Georgia"/>
        </w:rPr>
        <w:t>.</w:t>
      </w:r>
    </w:p>
    <w:p w:rsidR="004774E3" w:rsidRDefault="004774E3" w14:paraId="41D40E36" w14:textId="77777777">
      <w:pPr>
        <w:pStyle w:val="Heading2"/>
        <w:divId w:val="1860662469"/>
        <w:rPr>
          <w:rFonts w:ascii="Georgia" w:hAnsi="Georgia" w:eastAsia="Times New Roman"/>
          <w:sz w:val="27"/>
          <w:szCs w:val="27"/>
        </w:rPr>
      </w:pPr>
      <w:r>
        <w:rPr>
          <w:rFonts w:ascii="Georgia" w:hAnsi="Georgia" w:eastAsia="Times New Roman"/>
          <w:sz w:val="27"/>
          <w:szCs w:val="27"/>
        </w:rPr>
        <w:t>Population Information</w:t>
      </w:r>
    </w:p>
    <w:p w:rsidR="004774E3" w:rsidRDefault="004774E3" w14:paraId="7F32140A" w14:textId="77777777">
      <w:pPr>
        <w:pStyle w:val="NormalWeb"/>
        <w:divId w:val="1860662469"/>
        <w:rPr>
          <w:rFonts w:ascii="Georgia" w:hAnsi="Georgia"/>
        </w:rPr>
      </w:pPr>
      <w:r>
        <w:rPr>
          <w:rStyle w:val="datalabel1"/>
          <w:rFonts w:ascii="Georgia" w:hAnsi="Georgia"/>
        </w:rPr>
        <w:t xml:space="preserve">Current Population Trend: </w:t>
      </w:r>
      <w:r>
        <w:rPr>
          <w:rFonts w:ascii="Georgia" w:hAnsi="Georgia"/>
        </w:rPr>
        <w:t>Decreasing</w:t>
      </w:r>
    </w:p>
    <w:p w:rsidR="004774E3" w:rsidRDefault="004774E3" w14:paraId="3F37CF73" w14:textId="77777777">
      <w:pPr>
        <w:pStyle w:val="Heading1"/>
        <w:divId w:val="328364400"/>
        <w:rPr>
          <w:rFonts w:ascii="Georgia" w:hAnsi="Georgia" w:eastAsia="Times New Roman"/>
          <w:sz w:val="29"/>
          <w:szCs w:val="29"/>
        </w:rPr>
      </w:pPr>
      <w:r>
        <w:rPr>
          <w:rFonts w:ascii="Georgia" w:hAnsi="Georgia" w:eastAsia="Times New Roman"/>
          <w:sz w:val="29"/>
          <w:szCs w:val="29"/>
        </w:rPr>
        <w:t>Habitats and Ecology</w:t>
      </w:r>
    </w:p>
    <w:p w:rsidR="004774E3" w:rsidRDefault="00887273" w14:paraId="5B1E4684" w14:textId="1EF77C16">
      <w:pPr>
        <w:pStyle w:val="NormalWeb"/>
        <w:divId w:val="328364400"/>
        <w:rPr>
          <w:rFonts w:ascii="Georgia" w:hAnsi="Georgia"/>
        </w:rPr>
      </w:pPr>
      <w:ins w:author="Jack Plummer" w:date="2023-08-08T10:20:00Z" w:id="9">
        <w:r>
          <w:rPr>
            <w:rFonts w:ascii="Georgia" w:hAnsi="Georgia"/>
          </w:rPr>
          <w:t>Es</w:t>
        </w:r>
      </w:ins>
      <w:ins w:author="Jack Plummer" w:date="2023-08-08T15:03:00Z" w:id="10">
        <w:r w:rsidR="00DB7A25">
          <w:rPr>
            <w:rFonts w:ascii="Georgia" w:hAnsi="Georgia"/>
          </w:rPr>
          <w:t xml:space="preserve"> </w:t>
        </w:r>
        <w:proofErr w:type="spellStart"/>
        <w:r w:rsidR="00DB7A25">
          <w:rPr>
            <w:rFonts w:ascii="Georgia" w:hAnsi="Georgia"/>
          </w:rPr>
          <w:t>una</w:t>
        </w:r>
      </w:ins>
      <w:proofErr w:type="spellEnd"/>
      <w:ins w:author="Jack Plummer" w:date="2023-08-08T10:20:00Z" w:id="11">
        <w:r>
          <w:rPr>
            <w:rFonts w:ascii="Georgia" w:hAnsi="Georgia"/>
          </w:rPr>
          <w:t xml:space="preserve"> </w:t>
        </w:r>
      </w:ins>
      <w:del w:author="Jack Plummer" w:date="2023-08-08T10:20:00Z" w:id="12">
        <w:r w:rsidDel="00887273" w:rsidR="004774E3">
          <w:rPr>
            <w:rFonts w:ascii="Georgia" w:hAnsi="Georgia"/>
          </w:rPr>
          <w:delText>H</w:delText>
        </w:r>
      </w:del>
      <w:proofErr w:type="spellStart"/>
      <w:ins w:author="Jack Plummer" w:date="2023-08-08T10:20:00Z" w:id="13">
        <w:r>
          <w:rPr>
            <w:rFonts w:ascii="Georgia" w:hAnsi="Georgia"/>
          </w:rPr>
          <w:t>h</w:t>
        </w:r>
      </w:ins>
      <w:r w:rsidR="004774E3">
        <w:rPr>
          <w:rFonts w:ascii="Georgia" w:hAnsi="Georgia"/>
        </w:rPr>
        <w:t>ierba</w:t>
      </w:r>
      <w:proofErr w:type="spellEnd"/>
      <w:r w:rsidR="004774E3">
        <w:rPr>
          <w:rFonts w:ascii="Georgia" w:hAnsi="Georgia"/>
        </w:rPr>
        <w:t xml:space="preserve"> </w:t>
      </w:r>
      <w:proofErr w:type="spellStart"/>
      <w:r w:rsidR="004774E3">
        <w:rPr>
          <w:rFonts w:ascii="Georgia" w:hAnsi="Georgia"/>
        </w:rPr>
        <w:t>rupícola</w:t>
      </w:r>
      <w:proofErr w:type="spellEnd"/>
      <w:r w:rsidR="004774E3">
        <w:rPr>
          <w:rFonts w:ascii="Georgia" w:hAnsi="Georgia"/>
        </w:rPr>
        <w:t xml:space="preserve"> con </w:t>
      </w:r>
      <w:proofErr w:type="spellStart"/>
      <w:r w:rsidR="004774E3">
        <w:rPr>
          <w:rFonts w:ascii="Georgia" w:hAnsi="Georgia"/>
        </w:rPr>
        <w:t>bulbo</w:t>
      </w:r>
      <w:proofErr w:type="spellEnd"/>
      <w:r w:rsidR="004774E3">
        <w:rPr>
          <w:rFonts w:ascii="Georgia" w:hAnsi="Georgia"/>
        </w:rPr>
        <w:t xml:space="preserve"> </w:t>
      </w:r>
      <w:proofErr w:type="spellStart"/>
      <w:r w:rsidR="004774E3">
        <w:rPr>
          <w:rFonts w:ascii="Georgia" w:hAnsi="Georgia"/>
        </w:rPr>
        <w:t>globoso</w:t>
      </w:r>
      <w:proofErr w:type="spellEnd"/>
      <w:r w:rsidR="004774E3">
        <w:rPr>
          <w:rFonts w:ascii="Georgia" w:hAnsi="Georgia"/>
        </w:rPr>
        <w:t xml:space="preserve">, </w:t>
      </w:r>
      <w:proofErr w:type="spellStart"/>
      <w:r w:rsidR="004774E3">
        <w:rPr>
          <w:rFonts w:ascii="Georgia" w:hAnsi="Georgia"/>
        </w:rPr>
        <w:t>creciendo</w:t>
      </w:r>
      <w:proofErr w:type="spellEnd"/>
      <w:r w:rsidR="004774E3">
        <w:rPr>
          <w:rFonts w:ascii="Georgia" w:hAnsi="Georgia"/>
        </w:rPr>
        <w:t xml:space="preserve"> </w:t>
      </w:r>
      <w:proofErr w:type="spellStart"/>
      <w:r w:rsidR="004774E3">
        <w:rPr>
          <w:rFonts w:ascii="Georgia" w:hAnsi="Georgia"/>
        </w:rPr>
        <w:t>sobre</w:t>
      </w:r>
      <w:proofErr w:type="spellEnd"/>
      <w:r w:rsidR="004774E3">
        <w:rPr>
          <w:rFonts w:ascii="Georgia" w:hAnsi="Georgia"/>
        </w:rPr>
        <w:t xml:space="preserve"> </w:t>
      </w:r>
      <w:proofErr w:type="spellStart"/>
      <w:r w:rsidR="004774E3">
        <w:rPr>
          <w:rFonts w:ascii="Georgia" w:hAnsi="Georgia"/>
        </w:rPr>
        <w:t>suelos</w:t>
      </w:r>
      <w:proofErr w:type="spellEnd"/>
      <w:r w:rsidR="004774E3">
        <w:rPr>
          <w:rFonts w:ascii="Georgia" w:hAnsi="Georgia"/>
        </w:rPr>
        <w:t xml:space="preserve"> </w:t>
      </w:r>
      <w:proofErr w:type="spellStart"/>
      <w:r w:rsidR="004774E3">
        <w:rPr>
          <w:rFonts w:ascii="Georgia" w:hAnsi="Georgia"/>
        </w:rPr>
        <w:t>rocosos</w:t>
      </w:r>
      <w:proofErr w:type="spellEnd"/>
      <w:r w:rsidR="004774E3">
        <w:rPr>
          <w:rFonts w:ascii="Georgia" w:hAnsi="Georgia"/>
        </w:rPr>
        <w:t xml:space="preserve"> con </w:t>
      </w:r>
      <w:proofErr w:type="spellStart"/>
      <w:r w:rsidR="004774E3">
        <w:rPr>
          <w:rFonts w:ascii="Georgia" w:hAnsi="Georgia"/>
        </w:rPr>
        <w:t>laderas</w:t>
      </w:r>
      <w:proofErr w:type="spellEnd"/>
      <w:r w:rsidR="004774E3">
        <w:rPr>
          <w:rFonts w:ascii="Georgia" w:hAnsi="Georgia"/>
        </w:rPr>
        <w:t xml:space="preserve"> </w:t>
      </w:r>
      <w:proofErr w:type="spellStart"/>
      <w:r w:rsidR="004774E3">
        <w:rPr>
          <w:rFonts w:ascii="Georgia" w:hAnsi="Georgia"/>
        </w:rPr>
        <w:t>pronunciadas</w:t>
      </w:r>
      <w:proofErr w:type="spellEnd"/>
      <w:r w:rsidR="004774E3">
        <w:rPr>
          <w:rFonts w:ascii="Georgia" w:hAnsi="Georgia"/>
        </w:rPr>
        <w:t xml:space="preserve"> y de </w:t>
      </w:r>
      <w:proofErr w:type="spellStart"/>
      <w:r w:rsidR="004774E3">
        <w:rPr>
          <w:rFonts w:ascii="Georgia" w:hAnsi="Georgia"/>
        </w:rPr>
        <w:t>difícil</w:t>
      </w:r>
      <w:proofErr w:type="spellEnd"/>
      <w:r w:rsidR="004774E3">
        <w:rPr>
          <w:rFonts w:ascii="Georgia" w:hAnsi="Georgia"/>
        </w:rPr>
        <w:t xml:space="preserve"> </w:t>
      </w:r>
      <w:proofErr w:type="spellStart"/>
      <w:r w:rsidR="004774E3">
        <w:rPr>
          <w:rFonts w:ascii="Georgia" w:hAnsi="Georgia"/>
        </w:rPr>
        <w:t>acceso</w:t>
      </w:r>
      <w:proofErr w:type="spellEnd"/>
      <w:del w:author="Jack Plummer" w:date="2023-08-07T15:23:00Z" w:id="14">
        <w:r w:rsidDel="008F1EFC" w:rsidR="004774E3">
          <w:rPr>
            <w:rFonts w:ascii="Georgia" w:hAnsi="Georgia"/>
          </w:rPr>
          <w:delText>,</w:delText>
        </w:r>
        <w:r w:rsidDel="008F1EFC" w:rsidR="004774E3">
          <w:rPr>
            <w:rFonts w:ascii="Georgia" w:hAnsi="Georgia"/>
          </w:rPr>
          <w:delText xml:space="preserve"> entre los 2106 y los 2800 m s.n.m. </w:delText>
        </w:r>
      </w:del>
      <w:r w:rsidR="004774E3">
        <w:rPr>
          <w:rFonts w:ascii="Georgia" w:hAnsi="Georgia"/>
        </w:rPr>
        <w:t xml:space="preserve">. </w:t>
      </w:r>
      <w:commentRangeStart w:id="15"/>
      <w:r w:rsidR="004774E3">
        <w:rPr>
          <w:rFonts w:ascii="Georgia" w:hAnsi="Georgia"/>
        </w:rPr>
        <w:t xml:space="preserve">Los </w:t>
      </w:r>
      <w:proofErr w:type="spellStart"/>
      <w:r w:rsidR="004774E3">
        <w:rPr>
          <w:rFonts w:ascii="Georgia" w:hAnsi="Georgia"/>
        </w:rPr>
        <w:t>especímenes</w:t>
      </w:r>
      <w:proofErr w:type="spellEnd"/>
      <w:r w:rsidR="004774E3">
        <w:rPr>
          <w:rFonts w:ascii="Georgia" w:hAnsi="Georgia"/>
        </w:rPr>
        <w:t xml:space="preserve"> </w:t>
      </w:r>
      <w:proofErr w:type="spellStart"/>
      <w:r w:rsidR="004774E3">
        <w:rPr>
          <w:rFonts w:ascii="Georgia" w:hAnsi="Georgia"/>
        </w:rPr>
        <w:t>colectados</w:t>
      </w:r>
      <w:proofErr w:type="spellEnd"/>
      <w:r w:rsidR="004774E3">
        <w:rPr>
          <w:rFonts w:ascii="Georgia" w:hAnsi="Georgia"/>
        </w:rPr>
        <w:t xml:space="preserve"> se </w:t>
      </w:r>
      <w:proofErr w:type="spellStart"/>
      <w:r w:rsidR="004774E3">
        <w:rPr>
          <w:rFonts w:ascii="Georgia" w:hAnsi="Georgia"/>
        </w:rPr>
        <w:t>encontraron</w:t>
      </w:r>
      <w:proofErr w:type="spellEnd"/>
      <w:r w:rsidR="004774E3">
        <w:rPr>
          <w:rFonts w:ascii="Georgia" w:hAnsi="Georgia"/>
        </w:rPr>
        <w:t xml:space="preserve"> </w:t>
      </w:r>
      <w:proofErr w:type="spellStart"/>
      <w:r w:rsidR="004774E3">
        <w:rPr>
          <w:rFonts w:ascii="Georgia" w:hAnsi="Georgia"/>
        </w:rPr>
        <w:t>en</w:t>
      </w:r>
      <w:proofErr w:type="spellEnd"/>
      <w:r w:rsidR="004774E3">
        <w:rPr>
          <w:rFonts w:ascii="Georgia" w:hAnsi="Georgia"/>
        </w:rPr>
        <w:t xml:space="preserve"> la </w:t>
      </w:r>
      <w:proofErr w:type="spellStart"/>
      <w:r w:rsidR="004774E3">
        <w:rPr>
          <w:rFonts w:ascii="Georgia" w:hAnsi="Georgia"/>
        </w:rPr>
        <w:t>ladera</w:t>
      </w:r>
      <w:proofErr w:type="spellEnd"/>
      <w:r w:rsidR="004774E3">
        <w:rPr>
          <w:rFonts w:ascii="Georgia" w:hAnsi="Georgia"/>
        </w:rPr>
        <w:t xml:space="preserve"> </w:t>
      </w:r>
      <w:proofErr w:type="spellStart"/>
      <w:r w:rsidR="004774E3">
        <w:rPr>
          <w:rFonts w:ascii="Georgia" w:hAnsi="Georgia"/>
        </w:rPr>
        <w:t>sudoriental</w:t>
      </w:r>
      <w:proofErr w:type="spellEnd"/>
      <w:r w:rsidR="004774E3">
        <w:rPr>
          <w:rFonts w:ascii="Georgia" w:hAnsi="Georgia"/>
        </w:rPr>
        <w:t xml:space="preserve"> de la cordillera de </w:t>
      </w:r>
      <w:proofErr w:type="spellStart"/>
      <w:r w:rsidR="004774E3">
        <w:rPr>
          <w:rFonts w:ascii="Georgia" w:hAnsi="Georgia"/>
        </w:rPr>
        <w:t>Tiraque</w:t>
      </w:r>
      <w:proofErr w:type="spellEnd"/>
      <w:r w:rsidR="004774E3">
        <w:rPr>
          <w:rFonts w:ascii="Georgia" w:hAnsi="Georgia"/>
        </w:rPr>
        <w:t xml:space="preserve"> (Jørgensen </w:t>
      </w:r>
      <w:r w:rsidR="004774E3">
        <w:rPr>
          <w:rStyle w:val="Emphasis"/>
          <w:rFonts w:ascii="Georgia" w:hAnsi="Georgia"/>
        </w:rPr>
        <w:t>e</w:t>
      </w:r>
      <w:r w:rsidR="004774E3">
        <w:rPr>
          <w:rStyle w:val="Emphasis"/>
          <w:rFonts w:ascii="Georgia" w:hAnsi="Georgia"/>
        </w:rPr>
        <w:t>t al.</w:t>
      </w:r>
      <w:r w:rsidR="004774E3">
        <w:rPr>
          <w:rFonts w:ascii="Georgia" w:hAnsi="Georgia"/>
        </w:rPr>
        <w:t xml:space="preserve"> 2014) y </w:t>
      </w:r>
      <w:proofErr w:type="spellStart"/>
      <w:r w:rsidR="004774E3">
        <w:rPr>
          <w:rFonts w:ascii="Georgia" w:hAnsi="Georgia"/>
        </w:rPr>
        <w:t>en</w:t>
      </w:r>
      <w:proofErr w:type="spellEnd"/>
      <w:r w:rsidR="004774E3">
        <w:rPr>
          <w:rFonts w:ascii="Georgia" w:hAnsi="Georgia"/>
        </w:rPr>
        <w:t xml:space="preserve"> la </w:t>
      </w:r>
      <w:proofErr w:type="spellStart"/>
      <w:r w:rsidR="004774E3">
        <w:rPr>
          <w:rFonts w:ascii="Georgia" w:hAnsi="Georgia"/>
        </w:rPr>
        <w:t>localidad</w:t>
      </w:r>
      <w:proofErr w:type="spellEnd"/>
      <w:r w:rsidR="004774E3">
        <w:rPr>
          <w:rFonts w:ascii="Georgia" w:hAnsi="Georgia"/>
        </w:rPr>
        <w:t xml:space="preserve"> de </w:t>
      </w:r>
      <w:proofErr w:type="spellStart"/>
      <w:r w:rsidR="004774E3">
        <w:rPr>
          <w:rFonts w:ascii="Georgia" w:hAnsi="Georgia"/>
        </w:rPr>
        <w:t>Ariruma</w:t>
      </w:r>
      <w:proofErr w:type="spellEnd"/>
      <w:r w:rsidR="004774E3">
        <w:rPr>
          <w:rFonts w:ascii="Georgia" w:hAnsi="Georgia"/>
        </w:rPr>
        <w:t xml:space="preserve">, Moro </w:t>
      </w:r>
      <w:proofErr w:type="spellStart"/>
      <w:r w:rsidR="004774E3">
        <w:rPr>
          <w:rFonts w:ascii="Georgia" w:hAnsi="Georgia"/>
        </w:rPr>
        <w:t>Moro</w:t>
      </w:r>
      <w:proofErr w:type="spellEnd"/>
      <w:r w:rsidR="004774E3">
        <w:rPr>
          <w:rFonts w:ascii="Georgia" w:hAnsi="Georgia"/>
        </w:rPr>
        <w:t xml:space="preserve">. </w:t>
      </w:r>
      <w:commentRangeEnd w:id="15"/>
      <w:r w:rsidR="00DB7A25">
        <w:rPr>
          <w:rStyle w:val="CommentReference"/>
        </w:rPr>
        <w:commentReference w:id="15"/>
      </w:r>
      <w:r w:rsidR="004774E3">
        <w:rPr>
          <w:rFonts w:ascii="Georgia" w:hAnsi="Georgia"/>
        </w:rPr>
        <w:t xml:space="preserve">La </w:t>
      </w:r>
      <w:proofErr w:type="spellStart"/>
      <w:r w:rsidR="004774E3">
        <w:rPr>
          <w:rFonts w:ascii="Georgia" w:hAnsi="Georgia"/>
        </w:rPr>
        <w:t>floración</w:t>
      </w:r>
      <w:proofErr w:type="spellEnd"/>
      <w:r w:rsidR="004774E3">
        <w:rPr>
          <w:rFonts w:ascii="Georgia" w:hAnsi="Georgia"/>
        </w:rPr>
        <w:t xml:space="preserve"> se </w:t>
      </w:r>
      <w:proofErr w:type="spellStart"/>
      <w:r w:rsidR="004774E3">
        <w:rPr>
          <w:rFonts w:ascii="Georgia" w:hAnsi="Georgia"/>
        </w:rPr>
        <w:t>inicia</w:t>
      </w:r>
      <w:proofErr w:type="spellEnd"/>
      <w:r w:rsidR="004774E3">
        <w:rPr>
          <w:rFonts w:ascii="Georgia" w:hAnsi="Georgia"/>
        </w:rPr>
        <w:t xml:space="preserve"> con las </w:t>
      </w:r>
      <w:proofErr w:type="spellStart"/>
      <w:r w:rsidR="004774E3">
        <w:rPr>
          <w:rFonts w:ascii="Georgia" w:hAnsi="Georgia"/>
        </w:rPr>
        <w:t>primeras</w:t>
      </w:r>
      <w:proofErr w:type="spellEnd"/>
      <w:r w:rsidR="004774E3">
        <w:rPr>
          <w:rFonts w:ascii="Georgia" w:hAnsi="Georgia"/>
        </w:rPr>
        <w:t xml:space="preserve"> </w:t>
      </w:r>
      <w:proofErr w:type="spellStart"/>
      <w:r w:rsidR="004774E3">
        <w:rPr>
          <w:rFonts w:ascii="Georgia" w:hAnsi="Georgia"/>
        </w:rPr>
        <w:t>lluvias</w:t>
      </w:r>
      <w:proofErr w:type="spellEnd"/>
      <w:r w:rsidR="004774E3">
        <w:rPr>
          <w:rFonts w:ascii="Georgia" w:hAnsi="Georgia"/>
        </w:rPr>
        <w:t xml:space="preserve"> (Lara-Rico </w:t>
      </w:r>
      <w:del w:author="Jack Plummer" w:date="2023-08-08T17:17:00Z" w:id="16">
        <w:r w:rsidDel="004774E3" w:rsidR="004774E3">
          <w:rPr>
            <w:rFonts w:ascii="Georgia" w:hAnsi="Georgia"/>
          </w:rPr>
          <w:delText>&amp;</w:delText>
        </w:r>
      </w:del>
      <w:commentRangeStart w:id="17"/>
      <w:ins w:author="Jack Plummer" w:date="2023-08-08T17:17:00Z" w:id="18">
        <w:r w:rsidR="004774E3">
          <w:rPr>
            <w:rFonts w:ascii="Georgia" w:hAnsi="Georgia"/>
          </w:rPr>
          <w:t>and</w:t>
        </w:r>
      </w:ins>
      <w:ins w:author="Jack Plummer" w:date="2023-08-08T17:18:00Z" w:id="19">
        <w:commentRangeEnd w:id="17"/>
        <w:r w:rsidR="004774E3">
          <w:rPr>
            <w:rStyle w:val="CommentReference"/>
          </w:rPr>
          <w:commentReference w:id="17"/>
        </w:r>
      </w:ins>
      <w:r w:rsidR="004774E3">
        <w:rPr>
          <w:rFonts w:ascii="Georgia" w:hAnsi="Georgia"/>
        </w:rPr>
        <w:t xml:space="preserve"> Céspedes-Escalera 2019).</w:t>
      </w:r>
    </w:p>
    <w:p w:rsidR="004774E3" w:rsidRDefault="004774E3" w14:paraId="33842AB1" w14:textId="77777777">
      <w:pPr>
        <w:pStyle w:val="Heading2"/>
        <w:divId w:val="328364400"/>
        <w:rPr>
          <w:rFonts w:ascii="Georgia" w:hAnsi="Georgia" w:eastAsia="Times New Roman"/>
          <w:sz w:val="27"/>
          <w:szCs w:val="27"/>
        </w:rPr>
      </w:pPr>
      <w:r>
        <w:rPr>
          <w:rFonts w:ascii="Georgia" w:hAnsi="Georgia" w:eastAsia="Times New Roman"/>
          <w:sz w:val="27"/>
          <w:szCs w:val="27"/>
        </w:rPr>
        <w:t>IUCN Habitats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843"/>
        <w:gridCol w:w="763"/>
        <w:gridCol w:w="1020"/>
        <w:gridCol w:w="1888"/>
      </w:tblGrid>
      <w:tr w:rsidR="00000000" w14:paraId="58997B59" w14:textId="77777777">
        <w:trPr>
          <w:divId w:val="328364400"/>
          <w:tblCellSpacing w:w="15" w:type="dxa"/>
        </w:trPr>
        <w:tc>
          <w:tcPr>
            <w:tcW w:w="0" w:type="auto"/>
            <w:tcBorders>
              <w:bottom w:val="single" w:color="000000" w:sz="6" w:space="0"/>
            </w:tcBorders>
            <w:shd w:val="clear" w:color="auto" w:fill="BBBBBB"/>
            <w:vAlign w:val="center"/>
            <w:hideMark/>
          </w:tcPr>
          <w:p w:rsidR="004774E3" w:rsidRDefault="004774E3" w14:paraId="7066A1FD" w14:textId="77777777">
            <w:pPr>
              <w:spacing w:after="75"/>
              <w:rPr>
                <w:rFonts w:ascii="Georgia" w:hAnsi="Georgia" w:eastAsia="Times New Roman"/>
                <w:b/>
                <w:bCs/>
                <w:sz w:val="18"/>
                <w:szCs w:val="18"/>
              </w:rPr>
            </w:pPr>
            <w:r>
              <w:rPr>
                <w:rFonts w:ascii="Georgia" w:hAnsi="Georgia" w:eastAsia="Times New Roman"/>
                <w:b/>
                <w:bCs/>
                <w:sz w:val="18"/>
                <w:szCs w:val="18"/>
              </w:rPr>
              <w:t>Habitat</w:t>
            </w:r>
          </w:p>
        </w:tc>
        <w:tc>
          <w:tcPr>
            <w:tcW w:w="0" w:type="auto"/>
            <w:tcBorders>
              <w:bottom w:val="single" w:color="000000" w:sz="6" w:space="0"/>
            </w:tcBorders>
            <w:shd w:val="clear" w:color="auto" w:fill="BBBBBB"/>
            <w:vAlign w:val="center"/>
            <w:hideMark/>
          </w:tcPr>
          <w:p w:rsidR="004774E3" w:rsidRDefault="004774E3" w14:paraId="2C615103" w14:textId="77777777">
            <w:pPr>
              <w:spacing w:after="75"/>
              <w:rPr>
                <w:rFonts w:ascii="Georgia" w:hAnsi="Georgia" w:eastAsia="Times New Roman"/>
                <w:b/>
                <w:bCs/>
                <w:sz w:val="18"/>
                <w:szCs w:val="18"/>
              </w:rPr>
            </w:pPr>
            <w:r>
              <w:rPr>
                <w:rFonts w:ascii="Georgia" w:hAnsi="Georgia" w:eastAsia="Times New Roman"/>
                <w:b/>
                <w:bCs/>
                <w:sz w:val="18"/>
                <w:szCs w:val="18"/>
              </w:rPr>
              <w:t>Season</w:t>
            </w:r>
          </w:p>
        </w:tc>
        <w:tc>
          <w:tcPr>
            <w:tcW w:w="0" w:type="auto"/>
            <w:tcBorders>
              <w:bottom w:val="single" w:color="000000" w:sz="6" w:space="0"/>
            </w:tcBorders>
            <w:shd w:val="clear" w:color="auto" w:fill="BBBBBB"/>
            <w:vAlign w:val="center"/>
            <w:hideMark/>
          </w:tcPr>
          <w:p w:rsidR="004774E3" w:rsidRDefault="004774E3" w14:paraId="2C6D9B5C" w14:textId="77777777">
            <w:pPr>
              <w:spacing w:after="75"/>
              <w:rPr>
                <w:rFonts w:ascii="Georgia" w:hAnsi="Georgia" w:eastAsia="Times New Roman"/>
                <w:b/>
                <w:bCs/>
                <w:sz w:val="18"/>
                <w:szCs w:val="18"/>
              </w:rPr>
            </w:pPr>
            <w:r>
              <w:rPr>
                <w:rFonts w:ascii="Georgia" w:hAnsi="Georgia" w:eastAsia="Times New Roman"/>
                <w:b/>
                <w:bCs/>
                <w:sz w:val="18"/>
                <w:szCs w:val="18"/>
              </w:rPr>
              <w:t>Suitability</w:t>
            </w:r>
          </w:p>
        </w:tc>
        <w:tc>
          <w:tcPr>
            <w:tcW w:w="0" w:type="auto"/>
            <w:tcBorders>
              <w:bottom w:val="single" w:color="000000" w:sz="6" w:space="0"/>
            </w:tcBorders>
            <w:shd w:val="clear" w:color="auto" w:fill="BBBBBB"/>
            <w:vAlign w:val="center"/>
            <w:hideMark/>
          </w:tcPr>
          <w:p w:rsidR="004774E3" w:rsidRDefault="004774E3" w14:paraId="03EDE5E7" w14:textId="77777777">
            <w:pPr>
              <w:spacing w:after="75"/>
              <w:rPr>
                <w:rFonts w:ascii="Georgia" w:hAnsi="Georgia" w:eastAsia="Times New Roman"/>
                <w:b/>
                <w:bCs/>
                <w:sz w:val="18"/>
                <w:szCs w:val="18"/>
              </w:rPr>
            </w:pPr>
            <w:r>
              <w:rPr>
                <w:rFonts w:ascii="Georgia" w:hAnsi="Georgia" w:eastAsia="Times New Roman"/>
                <w:b/>
                <w:bCs/>
                <w:sz w:val="18"/>
                <w:szCs w:val="18"/>
              </w:rPr>
              <w:t>Major Importance?</w:t>
            </w:r>
          </w:p>
        </w:tc>
      </w:tr>
      <w:tr w:rsidR="00000000" w14:paraId="4F5555C3" w14:textId="77777777">
        <w:trPr>
          <w:divId w:val="328364400"/>
          <w:tblCellSpacing w:w="15" w:type="dxa"/>
        </w:trPr>
        <w:tc>
          <w:tcPr>
            <w:tcW w:w="0" w:type="auto"/>
            <w:tcBorders>
              <w:bottom w:val="single" w:color="CCCCCC" w:sz="6" w:space="0"/>
            </w:tcBorders>
            <w:vAlign w:val="center"/>
            <w:hideMark/>
          </w:tcPr>
          <w:p w:rsidR="004774E3" w:rsidRDefault="004774E3" w14:paraId="131DFA86" w14:textId="77777777">
            <w:pPr>
              <w:spacing w:after="75"/>
              <w:rPr>
                <w:rFonts w:ascii="Georgia" w:hAnsi="Georgia" w:eastAsia="Times New Roman"/>
                <w:sz w:val="18"/>
                <w:szCs w:val="18"/>
              </w:rPr>
            </w:pPr>
            <w:r>
              <w:rPr>
                <w:rFonts w:ascii="Georgia" w:hAnsi="Georgia" w:eastAsia="Times New Roman"/>
                <w:sz w:val="18"/>
                <w:szCs w:val="18"/>
              </w:rPr>
              <w:t>1.5. Forest -&gt; Forest - Subtropical</w:t>
            </w:r>
            <w:r>
              <w:rPr>
                <w:rFonts w:ascii="Georgia" w:hAnsi="Georgia" w:eastAsia="Times New Roman"/>
                <w:sz w:val="18"/>
                <w:szCs w:val="18"/>
              </w:rPr>
              <w:t>/Tropical Dry</w:t>
            </w:r>
          </w:p>
        </w:tc>
        <w:tc>
          <w:tcPr>
            <w:tcW w:w="0" w:type="auto"/>
            <w:tcBorders>
              <w:bottom w:val="single" w:color="CCCCCC" w:sz="6" w:space="0"/>
            </w:tcBorders>
            <w:vAlign w:val="center"/>
            <w:hideMark/>
          </w:tcPr>
          <w:p w:rsidR="004774E3" w:rsidRDefault="004774E3" w14:paraId="00209D75"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4774E3" w:rsidRDefault="004774E3" w14:paraId="7E453C82"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4774E3" w:rsidRDefault="004774E3" w14:paraId="412F5179" w14:textId="77777777">
            <w:pPr>
              <w:spacing w:after="75"/>
              <w:rPr>
                <w:rFonts w:ascii="Georgia" w:hAnsi="Georgia" w:eastAsia="Times New Roman"/>
                <w:sz w:val="18"/>
                <w:szCs w:val="18"/>
              </w:rPr>
            </w:pPr>
            <w:r>
              <w:rPr>
                <w:rFonts w:ascii="Georgia" w:hAnsi="Georgia" w:eastAsia="Times New Roman"/>
                <w:sz w:val="18"/>
                <w:szCs w:val="18"/>
              </w:rPr>
              <w:t>Yes</w:t>
            </w:r>
          </w:p>
        </w:tc>
      </w:tr>
    </w:tbl>
    <w:p w:rsidR="004774E3" w:rsidRDefault="004774E3" w14:paraId="17C80CA2" w14:textId="77777777">
      <w:pPr>
        <w:pStyle w:val="Heading2"/>
        <w:divId w:val="328364400"/>
        <w:rPr>
          <w:rFonts w:ascii="Georgia" w:hAnsi="Georgia" w:eastAsia="Times New Roman"/>
          <w:sz w:val="27"/>
          <w:szCs w:val="27"/>
        </w:rPr>
      </w:pPr>
      <w:r>
        <w:rPr>
          <w:rFonts w:ascii="Georgia" w:hAnsi="Georgia" w:eastAsia="Times New Roman"/>
          <w:sz w:val="27"/>
          <w:szCs w:val="27"/>
        </w:rPr>
        <w:t>Continuing Decline in Habitat</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105"/>
        <w:gridCol w:w="894"/>
        <w:gridCol w:w="6011"/>
      </w:tblGrid>
      <w:tr w:rsidR="00000000" w14:paraId="399B275F" w14:textId="77777777">
        <w:trPr>
          <w:divId w:val="328364400"/>
          <w:tblCellSpacing w:w="15" w:type="dxa"/>
        </w:trPr>
        <w:tc>
          <w:tcPr>
            <w:tcW w:w="0" w:type="auto"/>
            <w:tcBorders>
              <w:bottom w:val="single" w:color="000000" w:sz="6" w:space="0"/>
            </w:tcBorders>
            <w:shd w:val="clear" w:color="auto" w:fill="BBBBBB"/>
            <w:vAlign w:val="center"/>
            <w:hideMark/>
          </w:tcPr>
          <w:p w:rsidR="004774E3" w:rsidRDefault="004774E3" w14:paraId="709960D1" w14:textId="77777777">
            <w:pPr>
              <w:spacing w:after="75"/>
              <w:rPr>
                <w:rFonts w:ascii="Georgia" w:hAnsi="Georgia" w:eastAsia="Times New Roman"/>
                <w:b/>
                <w:bCs/>
                <w:sz w:val="18"/>
                <w:szCs w:val="18"/>
              </w:rPr>
            </w:pPr>
            <w:r>
              <w:rPr>
                <w:rFonts w:ascii="Georgia" w:hAnsi="Georgia" w:eastAsia="Times New Roman"/>
                <w:b/>
                <w:bCs/>
                <w:sz w:val="18"/>
                <w:szCs w:val="18"/>
              </w:rPr>
              <w:t>Continuing decline in area, extent and/or quality of habitat?</w:t>
            </w:r>
          </w:p>
        </w:tc>
        <w:tc>
          <w:tcPr>
            <w:tcW w:w="0" w:type="auto"/>
            <w:tcBorders>
              <w:bottom w:val="single" w:color="000000" w:sz="6" w:space="0"/>
            </w:tcBorders>
            <w:shd w:val="clear" w:color="auto" w:fill="BBBBBB"/>
            <w:vAlign w:val="center"/>
            <w:hideMark/>
          </w:tcPr>
          <w:p w:rsidR="004774E3" w:rsidRDefault="004774E3" w14:paraId="47241415" w14:textId="77777777">
            <w:pPr>
              <w:spacing w:after="75"/>
              <w:rPr>
                <w:rFonts w:ascii="Georgia" w:hAnsi="Georgia" w:eastAsia="Times New Roman"/>
                <w:b/>
                <w:bCs/>
                <w:sz w:val="18"/>
                <w:szCs w:val="18"/>
              </w:rPr>
            </w:pPr>
            <w:r>
              <w:rPr>
                <w:rFonts w:ascii="Georgia" w:hAnsi="Georgia" w:eastAsia="Times New Roman"/>
                <w:b/>
                <w:bCs/>
                <w:sz w:val="18"/>
                <w:szCs w:val="18"/>
              </w:rPr>
              <w:t>Qualifier</w:t>
            </w:r>
          </w:p>
        </w:tc>
        <w:tc>
          <w:tcPr>
            <w:tcW w:w="0" w:type="auto"/>
            <w:tcBorders>
              <w:bottom w:val="single" w:color="000000" w:sz="6" w:space="0"/>
            </w:tcBorders>
            <w:shd w:val="clear" w:color="auto" w:fill="BBBBBB"/>
            <w:vAlign w:val="center"/>
            <w:hideMark/>
          </w:tcPr>
          <w:p w:rsidR="004774E3" w:rsidRDefault="004774E3" w14:paraId="4E2341AB"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23874559" w14:textId="77777777">
        <w:trPr>
          <w:divId w:val="328364400"/>
          <w:tblCellSpacing w:w="15" w:type="dxa"/>
        </w:trPr>
        <w:tc>
          <w:tcPr>
            <w:tcW w:w="0" w:type="auto"/>
            <w:vAlign w:val="center"/>
            <w:hideMark/>
          </w:tcPr>
          <w:p w:rsidR="004774E3" w:rsidRDefault="004774E3" w14:paraId="104230B8"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4774E3" w:rsidRDefault="004774E3" w14:paraId="5653C814" w14:textId="77777777">
            <w:pPr>
              <w:spacing w:after="75"/>
              <w:rPr>
                <w:rFonts w:ascii="Georgia" w:hAnsi="Georgia" w:eastAsia="Times New Roman"/>
                <w:sz w:val="18"/>
                <w:szCs w:val="18"/>
              </w:rPr>
            </w:pPr>
            <w:r>
              <w:rPr>
                <w:rFonts w:ascii="Georgia" w:hAnsi="Georgia" w:eastAsia="Times New Roman"/>
                <w:sz w:val="18"/>
                <w:szCs w:val="18"/>
              </w:rPr>
              <w:t>Inferred</w:t>
            </w:r>
          </w:p>
        </w:tc>
        <w:tc>
          <w:tcPr>
            <w:tcW w:w="0" w:type="auto"/>
            <w:vAlign w:val="center"/>
            <w:hideMark/>
          </w:tcPr>
          <w:p w:rsidR="004774E3" w:rsidRDefault="004774E3" w14:paraId="672F7ACF" w14:textId="37A68B59">
            <w:pPr>
              <w:spacing w:after="75"/>
              <w:rPr>
                <w:rFonts w:ascii="Georgia" w:hAnsi="Georgia" w:eastAsia="Times New Roman"/>
                <w:sz w:val="18"/>
                <w:szCs w:val="18"/>
              </w:rPr>
            </w:pPr>
            <w:r>
              <w:rPr>
                <w:rFonts w:ascii="Georgia" w:hAnsi="Georgia" w:eastAsia="Times New Roman"/>
                <w:sz w:val="18"/>
                <w:szCs w:val="18"/>
              </w:rPr>
              <w:t xml:space="preserve">Se ha </w:t>
            </w:r>
            <w:proofErr w:type="spellStart"/>
            <w:r>
              <w:rPr>
                <w:rFonts w:ascii="Georgia" w:hAnsi="Georgia" w:eastAsia="Times New Roman"/>
                <w:sz w:val="18"/>
                <w:szCs w:val="18"/>
              </w:rPr>
              <w:t>evidenciado</w:t>
            </w:r>
            <w:proofErr w:type="spellEnd"/>
            <w:r>
              <w:rPr>
                <w:rFonts w:ascii="Georgia" w:hAnsi="Georgia" w:eastAsia="Times New Roman"/>
                <w:sz w:val="18"/>
                <w:szCs w:val="18"/>
              </w:rPr>
              <w:t xml:space="preserve"> un </w:t>
            </w:r>
            <w:proofErr w:type="spellStart"/>
            <w:r>
              <w:rPr>
                <w:rFonts w:ascii="Georgia" w:hAnsi="Georgia" w:eastAsia="Times New Roman"/>
                <w:sz w:val="18"/>
                <w:szCs w:val="18"/>
              </w:rPr>
              <w:t>cambio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en</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el</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hábitat</w:t>
            </w:r>
            <w:proofErr w:type="spellEnd"/>
            <w:r>
              <w:rPr>
                <w:rFonts w:ascii="Georgia" w:hAnsi="Georgia" w:eastAsia="Times New Roman"/>
                <w:sz w:val="18"/>
                <w:szCs w:val="18"/>
              </w:rPr>
              <w:t xml:space="preserve"> de las </w:t>
            </w:r>
            <w:proofErr w:type="spellStart"/>
            <w:r>
              <w:rPr>
                <w:rFonts w:ascii="Georgia" w:hAnsi="Georgia" w:eastAsia="Times New Roman"/>
                <w:sz w:val="18"/>
                <w:szCs w:val="18"/>
              </w:rPr>
              <w:t>diferentes</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localidades</w:t>
            </w:r>
            <w:proofErr w:type="spellEnd"/>
            <w:r>
              <w:rPr>
                <w:rFonts w:ascii="Georgia" w:hAnsi="Georgia" w:eastAsia="Times New Roman"/>
                <w:sz w:val="18"/>
                <w:szCs w:val="18"/>
              </w:rPr>
              <w:t xml:space="preserve"> (Cochabamba y Santa Cruz), </w:t>
            </w:r>
            <w:proofErr w:type="spellStart"/>
            <w:r>
              <w:rPr>
                <w:rFonts w:ascii="Georgia" w:hAnsi="Georgia" w:eastAsia="Times New Roman"/>
                <w:sz w:val="18"/>
                <w:szCs w:val="18"/>
              </w:rPr>
              <w:t>debido</w:t>
            </w:r>
            <w:proofErr w:type="spellEnd"/>
            <w:r>
              <w:rPr>
                <w:rFonts w:ascii="Georgia" w:hAnsi="Georgia" w:eastAsia="Times New Roman"/>
                <w:sz w:val="18"/>
                <w:szCs w:val="18"/>
              </w:rPr>
              <w:t xml:space="preserve"> al </w:t>
            </w:r>
            <w:proofErr w:type="spellStart"/>
            <w:r>
              <w:rPr>
                <w:rFonts w:ascii="Georgia" w:hAnsi="Georgia" w:eastAsia="Times New Roman"/>
                <w:sz w:val="18"/>
                <w:szCs w:val="18"/>
              </w:rPr>
              <w:t>crecimiento</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urbano</w:t>
            </w:r>
            <w:proofErr w:type="spellEnd"/>
            <w:r>
              <w:rPr>
                <w:rFonts w:ascii="Georgia" w:hAnsi="Georgia" w:eastAsia="Times New Roman"/>
                <w:sz w:val="18"/>
                <w:szCs w:val="18"/>
              </w:rPr>
              <w:t xml:space="preserve">, tala, </w:t>
            </w:r>
            <w:proofErr w:type="spellStart"/>
            <w:r>
              <w:rPr>
                <w:rFonts w:ascii="Georgia" w:hAnsi="Georgia" w:eastAsia="Times New Roman"/>
                <w:sz w:val="18"/>
                <w:szCs w:val="18"/>
              </w:rPr>
              <w:t>ganadería</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además</w:t>
            </w:r>
            <w:proofErr w:type="spellEnd"/>
            <w:r>
              <w:rPr>
                <w:rFonts w:ascii="Georgia" w:hAnsi="Georgia" w:eastAsia="Times New Roman"/>
                <w:sz w:val="18"/>
                <w:szCs w:val="18"/>
              </w:rPr>
              <w:t xml:space="preserve"> de la </w:t>
            </w:r>
            <w:proofErr w:type="spellStart"/>
            <w:r>
              <w:rPr>
                <w:rFonts w:ascii="Georgia" w:hAnsi="Georgia" w:eastAsia="Times New Roman"/>
                <w:sz w:val="18"/>
                <w:szCs w:val="18"/>
              </w:rPr>
              <w:t>fragilidad</w:t>
            </w:r>
            <w:proofErr w:type="spellEnd"/>
            <w:r>
              <w:rPr>
                <w:rFonts w:ascii="Georgia" w:hAnsi="Georgia" w:eastAsia="Times New Roman"/>
                <w:sz w:val="18"/>
                <w:szCs w:val="18"/>
              </w:rPr>
              <w:t xml:space="preserve"> del </w:t>
            </w:r>
            <w:proofErr w:type="spellStart"/>
            <w:r>
              <w:rPr>
                <w:rFonts w:ascii="Georgia" w:hAnsi="Georgia" w:eastAsia="Times New Roman"/>
                <w:sz w:val="18"/>
                <w:szCs w:val="18"/>
              </w:rPr>
              <w:t>ambiente</w:t>
            </w:r>
            <w:proofErr w:type="spellEnd"/>
            <w:r>
              <w:rPr>
                <w:rFonts w:ascii="Georgia" w:hAnsi="Georgia" w:eastAsia="Times New Roman"/>
                <w:sz w:val="18"/>
                <w:szCs w:val="18"/>
              </w:rPr>
              <w:t xml:space="preserve"> </w:t>
            </w:r>
            <w:proofErr w:type="spellStart"/>
            <w:r>
              <w:rPr>
                <w:rFonts w:ascii="Georgia" w:hAnsi="Georgia" w:eastAsia="Times New Roman"/>
                <w:sz w:val="18"/>
                <w:szCs w:val="18"/>
              </w:rPr>
              <w:t>por</w:t>
            </w:r>
            <w:proofErr w:type="spellEnd"/>
            <w:r>
              <w:rPr>
                <w:rFonts w:ascii="Georgia" w:hAnsi="Georgia" w:eastAsia="Times New Roman"/>
                <w:sz w:val="18"/>
                <w:szCs w:val="18"/>
              </w:rPr>
              <w:t xml:space="preserve"> la </w:t>
            </w:r>
            <w:proofErr w:type="spellStart"/>
            <w:r>
              <w:rPr>
                <w:rFonts w:ascii="Georgia" w:hAnsi="Georgia" w:eastAsia="Times New Roman"/>
                <w:sz w:val="18"/>
                <w:szCs w:val="18"/>
              </w:rPr>
              <w:t>sequía</w:t>
            </w:r>
            <w:proofErr w:type="spellEnd"/>
            <w:r>
              <w:rPr>
                <w:rFonts w:ascii="Georgia" w:hAnsi="Georgia" w:eastAsia="Times New Roman"/>
                <w:sz w:val="18"/>
                <w:szCs w:val="18"/>
              </w:rPr>
              <w:t xml:space="preserve"> y </w:t>
            </w:r>
            <w:proofErr w:type="spellStart"/>
            <w:r>
              <w:rPr>
                <w:rFonts w:ascii="Georgia" w:hAnsi="Georgia" w:eastAsia="Times New Roman"/>
                <w:sz w:val="18"/>
                <w:szCs w:val="18"/>
              </w:rPr>
              <w:t>heladas</w:t>
            </w:r>
            <w:proofErr w:type="spellEnd"/>
            <w:r>
              <w:rPr>
                <w:rFonts w:ascii="Georgia" w:hAnsi="Georgia" w:eastAsia="Times New Roman"/>
                <w:sz w:val="18"/>
                <w:szCs w:val="18"/>
              </w:rPr>
              <w:t xml:space="preserve"> (Navarro et al. 2010, Williams et al. 2011, </w:t>
            </w:r>
            <w:proofErr w:type="spellStart"/>
            <w:r>
              <w:rPr>
                <w:rFonts w:ascii="Georgia" w:hAnsi="Georgia" w:eastAsia="Times New Roman"/>
                <w:sz w:val="18"/>
                <w:szCs w:val="18"/>
              </w:rPr>
              <w:t>Leguí</w:t>
            </w:r>
            <w:r>
              <w:rPr>
                <w:rFonts w:ascii="Georgia" w:hAnsi="Georgia" w:eastAsia="Times New Roman"/>
                <w:sz w:val="18"/>
                <w:szCs w:val="18"/>
              </w:rPr>
              <w:t>a</w:t>
            </w:r>
            <w:proofErr w:type="spellEnd"/>
            <w:r>
              <w:rPr>
                <w:rFonts w:ascii="Georgia" w:hAnsi="Georgia" w:eastAsia="Times New Roman"/>
                <w:sz w:val="18"/>
                <w:szCs w:val="18"/>
              </w:rPr>
              <w:t xml:space="preserve"> </w:t>
            </w:r>
            <w:ins w:author="Jack Plummer" w:date="2023-08-08T17:17:00Z" w:id="20">
              <w:r>
                <w:rPr>
                  <w:rFonts w:ascii="Georgia" w:hAnsi="Georgia" w:eastAsia="Times New Roman"/>
                  <w:sz w:val="18"/>
                  <w:szCs w:val="18"/>
                </w:rPr>
                <w:t xml:space="preserve">et al. </w:t>
              </w:r>
            </w:ins>
            <w:r>
              <w:rPr>
                <w:rFonts w:ascii="Georgia" w:hAnsi="Georgia" w:eastAsia="Times New Roman"/>
                <w:sz w:val="18"/>
                <w:szCs w:val="18"/>
              </w:rPr>
              <w:t>2011, Bustamante et al. 2019).</w:t>
            </w:r>
          </w:p>
        </w:tc>
      </w:tr>
    </w:tbl>
    <w:p w:rsidR="004774E3" w:rsidRDefault="004774E3" w14:paraId="177C1B43" w14:textId="77777777">
      <w:pPr>
        <w:pStyle w:val="Heading2"/>
        <w:divId w:val="328364400"/>
        <w:rPr>
          <w:rFonts w:ascii="Georgia" w:hAnsi="Georgia" w:eastAsia="Times New Roman"/>
          <w:sz w:val="27"/>
          <w:szCs w:val="27"/>
        </w:rPr>
      </w:pPr>
      <w:r>
        <w:rPr>
          <w:rFonts w:ascii="Georgia" w:hAnsi="Georgia" w:eastAsia="Times New Roman"/>
          <w:sz w:val="27"/>
          <w:szCs w:val="27"/>
        </w:rPr>
        <w:t>Systems</w:t>
      </w:r>
    </w:p>
    <w:p w:rsidR="004774E3" w:rsidRDefault="004774E3" w14:paraId="0F2E8819" w14:textId="77777777">
      <w:pPr>
        <w:pStyle w:val="NormalWeb"/>
        <w:divId w:val="328364400"/>
        <w:rPr>
          <w:rFonts w:ascii="Georgia" w:hAnsi="Georgia"/>
        </w:rPr>
      </w:pPr>
      <w:r>
        <w:rPr>
          <w:rStyle w:val="datalabel1"/>
          <w:rFonts w:ascii="Georgia" w:hAnsi="Georgia"/>
        </w:rPr>
        <w:lastRenderedPageBreak/>
        <w:t xml:space="preserve">System: </w:t>
      </w:r>
      <w:r>
        <w:rPr>
          <w:rFonts w:ascii="Georgia" w:hAnsi="Georgia"/>
        </w:rPr>
        <w:t>Terrestrial</w:t>
      </w:r>
    </w:p>
    <w:p w:rsidR="004774E3" w:rsidRDefault="004774E3" w14:paraId="0727E7C0" w14:textId="77777777">
      <w:pPr>
        <w:pStyle w:val="Heading2"/>
        <w:divId w:val="328364400"/>
        <w:rPr>
          <w:rFonts w:ascii="Georgia" w:hAnsi="Georgia" w:eastAsia="Times New Roman"/>
          <w:sz w:val="27"/>
          <w:szCs w:val="27"/>
        </w:rPr>
      </w:pPr>
      <w:r>
        <w:rPr>
          <w:rFonts w:ascii="Georgia" w:hAnsi="Georgia" w:eastAsia="Times New Roman"/>
          <w:sz w:val="27"/>
          <w:szCs w:val="27"/>
        </w:rPr>
        <w:t>Plant / Fungi Specific</w:t>
      </w:r>
    </w:p>
    <w:p w:rsidR="004774E3" w:rsidRDefault="004774E3" w14:paraId="20F25ADD" w14:textId="77777777">
      <w:pPr>
        <w:pStyle w:val="NormalWeb"/>
        <w:divId w:val="328364400"/>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92"/>
      </w:tblGrid>
      <w:tr w:rsidR="00000000" w14:paraId="39085C15" w14:textId="77777777">
        <w:trPr>
          <w:divId w:val="328364400"/>
          <w:tblCellSpacing w:w="15" w:type="dxa"/>
        </w:trPr>
        <w:tc>
          <w:tcPr>
            <w:tcW w:w="0" w:type="auto"/>
            <w:tcBorders>
              <w:bottom w:val="single" w:color="000000" w:sz="6" w:space="0"/>
            </w:tcBorders>
            <w:shd w:val="clear" w:color="auto" w:fill="BBBBBB"/>
            <w:vAlign w:val="center"/>
            <w:hideMark/>
          </w:tcPr>
          <w:p w:rsidR="004774E3" w:rsidRDefault="004774E3" w14:paraId="0C9486E9" w14:textId="77777777">
            <w:pPr>
              <w:spacing w:after="75"/>
              <w:rPr>
                <w:rFonts w:ascii="Georgia" w:hAnsi="Georgia" w:eastAsia="Times New Roman"/>
                <w:b/>
                <w:bCs/>
                <w:sz w:val="18"/>
                <w:szCs w:val="18"/>
              </w:rPr>
            </w:pPr>
            <w:r>
              <w:rPr>
                <w:rFonts w:ascii="Georgia" w:hAnsi="Georgia" w:eastAsia="Times New Roman"/>
                <w:b/>
                <w:bCs/>
                <w:sz w:val="18"/>
                <w:szCs w:val="18"/>
              </w:rPr>
              <w:t>Plant and Fungal Growth Forms</w:t>
            </w:r>
          </w:p>
        </w:tc>
      </w:tr>
      <w:tr w:rsidR="00000000" w14:paraId="64424EEC" w14:textId="77777777">
        <w:trPr>
          <w:divId w:val="328364400"/>
          <w:tblCellSpacing w:w="15" w:type="dxa"/>
        </w:trPr>
        <w:tc>
          <w:tcPr>
            <w:tcW w:w="0" w:type="auto"/>
            <w:tcBorders>
              <w:bottom w:val="single" w:color="CCCCCC" w:sz="6" w:space="0"/>
            </w:tcBorders>
            <w:vAlign w:val="center"/>
            <w:hideMark/>
          </w:tcPr>
          <w:p w:rsidR="004774E3" w:rsidRDefault="004774E3" w14:paraId="10C15764" w14:textId="77777777">
            <w:pPr>
              <w:spacing w:after="75"/>
              <w:rPr>
                <w:rFonts w:ascii="Georgia" w:hAnsi="Georgia" w:eastAsia="Times New Roman"/>
                <w:sz w:val="18"/>
                <w:szCs w:val="18"/>
              </w:rPr>
            </w:pPr>
            <w:r>
              <w:rPr>
                <w:rFonts w:ascii="Georgia" w:hAnsi="Georgia" w:eastAsia="Times New Roman"/>
                <w:sz w:val="18"/>
                <w:szCs w:val="18"/>
              </w:rPr>
              <w:t>Forb or Herb</w:t>
            </w:r>
          </w:p>
        </w:tc>
      </w:tr>
    </w:tbl>
    <w:p w:rsidR="004774E3" w:rsidRDefault="004774E3" w14:paraId="5EDAAB65" w14:textId="77777777">
      <w:pPr>
        <w:pStyle w:val="Heading1"/>
        <w:divId w:val="1653022240"/>
        <w:rPr>
          <w:rFonts w:ascii="Georgia" w:hAnsi="Georgia" w:eastAsia="Times New Roman"/>
          <w:sz w:val="29"/>
          <w:szCs w:val="29"/>
        </w:rPr>
      </w:pPr>
      <w:r>
        <w:rPr>
          <w:rFonts w:ascii="Georgia" w:hAnsi="Georgia" w:eastAsia="Times New Roman"/>
          <w:sz w:val="29"/>
          <w:szCs w:val="29"/>
        </w:rPr>
        <w:t>Use and Trade</w:t>
      </w:r>
    </w:p>
    <w:p w:rsidR="004774E3" w:rsidRDefault="004774E3" w14:paraId="05EE1E9B" w14:textId="77777777">
      <w:pPr>
        <w:pStyle w:val="Heading2"/>
        <w:divId w:val="1653022240"/>
        <w:rPr>
          <w:rFonts w:ascii="Georgia" w:hAnsi="Georgia" w:eastAsia="Times New Roman"/>
          <w:sz w:val="27"/>
          <w:szCs w:val="27"/>
        </w:rPr>
      </w:pPr>
      <w:commentRangeStart w:id="21"/>
      <w:r>
        <w:rPr>
          <w:rFonts w:ascii="Georgia" w:hAnsi="Georgia" w:eastAsia="Times New Roman"/>
          <w:sz w:val="27"/>
          <w:szCs w:val="27"/>
        </w:rPr>
        <w:t>General Use and Trade Information</w:t>
      </w:r>
      <w:commentRangeEnd w:id="21"/>
      <w:r w:rsidR="00DB7A25">
        <w:rPr>
          <w:rStyle w:val="CommentReference"/>
          <w:b w:val="0"/>
          <w:bCs w:val="0"/>
        </w:rPr>
        <w:commentReference w:id="21"/>
      </w:r>
    </w:p>
    <w:p w:rsidR="004774E3" w:rsidRDefault="004774E3" w14:paraId="1B18DCC7" w14:textId="25A55DF6">
      <w:pPr>
        <w:pStyle w:val="NormalWeb"/>
        <w:divId w:val="1653022240"/>
        <w:rPr>
          <w:rFonts w:ascii="Georgia" w:hAnsi="Georgia"/>
        </w:rPr>
      </w:pPr>
      <w:r>
        <w:rPr>
          <w:rFonts w:ascii="Georgia" w:hAnsi="Georgia"/>
        </w:rPr>
        <w:t xml:space="preserve">La </w:t>
      </w:r>
      <w:proofErr w:type="spellStart"/>
      <w:r>
        <w:rPr>
          <w:rFonts w:ascii="Georgia" w:hAnsi="Georgia"/>
        </w:rPr>
        <w:t>especie</w:t>
      </w:r>
      <w:proofErr w:type="spellEnd"/>
      <w:r>
        <w:rPr>
          <w:rFonts w:ascii="Georgia" w:hAnsi="Georgia"/>
        </w:rPr>
        <w:t xml:space="preserve"> es </w:t>
      </w:r>
      <w:proofErr w:type="spellStart"/>
      <w:r>
        <w:rPr>
          <w:rFonts w:ascii="Georgia" w:hAnsi="Georgia"/>
        </w:rPr>
        <w:t>utilizada</w:t>
      </w:r>
      <w:proofErr w:type="spellEnd"/>
      <w:r>
        <w:rPr>
          <w:rFonts w:ascii="Georgia" w:hAnsi="Georgia"/>
        </w:rPr>
        <w:t xml:space="preserve"> </w:t>
      </w:r>
      <w:proofErr w:type="spellStart"/>
      <w:r>
        <w:rPr>
          <w:rFonts w:ascii="Georgia" w:hAnsi="Georgia"/>
        </w:rPr>
        <w:t>como</w:t>
      </w:r>
      <w:proofErr w:type="spellEnd"/>
      <w:r>
        <w:rPr>
          <w:rFonts w:ascii="Georgia" w:hAnsi="Georgia"/>
        </w:rPr>
        <w:t xml:space="preserve"> ornamental para la fi</w:t>
      </w:r>
      <w:r>
        <w:rPr>
          <w:rFonts w:ascii="Georgia" w:hAnsi="Georgia"/>
        </w:rPr>
        <w:t xml:space="preserve">esta de Todos </w:t>
      </w:r>
      <w:proofErr w:type="spellStart"/>
      <w:r>
        <w:rPr>
          <w:rFonts w:ascii="Georgia" w:hAnsi="Georgia"/>
        </w:rPr>
        <w:t>los</w:t>
      </w:r>
      <w:proofErr w:type="spellEnd"/>
      <w:r>
        <w:rPr>
          <w:rFonts w:ascii="Georgia" w:hAnsi="Georgia"/>
        </w:rPr>
        <w:t xml:space="preserve"> Santos (Lara-Rico </w:t>
      </w:r>
      <w:ins w:author="Jack Plummer" w:date="2023-08-08T17:17:00Z" w:id="22">
        <w:r>
          <w:rPr>
            <w:rFonts w:ascii="Georgia" w:hAnsi="Georgia"/>
          </w:rPr>
          <w:t>and</w:t>
        </w:r>
      </w:ins>
      <w:del w:author="Jack Plummer" w:date="2023-08-08T17:17:00Z" w:id="23">
        <w:r w:rsidDel="004774E3">
          <w:rPr>
            <w:rFonts w:ascii="Georgia" w:hAnsi="Georgia"/>
          </w:rPr>
          <w:delText>&amp;</w:delText>
        </w:r>
      </w:del>
      <w:r>
        <w:rPr>
          <w:rFonts w:ascii="Georgia" w:hAnsi="Georgia"/>
        </w:rPr>
        <w:t xml:space="preserve"> Céspedes-Escalera 2019).</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1A6CFEDD" w14:textId="77777777">
        <w:trPr>
          <w:divId w:val="1653022240"/>
          <w:tblCellSpacing w:w="15" w:type="dxa"/>
        </w:trPr>
        <w:tc>
          <w:tcPr>
            <w:tcW w:w="0" w:type="auto"/>
            <w:tcBorders>
              <w:bottom w:val="single" w:color="000000" w:sz="6" w:space="0"/>
            </w:tcBorders>
            <w:shd w:val="clear" w:color="auto" w:fill="BBBBBB"/>
            <w:vAlign w:val="center"/>
            <w:hideMark/>
          </w:tcPr>
          <w:p w:rsidR="004774E3" w:rsidRDefault="004774E3" w14:paraId="23DA882D"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4774E3" w:rsidRDefault="004774E3" w14:paraId="11A6DD93" w14:textId="77777777">
            <w:pPr>
              <w:spacing w:after="75"/>
              <w:rPr>
                <w:rFonts w:ascii="Georgia" w:hAnsi="Georgia" w:eastAsia="Times New Roman"/>
                <w:b/>
                <w:bCs/>
                <w:sz w:val="18"/>
                <w:szCs w:val="18"/>
              </w:rPr>
            </w:pPr>
            <w:r>
              <w:rPr>
                <w:rFonts w:ascii="Georgia" w:hAnsi="Georgia" w:eastAsia="Times New Roman"/>
                <w:b/>
                <w:bCs/>
                <w:sz w:val="18"/>
                <w:szCs w:val="18"/>
              </w:rPr>
              <w:t>Rationale:</w:t>
            </w:r>
          </w:p>
        </w:tc>
        <w:tc>
          <w:tcPr>
            <w:tcW w:w="0" w:type="auto"/>
            <w:tcBorders>
              <w:bottom w:val="single" w:color="000000" w:sz="6" w:space="0"/>
            </w:tcBorders>
            <w:shd w:val="clear" w:color="auto" w:fill="BBBBBB"/>
            <w:vAlign w:val="center"/>
            <w:hideMark/>
          </w:tcPr>
          <w:p w:rsidR="004774E3" w:rsidRDefault="004774E3" w14:paraId="498EFEDC" w14:textId="77777777">
            <w:pPr>
              <w:spacing w:after="75"/>
              <w:rPr>
                <w:rFonts w:ascii="Georgia" w:hAnsi="Georgia" w:eastAsia="Times New Roman"/>
                <w:b/>
                <w:bCs/>
                <w:sz w:val="18"/>
                <w:szCs w:val="18"/>
              </w:rPr>
            </w:pPr>
            <w:r>
              <w:rPr>
                <w:rFonts w:ascii="Georgia" w:hAnsi="Georgia" w:eastAsia="Times New Roman"/>
                <w:b/>
                <w:bCs/>
                <w:sz w:val="18"/>
                <w:szCs w:val="18"/>
              </w:rPr>
              <w:t>Local Commercial:</w:t>
            </w:r>
          </w:p>
        </w:tc>
        <w:tc>
          <w:tcPr>
            <w:tcW w:w="0" w:type="auto"/>
            <w:tcBorders>
              <w:bottom w:val="single" w:color="000000" w:sz="6" w:space="0"/>
            </w:tcBorders>
            <w:shd w:val="clear" w:color="auto" w:fill="BBBBBB"/>
            <w:vAlign w:val="center"/>
            <w:hideMark/>
          </w:tcPr>
          <w:p w:rsidR="004774E3" w:rsidRDefault="004774E3" w14:paraId="0DD40914" w14:textId="77777777">
            <w:pPr>
              <w:spacing w:after="75"/>
              <w:rPr>
                <w:rFonts w:ascii="Georgia" w:hAnsi="Georgia" w:eastAsia="Times New Roman"/>
                <w:b/>
                <w:bCs/>
                <w:sz w:val="18"/>
                <w:szCs w:val="18"/>
              </w:rPr>
            </w:pPr>
            <w:r>
              <w:rPr>
                <w:rFonts w:ascii="Georgia" w:hAnsi="Georgia" w:eastAsia="Times New Roman"/>
                <w:b/>
                <w:bCs/>
                <w:sz w:val="18"/>
                <w:szCs w:val="18"/>
              </w:rPr>
              <w:t>Further detail including information on economic value if available:</w:t>
            </w:r>
          </w:p>
        </w:tc>
      </w:tr>
      <w:tr w:rsidR="00000000" w14:paraId="5943B77A" w14:textId="77777777">
        <w:trPr>
          <w:divId w:val="1653022240"/>
          <w:tblCellSpacing w:w="15" w:type="dxa"/>
        </w:trPr>
        <w:tc>
          <w:tcPr>
            <w:tcW w:w="0" w:type="auto"/>
            <w:vAlign w:val="center"/>
            <w:hideMark/>
          </w:tcPr>
          <w:p w:rsidR="004774E3" w:rsidRDefault="004774E3" w14:paraId="627A1968"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4774E3" w:rsidRDefault="004774E3" w14:paraId="012DA2A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4774E3" w:rsidRDefault="004774E3" w14:paraId="4EC64593"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4774E3" w:rsidRDefault="004774E3" w14:paraId="2767EEDF"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15E2B4B1" w14:textId="77777777">
      <w:pPr>
        <w:pStyle w:val="NormalWeb"/>
        <w:divId w:val="1653022240"/>
        <w:rPr>
          <w:rFonts w:ascii="Georgia" w:hAnsi="Georgia"/>
        </w:rPr>
      </w:pPr>
      <w:r>
        <w:rPr>
          <w:rStyle w:val="datalabel1"/>
          <w:rFonts w:ascii="Georgia" w:hAnsi="Georgia"/>
        </w:rPr>
        <w:t xml:space="preserve">International Commercial Value: </w:t>
      </w:r>
      <w:r>
        <w:rPr>
          <w:rFonts w:ascii="Georgia" w:hAnsi="Georgia"/>
        </w:rPr>
        <w:t>Unknown</w:t>
      </w:r>
    </w:p>
    <w:p w:rsidR="004774E3" w:rsidRDefault="004774E3" w14:paraId="353A96F6" w14:textId="77777777">
      <w:pPr>
        <w:pStyle w:val="NormalWeb"/>
        <w:divId w:val="1653022240"/>
        <w:rPr>
          <w:rFonts w:ascii="Georgia" w:hAnsi="Georgia"/>
        </w:rPr>
      </w:pPr>
      <w:r>
        <w:rPr>
          <w:rStyle w:val="datalabel1"/>
          <w:rFonts w:ascii="Georgia" w:hAnsi="Georgia"/>
        </w:rPr>
        <w:t xml:space="preserve">Is there harvest from captive/cultivated sources of this species? </w:t>
      </w:r>
      <w:r>
        <w:rPr>
          <w:rFonts w:ascii="Georgia" w:hAnsi="Georgia"/>
        </w:rPr>
        <w:t>Yes</w:t>
      </w:r>
    </w:p>
    <w:p w:rsidR="004774E3" w:rsidRDefault="004774E3" w14:paraId="23BE18BC" w14:textId="77777777">
      <w:pPr>
        <w:pStyle w:val="NormalWeb"/>
        <w:divId w:val="1653022240"/>
        <w:rPr>
          <w:rFonts w:ascii="Georgia" w:hAnsi="Georgia"/>
        </w:rPr>
      </w:pPr>
      <w:r>
        <w:rPr>
          <w:rStyle w:val="datalabel1"/>
          <w:rFonts w:ascii="Georgia" w:hAnsi="Georgia"/>
        </w:rPr>
        <w:t xml:space="preserve">Trend in level of total offtake from wild sources: </w:t>
      </w:r>
      <w:commentRangeStart w:id="24"/>
      <w:r>
        <w:rPr>
          <w:rFonts w:ascii="Georgia" w:hAnsi="Georgia"/>
        </w:rPr>
        <w:t>Decreasing</w:t>
      </w:r>
      <w:commentRangeEnd w:id="24"/>
      <w:r w:rsidR="003318B6">
        <w:rPr>
          <w:rStyle w:val="CommentReference"/>
        </w:rPr>
        <w:commentReference w:id="24"/>
      </w:r>
    </w:p>
    <w:p w:rsidR="004774E3" w:rsidRDefault="004774E3" w14:paraId="4EC7B512" w14:textId="4854D858">
      <w:pPr>
        <w:pStyle w:val="NormalWeb"/>
        <w:divId w:val="1653022240"/>
        <w:rPr>
          <w:rFonts w:ascii="Georgia" w:hAnsi="Georgia"/>
        </w:rPr>
      </w:pPr>
      <w:r>
        <w:rPr>
          <w:rStyle w:val="datalabel1"/>
          <w:rFonts w:ascii="Georgia" w:hAnsi="Georgia"/>
        </w:rPr>
        <w:t xml:space="preserve">Harvest Trend Comments: </w:t>
      </w:r>
      <w:proofErr w:type="spellStart"/>
      <w:r>
        <w:rPr>
          <w:rFonts w:ascii="Georgia" w:hAnsi="Georgia"/>
        </w:rPr>
        <w:t>Actualmente</w:t>
      </w:r>
      <w:proofErr w:type="spellEnd"/>
      <w:r>
        <w:rPr>
          <w:rFonts w:ascii="Georgia" w:hAnsi="Georgia"/>
        </w:rPr>
        <w:t xml:space="preserve"> no se </w:t>
      </w:r>
      <w:proofErr w:type="spellStart"/>
      <w:r>
        <w:rPr>
          <w:rFonts w:ascii="Georgia" w:hAnsi="Georgia"/>
        </w:rPr>
        <w:t>conocen</w:t>
      </w:r>
      <w:proofErr w:type="spellEnd"/>
      <w:r>
        <w:rPr>
          <w:rFonts w:ascii="Georgia" w:hAnsi="Georgia"/>
        </w:rPr>
        <w:t xml:space="preserve"> sitios de </w:t>
      </w:r>
      <w:proofErr w:type="spellStart"/>
      <w:r>
        <w:rPr>
          <w:rFonts w:ascii="Georgia" w:hAnsi="Georgia"/>
        </w:rPr>
        <w:t>conservación</w:t>
      </w:r>
      <w:proofErr w:type="spellEnd"/>
      <w:r>
        <w:rPr>
          <w:rFonts w:ascii="Georgia" w:hAnsi="Georgia"/>
        </w:rPr>
        <w:t xml:space="preserve"> ex situ para la </w:t>
      </w:r>
      <w:proofErr w:type="spellStart"/>
      <w:r>
        <w:rPr>
          <w:rFonts w:ascii="Georgia" w:hAnsi="Georgia"/>
        </w:rPr>
        <w:t>especie</w:t>
      </w:r>
      <w:proofErr w:type="spellEnd"/>
      <w:r>
        <w:rPr>
          <w:rFonts w:ascii="Georgia" w:hAnsi="Georgia"/>
        </w:rPr>
        <w:t xml:space="preserve">, sin embargo, se </w:t>
      </w:r>
      <w:proofErr w:type="spellStart"/>
      <w:r>
        <w:rPr>
          <w:rFonts w:ascii="Georgia" w:hAnsi="Georgia"/>
        </w:rPr>
        <w:t>encuentra</w:t>
      </w:r>
      <w:proofErr w:type="spellEnd"/>
      <w:r>
        <w:rPr>
          <w:rFonts w:ascii="Georgia" w:hAnsi="Georgia"/>
        </w:rPr>
        <w:t xml:space="preserve"> </w:t>
      </w:r>
      <w:proofErr w:type="spellStart"/>
      <w:r>
        <w:rPr>
          <w:rFonts w:ascii="Georgia" w:hAnsi="Georgia"/>
        </w:rPr>
        <w:t>cultivada</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w:t>
      </w:r>
      <w:proofErr w:type="spellStart"/>
      <w:r>
        <w:rPr>
          <w:rFonts w:ascii="Georgia" w:hAnsi="Georgia"/>
        </w:rPr>
        <w:t>algunos</w:t>
      </w:r>
      <w:proofErr w:type="spellEnd"/>
      <w:r>
        <w:rPr>
          <w:rFonts w:ascii="Georgia" w:hAnsi="Georgia"/>
        </w:rPr>
        <w:t xml:space="preserve"> </w:t>
      </w:r>
      <w:proofErr w:type="spellStart"/>
      <w:r>
        <w:rPr>
          <w:rFonts w:ascii="Georgia" w:hAnsi="Georgia"/>
        </w:rPr>
        <w:t>jardines</w:t>
      </w:r>
      <w:proofErr w:type="spellEnd"/>
      <w:r>
        <w:rPr>
          <w:rFonts w:ascii="Georgia" w:hAnsi="Georgia"/>
        </w:rPr>
        <w:t xml:space="preserve"> (</w:t>
      </w:r>
      <w:proofErr w:type="spellStart"/>
      <w:r>
        <w:rPr>
          <w:rFonts w:ascii="Georgia" w:hAnsi="Georgia"/>
        </w:rPr>
        <w:t>ubicación</w:t>
      </w:r>
      <w:proofErr w:type="spellEnd"/>
      <w:r>
        <w:rPr>
          <w:rFonts w:ascii="Georgia" w:hAnsi="Georgia"/>
        </w:rPr>
        <w:t xml:space="preserve"> no </w:t>
      </w:r>
      <w:proofErr w:type="spellStart"/>
      <w:r>
        <w:rPr>
          <w:rFonts w:ascii="Georgia" w:hAnsi="Georgia"/>
        </w:rPr>
        <w:t>localizada</w:t>
      </w:r>
      <w:proofErr w:type="spellEnd"/>
      <w:r>
        <w:rPr>
          <w:rFonts w:ascii="Georgia" w:hAnsi="Georgia"/>
        </w:rPr>
        <w:t xml:space="preserve">). El </w:t>
      </w:r>
      <w:proofErr w:type="spellStart"/>
      <w:r>
        <w:rPr>
          <w:rFonts w:ascii="Georgia" w:hAnsi="Georgia"/>
        </w:rPr>
        <w:t>género</w:t>
      </w:r>
      <w:proofErr w:type="spellEnd"/>
      <w:r>
        <w:rPr>
          <w:rFonts w:ascii="Georgia" w:hAnsi="Georgia"/>
        </w:rPr>
        <w:t xml:space="preserve"> </w:t>
      </w:r>
      <w:proofErr w:type="spellStart"/>
      <w:r>
        <w:rPr>
          <w:rFonts w:ascii="Georgia" w:hAnsi="Georgia"/>
        </w:rPr>
        <w:t>Chlidanthus</w:t>
      </w:r>
      <w:proofErr w:type="spellEnd"/>
      <w:r>
        <w:rPr>
          <w:rFonts w:ascii="Georgia" w:hAnsi="Georgia"/>
        </w:rPr>
        <w:t xml:space="preserve"> se </w:t>
      </w:r>
      <w:proofErr w:type="spellStart"/>
      <w:r>
        <w:rPr>
          <w:rFonts w:ascii="Georgia" w:hAnsi="Georgia"/>
        </w:rPr>
        <w:t>caracteriza</w:t>
      </w:r>
      <w:proofErr w:type="spellEnd"/>
      <w:r>
        <w:rPr>
          <w:rFonts w:ascii="Georgia" w:hAnsi="Georgia"/>
        </w:rPr>
        <w:t xml:space="preserve"> </w:t>
      </w:r>
      <w:proofErr w:type="spellStart"/>
      <w:r>
        <w:rPr>
          <w:rFonts w:ascii="Georgia" w:hAnsi="Georgia"/>
        </w:rPr>
        <w:t>por</w:t>
      </w:r>
      <w:proofErr w:type="spellEnd"/>
      <w:r>
        <w:rPr>
          <w:rFonts w:ascii="Georgia" w:hAnsi="Georgia"/>
        </w:rPr>
        <w:t xml:space="preserve"> ser ornamental (Lara-Rico </w:t>
      </w:r>
      <w:ins w:author="Jack Plummer" w:date="2023-08-08T17:17:00Z" w:id="25">
        <w:r>
          <w:rPr>
            <w:rFonts w:ascii="Georgia" w:hAnsi="Georgia"/>
          </w:rPr>
          <w:t>and</w:t>
        </w:r>
      </w:ins>
      <w:del w:author="Jack Plummer" w:date="2023-08-08T17:17:00Z" w:id="26">
        <w:r w:rsidDel="004774E3">
          <w:rPr>
            <w:rFonts w:ascii="Georgia" w:hAnsi="Georgia"/>
          </w:rPr>
          <w:delText>&amp;</w:delText>
        </w:r>
      </w:del>
      <w:r>
        <w:rPr>
          <w:rFonts w:ascii="Georgia" w:hAnsi="Georgia"/>
        </w:rPr>
        <w:t xml:space="preserve"> Céspedes-Escalera 2019, BGCI 2022).</w:t>
      </w:r>
    </w:p>
    <w:p w:rsidR="004774E3" w:rsidRDefault="004774E3" w14:paraId="5E7A4609" w14:textId="77777777">
      <w:pPr>
        <w:pStyle w:val="Heading1"/>
        <w:divId w:val="2012292172"/>
        <w:rPr>
          <w:rFonts w:ascii="Georgia" w:hAnsi="Georgia" w:eastAsia="Times New Roman"/>
          <w:sz w:val="29"/>
          <w:szCs w:val="29"/>
        </w:rPr>
      </w:pPr>
      <w:commentRangeStart w:id="27"/>
      <w:r>
        <w:rPr>
          <w:rFonts w:ascii="Georgia" w:hAnsi="Georgia" w:eastAsia="Times New Roman"/>
          <w:sz w:val="29"/>
          <w:szCs w:val="29"/>
        </w:rPr>
        <w:t>Threats</w:t>
      </w:r>
      <w:commentRangeEnd w:id="27"/>
      <w:r>
        <w:rPr>
          <w:rStyle w:val="CommentReference"/>
          <w:b w:val="0"/>
          <w:bCs w:val="0"/>
          <w:color w:val="auto"/>
          <w:kern w:val="0"/>
        </w:rPr>
        <w:commentReference w:id="27"/>
      </w:r>
    </w:p>
    <w:p w:rsidR="004774E3" w:rsidRDefault="004774E3" w14:paraId="13DDA096" w14:textId="276BA424">
      <w:pPr>
        <w:pStyle w:val="NormalWeb"/>
        <w:divId w:val="2012292172"/>
        <w:rPr>
          <w:rFonts w:ascii="Georgia" w:hAnsi="Georgia"/>
        </w:rPr>
      </w:pPr>
      <w:r>
        <w:rPr>
          <w:rFonts w:ascii="Georgia" w:hAnsi="Georgia"/>
        </w:rPr>
        <w:t xml:space="preserve">Esta </w:t>
      </w:r>
      <w:proofErr w:type="spellStart"/>
      <w:r>
        <w:rPr>
          <w:rFonts w:ascii="Georgia" w:hAnsi="Georgia"/>
        </w:rPr>
        <w:t>especie</w:t>
      </w:r>
      <w:proofErr w:type="spellEnd"/>
      <w:r>
        <w:rPr>
          <w:rFonts w:ascii="Georgia" w:hAnsi="Georgia"/>
        </w:rPr>
        <w:t xml:space="preserve"> es </w:t>
      </w:r>
      <w:proofErr w:type="spellStart"/>
      <w:r>
        <w:rPr>
          <w:rFonts w:ascii="Georgia" w:hAnsi="Georgia"/>
        </w:rPr>
        <w:t>endémica</w:t>
      </w:r>
      <w:proofErr w:type="spellEnd"/>
      <w:r>
        <w:rPr>
          <w:rFonts w:ascii="Georgia" w:hAnsi="Georgia"/>
        </w:rPr>
        <w:t xml:space="preserve"> de Cochabamba y Santa Cruz. Su </w:t>
      </w:r>
      <w:proofErr w:type="spellStart"/>
      <w:r>
        <w:rPr>
          <w:rFonts w:ascii="Georgia" w:hAnsi="Georgia"/>
        </w:rPr>
        <w:t>distribución</w:t>
      </w:r>
      <w:proofErr w:type="spellEnd"/>
      <w:r>
        <w:rPr>
          <w:rFonts w:ascii="Georgia" w:hAnsi="Georgia"/>
        </w:rPr>
        <w:t xml:space="preserve"> </w:t>
      </w:r>
      <w:proofErr w:type="spellStart"/>
      <w:r>
        <w:rPr>
          <w:rFonts w:ascii="Georgia" w:hAnsi="Georgia"/>
        </w:rPr>
        <w:t>está</w:t>
      </w:r>
      <w:proofErr w:type="spellEnd"/>
      <w:r>
        <w:rPr>
          <w:rFonts w:ascii="Georgia" w:hAnsi="Georgia"/>
        </w:rPr>
        <w:t xml:space="preserve"> </w:t>
      </w:r>
      <w:proofErr w:type="spellStart"/>
      <w:r>
        <w:rPr>
          <w:rFonts w:ascii="Georgia" w:hAnsi="Georgia"/>
        </w:rPr>
        <w:t>restricta</w:t>
      </w:r>
      <w:proofErr w:type="spellEnd"/>
      <w:r>
        <w:rPr>
          <w:rFonts w:ascii="Georgia" w:hAnsi="Georgia"/>
        </w:rPr>
        <w:t xml:space="preserve"> a </w:t>
      </w:r>
      <w:proofErr w:type="spellStart"/>
      <w:r>
        <w:rPr>
          <w:rFonts w:ascii="Georgia" w:hAnsi="Georgia"/>
        </w:rPr>
        <w:t>laderas</w:t>
      </w:r>
      <w:proofErr w:type="spellEnd"/>
      <w:r>
        <w:rPr>
          <w:rFonts w:ascii="Georgia" w:hAnsi="Georgia"/>
        </w:rPr>
        <w:t xml:space="preserve"> con </w:t>
      </w:r>
      <w:proofErr w:type="spellStart"/>
      <w:r>
        <w:rPr>
          <w:rFonts w:ascii="Georgia" w:hAnsi="Georgia"/>
        </w:rPr>
        <w:t>pendientes</w:t>
      </w:r>
      <w:proofErr w:type="spellEnd"/>
      <w:r>
        <w:rPr>
          <w:rFonts w:ascii="Georgia" w:hAnsi="Georgia"/>
        </w:rPr>
        <w:t xml:space="preserve"> </w:t>
      </w:r>
      <w:proofErr w:type="spellStart"/>
      <w:r>
        <w:rPr>
          <w:rFonts w:ascii="Georgia" w:hAnsi="Georgia"/>
        </w:rPr>
        <w:t>pronunciadas</w:t>
      </w:r>
      <w:proofErr w:type="spellEnd"/>
      <w:r>
        <w:rPr>
          <w:rFonts w:ascii="Georgia" w:hAnsi="Georgia"/>
        </w:rPr>
        <w:t xml:space="preserve">, </w:t>
      </w:r>
      <w:proofErr w:type="spellStart"/>
      <w:r>
        <w:rPr>
          <w:rFonts w:ascii="Georgia" w:hAnsi="Georgia"/>
        </w:rPr>
        <w:t>siendo</w:t>
      </w:r>
      <w:proofErr w:type="spellEnd"/>
      <w:r>
        <w:rPr>
          <w:rFonts w:ascii="Georgia" w:hAnsi="Georgia"/>
        </w:rPr>
        <w:t xml:space="preserve"> zonas con </w:t>
      </w:r>
      <w:proofErr w:type="spellStart"/>
      <w:r>
        <w:rPr>
          <w:rFonts w:ascii="Georgia" w:hAnsi="Georgia"/>
        </w:rPr>
        <w:t>difícil</w:t>
      </w:r>
      <w:proofErr w:type="spellEnd"/>
      <w:r>
        <w:rPr>
          <w:rFonts w:ascii="Georgia" w:hAnsi="Georgia"/>
        </w:rPr>
        <w:t xml:space="preserve"> </w:t>
      </w:r>
      <w:proofErr w:type="spellStart"/>
      <w:r>
        <w:rPr>
          <w:rFonts w:ascii="Georgia" w:hAnsi="Georgia"/>
        </w:rPr>
        <w:t>acceso</w:t>
      </w:r>
      <w:proofErr w:type="spellEnd"/>
      <w:r>
        <w:rPr>
          <w:rFonts w:ascii="Georgia" w:hAnsi="Georgia"/>
        </w:rPr>
        <w:t xml:space="preserve"> (Lara-Rico </w:t>
      </w:r>
      <w:ins w:author="Jack Plummer" w:date="2023-08-08T17:17:00Z" w:id="28">
        <w:r>
          <w:rPr>
            <w:rFonts w:ascii="Georgia" w:hAnsi="Georgia"/>
          </w:rPr>
          <w:t>and</w:t>
        </w:r>
      </w:ins>
      <w:del w:author="Jack Plummer" w:date="2023-08-08T17:17:00Z" w:id="29">
        <w:r w:rsidDel="004774E3">
          <w:rPr>
            <w:rFonts w:ascii="Georgia" w:hAnsi="Georgia"/>
          </w:rPr>
          <w:delText>&amp;</w:delText>
        </w:r>
      </w:del>
      <w:r>
        <w:rPr>
          <w:rFonts w:ascii="Georgia" w:hAnsi="Georgia"/>
        </w:rPr>
        <w:t xml:space="preserve"> Céspedes-Escalera 2019). Sin embargo, </w:t>
      </w:r>
      <w:proofErr w:type="spellStart"/>
      <w:r>
        <w:rPr>
          <w:rFonts w:ascii="Georgia" w:hAnsi="Georgia"/>
        </w:rPr>
        <w:t>eso</w:t>
      </w:r>
      <w:proofErr w:type="spellEnd"/>
      <w:r>
        <w:rPr>
          <w:rFonts w:ascii="Georgia" w:hAnsi="Georgia"/>
        </w:rPr>
        <w:t xml:space="preserve"> no </w:t>
      </w:r>
      <w:proofErr w:type="spellStart"/>
      <w:r>
        <w:rPr>
          <w:rFonts w:ascii="Georgia" w:hAnsi="Georgia"/>
        </w:rPr>
        <w:t>impide</w:t>
      </w:r>
      <w:proofErr w:type="spellEnd"/>
      <w:r>
        <w:rPr>
          <w:rFonts w:ascii="Georgia" w:hAnsi="Georgia"/>
        </w:rPr>
        <w:t xml:space="preserve"> a que </w:t>
      </w:r>
      <w:proofErr w:type="spellStart"/>
      <w:r>
        <w:rPr>
          <w:rFonts w:ascii="Georgia" w:hAnsi="Georgia"/>
        </w:rPr>
        <w:t>exista</w:t>
      </w:r>
      <w:proofErr w:type="spellEnd"/>
      <w:r>
        <w:rPr>
          <w:rFonts w:ascii="Georgia" w:hAnsi="Georgia"/>
        </w:rPr>
        <w:t xml:space="preserve"> </w:t>
      </w:r>
      <w:proofErr w:type="spellStart"/>
      <w:r>
        <w:rPr>
          <w:rFonts w:ascii="Georgia" w:hAnsi="Georgia"/>
        </w:rPr>
        <w:t>una</w:t>
      </w:r>
      <w:proofErr w:type="spellEnd"/>
      <w:r>
        <w:rPr>
          <w:rFonts w:ascii="Georgia" w:hAnsi="Georgia"/>
        </w:rPr>
        <w:t xml:space="preserve"> </w:t>
      </w:r>
      <w:proofErr w:type="spellStart"/>
      <w:r>
        <w:rPr>
          <w:rFonts w:ascii="Georgia" w:hAnsi="Georgia"/>
        </w:rPr>
        <w:t>creciente</w:t>
      </w:r>
      <w:proofErr w:type="spellEnd"/>
      <w:r>
        <w:rPr>
          <w:rFonts w:ascii="Georgia" w:hAnsi="Georgia"/>
        </w:rPr>
        <w:t xml:space="preserve"> </w:t>
      </w:r>
      <w:proofErr w:type="spellStart"/>
      <w:r>
        <w:rPr>
          <w:rFonts w:ascii="Georgia" w:hAnsi="Georgia"/>
        </w:rPr>
        <w:t>presión</w:t>
      </w:r>
      <w:proofErr w:type="spellEnd"/>
      <w:r>
        <w:rPr>
          <w:rFonts w:ascii="Georgia" w:hAnsi="Georgia"/>
        </w:rPr>
        <w:t xml:space="preserve"> </w:t>
      </w:r>
      <w:proofErr w:type="spellStart"/>
      <w:r>
        <w:rPr>
          <w:rFonts w:ascii="Georgia" w:hAnsi="Georgia"/>
        </w:rPr>
        <w:t>circundante</w:t>
      </w:r>
      <w:proofErr w:type="spellEnd"/>
      <w:r>
        <w:rPr>
          <w:rFonts w:ascii="Georgia" w:hAnsi="Georgia"/>
        </w:rPr>
        <w:t xml:space="preserve"> </w:t>
      </w:r>
      <w:proofErr w:type="spellStart"/>
      <w:r>
        <w:rPr>
          <w:rFonts w:ascii="Georgia" w:hAnsi="Georgia"/>
        </w:rPr>
        <w:t>por</w:t>
      </w:r>
      <w:proofErr w:type="spellEnd"/>
      <w:r>
        <w:rPr>
          <w:rFonts w:ascii="Georgia" w:hAnsi="Georgia"/>
        </w:rPr>
        <w:t xml:space="preserve"> </w:t>
      </w:r>
      <w:proofErr w:type="spellStart"/>
      <w:r>
        <w:rPr>
          <w:rFonts w:ascii="Georgia" w:hAnsi="Georgia"/>
        </w:rPr>
        <w:t>actividades</w:t>
      </w:r>
      <w:proofErr w:type="spellEnd"/>
      <w:r>
        <w:rPr>
          <w:rFonts w:ascii="Georgia" w:hAnsi="Georgia"/>
        </w:rPr>
        <w:t xml:space="preserve"> </w:t>
      </w:r>
      <w:proofErr w:type="spellStart"/>
      <w:r>
        <w:rPr>
          <w:rFonts w:ascii="Georgia" w:hAnsi="Georgia"/>
        </w:rPr>
        <w:t>antrópicas</w:t>
      </w:r>
      <w:proofErr w:type="spellEnd"/>
      <w:r>
        <w:rPr>
          <w:rFonts w:ascii="Georgia" w:hAnsi="Georgia"/>
        </w:rPr>
        <w:t xml:space="preserve"> </w:t>
      </w:r>
      <w:proofErr w:type="spellStart"/>
      <w:r>
        <w:rPr>
          <w:rFonts w:ascii="Georgia" w:hAnsi="Georgia"/>
        </w:rPr>
        <w:t>como</w:t>
      </w:r>
      <w:proofErr w:type="spellEnd"/>
      <w:r>
        <w:rPr>
          <w:rFonts w:ascii="Georgia" w:hAnsi="Georgia"/>
        </w:rPr>
        <w:t xml:space="preserve"> </w:t>
      </w:r>
      <w:proofErr w:type="spellStart"/>
      <w:r>
        <w:rPr>
          <w:rFonts w:ascii="Georgia" w:hAnsi="Georgia"/>
        </w:rPr>
        <w:t>los</w:t>
      </w:r>
      <w:proofErr w:type="spellEnd"/>
      <w:r>
        <w:rPr>
          <w:rFonts w:ascii="Georgia" w:hAnsi="Georgia"/>
        </w:rPr>
        <w:t xml:space="preserve"> </w:t>
      </w:r>
      <w:proofErr w:type="spellStart"/>
      <w:r>
        <w:rPr>
          <w:rFonts w:ascii="Georgia" w:hAnsi="Georgia"/>
        </w:rPr>
        <w:t>asentamientos</w:t>
      </w:r>
      <w:proofErr w:type="spellEnd"/>
      <w:r>
        <w:rPr>
          <w:rFonts w:ascii="Georgia" w:hAnsi="Georgia"/>
        </w:rPr>
        <w:t xml:space="preserve"> </w:t>
      </w:r>
      <w:proofErr w:type="spellStart"/>
      <w:r>
        <w:rPr>
          <w:rFonts w:ascii="Georgia" w:hAnsi="Georgia"/>
        </w:rPr>
        <w:t>humanos</w:t>
      </w:r>
      <w:proofErr w:type="spellEnd"/>
      <w:r>
        <w:rPr>
          <w:rFonts w:ascii="Georgia" w:hAnsi="Georgia"/>
        </w:rPr>
        <w:t xml:space="preserve">, la tala, la </w:t>
      </w:r>
      <w:proofErr w:type="spellStart"/>
      <w:r>
        <w:rPr>
          <w:rFonts w:ascii="Georgia" w:hAnsi="Georgia"/>
        </w:rPr>
        <w:t>gana</w:t>
      </w:r>
      <w:r>
        <w:rPr>
          <w:rFonts w:ascii="Georgia" w:hAnsi="Georgia"/>
        </w:rPr>
        <w:t>dería</w:t>
      </w:r>
      <w:proofErr w:type="spellEnd"/>
      <w:r>
        <w:rPr>
          <w:rFonts w:ascii="Georgia" w:hAnsi="Georgia"/>
        </w:rPr>
        <w:t xml:space="preserve">, </w:t>
      </w:r>
      <w:proofErr w:type="spellStart"/>
      <w:r>
        <w:rPr>
          <w:rFonts w:ascii="Georgia" w:hAnsi="Georgia"/>
        </w:rPr>
        <w:t>además</w:t>
      </w:r>
      <w:proofErr w:type="spellEnd"/>
      <w:r>
        <w:rPr>
          <w:rFonts w:ascii="Georgia" w:hAnsi="Georgia"/>
        </w:rPr>
        <w:t xml:space="preserve"> de la </w:t>
      </w:r>
      <w:proofErr w:type="spellStart"/>
      <w:r>
        <w:rPr>
          <w:rFonts w:ascii="Georgia" w:hAnsi="Georgia"/>
        </w:rPr>
        <w:t>fragilidad</w:t>
      </w:r>
      <w:proofErr w:type="spellEnd"/>
      <w:r>
        <w:rPr>
          <w:rFonts w:ascii="Georgia" w:hAnsi="Georgia"/>
        </w:rPr>
        <w:t xml:space="preserve"> del </w:t>
      </w:r>
      <w:proofErr w:type="spellStart"/>
      <w:r>
        <w:rPr>
          <w:rFonts w:ascii="Georgia" w:hAnsi="Georgia"/>
        </w:rPr>
        <w:t>ambiente</w:t>
      </w:r>
      <w:proofErr w:type="spellEnd"/>
      <w:r>
        <w:rPr>
          <w:rFonts w:ascii="Georgia" w:hAnsi="Georgia"/>
        </w:rPr>
        <w:t xml:space="preserve"> </w:t>
      </w:r>
      <w:proofErr w:type="spellStart"/>
      <w:r>
        <w:rPr>
          <w:rFonts w:ascii="Georgia" w:hAnsi="Georgia"/>
        </w:rPr>
        <w:t>por</w:t>
      </w:r>
      <w:proofErr w:type="spellEnd"/>
      <w:r>
        <w:rPr>
          <w:rFonts w:ascii="Georgia" w:hAnsi="Georgia"/>
        </w:rPr>
        <w:t xml:space="preserve"> la </w:t>
      </w:r>
      <w:proofErr w:type="spellStart"/>
      <w:r>
        <w:rPr>
          <w:rFonts w:ascii="Georgia" w:hAnsi="Georgia"/>
        </w:rPr>
        <w:t>sequía</w:t>
      </w:r>
      <w:proofErr w:type="spellEnd"/>
      <w:r>
        <w:rPr>
          <w:rFonts w:ascii="Georgia" w:hAnsi="Georgia"/>
        </w:rPr>
        <w:t xml:space="preserve"> y las </w:t>
      </w:r>
      <w:proofErr w:type="spellStart"/>
      <w:r>
        <w:rPr>
          <w:rFonts w:ascii="Georgia" w:hAnsi="Georgia"/>
        </w:rPr>
        <w:t>heladas</w:t>
      </w:r>
      <w:proofErr w:type="spellEnd"/>
      <w:r>
        <w:rPr>
          <w:rFonts w:ascii="Georgia" w:hAnsi="Georgia"/>
        </w:rPr>
        <w:t xml:space="preserve"> (Navarro </w:t>
      </w:r>
      <w:r>
        <w:rPr>
          <w:rStyle w:val="Emphasis"/>
          <w:rFonts w:ascii="Georgia" w:hAnsi="Georgia"/>
        </w:rPr>
        <w:t>et al.</w:t>
      </w:r>
      <w:r>
        <w:rPr>
          <w:rFonts w:ascii="Georgia" w:hAnsi="Georgia"/>
        </w:rPr>
        <w:t xml:space="preserve"> 2010, Williams </w:t>
      </w:r>
      <w:r>
        <w:rPr>
          <w:rStyle w:val="Emphasis"/>
          <w:rFonts w:ascii="Georgia" w:hAnsi="Georgia"/>
        </w:rPr>
        <w:t>et al.</w:t>
      </w:r>
      <w:r>
        <w:rPr>
          <w:rFonts w:ascii="Georgia" w:hAnsi="Georgia"/>
        </w:rPr>
        <w:t xml:space="preserve"> 2011, </w:t>
      </w:r>
      <w:proofErr w:type="spellStart"/>
      <w:r>
        <w:rPr>
          <w:rFonts w:ascii="Georgia" w:hAnsi="Georgia"/>
        </w:rPr>
        <w:t>Leguía</w:t>
      </w:r>
      <w:proofErr w:type="spellEnd"/>
      <w:r>
        <w:rPr>
          <w:rFonts w:ascii="Georgia" w:hAnsi="Georgia"/>
        </w:rPr>
        <w:t xml:space="preserve"> 2011, Bustamante </w:t>
      </w:r>
      <w:r>
        <w:rPr>
          <w:rStyle w:val="Emphasis"/>
          <w:rFonts w:ascii="Georgia" w:hAnsi="Georgia"/>
        </w:rPr>
        <w:t>et al.</w:t>
      </w:r>
      <w:r>
        <w:rPr>
          <w:rFonts w:ascii="Georgia" w:hAnsi="Georgia"/>
        </w:rPr>
        <w:t xml:space="preserve"> 2019). </w:t>
      </w:r>
      <w:proofErr w:type="spellStart"/>
      <w:r>
        <w:rPr>
          <w:rFonts w:ascii="Georgia" w:hAnsi="Georgia"/>
        </w:rPr>
        <w:t>Otra</w:t>
      </w:r>
      <w:proofErr w:type="spellEnd"/>
      <w:r>
        <w:rPr>
          <w:rFonts w:ascii="Georgia" w:hAnsi="Georgia"/>
        </w:rPr>
        <w:t xml:space="preserve"> </w:t>
      </w:r>
      <w:proofErr w:type="spellStart"/>
      <w:r>
        <w:rPr>
          <w:rFonts w:ascii="Georgia" w:hAnsi="Georgia"/>
        </w:rPr>
        <w:t>amenaza</w:t>
      </w:r>
      <w:proofErr w:type="spellEnd"/>
      <w:r>
        <w:rPr>
          <w:rFonts w:ascii="Georgia" w:hAnsi="Georgia"/>
        </w:rPr>
        <w:t xml:space="preserve"> </w:t>
      </w:r>
      <w:proofErr w:type="spellStart"/>
      <w:r>
        <w:rPr>
          <w:rFonts w:ascii="Georgia" w:hAnsi="Georgia"/>
        </w:rPr>
        <w:t>potencial</w:t>
      </w:r>
      <w:proofErr w:type="spellEnd"/>
      <w:r>
        <w:rPr>
          <w:rFonts w:ascii="Georgia" w:hAnsi="Georgia"/>
        </w:rPr>
        <w:t xml:space="preserve"> para la </w:t>
      </w:r>
      <w:proofErr w:type="spellStart"/>
      <w:r>
        <w:rPr>
          <w:rFonts w:ascii="Georgia" w:hAnsi="Georgia"/>
        </w:rPr>
        <w:t>especie</w:t>
      </w:r>
      <w:proofErr w:type="spellEnd"/>
      <w:r>
        <w:rPr>
          <w:rFonts w:ascii="Georgia" w:hAnsi="Georgia"/>
        </w:rPr>
        <w:t xml:space="preserve"> es la </w:t>
      </w:r>
      <w:proofErr w:type="spellStart"/>
      <w:r>
        <w:rPr>
          <w:rFonts w:ascii="Georgia" w:hAnsi="Georgia"/>
        </w:rPr>
        <w:t>extracción</w:t>
      </w:r>
      <w:proofErr w:type="spellEnd"/>
      <w:r>
        <w:rPr>
          <w:rFonts w:ascii="Georgia" w:hAnsi="Georgia"/>
        </w:rPr>
        <w:t xml:space="preserve"> para </w:t>
      </w:r>
      <w:proofErr w:type="spellStart"/>
      <w:r>
        <w:rPr>
          <w:rFonts w:ascii="Georgia" w:hAnsi="Georgia"/>
        </w:rPr>
        <w:t>su</w:t>
      </w:r>
      <w:proofErr w:type="spellEnd"/>
      <w:r>
        <w:rPr>
          <w:rFonts w:ascii="Georgia" w:hAnsi="Georgia"/>
        </w:rPr>
        <w:t xml:space="preserve"> </w:t>
      </w:r>
      <w:proofErr w:type="spellStart"/>
      <w:r>
        <w:rPr>
          <w:rFonts w:ascii="Georgia" w:hAnsi="Georgia"/>
        </w:rPr>
        <w:t>uso</w:t>
      </w:r>
      <w:proofErr w:type="spellEnd"/>
      <w:r>
        <w:rPr>
          <w:rFonts w:ascii="Georgia" w:hAnsi="Georgia"/>
        </w:rPr>
        <w:t xml:space="preserve"> ornamental (Lara-Rico </w:t>
      </w:r>
      <w:ins w:author="Jack Plummer" w:date="2023-08-08T17:17:00Z" w:id="30">
        <w:r>
          <w:rPr>
            <w:rFonts w:ascii="Georgia" w:hAnsi="Georgia"/>
          </w:rPr>
          <w:t>and</w:t>
        </w:r>
      </w:ins>
      <w:del w:author="Jack Plummer" w:date="2023-08-08T17:17:00Z" w:id="31">
        <w:r w:rsidDel="004774E3">
          <w:rPr>
            <w:rFonts w:ascii="Georgia" w:hAnsi="Georgia"/>
          </w:rPr>
          <w:delText>&amp;</w:delText>
        </w:r>
      </w:del>
      <w:r>
        <w:rPr>
          <w:rFonts w:ascii="Georgia" w:hAnsi="Georgia"/>
        </w:rPr>
        <w:t xml:space="preserve"> Céspedes-E</w:t>
      </w:r>
      <w:r>
        <w:rPr>
          <w:rFonts w:ascii="Georgia" w:hAnsi="Georgia"/>
        </w:rPr>
        <w:t>scalera 2019).</w:t>
      </w:r>
    </w:p>
    <w:p w:rsidR="004774E3" w:rsidRDefault="004774E3" w14:paraId="386661C0" w14:textId="77777777">
      <w:pPr>
        <w:pStyle w:val="Heading2"/>
        <w:divId w:val="2012292172"/>
        <w:rPr>
          <w:rFonts w:ascii="Georgia" w:hAnsi="Georgia" w:eastAsia="Times New Roman"/>
          <w:sz w:val="27"/>
          <w:szCs w:val="27"/>
        </w:rPr>
      </w:pPr>
      <w:commentRangeStart w:id="32"/>
      <w:r>
        <w:rPr>
          <w:rFonts w:ascii="Georgia" w:hAnsi="Georgia" w:eastAsia="Times New Roman"/>
          <w:sz w:val="27"/>
          <w:szCs w:val="27"/>
        </w:rPr>
        <w:t>Threats Classification Scheme</w:t>
      </w:r>
      <w:commentRangeEnd w:id="32"/>
      <w:r>
        <w:rPr>
          <w:rStyle w:val="CommentReference"/>
          <w:b w:val="0"/>
          <w:bCs w:val="0"/>
        </w:rPr>
        <w:commentReference w:id="32"/>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902"/>
        <w:gridCol w:w="740"/>
        <w:gridCol w:w="1243"/>
        <w:gridCol w:w="1125"/>
      </w:tblGrid>
      <w:tr w:rsidR="00000000" w14:paraId="555942E6" w14:textId="77777777">
        <w:trPr>
          <w:divId w:val="2012292172"/>
          <w:tblCellSpacing w:w="15" w:type="dxa"/>
        </w:trPr>
        <w:tc>
          <w:tcPr>
            <w:tcW w:w="0" w:type="auto"/>
            <w:tcBorders>
              <w:bottom w:val="single" w:color="000000" w:sz="6" w:space="0"/>
            </w:tcBorders>
            <w:shd w:val="clear" w:color="auto" w:fill="BBBBBB"/>
            <w:vAlign w:val="center"/>
            <w:hideMark/>
          </w:tcPr>
          <w:p w:rsidR="004774E3" w:rsidRDefault="004774E3" w14:paraId="4AC0D2A0" w14:textId="77777777">
            <w:pPr>
              <w:spacing w:after="75"/>
              <w:rPr>
                <w:rFonts w:ascii="Georgia" w:hAnsi="Georgia" w:eastAsia="Times New Roman"/>
                <w:b/>
                <w:bCs/>
                <w:sz w:val="18"/>
                <w:szCs w:val="18"/>
              </w:rPr>
            </w:pPr>
            <w:r>
              <w:rPr>
                <w:rFonts w:ascii="Georgia" w:hAnsi="Georgia" w:eastAsia="Times New Roman"/>
                <w:b/>
                <w:bCs/>
                <w:sz w:val="18"/>
                <w:szCs w:val="18"/>
              </w:rPr>
              <w:t>Threat</w:t>
            </w:r>
          </w:p>
        </w:tc>
        <w:tc>
          <w:tcPr>
            <w:tcW w:w="0" w:type="auto"/>
            <w:tcBorders>
              <w:bottom w:val="single" w:color="000000" w:sz="6" w:space="0"/>
            </w:tcBorders>
            <w:shd w:val="clear" w:color="auto" w:fill="BBBBBB"/>
            <w:vAlign w:val="center"/>
            <w:hideMark/>
          </w:tcPr>
          <w:p w:rsidR="004774E3" w:rsidRDefault="004774E3" w14:paraId="625D0FBA" w14:textId="77777777">
            <w:pPr>
              <w:spacing w:after="75"/>
              <w:rPr>
                <w:rFonts w:ascii="Georgia" w:hAnsi="Georgia" w:eastAsia="Times New Roman"/>
                <w:b/>
                <w:bCs/>
                <w:sz w:val="18"/>
                <w:szCs w:val="18"/>
              </w:rPr>
            </w:pPr>
            <w:r>
              <w:rPr>
                <w:rFonts w:ascii="Georgia" w:hAnsi="Georgia" w:eastAsia="Times New Roman"/>
                <w:b/>
                <w:bCs/>
                <w:sz w:val="18"/>
                <w:szCs w:val="18"/>
              </w:rPr>
              <w:t>Timing</w:t>
            </w:r>
          </w:p>
        </w:tc>
        <w:tc>
          <w:tcPr>
            <w:tcW w:w="0" w:type="auto"/>
            <w:tcBorders>
              <w:bottom w:val="single" w:color="000000" w:sz="6" w:space="0"/>
            </w:tcBorders>
            <w:shd w:val="clear" w:color="auto" w:fill="BBBBBB"/>
            <w:vAlign w:val="center"/>
            <w:hideMark/>
          </w:tcPr>
          <w:p w:rsidR="004774E3" w:rsidRDefault="004774E3" w14:paraId="273136FA" w14:textId="77777777">
            <w:pPr>
              <w:spacing w:after="75"/>
              <w:rPr>
                <w:rFonts w:ascii="Georgia" w:hAnsi="Georgia" w:eastAsia="Times New Roman"/>
                <w:b/>
                <w:bCs/>
                <w:sz w:val="18"/>
                <w:szCs w:val="18"/>
              </w:rPr>
            </w:pPr>
            <w:r>
              <w:rPr>
                <w:rFonts w:ascii="Georgia" w:hAnsi="Georgia" w:eastAsia="Times New Roman"/>
                <w:b/>
                <w:bCs/>
                <w:sz w:val="18"/>
                <w:szCs w:val="18"/>
              </w:rPr>
              <w:t>Scope</w:t>
            </w:r>
          </w:p>
        </w:tc>
        <w:tc>
          <w:tcPr>
            <w:tcW w:w="0" w:type="auto"/>
            <w:tcBorders>
              <w:bottom w:val="single" w:color="000000" w:sz="6" w:space="0"/>
            </w:tcBorders>
            <w:shd w:val="clear" w:color="auto" w:fill="BBBBBB"/>
            <w:vAlign w:val="center"/>
            <w:hideMark/>
          </w:tcPr>
          <w:p w:rsidR="004774E3" w:rsidRDefault="004774E3" w14:paraId="2616D795" w14:textId="77777777">
            <w:pPr>
              <w:spacing w:after="75"/>
              <w:rPr>
                <w:rFonts w:ascii="Georgia" w:hAnsi="Georgia" w:eastAsia="Times New Roman"/>
                <w:b/>
                <w:bCs/>
                <w:sz w:val="18"/>
                <w:szCs w:val="18"/>
              </w:rPr>
            </w:pPr>
            <w:r>
              <w:rPr>
                <w:rFonts w:ascii="Georgia" w:hAnsi="Georgia" w:eastAsia="Times New Roman"/>
                <w:b/>
                <w:bCs/>
                <w:sz w:val="18"/>
                <w:szCs w:val="18"/>
              </w:rPr>
              <w:t>Severity</w:t>
            </w:r>
          </w:p>
        </w:tc>
      </w:tr>
      <w:tr w:rsidR="00000000" w14:paraId="1ACF7754" w14:textId="77777777">
        <w:trPr>
          <w:divId w:val="2012292172"/>
          <w:tblCellSpacing w:w="15" w:type="dxa"/>
        </w:trPr>
        <w:tc>
          <w:tcPr>
            <w:tcW w:w="0" w:type="auto"/>
            <w:vAlign w:val="center"/>
            <w:hideMark/>
          </w:tcPr>
          <w:p w:rsidR="004774E3" w:rsidRDefault="004774E3" w14:paraId="5C684E3D" w14:textId="77777777">
            <w:pPr>
              <w:spacing w:after="75"/>
              <w:rPr>
                <w:rFonts w:ascii="Georgia" w:hAnsi="Georgia" w:eastAsia="Times New Roman"/>
                <w:sz w:val="18"/>
                <w:szCs w:val="18"/>
              </w:rPr>
            </w:pPr>
            <w:r>
              <w:rPr>
                <w:rFonts w:ascii="Georgia" w:hAnsi="Georgia" w:eastAsia="Times New Roman"/>
                <w:sz w:val="18"/>
                <w:szCs w:val="18"/>
              </w:rPr>
              <w:t>1.1. Residential &amp; commercial development -&gt; Housing &amp; urban areas</w:t>
            </w:r>
          </w:p>
        </w:tc>
        <w:tc>
          <w:tcPr>
            <w:tcW w:w="0" w:type="auto"/>
            <w:vAlign w:val="center"/>
            <w:hideMark/>
          </w:tcPr>
          <w:p w:rsidR="004774E3" w:rsidRDefault="004774E3" w14:paraId="288E6E73"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4774E3" w:rsidRDefault="004774E3" w14:paraId="7B300804" w14:textId="77777777">
            <w:pPr>
              <w:spacing w:after="75"/>
              <w:rPr>
                <w:rFonts w:ascii="Georgia" w:hAnsi="Georgia" w:eastAsia="Times New Roman"/>
                <w:sz w:val="18"/>
                <w:szCs w:val="18"/>
              </w:rPr>
            </w:pPr>
            <w:r>
              <w:rPr>
                <w:rFonts w:ascii="Georgia" w:hAnsi="Georgia" w:eastAsia="Times New Roman"/>
                <w:sz w:val="18"/>
                <w:szCs w:val="18"/>
              </w:rPr>
              <w:t>Majority (50-90%)</w:t>
            </w:r>
          </w:p>
        </w:tc>
        <w:tc>
          <w:tcPr>
            <w:tcW w:w="0" w:type="auto"/>
            <w:vAlign w:val="center"/>
            <w:hideMark/>
          </w:tcPr>
          <w:p w:rsidR="004774E3" w:rsidRDefault="004774E3" w14:paraId="7CB08446" w14:textId="77777777">
            <w:pPr>
              <w:spacing w:after="75"/>
              <w:rPr>
                <w:rFonts w:ascii="Georgia" w:hAnsi="Georgia" w:eastAsia="Times New Roman"/>
                <w:sz w:val="18"/>
                <w:szCs w:val="18"/>
              </w:rPr>
            </w:pPr>
            <w:r>
              <w:rPr>
                <w:rFonts w:ascii="Georgia" w:hAnsi="Georgia" w:eastAsia="Times New Roman"/>
                <w:sz w:val="18"/>
                <w:szCs w:val="18"/>
              </w:rPr>
              <w:t>Rapid Declines</w:t>
            </w:r>
          </w:p>
        </w:tc>
      </w:tr>
      <w:tr w:rsidR="00000000" w14:paraId="69F3D43D" w14:textId="77777777">
        <w:trPr>
          <w:divId w:val="2012292172"/>
          <w:tblCellSpacing w:w="15" w:type="dxa"/>
        </w:trPr>
        <w:tc>
          <w:tcPr>
            <w:tcW w:w="0" w:type="auto"/>
            <w:vAlign w:val="center"/>
            <w:hideMark/>
          </w:tcPr>
          <w:p w:rsidR="004774E3" w:rsidRDefault="004774E3" w14:paraId="24219BC6" w14:textId="77777777">
            <w:pPr>
              <w:spacing w:after="75"/>
              <w:rPr>
                <w:rFonts w:ascii="Georgia" w:hAnsi="Georgia" w:eastAsia="Times New Roman"/>
                <w:sz w:val="18"/>
                <w:szCs w:val="18"/>
              </w:rPr>
            </w:pPr>
            <w:r>
              <w:rPr>
                <w:rFonts w:ascii="Georgia" w:hAnsi="Georgia" w:eastAsia="Times New Roman"/>
                <w:sz w:val="18"/>
                <w:szCs w:val="18"/>
              </w:rPr>
              <w:t xml:space="preserve">2.1.2. Agriculture &amp; aquaculture -&gt; Annual &amp; </w:t>
            </w:r>
            <w:r>
              <w:rPr>
                <w:rFonts w:ascii="Georgia" w:hAnsi="Georgia" w:eastAsia="Times New Roman"/>
                <w:sz w:val="18"/>
                <w:szCs w:val="18"/>
              </w:rPr>
              <w:t>perennial non-timber crops -&gt; Small-holder farming</w:t>
            </w:r>
          </w:p>
        </w:tc>
        <w:tc>
          <w:tcPr>
            <w:tcW w:w="0" w:type="auto"/>
            <w:vAlign w:val="center"/>
            <w:hideMark/>
          </w:tcPr>
          <w:p w:rsidR="004774E3" w:rsidRDefault="004774E3" w14:paraId="3861AEA2"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4774E3" w:rsidRDefault="004774E3" w14:paraId="16753D11" w14:textId="77777777">
            <w:pPr>
              <w:spacing w:after="75"/>
              <w:rPr>
                <w:rFonts w:ascii="Georgia" w:hAnsi="Georgia" w:eastAsia="Times New Roman"/>
                <w:sz w:val="18"/>
                <w:szCs w:val="18"/>
              </w:rPr>
            </w:pPr>
            <w:r>
              <w:rPr>
                <w:rFonts w:ascii="Georgia" w:hAnsi="Georgia" w:eastAsia="Times New Roman"/>
                <w:sz w:val="18"/>
                <w:szCs w:val="18"/>
              </w:rPr>
              <w:t>Majority (50-90%)</w:t>
            </w:r>
          </w:p>
        </w:tc>
        <w:tc>
          <w:tcPr>
            <w:tcW w:w="0" w:type="auto"/>
            <w:vAlign w:val="center"/>
            <w:hideMark/>
          </w:tcPr>
          <w:p w:rsidR="004774E3" w:rsidRDefault="004774E3" w14:paraId="2AB48234" w14:textId="77777777">
            <w:pPr>
              <w:spacing w:after="75"/>
              <w:rPr>
                <w:rFonts w:ascii="Georgia" w:hAnsi="Georgia" w:eastAsia="Times New Roman"/>
                <w:sz w:val="18"/>
                <w:szCs w:val="18"/>
              </w:rPr>
            </w:pPr>
            <w:r>
              <w:rPr>
                <w:rFonts w:ascii="Georgia" w:hAnsi="Georgia" w:eastAsia="Times New Roman"/>
                <w:sz w:val="18"/>
                <w:szCs w:val="18"/>
              </w:rPr>
              <w:t>Rapid Declines</w:t>
            </w:r>
          </w:p>
        </w:tc>
      </w:tr>
      <w:tr w:rsidR="00000000" w14:paraId="51DFE54C" w14:textId="77777777">
        <w:trPr>
          <w:divId w:val="2012292172"/>
          <w:tblCellSpacing w:w="15" w:type="dxa"/>
        </w:trPr>
        <w:tc>
          <w:tcPr>
            <w:tcW w:w="0" w:type="auto"/>
            <w:vAlign w:val="center"/>
            <w:hideMark/>
          </w:tcPr>
          <w:p w:rsidR="004774E3" w:rsidRDefault="004774E3" w14:paraId="4A220FB6" w14:textId="77777777">
            <w:pPr>
              <w:spacing w:after="75"/>
              <w:rPr>
                <w:rFonts w:ascii="Georgia" w:hAnsi="Georgia" w:eastAsia="Times New Roman"/>
                <w:sz w:val="18"/>
                <w:szCs w:val="18"/>
              </w:rPr>
            </w:pPr>
            <w:r>
              <w:rPr>
                <w:rFonts w:ascii="Georgia" w:hAnsi="Georgia" w:eastAsia="Times New Roman"/>
                <w:sz w:val="18"/>
                <w:szCs w:val="18"/>
              </w:rPr>
              <w:t xml:space="preserve">2.3.2. Agriculture &amp; aquaculture -&gt; Livestock farming &amp; ranching -&gt; Small-holder grazing, </w:t>
            </w:r>
            <w:proofErr w:type="gramStart"/>
            <w:r>
              <w:rPr>
                <w:rFonts w:ascii="Georgia" w:hAnsi="Georgia" w:eastAsia="Times New Roman"/>
                <w:sz w:val="18"/>
                <w:szCs w:val="18"/>
              </w:rPr>
              <w:t>ranching</w:t>
            </w:r>
            <w:proofErr w:type="gramEnd"/>
            <w:r>
              <w:rPr>
                <w:rFonts w:ascii="Georgia" w:hAnsi="Georgia" w:eastAsia="Times New Roman"/>
                <w:sz w:val="18"/>
                <w:szCs w:val="18"/>
              </w:rPr>
              <w:t xml:space="preserve"> or farming</w:t>
            </w:r>
          </w:p>
        </w:tc>
        <w:tc>
          <w:tcPr>
            <w:tcW w:w="0" w:type="auto"/>
            <w:vAlign w:val="center"/>
            <w:hideMark/>
          </w:tcPr>
          <w:p w:rsidR="004774E3" w:rsidRDefault="004774E3" w14:paraId="17C19402"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4774E3" w:rsidRDefault="004774E3" w14:paraId="7857D0DD" w14:textId="77777777">
            <w:pPr>
              <w:spacing w:after="75"/>
              <w:rPr>
                <w:rFonts w:ascii="Georgia" w:hAnsi="Georgia" w:eastAsia="Times New Roman"/>
                <w:sz w:val="18"/>
                <w:szCs w:val="18"/>
              </w:rPr>
            </w:pPr>
            <w:r>
              <w:rPr>
                <w:rFonts w:ascii="Georgia" w:hAnsi="Georgia" w:eastAsia="Times New Roman"/>
                <w:sz w:val="18"/>
                <w:szCs w:val="18"/>
              </w:rPr>
              <w:t>Majority (50-90%)</w:t>
            </w:r>
          </w:p>
        </w:tc>
        <w:tc>
          <w:tcPr>
            <w:tcW w:w="0" w:type="auto"/>
            <w:vAlign w:val="center"/>
            <w:hideMark/>
          </w:tcPr>
          <w:p w:rsidR="004774E3" w:rsidRDefault="004774E3" w14:paraId="5BF49AB4" w14:textId="77777777">
            <w:pPr>
              <w:spacing w:after="75"/>
              <w:rPr>
                <w:rFonts w:ascii="Georgia" w:hAnsi="Georgia" w:eastAsia="Times New Roman"/>
                <w:sz w:val="18"/>
                <w:szCs w:val="18"/>
              </w:rPr>
            </w:pPr>
            <w:r>
              <w:rPr>
                <w:rFonts w:ascii="Georgia" w:hAnsi="Georgia" w:eastAsia="Times New Roman"/>
                <w:sz w:val="18"/>
                <w:szCs w:val="18"/>
              </w:rPr>
              <w:t>Rapid Declines</w:t>
            </w:r>
          </w:p>
        </w:tc>
      </w:tr>
      <w:tr w:rsidR="00000000" w14:paraId="126EBC96" w14:textId="77777777">
        <w:trPr>
          <w:divId w:val="2012292172"/>
          <w:tblCellSpacing w:w="15" w:type="dxa"/>
        </w:trPr>
        <w:tc>
          <w:tcPr>
            <w:tcW w:w="0" w:type="auto"/>
            <w:vAlign w:val="center"/>
            <w:hideMark/>
          </w:tcPr>
          <w:p w:rsidR="004774E3" w:rsidRDefault="004774E3" w14:paraId="156C82C2" w14:textId="77777777">
            <w:pPr>
              <w:spacing w:after="75"/>
              <w:rPr>
                <w:rFonts w:ascii="Georgia" w:hAnsi="Georgia" w:eastAsia="Times New Roman"/>
                <w:sz w:val="18"/>
                <w:szCs w:val="18"/>
              </w:rPr>
            </w:pPr>
            <w:r>
              <w:rPr>
                <w:rFonts w:ascii="Georgia" w:hAnsi="Georgia" w:eastAsia="Times New Roman"/>
                <w:sz w:val="18"/>
                <w:szCs w:val="18"/>
              </w:rPr>
              <w:t>4.1. Transp</w:t>
            </w:r>
            <w:r>
              <w:rPr>
                <w:rFonts w:ascii="Georgia" w:hAnsi="Georgia" w:eastAsia="Times New Roman"/>
                <w:sz w:val="18"/>
                <w:szCs w:val="18"/>
              </w:rPr>
              <w:t>ortation &amp; service corridors -&gt; Roads &amp; railroads</w:t>
            </w:r>
          </w:p>
        </w:tc>
        <w:tc>
          <w:tcPr>
            <w:tcW w:w="0" w:type="auto"/>
            <w:vAlign w:val="center"/>
            <w:hideMark/>
          </w:tcPr>
          <w:p w:rsidR="004774E3" w:rsidRDefault="004774E3" w14:paraId="7EE10066"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4774E3" w:rsidRDefault="004774E3" w14:paraId="18D9448A" w14:textId="77777777">
            <w:pPr>
              <w:spacing w:after="75"/>
              <w:rPr>
                <w:rFonts w:ascii="Georgia" w:hAnsi="Georgia" w:eastAsia="Times New Roman"/>
                <w:sz w:val="18"/>
                <w:szCs w:val="18"/>
              </w:rPr>
            </w:pPr>
            <w:r>
              <w:rPr>
                <w:rFonts w:ascii="Georgia" w:hAnsi="Georgia" w:eastAsia="Times New Roman"/>
                <w:sz w:val="18"/>
                <w:szCs w:val="18"/>
              </w:rPr>
              <w:t>Minority (&lt;50%)</w:t>
            </w:r>
          </w:p>
        </w:tc>
        <w:tc>
          <w:tcPr>
            <w:tcW w:w="0" w:type="auto"/>
            <w:vAlign w:val="center"/>
            <w:hideMark/>
          </w:tcPr>
          <w:p w:rsidR="004774E3" w:rsidRDefault="004774E3" w14:paraId="622722CB"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2B82FFAA" w14:textId="77777777">
        <w:trPr>
          <w:divId w:val="2012292172"/>
          <w:tblCellSpacing w:w="15" w:type="dxa"/>
        </w:trPr>
        <w:tc>
          <w:tcPr>
            <w:tcW w:w="0" w:type="auto"/>
            <w:vAlign w:val="center"/>
            <w:hideMark/>
          </w:tcPr>
          <w:p w:rsidR="004774E3" w:rsidRDefault="004774E3" w14:paraId="3D457D1E" w14:textId="77777777">
            <w:pPr>
              <w:spacing w:after="75"/>
              <w:rPr>
                <w:rFonts w:ascii="Georgia" w:hAnsi="Georgia" w:eastAsia="Times New Roman"/>
                <w:sz w:val="18"/>
                <w:szCs w:val="18"/>
              </w:rPr>
            </w:pPr>
            <w:r>
              <w:rPr>
                <w:rFonts w:ascii="Georgia" w:hAnsi="Georgia" w:eastAsia="Times New Roman"/>
                <w:sz w:val="18"/>
                <w:szCs w:val="18"/>
              </w:rPr>
              <w:lastRenderedPageBreak/>
              <w:t>5.2.1. Biological resource use -&gt; Gathering terrestrial plants -&gt; Intentional use (species is the target)</w:t>
            </w:r>
          </w:p>
        </w:tc>
        <w:tc>
          <w:tcPr>
            <w:tcW w:w="0" w:type="auto"/>
            <w:vAlign w:val="center"/>
            <w:hideMark/>
          </w:tcPr>
          <w:p w:rsidR="004774E3" w:rsidRDefault="004774E3" w14:paraId="2DDDAB56"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4774E3" w:rsidRDefault="004774E3" w14:paraId="2C02C801" w14:textId="77777777">
            <w:pPr>
              <w:spacing w:after="75"/>
              <w:rPr>
                <w:rFonts w:ascii="Georgia" w:hAnsi="Georgia" w:eastAsia="Times New Roman"/>
                <w:sz w:val="18"/>
                <w:szCs w:val="18"/>
              </w:rPr>
            </w:pPr>
            <w:r>
              <w:rPr>
                <w:rFonts w:ascii="Georgia" w:hAnsi="Georgia" w:eastAsia="Times New Roman"/>
                <w:sz w:val="18"/>
                <w:szCs w:val="18"/>
              </w:rPr>
              <w:t>Majority (50-90%)</w:t>
            </w:r>
          </w:p>
        </w:tc>
        <w:tc>
          <w:tcPr>
            <w:tcW w:w="0" w:type="auto"/>
            <w:vAlign w:val="center"/>
            <w:hideMark/>
          </w:tcPr>
          <w:p w:rsidR="004774E3" w:rsidRDefault="004774E3" w14:paraId="01BF85F7" w14:textId="77777777">
            <w:pPr>
              <w:spacing w:after="75"/>
              <w:rPr>
                <w:rFonts w:ascii="Georgia" w:hAnsi="Georgia" w:eastAsia="Times New Roman"/>
                <w:sz w:val="18"/>
                <w:szCs w:val="18"/>
              </w:rPr>
            </w:pPr>
            <w:r>
              <w:rPr>
                <w:rFonts w:ascii="Georgia" w:hAnsi="Georgia" w:eastAsia="Times New Roman"/>
                <w:sz w:val="18"/>
                <w:szCs w:val="18"/>
              </w:rPr>
              <w:t>Rapid Declines</w:t>
            </w:r>
          </w:p>
        </w:tc>
      </w:tr>
    </w:tbl>
    <w:p w:rsidR="004774E3" w:rsidRDefault="004774E3" w14:paraId="5B96F9AB" w14:textId="77777777">
      <w:pPr>
        <w:pStyle w:val="Heading1"/>
        <w:divId w:val="71972175"/>
        <w:rPr>
          <w:rFonts w:ascii="Georgia" w:hAnsi="Georgia" w:eastAsia="Times New Roman"/>
          <w:sz w:val="29"/>
          <w:szCs w:val="29"/>
        </w:rPr>
      </w:pPr>
      <w:r>
        <w:rPr>
          <w:rFonts w:ascii="Georgia" w:hAnsi="Georgia" w:eastAsia="Times New Roman"/>
          <w:sz w:val="29"/>
          <w:szCs w:val="29"/>
        </w:rPr>
        <w:t>Conservation</w:t>
      </w:r>
    </w:p>
    <w:p w:rsidR="004774E3" w:rsidRDefault="004774E3" w14:paraId="49F50EF4" w14:textId="5B3D597D">
      <w:pPr>
        <w:pStyle w:val="NormalWeb"/>
        <w:divId w:val="71972175"/>
        <w:rPr>
          <w:rFonts w:ascii="Georgia" w:hAnsi="Georgia"/>
        </w:rPr>
      </w:pPr>
      <w:proofErr w:type="spellStart"/>
      <w:r>
        <w:rPr>
          <w:rFonts w:ascii="Georgia" w:hAnsi="Georgia"/>
        </w:rPr>
        <w:t>Actualmente</w:t>
      </w:r>
      <w:proofErr w:type="spellEnd"/>
      <w:r>
        <w:rPr>
          <w:rFonts w:ascii="Georgia" w:hAnsi="Georgia"/>
        </w:rPr>
        <w:t xml:space="preserve"> </w:t>
      </w:r>
      <w:r>
        <w:rPr>
          <w:rFonts w:ascii="Georgia" w:hAnsi="Georgia"/>
        </w:rPr>
        <w:t xml:space="preserve">no se </w:t>
      </w:r>
      <w:proofErr w:type="spellStart"/>
      <w:r>
        <w:rPr>
          <w:rFonts w:ascii="Georgia" w:hAnsi="Georgia"/>
        </w:rPr>
        <w:t>conocen</w:t>
      </w:r>
      <w:proofErr w:type="spellEnd"/>
      <w:r>
        <w:rPr>
          <w:rFonts w:ascii="Georgia" w:hAnsi="Georgia"/>
        </w:rPr>
        <w:t xml:space="preserve"> sitios de </w:t>
      </w:r>
      <w:proofErr w:type="spellStart"/>
      <w:r>
        <w:rPr>
          <w:rFonts w:ascii="Georgia" w:hAnsi="Georgia"/>
        </w:rPr>
        <w:t>conservación</w:t>
      </w:r>
      <w:proofErr w:type="spellEnd"/>
      <w:r>
        <w:rPr>
          <w:rFonts w:ascii="Georgia" w:hAnsi="Georgia"/>
        </w:rPr>
        <w:t xml:space="preserve"> </w:t>
      </w:r>
      <w:r>
        <w:rPr>
          <w:rStyle w:val="Emphasis"/>
          <w:rFonts w:ascii="Georgia" w:hAnsi="Georgia"/>
        </w:rPr>
        <w:t>ex situ</w:t>
      </w:r>
      <w:r>
        <w:rPr>
          <w:rFonts w:ascii="Georgia" w:hAnsi="Georgia"/>
        </w:rPr>
        <w:t xml:space="preserve"> para la </w:t>
      </w:r>
      <w:proofErr w:type="spellStart"/>
      <w:r>
        <w:rPr>
          <w:rFonts w:ascii="Georgia" w:hAnsi="Georgia"/>
        </w:rPr>
        <w:t>especie</w:t>
      </w:r>
      <w:proofErr w:type="spellEnd"/>
      <w:r>
        <w:rPr>
          <w:rFonts w:ascii="Georgia" w:hAnsi="Georgia"/>
        </w:rPr>
        <w:t xml:space="preserve">, sin embargo, se </w:t>
      </w:r>
      <w:proofErr w:type="spellStart"/>
      <w:r>
        <w:rPr>
          <w:rFonts w:ascii="Georgia" w:hAnsi="Georgia"/>
        </w:rPr>
        <w:t>encuentra</w:t>
      </w:r>
      <w:proofErr w:type="spellEnd"/>
      <w:r>
        <w:rPr>
          <w:rFonts w:ascii="Georgia" w:hAnsi="Georgia"/>
        </w:rPr>
        <w:t xml:space="preserve"> </w:t>
      </w:r>
      <w:proofErr w:type="spellStart"/>
      <w:r>
        <w:rPr>
          <w:rFonts w:ascii="Georgia" w:hAnsi="Georgia"/>
        </w:rPr>
        <w:t>cultivada</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w:t>
      </w:r>
      <w:proofErr w:type="spellStart"/>
      <w:r>
        <w:rPr>
          <w:rFonts w:ascii="Georgia" w:hAnsi="Georgia"/>
        </w:rPr>
        <w:t>algunos</w:t>
      </w:r>
      <w:proofErr w:type="spellEnd"/>
      <w:r>
        <w:rPr>
          <w:rFonts w:ascii="Georgia" w:hAnsi="Georgia"/>
        </w:rPr>
        <w:t xml:space="preserve"> </w:t>
      </w:r>
      <w:proofErr w:type="spellStart"/>
      <w:r>
        <w:rPr>
          <w:rFonts w:ascii="Georgia" w:hAnsi="Georgia"/>
        </w:rPr>
        <w:t>jardines</w:t>
      </w:r>
      <w:proofErr w:type="spellEnd"/>
      <w:r>
        <w:rPr>
          <w:rFonts w:ascii="Georgia" w:hAnsi="Georgia"/>
        </w:rPr>
        <w:t xml:space="preserve"> (</w:t>
      </w:r>
      <w:proofErr w:type="spellStart"/>
      <w:r>
        <w:rPr>
          <w:rFonts w:ascii="Georgia" w:hAnsi="Georgia"/>
        </w:rPr>
        <w:t>ubicación</w:t>
      </w:r>
      <w:proofErr w:type="spellEnd"/>
      <w:r>
        <w:rPr>
          <w:rFonts w:ascii="Georgia" w:hAnsi="Georgia"/>
        </w:rPr>
        <w:t xml:space="preserve"> no </w:t>
      </w:r>
      <w:proofErr w:type="spellStart"/>
      <w:r>
        <w:rPr>
          <w:rFonts w:ascii="Georgia" w:hAnsi="Georgia"/>
        </w:rPr>
        <w:t>localizada</w:t>
      </w:r>
      <w:proofErr w:type="spellEnd"/>
      <w:r>
        <w:rPr>
          <w:rFonts w:ascii="Georgia" w:hAnsi="Georgia"/>
        </w:rPr>
        <w:t xml:space="preserve">). El </w:t>
      </w:r>
      <w:proofErr w:type="spellStart"/>
      <w:r>
        <w:rPr>
          <w:rFonts w:ascii="Georgia" w:hAnsi="Georgia"/>
        </w:rPr>
        <w:t>género</w:t>
      </w:r>
      <w:proofErr w:type="spellEnd"/>
      <w:r>
        <w:rPr>
          <w:rFonts w:ascii="Georgia" w:hAnsi="Georgia"/>
        </w:rPr>
        <w:t xml:space="preserve"> </w:t>
      </w:r>
      <w:proofErr w:type="spellStart"/>
      <w:r>
        <w:rPr>
          <w:rStyle w:val="Emphasis"/>
          <w:rFonts w:ascii="Georgia" w:hAnsi="Georgia"/>
        </w:rPr>
        <w:t>Chlidanthus</w:t>
      </w:r>
      <w:proofErr w:type="spellEnd"/>
      <w:r>
        <w:rPr>
          <w:rFonts w:ascii="Georgia" w:hAnsi="Georgia"/>
        </w:rPr>
        <w:t xml:space="preserve"> se </w:t>
      </w:r>
      <w:proofErr w:type="spellStart"/>
      <w:r>
        <w:rPr>
          <w:rFonts w:ascii="Georgia" w:hAnsi="Georgia"/>
        </w:rPr>
        <w:t>caracteriza</w:t>
      </w:r>
      <w:proofErr w:type="spellEnd"/>
      <w:r>
        <w:rPr>
          <w:rFonts w:ascii="Georgia" w:hAnsi="Georgia"/>
        </w:rPr>
        <w:t xml:space="preserve"> </w:t>
      </w:r>
      <w:proofErr w:type="spellStart"/>
      <w:r>
        <w:rPr>
          <w:rFonts w:ascii="Georgia" w:hAnsi="Georgia"/>
        </w:rPr>
        <w:t>por</w:t>
      </w:r>
      <w:proofErr w:type="spellEnd"/>
      <w:r>
        <w:rPr>
          <w:rFonts w:ascii="Georgia" w:hAnsi="Georgia"/>
        </w:rPr>
        <w:t xml:space="preserve"> ser ornamental (Lara-Rico </w:t>
      </w:r>
      <w:ins w:author="Jack Plummer" w:date="2023-08-08T17:16:00Z" w:id="33">
        <w:r>
          <w:rPr>
            <w:rFonts w:ascii="Georgia" w:hAnsi="Georgia"/>
          </w:rPr>
          <w:t>and</w:t>
        </w:r>
      </w:ins>
      <w:del w:author="Jack Plummer" w:date="2023-08-08T17:16:00Z" w:id="34">
        <w:r w:rsidDel="004774E3">
          <w:rPr>
            <w:rFonts w:ascii="Georgia" w:hAnsi="Georgia"/>
          </w:rPr>
          <w:delText>&amp;</w:delText>
        </w:r>
      </w:del>
      <w:r>
        <w:rPr>
          <w:rFonts w:ascii="Georgia" w:hAnsi="Georgia"/>
        </w:rPr>
        <w:t xml:space="preserve"> Céspedes-Escalera 2019, BGCI 2022). Se </w:t>
      </w:r>
      <w:proofErr w:type="spellStart"/>
      <w:r>
        <w:rPr>
          <w:rFonts w:ascii="Georgia" w:hAnsi="Georgia"/>
        </w:rPr>
        <w:t>sug</w:t>
      </w:r>
      <w:r>
        <w:rPr>
          <w:rFonts w:ascii="Georgia" w:hAnsi="Georgia"/>
        </w:rPr>
        <w:t>iere</w:t>
      </w:r>
      <w:proofErr w:type="spellEnd"/>
      <w:r>
        <w:rPr>
          <w:rFonts w:ascii="Georgia" w:hAnsi="Georgia"/>
        </w:rPr>
        <w:t xml:space="preserve"> </w:t>
      </w:r>
      <w:proofErr w:type="spellStart"/>
      <w:r>
        <w:rPr>
          <w:rFonts w:ascii="Georgia" w:hAnsi="Georgia"/>
        </w:rPr>
        <w:t>realizar</w:t>
      </w:r>
      <w:proofErr w:type="spellEnd"/>
      <w:r>
        <w:rPr>
          <w:rFonts w:ascii="Georgia" w:hAnsi="Georgia"/>
        </w:rPr>
        <w:t xml:space="preserve"> </w:t>
      </w:r>
      <w:proofErr w:type="spellStart"/>
      <w:r>
        <w:rPr>
          <w:rFonts w:ascii="Georgia" w:hAnsi="Georgia"/>
        </w:rPr>
        <w:t>estudios</w:t>
      </w:r>
      <w:proofErr w:type="spellEnd"/>
      <w:r>
        <w:rPr>
          <w:rFonts w:ascii="Georgia" w:hAnsi="Georgia"/>
        </w:rPr>
        <w:t xml:space="preserve"> </w:t>
      </w:r>
      <w:proofErr w:type="spellStart"/>
      <w:r>
        <w:rPr>
          <w:rFonts w:ascii="Georgia" w:hAnsi="Georgia"/>
        </w:rPr>
        <w:t>sobre</w:t>
      </w:r>
      <w:proofErr w:type="spellEnd"/>
      <w:r>
        <w:rPr>
          <w:rFonts w:ascii="Georgia" w:hAnsi="Georgia"/>
        </w:rPr>
        <w:t xml:space="preserve"> </w:t>
      </w:r>
      <w:proofErr w:type="spellStart"/>
      <w:r>
        <w:rPr>
          <w:rFonts w:ascii="Georgia" w:hAnsi="Georgia"/>
        </w:rPr>
        <w:t>su</w:t>
      </w:r>
      <w:proofErr w:type="spellEnd"/>
      <w:r>
        <w:rPr>
          <w:rFonts w:ascii="Georgia" w:hAnsi="Georgia"/>
        </w:rPr>
        <w:t xml:space="preserve"> </w:t>
      </w:r>
      <w:proofErr w:type="spellStart"/>
      <w:r>
        <w:rPr>
          <w:rFonts w:ascii="Georgia" w:hAnsi="Georgia"/>
        </w:rPr>
        <w:t>ecología</w:t>
      </w:r>
      <w:proofErr w:type="spellEnd"/>
      <w:r>
        <w:rPr>
          <w:rFonts w:ascii="Georgia" w:hAnsi="Georgia"/>
        </w:rPr>
        <w:t xml:space="preserve"> y población, </w:t>
      </w:r>
      <w:proofErr w:type="spellStart"/>
      <w:r>
        <w:rPr>
          <w:rFonts w:ascii="Georgia" w:hAnsi="Georgia"/>
        </w:rPr>
        <w:t>además</w:t>
      </w:r>
      <w:proofErr w:type="spellEnd"/>
      <w:r>
        <w:rPr>
          <w:rFonts w:ascii="Georgia" w:hAnsi="Georgia"/>
        </w:rPr>
        <w:t xml:space="preserve"> de </w:t>
      </w:r>
      <w:proofErr w:type="spellStart"/>
      <w:r>
        <w:rPr>
          <w:rFonts w:ascii="Georgia" w:hAnsi="Georgia"/>
        </w:rPr>
        <w:t>una</w:t>
      </w:r>
      <w:proofErr w:type="spellEnd"/>
      <w:r>
        <w:rPr>
          <w:rFonts w:ascii="Georgia" w:hAnsi="Georgia"/>
        </w:rPr>
        <w:t xml:space="preserve"> </w:t>
      </w:r>
      <w:proofErr w:type="spellStart"/>
      <w:r>
        <w:rPr>
          <w:rFonts w:ascii="Georgia" w:hAnsi="Georgia"/>
        </w:rPr>
        <w:t>búsqueda</w:t>
      </w:r>
      <w:proofErr w:type="spellEnd"/>
      <w:r>
        <w:rPr>
          <w:rFonts w:ascii="Georgia" w:hAnsi="Georgia"/>
        </w:rPr>
        <w:t xml:space="preserve"> </w:t>
      </w:r>
      <w:proofErr w:type="spellStart"/>
      <w:r>
        <w:rPr>
          <w:rFonts w:ascii="Georgia" w:hAnsi="Georgia"/>
        </w:rPr>
        <w:t>exhaustiva</w:t>
      </w:r>
      <w:proofErr w:type="spellEnd"/>
      <w:r>
        <w:rPr>
          <w:rFonts w:ascii="Georgia" w:hAnsi="Georgia"/>
        </w:rPr>
        <w:t xml:space="preserve"> de la </w:t>
      </w:r>
      <w:proofErr w:type="spellStart"/>
      <w:r>
        <w:rPr>
          <w:rFonts w:ascii="Georgia" w:hAnsi="Georgia"/>
        </w:rPr>
        <w:t>misma</w:t>
      </w:r>
      <w:proofErr w:type="spellEnd"/>
      <w:r>
        <w:rPr>
          <w:rFonts w:ascii="Georgia" w:hAnsi="Georgia"/>
        </w:rPr>
        <w:t xml:space="preserve">, </w:t>
      </w:r>
      <w:proofErr w:type="spellStart"/>
      <w:r>
        <w:rPr>
          <w:rFonts w:ascii="Georgia" w:hAnsi="Georgia"/>
        </w:rPr>
        <w:t>debido</w:t>
      </w:r>
      <w:proofErr w:type="spellEnd"/>
      <w:r>
        <w:rPr>
          <w:rFonts w:ascii="Georgia" w:hAnsi="Georgia"/>
        </w:rPr>
        <w:t xml:space="preserve"> a </w:t>
      </w:r>
      <w:proofErr w:type="spellStart"/>
      <w:r>
        <w:rPr>
          <w:rFonts w:ascii="Georgia" w:hAnsi="Georgia"/>
        </w:rPr>
        <w:t>los</w:t>
      </w:r>
      <w:proofErr w:type="spellEnd"/>
      <w:r>
        <w:rPr>
          <w:rFonts w:ascii="Georgia" w:hAnsi="Georgia"/>
        </w:rPr>
        <w:t xml:space="preserve"> </w:t>
      </w:r>
      <w:proofErr w:type="spellStart"/>
      <w:r>
        <w:rPr>
          <w:rFonts w:ascii="Georgia" w:hAnsi="Georgia"/>
        </w:rPr>
        <w:t>pocos</w:t>
      </w:r>
      <w:proofErr w:type="spellEnd"/>
      <w:r>
        <w:rPr>
          <w:rFonts w:ascii="Georgia" w:hAnsi="Georgia"/>
        </w:rPr>
        <w:t xml:space="preserve"> </w:t>
      </w:r>
      <w:proofErr w:type="spellStart"/>
      <w:r>
        <w:rPr>
          <w:rFonts w:ascii="Georgia" w:hAnsi="Georgia"/>
        </w:rPr>
        <w:t>registros</w:t>
      </w:r>
      <w:proofErr w:type="spellEnd"/>
      <w:r>
        <w:rPr>
          <w:rFonts w:ascii="Georgia" w:hAnsi="Georgia"/>
        </w:rPr>
        <w:t xml:space="preserve"> de la </w:t>
      </w:r>
      <w:proofErr w:type="spellStart"/>
      <w:r>
        <w:rPr>
          <w:rFonts w:ascii="Georgia" w:hAnsi="Georgia"/>
        </w:rPr>
        <w:t>especie</w:t>
      </w:r>
      <w:proofErr w:type="spellEnd"/>
      <w:r>
        <w:rPr>
          <w:rFonts w:ascii="Georgia" w:hAnsi="Georgia"/>
        </w:rPr>
        <w:t>.</w:t>
      </w:r>
    </w:p>
    <w:p w:rsidR="004774E3" w:rsidRDefault="004774E3" w14:paraId="594B8DD1" w14:textId="77777777">
      <w:pPr>
        <w:pStyle w:val="Heading2"/>
        <w:divId w:val="71972175"/>
        <w:rPr>
          <w:rFonts w:ascii="Georgia" w:hAnsi="Georgia" w:eastAsia="Times New Roman"/>
          <w:sz w:val="27"/>
          <w:szCs w:val="27"/>
        </w:rPr>
      </w:pPr>
      <w:commentRangeStart w:id="35"/>
      <w:r>
        <w:rPr>
          <w:rFonts w:ascii="Georgia" w:hAnsi="Georgia" w:eastAsia="Times New Roman"/>
          <w:sz w:val="27"/>
          <w:szCs w:val="27"/>
        </w:rPr>
        <w:t>Conservation Actions In- Place</w:t>
      </w:r>
      <w:commentRangeEnd w:id="35"/>
      <w:r>
        <w:rPr>
          <w:rStyle w:val="CommentReference"/>
          <w:b w:val="0"/>
          <w:bCs w:val="0"/>
        </w:rPr>
        <w:commentReference w:id="35"/>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05779A19" w14:textId="77777777">
        <w:trPr>
          <w:divId w:val="71972175"/>
          <w:tblCellSpacing w:w="15" w:type="dxa"/>
        </w:trPr>
        <w:tc>
          <w:tcPr>
            <w:tcW w:w="0" w:type="auto"/>
            <w:tcBorders>
              <w:bottom w:val="single" w:color="000000" w:sz="6" w:space="0"/>
            </w:tcBorders>
            <w:shd w:val="clear" w:color="auto" w:fill="BBBBBB"/>
            <w:vAlign w:val="center"/>
            <w:hideMark/>
          </w:tcPr>
          <w:p w:rsidR="004774E3" w:rsidRDefault="004774E3" w14:paraId="428C6956" w14:textId="77777777">
            <w:pPr>
              <w:spacing w:after="75"/>
              <w:rPr>
                <w:rFonts w:ascii="Georgia" w:hAnsi="Georgia" w:eastAsia="Times New Roman"/>
                <w:b/>
                <w:bCs/>
                <w:sz w:val="18"/>
                <w:szCs w:val="18"/>
              </w:rPr>
            </w:pPr>
            <w:r>
              <w:rPr>
                <w:rFonts w:ascii="Georgia" w:hAnsi="Georgia" w:eastAsia="Times New Roman"/>
                <w:b/>
                <w:bCs/>
                <w:sz w:val="18"/>
                <w:szCs w:val="18"/>
              </w:rPr>
              <w:t>Action Recovery Plan</w:t>
            </w:r>
          </w:p>
        </w:tc>
        <w:tc>
          <w:tcPr>
            <w:tcW w:w="0" w:type="auto"/>
            <w:tcBorders>
              <w:bottom w:val="single" w:color="000000" w:sz="6" w:space="0"/>
            </w:tcBorders>
            <w:shd w:val="clear" w:color="auto" w:fill="BBBBBB"/>
            <w:vAlign w:val="center"/>
            <w:hideMark/>
          </w:tcPr>
          <w:p w:rsidR="004774E3" w:rsidRDefault="004774E3" w14:paraId="1FB1DCFD"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4EB1FC1" w14:textId="77777777">
        <w:trPr>
          <w:divId w:val="71972175"/>
          <w:tblCellSpacing w:w="15" w:type="dxa"/>
        </w:trPr>
        <w:tc>
          <w:tcPr>
            <w:tcW w:w="0" w:type="auto"/>
            <w:vAlign w:val="center"/>
            <w:hideMark/>
          </w:tcPr>
          <w:p w:rsidR="004774E3" w:rsidRDefault="004774E3" w14:paraId="585F6FCC" w14:textId="77777777">
            <w:pPr>
              <w:spacing w:after="75"/>
              <w:rPr>
                <w:rFonts w:ascii="Georgia" w:hAnsi="Georgia" w:eastAsia="Times New Roman"/>
                <w:sz w:val="18"/>
                <w:szCs w:val="18"/>
              </w:rPr>
            </w:pPr>
            <w:r>
              <w:rPr>
                <w:rFonts w:ascii="Georgia" w:hAnsi="Georgia" w:eastAsia="Times New Roman"/>
                <w:sz w:val="18"/>
                <w:szCs w:val="18"/>
              </w:rPr>
              <w:t>No</w:t>
            </w:r>
          </w:p>
        </w:tc>
        <w:tc>
          <w:tcPr>
            <w:tcW w:w="0" w:type="auto"/>
            <w:vAlign w:val="center"/>
            <w:hideMark/>
          </w:tcPr>
          <w:p w:rsidR="004774E3" w:rsidRDefault="004774E3" w14:paraId="6050C038"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1B2DE8D0" w14:textId="77777777">
      <w:pPr>
        <w:divId w:val="71972175"/>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1F4BA162" w14:textId="77777777">
        <w:trPr>
          <w:divId w:val="71972175"/>
          <w:tblCellSpacing w:w="15" w:type="dxa"/>
        </w:trPr>
        <w:tc>
          <w:tcPr>
            <w:tcW w:w="0" w:type="auto"/>
            <w:tcBorders>
              <w:bottom w:val="single" w:color="000000" w:sz="6" w:space="0"/>
            </w:tcBorders>
            <w:shd w:val="clear" w:color="auto" w:fill="BBBBBB"/>
            <w:vAlign w:val="center"/>
            <w:hideMark/>
          </w:tcPr>
          <w:p w:rsidR="004774E3" w:rsidRDefault="004774E3" w14:paraId="4B4921CB" w14:textId="77777777">
            <w:pPr>
              <w:spacing w:after="75"/>
              <w:rPr>
                <w:rFonts w:ascii="Georgia" w:hAnsi="Georgia" w:eastAsia="Times New Roman"/>
                <w:b/>
                <w:bCs/>
                <w:sz w:val="18"/>
                <w:szCs w:val="18"/>
              </w:rPr>
            </w:pPr>
            <w:r>
              <w:rPr>
                <w:rFonts w:ascii="Georgia" w:hAnsi="Georgia" w:eastAsia="Times New Roman"/>
                <w:b/>
                <w:bCs/>
                <w:sz w:val="18"/>
                <w:szCs w:val="18"/>
              </w:rPr>
              <w:t>Conservation sites identified</w:t>
            </w:r>
          </w:p>
        </w:tc>
        <w:tc>
          <w:tcPr>
            <w:tcW w:w="0" w:type="auto"/>
            <w:tcBorders>
              <w:bottom w:val="single" w:color="000000" w:sz="6" w:space="0"/>
            </w:tcBorders>
            <w:shd w:val="clear" w:color="auto" w:fill="BBBBBB"/>
            <w:vAlign w:val="center"/>
            <w:hideMark/>
          </w:tcPr>
          <w:p w:rsidR="004774E3" w:rsidRDefault="004774E3" w14:paraId="4FA2455B"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0F9625D1" w14:textId="77777777">
        <w:trPr>
          <w:divId w:val="71972175"/>
          <w:tblCellSpacing w:w="15" w:type="dxa"/>
        </w:trPr>
        <w:tc>
          <w:tcPr>
            <w:tcW w:w="0" w:type="auto"/>
            <w:vAlign w:val="center"/>
            <w:hideMark/>
          </w:tcPr>
          <w:p w:rsidR="004774E3" w:rsidRDefault="004774E3" w14:paraId="337AE09A" w14:textId="77777777">
            <w:pPr>
              <w:spacing w:after="75"/>
              <w:rPr>
                <w:rFonts w:ascii="Georgia" w:hAnsi="Georgia" w:eastAsia="Times New Roman"/>
                <w:sz w:val="18"/>
                <w:szCs w:val="18"/>
              </w:rPr>
            </w:pPr>
            <w:r>
              <w:rPr>
                <w:rFonts w:ascii="Georgia" w:hAnsi="Georgia" w:eastAsia="Times New Roman"/>
                <w:sz w:val="18"/>
                <w:szCs w:val="18"/>
              </w:rPr>
              <w:t>No</w:t>
            </w:r>
          </w:p>
        </w:tc>
        <w:tc>
          <w:tcPr>
            <w:tcW w:w="0" w:type="auto"/>
            <w:vAlign w:val="center"/>
            <w:hideMark/>
          </w:tcPr>
          <w:p w:rsidR="004774E3" w:rsidRDefault="004774E3" w14:paraId="0C075009"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0E356D6A" w14:textId="77777777">
      <w:pPr>
        <w:divId w:val="71972175"/>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40D86B48" w14:textId="77777777">
        <w:trPr>
          <w:divId w:val="71972175"/>
          <w:tblCellSpacing w:w="15" w:type="dxa"/>
        </w:trPr>
        <w:tc>
          <w:tcPr>
            <w:tcW w:w="0" w:type="auto"/>
            <w:tcBorders>
              <w:bottom w:val="single" w:color="000000" w:sz="6" w:space="0"/>
            </w:tcBorders>
            <w:shd w:val="clear" w:color="auto" w:fill="BBBBBB"/>
            <w:vAlign w:val="center"/>
            <w:hideMark/>
          </w:tcPr>
          <w:p w:rsidR="004774E3" w:rsidRDefault="004774E3" w14:paraId="32B32E9C" w14:textId="77777777">
            <w:pPr>
              <w:spacing w:after="75"/>
              <w:rPr>
                <w:rFonts w:ascii="Georgia" w:hAnsi="Georgia" w:eastAsia="Times New Roman"/>
                <w:b/>
                <w:bCs/>
                <w:sz w:val="18"/>
                <w:szCs w:val="18"/>
              </w:rPr>
            </w:pPr>
            <w:r>
              <w:rPr>
                <w:rFonts w:ascii="Georgia" w:hAnsi="Georgia" w:eastAsia="Times New Roman"/>
                <w:b/>
                <w:bCs/>
                <w:sz w:val="18"/>
                <w:szCs w:val="18"/>
              </w:rPr>
              <w:t>Occur in at least one PA</w:t>
            </w:r>
          </w:p>
        </w:tc>
        <w:tc>
          <w:tcPr>
            <w:tcW w:w="0" w:type="auto"/>
            <w:tcBorders>
              <w:bottom w:val="single" w:color="000000" w:sz="6" w:space="0"/>
            </w:tcBorders>
            <w:shd w:val="clear" w:color="auto" w:fill="BBBBBB"/>
            <w:vAlign w:val="center"/>
            <w:hideMark/>
          </w:tcPr>
          <w:p w:rsidR="004774E3" w:rsidRDefault="004774E3" w14:paraId="1F0FEBDE"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650835C4" w14:textId="77777777">
        <w:trPr>
          <w:divId w:val="71972175"/>
          <w:tblCellSpacing w:w="15" w:type="dxa"/>
        </w:trPr>
        <w:tc>
          <w:tcPr>
            <w:tcW w:w="0" w:type="auto"/>
            <w:vAlign w:val="center"/>
            <w:hideMark/>
          </w:tcPr>
          <w:p w:rsidR="004774E3" w:rsidRDefault="004774E3" w14:paraId="49987582" w14:textId="77777777">
            <w:pPr>
              <w:spacing w:after="75"/>
              <w:rPr>
                <w:rFonts w:ascii="Georgia" w:hAnsi="Georgia" w:eastAsia="Times New Roman"/>
                <w:sz w:val="18"/>
                <w:szCs w:val="18"/>
              </w:rPr>
            </w:pPr>
            <w:r>
              <w:rPr>
                <w:rFonts w:ascii="Georgia" w:hAnsi="Georgia" w:eastAsia="Times New Roman"/>
                <w:sz w:val="18"/>
                <w:szCs w:val="18"/>
              </w:rPr>
              <w:t>No</w:t>
            </w:r>
          </w:p>
        </w:tc>
        <w:tc>
          <w:tcPr>
            <w:tcW w:w="0" w:type="auto"/>
            <w:vAlign w:val="center"/>
            <w:hideMark/>
          </w:tcPr>
          <w:p w:rsidR="004774E3" w:rsidRDefault="004774E3" w14:paraId="78E0D996"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07039E29" w14:textId="77777777">
      <w:pPr>
        <w:pStyle w:val="Heading2"/>
        <w:divId w:val="71972175"/>
        <w:rPr>
          <w:rFonts w:ascii="Georgia" w:hAnsi="Georgia" w:eastAsia="Times New Roman"/>
          <w:sz w:val="27"/>
          <w:szCs w:val="27"/>
        </w:rPr>
      </w:pPr>
      <w:r>
        <w:rPr>
          <w:rFonts w:ascii="Georgia" w:hAnsi="Georgia" w:eastAsia="Times New Roman"/>
          <w:sz w:val="27"/>
          <w:szCs w:val="27"/>
        </w:rPr>
        <w:t>Important Conservation Actions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0157378D" w14:textId="77777777">
        <w:trPr>
          <w:divId w:val="71972175"/>
          <w:tblCellSpacing w:w="15" w:type="dxa"/>
        </w:trPr>
        <w:tc>
          <w:tcPr>
            <w:tcW w:w="0" w:type="auto"/>
            <w:tcBorders>
              <w:bottom w:val="single" w:color="000000" w:sz="6" w:space="0"/>
            </w:tcBorders>
            <w:shd w:val="clear" w:color="auto" w:fill="BBBBBB"/>
            <w:vAlign w:val="center"/>
            <w:hideMark/>
          </w:tcPr>
          <w:p w:rsidR="004774E3" w:rsidRDefault="004774E3" w14:paraId="30D74B56" w14:textId="77777777">
            <w:pPr>
              <w:spacing w:after="75"/>
              <w:rPr>
                <w:rFonts w:ascii="Georgia" w:hAnsi="Georgia" w:eastAsia="Times New Roman"/>
                <w:b/>
                <w:bCs/>
                <w:sz w:val="18"/>
                <w:szCs w:val="18"/>
              </w:rPr>
            </w:pPr>
            <w:r>
              <w:rPr>
                <w:rFonts w:ascii="Georgia" w:hAnsi="Georgia" w:eastAsia="Times New Roman"/>
                <w:b/>
                <w:bCs/>
                <w:sz w:val="18"/>
                <w:szCs w:val="18"/>
              </w:rPr>
              <w:t>Conservation Actions</w:t>
            </w:r>
          </w:p>
        </w:tc>
        <w:tc>
          <w:tcPr>
            <w:tcW w:w="0" w:type="auto"/>
            <w:tcBorders>
              <w:bottom w:val="single" w:color="000000" w:sz="6" w:space="0"/>
            </w:tcBorders>
            <w:shd w:val="clear" w:color="auto" w:fill="BBBBBB"/>
            <w:vAlign w:val="center"/>
            <w:hideMark/>
          </w:tcPr>
          <w:p w:rsidR="004774E3" w:rsidRDefault="004774E3" w14:paraId="4E71DDCF"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71BB946" w14:textId="77777777">
        <w:trPr>
          <w:divId w:val="71972175"/>
          <w:tblCellSpacing w:w="15" w:type="dxa"/>
        </w:trPr>
        <w:tc>
          <w:tcPr>
            <w:tcW w:w="0" w:type="auto"/>
            <w:tcBorders>
              <w:bottom w:val="single" w:color="CCCCCC" w:sz="6" w:space="0"/>
            </w:tcBorders>
            <w:vAlign w:val="center"/>
            <w:hideMark/>
          </w:tcPr>
          <w:p w:rsidR="004774E3" w:rsidRDefault="004774E3" w14:paraId="09FADE8A" w14:textId="77777777">
            <w:pPr>
              <w:spacing w:after="75"/>
              <w:rPr>
                <w:rFonts w:ascii="Georgia" w:hAnsi="Georgia" w:eastAsia="Times New Roman"/>
                <w:sz w:val="18"/>
                <w:szCs w:val="18"/>
              </w:rPr>
            </w:pPr>
            <w:r>
              <w:rPr>
                <w:rFonts w:ascii="Georgia" w:hAnsi="Georgia" w:eastAsia="Times New Roman"/>
                <w:sz w:val="18"/>
                <w:szCs w:val="18"/>
              </w:rPr>
              <w:t>2.1. Land/water management -&gt; Site/area management</w:t>
            </w:r>
          </w:p>
        </w:tc>
        <w:tc>
          <w:tcPr>
            <w:tcW w:w="0" w:type="auto"/>
            <w:tcBorders>
              <w:bottom w:val="single" w:color="CCCCCC" w:sz="6" w:space="0"/>
            </w:tcBorders>
            <w:vAlign w:val="center"/>
            <w:hideMark/>
          </w:tcPr>
          <w:p w:rsidR="004774E3" w:rsidRDefault="004774E3" w14:paraId="7837FE17"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48832728" w14:textId="77777777">
        <w:trPr>
          <w:divId w:val="71972175"/>
          <w:tblCellSpacing w:w="15" w:type="dxa"/>
        </w:trPr>
        <w:tc>
          <w:tcPr>
            <w:tcW w:w="0" w:type="auto"/>
            <w:tcBorders>
              <w:bottom w:val="single" w:color="CCCCCC" w:sz="6" w:space="0"/>
            </w:tcBorders>
            <w:vAlign w:val="center"/>
            <w:hideMark/>
          </w:tcPr>
          <w:p w:rsidR="004774E3" w:rsidRDefault="004774E3" w14:paraId="1D9F6682" w14:textId="77777777">
            <w:pPr>
              <w:spacing w:after="75"/>
              <w:rPr>
                <w:rFonts w:ascii="Georgia" w:hAnsi="Georgia" w:eastAsia="Times New Roman"/>
                <w:sz w:val="18"/>
                <w:szCs w:val="18"/>
              </w:rPr>
            </w:pPr>
            <w:r>
              <w:rPr>
                <w:rFonts w:ascii="Georgia" w:hAnsi="Georgia" w:eastAsia="Times New Roman"/>
                <w:sz w:val="18"/>
                <w:szCs w:val="18"/>
              </w:rPr>
              <w:t>3.4.1. Species management -</w:t>
            </w:r>
            <w:r>
              <w:rPr>
                <w:rFonts w:ascii="Georgia" w:hAnsi="Georgia" w:eastAsia="Times New Roman"/>
                <w:sz w:val="18"/>
                <w:szCs w:val="18"/>
              </w:rPr>
              <w:t>&gt; Ex-situ conservation -&gt; Captive breeding/artificial propagation</w:t>
            </w:r>
          </w:p>
        </w:tc>
        <w:tc>
          <w:tcPr>
            <w:tcW w:w="0" w:type="auto"/>
            <w:tcBorders>
              <w:bottom w:val="single" w:color="CCCCCC" w:sz="6" w:space="0"/>
            </w:tcBorders>
            <w:vAlign w:val="center"/>
            <w:hideMark/>
          </w:tcPr>
          <w:p w:rsidR="004774E3" w:rsidRDefault="004774E3" w14:paraId="072C45EC"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47A5C40A" w14:textId="77777777">
        <w:trPr>
          <w:divId w:val="71972175"/>
          <w:tblCellSpacing w:w="15" w:type="dxa"/>
        </w:trPr>
        <w:tc>
          <w:tcPr>
            <w:tcW w:w="0" w:type="auto"/>
            <w:tcBorders>
              <w:bottom w:val="single" w:color="CCCCCC" w:sz="6" w:space="0"/>
            </w:tcBorders>
            <w:vAlign w:val="center"/>
            <w:hideMark/>
          </w:tcPr>
          <w:p w:rsidR="004774E3" w:rsidRDefault="004774E3" w14:paraId="6A81FAC0" w14:textId="77777777">
            <w:pPr>
              <w:spacing w:after="75"/>
              <w:rPr>
                <w:rFonts w:ascii="Georgia" w:hAnsi="Georgia" w:eastAsia="Times New Roman"/>
                <w:sz w:val="18"/>
                <w:szCs w:val="18"/>
              </w:rPr>
            </w:pPr>
            <w:r>
              <w:rPr>
                <w:rFonts w:ascii="Georgia" w:hAnsi="Georgia" w:eastAsia="Times New Roman"/>
                <w:sz w:val="18"/>
                <w:szCs w:val="18"/>
              </w:rPr>
              <w:t>4.3. Education &amp; awareness -&gt; Awareness &amp; communications</w:t>
            </w:r>
          </w:p>
        </w:tc>
        <w:tc>
          <w:tcPr>
            <w:tcW w:w="0" w:type="auto"/>
            <w:tcBorders>
              <w:bottom w:val="single" w:color="CCCCCC" w:sz="6" w:space="0"/>
            </w:tcBorders>
            <w:vAlign w:val="center"/>
            <w:hideMark/>
          </w:tcPr>
          <w:p w:rsidR="004774E3" w:rsidRDefault="004774E3" w14:paraId="177D940F"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3D5E7D23" w14:textId="77777777">
      <w:pPr>
        <w:pStyle w:val="Heading2"/>
        <w:divId w:val="71972175"/>
        <w:rPr>
          <w:rFonts w:ascii="Georgia" w:hAnsi="Georgia" w:eastAsia="Times New Roman"/>
          <w:sz w:val="27"/>
          <w:szCs w:val="27"/>
        </w:rPr>
      </w:pPr>
      <w:r>
        <w:rPr>
          <w:rFonts w:ascii="Georgia" w:hAnsi="Georgia" w:eastAsia="Times New Roman"/>
          <w:sz w:val="27"/>
          <w:szCs w:val="27"/>
        </w:rPr>
        <w:t>Research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5F4B3AD5" w14:textId="77777777">
        <w:trPr>
          <w:divId w:val="71972175"/>
          <w:tblCellSpacing w:w="15" w:type="dxa"/>
        </w:trPr>
        <w:tc>
          <w:tcPr>
            <w:tcW w:w="0" w:type="auto"/>
            <w:tcBorders>
              <w:bottom w:val="single" w:color="000000" w:sz="6" w:space="0"/>
            </w:tcBorders>
            <w:shd w:val="clear" w:color="auto" w:fill="BBBBBB"/>
            <w:vAlign w:val="center"/>
            <w:hideMark/>
          </w:tcPr>
          <w:p w:rsidR="004774E3" w:rsidRDefault="004774E3" w14:paraId="6CF388D2" w14:textId="77777777">
            <w:pPr>
              <w:spacing w:after="75"/>
              <w:rPr>
                <w:rFonts w:ascii="Georgia" w:hAnsi="Georgia" w:eastAsia="Times New Roman"/>
                <w:b/>
                <w:bCs/>
                <w:sz w:val="18"/>
                <w:szCs w:val="18"/>
              </w:rPr>
            </w:pPr>
            <w:r>
              <w:rPr>
                <w:rFonts w:ascii="Georgia" w:hAnsi="Georgia" w:eastAsia="Times New Roman"/>
                <w:b/>
                <w:bCs/>
                <w:sz w:val="18"/>
                <w:szCs w:val="18"/>
              </w:rPr>
              <w:t>Research</w:t>
            </w:r>
          </w:p>
        </w:tc>
        <w:tc>
          <w:tcPr>
            <w:tcW w:w="0" w:type="auto"/>
            <w:tcBorders>
              <w:bottom w:val="single" w:color="000000" w:sz="6" w:space="0"/>
            </w:tcBorders>
            <w:shd w:val="clear" w:color="auto" w:fill="BBBBBB"/>
            <w:vAlign w:val="center"/>
            <w:hideMark/>
          </w:tcPr>
          <w:p w:rsidR="004774E3" w:rsidRDefault="004774E3" w14:paraId="55D4C9B6"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C7ED798" w14:textId="77777777">
        <w:trPr>
          <w:divId w:val="71972175"/>
          <w:tblCellSpacing w:w="15" w:type="dxa"/>
        </w:trPr>
        <w:tc>
          <w:tcPr>
            <w:tcW w:w="0" w:type="auto"/>
            <w:tcBorders>
              <w:bottom w:val="single" w:color="CCCCCC" w:sz="6" w:space="0"/>
            </w:tcBorders>
            <w:vAlign w:val="center"/>
            <w:hideMark/>
          </w:tcPr>
          <w:p w:rsidR="004774E3" w:rsidRDefault="004774E3" w14:paraId="641CF6E9" w14:textId="77777777">
            <w:pPr>
              <w:spacing w:after="75"/>
              <w:rPr>
                <w:rFonts w:ascii="Georgia" w:hAnsi="Georgia" w:eastAsia="Times New Roman"/>
                <w:sz w:val="18"/>
                <w:szCs w:val="18"/>
              </w:rPr>
            </w:pPr>
            <w:r>
              <w:rPr>
                <w:rFonts w:ascii="Georgia" w:hAnsi="Georgia" w:eastAsia="Times New Roman"/>
                <w:sz w:val="18"/>
                <w:szCs w:val="18"/>
              </w:rPr>
              <w:t>1.2. Research -&gt; Population size, distribution &amp; trends</w:t>
            </w:r>
          </w:p>
        </w:tc>
        <w:tc>
          <w:tcPr>
            <w:tcW w:w="0" w:type="auto"/>
            <w:tcBorders>
              <w:bottom w:val="single" w:color="CCCCCC" w:sz="6" w:space="0"/>
            </w:tcBorders>
            <w:vAlign w:val="center"/>
            <w:hideMark/>
          </w:tcPr>
          <w:p w:rsidR="004774E3" w:rsidRDefault="004774E3" w14:paraId="46393A5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B24E145" w14:textId="77777777">
        <w:trPr>
          <w:divId w:val="71972175"/>
          <w:tblCellSpacing w:w="15" w:type="dxa"/>
        </w:trPr>
        <w:tc>
          <w:tcPr>
            <w:tcW w:w="0" w:type="auto"/>
            <w:tcBorders>
              <w:bottom w:val="single" w:color="CCCCCC" w:sz="6" w:space="0"/>
            </w:tcBorders>
            <w:vAlign w:val="center"/>
            <w:hideMark/>
          </w:tcPr>
          <w:p w:rsidR="004774E3" w:rsidRDefault="004774E3" w14:paraId="4921B577" w14:textId="77777777">
            <w:pPr>
              <w:spacing w:after="75"/>
              <w:rPr>
                <w:rFonts w:ascii="Georgia" w:hAnsi="Georgia" w:eastAsia="Times New Roman"/>
                <w:sz w:val="18"/>
                <w:szCs w:val="18"/>
              </w:rPr>
            </w:pPr>
            <w:r>
              <w:rPr>
                <w:rFonts w:ascii="Georgia" w:hAnsi="Georgia" w:eastAsia="Times New Roman"/>
                <w:sz w:val="18"/>
                <w:szCs w:val="18"/>
              </w:rPr>
              <w:t>1.3. Research -</w:t>
            </w:r>
            <w:r>
              <w:rPr>
                <w:rFonts w:ascii="Georgia" w:hAnsi="Georgia" w:eastAsia="Times New Roman"/>
                <w:sz w:val="18"/>
                <w:szCs w:val="18"/>
              </w:rPr>
              <w:t>&gt; Life history &amp; ecology</w:t>
            </w:r>
          </w:p>
        </w:tc>
        <w:tc>
          <w:tcPr>
            <w:tcW w:w="0" w:type="auto"/>
            <w:tcBorders>
              <w:bottom w:val="single" w:color="CCCCCC" w:sz="6" w:space="0"/>
            </w:tcBorders>
            <w:vAlign w:val="center"/>
            <w:hideMark/>
          </w:tcPr>
          <w:p w:rsidR="004774E3" w:rsidRDefault="004774E3" w14:paraId="2D3B6881"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15BD1321" w14:textId="77777777">
        <w:trPr>
          <w:divId w:val="71972175"/>
          <w:tblCellSpacing w:w="15" w:type="dxa"/>
        </w:trPr>
        <w:tc>
          <w:tcPr>
            <w:tcW w:w="0" w:type="auto"/>
            <w:tcBorders>
              <w:bottom w:val="single" w:color="CCCCCC" w:sz="6" w:space="0"/>
            </w:tcBorders>
            <w:vAlign w:val="center"/>
            <w:hideMark/>
          </w:tcPr>
          <w:p w:rsidR="004774E3" w:rsidRDefault="004774E3" w14:paraId="30E30E0D" w14:textId="77777777">
            <w:pPr>
              <w:spacing w:after="75"/>
              <w:rPr>
                <w:rFonts w:ascii="Georgia" w:hAnsi="Georgia" w:eastAsia="Times New Roman"/>
                <w:sz w:val="18"/>
                <w:szCs w:val="18"/>
              </w:rPr>
            </w:pPr>
            <w:r>
              <w:rPr>
                <w:rFonts w:ascii="Georgia" w:hAnsi="Georgia" w:eastAsia="Times New Roman"/>
                <w:sz w:val="18"/>
                <w:szCs w:val="18"/>
              </w:rPr>
              <w:t>1.4. Research -&gt; Harvest, use &amp; livelihoods</w:t>
            </w:r>
          </w:p>
        </w:tc>
        <w:tc>
          <w:tcPr>
            <w:tcW w:w="0" w:type="auto"/>
            <w:tcBorders>
              <w:bottom w:val="single" w:color="CCCCCC" w:sz="6" w:space="0"/>
            </w:tcBorders>
            <w:vAlign w:val="center"/>
            <w:hideMark/>
          </w:tcPr>
          <w:p w:rsidR="004774E3" w:rsidRDefault="004774E3" w14:paraId="119ED77A"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3536B3A6" w14:textId="77777777">
        <w:trPr>
          <w:divId w:val="71972175"/>
          <w:tblCellSpacing w:w="15" w:type="dxa"/>
        </w:trPr>
        <w:tc>
          <w:tcPr>
            <w:tcW w:w="0" w:type="auto"/>
            <w:tcBorders>
              <w:bottom w:val="single" w:color="CCCCCC" w:sz="6" w:space="0"/>
            </w:tcBorders>
            <w:vAlign w:val="center"/>
            <w:hideMark/>
          </w:tcPr>
          <w:p w:rsidR="004774E3" w:rsidRDefault="004774E3" w14:paraId="1193881F" w14:textId="77777777">
            <w:pPr>
              <w:spacing w:after="75"/>
              <w:rPr>
                <w:rFonts w:ascii="Georgia" w:hAnsi="Georgia" w:eastAsia="Times New Roman"/>
                <w:sz w:val="18"/>
                <w:szCs w:val="18"/>
              </w:rPr>
            </w:pPr>
            <w:r>
              <w:rPr>
                <w:rFonts w:ascii="Georgia" w:hAnsi="Georgia" w:eastAsia="Times New Roman"/>
                <w:sz w:val="18"/>
                <w:szCs w:val="18"/>
              </w:rPr>
              <w:t>1.5. Research -&gt; Threats</w:t>
            </w:r>
          </w:p>
        </w:tc>
        <w:tc>
          <w:tcPr>
            <w:tcW w:w="0" w:type="auto"/>
            <w:tcBorders>
              <w:bottom w:val="single" w:color="CCCCCC" w:sz="6" w:space="0"/>
            </w:tcBorders>
            <w:vAlign w:val="center"/>
            <w:hideMark/>
          </w:tcPr>
          <w:p w:rsidR="004774E3" w:rsidRDefault="004774E3" w14:paraId="63D9CA67"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46D33A99" w14:textId="77777777">
        <w:trPr>
          <w:divId w:val="71972175"/>
          <w:tblCellSpacing w:w="15" w:type="dxa"/>
        </w:trPr>
        <w:tc>
          <w:tcPr>
            <w:tcW w:w="0" w:type="auto"/>
            <w:tcBorders>
              <w:bottom w:val="single" w:color="CCCCCC" w:sz="6" w:space="0"/>
            </w:tcBorders>
            <w:vAlign w:val="center"/>
            <w:hideMark/>
          </w:tcPr>
          <w:p w:rsidR="004774E3" w:rsidRDefault="004774E3" w14:paraId="0E96C62B" w14:textId="77777777">
            <w:pPr>
              <w:spacing w:after="75"/>
              <w:rPr>
                <w:rFonts w:ascii="Georgia" w:hAnsi="Georgia" w:eastAsia="Times New Roman"/>
                <w:sz w:val="18"/>
                <w:szCs w:val="18"/>
              </w:rPr>
            </w:pPr>
            <w:r>
              <w:rPr>
                <w:rFonts w:ascii="Georgia" w:hAnsi="Georgia" w:eastAsia="Times New Roman"/>
                <w:sz w:val="18"/>
                <w:szCs w:val="18"/>
              </w:rPr>
              <w:t>3.1. Monitoring -&gt; Population trends</w:t>
            </w:r>
          </w:p>
        </w:tc>
        <w:tc>
          <w:tcPr>
            <w:tcW w:w="0" w:type="auto"/>
            <w:tcBorders>
              <w:bottom w:val="single" w:color="CCCCCC" w:sz="6" w:space="0"/>
            </w:tcBorders>
            <w:vAlign w:val="center"/>
            <w:hideMark/>
          </w:tcPr>
          <w:p w:rsidR="004774E3" w:rsidRDefault="004774E3" w14:paraId="493D1173"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33AD72FE" w14:textId="77777777">
        <w:trPr>
          <w:divId w:val="71972175"/>
          <w:tblCellSpacing w:w="15" w:type="dxa"/>
        </w:trPr>
        <w:tc>
          <w:tcPr>
            <w:tcW w:w="0" w:type="auto"/>
            <w:tcBorders>
              <w:bottom w:val="single" w:color="CCCCCC" w:sz="6" w:space="0"/>
            </w:tcBorders>
            <w:vAlign w:val="center"/>
            <w:hideMark/>
          </w:tcPr>
          <w:p w:rsidR="004774E3" w:rsidRDefault="004774E3" w14:paraId="307BE6E9" w14:textId="77777777">
            <w:pPr>
              <w:spacing w:after="75"/>
              <w:rPr>
                <w:rFonts w:ascii="Georgia" w:hAnsi="Georgia" w:eastAsia="Times New Roman"/>
                <w:sz w:val="18"/>
                <w:szCs w:val="18"/>
              </w:rPr>
            </w:pPr>
            <w:r>
              <w:rPr>
                <w:rFonts w:ascii="Georgia" w:hAnsi="Georgia" w:eastAsia="Times New Roman"/>
                <w:sz w:val="18"/>
                <w:szCs w:val="18"/>
              </w:rPr>
              <w:t>3.4. Monitoring -&gt; Habitat trends</w:t>
            </w:r>
          </w:p>
        </w:tc>
        <w:tc>
          <w:tcPr>
            <w:tcW w:w="0" w:type="auto"/>
            <w:tcBorders>
              <w:bottom w:val="single" w:color="CCCCCC" w:sz="6" w:space="0"/>
            </w:tcBorders>
            <w:vAlign w:val="center"/>
            <w:hideMark/>
          </w:tcPr>
          <w:p w:rsidR="004774E3" w:rsidRDefault="004774E3" w14:paraId="1C563EA1" w14:textId="77777777">
            <w:pPr>
              <w:spacing w:after="75"/>
              <w:rPr>
                <w:rFonts w:ascii="Georgia" w:hAnsi="Georgia" w:eastAsia="Times New Roman"/>
                <w:sz w:val="18"/>
                <w:szCs w:val="18"/>
              </w:rPr>
            </w:pPr>
            <w:r>
              <w:rPr>
                <w:rFonts w:ascii="Georgia" w:hAnsi="Georgia" w:eastAsia="Times New Roman"/>
                <w:sz w:val="18"/>
                <w:szCs w:val="18"/>
              </w:rPr>
              <w:t>-</w:t>
            </w:r>
          </w:p>
        </w:tc>
      </w:tr>
    </w:tbl>
    <w:p w:rsidR="004774E3" w:rsidRDefault="004774E3" w14:paraId="20213F36" w14:textId="77777777">
      <w:pPr>
        <w:pStyle w:val="Heading1"/>
        <w:rPr>
          <w:rFonts w:ascii="Georgia" w:hAnsi="Georgia" w:eastAsia="Times New Roman"/>
          <w:sz w:val="29"/>
          <w:szCs w:val="29"/>
        </w:rPr>
      </w:pPr>
      <w:commentRangeStart w:id="36"/>
      <w:r>
        <w:rPr>
          <w:rFonts w:ascii="Georgia" w:hAnsi="Georgia" w:eastAsia="Times New Roman"/>
          <w:sz w:val="29"/>
          <w:szCs w:val="29"/>
        </w:rPr>
        <w:t>Bibliography</w:t>
      </w:r>
      <w:commentRangeEnd w:id="36"/>
      <w:r>
        <w:rPr>
          <w:rStyle w:val="CommentReference"/>
          <w:b w:val="0"/>
          <w:bCs w:val="0"/>
          <w:color w:val="auto"/>
          <w:kern w:val="0"/>
        </w:rPr>
        <w:commentReference w:id="36"/>
      </w:r>
    </w:p>
    <w:p w:rsidR="004774E3" w:rsidRDefault="004774E3" w14:paraId="3682B24A" w14:textId="77777777">
      <w:pPr>
        <w:pStyle w:val="NormalWeb"/>
        <w:divId w:val="1080566999"/>
        <w:rPr>
          <w:rFonts w:ascii="Georgia" w:hAnsi="Georgia"/>
        </w:rPr>
      </w:pPr>
      <w:r>
        <w:rPr>
          <w:rFonts w:ascii="Georgia" w:hAnsi="Georgia"/>
        </w:rPr>
        <w:t>BGCI. 2022. Botanic Gardens Conservation International (BGCI) -</w:t>
      </w:r>
      <w:r>
        <w:rPr>
          <w:rFonts w:ascii="Georgia" w:hAnsi="Georgia"/>
        </w:rPr>
        <w:t xml:space="preserve"> </w:t>
      </w:r>
      <w:proofErr w:type="spellStart"/>
      <w:r>
        <w:rPr>
          <w:rFonts w:ascii="Georgia" w:hAnsi="Georgia"/>
        </w:rPr>
        <w:t>PlantSearch</w:t>
      </w:r>
      <w:proofErr w:type="spellEnd"/>
      <w:r>
        <w:rPr>
          <w:rFonts w:ascii="Georgia" w:hAnsi="Georgia"/>
        </w:rPr>
        <w:t xml:space="preserve">. Available at: </w:t>
      </w:r>
      <w:hyperlink w:history="1" r:id="rId14">
        <w:r>
          <w:rPr>
            <w:rStyle w:val="Hyperlink"/>
            <w:rFonts w:ascii="Georgia" w:hAnsi="Georgia"/>
          </w:rPr>
          <w:t>https://tools.bgci.org/plant_search.php</w:t>
        </w:r>
      </w:hyperlink>
      <w:r>
        <w:rPr>
          <w:rFonts w:ascii="Georgia" w:hAnsi="Georgia"/>
        </w:rPr>
        <w:t>. (Accessed: 2022).</w:t>
      </w:r>
    </w:p>
    <w:p w:rsidR="004774E3" w:rsidRDefault="004774E3" w14:paraId="4EFE9926" w14:textId="77777777">
      <w:pPr>
        <w:pStyle w:val="NormalWeb"/>
        <w:divId w:val="1080566999"/>
        <w:rPr>
          <w:rFonts w:ascii="Georgia" w:hAnsi="Georgia"/>
        </w:rPr>
      </w:pPr>
      <w:r>
        <w:rPr>
          <w:rFonts w:ascii="Georgia" w:hAnsi="Georgia"/>
        </w:rPr>
        <w:lastRenderedPageBreak/>
        <w:t>Bachman, S., Moat, J., Hill, A., de la Torre J. and Scot, B. 2011. Supporting Re</w:t>
      </w:r>
      <w:r>
        <w:rPr>
          <w:rFonts w:ascii="Georgia" w:hAnsi="Georgia"/>
        </w:rPr>
        <w:t xml:space="preserv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rsidR="004774E3" w:rsidRDefault="004774E3" w14:paraId="18461F99" w14:textId="77777777">
      <w:pPr>
        <w:pStyle w:val="NormalWeb"/>
        <w:divId w:val="1080566999"/>
        <w:rPr>
          <w:rFonts w:ascii="Georgia" w:hAnsi="Georgia"/>
        </w:rPr>
      </w:pPr>
      <w:r>
        <w:rPr>
          <w:rFonts w:ascii="Georgia" w:hAnsi="Georgia"/>
        </w:rPr>
        <w:t xml:space="preserve">Bustamante, R., Antequera, N. &amp; Galindo, G. 2019. </w:t>
      </w:r>
      <w:proofErr w:type="spellStart"/>
      <w:r>
        <w:rPr>
          <w:rFonts w:ascii="Georgia" w:hAnsi="Georgia"/>
        </w:rPr>
        <w:t>Comprendiendo</w:t>
      </w:r>
      <w:proofErr w:type="spellEnd"/>
      <w:r>
        <w:rPr>
          <w:rFonts w:ascii="Georgia" w:hAnsi="Georgia"/>
        </w:rPr>
        <w:t xml:space="preserve"> la </w:t>
      </w:r>
      <w:proofErr w:type="spellStart"/>
      <w:r>
        <w:rPr>
          <w:rFonts w:ascii="Georgia" w:hAnsi="Georgia"/>
        </w:rPr>
        <w:t>relación</w:t>
      </w:r>
      <w:proofErr w:type="spellEnd"/>
      <w:r>
        <w:rPr>
          <w:rFonts w:ascii="Georgia" w:hAnsi="Georgia"/>
        </w:rPr>
        <w:t xml:space="preserve"> con </w:t>
      </w:r>
      <w:proofErr w:type="spellStart"/>
      <w:r>
        <w:rPr>
          <w:rFonts w:ascii="Georgia" w:hAnsi="Georgia"/>
        </w:rPr>
        <w:t>el</w:t>
      </w:r>
      <w:proofErr w:type="spellEnd"/>
      <w:r>
        <w:rPr>
          <w:rFonts w:ascii="Georgia" w:hAnsi="Georgia"/>
        </w:rPr>
        <w:t xml:space="preserve"> </w:t>
      </w:r>
      <w:proofErr w:type="spellStart"/>
      <w:r>
        <w:rPr>
          <w:rFonts w:ascii="Georgia" w:hAnsi="Georgia"/>
        </w:rPr>
        <w:t>clima</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la zona de </w:t>
      </w:r>
      <w:proofErr w:type="spellStart"/>
      <w:r>
        <w:rPr>
          <w:rFonts w:ascii="Georgia" w:hAnsi="Georgia"/>
        </w:rPr>
        <w:t>Tiraque</w:t>
      </w:r>
      <w:proofErr w:type="spellEnd"/>
      <w:r>
        <w:rPr>
          <w:rFonts w:ascii="Georgia" w:hAnsi="Georgia"/>
        </w:rPr>
        <w:t xml:space="preserve">. </w:t>
      </w:r>
      <w:proofErr w:type="spellStart"/>
      <w:r>
        <w:rPr>
          <w:rFonts w:ascii="Georgia" w:hAnsi="Georgia"/>
        </w:rPr>
        <w:t>Resultados</w:t>
      </w:r>
      <w:proofErr w:type="spellEnd"/>
      <w:r>
        <w:rPr>
          <w:rFonts w:ascii="Georgia" w:hAnsi="Georgia"/>
        </w:rPr>
        <w:t xml:space="preserve"> del </w:t>
      </w:r>
      <w:proofErr w:type="spellStart"/>
      <w:r>
        <w:rPr>
          <w:rFonts w:ascii="Georgia" w:hAnsi="Georgia"/>
        </w:rPr>
        <w:t>proyecto</w:t>
      </w:r>
      <w:proofErr w:type="spellEnd"/>
      <w:r>
        <w:rPr>
          <w:rFonts w:ascii="Georgia" w:hAnsi="Georgia"/>
        </w:rPr>
        <w:t xml:space="preserve"> Concepción Andina </w:t>
      </w:r>
      <w:r>
        <w:rPr>
          <w:rFonts w:ascii="Georgia" w:hAnsi="Georgia"/>
        </w:rPr>
        <w:t xml:space="preserve">del Clima. In: Bustamante, R. &amp; Canedo G. (ed.), </w:t>
      </w:r>
      <w:proofErr w:type="spellStart"/>
      <w:r>
        <w:rPr>
          <w:rFonts w:ascii="Georgia" w:hAnsi="Georgia"/>
          <w:i/>
          <w:iCs/>
        </w:rPr>
        <w:t>Visiones</w:t>
      </w:r>
      <w:proofErr w:type="spellEnd"/>
      <w:r>
        <w:rPr>
          <w:rFonts w:ascii="Georgia" w:hAnsi="Georgia"/>
          <w:i/>
          <w:iCs/>
        </w:rPr>
        <w:t xml:space="preserve"> </w:t>
      </w:r>
      <w:proofErr w:type="spellStart"/>
      <w:r>
        <w:rPr>
          <w:rFonts w:ascii="Georgia" w:hAnsi="Georgia"/>
          <w:i/>
          <w:iCs/>
        </w:rPr>
        <w:t>sobre</w:t>
      </w:r>
      <w:proofErr w:type="spellEnd"/>
      <w:r>
        <w:rPr>
          <w:rFonts w:ascii="Georgia" w:hAnsi="Georgia"/>
          <w:i/>
          <w:iCs/>
        </w:rPr>
        <w:t xml:space="preserve"> </w:t>
      </w:r>
      <w:proofErr w:type="spellStart"/>
      <w:r>
        <w:rPr>
          <w:rFonts w:ascii="Georgia" w:hAnsi="Georgia"/>
          <w:i/>
          <w:iCs/>
        </w:rPr>
        <w:t>el</w:t>
      </w:r>
      <w:proofErr w:type="spellEnd"/>
      <w:r>
        <w:rPr>
          <w:rFonts w:ascii="Georgia" w:hAnsi="Georgia"/>
          <w:i/>
          <w:iCs/>
        </w:rPr>
        <w:t xml:space="preserve"> </w:t>
      </w:r>
      <w:proofErr w:type="spellStart"/>
      <w:r>
        <w:rPr>
          <w:rFonts w:ascii="Georgia" w:hAnsi="Georgia"/>
          <w:i/>
          <w:iCs/>
        </w:rPr>
        <w:t>clima</w:t>
      </w:r>
      <w:proofErr w:type="spellEnd"/>
      <w:r>
        <w:rPr>
          <w:rFonts w:ascii="Georgia" w:hAnsi="Georgia"/>
          <w:i/>
          <w:iCs/>
        </w:rPr>
        <w:t xml:space="preserve"> y </w:t>
      </w:r>
      <w:proofErr w:type="spellStart"/>
      <w:r>
        <w:rPr>
          <w:rFonts w:ascii="Georgia" w:hAnsi="Georgia"/>
          <w:i/>
          <w:iCs/>
        </w:rPr>
        <w:t>gestión</w:t>
      </w:r>
      <w:proofErr w:type="spellEnd"/>
      <w:r>
        <w:rPr>
          <w:rFonts w:ascii="Georgia" w:hAnsi="Georgia"/>
          <w:i/>
          <w:iCs/>
        </w:rPr>
        <w:t xml:space="preserve"> del </w:t>
      </w:r>
      <w:proofErr w:type="spellStart"/>
      <w:r>
        <w:rPr>
          <w:rFonts w:ascii="Georgia" w:hAnsi="Georgia"/>
          <w:i/>
          <w:iCs/>
        </w:rPr>
        <w:t>riesgo</w:t>
      </w:r>
      <w:proofErr w:type="spellEnd"/>
      <w:r>
        <w:rPr>
          <w:rFonts w:ascii="Georgia" w:hAnsi="Georgia"/>
          <w:i/>
          <w:iCs/>
        </w:rPr>
        <w:t xml:space="preserve"> </w:t>
      </w:r>
      <w:proofErr w:type="spellStart"/>
      <w:r>
        <w:rPr>
          <w:rFonts w:ascii="Georgia" w:hAnsi="Georgia"/>
          <w:i/>
          <w:iCs/>
        </w:rPr>
        <w:t>climático</w:t>
      </w:r>
      <w:proofErr w:type="spellEnd"/>
      <w:r>
        <w:rPr>
          <w:rFonts w:ascii="Georgia" w:hAnsi="Georgia"/>
          <w:i/>
          <w:iCs/>
        </w:rPr>
        <w:t xml:space="preserve">. </w:t>
      </w:r>
      <w:proofErr w:type="spellStart"/>
      <w:r>
        <w:rPr>
          <w:rFonts w:ascii="Georgia" w:hAnsi="Georgia"/>
          <w:i/>
          <w:iCs/>
        </w:rPr>
        <w:t>Estudios</w:t>
      </w:r>
      <w:proofErr w:type="spellEnd"/>
      <w:r>
        <w:rPr>
          <w:rFonts w:ascii="Georgia" w:hAnsi="Georgia"/>
          <w:i/>
          <w:iCs/>
        </w:rPr>
        <w:t xml:space="preserve"> y </w:t>
      </w:r>
      <w:proofErr w:type="spellStart"/>
      <w:r>
        <w:rPr>
          <w:rFonts w:ascii="Georgia" w:hAnsi="Georgia"/>
          <w:i/>
          <w:iCs/>
        </w:rPr>
        <w:t>propuestas</w:t>
      </w:r>
      <w:proofErr w:type="spellEnd"/>
      <w:r>
        <w:rPr>
          <w:rFonts w:ascii="Georgia" w:hAnsi="Georgia"/>
          <w:i/>
          <w:iCs/>
        </w:rPr>
        <w:t xml:space="preserve"> de </w:t>
      </w:r>
      <w:proofErr w:type="spellStart"/>
      <w:r>
        <w:rPr>
          <w:rFonts w:ascii="Georgia" w:hAnsi="Georgia"/>
          <w:i/>
          <w:iCs/>
        </w:rPr>
        <w:t>estrategias</w:t>
      </w:r>
      <w:proofErr w:type="spellEnd"/>
      <w:r>
        <w:rPr>
          <w:rFonts w:ascii="Georgia" w:hAnsi="Georgia"/>
          <w:i/>
          <w:iCs/>
        </w:rPr>
        <w:t xml:space="preserve"> de </w:t>
      </w:r>
      <w:proofErr w:type="spellStart"/>
      <w:r>
        <w:rPr>
          <w:rFonts w:ascii="Georgia" w:hAnsi="Georgia"/>
          <w:i/>
          <w:iCs/>
        </w:rPr>
        <w:t>adaptación</w:t>
      </w:r>
      <w:proofErr w:type="spellEnd"/>
      <w:r>
        <w:rPr>
          <w:rFonts w:ascii="Georgia" w:hAnsi="Georgia"/>
          <w:i/>
          <w:iCs/>
        </w:rPr>
        <w:t xml:space="preserve"> al Cambio </w:t>
      </w:r>
      <w:proofErr w:type="spellStart"/>
      <w:r>
        <w:rPr>
          <w:rFonts w:ascii="Georgia" w:hAnsi="Georgia"/>
          <w:i/>
          <w:iCs/>
        </w:rPr>
        <w:t>Climático</w:t>
      </w:r>
      <w:proofErr w:type="spellEnd"/>
      <w:r>
        <w:rPr>
          <w:rFonts w:ascii="Georgia" w:hAnsi="Georgia"/>
        </w:rPr>
        <w:t xml:space="preserve">, pp. 103-130. Centro Andino para la </w:t>
      </w:r>
      <w:proofErr w:type="spellStart"/>
      <w:r>
        <w:rPr>
          <w:rFonts w:ascii="Georgia" w:hAnsi="Georgia"/>
        </w:rPr>
        <w:t>Gestión</w:t>
      </w:r>
      <w:proofErr w:type="spellEnd"/>
      <w:r>
        <w:rPr>
          <w:rFonts w:ascii="Georgia" w:hAnsi="Georgia"/>
        </w:rPr>
        <w:t xml:space="preserve"> y Uso del Agua.</w:t>
      </w:r>
    </w:p>
    <w:p w:rsidR="004774E3" w:rsidRDefault="004774E3" w14:paraId="5536ED6C" w14:textId="77777777">
      <w:pPr>
        <w:pStyle w:val="NormalWeb"/>
        <w:divId w:val="1080566999"/>
        <w:rPr>
          <w:rFonts w:ascii="Georgia" w:hAnsi="Georgia"/>
        </w:rPr>
      </w:pPr>
      <w:r>
        <w:rPr>
          <w:rFonts w:ascii="Georgia" w:hAnsi="Georgia"/>
        </w:rPr>
        <w:t>Jørgensen, P.M., Nee</w:t>
      </w:r>
      <w:r>
        <w:rPr>
          <w:rFonts w:ascii="Georgia" w:hAnsi="Georgia"/>
        </w:rPr>
        <w:t xml:space="preserve">, M. and Beck, S.G. 2014. </w:t>
      </w:r>
      <w:proofErr w:type="spellStart"/>
      <w:r>
        <w:rPr>
          <w:rFonts w:ascii="Georgia" w:hAnsi="Georgia"/>
          <w:i/>
          <w:iCs/>
        </w:rPr>
        <w:t>Catálogo</w:t>
      </w:r>
      <w:proofErr w:type="spellEnd"/>
      <w:r>
        <w:rPr>
          <w:rFonts w:ascii="Georgia" w:hAnsi="Georgia"/>
          <w:i/>
          <w:iCs/>
        </w:rPr>
        <w:t xml:space="preserve"> de las </w:t>
      </w:r>
      <w:proofErr w:type="spellStart"/>
      <w:r>
        <w:rPr>
          <w:rFonts w:ascii="Georgia" w:hAnsi="Georgia"/>
          <w:i/>
          <w:iCs/>
        </w:rPr>
        <w:t>plantas</w:t>
      </w:r>
      <w:proofErr w:type="spellEnd"/>
      <w:r>
        <w:rPr>
          <w:rFonts w:ascii="Georgia" w:hAnsi="Georgia"/>
          <w:i/>
          <w:iCs/>
        </w:rPr>
        <w:t xml:space="preserve"> </w:t>
      </w:r>
      <w:proofErr w:type="spellStart"/>
      <w:r>
        <w:rPr>
          <w:rFonts w:ascii="Georgia" w:hAnsi="Georgia"/>
          <w:i/>
          <w:iCs/>
        </w:rPr>
        <w:t>vasculares</w:t>
      </w:r>
      <w:proofErr w:type="spellEnd"/>
      <w:r>
        <w:rPr>
          <w:rFonts w:ascii="Georgia" w:hAnsi="Georgia"/>
          <w:i/>
          <w:iCs/>
        </w:rPr>
        <w:t xml:space="preserve"> de Bolivia. 2 </w:t>
      </w:r>
      <w:proofErr w:type="spellStart"/>
      <w:r>
        <w:rPr>
          <w:rFonts w:ascii="Georgia" w:hAnsi="Georgia"/>
          <w:i/>
          <w:iCs/>
        </w:rPr>
        <w:t>tomos</w:t>
      </w:r>
      <w:proofErr w:type="spellEnd"/>
      <w:r>
        <w:rPr>
          <w:rFonts w:ascii="Georgia" w:hAnsi="Georgia"/>
        </w:rPr>
        <w:t>. Missouri Botanical Garden Press, St. Louis.</w:t>
      </w:r>
    </w:p>
    <w:p w:rsidR="004774E3" w:rsidRDefault="004774E3" w14:paraId="373F34F5" w14:textId="77777777">
      <w:pPr>
        <w:pStyle w:val="NormalWeb"/>
        <w:divId w:val="1080566999"/>
        <w:rPr>
          <w:rFonts w:ascii="Georgia" w:hAnsi="Georgia"/>
        </w:rPr>
      </w:pPr>
      <w:r>
        <w:rPr>
          <w:rFonts w:ascii="Georgia" w:hAnsi="Georgia"/>
        </w:rPr>
        <w:t xml:space="preserve">Lara-Rico, R.F. &amp; Céspedes-Escalera, A. 2019. Una </w:t>
      </w:r>
      <w:proofErr w:type="spellStart"/>
      <w:r>
        <w:rPr>
          <w:rFonts w:ascii="Georgia" w:hAnsi="Georgia"/>
        </w:rPr>
        <w:t>especie</w:t>
      </w:r>
      <w:proofErr w:type="spellEnd"/>
      <w:r>
        <w:rPr>
          <w:rFonts w:ascii="Georgia" w:hAnsi="Georgia"/>
        </w:rPr>
        <w:t xml:space="preserve"> </w:t>
      </w:r>
      <w:proofErr w:type="spellStart"/>
      <w:r>
        <w:rPr>
          <w:rFonts w:ascii="Georgia" w:hAnsi="Georgia"/>
        </w:rPr>
        <w:t>nueva</w:t>
      </w:r>
      <w:proofErr w:type="spellEnd"/>
      <w:r>
        <w:rPr>
          <w:rFonts w:ascii="Georgia" w:hAnsi="Georgia"/>
        </w:rPr>
        <w:t xml:space="preserve"> de </w:t>
      </w:r>
      <w:proofErr w:type="spellStart"/>
      <w:r>
        <w:rPr>
          <w:rFonts w:ascii="Georgia" w:hAnsi="Georgia"/>
        </w:rPr>
        <w:t>Chlidanthus</w:t>
      </w:r>
      <w:proofErr w:type="spellEnd"/>
      <w:r>
        <w:rPr>
          <w:rFonts w:ascii="Georgia" w:hAnsi="Georgia"/>
        </w:rPr>
        <w:t xml:space="preserve"> Herbert (Amaryllidaceae), de Bolivia. </w:t>
      </w:r>
      <w:proofErr w:type="spellStart"/>
      <w:r>
        <w:rPr>
          <w:rFonts w:ascii="Georgia" w:hAnsi="Georgia"/>
          <w:i/>
          <w:iCs/>
        </w:rPr>
        <w:t>Fontqueria</w:t>
      </w:r>
      <w:proofErr w:type="spellEnd"/>
      <w:r>
        <w:rPr>
          <w:rFonts w:ascii="Georgia" w:hAnsi="Georgia"/>
        </w:rPr>
        <w:t xml:space="preserve"> 57</w:t>
      </w:r>
      <w:r>
        <w:rPr>
          <w:rFonts w:ascii="Georgia" w:hAnsi="Georgia"/>
        </w:rPr>
        <w:t>(09): 27-32.</w:t>
      </w:r>
    </w:p>
    <w:p w:rsidR="004774E3" w:rsidRDefault="004774E3" w14:paraId="0EDF63FD" w14:textId="77777777">
      <w:pPr>
        <w:pStyle w:val="NormalWeb"/>
        <w:divId w:val="1080566999"/>
        <w:rPr>
          <w:rFonts w:ascii="Georgia" w:hAnsi="Georgia"/>
        </w:rPr>
      </w:pPr>
      <w:proofErr w:type="spellStart"/>
      <w:r>
        <w:rPr>
          <w:rFonts w:ascii="Georgia" w:hAnsi="Georgia"/>
        </w:rPr>
        <w:t>Leguía</w:t>
      </w:r>
      <w:proofErr w:type="spellEnd"/>
      <w:r>
        <w:rPr>
          <w:rFonts w:ascii="Georgia" w:hAnsi="Georgia"/>
        </w:rPr>
        <w:t xml:space="preserve">, J.D., Villegas, H., &amp; Aliaga, J. 2011. </w:t>
      </w:r>
      <w:proofErr w:type="spellStart"/>
      <w:r>
        <w:rPr>
          <w:rFonts w:ascii="Georgia" w:hAnsi="Georgia"/>
        </w:rPr>
        <w:t>Deforestación</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Bolivia: </w:t>
      </w:r>
      <w:proofErr w:type="spellStart"/>
      <w:r>
        <w:rPr>
          <w:rFonts w:ascii="Georgia" w:hAnsi="Georgia"/>
        </w:rPr>
        <w:t>una</w:t>
      </w:r>
      <w:proofErr w:type="spellEnd"/>
      <w:r>
        <w:rPr>
          <w:rFonts w:ascii="Georgia" w:hAnsi="Georgia"/>
        </w:rPr>
        <w:t xml:space="preserve"> </w:t>
      </w:r>
      <w:proofErr w:type="spellStart"/>
      <w:r>
        <w:rPr>
          <w:rFonts w:ascii="Georgia" w:hAnsi="Georgia"/>
        </w:rPr>
        <w:t>aproximación</w:t>
      </w:r>
      <w:proofErr w:type="spellEnd"/>
      <w:r>
        <w:rPr>
          <w:rFonts w:ascii="Georgia" w:hAnsi="Georgia"/>
        </w:rPr>
        <w:t xml:space="preserve"> </w:t>
      </w:r>
      <w:proofErr w:type="spellStart"/>
      <w:r>
        <w:rPr>
          <w:rFonts w:ascii="Georgia" w:hAnsi="Georgia"/>
        </w:rPr>
        <w:t>espacial</w:t>
      </w:r>
      <w:proofErr w:type="spellEnd"/>
      <w:r>
        <w:rPr>
          <w:rFonts w:ascii="Georgia" w:hAnsi="Georgia"/>
        </w:rPr>
        <w:t xml:space="preserve">. </w:t>
      </w:r>
      <w:proofErr w:type="spellStart"/>
      <w:r>
        <w:rPr>
          <w:rFonts w:ascii="Georgia" w:hAnsi="Georgia"/>
          <w:i/>
          <w:iCs/>
        </w:rPr>
        <w:t>Revista</w:t>
      </w:r>
      <w:proofErr w:type="spellEnd"/>
      <w:r>
        <w:rPr>
          <w:rFonts w:ascii="Georgia" w:hAnsi="Georgia"/>
          <w:i/>
          <w:iCs/>
        </w:rPr>
        <w:t xml:space="preserve"> </w:t>
      </w:r>
      <w:proofErr w:type="spellStart"/>
      <w:r>
        <w:rPr>
          <w:rFonts w:ascii="Georgia" w:hAnsi="Georgia"/>
          <w:i/>
          <w:iCs/>
        </w:rPr>
        <w:t>Latinoamericana</w:t>
      </w:r>
      <w:proofErr w:type="spellEnd"/>
      <w:r>
        <w:rPr>
          <w:rFonts w:ascii="Georgia" w:hAnsi="Georgia"/>
          <w:i/>
          <w:iCs/>
        </w:rPr>
        <w:t xml:space="preserve"> de Desarrollo </w:t>
      </w:r>
      <w:proofErr w:type="spellStart"/>
      <w:r>
        <w:rPr>
          <w:rFonts w:ascii="Georgia" w:hAnsi="Georgia"/>
          <w:i/>
          <w:iCs/>
        </w:rPr>
        <w:t>Económico</w:t>
      </w:r>
      <w:proofErr w:type="spellEnd"/>
      <w:r>
        <w:rPr>
          <w:rFonts w:ascii="Georgia" w:hAnsi="Georgia"/>
        </w:rPr>
        <w:t xml:space="preserve"> 15: 7-44.</w:t>
      </w:r>
    </w:p>
    <w:p w:rsidR="004774E3" w:rsidRDefault="004774E3" w14:paraId="2B0B913E" w14:textId="77777777">
      <w:pPr>
        <w:pStyle w:val="NormalWeb"/>
        <w:divId w:val="1080566999"/>
        <w:rPr>
          <w:rFonts w:ascii="Georgia" w:hAnsi="Georgia"/>
        </w:rPr>
      </w:pPr>
      <w:r>
        <w:rPr>
          <w:rFonts w:ascii="Georgia" w:hAnsi="Georgia"/>
        </w:rPr>
        <w:t xml:space="preserve">Navarro, G., </w:t>
      </w:r>
      <w:proofErr w:type="spellStart"/>
      <w:r>
        <w:rPr>
          <w:rFonts w:ascii="Georgia" w:hAnsi="Georgia"/>
        </w:rPr>
        <w:t>Arrázola</w:t>
      </w:r>
      <w:proofErr w:type="spellEnd"/>
      <w:r>
        <w:rPr>
          <w:rFonts w:ascii="Georgia" w:hAnsi="Georgia"/>
        </w:rPr>
        <w:t>, S., Balderrama, J.A., Ferreira, W., De la Barra, N., Antezana,</w:t>
      </w:r>
      <w:r>
        <w:rPr>
          <w:rFonts w:ascii="Georgia" w:hAnsi="Georgia"/>
        </w:rPr>
        <w:t xml:space="preserve"> C., Gómez, I. &amp; Mercado, M. 2013. </w:t>
      </w:r>
      <w:proofErr w:type="spellStart"/>
      <w:r>
        <w:rPr>
          <w:rFonts w:ascii="Georgia" w:hAnsi="Georgia"/>
        </w:rPr>
        <w:t>Diagnóstico</w:t>
      </w:r>
      <w:proofErr w:type="spellEnd"/>
      <w:r>
        <w:rPr>
          <w:rFonts w:ascii="Georgia" w:hAnsi="Georgia"/>
        </w:rPr>
        <w:t xml:space="preserve"> del </w:t>
      </w:r>
      <w:proofErr w:type="spellStart"/>
      <w:r>
        <w:rPr>
          <w:rFonts w:ascii="Georgia" w:hAnsi="Georgia"/>
        </w:rPr>
        <w:t>estado</w:t>
      </w:r>
      <w:proofErr w:type="spellEnd"/>
      <w:r>
        <w:rPr>
          <w:rFonts w:ascii="Georgia" w:hAnsi="Georgia"/>
        </w:rPr>
        <w:t xml:space="preserve"> de </w:t>
      </w:r>
      <w:proofErr w:type="spellStart"/>
      <w:r>
        <w:rPr>
          <w:rFonts w:ascii="Georgia" w:hAnsi="Georgia"/>
        </w:rPr>
        <w:t>conservación</w:t>
      </w:r>
      <w:proofErr w:type="spellEnd"/>
      <w:r>
        <w:rPr>
          <w:rFonts w:ascii="Georgia" w:hAnsi="Georgia"/>
        </w:rPr>
        <w:t xml:space="preserve"> y </w:t>
      </w:r>
      <w:proofErr w:type="spellStart"/>
      <w:r>
        <w:rPr>
          <w:rFonts w:ascii="Georgia" w:hAnsi="Georgia"/>
        </w:rPr>
        <w:t>caracterización</w:t>
      </w:r>
      <w:proofErr w:type="spellEnd"/>
      <w:r>
        <w:rPr>
          <w:rFonts w:ascii="Georgia" w:hAnsi="Georgia"/>
        </w:rPr>
        <w:t xml:space="preserve"> de </w:t>
      </w:r>
      <w:proofErr w:type="spellStart"/>
      <w:r>
        <w:rPr>
          <w:rFonts w:ascii="Georgia" w:hAnsi="Georgia"/>
        </w:rPr>
        <w:t>los</w:t>
      </w:r>
      <w:proofErr w:type="spellEnd"/>
      <w:r>
        <w:rPr>
          <w:rFonts w:ascii="Georgia" w:hAnsi="Georgia"/>
        </w:rPr>
        <w:t xml:space="preserve"> bosques de </w:t>
      </w:r>
      <w:proofErr w:type="spellStart"/>
      <w:r>
        <w:rPr>
          <w:rFonts w:ascii="Georgia" w:hAnsi="Georgia"/>
        </w:rPr>
        <w:t>Polylepis</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Bolivia y </w:t>
      </w:r>
      <w:proofErr w:type="spellStart"/>
      <w:r>
        <w:rPr>
          <w:rFonts w:ascii="Georgia" w:hAnsi="Georgia"/>
        </w:rPr>
        <w:t>su</w:t>
      </w:r>
      <w:proofErr w:type="spellEnd"/>
      <w:r>
        <w:rPr>
          <w:rFonts w:ascii="Georgia" w:hAnsi="Georgia"/>
        </w:rPr>
        <w:t xml:space="preserve"> avifauna. </w:t>
      </w:r>
      <w:proofErr w:type="spellStart"/>
      <w:r>
        <w:rPr>
          <w:rFonts w:ascii="Georgia" w:hAnsi="Georgia"/>
          <w:i/>
          <w:iCs/>
        </w:rPr>
        <w:t>Revista</w:t>
      </w:r>
      <w:proofErr w:type="spellEnd"/>
      <w:r>
        <w:rPr>
          <w:rFonts w:ascii="Georgia" w:hAnsi="Georgia"/>
          <w:i/>
          <w:iCs/>
        </w:rPr>
        <w:t xml:space="preserve"> </w:t>
      </w:r>
      <w:proofErr w:type="spellStart"/>
      <w:r>
        <w:rPr>
          <w:rFonts w:ascii="Georgia" w:hAnsi="Georgia"/>
          <w:i/>
          <w:iCs/>
        </w:rPr>
        <w:t>Boliviana</w:t>
      </w:r>
      <w:proofErr w:type="spellEnd"/>
      <w:r>
        <w:rPr>
          <w:rFonts w:ascii="Georgia" w:hAnsi="Georgia"/>
          <w:i/>
          <w:iCs/>
        </w:rPr>
        <w:t xml:space="preserve"> de </w:t>
      </w:r>
      <w:proofErr w:type="spellStart"/>
      <w:r>
        <w:rPr>
          <w:rFonts w:ascii="Georgia" w:hAnsi="Georgia"/>
          <w:i/>
          <w:iCs/>
        </w:rPr>
        <w:t>Ecología</w:t>
      </w:r>
      <w:proofErr w:type="spellEnd"/>
      <w:r>
        <w:rPr>
          <w:rFonts w:ascii="Georgia" w:hAnsi="Georgia"/>
          <w:i/>
          <w:iCs/>
        </w:rPr>
        <w:t xml:space="preserve"> y </w:t>
      </w:r>
      <w:proofErr w:type="spellStart"/>
      <w:r>
        <w:rPr>
          <w:rFonts w:ascii="Georgia" w:hAnsi="Georgia"/>
          <w:i/>
          <w:iCs/>
        </w:rPr>
        <w:t>Conservación</w:t>
      </w:r>
      <w:proofErr w:type="spellEnd"/>
      <w:r>
        <w:rPr>
          <w:rFonts w:ascii="Georgia" w:hAnsi="Georgia"/>
          <w:i/>
          <w:iCs/>
        </w:rPr>
        <w:t xml:space="preserve"> Ambiental </w:t>
      </w:r>
      <w:r>
        <w:rPr>
          <w:rFonts w:ascii="Georgia" w:hAnsi="Georgia"/>
        </w:rPr>
        <w:t>28: 1-35.</w:t>
      </w:r>
    </w:p>
    <w:p w:rsidR="004774E3" w:rsidRDefault="004774E3" w14:paraId="75CFB111" w14:textId="77777777">
      <w:pPr>
        <w:pStyle w:val="NormalWeb"/>
        <w:divId w:val="1080566999"/>
        <w:rPr>
          <w:rFonts w:ascii="Georgia" w:hAnsi="Georgia"/>
        </w:rPr>
      </w:pPr>
      <w:r>
        <w:rPr>
          <w:rFonts w:ascii="Georgia" w:hAnsi="Georgia"/>
        </w:rPr>
        <w:t xml:space="preserve">Williams, J.J., Gosling, W.D., Brooks, S.J., </w:t>
      </w:r>
      <w:r>
        <w:rPr>
          <w:rFonts w:ascii="Georgia" w:hAnsi="Georgia"/>
        </w:rPr>
        <w:t xml:space="preserve">Coe, A.L., &amp; Xu, S. 2011. Vegetation, </w:t>
      </w:r>
      <w:proofErr w:type="gramStart"/>
      <w:r>
        <w:rPr>
          <w:rFonts w:ascii="Georgia" w:hAnsi="Georgia"/>
        </w:rPr>
        <w:t>climate</w:t>
      </w:r>
      <w:proofErr w:type="gramEnd"/>
      <w:r>
        <w:rPr>
          <w:rFonts w:ascii="Georgia" w:hAnsi="Georgia"/>
        </w:rPr>
        <w:t xml:space="preserve"> and fire in the eastern Andes (Bolivia) during the last 18,000 years. </w:t>
      </w:r>
      <w:r>
        <w:rPr>
          <w:rFonts w:ascii="Georgia" w:hAnsi="Georgia"/>
          <w:i/>
          <w:iCs/>
        </w:rPr>
        <w:t xml:space="preserve">Palaeogeography, Palaeoclimatology, Palaeoecology </w:t>
      </w:r>
      <w:r>
        <w:rPr>
          <w:rFonts w:ascii="Georgia" w:hAnsi="Georgia"/>
        </w:rPr>
        <w:t>312(1-2): 115-126.</w:t>
      </w:r>
    </w:p>
    <w:sectPr w:rsidR="0000000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P" w:author="Jack Plummer" w:date="2023-08-07T15:13:00Z" w:id="1">
    <w:p w:rsidR="008F1EFC" w:rsidP="003873AB" w:rsidRDefault="008F1EFC" w14:paraId="61765186" w14:textId="77777777">
      <w:pPr>
        <w:pStyle w:val="CommentText"/>
      </w:pPr>
      <w:r>
        <w:rPr>
          <w:rStyle w:val="CommentReference"/>
        </w:rPr>
        <w:annotationRef/>
      </w:r>
      <w:r>
        <w:t>Maira, I just want to check, is the same word used for both 'locality' and 'location' in Spanish?</w:t>
      </w:r>
    </w:p>
  </w:comment>
  <w:comment w:initials="JP" w:author="Jack Plummer" w:date="2023-08-07T15:20:00Z" w:id="2">
    <w:p w:rsidR="008F1EFC" w:rsidP="001016B0" w:rsidRDefault="008F1EFC" w14:paraId="24153904" w14:textId="77777777">
      <w:pPr>
        <w:pStyle w:val="CommentText"/>
      </w:pPr>
      <w:r>
        <w:rPr>
          <w:rStyle w:val="CommentReference"/>
        </w:rPr>
        <w:annotationRef/>
      </w:r>
      <w:r>
        <w:t xml:space="preserve">I would mention Cochabamba and Santa Cruz in the opening, and separate the geography from the concept of locations i.e. </w:t>
      </w:r>
      <w:r>
        <w:rPr>
          <w:i/>
          <w:iCs/>
        </w:rPr>
        <w:t>Chlidanthus ariruma</w:t>
      </w:r>
      <w:r>
        <w:t xml:space="preserve"> es una especie endémica de Bolivia, donde se conoce de los departamentos de Cochabamaba y Santa Cruz. Presenta una extensión de ocurrencia (EOO) y un área de ocupación (AOO) de 8 km² y se encuentra en dos localidades (</w:t>
      </w:r>
      <w:r>
        <w:rPr>
          <w:color w:val="FF0000"/>
        </w:rPr>
        <w:t xml:space="preserve">y se puede incluir aqui </w:t>
      </w:r>
      <w:r>
        <w:t>amenazada por…).</w:t>
      </w:r>
    </w:p>
  </w:comment>
  <w:comment w:initials="JP" w:author="Jack Plummer" w:date="2023-08-07T15:22:00Z" w:id="3">
    <w:p w:rsidR="008F1EFC" w:rsidP="00F36C14" w:rsidRDefault="008F1EFC" w14:paraId="1968A483" w14:textId="77777777">
      <w:pPr>
        <w:pStyle w:val="CommentText"/>
      </w:pPr>
      <w:r>
        <w:rPr>
          <w:rStyle w:val="CommentReference"/>
        </w:rPr>
        <w:annotationRef/>
      </w:r>
      <w:r>
        <w:t>Add altitude information here, rather than the habitats and ecology section (I know this is strange…)</w:t>
      </w:r>
    </w:p>
  </w:comment>
  <w:comment w:initials="JP" w:author="Jack Plummer" w:date="2023-08-07T15:24:00Z" w:id="4">
    <w:p w:rsidR="00455859" w:rsidP="004B2E19" w:rsidRDefault="00455859" w14:paraId="3D469842" w14:textId="77777777">
      <w:pPr>
        <w:pStyle w:val="CommentText"/>
      </w:pPr>
      <w:r>
        <w:rPr>
          <w:rStyle w:val="CommentReference"/>
        </w:rPr>
        <w:annotationRef/>
      </w:r>
      <w:r>
        <w:t>Also, note the formatting on the altitude values</w:t>
      </w:r>
    </w:p>
  </w:comment>
  <w:comment w:initials="JP" w:author="Jack Plummer" w:date="2023-08-07T15:25:00Z" w:id="8">
    <w:p w:rsidR="00455859" w:rsidP="00920BCA" w:rsidRDefault="00455859" w14:paraId="0C923339" w14:textId="77777777">
      <w:pPr>
        <w:pStyle w:val="CommentText"/>
      </w:pPr>
      <w:r>
        <w:rPr>
          <w:rStyle w:val="CommentReference"/>
        </w:rPr>
        <w:annotationRef/>
      </w:r>
      <w:r>
        <w:t>Update as suggested via our email correspondence.</w:t>
      </w:r>
    </w:p>
  </w:comment>
  <w:comment w:initials="JP" w:author="Jack Plummer" w:date="2023-08-08T15:03:00Z" w:id="15">
    <w:p w:rsidR="00DB7A25" w:rsidP="00474479" w:rsidRDefault="00DB7A25" w14:paraId="0CF818E3" w14:textId="77777777">
      <w:pPr>
        <w:pStyle w:val="CommentText"/>
      </w:pPr>
      <w:r>
        <w:rPr>
          <w:rStyle w:val="CommentReference"/>
        </w:rPr>
        <w:annotationRef/>
      </w:r>
      <w:r>
        <w:t>Perhaps less relevant here and more relevant in geographic range information?</w:t>
      </w:r>
    </w:p>
  </w:comment>
  <w:comment w:initials="JP" w:author="Jack Plummer" w:date="2023-08-08T17:18:00Z" w:id="17">
    <w:p w:rsidR="004774E3" w:rsidP="00DE56EE" w:rsidRDefault="004774E3" w14:paraId="19CDC79C" w14:textId="77777777">
      <w:pPr>
        <w:pStyle w:val="CommentText"/>
      </w:pPr>
      <w:r>
        <w:rPr>
          <w:rStyle w:val="CommentReference"/>
        </w:rPr>
        <w:annotationRef/>
      </w:r>
      <w:r>
        <w:t>IUCN formatting - use 'and' rather than '&amp;' in citations/references</w:t>
      </w:r>
    </w:p>
  </w:comment>
  <w:comment w:initials="JP" w:author="Jack Plummer" w:date="2023-08-08T15:05:00Z" w:id="21">
    <w:p w:rsidR="00DB7A25" w:rsidP="00256A1B" w:rsidRDefault="00DB7A25" w14:paraId="623B4B45" w14:textId="2CA3691B">
      <w:pPr>
        <w:pStyle w:val="CommentText"/>
      </w:pPr>
      <w:r>
        <w:rPr>
          <w:rStyle w:val="CommentReference"/>
        </w:rPr>
        <w:annotationRef/>
      </w:r>
      <w:r>
        <w:t>Fill out the 'Selections for End Use' table</w:t>
      </w:r>
    </w:p>
  </w:comment>
  <w:comment w:initials="JP" w:author="Jack Plummer" w:date="2023-08-08T16:53:00Z" w:id="24">
    <w:p w:rsidR="003318B6" w:rsidP="00B40099" w:rsidRDefault="003318B6" w14:paraId="3CE08DFC" w14:textId="77777777">
      <w:pPr>
        <w:pStyle w:val="CommentText"/>
      </w:pPr>
      <w:r>
        <w:rPr>
          <w:rStyle w:val="CommentReference"/>
        </w:rPr>
        <w:annotationRef/>
      </w:r>
      <w:r>
        <w:t>Is this right? Or is the level of offtake increasing?</w:t>
      </w:r>
    </w:p>
  </w:comment>
  <w:comment w:initials="JP" w:author="Jack Plummer" w:date="2023-08-08T17:21:00Z" w:id="27">
    <w:p w:rsidR="004774E3" w:rsidP="0083706C" w:rsidRDefault="004774E3" w14:paraId="41FD85F5" w14:textId="77777777">
      <w:pPr>
        <w:pStyle w:val="CommentText"/>
      </w:pPr>
      <w:r>
        <w:rPr>
          <w:rStyle w:val="CommentReference"/>
        </w:rPr>
        <w:annotationRef/>
      </w:r>
      <w:r>
        <w:t>Any threat mentioned in the text here needs to be reflected in the Threats Classification Scheme e.g. Logging is mentioned, but is not coded. Also 'severe weather'</w:t>
      </w:r>
    </w:p>
  </w:comment>
  <w:comment w:initials="JP" w:author="Jack Plummer" w:date="2023-08-08T17:23:00Z" w:id="32">
    <w:p w:rsidR="004774E3" w:rsidP="001D14F3" w:rsidRDefault="004774E3" w14:paraId="26799EF1" w14:textId="77777777">
      <w:pPr>
        <w:pStyle w:val="CommentText"/>
      </w:pPr>
      <w:r>
        <w:rPr>
          <w:rStyle w:val="CommentReference"/>
        </w:rPr>
        <w:annotationRef/>
      </w:r>
      <w:r>
        <w:t>Similarly, anything coded here should be explicitly mentioned in the text.</w:t>
      </w:r>
    </w:p>
  </w:comment>
  <w:comment w:initials="JP" w:author="Jack Plummer" w:date="2023-08-08T17:19:00Z" w:id="35">
    <w:p w:rsidR="004774E3" w:rsidP="00DD6F02" w:rsidRDefault="004774E3" w14:paraId="227796F0" w14:textId="4D935F69">
      <w:pPr>
        <w:pStyle w:val="CommentText"/>
      </w:pPr>
      <w:r>
        <w:rPr>
          <w:rStyle w:val="CommentReference"/>
        </w:rPr>
        <w:annotationRef/>
      </w:r>
      <w:r>
        <w:t>Also complete box 'Subject to ex situ conservation'</w:t>
      </w:r>
    </w:p>
  </w:comment>
  <w:comment w:initials="JP" w:author="Jack Plummer" w:date="2023-08-08T17:16:00Z" w:id="36">
    <w:p w:rsidR="004774E3" w:rsidP="006B7697" w:rsidRDefault="004774E3" w14:paraId="0C3754B9" w14:textId="124B8A6F">
      <w:pPr>
        <w:pStyle w:val="CommentText"/>
      </w:pPr>
      <w:r>
        <w:rPr>
          <w:rStyle w:val="CommentReference"/>
        </w:rPr>
        <w:annotationRef/>
      </w:r>
      <w:r>
        <w:t>Make sure that you check whether any of the references are already in the SIS reference system. You can then simply add these references to your assessment, rather than filling out all the fields.</w:t>
      </w:r>
    </w:p>
  </w:comment>
  <w:comment w:initials="JP" w:author="Jack Plummer" w:date="2023-08-08T17:42:17" w:id="2054443748">
    <w:p w:rsidR="5CAE7099" w:rsidRDefault="5CAE7099" w14:paraId="5B70E6E3" w14:textId="797EC1E5">
      <w:pPr>
        <w:pStyle w:val="CommentText"/>
      </w:pPr>
      <w:r w:rsidR="5CAE7099">
        <w:rPr/>
        <w:t>Mention why you have suggested a particular population trend. E.g. The population is suspected to be decreasing on account of habitat loss.</w:t>
      </w:r>
      <w:r>
        <w:rPr>
          <w:rStyle w:val="CommentReference"/>
        </w:rPr>
        <w:annotationRef/>
      </w:r>
    </w:p>
  </w:comment>
  <w:comment w:initials="JP" w:author="Jack Plummer" w:date="2023-08-08T17:46:02" w:id="1811256169">
    <w:p w:rsidR="0DDA7583" w:rsidRDefault="0DDA7583" w14:paraId="2C100D58" w14:textId="1F78B1BF">
      <w:pPr>
        <w:pStyle w:val="CommentText"/>
      </w:pPr>
      <w:r w:rsidR="0DDA7583">
        <w:rPr/>
        <w:t>Good to explicitly mention phrase 'continuing decline in habitat' in rationale if you are applying subcriterion b(iii)</w:t>
      </w:r>
      <w:r>
        <w:rPr>
          <w:rStyle w:val="CommentReference"/>
        </w:rPr>
        <w:annotationRef/>
      </w:r>
    </w:p>
  </w:comment>
  <w:comment w:initials="JP" w:author="Jack Plummer" w:date="2023-08-08T18:16:39" w:id="400422252">
    <w:p w:rsidR="12EC8B1C" w:rsidRDefault="12EC8B1C" w14:paraId="0FA4CEF1" w14:textId="5D09F966">
      <w:pPr>
        <w:pStyle w:val="CommentText"/>
      </w:pPr>
      <w:r w:rsidR="12EC8B1C">
        <w:rPr/>
        <w:t>The justification should mention e.g. this species is subject to exploitation by collectors, thus the distribution map is withheld.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1765186"/>
  <w15:commentEx w15:done="0" w15:paraId="24153904" w15:paraIdParent="61765186"/>
  <w15:commentEx w15:done="0" w15:paraId="1968A483"/>
  <w15:commentEx w15:done="0" w15:paraId="3D469842" w15:paraIdParent="1968A483"/>
  <w15:commentEx w15:done="0" w15:paraId="0C923339"/>
  <w15:commentEx w15:done="0" w15:paraId="0CF818E3"/>
  <w15:commentEx w15:done="0" w15:paraId="19CDC79C"/>
  <w15:commentEx w15:done="0" w15:paraId="623B4B45"/>
  <w15:commentEx w15:done="0" w15:paraId="3CE08DFC"/>
  <w15:commentEx w15:done="0" w15:paraId="41FD85F5"/>
  <w15:commentEx w15:done="0" w15:paraId="26799EF1"/>
  <w15:commentEx w15:done="0" w15:paraId="227796F0"/>
  <w15:commentEx w15:done="0" w15:paraId="0C3754B9"/>
  <w15:commentEx w15:done="0" w15:paraId="5B70E6E3"/>
  <w15:commentEx w15:done="0" w15:paraId="2C100D58"/>
  <w15:commentEx w15:done="0" w15:paraId="0FA4CEF1" w15:paraIdParent="0C92333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7B88B4" w16cex:dateUtc="2023-08-07T14:13:00Z"/>
  <w16cex:commentExtensible w16cex:durableId="287B8A4A" w16cex:dateUtc="2023-08-07T14:20:00Z"/>
  <w16cex:commentExtensible w16cex:durableId="287B8AD2" w16cex:dateUtc="2023-08-07T14:22:00Z"/>
  <w16cex:commentExtensible w16cex:durableId="287B8B30" w16cex:dateUtc="2023-08-07T14:24:00Z"/>
  <w16cex:commentExtensible w16cex:durableId="287B8B6F" w16cex:dateUtc="2023-08-07T14:25:00Z"/>
  <w16cex:commentExtensible w16cex:durableId="287CD7DA" w16cex:dateUtc="2023-08-08T14:03:00Z"/>
  <w16cex:commentExtensible w16cex:durableId="287CF75D" w16cex:dateUtc="2023-08-08T16:18:00Z"/>
  <w16cex:commentExtensible w16cex:durableId="287CD84C" w16cex:dateUtc="2023-08-08T14:05:00Z"/>
  <w16cex:commentExtensible w16cex:durableId="287CF19B" w16cex:dateUtc="2023-08-08T15:53:00Z"/>
  <w16cex:commentExtensible w16cex:durableId="287CF7FC" w16cex:dateUtc="2023-08-08T16:21:00Z"/>
  <w16cex:commentExtensible w16cex:durableId="287CF88F" w16cex:dateUtc="2023-08-08T16:23:00Z"/>
  <w16cex:commentExtensible w16cex:durableId="287CF79B" w16cex:dateUtc="2023-08-08T16:19:00Z"/>
  <w16cex:commentExtensible w16cex:durableId="287CF6FB" w16cex:dateUtc="2023-08-08T16:16:00Z"/>
  <w16cex:commentExtensible w16cex:durableId="50BD7FB5" w16cex:dateUtc="2023-08-08T16:42:17.958Z"/>
  <w16cex:commentExtensible w16cex:durableId="6C0CEBDE" w16cex:dateUtc="2023-08-08T16:46:02.013Z"/>
  <w16cex:commentExtensible w16cex:durableId="60478757" w16cex:dateUtc="2023-08-08T17:16:39.472Z"/>
</w16cex:commentsExtensible>
</file>

<file path=word/commentsIds.xml><?xml version="1.0" encoding="utf-8"?>
<w16cid:commentsIds xmlns:mc="http://schemas.openxmlformats.org/markup-compatibility/2006" xmlns:w16cid="http://schemas.microsoft.com/office/word/2016/wordml/cid" mc:Ignorable="w16cid">
  <w16cid:commentId w16cid:paraId="61765186" w16cid:durableId="287B88B4"/>
  <w16cid:commentId w16cid:paraId="24153904" w16cid:durableId="287B8A4A"/>
  <w16cid:commentId w16cid:paraId="1968A483" w16cid:durableId="287B8AD2"/>
  <w16cid:commentId w16cid:paraId="3D469842" w16cid:durableId="287B8B30"/>
  <w16cid:commentId w16cid:paraId="0C923339" w16cid:durableId="287B8B6F"/>
  <w16cid:commentId w16cid:paraId="0CF818E3" w16cid:durableId="287CD7DA"/>
  <w16cid:commentId w16cid:paraId="19CDC79C" w16cid:durableId="287CF75D"/>
  <w16cid:commentId w16cid:paraId="623B4B45" w16cid:durableId="287CD84C"/>
  <w16cid:commentId w16cid:paraId="3CE08DFC" w16cid:durableId="287CF19B"/>
  <w16cid:commentId w16cid:paraId="41FD85F5" w16cid:durableId="287CF7FC"/>
  <w16cid:commentId w16cid:paraId="26799EF1" w16cid:durableId="287CF88F"/>
  <w16cid:commentId w16cid:paraId="227796F0" w16cid:durableId="287CF79B"/>
  <w16cid:commentId w16cid:paraId="0C3754B9" w16cid:durableId="287CF6FB"/>
  <w16cid:commentId w16cid:paraId="5B70E6E3" w16cid:durableId="50BD7FB5"/>
  <w16cid:commentId w16cid:paraId="2C100D58" w16cid:durableId="6C0CEBDE"/>
  <w16cid:commentId w16cid:paraId="0FA4CEF1" w16cid:durableId="604787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mc="http://schemas.openxmlformats.org/markup-compatibility/2006" xmlns:w15="http://schemas.microsoft.com/office/word/2012/wordml" mc:Ignorable="w15">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1EFC"/>
    <w:rsid w:val="003318B6"/>
    <w:rsid w:val="00455859"/>
    <w:rsid w:val="004774E3"/>
    <w:rsid w:val="00887273"/>
    <w:rsid w:val="008F1EFC"/>
    <w:rsid w:val="00DB7A25"/>
    <w:rsid w:val="0DDA7583"/>
    <w:rsid w:val="12EC8B1C"/>
    <w:rsid w:val="5CAE7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8331C"/>
  <w15:chartTrackingRefBased/>
  <w15:docId w15:val="{F4B072DB-D573-4580-B678-D2548F16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top w:val="single" w:color="000000" w:sz="12" w:space="4"/>
        <w:bottom w:val="single" w:color="000000" w:sz="12" w:space="4"/>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color="808080" w:sz="6" w:space="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F5496" w:themeColor="accent1" w:themeShade="BF"/>
      <w:sz w:val="24"/>
      <w:szCs w:val="24"/>
    </w:rPr>
  </w:style>
  <w:style w:type="paragraph" w:styleId="msonormal0" w:customStyle="1">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styleId="databorder" w:customStyle="1">
    <w:name w:val="databorder"/>
    <w:basedOn w:val="Normal"/>
    <w:pPr>
      <w:pBdr>
        <w:bottom w:val="single" w:color="CCCCCC" w:sz="6" w:space="0"/>
      </w:pBdr>
      <w:spacing w:before="100" w:beforeAutospacing="1" w:after="100" w:afterAutospacing="1"/>
    </w:pPr>
  </w:style>
  <w:style w:type="paragraph" w:styleId="datalabel" w:customStyle="1">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datalabel1" w:customStyle="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8F1EFC"/>
    <w:rPr>
      <w:rFonts w:eastAsiaTheme="minorEastAsia"/>
      <w:sz w:val="24"/>
      <w:szCs w:val="24"/>
    </w:rPr>
  </w:style>
  <w:style w:type="character" w:styleId="CommentReference">
    <w:name w:val="annotation reference"/>
    <w:basedOn w:val="DefaultParagraphFont"/>
    <w:uiPriority w:val="99"/>
    <w:semiHidden/>
    <w:unhideWhenUsed/>
    <w:rsid w:val="008F1EFC"/>
    <w:rPr>
      <w:sz w:val="16"/>
      <w:szCs w:val="16"/>
    </w:rPr>
  </w:style>
  <w:style w:type="paragraph" w:styleId="CommentText">
    <w:name w:val="annotation text"/>
    <w:basedOn w:val="Normal"/>
    <w:link w:val="CommentTextChar"/>
    <w:uiPriority w:val="99"/>
    <w:unhideWhenUsed/>
    <w:rsid w:val="008F1EFC"/>
    <w:rPr>
      <w:sz w:val="20"/>
      <w:szCs w:val="20"/>
    </w:rPr>
  </w:style>
  <w:style w:type="character" w:styleId="CommentTextChar" w:customStyle="1">
    <w:name w:val="Comment Text Char"/>
    <w:basedOn w:val="DefaultParagraphFont"/>
    <w:link w:val="CommentText"/>
    <w:uiPriority w:val="99"/>
    <w:rsid w:val="008F1EFC"/>
    <w:rPr>
      <w:rFonts w:eastAsiaTheme="minorEastAsia"/>
    </w:rPr>
  </w:style>
  <w:style w:type="paragraph" w:styleId="CommentSubject">
    <w:name w:val="annotation subject"/>
    <w:basedOn w:val="CommentText"/>
    <w:next w:val="CommentText"/>
    <w:link w:val="CommentSubjectChar"/>
    <w:uiPriority w:val="99"/>
    <w:semiHidden/>
    <w:unhideWhenUsed/>
    <w:rsid w:val="008F1EFC"/>
    <w:rPr>
      <w:b/>
      <w:bCs/>
    </w:rPr>
  </w:style>
  <w:style w:type="character" w:styleId="CommentSubjectChar" w:customStyle="1">
    <w:name w:val="Comment Subject Char"/>
    <w:basedOn w:val="CommentTextChar"/>
    <w:link w:val="CommentSubject"/>
    <w:uiPriority w:val="99"/>
    <w:semiHidden/>
    <w:rsid w:val="008F1EFC"/>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2175">
      <w:marLeft w:val="0"/>
      <w:marRight w:val="0"/>
      <w:marTop w:val="0"/>
      <w:marBottom w:val="0"/>
      <w:divBdr>
        <w:top w:val="none" w:sz="0" w:space="0" w:color="auto"/>
        <w:left w:val="none" w:sz="0" w:space="0" w:color="auto"/>
        <w:bottom w:val="none" w:sz="0" w:space="0" w:color="auto"/>
        <w:right w:val="none" w:sz="0" w:space="0" w:color="auto"/>
      </w:divBdr>
    </w:div>
    <w:div w:id="287395265">
      <w:marLeft w:val="0"/>
      <w:marRight w:val="0"/>
      <w:marTop w:val="0"/>
      <w:marBottom w:val="0"/>
      <w:divBdr>
        <w:top w:val="none" w:sz="0" w:space="0" w:color="auto"/>
        <w:left w:val="none" w:sz="0" w:space="0" w:color="auto"/>
        <w:bottom w:val="none" w:sz="0" w:space="0" w:color="auto"/>
        <w:right w:val="none" w:sz="0" w:space="0" w:color="auto"/>
      </w:divBdr>
      <w:divsChild>
        <w:div w:id="199706239">
          <w:marLeft w:val="0"/>
          <w:marRight w:val="0"/>
          <w:marTop w:val="0"/>
          <w:marBottom w:val="150"/>
          <w:divBdr>
            <w:top w:val="single" w:sz="12" w:space="0" w:color="000000"/>
            <w:left w:val="none" w:sz="0" w:space="0" w:color="auto"/>
            <w:bottom w:val="single" w:sz="12" w:space="0" w:color="000000"/>
            <w:right w:val="none" w:sz="0" w:space="0" w:color="auto"/>
          </w:divBdr>
        </w:div>
      </w:divsChild>
    </w:div>
    <w:div w:id="328364400">
      <w:marLeft w:val="0"/>
      <w:marRight w:val="0"/>
      <w:marTop w:val="0"/>
      <w:marBottom w:val="0"/>
      <w:divBdr>
        <w:top w:val="none" w:sz="0" w:space="0" w:color="auto"/>
        <w:left w:val="none" w:sz="0" w:space="0" w:color="auto"/>
        <w:bottom w:val="none" w:sz="0" w:space="0" w:color="auto"/>
        <w:right w:val="none" w:sz="0" w:space="0" w:color="auto"/>
      </w:divBdr>
    </w:div>
    <w:div w:id="399524965">
      <w:marLeft w:val="0"/>
      <w:marRight w:val="0"/>
      <w:marTop w:val="0"/>
      <w:marBottom w:val="0"/>
      <w:divBdr>
        <w:top w:val="none" w:sz="0" w:space="0" w:color="auto"/>
        <w:left w:val="none" w:sz="0" w:space="0" w:color="auto"/>
        <w:bottom w:val="none" w:sz="0" w:space="0" w:color="auto"/>
        <w:right w:val="none" w:sz="0" w:space="0" w:color="auto"/>
      </w:divBdr>
    </w:div>
    <w:div w:id="1080566999">
      <w:marLeft w:val="0"/>
      <w:marRight w:val="0"/>
      <w:marTop w:val="0"/>
      <w:marBottom w:val="0"/>
      <w:divBdr>
        <w:top w:val="none" w:sz="0" w:space="0" w:color="auto"/>
        <w:left w:val="none" w:sz="0" w:space="0" w:color="auto"/>
        <w:bottom w:val="none" w:sz="0" w:space="0" w:color="auto"/>
        <w:right w:val="none" w:sz="0" w:space="0" w:color="auto"/>
      </w:divBdr>
    </w:div>
    <w:div w:id="1103846686">
      <w:marLeft w:val="0"/>
      <w:marRight w:val="0"/>
      <w:marTop w:val="0"/>
      <w:marBottom w:val="0"/>
      <w:divBdr>
        <w:top w:val="none" w:sz="0" w:space="0" w:color="auto"/>
        <w:left w:val="none" w:sz="0" w:space="0" w:color="auto"/>
        <w:bottom w:val="none" w:sz="0" w:space="0" w:color="auto"/>
        <w:right w:val="none" w:sz="0" w:space="0" w:color="auto"/>
      </w:divBdr>
    </w:div>
    <w:div w:id="1653022240">
      <w:marLeft w:val="0"/>
      <w:marRight w:val="0"/>
      <w:marTop w:val="0"/>
      <w:marBottom w:val="0"/>
      <w:divBdr>
        <w:top w:val="none" w:sz="0" w:space="0" w:color="auto"/>
        <w:left w:val="none" w:sz="0" w:space="0" w:color="auto"/>
        <w:bottom w:val="none" w:sz="0" w:space="0" w:color="auto"/>
        <w:right w:val="none" w:sz="0" w:space="0" w:color="auto"/>
      </w:divBdr>
    </w:div>
    <w:div w:id="1860662469">
      <w:marLeft w:val="0"/>
      <w:marRight w:val="0"/>
      <w:marTop w:val="0"/>
      <w:marBottom w:val="0"/>
      <w:divBdr>
        <w:top w:val="none" w:sz="0" w:space="0" w:color="auto"/>
        <w:left w:val="none" w:sz="0" w:space="0" w:color="auto"/>
        <w:bottom w:val="none" w:sz="0" w:space="0" w:color="auto"/>
        <w:right w:val="none" w:sz="0" w:space="0" w:color="auto"/>
      </w:divBdr>
    </w:div>
    <w:div w:id="1902910575">
      <w:marLeft w:val="0"/>
      <w:marRight w:val="0"/>
      <w:marTop w:val="0"/>
      <w:marBottom w:val="0"/>
      <w:divBdr>
        <w:top w:val="none" w:sz="0" w:space="0" w:color="auto"/>
        <w:left w:val="none" w:sz="0" w:space="0" w:color="auto"/>
        <w:bottom w:val="none" w:sz="0" w:space="0" w:color="auto"/>
        <w:right w:val="none" w:sz="0" w:space="0" w:color="auto"/>
      </w:divBdr>
    </w:div>
    <w:div w:id="2012292172">
      <w:marLeft w:val="0"/>
      <w:marRight w:val="0"/>
      <w:marTop w:val="0"/>
      <w:marBottom w:val="0"/>
      <w:divBdr>
        <w:top w:val="none" w:sz="0" w:space="0" w:color="auto"/>
        <w:left w:val="none" w:sz="0" w:space="0" w:color="auto"/>
        <w:bottom w:val="none" w:sz="0" w:space="0" w:color="auto"/>
        <w:right w:val="none" w:sz="0" w:space="0" w:color="auto"/>
      </w:divBdr>
    </w:div>
    <w:div w:id="212133689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E1C8C6-9509-430B-B8B8-B114F155B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AFECDC-D506-4A4A-A321-147A0549DCCF}">
  <ds:schemaRefs>
    <ds:schemaRef ds:uri="Microsoft.SharePoint.Taxonomy.ContentTypeSync"/>
  </ds:schemaRefs>
</ds:datastoreItem>
</file>

<file path=customXml/itemProps3.xml><?xml version="1.0" encoding="utf-8"?>
<ds:datastoreItem xmlns:ds="http://schemas.openxmlformats.org/officeDocument/2006/customXml" ds:itemID="{23DEC963-1209-4557-9189-D6FEBBB86DA4}">
  <ds:schemaRefs>
    <ds:schemaRef ds:uri="http://schemas.microsoft.com/sharepoint/events"/>
  </ds:schemaRefs>
</ds:datastoreItem>
</file>

<file path=customXml/itemProps4.xml><?xml version="1.0" encoding="utf-8"?>
<ds:datastoreItem xmlns:ds="http://schemas.openxmlformats.org/officeDocument/2006/customXml" ds:itemID="{B0A6F29A-9496-40F1-8940-36412A71F2B3}">
  <ds:schemaRefs>
    <ds:schemaRef ds:uri="http://schemas.microsoft.com/sharepoint/v3/contenttype/forms"/>
  </ds:schemaRefs>
</ds:datastoreItem>
</file>

<file path=customXml/itemProps5.xml><?xml version="1.0" encoding="utf-8"?>
<ds:datastoreItem xmlns:ds="http://schemas.openxmlformats.org/officeDocument/2006/customXml" ds:itemID="{C36CEC29-B7C9-4811-B7D0-560C11BD3D63}">
  <ds:schemaRefs>
    <ds:schemaRef ds:uri="http://schemas.microsoft.com/office/2006/metadata/properties"/>
    <ds:schemaRef ds:uri="http://schemas.microsoft.com/office/2006/documentManagement/types"/>
    <ds:schemaRef ds:uri="150f78d0-e5c4-40ba-9879-1115501c63e5"/>
    <ds:schemaRef ds:uri="http://purl.org/dc/terms/"/>
    <ds:schemaRef ds:uri="590658d6-28a4-43df-8461-354b94568f6c"/>
    <ds:schemaRef ds:uri="3174fa65-5130-4218-be7b-3006b691958f"/>
    <ds:schemaRef ds:uri="http://www.w3.org/XML/1998/namespace"/>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Chlidanthus ariruma</dc:title>
  <dc:subject/>
  <dc:creator>Jack Plummer</dc:creator>
  <keywords/>
  <dc:description/>
  <lastModifiedBy>Jack Plummer</lastModifiedBy>
  <revision>5</revision>
  <dcterms:created xsi:type="dcterms:W3CDTF">2023-08-08T16:25:00.0000000Z</dcterms:created>
  <dcterms:modified xsi:type="dcterms:W3CDTF">2023-08-08T17:17:19.9665091Z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