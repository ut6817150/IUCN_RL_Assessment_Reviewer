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5.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35B37E" w14:textId="77777777" w:rsidR="0078671D" w:rsidRDefault="00000000">
      <w:pPr>
        <w:jc w:val="center"/>
        <w:divId w:val="1400976702"/>
        <w:rPr>
          <w:rFonts w:ascii="Georgia" w:eastAsia="Times New Roman" w:hAnsi="Georgia"/>
          <w:b/>
          <w:bCs/>
          <w:sz w:val="29"/>
          <w:szCs w:val="29"/>
        </w:rPr>
      </w:pPr>
      <w:r>
        <w:rPr>
          <w:rFonts w:ascii="Georgia" w:eastAsia="Times New Roman" w:hAnsi="Georgia"/>
          <w:b/>
          <w:bCs/>
          <w:sz w:val="29"/>
          <w:szCs w:val="29"/>
        </w:rPr>
        <w:t>Draft</w:t>
      </w:r>
    </w:p>
    <w:p w14:paraId="6433CC80" w14:textId="77777777" w:rsidR="0078671D" w:rsidRDefault="00000000">
      <w:pPr>
        <w:divId w:val="512569230"/>
        <w:rPr>
          <w:rFonts w:ascii="Georgia" w:eastAsia="Times New Roman" w:hAnsi="Georgia"/>
          <w:sz w:val="18"/>
          <w:szCs w:val="18"/>
        </w:rPr>
      </w:pPr>
      <w:r>
        <w:rPr>
          <w:rFonts w:ascii="Georgia" w:eastAsia="Times New Roman" w:hAnsi="Georgia"/>
          <w:noProof/>
          <w:sz w:val="18"/>
          <w:szCs w:val="18"/>
        </w:rPr>
        <w:drawing>
          <wp:inline distT="0" distB="0" distL="0" distR="0" wp14:anchorId="4BCA5B0B" wp14:editId="2D13950E">
            <wp:extent cx="304800" cy="304800"/>
            <wp:effectExtent l="0" t="0" r="0" b="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link="rId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23941A3" w14:textId="77777777" w:rsidR="0078671D" w:rsidRDefault="00000000">
      <w:pPr>
        <w:shd w:val="clear" w:color="auto" w:fill="FFFFFF"/>
        <w:spacing w:before="100" w:beforeAutospacing="1" w:after="100" w:afterAutospacing="1"/>
        <w:jc w:val="right"/>
        <w:outlineLvl w:val="1"/>
        <w:divId w:val="512569230"/>
        <w:rPr>
          <w:rFonts w:ascii="Georgia" w:eastAsia="Times New Roman" w:hAnsi="Georgia"/>
          <w:b/>
          <w:bCs/>
          <w:color w:val="000000"/>
          <w:kern w:val="36"/>
          <w:sz w:val="29"/>
          <w:szCs w:val="29"/>
        </w:rPr>
      </w:pPr>
      <w:r>
        <w:rPr>
          <w:rStyle w:val="Emphasis"/>
          <w:rFonts w:ascii="Georgia" w:eastAsia="Times New Roman" w:hAnsi="Georgia"/>
          <w:b/>
          <w:bCs/>
          <w:color w:val="000000"/>
          <w:kern w:val="36"/>
          <w:sz w:val="29"/>
          <w:szCs w:val="29"/>
        </w:rPr>
        <w:t>Paraboea bhumiboliana</w:t>
      </w:r>
      <w:r>
        <w:rPr>
          <w:rFonts w:ascii="Georgia" w:eastAsia="Times New Roman" w:hAnsi="Georgia"/>
          <w:b/>
          <w:bCs/>
          <w:color w:val="000000"/>
          <w:kern w:val="36"/>
          <w:sz w:val="29"/>
          <w:szCs w:val="29"/>
        </w:rPr>
        <w:t xml:space="preserve"> - Triboun &amp; Chuchan</w:t>
      </w:r>
    </w:p>
    <w:p w14:paraId="5997DCB6" w14:textId="77777777" w:rsidR="0078671D" w:rsidRDefault="00000000">
      <w:pPr>
        <w:jc w:val="right"/>
        <w:divId w:val="512569230"/>
        <w:rPr>
          <w:rFonts w:ascii="Georgia" w:eastAsia="Times New Roman" w:hAnsi="Georgia"/>
          <w:sz w:val="18"/>
          <w:szCs w:val="18"/>
        </w:rPr>
      </w:pPr>
      <w:r>
        <w:rPr>
          <w:rFonts w:ascii="Georgia" w:eastAsia="Times New Roman" w:hAnsi="Georgia"/>
          <w:sz w:val="18"/>
          <w:szCs w:val="18"/>
        </w:rPr>
        <w:t>PLANTAE - TRACHEOPHYTA - MAGNOLIOPSIDA - LAMIALES - GESNERIACEAE - Paraboea - bhumiboliana</w:t>
      </w:r>
    </w:p>
    <w:p w14:paraId="31FB0B6F" w14:textId="77777777" w:rsidR="0078671D" w:rsidRDefault="00000000">
      <w:pPr>
        <w:pStyle w:val="NormalWeb"/>
        <w:divId w:val="1867209674"/>
        <w:rPr>
          <w:rFonts w:ascii="Georgia" w:hAnsi="Georgia"/>
        </w:rPr>
      </w:pPr>
      <w:r>
        <w:rPr>
          <w:rStyle w:val="Strong"/>
          <w:rFonts w:ascii="Georgia" w:hAnsi="Georgia"/>
        </w:rPr>
        <w:t xml:space="preserve">Common Names: </w:t>
      </w:r>
      <w:r>
        <w:rPr>
          <w:rFonts w:ascii="Georgia" w:hAnsi="Georgia"/>
        </w:rPr>
        <w:t>Bhumibolin (Thai), Cha Rue Si Pra Kha Yang (Thai)</w:t>
      </w:r>
      <w:r>
        <w:rPr>
          <w:rFonts w:ascii="Georgia" w:hAnsi="Georgia"/>
        </w:rPr>
        <w:br/>
      </w:r>
      <w:r>
        <w:rPr>
          <w:rStyle w:val="Strong"/>
          <w:rFonts w:ascii="Georgia" w:hAnsi="Georgia"/>
        </w:rPr>
        <w:t xml:space="preserve">Synonyms: </w:t>
      </w:r>
      <w:r>
        <w:rPr>
          <w:rFonts w:ascii="Georgia" w:hAnsi="Georgia"/>
        </w:rPr>
        <w:t>No Synonyms</w:t>
      </w:r>
    </w:p>
    <w:tbl>
      <w:tblPr>
        <w:tblW w:w="0" w:type="auto"/>
        <w:jc w:val="center"/>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7258"/>
        <w:gridCol w:w="801"/>
      </w:tblGrid>
      <w:tr w:rsidR="0078671D" w14:paraId="1CA2EC01" w14:textId="77777777">
        <w:trPr>
          <w:tblCellSpacing w:w="15" w:type="dxa"/>
          <w:jc w:val="center"/>
        </w:trPr>
        <w:tc>
          <w:tcPr>
            <w:tcW w:w="0" w:type="auto"/>
            <w:gridSpan w:val="2"/>
            <w:tcBorders>
              <w:bottom w:val="single" w:sz="6" w:space="0" w:color="000000"/>
            </w:tcBorders>
            <w:shd w:val="clear" w:color="auto" w:fill="BBBBBB"/>
            <w:vAlign w:val="center"/>
            <w:hideMark/>
          </w:tcPr>
          <w:p w14:paraId="06F26896" w14:textId="77777777" w:rsidR="0078671D" w:rsidRDefault="00000000">
            <w:pPr>
              <w:spacing w:after="75"/>
              <w:jc w:val="center"/>
              <w:rPr>
                <w:rFonts w:ascii="Georgia" w:eastAsia="Times New Roman" w:hAnsi="Georgia"/>
                <w:b/>
                <w:bCs/>
                <w:sz w:val="20"/>
                <w:szCs w:val="20"/>
              </w:rPr>
            </w:pPr>
            <w:r>
              <w:rPr>
                <w:rFonts w:ascii="Georgia" w:eastAsia="Times New Roman" w:hAnsi="Georgia"/>
                <w:b/>
                <w:bCs/>
                <w:sz w:val="20"/>
                <w:szCs w:val="20"/>
              </w:rPr>
              <w:t>Red List Status</w:t>
            </w:r>
          </w:p>
        </w:tc>
      </w:tr>
      <w:tr w:rsidR="0078671D" w14:paraId="32D2C123" w14:textId="77777777">
        <w:trPr>
          <w:tblCellSpacing w:w="15" w:type="dxa"/>
          <w:jc w:val="center"/>
        </w:trPr>
        <w:tc>
          <w:tcPr>
            <w:tcW w:w="0" w:type="auto"/>
            <w:gridSpan w:val="2"/>
            <w:vAlign w:val="center"/>
            <w:hideMark/>
          </w:tcPr>
          <w:p w14:paraId="3144ADF8" w14:textId="77777777" w:rsidR="0078671D" w:rsidRDefault="00000000">
            <w:pPr>
              <w:spacing w:after="75"/>
              <w:rPr>
                <w:rFonts w:ascii="Georgia" w:eastAsia="Times New Roman" w:hAnsi="Georgia"/>
                <w:sz w:val="20"/>
                <w:szCs w:val="20"/>
              </w:rPr>
            </w:pPr>
            <w:commentRangeStart w:id="0"/>
            <w:commentRangeStart w:id="1"/>
            <w:r>
              <w:rPr>
                <w:rFonts w:ascii="Georgia" w:eastAsia="Times New Roman" w:hAnsi="Georgia"/>
                <w:sz w:val="20"/>
                <w:szCs w:val="20"/>
              </w:rPr>
              <w:t>CR - Critically Endangered, B1ab(</w:t>
            </w:r>
            <w:proofErr w:type="gramStart"/>
            <w:r>
              <w:rPr>
                <w:rFonts w:ascii="Georgia" w:eastAsia="Times New Roman" w:hAnsi="Georgia"/>
                <w:sz w:val="20"/>
                <w:szCs w:val="20"/>
              </w:rPr>
              <w:t>i,ii</w:t>
            </w:r>
            <w:proofErr w:type="gramEnd"/>
            <w:r>
              <w:rPr>
                <w:rFonts w:ascii="Georgia" w:eastAsia="Times New Roman" w:hAnsi="Georgia"/>
                <w:sz w:val="20"/>
                <w:szCs w:val="20"/>
              </w:rPr>
              <w:t>,iii,iv,v)+2ab(i,ii,iii,iv,v); D (IUCN version 3.1)</w:t>
            </w:r>
            <w:commentRangeEnd w:id="0"/>
            <w:r w:rsidR="00F40961">
              <w:rPr>
                <w:rStyle w:val="CommentReference"/>
              </w:rPr>
              <w:commentReference w:id="0"/>
            </w:r>
            <w:commentRangeEnd w:id="1"/>
            <w:r w:rsidR="00DC60B7">
              <w:rPr>
                <w:rStyle w:val="CommentReference"/>
              </w:rPr>
              <w:commentReference w:id="1"/>
            </w:r>
          </w:p>
        </w:tc>
      </w:tr>
      <w:tr w:rsidR="0078671D" w14:paraId="1BC60218" w14:textId="77777777">
        <w:trPr>
          <w:tblCellSpacing w:w="15" w:type="dxa"/>
          <w:jc w:val="center"/>
        </w:trPr>
        <w:tc>
          <w:tcPr>
            <w:tcW w:w="0" w:type="auto"/>
            <w:gridSpan w:val="2"/>
            <w:vAlign w:val="center"/>
            <w:hideMark/>
          </w:tcPr>
          <w:p w14:paraId="5A481E7A" w14:textId="77777777" w:rsidR="0078671D" w:rsidRDefault="00000000">
            <w:pPr>
              <w:spacing w:after="75"/>
              <w:rPr>
                <w:rFonts w:ascii="Georgia" w:eastAsia="Times New Roman" w:hAnsi="Georgia"/>
                <w:sz w:val="18"/>
                <w:szCs w:val="18"/>
              </w:rPr>
            </w:pPr>
            <w:r>
              <w:rPr>
                <w:rFonts w:ascii="Georgia" w:eastAsia="Times New Roman" w:hAnsi="Georgia"/>
                <w:sz w:val="18"/>
                <w:szCs w:val="18"/>
              </w:rPr>
              <w:t> </w:t>
            </w:r>
          </w:p>
        </w:tc>
      </w:tr>
      <w:tr w:rsidR="0078671D" w14:paraId="32110BFA" w14:textId="77777777">
        <w:trPr>
          <w:tblCellSpacing w:w="15" w:type="dxa"/>
          <w:jc w:val="center"/>
        </w:trPr>
        <w:tc>
          <w:tcPr>
            <w:tcW w:w="0" w:type="auto"/>
            <w:vAlign w:val="center"/>
            <w:hideMark/>
          </w:tcPr>
          <w:p w14:paraId="164B090B" w14:textId="77777777" w:rsidR="0078671D" w:rsidRDefault="00000000">
            <w:pPr>
              <w:spacing w:after="75"/>
              <w:rPr>
                <w:rFonts w:ascii="Georgia" w:eastAsia="Times New Roman" w:hAnsi="Georgia"/>
                <w:sz w:val="18"/>
                <w:szCs w:val="18"/>
              </w:rPr>
            </w:pPr>
            <w:r>
              <w:rPr>
                <w:rFonts w:ascii="Georgia" w:eastAsia="Times New Roman" w:hAnsi="Georgia"/>
                <w:sz w:val="18"/>
                <w:szCs w:val="18"/>
              </w:rPr>
              <w:t xml:space="preserve">Possibly Extinct: </w:t>
            </w:r>
          </w:p>
        </w:tc>
        <w:tc>
          <w:tcPr>
            <w:tcW w:w="0" w:type="auto"/>
            <w:vAlign w:val="center"/>
            <w:hideMark/>
          </w:tcPr>
          <w:p w14:paraId="57A6B8EC" w14:textId="77777777" w:rsidR="0078671D" w:rsidRDefault="00000000">
            <w:pPr>
              <w:spacing w:after="75"/>
              <w:rPr>
                <w:rFonts w:ascii="Georgia" w:eastAsia="Times New Roman" w:hAnsi="Georgia"/>
                <w:sz w:val="18"/>
                <w:szCs w:val="18"/>
              </w:rPr>
            </w:pPr>
            <w:r>
              <w:rPr>
                <w:rFonts w:ascii="Georgia" w:eastAsia="Times New Roman" w:hAnsi="Georgia"/>
                <w:sz w:val="18"/>
                <w:szCs w:val="18"/>
              </w:rPr>
              <w:t>No</w:t>
            </w:r>
          </w:p>
        </w:tc>
      </w:tr>
      <w:tr w:rsidR="0078671D" w14:paraId="408757BD" w14:textId="77777777">
        <w:trPr>
          <w:tblCellSpacing w:w="15" w:type="dxa"/>
          <w:jc w:val="center"/>
        </w:trPr>
        <w:tc>
          <w:tcPr>
            <w:tcW w:w="0" w:type="auto"/>
            <w:vAlign w:val="center"/>
            <w:hideMark/>
          </w:tcPr>
          <w:p w14:paraId="53055248" w14:textId="77777777" w:rsidR="0078671D" w:rsidRDefault="00000000">
            <w:pPr>
              <w:spacing w:after="75"/>
              <w:rPr>
                <w:rFonts w:ascii="Georgia" w:eastAsia="Times New Roman" w:hAnsi="Georgia"/>
                <w:sz w:val="18"/>
                <w:szCs w:val="18"/>
              </w:rPr>
            </w:pPr>
            <w:r>
              <w:rPr>
                <w:rFonts w:ascii="Georgia" w:eastAsia="Times New Roman" w:hAnsi="Georgia"/>
                <w:sz w:val="18"/>
                <w:szCs w:val="18"/>
              </w:rPr>
              <w:t xml:space="preserve">Possibly Extinct in the Wild: </w:t>
            </w:r>
          </w:p>
        </w:tc>
        <w:tc>
          <w:tcPr>
            <w:tcW w:w="0" w:type="auto"/>
            <w:vAlign w:val="center"/>
            <w:hideMark/>
          </w:tcPr>
          <w:p w14:paraId="0E32738B" w14:textId="77777777" w:rsidR="0078671D" w:rsidRDefault="00000000">
            <w:pPr>
              <w:spacing w:after="75"/>
              <w:rPr>
                <w:rFonts w:ascii="Georgia" w:eastAsia="Times New Roman" w:hAnsi="Georgia"/>
                <w:sz w:val="18"/>
                <w:szCs w:val="18"/>
              </w:rPr>
            </w:pPr>
            <w:r>
              <w:rPr>
                <w:rFonts w:ascii="Georgia" w:eastAsia="Times New Roman" w:hAnsi="Georgia"/>
                <w:sz w:val="18"/>
                <w:szCs w:val="18"/>
              </w:rPr>
              <w:t>No</w:t>
            </w:r>
          </w:p>
        </w:tc>
      </w:tr>
      <w:tr w:rsidR="0078671D" w14:paraId="139FF631" w14:textId="77777777">
        <w:trPr>
          <w:tblCellSpacing w:w="15" w:type="dxa"/>
          <w:jc w:val="center"/>
        </w:trPr>
        <w:tc>
          <w:tcPr>
            <w:tcW w:w="0" w:type="auto"/>
            <w:vAlign w:val="center"/>
            <w:hideMark/>
          </w:tcPr>
          <w:p w14:paraId="233DC900" w14:textId="77777777" w:rsidR="0078671D" w:rsidRDefault="00000000">
            <w:pPr>
              <w:spacing w:after="75"/>
              <w:rPr>
                <w:rFonts w:ascii="Georgia" w:eastAsia="Times New Roman" w:hAnsi="Georgia"/>
                <w:sz w:val="18"/>
                <w:szCs w:val="18"/>
              </w:rPr>
            </w:pPr>
            <w:r>
              <w:rPr>
                <w:rFonts w:ascii="Georgia" w:eastAsia="Times New Roman" w:hAnsi="Georgia"/>
                <w:sz w:val="18"/>
                <w:szCs w:val="18"/>
              </w:rPr>
              <w:t xml:space="preserve">Date Last Recorded (in the wild): </w:t>
            </w:r>
          </w:p>
        </w:tc>
        <w:tc>
          <w:tcPr>
            <w:tcW w:w="0" w:type="auto"/>
            <w:vAlign w:val="center"/>
            <w:hideMark/>
          </w:tcPr>
          <w:p w14:paraId="1454C897" w14:textId="77777777" w:rsidR="0078671D" w:rsidRDefault="0078671D">
            <w:pPr>
              <w:spacing w:after="75"/>
              <w:rPr>
                <w:rFonts w:ascii="Georgia" w:eastAsia="Times New Roman" w:hAnsi="Georgia"/>
                <w:sz w:val="18"/>
                <w:szCs w:val="18"/>
              </w:rPr>
            </w:pPr>
          </w:p>
        </w:tc>
      </w:tr>
    </w:tbl>
    <w:p w14:paraId="7AB46527" w14:textId="77777777" w:rsidR="0078671D" w:rsidRDefault="00000000">
      <w:pPr>
        <w:pStyle w:val="Heading1"/>
        <w:divId w:val="1731683826"/>
        <w:rPr>
          <w:rFonts w:ascii="Georgia" w:eastAsia="Times New Roman" w:hAnsi="Georgia"/>
          <w:sz w:val="29"/>
          <w:szCs w:val="29"/>
        </w:rPr>
      </w:pPr>
      <w:r>
        <w:rPr>
          <w:rFonts w:ascii="Georgia" w:eastAsia="Times New Roman" w:hAnsi="Georgia"/>
          <w:sz w:val="29"/>
          <w:szCs w:val="29"/>
        </w:rPr>
        <w:t>Red List Assessment</w:t>
      </w:r>
    </w:p>
    <w:p w14:paraId="75998193" w14:textId="77777777" w:rsidR="0078671D" w:rsidRDefault="00000000">
      <w:pPr>
        <w:pStyle w:val="Heading2"/>
        <w:divId w:val="1731683826"/>
        <w:rPr>
          <w:rFonts w:ascii="Georgia" w:eastAsia="Times New Roman" w:hAnsi="Georgia"/>
          <w:sz w:val="27"/>
          <w:szCs w:val="27"/>
        </w:rPr>
      </w:pPr>
      <w:r>
        <w:rPr>
          <w:rFonts w:ascii="Georgia" w:eastAsia="Times New Roman" w:hAnsi="Georgia"/>
          <w:sz w:val="27"/>
          <w:szCs w:val="27"/>
        </w:rPr>
        <w:t>Assessment Information</w:t>
      </w:r>
    </w:p>
    <w:p w14:paraId="1D0CE0B6" w14:textId="77777777" w:rsidR="0078671D" w:rsidRDefault="00000000">
      <w:pPr>
        <w:pStyle w:val="NormalWeb"/>
        <w:divId w:val="1731683826"/>
        <w:rPr>
          <w:rFonts w:ascii="Georgia" w:hAnsi="Georgia"/>
        </w:rPr>
      </w:pPr>
      <w:r>
        <w:rPr>
          <w:rStyle w:val="datalabel1"/>
          <w:rFonts w:ascii="Georgia" w:hAnsi="Georgia"/>
        </w:rPr>
        <w:t xml:space="preserve">Date of Assessment: </w:t>
      </w:r>
      <w:r>
        <w:rPr>
          <w:rFonts w:ascii="Georgia" w:hAnsi="Georgia"/>
        </w:rPr>
        <w:t>2022-08-17</w:t>
      </w:r>
    </w:p>
    <w:p w14:paraId="121566C9" w14:textId="77777777" w:rsidR="0078671D" w:rsidRDefault="00000000">
      <w:pPr>
        <w:pStyle w:val="NormalWeb"/>
        <w:divId w:val="1731683826"/>
        <w:rPr>
          <w:rFonts w:ascii="Georgia" w:hAnsi="Georgia"/>
        </w:rPr>
      </w:pPr>
      <w:r>
        <w:rPr>
          <w:rStyle w:val="datalabel1"/>
          <w:rFonts w:ascii="Georgia" w:hAnsi="Georgia"/>
        </w:rPr>
        <w:t xml:space="preserve">Assessor(s): </w:t>
      </w:r>
      <w:r>
        <w:rPr>
          <w:rFonts w:ascii="Georgia" w:hAnsi="Georgia"/>
        </w:rPr>
        <w:t>Triboun, P. &amp; Khorngton, S.</w:t>
      </w:r>
    </w:p>
    <w:p w14:paraId="5A14D721" w14:textId="77777777" w:rsidR="0078671D" w:rsidRDefault="00000000">
      <w:pPr>
        <w:pStyle w:val="NormalWeb"/>
        <w:divId w:val="1731683826"/>
        <w:rPr>
          <w:rFonts w:ascii="Georgia" w:hAnsi="Georgia"/>
        </w:rPr>
      </w:pPr>
      <w:r>
        <w:rPr>
          <w:rStyle w:val="datalabel1"/>
          <w:rFonts w:ascii="Georgia" w:hAnsi="Georgia"/>
        </w:rPr>
        <w:t xml:space="preserve">Regions: </w:t>
      </w:r>
      <w:r>
        <w:rPr>
          <w:rFonts w:ascii="Georgia" w:hAnsi="Georgia"/>
        </w:rPr>
        <w:t>Global</w:t>
      </w:r>
    </w:p>
    <w:p w14:paraId="6C8DE9F9" w14:textId="77777777" w:rsidR="0078671D" w:rsidRDefault="00000000">
      <w:pPr>
        <w:pStyle w:val="Heading2"/>
        <w:divId w:val="1731683826"/>
        <w:rPr>
          <w:rFonts w:ascii="Georgia" w:eastAsia="Times New Roman" w:hAnsi="Georgia"/>
          <w:sz w:val="27"/>
          <w:szCs w:val="27"/>
        </w:rPr>
      </w:pPr>
      <w:r>
        <w:rPr>
          <w:rFonts w:ascii="Georgia" w:eastAsia="Times New Roman" w:hAnsi="Georgia"/>
          <w:sz w:val="27"/>
          <w:szCs w:val="27"/>
        </w:rPr>
        <w:t>Assessment Rationale</w:t>
      </w:r>
    </w:p>
    <w:p w14:paraId="1B55DF42" w14:textId="601AE494" w:rsidR="0078671D" w:rsidRDefault="00000000">
      <w:pPr>
        <w:pStyle w:val="NormalWeb"/>
        <w:divId w:val="1731683826"/>
        <w:rPr>
          <w:rFonts w:ascii="Georgia" w:hAnsi="Georgia"/>
        </w:rPr>
      </w:pPr>
      <w:r>
        <w:rPr>
          <w:rStyle w:val="Emphasis"/>
          <w:rFonts w:ascii="Georgia" w:hAnsi="Georgia"/>
        </w:rPr>
        <w:t xml:space="preserve">Paraboea bhumiboliana </w:t>
      </w:r>
      <w:r>
        <w:rPr>
          <w:rFonts w:ascii="Georgia" w:hAnsi="Georgia"/>
        </w:rPr>
        <w:t xml:space="preserve">is listed as Critically Endangered (CR). This species is endemic to Thailand. It is only known from Bhumibol Dam, Lamphun (type locality). The </w:t>
      </w:r>
      <w:ins w:id="2" w:author="Jack Plummer" w:date="2022-10-18T19:05:00Z">
        <w:r w:rsidR="00BD769F">
          <w:rPr>
            <w:rFonts w:ascii="Georgia" w:hAnsi="Georgia"/>
          </w:rPr>
          <w:t>extent of occurrence (</w:t>
        </w:r>
      </w:ins>
      <w:r>
        <w:rPr>
          <w:rFonts w:ascii="Georgia" w:hAnsi="Georgia"/>
        </w:rPr>
        <w:t>EOO</w:t>
      </w:r>
      <w:ins w:id="3" w:author="Jack Plummer" w:date="2022-10-18T19:05:00Z">
        <w:r w:rsidR="00BD769F">
          <w:rPr>
            <w:rFonts w:ascii="Georgia" w:hAnsi="Georgia"/>
          </w:rPr>
          <w:t>)</w:t>
        </w:r>
      </w:ins>
      <w:r>
        <w:rPr>
          <w:rFonts w:ascii="Georgia" w:hAnsi="Georgia"/>
        </w:rPr>
        <w:t xml:space="preserve"> and the </w:t>
      </w:r>
      <w:ins w:id="4" w:author="Jack Plummer" w:date="2022-10-18T19:05:00Z">
        <w:r w:rsidR="00BD769F">
          <w:rPr>
            <w:rFonts w:ascii="Georgia" w:hAnsi="Georgia"/>
          </w:rPr>
          <w:t>area of occupancy (</w:t>
        </w:r>
      </w:ins>
      <w:r>
        <w:rPr>
          <w:rFonts w:ascii="Georgia" w:hAnsi="Georgia"/>
        </w:rPr>
        <w:t>AOO</w:t>
      </w:r>
      <w:ins w:id="5" w:author="Jack Plummer" w:date="2022-10-18T19:05:00Z">
        <w:r w:rsidR="00BD769F">
          <w:rPr>
            <w:rFonts w:ascii="Georgia" w:hAnsi="Georgia"/>
          </w:rPr>
          <w:t>)</w:t>
        </w:r>
      </w:ins>
      <w:ins w:id="6" w:author="Jack Plummer" w:date="2022-10-18T19:06:00Z">
        <w:r w:rsidR="00BD769F">
          <w:rPr>
            <w:rFonts w:ascii="Georgia" w:hAnsi="Georgia"/>
          </w:rPr>
          <w:t xml:space="preserve"> of 4 km</w:t>
        </w:r>
      </w:ins>
      <w:ins w:id="7" w:author="Jack Plummer" w:date="2022-10-18T19:07:00Z">
        <w:r w:rsidR="00BD769F">
          <w:rPr>
            <w:rFonts w:ascii="Georgia" w:hAnsi="Georgia"/>
            <w:vertAlign w:val="superscript"/>
          </w:rPr>
          <w:t>2</w:t>
        </w:r>
      </w:ins>
      <w:r>
        <w:rPr>
          <w:rFonts w:ascii="Georgia" w:hAnsi="Georgia"/>
        </w:rPr>
        <w:t xml:space="preserve"> are</w:t>
      </w:r>
      <w:ins w:id="8" w:author="Jack Plummer" w:date="2022-10-18T19:07:00Z">
        <w:r w:rsidR="00BD769F">
          <w:rPr>
            <w:rFonts w:ascii="Georgia" w:hAnsi="Georgia"/>
          </w:rPr>
          <w:t xml:space="preserve"> both</w:t>
        </w:r>
      </w:ins>
      <w:r>
        <w:rPr>
          <w:rFonts w:ascii="Georgia" w:hAnsi="Georgia"/>
        </w:rPr>
        <w:t xml:space="preserve"> within the </w:t>
      </w:r>
      <w:del w:id="9" w:author="Jack Plummer" w:date="2022-10-18T19:07:00Z">
        <w:r w:rsidDel="00BD769F">
          <w:rPr>
            <w:rFonts w:ascii="Georgia" w:hAnsi="Georgia"/>
          </w:rPr>
          <w:delText xml:space="preserve">boundary </w:delText>
        </w:r>
      </w:del>
      <w:ins w:id="10" w:author="Jack Plummer" w:date="2022-10-18T19:07:00Z">
        <w:r w:rsidR="00BD769F">
          <w:rPr>
            <w:rFonts w:ascii="Georgia" w:hAnsi="Georgia"/>
          </w:rPr>
          <w:t xml:space="preserve">respective thresholds </w:t>
        </w:r>
      </w:ins>
      <w:r>
        <w:rPr>
          <w:rFonts w:ascii="Georgia" w:hAnsi="Georgia"/>
        </w:rPr>
        <w:t xml:space="preserve">for </w:t>
      </w:r>
      <w:ins w:id="11" w:author="Jack Plummer" w:date="2022-10-18T19:07:00Z">
        <w:r w:rsidR="00BD769F">
          <w:rPr>
            <w:rFonts w:ascii="Georgia" w:hAnsi="Georgia"/>
          </w:rPr>
          <w:t xml:space="preserve">the </w:t>
        </w:r>
      </w:ins>
      <w:r>
        <w:rPr>
          <w:rFonts w:ascii="Georgia" w:hAnsi="Georgia"/>
        </w:rPr>
        <w:t xml:space="preserve">Critically Endangered </w:t>
      </w:r>
      <w:ins w:id="12" w:author="Jack Plummer" w:date="2022-10-18T19:07:00Z">
        <w:r w:rsidR="00BD769F">
          <w:rPr>
            <w:rFonts w:ascii="Georgia" w:hAnsi="Georgia"/>
          </w:rPr>
          <w:t>under criterion B</w:t>
        </w:r>
      </w:ins>
      <w:del w:id="13" w:author="Jack Plummer" w:date="2022-10-18T19:07:00Z">
        <w:r w:rsidDel="00BD769F">
          <w:rPr>
            <w:rFonts w:ascii="Georgia" w:hAnsi="Georgia"/>
          </w:rPr>
          <w:delText>assessment</w:delText>
        </w:r>
      </w:del>
      <w:r>
        <w:rPr>
          <w:rFonts w:ascii="Georgia" w:hAnsi="Georgia"/>
        </w:rPr>
        <w:t xml:space="preserve">. Although this species was found in </w:t>
      </w:r>
      <w:ins w:id="14" w:author="Jack Plummer" w:date="2022-10-18T19:08:00Z">
        <w:r w:rsidR="00BD769F">
          <w:rPr>
            <w:rFonts w:ascii="Georgia" w:hAnsi="Georgia"/>
          </w:rPr>
          <w:t xml:space="preserve">a </w:t>
        </w:r>
      </w:ins>
      <w:r>
        <w:rPr>
          <w:rFonts w:ascii="Georgia" w:hAnsi="Georgia"/>
        </w:rPr>
        <w:t xml:space="preserve">protected area, </w:t>
      </w:r>
      <w:del w:id="15" w:author="Jack Plummer" w:date="2022-10-18T19:08:00Z">
        <w:r w:rsidDel="00BD769F">
          <w:rPr>
            <w:rFonts w:ascii="Georgia" w:hAnsi="Georgia"/>
          </w:rPr>
          <w:delText xml:space="preserve">but </w:delText>
        </w:r>
      </w:del>
      <w:r>
        <w:rPr>
          <w:rFonts w:ascii="Georgia" w:hAnsi="Georgia"/>
        </w:rPr>
        <w:t>the population is very small and restrict</w:t>
      </w:r>
      <w:ins w:id="16" w:author="Jack Plummer" w:date="2022-10-18T19:08:00Z">
        <w:r w:rsidR="00BD769F">
          <w:rPr>
            <w:rFonts w:ascii="Georgia" w:hAnsi="Georgia"/>
          </w:rPr>
          <w:t>ed, and it</w:t>
        </w:r>
      </w:ins>
      <w:ins w:id="17" w:author="Jack Plummer" w:date="2022-10-18T19:17:00Z">
        <w:r w:rsidR="00F40961">
          <w:rPr>
            <w:rFonts w:ascii="Georgia" w:hAnsi="Georgia"/>
          </w:rPr>
          <w:t>s habitat</w:t>
        </w:r>
      </w:ins>
      <w:ins w:id="18" w:author="Jack Plummer" w:date="2022-10-18T19:08:00Z">
        <w:r w:rsidR="00BD769F">
          <w:rPr>
            <w:rFonts w:ascii="Georgia" w:hAnsi="Georgia"/>
          </w:rPr>
          <w:t xml:space="preserve"> is threatened</w:t>
        </w:r>
      </w:ins>
      <w:del w:id="19" w:author="Jack Plummer" w:date="2022-10-18T19:08:00Z">
        <w:r w:rsidDel="00BD769F">
          <w:rPr>
            <w:rFonts w:ascii="Georgia" w:hAnsi="Georgia"/>
          </w:rPr>
          <w:delText>.</w:delText>
        </w:r>
      </w:del>
      <w:ins w:id="20" w:author="Jack Plummer" w:date="2022-10-18T19:08:00Z">
        <w:r w:rsidR="00BD769F">
          <w:rPr>
            <w:rFonts w:ascii="Georgia" w:hAnsi="Georgia"/>
          </w:rPr>
          <w:t xml:space="preserve"> by</w:t>
        </w:r>
      </w:ins>
      <w:del w:id="21" w:author="Jack Plummer" w:date="2022-10-18T19:08:00Z">
        <w:r w:rsidDel="00BD769F">
          <w:rPr>
            <w:rFonts w:ascii="Georgia" w:hAnsi="Georgia"/>
          </w:rPr>
          <w:delText xml:space="preserve"> H</w:delText>
        </w:r>
      </w:del>
      <w:ins w:id="22" w:author="Jack Plummer" w:date="2022-10-18T19:08:00Z">
        <w:r w:rsidR="00BD769F">
          <w:rPr>
            <w:rFonts w:ascii="Georgia" w:hAnsi="Georgia"/>
          </w:rPr>
          <w:t xml:space="preserve"> h</w:t>
        </w:r>
      </w:ins>
      <w:r>
        <w:rPr>
          <w:rFonts w:ascii="Georgia" w:hAnsi="Georgia"/>
        </w:rPr>
        <w:t xml:space="preserve">uman activities, </w:t>
      </w:r>
      <w:del w:id="23" w:author="Jack Plummer" w:date="2022-10-18T19:09:00Z">
        <w:r w:rsidDel="00BD769F">
          <w:rPr>
            <w:rFonts w:ascii="Georgia" w:hAnsi="Georgia"/>
          </w:rPr>
          <w:delText>communities</w:delText>
        </w:r>
      </w:del>
      <w:ins w:id="24" w:author="Jack Plummer" w:date="2022-10-18T19:09:00Z">
        <w:r w:rsidR="00BD769F">
          <w:rPr>
            <w:rFonts w:ascii="Georgia" w:hAnsi="Georgia"/>
          </w:rPr>
          <w:t>settlement expansion</w:t>
        </w:r>
      </w:ins>
      <w:r>
        <w:rPr>
          <w:rFonts w:ascii="Georgia" w:hAnsi="Georgia"/>
        </w:rPr>
        <w:t>, touri</w:t>
      </w:r>
      <w:ins w:id="25" w:author="Jack Plummer" w:date="2022-10-18T19:08:00Z">
        <w:r w:rsidR="00BD769F">
          <w:rPr>
            <w:rFonts w:ascii="Georgia" w:hAnsi="Georgia"/>
          </w:rPr>
          <w:t>sm</w:t>
        </w:r>
      </w:ins>
      <w:del w:id="26" w:author="Jack Plummer" w:date="2022-10-18T19:08:00Z">
        <w:r w:rsidDel="00BD769F">
          <w:rPr>
            <w:rFonts w:ascii="Georgia" w:hAnsi="Georgia"/>
          </w:rPr>
          <w:delText>st</w:delText>
        </w:r>
      </w:del>
      <w:r>
        <w:rPr>
          <w:rFonts w:ascii="Georgia" w:hAnsi="Georgia"/>
        </w:rPr>
        <w:t xml:space="preserve">, and the construction of </w:t>
      </w:r>
      <w:ins w:id="27" w:author="Jack Plummer" w:date="2022-10-18T19:09:00Z">
        <w:r w:rsidR="00BD769F">
          <w:rPr>
            <w:rFonts w:ascii="Georgia" w:hAnsi="Georgia"/>
          </w:rPr>
          <w:t xml:space="preserve">a </w:t>
        </w:r>
      </w:ins>
      <w:r>
        <w:rPr>
          <w:rFonts w:ascii="Georgia" w:hAnsi="Georgia"/>
        </w:rPr>
        <w:t>dam</w:t>
      </w:r>
      <w:del w:id="28" w:author="Jack Plummer" w:date="2022-10-18T19:09:00Z">
        <w:r w:rsidDel="00BD769F">
          <w:rPr>
            <w:rFonts w:ascii="Georgia" w:hAnsi="Georgia"/>
          </w:rPr>
          <w:delText xml:space="preserve"> are potential threat for its habitat</w:delText>
        </w:r>
      </w:del>
      <w:r>
        <w:rPr>
          <w:rFonts w:ascii="Georgia" w:hAnsi="Georgia"/>
        </w:rPr>
        <w:t>. The population trend is suspect to be decreasing. Given its restricted EOO, AOO and number of location</w:t>
      </w:r>
      <w:ins w:id="29" w:author="Jack Plummer" w:date="2022-10-18T19:15:00Z">
        <w:r w:rsidR="00F40961">
          <w:rPr>
            <w:rFonts w:ascii="Georgia" w:hAnsi="Georgia"/>
          </w:rPr>
          <w:t>s</w:t>
        </w:r>
      </w:ins>
      <w:r>
        <w:rPr>
          <w:rFonts w:ascii="Georgia" w:hAnsi="Georgia"/>
        </w:rPr>
        <w:t>, alongside a continuing decline in habitat, it is assessed as Critically Endangered B1ab(iii)+2ab(iii).</w:t>
      </w:r>
    </w:p>
    <w:p w14:paraId="4862ACBC" w14:textId="77777777" w:rsidR="0078671D" w:rsidRDefault="00000000">
      <w:pPr>
        <w:pStyle w:val="Heading1"/>
        <w:divId w:val="682168804"/>
        <w:rPr>
          <w:rFonts w:ascii="Georgia" w:eastAsia="Times New Roman" w:hAnsi="Georgia"/>
          <w:sz w:val="29"/>
          <w:szCs w:val="29"/>
        </w:rPr>
      </w:pPr>
      <w:r>
        <w:rPr>
          <w:rFonts w:ascii="Georgia" w:eastAsia="Times New Roman" w:hAnsi="Georgia"/>
          <w:sz w:val="29"/>
          <w:szCs w:val="29"/>
        </w:rPr>
        <w:t>Distribution</w:t>
      </w:r>
    </w:p>
    <w:p w14:paraId="0C898643" w14:textId="77777777" w:rsidR="0078671D" w:rsidRDefault="00000000">
      <w:pPr>
        <w:pStyle w:val="Heading2"/>
        <w:divId w:val="682168804"/>
        <w:rPr>
          <w:rFonts w:ascii="Georgia" w:eastAsia="Times New Roman" w:hAnsi="Georgia"/>
          <w:sz w:val="27"/>
          <w:szCs w:val="27"/>
        </w:rPr>
      </w:pPr>
      <w:r>
        <w:rPr>
          <w:rFonts w:ascii="Georgia" w:eastAsia="Times New Roman" w:hAnsi="Georgia"/>
          <w:sz w:val="27"/>
          <w:szCs w:val="27"/>
        </w:rPr>
        <w:t>Geographic Range</w:t>
      </w:r>
    </w:p>
    <w:p w14:paraId="12F06347" w14:textId="2354FED6" w:rsidR="0078671D" w:rsidRDefault="00000000">
      <w:pPr>
        <w:pStyle w:val="NormalWeb"/>
        <w:divId w:val="682168804"/>
        <w:rPr>
          <w:rFonts w:ascii="Georgia" w:hAnsi="Georgia"/>
        </w:rPr>
      </w:pPr>
      <w:r>
        <w:rPr>
          <w:rFonts w:ascii="Georgia" w:hAnsi="Georgia"/>
        </w:rPr>
        <w:t xml:space="preserve">This species is only known from Bhumibol Dam, Lamphun (type locality). The extent of occurrence (EOO) and the area of occupancy (AOO) are </w:t>
      </w:r>
      <w:del w:id="30" w:author="Jack Plummer" w:date="2022-10-18T19:17:00Z">
        <w:r w:rsidDel="00F40961">
          <w:rPr>
            <w:rFonts w:ascii="Georgia" w:hAnsi="Georgia"/>
          </w:rPr>
          <w:delText>less than 10</w:delText>
        </w:r>
      </w:del>
      <w:ins w:id="31" w:author="Jack Plummer" w:date="2022-10-18T19:17:00Z">
        <w:r w:rsidR="00F40961">
          <w:rPr>
            <w:rFonts w:ascii="Georgia" w:hAnsi="Georgia"/>
          </w:rPr>
          <w:t>both four</w:t>
        </w:r>
      </w:ins>
      <w:r>
        <w:rPr>
          <w:rFonts w:ascii="Georgia" w:hAnsi="Georgia"/>
        </w:rPr>
        <w:t xml:space="preserve"> km</w:t>
      </w:r>
      <w:r>
        <w:rPr>
          <w:rFonts w:ascii="Georgia" w:hAnsi="Georgia"/>
          <w:vertAlign w:val="superscript"/>
        </w:rPr>
        <w:t>2</w:t>
      </w:r>
      <w:r>
        <w:rPr>
          <w:rFonts w:ascii="Georgia" w:hAnsi="Georgia"/>
        </w:rPr>
        <w:t xml:space="preserve">. </w:t>
      </w:r>
      <w:ins w:id="32" w:author="Jack Plummer" w:date="2022-10-18T19:17:00Z">
        <w:r w:rsidR="00F40961">
          <w:rPr>
            <w:rFonts w:ascii="Georgia" w:hAnsi="Georgia"/>
          </w:rPr>
          <w:t xml:space="preserve">It </w:t>
        </w:r>
      </w:ins>
      <w:del w:id="33" w:author="Jack Plummer" w:date="2022-10-18T19:17:00Z">
        <w:r w:rsidDel="00F40961">
          <w:rPr>
            <w:rFonts w:ascii="Georgia" w:hAnsi="Georgia"/>
          </w:rPr>
          <w:delText>O</w:delText>
        </w:r>
      </w:del>
      <w:ins w:id="34" w:author="Jack Plummer" w:date="2022-10-18T19:17:00Z">
        <w:r w:rsidR="00F40961">
          <w:rPr>
            <w:rFonts w:ascii="Georgia" w:hAnsi="Georgia"/>
          </w:rPr>
          <w:t>o</w:t>
        </w:r>
      </w:ins>
      <w:r>
        <w:rPr>
          <w:rFonts w:ascii="Georgia" w:hAnsi="Georgia"/>
        </w:rPr>
        <w:t xml:space="preserve">ccurs at 300 m </w:t>
      </w:r>
      <w:ins w:id="35" w:author="Jack Plummer" w:date="2022-10-18T19:18:00Z">
        <w:r w:rsidR="00F40961">
          <w:rPr>
            <w:rFonts w:ascii="Georgia" w:hAnsi="Georgia"/>
          </w:rPr>
          <w:t>a</w:t>
        </w:r>
      </w:ins>
      <w:del w:id="36" w:author="Jack Plummer" w:date="2022-10-18T19:17:00Z">
        <w:r w:rsidDel="00F40961">
          <w:rPr>
            <w:rFonts w:ascii="Georgia" w:hAnsi="Georgia"/>
          </w:rPr>
          <w:delText>above the</w:delText>
        </w:r>
      </w:del>
      <w:del w:id="37" w:author="Jack Plummer" w:date="2022-10-18T19:18:00Z">
        <w:r w:rsidDel="00F40961">
          <w:rPr>
            <w:rFonts w:ascii="Georgia" w:hAnsi="Georgia"/>
          </w:rPr>
          <w:delText xml:space="preserve"> </w:delText>
        </w:r>
      </w:del>
      <w:r>
        <w:rPr>
          <w:rFonts w:ascii="Georgia" w:hAnsi="Georgia"/>
        </w:rPr>
        <w:t>s</w:t>
      </w:r>
      <w:del w:id="38" w:author="Jack Plummer" w:date="2022-10-18T19:18:00Z">
        <w:r w:rsidDel="00F40961">
          <w:rPr>
            <w:rFonts w:ascii="Georgia" w:hAnsi="Georgia"/>
          </w:rPr>
          <w:delText xml:space="preserve">ea </w:delText>
        </w:r>
      </w:del>
      <w:r>
        <w:rPr>
          <w:rFonts w:ascii="Georgia" w:hAnsi="Georgia"/>
        </w:rPr>
        <w:t>l</w:t>
      </w:r>
      <w:del w:id="39" w:author="Jack Plummer" w:date="2022-10-18T19:18:00Z">
        <w:r w:rsidDel="00F40961">
          <w:rPr>
            <w:rFonts w:ascii="Georgia" w:hAnsi="Georgia"/>
          </w:rPr>
          <w:delText>evel</w:delText>
        </w:r>
      </w:del>
      <w:r>
        <w:rPr>
          <w:rFonts w:ascii="Georgia" w:hAnsi="Georgia"/>
        </w:rPr>
        <w:t>.</w:t>
      </w:r>
    </w:p>
    <w:p w14:paraId="2B1D5158" w14:textId="77777777" w:rsidR="0078671D" w:rsidRDefault="00000000">
      <w:pPr>
        <w:pStyle w:val="Heading2"/>
        <w:divId w:val="682168804"/>
        <w:rPr>
          <w:rFonts w:ascii="Georgia" w:eastAsia="Times New Roman" w:hAnsi="Georgia"/>
          <w:sz w:val="27"/>
          <w:szCs w:val="27"/>
        </w:rPr>
      </w:pPr>
      <w:r>
        <w:rPr>
          <w:rFonts w:ascii="Georgia" w:eastAsia="Times New Roman" w:hAnsi="Georgia"/>
          <w:sz w:val="27"/>
          <w:szCs w:val="27"/>
        </w:rPr>
        <w:t>Area of Occupancy (AOO)</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1777"/>
        <w:gridCol w:w="7233"/>
      </w:tblGrid>
      <w:tr w:rsidR="0078671D" w14:paraId="58FD8343" w14:textId="77777777">
        <w:trPr>
          <w:divId w:val="682168804"/>
          <w:tblCellSpacing w:w="15" w:type="dxa"/>
        </w:trPr>
        <w:tc>
          <w:tcPr>
            <w:tcW w:w="0" w:type="auto"/>
            <w:tcBorders>
              <w:bottom w:val="single" w:sz="6" w:space="0" w:color="000000"/>
            </w:tcBorders>
            <w:shd w:val="clear" w:color="auto" w:fill="BBBBBB"/>
            <w:vAlign w:val="center"/>
            <w:hideMark/>
          </w:tcPr>
          <w:p w14:paraId="1EC65970" w14:textId="77777777" w:rsidR="0078671D" w:rsidRDefault="00000000">
            <w:pPr>
              <w:spacing w:after="75"/>
              <w:rPr>
                <w:rFonts w:ascii="Georgia" w:eastAsia="Times New Roman" w:hAnsi="Georgia"/>
                <w:b/>
                <w:bCs/>
                <w:sz w:val="18"/>
                <w:szCs w:val="18"/>
              </w:rPr>
            </w:pPr>
            <w:r>
              <w:rPr>
                <w:rFonts w:ascii="Georgia" w:eastAsia="Times New Roman" w:hAnsi="Georgia"/>
                <w:b/>
                <w:bCs/>
                <w:sz w:val="18"/>
                <w:szCs w:val="18"/>
              </w:rPr>
              <w:lastRenderedPageBreak/>
              <w:t>Estimated area of occupancy (AOO) - in km2</w:t>
            </w:r>
          </w:p>
        </w:tc>
        <w:tc>
          <w:tcPr>
            <w:tcW w:w="0" w:type="auto"/>
            <w:tcBorders>
              <w:bottom w:val="single" w:sz="6" w:space="0" w:color="000000"/>
            </w:tcBorders>
            <w:shd w:val="clear" w:color="auto" w:fill="BBBBBB"/>
            <w:vAlign w:val="center"/>
            <w:hideMark/>
          </w:tcPr>
          <w:p w14:paraId="3A61E791" w14:textId="77777777" w:rsidR="0078671D" w:rsidRDefault="00000000">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78671D" w14:paraId="0D738352" w14:textId="77777777">
        <w:trPr>
          <w:divId w:val="682168804"/>
          <w:tblCellSpacing w:w="15" w:type="dxa"/>
        </w:trPr>
        <w:tc>
          <w:tcPr>
            <w:tcW w:w="0" w:type="auto"/>
            <w:vAlign w:val="center"/>
            <w:hideMark/>
          </w:tcPr>
          <w:p w14:paraId="10A17629" w14:textId="77777777" w:rsidR="0078671D" w:rsidRDefault="00000000">
            <w:pPr>
              <w:spacing w:after="75"/>
              <w:rPr>
                <w:rFonts w:ascii="Georgia" w:eastAsia="Times New Roman" w:hAnsi="Georgia"/>
                <w:sz w:val="18"/>
                <w:szCs w:val="18"/>
              </w:rPr>
            </w:pPr>
            <w:r>
              <w:rPr>
                <w:rFonts w:ascii="Georgia" w:eastAsia="Times New Roman" w:hAnsi="Georgia"/>
                <w:sz w:val="18"/>
                <w:szCs w:val="18"/>
              </w:rPr>
              <w:t>4</w:t>
            </w:r>
          </w:p>
        </w:tc>
        <w:tc>
          <w:tcPr>
            <w:tcW w:w="0" w:type="auto"/>
            <w:vAlign w:val="center"/>
            <w:hideMark/>
          </w:tcPr>
          <w:p w14:paraId="1D3ECE0D" w14:textId="77777777" w:rsidR="0078671D" w:rsidRDefault="00000000">
            <w:pPr>
              <w:spacing w:after="75"/>
              <w:rPr>
                <w:rFonts w:ascii="Georgia" w:eastAsia="Times New Roman" w:hAnsi="Georgia"/>
                <w:sz w:val="18"/>
                <w:szCs w:val="18"/>
              </w:rPr>
            </w:pPr>
            <w:r>
              <w:rPr>
                <w:rFonts w:ascii="Georgia" w:eastAsia="Times New Roman" w:hAnsi="Georgia"/>
                <w:sz w:val="18"/>
                <w:szCs w:val="18"/>
              </w:rPr>
              <w:t>Estimated from a 2 x 2 km grid cell for herbarium specimen point data mapped using GeoCAT (Bachman et al. 2011). Based on point data for one documented locality. As there are thought to be fewer than 1000 mature individuals, it is suspected that the area of occupancy of the species at any one locality is unlikely to exceed a 2 x 2 km grid cell.</w:t>
            </w:r>
          </w:p>
        </w:tc>
      </w:tr>
    </w:tbl>
    <w:p w14:paraId="238195EA" w14:textId="77777777" w:rsidR="0078671D" w:rsidRDefault="00000000">
      <w:pPr>
        <w:pStyle w:val="Heading2"/>
        <w:divId w:val="682168804"/>
        <w:rPr>
          <w:rFonts w:ascii="Georgia" w:eastAsia="Times New Roman" w:hAnsi="Georgia"/>
          <w:sz w:val="27"/>
          <w:szCs w:val="27"/>
        </w:rPr>
      </w:pPr>
      <w:r>
        <w:rPr>
          <w:rFonts w:ascii="Georgia" w:eastAsia="Times New Roman" w:hAnsi="Georgia"/>
          <w:sz w:val="27"/>
          <w:szCs w:val="27"/>
        </w:rPr>
        <w:t>Extent of Occurrence (EOO)</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158"/>
        <w:gridCol w:w="2375"/>
        <w:gridCol w:w="4477"/>
      </w:tblGrid>
      <w:tr w:rsidR="0078671D" w14:paraId="5C183854" w14:textId="77777777">
        <w:trPr>
          <w:divId w:val="682168804"/>
          <w:tblCellSpacing w:w="15" w:type="dxa"/>
        </w:trPr>
        <w:tc>
          <w:tcPr>
            <w:tcW w:w="0" w:type="auto"/>
            <w:tcBorders>
              <w:bottom w:val="single" w:sz="6" w:space="0" w:color="000000"/>
            </w:tcBorders>
            <w:shd w:val="clear" w:color="auto" w:fill="BBBBBB"/>
            <w:vAlign w:val="center"/>
            <w:hideMark/>
          </w:tcPr>
          <w:p w14:paraId="3D610388" w14:textId="77777777" w:rsidR="0078671D" w:rsidRDefault="00000000">
            <w:pPr>
              <w:spacing w:after="75"/>
              <w:rPr>
                <w:rFonts w:ascii="Georgia" w:eastAsia="Times New Roman" w:hAnsi="Georgia"/>
                <w:b/>
                <w:bCs/>
                <w:sz w:val="18"/>
                <w:szCs w:val="18"/>
              </w:rPr>
            </w:pPr>
            <w:r>
              <w:rPr>
                <w:rFonts w:ascii="Georgia" w:eastAsia="Times New Roman" w:hAnsi="Georgia"/>
                <w:b/>
                <w:bCs/>
                <w:sz w:val="18"/>
                <w:szCs w:val="18"/>
              </w:rPr>
              <w:t>Estimated extent of occurrence (EOO)- in km2</w:t>
            </w:r>
          </w:p>
        </w:tc>
        <w:tc>
          <w:tcPr>
            <w:tcW w:w="0" w:type="auto"/>
            <w:tcBorders>
              <w:bottom w:val="single" w:sz="6" w:space="0" w:color="000000"/>
            </w:tcBorders>
            <w:shd w:val="clear" w:color="auto" w:fill="BBBBBB"/>
            <w:vAlign w:val="center"/>
            <w:hideMark/>
          </w:tcPr>
          <w:p w14:paraId="4DD143DC" w14:textId="77777777" w:rsidR="0078671D" w:rsidRDefault="00000000">
            <w:pPr>
              <w:spacing w:after="75"/>
              <w:rPr>
                <w:rFonts w:ascii="Georgia" w:eastAsia="Times New Roman" w:hAnsi="Georgia"/>
                <w:b/>
                <w:bCs/>
                <w:sz w:val="18"/>
                <w:szCs w:val="18"/>
              </w:rPr>
            </w:pPr>
            <w:r>
              <w:rPr>
                <w:rFonts w:ascii="Georgia" w:eastAsia="Times New Roman" w:hAnsi="Georgia"/>
                <w:b/>
                <w:bCs/>
                <w:sz w:val="18"/>
                <w:szCs w:val="18"/>
              </w:rPr>
              <w:t>EOO estimate calculated from Minimum Convex Polygon</w:t>
            </w:r>
          </w:p>
        </w:tc>
        <w:tc>
          <w:tcPr>
            <w:tcW w:w="0" w:type="auto"/>
            <w:tcBorders>
              <w:bottom w:val="single" w:sz="6" w:space="0" w:color="000000"/>
            </w:tcBorders>
            <w:shd w:val="clear" w:color="auto" w:fill="BBBBBB"/>
            <w:vAlign w:val="center"/>
            <w:hideMark/>
          </w:tcPr>
          <w:p w14:paraId="70252563" w14:textId="77777777" w:rsidR="0078671D" w:rsidRDefault="00000000">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78671D" w14:paraId="7A8E72F1" w14:textId="77777777">
        <w:trPr>
          <w:divId w:val="682168804"/>
          <w:tblCellSpacing w:w="15" w:type="dxa"/>
        </w:trPr>
        <w:tc>
          <w:tcPr>
            <w:tcW w:w="0" w:type="auto"/>
            <w:vAlign w:val="center"/>
            <w:hideMark/>
          </w:tcPr>
          <w:p w14:paraId="2835E7FA" w14:textId="77777777" w:rsidR="0078671D" w:rsidRDefault="00000000">
            <w:pPr>
              <w:spacing w:after="75"/>
              <w:rPr>
                <w:rFonts w:ascii="Georgia" w:eastAsia="Times New Roman" w:hAnsi="Georgia"/>
                <w:sz w:val="18"/>
                <w:szCs w:val="18"/>
              </w:rPr>
            </w:pPr>
            <w:r>
              <w:rPr>
                <w:rFonts w:ascii="Georgia" w:eastAsia="Times New Roman" w:hAnsi="Georgia"/>
                <w:sz w:val="18"/>
                <w:szCs w:val="18"/>
              </w:rPr>
              <w:t>4</w:t>
            </w:r>
          </w:p>
        </w:tc>
        <w:tc>
          <w:tcPr>
            <w:tcW w:w="0" w:type="auto"/>
            <w:vAlign w:val="center"/>
            <w:hideMark/>
          </w:tcPr>
          <w:p w14:paraId="37112628" w14:textId="1236EC08" w:rsidR="0078671D" w:rsidRDefault="00F40961">
            <w:pPr>
              <w:spacing w:after="75"/>
              <w:rPr>
                <w:rFonts w:ascii="Georgia" w:eastAsia="Times New Roman" w:hAnsi="Georgia"/>
                <w:sz w:val="18"/>
                <w:szCs w:val="18"/>
              </w:rPr>
            </w:pPr>
            <w:ins w:id="40" w:author="Jack Plummer" w:date="2022-10-18T19:18:00Z">
              <w:r>
                <w:rPr>
                  <w:rFonts w:ascii="Georgia" w:eastAsia="Times New Roman" w:hAnsi="Georgia"/>
                  <w:sz w:val="18"/>
                  <w:szCs w:val="18"/>
                </w:rPr>
                <w:t>false</w:t>
              </w:r>
            </w:ins>
            <w:del w:id="41" w:author="Jack Plummer" w:date="2022-10-18T19:18:00Z">
              <w:r w:rsidDel="00F40961">
                <w:rPr>
                  <w:rFonts w:ascii="Georgia" w:eastAsia="Times New Roman" w:hAnsi="Georgia"/>
                  <w:sz w:val="18"/>
                  <w:szCs w:val="18"/>
                </w:rPr>
                <w:delText>true</w:delText>
              </w:r>
            </w:del>
          </w:p>
        </w:tc>
        <w:tc>
          <w:tcPr>
            <w:tcW w:w="0" w:type="auto"/>
            <w:vAlign w:val="center"/>
            <w:hideMark/>
          </w:tcPr>
          <w:p w14:paraId="27F1992F" w14:textId="29022678" w:rsidR="0078671D" w:rsidRDefault="00000000">
            <w:pPr>
              <w:spacing w:after="75"/>
              <w:rPr>
                <w:rFonts w:ascii="Georgia" w:eastAsia="Times New Roman" w:hAnsi="Georgia"/>
                <w:sz w:val="18"/>
                <w:szCs w:val="18"/>
              </w:rPr>
            </w:pPr>
            <w:del w:id="42" w:author="Jack Plummer" w:date="2022-10-18T19:18:00Z">
              <w:r w:rsidDel="00F40961">
                <w:rPr>
                  <w:rFonts w:ascii="Georgia" w:eastAsia="Times New Roman" w:hAnsi="Georgia"/>
                  <w:sz w:val="18"/>
                  <w:szCs w:val="18"/>
                </w:rPr>
                <w:delText>Estimated from a 2 x 2 km grid cell for herbarium specimen point data mapped using GeoCAT (Bachman et al. 2011).</w:delText>
              </w:r>
            </w:del>
            <w:ins w:id="43" w:author="Jack Plummer" w:date="2022-10-18T19:18:00Z">
              <w:r w:rsidR="00F40961">
                <w:rPr>
                  <w:rFonts w:ascii="Georgia" w:eastAsia="Times New Roman" w:hAnsi="Georgia"/>
                  <w:sz w:val="18"/>
                  <w:szCs w:val="18"/>
                </w:rPr>
                <w:t>Equated to minimal AOO</w:t>
              </w:r>
            </w:ins>
          </w:p>
        </w:tc>
      </w:tr>
    </w:tbl>
    <w:p w14:paraId="45DC83B5" w14:textId="77777777" w:rsidR="0078671D" w:rsidRDefault="00000000">
      <w:pPr>
        <w:pStyle w:val="Heading2"/>
        <w:divId w:val="682168804"/>
        <w:rPr>
          <w:rFonts w:ascii="Georgia" w:eastAsia="Times New Roman" w:hAnsi="Georgia"/>
          <w:sz w:val="27"/>
          <w:szCs w:val="27"/>
        </w:rPr>
      </w:pPr>
      <w:r>
        <w:rPr>
          <w:rFonts w:ascii="Georgia" w:eastAsia="Times New Roman" w:hAnsi="Georgia"/>
          <w:sz w:val="27"/>
          <w:szCs w:val="27"/>
        </w:rPr>
        <w:t>Locations Information</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1505"/>
        <w:gridCol w:w="7505"/>
      </w:tblGrid>
      <w:tr w:rsidR="0078671D" w14:paraId="29CB2950" w14:textId="77777777">
        <w:trPr>
          <w:divId w:val="682168804"/>
          <w:tblCellSpacing w:w="15" w:type="dxa"/>
        </w:trPr>
        <w:tc>
          <w:tcPr>
            <w:tcW w:w="0" w:type="auto"/>
            <w:tcBorders>
              <w:bottom w:val="single" w:sz="6" w:space="0" w:color="000000"/>
            </w:tcBorders>
            <w:shd w:val="clear" w:color="auto" w:fill="BBBBBB"/>
            <w:vAlign w:val="center"/>
            <w:hideMark/>
          </w:tcPr>
          <w:p w14:paraId="37B58FD8" w14:textId="77777777" w:rsidR="0078671D" w:rsidRDefault="00000000">
            <w:pPr>
              <w:spacing w:after="75"/>
              <w:rPr>
                <w:rFonts w:ascii="Georgia" w:eastAsia="Times New Roman" w:hAnsi="Georgia"/>
                <w:b/>
                <w:bCs/>
                <w:sz w:val="18"/>
                <w:szCs w:val="18"/>
              </w:rPr>
            </w:pPr>
            <w:r>
              <w:rPr>
                <w:rFonts w:ascii="Georgia" w:eastAsia="Times New Roman" w:hAnsi="Georgia"/>
                <w:b/>
                <w:bCs/>
                <w:sz w:val="18"/>
                <w:szCs w:val="18"/>
              </w:rPr>
              <w:t>Number of Locations</w:t>
            </w:r>
          </w:p>
        </w:tc>
        <w:tc>
          <w:tcPr>
            <w:tcW w:w="0" w:type="auto"/>
            <w:tcBorders>
              <w:bottom w:val="single" w:sz="6" w:space="0" w:color="000000"/>
            </w:tcBorders>
            <w:shd w:val="clear" w:color="auto" w:fill="BBBBBB"/>
            <w:vAlign w:val="center"/>
            <w:hideMark/>
          </w:tcPr>
          <w:p w14:paraId="4B5C2A2F" w14:textId="77777777" w:rsidR="0078671D" w:rsidRDefault="00000000">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78671D" w14:paraId="51F3D4BC" w14:textId="77777777">
        <w:trPr>
          <w:divId w:val="682168804"/>
          <w:tblCellSpacing w:w="15" w:type="dxa"/>
        </w:trPr>
        <w:tc>
          <w:tcPr>
            <w:tcW w:w="0" w:type="auto"/>
            <w:vAlign w:val="center"/>
            <w:hideMark/>
          </w:tcPr>
          <w:p w14:paraId="71FCAC8A" w14:textId="77777777" w:rsidR="0078671D" w:rsidRDefault="00000000">
            <w:pPr>
              <w:spacing w:after="75"/>
              <w:rPr>
                <w:rFonts w:ascii="Georgia" w:eastAsia="Times New Roman" w:hAnsi="Georgia"/>
                <w:sz w:val="18"/>
                <w:szCs w:val="18"/>
              </w:rPr>
            </w:pPr>
            <w:r>
              <w:rPr>
                <w:rFonts w:ascii="Georgia" w:eastAsia="Times New Roman" w:hAnsi="Georgia"/>
                <w:sz w:val="18"/>
                <w:szCs w:val="18"/>
              </w:rPr>
              <w:t>1</w:t>
            </w:r>
          </w:p>
        </w:tc>
        <w:tc>
          <w:tcPr>
            <w:tcW w:w="0" w:type="auto"/>
            <w:vAlign w:val="center"/>
            <w:hideMark/>
          </w:tcPr>
          <w:p w14:paraId="0574191B" w14:textId="4CA933BD" w:rsidR="0078671D" w:rsidRDefault="00000000">
            <w:pPr>
              <w:spacing w:after="75"/>
              <w:rPr>
                <w:rFonts w:ascii="Georgia" w:eastAsia="Times New Roman" w:hAnsi="Georgia"/>
                <w:sz w:val="18"/>
                <w:szCs w:val="18"/>
              </w:rPr>
            </w:pPr>
            <w:r>
              <w:rPr>
                <w:rFonts w:ascii="Georgia" w:eastAsia="Times New Roman" w:hAnsi="Georgia"/>
                <w:sz w:val="18"/>
                <w:szCs w:val="18"/>
              </w:rPr>
              <w:t xml:space="preserve">The species </w:t>
            </w:r>
            <w:del w:id="44" w:author="Jack Plummer" w:date="2022-10-18T19:18:00Z">
              <w:r w:rsidDel="00F40961">
                <w:rPr>
                  <w:rFonts w:ascii="Georgia" w:eastAsia="Times New Roman" w:hAnsi="Georgia"/>
                  <w:sz w:val="18"/>
                  <w:szCs w:val="18"/>
                </w:rPr>
                <w:delText>occur in</w:delText>
              </w:r>
            </w:del>
            <w:ins w:id="45" w:author="Jack Plummer" w:date="2022-10-18T19:18:00Z">
              <w:r w:rsidR="00F40961">
                <w:rPr>
                  <w:rFonts w:ascii="Georgia" w:eastAsia="Times New Roman" w:hAnsi="Georgia"/>
                  <w:sz w:val="18"/>
                  <w:szCs w:val="18"/>
                </w:rPr>
                <w:t>is known from</w:t>
              </w:r>
            </w:ins>
            <w:r>
              <w:rPr>
                <w:rFonts w:ascii="Georgia" w:eastAsia="Times New Roman" w:hAnsi="Georgia"/>
                <w:sz w:val="18"/>
                <w:szCs w:val="18"/>
              </w:rPr>
              <w:t xml:space="preserve"> only one locality </w:t>
            </w:r>
            <w:del w:id="46" w:author="Jack Plummer" w:date="2022-10-18T19:18:00Z">
              <w:r w:rsidDel="00F40961">
                <w:rPr>
                  <w:rFonts w:ascii="Georgia" w:eastAsia="Times New Roman" w:hAnsi="Georgia"/>
                  <w:sz w:val="18"/>
                  <w:szCs w:val="18"/>
                </w:rPr>
                <w:delText xml:space="preserve">from </w:delText>
              </w:r>
            </w:del>
            <w:ins w:id="47" w:author="Jack Plummer" w:date="2022-10-18T19:18:00Z">
              <w:r w:rsidR="00F40961">
                <w:rPr>
                  <w:rFonts w:ascii="Georgia" w:eastAsia="Times New Roman" w:hAnsi="Georgia"/>
                  <w:sz w:val="18"/>
                  <w:szCs w:val="18"/>
                </w:rPr>
                <w:t xml:space="preserve">in </w:t>
              </w:r>
            </w:ins>
            <w:r>
              <w:rPr>
                <w:rFonts w:ascii="Georgia" w:eastAsia="Times New Roman" w:hAnsi="Georgia"/>
                <w:sz w:val="18"/>
                <w:szCs w:val="18"/>
              </w:rPr>
              <w:t>Lamphun</w:t>
            </w:r>
            <w:ins w:id="48" w:author="Jack Plummer" w:date="2022-10-18T19:18:00Z">
              <w:r w:rsidR="00F40961">
                <w:rPr>
                  <w:rFonts w:ascii="Georgia" w:eastAsia="Times New Roman" w:hAnsi="Georgia"/>
                  <w:sz w:val="18"/>
                  <w:szCs w:val="18"/>
                </w:rPr>
                <w:t xml:space="preserve">, where it is threatened by </w:t>
              </w:r>
            </w:ins>
            <w:ins w:id="49" w:author="Jack Plummer" w:date="2022-10-18T19:19:00Z">
              <w:r w:rsidR="00F40961" w:rsidRPr="00F40961">
                <w:rPr>
                  <w:rFonts w:ascii="Georgia" w:eastAsia="Times New Roman" w:hAnsi="Georgia"/>
                  <w:sz w:val="18"/>
                  <w:szCs w:val="18"/>
                </w:rPr>
                <w:t>human activities, settlement expansion, tourism, and the construction of a dam.</w:t>
              </w:r>
            </w:ins>
            <w:del w:id="50" w:author="Jack Plummer" w:date="2022-10-18T19:19:00Z">
              <w:r w:rsidDel="00F40961">
                <w:rPr>
                  <w:rFonts w:ascii="Georgia" w:eastAsia="Times New Roman" w:hAnsi="Georgia"/>
                  <w:sz w:val="18"/>
                  <w:szCs w:val="18"/>
                </w:rPr>
                <w:delText>.</w:delText>
              </w:r>
            </w:del>
          </w:p>
        </w:tc>
      </w:tr>
    </w:tbl>
    <w:p w14:paraId="1235056B" w14:textId="77777777" w:rsidR="0078671D" w:rsidRDefault="00000000">
      <w:pPr>
        <w:pStyle w:val="Heading2"/>
        <w:divId w:val="682168804"/>
        <w:rPr>
          <w:rFonts w:ascii="Georgia" w:eastAsia="Times New Roman" w:hAnsi="Georgia"/>
          <w:sz w:val="27"/>
          <w:szCs w:val="27"/>
        </w:rPr>
      </w:pPr>
      <w:r>
        <w:rPr>
          <w:rFonts w:ascii="Georgia" w:eastAsia="Times New Roman" w:hAnsi="Georgia"/>
          <w:sz w:val="27"/>
          <w:szCs w:val="27"/>
        </w:rPr>
        <w:t>Very restricted AOO or number of locations (triggers VU D2)</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350"/>
        <w:gridCol w:w="5660"/>
      </w:tblGrid>
      <w:tr w:rsidR="0078671D" w14:paraId="50330982" w14:textId="77777777">
        <w:trPr>
          <w:divId w:val="682168804"/>
          <w:tblCellSpacing w:w="15" w:type="dxa"/>
        </w:trPr>
        <w:tc>
          <w:tcPr>
            <w:tcW w:w="0" w:type="auto"/>
            <w:tcBorders>
              <w:bottom w:val="single" w:sz="6" w:space="0" w:color="000000"/>
            </w:tcBorders>
            <w:shd w:val="clear" w:color="auto" w:fill="BBBBBB"/>
            <w:vAlign w:val="center"/>
            <w:hideMark/>
          </w:tcPr>
          <w:p w14:paraId="171D9A89" w14:textId="77777777" w:rsidR="0078671D" w:rsidRDefault="00000000">
            <w:pPr>
              <w:spacing w:after="75"/>
              <w:rPr>
                <w:rFonts w:ascii="Georgia" w:eastAsia="Times New Roman" w:hAnsi="Georgia"/>
                <w:b/>
                <w:bCs/>
                <w:sz w:val="18"/>
                <w:szCs w:val="18"/>
              </w:rPr>
            </w:pPr>
            <w:r>
              <w:rPr>
                <w:rFonts w:ascii="Georgia" w:eastAsia="Times New Roman" w:hAnsi="Georgia"/>
                <w:b/>
                <w:bCs/>
                <w:sz w:val="18"/>
                <w:szCs w:val="18"/>
              </w:rPr>
              <w:t>Very restricted in area of occupancy (AOO) and/or # of locations</w:t>
            </w:r>
          </w:p>
        </w:tc>
        <w:tc>
          <w:tcPr>
            <w:tcW w:w="0" w:type="auto"/>
            <w:tcBorders>
              <w:bottom w:val="single" w:sz="6" w:space="0" w:color="000000"/>
            </w:tcBorders>
            <w:shd w:val="clear" w:color="auto" w:fill="BBBBBB"/>
            <w:vAlign w:val="center"/>
            <w:hideMark/>
          </w:tcPr>
          <w:p w14:paraId="65BE4A3E" w14:textId="77777777" w:rsidR="0078671D" w:rsidRDefault="00000000">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78671D" w14:paraId="69512BEE" w14:textId="77777777">
        <w:trPr>
          <w:divId w:val="682168804"/>
          <w:tblCellSpacing w:w="15" w:type="dxa"/>
        </w:trPr>
        <w:tc>
          <w:tcPr>
            <w:tcW w:w="0" w:type="auto"/>
            <w:vAlign w:val="center"/>
            <w:hideMark/>
          </w:tcPr>
          <w:p w14:paraId="5100AA06" w14:textId="77777777" w:rsidR="0078671D" w:rsidRDefault="00000000">
            <w:pPr>
              <w:spacing w:after="75"/>
              <w:rPr>
                <w:rFonts w:ascii="Georgia" w:eastAsia="Times New Roman" w:hAnsi="Georgia"/>
                <w:sz w:val="18"/>
                <w:szCs w:val="18"/>
              </w:rPr>
            </w:pPr>
            <w:commentRangeStart w:id="51"/>
            <w:r>
              <w:rPr>
                <w:rFonts w:ascii="Georgia" w:eastAsia="Times New Roman" w:hAnsi="Georgia"/>
                <w:sz w:val="18"/>
                <w:szCs w:val="18"/>
              </w:rPr>
              <w:t>Yes</w:t>
            </w:r>
          </w:p>
        </w:tc>
        <w:tc>
          <w:tcPr>
            <w:tcW w:w="0" w:type="auto"/>
            <w:vAlign w:val="center"/>
            <w:hideMark/>
          </w:tcPr>
          <w:p w14:paraId="2187944E" w14:textId="77777777" w:rsidR="0078671D" w:rsidRDefault="00000000">
            <w:pPr>
              <w:spacing w:after="75"/>
              <w:rPr>
                <w:rFonts w:ascii="Georgia" w:eastAsia="Times New Roman" w:hAnsi="Georgia"/>
                <w:sz w:val="18"/>
                <w:szCs w:val="18"/>
              </w:rPr>
            </w:pPr>
            <w:r>
              <w:rPr>
                <w:rFonts w:ascii="Georgia" w:eastAsia="Times New Roman" w:hAnsi="Georgia"/>
                <w:sz w:val="18"/>
                <w:szCs w:val="18"/>
              </w:rPr>
              <w:t>The species is described from one location. It is only known from Bhumibol dam, Lamphun district (Triboun and Middleton, 2012).</w:t>
            </w:r>
            <w:commentRangeEnd w:id="51"/>
            <w:r w:rsidR="00F40961">
              <w:rPr>
                <w:rStyle w:val="CommentReference"/>
              </w:rPr>
              <w:commentReference w:id="51"/>
            </w:r>
          </w:p>
        </w:tc>
      </w:tr>
    </w:tbl>
    <w:p w14:paraId="6A0F411F" w14:textId="77777777" w:rsidR="0078671D" w:rsidRDefault="00000000">
      <w:pPr>
        <w:pStyle w:val="Heading2"/>
        <w:divId w:val="682168804"/>
        <w:rPr>
          <w:rFonts w:ascii="Georgia" w:eastAsia="Times New Roman" w:hAnsi="Georgia"/>
          <w:sz w:val="27"/>
          <w:szCs w:val="27"/>
        </w:rPr>
      </w:pPr>
      <w:r>
        <w:rPr>
          <w:rFonts w:ascii="Georgia" w:eastAsia="Times New Roman" w:hAnsi="Georgia"/>
          <w:sz w:val="27"/>
          <w:szCs w:val="27"/>
        </w:rPr>
        <w:t>Elevation / Depth / Depth Zones</w:t>
      </w:r>
    </w:p>
    <w:p w14:paraId="66421F2C" w14:textId="77777777" w:rsidR="0078671D" w:rsidRDefault="00000000">
      <w:pPr>
        <w:pStyle w:val="NormalWeb"/>
        <w:divId w:val="682168804"/>
        <w:rPr>
          <w:rFonts w:ascii="Georgia" w:hAnsi="Georgia"/>
        </w:rPr>
      </w:pPr>
      <w:r>
        <w:rPr>
          <w:rStyle w:val="datalabel1"/>
          <w:rFonts w:ascii="Georgia" w:hAnsi="Georgia"/>
        </w:rPr>
        <w:t xml:space="preserve">Elevation Lower Limit (in metres above sea level): </w:t>
      </w:r>
      <w:r>
        <w:rPr>
          <w:rFonts w:ascii="Georgia" w:hAnsi="Georgia"/>
        </w:rPr>
        <w:t>300</w:t>
      </w:r>
    </w:p>
    <w:p w14:paraId="11B2BDD1" w14:textId="77777777" w:rsidR="0078671D" w:rsidRDefault="00000000">
      <w:pPr>
        <w:pStyle w:val="NormalWeb"/>
        <w:divId w:val="682168804"/>
        <w:rPr>
          <w:rFonts w:ascii="Georgia" w:hAnsi="Georgia"/>
        </w:rPr>
      </w:pPr>
      <w:r>
        <w:rPr>
          <w:rStyle w:val="datalabel1"/>
          <w:rFonts w:ascii="Georgia" w:hAnsi="Georgia"/>
        </w:rPr>
        <w:t xml:space="preserve">Elevation Upper Limit (in metres above sea level): </w:t>
      </w:r>
      <w:r>
        <w:rPr>
          <w:rFonts w:ascii="Georgia" w:hAnsi="Georgia"/>
        </w:rPr>
        <w:t>300</w:t>
      </w:r>
    </w:p>
    <w:p w14:paraId="1128C4CF" w14:textId="77777777" w:rsidR="0078671D" w:rsidRDefault="00000000">
      <w:pPr>
        <w:pStyle w:val="Heading2"/>
        <w:divId w:val="682168804"/>
        <w:rPr>
          <w:rFonts w:ascii="Georgia" w:eastAsia="Times New Roman" w:hAnsi="Georgia"/>
          <w:sz w:val="27"/>
          <w:szCs w:val="27"/>
        </w:rPr>
      </w:pPr>
      <w:r>
        <w:rPr>
          <w:rFonts w:ascii="Georgia" w:eastAsia="Times New Roman" w:hAnsi="Georgia"/>
          <w:sz w:val="27"/>
          <w:szCs w:val="27"/>
        </w:rPr>
        <w:t>Map Status</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677"/>
        <w:gridCol w:w="1142"/>
        <w:gridCol w:w="1735"/>
        <w:gridCol w:w="986"/>
        <w:gridCol w:w="1004"/>
        <w:gridCol w:w="1228"/>
        <w:gridCol w:w="1147"/>
        <w:gridCol w:w="1091"/>
      </w:tblGrid>
      <w:tr w:rsidR="0078671D" w14:paraId="52ED771E" w14:textId="77777777">
        <w:trPr>
          <w:divId w:val="682168804"/>
          <w:tblCellSpacing w:w="15" w:type="dxa"/>
        </w:trPr>
        <w:tc>
          <w:tcPr>
            <w:tcW w:w="0" w:type="auto"/>
            <w:tcBorders>
              <w:bottom w:val="single" w:sz="6" w:space="0" w:color="000000"/>
            </w:tcBorders>
            <w:shd w:val="clear" w:color="auto" w:fill="BBBBBB"/>
            <w:vAlign w:val="center"/>
            <w:hideMark/>
          </w:tcPr>
          <w:p w14:paraId="6412F06B" w14:textId="77777777" w:rsidR="0078671D" w:rsidRDefault="00000000">
            <w:pPr>
              <w:spacing w:after="75"/>
              <w:rPr>
                <w:rFonts w:ascii="Georgia" w:eastAsia="Times New Roman" w:hAnsi="Georgia"/>
                <w:b/>
                <w:bCs/>
                <w:sz w:val="18"/>
                <w:szCs w:val="18"/>
              </w:rPr>
            </w:pPr>
            <w:r>
              <w:rPr>
                <w:rFonts w:ascii="Georgia" w:eastAsia="Times New Roman" w:hAnsi="Georgia"/>
                <w:b/>
                <w:bCs/>
                <w:sz w:val="18"/>
                <w:szCs w:val="18"/>
              </w:rPr>
              <w:t>Map Status</w:t>
            </w:r>
          </w:p>
        </w:tc>
        <w:tc>
          <w:tcPr>
            <w:tcW w:w="0" w:type="auto"/>
            <w:tcBorders>
              <w:bottom w:val="single" w:sz="6" w:space="0" w:color="000000"/>
            </w:tcBorders>
            <w:shd w:val="clear" w:color="auto" w:fill="BBBBBB"/>
            <w:vAlign w:val="center"/>
            <w:hideMark/>
          </w:tcPr>
          <w:p w14:paraId="459E340E" w14:textId="77777777" w:rsidR="0078671D" w:rsidRDefault="00000000">
            <w:pPr>
              <w:spacing w:after="75"/>
              <w:rPr>
                <w:rFonts w:ascii="Georgia" w:eastAsia="Times New Roman" w:hAnsi="Georgia"/>
                <w:b/>
                <w:bCs/>
                <w:sz w:val="18"/>
                <w:szCs w:val="18"/>
              </w:rPr>
            </w:pPr>
            <w:r>
              <w:rPr>
                <w:rFonts w:ascii="Georgia" w:eastAsia="Times New Roman" w:hAnsi="Georgia"/>
                <w:b/>
                <w:bCs/>
                <w:sz w:val="18"/>
                <w:szCs w:val="18"/>
              </w:rPr>
              <w:t>Use map from previous assessment</w:t>
            </w:r>
          </w:p>
        </w:tc>
        <w:tc>
          <w:tcPr>
            <w:tcW w:w="0" w:type="auto"/>
            <w:tcBorders>
              <w:bottom w:val="single" w:sz="6" w:space="0" w:color="000000"/>
            </w:tcBorders>
            <w:shd w:val="clear" w:color="auto" w:fill="BBBBBB"/>
            <w:vAlign w:val="center"/>
            <w:hideMark/>
          </w:tcPr>
          <w:p w14:paraId="613FC83D" w14:textId="77777777" w:rsidR="0078671D" w:rsidRDefault="00000000">
            <w:pPr>
              <w:spacing w:after="75"/>
              <w:rPr>
                <w:rFonts w:ascii="Georgia" w:eastAsia="Times New Roman" w:hAnsi="Georgia"/>
                <w:b/>
                <w:bCs/>
                <w:sz w:val="18"/>
                <w:szCs w:val="18"/>
              </w:rPr>
            </w:pPr>
            <w:r>
              <w:rPr>
                <w:rFonts w:ascii="Georgia" w:eastAsia="Times New Roman" w:hAnsi="Georgia"/>
                <w:b/>
                <w:bCs/>
                <w:sz w:val="18"/>
                <w:szCs w:val="18"/>
              </w:rPr>
              <w:t>How the map was created, including data sources/methods used:</w:t>
            </w:r>
          </w:p>
        </w:tc>
        <w:tc>
          <w:tcPr>
            <w:tcW w:w="0" w:type="auto"/>
            <w:tcBorders>
              <w:bottom w:val="single" w:sz="6" w:space="0" w:color="000000"/>
            </w:tcBorders>
            <w:shd w:val="clear" w:color="auto" w:fill="BBBBBB"/>
            <w:vAlign w:val="center"/>
            <w:hideMark/>
          </w:tcPr>
          <w:p w14:paraId="66F1AD1E" w14:textId="77777777" w:rsidR="0078671D" w:rsidRDefault="00000000">
            <w:pPr>
              <w:spacing w:after="75"/>
              <w:rPr>
                <w:rFonts w:ascii="Georgia" w:eastAsia="Times New Roman" w:hAnsi="Georgia"/>
                <w:b/>
                <w:bCs/>
                <w:sz w:val="18"/>
                <w:szCs w:val="18"/>
              </w:rPr>
            </w:pPr>
            <w:r>
              <w:rPr>
                <w:rFonts w:ascii="Georgia" w:eastAsia="Times New Roman" w:hAnsi="Georgia"/>
                <w:b/>
                <w:bCs/>
                <w:sz w:val="18"/>
                <w:szCs w:val="18"/>
              </w:rPr>
              <w:t>Please state reason for map not available:</w:t>
            </w:r>
          </w:p>
        </w:tc>
        <w:tc>
          <w:tcPr>
            <w:tcW w:w="0" w:type="auto"/>
            <w:tcBorders>
              <w:bottom w:val="single" w:sz="6" w:space="0" w:color="000000"/>
            </w:tcBorders>
            <w:shd w:val="clear" w:color="auto" w:fill="BBBBBB"/>
            <w:vAlign w:val="center"/>
            <w:hideMark/>
          </w:tcPr>
          <w:p w14:paraId="608B3362" w14:textId="77777777" w:rsidR="0078671D" w:rsidRDefault="00000000">
            <w:pPr>
              <w:spacing w:after="75"/>
              <w:rPr>
                <w:rFonts w:ascii="Georgia" w:eastAsia="Times New Roman" w:hAnsi="Georgia"/>
                <w:b/>
                <w:bCs/>
                <w:sz w:val="18"/>
                <w:szCs w:val="18"/>
              </w:rPr>
            </w:pPr>
            <w:r>
              <w:rPr>
                <w:rFonts w:ascii="Georgia" w:eastAsia="Times New Roman" w:hAnsi="Georgia"/>
                <w:b/>
                <w:bCs/>
                <w:sz w:val="18"/>
                <w:szCs w:val="18"/>
              </w:rPr>
              <w:t>Data Sensitive?</w:t>
            </w:r>
          </w:p>
        </w:tc>
        <w:tc>
          <w:tcPr>
            <w:tcW w:w="0" w:type="auto"/>
            <w:tcBorders>
              <w:bottom w:val="single" w:sz="6" w:space="0" w:color="000000"/>
            </w:tcBorders>
            <w:shd w:val="clear" w:color="auto" w:fill="BBBBBB"/>
            <w:vAlign w:val="center"/>
            <w:hideMark/>
          </w:tcPr>
          <w:p w14:paraId="573F2E7C" w14:textId="77777777" w:rsidR="0078671D" w:rsidRDefault="00000000">
            <w:pPr>
              <w:spacing w:after="75"/>
              <w:rPr>
                <w:rFonts w:ascii="Georgia" w:eastAsia="Times New Roman" w:hAnsi="Georgia"/>
                <w:b/>
                <w:bCs/>
                <w:sz w:val="18"/>
                <w:szCs w:val="18"/>
              </w:rPr>
            </w:pPr>
            <w:r>
              <w:rPr>
                <w:rFonts w:ascii="Georgia" w:eastAsia="Times New Roman" w:hAnsi="Georgia"/>
                <w:b/>
                <w:bCs/>
                <w:sz w:val="18"/>
                <w:szCs w:val="18"/>
              </w:rPr>
              <w:t>Justification</w:t>
            </w:r>
          </w:p>
        </w:tc>
        <w:tc>
          <w:tcPr>
            <w:tcW w:w="0" w:type="auto"/>
            <w:tcBorders>
              <w:bottom w:val="single" w:sz="6" w:space="0" w:color="000000"/>
            </w:tcBorders>
            <w:shd w:val="clear" w:color="auto" w:fill="BBBBBB"/>
            <w:vAlign w:val="center"/>
            <w:hideMark/>
          </w:tcPr>
          <w:p w14:paraId="2DE73CDD" w14:textId="77777777" w:rsidR="0078671D" w:rsidRDefault="00000000">
            <w:pPr>
              <w:spacing w:after="75"/>
              <w:rPr>
                <w:rFonts w:ascii="Georgia" w:eastAsia="Times New Roman" w:hAnsi="Georgia"/>
                <w:b/>
                <w:bCs/>
                <w:sz w:val="18"/>
                <w:szCs w:val="18"/>
              </w:rPr>
            </w:pPr>
            <w:r>
              <w:rPr>
                <w:rFonts w:ascii="Georgia" w:eastAsia="Times New Roman" w:hAnsi="Georgia"/>
                <w:b/>
                <w:bCs/>
                <w:sz w:val="18"/>
                <w:szCs w:val="18"/>
              </w:rPr>
              <w:t>Geographic range this applies to:</w:t>
            </w:r>
          </w:p>
        </w:tc>
        <w:tc>
          <w:tcPr>
            <w:tcW w:w="0" w:type="auto"/>
            <w:tcBorders>
              <w:bottom w:val="single" w:sz="6" w:space="0" w:color="000000"/>
            </w:tcBorders>
            <w:shd w:val="clear" w:color="auto" w:fill="BBBBBB"/>
            <w:vAlign w:val="center"/>
            <w:hideMark/>
          </w:tcPr>
          <w:p w14:paraId="1B16C0C1" w14:textId="77777777" w:rsidR="0078671D" w:rsidRDefault="00000000">
            <w:pPr>
              <w:spacing w:after="75"/>
              <w:rPr>
                <w:rFonts w:ascii="Georgia" w:eastAsia="Times New Roman" w:hAnsi="Georgia"/>
                <w:b/>
                <w:bCs/>
                <w:sz w:val="18"/>
                <w:szCs w:val="18"/>
              </w:rPr>
            </w:pPr>
            <w:r>
              <w:rPr>
                <w:rFonts w:ascii="Georgia" w:eastAsia="Times New Roman" w:hAnsi="Georgia"/>
                <w:b/>
                <w:bCs/>
                <w:sz w:val="18"/>
                <w:szCs w:val="18"/>
              </w:rPr>
              <w:t>Date restriction imposed:</w:t>
            </w:r>
          </w:p>
        </w:tc>
      </w:tr>
      <w:tr w:rsidR="0078671D" w14:paraId="00EB7308" w14:textId="77777777">
        <w:trPr>
          <w:divId w:val="682168804"/>
          <w:tblCellSpacing w:w="15" w:type="dxa"/>
        </w:trPr>
        <w:tc>
          <w:tcPr>
            <w:tcW w:w="0" w:type="auto"/>
            <w:vAlign w:val="center"/>
            <w:hideMark/>
          </w:tcPr>
          <w:p w14:paraId="7AFF8CEA" w14:textId="77777777" w:rsidR="0078671D" w:rsidRDefault="00000000">
            <w:pPr>
              <w:spacing w:after="75"/>
              <w:rPr>
                <w:rFonts w:ascii="Georgia" w:eastAsia="Times New Roman" w:hAnsi="Georgia"/>
                <w:sz w:val="18"/>
                <w:szCs w:val="18"/>
              </w:rPr>
            </w:pPr>
            <w:r>
              <w:rPr>
                <w:rFonts w:ascii="Georgia" w:eastAsia="Times New Roman" w:hAnsi="Georgia"/>
                <w:sz w:val="18"/>
                <w:szCs w:val="18"/>
              </w:rPr>
              <w:t>Done</w:t>
            </w:r>
          </w:p>
        </w:tc>
        <w:tc>
          <w:tcPr>
            <w:tcW w:w="0" w:type="auto"/>
            <w:vAlign w:val="center"/>
            <w:hideMark/>
          </w:tcPr>
          <w:p w14:paraId="38CDF71A" w14:textId="77777777" w:rsidR="0078671D"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508D714B" w14:textId="77777777" w:rsidR="0078671D" w:rsidRDefault="00000000">
            <w:pPr>
              <w:spacing w:after="75"/>
              <w:rPr>
                <w:rFonts w:ascii="Georgia" w:eastAsia="Times New Roman" w:hAnsi="Georgia"/>
                <w:sz w:val="18"/>
                <w:szCs w:val="18"/>
              </w:rPr>
            </w:pPr>
            <w:r>
              <w:rPr>
                <w:rFonts w:ascii="Georgia" w:eastAsia="Times New Roman" w:hAnsi="Georgia"/>
                <w:sz w:val="18"/>
                <w:szCs w:val="18"/>
              </w:rPr>
              <w:t>Map created in GeoCAT (Bachman et al. 2011) using point data from georeferenced herbarium specimen records.</w:t>
            </w:r>
          </w:p>
        </w:tc>
        <w:tc>
          <w:tcPr>
            <w:tcW w:w="0" w:type="auto"/>
            <w:vAlign w:val="center"/>
            <w:hideMark/>
          </w:tcPr>
          <w:p w14:paraId="5D4023B6" w14:textId="77777777" w:rsidR="0078671D"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00A6D251" w14:textId="77777777" w:rsidR="0078671D"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1ADF0EB2" w14:textId="77777777" w:rsidR="0078671D"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7A438F04" w14:textId="77777777" w:rsidR="0078671D"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0CD27552" w14:textId="77777777" w:rsidR="0078671D"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63A89BC6" w14:textId="77777777" w:rsidR="0078671D" w:rsidRDefault="00000000">
      <w:pPr>
        <w:pStyle w:val="Heading2"/>
        <w:divId w:val="682168804"/>
        <w:rPr>
          <w:rFonts w:ascii="Georgia" w:eastAsia="Times New Roman" w:hAnsi="Georgia"/>
          <w:sz w:val="27"/>
          <w:szCs w:val="27"/>
        </w:rPr>
      </w:pPr>
      <w:r>
        <w:rPr>
          <w:rFonts w:ascii="Georgia" w:eastAsia="Times New Roman" w:hAnsi="Georgia"/>
          <w:sz w:val="27"/>
          <w:szCs w:val="27"/>
        </w:rPr>
        <w:lastRenderedPageBreak/>
        <w:t>Biogeographic Realms</w:t>
      </w:r>
    </w:p>
    <w:p w14:paraId="566CD8AA" w14:textId="77777777" w:rsidR="0078671D" w:rsidRDefault="00000000">
      <w:pPr>
        <w:pStyle w:val="NormalWeb"/>
        <w:divId w:val="682168804"/>
        <w:rPr>
          <w:rFonts w:ascii="Georgia" w:hAnsi="Georgia"/>
        </w:rPr>
      </w:pPr>
      <w:r>
        <w:rPr>
          <w:rStyle w:val="datalabel1"/>
          <w:rFonts w:ascii="Georgia" w:hAnsi="Georgia"/>
        </w:rPr>
        <w:t xml:space="preserve">Biogeographic Realm: </w:t>
      </w:r>
      <w:r>
        <w:rPr>
          <w:rFonts w:ascii="Georgia" w:hAnsi="Georgia"/>
        </w:rPr>
        <w:t>Indomalayan</w:t>
      </w:r>
    </w:p>
    <w:p w14:paraId="28C0DFFB" w14:textId="77777777" w:rsidR="0078671D" w:rsidRDefault="00000000">
      <w:pPr>
        <w:pStyle w:val="Heading1"/>
        <w:divId w:val="265118987"/>
        <w:rPr>
          <w:rFonts w:ascii="Georgia" w:eastAsia="Times New Roman" w:hAnsi="Georgia"/>
          <w:sz w:val="29"/>
          <w:szCs w:val="29"/>
        </w:rPr>
      </w:pPr>
      <w:r>
        <w:rPr>
          <w:rFonts w:ascii="Georgia" w:eastAsia="Times New Roman" w:hAnsi="Georgia"/>
          <w:sz w:val="29"/>
          <w:szCs w:val="29"/>
        </w:rPr>
        <w:t>Occurrence</w:t>
      </w:r>
    </w:p>
    <w:p w14:paraId="0A5D5B15" w14:textId="77777777" w:rsidR="0078671D" w:rsidRDefault="00000000">
      <w:pPr>
        <w:pStyle w:val="Heading2"/>
        <w:divId w:val="265118987"/>
        <w:rPr>
          <w:rFonts w:ascii="Georgia" w:eastAsia="Times New Roman" w:hAnsi="Georgia"/>
          <w:sz w:val="27"/>
          <w:szCs w:val="27"/>
        </w:rPr>
      </w:pPr>
      <w:r>
        <w:rPr>
          <w:rFonts w:ascii="Georgia" w:eastAsia="Times New Roman" w:hAnsi="Georgia"/>
          <w:sz w:val="27"/>
          <w:szCs w:val="27"/>
        </w:rPr>
        <w:t>Countries of Occurrence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846"/>
        <w:gridCol w:w="901"/>
        <w:gridCol w:w="657"/>
        <w:gridCol w:w="1430"/>
        <w:gridCol w:w="1154"/>
      </w:tblGrid>
      <w:tr w:rsidR="0078671D" w14:paraId="3EBCD30B" w14:textId="77777777">
        <w:trPr>
          <w:divId w:val="265118987"/>
          <w:tblCellSpacing w:w="15" w:type="dxa"/>
        </w:trPr>
        <w:tc>
          <w:tcPr>
            <w:tcW w:w="0" w:type="auto"/>
            <w:tcBorders>
              <w:bottom w:val="single" w:sz="6" w:space="0" w:color="000000"/>
            </w:tcBorders>
            <w:shd w:val="clear" w:color="auto" w:fill="BBBBBB"/>
            <w:vAlign w:val="center"/>
            <w:hideMark/>
          </w:tcPr>
          <w:p w14:paraId="3A7BDF44" w14:textId="77777777" w:rsidR="0078671D" w:rsidRDefault="00000000">
            <w:pPr>
              <w:spacing w:after="75"/>
              <w:rPr>
                <w:rFonts w:ascii="Georgia" w:eastAsia="Times New Roman" w:hAnsi="Georgia"/>
                <w:b/>
                <w:bCs/>
                <w:sz w:val="18"/>
                <w:szCs w:val="18"/>
              </w:rPr>
            </w:pPr>
            <w:r>
              <w:rPr>
                <w:rFonts w:ascii="Georgia" w:eastAsia="Times New Roman" w:hAnsi="Georgia"/>
                <w:b/>
                <w:bCs/>
                <w:sz w:val="18"/>
                <w:szCs w:val="18"/>
              </w:rPr>
              <w:t>Country</w:t>
            </w:r>
          </w:p>
        </w:tc>
        <w:tc>
          <w:tcPr>
            <w:tcW w:w="0" w:type="auto"/>
            <w:tcBorders>
              <w:bottom w:val="single" w:sz="6" w:space="0" w:color="000000"/>
            </w:tcBorders>
            <w:shd w:val="clear" w:color="auto" w:fill="BBBBBB"/>
            <w:vAlign w:val="center"/>
            <w:hideMark/>
          </w:tcPr>
          <w:p w14:paraId="3D30F4BE" w14:textId="77777777" w:rsidR="0078671D" w:rsidRDefault="00000000">
            <w:pPr>
              <w:spacing w:after="75"/>
              <w:rPr>
                <w:rFonts w:ascii="Georgia" w:eastAsia="Times New Roman" w:hAnsi="Georgia"/>
                <w:b/>
                <w:bCs/>
                <w:sz w:val="18"/>
                <w:szCs w:val="18"/>
              </w:rPr>
            </w:pPr>
            <w:r>
              <w:rPr>
                <w:rFonts w:ascii="Georgia" w:eastAsia="Times New Roman" w:hAnsi="Georgia"/>
                <w:b/>
                <w:bCs/>
                <w:sz w:val="18"/>
                <w:szCs w:val="18"/>
              </w:rPr>
              <w:t>Presence</w:t>
            </w:r>
          </w:p>
        </w:tc>
        <w:tc>
          <w:tcPr>
            <w:tcW w:w="0" w:type="auto"/>
            <w:tcBorders>
              <w:bottom w:val="single" w:sz="6" w:space="0" w:color="000000"/>
            </w:tcBorders>
            <w:shd w:val="clear" w:color="auto" w:fill="BBBBBB"/>
            <w:vAlign w:val="center"/>
            <w:hideMark/>
          </w:tcPr>
          <w:p w14:paraId="1A29E9FA" w14:textId="77777777" w:rsidR="0078671D" w:rsidRDefault="00000000">
            <w:pPr>
              <w:spacing w:after="75"/>
              <w:rPr>
                <w:rFonts w:ascii="Georgia" w:eastAsia="Times New Roman" w:hAnsi="Georgia"/>
                <w:b/>
                <w:bCs/>
                <w:sz w:val="18"/>
                <w:szCs w:val="18"/>
              </w:rPr>
            </w:pPr>
            <w:r>
              <w:rPr>
                <w:rFonts w:ascii="Georgia" w:eastAsia="Times New Roman" w:hAnsi="Georgia"/>
                <w:b/>
                <w:bCs/>
                <w:sz w:val="18"/>
                <w:szCs w:val="18"/>
              </w:rPr>
              <w:t>Origin</w:t>
            </w:r>
          </w:p>
        </w:tc>
        <w:tc>
          <w:tcPr>
            <w:tcW w:w="0" w:type="auto"/>
            <w:tcBorders>
              <w:bottom w:val="single" w:sz="6" w:space="0" w:color="000000"/>
            </w:tcBorders>
            <w:shd w:val="clear" w:color="auto" w:fill="BBBBBB"/>
            <w:vAlign w:val="center"/>
            <w:hideMark/>
          </w:tcPr>
          <w:p w14:paraId="5501E433" w14:textId="77777777" w:rsidR="0078671D" w:rsidRDefault="00000000">
            <w:pPr>
              <w:spacing w:after="75"/>
              <w:rPr>
                <w:rFonts w:ascii="Georgia" w:eastAsia="Times New Roman" w:hAnsi="Georgia"/>
                <w:b/>
                <w:bCs/>
                <w:sz w:val="18"/>
                <w:szCs w:val="18"/>
              </w:rPr>
            </w:pPr>
            <w:r>
              <w:rPr>
                <w:rFonts w:ascii="Georgia" w:eastAsia="Times New Roman" w:hAnsi="Georgia"/>
                <w:b/>
                <w:bCs/>
                <w:sz w:val="18"/>
                <w:szCs w:val="18"/>
              </w:rPr>
              <w:t>Formerly Bred</w:t>
            </w:r>
          </w:p>
        </w:tc>
        <w:tc>
          <w:tcPr>
            <w:tcW w:w="0" w:type="auto"/>
            <w:tcBorders>
              <w:bottom w:val="single" w:sz="6" w:space="0" w:color="000000"/>
            </w:tcBorders>
            <w:shd w:val="clear" w:color="auto" w:fill="BBBBBB"/>
            <w:vAlign w:val="center"/>
            <w:hideMark/>
          </w:tcPr>
          <w:p w14:paraId="449C6433" w14:textId="77777777" w:rsidR="0078671D" w:rsidRDefault="00000000">
            <w:pPr>
              <w:spacing w:after="75"/>
              <w:rPr>
                <w:rFonts w:ascii="Georgia" w:eastAsia="Times New Roman" w:hAnsi="Georgia"/>
                <w:b/>
                <w:bCs/>
                <w:sz w:val="18"/>
                <w:szCs w:val="18"/>
              </w:rPr>
            </w:pPr>
            <w:r>
              <w:rPr>
                <w:rFonts w:ascii="Georgia" w:eastAsia="Times New Roman" w:hAnsi="Georgia"/>
                <w:b/>
                <w:bCs/>
                <w:sz w:val="18"/>
                <w:szCs w:val="18"/>
              </w:rPr>
              <w:t>Seasonality</w:t>
            </w:r>
          </w:p>
        </w:tc>
      </w:tr>
      <w:tr w:rsidR="0078671D" w14:paraId="445F14F6" w14:textId="77777777">
        <w:trPr>
          <w:divId w:val="265118987"/>
          <w:tblCellSpacing w:w="15" w:type="dxa"/>
        </w:trPr>
        <w:tc>
          <w:tcPr>
            <w:tcW w:w="0" w:type="auto"/>
            <w:tcBorders>
              <w:bottom w:val="single" w:sz="6" w:space="0" w:color="CCCCCC"/>
            </w:tcBorders>
            <w:vAlign w:val="center"/>
            <w:hideMark/>
          </w:tcPr>
          <w:p w14:paraId="6CF910A7" w14:textId="77777777" w:rsidR="0078671D" w:rsidRDefault="00000000">
            <w:pPr>
              <w:spacing w:after="75"/>
              <w:rPr>
                <w:rFonts w:ascii="Georgia" w:eastAsia="Times New Roman" w:hAnsi="Georgia"/>
                <w:sz w:val="18"/>
                <w:szCs w:val="18"/>
              </w:rPr>
            </w:pPr>
            <w:r>
              <w:rPr>
                <w:rFonts w:ascii="Georgia" w:eastAsia="Times New Roman" w:hAnsi="Georgia"/>
                <w:sz w:val="18"/>
                <w:szCs w:val="18"/>
              </w:rPr>
              <w:t>Thailand</w:t>
            </w:r>
          </w:p>
        </w:tc>
        <w:tc>
          <w:tcPr>
            <w:tcW w:w="0" w:type="auto"/>
            <w:tcBorders>
              <w:bottom w:val="single" w:sz="6" w:space="0" w:color="CCCCCC"/>
            </w:tcBorders>
            <w:vAlign w:val="center"/>
            <w:hideMark/>
          </w:tcPr>
          <w:p w14:paraId="2A00D7B2" w14:textId="77777777" w:rsidR="0078671D" w:rsidRDefault="00000000">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7D5F9968" w14:textId="77777777" w:rsidR="0078671D" w:rsidRDefault="00000000">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578D3180" w14:textId="77777777" w:rsidR="0078671D"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5EB0EC1E" w14:textId="77777777" w:rsidR="0078671D" w:rsidRDefault="00000000">
            <w:pPr>
              <w:spacing w:after="75"/>
              <w:rPr>
                <w:rFonts w:ascii="Georgia" w:eastAsia="Times New Roman" w:hAnsi="Georgia"/>
                <w:sz w:val="18"/>
                <w:szCs w:val="18"/>
              </w:rPr>
            </w:pPr>
            <w:r>
              <w:rPr>
                <w:rFonts w:ascii="Georgia" w:eastAsia="Times New Roman" w:hAnsi="Georgia"/>
                <w:sz w:val="18"/>
                <w:szCs w:val="18"/>
              </w:rPr>
              <w:t>Resident</w:t>
            </w:r>
          </w:p>
        </w:tc>
      </w:tr>
    </w:tbl>
    <w:p w14:paraId="0EB407F3" w14:textId="77777777" w:rsidR="0078671D" w:rsidRDefault="00000000">
      <w:pPr>
        <w:pStyle w:val="Heading1"/>
        <w:divId w:val="1827627531"/>
        <w:rPr>
          <w:rFonts w:ascii="Georgia" w:eastAsia="Times New Roman" w:hAnsi="Georgia"/>
          <w:sz w:val="29"/>
          <w:szCs w:val="29"/>
        </w:rPr>
      </w:pPr>
      <w:r>
        <w:rPr>
          <w:rFonts w:ascii="Georgia" w:eastAsia="Times New Roman" w:hAnsi="Georgia"/>
          <w:sz w:val="29"/>
          <w:szCs w:val="29"/>
        </w:rPr>
        <w:t>Population</w:t>
      </w:r>
    </w:p>
    <w:p w14:paraId="2BA19BF1" w14:textId="42EC1D8E" w:rsidR="0078671D" w:rsidRDefault="00000000">
      <w:pPr>
        <w:pStyle w:val="NormalWeb"/>
        <w:divId w:val="1827627531"/>
        <w:rPr>
          <w:rStyle w:val="fontstyle01"/>
        </w:rPr>
      </w:pPr>
      <w:r>
        <w:rPr>
          <w:rStyle w:val="fontstyle01"/>
          <w:rFonts w:ascii="Georgia" w:hAnsi="Georgia"/>
        </w:rPr>
        <w:t xml:space="preserve">The population </w:t>
      </w:r>
      <w:ins w:id="52" w:author="Jack Plummer" w:date="2022-10-18T19:19:00Z">
        <w:r w:rsidR="00F40961">
          <w:rPr>
            <w:rStyle w:val="fontstyle01"/>
            <w:rFonts w:ascii="Georgia" w:hAnsi="Georgia"/>
          </w:rPr>
          <w:t>at the</w:t>
        </w:r>
      </w:ins>
      <w:del w:id="53" w:author="Jack Plummer" w:date="2022-10-18T19:19:00Z">
        <w:r w:rsidDel="00F40961">
          <w:rPr>
            <w:rStyle w:val="fontstyle01"/>
            <w:rFonts w:ascii="Georgia" w:hAnsi="Georgia"/>
          </w:rPr>
          <w:delText>in</w:delText>
        </w:r>
      </w:del>
      <w:r>
        <w:rPr>
          <w:rStyle w:val="fontstyle01"/>
          <w:rFonts w:ascii="Georgia" w:hAnsi="Georgia"/>
        </w:rPr>
        <w:t xml:space="preserve"> type locality consists of </w:t>
      </w:r>
      <w:del w:id="54" w:author="Jack Plummer" w:date="2022-10-18T19:19:00Z">
        <w:r w:rsidDel="00F40961">
          <w:rPr>
            <w:rStyle w:val="fontstyle01"/>
            <w:rFonts w:ascii="Georgia" w:hAnsi="Georgia"/>
          </w:rPr>
          <w:delText xml:space="preserve">less </w:delText>
        </w:r>
      </w:del>
      <w:ins w:id="55" w:author="Jack Plummer" w:date="2022-10-18T19:19:00Z">
        <w:r w:rsidR="00F40961">
          <w:rPr>
            <w:rStyle w:val="fontstyle01"/>
            <w:rFonts w:ascii="Georgia" w:hAnsi="Georgia"/>
          </w:rPr>
          <w:t xml:space="preserve">fewer </w:t>
        </w:r>
      </w:ins>
      <w:r>
        <w:rPr>
          <w:rStyle w:val="fontstyle01"/>
          <w:rFonts w:ascii="Georgia" w:hAnsi="Georgia"/>
        </w:rPr>
        <w:t>than 1,000 mature individuals</w:t>
      </w:r>
      <w:ins w:id="56" w:author="Jack Plummer" w:date="2022-10-18T19:20:00Z">
        <w:r w:rsidR="00F40961">
          <w:rPr>
            <w:rStyle w:val="fontstyle01"/>
            <w:rFonts w:ascii="Georgia" w:hAnsi="Georgia"/>
          </w:rPr>
          <w:t xml:space="preserve">, and the population trend is suspected to be decreasing on account of habitat loss and degradation. </w:t>
        </w:r>
      </w:ins>
      <w:del w:id="57" w:author="Jack Plummer" w:date="2022-10-18T19:20:00Z">
        <w:r w:rsidDel="00F40961">
          <w:rPr>
            <w:rStyle w:val="fontstyle01"/>
            <w:rFonts w:ascii="Georgia" w:hAnsi="Georgia"/>
          </w:rPr>
          <w:delText xml:space="preserve">. This species occurs in small and very restrict areas. Human activities, communities, tourist, and the construction of dam are potential threat for its habitat. </w:delText>
        </w:r>
      </w:del>
      <w:r>
        <w:rPr>
          <w:rStyle w:val="fontstyle01"/>
          <w:rFonts w:ascii="Georgia" w:hAnsi="Georgia"/>
        </w:rPr>
        <w:t>Further research into population status and trends are required to confirm whether a decline is apparent and ongoing.</w:t>
      </w:r>
    </w:p>
    <w:p w14:paraId="71E83BE6" w14:textId="77777777" w:rsidR="0078671D" w:rsidRDefault="00000000">
      <w:pPr>
        <w:pStyle w:val="Heading2"/>
        <w:divId w:val="1827627531"/>
        <w:rPr>
          <w:rFonts w:eastAsia="Times New Roman"/>
          <w:sz w:val="27"/>
          <w:szCs w:val="27"/>
        </w:rPr>
      </w:pPr>
      <w:r>
        <w:rPr>
          <w:rFonts w:ascii="Georgia" w:eastAsia="Times New Roman" w:hAnsi="Georgia"/>
          <w:sz w:val="27"/>
          <w:szCs w:val="27"/>
        </w:rPr>
        <w:t>Population Information</w:t>
      </w:r>
    </w:p>
    <w:p w14:paraId="754ECE1A" w14:textId="77777777" w:rsidR="0078671D" w:rsidRDefault="00000000">
      <w:pPr>
        <w:pStyle w:val="NormalWeb"/>
        <w:divId w:val="1827627531"/>
        <w:rPr>
          <w:rFonts w:ascii="Georgia" w:hAnsi="Georgia"/>
        </w:rPr>
      </w:pPr>
      <w:r>
        <w:rPr>
          <w:rStyle w:val="datalabel1"/>
          <w:rFonts w:ascii="Georgia" w:hAnsi="Georgia"/>
        </w:rPr>
        <w:t xml:space="preserve">Current Population Trend: </w:t>
      </w:r>
      <w:r>
        <w:rPr>
          <w:rFonts w:ascii="Georgia" w:hAnsi="Georgia"/>
        </w:rPr>
        <w:t>Decreasing</w:t>
      </w:r>
    </w:p>
    <w:p w14:paraId="6B45BCD8" w14:textId="77777777" w:rsidR="0078671D" w:rsidRDefault="00000000">
      <w:pPr>
        <w:pStyle w:val="NormalWeb"/>
        <w:divId w:val="1827627531"/>
        <w:rPr>
          <w:rFonts w:ascii="Georgia" w:hAnsi="Georgia"/>
        </w:rPr>
      </w:pPr>
      <w:r>
        <w:rPr>
          <w:rStyle w:val="datalabel1"/>
          <w:rFonts w:ascii="Georgia" w:hAnsi="Georgia"/>
        </w:rPr>
        <w:t>Number of mature individuals (=population size):</w:t>
      </w:r>
      <w:commentRangeStart w:id="58"/>
      <w:r>
        <w:rPr>
          <w:rStyle w:val="datalabel1"/>
          <w:rFonts w:ascii="Georgia" w:hAnsi="Georgia"/>
        </w:rPr>
        <w:t xml:space="preserve"> </w:t>
      </w:r>
      <w:r>
        <w:rPr>
          <w:rFonts w:ascii="Georgia" w:hAnsi="Georgia"/>
        </w:rPr>
        <w:t>1000</w:t>
      </w:r>
      <w:commentRangeEnd w:id="58"/>
      <w:r w:rsidR="00F40961">
        <w:rPr>
          <w:rStyle w:val="CommentReference"/>
        </w:rPr>
        <w:commentReference w:id="58"/>
      </w:r>
    </w:p>
    <w:p w14:paraId="6D6A9EFB" w14:textId="77777777" w:rsidR="0078671D" w:rsidRDefault="00000000">
      <w:pPr>
        <w:pStyle w:val="Heading1"/>
        <w:divId w:val="717900793"/>
        <w:rPr>
          <w:rFonts w:ascii="Georgia" w:eastAsia="Times New Roman" w:hAnsi="Georgia"/>
          <w:sz w:val="29"/>
          <w:szCs w:val="29"/>
        </w:rPr>
      </w:pPr>
      <w:r>
        <w:rPr>
          <w:rFonts w:ascii="Georgia" w:eastAsia="Times New Roman" w:hAnsi="Georgia"/>
          <w:sz w:val="29"/>
          <w:szCs w:val="29"/>
        </w:rPr>
        <w:t>Habitats and Ecology</w:t>
      </w:r>
    </w:p>
    <w:p w14:paraId="2E61EE68" w14:textId="77777777" w:rsidR="0078671D" w:rsidRDefault="00000000">
      <w:pPr>
        <w:pStyle w:val="NormalWeb"/>
        <w:divId w:val="717900793"/>
        <w:rPr>
          <w:rFonts w:ascii="Georgia" w:hAnsi="Georgia"/>
        </w:rPr>
      </w:pPr>
      <w:commentRangeStart w:id="59"/>
      <w:r>
        <w:rPr>
          <w:rFonts w:ascii="Georgia" w:hAnsi="Georgia"/>
        </w:rPr>
        <w:t xml:space="preserve">This species </w:t>
      </w:r>
      <w:commentRangeEnd w:id="59"/>
      <w:r w:rsidR="00F40961">
        <w:rPr>
          <w:rStyle w:val="CommentReference"/>
        </w:rPr>
        <w:commentReference w:id="59"/>
      </w:r>
      <w:r>
        <w:rPr>
          <w:rFonts w:ascii="Georgia" w:hAnsi="Georgia"/>
        </w:rPr>
        <w:t>is found on limestone cliffs and slopes above the river in dry evergreen to mixed deciduous forests.</w:t>
      </w:r>
    </w:p>
    <w:p w14:paraId="7E03E2EB" w14:textId="77777777" w:rsidR="0078671D" w:rsidRDefault="00000000">
      <w:pPr>
        <w:pStyle w:val="Heading2"/>
        <w:divId w:val="717900793"/>
        <w:rPr>
          <w:rFonts w:ascii="Georgia" w:eastAsia="Times New Roman" w:hAnsi="Georgia"/>
          <w:sz w:val="27"/>
          <w:szCs w:val="27"/>
        </w:rPr>
      </w:pPr>
      <w:r>
        <w:rPr>
          <w:rFonts w:ascii="Georgia" w:eastAsia="Times New Roman" w:hAnsi="Georgia"/>
          <w:sz w:val="27"/>
          <w:szCs w:val="27"/>
        </w:rPr>
        <w:t>IUCN Habitats Classification Scheme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743"/>
        <w:gridCol w:w="763"/>
        <w:gridCol w:w="1020"/>
        <w:gridCol w:w="1888"/>
      </w:tblGrid>
      <w:tr w:rsidR="0078671D" w14:paraId="1B27EEDF" w14:textId="77777777">
        <w:trPr>
          <w:divId w:val="717900793"/>
          <w:tblCellSpacing w:w="15" w:type="dxa"/>
        </w:trPr>
        <w:tc>
          <w:tcPr>
            <w:tcW w:w="0" w:type="auto"/>
            <w:tcBorders>
              <w:bottom w:val="single" w:sz="6" w:space="0" w:color="000000"/>
            </w:tcBorders>
            <w:shd w:val="clear" w:color="auto" w:fill="BBBBBB"/>
            <w:vAlign w:val="center"/>
            <w:hideMark/>
          </w:tcPr>
          <w:p w14:paraId="76255B16" w14:textId="77777777" w:rsidR="0078671D" w:rsidRDefault="00000000">
            <w:pPr>
              <w:spacing w:after="75"/>
              <w:rPr>
                <w:rFonts w:ascii="Georgia" w:eastAsia="Times New Roman" w:hAnsi="Georgia"/>
                <w:b/>
                <w:bCs/>
                <w:sz w:val="18"/>
                <w:szCs w:val="18"/>
              </w:rPr>
            </w:pPr>
            <w:r>
              <w:rPr>
                <w:rFonts w:ascii="Georgia" w:eastAsia="Times New Roman" w:hAnsi="Georgia"/>
                <w:b/>
                <w:bCs/>
                <w:sz w:val="18"/>
                <w:szCs w:val="18"/>
              </w:rPr>
              <w:t>Habitat</w:t>
            </w:r>
          </w:p>
        </w:tc>
        <w:tc>
          <w:tcPr>
            <w:tcW w:w="0" w:type="auto"/>
            <w:tcBorders>
              <w:bottom w:val="single" w:sz="6" w:space="0" w:color="000000"/>
            </w:tcBorders>
            <w:shd w:val="clear" w:color="auto" w:fill="BBBBBB"/>
            <w:vAlign w:val="center"/>
            <w:hideMark/>
          </w:tcPr>
          <w:p w14:paraId="122455CE" w14:textId="77777777" w:rsidR="0078671D" w:rsidRDefault="00000000">
            <w:pPr>
              <w:spacing w:after="75"/>
              <w:rPr>
                <w:rFonts w:ascii="Georgia" w:eastAsia="Times New Roman" w:hAnsi="Georgia"/>
                <w:b/>
                <w:bCs/>
                <w:sz w:val="18"/>
                <w:szCs w:val="18"/>
              </w:rPr>
            </w:pPr>
            <w:r>
              <w:rPr>
                <w:rFonts w:ascii="Georgia" w:eastAsia="Times New Roman" w:hAnsi="Georgia"/>
                <w:b/>
                <w:bCs/>
                <w:sz w:val="18"/>
                <w:szCs w:val="18"/>
              </w:rPr>
              <w:t>Season</w:t>
            </w:r>
          </w:p>
        </w:tc>
        <w:tc>
          <w:tcPr>
            <w:tcW w:w="0" w:type="auto"/>
            <w:tcBorders>
              <w:bottom w:val="single" w:sz="6" w:space="0" w:color="000000"/>
            </w:tcBorders>
            <w:shd w:val="clear" w:color="auto" w:fill="BBBBBB"/>
            <w:vAlign w:val="center"/>
            <w:hideMark/>
          </w:tcPr>
          <w:p w14:paraId="16FC683A" w14:textId="77777777" w:rsidR="0078671D" w:rsidRDefault="00000000">
            <w:pPr>
              <w:spacing w:after="75"/>
              <w:rPr>
                <w:rFonts w:ascii="Georgia" w:eastAsia="Times New Roman" w:hAnsi="Georgia"/>
                <w:b/>
                <w:bCs/>
                <w:sz w:val="18"/>
                <w:szCs w:val="18"/>
              </w:rPr>
            </w:pPr>
            <w:r>
              <w:rPr>
                <w:rFonts w:ascii="Georgia" w:eastAsia="Times New Roman" w:hAnsi="Georgia"/>
                <w:b/>
                <w:bCs/>
                <w:sz w:val="18"/>
                <w:szCs w:val="18"/>
              </w:rPr>
              <w:t>Suitability</w:t>
            </w:r>
          </w:p>
        </w:tc>
        <w:tc>
          <w:tcPr>
            <w:tcW w:w="0" w:type="auto"/>
            <w:tcBorders>
              <w:bottom w:val="single" w:sz="6" w:space="0" w:color="000000"/>
            </w:tcBorders>
            <w:shd w:val="clear" w:color="auto" w:fill="BBBBBB"/>
            <w:vAlign w:val="center"/>
            <w:hideMark/>
          </w:tcPr>
          <w:p w14:paraId="6C3728DF" w14:textId="77777777" w:rsidR="0078671D" w:rsidRDefault="00000000">
            <w:pPr>
              <w:spacing w:after="75"/>
              <w:rPr>
                <w:rFonts w:ascii="Georgia" w:eastAsia="Times New Roman" w:hAnsi="Georgia"/>
                <w:b/>
                <w:bCs/>
                <w:sz w:val="18"/>
                <w:szCs w:val="18"/>
              </w:rPr>
            </w:pPr>
            <w:r>
              <w:rPr>
                <w:rFonts w:ascii="Georgia" w:eastAsia="Times New Roman" w:hAnsi="Georgia"/>
                <w:b/>
                <w:bCs/>
                <w:sz w:val="18"/>
                <w:szCs w:val="18"/>
              </w:rPr>
              <w:t>Major Importance?</w:t>
            </w:r>
          </w:p>
        </w:tc>
      </w:tr>
      <w:tr w:rsidR="0078671D" w14:paraId="3DCC31B8" w14:textId="77777777">
        <w:trPr>
          <w:divId w:val="717900793"/>
          <w:tblCellSpacing w:w="15" w:type="dxa"/>
        </w:trPr>
        <w:tc>
          <w:tcPr>
            <w:tcW w:w="0" w:type="auto"/>
            <w:tcBorders>
              <w:bottom w:val="single" w:sz="6" w:space="0" w:color="CCCCCC"/>
            </w:tcBorders>
            <w:vAlign w:val="center"/>
            <w:hideMark/>
          </w:tcPr>
          <w:p w14:paraId="66039E3A" w14:textId="77777777" w:rsidR="0078671D" w:rsidRDefault="00000000">
            <w:pPr>
              <w:spacing w:after="75"/>
              <w:rPr>
                <w:rFonts w:ascii="Georgia" w:eastAsia="Times New Roman" w:hAnsi="Georgia"/>
                <w:sz w:val="18"/>
                <w:szCs w:val="18"/>
              </w:rPr>
            </w:pPr>
            <w:r>
              <w:rPr>
                <w:rFonts w:ascii="Georgia" w:eastAsia="Times New Roman" w:hAnsi="Georgia"/>
                <w:sz w:val="18"/>
                <w:szCs w:val="18"/>
              </w:rPr>
              <w:t>1.6. Forest -&gt; Forest - Subtropical/Tropical Moist Lowland</w:t>
            </w:r>
          </w:p>
        </w:tc>
        <w:tc>
          <w:tcPr>
            <w:tcW w:w="0" w:type="auto"/>
            <w:tcBorders>
              <w:bottom w:val="single" w:sz="6" w:space="0" w:color="CCCCCC"/>
            </w:tcBorders>
            <w:vAlign w:val="center"/>
            <w:hideMark/>
          </w:tcPr>
          <w:p w14:paraId="33DA0045" w14:textId="77777777" w:rsidR="0078671D" w:rsidRDefault="00000000">
            <w:pPr>
              <w:spacing w:after="75"/>
              <w:rPr>
                <w:rFonts w:ascii="Georgia" w:eastAsia="Times New Roman" w:hAnsi="Georgia"/>
                <w:sz w:val="18"/>
                <w:szCs w:val="18"/>
              </w:rPr>
            </w:pPr>
            <w:r>
              <w:rPr>
                <w:rFonts w:ascii="Georgia" w:eastAsia="Times New Roman" w:hAnsi="Georgia"/>
                <w:sz w:val="18"/>
                <w:szCs w:val="18"/>
              </w:rPr>
              <w:t>Resident</w:t>
            </w:r>
          </w:p>
        </w:tc>
        <w:tc>
          <w:tcPr>
            <w:tcW w:w="0" w:type="auto"/>
            <w:tcBorders>
              <w:bottom w:val="single" w:sz="6" w:space="0" w:color="CCCCCC"/>
            </w:tcBorders>
            <w:vAlign w:val="center"/>
            <w:hideMark/>
          </w:tcPr>
          <w:p w14:paraId="4D4931CE" w14:textId="77777777" w:rsidR="0078671D" w:rsidRDefault="00000000">
            <w:pPr>
              <w:spacing w:after="75"/>
              <w:rPr>
                <w:rFonts w:ascii="Georgia" w:eastAsia="Times New Roman" w:hAnsi="Georgia"/>
                <w:sz w:val="18"/>
                <w:szCs w:val="18"/>
              </w:rPr>
            </w:pPr>
            <w:r>
              <w:rPr>
                <w:rFonts w:ascii="Georgia" w:eastAsia="Times New Roman" w:hAnsi="Georgia"/>
                <w:sz w:val="18"/>
                <w:szCs w:val="18"/>
              </w:rPr>
              <w:t>Suitable</w:t>
            </w:r>
          </w:p>
        </w:tc>
        <w:tc>
          <w:tcPr>
            <w:tcW w:w="0" w:type="auto"/>
            <w:tcBorders>
              <w:bottom w:val="single" w:sz="6" w:space="0" w:color="CCCCCC"/>
            </w:tcBorders>
            <w:vAlign w:val="center"/>
            <w:hideMark/>
          </w:tcPr>
          <w:p w14:paraId="0C088468" w14:textId="77777777" w:rsidR="0078671D" w:rsidRDefault="00000000">
            <w:pPr>
              <w:spacing w:after="75"/>
              <w:rPr>
                <w:rFonts w:ascii="Georgia" w:eastAsia="Times New Roman" w:hAnsi="Georgia"/>
                <w:sz w:val="18"/>
                <w:szCs w:val="18"/>
              </w:rPr>
            </w:pPr>
            <w:r>
              <w:rPr>
                <w:rFonts w:ascii="Georgia" w:eastAsia="Times New Roman" w:hAnsi="Georgia"/>
                <w:sz w:val="18"/>
                <w:szCs w:val="18"/>
              </w:rPr>
              <w:t>Yes</w:t>
            </w:r>
          </w:p>
        </w:tc>
      </w:tr>
    </w:tbl>
    <w:p w14:paraId="5D9C3290" w14:textId="77777777" w:rsidR="0078671D" w:rsidRDefault="00000000">
      <w:pPr>
        <w:pStyle w:val="Heading2"/>
        <w:divId w:val="717900793"/>
        <w:rPr>
          <w:rFonts w:ascii="Georgia" w:eastAsia="Times New Roman" w:hAnsi="Georgia"/>
          <w:sz w:val="27"/>
          <w:szCs w:val="27"/>
        </w:rPr>
      </w:pPr>
      <w:r>
        <w:rPr>
          <w:rFonts w:ascii="Georgia" w:eastAsia="Times New Roman" w:hAnsi="Georgia"/>
          <w:sz w:val="27"/>
          <w:szCs w:val="27"/>
        </w:rPr>
        <w:t>Continuing Decline in Habitat</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595"/>
        <w:gridCol w:w="894"/>
        <w:gridCol w:w="5521"/>
      </w:tblGrid>
      <w:tr w:rsidR="00F40961" w14:paraId="67C4E383" w14:textId="77777777">
        <w:trPr>
          <w:divId w:val="717900793"/>
          <w:tblCellSpacing w:w="15" w:type="dxa"/>
        </w:trPr>
        <w:tc>
          <w:tcPr>
            <w:tcW w:w="0" w:type="auto"/>
            <w:tcBorders>
              <w:bottom w:val="single" w:sz="6" w:space="0" w:color="000000"/>
            </w:tcBorders>
            <w:shd w:val="clear" w:color="auto" w:fill="BBBBBB"/>
            <w:vAlign w:val="center"/>
            <w:hideMark/>
          </w:tcPr>
          <w:p w14:paraId="4C4CAC88" w14:textId="77777777" w:rsidR="0078671D" w:rsidRDefault="00000000">
            <w:pPr>
              <w:spacing w:after="75"/>
              <w:rPr>
                <w:rFonts w:ascii="Georgia" w:eastAsia="Times New Roman" w:hAnsi="Georgia"/>
                <w:b/>
                <w:bCs/>
                <w:sz w:val="18"/>
                <w:szCs w:val="18"/>
              </w:rPr>
            </w:pPr>
            <w:r>
              <w:rPr>
                <w:rFonts w:ascii="Georgia" w:eastAsia="Times New Roman" w:hAnsi="Georgia"/>
                <w:b/>
                <w:bCs/>
                <w:sz w:val="18"/>
                <w:szCs w:val="18"/>
              </w:rPr>
              <w:t>Continuing decline in area, extent and/or quality of habitat?</w:t>
            </w:r>
          </w:p>
        </w:tc>
        <w:tc>
          <w:tcPr>
            <w:tcW w:w="0" w:type="auto"/>
            <w:tcBorders>
              <w:bottom w:val="single" w:sz="6" w:space="0" w:color="000000"/>
            </w:tcBorders>
            <w:shd w:val="clear" w:color="auto" w:fill="BBBBBB"/>
            <w:vAlign w:val="center"/>
            <w:hideMark/>
          </w:tcPr>
          <w:p w14:paraId="3483BEAA" w14:textId="77777777" w:rsidR="0078671D" w:rsidRDefault="00000000">
            <w:pPr>
              <w:spacing w:after="75"/>
              <w:rPr>
                <w:rFonts w:ascii="Georgia" w:eastAsia="Times New Roman" w:hAnsi="Georgia"/>
                <w:b/>
                <w:bCs/>
                <w:sz w:val="18"/>
                <w:szCs w:val="18"/>
              </w:rPr>
            </w:pPr>
            <w:r>
              <w:rPr>
                <w:rFonts w:ascii="Georgia" w:eastAsia="Times New Roman" w:hAnsi="Georgia"/>
                <w:b/>
                <w:bCs/>
                <w:sz w:val="18"/>
                <w:szCs w:val="18"/>
              </w:rPr>
              <w:t>Qualifier</w:t>
            </w:r>
          </w:p>
        </w:tc>
        <w:tc>
          <w:tcPr>
            <w:tcW w:w="0" w:type="auto"/>
            <w:tcBorders>
              <w:bottom w:val="single" w:sz="6" w:space="0" w:color="000000"/>
            </w:tcBorders>
            <w:shd w:val="clear" w:color="auto" w:fill="BBBBBB"/>
            <w:vAlign w:val="center"/>
            <w:hideMark/>
          </w:tcPr>
          <w:p w14:paraId="3D3650C1" w14:textId="77777777" w:rsidR="0078671D" w:rsidRDefault="00000000">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78671D" w14:paraId="52546CC3" w14:textId="77777777">
        <w:trPr>
          <w:divId w:val="717900793"/>
          <w:tblCellSpacing w:w="15" w:type="dxa"/>
        </w:trPr>
        <w:tc>
          <w:tcPr>
            <w:tcW w:w="0" w:type="auto"/>
            <w:vAlign w:val="center"/>
            <w:hideMark/>
          </w:tcPr>
          <w:p w14:paraId="07590BE9" w14:textId="77777777" w:rsidR="0078671D" w:rsidRDefault="00000000">
            <w:pPr>
              <w:spacing w:after="75"/>
              <w:rPr>
                <w:rFonts w:ascii="Georgia" w:eastAsia="Times New Roman" w:hAnsi="Georgia"/>
                <w:sz w:val="18"/>
                <w:szCs w:val="18"/>
              </w:rPr>
            </w:pPr>
            <w:r>
              <w:rPr>
                <w:rFonts w:ascii="Georgia" w:eastAsia="Times New Roman" w:hAnsi="Georgia"/>
                <w:sz w:val="18"/>
                <w:szCs w:val="18"/>
              </w:rPr>
              <w:t>Yes</w:t>
            </w:r>
          </w:p>
        </w:tc>
        <w:tc>
          <w:tcPr>
            <w:tcW w:w="0" w:type="auto"/>
            <w:vAlign w:val="center"/>
            <w:hideMark/>
          </w:tcPr>
          <w:p w14:paraId="7E2A8BA9" w14:textId="77777777" w:rsidR="0078671D" w:rsidRDefault="00000000">
            <w:pPr>
              <w:spacing w:after="75"/>
              <w:rPr>
                <w:rFonts w:ascii="Georgia" w:eastAsia="Times New Roman" w:hAnsi="Georgia"/>
                <w:sz w:val="18"/>
                <w:szCs w:val="18"/>
              </w:rPr>
            </w:pPr>
            <w:r>
              <w:rPr>
                <w:rFonts w:ascii="Georgia" w:eastAsia="Times New Roman" w:hAnsi="Georgia"/>
                <w:sz w:val="18"/>
                <w:szCs w:val="18"/>
              </w:rPr>
              <w:t>Observed</w:t>
            </w:r>
          </w:p>
        </w:tc>
        <w:tc>
          <w:tcPr>
            <w:tcW w:w="0" w:type="auto"/>
            <w:vAlign w:val="center"/>
            <w:hideMark/>
          </w:tcPr>
          <w:p w14:paraId="413CBE11" w14:textId="7C358E59" w:rsidR="0078671D" w:rsidRDefault="00000000">
            <w:pPr>
              <w:spacing w:after="75"/>
              <w:rPr>
                <w:rFonts w:ascii="Georgia" w:eastAsia="Times New Roman" w:hAnsi="Georgia"/>
                <w:sz w:val="18"/>
                <w:szCs w:val="18"/>
              </w:rPr>
            </w:pPr>
            <w:commentRangeStart w:id="60"/>
            <w:r>
              <w:rPr>
                <w:rFonts w:ascii="Georgia" w:eastAsia="Times New Roman" w:hAnsi="Georgia"/>
                <w:sz w:val="18"/>
                <w:szCs w:val="18"/>
              </w:rPr>
              <w:t>Human activities</w:t>
            </w:r>
            <w:commentRangeEnd w:id="60"/>
            <w:r w:rsidR="00F40961">
              <w:rPr>
                <w:rStyle w:val="CommentReference"/>
              </w:rPr>
              <w:commentReference w:id="60"/>
            </w:r>
            <w:r>
              <w:rPr>
                <w:rFonts w:ascii="Georgia" w:eastAsia="Times New Roman" w:hAnsi="Georgia"/>
                <w:sz w:val="18"/>
                <w:szCs w:val="18"/>
              </w:rPr>
              <w:t xml:space="preserve">, </w:t>
            </w:r>
            <w:commentRangeStart w:id="61"/>
            <w:r>
              <w:rPr>
                <w:rFonts w:ascii="Georgia" w:eastAsia="Times New Roman" w:hAnsi="Georgia"/>
                <w:sz w:val="18"/>
                <w:szCs w:val="18"/>
              </w:rPr>
              <w:t>communities</w:t>
            </w:r>
            <w:commentRangeEnd w:id="61"/>
            <w:r w:rsidR="00F40961">
              <w:rPr>
                <w:rStyle w:val="CommentReference"/>
              </w:rPr>
              <w:commentReference w:id="61"/>
            </w:r>
            <w:r>
              <w:rPr>
                <w:rFonts w:ascii="Georgia" w:eastAsia="Times New Roman" w:hAnsi="Georgia"/>
                <w:sz w:val="18"/>
                <w:szCs w:val="18"/>
              </w:rPr>
              <w:t>, touris</w:t>
            </w:r>
            <w:ins w:id="62" w:author="Jack Plummer" w:date="2022-10-18T19:21:00Z">
              <w:r w:rsidR="00F40961">
                <w:rPr>
                  <w:rFonts w:ascii="Georgia" w:eastAsia="Times New Roman" w:hAnsi="Georgia"/>
                  <w:sz w:val="18"/>
                  <w:szCs w:val="18"/>
                </w:rPr>
                <w:t>m</w:t>
              </w:r>
            </w:ins>
            <w:del w:id="63" w:author="Jack Plummer" w:date="2022-10-18T19:21:00Z">
              <w:r w:rsidDel="00F40961">
                <w:rPr>
                  <w:rFonts w:ascii="Georgia" w:eastAsia="Times New Roman" w:hAnsi="Georgia"/>
                  <w:sz w:val="18"/>
                  <w:szCs w:val="18"/>
                </w:rPr>
                <w:delText>t</w:delText>
              </w:r>
            </w:del>
            <w:r>
              <w:rPr>
                <w:rFonts w:ascii="Georgia" w:eastAsia="Times New Roman" w:hAnsi="Georgia"/>
                <w:sz w:val="18"/>
                <w:szCs w:val="18"/>
              </w:rPr>
              <w:t xml:space="preserve">, and the construction of </w:t>
            </w:r>
            <w:ins w:id="64" w:author="Jack Plummer" w:date="2022-10-18T19:21:00Z">
              <w:r w:rsidR="00F40961">
                <w:rPr>
                  <w:rFonts w:ascii="Georgia" w:eastAsia="Times New Roman" w:hAnsi="Georgia"/>
                  <w:sz w:val="18"/>
                  <w:szCs w:val="18"/>
                </w:rPr>
                <w:t>a</w:t>
              </w:r>
              <w:r w:rsidR="00F40961">
                <w:rPr>
                  <w:rFonts w:eastAsia="Times New Roman"/>
                  <w:sz w:val="18"/>
                  <w:szCs w:val="18"/>
                </w:rPr>
                <w:t xml:space="preserve"> </w:t>
              </w:r>
            </w:ins>
            <w:r>
              <w:rPr>
                <w:rFonts w:ascii="Georgia" w:eastAsia="Times New Roman" w:hAnsi="Georgia"/>
                <w:sz w:val="18"/>
                <w:szCs w:val="18"/>
              </w:rPr>
              <w:t xml:space="preserve">dam are </w:t>
            </w:r>
            <w:del w:id="65" w:author="Jack Plummer" w:date="2022-10-18T19:22:00Z">
              <w:r w:rsidDel="00F40961">
                <w:rPr>
                  <w:rFonts w:ascii="Georgia" w:eastAsia="Times New Roman" w:hAnsi="Georgia"/>
                  <w:sz w:val="18"/>
                  <w:szCs w:val="18"/>
                </w:rPr>
                <w:delText>potential threat for its habitat</w:delText>
              </w:r>
            </w:del>
            <w:ins w:id="66" w:author="Jack Plummer" w:date="2022-10-18T19:22:00Z">
              <w:r w:rsidR="00F40961">
                <w:rPr>
                  <w:rFonts w:ascii="Georgia" w:eastAsia="Times New Roman" w:hAnsi="Georgia"/>
                  <w:sz w:val="18"/>
                  <w:szCs w:val="18"/>
                </w:rPr>
                <w:t>c</w:t>
              </w:r>
              <w:r w:rsidR="00F40961">
                <w:rPr>
                  <w:rFonts w:eastAsia="Times New Roman"/>
                  <w:sz w:val="18"/>
                  <w:szCs w:val="18"/>
                </w:rPr>
                <w:t xml:space="preserve">ausing an ongoing decline in </w:t>
              </w:r>
            </w:ins>
            <w:ins w:id="67" w:author="Jack Plummer" w:date="2022-10-19T08:43:00Z">
              <w:r w:rsidR="00DC60B7">
                <w:rPr>
                  <w:rFonts w:eastAsia="Times New Roman"/>
                  <w:sz w:val="18"/>
                  <w:szCs w:val="18"/>
                </w:rPr>
                <w:t xml:space="preserve">area, </w:t>
              </w:r>
              <w:proofErr w:type="gramStart"/>
              <w:r w:rsidR="00DC60B7">
                <w:rPr>
                  <w:rFonts w:eastAsia="Times New Roman"/>
                  <w:sz w:val="18"/>
                  <w:szCs w:val="18"/>
                </w:rPr>
                <w:t>extent</w:t>
              </w:r>
              <w:proofErr w:type="gramEnd"/>
              <w:r w:rsidR="00DC60B7">
                <w:rPr>
                  <w:rFonts w:eastAsia="Times New Roman"/>
                  <w:sz w:val="18"/>
                  <w:szCs w:val="18"/>
                </w:rPr>
                <w:t xml:space="preserve"> and quality of habitat</w:t>
              </w:r>
            </w:ins>
            <w:r>
              <w:rPr>
                <w:rFonts w:ascii="Georgia" w:eastAsia="Times New Roman" w:hAnsi="Georgia"/>
                <w:sz w:val="18"/>
                <w:szCs w:val="18"/>
              </w:rPr>
              <w:t>.</w:t>
            </w:r>
          </w:p>
        </w:tc>
      </w:tr>
    </w:tbl>
    <w:p w14:paraId="0BDD65D6" w14:textId="77777777" w:rsidR="0078671D" w:rsidRDefault="00000000">
      <w:pPr>
        <w:pStyle w:val="Heading2"/>
        <w:divId w:val="717900793"/>
        <w:rPr>
          <w:rFonts w:ascii="Georgia" w:eastAsia="Times New Roman" w:hAnsi="Georgia"/>
          <w:sz w:val="27"/>
          <w:szCs w:val="27"/>
        </w:rPr>
      </w:pPr>
      <w:r>
        <w:rPr>
          <w:rFonts w:ascii="Georgia" w:eastAsia="Times New Roman" w:hAnsi="Georgia"/>
          <w:sz w:val="27"/>
          <w:szCs w:val="27"/>
        </w:rPr>
        <w:t>Systems</w:t>
      </w:r>
    </w:p>
    <w:p w14:paraId="479872EC" w14:textId="77777777" w:rsidR="0078671D" w:rsidRDefault="00000000">
      <w:pPr>
        <w:pStyle w:val="NormalWeb"/>
        <w:divId w:val="717900793"/>
        <w:rPr>
          <w:rFonts w:ascii="Georgia" w:hAnsi="Georgia"/>
        </w:rPr>
      </w:pPr>
      <w:r>
        <w:rPr>
          <w:rStyle w:val="datalabel1"/>
          <w:rFonts w:ascii="Georgia" w:hAnsi="Georgia"/>
        </w:rPr>
        <w:t xml:space="preserve">System: </w:t>
      </w:r>
      <w:r>
        <w:rPr>
          <w:rFonts w:ascii="Georgia" w:hAnsi="Georgia"/>
        </w:rPr>
        <w:t>Terrestrial</w:t>
      </w:r>
    </w:p>
    <w:p w14:paraId="3E7D99B5" w14:textId="77777777" w:rsidR="0078671D" w:rsidRDefault="00000000">
      <w:pPr>
        <w:pStyle w:val="Heading2"/>
        <w:divId w:val="717900793"/>
        <w:rPr>
          <w:rFonts w:ascii="Georgia" w:eastAsia="Times New Roman" w:hAnsi="Georgia"/>
          <w:sz w:val="27"/>
          <w:szCs w:val="27"/>
        </w:rPr>
      </w:pPr>
      <w:r>
        <w:rPr>
          <w:rFonts w:ascii="Georgia" w:eastAsia="Times New Roman" w:hAnsi="Georgia"/>
          <w:sz w:val="27"/>
          <w:szCs w:val="27"/>
        </w:rPr>
        <w:t>Plant / Fungi Specific</w:t>
      </w:r>
    </w:p>
    <w:p w14:paraId="737E83A7" w14:textId="77777777" w:rsidR="0078671D" w:rsidRDefault="00000000">
      <w:pPr>
        <w:pStyle w:val="NormalWeb"/>
        <w:divId w:val="717900793"/>
        <w:rPr>
          <w:rFonts w:ascii="Georgia" w:hAnsi="Georgia"/>
        </w:rPr>
      </w:pPr>
      <w:r>
        <w:rPr>
          <w:rStyle w:val="datalabel1"/>
          <w:rFonts w:ascii="Georgia" w:hAnsi="Georgia"/>
        </w:rPr>
        <w:lastRenderedPageBreak/>
        <w:t xml:space="preserve">Wild relative of a crop? </w:t>
      </w:r>
      <w:r>
        <w:rPr>
          <w:rFonts w:ascii="Georgia" w:hAnsi="Georgia"/>
        </w:rPr>
        <w:t>No</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092"/>
      </w:tblGrid>
      <w:tr w:rsidR="0078671D" w14:paraId="6AB8562E" w14:textId="77777777">
        <w:trPr>
          <w:divId w:val="717900793"/>
          <w:tblCellSpacing w:w="15" w:type="dxa"/>
        </w:trPr>
        <w:tc>
          <w:tcPr>
            <w:tcW w:w="0" w:type="auto"/>
            <w:tcBorders>
              <w:bottom w:val="single" w:sz="6" w:space="0" w:color="000000"/>
            </w:tcBorders>
            <w:shd w:val="clear" w:color="auto" w:fill="BBBBBB"/>
            <w:vAlign w:val="center"/>
            <w:hideMark/>
          </w:tcPr>
          <w:p w14:paraId="578D81C5" w14:textId="77777777" w:rsidR="0078671D" w:rsidRDefault="00000000">
            <w:pPr>
              <w:spacing w:after="75"/>
              <w:rPr>
                <w:rFonts w:ascii="Georgia" w:eastAsia="Times New Roman" w:hAnsi="Georgia"/>
                <w:b/>
                <w:bCs/>
                <w:sz w:val="18"/>
                <w:szCs w:val="18"/>
              </w:rPr>
            </w:pPr>
            <w:r>
              <w:rPr>
                <w:rFonts w:ascii="Georgia" w:eastAsia="Times New Roman" w:hAnsi="Georgia"/>
                <w:b/>
                <w:bCs/>
                <w:sz w:val="18"/>
                <w:szCs w:val="18"/>
              </w:rPr>
              <w:t>Plant and Fungal Growth Forms</w:t>
            </w:r>
          </w:p>
        </w:tc>
      </w:tr>
      <w:tr w:rsidR="0078671D" w14:paraId="6D4B0CEA" w14:textId="77777777">
        <w:trPr>
          <w:divId w:val="717900793"/>
          <w:tblCellSpacing w:w="15" w:type="dxa"/>
        </w:trPr>
        <w:tc>
          <w:tcPr>
            <w:tcW w:w="0" w:type="auto"/>
            <w:tcBorders>
              <w:bottom w:val="single" w:sz="6" w:space="0" w:color="CCCCCC"/>
            </w:tcBorders>
            <w:vAlign w:val="center"/>
            <w:hideMark/>
          </w:tcPr>
          <w:p w14:paraId="3CCF06F7" w14:textId="77777777" w:rsidR="0078671D" w:rsidRDefault="00000000">
            <w:pPr>
              <w:spacing w:after="75"/>
              <w:rPr>
                <w:rFonts w:ascii="Georgia" w:eastAsia="Times New Roman" w:hAnsi="Georgia"/>
                <w:sz w:val="18"/>
                <w:szCs w:val="18"/>
              </w:rPr>
            </w:pPr>
            <w:r>
              <w:rPr>
                <w:rFonts w:ascii="Georgia" w:eastAsia="Times New Roman" w:hAnsi="Georgia"/>
                <w:sz w:val="18"/>
                <w:szCs w:val="18"/>
              </w:rPr>
              <w:t>Annual</w:t>
            </w:r>
          </w:p>
        </w:tc>
      </w:tr>
      <w:tr w:rsidR="0078671D" w14:paraId="4A2CDE8A" w14:textId="77777777">
        <w:trPr>
          <w:divId w:val="717900793"/>
          <w:tblCellSpacing w:w="15" w:type="dxa"/>
        </w:trPr>
        <w:tc>
          <w:tcPr>
            <w:tcW w:w="0" w:type="auto"/>
            <w:tcBorders>
              <w:bottom w:val="single" w:sz="6" w:space="0" w:color="CCCCCC"/>
            </w:tcBorders>
            <w:vAlign w:val="center"/>
            <w:hideMark/>
          </w:tcPr>
          <w:p w14:paraId="733B6F61" w14:textId="77777777" w:rsidR="0078671D" w:rsidRDefault="00000000">
            <w:pPr>
              <w:spacing w:after="75"/>
              <w:rPr>
                <w:rFonts w:ascii="Georgia" w:eastAsia="Times New Roman" w:hAnsi="Georgia"/>
                <w:sz w:val="18"/>
                <w:szCs w:val="18"/>
              </w:rPr>
            </w:pPr>
            <w:r>
              <w:rPr>
                <w:rFonts w:ascii="Georgia" w:eastAsia="Times New Roman" w:hAnsi="Georgia"/>
                <w:sz w:val="18"/>
                <w:szCs w:val="18"/>
              </w:rPr>
              <w:t>Forb or Herb</w:t>
            </w:r>
          </w:p>
        </w:tc>
      </w:tr>
    </w:tbl>
    <w:p w14:paraId="3662292D" w14:textId="77777777" w:rsidR="0078671D" w:rsidRDefault="00000000">
      <w:pPr>
        <w:pStyle w:val="Heading1"/>
        <w:divId w:val="662582978"/>
        <w:rPr>
          <w:rFonts w:ascii="Georgia" w:eastAsia="Times New Roman" w:hAnsi="Georgia"/>
          <w:sz w:val="29"/>
          <w:szCs w:val="29"/>
        </w:rPr>
      </w:pPr>
      <w:r>
        <w:rPr>
          <w:rFonts w:ascii="Georgia" w:eastAsia="Times New Roman" w:hAnsi="Georgia"/>
          <w:sz w:val="29"/>
          <w:szCs w:val="29"/>
        </w:rPr>
        <w:t>Use and Trade</w:t>
      </w:r>
    </w:p>
    <w:p w14:paraId="6ED28367" w14:textId="77777777" w:rsidR="0078671D" w:rsidRDefault="00000000">
      <w:pPr>
        <w:pStyle w:val="Heading2"/>
        <w:divId w:val="662582978"/>
        <w:rPr>
          <w:rFonts w:ascii="Georgia" w:eastAsia="Times New Roman" w:hAnsi="Georgia"/>
          <w:sz w:val="27"/>
          <w:szCs w:val="27"/>
        </w:rPr>
      </w:pPr>
      <w:r>
        <w:rPr>
          <w:rFonts w:ascii="Georgia" w:eastAsia="Times New Roman" w:hAnsi="Georgia"/>
          <w:sz w:val="27"/>
          <w:szCs w:val="27"/>
        </w:rPr>
        <w:t>General Use and Trade Information</w:t>
      </w:r>
    </w:p>
    <w:p w14:paraId="1D080161" w14:textId="3BD41C28" w:rsidR="0078671D" w:rsidRDefault="00000000">
      <w:pPr>
        <w:pStyle w:val="NormalWeb"/>
        <w:divId w:val="662582978"/>
        <w:rPr>
          <w:ins w:id="68" w:author="Jack Plummer" w:date="2022-10-19T08:43:00Z"/>
          <w:rFonts w:ascii="Georgia" w:hAnsi="Georgia"/>
        </w:rPr>
      </w:pPr>
      <w:r>
        <w:rPr>
          <w:rStyle w:val="datalabel1"/>
          <w:rFonts w:ascii="Georgia" w:hAnsi="Georgia"/>
        </w:rPr>
        <w:t xml:space="preserve">Species not utilized: </w:t>
      </w:r>
      <w:r>
        <w:rPr>
          <w:rFonts w:ascii="Georgia" w:hAnsi="Georgia"/>
        </w:rPr>
        <w:t>true</w:t>
      </w:r>
    </w:p>
    <w:p w14:paraId="5348F755" w14:textId="264C77A3" w:rsidR="00DC60B7" w:rsidRDefault="00DC60B7">
      <w:pPr>
        <w:pStyle w:val="NormalWeb"/>
        <w:divId w:val="662582978"/>
        <w:rPr>
          <w:rFonts w:ascii="Georgia" w:hAnsi="Georgia"/>
        </w:rPr>
      </w:pPr>
      <w:ins w:id="69" w:author="Jack Plummer" w:date="2022-10-19T08:44:00Z">
        <w:r>
          <w:rPr>
            <w:rFonts w:ascii="Georgia" w:hAnsi="Georgia"/>
          </w:rPr>
          <w:t>This species is not known to be utilised.</w:t>
        </w:r>
      </w:ins>
    </w:p>
    <w:p w14:paraId="57299C8F" w14:textId="77777777" w:rsidR="0078671D" w:rsidRDefault="00000000">
      <w:pPr>
        <w:pStyle w:val="Heading2"/>
        <w:divId w:val="662582978"/>
        <w:rPr>
          <w:rFonts w:ascii="Georgia" w:eastAsia="Times New Roman" w:hAnsi="Georgia"/>
          <w:sz w:val="27"/>
          <w:szCs w:val="27"/>
        </w:rPr>
      </w:pPr>
      <w:r>
        <w:rPr>
          <w:rFonts w:ascii="Georgia" w:eastAsia="Times New Roman" w:hAnsi="Georgia"/>
          <w:sz w:val="27"/>
          <w:szCs w:val="27"/>
        </w:rPr>
        <w:t>Non- Consumptive Use</w:t>
      </w:r>
    </w:p>
    <w:p w14:paraId="72680E3C" w14:textId="77777777" w:rsidR="0078671D" w:rsidRDefault="00000000">
      <w:pPr>
        <w:pStyle w:val="NormalWeb"/>
        <w:divId w:val="662582978"/>
        <w:rPr>
          <w:rFonts w:ascii="Georgia" w:hAnsi="Georgia"/>
        </w:rPr>
      </w:pPr>
      <w:commentRangeStart w:id="70"/>
      <w:r>
        <w:rPr>
          <w:rStyle w:val="datalabel1"/>
          <w:rFonts w:ascii="Georgia" w:hAnsi="Georgia"/>
        </w:rPr>
        <w:t xml:space="preserve">Non-consumptive use of the species? </w:t>
      </w:r>
      <w:r>
        <w:rPr>
          <w:rFonts w:ascii="Georgia" w:hAnsi="Georgia"/>
        </w:rPr>
        <w:t>true</w:t>
      </w:r>
      <w:commentRangeEnd w:id="70"/>
      <w:r w:rsidR="00DC60B7">
        <w:rPr>
          <w:rStyle w:val="CommentReference"/>
        </w:rPr>
        <w:commentReference w:id="70"/>
      </w:r>
    </w:p>
    <w:p w14:paraId="1CF71068" w14:textId="77777777" w:rsidR="0078671D" w:rsidRDefault="00000000">
      <w:pPr>
        <w:pStyle w:val="Heading1"/>
        <w:divId w:val="1142037916"/>
        <w:rPr>
          <w:rFonts w:ascii="Georgia" w:eastAsia="Times New Roman" w:hAnsi="Georgia"/>
          <w:sz w:val="29"/>
          <w:szCs w:val="29"/>
        </w:rPr>
      </w:pPr>
      <w:commentRangeStart w:id="71"/>
      <w:r>
        <w:rPr>
          <w:rFonts w:ascii="Georgia" w:eastAsia="Times New Roman" w:hAnsi="Georgia"/>
          <w:sz w:val="29"/>
          <w:szCs w:val="29"/>
        </w:rPr>
        <w:t>Threats</w:t>
      </w:r>
      <w:commentRangeEnd w:id="71"/>
      <w:r w:rsidR="00DC60B7">
        <w:rPr>
          <w:rStyle w:val="CommentReference"/>
          <w:b w:val="0"/>
          <w:bCs w:val="0"/>
          <w:color w:val="auto"/>
          <w:kern w:val="0"/>
        </w:rPr>
        <w:commentReference w:id="71"/>
      </w:r>
    </w:p>
    <w:p w14:paraId="4D3D1BF4" w14:textId="0533B214" w:rsidR="0078671D" w:rsidRDefault="00000000">
      <w:pPr>
        <w:pStyle w:val="NormalWeb"/>
        <w:divId w:val="1142037916"/>
        <w:rPr>
          <w:rFonts w:ascii="Georgia" w:hAnsi="Georgia"/>
        </w:rPr>
      </w:pPr>
      <w:r>
        <w:rPr>
          <w:rFonts w:ascii="Georgia" w:hAnsi="Georgia"/>
        </w:rPr>
        <w:t xml:space="preserve">Human activities, communities, tourist, and </w:t>
      </w:r>
      <w:commentRangeStart w:id="72"/>
      <w:r>
        <w:rPr>
          <w:rFonts w:ascii="Georgia" w:hAnsi="Georgia"/>
        </w:rPr>
        <w:t xml:space="preserve">the construction of </w:t>
      </w:r>
      <w:commentRangeEnd w:id="72"/>
      <w:r w:rsidR="00DC60B7">
        <w:rPr>
          <w:rStyle w:val="CommentReference"/>
        </w:rPr>
        <w:commentReference w:id="72"/>
      </w:r>
      <w:r>
        <w:rPr>
          <w:rFonts w:ascii="Georgia" w:hAnsi="Georgia"/>
        </w:rPr>
        <w:t xml:space="preserve">dam </w:t>
      </w:r>
      <w:del w:id="73" w:author="Jack Plummer" w:date="2022-10-19T08:46:00Z">
        <w:r w:rsidDel="00DC60B7">
          <w:rPr>
            <w:rFonts w:ascii="Georgia" w:hAnsi="Georgia"/>
          </w:rPr>
          <w:delText>are potential threat for its</w:delText>
        </w:r>
      </w:del>
      <w:ins w:id="74" w:author="Jack Plummer" w:date="2022-10-19T08:46:00Z">
        <w:r w:rsidR="00DC60B7">
          <w:rPr>
            <w:rFonts w:ascii="Georgia" w:hAnsi="Georgia"/>
          </w:rPr>
          <w:t>threaten the</w:t>
        </w:r>
      </w:ins>
      <w:r>
        <w:rPr>
          <w:rFonts w:ascii="Georgia" w:hAnsi="Georgia"/>
        </w:rPr>
        <w:t xml:space="preserve"> habitat</w:t>
      </w:r>
      <w:ins w:id="75" w:author="Jack Plummer" w:date="2022-10-19T08:46:00Z">
        <w:r w:rsidR="00DC60B7">
          <w:rPr>
            <w:rFonts w:ascii="Georgia" w:hAnsi="Georgia"/>
          </w:rPr>
          <w:t xml:space="preserve"> of this species</w:t>
        </w:r>
      </w:ins>
      <w:r>
        <w:rPr>
          <w:rFonts w:ascii="Georgia" w:hAnsi="Georgia"/>
        </w:rPr>
        <w:t>.</w:t>
      </w:r>
    </w:p>
    <w:p w14:paraId="3C6645FE" w14:textId="77777777" w:rsidR="0078671D" w:rsidRDefault="00000000">
      <w:pPr>
        <w:pStyle w:val="Heading2"/>
        <w:divId w:val="1142037916"/>
        <w:rPr>
          <w:rFonts w:ascii="Georgia" w:eastAsia="Times New Roman" w:hAnsi="Georgia"/>
          <w:sz w:val="27"/>
          <w:szCs w:val="27"/>
        </w:rPr>
      </w:pPr>
      <w:r>
        <w:rPr>
          <w:rFonts w:ascii="Georgia" w:eastAsia="Times New Roman" w:hAnsi="Georgia"/>
          <w:sz w:val="27"/>
          <w:szCs w:val="27"/>
        </w:rPr>
        <w:t>Threats Classification Scheme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5401"/>
        <w:gridCol w:w="740"/>
        <w:gridCol w:w="842"/>
        <w:gridCol w:w="842"/>
        <w:gridCol w:w="1185"/>
      </w:tblGrid>
      <w:tr w:rsidR="0078671D" w14:paraId="3A3958F1" w14:textId="77777777">
        <w:trPr>
          <w:divId w:val="1142037916"/>
          <w:tblCellSpacing w:w="15" w:type="dxa"/>
        </w:trPr>
        <w:tc>
          <w:tcPr>
            <w:tcW w:w="0" w:type="auto"/>
            <w:tcBorders>
              <w:bottom w:val="single" w:sz="6" w:space="0" w:color="000000"/>
            </w:tcBorders>
            <w:shd w:val="clear" w:color="auto" w:fill="BBBBBB"/>
            <w:vAlign w:val="center"/>
            <w:hideMark/>
          </w:tcPr>
          <w:p w14:paraId="3A97FFC2" w14:textId="77777777" w:rsidR="0078671D" w:rsidRDefault="00000000">
            <w:pPr>
              <w:spacing w:after="75"/>
              <w:rPr>
                <w:rFonts w:ascii="Georgia" w:eastAsia="Times New Roman" w:hAnsi="Georgia"/>
                <w:b/>
                <w:bCs/>
                <w:sz w:val="18"/>
                <w:szCs w:val="18"/>
              </w:rPr>
            </w:pPr>
            <w:r>
              <w:rPr>
                <w:rFonts w:ascii="Georgia" w:eastAsia="Times New Roman" w:hAnsi="Georgia"/>
                <w:b/>
                <w:bCs/>
                <w:sz w:val="18"/>
                <w:szCs w:val="18"/>
              </w:rPr>
              <w:t>Threat</w:t>
            </w:r>
          </w:p>
        </w:tc>
        <w:tc>
          <w:tcPr>
            <w:tcW w:w="0" w:type="auto"/>
            <w:tcBorders>
              <w:bottom w:val="single" w:sz="6" w:space="0" w:color="000000"/>
            </w:tcBorders>
            <w:shd w:val="clear" w:color="auto" w:fill="BBBBBB"/>
            <w:vAlign w:val="center"/>
            <w:hideMark/>
          </w:tcPr>
          <w:p w14:paraId="743B9130" w14:textId="77777777" w:rsidR="0078671D" w:rsidRDefault="00000000">
            <w:pPr>
              <w:spacing w:after="75"/>
              <w:rPr>
                <w:rFonts w:ascii="Georgia" w:eastAsia="Times New Roman" w:hAnsi="Georgia"/>
                <w:b/>
                <w:bCs/>
                <w:sz w:val="18"/>
                <w:szCs w:val="18"/>
              </w:rPr>
            </w:pPr>
            <w:r>
              <w:rPr>
                <w:rFonts w:ascii="Georgia" w:eastAsia="Times New Roman" w:hAnsi="Georgia"/>
                <w:b/>
                <w:bCs/>
                <w:sz w:val="18"/>
                <w:szCs w:val="18"/>
              </w:rPr>
              <w:t>Timing</w:t>
            </w:r>
          </w:p>
        </w:tc>
        <w:tc>
          <w:tcPr>
            <w:tcW w:w="0" w:type="auto"/>
            <w:tcBorders>
              <w:bottom w:val="single" w:sz="6" w:space="0" w:color="000000"/>
            </w:tcBorders>
            <w:shd w:val="clear" w:color="auto" w:fill="BBBBBB"/>
            <w:vAlign w:val="center"/>
            <w:hideMark/>
          </w:tcPr>
          <w:p w14:paraId="2C3DC4DE" w14:textId="77777777" w:rsidR="0078671D" w:rsidRDefault="00000000">
            <w:pPr>
              <w:spacing w:after="75"/>
              <w:rPr>
                <w:rFonts w:ascii="Georgia" w:eastAsia="Times New Roman" w:hAnsi="Georgia"/>
                <w:b/>
                <w:bCs/>
                <w:sz w:val="18"/>
                <w:szCs w:val="18"/>
              </w:rPr>
            </w:pPr>
            <w:r>
              <w:rPr>
                <w:rFonts w:ascii="Georgia" w:eastAsia="Times New Roman" w:hAnsi="Georgia"/>
                <w:b/>
                <w:bCs/>
                <w:sz w:val="18"/>
                <w:szCs w:val="18"/>
              </w:rPr>
              <w:t>Scope</w:t>
            </w:r>
          </w:p>
        </w:tc>
        <w:tc>
          <w:tcPr>
            <w:tcW w:w="0" w:type="auto"/>
            <w:tcBorders>
              <w:bottom w:val="single" w:sz="6" w:space="0" w:color="000000"/>
            </w:tcBorders>
            <w:shd w:val="clear" w:color="auto" w:fill="BBBBBB"/>
            <w:vAlign w:val="center"/>
            <w:hideMark/>
          </w:tcPr>
          <w:p w14:paraId="58B637D0" w14:textId="77777777" w:rsidR="0078671D" w:rsidRDefault="00000000">
            <w:pPr>
              <w:spacing w:after="75"/>
              <w:rPr>
                <w:rFonts w:ascii="Georgia" w:eastAsia="Times New Roman" w:hAnsi="Georgia"/>
                <w:b/>
                <w:bCs/>
                <w:sz w:val="18"/>
                <w:szCs w:val="18"/>
              </w:rPr>
            </w:pPr>
            <w:r>
              <w:rPr>
                <w:rFonts w:ascii="Georgia" w:eastAsia="Times New Roman" w:hAnsi="Georgia"/>
                <w:b/>
                <w:bCs/>
                <w:sz w:val="18"/>
                <w:szCs w:val="18"/>
              </w:rPr>
              <w:t>Severity</w:t>
            </w:r>
          </w:p>
        </w:tc>
        <w:tc>
          <w:tcPr>
            <w:tcW w:w="0" w:type="auto"/>
            <w:tcBorders>
              <w:bottom w:val="single" w:sz="6" w:space="0" w:color="000000"/>
            </w:tcBorders>
            <w:shd w:val="clear" w:color="auto" w:fill="BBBBBB"/>
            <w:vAlign w:val="center"/>
            <w:hideMark/>
          </w:tcPr>
          <w:p w14:paraId="6188051F" w14:textId="77777777" w:rsidR="0078671D" w:rsidRDefault="00000000">
            <w:pPr>
              <w:spacing w:after="75"/>
              <w:rPr>
                <w:rFonts w:ascii="Georgia" w:eastAsia="Times New Roman" w:hAnsi="Georgia"/>
                <w:b/>
                <w:bCs/>
                <w:sz w:val="18"/>
                <w:szCs w:val="18"/>
              </w:rPr>
            </w:pPr>
            <w:r>
              <w:rPr>
                <w:rFonts w:ascii="Georgia" w:eastAsia="Times New Roman" w:hAnsi="Georgia"/>
                <w:b/>
                <w:bCs/>
                <w:sz w:val="18"/>
                <w:szCs w:val="18"/>
              </w:rPr>
              <w:t>Impact Score</w:t>
            </w:r>
          </w:p>
        </w:tc>
      </w:tr>
      <w:tr w:rsidR="0078671D" w14:paraId="5A2077CB" w14:textId="77777777">
        <w:trPr>
          <w:divId w:val="1142037916"/>
          <w:tblCellSpacing w:w="15" w:type="dxa"/>
        </w:trPr>
        <w:tc>
          <w:tcPr>
            <w:tcW w:w="0" w:type="auto"/>
            <w:vAlign w:val="center"/>
            <w:hideMark/>
          </w:tcPr>
          <w:p w14:paraId="4515F7DB" w14:textId="77777777" w:rsidR="0078671D" w:rsidRDefault="00000000">
            <w:pPr>
              <w:spacing w:after="75"/>
              <w:rPr>
                <w:rFonts w:ascii="Georgia" w:eastAsia="Times New Roman" w:hAnsi="Georgia"/>
                <w:sz w:val="18"/>
                <w:szCs w:val="18"/>
              </w:rPr>
            </w:pPr>
            <w:r>
              <w:rPr>
                <w:rFonts w:ascii="Georgia" w:eastAsia="Times New Roman" w:hAnsi="Georgia"/>
                <w:sz w:val="18"/>
                <w:szCs w:val="18"/>
              </w:rPr>
              <w:t>1.1. Residential &amp; commercial development -&gt; Housing &amp; urban areas</w:t>
            </w:r>
          </w:p>
        </w:tc>
        <w:tc>
          <w:tcPr>
            <w:tcW w:w="0" w:type="auto"/>
            <w:vAlign w:val="center"/>
            <w:hideMark/>
          </w:tcPr>
          <w:p w14:paraId="76D27262" w14:textId="77777777" w:rsidR="0078671D" w:rsidRDefault="00000000">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027B140A" w14:textId="77777777" w:rsidR="0078671D"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46BC6F9E" w14:textId="77777777" w:rsidR="0078671D"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4612CBC7" w14:textId="77777777" w:rsidR="0078671D" w:rsidRDefault="00000000">
            <w:pPr>
              <w:spacing w:after="75"/>
              <w:rPr>
                <w:rFonts w:ascii="Georgia" w:eastAsia="Times New Roman" w:hAnsi="Georgia"/>
                <w:sz w:val="18"/>
                <w:szCs w:val="18"/>
              </w:rPr>
            </w:pPr>
            <w:r>
              <w:rPr>
                <w:rFonts w:ascii="Georgia" w:eastAsia="Times New Roman" w:hAnsi="Georgia"/>
                <w:sz w:val="18"/>
                <w:szCs w:val="18"/>
              </w:rPr>
              <w:t>Unknown</w:t>
            </w:r>
          </w:p>
        </w:tc>
      </w:tr>
      <w:tr w:rsidR="0078671D" w14:paraId="3FAF426E" w14:textId="77777777">
        <w:trPr>
          <w:divId w:val="1142037916"/>
          <w:tblCellSpacing w:w="15" w:type="dxa"/>
        </w:trPr>
        <w:tc>
          <w:tcPr>
            <w:tcW w:w="0" w:type="auto"/>
            <w:vAlign w:val="center"/>
            <w:hideMark/>
          </w:tcPr>
          <w:p w14:paraId="2AA0932B" w14:textId="77777777" w:rsidR="0078671D" w:rsidRDefault="00000000">
            <w:pPr>
              <w:spacing w:after="75"/>
              <w:rPr>
                <w:rFonts w:ascii="Georgia" w:eastAsia="Times New Roman" w:hAnsi="Georgia"/>
                <w:sz w:val="18"/>
                <w:szCs w:val="18"/>
              </w:rPr>
            </w:pPr>
            <w:r>
              <w:rPr>
                <w:rFonts w:ascii="Georgia" w:eastAsia="Times New Roman" w:hAnsi="Georgia"/>
                <w:sz w:val="18"/>
                <w:szCs w:val="18"/>
              </w:rPr>
              <w:t>1.2. Residential &amp; commercial development -&gt; Commercial &amp; industrial areas</w:t>
            </w:r>
          </w:p>
        </w:tc>
        <w:tc>
          <w:tcPr>
            <w:tcW w:w="0" w:type="auto"/>
            <w:vAlign w:val="center"/>
            <w:hideMark/>
          </w:tcPr>
          <w:p w14:paraId="6D3AAC17" w14:textId="77777777" w:rsidR="0078671D" w:rsidRDefault="00000000">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7EE8D587" w14:textId="77777777" w:rsidR="0078671D"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4554A0E4" w14:textId="77777777" w:rsidR="0078671D"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5AAD269D" w14:textId="77777777" w:rsidR="0078671D" w:rsidRDefault="00000000">
            <w:pPr>
              <w:spacing w:after="75"/>
              <w:rPr>
                <w:rFonts w:ascii="Georgia" w:eastAsia="Times New Roman" w:hAnsi="Georgia"/>
                <w:sz w:val="18"/>
                <w:szCs w:val="18"/>
              </w:rPr>
            </w:pPr>
            <w:r>
              <w:rPr>
                <w:rFonts w:ascii="Georgia" w:eastAsia="Times New Roman" w:hAnsi="Georgia"/>
                <w:sz w:val="18"/>
                <w:szCs w:val="18"/>
              </w:rPr>
              <w:t>Unknown</w:t>
            </w:r>
          </w:p>
        </w:tc>
      </w:tr>
      <w:tr w:rsidR="0078671D" w14:paraId="7ED5CE31" w14:textId="77777777">
        <w:trPr>
          <w:divId w:val="1142037916"/>
          <w:tblCellSpacing w:w="15" w:type="dxa"/>
        </w:trPr>
        <w:tc>
          <w:tcPr>
            <w:tcW w:w="0" w:type="auto"/>
            <w:vAlign w:val="center"/>
            <w:hideMark/>
          </w:tcPr>
          <w:p w14:paraId="4194574B" w14:textId="77777777" w:rsidR="0078671D" w:rsidRDefault="00000000">
            <w:pPr>
              <w:spacing w:after="75"/>
              <w:rPr>
                <w:rFonts w:ascii="Georgia" w:eastAsia="Times New Roman" w:hAnsi="Georgia"/>
                <w:sz w:val="18"/>
                <w:szCs w:val="18"/>
              </w:rPr>
            </w:pPr>
            <w:r>
              <w:rPr>
                <w:rFonts w:ascii="Georgia" w:eastAsia="Times New Roman" w:hAnsi="Georgia"/>
                <w:sz w:val="18"/>
                <w:szCs w:val="18"/>
              </w:rPr>
              <w:t>1.3. Residential &amp; commercial development -&gt; Tourism &amp; recreation areas</w:t>
            </w:r>
          </w:p>
        </w:tc>
        <w:tc>
          <w:tcPr>
            <w:tcW w:w="0" w:type="auto"/>
            <w:vAlign w:val="center"/>
            <w:hideMark/>
          </w:tcPr>
          <w:p w14:paraId="72E5B036" w14:textId="77777777" w:rsidR="0078671D" w:rsidRDefault="00000000">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70A5EAE5" w14:textId="77777777" w:rsidR="0078671D"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283146F5" w14:textId="77777777" w:rsidR="0078671D"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057BF0E9" w14:textId="77777777" w:rsidR="0078671D" w:rsidRDefault="00000000">
            <w:pPr>
              <w:spacing w:after="75"/>
              <w:rPr>
                <w:rFonts w:ascii="Georgia" w:eastAsia="Times New Roman" w:hAnsi="Georgia"/>
                <w:sz w:val="18"/>
                <w:szCs w:val="18"/>
              </w:rPr>
            </w:pPr>
            <w:r>
              <w:rPr>
                <w:rFonts w:ascii="Georgia" w:eastAsia="Times New Roman" w:hAnsi="Georgia"/>
                <w:sz w:val="18"/>
                <w:szCs w:val="18"/>
              </w:rPr>
              <w:t>Unknown</w:t>
            </w:r>
          </w:p>
        </w:tc>
      </w:tr>
      <w:tr w:rsidR="0078671D" w14:paraId="154A4101" w14:textId="77777777">
        <w:trPr>
          <w:divId w:val="1142037916"/>
          <w:tblCellSpacing w:w="15" w:type="dxa"/>
        </w:trPr>
        <w:tc>
          <w:tcPr>
            <w:tcW w:w="0" w:type="auto"/>
            <w:vAlign w:val="center"/>
            <w:hideMark/>
          </w:tcPr>
          <w:p w14:paraId="6B542CCD" w14:textId="77777777" w:rsidR="0078671D" w:rsidRDefault="00000000">
            <w:pPr>
              <w:spacing w:after="75"/>
              <w:rPr>
                <w:rFonts w:ascii="Georgia" w:eastAsia="Times New Roman" w:hAnsi="Georgia"/>
                <w:sz w:val="18"/>
                <w:szCs w:val="18"/>
              </w:rPr>
            </w:pPr>
            <w:r>
              <w:rPr>
                <w:rFonts w:ascii="Georgia" w:eastAsia="Times New Roman" w:hAnsi="Georgia"/>
                <w:sz w:val="18"/>
                <w:szCs w:val="18"/>
              </w:rPr>
              <w:t>4.1. Transportation &amp; service corridors -&gt; Roads &amp; railroads</w:t>
            </w:r>
          </w:p>
        </w:tc>
        <w:tc>
          <w:tcPr>
            <w:tcW w:w="0" w:type="auto"/>
            <w:vAlign w:val="center"/>
            <w:hideMark/>
          </w:tcPr>
          <w:p w14:paraId="1747B02F" w14:textId="77777777" w:rsidR="0078671D" w:rsidRDefault="00000000">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343EAA5B" w14:textId="77777777" w:rsidR="0078671D"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631A3023" w14:textId="77777777" w:rsidR="0078671D"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7EB588B3" w14:textId="77777777" w:rsidR="0078671D" w:rsidRDefault="00000000">
            <w:pPr>
              <w:spacing w:after="75"/>
              <w:rPr>
                <w:rFonts w:ascii="Georgia" w:eastAsia="Times New Roman" w:hAnsi="Georgia"/>
                <w:sz w:val="18"/>
                <w:szCs w:val="18"/>
              </w:rPr>
            </w:pPr>
            <w:r>
              <w:rPr>
                <w:rFonts w:ascii="Georgia" w:eastAsia="Times New Roman" w:hAnsi="Georgia"/>
                <w:sz w:val="18"/>
                <w:szCs w:val="18"/>
              </w:rPr>
              <w:t>Unknown</w:t>
            </w:r>
          </w:p>
        </w:tc>
      </w:tr>
      <w:tr w:rsidR="0078671D" w14:paraId="5F178CF9" w14:textId="77777777">
        <w:trPr>
          <w:divId w:val="1142037916"/>
          <w:tblCellSpacing w:w="15" w:type="dxa"/>
        </w:trPr>
        <w:tc>
          <w:tcPr>
            <w:tcW w:w="0" w:type="auto"/>
            <w:vAlign w:val="center"/>
            <w:hideMark/>
          </w:tcPr>
          <w:p w14:paraId="5CAC6E25" w14:textId="77777777" w:rsidR="0078671D" w:rsidRDefault="00000000">
            <w:pPr>
              <w:spacing w:after="75"/>
              <w:rPr>
                <w:rFonts w:ascii="Georgia" w:eastAsia="Times New Roman" w:hAnsi="Georgia"/>
                <w:sz w:val="18"/>
                <w:szCs w:val="18"/>
              </w:rPr>
            </w:pPr>
            <w:r>
              <w:rPr>
                <w:rFonts w:ascii="Georgia" w:eastAsia="Times New Roman" w:hAnsi="Georgia"/>
                <w:sz w:val="18"/>
                <w:szCs w:val="18"/>
              </w:rPr>
              <w:t>7.2.10. Natural system modifications -&gt; Dams &amp; water management/use -&gt; Large dams</w:t>
            </w:r>
          </w:p>
        </w:tc>
        <w:tc>
          <w:tcPr>
            <w:tcW w:w="0" w:type="auto"/>
            <w:vAlign w:val="center"/>
            <w:hideMark/>
          </w:tcPr>
          <w:p w14:paraId="5E0A76C7" w14:textId="77777777" w:rsidR="0078671D" w:rsidRDefault="00000000">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527B9B5D" w14:textId="77777777" w:rsidR="0078671D"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6B042E47" w14:textId="77777777" w:rsidR="0078671D"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1A703E6D" w14:textId="77777777" w:rsidR="0078671D" w:rsidRDefault="00000000">
            <w:pPr>
              <w:spacing w:after="75"/>
              <w:rPr>
                <w:rFonts w:ascii="Georgia" w:eastAsia="Times New Roman" w:hAnsi="Georgia"/>
                <w:sz w:val="18"/>
                <w:szCs w:val="18"/>
              </w:rPr>
            </w:pPr>
            <w:r>
              <w:rPr>
                <w:rFonts w:ascii="Georgia" w:eastAsia="Times New Roman" w:hAnsi="Georgia"/>
                <w:sz w:val="18"/>
                <w:szCs w:val="18"/>
              </w:rPr>
              <w:t>Unknown</w:t>
            </w:r>
          </w:p>
        </w:tc>
      </w:tr>
    </w:tbl>
    <w:p w14:paraId="25882132" w14:textId="77777777" w:rsidR="0078671D" w:rsidRDefault="00000000">
      <w:pPr>
        <w:pStyle w:val="Heading1"/>
        <w:divId w:val="2133089202"/>
        <w:rPr>
          <w:rFonts w:ascii="Georgia" w:eastAsia="Times New Roman" w:hAnsi="Georgia"/>
          <w:sz w:val="29"/>
          <w:szCs w:val="29"/>
        </w:rPr>
      </w:pPr>
      <w:r>
        <w:rPr>
          <w:rFonts w:ascii="Georgia" w:eastAsia="Times New Roman" w:hAnsi="Georgia"/>
          <w:sz w:val="29"/>
          <w:szCs w:val="29"/>
        </w:rPr>
        <w:t>Conservation</w:t>
      </w:r>
    </w:p>
    <w:p w14:paraId="726E54DA" w14:textId="27F9288E" w:rsidR="0078671D" w:rsidRDefault="00000000">
      <w:pPr>
        <w:pStyle w:val="NormalWeb"/>
        <w:divId w:val="2133089202"/>
        <w:rPr>
          <w:rFonts w:ascii="Georgia" w:hAnsi="Georgia"/>
        </w:rPr>
      </w:pPr>
      <w:r>
        <w:rPr>
          <w:rFonts w:ascii="Georgia" w:hAnsi="Georgia"/>
        </w:rPr>
        <w:t xml:space="preserve">This species is not known to be represented in </w:t>
      </w:r>
      <w:r>
        <w:rPr>
          <w:rStyle w:val="Emphasis"/>
          <w:rFonts w:ascii="Georgia" w:hAnsi="Georgia"/>
        </w:rPr>
        <w:t xml:space="preserve">ex situ </w:t>
      </w:r>
      <w:r>
        <w:rPr>
          <w:rFonts w:ascii="Georgia" w:hAnsi="Georgia"/>
        </w:rPr>
        <w:t>conservation in botanic gardens or gene bank</w:t>
      </w:r>
      <w:del w:id="76" w:author="Jack Plummer" w:date="2022-10-19T08:47:00Z">
        <w:r w:rsidDel="00DC60B7">
          <w:rPr>
            <w:rFonts w:ascii="Georgia" w:hAnsi="Georgia"/>
          </w:rPr>
          <w:delText>.</w:delText>
        </w:r>
      </w:del>
      <w:ins w:id="77" w:author="Jack Plummer" w:date="2022-10-19T08:47:00Z">
        <w:r w:rsidR="00DC60B7">
          <w:rPr>
            <w:rFonts w:ascii="Georgia" w:hAnsi="Georgia"/>
          </w:rPr>
          <w:t>s</w:t>
        </w:r>
      </w:ins>
      <w:r>
        <w:rPr>
          <w:rFonts w:ascii="Georgia" w:hAnsi="Georgia"/>
        </w:rPr>
        <w:t xml:space="preserve"> (BGCI 2022, Genesys 2022). This species has </w:t>
      </w:r>
      <w:del w:id="78" w:author="Jack Plummer" w:date="2022-10-19T08:47:00Z">
        <w:r w:rsidDel="00DC60B7">
          <w:rPr>
            <w:rFonts w:ascii="Georgia" w:hAnsi="Georgia"/>
          </w:rPr>
          <w:delText>been recorded</w:delText>
        </w:r>
      </w:del>
      <w:ins w:id="79" w:author="Jack Plummer" w:date="2022-10-19T08:47:00Z">
        <w:r w:rsidR="00DC60B7">
          <w:rPr>
            <w:rFonts w:ascii="Georgia" w:hAnsi="Georgia"/>
          </w:rPr>
          <w:t>only been recorded</w:t>
        </w:r>
      </w:ins>
      <w:r>
        <w:rPr>
          <w:rFonts w:ascii="Georgia" w:hAnsi="Georgia"/>
        </w:rPr>
        <w:t xml:space="preserve"> from </w:t>
      </w:r>
      <w:commentRangeStart w:id="80"/>
      <w:r w:rsidRPr="00DC60B7">
        <w:rPr>
          <w:rFonts w:ascii="Georgia" w:hAnsi="Georgia"/>
          <w:strike/>
          <w:rPrChange w:id="81" w:author="Jack Plummer" w:date="2022-10-19T08:47:00Z">
            <w:rPr>
              <w:rFonts w:ascii="Georgia" w:hAnsi="Georgia"/>
            </w:rPr>
          </w:rPrChange>
        </w:rPr>
        <w:t>protected areas across its range</w:t>
      </w:r>
      <w:commentRangeEnd w:id="80"/>
      <w:r w:rsidR="00DC60B7">
        <w:rPr>
          <w:rStyle w:val="CommentReference"/>
        </w:rPr>
        <w:commentReference w:id="80"/>
      </w:r>
      <w:r>
        <w:rPr>
          <w:rFonts w:ascii="Georgia" w:hAnsi="Georgia"/>
        </w:rPr>
        <w:t xml:space="preserve">. As the species is not known to be represented in </w:t>
      </w:r>
      <w:r>
        <w:rPr>
          <w:rStyle w:val="Emphasis"/>
          <w:rFonts w:ascii="Georgia" w:hAnsi="Georgia"/>
        </w:rPr>
        <w:t xml:space="preserve">ex situ </w:t>
      </w:r>
      <w:r>
        <w:rPr>
          <w:rFonts w:ascii="Georgia" w:hAnsi="Georgia"/>
        </w:rPr>
        <w:t>conservation, collection of germplasm from wild plants is recommended.</w:t>
      </w:r>
    </w:p>
    <w:p w14:paraId="0DBA194C" w14:textId="77777777" w:rsidR="0078671D" w:rsidRDefault="00000000">
      <w:pPr>
        <w:pStyle w:val="Heading2"/>
        <w:divId w:val="2133089202"/>
        <w:rPr>
          <w:rFonts w:ascii="Georgia" w:eastAsia="Times New Roman" w:hAnsi="Georgia"/>
          <w:sz w:val="27"/>
          <w:szCs w:val="27"/>
        </w:rPr>
      </w:pPr>
      <w:commentRangeStart w:id="82"/>
      <w:r>
        <w:rPr>
          <w:rFonts w:ascii="Georgia" w:eastAsia="Times New Roman" w:hAnsi="Georgia"/>
          <w:sz w:val="27"/>
          <w:szCs w:val="27"/>
        </w:rPr>
        <w:t>Conservation Actions In- Place</w:t>
      </w:r>
      <w:commentRangeEnd w:id="82"/>
      <w:r w:rsidR="00C67079">
        <w:rPr>
          <w:rStyle w:val="CommentReference"/>
          <w:b w:val="0"/>
          <w:bCs w:val="0"/>
        </w:rPr>
        <w:commentReference w:id="82"/>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746"/>
        <w:gridCol w:w="530"/>
      </w:tblGrid>
      <w:tr w:rsidR="0078671D" w14:paraId="1BF96CC7" w14:textId="77777777">
        <w:trPr>
          <w:divId w:val="2133089202"/>
          <w:tblCellSpacing w:w="15" w:type="dxa"/>
        </w:trPr>
        <w:tc>
          <w:tcPr>
            <w:tcW w:w="0" w:type="auto"/>
            <w:tcBorders>
              <w:bottom w:val="single" w:sz="6" w:space="0" w:color="000000"/>
            </w:tcBorders>
            <w:shd w:val="clear" w:color="auto" w:fill="BBBBBB"/>
            <w:vAlign w:val="center"/>
            <w:hideMark/>
          </w:tcPr>
          <w:p w14:paraId="376933E1" w14:textId="77777777" w:rsidR="0078671D" w:rsidRDefault="00000000">
            <w:pPr>
              <w:spacing w:after="75"/>
              <w:rPr>
                <w:rFonts w:ascii="Georgia" w:eastAsia="Times New Roman" w:hAnsi="Georgia"/>
                <w:b/>
                <w:bCs/>
                <w:sz w:val="18"/>
                <w:szCs w:val="18"/>
              </w:rPr>
            </w:pPr>
            <w:r>
              <w:rPr>
                <w:rFonts w:ascii="Georgia" w:eastAsia="Times New Roman" w:hAnsi="Georgia"/>
                <w:b/>
                <w:bCs/>
                <w:sz w:val="18"/>
                <w:szCs w:val="18"/>
              </w:rPr>
              <w:t>Conservation sites identified</w:t>
            </w:r>
          </w:p>
        </w:tc>
        <w:tc>
          <w:tcPr>
            <w:tcW w:w="0" w:type="auto"/>
            <w:tcBorders>
              <w:bottom w:val="single" w:sz="6" w:space="0" w:color="000000"/>
            </w:tcBorders>
            <w:shd w:val="clear" w:color="auto" w:fill="BBBBBB"/>
            <w:vAlign w:val="center"/>
            <w:hideMark/>
          </w:tcPr>
          <w:p w14:paraId="59F80C36" w14:textId="77777777" w:rsidR="0078671D" w:rsidRDefault="00000000">
            <w:pPr>
              <w:spacing w:after="75"/>
              <w:rPr>
                <w:rFonts w:ascii="Georgia" w:eastAsia="Times New Roman" w:hAnsi="Georgia"/>
                <w:b/>
                <w:bCs/>
                <w:sz w:val="18"/>
                <w:szCs w:val="18"/>
              </w:rPr>
            </w:pPr>
            <w:r>
              <w:rPr>
                <w:rFonts w:ascii="Georgia" w:eastAsia="Times New Roman" w:hAnsi="Georgia"/>
                <w:b/>
                <w:bCs/>
                <w:sz w:val="18"/>
                <w:szCs w:val="18"/>
              </w:rPr>
              <w:t>Note</w:t>
            </w:r>
          </w:p>
        </w:tc>
      </w:tr>
      <w:tr w:rsidR="0078671D" w14:paraId="5C991BA4" w14:textId="77777777">
        <w:trPr>
          <w:divId w:val="2133089202"/>
          <w:tblCellSpacing w:w="15" w:type="dxa"/>
        </w:trPr>
        <w:tc>
          <w:tcPr>
            <w:tcW w:w="0" w:type="auto"/>
            <w:vAlign w:val="center"/>
            <w:hideMark/>
          </w:tcPr>
          <w:p w14:paraId="4ACEDD1E" w14:textId="77777777" w:rsidR="0078671D" w:rsidRDefault="00000000">
            <w:pPr>
              <w:spacing w:after="75"/>
              <w:rPr>
                <w:rFonts w:ascii="Georgia" w:eastAsia="Times New Roman" w:hAnsi="Georgia"/>
                <w:sz w:val="18"/>
                <w:szCs w:val="18"/>
              </w:rPr>
            </w:pPr>
            <w:r>
              <w:rPr>
                <w:rFonts w:ascii="Georgia" w:eastAsia="Times New Roman" w:hAnsi="Georgia"/>
                <w:sz w:val="18"/>
                <w:szCs w:val="18"/>
              </w:rPr>
              <w:t>Yes, over part of range</w:t>
            </w:r>
          </w:p>
        </w:tc>
        <w:tc>
          <w:tcPr>
            <w:tcW w:w="0" w:type="auto"/>
            <w:vAlign w:val="center"/>
            <w:hideMark/>
          </w:tcPr>
          <w:p w14:paraId="7D05A508" w14:textId="77777777" w:rsidR="0078671D"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78C6469B" w14:textId="77777777" w:rsidR="0078671D" w:rsidRDefault="0078671D">
      <w:pPr>
        <w:divId w:val="2133089202"/>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280"/>
        <w:gridCol w:w="530"/>
      </w:tblGrid>
      <w:tr w:rsidR="0078671D" w14:paraId="22015D02" w14:textId="77777777">
        <w:trPr>
          <w:divId w:val="2133089202"/>
          <w:tblCellSpacing w:w="15" w:type="dxa"/>
        </w:trPr>
        <w:tc>
          <w:tcPr>
            <w:tcW w:w="0" w:type="auto"/>
            <w:tcBorders>
              <w:bottom w:val="single" w:sz="6" w:space="0" w:color="000000"/>
            </w:tcBorders>
            <w:shd w:val="clear" w:color="auto" w:fill="BBBBBB"/>
            <w:vAlign w:val="center"/>
            <w:hideMark/>
          </w:tcPr>
          <w:p w14:paraId="698F94F4" w14:textId="77777777" w:rsidR="0078671D" w:rsidRDefault="00000000">
            <w:pPr>
              <w:spacing w:after="75"/>
              <w:rPr>
                <w:rFonts w:ascii="Georgia" w:eastAsia="Times New Roman" w:hAnsi="Georgia"/>
                <w:b/>
                <w:bCs/>
                <w:sz w:val="18"/>
                <w:szCs w:val="18"/>
              </w:rPr>
            </w:pPr>
            <w:r>
              <w:rPr>
                <w:rFonts w:ascii="Georgia" w:eastAsia="Times New Roman" w:hAnsi="Georgia"/>
                <w:b/>
                <w:bCs/>
                <w:sz w:val="18"/>
                <w:szCs w:val="18"/>
              </w:rPr>
              <w:t>Occur in at least one PA</w:t>
            </w:r>
          </w:p>
        </w:tc>
        <w:tc>
          <w:tcPr>
            <w:tcW w:w="0" w:type="auto"/>
            <w:tcBorders>
              <w:bottom w:val="single" w:sz="6" w:space="0" w:color="000000"/>
            </w:tcBorders>
            <w:shd w:val="clear" w:color="auto" w:fill="BBBBBB"/>
            <w:vAlign w:val="center"/>
            <w:hideMark/>
          </w:tcPr>
          <w:p w14:paraId="44523D2A" w14:textId="77777777" w:rsidR="0078671D" w:rsidRDefault="00000000">
            <w:pPr>
              <w:spacing w:after="75"/>
              <w:rPr>
                <w:rFonts w:ascii="Georgia" w:eastAsia="Times New Roman" w:hAnsi="Georgia"/>
                <w:b/>
                <w:bCs/>
                <w:sz w:val="18"/>
                <w:szCs w:val="18"/>
              </w:rPr>
            </w:pPr>
            <w:r>
              <w:rPr>
                <w:rFonts w:ascii="Georgia" w:eastAsia="Times New Roman" w:hAnsi="Georgia"/>
                <w:b/>
                <w:bCs/>
                <w:sz w:val="18"/>
                <w:szCs w:val="18"/>
              </w:rPr>
              <w:t>Note</w:t>
            </w:r>
          </w:p>
        </w:tc>
      </w:tr>
      <w:tr w:rsidR="0078671D" w14:paraId="2024A271" w14:textId="77777777">
        <w:trPr>
          <w:divId w:val="2133089202"/>
          <w:tblCellSpacing w:w="15" w:type="dxa"/>
        </w:trPr>
        <w:tc>
          <w:tcPr>
            <w:tcW w:w="0" w:type="auto"/>
            <w:vAlign w:val="center"/>
            <w:hideMark/>
          </w:tcPr>
          <w:p w14:paraId="2959ED05" w14:textId="77777777" w:rsidR="0078671D" w:rsidRDefault="00000000">
            <w:pPr>
              <w:spacing w:after="75"/>
              <w:rPr>
                <w:rFonts w:ascii="Georgia" w:eastAsia="Times New Roman" w:hAnsi="Georgia"/>
                <w:sz w:val="18"/>
                <w:szCs w:val="18"/>
              </w:rPr>
            </w:pPr>
            <w:r>
              <w:rPr>
                <w:rFonts w:ascii="Georgia" w:eastAsia="Times New Roman" w:hAnsi="Georgia"/>
                <w:sz w:val="18"/>
                <w:szCs w:val="18"/>
              </w:rPr>
              <w:t>Yes</w:t>
            </w:r>
          </w:p>
        </w:tc>
        <w:tc>
          <w:tcPr>
            <w:tcW w:w="0" w:type="auto"/>
            <w:vAlign w:val="center"/>
            <w:hideMark/>
          </w:tcPr>
          <w:p w14:paraId="79E6A3BE" w14:textId="77777777" w:rsidR="0078671D"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38788A9D" w14:textId="77777777" w:rsidR="0078671D" w:rsidRDefault="00000000">
      <w:pPr>
        <w:pStyle w:val="Heading2"/>
        <w:divId w:val="2133089202"/>
        <w:rPr>
          <w:rFonts w:ascii="Georgia" w:eastAsia="Times New Roman" w:hAnsi="Georgia"/>
          <w:sz w:val="27"/>
          <w:szCs w:val="27"/>
        </w:rPr>
      </w:pPr>
      <w:r>
        <w:rPr>
          <w:rFonts w:ascii="Georgia" w:eastAsia="Times New Roman" w:hAnsi="Georgia"/>
          <w:sz w:val="27"/>
          <w:szCs w:val="27"/>
        </w:rPr>
        <w:t>Important Conservation Actions Needed</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864"/>
        <w:gridCol w:w="530"/>
      </w:tblGrid>
      <w:tr w:rsidR="0078671D" w14:paraId="7521085B" w14:textId="77777777">
        <w:trPr>
          <w:divId w:val="2133089202"/>
          <w:tblCellSpacing w:w="15" w:type="dxa"/>
        </w:trPr>
        <w:tc>
          <w:tcPr>
            <w:tcW w:w="0" w:type="auto"/>
            <w:tcBorders>
              <w:bottom w:val="single" w:sz="6" w:space="0" w:color="000000"/>
            </w:tcBorders>
            <w:shd w:val="clear" w:color="auto" w:fill="BBBBBB"/>
            <w:vAlign w:val="center"/>
            <w:hideMark/>
          </w:tcPr>
          <w:p w14:paraId="036A8068" w14:textId="77777777" w:rsidR="0078671D" w:rsidRDefault="00000000">
            <w:pPr>
              <w:spacing w:after="75"/>
              <w:rPr>
                <w:rFonts w:ascii="Georgia" w:eastAsia="Times New Roman" w:hAnsi="Georgia"/>
                <w:b/>
                <w:bCs/>
                <w:sz w:val="18"/>
                <w:szCs w:val="18"/>
              </w:rPr>
            </w:pPr>
            <w:r>
              <w:rPr>
                <w:rFonts w:ascii="Georgia" w:eastAsia="Times New Roman" w:hAnsi="Georgia"/>
                <w:b/>
                <w:bCs/>
                <w:sz w:val="18"/>
                <w:szCs w:val="18"/>
              </w:rPr>
              <w:t>Conservation Actions</w:t>
            </w:r>
          </w:p>
        </w:tc>
        <w:tc>
          <w:tcPr>
            <w:tcW w:w="0" w:type="auto"/>
            <w:tcBorders>
              <w:bottom w:val="single" w:sz="6" w:space="0" w:color="000000"/>
            </w:tcBorders>
            <w:shd w:val="clear" w:color="auto" w:fill="BBBBBB"/>
            <w:vAlign w:val="center"/>
            <w:hideMark/>
          </w:tcPr>
          <w:p w14:paraId="27CCC151" w14:textId="77777777" w:rsidR="0078671D" w:rsidRDefault="00000000">
            <w:pPr>
              <w:spacing w:after="75"/>
              <w:rPr>
                <w:rFonts w:ascii="Georgia" w:eastAsia="Times New Roman" w:hAnsi="Georgia"/>
                <w:b/>
                <w:bCs/>
                <w:sz w:val="18"/>
                <w:szCs w:val="18"/>
              </w:rPr>
            </w:pPr>
            <w:r>
              <w:rPr>
                <w:rFonts w:ascii="Georgia" w:eastAsia="Times New Roman" w:hAnsi="Georgia"/>
                <w:b/>
                <w:bCs/>
                <w:sz w:val="18"/>
                <w:szCs w:val="18"/>
              </w:rPr>
              <w:t>Note</w:t>
            </w:r>
          </w:p>
        </w:tc>
      </w:tr>
      <w:tr w:rsidR="0078671D" w14:paraId="3E27DE57" w14:textId="77777777">
        <w:trPr>
          <w:divId w:val="2133089202"/>
          <w:tblCellSpacing w:w="15" w:type="dxa"/>
        </w:trPr>
        <w:tc>
          <w:tcPr>
            <w:tcW w:w="0" w:type="auto"/>
            <w:tcBorders>
              <w:bottom w:val="single" w:sz="6" w:space="0" w:color="CCCCCC"/>
            </w:tcBorders>
            <w:vAlign w:val="center"/>
            <w:hideMark/>
          </w:tcPr>
          <w:p w14:paraId="0F4A734A" w14:textId="77777777" w:rsidR="0078671D" w:rsidRDefault="00000000">
            <w:pPr>
              <w:spacing w:after="75"/>
              <w:rPr>
                <w:rFonts w:ascii="Georgia" w:eastAsia="Times New Roman" w:hAnsi="Georgia"/>
                <w:sz w:val="18"/>
                <w:szCs w:val="18"/>
              </w:rPr>
            </w:pPr>
            <w:r>
              <w:rPr>
                <w:rFonts w:ascii="Georgia" w:eastAsia="Times New Roman" w:hAnsi="Georgia"/>
                <w:sz w:val="18"/>
                <w:szCs w:val="18"/>
              </w:rPr>
              <w:t>1.1. Land/water protection -&gt; Site/area protection</w:t>
            </w:r>
          </w:p>
        </w:tc>
        <w:tc>
          <w:tcPr>
            <w:tcW w:w="0" w:type="auto"/>
            <w:tcBorders>
              <w:bottom w:val="single" w:sz="6" w:space="0" w:color="CCCCCC"/>
            </w:tcBorders>
            <w:vAlign w:val="center"/>
            <w:hideMark/>
          </w:tcPr>
          <w:p w14:paraId="36358479" w14:textId="77777777" w:rsidR="0078671D" w:rsidRDefault="00000000">
            <w:pPr>
              <w:spacing w:after="75"/>
              <w:rPr>
                <w:rFonts w:ascii="Georgia" w:eastAsia="Times New Roman" w:hAnsi="Georgia"/>
                <w:sz w:val="18"/>
                <w:szCs w:val="18"/>
              </w:rPr>
            </w:pPr>
            <w:r>
              <w:rPr>
                <w:rFonts w:ascii="Georgia" w:eastAsia="Times New Roman" w:hAnsi="Georgia"/>
                <w:sz w:val="18"/>
                <w:szCs w:val="18"/>
              </w:rPr>
              <w:t>-</w:t>
            </w:r>
          </w:p>
        </w:tc>
      </w:tr>
      <w:tr w:rsidR="0078671D" w14:paraId="74FB4B56" w14:textId="77777777">
        <w:trPr>
          <w:divId w:val="2133089202"/>
          <w:tblCellSpacing w:w="15" w:type="dxa"/>
        </w:trPr>
        <w:tc>
          <w:tcPr>
            <w:tcW w:w="0" w:type="auto"/>
            <w:tcBorders>
              <w:bottom w:val="single" w:sz="6" w:space="0" w:color="CCCCCC"/>
            </w:tcBorders>
            <w:vAlign w:val="center"/>
            <w:hideMark/>
          </w:tcPr>
          <w:p w14:paraId="1A8974EB" w14:textId="77777777" w:rsidR="0078671D" w:rsidRDefault="00000000">
            <w:pPr>
              <w:spacing w:after="75"/>
              <w:rPr>
                <w:rFonts w:ascii="Georgia" w:eastAsia="Times New Roman" w:hAnsi="Georgia"/>
                <w:sz w:val="18"/>
                <w:szCs w:val="18"/>
              </w:rPr>
            </w:pPr>
            <w:r>
              <w:rPr>
                <w:rFonts w:ascii="Georgia" w:eastAsia="Times New Roman" w:hAnsi="Georgia"/>
                <w:sz w:val="18"/>
                <w:szCs w:val="18"/>
              </w:rPr>
              <w:t>1.2. Land/water protection -&gt; Resource &amp; habitat protection</w:t>
            </w:r>
          </w:p>
        </w:tc>
        <w:tc>
          <w:tcPr>
            <w:tcW w:w="0" w:type="auto"/>
            <w:tcBorders>
              <w:bottom w:val="single" w:sz="6" w:space="0" w:color="CCCCCC"/>
            </w:tcBorders>
            <w:vAlign w:val="center"/>
            <w:hideMark/>
          </w:tcPr>
          <w:p w14:paraId="26570F86" w14:textId="77777777" w:rsidR="0078671D"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67862344" w14:textId="77777777" w:rsidR="0078671D" w:rsidRDefault="00000000">
      <w:pPr>
        <w:pStyle w:val="Heading2"/>
        <w:divId w:val="2133089202"/>
        <w:rPr>
          <w:rFonts w:ascii="Georgia" w:eastAsia="Times New Roman" w:hAnsi="Georgia"/>
          <w:sz w:val="27"/>
          <w:szCs w:val="27"/>
        </w:rPr>
      </w:pPr>
      <w:r>
        <w:rPr>
          <w:rFonts w:ascii="Georgia" w:eastAsia="Times New Roman" w:hAnsi="Georgia"/>
          <w:sz w:val="27"/>
          <w:szCs w:val="27"/>
        </w:rPr>
        <w:t>Research Needed</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908"/>
        <w:gridCol w:w="530"/>
      </w:tblGrid>
      <w:tr w:rsidR="0078671D" w14:paraId="637F3DD6" w14:textId="77777777">
        <w:trPr>
          <w:divId w:val="2133089202"/>
          <w:tblCellSpacing w:w="15" w:type="dxa"/>
        </w:trPr>
        <w:tc>
          <w:tcPr>
            <w:tcW w:w="0" w:type="auto"/>
            <w:tcBorders>
              <w:bottom w:val="single" w:sz="6" w:space="0" w:color="000000"/>
            </w:tcBorders>
            <w:shd w:val="clear" w:color="auto" w:fill="BBBBBB"/>
            <w:vAlign w:val="center"/>
            <w:hideMark/>
          </w:tcPr>
          <w:p w14:paraId="2003DFD1" w14:textId="77777777" w:rsidR="0078671D" w:rsidRDefault="00000000">
            <w:pPr>
              <w:spacing w:after="75"/>
              <w:rPr>
                <w:rFonts w:ascii="Georgia" w:eastAsia="Times New Roman" w:hAnsi="Georgia"/>
                <w:b/>
                <w:bCs/>
                <w:sz w:val="18"/>
                <w:szCs w:val="18"/>
              </w:rPr>
            </w:pPr>
            <w:r>
              <w:rPr>
                <w:rFonts w:ascii="Georgia" w:eastAsia="Times New Roman" w:hAnsi="Georgia"/>
                <w:b/>
                <w:bCs/>
                <w:sz w:val="18"/>
                <w:szCs w:val="18"/>
              </w:rPr>
              <w:t>Research</w:t>
            </w:r>
          </w:p>
        </w:tc>
        <w:tc>
          <w:tcPr>
            <w:tcW w:w="0" w:type="auto"/>
            <w:tcBorders>
              <w:bottom w:val="single" w:sz="6" w:space="0" w:color="000000"/>
            </w:tcBorders>
            <w:shd w:val="clear" w:color="auto" w:fill="BBBBBB"/>
            <w:vAlign w:val="center"/>
            <w:hideMark/>
          </w:tcPr>
          <w:p w14:paraId="4FAE0EEB" w14:textId="77777777" w:rsidR="0078671D" w:rsidRDefault="00000000">
            <w:pPr>
              <w:spacing w:after="75"/>
              <w:rPr>
                <w:rFonts w:ascii="Georgia" w:eastAsia="Times New Roman" w:hAnsi="Georgia"/>
                <w:b/>
                <w:bCs/>
                <w:sz w:val="18"/>
                <w:szCs w:val="18"/>
              </w:rPr>
            </w:pPr>
            <w:r>
              <w:rPr>
                <w:rFonts w:ascii="Georgia" w:eastAsia="Times New Roman" w:hAnsi="Georgia"/>
                <w:b/>
                <w:bCs/>
                <w:sz w:val="18"/>
                <w:szCs w:val="18"/>
              </w:rPr>
              <w:t>Note</w:t>
            </w:r>
          </w:p>
        </w:tc>
      </w:tr>
      <w:tr w:rsidR="0078671D" w14:paraId="5BD3CCE4" w14:textId="77777777">
        <w:trPr>
          <w:divId w:val="2133089202"/>
          <w:tblCellSpacing w:w="15" w:type="dxa"/>
        </w:trPr>
        <w:tc>
          <w:tcPr>
            <w:tcW w:w="0" w:type="auto"/>
            <w:tcBorders>
              <w:bottom w:val="single" w:sz="6" w:space="0" w:color="CCCCCC"/>
            </w:tcBorders>
            <w:vAlign w:val="center"/>
            <w:hideMark/>
          </w:tcPr>
          <w:p w14:paraId="23742D3C" w14:textId="77777777" w:rsidR="0078671D" w:rsidRDefault="00000000">
            <w:pPr>
              <w:spacing w:after="75"/>
              <w:rPr>
                <w:rFonts w:ascii="Georgia" w:eastAsia="Times New Roman" w:hAnsi="Georgia"/>
                <w:sz w:val="18"/>
                <w:szCs w:val="18"/>
              </w:rPr>
            </w:pPr>
            <w:r>
              <w:rPr>
                <w:rFonts w:ascii="Georgia" w:eastAsia="Times New Roman" w:hAnsi="Georgia"/>
                <w:sz w:val="18"/>
                <w:szCs w:val="18"/>
              </w:rPr>
              <w:t>1.3. Research -&gt; Life history &amp; ecology</w:t>
            </w:r>
          </w:p>
        </w:tc>
        <w:tc>
          <w:tcPr>
            <w:tcW w:w="0" w:type="auto"/>
            <w:tcBorders>
              <w:bottom w:val="single" w:sz="6" w:space="0" w:color="CCCCCC"/>
            </w:tcBorders>
            <w:vAlign w:val="center"/>
            <w:hideMark/>
          </w:tcPr>
          <w:p w14:paraId="3AF81F41" w14:textId="77777777" w:rsidR="0078671D" w:rsidRDefault="00000000">
            <w:pPr>
              <w:spacing w:after="75"/>
              <w:rPr>
                <w:rFonts w:ascii="Georgia" w:eastAsia="Times New Roman" w:hAnsi="Georgia"/>
                <w:sz w:val="18"/>
                <w:szCs w:val="18"/>
              </w:rPr>
            </w:pPr>
            <w:r>
              <w:rPr>
                <w:rFonts w:ascii="Georgia" w:eastAsia="Times New Roman" w:hAnsi="Georgia"/>
                <w:sz w:val="18"/>
                <w:szCs w:val="18"/>
              </w:rPr>
              <w:t>-</w:t>
            </w:r>
          </w:p>
        </w:tc>
      </w:tr>
      <w:tr w:rsidR="0078671D" w14:paraId="4CA26B2A" w14:textId="77777777">
        <w:trPr>
          <w:divId w:val="2133089202"/>
          <w:tblCellSpacing w:w="15" w:type="dxa"/>
        </w:trPr>
        <w:tc>
          <w:tcPr>
            <w:tcW w:w="0" w:type="auto"/>
            <w:tcBorders>
              <w:bottom w:val="single" w:sz="6" w:space="0" w:color="CCCCCC"/>
            </w:tcBorders>
            <w:vAlign w:val="center"/>
            <w:hideMark/>
          </w:tcPr>
          <w:p w14:paraId="67681D38" w14:textId="77777777" w:rsidR="0078671D" w:rsidRDefault="00000000">
            <w:pPr>
              <w:spacing w:after="75"/>
              <w:rPr>
                <w:rFonts w:ascii="Georgia" w:eastAsia="Times New Roman" w:hAnsi="Georgia"/>
                <w:sz w:val="18"/>
                <w:szCs w:val="18"/>
              </w:rPr>
            </w:pPr>
            <w:r>
              <w:rPr>
                <w:rFonts w:ascii="Georgia" w:eastAsia="Times New Roman" w:hAnsi="Georgia"/>
                <w:sz w:val="18"/>
                <w:szCs w:val="18"/>
              </w:rPr>
              <w:t>1.6. Research -&gt; Actions</w:t>
            </w:r>
          </w:p>
        </w:tc>
        <w:tc>
          <w:tcPr>
            <w:tcW w:w="0" w:type="auto"/>
            <w:tcBorders>
              <w:bottom w:val="single" w:sz="6" w:space="0" w:color="CCCCCC"/>
            </w:tcBorders>
            <w:vAlign w:val="center"/>
            <w:hideMark/>
          </w:tcPr>
          <w:p w14:paraId="2035D7BF" w14:textId="77777777" w:rsidR="0078671D" w:rsidRDefault="00000000">
            <w:pPr>
              <w:spacing w:after="75"/>
              <w:rPr>
                <w:rFonts w:ascii="Georgia" w:eastAsia="Times New Roman" w:hAnsi="Georgia"/>
                <w:sz w:val="18"/>
                <w:szCs w:val="18"/>
              </w:rPr>
            </w:pPr>
            <w:r>
              <w:rPr>
                <w:rFonts w:ascii="Georgia" w:eastAsia="Times New Roman" w:hAnsi="Georgia"/>
                <w:sz w:val="18"/>
                <w:szCs w:val="18"/>
              </w:rPr>
              <w:t>-</w:t>
            </w:r>
          </w:p>
        </w:tc>
      </w:tr>
      <w:tr w:rsidR="0078671D" w14:paraId="2D99C19E" w14:textId="77777777">
        <w:trPr>
          <w:divId w:val="2133089202"/>
          <w:tblCellSpacing w:w="15" w:type="dxa"/>
        </w:trPr>
        <w:tc>
          <w:tcPr>
            <w:tcW w:w="0" w:type="auto"/>
            <w:tcBorders>
              <w:bottom w:val="single" w:sz="6" w:space="0" w:color="CCCCCC"/>
            </w:tcBorders>
            <w:vAlign w:val="center"/>
            <w:hideMark/>
          </w:tcPr>
          <w:p w14:paraId="0DF60D9E" w14:textId="77777777" w:rsidR="0078671D" w:rsidRDefault="00000000">
            <w:pPr>
              <w:spacing w:after="75"/>
              <w:rPr>
                <w:rFonts w:ascii="Georgia" w:eastAsia="Times New Roman" w:hAnsi="Georgia"/>
                <w:sz w:val="18"/>
                <w:szCs w:val="18"/>
              </w:rPr>
            </w:pPr>
            <w:r>
              <w:rPr>
                <w:rFonts w:ascii="Georgia" w:eastAsia="Times New Roman" w:hAnsi="Georgia"/>
                <w:sz w:val="18"/>
                <w:szCs w:val="18"/>
              </w:rPr>
              <w:t>2.2. Conservation Planning -&gt; Area-based Management Plan</w:t>
            </w:r>
          </w:p>
        </w:tc>
        <w:tc>
          <w:tcPr>
            <w:tcW w:w="0" w:type="auto"/>
            <w:tcBorders>
              <w:bottom w:val="single" w:sz="6" w:space="0" w:color="CCCCCC"/>
            </w:tcBorders>
            <w:vAlign w:val="center"/>
            <w:hideMark/>
          </w:tcPr>
          <w:p w14:paraId="33751455" w14:textId="77777777" w:rsidR="0078671D"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7EA5A1D6" w14:textId="77777777" w:rsidR="0078671D" w:rsidRDefault="00000000">
      <w:pPr>
        <w:pStyle w:val="Heading1"/>
        <w:divId w:val="926618563"/>
        <w:rPr>
          <w:rFonts w:ascii="Georgia" w:eastAsia="Times New Roman" w:hAnsi="Georgia"/>
          <w:sz w:val="29"/>
          <w:szCs w:val="29"/>
        </w:rPr>
      </w:pPr>
      <w:r>
        <w:rPr>
          <w:rFonts w:ascii="Georgia" w:eastAsia="Times New Roman" w:hAnsi="Georgia"/>
          <w:sz w:val="29"/>
          <w:szCs w:val="29"/>
        </w:rPr>
        <w:t>Ecosystem Services</w:t>
      </w:r>
    </w:p>
    <w:p w14:paraId="333E8DF9" w14:textId="77777777" w:rsidR="0078671D" w:rsidRDefault="00000000">
      <w:pPr>
        <w:pStyle w:val="Heading2"/>
        <w:divId w:val="926618563"/>
        <w:rPr>
          <w:rFonts w:ascii="Georgia" w:eastAsia="Times New Roman" w:hAnsi="Georgia"/>
          <w:sz w:val="27"/>
          <w:szCs w:val="27"/>
        </w:rPr>
      </w:pPr>
      <w:r>
        <w:rPr>
          <w:rFonts w:ascii="Georgia" w:eastAsia="Times New Roman" w:hAnsi="Georgia"/>
          <w:sz w:val="27"/>
          <w:szCs w:val="27"/>
        </w:rPr>
        <w:t>Ecosystem Services Provided by the Species</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063"/>
        <w:gridCol w:w="5947"/>
      </w:tblGrid>
      <w:tr w:rsidR="0078671D" w14:paraId="1135D77A" w14:textId="77777777">
        <w:trPr>
          <w:divId w:val="926618563"/>
          <w:tblCellSpacing w:w="15" w:type="dxa"/>
        </w:trPr>
        <w:tc>
          <w:tcPr>
            <w:tcW w:w="0" w:type="auto"/>
            <w:tcBorders>
              <w:bottom w:val="single" w:sz="6" w:space="0" w:color="000000"/>
            </w:tcBorders>
            <w:shd w:val="clear" w:color="auto" w:fill="BBBBBB"/>
            <w:vAlign w:val="center"/>
            <w:hideMark/>
          </w:tcPr>
          <w:p w14:paraId="01D94D6C" w14:textId="77777777" w:rsidR="0078671D" w:rsidRDefault="00000000">
            <w:pPr>
              <w:spacing w:after="75"/>
              <w:rPr>
                <w:rFonts w:ascii="Georgia" w:eastAsia="Times New Roman" w:hAnsi="Georgia"/>
                <w:b/>
                <w:bCs/>
                <w:sz w:val="18"/>
                <w:szCs w:val="18"/>
              </w:rPr>
            </w:pPr>
            <w:r>
              <w:rPr>
                <w:rFonts w:ascii="Georgia" w:eastAsia="Times New Roman" w:hAnsi="Georgia"/>
                <w:b/>
                <w:bCs/>
                <w:sz w:val="18"/>
                <w:szCs w:val="18"/>
              </w:rPr>
              <w:t>Insufficient Information Available</w:t>
            </w:r>
          </w:p>
        </w:tc>
        <w:tc>
          <w:tcPr>
            <w:tcW w:w="0" w:type="auto"/>
            <w:tcBorders>
              <w:bottom w:val="single" w:sz="6" w:space="0" w:color="000000"/>
            </w:tcBorders>
            <w:shd w:val="clear" w:color="auto" w:fill="BBBBBB"/>
            <w:vAlign w:val="center"/>
            <w:hideMark/>
          </w:tcPr>
          <w:p w14:paraId="087BD20C" w14:textId="77777777" w:rsidR="0078671D" w:rsidRDefault="00000000">
            <w:pPr>
              <w:spacing w:after="75"/>
              <w:rPr>
                <w:rFonts w:ascii="Georgia" w:eastAsia="Times New Roman" w:hAnsi="Georgia"/>
                <w:b/>
                <w:bCs/>
                <w:sz w:val="18"/>
                <w:szCs w:val="18"/>
              </w:rPr>
            </w:pPr>
            <w:r>
              <w:rPr>
                <w:rStyle w:val="redfont"/>
                <w:rFonts w:ascii="Georgia" w:eastAsia="Times New Roman" w:hAnsi="Georgia"/>
                <w:b/>
                <w:bCs/>
                <w:sz w:val="18"/>
                <w:szCs w:val="18"/>
              </w:rPr>
              <w:t>All coded services should have an importance score of 5 - Not Known.</w:t>
            </w:r>
          </w:p>
        </w:tc>
      </w:tr>
      <w:tr w:rsidR="0078671D" w14:paraId="1E34ECE7" w14:textId="77777777">
        <w:trPr>
          <w:divId w:val="926618563"/>
          <w:tblCellSpacing w:w="15" w:type="dxa"/>
        </w:trPr>
        <w:tc>
          <w:tcPr>
            <w:tcW w:w="0" w:type="auto"/>
            <w:vAlign w:val="center"/>
            <w:hideMark/>
          </w:tcPr>
          <w:p w14:paraId="599827DE" w14:textId="77777777" w:rsidR="0078671D" w:rsidRDefault="00000000">
            <w:pPr>
              <w:spacing w:after="75"/>
              <w:rPr>
                <w:rFonts w:ascii="Georgia" w:eastAsia="Times New Roman" w:hAnsi="Georgia"/>
                <w:sz w:val="18"/>
                <w:szCs w:val="18"/>
              </w:rPr>
            </w:pPr>
            <w:r>
              <w:rPr>
                <w:rFonts w:ascii="Georgia" w:eastAsia="Times New Roman" w:hAnsi="Georgia"/>
                <w:sz w:val="18"/>
                <w:szCs w:val="18"/>
              </w:rPr>
              <w:t>true</w:t>
            </w:r>
          </w:p>
        </w:tc>
        <w:tc>
          <w:tcPr>
            <w:tcW w:w="0" w:type="auto"/>
            <w:vAlign w:val="center"/>
            <w:hideMark/>
          </w:tcPr>
          <w:p w14:paraId="3D3E6852" w14:textId="77777777" w:rsidR="0078671D"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6F712EF6" w14:textId="77777777" w:rsidR="0078671D" w:rsidRDefault="00000000">
      <w:pPr>
        <w:pStyle w:val="Heading1"/>
        <w:rPr>
          <w:rFonts w:ascii="Georgia" w:eastAsia="Times New Roman" w:hAnsi="Georgia"/>
          <w:sz w:val="29"/>
          <w:szCs w:val="29"/>
        </w:rPr>
      </w:pPr>
      <w:r>
        <w:rPr>
          <w:rFonts w:ascii="Georgia" w:eastAsia="Times New Roman" w:hAnsi="Georgia"/>
          <w:sz w:val="29"/>
          <w:szCs w:val="29"/>
        </w:rPr>
        <w:t>Bibliography</w:t>
      </w:r>
    </w:p>
    <w:p w14:paraId="6423736C" w14:textId="77777777" w:rsidR="0078671D" w:rsidRDefault="00000000">
      <w:pPr>
        <w:pStyle w:val="NormalWeb"/>
        <w:divId w:val="540171303"/>
        <w:rPr>
          <w:rFonts w:ascii="Georgia" w:hAnsi="Georgia"/>
        </w:rPr>
      </w:pPr>
      <w:r>
        <w:rPr>
          <w:rFonts w:ascii="Georgia" w:hAnsi="Georgia"/>
        </w:rPr>
        <w:t xml:space="preserve">BGCI. 2022. Botanic Gardens Conservation International (BGCI) - PlantSearch. Available at: </w:t>
      </w:r>
      <w:hyperlink r:id="rId9" w:history="1">
        <w:r>
          <w:rPr>
            <w:rStyle w:val="Hyperlink"/>
            <w:rFonts w:ascii="Georgia" w:hAnsi="Georgia"/>
          </w:rPr>
          <w:t>https://tools.bgci.org/plant_search.php</w:t>
        </w:r>
      </w:hyperlink>
      <w:r>
        <w:rPr>
          <w:rFonts w:ascii="Georgia" w:hAnsi="Georgia"/>
        </w:rPr>
        <w:t xml:space="preserve">. </w:t>
      </w:r>
    </w:p>
    <w:p w14:paraId="3F0FF158" w14:textId="77777777" w:rsidR="0078671D" w:rsidRDefault="00000000">
      <w:pPr>
        <w:pStyle w:val="NormalWeb"/>
        <w:divId w:val="540171303"/>
        <w:rPr>
          <w:rFonts w:ascii="Georgia" w:hAnsi="Georgia"/>
        </w:rPr>
      </w:pPr>
      <w:r>
        <w:rPr>
          <w:rFonts w:ascii="Georgia" w:hAnsi="Georgia"/>
        </w:rPr>
        <w:t xml:space="preserve">Bachman S, Moat J, Hill AW, de la Torre J, Scott B. 2011. Supporting Red List threat assessments with GeoCAT: geospatial conservation assessment tool. </w:t>
      </w:r>
      <w:r>
        <w:rPr>
          <w:rFonts w:ascii="Georgia" w:hAnsi="Georgia"/>
          <w:i/>
          <w:iCs/>
        </w:rPr>
        <w:t>ZooKeys</w:t>
      </w:r>
      <w:r>
        <w:rPr>
          <w:rFonts w:ascii="Georgia" w:hAnsi="Georgia"/>
        </w:rPr>
        <w:t xml:space="preserve"> 150: 117–126.</w:t>
      </w:r>
    </w:p>
    <w:p w14:paraId="61AA8127" w14:textId="77777777" w:rsidR="0078671D" w:rsidRDefault="00000000">
      <w:pPr>
        <w:pStyle w:val="NormalWeb"/>
        <w:divId w:val="540171303"/>
        <w:rPr>
          <w:rFonts w:ascii="Georgia" w:hAnsi="Georgia"/>
        </w:rPr>
      </w:pPr>
      <w:r>
        <w:rPr>
          <w:rFonts w:ascii="Georgia" w:hAnsi="Georgia"/>
        </w:rPr>
        <w:t xml:space="preserve">Genesys. 2022. Genesys Global Portal on Plant Genetic Resources. Available at: </w:t>
      </w:r>
      <w:hyperlink r:id="rId10" w:history="1">
        <w:r>
          <w:rPr>
            <w:rStyle w:val="Hyperlink"/>
            <w:rFonts w:ascii="Georgia" w:hAnsi="Georgia"/>
          </w:rPr>
          <w:t>https://www.genesys-pgr.org/</w:t>
        </w:r>
      </w:hyperlink>
      <w:r>
        <w:rPr>
          <w:rFonts w:ascii="Georgia" w:hAnsi="Georgia"/>
        </w:rPr>
        <w:t xml:space="preserve">. </w:t>
      </w:r>
    </w:p>
    <w:p w14:paraId="65299A3F" w14:textId="0489E96C" w:rsidR="0078671D" w:rsidRDefault="00000000">
      <w:pPr>
        <w:pStyle w:val="NormalWeb"/>
        <w:divId w:val="540171303"/>
        <w:rPr>
          <w:rFonts w:ascii="Georgia" w:hAnsi="Georgia"/>
        </w:rPr>
      </w:pPr>
      <w:r>
        <w:rPr>
          <w:rFonts w:ascii="Georgia" w:hAnsi="Georgia"/>
        </w:rPr>
        <w:t xml:space="preserve">POWO. 2022. Plants of the World Online. Facilitated by the Royal Botanic Gardens, Kew. Available at: </w:t>
      </w:r>
      <w:r>
        <w:rPr>
          <w:rFonts w:ascii="Georgia" w:hAnsi="Georgia"/>
        </w:rPr>
        <w:fldChar w:fldCharType="begin"/>
      </w:r>
      <w:ins w:id="83" w:author="Jack Plummer" w:date="2022-10-18T19:14:00Z">
        <w:r w:rsidR="00BD769F">
          <w:rPr>
            <w:rFonts w:ascii="Georgia" w:hAnsi="Georgia"/>
          </w:rPr>
          <w:instrText>HYPERLINK "C:\\Users\\jpl10kg\\Downloads\\NBT_Batch2\\2nd\\Available at: http:\\powo.science.kew.org\\"</w:instrText>
        </w:r>
      </w:ins>
      <w:del w:id="84" w:author="Jack Plummer" w:date="2022-10-18T19:14:00Z">
        <w:r w:rsidDel="00BD769F">
          <w:rPr>
            <w:rFonts w:ascii="Georgia" w:hAnsi="Georgia"/>
          </w:rPr>
          <w:delInstrText xml:space="preserve"> HYPERLINK "Available at: http://powo.science.kew.org/" </w:delInstrText>
        </w:r>
      </w:del>
      <w:r>
        <w:rPr>
          <w:rFonts w:ascii="Georgia" w:hAnsi="Georgia"/>
        </w:rPr>
        <w:fldChar w:fldCharType="separate"/>
      </w:r>
      <w:r>
        <w:rPr>
          <w:rStyle w:val="Hyperlink"/>
          <w:rFonts w:ascii="Georgia" w:hAnsi="Georgia"/>
        </w:rPr>
        <w:t>Available at: http://powo.science.kew.org/</w:t>
      </w:r>
      <w:r>
        <w:rPr>
          <w:rFonts w:ascii="Georgia" w:hAnsi="Georgia"/>
        </w:rPr>
        <w:fldChar w:fldCharType="end"/>
      </w:r>
      <w:r>
        <w:rPr>
          <w:rFonts w:ascii="Georgia" w:hAnsi="Georgia"/>
        </w:rPr>
        <w:t>. (Accessed: 2022).</w:t>
      </w:r>
    </w:p>
    <w:p w14:paraId="080F3E01" w14:textId="77777777" w:rsidR="001829C8" w:rsidRDefault="00000000">
      <w:pPr>
        <w:pStyle w:val="NormalWeb"/>
        <w:divId w:val="540171303"/>
        <w:rPr>
          <w:rFonts w:ascii="Georgia" w:hAnsi="Georgia"/>
        </w:rPr>
      </w:pPr>
      <w:r>
        <w:rPr>
          <w:rFonts w:ascii="Georgia" w:hAnsi="Georgia"/>
        </w:rPr>
        <w:t xml:space="preserve">Triboun, P. and Middleton, D.J. 2012. Twenty new species of Paraboea (Gesneriaceae) from Thailand. </w:t>
      </w:r>
      <w:r>
        <w:rPr>
          <w:rFonts w:ascii="Georgia" w:hAnsi="Georgia"/>
          <w:i/>
          <w:iCs/>
        </w:rPr>
        <w:t>Gardens’ Bulletin Singapore</w:t>
      </w:r>
      <w:r>
        <w:rPr>
          <w:rFonts w:ascii="Georgia" w:hAnsi="Georgia"/>
        </w:rPr>
        <w:t xml:space="preserve"> 64(2): 333-370.</w:t>
      </w:r>
    </w:p>
    <w:sectPr w:rsidR="001829C8">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Jack Plummer" w:date="2022-10-18T19:16:00Z" w:initials="JP">
    <w:p w14:paraId="5B5E0309" w14:textId="77777777" w:rsidR="00F40961" w:rsidRDefault="00F40961" w:rsidP="005B7DE7">
      <w:pPr>
        <w:pStyle w:val="CommentText"/>
      </w:pPr>
      <w:r>
        <w:rPr>
          <w:rStyle w:val="CommentReference"/>
        </w:rPr>
        <w:annotationRef/>
      </w:r>
      <w:r>
        <w:t>Is this supposed to be CR B1ab(iii)+2ab(iii) ? Or are the other subcriteria (I,ii,iv,v) and D supposed to be included?</w:t>
      </w:r>
    </w:p>
  </w:comment>
  <w:comment w:id="1" w:author="Jack Plummer" w:date="2022-10-19T08:43:00Z" w:initials="JP">
    <w:p w14:paraId="07A52A6A" w14:textId="77777777" w:rsidR="00DC60B7" w:rsidRDefault="00DC60B7" w:rsidP="001D43FB">
      <w:pPr>
        <w:pStyle w:val="CommentText"/>
      </w:pPr>
      <w:r>
        <w:rPr>
          <w:rStyle w:val="CommentReference"/>
        </w:rPr>
        <w:annotationRef/>
      </w:r>
      <w:r>
        <w:t>Based on the assessment information, it looks like it should be CRB1ab(iii)+2ab(iii)</w:t>
      </w:r>
    </w:p>
  </w:comment>
  <w:comment w:id="51" w:author="Jack Plummer" w:date="2022-10-18T19:19:00Z" w:initials="JP">
    <w:p w14:paraId="5ED36B5F" w14:textId="4F27A62E" w:rsidR="00F40961" w:rsidRDefault="00F40961" w:rsidP="002C6987">
      <w:pPr>
        <w:pStyle w:val="CommentText"/>
      </w:pPr>
      <w:r>
        <w:rPr>
          <w:rStyle w:val="CommentReference"/>
        </w:rPr>
        <w:annotationRef/>
      </w:r>
      <w:r>
        <w:t>Remove if not assessing as VU D2</w:t>
      </w:r>
    </w:p>
  </w:comment>
  <w:comment w:id="58" w:author="Jack Plummer" w:date="2022-10-18T19:20:00Z" w:initials="JP">
    <w:p w14:paraId="05D79877" w14:textId="77777777" w:rsidR="00F40961" w:rsidRDefault="00F40961" w:rsidP="001421AE">
      <w:pPr>
        <w:pStyle w:val="CommentText"/>
      </w:pPr>
      <w:r>
        <w:rPr>
          <w:rStyle w:val="CommentReference"/>
        </w:rPr>
        <w:annotationRef/>
      </w:r>
      <w:r>
        <w:t>Can we be more specific? If not, perhaps remove and just document qualitatively</w:t>
      </w:r>
    </w:p>
  </w:comment>
  <w:comment w:id="59" w:author="Jack Plummer" w:date="2022-10-18T19:21:00Z" w:initials="JP">
    <w:p w14:paraId="2C1DA3F0" w14:textId="77777777" w:rsidR="00F40961" w:rsidRDefault="00F40961" w:rsidP="00C20B33">
      <w:pPr>
        <w:pStyle w:val="CommentText"/>
      </w:pPr>
      <w:r>
        <w:rPr>
          <w:rStyle w:val="CommentReference"/>
        </w:rPr>
        <w:annotationRef/>
      </w:r>
      <w:r>
        <w:t>Mention habit</w:t>
      </w:r>
    </w:p>
  </w:comment>
  <w:comment w:id="60" w:author="Jack Plummer" w:date="2022-10-18T19:21:00Z" w:initials="JP">
    <w:p w14:paraId="578F7BC9" w14:textId="77777777" w:rsidR="00F40961" w:rsidRDefault="00F40961" w:rsidP="00984D94">
      <w:pPr>
        <w:pStyle w:val="CommentText"/>
      </w:pPr>
      <w:r>
        <w:rPr>
          <w:rStyle w:val="CommentReference"/>
        </w:rPr>
        <w:annotationRef/>
      </w:r>
      <w:r>
        <w:t>What sort of activities?</w:t>
      </w:r>
    </w:p>
  </w:comment>
  <w:comment w:id="61" w:author="Jack Plummer" w:date="2022-10-18T19:21:00Z" w:initials="JP">
    <w:p w14:paraId="3F8F0B29" w14:textId="307B7898" w:rsidR="00F40961" w:rsidRDefault="00F40961" w:rsidP="006E5CAB">
      <w:pPr>
        <w:pStyle w:val="CommentText"/>
      </w:pPr>
      <w:r>
        <w:rPr>
          <w:rStyle w:val="CommentReference"/>
        </w:rPr>
        <w:annotationRef/>
      </w:r>
      <w:r>
        <w:t>What does this mean? Settlements?</w:t>
      </w:r>
    </w:p>
  </w:comment>
  <w:comment w:id="70" w:author="Jack Plummer" w:date="2022-10-19T08:44:00Z" w:initials="JP">
    <w:p w14:paraId="423110B3" w14:textId="77777777" w:rsidR="00DC60B7" w:rsidRDefault="00DC60B7" w:rsidP="00573B04">
      <w:pPr>
        <w:pStyle w:val="CommentText"/>
      </w:pPr>
      <w:r>
        <w:rPr>
          <w:rStyle w:val="CommentReference"/>
        </w:rPr>
        <w:annotationRef/>
      </w:r>
      <w:r>
        <w:t>Remove</w:t>
      </w:r>
    </w:p>
  </w:comment>
  <w:comment w:id="71" w:author="Jack Plummer" w:date="2022-10-19T08:46:00Z" w:initials="JP">
    <w:p w14:paraId="0A1F1009" w14:textId="77777777" w:rsidR="00DC60B7" w:rsidRDefault="00DC60B7" w:rsidP="00C32D2B">
      <w:pPr>
        <w:pStyle w:val="CommentText"/>
      </w:pPr>
      <w:r>
        <w:rPr>
          <w:rStyle w:val="CommentReference"/>
        </w:rPr>
        <w:annotationRef/>
      </w:r>
      <w:r>
        <w:t>I think we can be a little more specific e.g. explaining which dam it is, the size of the dam etc.</w:t>
      </w:r>
    </w:p>
  </w:comment>
  <w:comment w:id="72" w:author="Jack Plummer" w:date="2022-10-19T08:45:00Z" w:initials="JP">
    <w:p w14:paraId="126FEF8C" w14:textId="3B98449D" w:rsidR="00DC60B7" w:rsidRDefault="00DC60B7">
      <w:pPr>
        <w:pStyle w:val="CommentText"/>
      </w:pPr>
      <w:r>
        <w:rPr>
          <w:rStyle w:val="CommentReference"/>
        </w:rPr>
        <w:annotationRef/>
      </w:r>
      <w:r>
        <w:t>Infrastructure associated with a large dam?</w:t>
      </w:r>
    </w:p>
    <w:p w14:paraId="6B458DC6" w14:textId="77777777" w:rsidR="00DC60B7" w:rsidRDefault="00DC60B7">
      <w:pPr>
        <w:pStyle w:val="CommentText"/>
      </w:pPr>
    </w:p>
    <w:p w14:paraId="61C57AED" w14:textId="77777777" w:rsidR="00DC60B7" w:rsidRDefault="00DC60B7" w:rsidP="00126233">
      <w:pPr>
        <w:pStyle w:val="CommentText"/>
      </w:pPr>
      <w:r>
        <w:t>Is there construction going on? Or is it just maintenance of the enormous Bhumibol dam (which certainly constitutes a significant threat)!</w:t>
      </w:r>
    </w:p>
  </w:comment>
  <w:comment w:id="80" w:author="Jack Plummer" w:date="2022-10-19T08:48:00Z" w:initials="JP">
    <w:p w14:paraId="634DCC62" w14:textId="77777777" w:rsidR="00DC60B7" w:rsidRDefault="00DC60B7" w:rsidP="00D75F4F">
      <w:pPr>
        <w:pStyle w:val="CommentText"/>
      </w:pPr>
      <w:r>
        <w:rPr>
          <w:rStyle w:val="CommentReference"/>
        </w:rPr>
        <w:annotationRef/>
      </w:r>
      <w:r>
        <w:t>Name the protected area</w:t>
      </w:r>
    </w:p>
  </w:comment>
  <w:comment w:id="82" w:author="Jack Plummer" w:date="2022-10-19T08:57:00Z" w:initials="JP">
    <w:p w14:paraId="2218956D" w14:textId="77777777" w:rsidR="00C67079" w:rsidRDefault="00C67079" w:rsidP="006940FF">
      <w:pPr>
        <w:pStyle w:val="CommentText"/>
      </w:pPr>
      <w:r>
        <w:rPr>
          <w:rStyle w:val="CommentReference"/>
        </w:rPr>
        <w:annotationRef/>
      </w:r>
      <w:r>
        <w:t>Also complete the checkbox about ex situ conservation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B5E0309" w15:done="0"/>
  <w15:commentEx w15:paraId="07A52A6A" w15:paraIdParent="5B5E0309" w15:done="0"/>
  <w15:commentEx w15:paraId="5ED36B5F" w15:done="0"/>
  <w15:commentEx w15:paraId="05D79877" w15:done="0"/>
  <w15:commentEx w15:paraId="2C1DA3F0" w15:done="0"/>
  <w15:commentEx w15:paraId="578F7BC9" w15:done="0"/>
  <w15:commentEx w15:paraId="3F8F0B29" w15:done="0"/>
  <w15:commentEx w15:paraId="423110B3" w15:done="0"/>
  <w15:commentEx w15:paraId="0A1F1009" w15:done="0"/>
  <w15:commentEx w15:paraId="61C57AED" w15:done="0"/>
  <w15:commentEx w15:paraId="634DCC62" w15:done="0"/>
  <w15:commentEx w15:paraId="2218956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F97A20" w16cex:dateUtc="2022-10-18T18:16:00Z"/>
  <w16cex:commentExtensible w16cex:durableId="26FA3729" w16cex:dateUtc="2022-10-19T07:43:00Z"/>
  <w16cex:commentExtensible w16cex:durableId="26F97AB9" w16cex:dateUtc="2022-10-18T18:19:00Z"/>
  <w16cex:commentExtensible w16cex:durableId="26F97AF3" w16cex:dateUtc="2022-10-18T18:20:00Z"/>
  <w16cex:commentExtensible w16cex:durableId="26F97B24" w16cex:dateUtc="2022-10-18T18:21:00Z"/>
  <w16cex:commentExtensible w16cex:durableId="26F97B51" w16cex:dateUtc="2022-10-18T18:21:00Z"/>
  <w16cex:commentExtensible w16cex:durableId="26F97B35" w16cex:dateUtc="2022-10-18T18:21:00Z"/>
  <w16cex:commentExtensible w16cex:durableId="26FA376B" w16cex:dateUtc="2022-10-19T07:44:00Z"/>
  <w16cex:commentExtensible w16cex:durableId="26FA37F4" w16cex:dateUtc="2022-10-19T07:46:00Z"/>
  <w16cex:commentExtensible w16cex:durableId="26FA37C1" w16cex:dateUtc="2022-10-19T07:45:00Z"/>
  <w16cex:commentExtensible w16cex:durableId="26FA3848" w16cex:dateUtc="2022-10-19T07:48:00Z"/>
  <w16cex:commentExtensible w16cex:durableId="26FA3A87" w16cex:dateUtc="2022-10-19T07: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B5E0309" w16cid:durableId="26F97A20"/>
  <w16cid:commentId w16cid:paraId="07A52A6A" w16cid:durableId="26FA3729"/>
  <w16cid:commentId w16cid:paraId="5ED36B5F" w16cid:durableId="26F97AB9"/>
  <w16cid:commentId w16cid:paraId="05D79877" w16cid:durableId="26F97AF3"/>
  <w16cid:commentId w16cid:paraId="2C1DA3F0" w16cid:durableId="26F97B24"/>
  <w16cid:commentId w16cid:paraId="578F7BC9" w16cid:durableId="26F97B51"/>
  <w16cid:commentId w16cid:paraId="3F8F0B29" w16cid:durableId="26F97B35"/>
  <w16cid:commentId w16cid:paraId="423110B3" w16cid:durableId="26FA376B"/>
  <w16cid:commentId w16cid:paraId="0A1F1009" w16cid:durableId="26FA37F4"/>
  <w16cid:commentId w16cid:paraId="61C57AED" w16cid:durableId="26FA37C1"/>
  <w16cid:commentId w16cid:paraId="634DCC62" w16cid:durableId="26FA3848"/>
  <w16cid:commentId w16cid:paraId="2218956D" w16cid:durableId="26FA3A8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ack Plummer">
    <w15:presenceInfo w15:providerId="AD" w15:userId="S::j.plummer@kew.org::a7ccb40d-b5f1-45e6-963c-3f9b10b74b0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trackRevisions/>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769F"/>
    <w:rsid w:val="000917AC"/>
    <w:rsid w:val="001829C8"/>
    <w:rsid w:val="0078671D"/>
    <w:rsid w:val="00BD769F"/>
    <w:rsid w:val="00C67079"/>
    <w:rsid w:val="00DC60B7"/>
    <w:rsid w:val="00F4096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2205D3"/>
  <w15:chartTrackingRefBased/>
  <w15:docId w15:val="{25732F3F-6A6D-4764-AB01-D1A06F9773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Bdr>
        <w:top w:val="single" w:sz="12" w:space="4" w:color="000000"/>
        <w:bottom w:val="single" w:sz="12" w:space="4" w:color="000000"/>
      </w:pBdr>
      <w:shd w:val="clear" w:color="auto" w:fill="CCCCCC"/>
      <w:spacing w:before="100" w:beforeAutospacing="1" w:after="100" w:afterAutospacing="1"/>
      <w:jc w:val="right"/>
      <w:outlineLvl w:val="0"/>
    </w:pPr>
    <w:rPr>
      <w:b/>
      <w:bCs/>
      <w:color w:val="000000"/>
      <w:kern w:val="36"/>
      <w:sz w:val="38"/>
      <w:szCs w:val="38"/>
    </w:rPr>
  </w:style>
  <w:style w:type="paragraph" w:styleId="Heading2">
    <w:name w:val="heading 2"/>
    <w:basedOn w:val="Normal"/>
    <w:link w:val="Heading2Char"/>
    <w:uiPriority w:val="9"/>
    <w:qFormat/>
    <w:pPr>
      <w:pBdr>
        <w:bottom w:val="single" w:sz="6" w:space="0" w:color="808080"/>
      </w:pBd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31"/>
      <w:szCs w:val="31"/>
    </w:rPr>
  </w:style>
  <w:style w:type="paragraph" w:styleId="Heading4">
    <w:name w:val="heading 4"/>
    <w:basedOn w:val="Normal"/>
    <w:link w:val="Heading4Char"/>
    <w:uiPriority w:val="9"/>
    <w:qFormat/>
    <w:pPr>
      <w:spacing w:before="100" w:beforeAutospacing="1" w:after="100" w:afterAutospacing="1"/>
      <w:outlineLvl w:val="3"/>
    </w:pPr>
    <w:rPr>
      <w:b/>
      <w:bCs/>
      <w:sz w:val="29"/>
      <w:szCs w:val="29"/>
    </w:rPr>
  </w:style>
  <w:style w:type="paragraph" w:styleId="Heading5">
    <w:name w:val="heading 5"/>
    <w:basedOn w:val="Normal"/>
    <w:link w:val="Heading5Char"/>
    <w:uiPriority w:val="9"/>
    <w:qFormat/>
    <w:pPr>
      <w:spacing w:before="100" w:beforeAutospacing="1" w:after="100" w:afterAutospacing="1"/>
      <w:outlineLvl w:val="4"/>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F5496" w:themeColor="accent1" w:themeShade="BF"/>
      <w:sz w:val="24"/>
      <w:szCs w:val="24"/>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F5496" w:themeColor="accent1" w:themeShade="BF"/>
      <w:sz w:val="24"/>
      <w:szCs w:val="24"/>
    </w:rPr>
  </w:style>
  <w:style w:type="paragraph" w:customStyle="1" w:styleId="msonormal0">
    <w:name w:val="msonormal"/>
    <w:basedOn w:val="Normal"/>
    <w:pPr>
      <w:spacing w:before="100" w:beforeAutospacing="1" w:after="100" w:afterAutospacing="1"/>
    </w:pPr>
    <w:rPr>
      <w:sz w:val="18"/>
      <w:szCs w:val="18"/>
    </w:rPr>
  </w:style>
  <w:style w:type="paragraph" w:styleId="NormalWeb">
    <w:name w:val="Normal (Web)"/>
    <w:basedOn w:val="Normal"/>
    <w:uiPriority w:val="99"/>
    <w:semiHidden/>
    <w:unhideWhenUsed/>
    <w:pPr>
      <w:spacing w:before="100" w:beforeAutospacing="1" w:after="100" w:afterAutospacing="1"/>
    </w:pPr>
    <w:rPr>
      <w:sz w:val="18"/>
      <w:szCs w:val="18"/>
    </w:rPr>
  </w:style>
  <w:style w:type="paragraph" w:customStyle="1" w:styleId="databorder">
    <w:name w:val="databorder"/>
    <w:basedOn w:val="Normal"/>
    <w:pPr>
      <w:pBdr>
        <w:bottom w:val="single" w:sz="6" w:space="0" w:color="CCCCCC"/>
      </w:pBdr>
      <w:spacing w:before="100" w:beforeAutospacing="1" w:after="100" w:afterAutospacing="1"/>
    </w:pPr>
  </w:style>
  <w:style w:type="paragraph" w:customStyle="1" w:styleId="datalabel">
    <w:name w:val="datalabel"/>
    <w:basedOn w:val="Normal"/>
    <w:pPr>
      <w:spacing w:before="100" w:beforeAutospacing="1" w:after="100" w:afterAutospacing="1"/>
    </w:pPr>
    <w:rPr>
      <w:b/>
      <w:bCs/>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customStyle="1" w:styleId="datalabel1">
    <w:name w:val="datalabel1"/>
    <w:basedOn w:val="DefaultParagraphFont"/>
    <w:rPr>
      <w:b/>
      <w:bCs/>
    </w:rPr>
  </w:style>
  <w:style w:type="character" w:customStyle="1" w:styleId="fontstyle01">
    <w:name w:val="fontstyle01"/>
    <w:basedOn w:val="DefaultParagraphFont"/>
  </w:style>
  <w:style w:type="character" w:customStyle="1" w:styleId="redfont">
    <w:name w:val="redfont"/>
    <w:basedOn w:val="DefaultParagraphFont"/>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styleId="Revision">
    <w:name w:val="Revision"/>
    <w:hidden/>
    <w:uiPriority w:val="99"/>
    <w:semiHidden/>
    <w:rsid w:val="00BD769F"/>
    <w:rPr>
      <w:rFonts w:eastAsiaTheme="minorEastAsia"/>
      <w:sz w:val="24"/>
      <w:szCs w:val="24"/>
    </w:rPr>
  </w:style>
  <w:style w:type="character" w:styleId="CommentReference">
    <w:name w:val="annotation reference"/>
    <w:basedOn w:val="DefaultParagraphFont"/>
    <w:uiPriority w:val="99"/>
    <w:semiHidden/>
    <w:unhideWhenUsed/>
    <w:rsid w:val="00F40961"/>
    <w:rPr>
      <w:sz w:val="16"/>
      <w:szCs w:val="16"/>
    </w:rPr>
  </w:style>
  <w:style w:type="paragraph" w:styleId="CommentText">
    <w:name w:val="annotation text"/>
    <w:basedOn w:val="Normal"/>
    <w:link w:val="CommentTextChar"/>
    <w:uiPriority w:val="99"/>
    <w:unhideWhenUsed/>
    <w:rsid w:val="00F40961"/>
    <w:rPr>
      <w:sz w:val="20"/>
      <w:szCs w:val="20"/>
    </w:rPr>
  </w:style>
  <w:style w:type="character" w:customStyle="1" w:styleId="CommentTextChar">
    <w:name w:val="Comment Text Char"/>
    <w:basedOn w:val="DefaultParagraphFont"/>
    <w:link w:val="CommentText"/>
    <w:uiPriority w:val="99"/>
    <w:rsid w:val="00F40961"/>
    <w:rPr>
      <w:rFonts w:eastAsiaTheme="minorEastAsia"/>
    </w:rPr>
  </w:style>
  <w:style w:type="paragraph" w:styleId="CommentSubject">
    <w:name w:val="annotation subject"/>
    <w:basedOn w:val="CommentText"/>
    <w:next w:val="CommentText"/>
    <w:link w:val="CommentSubjectChar"/>
    <w:uiPriority w:val="99"/>
    <w:semiHidden/>
    <w:unhideWhenUsed/>
    <w:rsid w:val="00F40961"/>
    <w:rPr>
      <w:b/>
      <w:bCs/>
    </w:rPr>
  </w:style>
  <w:style w:type="character" w:customStyle="1" w:styleId="CommentSubjectChar">
    <w:name w:val="Comment Subject Char"/>
    <w:basedOn w:val="CommentTextChar"/>
    <w:link w:val="CommentSubject"/>
    <w:uiPriority w:val="99"/>
    <w:semiHidden/>
    <w:rsid w:val="00F40961"/>
    <w:rPr>
      <w:rFonts w:eastAsiaTheme="minorEastAsia"/>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5118987">
      <w:marLeft w:val="0"/>
      <w:marRight w:val="0"/>
      <w:marTop w:val="0"/>
      <w:marBottom w:val="0"/>
      <w:divBdr>
        <w:top w:val="none" w:sz="0" w:space="0" w:color="auto"/>
        <w:left w:val="none" w:sz="0" w:space="0" w:color="auto"/>
        <w:bottom w:val="none" w:sz="0" w:space="0" w:color="auto"/>
        <w:right w:val="none" w:sz="0" w:space="0" w:color="auto"/>
      </w:divBdr>
    </w:div>
    <w:div w:id="512569230">
      <w:marLeft w:val="0"/>
      <w:marRight w:val="0"/>
      <w:marTop w:val="0"/>
      <w:marBottom w:val="0"/>
      <w:divBdr>
        <w:top w:val="none" w:sz="0" w:space="0" w:color="auto"/>
        <w:left w:val="none" w:sz="0" w:space="0" w:color="auto"/>
        <w:bottom w:val="none" w:sz="0" w:space="0" w:color="auto"/>
        <w:right w:val="none" w:sz="0" w:space="0" w:color="auto"/>
      </w:divBdr>
      <w:divsChild>
        <w:div w:id="1400976702">
          <w:marLeft w:val="0"/>
          <w:marRight w:val="0"/>
          <w:marTop w:val="0"/>
          <w:marBottom w:val="150"/>
          <w:divBdr>
            <w:top w:val="single" w:sz="12" w:space="0" w:color="000000"/>
            <w:left w:val="none" w:sz="0" w:space="0" w:color="auto"/>
            <w:bottom w:val="single" w:sz="12" w:space="0" w:color="000000"/>
            <w:right w:val="none" w:sz="0" w:space="0" w:color="auto"/>
          </w:divBdr>
        </w:div>
      </w:divsChild>
    </w:div>
    <w:div w:id="540171303">
      <w:marLeft w:val="0"/>
      <w:marRight w:val="0"/>
      <w:marTop w:val="0"/>
      <w:marBottom w:val="0"/>
      <w:divBdr>
        <w:top w:val="none" w:sz="0" w:space="0" w:color="auto"/>
        <w:left w:val="none" w:sz="0" w:space="0" w:color="auto"/>
        <w:bottom w:val="none" w:sz="0" w:space="0" w:color="auto"/>
        <w:right w:val="none" w:sz="0" w:space="0" w:color="auto"/>
      </w:divBdr>
    </w:div>
    <w:div w:id="662582978">
      <w:marLeft w:val="0"/>
      <w:marRight w:val="0"/>
      <w:marTop w:val="0"/>
      <w:marBottom w:val="0"/>
      <w:divBdr>
        <w:top w:val="none" w:sz="0" w:space="0" w:color="auto"/>
        <w:left w:val="none" w:sz="0" w:space="0" w:color="auto"/>
        <w:bottom w:val="none" w:sz="0" w:space="0" w:color="auto"/>
        <w:right w:val="none" w:sz="0" w:space="0" w:color="auto"/>
      </w:divBdr>
    </w:div>
    <w:div w:id="682168804">
      <w:marLeft w:val="0"/>
      <w:marRight w:val="0"/>
      <w:marTop w:val="0"/>
      <w:marBottom w:val="0"/>
      <w:divBdr>
        <w:top w:val="none" w:sz="0" w:space="0" w:color="auto"/>
        <w:left w:val="none" w:sz="0" w:space="0" w:color="auto"/>
        <w:bottom w:val="none" w:sz="0" w:space="0" w:color="auto"/>
        <w:right w:val="none" w:sz="0" w:space="0" w:color="auto"/>
      </w:divBdr>
    </w:div>
    <w:div w:id="717900793">
      <w:marLeft w:val="0"/>
      <w:marRight w:val="0"/>
      <w:marTop w:val="0"/>
      <w:marBottom w:val="0"/>
      <w:divBdr>
        <w:top w:val="none" w:sz="0" w:space="0" w:color="auto"/>
        <w:left w:val="none" w:sz="0" w:space="0" w:color="auto"/>
        <w:bottom w:val="none" w:sz="0" w:space="0" w:color="auto"/>
        <w:right w:val="none" w:sz="0" w:space="0" w:color="auto"/>
      </w:divBdr>
    </w:div>
    <w:div w:id="926618563">
      <w:marLeft w:val="0"/>
      <w:marRight w:val="0"/>
      <w:marTop w:val="0"/>
      <w:marBottom w:val="0"/>
      <w:divBdr>
        <w:top w:val="none" w:sz="0" w:space="0" w:color="auto"/>
        <w:left w:val="none" w:sz="0" w:space="0" w:color="auto"/>
        <w:bottom w:val="none" w:sz="0" w:space="0" w:color="auto"/>
        <w:right w:val="none" w:sz="0" w:space="0" w:color="auto"/>
      </w:divBdr>
    </w:div>
    <w:div w:id="1142037916">
      <w:marLeft w:val="0"/>
      <w:marRight w:val="0"/>
      <w:marTop w:val="0"/>
      <w:marBottom w:val="0"/>
      <w:divBdr>
        <w:top w:val="none" w:sz="0" w:space="0" w:color="auto"/>
        <w:left w:val="none" w:sz="0" w:space="0" w:color="auto"/>
        <w:bottom w:val="none" w:sz="0" w:space="0" w:color="auto"/>
        <w:right w:val="none" w:sz="0" w:space="0" w:color="auto"/>
      </w:divBdr>
    </w:div>
    <w:div w:id="1731683826">
      <w:marLeft w:val="0"/>
      <w:marRight w:val="0"/>
      <w:marTop w:val="0"/>
      <w:marBottom w:val="0"/>
      <w:divBdr>
        <w:top w:val="none" w:sz="0" w:space="0" w:color="auto"/>
        <w:left w:val="none" w:sz="0" w:space="0" w:color="auto"/>
        <w:bottom w:val="none" w:sz="0" w:space="0" w:color="auto"/>
        <w:right w:val="none" w:sz="0" w:space="0" w:color="auto"/>
      </w:divBdr>
    </w:div>
    <w:div w:id="1827627531">
      <w:marLeft w:val="0"/>
      <w:marRight w:val="0"/>
      <w:marTop w:val="0"/>
      <w:marBottom w:val="0"/>
      <w:divBdr>
        <w:top w:val="none" w:sz="0" w:space="0" w:color="auto"/>
        <w:left w:val="none" w:sz="0" w:space="0" w:color="auto"/>
        <w:bottom w:val="none" w:sz="0" w:space="0" w:color="auto"/>
        <w:right w:val="none" w:sz="0" w:space="0" w:color="auto"/>
      </w:divBdr>
    </w:div>
    <w:div w:id="1867209674">
      <w:marLeft w:val="0"/>
      <w:marRight w:val="0"/>
      <w:marTop w:val="0"/>
      <w:marBottom w:val="0"/>
      <w:divBdr>
        <w:top w:val="none" w:sz="0" w:space="0" w:color="auto"/>
        <w:left w:val="none" w:sz="0" w:space="0" w:color="auto"/>
        <w:bottom w:val="none" w:sz="0" w:space="0" w:color="auto"/>
        <w:right w:val="none" w:sz="0" w:space="0" w:color="auto"/>
      </w:divBdr>
    </w:div>
    <w:div w:id="2133089202">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theme" Target="theme/theme1.xml"/><Relationship Id="rId18" Type="http://schemas.openxmlformats.org/officeDocument/2006/relationships/customXml" Target="../customXml/item5.xml"/><Relationship Id="rId3" Type="http://schemas.openxmlformats.org/officeDocument/2006/relationships/webSettings" Target="webSettings.xml"/><Relationship Id="rId7" Type="http://schemas.microsoft.com/office/2016/09/relationships/commentsIds" Target="commentsIds.xml"/><Relationship Id="rId12" Type="http://schemas.microsoft.com/office/2011/relationships/people" Target="people.xml"/><Relationship Id="rId17" Type="http://schemas.openxmlformats.org/officeDocument/2006/relationships/customXml" Target="../customXml/item4.xml"/><Relationship Id="rId2" Type="http://schemas.openxmlformats.org/officeDocument/2006/relationships/settings" Target="settings.xml"/><Relationship Id="rId16" Type="http://schemas.openxmlformats.org/officeDocument/2006/relationships/customXml" Target="../customXml/item3.xml"/><Relationship Id="rId1" Type="http://schemas.openxmlformats.org/officeDocument/2006/relationships/styles" Target="styles.xml"/><Relationship Id="rId6" Type="http://schemas.microsoft.com/office/2011/relationships/commentsExtended" Target="commentsExtended.xml"/><Relationship Id="rId11" Type="http://schemas.openxmlformats.org/officeDocument/2006/relationships/fontTable" Target="fontTable.xml"/><Relationship Id="rId5" Type="http://schemas.openxmlformats.org/officeDocument/2006/relationships/comments" Target="comments.xml"/><Relationship Id="rId15" Type="http://schemas.openxmlformats.org/officeDocument/2006/relationships/customXml" Target="../customXml/item2.xml"/><Relationship Id="rId10" Type="http://schemas.openxmlformats.org/officeDocument/2006/relationships/hyperlink" Target="https://www.genesys-pgr.org/" TargetMode="External"/><Relationship Id="rId4" Type="http://schemas.openxmlformats.org/officeDocument/2006/relationships/image" Target="file:///C:\Users\jpl10kg\Downloads\resources\redListLogo.jpg" TargetMode="External"/><Relationship Id="rId9" Type="http://schemas.openxmlformats.org/officeDocument/2006/relationships/hyperlink" Target="https://tools.bgci.org/plant_search.php" TargetMode="External"/><Relationship Id="rId14"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1DB2FC3823E56459E6430ADD130773C" ma:contentTypeVersion="18" ma:contentTypeDescription="Create a new document." ma:contentTypeScope="" ma:versionID="c66b068e8ecb950d6d3b301a7d5dec76">
  <xsd:schema xmlns:xsd="http://www.w3.org/2001/XMLSchema" xmlns:xs="http://www.w3.org/2001/XMLSchema" xmlns:p="http://schemas.microsoft.com/office/2006/metadata/properties" xmlns:ns2="150f78d0-e5c4-40ba-9879-1115501c63e5" xmlns:ns3="590658d6-28a4-43df-8461-354b94568f6c" xmlns:ns4="3174fa65-5130-4218-be7b-3006b691958f" targetNamespace="http://schemas.microsoft.com/office/2006/metadata/properties" ma:root="true" ma:fieldsID="842de796646282b1ee4d11e1617248ee" ns2:_="" ns3:_="" ns4:_="">
    <xsd:import namespace="150f78d0-e5c4-40ba-9879-1115501c63e5"/>
    <xsd:import namespace="590658d6-28a4-43df-8461-354b94568f6c"/>
    <xsd:import namespace="3174fa65-5130-4218-be7b-3006b691958f"/>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3:lcf76f155ced4ddcb4097134ff3c332f" minOccurs="0"/>
                <xsd:element ref="ns4:TaxCatchAll" minOccurs="0"/>
                <xsd:element ref="ns3:MediaServiceDateTaken" minOccurs="0"/>
                <xsd:element ref="ns3:MediaServiceOCR" minOccurs="0"/>
                <xsd:element ref="ns3:MediaServiceGenerationTime" minOccurs="0"/>
                <xsd:element ref="ns3:MediaServiceEventHashCode"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50f78d0-e5c4-40ba-9879-1115501c63e5"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590658d6-28a4-43df-8461-354b94568f6c"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4874f941-1732-4aa1-804a-4f99632a5909" ma:termSetId="09814cd3-568e-fe90-9814-8d621ff8fb84" ma:anchorId="fba54fb3-c3e1-fe81-a776-ca4b69148c4d" ma:open="true" ma:isKeyword="false">
      <xsd:complexType>
        <xsd:sequence>
          <xsd:element ref="pc:Terms" minOccurs="0" maxOccurs="1"/>
        </xsd:sequence>
      </xsd:complexType>
    </xsd:element>
    <xsd:element name="MediaServiceDateTaken" ma:index="18" nillable="true" ma:displayName="MediaServiceDateTaken" ma:hidden="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Location" ma:index="22" nillable="true" ma:displayName="Location" ma:internalName="MediaServiceLocatio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174fa65-5130-4218-be7b-3006b691958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7f1f8cb-e9ca-4f89-a220-5d9d266a2a9f}" ma:internalName="TaxCatchAll" ma:showField="CatchAllData" ma:web="3174fa65-5130-4218-be7b-3006b691958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haredContentType xmlns="Microsoft.SharePoint.Taxonomy.ContentTypeSync" SourceId="4874f941-1732-4aa1-804a-4f99632a5909" ContentTypeId="0x0101" PreviousValue="false"/>
</file>

<file path=customXml/item3.xml><?xml version="1.0" encoding="utf-8"?>
<?mso-contentType ?>
<spe:Receivers xmlns:spe="http://schemas.microsoft.com/sharepoint/event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TaxCatchAll xmlns="3174fa65-5130-4218-be7b-3006b691958f" xsi:nil="true"/>
    <lcf76f155ced4ddcb4097134ff3c332f xmlns="590658d6-28a4-43df-8461-354b94568f6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A9ECD7F-671B-445E-993B-CE5B68010D4A}"/>
</file>

<file path=customXml/itemProps2.xml><?xml version="1.0" encoding="utf-8"?>
<ds:datastoreItem xmlns:ds="http://schemas.openxmlformats.org/officeDocument/2006/customXml" ds:itemID="{78382515-54B6-47FF-B059-7991A7AC1962}"/>
</file>

<file path=customXml/itemProps3.xml><?xml version="1.0" encoding="utf-8"?>
<ds:datastoreItem xmlns:ds="http://schemas.openxmlformats.org/officeDocument/2006/customXml" ds:itemID="{D6EB2FE2-601D-4D12-BEE4-E7FB644C8CDF}"/>
</file>

<file path=customXml/itemProps4.xml><?xml version="1.0" encoding="utf-8"?>
<ds:datastoreItem xmlns:ds="http://schemas.openxmlformats.org/officeDocument/2006/customXml" ds:itemID="{21FEAA24-182D-485D-86F8-A93919F1B0C3}"/>
</file>

<file path=customXml/itemProps5.xml><?xml version="1.0" encoding="utf-8"?>
<ds:datastoreItem xmlns:ds="http://schemas.openxmlformats.org/officeDocument/2006/customXml" ds:itemID="{72A70A5A-B1EC-4E39-94BB-CEBAB37E284C}"/>
</file>

<file path=docProps/app.xml><?xml version="1.0" encoding="utf-8"?>
<Properties xmlns="http://schemas.openxmlformats.org/officeDocument/2006/extended-properties" xmlns:vt="http://schemas.openxmlformats.org/officeDocument/2006/docPropsVTypes">
  <Template>Normal</Template>
  <TotalTime>225</TotalTime>
  <Pages>5</Pages>
  <Words>1168</Words>
  <Characters>6662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Paraboea bhumiboliana</vt:lpstr>
    </vt:vector>
  </TitlesOfParts>
  <Company/>
  <LinksUpToDate>false</LinksUpToDate>
  <CharactersWithSpaces>7815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Paraboea bhumiboliana</dc:title>
  <dc:subject/>
  <dc:creator>Jack Plummer</dc:creator>
  <cp:keywords/>
  <dc:description/>
  <cp:lastModifiedBy>Jack Plummer</cp:lastModifiedBy>
  <cp:revision>4</cp:revision>
  <dcterms:created xsi:type="dcterms:W3CDTF">2022-10-18T18:14:00Z</dcterms:created>
  <dcterms:modified xsi:type="dcterms:W3CDTF">2022-10-19T07:58:00Z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0x01010051DB2FC3823E56459E6430ADD130773C</vt:lpwstr>
  </property>
</Properties>
</file>