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49B58" w14:textId="77777777" w:rsidR="00476CF9" w:rsidRDefault="00000000">
      <w:pPr>
        <w:jc w:val="center"/>
        <w:divId w:val="1089888164"/>
        <w:rPr>
          <w:rFonts w:ascii="Georgia" w:eastAsia="Times New Roman" w:hAnsi="Georgia"/>
          <w:b/>
          <w:bCs/>
          <w:sz w:val="29"/>
          <w:szCs w:val="29"/>
        </w:rPr>
      </w:pPr>
      <w:r>
        <w:rPr>
          <w:rFonts w:ascii="Georgia" w:eastAsia="Times New Roman" w:hAnsi="Georgia"/>
          <w:b/>
          <w:bCs/>
          <w:sz w:val="29"/>
          <w:szCs w:val="29"/>
        </w:rPr>
        <w:t>Draft</w:t>
      </w:r>
    </w:p>
    <w:p w14:paraId="2098633A" w14:textId="77777777" w:rsidR="00476CF9" w:rsidRDefault="00000000">
      <w:pPr>
        <w:divId w:val="1075129239"/>
        <w:rPr>
          <w:rFonts w:ascii="Georgia" w:eastAsia="Times New Roman" w:hAnsi="Georgia"/>
          <w:sz w:val="18"/>
          <w:szCs w:val="18"/>
        </w:rPr>
      </w:pPr>
      <w:r>
        <w:rPr>
          <w:rFonts w:ascii="Georgia" w:eastAsia="Times New Roman" w:hAnsi="Georgia"/>
          <w:noProof/>
          <w:sz w:val="18"/>
          <w:szCs w:val="18"/>
        </w:rPr>
        <w:drawing>
          <wp:inline distT="0" distB="0" distL="0" distR="0" wp14:anchorId="2E8508A6" wp14:editId="40A99E19">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235CE6" w14:textId="77777777" w:rsidR="00476CF9" w:rsidRDefault="00000000">
      <w:pPr>
        <w:shd w:val="clear" w:color="auto" w:fill="FFFFFF"/>
        <w:spacing w:before="100" w:beforeAutospacing="1" w:after="100" w:afterAutospacing="1"/>
        <w:jc w:val="right"/>
        <w:outlineLvl w:val="1"/>
        <w:divId w:val="1075129239"/>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Kaisupeea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cyanea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B.</w:t>
      </w:r>
      <w:proofErr w:type="gramStart"/>
      <w:r>
        <w:rPr>
          <w:rFonts w:ascii="Georgia" w:eastAsia="Times New Roman" w:hAnsi="Georgia"/>
          <w:b/>
          <w:bCs/>
          <w:color w:val="000000"/>
          <w:kern w:val="36"/>
          <w:sz w:val="29"/>
          <w:szCs w:val="29"/>
        </w:rPr>
        <w:t>L.Burtt</w:t>
      </w:r>
      <w:proofErr w:type="spellEnd"/>
      <w:proofErr w:type="gramEnd"/>
    </w:p>
    <w:p w14:paraId="14AF9935" w14:textId="77777777" w:rsidR="00476CF9" w:rsidRDefault="00000000">
      <w:pPr>
        <w:jc w:val="right"/>
        <w:divId w:val="1075129239"/>
        <w:rPr>
          <w:rFonts w:ascii="Georgia" w:eastAsia="Times New Roman" w:hAnsi="Georgia"/>
          <w:sz w:val="18"/>
          <w:szCs w:val="18"/>
        </w:rPr>
      </w:pPr>
      <w:r>
        <w:rPr>
          <w:rFonts w:ascii="Georgia" w:eastAsia="Times New Roman" w:hAnsi="Georgia"/>
          <w:sz w:val="18"/>
          <w:szCs w:val="18"/>
        </w:rPr>
        <w:t xml:space="preserve">PLANTAE - TRACHEOPHYTA - MAGNOLIOPSIDA - LAMIALES - GESNERIACEAE - </w:t>
      </w:r>
      <w:proofErr w:type="spellStart"/>
      <w:r>
        <w:rPr>
          <w:rFonts w:ascii="Georgia" w:eastAsia="Times New Roman" w:hAnsi="Georgia"/>
          <w:sz w:val="18"/>
          <w:szCs w:val="18"/>
        </w:rPr>
        <w:t>Kaisupeea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cyanea</w:t>
      </w:r>
      <w:proofErr w:type="spellEnd"/>
    </w:p>
    <w:p w14:paraId="2F953BD4" w14:textId="77777777" w:rsidR="00476CF9" w:rsidRDefault="00000000">
      <w:pPr>
        <w:pStyle w:val="NormalWeb"/>
        <w:divId w:val="1203131436"/>
        <w:rPr>
          <w:rFonts w:ascii="Georgia" w:hAnsi="Georgia"/>
        </w:rPr>
      </w:pPr>
      <w:r>
        <w:rPr>
          <w:rStyle w:val="Strong"/>
          <w:rFonts w:ascii="Georgia" w:hAnsi="Georgia"/>
        </w:rPr>
        <w:t xml:space="preserve">Common Names: </w:t>
      </w:r>
      <w:proofErr w:type="spellStart"/>
      <w:r>
        <w:rPr>
          <w:rFonts w:ascii="Georgia" w:hAnsi="Georgia"/>
        </w:rPr>
        <w:t>Kaeo</w:t>
      </w:r>
      <w:proofErr w:type="spellEnd"/>
      <w:r>
        <w:rPr>
          <w:rFonts w:ascii="Georgia" w:hAnsi="Georgia"/>
        </w:rPr>
        <w:t xml:space="preserve"> Krai Lat </w:t>
      </w:r>
      <w:proofErr w:type="spellStart"/>
      <w:r>
        <w:rPr>
          <w:rFonts w:ascii="Georgia" w:hAnsi="Georgia"/>
        </w:rPr>
        <w:t>Dok</w:t>
      </w:r>
      <w:proofErr w:type="spellEnd"/>
      <w:r>
        <w:rPr>
          <w:rFonts w:ascii="Georgia" w:hAnsi="Georgia"/>
        </w:rPr>
        <w:t xml:space="preserve"> Muang (</w:t>
      </w:r>
      <w:proofErr w:type="spellStart"/>
      <w:r>
        <w:rPr>
          <w:rFonts w:ascii="Leelawadee UI" w:hAnsi="Leelawadee UI" w:cs="Leelawadee UI"/>
        </w:rPr>
        <w:t>แก้วไกรลาศดอกม่วง</w:t>
      </w:r>
      <w:proofErr w:type="spellEnd"/>
      <w:r>
        <w:rPr>
          <w:rFonts w:ascii="Georgia" w:hAnsi="Georgia"/>
        </w:rPr>
        <w:t>) (Thai)</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476CF9" w14:paraId="26D684A3" w14:textId="77777777">
        <w:trPr>
          <w:tblCellSpacing w:w="15" w:type="dxa"/>
          <w:jc w:val="center"/>
        </w:trPr>
        <w:tc>
          <w:tcPr>
            <w:tcW w:w="0" w:type="auto"/>
            <w:tcBorders>
              <w:bottom w:val="single" w:sz="6" w:space="0" w:color="000000"/>
            </w:tcBorders>
            <w:shd w:val="clear" w:color="auto" w:fill="BBBBBB"/>
            <w:vAlign w:val="center"/>
            <w:hideMark/>
          </w:tcPr>
          <w:p w14:paraId="0B2508FD" w14:textId="77777777" w:rsidR="00476CF9"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476CF9" w14:paraId="59DA3BB2" w14:textId="77777777">
        <w:trPr>
          <w:tblCellSpacing w:w="15" w:type="dxa"/>
          <w:jc w:val="center"/>
        </w:trPr>
        <w:tc>
          <w:tcPr>
            <w:tcW w:w="0" w:type="auto"/>
            <w:vAlign w:val="center"/>
            <w:hideMark/>
          </w:tcPr>
          <w:p w14:paraId="0EAB39EF" w14:textId="77777777" w:rsidR="00476CF9" w:rsidRDefault="00000000">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24310C82" w14:textId="77777777" w:rsidR="00476CF9" w:rsidRDefault="00000000">
      <w:pPr>
        <w:pStyle w:val="Heading1"/>
        <w:divId w:val="1298533501"/>
        <w:rPr>
          <w:rFonts w:ascii="Georgia" w:eastAsia="Times New Roman" w:hAnsi="Georgia"/>
          <w:sz w:val="29"/>
          <w:szCs w:val="29"/>
        </w:rPr>
      </w:pPr>
      <w:r>
        <w:rPr>
          <w:rFonts w:ascii="Georgia" w:eastAsia="Times New Roman" w:hAnsi="Georgia"/>
          <w:sz w:val="29"/>
          <w:szCs w:val="29"/>
        </w:rPr>
        <w:t>Red List Assessment</w:t>
      </w:r>
    </w:p>
    <w:p w14:paraId="08B99FD6" w14:textId="77777777" w:rsidR="00476CF9" w:rsidRDefault="00000000">
      <w:pPr>
        <w:pStyle w:val="Heading2"/>
        <w:divId w:val="1298533501"/>
        <w:rPr>
          <w:rFonts w:ascii="Georgia" w:eastAsia="Times New Roman" w:hAnsi="Georgia"/>
          <w:sz w:val="27"/>
          <w:szCs w:val="27"/>
        </w:rPr>
      </w:pPr>
      <w:r>
        <w:rPr>
          <w:rFonts w:ascii="Georgia" w:eastAsia="Times New Roman" w:hAnsi="Georgia"/>
          <w:sz w:val="27"/>
          <w:szCs w:val="27"/>
        </w:rPr>
        <w:t>Assessment Information</w:t>
      </w:r>
    </w:p>
    <w:p w14:paraId="54358897" w14:textId="77777777" w:rsidR="00476CF9" w:rsidRDefault="00000000">
      <w:pPr>
        <w:pStyle w:val="NormalWeb"/>
        <w:divId w:val="1298533501"/>
        <w:rPr>
          <w:rFonts w:ascii="Georgia" w:hAnsi="Georgia"/>
        </w:rPr>
      </w:pPr>
      <w:r>
        <w:rPr>
          <w:rStyle w:val="datalabel1"/>
          <w:rFonts w:ascii="Georgia" w:hAnsi="Georgia"/>
        </w:rPr>
        <w:t xml:space="preserve">Date of Assessment: </w:t>
      </w:r>
      <w:r>
        <w:rPr>
          <w:rFonts w:ascii="Georgia" w:hAnsi="Georgia"/>
        </w:rPr>
        <w:t>2022-08-14</w:t>
      </w:r>
    </w:p>
    <w:p w14:paraId="24C5FD5F" w14:textId="77777777" w:rsidR="00476CF9" w:rsidRDefault="00000000">
      <w:pPr>
        <w:pStyle w:val="NormalWeb"/>
        <w:divId w:val="1298533501"/>
        <w:rPr>
          <w:rFonts w:ascii="Georgia" w:hAnsi="Georgia"/>
        </w:rPr>
      </w:pPr>
      <w:r>
        <w:rPr>
          <w:rStyle w:val="datalabel1"/>
          <w:rFonts w:ascii="Georgia" w:hAnsi="Georgia"/>
        </w:rPr>
        <w:t xml:space="preserve">Assessor(s): </w:t>
      </w:r>
      <w:proofErr w:type="spellStart"/>
      <w:r>
        <w:rPr>
          <w:rFonts w:ascii="Georgia" w:hAnsi="Georgia"/>
        </w:rPr>
        <w:t>Triboun</w:t>
      </w:r>
      <w:proofErr w:type="spellEnd"/>
      <w:r>
        <w:rPr>
          <w:rFonts w:ascii="Georgia" w:hAnsi="Georgia"/>
        </w:rPr>
        <w:t>, P. &amp; Khorngton, S.</w:t>
      </w:r>
    </w:p>
    <w:p w14:paraId="5A95EA4B" w14:textId="77777777" w:rsidR="00476CF9" w:rsidRDefault="00000000">
      <w:pPr>
        <w:pStyle w:val="NormalWeb"/>
        <w:divId w:val="1298533501"/>
        <w:rPr>
          <w:rFonts w:ascii="Georgia" w:hAnsi="Georgia"/>
        </w:rPr>
      </w:pPr>
      <w:r>
        <w:rPr>
          <w:rStyle w:val="datalabel1"/>
          <w:rFonts w:ascii="Georgia" w:hAnsi="Georgia"/>
        </w:rPr>
        <w:t xml:space="preserve">Regions: </w:t>
      </w:r>
      <w:r>
        <w:rPr>
          <w:rFonts w:ascii="Georgia" w:hAnsi="Georgia"/>
        </w:rPr>
        <w:t>Global</w:t>
      </w:r>
    </w:p>
    <w:p w14:paraId="444A35B5" w14:textId="77777777" w:rsidR="00476CF9" w:rsidRDefault="00000000">
      <w:pPr>
        <w:pStyle w:val="Heading2"/>
        <w:divId w:val="1298533501"/>
        <w:rPr>
          <w:rFonts w:ascii="Georgia" w:eastAsia="Times New Roman" w:hAnsi="Georgia"/>
          <w:sz w:val="27"/>
          <w:szCs w:val="27"/>
        </w:rPr>
      </w:pPr>
      <w:r>
        <w:rPr>
          <w:rFonts w:ascii="Georgia" w:eastAsia="Times New Roman" w:hAnsi="Georgia"/>
          <w:sz w:val="27"/>
          <w:szCs w:val="27"/>
        </w:rPr>
        <w:t>Assessment Rationale</w:t>
      </w:r>
    </w:p>
    <w:p w14:paraId="6DFB4142" w14:textId="44999719" w:rsidR="00476CF9" w:rsidRDefault="00000000">
      <w:pPr>
        <w:pStyle w:val="NormalWeb"/>
        <w:divId w:val="1298533501"/>
        <w:rPr>
          <w:rFonts w:ascii="Georgia" w:hAnsi="Georgia"/>
          <w:lang w:bidi="th-TH"/>
        </w:rPr>
      </w:pPr>
      <w:proofErr w:type="spellStart"/>
      <w:r>
        <w:rPr>
          <w:rStyle w:val="Emphasis"/>
          <w:rFonts w:ascii="Georgia" w:hAnsi="Georgia"/>
        </w:rPr>
        <w:t>Kaisupeea</w:t>
      </w:r>
      <w:proofErr w:type="spellEnd"/>
      <w:r>
        <w:rPr>
          <w:rStyle w:val="Emphasis"/>
          <w:rFonts w:ascii="Georgia" w:hAnsi="Georgia"/>
        </w:rPr>
        <w:t xml:space="preserve"> </w:t>
      </w:r>
      <w:proofErr w:type="spellStart"/>
      <w:r>
        <w:rPr>
          <w:rStyle w:val="Emphasis"/>
          <w:rFonts w:ascii="Georgia" w:hAnsi="Georgia"/>
        </w:rPr>
        <w:t>cyanea</w:t>
      </w:r>
      <w:proofErr w:type="spellEnd"/>
      <w:r>
        <w:rPr>
          <w:rStyle w:val="Emphasis"/>
          <w:rFonts w:ascii="Georgia" w:hAnsi="Georgia"/>
        </w:rPr>
        <w:t xml:space="preserve"> </w:t>
      </w:r>
      <w:r>
        <w:rPr>
          <w:rFonts w:ascii="Georgia" w:hAnsi="Georgia"/>
        </w:rPr>
        <w:t xml:space="preserve">is listed as Endangered (EN). This species is endemic to Thailand. </w:t>
      </w:r>
      <w:commentRangeStart w:id="0"/>
      <w:r>
        <w:rPr>
          <w:rFonts w:ascii="Georgia" w:hAnsi="Georgia"/>
        </w:rPr>
        <w:t>It is known from</w:t>
      </w:r>
      <w:ins w:id="1" w:author="Jack Plummer" w:date="2022-09-22T18:00:00Z">
        <w:r w:rsidR="00B2158E">
          <w:rPr>
            <w:rFonts w:ascii="Georgia" w:hAnsi="Georgia"/>
          </w:rPr>
          <w:t xml:space="preserve"> three locations</w:t>
        </w:r>
      </w:ins>
      <w:del w:id="2" w:author="Jack Plummer" w:date="2022-09-22T18:01:00Z">
        <w:r w:rsidDel="00B2158E">
          <w:rPr>
            <w:rFonts w:ascii="Georgia" w:hAnsi="Georgia" w:cs="Angsana New" w:hint="cs"/>
            <w:cs/>
            <w:lang w:bidi="th-TH"/>
          </w:rPr>
          <w:delText xml:space="preserve"> </w:delText>
        </w:r>
        <w:r w:rsidDel="00B2158E">
          <w:rPr>
            <w:rFonts w:ascii="Georgia" w:hAnsi="Georgia" w:hint="cs"/>
            <w:lang w:bidi="th-TH"/>
          </w:rPr>
          <w:delText>Khao Tak Groep (Sa Kaeo province), Mae Yai waterfall (border between Phangnga and Surat Thani provinces) and Ang Phak Nam Waterfall, Chonburi (observed from this project)</w:delText>
        </w:r>
      </w:del>
      <w:r>
        <w:rPr>
          <w:rFonts w:ascii="Georgia" w:hAnsi="Georgia" w:hint="cs"/>
          <w:lang w:bidi="th-TH"/>
        </w:rPr>
        <w:t>.</w:t>
      </w:r>
      <w:commentRangeEnd w:id="0"/>
      <w:r w:rsidR="00B2158E">
        <w:rPr>
          <w:rStyle w:val="CommentReference"/>
        </w:rPr>
        <w:commentReference w:id="0"/>
      </w:r>
      <w:r>
        <w:rPr>
          <w:rFonts w:ascii="Georgia" w:hAnsi="Georgia" w:hint="cs"/>
          <w:lang w:bidi="th-TH"/>
        </w:rPr>
        <w:t xml:space="preserve"> The extent of occurrence is </w:t>
      </w:r>
      <w:r w:rsidRPr="00145A6B">
        <w:rPr>
          <w:rFonts w:ascii="Georgia" w:hAnsi="Georgia" w:hint="cs"/>
          <w:cs/>
          <w:lang w:bidi="th-TH"/>
        </w:rPr>
        <w:t>4</w:t>
      </w:r>
      <w:r>
        <w:rPr>
          <w:rFonts w:ascii="Georgia" w:hAnsi="Georgia" w:hint="cs"/>
        </w:rPr>
        <w:t>,</w:t>
      </w:r>
      <w:r w:rsidRPr="00145A6B">
        <w:rPr>
          <w:rFonts w:ascii="Georgia" w:hAnsi="Georgia" w:hint="cs"/>
          <w:cs/>
          <w:lang w:bidi="th-TH"/>
        </w:rPr>
        <w:t>835</w:t>
      </w:r>
      <w:r>
        <w:rPr>
          <w:rFonts w:ascii="Georgia" w:hAnsi="Georgia" w:cs="Angsana New" w:hint="cs"/>
          <w:cs/>
          <w:lang w:bidi="th-TH"/>
        </w:rPr>
        <w:t xml:space="preserve"> </w:t>
      </w:r>
      <w:r>
        <w:rPr>
          <w:rFonts w:ascii="Georgia" w:hAnsi="Georgia" w:hint="cs"/>
          <w:lang w:bidi="th-TH"/>
        </w:rPr>
        <w:t>km</w:t>
      </w:r>
      <w:r>
        <w:rPr>
          <w:rFonts w:ascii="Georgia" w:hAnsi="Georgia" w:cs="Angsana New" w:hint="cs"/>
          <w:vertAlign w:val="superscript"/>
          <w:cs/>
          <w:lang w:bidi="th-TH"/>
        </w:rPr>
        <w:t>2</w:t>
      </w:r>
      <w:r>
        <w:rPr>
          <w:rFonts w:ascii="Georgia" w:hAnsi="Georgia" w:cs="Angsana New" w:hint="cs"/>
          <w:cs/>
          <w:lang w:bidi="th-TH"/>
        </w:rPr>
        <w:t xml:space="preserve"> </w:t>
      </w:r>
      <w:r>
        <w:rPr>
          <w:rFonts w:ascii="Georgia" w:hAnsi="Georgia" w:hint="cs"/>
          <w:lang w:bidi="th-TH"/>
        </w:rPr>
        <w:t xml:space="preserve">and the area of occupancy is </w:t>
      </w:r>
      <w:r w:rsidRPr="00145A6B">
        <w:rPr>
          <w:rFonts w:ascii="Georgia" w:hAnsi="Georgia" w:hint="cs"/>
          <w:cs/>
          <w:lang w:bidi="th-TH"/>
        </w:rPr>
        <w:t xml:space="preserve">12 </w:t>
      </w:r>
      <w:r>
        <w:rPr>
          <w:rFonts w:ascii="Georgia" w:hAnsi="Georgia" w:hint="cs"/>
          <w:lang w:bidi="th-TH"/>
        </w:rPr>
        <w:t>km</w:t>
      </w:r>
      <w:r>
        <w:rPr>
          <w:rFonts w:ascii="Georgia" w:hAnsi="Georgia" w:cs="Angsana New" w:hint="cs"/>
          <w:vertAlign w:val="superscript"/>
          <w:cs/>
          <w:lang w:bidi="th-TH"/>
        </w:rPr>
        <w:t>2</w:t>
      </w:r>
      <w:ins w:id="3" w:author="Jack Plummer" w:date="2022-09-22T18:01:00Z">
        <w:r w:rsidR="00B2158E">
          <w:rPr>
            <w:rFonts w:ascii="Georgia" w:hAnsi="Georgia" w:cs="Angsana New" w:hint="cs"/>
            <w:cs/>
            <w:lang w:bidi="th-TH"/>
          </w:rPr>
          <w:t>,</w:t>
        </w:r>
      </w:ins>
      <w:r>
        <w:rPr>
          <w:rFonts w:ascii="Georgia" w:hAnsi="Georgia" w:cs="Angsana New" w:hint="cs"/>
          <w:cs/>
          <w:lang w:bidi="th-TH"/>
        </w:rPr>
        <w:t xml:space="preserve"> </w:t>
      </w:r>
      <w:r>
        <w:rPr>
          <w:rFonts w:ascii="Georgia" w:hAnsi="Georgia" w:hint="cs"/>
          <w:lang w:bidi="th-TH"/>
        </w:rPr>
        <w:t>both fall</w:t>
      </w:r>
      <w:ins w:id="4" w:author="Jack Plummer" w:date="2022-09-22T18:01:00Z">
        <w:r w:rsidR="00B2158E">
          <w:rPr>
            <w:rFonts w:ascii="Georgia" w:hAnsi="Georgia"/>
            <w:lang w:bidi="th-TH"/>
          </w:rPr>
          <w:t>ing</w:t>
        </w:r>
      </w:ins>
      <w:r>
        <w:rPr>
          <w:rFonts w:ascii="Georgia" w:hAnsi="Georgia" w:hint="cs"/>
          <w:lang w:bidi="th-TH"/>
        </w:rPr>
        <w:t xml:space="preserve"> within the respective thresholds for </w:t>
      </w:r>
      <w:ins w:id="5" w:author="Jack Plummer" w:date="2022-09-22T18:01:00Z">
        <w:r w:rsidR="00B2158E">
          <w:rPr>
            <w:rFonts w:ascii="Georgia" w:hAnsi="Georgia"/>
            <w:lang w:bidi="th-TH"/>
          </w:rPr>
          <w:t xml:space="preserve">the </w:t>
        </w:r>
      </w:ins>
      <w:r>
        <w:rPr>
          <w:rFonts w:ascii="Georgia" w:hAnsi="Georgia" w:hint="cs"/>
          <w:lang w:bidi="th-TH"/>
        </w:rPr>
        <w:t>Endangered</w:t>
      </w:r>
      <w:ins w:id="6" w:author="Jack Plummer" w:date="2022-09-22T18:01:00Z">
        <w:r w:rsidR="00B2158E">
          <w:rPr>
            <w:rFonts w:ascii="Georgia" w:hAnsi="Georgia"/>
            <w:lang w:bidi="th-TH"/>
          </w:rPr>
          <w:t xml:space="preserve"> category under criterion B</w:t>
        </w:r>
      </w:ins>
      <w:r>
        <w:rPr>
          <w:rFonts w:ascii="Georgia" w:hAnsi="Georgia" w:hint="cs"/>
          <w:lang w:bidi="th-TH"/>
        </w:rPr>
        <w:t>.</w:t>
      </w:r>
      <w:del w:id="7" w:author="Jack Plummer" w:date="2022-09-22T18:01:00Z">
        <w:r w:rsidDel="00B2158E">
          <w:rPr>
            <w:rFonts w:ascii="Georgia" w:hAnsi="Georgia" w:hint="cs"/>
            <w:lang w:bidi="th-TH"/>
          </w:rPr>
          <w:delText xml:space="preserve"> The known localities are inside and outside protected areas.</w:delText>
        </w:r>
      </w:del>
      <w:r>
        <w:rPr>
          <w:rFonts w:ascii="Georgia" w:hAnsi="Georgia" w:hint="cs"/>
          <w:lang w:bidi="th-TH"/>
        </w:rPr>
        <w:t xml:space="preserve"> Although Ang </w:t>
      </w:r>
      <w:proofErr w:type="spellStart"/>
      <w:r>
        <w:rPr>
          <w:rFonts w:ascii="Georgia" w:hAnsi="Georgia" w:hint="cs"/>
          <w:lang w:bidi="th-TH"/>
        </w:rPr>
        <w:t>Phak</w:t>
      </w:r>
      <w:proofErr w:type="spellEnd"/>
      <w:r>
        <w:rPr>
          <w:rFonts w:ascii="Georgia" w:hAnsi="Georgia" w:hint="cs"/>
          <w:lang w:bidi="th-TH"/>
        </w:rPr>
        <w:t xml:space="preserve"> Nam Waterfall is inside Khao Ang Rue </w:t>
      </w:r>
      <w:proofErr w:type="spellStart"/>
      <w:r>
        <w:rPr>
          <w:rFonts w:ascii="Georgia" w:hAnsi="Georgia" w:hint="cs"/>
          <w:lang w:bidi="th-TH"/>
        </w:rPr>
        <w:t>Nai</w:t>
      </w:r>
      <w:proofErr w:type="spellEnd"/>
      <w:r>
        <w:rPr>
          <w:rFonts w:ascii="Georgia" w:hAnsi="Georgia" w:hint="cs"/>
          <w:lang w:bidi="th-TH"/>
        </w:rPr>
        <w:t xml:space="preserve"> Wildlife Sanctuary, </w:t>
      </w:r>
      <w:ins w:id="8" w:author="Jack Plummer" w:date="2022-09-22T18:01:00Z">
        <w:r w:rsidR="00B2158E">
          <w:rPr>
            <w:rFonts w:ascii="Georgia" w:hAnsi="Georgia"/>
            <w:lang w:bidi="th-TH"/>
          </w:rPr>
          <w:t xml:space="preserve">the quality of </w:t>
        </w:r>
      </w:ins>
      <w:del w:id="9" w:author="Jack Plummer" w:date="2022-09-22T18:01:00Z">
        <w:r w:rsidDel="00B2158E">
          <w:rPr>
            <w:rFonts w:ascii="Georgia" w:hAnsi="Georgia" w:hint="cs"/>
            <w:lang w:bidi="th-TH"/>
          </w:rPr>
          <w:delText xml:space="preserve">but </w:delText>
        </w:r>
      </w:del>
      <w:r>
        <w:rPr>
          <w:rFonts w:ascii="Georgia" w:hAnsi="Georgia" w:hint="cs"/>
          <w:lang w:bidi="th-TH"/>
        </w:rPr>
        <w:t xml:space="preserve">its limestone habitat is </w:t>
      </w:r>
      <w:ins w:id="10" w:author="Jack Plummer" w:date="2022-09-22T18:01:00Z">
        <w:r w:rsidR="00B2158E">
          <w:rPr>
            <w:rFonts w:ascii="Georgia" w:hAnsi="Georgia"/>
            <w:lang w:bidi="th-TH"/>
          </w:rPr>
          <w:t xml:space="preserve">declining </w:t>
        </w:r>
        <w:commentRangeStart w:id="11"/>
        <w:r w:rsidR="00B2158E">
          <w:rPr>
            <w:rFonts w:ascii="Georgia" w:hAnsi="Georgia"/>
            <w:lang w:bidi="th-TH"/>
          </w:rPr>
          <w:t xml:space="preserve">at all sites </w:t>
        </w:r>
      </w:ins>
      <w:commentRangeEnd w:id="11"/>
      <w:ins w:id="12" w:author="Jack Plummer" w:date="2022-09-24T05:48:00Z">
        <w:r w:rsidR="00145A6B">
          <w:rPr>
            <w:rStyle w:val="CommentReference"/>
          </w:rPr>
          <w:commentReference w:id="11"/>
        </w:r>
      </w:ins>
      <w:ins w:id="13" w:author="Jack Plummer" w:date="2022-09-22T18:01:00Z">
        <w:r w:rsidR="00B2158E">
          <w:rPr>
            <w:rFonts w:ascii="Georgia" w:hAnsi="Georgia"/>
            <w:lang w:bidi="th-TH"/>
          </w:rPr>
          <w:t>due to</w:t>
        </w:r>
      </w:ins>
      <w:del w:id="14" w:author="Jack Plummer" w:date="2022-09-22T18:01:00Z">
        <w:r w:rsidDel="00B2158E">
          <w:rPr>
            <w:rFonts w:ascii="Georgia" w:hAnsi="Georgia" w:hint="cs"/>
            <w:lang w:bidi="th-TH"/>
          </w:rPr>
          <w:delText>threatened by</w:delText>
        </w:r>
      </w:del>
      <w:r>
        <w:rPr>
          <w:rFonts w:ascii="Georgia" w:hAnsi="Georgia" w:hint="cs"/>
          <w:lang w:bidi="th-TH"/>
        </w:rPr>
        <w:t xml:space="preserve"> tourism and human activities. </w:t>
      </w:r>
      <w:commentRangeStart w:id="15"/>
      <w:r w:rsidRPr="00B2158E">
        <w:rPr>
          <w:rFonts w:ascii="Georgia" w:hAnsi="Georgia"/>
          <w:strike/>
          <w:lang w:bidi="th-TH"/>
          <w:rPrChange w:id="16" w:author="Jack Plummer" w:date="2022-09-22T18:02:00Z">
            <w:rPr>
              <w:rFonts w:ascii="Georgia" w:hAnsi="Georgia"/>
              <w:lang w:bidi="th-TH"/>
            </w:rPr>
          </w:rPrChange>
        </w:rPr>
        <w:t xml:space="preserve">Moreover, the population from Ang </w:t>
      </w:r>
      <w:proofErr w:type="spellStart"/>
      <w:r w:rsidRPr="00B2158E">
        <w:rPr>
          <w:rFonts w:ascii="Georgia" w:hAnsi="Georgia"/>
          <w:strike/>
          <w:lang w:bidi="th-TH"/>
          <w:rPrChange w:id="17" w:author="Jack Plummer" w:date="2022-09-22T18:02:00Z">
            <w:rPr>
              <w:rFonts w:ascii="Georgia" w:hAnsi="Georgia"/>
              <w:lang w:bidi="th-TH"/>
            </w:rPr>
          </w:rPrChange>
        </w:rPr>
        <w:t>Phak</w:t>
      </w:r>
      <w:proofErr w:type="spellEnd"/>
      <w:r w:rsidRPr="00B2158E">
        <w:rPr>
          <w:rFonts w:ascii="Georgia" w:hAnsi="Georgia"/>
          <w:strike/>
          <w:lang w:bidi="th-TH"/>
          <w:rPrChange w:id="18" w:author="Jack Plummer" w:date="2022-09-22T18:02:00Z">
            <w:rPr>
              <w:rFonts w:ascii="Georgia" w:hAnsi="Georgia"/>
              <w:lang w:bidi="th-TH"/>
            </w:rPr>
          </w:rPrChange>
        </w:rPr>
        <w:t xml:space="preserve"> Nam Waterfall consists of less than </w:t>
      </w:r>
      <w:r w:rsidRPr="00B2158E">
        <w:rPr>
          <w:rFonts w:ascii="Georgia" w:hAnsi="Georgia" w:cs="Angsana New"/>
          <w:strike/>
          <w:cs/>
          <w:lang w:bidi="th-TH"/>
          <w:rPrChange w:id="19" w:author="Jack Plummer" w:date="2022-09-22T18:02:00Z">
            <w:rPr>
              <w:rFonts w:ascii="Georgia" w:hAnsi="Georgia" w:cs="Angsana New"/>
              <w:cs/>
              <w:lang w:bidi="th-TH"/>
            </w:rPr>
          </w:rPrChange>
        </w:rPr>
        <w:t xml:space="preserve">500 </w:t>
      </w:r>
      <w:r w:rsidRPr="00B2158E">
        <w:rPr>
          <w:rFonts w:ascii="Georgia" w:hAnsi="Georgia"/>
          <w:strike/>
          <w:lang w:bidi="th-TH"/>
          <w:rPrChange w:id="20" w:author="Jack Plummer" w:date="2022-09-22T18:02:00Z">
            <w:rPr>
              <w:rFonts w:ascii="Georgia" w:hAnsi="Georgia"/>
              <w:lang w:bidi="th-TH"/>
            </w:rPr>
          </w:rPrChange>
        </w:rPr>
        <w:t>mature individuals.</w:t>
      </w:r>
      <w:r>
        <w:rPr>
          <w:rFonts w:ascii="Georgia" w:hAnsi="Georgia" w:hint="cs"/>
          <w:lang w:bidi="th-TH"/>
        </w:rPr>
        <w:t xml:space="preserve"> </w:t>
      </w:r>
      <w:commentRangeEnd w:id="15"/>
      <w:r w:rsidR="00B2158E">
        <w:rPr>
          <w:rStyle w:val="CommentReference"/>
        </w:rPr>
        <w:commentReference w:id="15"/>
      </w:r>
      <w:r>
        <w:rPr>
          <w:rFonts w:ascii="Georgia" w:hAnsi="Georgia" w:hint="cs"/>
          <w:lang w:bidi="th-TH"/>
        </w:rPr>
        <w:t>Then this species is justified as Endangered (EN).</w:t>
      </w:r>
    </w:p>
    <w:p w14:paraId="5B037F61" w14:textId="77777777" w:rsidR="00476CF9" w:rsidRDefault="00000000">
      <w:pPr>
        <w:pStyle w:val="Heading1"/>
        <w:divId w:val="1229338795"/>
        <w:rPr>
          <w:rFonts w:ascii="Georgia" w:eastAsia="Times New Roman" w:hAnsi="Georgia"/>
          <w:sz w:val="29"/>
          <w:szCs w:val="29"/>
          <w:cs/>
          <w:lang w:bidi="th-TH"/>
        </w:rPr>
      </w:pPr>
      <w:r>
        <w:rPr>
          <w:rFonts w:ascii="Georgia" w:eastAsia="Times New Roman" w:hAnsi="Georgia" w:hint="cs"/>
          <w:sz w:val="29"/>
          <w:szCs w:val="29"/>
          <w:lang w:bidi="th-TH"/>
        </w:rPr>
        <w:t>Distribution</w:t>
      </w:r>
    </w:p>
    <w:p w14:paraId="303A9690" w14:textId="77777777" w:rsidR="00476CF9" w:rsidRDefault="00000000">
      <w:pPr>
        <w:pStyle w:val="Heading2"/>
        <w:divId w:val="1229338795"/>
        <w:rPr>
          <w:rFonts w:ascii="Georgia" w:eastAsia="Times New Roman" w:hAnsi="Georgia"/>
          <w:sz w:val="27"/>
          <w:szCs w:val="27"/>
          <w:cs/>
          <w:lang w:bidi="th-TH"/>
        </w:rPr>
      </w:pPr>
      <w:r>
        <w:rPr>
          <w:rFonts w:ascii="Georgia" w:eastAsia="Times New Roman" w:hAnsi="Georgia" w:hint="cs"/>
          <w:sz w:val="27"/>
          <w:szCs w:val="27"/>
          <w:lang w:bidi="th-TH"/>
        </w:rPr>
        <w:t>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Range</w:t>
      </w:r>
    </w:p>
    <w:p w14:paraId="52AEE27C" w14:textId="0C579D75" w:rsidR="00476CF9" w:rsidRDefault="00000000">
      <w:pPr>
        <w:pStyle w:val="NormalWeb"/>
        <w:divId w:val="1229338795"/>
        <w:rPr>
          <w:rFonts w:ascii="Georgia" w:hAnsi="Georgia"/>
          <w:cs/>
          <w:lang w:bidi="th-TH"/>
        </w:rPr>
      </w:pPr>
      <w:r>
        <w:rPr>
          <w:rFonts w:ascii="Georgia" w:hAnsi="Georgia" w:hint="cs"/>
          <w:lang w:bidi="th-TH"/>
        </w:rPr>
        <w:t xml:space="preserve">This species is known from Khao </w:t>
      </w:r>
      <w:proofErr w:type="spellStart"/>
      <w:r>
        <w:rPr>
          <w:rFonts w:ascii="Georgia" w:hAnsi="Georgia" w:hint="cs"/>
          <w:lang w:bidi="th-TH"/>
        </w:rPr>
        <w:t>Tak</w:t>
      </w:r>
      <w:proofErr w:type="spellEnd"/>
      <w:r>
        <w:rPr>
          <w:rFonts w:ascii="Georgia" w:hAnsi="Georgia" w:hint="cs"/>
          <w:lang w:bidi="th-TH"/>
        </w:rPr>
        <w:t xml:space="preserve"> </w:t>
      </w:r>
      <w:proofErr w:type="spellStart"/>
      <w:r>
        <w:rPr>
          <w:rFonts w:ascii="Georgia" w:hAnsi="Georgia" w:hint="cs"/>
          <w:lang w:bidi="th-TH"/>
        </w:rPr>
        <w:t>Groep</w:t>
      </w:r>
      <w:proofErr w:type="spellEnd"/>
      <w:r>
        <w:rPr>
          <w:rFonts w:ascii="Georgia" w:hAnsi="Georgia" w:hint="cs"/>
          <w:lang w:bidi="th-TH"/>
        </w:rPr>
        <w:t xml:space="preserve"> (Sa </w:t>
      </w:r>
      <w:proofErr w:type="spellStart"/>
      <w:r>
        <w:rPr>
          <w:rFonts w:ascii="Georgia" w:hAnsi="Georgia" w:hint="cs"/>
          <w:lang w:bidi="th-TH"/>
        </w:rPr>
        <w:t>Kaeo</w:t>
      </w:r>
      <w:proofErr w:type="spellEnd"/>
      <w:r>
        <w:rPr>
          <w:rFonts w:ascii="Georgia" w:hAnsi="Georgia" w:hint="cs"/>
          <w:lang w:bidi="th-TH"/>
        </w:rPr>
        <w:t xml:space="preserve"> province), Mae </w:t>
      </w:r>
      <w:proofErr w:type="spellStart"/>
      <w:r>
        <w:rPr>
          <w:rFonts w:ascii="Georgia" w:hAnsi="Georgia" w:hint="cs"/>
          <w:lang w:bidi="th-TH"/>
        </w:rPr>
        <w:t>Yai</w:t>
      </w:r>
      <w:proofErr w:type="spellEnd"/>
      <w:r>
        <w:rPr>
          <w:rFonts w:ascii="Georgia" w:hAnsi="Georgia" w:hint="cs"/>
          <w:lang w:bidi="th-TH"/>
        </w:rPr>
        <w:t xml:space="preserve"> waterfall (border between </w:t>
      </w:r>
      <w:proofErr w:type="spellStart"/>
      <w:r>
        <w:rPr>
          <w:rFonts w:ascii="Georgia" w:hAnsi="Georgia" w:hint="cs"/>
          <w:lang w:bidi="th-TH"/>
        </w:rPr>
        <w:t>Phangnga</w:t>
      </w:r>
      <w:proofErr w:type="spellEnd"/>
      <w:r>
        <w:rPr>
          <w:rFonts w:ascii="Georgia" w:hAnsi="Georgia" w:hint="cs"/>
          <w:lang w:bidi="th-TH"/>
        </w:rPr>
        <w:t xml:space="preserve"> and Surat Thani provinces) and Ang </w:t>
      </w:r>
      <w:proofErr w:type="spellStart"/>
      <w:r>
        <w:rPr>
          <w:rFonts w:ascii="Georgia" w:hAnsi="Georgia" w:hint="cs"/>
          <w:lang w:bidi="th-TH"/>
        </w:rPr>
        <w:t>Phak</w:t>
      </w:r>
      <w:proofErr w:type="spellEnd"/>
      <w:r>
        <w:rPr>
          <w:rFonts w:ascii="Georgia" w:hAnsi="Georgia" w:hint="cs"/>
          <w:lang w:bidi="th-TH"/>
        </w:rPr>
        <w:t xml:space="preserve"> Nam Waterfall (Chonburi). The extent of occurrence was </w:t>
      </w:r>
      <w:r w:rsidRPr="00145A6B">
        <w:rPr>
          <w:rFonts w:ascii="Georgia" w:hAnsi="Georgia" w:hint="cs"/>
          <w:cs/>
          <w:lang w:bidi="th-TH"/>
        </w:rPr>
        <w:t>4</w:t>
      </w:r>
      <w:r>
        <w:rPr>
          <w:rFonts w:ascii="Georgia" w:hAnsi="Georgia" w:hint="cs"/>
          <w:lang w:bidi="th-TH"/>
        </w:rPr>
        <w:t>,</w:t>
      </w:r>
      <w:r w:rsidRPr="00145A6B">
        <w:rPr>
          <w:rFonts w:ascii="Georgia" w:hAnsi="Georgia" w:hint="cs"/>
          <w:cs/>
          <w:lang w:bidi="th-TH"/>
        </w:rPr>
        <w:t xml:space="preserve">835 </w:t>
      </w:r>
      <w:r>
        <w:rPr>
          <w:rFonts w:ascii="Georgia" w:hAnsi="Georgia" w:hint="cs"/>
          <w:lang w:bidi="th-TH"/>
        </w:rPr>
        <w:t>km</w:t>
      </w:r>
      <w:r>
        <w:rPr>
          <w:rFonts w:ascii="Georgia" w:hAnsi="Georgia" w:cs="Angsana New" w:hint="cs"/>
          <w:vertAlign w:val="superscript"/>
          <w:cs/>
          <w:lang w:bidi="th-TH"/>
        </w:rPr>
        <w:t>2</w:t>
      </w:r>
      <w:r>
        <w:rPr>
          <w:rFonts w:ascii="Georgia" w:hAnsi="Georgia" w:cs="Angsana New" w:hint="cs"/>
          <w:cs/>
          <w:lang w:bidi="th-TH"/>
        </w:rPr>
        <w:t xml:space="preserve">. </w:t>
      </w:r>
      <w:r>
        <w:rPr>
          <w:rFonts w:ascii="Georgia" w:hAnsi="Georgia" w:hint="cs"/>
          <w:lang w:bidi="th-TH"/>
        </w:rPr>
        <w:t xml:space="preserve">The area of occupancy was </w:t>
      </w:r>
      <w:r w:rsidRPr="00145A6B">
        <w:rPr>
          <w:rFonts w:ascii="Georgia" w:hAnsi="Georgia" w:hint="cs"/>
          <w:cs/>
          <w:lang w:bidi="th-TH"/>
        </w:rPr>
        <w:t>12</w:t>
      </w:r>
      <w:r>
        <w:rPr>
          <w:rFonts w:ascii="Georgia" w:hAnsi="Georgia" w:cs="Angsana New" w:hint="cs"/>
          <w:cs/>
          <w:lang w:bidi="th-TH"/>
        </w:rPr>
        <w:t xml:space="preserve"> </w:t>
      </w:r>
      <w:r>
        <w:rPr>
          <w:rFonts w:ascii="Georgia" w:hAnsi="Georgia" w:hint="cs"/>
          <w:lang w:bidi="th-TH"/>
        </w:rPr>
        <w:t>km</w:t>
      </w:r>
      <w:r>
        <w:rPr>
          <w:rFonts w:ascii="Georgia" w:hAnsi="Georgia" w:cs="Angsana New" w:hint="cs"/>
          <w:vertAlign w:val="superscript"/>
          <w:cs/>
          <w:lang w:bidi="th-TH"/>
        </w:rPr>
        <w:t>2</w:t>
      </w:r>
      <w:del w:id="21" w:author="Jack Plummer" w:date="2022-09-22T18:03:00Z">
        <w:r w:rsidDel="00B2158E">
          <w:rPr>
            <w:rFonts w:ascii="Georgia" w:hAnsi="Georgia" w:cs="Angsana New" w:hint="cs"/>
            <w:cs/>
            <w:lang w:bidi="th-TH"/>
          </w:rPr>
          <w:delText xml:space="preserve"> </w:delText>
        </w:r>
        <w:r w:rsidDel="00B2158E">
          <w:rPr>
            <w:rFonts w:ascii="Georgia" w:hAnsi="Georgia" w:hint="cs"/>
            <w:lang w:bidi="th-TH"/>
          </w:rPr>
          <w:delText>which are inside and outside protected area</w:delText>
        </w:r>
      </w:del>
      <w:r>
        <w:rPr>
          <w:rFonts w:ascii="Georgia" w:hAnsi="Georgia" w:hint="cs"/>
          <w:lang w:bidi="th-TH"/>
        </w:rPr>
        <w:t xml:space="preserve">. </w:t>
      </w:r>
      <w:ins w:id="22" w:author="Jack Plummer" w:date="2022-09-22T18:03:00Z">
        <w:r w:rsidR="00B2158E">
          <w:rPr>
            <w:rFonts w:ascii="Georgia" w:hAnsi="Georgia"/>
            <w:lang w:bidi="th-TH"/>
          </w:rPr>
          <w:t xml:space="preserve">It has been </w:t>
        </w:r>
      </w:ins>
      <w:del w:id="23" w:author="Jack Plummer" w:date="2022-09-22T18:03:00Z">
        <w:r w:rsidDel="00B2158E">
          <w:rPr>
            <w:rFonts w:ascii="Georgia" w:hAnsi="Georgia" w:hint="cs"/>
            <w:lang w:bidi="th-TH"/>
          </w:rPr>
          <w:delText>R</w:delText>
        </w:r>
      </w:del>
      <w:ins w:id="24" w:author="Jack Plummer" w:date="2022-09-22T18:03:00Z">
        <w:r w:rsidR="00B2158E">
          <w:rPr>
            <w:rFonts w:ascii="Georgia" w:hAnsi="Georgia"/>
            <w:lang w:bidi="th-TH"/>
          </w:rPr>
          <w:t>r</w:t>
        </w:r>
      </w:ins>
      <w:r>
        <w:rPr>
          <w:rFonts w:ascii="Georgia" w:hAnsi="Georgia" w:hint="cs"/>
          <w:lang w:bidi="th-TH"/>
        </w:rPr>
        <w:t>ecorded from altitude</w:t>
      </w:r>
      <w:ins w:id="25" w:author="Jack Plummer" w:date="2022-09-22T18:03:00Z">
        <w:r w:rsidR="00B2158E">
          <w:rPr>
            <w:rFonts w:ascii="Georgia" w:hAnsi="Georgia"/>
            <w:lang w:bidi="th-TH"/>
          </w:rPr>
          <w:t>s</w:t>
        </w:r>
      </w:ins>
      <w:r>
        <w:rPr>
          <w:rFonts w:ascii="Georgia" w:hAnsi="Georgia" w:hint="cs"/>
          <w:lang w:bidi="th-TH"/>
        </w:rPr>
        <w:t xml:space="preserve"> between </w:t>
      </w:r>
      <w:r w:rsidRPr="00145A6B">
        <w:rPr>
          <w:rFonts w:ascii="Georgia" w:hAnsi="Georgia" w:hint="cs"/>
          <w:cs/>
          <w:lang w:bidi="th-TH"/>
        </w:rPr>
        <w:t xml:space="preserve">180 </w:t>
      </w:r>
      <w:r>
        <w:rPr>
          <w:rFonts w:ascii="Georgia" w:hAnsi="Georgia" w:hint="cs"/>
          <w:lang w:bidi="th-TH"/>
        </w:rPr>
        <w:t xml:space="preserve">and </w:t>
      </w:r>
      <w:r w:rsidRPr="00145A6B">
        <w:rPr>
          <w:rFonts w:ascii="Georgia" w:hAnsi="Georgia" w:hint="cs"/>
          <w:cs/>
          <w:lang w:bidi="th-TH"/>
        </w:rPr>
        <w:t>250</w:t>
      </w:r>
      <w:r>
        <w:rPr>
          <w:rFonts w:ascii="Georgia" w:hAnsi="Georgia" w:cs="Angsana New" w:hint="cs"/>
          <w:cs/>
          <w:lang w:bidi="th-TH"/>
        </w:rPr>
        <w:t xml:space="preserve"> </w:t>
      </w:r>
      <w:r>
        <w:rPr>
          <w:rFonts w:ascii="Georgia" w:hAnsi="Georgia" w:hint="cs"/>
          <w:lang w:bidi="th-TH"/>
        </w:rPr>
        <w:t>m</w:t>
      </w:r>
      <w:ins w:id="26" w:author="Jack Plummer" w:date="2022-09-22T18:03:00Z">
        <w:r w:rsidR="00B2158E">
          <w:rPr>
            <w:rFonts w:ascii="Georgia" w:hAnsi="Georgia"/>
            <w:lang w:bidi="th-TH"/>
          </w:rPr>
          <w:t xml:space="preserve"> asl</w:t>
        </w:r>
      </w:ins>
      <w:r>
        <w:rPr>
          <w:rFonts w:ascii="Georgia" w:hAnsi="Georgia" w:hint="cs"/>
          <w:lang w:bidi="th-TH"/>
        </w:rPr>
        <w:t>.</w:t>
      </w:r>
    </w:p>
    <w:p w14:paraId="1A339687" w14:textId="77777777" w:rsidR="00476CF9" w:rsidRDefault="00000000">
      <w:pPr>
        <w:pStyle w:val="Heading2"/>
        <w:divId w:val="1229338795"/>
        <w:rPr>
          <w:rFonts w:ascii="Georgia" w:eastAsia="Times New Roman" w:hAnsi="Georgia"/>
          <w:sz w:val="27"/>
          <w:szCs w:val="27"/>
          <w:cs/>
          <w:lang w:bidi="th-TH"/>
        </w:rPr>
      </w:pPr>
      <w:r>
        <w:rPr>
          <w:rFonts w:ascii="Georgia" w:eastAsia="Times New Roman" w:hAnsi="Georgia" w:hint="cs"/>
          <w:sz w:val="27"/>
          <w:szCs w:val="27"/>
          <w:lang w:bidi="th-TH"/>
        </w:rPr>
        <w:t>Area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11"/>
        <w:gridCol w:w="6099"/>
      </w:tblGrid>
      <w:tr w:rsidR="00476CF9" w14:paraId="6B7A44EF" w14:textId="77777777">
        <w:trPr>
          <w:divId w:val="1229338795"/>
          <w:tblCellSpacing w:w="15" w:type="dxa"/>
        </w:trPr>
        <w:tc>
          <w:tcPr>
            <w:tcW w:w="0" w:type="auto"/>
            <w:tcBorders>
              <w:bottom w:val="single" w:sz="6" w:space="0" w:color="000000"/>
            </w:tcBorders>
            <w:shd w:val="clear" w:color="auto" w:fill="BBBBBB"/>
            <w:vAlign w:val="center"/>
            <w:hideMark/>
          </w:tcPr>
          <w:p w14:paraId="48226699"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AC6E634"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76CF9" w14:paraId="7953262C" w14:textId="77777777">
        <w:trPr>
          <w:divId w:val="1229338795"/>
          <w:tblCellSpacing w:w="15" w:type="dxa"/>
        </w:trPr>
        <w:tc>
          <w:tcPr>
            <w:tcW w:w="0" w:type="auto"/>
            <w:vAlign w:val="center"/>
            <w:hideMark/>
          </w:tcPr>
          <w:p w14:paraId="4CB38254" w14:textId="77777777" w:rsidR="00476CF9" w:rsidRDefault="00000000">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1D9BB3F3" w14:textId="77777777" w:rsidR="00476CF9"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mapping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05EC6F55" w14:textId="77777777" w:rsidR="00476CF9" w:rsidRDefault="00000000">
      <w:pPr>
        <w:pStyle w:val="Heading2"/>
        <w:divId w:val="1229338795"/>
        <w:rPr>
          <w:rFonts w:ascii="Georgia" w:eastAsia="Times New Roman" w:hAnsi="Georgia"/>
          <w:sz w:val="27"/>
          <w:szCs w:val="27"/>
          <w:lang w:bidi="th-TH"/>
        </w:rPr>
      </w:pPr>
      <w:r>
        <w:rPr>
          <w:rFonts w:ascii="Georgia" w:eastAsia="Times New Roman" w:hAnsi="Georgia" w:hint="cs"/>
          <w:sz w:val="27"/>
          <w:szCs w:val="27"/>
          <w:lang w:bidi="th-TH"/>
        </w:rPr>
        <w:lastRenderedPageBreak/>
        <w:t>Extent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73"/>
        <w:gridCol w:w="2526"/>
        <w:gridCol w:w="4211"/>
      </w:tblGrid>
      <w:tr w:rsidR="00476CF9" w14:paraId="1D63FF1C" w14:textId="77777777">
        <w:trPr>
          <w:divId w:val="1229338795"/>
          <w:tblCellSpacing w:w="15" w:type="dxa"/>
        </w:trPr>
        <w:tc>
          <w:tcPr>
            <w:tcW w:w="0" w:type="auto"/>
            <w:tcBorders>
              <w:bottom w:val="single" w:sz="6" w:space="0" w:color="000000"/>
            </w:tcBorders>
            <w:shd w:val="clear" w:color="auto" w:fill="BBBBBB"/>
            <w:vAlign w:val="center"/>
            <w:hideMark/>
          </w:tcPr>
          <w:p w14:paraId="5A77C168"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F438F18"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1DD55D2B"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76CF9" w14:paraId="5BF4B8DE" w14:textId="77777777">
        <w:trPr>
          <w:divId w:val="1229338795"/>
          <w:tblCellSpacing w:w="15" w:type="dxa"/>
        </w:trPr>
        <w:tc>
          <w:tcPr>
            <w:tcW w:w="0" w:type="auto"/>
            <w:vAlign w:val="center"/>
            <w:hideMark/>
          </w:tcPr>
          <w:p w14:paraId="203E8966" w14:textId="77777777" w:rsidR="00476CF9" w:rsidRDefault="00000000">
            <w:pPr>
              <w:spacing w:after="75"/>
              <w:rPr>
                <w:rFonts w:ascii="Georgia" w:eastAsia="Times New Roman" w:hAnsi="Georgia"/>
                <w:sz w:val="18"/>
                <w:szCs w:val="18"/>
              </w:rPr>
            </w:pPr>
            <w:r>
              <w:rPr>
                <w:rFonts w:ascii="Georgia" w:eastAsia="Times New Roman" w:hAnsi="Georgia"/>
                <w:sz w:val="18"/>
                <w:szCs w:val="18"/>
              </w:rPr>
              <w:t>4835</w:t>
            </w:r>
          </w:p>
        </w:tc>
        <w:tc>
          <w:tcPr>
            <w:tcW w:w="0" w:type="auto"/>
            <w:vAlign w:val="center"/>
            <w:hideMark/>
          </w:tcPr>
          <w:p w14:paraId="1A29D8B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26A881E" w14:textId="2978C83E" w:rsidR="00476CF9" w:rsidRDefault="00000000">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w:t>
            </w:r>
            <w:ins w:id="27" w:author="Jack Plummer" w:date="2022-09-24T05:49:00Z">
              <w:r w:rsidR="00145A6B">
                <w:rPr>
                  <w:rFonts w:ascii="Georgia" w:eastAsia="Times New Roman" w:hAnsi="Georgia"/>
                  <w:sz w:val="18"/>
                  <w:szCs w:val="18"/>
                </w:rPr>
                <w:t>ed</w:t>
              </w:r>
            </w:ins>
            <w:del w:id="28" w:author="Jack Plummer" w:date="2022-09-24T05:49:00Z">
              <w:r w:rsidDel="00145A6B">
                <w:rPr>
                  <w:rFonts w:ascii="Georgia" w:eastAsia="Times New Roman" w:hAnsi="Georgia"/>
                  <w:sz w:val="18"/>
                  <w:szCs w:val="18"/>
                </w:rPr>
                <w:delText>ing</w:delText>
              </w:r>
            </w:del>
            <w:r>
              <w:rPr>
                <w:rFonts w:ascii="Georgia" w:eastAsia="Times New Roman" w:hAnsi="Georgia"/>
                <w:sz w:val="18"/>
                <w:szCs w:val="18"/>
              </w:rPr>
              <w:t xml:space="preserve">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66511E9" w14:textId="77777777" w:rsidR="00476CF9" w:rsidRDefault="00476CF9">
      <w:pPr>
        <w:divId w:val="1229338795"/>
        <w:rPr>
          <w:rFonts w:ascii="Georgia" w:eastAsia="Times New Roman" w:hAnsi="Georgia"/>
          <w:vanish/>
          <w:sz w:val="18"/>
          <w:szCs w:val="18"/>
          <w:cs/>
          <w:lang w:bidi="th-TH"/>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476CF9" w14:paraId="22D95E55" w14:textId="77777777">
        <w:trPr>
          <w:divId w:val="1229338795"/>
          <w:tblCellSpacing w:w="15" w:type="dxa"/>
        </w:trPr>
        <w:tc>
          <w:tcPr>
            <w:tcW w:w="0" w:type="auto"/>
            <w:tcBorders>
              <w:bottom w:val="single" w:sz="6" w:space="0" w:color="000000"/>
            </w:tcBorders>
            <w:shd w:val="clear" w:color="auto" w:fill="BBBBBB"/>
            <w:vAlign w:val="center"/>
            <w:hideMark/>
          </w:tcPr>
          <w:p w14:paraId="7E6CFBBF"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3602C20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76CF9" w14:paraId="49DCB330" w14:textId="77777777">
        <w:trPr>
          <w:divId w:val="1229338795"/>
          <w:tblCellSpacing w:w="15" w:type="dxa"/>
        </w:trPr>
        <w:tc>
          <w:tcPr>
            <w:tcW w:w="0" w:type="auto"/>
            <w:vAlign w:val="center"/>
            <w:hideMark/>
          </w:tcPr>
          <w:p w14:paraId="08049EAD"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448046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2D309E3" w14:textId="77777777" w:rsidR="00476CF9" w:rsidRDefault="00000000">
      <w:pPr>
        <w:pStyle w:val="Heading2"/>
        <w:divId w:val="1229338795"/>
        <w:rPr>
          <w:rFonts w:ascii="Georgia" w:eastAsia="Times New Roman" w:hAnsi="Georgia"/>
          <w:sz w:val="27"/>
          <w:szCs w:val="27"/>
          <w:lang w:bidi="th-TH"/>
        </w:rPr>
      </w:pPr>
      <w:r>
        <w:rPr>
          <w:rFonts w:ascii="Georgia" w:eastAsia="Times New Roman" w:hAnsi="Georgia" w:hint="cs"/>
          <w:sz w:val="27"/>
          <w:szCs w:val="27"/>
          <w:lang w:bidi="th-TH"/>
        </w:rPr>
        <w:t>Locations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37"/>
        <w:gridCol w:w="7773"/>
      </w:tblGrid>
      <w:tr w:rsidR="00145A6B" w14:paraId="2DB5F847" w14:textId="77777777">
        <w:trPr>
          <w:divId w:val="1229338795"/>
          <w:tblCellSpacing w:w="15" w:type="dxa"/>
        </w:trPr>
        <w:tc>
          <w:tcPr>
            <w:tcW w:w="0" w:type="auto"/>
            <w:tcBorders>
              <w:bottom w:val="single" w:sz="6" w:space="0" w:color="000000"/>
            </w:tcBorders>
            <w:shd w:val="clear" w:color="auto" w:fill="BBBBBB"/>
            <w:vAlign w:val="center"/>
            <w:hideMark/>
          </w:tcPr>
          <w:p w14:paraId="652F0DF3"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936FDDD"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145A6B" w14:paraId="5B186FE1" w14:textId="77777777">
        <w:trPr>
          <w:divId w:val="1229338795"/>
          <w:tblCellSpacing w:w="15" w:type="dxa"/>
        </w:trPr>
        <w:tc>
          <w:tcPr>
            <w:tcW w:w="0" w:type="auto"/>
            <w:vAlign w:val="center"/>
            <w:hideMark/>
          </w:tcPr>
          <w:p w14:paraId="39029256" w14:textId="77777777" w:rsidR="00476CF9"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32B4BF37" w14:textId="04EB02B7" w:rsidR="00476CF9" w:rsidRDefault="00145A6B">
            <w:pPr>
              <w:spacing w:after="75"/>
              <w:rPr>
                <w:rFonts w:ascii="Georgia" w:eastAsia="Times New Roman" w:hAnsi="Georgia"/>
                <w:sz w:val="18"/>
                <w:szCs w:val="18"/>
              </w:rPr>
            </w:pPr>
            <w:ins w:id="29" w:author="Jack Plummer" w:date="2022-09-24T05:50:00Z">
              <w:r>
                <w:rPr>
                  <w:rFonts w:ascii="Georgia" w:eastAsia="Times New Roman" w:hAnsi="Georgia"/>
                  <w:sz w:val="18"/>
                  <w:szCs w:val="18"/>
                </w:rPr>
                <w:t>This species is known from three locations at specific waterfall</w:t>
              </w:r>
            </w:ins>
            <w:ins w:id="30" w:author="Jack Plummer" w:date="2022-09-24T05:57:00Z">
              <w:r w:rsidR="00271D42">
                <w:rPr>
                  <w:rFonts w:ascii="Georgia" w:eastAsia="Times New Roman" w:hAnsi="Georgia"/>
                  <w:sz w:val="18"/>
                  <w:szCs w:val="18"/>
                </w:rPr>
                <w:t xml:space="preserve"> sites</w:t>
              </w:r>
            </w:ins>
            <w:ins w:id="31" w:author="Jack Plummer" w:date="2022-09-24T05:50:00Z">
              <w:r>
                <w:rPr>
                  <w:rFonts w:ascii="Georgia" w:eastAsia="Times New Roman" w:hAnsi="Georgia"/>
                  <w:sz w:val="18"/>
                  <w:szCs w:val="18"/>
                </w:rPr>
                <w:t>, where it is threatene</w:t>
              </w:r>
            </w:ins>
            <w:ins w:id="32" w:author="Jack Plummer" w:date="2022-09-24T05:51:00Z">
              <w:r>
                <w:rPr>
                  <w:rFonts w:ascii="Georgia" w:eastAsia="Times New Roman" w:hAnsi="Georgia"/>
                  <w:sz w:val="18"/>
                  <w:szCs w:val="18"/>
                </w:rPr>
                <w:t>d b</w:t>
              </w:r>
            </w:ins>
            <w:ins w:id="33" w:author="Jack Plummer" w:date="2022-09-24T05:52:00Z">
              <w:r>
                <w:rPr>
                  <w:rFonts w:ascii="Georgia" w:eastAsia="Times New Roman" w:hAnsi="Georgia"/>
                  <w:sz w:val="18"/>
                  <w:szCs w:val="18"/>
                </w:rPr>
                <w:t>y tourism and recreational activities.</w:t>
              </w:r>
            </w:ins>
            <w:del w:id="34" w:author="Jack Plummer" w:date="2022-09-24T05:50:00Z">
              <w:r w:rsidR="00000000" w:rsidDel="00145A6B">
                <w:rPr>
                  <w:rFonts w:ascii="Georgia" w:eastAsia="Times New Roman" w:hAnsi="Georgia"/>
                  <w:sz w:val="18"/>
                  <w:szCs w:val="18"/>
                </w:rPr>
                <w:delText>Collection localities documented by Burtt (2001) occur in Sa Kaeo province) and Mae Yai waterfall (border between Phangnga and Surat Thani provinces). Collection locality from Chonburi province was observed in this project.</w:delText>
              </w:r>
            </w:del>
          </w:p>
        </w:tc>
      </w:tr>
    </w:tbl>
    <w:p w14:paraId="5388EED7" w14:textId="77777777" w:rsidR="00476CF9" w:rsidRDefault="00000000">
      <w:pPr>
        <w:pStyle w:val="Heading2"/>
        <w:divId w:val="1229338795"/>
        <w:rPr>
          <w:rFonts w:ascii="Georgia" w:eastAsia="Times New Roman" w:hAnsi="Georgia"/>
          <w:sz w:val="27"/>
          <w:szCs w:val="27"/>
          <w:lang w:bidi="th-TH"/>
        </w:rPr>
      </w:pPr>
      <w:r>
        <w:rPr>
          <w:rFonts w:ascii="Georgia" w:eastAsia="Times New Roman" w:hAnsi="Georgia" w:hint="cs"/>
          <w:sz w:val="27"/>
          <w:szCs w:val="27"/>
          <w:lang w:bidi="th-TH"/>
        </w:rPr>
        <w:t>Very restricted AOO or number of locations (triggers VU D</w:t>
      </w:r>
      <w:r>
        <w:rPr>
          <w:rFonts w:ascii="Georgia" w:eastAsia="Times New Roman" w:hAnsi="Georgia" w:cs="Angsana New" w:hint="cs"/>
          <w:sz w:val="27"/>
          <w:szCs w:val="27"/>
          <w:cs/>
          <w:lang w:bidi="th-TH"/>
        </w:rPr>
        <w:t>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476CF9" w14:paraId="04403E46" w14:textId="77777777">
        <w:trPr>
          <w:divId w:val="1229338795"/>
          <w:tblCellSpacing w:w="15" w:type="dxa"/>
        </w:trPr>
        <w:tc>
          <w:tcPr>
            <w:tcW w:w="0" w:type="auto"/>
            <w:tcBorders>
              <w:bottom w:val="single" w:sz="6" w:space="0" w:color="000000"/>
            </w:tcBorders>
            <w:shd w:val="clear" w:color="auto" w:fill="BBBBBB"/>
            <w:vAlign w:val="center"/>
            <w:hideMark/>
          </w:tcPr>
          <w:p w14:paraId="473FA1B8"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6F2BF418"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76CF9" w14:paraId="0B2ED9C1" w14:textId="77777777">
        <w:trPr>
          <w:divId w:val="1229338795"/>
          <w:tblCellSpacing w:w="15" w:type="dxa"/>
        </w:trPr>
        <w:tc>
          <w:tcPr>
            <w:tcW w:w="0" w:type="auto"/>
            <w:vAlign w:val="center"/>
            <w:hideMark/>
          </w:tcPr>
          <w:p w14:paraId="2FA1B928" w14:textId="77777777" w:rsidR="00476CF9"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A48F012"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F647437" w14:textId="77777777" w:rsidR="00476CF9" w:rsidRDefault="00000000">
      <w:pPr>
        <w:pStyle w:val="Heading2"/>
        <w:divId w:val="1229338795"/>
        <w:rPr>
          <w:rFonts w:ascii="Georgia" w:eastAsia="Times New Roman" w:hAnsi="Georgia"/>
          <w:sz w:val="27"/>
          <w:szCs w:val="27"/>
          <w:lang w:bidi="th-TH"/>
        </w:rPr>
      </w:pPr>
      <w:r>
        <w:rPr>
          <w:rFonts w:ascii="Georgia" w:eastAsia="Times New Roman" w:hAnsi="Georgia" w:hint="cs"/>
          <w:sz w:val="27"/>
          <w:szCs w:val="27"/>
          <w:lang w:bidi="th-TH"/>
        </w:rPr>
        <w:t>Elevation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Depth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Zones</w:t>
      </w:r>
    </w:p>
    <w:p w14:paraId="6BCB372C" w14:textId="77777777" w:rsidR="00476CF9" w:rsidRDefault="00000000">
      <w:pPr>
        <w:pStyle w:val="NormalWeb"/>
        <w:divId w:val="1229338795"/>
        <w:rPr>
          <w:rFonts w:ascii="Georgia" w:hAnsi="Georgia"/>
          <w:cs/>
          <w:lang w:bidi="th-TH"/>
        </w:rPr>
      </w:pPr>
      <w:r>
        <w:rPr>
          <w:rStyle w:val="datalabel1"/>
          <w:rFonts w:ascii="Georgia" w:hAnsi="Georgia" w:hint="cs"/>
          <w:lang w:bidi="th-TH"/>
        </w:rPr>
        <w:t>Elevation Lower Limit (in metres above sea level):</w:t>
      </w:r>
      <w:r>
        <w:rPr>
          <w:rStyle w:val="datalabel1"/>
          <w:rFonts w:ascii="Georgia" w:hAnsi="Georgia" w:cs="Angsana New" w:hint="cs"/>
          <w:cs/>
          <w:lang w:bidi="th-TH"/>
        </w:rPr>
        <w:t xml:space="preserve"> </w:t>
      </w:r>
      <w:r>
        <w:rPr>
          <w:rFonts w:ascii="Georgia" w:hAnsi="Georgia" w:cs="Angsana New" w:hint="cs"/>
          <w:cs/>
          <w:lang w:bidi="th-TH"/>
        </w:rPr>
        <w:t>180</w:t>
      </w:r>
    </w:p>
    <w:p w14:paraId="6E1080FA" w14:textId="77777777" w:rsidR="00476CF9" w:rsidRDefault="00000000">
      <w:pPr>
        <w:pStyle w:val="NormalWeb"/>
        <w:divId w:val="1229338795"/>
        <w:rPr>
          <w:rFonts w:ascii="Georgia" w:hAnsi="Georgia"/>
          <w:cs/>
          <w:lang w:bidi="th-TH"/>
        </w:rPr>
      </w:pPr>
      <w:r>
        <w:rPr>
          <w:rStyle w:val="datalabel1"/>
          <w:rFonts w:ascii="Georgia" w:hAnsi="Georgia" w:hint="cs"/>
          <w:lang w:bidi="th-TH"/>
        </w:rPr>
        <w:t>Elevation Upper Limit (in metres above sea level):</w:t>
      </w:r>
      <w:r>
        <w:rPr>
          <w:rStyle w:val="datalabel1"/>
          <w:rFonts w:ascii="Georgia" w:hAnsi="Georgia" w:cs="Angsana New" w:hint="cs"/>
          <w:cs/>
          <w:lang w:bidi="th-TH"/>
        </w:rPr>
        <w:t xml:space="preserve"> </w:t>
      </w:r>
      <w:r>
        <w:rPr>
          <w:rFonts w:ascii="Georgia" w:hAnsi="Georgia" w:cs="Angsana New" w:hint="cs"/>
          <w:cs/>
          <w:lang w:bidi="th-TH"/>
        </w:rPr>
        <w:t>250</w:t>
      </w:r>
    </w:p>
    <w:p w14:paraId="0A30E98A" w14:textId="77777777" w:rsidR="00476CF9" w:rsidRDefault="00000000">
      <w:pPr>
        <w:pStyle w:val="Heading2"/>
        <w:divId w:val="1229338795"/>
        <w:rPr>
          <w:rFonts w:ascii="Georgia" w:eastAsia="Times New Roman" w:hAnsi="Georgia"/>
          <w:sz w:val="27"/>
          <w:szCs w:val="27"/>
          <w:cs/>
          <w:lang w:bidi="th-TH"/>
        </w:rPr>
      </w:pPr>
      <w:r>
        <w:rPr>
          <w:rFonts w:ascii="Georgia" w:eastAsia="Times New Roman" w:hAnsi="Georgia" w:hint="cs"/>
          <w:sz w:val="27"/>
          <w:szCs w:val="27"/>
          <w:lang w:bidi="th-TH"/>
        </w:rPr>
        <w:t>Map</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476CF9" w14:paraId="5791F31B" w14:textId="77777777">
        <w:trPr>
          <w:divId w:val="1229338795"/>
          <w:tblCellSpacing w:w="15" w:type="dxa"/>
        </w:trPr>
        <w:tc>
          <w:tcPr>
            <w:tcW w:w="0" w:type="auto"/>
            <w:tcBorders>
              <w:bottom w:val="single" w:sz="6" w:space="0" w:color="000000"/>
            </w:tcBorders>
            <w:shd w:val="clear" w:color="auto" w:fill="BBBBBB"/>
            <w:vAlign w:val="center"/>
            <w:hideMark/>
          </w:tcPr>
          <w:p w14:paraId="117C0A35"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5EA05A22"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8AEC41C"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73A6466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CE6D9C5"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F3D2F03"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94154C3"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A5DB267"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476CF9" w14:paraId="686FB2F3" w14:textId="77777777">
        <w:trPr>
          <w:divId w:val="1229338795"/>
          <w:tblCellSpacing w:w="15" w:type="dxa"/>
        </w:trPr>
        <w:tc>
          <w:tcPr>
            <w:tcW w:w="0" w:type="auto"/>
            <w:vAlign w:val="center"/>
            <w:hideMark/>
          </w:tcPr>
          <w:p w14:paraId="15283CE9" w14:textId="77777777" w:rsidR="00476CF9"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43B571E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2DFEB7C" w14:textId="77777777" w:rsidR="00476CF9" w:rsidRDefault="00000000">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point data from georeferenced herbarium specimen records.</w:t>
            </w:r>
          </w:p>
        </w:tc>
        <w:tc>
          <w:tcPr>
            <w:tcW w:w="0" w:type="auto"/>
            <w:vAlign w:val="center"/>
            <w:hideMark/>
          </w:tcPr>
          <w:p w14:paraId="0359C6D9"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62E1B4C"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1D9E962"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FDB25F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54CA557"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03104E6" w14:textId="77777777" w:rsidR="00476CF9" w:rsidRDefault="00000000">
      <w:pPr>
        <w:pStyle w:val="Heading2"/>
        <w:divId w:val="1229338795"/>
        <w:rPr>
          <w:rFonts w:ascii="Georgia" w:eastAsia="Times New Roman" w:hAnsi="Georgia"/>
          <w:sz w:val="27"/>
          <w:szCs w:val="27"/>
          <w:lang w:bidi="th-TH"/>
        </w:rPr>
      </w:pPr>
      <w:r>
        <w:rPr>
          <w:rFonts w:ascii="Georgia" w:eastAsia="Times New Roman" w:hAnsi="Georgia" w:hint="cs"/>
          <w:sz w:val="27"/>
          <w:szCs w:val="27"/>
          <w:lang w:bidi="th-TH"/>
        </w:rPr>
        <w:t>Biogeographic</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Realms</w:t>
      </w:r>
    </w:p>
    <w:p w14:paraId="13959F42" w14:textId="77777777" w:rsidR="00476CF9" w:rsidRDefault="00000000">
      <w:pPr>
        <w:pStyle w:val="NormalWeb"/>
        <w:divId w:val="1229338795"/>
        <w:rPr>
          <w:rFonts w:ascii="Georgia" w:hAnsi="Georgia"/>
          <w:cs/>
          <w:lang w:bidi="th-TH"/>
        </w:rPr>
      </w:pPr>
      <w:r>
        <w:rPr>
          <w:rStyle w:val="datalabel1"/>
          <w:rFonts w:ascii="Georgia" w:hAnsi="Georgia" w:hint="cs"/>
          <w:lang w:bidi="th-TH"/>
        </w:rPr>
        <w:t>Biogeographic Realm:</w:t>
      </w:r>
      <w:r>
        <w:rPr>
          <w:rStyle w:val="datalabel1"/>
          <w:rFonts w:ascii="Georgia" w:hAnsi="Georgia" w:cs="Angsana New" w:hint="cs"/>
          <w:cs/>
          <w:lang w:bidi="th-TH"/>
        </w:rPr>
        <w:t xml:space="preserve"> </w:t>
      </w:r>
      <w:proofErr w:type="spellStart"/>
      <w:r>
        <w:rPr>
          <w:rFonts w:ascii="Georgia" w:hAnsi="Georgia" w:hint="cs"/>
          <w:lang w:bidi="th-TH"/>
        </w:rPr>
        <w:t>Indomalayan</w:t>
      </w:r>
      <w:proofErr w:type="spellEnd"/>
    </w:p>
    <w:p w14:paraId="6E0B6730" w14:textId="77777777" w:rsidR="00476CF9" w:rsidRDefault="00000000">
      <w:pPr>
        <w:pStyle w:val="Heading1"/>
        <w:divId w:val="45372608"/>
        <w:rPr>
          <w:rFonts w:ascii="Georgia" w:eastAsia="Times New Roman" w:hAnsi="Georgia"/>
          <w:sz w:val="29"/>
          <w:szCs w:val="29"/>
          <w:cs/>
          <w:lang w:bidi="th-TH"/>
        </w:rPr>
      </w:pPr>
      <w:r>
        <w:rPr>
          <w:rFonts w:ascii="Georgia" w:eastAsia="Times New Roman" w:hAnsi="Georgia" w:hint="cs"/>
          <w:sz w:val="29"/>
          <w:szCs w:val="29"/>
          <w:lang w:bidi="th-TH"/>
        </w:rPr>
        <w:lastRenderedPageBreak/>
        <w:t>Occurrence</w:t>
      </w:r>
    </w:p>
    <w:p w14:paraId="46828FD4" w14:textId="77777777" w:rsidR="00476CF9" w:rsidRDefault="00000000">
      <w:pPr>
        <w:pStyle w:val="Heading2"/>
        <w:divId w:val="45372608"/>
        <w:rPr>
          <w:rFonts w:ascii="Georgia" w:eastAsia="Times New Roman" w:hAnsi="Georgia"/>
          <w:sz w:val="27"/>
          <w:szCs w:val="27"/>
          <w:cs/>
          <w:lang w:bidi="th-TH"/>
        </w:rPr>
      </w:pPr>
      <w:r>
        <w:rPr>
          <w:rFonts w:ascii="Georgia" w:eastAsia="Times New Roman" w:hAnsi="Georgia" w:hint="cs"/>
          <w:sz w:val="27"/>
          <w:szCs w:val="27"/>
          <w:lang w:bidi="th-TH"/>
        </w:rPr>
        <w:t>Countries of</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476CF9" w14:paraId="083139DA" w14:textId="77777777">
        <w:trPr>
          <w:divId w:val="45372608"/>
          <w:tblCellSpacing w:w="15" w:type="dxa"/>
        </w:trPr>
        <w:tc>
          <w:tcPr>
            <w:tcW w:w="0" w:type="auto"/>
            <w:tcBorders>
              <w:bottom w:val="single" w:sz="6" w:space="0" w:color="000000"/>
            </w:tcBorders>
            <w:shd w:val="clear" w:color="auto" w:fill="BBBBBB"/>
            <w:vAlign w:val="center"/>
            <w:hideMark/>
          </w:tcPr>
          <w:p w14:paraId="19D4875E"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959E257"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584CD82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70C507E"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4E78B7D5"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476CF9" w14:paraId="1C09C054" w14:textId="77777777">
        <w:trPr>
          <w:divId w:val="45372608"/>
          <w:tblCellSpacing w:w="15" w:type="dxa"/>
        </w:trPr>
        <w:tc>
          <w:tcPr>
            <w:tcW w:w="0" w:type="auto"/>
            <w:tcBorders>
              <w:bottom w:val="single" w:sz="6" w:space="0" w:color="CCCCCC"/>
            </w:tcBorders>
            <w:vAlign w:val="center"/>
            <w:hideMark/>
          </w:tcPr>
          <w:p w14:paraId="63852102" w14:textId="77777777" w:rsidR="00476CF9"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05502824" w14:textId="77777777" w:rsidR="00476CF9"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F209B75" w14:textId="77777777" w:rsidR="00476CF9"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0F8C20D"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723951F3" w14:textId="77777777" w:rsidR="00476CF9"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3D242378" w14:textId="77777777" w:rsidR="00476CF9" w:rsidRDefault="00000000">
      <w:pPr>
        <w:pStyle w:val="Heading1"/>
        <w:divId w:val="1735739522"/>
        <w:rPr>
          <w:rFonts w:ascii="Georgia" w:eastAsia="Times New Roman" w:hAnsi="Georgia"/>
          <w:sz w:val="29"/>
          <w:szCs w:val="29"/>
          <w:lang w:bidi="th-TH"/>
        </w:rPr>
      </w:pPr>
      <w:r>
        <w:rPr>
          <w:rFonts w:ascii="Georgia" w:eastAsia="Times New Roman" w:hAnsi="Georgia" w:hint="cs"/>
          <w:sz w:val="29"/>
          <w:szCs w:val="29"/>
          <w:lang w:bidi="th-TH"/>
        </w:rPr>
        <w:t>Population</w:t>
      </w:r>
    </w:p>
    <w:p w14:paraId="2E717AFA" w14:textId="7691733D" w:rsidR="00476CF9" w:rsidRDefault="00000000">
      <w:pPr>
        <w:pStyle w:val="NormalWeb"/>
        <w:divId w:val="1735739522"/>
        <w:rPr>
          <w:rFonts w:ascii="Georgia" w:hAnsi="Georgia"/>
          <w:cs/>
          <w:lang w:bidi="th-TH"/>
        </w:rPr>
      </w:pPr>
      <w:r>
        <w:rPr>
          <w:rFonts w:ascii="Georgia" w:hAnsi="Georgia" w:hint="cs"/>
          <w:lang w:bidi="th-TH"/>
        </w:rPr>
        <w:t xml:space="preserve">The population from Ang </w:t>
      </w:r>
      <w:proofErr w:type="spellStart"/>
      <w:r>
        <w:rPr>
          <w:rFonts w:ascii="Georgia" w:hAnsi="Georgia" w:hint="cs"/>
          <w:lang w:bidi="th-TH"/>
        </w:rPr>
        <w:t>Phak</w:t>
      </w:r>
      <w:proofErr w:type="spellEnd"/>
      <w:r>
        <w:rPr>
          <w:rFonts w:ascii="Georgia" w:hAnsi="Georgia" w:hint="cs"/>
          <w:lang w:bidi="th-TH"/>
        </w:rPr>
        <w:t xml:space="preserve"> Nam Waterfall consists of less than </w:t>
      </w:r>
      <w:r>
        <w:rPr>
          <w:rFonts w:ascii="Georgia" w:hAnsi="Georgia" w:cs="Angsana New" w:hint="cs"/>
          <w:cs/>
          <w:lang w:bidi="th-TH"/>
        </w:rPr>
        <w:t xml:space="preserve">500 </w:t>
      </w:r>
      <w:r>
        <w:rPr>
          <w:rFonts w:ascii="Georgia" w:hAnsi="Georgia" w:hint="cs"/>
          <w:lang w:bidi="th-TH"/>
        </w:rPr>
        <w:t>mature individuals.</w:t>
      </w:r>
      <w:ins w:id="35" w:author="Jack Plummer" w:date="2022-09-24T05:52:00Z">
        <w:r w:rsidR="00271D42">
          <w:rPr>
            <w:rFonts w:ascii="Georgia" w:hAnsi="Georgia"/>
            <w:lang w:bidi="th-TH"/>
          </w:rPr>
          <w:t xml:space="preserve"> No numerical population information is ava</w:t>
        </w:r>
      </w:ins>
      <w:ins w:id="36" w:author="Jack Plummer" w:date="2022-09-24T05:53:00Z">
        <w:r w:rsidR="00271D42">
          <w:rPr>
            <w:rFonts w:ascii="Georgia" w:hAnsi="Georgia"/>
            <w:lang w:bidi="th-TH"/>
          </w:rPr>
          <w:t>ilable for the other subpopulations. The population trend is suspected to be decreasing on account of habitat degradation due to tourism activities at waterfall sites.</w:t>
        </w:r>
      </w:ins>
    </w:p>
    <w:p w14:paraId="52878E21" w14:textId="77777777" w:rsidR="00476CF9" w:rsidRDefault="00000000">
      <w:pPr>
        <w:pStyle w:val="Heading2"/>
        <w:divId w:val="1735739522"/>
        <w:rPr>
          <w:rFonts w:ascii="Georgia" w:eastAsia="Times New Roman" w:hAnsi="Georgia"/>
          <w:sz w:val="27"/>
          <w:szCs w:val="27"/>
          <w:cs/>
          <w:lang w:bidi="th-TH"/>
        </w:rPr>
      </w:pPr>
      <w:r>
        <w:rPr>
          <w:rFonts w:ascii="Georgia" w:eastAsia="Times New Roman" w:hAnsi="Georgia" w:hint="cs"/>
          <w:sz w:val="27"/>
          <w:szCs w:val="27"/>
          <w:lang w:bidi="th-TH"/>
        </w:rPr>
        <w:t>Population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35646281" w14:textId="77777777" w:rsidR="00476CF9" w:rsidRDefault="00000000">
      <w:pPr>
        <w:pStyle w:val="NormalWeb"/>
        <w:divId w:val="1735739522"/>
        <w:rPr>
          <w:rFonts w:ascii="Georgia" w:hAnsi="Georgia"/>
          <w:cs/>
          <w:lang w:bidi="th-TH"/>
        </w:rPr>
      </w:pPr>
      <w:r>
        <w:rPr>
          <w:rStyle w:val="datalabel1"/>
          <w:rFonts w:ascii="Georgia" w:hAnsi="Georgia" w:hint="cs"/>
          <w:lang w:bidi="th-TH"/>
        </w:rPr>
        <w:t>Current Population Trend:</w:t>
      </w:r>
      <w:r>
        <w:rPr>
          <w:rStyle w:val="datalabel1"/>
          <w:rFonts w:ascii="Georgia" w:hAnsi="Georgia" w:cs="Angsana New" w:hint="cs"/>
          <w:cs/>
          <w:lang w:bidi="th-TH"/>
        </w:rPr>
        <w:t xml:space="preserve"> </w:t>
      </w:r>
      <w:r>
        <w:rPr>
          <w:rFonts w:ascii="Georgia" w:hAnsi="Georgia" w:hint="cs"/>
          <w:lang w:bidi="th-TH"/>
        </w:rPr>
        <w:t>Decreasing</w:t>
      </w:r>
    </w:p>
    <w:p w14:paraId="6723B285" w14:textId="77777777" w:rsidR="00476CF9" w:rsidRDefault="00000000">
      <w:pPr>
        <w:pStyle w:val="Heading1"/>
        <w:divId w:val="1039009649"/>
        <w:rPr>
          <w:rFonts w:ascii="Georgia" w:eastAsia="Times New Roman" w:hAnsi="Georgia"/>
          <w:sz w:val="29"/>
          <w:szCs w:val="29"/>
          <w:cs/>
          <w:lang w:bidi="th-TH"/>
        </w:rPr>
      </w:pPr>
      <w:r>
        <w:rPr>
          <w:rFonts w:ascii="Georgia" w:eastAsia="Times New Roman" w:hAnsi="Georgia" w:hint="cs"/>
          <w:sz w:val="29"/>
          <w:szCs w:val="29"/>
          <w:lang w:bidi="th-TH"/>
        </w:rPr>
        <w:t>Habitats and Ecology</w:t>
      </w:r>
    </w:p>
    <w:p w14:paraId="5F849957" w14:textId="77777777" w:rsidR="00476CF9" w:rsidRDefault="00000000">
      <w:pPr>
        <w:pStyle w:val="NormalWeb"/>
        <w:divId w:val="1039009649"/>
        <w:rPr>
          <w:rFonts w:ascii="Georgia" w:hAnsi="Georgia"/>
          <w:cs/>
          <w:lang w:bidi="th-TH"/>
        </w:rPr>
      </w:pPr>
      <w:commentRangeStart w:id="37"/>
      <w:r>
        <w:rPr>
          <w:rFonts w:ascii="Georgia" w:hAnsi="Georgia" w:hint="cs"/>
          <w:lang w:bidi="th-TH"/>
        </w:rPr>
        <w:t>This species</w:t>
      </w:r>
      <w:commentRangeEnd w:id="37"/>
      <w:r w:rsidR="00271D42">
        <w:rPr>
          <w:rStyle w:val="CommentReference"/>
        </w:rPr>
        <w:commentReference w:id="37"/>
      </w:r>
      <w:r>
        <w:rPr>
          <w:rFonts w:ascii="Georgia" w:hAnsi="Georgia" w:hint="cs"/>
          <w:lang w:bidi="th-TH"/>
        </w:rPr>
        <w:t xml:space="preserve"> was found in rock crevices near small waterfall.</w:t>
      </w:r>
    </w:p>
    <w:p w14:paraId="7CFB9690" w14:textId="77777777" w:rsidR="00476CF9" w:rsidRDefault="00000000">
      <w:pPr>
        <w:pStyle w:val="Heading2"/>
        <w:divId w:val="1039009649"/>
        <w:rPr>
          <w:rFonts w:ascii="Georgia" w:eastAsia="Times New Roman" w:hAnsi="Georgia"/>
          <w:sz w:val="27"/>
          <w:szCs w:val="27"/>
          <w:cs/>
          <w:lang w:bidi="th-TH"/>
        </w:rPr>
      </w:pPr>
      <w:commentRangeStart w:id="38"/>
      <w:r>
        <w:rPr>
          <w:rFonts w:ascii="Georgia" w:eastAsia="Times New Roman" w:hAnsi="Georgia" w:hint="cs"/>
          <w:sz w:val="27"/>
          <w:szCs w:val="27"/>
          <w:lang w:bidi="th-TH"/>
        </w:rPr>
        <w:t>IUCN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commentRangeEnd w:id="38"/>
      <w:r w:rsidR="00271D42">
        <w:rPr>
          <w:rStyle w:val="CommentReference"/>
          <w:b w:val="0"/>
          <w:bCs w:val="0"/>
        </w:rPr>
        <w:commentReference w:id="38"/>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476CF9" w14:paraId="3EAF3EEF" w14:textId="77777777">
        <w:trPr>
          <w:divId w:val="1039009649"/>
          <w:tblCellSpacing w:w="15" w:type="dxa"/>
        </w:trPr>
        <w:tc>
          <w:tcPr>
            <w:tcW w:w="0" w:type="auto"/>
            <w:tcBorders>
              <w:bottom w:val="single" w:sz="6" w:space="0" w:color="000000"/>
            </w:tcBorders>
            <w:shd w:val="clear" w:color="auto" w:fill="BBBBBB"/>
            <w:vAlign w:val="center"/>
            <w:hideMark/>
          </w:tcPr>
          <w:p w14:paraId="5ACC0B18"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60D2906D"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08FB9758"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6E9B41B"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476CF9" w14:paraId="636DAC10" w14:textId="77777777">
        <w:trPr>
          <w:divId w:val="1039009649"/>
          <w:tblCellSpacing w:w="15" w:type="dxa"/>
        </w:trPr>
        <w:tc>
          <w:tcPr>
            <w:tcW w:w="0" w:type="auto"/>
            <w:tcBorders>
              <w:bottom w:val="single" w:sz="6" w:space="0" w:color="CCCCCC"/>
            </w:tcBorders>
            <w:vAlign w:val="center"/>
            <w:hideMark/>
          </w:tcPr>
          <w:p w14:paraId="640E2978" w14:textId="77777777" w:rsidR="00476CF9"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E59C7D9" w14:textId="77777777" w:rsidR="00476CF9"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5548ED9" w14:textId="77777777" w:rsidR="00476CF9"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37F8EB75"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16EC360" w14:textId="77777777" w:rsidR="00476CF9" w:rsidRDefault="00000000">
      <w:pPr>
        <w:pStyle w:val="Heading2"/>
        <w:divId w:val="1039009649"/>
        <w:rPr>
          <w:rFonts w:ascii="Georgia" w:eastAsia="Times New Roman" w:hAnsi="Georgia"/>
          <w:sz w:val="27"/>
          <w:szCs w:val="27"/>
          <w:lang w:bidi="th-TH"/>
        </w:rPr>
      </w:pPr>
      <w:r>
        <w:rPr>
          <w:rFonts w:ascii="Georgia" w:eastAsia="Times New Roman" w:hAnsi="Georgia" w:hint="cs"/>
          <w:sz w:val="27"/>
          <w:szCs w:val="27"/>
          <w:lang w:bidi="th-TH"/>
        </w:rPr>
        <w:t>Continuing</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Decline in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1473"/>
        <w:gridCol w:w="1258"/>
      </w:tblGrid>
      <w:tr w:rsidR="00476CF9" w14:paraId="760B963A" w14:textId="77777777">
        <w:trPr>
          <w:divId w:val="1039009649"/>
          <w:tblCellSpacing w:w="15" w:type="dxa"/>
        </w:trPr>
        <w:tc>
          <w:tcPr>
            <w:tcW w:w="0" w:type="auto"/>
            <w:tcBorders>
              <w:bottom w:val="single" w:sz="6" w:space="0" w:color="000000"/>
            </w:tcBorders>
            <w:shd w:val="clear" w:color="auto" w:fill="BBBBBB"/>
            <w:vAlign w:val="center"/>
            <w:hideMark/>
          </w:tcPr>
          <w:p w14:paraId="1149DA06"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593DC8BC"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24AAE40"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476CF9" w14:paraId="615B1957" w14:textId="77777777">
        <w:trPr>
          <w:divId w:val="1039009649"/>
          <w:tblCellSpacing w:w="15" w:type="dxa"/>
        </w:trPr>
        <w:tc>
          <w:tcPr>
            <w:tcW w:w="0" w:type="auto"/>
            <w:vAlign w:val="center"/>
            <w:hideMark/>
          </w:tcPr>
          <w:p w14:paraId="358F2C2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09CA79C" w14:textId="5951A00F" w:rsidR="00476CF9" w:rsidRDefault="00000000">
            <w:pPr>
              <w:spacing w:after="75"/>
              <w:rPr>
                <w:rFonts w:ascii="Georgia" w:eastAsia="Times New Roman" w:hAnsi="Georgia"/>
                <w:sz w:val="18"/>
                <w:szCs w:val="18"/>
              </w:rPr>
            </w:pPr>
            <w:del w:id="39" w:author="Jack Plummer" w:date="2022-09-24T05:53:00Z">
              <w:r w:rsidDel="00271D42">
                <w:rPr>
                  <w:rFonts w:ascii="Georgia" w:eastAsia="Times New Roman" w:hAnsi="Georgia"/>
                  <w:sz w:val="18"/>
                  <w:szCs w:val="18"/>
                </w:rPr>
                <w:delText>Observed</w:delText>
              </w:r>
            </w:del>
            <w:ins w:id="40" w:author="Jack Plummer" w:date="2022-09-24T05:53:00Z">
              <w:r w:rsidR="00271D42">
                <w:rPr>
                  <w:rFonts w:ascii="Georgia" w:eastAsia="Times New Roman" w:hAnsi="Georgia"/>
                  <w:sz w:val="18"/>
                  <w:szCs w:val="18"/>
                </w:rPr>
                <w:t>Inferred</w:t>
              </w:r>
            </w:ins>
          </w:p>
        </w:tc>
        <w:tc>
          <w:tcPr>
            <w:tcW w:w="0" w:type="auto"/>
            <w:vAlign w:val="center"/>
            <w:hideMark/>
          </w:tcPr>
          <w:p w14:paraId="24D6D94D"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EE80B8C" w14:textId="77777777" w:rsidR="00476CF9" w:rsidRDefault="00000000">
      <w:pPr>
        <w:pStyle w:val="Heading2"/>
        <w:divId w:val="1039009649"/>
        <w:rPr>
          <w:rFonts w:ascii="Georgia" w:eastAsia="Times New Roman" w:hAnsi="Georgia"/>
          <w:sz w:val="27"/>
          <w:szCs w:val="27"/>
          <w:lang w:bidi="th-TH"/>
        </w:rPr>
      </w:pPr>
      <w:r>
        <w:rPr>
          <w:rFonts w:ascii="Georgia" w:eastAsia="Times New Roman" w:hAnsi="Georgia" w:hint="cs"/>
          <w:sz w:val="27"/>
          <w:szCs w:val="27"/>
          <w:lang w:bidi="th-TH"/>
        </w:rPr>
        <w:t>Systems</w:t>
      </w:r>
    </w:p>
    <w:p w14:paraId="270FFE1C" w14:textId="77777777" w:rsidR="00476CF9" w:rsidRDefault="00000000">
      <w:pPr>
        <w:pStyle w:val="NormalWeb"/>
        <w:divId w:val="1039009649"/>
        <w:rPr>
          <w:rFonts w:ascii="Georgia" w:hAnsi="Georgia"/>
          <w:cs/>
          <w:lang w:bidi="th-TH"/>
        </w:rPr>
      </w:pPr>
      <w:r>
        <w:rPr>
          <w:rStyle w:val="datalabel1"/>
          <w:rFonts w:ascii="Georgia" w:hAnsi="Georgia" w:hint="cs"/>
          <w:lang w:bidi="th-TH"/>
        </w:rPr>
        <w:t>System:</w:t>
      </w:r>
      <w:r>
        <w:rPr>
          <w:rStyle w:val="datalabel1"/>
          <w:rFonts w:ascii="Georgia" w:hAnsi="Georgia" w:cs="Angsana New" w:hint="cs"/>
          <w:cs/>
          <w:lang w:bidi="th-TH"/>
        </w:rPr>
        <w:t xml:space="preserve"> </w:t>
      </w:r>
      <w:r>
        <w:rPr>
          <w:rFonts w:ascii="Georgia" w:hAnsi="Georgia" w:hint="cs"/>
          <w:lang w:bidi="th-TH"/>
        </w:rPr>
        <w:t>Terrestrial</w:t>
      </w:r>
    </w:p>
    <w:p w14:paraId="2B944294" w14:textId="77777777" w:rsidR="00476CF9" w:rsidRDefault="00000000">
      <w:pPr>
        <w:pStyle w:val="Heading2"/>
        <w:divId w:val="1039009649"/>
        <w:rPr>
          <w:rFonts w:ascii="Georgia" w:eastAsia="Times New Roman" w:hAnsi="Georgia"/>
          <w:sz w:val="27"/>
          <w:szCs w:val="27"/>
          <w:cs/>
          <w:lang w:bidi="th-TH"/>
        </w:rPr>
      </w:pPr>
      <w:r>
        <w:rPr>
          <w:rFonts w:ascii="Georgia" w:eastAsia="Times New Roman" w:hAnsi="Georgia" w:hint="cs"/>
          <w:sz w:val="27"/>
          <w:szCs w:val="27"/>
          <w:lang w:bidi="th-TH"/>
        </w:rPr>
        <w:t>Plant /</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Fungi</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Specific</w:t>
      </w:r>
    </w:p>
    <w:p w14:paraId="71CAE966" w14:textId="77777777" w:rsidR="00476CF9" w:rsidRDefault="00000000">
      <w:pPr>
        <w:pStyle w:val="NormalWeb"/>
        <w:divId w:val="1039009649"/>
        <w:rPr>
          <w:rFonts w:ascii="Georgia" w:hAnsi="Georgia"/>
          <w:cs/>
          <w:lang w:bidi="th-TH"/>
        </w:rPr>
      </w:pPr>
      <w:r>
        <w:rPr>
          <w:rStyle w:val="datalabel1"/>
          <w:rFonts w:ascii="Georgia" w:hAnsi="Georgia" w:hint="cs"/>
          <w:lang w:bidi="th-TH"/>
        </w:rPr>
        <w:t>Wild relative of a crop?</w:t>
      </w:r>
      <w:r>
        <w:rPr>
          <w:rStyle w:val="datalabel1"/>
          <w:rFonts w:ascii="Georgia" w:hAnsi="Georgia" w:cs="Angsana New" w:hint="cs"/>
          <w:cs/>
          <w:lang w:bidi="th-TH"/>
        </w:rPr>
        <w:t xml:space="preserve"> </w:t>
      </w:r>
      <w:r>
        <w:rPr>
          <w:rFonts w:ascii="Georgia" w:hAnsi="Georgia" w:hint="cs"/>
          <w:lang w:bidi="th-TH"/>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476CF9" w14:paraId="2535A3F7" w14:textId="77777777">
        <w:trPr>
          <w:divId w:val="1039009649"/>
          <w:tblCellSpacing w:w="15" w:type="dxa"/>
        </w:trPr>
        <w:tc>
          <w:tcPr>
            <w:tcW w:w="0" w:type="auto"/>
            <w:tcBorders>
              <w:bottom w:val="single" w:sz="6" w:space="0" w:color="000000"/>
            </w:tcBorders>
            <w:shd w:val="clear" w:color="auto" w:fill="BBBBBB"/>
            <w:vAlign w:val="center"/>
            <w:hideMark/>
          </w:tcPr>
          <w:p w14:paraId="1068F2C2"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Plant and Fungal Growth Forms</w:t>
            </w:r>
          </w:p>
        </w:tc>
      </w:tr>
      <w:tr w:rsidR="00476CF9" w14:paraId="4EECA8F2" w14:textId="77777777">
        <w:trPr>
          <w:divId w:val="1039009649"/>
          <w:tblCellSpacing w:w="15" w:type="dxa"/>
        </w:trPr>
        <w:tc>
          <w:tcPr>
            <w:tcW w:w="0" w:type="auto"/>
            <w:tcBorders>
              <w:bottom w:val="single" w:sz="6" w:space="0" w:color="CCCCCC"/>
            </w:tcBorders>
            <w:vAlign w:val="center"/>
            <w:hideMark/>
          </w:tcPr>
          <w:p w14:paraId="15E00A02" w14:textId="77777777" w:rsidR="00476CF9"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476CF9" w14:paraId="4EED85DC" w14:textId="77777777">
        <w:trPr>
          <w:divId w:val="1039009649"/>
          <w:tblCellSpacing w:w="15" w:type="dxa"/>
        </w:trPr>
        <w:tc>
          <w:tcPr>
            <w:tcW w:w="0" w:type="auto"/>
            <w:tcBorders>
              <w:bottom w:val="single" w:sz="6" w:space="0" w:color="CCCCCC"/>
            </w:tcBorders>
            <w:vAlign w:val="center"/>
            <w:hideMark/>
          </w:tcPr>
          <w:p w14:paraId="681A2AEC" w14:textId="77777777" w:rsidR="00476CF9"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093538DE" w14:textId="77777777" w:rsidR="00476CF9" w:rsidRDefault="00000000">
      <w:pPr>
        <w:pStyle w:val="Heading1"/>
        <w:divId w:val="318971044"/>
        <w:rPr>
          <w:rFonts w:ascii="Georgia" w:eastAsia="Times New Roman" w:hAnsi="Georgia"/>
          <w:sz w:val="29"/>
          <w:szCs w:val="29"/>
          <w:lang w:bidi="th-TH"/>
        </w:rPr>
      </w:pPr>
      <w:r>
        <w:rPr>
          <w:rFonts w:ascii="Georgia" w:eastAsia="Times New Roman" w:hAnsi="Georgia" w:hint="cs"/>
          <w:sz w:val="29"/>
          <w:szCs w:val="29"/>
          <w:lang w:bidi="th-TH"/>
        </w:rPr>
        <w:lastRenderedPageBreak/>
        <w:t>Use and Trade</w:t>
      </w:r>
    </w:p>
    <w:p w14:paraId="59D35E5C" w14:textId="77777777" w:rsidR="00476CF9" w:rsidRDefault="00000000">
      <w:pPr>
        <w:pStyle w:val="Heading2"/>
        <w:divId w:val="318971044"/>
        <w:rPr>
          <w:rFonts w:ascii="Georgia" w:eastAsia="Times New Roman" w:hAnsi="Georgia"/>
          <w:sz w:val="27"/>
          <w:szCs w:val="27"/>
          <w:cs/>
          <w:lang w:bidi="th-TH"/>
        </w:rPr>
      </w:pPr>
      <w:r>
        <w:rPr>
          <w:rFonts w:ascii="Georgia" w:eastAsia="Times New Roman" w:hAnsi="Georgia" w:hint="cs"/>
          <w:sz w:val="27"/>
          <w:szCs w:val="27"/>
          <w:lang w:bidi="th-TH"/>
        </w:rPr>
        <w:t>General</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 and</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Trade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Information</w:t>
      </w:r>
    </w:p>
    <w:p w14:paraId="1CD7D4BA" w14:textId="3332342C" w:rsidR="00476CF9" w:rsidRDefault="00000000">
      <w:pPr>
        <w:pStyle w:val="NormalWeb"/>
        <w:divId w:val="318971044"/>
        <w:rPr>
          <w:ins w:id="41" w:author="Jack Plummer" w:date="2022-09-24T05:52:00Z"/>
          <w:rFonts w:ascii="Georgia" w:hAnsi="Georgia"/>
          <w:lang w:bidi="th-TH"/>
        </w:rPr>
      </w:pPr>
      <w:r>
        <w:rPr>
          <w:rStyle w:val="datalabel1"/>
          <w:rFonts w:ascii="Georgia" w:hAnsi="Georgia" w:hint="cs"/>
          <w:lang w:bidi="th-TH"/>
        </w:rPr>
        <w:t>Species not utilized:</w:t>
      </w:r>
      <w:r>
        <w:rPr>
          <w:rStyle w:val="datalabel1"/>
          <w:rFonts w:ascii="Georgia" w:hAnsi="Georgia" w:cs="Angsana New" w:hint="cs"/>
          <w:cs/>
          <w:lang w:bidi="th-TH"/>
        </w:rPr>
        <w:t xml:space="preserve"> </w:t>
      </w:r>
      <w:r>
        <w:rPr>
          <w:rFonts w:ascii="Georgia" w:hAnsi="Georgia" w:hint="cs"/>
          <w:lang w:bidi="th-TH"/>
        </w:rPr>
        <w:t>true</w:t>
      </w:r>
    </w:p>
    <w:p w14:paraId="28084976" w14:textId="7DFA9239" w:rsidR="00271D42" w:rsidRDefault="00271D42">
      <w:pPr>
        <w:pStyle w:val="NormalWeb"/>
        <w:divId w:val="318971044"/>
        <w:rPr>
          <w:rFonts w:ascii="Georgia" w:hAnsi="Georgia"/>
          <w:cs/>
          <w:lang w:bidi="th-TH"/>
        </w:rPr>
      </w:pPr>
      <w:ins w:id="42" w:author="Jack Plummer" w:date="2022-09-24T05:52:00Z">
        <w:r>
          <w:rPr>
            <w:rFonts w:ascii="Georgia" w:hAnsi="Georgia"/>
            <w:lang w:bidi="th-TH"/>
          </w:rPr>
          <w:t>This species is not known to be utilised.</w:t>
        </w:r>
      </w:ins>
    </w:p>
    <w:p w14:paraId="1F08AD3A" w14:textId="77777777" w:rsidR="00476CF9" w:rsidRDefault="00000000">
      <w:pPr>
        <w:pStyle w:val="Heading2"/>
        <w:divId w:val="318971044"/>
        <w:rPr>
          <w:rFonts w:ascii="Georgia" w:eastAsia="Times New Roman" w:hAnsi="Georgia"/>
          <w:sz w:val="27"/>
          <w:szCs w:val="27"/>
          <w:cs/>
          <w:lang w:bidi="th-TH"/>
        </w:rPr>
      </w:pPr>
      <w:r>
        <w:rPr>
          <w:rFonts w:ascii="Georgia" w:eastAsia="Times New Roman" w:hAnsi="Georgia" w:hint="cs"/>
          <w:sz w:val="27"/>
          <w:szCs w:val="27"/>
          <w:lang w:bidi="th-TH"/>
        </w:rPr>
        <w:t>Non- Consumptive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Use</w:t>
      </w:r>
    </w:p>
    <w:p w14:paraId="2AEA52C1" w14:textId="77777777" w:rsidR="00476CF9" w:rsidRDefault="00000000">
      <w:pPr>
        <w:pStyle w:val="NormalWeb"/>
        <w:divId w:val="318971044"/>
        <w:rPr>
          <w:rFonts w:ascii="Georgia" w:hAnsi="Georgia"/>
          <w:cs/>
          <w:lang w:bidi="th-TH"/>
        </w:rPr>
      </w:pPr>
      <w:r>
        <w:rPr>
          <w:rStyle w:val="datalabel1"/>
          <w:rFonts w:ascii="Georgia" w:hAnsi="Georgia" w:hint="cs"/>
          <w:lang w:bidi="th-TH"/>
        </w:rPr>
        <w:t>Non-consumptive use of the species?</w:t>
      </w:r>
      <w:r>
        <w:rPr>
          <w:rStyle w:val="datalabel1"/>
          <w:rFonts w:ascii="Georgia" w:hAnsi="Georgia" w:cs="Angsana New" w:hint="cs"/>
          <w:cs/>
          <w:lang w:bidi="th-TH"/>
        </w:rPr>
        <w:t xml:space="preserve"> </w:t>
      </w:r>
      <w:r>
        <w:rPr>
          <w:rFonts w:ascii="Georgia" w:hAnsi="Georgia" w:hint="cs"/>
          <w:lang w:bidi="th-TH"/>
        </w:rPr>
        <w:t>true</w:t>
      </w:r>
    </w:p>
    <w:p w14:paraId="7A7570EE" w14:textId="77777777" w:rsidR="00476CF9" w:rsidRDefault="00000000">
      <w:pPr>
        <w:pStyle w:val="Heading1"/>
        <w:divId w:val="798189271"/>
        <w:rPr>
          <w:rFonts w:ascii="Georgia" w:eastAsia="Times New Roman" w:hAnsi="Georgia"/>
          <w:sz w:val="29"/>
          <w:szCs w:val="29"/>
          <w:cs/>
          <w:lang w:bidi="th-TH"/>
        </w:rPr>
      </w:pPr>
      <w:commentRangeStart w:id="43"/>
      <w:r>
        <w:rPr>
          <w:rFonts w:ascii="Georgia" w:eastAsia="Times New Roman" w:hAnsi="Georgia" w:hint="cs"/>
          <w:sz w:val="29"/>
          <w:szCs w:val="29"/>
          <w:lang w:bidi="th-TH"/>
        </w:rPr>
        <w:t>Threats</w:t>
      </w:r>
      <w:commentRangeEnd w:id="43"/>
      <w:r w:rsidR="00271D42">
        <w:rPr>
          <w:rStyle w:val="CommentReference"/>
          <w:b w:val="0"/>
          <w:bCs w:val="0"/>
          <w:color w:val="auto"/>
          <w:kern w:val="0"/>
        </w:rPr>
        <w:commentReference w:id="43"/>
      </w:r>
    </w:p>
    <w:p w14:paraId="067A4ADB" w14:textId="717E8833" w:rsidR="00476CF9" w:rsidRDefault="00000000">
      <w:pPr>
        <w:pStyle w:val="NormalWeb"/>
        <w:divId w:val="798189271"/>
        <w:rPr>
          <w:rFonts w:ascii="Georgia" w:hAnsi="Georgia"/>
          <w:cs/>
          <w:lang w:bidi="th-TH"/>
        </w:rPr>
      </w:pPr>
      <w:r>
        <w:rPr>
          <w:rFonts w:ascii="Georgia" w:hAnsi="Georgia" w:hint="cs"/>
          <w:lang w:bidi="th-TH"/>
        </w:rPr>
        <w:t xml:space="preserve">Tourism and human activities are </w:t>
      </w:r>
      <w:commentRangeStart w:id="44"/>
      <w:r>
        <w:rPr>
          <w:rFonts w:ascii="Georgia" w:hAnsi="Georgia" w:hint="cs"/>
          <w:lang w:bidi="th-TH"/>
        </w:rPr>
        <w:t>potential</w:t>
      </w:r>
      <w:commentRangeEnd w:id="44"/>
      <w:r w:rsidR="00271D42">
        <w:rPr>
          <w:rStyle w:val="CommentReference"/>
        </w:rPr>
        <w:commentReference w:id="44"/>
      </w:r>
      <w:r>
        <w:rPr>
          <w:rFonts w:ascii="Georgia" w:hAnsi="Georgia" w:hint="cs"/>
          <w:lang w:bidi="th-TH"/>
        </w:rPr>
        <w:t xml:space="preserve"> threats </w:t>
      </w:r>
      <w:del w:id="45" w:author="Jack Plummer" w:date="2022-09-24T05:54:00Z">
        <w:r w:rsidDel="00271D42">
          <w:rPr>
            <w:rFonts w:ascii="Georgia" w:hAnsi="Georgia" w:hint="cs"/>
            <w:lang w:bidi="th-TH"/>
          </w:rPr>
          <w:delText xml:space="preserve">for </w:delText>
        </w:r>
      </w:del>
      <w:ins w:id="46" w:author="Jack Plummer" w:date="2022-09-24T05:54:00Z">
        <w:r w:rsidR="00271D42">
          <w:rPr>
            <w:rFonts w:ascii="Georgia" w:hAnsi="Georgia"/>
            <w:lang w:bidi="th-TH"/>
          </w:rPr>
          <w:t>to</w:t>
        </w:r>
        <w:r w:rsidR="00271D42">
          <w:rPr>
            <w:rFonts w:ascii="Georgia" w:hAnsi="Georgia" w:hint="cs"/>
            <w:lang w:bidi="th-TH"/>
          </w:rPr>
          <w:t xml:space="preserve"> </w:t>
        </w:r>
      </w:ins>
      <w:r>
        <w:rPr>
          <w:rFonts w:ascii="Georgia" w:hAnsi="Georgia" w:hint="cs"/>
          <w:lang w:bidi="th-TH"/>
        </w:rPr>
        <w:t>its habitat.</w:t>
      </w:r>
    </w:p>
    <w:p w14:paraId="1C9678B8" w14:textId="77777777" w:rsidR="00476CF9" w:rsidRDefault="00000000">
      <w:pPr>
        <w:pStyle w:val="Heading2"/>
        <w:divId w:val="798189271"/>
        <w:rPr>
          <w:rFonts w:ascii="Georgia" w:eastAsia="Times New Roman" w:hAnsi="Georgia"/>
          <w:sz w:val="27"/>
          <w:szCs w:val="27"/>
          <w:cs/>
          <w:lang w:bidi="th-TH"/>
        </w:rPr>
      </w:pPr>
      <w:r>
        <w:rPr>
          <w:rFonts w:ascii="Georgia" w:eastAsia="Times New Roman" w:hAnsi="Georgia" w:hint="cs"/>
          <w:sz w:val="27"/>
          <w:szCs w:val="27"/>
          <w:lang w:bidi="th-TH"/>
        </w:rPr>
        <w:t>Threats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Classification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29"/>
        <w:gridCol w:w="740"/>
        <w:gridCol w:w="842"/>
        <w:gridCol w:w="842"/>
        <w:gridCol w:w="1257"/>
      </w:tblGrid>
      <w:tr w:rsidR="00476CF9" w14:paraId="55088C93" w14:textId="77777777">
        <w:trPr>
          <w:divId w:val="798189271"/>
          <w:tblCellSpacing w:w="15" w:type="dxa"/>
        </w:trPr>
        <w:tc>
          <w:tcPr>
            <w:tcW w:w="0" w:type="auto"/>
            <w:tcBorders>
              <w:bottom w:val="single" w:sz="6" w:space="0" w:color="000000"/>
            </w:tcBorders>
            <w:shd w:val="clear" w:color="auto" w:fill="BBBBBB"/>
            <w:vAlign w:val="center"/>
            <w:hideMark/>
          </w:tcPr>
          <w:p w14:paraId="53A1F76B"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079DB624"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486136A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479972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57A7A24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476CF9" w14:paraId="4270147D" w14:textId="77777777">
        <w:trPr>
          <w:divId w:val="798189271"/>
          <w:tblCellSpacing w:w="15" w:type="dxa"/>
        </w:trPr>
        <w:tc>
          <w:tcPr>
            <w:tcW w:w="0" w:type="auto"/>
            <w:vAlign w:val="center"/>
            <w:hideMark/>
          </w:tcPr>
          <w:p w14:paraId="4405D1FF" w14:textId="77777777" w:rsidR="00476CF9"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2E56016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47F7C45"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9CF25FB"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AF0C987"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476CF9" w14:paraId="2A612459" w14:textId="77777777">
        <w:trPr>
          <w:divId w:val="798189271"/>
          <w:tblCellSpacing w:w="15" w:type="dxa"/>
        </w:trPr>
        <w:tc>
          <w:tcPr>
            <w:tcW w:w="0" w:type="auto"/>
            <w:vAlign w:val="center"/>
            <w:hideMark/>
          </w:tcPr>
          <w:p w14:paraId="60CECE15" w14:textId="77777777" w:rsidR="00476CF9"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78C4F13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665BE6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846CBA3"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EFF11F8" w14:textId="77777777" w:rsidR="00476CF9"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6BBC2838" w14:textId="77777777" w:rsidR="00476CF9" w:rsidRDefault="00000000">
      <w:pPr>
        <w:pStyle w:val="Heading1"/>
        <w:divId w:val="1704667911"/>
        <w:rPr>
          <w:rFonts w:ascii="Georgia" w:eastAsia="Times New Roman" w:hAnsi="Georgia"/>
          <w:sz w:val="29"/>
          <w:szCs w:val="29"/>
          <w:lang w:bidi="th-TH"/>
        </w:rPr>
      </w:pPr>
      <w:r>
        <w:rPr>
          <w:rFonts w:ascii="Georgia" w:eastAsia="Times New Roman" w:hAnsi="Georgia" w:hint="cs"/>
          <w:sz w:val="29"/>
          <w:szCs w:val="29"/>
          <w:lang w:bidi="th-TH"/>
        </w:rPr>
        <w:t>Conservation</w:t>
      </w:r>
    </w:p>
    <w:p w14:paraId="2C5FEDE5" w14:textId="419AE321" w:rsidR="00476CF9" w:rsidRPr="00271D42" w:rsidRDefault="00000000">
      <w:pPr>
        <w:pStyle w:val="NormalWeb"/>
        <w:divId w:val="1704667911"/>
        <w:rPr>
          <w:rFonts w:ascii="Georgia" w:hAnsi="Georgia"/>
          <w:cs/>
          <w:lang w:bidi="th-TH"/>
        </w:rPr>
      </w:pPr>
      <w:r w:rsidRPr="00271D42">
        <w:rPr>
          <w:rFonts w:ascii="Georgia" w:hAnsi="Georgia" w:hint="cs"/>
          <w:strike/>
          <w:lang w:bidi="th-TH"/>
          <w:rPrChange w:id="47" w:author="Jack Plummer" w:date="2022-09-24T05:54:00Z">
            <w:rPr>
              <w:rFonts w:ascii="Georgia" w:hAnsi="Georgia" w:hint="cs"/>
              <w:lang w:bidi="th-TH"/>
            </w:rPr>
          </w:rPrChange>
        </w:rPr>
        <w:t xml:space="preserve">This species is found in both protected and </w:t>
      </w:r>
      <w:proofErr w:type="spellStart"/>
      <w:r w:rsidRPr="00271D42">
        <w:rPr>
          <w:rFonts w:ascii="Georgia" w:hAnsi="Georgia" w:hint="cs"/>
          <w:strike/>
          <w:lang w:bidi="th-TH"/>
          <w:rPrChange w:id="48" w:author="Jack Plummer" w:date="2022-09-24T05:54:00Z">
            <w:rPr>
              <w:rFonts w:ascii="Georgia" w:hAnsi="Georgia" w:hint="cs"/>
              <w:lang w:bidi="th-TH"/>
            </w:rPr>
          </w:rPrChange>
        </w:rPr>
        <w:t>non protected</w:t>
      </w:r>
      <w:proofErr w:type="spellEnd"/>
      <w:r w:rsidRPr="00271D42">
        <w:rPr>
          <w:rFonts w:ascii="Georgia" w:hAnsi="Georgia" w:hint="cs"/>
          <w:strike/>
          <w:lang w:bidi="th-TH"/>
          <w:rPrChange w:id="49" w:author="Jack Plummer" w:date="2022-09-24T05:54:00Z">
            <w:rPr>
              <w:rFonts w:ascii="Georgia" w:hAnsi="Georgia" w:hint="cs"/>
              <w:lang w:bidi="th-TH"/>
            </w:rPr>
          </w:rPrChange>
        </w:rPr>
        <w:t xml:space="preserve"> areas.</w:t>
      </w:r>
      <w:ins w:id="50" w:author="Jack Plummer" w:date="2022-09-24T05:54:00Z">
        <w:r w:rsidR="00271D42">
          <w:rPr>
            <w:rFonts w:ascii="Georgia" w:hAnsi="Georgia"/>
            <w:strike/>
            <w:lang w:bidi="th-TH"/>
          </w:rPr>
          <w:t xml:space="preserve"> </w:t>
        </w:r>
        <w:r w:rsidR="00271D42">
          <w:rPr>
            <w:rFonts w:ascii="Georgia" w:hAnsi="Georgia"/>
            <w:lang w:bidi="th-TH"/>
          </w:rPr>
          <w:t xml:space="preserve">This species occurs in … national parks. It is represented in </w:t>
        </w:r>
        <w:r w:rsidR="00271D42">
          <w:rPr>
            <w:rFonts w:ascii="Georgia" w:hAnsi="Georgia"/>
            <w:i/>
            <w:iCs/>
            <w:lang w:bidi="th-TH"/>
          </w:rPr>
          <w:t xml:space="preserve">ex situ </w:t>
        </w:r>
        <w:r w:rsidR="00271D42">
          <w:rPr>
            <w:rFonts w:ascii="Georgia" w:hAnsi="Georgia"/>
            <w:lang w:bidi="th-TH"/>
          </w:rPr>
          <w:t>conservation at XX sites.</w:t>
        </w:r>
      </w:ins>
    </w:p>
    <w:p w14:paraId="77364646" w14:textId="77777777" w:rsidR="00476CF9" w:rsidRDefault="00000000">
      <w:pPr>
        <w:pStyle w:val="Heading2"/>
        <w:divId w:val="1704667911"/>
        <w:rPr>
          <w:rFonts w:ascii="Georgia" w:eastAsia="Times New Roman" w:hAnsi="Georgia"/>
          <w:sz w:val="27"/>
          <w:szCs w:val="27"/>
          <w:cs/>
          <w:lang w:bidi="th-TH"/>
        </w:rPr>
      </w:pP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476CF9" w14:paraId="64EC35EA" w14:textId="77777777">
        <w:trPr>
          <w:divId w:val="1704667911"/>
          <w:tblCellSpacing w:w="15" w:type="dxa"/>
        </w:trPr>
        <w:tc>
          <w:tcPr>
            <w:tcW w:w="0" w:type="auto"/>
            <w:tcBorders>
              <w:bottom w:val="single" w:sz="6" w:space="0" w:color="000000"/>
            </w:tcBorders>
            <w:shd w:val="clear" w:color="auto" w:fill="BBBBBB"/>
            <w:vAlign w:val="center"/>
            <w:hideMark/>
          </w:tcPr>
          <w:p w14:paraId="7832F4B2"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55E247E0"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76CF9" w14:paraId="0F4901DE" w14:textId="77777777">
        <w:trPr>
          <w:divId w:val="1704667911"/>
          <w:tblCellSpacing w:w="15" w:type="dxa"/>
        </w:trPr>
        <w:tc>
          <w:tcPr>
            <w:tcW w:w="0" w:type="auto"/>
            <w:vAlign w:val="center"/>
            <w:hideMark/>
          </w:tcPr>
          <w:p w14:paraId="54DD2E2B" w14:textId="77777777" w:rsidR="00476CF9"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441117F"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ED9551F" w14:textId="77777777" w:rsidR="00476CF9" w:rsidRDefault="00000000">
      <w:pPr>
        <w:pStyle w:val="Heading2"/>
        <w:divId w:val="1704667911"/>
        <w:rPr>
          <w:rFonts w:ascii="Georgia" w:eastAsia="Times New Roman" w:hAnsi="Georgia"/>
          <w:sz w:val="27"/>
          <w:szCs w:val="27"/>
          <w:lang w:bidi="th-TH"/>
        </w:rPr>
      </w:pPr>
      <w:r>
        <w:rPr>
          <w:rFonts w:ascii="Georgia" w:eastAsia="Times New Roman" w:hAnsi="Georgia" w:hint="cs"/>
          <w:sz w:val="27"/>
          <w:szCs w:val="27"/>
          <w:lang w:bidi="th-TH"/>
        </w:rPr>
        <w:t>Important</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Conservation</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Actions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476CF9" w14:paraId="4452A50B" w14:textId="77777777">
        <w:trPr>
          <w:divId w:val="1704667911"/>
          <w:tblCellSpacing w:w="15" w:type="dxa"/>
        </w:trPr>
        <w:tc>
          <w:tcPr>
            <w:tcW w:w="0" w:type="auto"/>
            <w:tcBorders>
              <w:bottom w:val="single" w:sz="6" w:space="0" w:color="000000"/>
            </w:tcBorders>
            <w:shd w:val="clear" w:color="auto" w:fill="BBBBBB"/>
            <w:vAlign w:val="center"/>
            <w:hideMark/>
          </w:tcPr>
          <w:p w14:paraId="72A37E4B"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5310327"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76CF9" w14:paraId="6E64574F" w14:textId="77777777">
        <w:trPr>
          <w:divId w:val="1704667911"/>
          <w:tblCellSpacing w:w="15" w:type="dxa"/>
        </w:trPr>
        <w:tc>
          <w:tcPr>
            <w:tcW w:w="0" w:type="auto"/>
            <w:tcBorders>
              <w:bottom w:val="single" w:sz="6" w:space="0" w:color="CCCCCC"/>
            </w:tcBorders>
            <w:vAlign w:val="center"/>
            <w:hideMark/>
          </w:tcPr>
          <w:p w14:paraId="3192617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57B24DED"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5A5EDF2C" w14:textId="77777777">
        <w:trPr>
          <w:divId w:val="1704667911"/>
          <w:tblCellSpacing w:w="15" w:type="dxa"/>
        </w:trPr>
        <w:tc>
          <w:tcPr>
            <w:tcW w:w="0" w:type="auto"/>
            <w:tcBorders>
              <w:bottom w:val="single" w:sz="6" w:space="0" w:color="CCCCCC"/>
            </w:tcBorders>
            <w:vAlign w:val="center"/>
            <w:hideMark/>
          </w:tcPr>
          <w:p w14:paraId="1A766637" w14:textId="77777777" w:rsidR="00476CF9"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4B3C10D7"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52FB1DD3" w14:textId="77777777">
        <w:trPr>
          <w:divId w:val="1704667911"/>
          <w:tblCellSpacing w:w="15" w:type="dxa"/>
        </w:trPr>
        <w:tc>
          <w:tcPr>
            <w:tcW w:w="0" w:type="auto"/>
            <w:tcBorders>
              <w:bottom w:val="single" w:sz="6" w:space="0" w:color="CCCCCC"/>
            </w:tcBorders>
            <w:vAlign w:val="center"/>
            <w:hideMark/>
          </w:tcPr>
          <w:p w14:paraId="04A4776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34844FEE"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0765F32B" w14:textId="77777777">
        <w:trPr>
          <w:divId w:val="1704667911"/>
          <w:tblCellSpacing w:w="15" w:type="dxa"/>
        </w:trPr>
        <w:tc>
          <w:tcPr>
            <w:tcW w:w="0" w:type="auto"/>
            <w:tcBorders>
              <w:bottom w:val="single" w:sz="6" w:space="0" w:color="CCCCCC"/>
            </w:tcBorders>
            <w:vAlign w:val="center"/>
            <w:hideMark/>
          </w:tcPr>
          <w:p w14:paraId="06B4029E" w14:textId="77777777" w:rsidR="00476CF9" w:rsidRDefault="00000000">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42D52E81"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02BBCA67" w14:textId="77777777">
        <w:trPr>
          <w:divId w:val="1704667911"/>
          <w:tblCellSpacing w:w="15" w:type="dxa"/>
        </w:trPr>
        <w:tc>
          <w:tcPr>
            <w:tcW w:w="0" w:type="auto"/>
            <w:tcBorders>
              <w:bottom w:val="single" w:sz="6" w:space="0" w:color="CCCCCC"/>
            </w:tcBorders>
            <w:vAlign w:val="center"/>
            <w:hideMark/>
          </w:tcPr>
          <w:p w14:paraId="6D2E661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280FD71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415A330B" w14:textId="77777777">
        <w:trPr>
          <w:divId w:val="1704667911"/>
          <w:tblCellSpacing w:w="15" w:type="dxa"/>
        </w:trPr>
        <w:tc>
          <w:tcPr>
            <w:tcW w:w="0" w:type="auto"/>
            <w:tcBorders>
              <w:bottom w:val="single" w:sz="6" w:space="0" w:color="CCCCCC"/>
            </w:tcBorders>
            <w:vAlign w:val="center"/>
            <w:hideMark/>
          </w:tcPr>
          <w:p w14:paraId="79508F9B" w14:textId="77777777" w:rsidR="00476CF9"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22A22460"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C65015E" w14:textId="77777777" w:rsidR="00476CF9" w:rsidRDefault="00000000">
      <w:pPr>
        <w:pStyle w:val="Heading2"/>
        <w:divId w:val="1704667911"/>
        <w:rPr>
          <w:rFonts w:ascii="Georgia" w:eastAsia="Times New Roman" w:hAnsi="Georgia"/>
          <w:sz w:val="27"/>
          <w:szCs w:val="27"/>
          <w:lang w:bidi="th-TH"/>
        </w:rPr>
      </w:pPr>
      <w:r>
        <w:rPr>
          <w:rFonts w:ascii="Georgia" w:eastAsia="Times New Roman" w:hAnsi="Georgia" w:hint="cs"/>
          <w:sz w:val="27"/>
          <w:szCs w:val="27"/>
          <w:lang w:bidi="th-TH"/>
        </w:rPr>
        <w:lastRenderedPageBreak/>
        <w:t>Research</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08"/>
        <w:gridCol w:w="530"/>
      </w:tblGrid>
      <w:tr w:rsidR="00476CF9" w14:paraId="2B1CAEFB" w14:textId="77777777">
        <w:trPr>
          <w:divId w:val="1704667911"/>
          <w:tblCellSpacing w:w="15" w:type="dxa"/>
        </w:trPr>
        <w:tc>
          <w:tcPr>
            <w:tcW w:w="0" w:type="auto"/>
            <w:tcBorders>
              <w:bottom w:val="single" w:sz="6" w:space="0" w:color="000000"/>
            </w:tcBorders>
            <w:shd w:val="clear" w:color="auto" w:fill="BBBBBB"/>
            <w:vAlign w:val="center"/>
            <w:hideMark/>
          </w:tcPr>
          <w:p w14:paraId="09F23ADC"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CC8B6E1" w14:textId="77777777" w:rsidR="00476CF9"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476CF9" w14:paraId="2381C7DF" w14:textId="77777777">
        <w:trPr>
          <w:divId w:val="1704667911"/>
          <w:tblCellSpacing w:w="15" w:type="dxa"/>
        </w:trPr>
        <w:tc>
          <w:tcPr>
            <w:tcW w:w="0" w:type="auto"/>
            <w:tcBorders>
              <w:bottom w:val="single" w:sz="6" w:space="0" w:color="CCCCCC"/>
            </w:tcBorders>
            <w:vAlign w:val="center"/>
            <w:hideMark/>
          </w:tcPr>
          <w:p w14:paraId="0671937A" w14:textId="77777777" w:rsidR="00476CF9" w:rsidRDefault="00000000">
            <w:pPr>
              <w:spacing w:after="75"/>
              <w:rPr>
                <w:rFonts w:ascii="Georgia" w:eastAsia="Times New Roman" w:hAnsi="Georgia"/>
                <w:sz w:val="18"/>
                <w:szCs w:val="18"/>
              </w:rPr>
            </w:pPr>
            <w:r>
              <w:rPr>
                <w:rFonts w:ascii="Georgia" w:eastAsia="Times New Roman" w:hAnsi="Georgia"/>
                <w:sz w:val="18"/>
                <w:szCs w:val="18"/>
              </w:rPr>
              <w:t>2.2. Conservation Planning -&gt; Area-based Management Plan</w:t>
            </w:r>
          </w:p>
        </w:tc>
        <w:tc>
          <w:tcPr>
            <w:tcW w:w="0" w:type="auto"/>
            <w:tcBorders>
              <w:bottom w:val="single" w:sz="6" w:space="0" w:color="CCCCCC"/>
            </w:tcBorders>
            <w:vAlign w:val="center"/>
            <w:hideMark/>
          </w:tcPr>
          <w:p w14:paraId="4E335CF3"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r w:rsidR="00476CF9" w14:paraId="7F866C76" w14:textId="77777777">
        <w:trPr>
          <w:divId w:val="1704667911"/>
          <w:tblCellSpacing w:w="15" w:type="dxa"/>
        </w:trPr>
        <w:tc>
          <w:tcPr>
            <w:tcW w:w="0" w:type="auto"/>
            <w:tcBorders>
              <w:bottom w:val="single" w:sz="6" w:space="0" w:color="CCCCCC"/>
            </w:tcBorders>
            <w:vAlign w:val="center"/>
            <w:hideMark/>
          </w:tcPr>
          <w:p w14:paraId="44DD7793" w14:textId="77777777" w:rsidR="00476CF9"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7F4119C4"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2FBD93C" w14:textId="77777777" w:rsidR="00476CF9" w:rsidRDefault="00000000">
      <w:pPr>
        <w:pStyle w:val="Heading1"/>
        <w:divId w:val="1629553309"/>
        <w:rPr>
          <w:rFonts w:ascii="Georgia" w:eastAsia="Times New Roman" w:hAnsi="Georgia"/>
          <w:sz w:val="29"/>
          <w:szCs w:val="29"/>
          <w:lang w:bidi="th-TH"/>
        </w:rPr>
      </w:pPr>
      <w:r>
        <w:rPr>
          <w:rFonts w:ascii="Georgia" w:eastAsia="Times New Roman" w:hAnsi="Georgia" w:hint="cs"/>
          <w:sz w:val="29"/>
          <w:szCs w:val="29"/>
          <w:lang w:bidi="th-TH"/>
        </w:rPr>
        <w:t>Ecosystem Services</w:t>
      </w:r>
    </w:p>
    <w:p w14:paraId="72C9C210" w14:textId="77777777" w:rsidR="00476CF9" w:rsidRDefault="00000000">
      <w:pPr>
        <w:pStyle w:val="Heading2"/>
        <w:divId w:val="1629553309"/>
        <w:rPr>
          <w:rFonts w:ascii="Georgia" w:eastAsia="Times New Roman" w:hAnsi="Georgia"/>
          <w:sz w:val="27"/>
          <w:szCs w:val="27"/>
          <w:cs/>
          <w:lang w:bidi="th-TH"/>
        </w:rPr>
      </w:pPr>
      <w:r>
        <w:rPr>
          <w:rFonts w:ascii="Georgia" w:eastAsia="Times New Roman" w:hAnsi="Georgia" w:hint="cs"/>
          <w:sz w:val="27"/>
          <w:szCs w:val="27"/>
          <w:lang w:bidi="th-TH"/>
        </w:rPr>
        <w:t>Ecosystem</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Services</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Provided by the</w:t>
      </w:r>
      <w:r>
        <w:rPr>
          <w:rFonts w:ascii="Georgia" w:eastAsia="Times New Roman" w:hAnsi="Georgia" w:cs="Angsana New" w:hint="cs"/>
          <w:sz w:val="27"/>
          <w:szCs w:val="27"/>
          <w:cs/>
          <w:lang w:bidi="th-TH"/>
        </w:rPr>
        <w:t xml:space="preserve"> </w:t>
      </w:r>
      <w:r>
        <w:rPr>
          <w:rFonts w:ascii="Georgia" w:eastAsia="Times New Roman" w:hAnsi="Georgia" w:hint="cs"/>
          <w:sz w:val="27"/>
          <w:szCs w:val="27"/>
          <w:lang w:bidi="th-TH"/>
        </w:rPr>
        <w:t>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476CF9" w14:paraId="40978CC6" w14:textId="77777777">
        <w:trPr>
          <w:divId w:val="1629553309"/>
          <w:tblCellSpacing w:w="15" w:type="dxa"/>
        </w:trPr>
        <w:tc>
          <w:tcPr>
            <w:tcW w:w="0" w:type="auto"/>
            <w:tcBorders>
              <w:bottom w:val="single" w:sz="6" w:space="0" w:color="000000"/>
            </w:tcBorders>
            <w:shd w:val="clear" w:color="auto" w:fill="BBBBBB"/>
            <w:vAlign w:val="center"/>
            <w:hideMark/>
          </w:tcPr>
          <w:p w14:paraId="4126D5E6" w14:textId="77777777" w:rsidR="00476CF9" w:rsidRDefault="00000000">
            <w:pPr>
              <w:spacing w:after="75"/>
              <w:rPr>
                <w:rFonts w:ascii="Georgia" w:eastAsia="Times New Roman" w:hAnsi="Georgia"/>
                <w:b/>
                <w:bCs/>
                <w:sz w:val="18"/>
                <w:szCs w:val="18"/>
                <w:cs/>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9E8BC96" w14:textId="77777777" w:rsidR="00476CF9"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476CF9" w14:paraId="53A70056" w14:textId="77777777">
        <w:trPr>
          <w:divId w:val="1629553309"/>
          <w:tblCellSpacing w:w="15" w:type="dxa"/>
        </w:trPr>
        <w:tc>
          <w:tcPr>
            <w:tcW w:w="0" w:type="auto"/>
            <w:vAlign w:val="center"/>
            <w:hideMark/>
          </w:tcPr>
          <w:p w14:paraId="1100704F" w14:textId="77777777" w:rsidR="00476CF9"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58E13B26" w14:textId="77777777" w:rsidR="00476CF9"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8C4D3C9" w14:textId="77777777" w:rsidR="00476CF9" w:rsidRDefault="00000000">
      <w:pPr>
        <w:pStyle w:val="Heading1"/>
        <w:rPr>
          <w:rFonts w:ascii="Georgia" w:eastAsia="Times New Roman" w:hAnsi="Georgia"/>
          <w:sz w:val="29"/>
          <w:szCs w:val="29"/>
          <w:lang w:bidi="th-TH"/>
        </w:rPr>
      </w:pPr>
      <w:r>
        <w:rPr>
          <w:rFonts w:ascii="Georgia" w:eastAsia="Times New Roman" w:hAnsi="Georgia" w:hint="cs"/>
          <w:sz w:val="29"/>
          <w:szCs w:val="29"/>
          <w:lang w:bidi="th-TH"/>
        </w:rPr>
        <w:t>Bibliography</w:t>
      </w:r>
    </w:p>
    <w:p w14:paraId="41FD991D" w14:textId="77777777" w:rsidR="00476CF9" w:rsidRDefault="00000000">
      <w:pPr>
        <w:pStyle w:val="NormalWeb"/>
        <w:divId w:val="1307541035"/>
        <w:rPr>
          <w:rFonts w:ascii="Georgia" w:hAnsi="Georgia"/>
          <w:cs/>
          <w:lang w:bidi="th-TH"/>
        </w:rPr>
      </w:pPr>
      <w:r>
        <w:rPr>
          <w:rFonts w:ascii="Georgia" w:hAnsi="Georgia" w:hint="cs"/>
          <w:lang w:bidi="th-TH"/>
        </w:rPr>
        <w:t xml:space="preserve">Bachman S, Moat J, Hill AW, de la Torre J, Scott B. </w:t>
      </w:r>
      <w:r>
        <w:rPr>
          <w:rFonts w:ascii="Georgia" w:hAnsi="Georgia" w:cs="Angsana New" w:hint="cs"/>
          <w:cs/>
          <w:lang w:bidi="th-TH"/>
        </w:rPr>
        <w:t xml:space="preserve">2011. </w:t>
      </w:r>
      <w:r>
        <w:rPr>
          <w:rFonts w:ascii="Georgia" w:hAnsi="Georgia" w:hint="cs"/>
          <w:lang w:bidi="th-TH"/>
        </w:rPr>
        <w:t xml:space="preserve">Supporting Red List threat assessments with </w:t>
      </w:r>
      <w:proofErr w:type="spellStart"/>
      <w:r>
        <w:rPr>
          <w:rFonts w:ascii="Georgia" w:hAnsi="Georgia" w:hint="cs"/>
          <w:lang w:bidi="th-TH"/>
        </w:rPr>
        <w:t>GeoCAT</w:t>
      </w:r>
      <w:proofErr w:type="spellEnd"/>
      <w:r>
        <w:rPr>
          <w:rFonts w:ascii="Georgia" w:hAnsi="Georgia" w:hint="cs"/>
          <w:lang w:bidi="th-TH"/>
        </w:rPr>
        <w:t>: geospatial conservation assessment tool.</w:t>
      </w:r>
      <w:r>
        <w:rPr>
          <w:rFonts w:ascii="Georgia" w:hAnsi="Georgia" w:cs="Angsana New" w:hint="cs"/>
          <w:cs/>
          <w:lang w:bidi="th-TH"/>
        </w:rPr>
        <w:t xml:space="preserve"> </w:t>
      </w:r>
      <w:proofErr w:type="spellStart"/>
      <w:r>
        <w:rPr>
          <w:rFonts w:ascii="Georgia" w:hAnsi="Georgia" w:hint="cs"/>
          <w:i/>
          <w:iCs/>
          <w:lang w:bidi="th-TH"/>
        </w:rPr>
        <w:t>ZooKeys</w:t>
      </w:r>
      <w:proofErr w:type="spellEnd"/>
      <w:r>
        <w:rPr>
          <w:rFonts w:ascii="Georgia" w:hAnsi="Georgia" w:cs="Angsana New" w:hint="cs"/>
          <w:cs/>
          <w:lang w:bidi="th-TH"/>
        </w:rPr>
        <w:t xml:space="preserve"> 150: 117–126.</w:t>
      </w:r>
    </w:p>
    <w:p w14:paraId="38E7D83C" w14:textId="77777777" w:rsidR="00476CF9" w:rsidRDefault="00000000">
      <w:pPr>
        <w:pStyle w:val="NormalWeb"/>
        <w:divId w:val="1307541035"/>
        <w:rPr>
          <w:rFonts w:ascii="Georgia" w:hAnsi="Georgia"/>
          <w:cs/>
          <w:lang w:bidi="th-TH"/>
        </w:rPr>
      </w:pPr>
      <w:commentRangeStart w:id="51"/>
      <w:r>
        <w:rPr>
          <w:rFonts w:ascii="Georgia" w:hAnsi="Georgia" w:hint="cs"/>
          <w:lang w:bidi="th-TH"/>
        </w:rPr>
        <w:t xml:space="preserve">Burtt, B.L. </w:t>
      </w:r>
      <w:r>
        <w:rPr>
          <w:rFonts w:ascii="Georgia" w:hAnsi="Georgia" w:cs="Angsana New" w:hint="cs"/>
          <w:cs/>
          <w:lang w:bidi="th-TH"/>
        </w:rPr>
        <w:t xml:space="preserve">2001. </w:t>
      </w:r>
      <w:proofErr w:type="spellStart"/>
      <w:r>
        <w:rPr>
          <w:rFonts w:ascii="Georgia" w:hAnsi="Georgia" w:hint="cs"/>
          <w:lang w:bidi="th-TH"/>
        </w:rPr>
        <w:t>Kaisupeea</w:t>
      </w:r>
      <w:proofErr w:type="spellEnd"/>
      <w:r>
        <w:rPr>
          <w:rFonts w:ascii="Georgia" w:hAnsi="Georgia" w:hint="cs"/>
          <w:lang w:bidi="th-TH"/>
        </w:rPr>
        <w:t xml:space="preserve">: a new genus of </w:t>
      </w:r>
      <w:proofErr w:type="spellStart"/>
      <w:r>
        <w:rPr>
          <w:rFonts w:ascii="Georgia" w:hAnsi="Georgia" w:hint="cs"/>
          <w:lang w:bidi="th-TH"/>
        </w:rPr>
        <w:t>Gesneriaceae</w:t>
      </w:r>
      <w:proofErr w:type="spellEnd"/>
      <w:r>
        <w:rPr>
          <w:rFonts w:ascii="Georgia" w:hAnsi="Georgia" w:hint="cs"/>
          <w:lang w:bidi="th-TH"/>
        </w:rPr>
        <w:t xml:space="preserve"> centred in Thailand.</w:t>
      </w:r>
      <w:r>
        <w:rPr>
          <w:rFonts w:ascii="Georgia" w:hAnsi="Georgia" w:cs="Angsana New" w:hint="cs"/>
          <w:cs/>
          <w:lang w:bidi="th-TH"/>
        </w:rPr>
        <w:t xml:space="preserve"> </w:t>
      </w:r>
      <w:r>
        <w:rPr>
          <w:rFonts w:ascii="Georgia" w:hAnsi="Georgia" w:hint="cs"/>
          <w:i/>
          <w:iCs/>
          <w:lang w:bidi="th-TH"/>
        </w:rPr>
        <w:t>Nordic Journal of Botany</w:t>
      </w:r>
      <w:r>
        <w:rPr>
          <w:rFonts w:ascii="Georgia" w:hAnsi="Georgia" w:cs="Angsana New" w:hint="cs"/>
          <w:cs/>
          <w:lang w:bidi="th-TH"/>
        </w:rPr>
        <w:t xml:space="preserve"> 21(2): 115-120.</w:t>
      </w:r>
    </w:p>
    <w:p w14:paraId="315F4273" w14:textId="561930F8" w:rsidR="00CD02FF" w:rsidRDefault="00000000">
      <w:pPr>
        <w:pStyle w:val="NormalWeb"/>
        <w:divId w:val="1307541035"/>
        <w:rPr>
          <w:rFonts w:ascii="Georgia" w:hAnsi="Georgia"/>
          <w:cs/>
          <w:lang w:bidi="th-TH"/>
        </w:rPr>
      </w:pPr>
      <w:r>
        <w:rPr>
          <w:rFonts w:ascii="Georgia" w:hAnsi="Georgia" w:hint="cs"/>
          <w:lang w:bidi="th-TH"/>
        </w:rPr>
        <w:t xml:space="preserve">POWO. </w:t>
      </w:r>
      <w:r>
        <w:rPr>
          <w:rFonts w:ascii="Georgia" w:hAnsi="Georgia" w:cs="Angsana New" w:hint="cs"/>
          <w:cs/>
          <w:lang w:bidi="th-TH"/>
        </w:rPr>
        <w:t xml:space="preserve">2022. </w:t>
      </w:r>
      <w:r>
        <w:rPr>
          <w:rFonts w:ascii="Georgia" w:hAnsi="Georgia" w:hint="cs"/>
          <w:lang w:bidi="th-TH"/>
        </w:rPr>
        <w:t>Plants of the World Online. Facilitated by the Royal Botanic Gardens, Kew. Available at:</w:t>
      </w:r>
      <w:r>
        <w:rPr>
          <w:rFonts w:ascii="Georgia" w:hAnsi="Georgia" w:cs="Angsana New" w:hint="cs"/>
          <w:cs/>
          <w:lang w:bidi="th-TH"/>
        </w:rPr>
        <w:t xml:space="preserve"> </w:t>
      </w:r>
      <w:hyperlink r:id="rId9" w:history="1">
        <w:r>
          <w:rPr>
            <w:rStyle w:val="Hyperlink"/>
            <w:rFonts w:ascii="Georgia" w:hAnsi="Georgia" w:hint="cs"/>
            <w:lang w:bidi="th-TH"/>
          </w:rPr>
          <w:t>Available at: http://powo.science.kew.org/</w:t>
        </w:r>
      </w:hyperlink>
      <w:r>
        <w:rPr>
          <w:rFonts w:ascii="Georgia" w:hAnsi="Georgia" w:cs="Angsana New" w:hint="cs"/>
          <w:cs/>
          <w:lang w:bidi="th-TH"/>
        </w:rPr>
        <w:t>. (</w:t>
      </w:r>
      <w:r>
        <w:rPr>
          <w:rFonts w:ascii="Georgia" w:hAnsi="Georgia" w:hint="cs"/>
          <w:lang w:bidi="th-TH"/>
        </w:rPr>
        <w:t xml:space="preserve">Accessed: </w:t>
      </w:r>
      <w:r>
        <w:rPr>
          <w:rFonts w:ascii="Georgia" w:hAnsi="Georgia" w:cs="Angsana New" w:hint="cs"/>
          <w:cs/>
          <w:lang w:bidi="th-TH"/>
        </w:rPr>
        <w:t>2022).</w:t>
      </w:r>
      <w:commentRangeEnd w:id="51"/>
      <w:r w:rsidR="00A34672">
        <w:rPr>
          <w:rStyle w:val="CommentReference"/>
        </w:rPr>
        <w:commentReference w:id="51"/>
      </w:r>
    </w:p>
    <w:sectPr w:rsidR="00CD02F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9-22T18:02:00Z" w:initials="JP">
    <w:p w14:paraId="082D7908" w14:textId="77777777" w:rsidR="00B2158E" w:rsidRDefault="00B2158E" w:rsidP="009D2084">
      <w:pPr>
        <w:pStyle w:val="CommentText"/>
      </w:pPr>
      <w:r>
        <w:rPr>
          <w:rStyle w:val="CommentReference"/>
        </w:rPr>
        <w:annotationRef/>
      </w:r>
      <w:r>
        <w:t>The more specific geographic detail is captured in the Geographic Range section.</w:t>
      </w:r>
    </w:p>
  </w:comment>
  <w:comment w:id="11" w:author="Jack Plummer" w:date="2022-09-24T05:48:00Z" w:initials="JP">
    <w:p w14:paraId="2AB5447F" w14:textId="77777777" w:rsidR="00145A6B" w:rsidRDefault="00145A6B" w:rsidP="00086689">
      <w:pPr>
        <w:pStyle w:val="CommentText"/>
      </w:pPr>
      <w:r>
        <w:rPr>
          <w:rStyle w:val="CommentReference"/>
        </w:rPr>
        <w:annotationRef/>
      </w:r>
      <w:r>
        <w:t>Suggested 'all sites' to strengthen the evidence - but is this true?</w:t>
      </w:r>
    </w:p>
  </w:comment>
  <w:comment w:id="15" w:author="Jack Plummer" w:date="2022-09-22T18:02:00Z" w:initials="JP">
    <w:p w14:paraId="4D654C5B" w14:textId="21F6808E" w:rsidR="00B2158E" w:rsidRDefault="00B2158E" w:rsidP="008429D7">
      <w:pPr>
        <w:pStyle w:val="CommentText"/>
      </w:pPr>
      <w:r>
        <w:rPr>
          <w:rStyle w:val="CommentReference"/>
        </w:rPr>
        <w:annotationRef/>
      </w:r>
      <w:r>
        <w:t>This doesn't affect the assessment category so would remove here and just mention in Population section</w:t>
      </w:r>
    </w:p>
  </w:comment>
  <w:comment w:id="37" w:author="Jack Plummer" w:date="2022-09-24T05:56:00Z" w:initials="JP">
    <w:p w14:paraId="15621C13" w14:textId="77777777" w:rsidR="00271D42" w:rsidRDefault="00271D42" w:rsidP="003D21C1">
      <w:pPr>
        <w:pStyle w:val="CommentText"/>
      </w:pPr>
      <w:r>
        <w:rPr>
          <w:rStyle w:val="CommentReference"/>
        </w:rPr>
        <w:annotationRef/>
      </w:r>
      <w:r>
        <w:t>Add habit</w:t>
      </w:r>
    </w:p>
  </w:comment>
  <w:comment w:id="38" w:author="Jack Plummer" w:date="2022-09-24T05:57:00Z" w:initials="JP">
    <w:p w14:paraId="55439EBB" w14:textId="77777777" w:rsidR="00271D42" w:rsidRDefault="00271D42" w:rsidP="00E60779">
      <w:pPr>
        <w:pStyle w:val="CommentText"/>
      </w:pPr>
      <w:r>
        <w:rPr>
          <w:rStyle w:val="CommentReference"/>
        </w:rPr>
        <w:annotationRef/>
      </w:r>
      <w:r>
        <w:t>Should rocky areas be coded?</w:t>
      </w:r>
    </w:p>
  </w:comment>
  <w:comment w:id="43" w:author="Jack Plummer" w:date="2022-09-24T05:56:00Z" w:initials="JP">
    <w:p w14:paraId="475AD706" w14:textId="138F3B14" w:rsidR="00271D42" w:rsidRDefault="00271D42" w:rsidP="00AE2FDD">
      <w:pPr>
        <w:pStyle w:val="CommentText"/>
      </w:pPr>
      <w:r>
        <w:rPr>
          <w:rStyle w:val="CommentReference"/>
        </w:rPr>
        <w:annotationRef/>
      </w:r>
      <w:r>
        <w:t>Elaborate a little more.</w:t>
      </w:r>
    </w:p>
  </w:comment>
  <w:comment w:id="44" w:author="Jack Plummer" w:date="2022-09-24T05:56:00Z" w:initials="JP">
    <w:p w14:paraId="5B41FC95" w14:textId="1BA6412A" w:rsidR="00271D42" w:rsidRDefault="00271D42" w:rsidP="00865FED">
      <w:pPr>
        <w:pStyle w:val="CommentText"/>
      </w:pPr>
      <w:r>
        <w:rPr>
          <w:rStyle w:val="CommentReference"/>
        </w:rPr>
        <w:annotationRef/>
      </w:r>
      <w:r>
        <w:t>Be very careful using the word potential. If the threat is ongoing, don't use this word. If a threat is potential (i.e. not affecting the species but could in future), VU D2 is the most appropriate category.</w:t>
      </w:r>
    </w:p>
  </w:comment>
  <w:comment w:id="51" w:author="Jack Plummer" w:date="2022-09-24T05:58:00Z" w:initials="JP">
    <w:p w14:paraId="45242063" w14:textId="77777777" w:rsidR="00A34672" w:rsidRDefault="00A34672" w:rsidP="00C3094F">
      <w:pPr>
        <w:pStyle w:val="CommentText"/>
      </w:pPr>
      <w:r>
        <w:rPr>
          <w:rStyle w:val="CommentReference"/>
        </w:rPr>
        <w:annotationRef/>
      </w:r>
      <w:r>
        <w:t>These need reference in the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2D7908" w15:done="0"/>
  <w15:commentEx w15:paraId="2AB5447F" w15:done="0"/>
  <w15:commentEx w15:paraId="4D654C5B" w15:done="0"/>
  <w15:commentEx w15:paraId="15621C13" w15:done="0"/>
  <w15:commentEx w15:paraId="55439EBB" w15:done="0"/>
  <w15:commentEx w15:paraId="475AD706" w15:done="0"/>
  <w15:commentEx w15:paraId="5B41FC95" w15:done="0"/>
  <w15:commentEx w15:paraId="452420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721A1" w16cex:dateUtc="2022-09-22T17:02:00Z"/>
  <w16cex:commentExtensible w16cex:durableId="26D918C5" w16cex:dateUtc="2022-09-24T04:48:00Z"/>
  <w16cex:commentExtensible w16cex:durableId="26D721C0" w16cex:dateUtc="2022-09-22T17:02:00Z"/>
  <w16cex:commentExtensible w16cex:durableId="26D91AA4" w16cex:dateUtc="2022-09-24T04:56:00Z"/>
  <w16cex:commentExtensible w16cex:durableId="26D91AAF" w16cex:dateUtc="2022-09-24T04:57:00Z"/>
  <w16cex:commentExtensible w16cex:durableId="26D91A8D" w16cex:dateUtc="2022-09-24T04:56:00Z"/>
  <w16cex:commentExtensible w16cex:durableId="26D91A82" w16cex:dateUtc="2022-09-24T04:56:00Z"/>
  <w16cex:commentExtensible w16cex:durableId="26D91B20" w16cex:dateUtc="2022-09-24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2D7908" w16cid:durableId="26D721A1"/>
  <w16cid:commentId w16cid:paraId="2AB5447F" w16cid:durableId="26D918C5"/>
  <w16cid:commentId w16cid:paraId="4D654C5B" w16cid:durableId="26D721C0"/>
  <w16cid:commentId w16cid:paraId="15621C13" w16cid:durableId="26D91AA4"/>
  <w16cid:commentId w16cid:paraId="55439EBB" w16cid:durableId="26D91AAF"/>
  <w16cid:commentId w16cid:paraId="475AD706" w16cid:durableId="26D91A8D"/>
  <w16cid:commentId w16cid:paraId="5B41FC95" w16cid:durableId="26D91A82"/>
  <w16cid:commentId w16cid:paraId="45242063" w16cid:durableId="26D91B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Angsana New">
    <w:altName w:val="Leelawadee UI"/>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0D7"/>
    <w:rsid w:val="00145A6B"/>
    <w:rsid w:val="00271D42"/>
    <w:rsid w:val="00476CF9"/>
    <w:rsid w:val="00A34672"/>
    <w:rsid w:val="00B2158E"/>
    <w:rsid w:val="00B56BE4"/>
    <w:rsid w:val="00CD02FF"/>
    <w:rsid w:val="00D04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7AD6D4"/>
  <w15:chartTrackingRefBased/>
  <w15:docId w15:val="{BDE49F21-787E-46D8-BCB8-0BAA45D9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B56BE4"/>
    <w:rPr>
      <w:sz w:val="16"/>
      <w:szCs w:val="16"/>
    </w:rPr>
  </w:style>
  <w:style w:type="paragraph" w:styleId="CommentText">
    <w:name w:val="annotation text"/>
    <w:basedOn w:val="Normal"/>
    <w:link w:val="CommentTextChar"/>
    <w:uiPriority w:val="99"/>
    <w:unhideWhenUsed/>
    <w:rsid w:val="00B56BE4"/>
    <w:rPr>
      <w:sz w:val="20"/>
      <w:szCs w:val="20"/>
    </w:rPr>
  </w:style>
  <w:style w:type="character" w:customStyle="1" w:styleId="CommentTextChar">
    <w:name w:val="Comment Text Char"/>
    <w:basedOn w:val="DefaultParagraphFont"/>
    <w:link w:val="CommentText"/>
    <w:uiPriority w:val="99"/>
    <w:rsid w:val="00B56BE4"/>
    <w:rPr>
      <w:rFonts w:eastAsiaTheme="minorEastAsia"/>
    </w:rPr>
  </w:style>
  <w:style w:type="paragraph" w:styleId="CommentSubject">
    <w:name w:val="annotation subject"/>
    <w:basedOn w:val="CommentText"/>
    <w:next w:val="CommentText"/>
    <w:link w:val="CommentSubjectChar"/>
    <w:uiPriority w:val="99"/>
    <w:semiHidden/>
    <w:unhideWhenUsed/>
    <w:rsid w:val="00B56BE4"/>
    <w:rPr>
      <w:b/>
      <w:bCs/>
    </w:rPr>
  </w:style>
  <w:style w:type="character" w:customStyle="1" w:styleId="CommentSubjectChar">
    <w:name w:val="Comment Subject Char"/>
    <w:basedOn w:val="CommentTextChar"/>
    <w:link w:val="CommentSubject"/>
    <w:uiPriority w:val="99"/>
    <w:semiHidden/>
    <w:rsid w:val="00B56BE4"/>
    <w:rPr>
      <w:rFonts w:eastAsiaTheme="minorEastAsia"/>
      <w:b/>
      <w:bCs/>
    </w:rPr>
  </w:style>
  <w:style w:type="paragraph" w:styleId="Revision">
    <w:name w:val="Revision"/>
    <w:hidden/>
    <w:uiPriority w:val="99"/>
    <w:semiHidden/>
    <w:rsid w:val="00B56BE4"/>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2608">
      <w:marLeft w:val="0"/>
      <w:marRight w:val="0"/>
      <w:marTop w:val="0"/>
      <w:marBottom w:val="0"/>
      <w:divBdr>
        <w:top w:val="none" w:sz="0" w:space="0" w:color="auto"/>
        <w:left w:val="none" w:sz="0" w:space="0" w:color="auto"/>
        <w:bottom w:val="none" w:sz="0" w:space="0" w:color="auto"/>
        <w:right w:val="none" w:sz="0" w:space="0" w:color="auto"/>
      </w:divBdr>
    </w:div>
    <w:div w:id="318971044">
      <w:marLeft w:val="0"/>
      <w:marRight w:val="0"/>
      <w:marTop w:val="0"/>
      <w:marBottom w:val="0"/>
      <w:divBdr>
        <w:top w:val="none" w:sz="0" w:space="0" w:color="auto"/>
        <w:left w:val="none" w:sz="0" w:space="0" w:color="auto"/>
        <w:bottom w:val="none" w:sz="0" w:space="0" w:color="auto"/>
        <w:right w:val="none" w:sz="0" w:space="0" w:color="auto"/>
      </w:divBdr>
    </w:div>
    <w:div w:id="798189271">
      <w:marLeft w:val="0"/>
      <w:marRight w:val="0"/>
      <w:marTop w:val="0"/>
      <w:marBottom w:val="0"/>
      <w:divBdr>
        <w:top w:val="none" w:sz="0" w:space="0" w:color="auto"/>
        <w:left w:val="none" w:sz="0" w:space="0" w:color="auto"/>
        <w:bottom w:val="none" w:sz="0" w:space="0" w:color="auto"/>
        <w:right w:val="none" w:sz="0" w:space="0" w:color="auto"/>
      </w:divBdr>
    </w:div>
    <w:div w:id="1039009649">
      <w:marLeft w:val="0"/>
      <w:marRight w:val="0"/>
      <w:marTop w:val="0"/>
      <w:marBottom w:val="0"/>
      <w:divBdr>
        <w:top w:val="none" w:sz="0" w:space="0" w:color="auto"/>
        <w:left w:val="none" w:sz="0" w:space="0" w:color="auto"/>
        <w:bottom w:val="none" w:sz="0" w:space="0" w:color="auto"/>
        <w:right w:val="none" w:sz="0" w:space="0" w:color="auto"/>
      </w:divBdr>
    </w:div>
    <w:div w:id="1075129239">
      <w:marLeft w:val="0"/>
      <w:marRight w:val="0"/>
      <w:marTop w:val="0"/>
      <w:marBottom w:val="0"/>
      <w:divBdr>
        <w:top w:val="none" w:sz="0" w:space="0" w:color="auto"/>
        <w:left w:val="none" w:sz="0" w:space="0" w:color="auto"/>
        <w:bottom w:val="none" w:sz="0" w:space="0" w:color="auto"/>
        <w:right w:val="none" w:sz="0" w:space="0" w:color="auto"/>
      </w:divBdr>
      <w:divsChild>
        <w:div w:id="1089888164">
          <w:marLeft w:val="0"/>
          <w:marRight w:val="0"/>
          <w:marTop w:val="0"/>
          <w:marBottom w:val="150"/>
          <w:divBdr>
            <w:top w:val="single" w:sz="12" w:space="0" w:color="000000"/>
            <w:left w:val="none" w:sz="0" w:space="0" w:color="auto"/>
            <w:bottom w:val="single" w:sz="12" w:space="0" w:color="000000"/>
            <w:right w:val="none" w:sz="0" w:space="0" w:color="auto"/>
          </w:divBdr>
        </w:div>
      </w:divsChild>
    </w:div>
    <w:div w:id="1203131436">
      <w:marLeft w:val="0"/>
      <w:marRight w:val="0"/>
      <w:marTop w:val="0"/>
      <w:marBottom w:val="0"/>
      <w:divBdr>
        <w:top w:val="none" w:sz="0" w:space="0" w:color="auto"/>
        <w:left w:val="none" w:sz="0" w:space="0" w:color="auto"/>
        <w:bottom w:val="none" w:sz="0" w:space="0" w:color="auto"/>
        <w:right w:val="none" w:sz="0" w:space="0" w:color="auto"/>
      </w:divBdr>
    </w:div>
    <w:div w:id="1229338795">
      <w:marLeft w:val="0"/>
      <w:marRight w:val="0"/>
      <w:marTop w:val="0"/>
      <w:marBottom w:val="0"/>
      <w:divBdr>
        <w:top w:val="none" w:sz="0" w:space="0" w:color="auto"/>
        <w:left w:val="none" w:sz="0" w:space="0" w:color="auto"/>
        <w:bottom w:val="none" w:sz="0" w:space="0" w:color="auto"/>
        <w:right w:val="none" w:sz="0" w:space="0" w:color="auto"/>
      </w:divBdr>
    </w:div>
    <w:div w:id="1298533501">
      <w:marLeft w:val="0"/>
      <w:marRight w:val="0"/>
      <w:marTop w:val="0"/>
      <w:marBottom w:val="0"/>
      <w:divBdr>
        <w:top w:val="none" w:sz="0" w:space="0" w:color="auto"/>
        <w:left w:val="none" w:sz="0" w:space="0" w:color="auto"/>
        <w:bottom w:val="none" w:sz="0" w:space="0" w:color="auto"/>
        <w:right w:val="none" w:sz="0" w:space="0" w:color="auto"/>
      </w:divBdr>
    </w:div>
    <w:div w:id="1307541035">
      <w:marLeft w:val="0"/>
      <w:marRight w:val="0"/>
      <w:marTop w:val="0"/>
      <w:marBottom w:val="0"/>
      <w:divBdr>
        <w:top w:val="none" w:sz="0" w:space="0" w:color="auto"/>
        <w:left w:val="none" w:sz="0" w:space="0" w:color="auto"/>
        <w:bottom w:val="none" w:sz="0" w:space="0" w:color="auto"/>
        <w:right w:val="none" w:sz="0" w:space="0" w:color="auto"/>
      </w:divBdr>
    </w:div>
    <w:div w:id="1629553309">
      <w:marLeft w:val="0"/>
      <w:marRight w:val="0"/>
      <w:marTop w:val="0"/>
      <w:marBottom w:val="0"/>
      <w:divBdr>
        <w:top w:val="none" w:sz="0" w:space="0" w:color="auto"/>
        <w:left w:val="none" w:sz="0" w:space="0" w:color="auto"/>
        <w:bottom w:val="none" w:sz="0" w:space="0" w:color="auto"/>
        <w:right w:val="none" w:sz="0" w:space="0" w:color="auto"/>
      </w:divBdr>
    </w:div>
    <w:div w:id="1704667911">
      <w:marLeft w:val="0"/>
      <w:marRight w:val="0"/>
      <w:marTop w:val="0"/>
      <w:marBottom w:val="0"/>
      <w:divBdr>
        <w:top w:val="none" w:sz="0" w:space="0" w:color="auto"/>
        <w:left w:val="none" w:sz="0" w:space="0" w:color="auto"/>
        <w:bottom w:val="none" w:sz="0" w:space="0" w:color="auto"/>
        <w:right w:val="none" w:sz="0" w:space="0" w:color="auto"/>
      </w:divBdr>
    </w:div>
    <w:div w:id="173573952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1.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17" Type="http://schemas.openxmlformats.org/officeDocument/2006/relationships/customXml" Target="../customXml/item5.xml"/><Relationship Id="rId2" Type="http://schemas.openxmlformats.org/officeDocument/2006/relationships/settings" Target="settings.xml"/><Relationship Id="rId16" Type="http://schemas.openxmlformats.org/officeDocument/2006/relationships/customXml" Target="../customXml/item4.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image" Target="file:///C:\Users\jpl10kg\Downloads\resources\redListLogo.jpg" TargetMode="External"/><Relationship Id="rId9" Type="http://schemas.openxmlformats.org/officeDocument/2006/relationships/hyperlink" Target="file:///C:/Users/jpl10kg/Downloads/NBT_Batch1/10%20species%20draft%20report/Available%20at:%20http:/powo.science.kew.org/"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023D62-10CD-4E73-BC68-B773D43EA765}"/>
</file>

<file path=customXml/itemProps2.xml><?xml version="1.0" encoding="utf-8"?>
<ds:datastoreItem xmlns:ds="http://schemas.openxmlformats.org/officeDocument/2006/customXml" ds:itemID="{C8777775-8B4C-457A-9B39-1F79CCD3945B}"/>
</file>

<file path=customXml/itemProps3.xml><?xml version="1.0" encoding="utf-8"?>
<ds:datastoreItem xmlns:ds="http://schemas.openxmlformats.org/officeDocument/2006/customXml" ds:itemID="{4AE7F287-5323-4336-8327-9189B68D7962}"/>
</file>

<file path=customXml/itemProps4.xml><?xml version="1.0" encoding="utf-8"?>
<ds:datastoreItem xmlns:ds="http://schemas.openxmlformats.org/officeDocument/2006/customXml" ds:itemID="{8C1E627A-11D4-46D4-A621-EE95ACD640F6}"/>
</file>

<file path=customXml/itemProps5.xml><?xml version="1.0" encoding="utf-8"?>
<ds:datastoreItem xmlns:ds="http://schemas.openxmlformats.org/officeDocument/2006/customXml" ds:itemID="{7BE85F4D-BC44-497A-A323-BB91865FA73F}"/>
</file>

<file path=docProps/app.xml><?xml version="1.0" encoding="utf-8"?>
<Properties xmlns="http://schemas.openxmlformats.org/officeDocument/2006/extended-properties" xmlns:vt="http://schemas.openxmlformats.org/officeDocument/2006/docPropsVTypes">
  <Template>Normal</Template>
  <TotalTime>21</TotalTime>
  <Pages>1</Pages>
  <Words>978</Words>
  <Characters>5578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Kaisupeea cyanea</vt:lpstr>
    </vt:vector>
  </TitlesOfParts>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Kaisupeea cyanea</dc:title>
  <dc:subject/>
  <dc:creator>Jack Plummer</dc:creator>
  <cp:keywords/>
  <dc:description/>
  <cp:lastModifiedBy>Jack Plummer</cp:lastModifiedBy>
  <cp:revision>6</cp:revision>
  <dcterms:created xsi:type="dcterms:W3CDTF">2022-09-22T16:54:00Z</dcterms:created>
  <dcterms:modified xsi:type="dcterms:W3CDTF">2022-09-24T04:59:00Z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