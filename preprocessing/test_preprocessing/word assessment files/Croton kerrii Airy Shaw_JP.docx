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7F567" w14:textId="77777777" w:rsidR="00000000" w:rsidRDefault="00776237">
      <w:pPr>
        <w:jc w:val="center"/>
        <w:divId w:val="1327786152"/>
        <w:rPr>
          <w:rFonts w:ascii="Georgia" w:eastAsia="Times New Roman" w:hAnsi="Georgia"/>
          <w:b/>
          <w:bCs/>
          <w:sz w:val="29"/>
          <w:szCs w:val="29"/>
        </w:rPr>
      </w:pPr>
      <w:r>
        <w:rPr>
          <w:rFonts w:ascii="Georgia" w:eastAsia="Times New Roman" w:hAnsi="Georgia"/>
          <w:b/>
          <w:bCs/>
          <w:sz w:val="29"/>
          <w:szCs w:val="29"/>
        </w:rPr>
        <w:t>Draft</w:t>
      </w:r>
    </w:p>
    <w:p w14:paraId="5B3E2850" w14:textId="77777777" w:rsidR="00000000" w:rsidRDefault="00776237">
      <w:pPr>
        <w:divId w:val="542211552"/>
        <w:rPr>
          <w:rFonts w:ascii="Georgia" w:eastAsia="Times New Roman" w:hAnsi="Georgia"/>
          <w:sz w:val="18"/>
          <w:szCs w:val="18"/>
        </w:rPr>
      </w:pPr>
      <w:r>
        <w:rPr>
          <w:rFonts w:ascii="Georgia" w:eastAsia="Times New Roman" w:hAnsi="Georgia"/>
          <w:noProof/>
          <w:sz w:val="18"/>
          <w:szCs w:val="18"/>
        </w:rPr>
        <w:drawing>
          <wp:inline distT="0" distB="0" distL="0" distR="0" wp14:anchorId="4241B0A7" wp14:editId="6D22D9A5">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9D723B" w14:textId="77777777" w:rsidR="00000000" w:rsidRDefault="00776237">
      <w:pPr>
        <w:shd w:val="clear" w:color="auto" w:fill="FFFFFF"/>
        <w:spacing w:before="100" w:beforeAutospacing="1" w:after="100" w:afterAutospacing="1"/>
        <w:jc w:val="right"/>
        <w:outlineLvl w:val="1"/>
        <w:divId w:val="542211552"/>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Croton </w:t>
      </w:r>
      <w:proofErr w:type="spellStart"/>
      <w:r>
        <w:rPr>
          <w:rStyle w:val="Emphasis"/>
          <w:rFonts w:ascii="Georgia" w:eastAsia="Times New Roman" w:hAnsi="Georgia"/>
          <w:b/>
          <w:bCs/>
          <w:color w:val="000000"/>
          <w:kern w:val="36"/>
          <w:sz w:val="29"/>
          <w:szCs w:val="29"/>
        </w:rPr>
        <w:t>kerrii</w:t>
      </w:r>
      <w:proofErr w:type="spellEnd"/>
      <w:r>
        <w:rPr>
          <w:rFonts w:ascii="Georgia" w:eastAsia="Times New Roman" w:hAnsi="Georgia"/>
          <w:b/>
          <w:bCs/>
          <w:color w:val="000000"/>
          <w:kern w:val="36"/>
          <w:sz w:val="29"/>
          <w:szCs w:val="29"/>
        </w:rPr>
        <w:t xml:space="preserve"> - Airy Shaw</w:t>
      </w:r>
    </w:p>
    <w:p w14:paraId="0534343A" w14:textId="77777777" w:rsidR="00000000" w:rsidRDefault="00776237">
      <w:pPr>
        <w:jc w:val="right"/>
        <w:divId w:val="542211552"/>
        <w:rPr>
          <w:rFonts w:ascii="Georgia" w:eastAsia="Times New Roman" w:hAnsi="Georgia"/>
          <w:sz w:val="18"/>
          <w:szCs w:val="18"/>
        </w:rPr>
      </w:pPr>
      <w:r>
        <w:rPr>
          <w:rFonts w:ascii="Georgia" w:eastAsia="Times New Roman" w:hAnsi="Georgia"/>
          <w:sz w:val="18"/>
          <w:szCs w:val="18"/>
        </w:rPr>
        <w:t xml:space="preserve">PLANTAE - TRACHEOPHYTA - MAGNOLIOPSIDA - MALPIGHIALES - EUPHORBIACEAE - Croton - </w:t>
      </w:r>
      <w:proofErr w:type="spellStart"/>
      <w:r>
        <w:rPr>
          <w:rFonts w:ascii="Georgia" w:eastAsia="Times New Roman" w:hAnsi="Georgia"/>
          <w:sz w:val="18"/>
          <w:szCs w:val="18"/>
        </w:rPr>
        <w:t>kerrii</w:t>
      </w:r>
      <w:proofErr w:type="spellEnd"/>
    </w:p>
    <w:p w14:paraId="3EC45309" w14:textId="77777777" w:rsidR="00000000" w:rsidRDefault="00776237">
      <w:pPr>
        <w:pStyle w:val="NormalWeb"/>
        <w:divId w:val="899168991"/>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885"/>
      </w:tblGrid>
      <w:tr w:rsidR="00000000" w14:paraId="3276C77D" w14:textId="77777777">
        <w:trPr>
          <w:tblCellSpacing w:w="15" w:type="dxa"/>
          <w:jc w:val="center"/>
        </w:trPr>
        <w:tc>
          <w:tcPr>
            <w:tcW w:w="0" w:type="auto"/>
            <w:tcBorders>
              <w:bottom w:val="single" w:sz="6" w:space="0" w:color="000000"/>
            </w:tcBorders>
            <w:shd w:val="clear" w:color="auto" w:fill="BBBBBB"/>
            <w:vAlign w:val="center"/>
            <w:hideMark/>
          </w:tcPr>
          <w:p w14:paraId="0CB2626E" w14:textId="77777777" w:rsidR="00000000" w:rsidRDefault="00776237">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6F39A4A7" w14:textId="77777777">
        <w:trPr>
          <w:tblCellSpacing w:w="15" w:type="dxa"/>
          <w:jc w:val="center"/>
        </w:trPr>
        <w:tc>
          <w:tcPr>
            <w:tcW w:w="0" w:type="auto"/>
            <w:vAlign w:val="center"/>
            <w:hideMark/>
          </w:tcPr>
          <w:p w14:paraId="11CFE2BA" w14:textId="77777777" w:rsidR="00000000" w:rsidRDefault="00776237">
            <w:pPr>
              <w:spacing w:after="75"/>
              <w:rPr>
                <w:rFonts w:ascii="Georgia" w:eastAsia="Times New Roman" w:hAnsi="Georgia"/>
                <w:sz w:val="20"/>
                <w:szCs w:val="20"/>
              </w:rPr>
            </w:pPr>
            <w:r>
              <w:rPr>
                <w:rFonts w:ascii="Georgia" w:eastAsia="Times New Roman" w:hAnsi="Georgia"/>
                <w:sz w:val="20"/>
                <w:szCs w:val="20"/>
              </w:rPr>
              <w:t>NT, B2b(iii) (IUCN version 3.1)</w:t>
            </w:r>
          </w:p>
        </w:tc>
      </w:tr>
    </w:tbl>
    <w:p w14:paraId="116E8585" w14:textId="77777777" w:rsidR="00000000" w:rsidRDefault="00776237">
      <w:pPr>
        <w:pStyle w:val="Heading1"/>
        <w:divId w:val="932666323"/>
        <w:rPr>
          <w:rFonts w:ascii="Georgia" w:eastAsia="Times New Roman" w:hAnsi="Georgia"/>
          <w:sz w:val="29"/>
          <w:szCs w:val="29"/>
        </w:rPr>
      </w:pPr>
      <w:r>
        <w:rPr>
          <w:rFonts w:ascii="Georgia" w:eastAsia="Times New Roman" w:hAnsi="Georgia"/>
          <w:sz w:val="29"/>
          <w:szCs w:val="29"/>
        </w:rPr>
        <w:t>Red List Assessment</w:t>
      </w:r>
    </w:p>
    <w:p w14:paraId="5804F3B1" w14:textId="77777777" w:rsidR="00000000" w:rsidRDefault="00776237">
      <w:pPr>
        <w:pStyle w:val="Heading2"/>
        <w:divId w:val="932666323"/>
        <w:rPr>
          <w:rFonts w:ascii="Georgia" w:eastAsia="Times New Roman" w:hAnsi="Georgia"/>
          <w:sz w:val="27"/>
          <w:szCs w:val="27"/>
        </w:rPr>
      </w:pPr>
      <w:r>
        <w:rPr>
          <w:rFonts w:ascii="Georgia" w:eastAsia="Times New Roman" w:hAnsi="Georgia"/>
          <w:sz w:val="27"/>
          <w:szCs w:val="27"/>
        </w:rPr>
        <w:t>Assessment Information</w:t>
      </w:r>
    </w:p>
    <w:p w14:paraId="5105A5DE" w14:textId="77777777" w:rsidR="00000000" w:rsidRDefault="00776237">
      <w:pPr>
        <w:pStyle w:val="NormalWeb"/>
        <w:divId w:val="932666323"/>
        <w:rPr>
          <w:rFonts w:ascii="Georgia" w:hAnsi="Georgia"/>
        </w:rPr>
      </w:pPr>
      <w:r>
        <w:rPr>
          <w:rStyle w:val="datalabel1"/>
          <w:rFonts w:ascii="Georgia" w:hAnsi="Georgia"/>
        </w:rPr>
        <w:t xml:space="preserve">Date of Assessment: </w:t>
      </w:r>
      <w:r>
        <w:rPr>
          <w:rFonts w:ascii="Georgia" w:hAnsi="Georgia"/>
        </w:rPr>
        <w:t>2022-05-15</w:t>
      </w:r>
    </w:p>
    <w:p w14:paraId="60B903F2" w14:textId="77777777" w:rsidR="00000000" w:rsidRDefault="00776237">
      <w:pPr>
        <w:pStyle w:val="NormalWeb"/>
        <w:divId w:val="932666323"/>
        <w:rPr>
          <w:rFonts w:ascii="Georgia" w:hAnsi="Georgia"/>
        </w:rPr>
      </w:pPr>
      <w:r>
        <w:rPr>
          <w:rStyle w:val="datalabel1"/>
          <w:rFonts w:ascii="Georgia" w:hAnsi="Georgia"/>
        </w:rPr>
        <w:t xml:space="preserve">Assessor(s): </w:t>
      </w:r>
      <w:r>
        <w:rPr>
          <w:rFonts w:ascii="Georgia" w:hAnsi="Georgia"/>
        </w:rPr>
        <w:t>Pakkad, G.</w:t>
      </w:r>
    </w:p>
    <w:p w14:paraId="34D95400" w14:textId="77777777" w:rsidR="00000000" w:rsidRDefault="00776237">
      <w:pPr>
        <w:pStyle w:val="NormalWeb"/>
        <w:divId w:val="932666323"/>
        <w:rPr>
          <w:rFonts w:ascii="Georgia" w:hAnsi="Georgia"/>
        </w:rPr>
      </w:pPr>
      <w:r>
        <w:rPr>
          <w:rStyle w:val="datalabel1"/>
          <w:rFonts w:ascii="Georgia" w:hAnsi="Georgia"/>
        </w:rPr>
        <w:t xml:space="preserve">Regions: </w:t>
      </w:r>
      <w:r>
        <w:rPr>
          <w:rFonts w:ascii="Georgia" w:hAnsi="Georgia"/>
        </w:rPr>
        <w:t>Global</w:t>
      </w:r>
    </w:p>
    <w:p w14:paraId="10784BDC" w14:textId="77777777" w:rsidR="00000000" w:rsidRDefault="00776237">
      <w:pPr>
        <w:pStyle w:val="Heading2"/>
        <w:divId w:val="932666323"/>
        <w:rPr>
          <w:rFonts w:ascii="Georgia" w:eastAsia="Times New Roman" w:hAnsi="Georgia"/>
          <w:sz w:val="27"/>
          <w:szCs w:val="27"/>
        </w:rPr>
      </w:pPr>
      <w:r>
        <w:rPr>
          <w:rFonts w:ascii="Georgia" w:eastAsia="Times New Roman" w:hAnsi="Georgia"/>
          <w:sz w:val="27"/>
          <w:szCs w:val="27"/>
        </w:rPr>
        <w:t>Assessment Rationale</w:t>
      </w:r>
    </w:p>
    <w:p w14:paraId="7202F1D0" w14:textId="19662A16" w:rsidR="00000000" w:rsidRDefault="00776237">
      <w:pPr>
        <w:pStyle w:val="NormalWeb"/>
        <w:divId w:val="932666323"/>
        <w:rPr>
          <w:rFonts w:ascii="Georgia" w:hAnsi="Georgia"/>
        </w:rPr>
      </w:pPr>
      <w:r>
        <w:rPr>
          <w:rFonts w:ascii="Georgia" w:hAnsi="Georgia"/>
        </w:rPr>
        <w:t xml:space="preserve">This species has a widespread distribution across Thailand and </w:t>
      </w:r>
      <w:del w:id="0" w:author="Jack Plummer" w:date="2022-08-19T15:21:00Z">
        <w:r w:rsidDel="00985183">
          <w:rPr>
            <w:rFonts w:ascii="Georgia" w:hAnsi="Georgia"/>
          </w:rPr>
          <w:delText>to be</w:delText>
        </w:r>
      </w:del>
      <w:ins w:id="1" w:author="Jack Plummer" w:date="2022-08-19T15:21:00Z">
        <w:r w:rsidR="00985183">
          <w:rPr>
            <w:rFonts w:ascii="Georgia" w:hAnsi="Georgia"/>
          </w:rPr>
          <w:t>is</w:t>
        </w:r>
      </w:ins>
      <w:r>
        <w:rPr>
          <w:rFonts w:ascii="Georgia" w:hAnsi="Georgia"/>
        </w:rPr>
        <w:t xml:space="preserve"> expected</w:t>
      </w:r>
      <w:ins w:id="2" w:author="Jack Plummer" w:date="2022-08-19T15:21:00Z">
        <w:r w:rsidR="00985183">
          <w:rPr>
            <w:rFonts w:ascii="Georgia" w:hAnsi="Georgia"/>
          </w:rPr>
          <w:t xml:space="preserve"> to occur</w:t>
        </w:r>
      </w:ins>
      <w:r>
        <w:rPr>
          <w:rFonts w:ascii="Georgia" w:hAnsi="Georgia"/>
        </w:rPr>
        <w:t xml:space="preserve"> in Laos. Its extent of occurrence (EOO) of 291,971 km</w:t>
      </w:r>
      <w:r>
        <w:rPr>
          <w:rFonts w:ascii="Georgia" w:hAnsi="Georgia"/>
          <w:vertAlign w:val="superscript"/>
        </w:rPr>
        <w:t>2</w:t>
      </w:r>
      <w:r>
        <w:rPr>
          <w:rFonts w:ascii="Georgia" w:hAnsi="Georgia"/>
        </w:rPr>
        <w:t xml:space="preserve"> comfortably exceeds the threshold value for a threatened category under criterion B1. Based on georeferenced herbarium spec</w:t>
      </w:r>
      <w:r>
        <w:rPr>
          <w:rFonts w:ascii="Georgia" w:hAnsi="Georgia"/>
        </w:rPr>
        <w:t>imens, the area of occupancy (AOO) is estimated as 108 km</w:t>
      </w:r>
      <w:r>
        <w:rPr>
          <w:rFonts w:ascii="Georgia" w:hAnsi="Georgia"/>
          <w:vertAlign w:val="superscript"/>
        </w:rPr>
        <w:t>2</w:t>
      </w:r>
      <w:r>
        <w:rPr>
          <w:rFonts w:ascii="Georgia" w:hAnsi="Georgia"/>
        </w:rPr>
        <w:t xml:space="preserve">. While this is likely to be an underestimate as the species is considered common and botanical inventory is incomplete across its distribution, the true value is </w:t>
      </w:r>
      <w:ins w:id="3" w:author="Jack Plummer" w:date="2022-08-19T15:21:00Z">
        <w:r w:rsidR="00985183">
          <w:rPr>
            <w:rFonts w:ascii="Georgia" w:hAnsi="Georgia"/>
          </w:rPr>
          <w:t>un</w:t>
        </w:r>
      </w:ins>
      <w:r>
        <w:rPr>
          <w:rFonts w:ascii="Georgia" w:hAnsi="Georgia"/>
        </w:rPr>
        <w:t xml:space="preserve">likely </w:t>
      </w:r>
      <w:del w:id="4" w:author="Jack Plummer" w:date="2022-08-19T15:21:00Z">
        <w:r w:rsidDel="00985183">
          <w:rPr>
            <w:rFonts w:ascii="Georgia" w:hAnsi="Georgia"/>
          </w:rPr>
          <w:delText>more than</w:delText>
        </w:r>
      </w:del>
      <w:ins w:id="5" w:author="Jack Plummer" w:date="2022-08-19T15:21:00Z">
        <w:r w:rsidR="00985183">
          <w:rPr>
            <w:rFonts w:ascii="Georgia" w:hAnsi="Georgia"/>
          </w:rPr>
          <w:t>to exceed</w:t>
        </w:r>
      </w:ins>
      <w:r>
        <w:rPr>
          <w:rFonts w:ascii="Georgia" w:hAnsi="Georgia"/>
        </w:rPr>
        <w:t xml:space="preserve"> the 2,000 km</w:t>
      </w:r>
      <w:r>
        <w:rPr>
          <w:rFonts w:ascii="Georgia" w:hAnsi="Georgia"/>
          <w:vertAlign w:val="superscript"/>
        </w:rPr>
        <w:t>2</w:t>
      </w:r>
      <w:r>
        <w:rPr>
          <w:rFonts w:ascii="Georgia" w:hAnsi="Georgia"/>
        </w:rPr>
        <w:t> </w:t>
      </w:r>
      <w:del w:id="6" w:author="Jack Plummer" w:date="2022-08-19T15:21:00Z">
        <w:r w:rsidDel="00985183">
          <w:rPr>
            <w:rFonts w:ascii="Georgia" w:hAnsi="Georgia"/>
          </w:rPr>
          <w:delText>exce</w:delText>
        </w:r>
        <w:r w:rsidDel="00985183">
          <w:rPr>
            <w:rFonts w:ascii="Georgia" w:hAnsi="Georgia"/>
          </w:rPr>
          <w:delText xml:space="preserve">eds </w:delText>
        </w:r>
      </w:del>
      <w:r>
        <w:rPr>
          <w:rFonts w:ascii="Georgia" w:hAnsi="Georgia"/>
        </w:rPr>
        <w:t>threshold for threatened categories under criterion B2. The number of locations for the species is suspected to exceed the threshold values for threatened categories, though further research and survey work would be necessary to confirm this. Given tha</w:t>
      </w:r>
      <w:r>
        <w:rPr>
          <w:rFonts w:ascii="Georgia" w:hAnsi="Georgia"/>
        </w:rPr>
        <w:t>t the species is considered common and occurs across a widespread distribution, the population is expected to be large, but the population trend is suspected to be decreasing. The population is not known to be severely fragmented or subject to extreme fluc</w:t>
      </w:r>
      <w:r>
        <w:rPr>
          <w:rFonts w:ascii="Georgia" w:hAnsi="Georgia"/>
        </w:rPr>
        <w:t>tuations. The species has typically been documented from unprotected areas and deforestation on account of agricultural expansion is inferred to be contributing to a continuing decline in area, extent, and quality of habitat across its range. Owing to a re</w:t>
      </w:r>
      <w:r>
        <w:rPr>
          <w:rFonts w:ascii="Georgia" w:hAnsi="Georgia"/>
        </w:rPr>
        <w:t>stricted AOO and continuing decline in habitat, the species is close to qualifying as Vulnerable under criterion B2. It is therefore assessed as Near Threatened B2b(iii).</w:t>
      </w:r>
    </w:p>
    <w:p w14:paraId="7603AFEC" w14:textId="77777777" w:rsidR="00000000" w:rsidRDefault="00776237">
      <w:pPr>
        <w:pStyle w:val="Heading1"/>
        <w:divId w:val="21637125"/>
        <w:rPr>
          <w:rFonts w:ascii="Georgia" w:eastAsia="Times New Roman" w:hAnsi="Georgia"/>
          <w:sz w:val="29"/>
          <w:szCs w:val="29"/>
        </w:rPr>
      </w:pPr>
      <w:r>
        <w:rPr>
          <w:rFonts w:ascii="Georgia" w:eastAsia="Times New Roman" w:hAnsi="Georgia"/>
          <w:sz w:val="29"/>
          <w:szCs w:val="29"/>
        </w:rPr>
        <w:t>Distribution</w:t>
      </w:r>
    </w:p>
    <w:p w14:paraId="0680D837" w14:textId="77777777" w:rsidR="00000000" w:rsidRDefault="00776237">
      <w:pPr>
        <w:pStyle w:val="Heading2"/>
        <w:divId w:val="21637125"/>
        <w:rPr>
          <w:rFonts w:ascii="Georgia" w:eastAsia="Times New Roman" w:hAnsi="Georgia"/>
          <w:sz w:val="27"/>
          <w:szCs w:val="27"/>
        </w:rPr>
      </w:pPr>
      <w:r>
        <w:rPr>
          <w:rFonts w:ascii="Georgia" w:eastAsia="Times New Roman" w:hAnsi="Georgia"/>
          <w:sz w:val="27"/>
          <w:szCs w:val="27"/>
        </w:rPr>
        <w:t>Geographic Range</w:t>
      </w:r>
    </w:p>
    <w:p w14:paraId="17F3639D" w14:textId="62245884" w:rsidR="00000000" w:rsidRDefault="00776237">
      <w:pPr>
        <w:pStyle w:val="NormalWeb"/>
        <w:divId w:val="21637125"/>
        <w:rPr>
          <w:rFonts w:ascii="Georgia" w:hAnsi="Georgia"/>
        </w:rPr>
      </w:pPr>
      <w:r>
        <w:rPr>
          <w:rFonts w:ascii="Georgia" w:hAnsi="Georgia"/>
        </w:rPr>
        <w:t>Th</w:t>
      </w:r>
      <w:ins w:id="7" w:author="Jack Plummer" w:date="2022-08-19T15:23:00Z">
        <w:r w:rsidR="00985183">
          <w:rPr>
            <w:rFonts w:ascii="Georgia" w:hAnsi="Georgia"/>
          </w:rPr>
          <w:t>is</w:t>
        </w:r>
      </w:ins>
      <w:del w:id="8" w:author="Jack Plummer" w:date="2022-08-19T15:23:00Z">
        <w:r w:rsidDel="00985183">
          <w:rPr>
            <w:rFonts w:ascii="Georgia" w:hAnsi="Georgia"/>
          </w:rPr>
          <w:delText>e</w:delText>
        </w:r>
      </w:del>
      <w:r>
        <w:rPr>
          <w:rFonts w:ascii="Georgia" w:hAnsi="Georgia"/>
        </w:rPr>
        <w:t xml:space="preserve"> species </w:t>
      </w:r>
      <w:del w:id="9" w:author="Jack Plummer" w:date="2022-08-19T15:22:00Z">
        <w:r w:rsidDel="00985183">
          <w:rPr>
            <w:rFonts w:ascii="Georgia" w:hAnsi="Georgia"/>
          </w:rPr>
          <w:delText>is endemic to</w:delText>
        </w:r>
      </w:del>
      <w:ins w:id="10" w:author="Jack Plummer" w:date="2022-08-19T15:22:00Z">
        <w:r w:rsidR="00985183">
          <w:rPr>
            <w:rFonts w:ascii="Georgia" w:hAnsi="Georgia"/>
          </w:rPr>
          <w:t>occupies a wide distribution across</w:t>
        </w:r>
      </w:ins>
      <w:r>
        <w:rPr>
          <w:rFonts w:ascii="Georgia" w:hAnsi="Georgia"/>
        </w:rPr>
        <w:t xml:space="preserve"> Thailand, </w:t>
      </w:r>
      <w:del w:id="11" w:author="Jack Plummer" w:date="2022-08-19T15:23:00Z">
        <w:r w:rsidDel="00985183">
          <w:rPr>
            <w:rFonts w:ascii="Georgia" w:hAnsi="Georgia"/>
          </w:rPr>
          <w:delText>but to be expected</w:delText>
        </w:r>
      </w:del>
      <w:ins w:id="12" w:author="Jack Plummer" w:date="2022-08-19T15:23:00Z">
        <w:r w:rsidR="00985183">
          <w:rPr>
            <w:rFonts w:ascii="Georgia" w:hAnsi="Georgia"/>
          </w:rPr>
          <w:t>and may occur</w:t>
        </w:r>
      </w:ins>
      <w:r>
        <w:rPr>
          <w:rFonts w:ascii="Georgia" w:hAnsi="Georgia"/>
        </w:rPr>
        <w:t xml:space="preserve"> in</w:t>
      </w:r>
      <w:ins w:id="13" w:author="Jack Plummer" w:date="2022-08-19T15:23:00Z">
        <w:r w:rsidR="00985183">
          <w:rPr>
            <w:rFonts w:ascii="Georgia" w:hAnsi="Georgia"/>
          </w:rPr>
          <w:t xml:space="preserve"> neighbouring</w:t>
        </w:r>
      </w:ins>
      <w:r>
        <w:rPr>
          <w:rFonts w:ascii="Georgia" w:hAnsi="Georgia"/>
        </w:rPr>
        <w:t xml:space="preserve"> Laos</w:t>
      </w:r>
      <w:ins w:id="14" w:author="Jack Plummer" w:date="2022-08-19T15:23:00Z">
        <w:r w:rsidR="00985183">
          <w:rPr>
            <w:rFonts w:ascii="Georgia" w:hAnsi="Georgia"/>
          </w:rPr>
          <w:t>.</w:t>
        </w:r>
      </w:ins>
      <w:del w:id="15" w:author="Jack Plummer" w:date="2022-08-19T15:23:00Z">
        <w:r w:rsidDel="00985183">
          <w:rPr>
            <w:rFonts w:ascii="Georgia" w:hAnsi="Georgia"/>
          </w:rPr>
          <w:delText>, occupies a wide distribution throughout Thailand  - Northern: Chiang Mai (Doi Suthep), Uttradit (Phu Soi Dao); North-Eastern: Pitchabun (Lomsak), Loei (Phu Luang), Nong Khai (Bueng Kan, Chaiya</w:delText>
        </w:r>
        <w:r w:rsidDel="00985183">
          <w:rPr>
            <w:rFonts w:ascii="Georgia" w:hAnsi="Georgia"/>
          </w:rPr>
          <w:delText>buri), Sakon Nakhon (Phu Phan), Khon Kaen (phu Khiao); Eastern: Chiyaphume (Chulaporn Dam, Tung Kamang), Nakhon Ratchasima (Khao Yai); South-Eastern: Prachin Buri (khao Yai).</w:delText>
        </w:r>
      </w:del>
      <w:r>
        <w:rPr>
          <w:rFonts w:ascii="Georgia" w:hAnsi="Georgia"/>
        </w:rPr>
        <w:t xml:space="preserve"> It occurs at elevations</w:t>
      </w:r>
      <w:ins w:id="16" w:author="Jack Plummer" w:date="2022-08-19T15:23:00Z">
        <w:r w:rsidR="00985183">
          <w:rPr>
            <w:rFonts w:ascii="Georgia" w:hAnsi="Georgia"/>
          </w:rPr>
          <w:t xml:space="preserve"> from</w:t>
        </w:r>
      </w:ins>
      <w:r>
        <w:rPr>
          <w:rFonts w:ascii="Georgia" w:hAnsi="Georgia"/>
        </w:rPr>
        <w:t xml:space="preserve"> 200-1</w:t>
      </w:r>
      <w:ins w:id="17" w:author="Jack Plummer" w:date="2022-08-19T15:23:00Z">
        <w:r w:rsidR="00985183">
          <w:rPr>
            <w:rFonts w:ascii="Georgia" w:hAnsi="Georgia"/>
          </w:rPr>
          <w:t>,</w:t>
        </w:r>
      </w:ins>
      <w:r>
        <w:rPr>
          <w:rFonts w:ascii="Georgia" w:hAnsi="Georgia"/>
        </w:rPr>
        <w:t>400 m asl (</w:t>
      </w:r>
      <w:proofErr w:type="spellStart"/>
      <w:r>
        <w:rPr>
          <w:rFonts w:ascii="Georgia" w:hAnsi="Georgia"/>
        </w:rPr>
        <w:t>Chayamarit</w:t>
      </w:r>
      <w:proofErr w:type="spellEnd"/>
      <w:r>
        <w:rPr>
          <w:rFonts w:ascii="Georgia" w:hAnsi="Georgia"/>
        </w:rPr>
        <w:t xml:space="preserve"> 2005). </w:t>
      </w:r>
    </w:p>
    <w:p w14:paraId="6F414943" w14:textId="77777777" w:rsidR="00000000" w:rsidRDefault="00776237">
      <w:pPr>
        <w:pStyle w:val="Heading2"/>
        <w:divId w:val="21637125"/>
        <w:rPr>
          <w:rFonts w:ascii="Georgia" w:eastAsia="Times New Roman" w:hAnsi="Georgia"/>
          <w:sz w:val="27"/>
          <w:szCs w:val="27"/>
        </w:rPr>
      </w:pPr>
      <w:r>
        <w:rPr>
          <w:rFonts w:ascii="Georgia" w:eastAsia="Times New Roman" w:hAnsi="Georgia"/>
          <w:sz w:val="27"/>
          <w:szCs w:val="27"/>
        </w:rPr>
        <w:lastRenderedPageBreak/>
        <w:t>Area of Occupancy (AOO</w:t>
      </w:r>
      <w:r>
        <w:rPr>
          <w:rFonts w:ascii="Georgia" w:eastAsia="Times New Roman" w:hAnsi="Georgia"/>
          <w:sz w:val="27"/>
          <w:szCs w:val="27"/>
        </w:rPr>
        <w: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24"/>
        <w:gridCol w:w="6786"/>
      </w:tblGrid>
      <w:tr w:rsidR="00000000" w14:paraId="799CBB4E" w14:textId="77777777">
        <w:trPr>
          <w:divId w:val="21637125"/>
          <w:tblCellSpacing w:w="15" w:type="dxa"/>
        </w:trPr>
        <w:tc>
          <w:tcPr>
            <w:tcW w:w="0" w:type="auto"/>
            <w:tcBorders>
              <w:bottom w:val="single" w:sz="6" w:space="0" w:color="000000"/>
            </w:tcBorders>
            <w:shd w:val="clear" w:color="auto" w:fill="BBBBBB"/>
            <w:vAlign w:val="center"/>
            <w:hideMark/>
          </w:tcPr>
          <w:p w14:paraId="36A47744"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5E804325"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DCFF63F" w14:textId="77777777">
        <w:trPr>
          <w:divId w:val="21637125"/>
          <w:tblCellSpacing w:w="15" w:type="dxa"/>
        </w:trPr>
        <w:tc>
          <w:tcPr>
            <w:tcW w:w="0" w:type="auto"/>
            <w:vAlign w:val="center"/>
            <w:hideMark/>
          </w:tcPr>
          <w:p w14:paraId="0CCA8983" w14:textId="77777777" w:rsidR="00000000" w:rsidRDefault="00776237">
            <w:pPr>
              <w:spacing w:after="75"/>
              <w:rPr>
                <w:rFonts w:ascii="Georgia" w:eastAsia="Times New Roman" w:hAnsi="Georgia"/>
                <w:sz w:val="18"/>
                <w:szCs w:val="18"/>
              </w:rPr>
            </w:pPr>
            <w:r>
              <w:rPr>
                <w:rFonts w:ascii="Georgia" w:eastAsia="Times New Roman" w:hAnsi="Georgia"/>
                <w:sz w:val="18"/>
                <w:szCs w:val="18"/>
              </w:rPr>
              <w:t>108</w:t>
            </w:r>
          </w:p>
        </w:tc>
        <w:tc>
          <w:tcPr>
            <w:tcW w:w="0" w:type="auto"/>
            <w:vAlign w:val="center"/>
            <w:hideMark/>
          </w:tcPr>
          <w:p w14:paraId="510A28E7" w14:textId="70EDF89C" w:rsidR="00000000" w:rsidRDefault="00776237">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2022).</w:t>
            </w:r>
            <w:del w:id="18" w:author="Jack Plummer" w:date="2022-08-19T15:23:00Z">
              <w:r w:rsidDel="00985183">
                <w:rPr>
                  <w:rFonts w:ascii="Georgia" w:eastAsia="Times New Roman" w:hAnsi="Georgia"/>
                  <w:sz w:val="18"/>
                  <w:szCs w:val="18"/>
                </w:rPr>
                <w:delText xml:space="preserve"> </w:delText>
              </w:r>
              <w:r w:rsidDel="00985183">
                <w:rPr>
                  <w:rFonts w:ascii="Georgia" w:eastAsia="Times New Roman" w:hAnsi="Georgia"/>
                  <w:sz w:val="18"/>
                  <w:szCs w:val="18"/>
                </w:rPr>
                <w:delText>While the point data does not include all collections or observa</w:delText>
              </w:r>
              <w:r w:rsidDel="00985183">
                <w:rPr>
                  <w:rFonts w:ascii="Georgia" w:eastAsia="Times New Roman" w:hAnsi="Georgia"/>
                  <w:sz w:val="18"/>
                  <w:szCs w:val="18"/>
                </w:rPr>
                <w:delText>tions.</w:delText>
              </w:r>
            </w:del>
          </w:p>
        </w:tc>
      </w:tr>
    </w:tbl>
    <w:p w14:paraId="7E267792" w14:textId="77777777" w:rsidR="00000000" w:rsidRDefault="00776237">
      <w:pPr>
        <w:pStyle w:val="Heading2"/>
        <w:divId w:val="21637125"/>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000000" w14:paraId="706BD644" w14:textId="77777777">
        <w:trPr>
          <w:divId w:val="21637125"/>
          <w:tblCellSpacing w:w="15" w:type="dxa"/>
        </w:trPr>
        <w:tc>
          <w:tcPr>
            <w:tcW w:w="0" w:type="auto"/>
            <w:tcBorders>
              <w:bottom w:val="single" w:sz="6" w:space="0" w:color="000000"/>
            </w:tcBorders>
            <w:shd w:val="clear" w:color="auto" w:fill="BBBBBB"/>
            <w:vAlign w:val="center"/>
            <w:hideMark/>
          </w:tcPr>
          <w:p w14:paraId="24C60E15"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5D1700C9"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568611F5"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9815648" w14:textId="77777777">
        <w:trPr>
          <w:divId w:val="21637125"/>
          <w:tblCellSpacing w:w="15" w:type="dxa"/>
        </w:trPr>
        <w:tc>
          <w:tcPr>
            <w:tcW w:w="0" w:type="auto"/>
            <w:vAlign w:val="center"/>
            <w:hideMark/>
          </w:tcPr>
          <w:p w14:paraId="7407EEFA" w14:textId="77777777" w:rsidR="00000000" w:rsidRDefault="00776237">
            <w:pPr>
              <w:spacing w:after="75"/>
              <w:rPr>
                <w:rFonts w:ascii="Georgia" w:eastAsia="Times New Roman" w:hAnsi="Georgia"/>
                <w:sz w:val="18"/>
                <w:szCs w:val="18"/>
              </w:rPr>
            </w:pPr>
            <w:r>
              <w:rPr>
                <w:rFonts w:ascii="Georgia" w:eastAsia="Times New Roman" w:hAnsi="Georgia"/>
                <w:sz w:val="18"/>
                <w:szCs w:val="18"/>
              </w:rPr>
              <w:t>291971</w:t>
            </w:r>
          </w:p>
        </w:tc>
        <w:tc>
          <w:tcPr>
            <w:tcW w:w="0" w:type="auto"/>
            <w:vAlign w:val="center"/>
            <w:hideMark/>
          </w:tcPr>
          <w:p w14:paraId="6F67EBD2"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0CED300" w14:textId="3F27F7C5" w:rsidR="00000000" w:rsidRDefault="00776237">
            <w:pPr>
              <w:spacing w:after="75"/>
              <w:rPr>
                <w:rFonts w:ascii="Georgia" w:eastAsia="Times New Roman" w:hAnsi="Georgia"/>
                <w:sz w:val="18"/>
                <w:szCs w:val="18"/>
              </w:rPr>
            </w:pPr>
            <w:r>
              <w:rPr>
                <w:rFonts w:ascii="Georgia" w:eastAsia="Times New Roman" w:hAnsi="Georgia"/>
                <w:sz w:val="18"/>
                <w:szCs w:val="18"/>
              </w:rPr>
              <w:t xml:space="preserve">Estimated from a </w:t>
            </w:r>
            <w:del w:id="19" w:author="Jack Plummer" w:date="2022-08-19T15:23:00Z">
              <w:r w:rsidDel="00985183">
                <w:rPr>
                  <w:rFonts w:ascii="Georgia" w:eastAsia="Times New Roman" w:hAnsi="Georgia"/>
                  <w:sz w:val="18"/>
                  <w:szCs w:val="18"/>
                </w:rPr>
                <w:delText>2 x 2 km grid cell</w:delText>
              </w:r>
            </w:del>
            <w:ins w:id="20" w:author="Jack Plummer" w:date="2022-08-19T15:23:00Z">
              <w:r w:rsidR="00985183">
                <w:rPr>
                  <w:rFonts w:ascii="Georgia" w:eastAsia="Times New Roman" w:hAnsi="Georgia"/>
                  <w:sz w:val="18"/>
                  <w:szCs w:val="18"/>
                </w:rPr>
                <w:t xml:space="preserve">minimum convex </w:t>
              </w:r>
            </w:ins>
            <w:ins w:id="21" w:author="Jack Plummer" w:date="2022-08-19T15:24:00Z">
              <w:r w:rsidR="00985183">
                <w:rPr>
                  <w:rFonts w:ascii="Georgia" w:eastAsia="Times New Roman" w:hAnsi="Georgia"/>
                  <w:sz w:val="18"/>
                  <w:szCs w:val="18"/>
                </w:rPr>
                <w:t>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w:t>
            </w:r>
            <w:r>
              <w:rPr>
                <w:rFonts w:ascii="Georgia" w:eastAsia="Times New Roman" w:hAnsi="Georgia"/>
                <w:sz w:val="18"/>
                <w:szCs w:val="18"/>
              </w:rPr>
              <w:t>t al. 2011).</w:t>
            </w:r>
          </w:p>
        </w:tc>
      </w:tr>
    </w:tbl>
    <w:p w14:paraId="11D7D33D" w14:textId="77777777" w:rsidR="00000000" w:rsidRDefault="00776237">
      <w:pPr>
        <w:pStyle w:val="Heading2"/>
        <w:divId w:val="21637125"/>
        <w:rPr>
          <w:rFonts w:ascii="Georgia" w:eastAsia="Times New Roman" w:hAnsi="Georgia"/>
          <w:sz w:val="27"/>
          <w:szCs w:val="27"/>
        </w:rPr>
      </w:pPr>
      <w:r>
        <w:rPr>
          <w:rFonts w:ascii="Georgia" w:eastAsia="Times New Roman" w:hAnsi="Georgia"/>
          <w:sz w:val="27"/>
          <w:szCs w:val="27"/>
        </w:rPr>
        <w:t>Elevation / Depth / Depth Zones</w:t>
      </w:r>
    </w:p>
    <w:p w14:paraId="1FCF8A4A" w14:textId="77777777" w:rsidR="00000000" w:rsidRDefault="00776237">
      <w:pPr>
        <w:pStyle w:val="NormalWeb"/>
        <w:divId w:val="21637125"/>
        <w:rPr>
          <w:rFonts w:ascii="Georgia" w:hAnsi="Georgia"/>
        </w:rPr>
      </w:pPr>
      <w:r>
        <w:rPr>
          <w:rStyle w:val="datalabel1"/>
          <w:rFonts w:ascii="Georgia" w:hAnsi="Georgia"/>
        </w:rPr>
        <w:t xml:space="preserve">Elevation Lower Limit (in metres above sea level): </w:t>
      </w:r>
      <w:r>
        <w:rPr>
          <w:rFonts w:ascii="Georgia" w:hAnsi="Georgia"/>
        </w:rPr>
        <w:t>200</w:t>
      </w:r>
    </w:p>
    <w:p w14:paraId="77F900C6" w14:textId="77777777" w:rsidR="00000000" w:rsidRDefault="00776237">
      <w:pPr>
        <w:pStyle w:val="NormalWeb"/>
        <w:divId w:val="21637125"/>
        <w:rPr>
          <w:rFonts w:ascii="Georgia" w:hAnsi="Georgia"/>
        </w:rPr>
      </w:pPr>
      <w:r>
        <w:rPr>
          <w:rStyle w:val="datalabel1"/>
          <w:rFonts w:ascii="Georgia" w:hAnsi="Georgia"/>
        </w:rPr>
        <w:t xml:space="preserve">Elevation Upper Limit (in metres above sea level): </w:t>
      </w:r>
      <w:r>
        <w:rPr>
          <w:rFonts w:ascii="Georgia" w:hAnsi="Georgia"/>
        </w:rPr>
        <w:t>1400</w:t>
      </w:r>
    </w:p>
    <w:p w14:paraId="269FA3DB" w14:textId="77777777" w:rsidR="00000000" w:rsidRDefault="00776237">
      <w:pPr>
        <w:pStyle w:val="Heading2"/>
        <w:divId w:val="21637125"/>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6"/>
        <w:gridCol w:w="1138"/>
        <w:gridCol w:w="1755"/>
        <w:gridCol w:w="979"/>
        <w:gridCol w:w="1003"/>
        <w:gridCol w:w="1228"/>
        <w:gridCol w:w="1143"/>
        <w:gridCol w:w="1088"/>
      </w:tblGrid>
      <w:tr w:rsidR="00000000" w14:paraId="536E0750" w14:textId="77777777">
        <w:trPr>
          <w:divId w:val="21637125"/>
          <w:tblCellSpacing w:w="15" w:type="dxa"/>
        </w:trPr>
        <w:tc>
          <w:tcPr>
            <w:tcW w:w="0" w:type="auto"/>
            <w:tcBorders>
              <w:bottom w:val="single" w:sz="6" w:space="0" w:color="000000"/>
            </w:tcBorders>
            <w:shd w:val="clear" w:color="auto" w:fill="BBBBBB"/>
            <w:vAlign w:val="center"/>
            <w:hideMark/>
          </w:tcPr>
          <w:p w14:paraId="555DC46D"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09456876"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46C528B2"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14B7067D"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4C80AA5F"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7F14EADB"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6082C66C"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1403089C"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1ED18453" w14:textId="77777777">
        <w:trPr>
          <w:divId w:val="21637125"/>
          <w:tblCellSpacing w:w="15" w:type="dxa"/>
        </w:trPr>
        <w:tc>
          <w:tcPr>
            <w:tcW w:w="0" w:type="auto"/>
            <w:vAlign w:val="center"/>
            <w:hideMark/>
          </w:tcPr>
          <w:p w14:paraId="3F1B5C35" w14:textId="77777777" w:rsidR="00000000" w:rsidRDefault="00776237">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17AD366C"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B0D868D" w14:textId="6E7ED536" w:rsidR="00000000" w:rsidRDefault="00776237">
            <w:pPr>
              <w:spacing w:after="75"/>
              <w:rPr>
                <w:rFonts w:ascii="Georgia" w:eastAsia="Times New Roman" w:hAnsi="Georgia"/>
                <w:sz w:val="18"/>
                <w:szCs w:val="18"/>
              </w:rPr>
            </w:pPr>
            <w:r>
              <w:rPr>
                <w:rFonts w:ascii="Georgia" w:eastAsia="Times New Roman" w:hAnsi="Georgia"/>
                <w:sz w:val="18"/>
                <w:szCs w:val="18"/>
              </w:rPr>
              <w:t xml:space="preserve">Point data generated from herbarium specimen records </w:t>
            </w:r>
            <w:r>
              <w:rPr>
                <w:rFonts w:ascii="Georgia" w:eastAsia="Times New Roman" w:hAnsi="Georgia"/>
                <w:sz w:val="18"/>
                <w:szCs w:val="18"/>
              </w:rPr>
              <w:t>and species observations (GBIF.org 2021</w:t>
            </w:r>
            <w:del w:id="22" w:author="Jack Plummer" w:date="2022-08-19T15:31:00Z">
              <w:r w:rsidDel="00F34CEF">
                <w:rPr>
                  <w:rFonts w:ascii="Georgia" w:eastAsia="Times New Roman" w:hAnsi="Georgia"/>
                  <w:sz w:val="18"/>
                  <w:szCs w:val="18"/>
                </w:rPr>
                <w:delText>). While the point data</w:delText>
              </w:r>
            </w:del>
            <w:ins w:id="23" w:author="Jack Plummer" w:date="2022-08-19T15:31:00Z">
              <w:r w:rsidR="00F34CEF">
                <w:rPr>
                  <w:rFonts w:ascii="Georgia" w:eastAsia="Times New Roman" w:hAnsi="Georgia"/>
                  <w:sz w:val="18"/>
                  <w:szCs w:val="18"/>
                </w:rPr>
                <w:t>) but</w:t>
              </w:r>
            </w:ins>
            <w:r>
              <w:rPr>
                <w:rFonts w:ascii="Georgia" w:eastAsia="Times New Roman" w:hAnsi="Georgia"/>
                <w:sz w:val="18"/>
                <w:szCs w:val="18"/>
              </w:rPr>
              <w:t xml:space="preserve"> does not include all collections or observations.</w:t>
            </w:r>
          </w:p>
        </w:tc>
        <w:tc>
          <w:tcPr>
            <w:tcW w:w="0" w:type="auto"/>
            <w:vAlign w:val="center"/>
            <w:hideMark/>
          </w:tcPr>
          <w:p w14:paraId="00EFCDB5"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AB33D3F"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9415EF9"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BE54790"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5F76459"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r>
    </w:tbl>
    <w:p w14:paraId="66CE1D65" w14:textId="77777777" w:rsidR="00000000" w:rsidRDefault="00776237">
      <w:pPr>
        <w:pStyle w:val="Heading2"/>
        <w:divId w:val="21637125"/>
        <w:rPr>
          <w:rFonts w:ascii="Georgia" w:eastAsia="Times New Roman" w:hAnsi="Georgia"/>
          <w:sz w:val="27"/>
          <w:szCs w:val="27"/>
        </w:rPr>
      </w:pPr>
      <w:r>
        <w:rPr>
          <w:rFonts w:ascii="Georgia" w:eastAsia="Times New Roman" w:hAnsi="Georgia"/>
          <w:sz w:val="27"/>
          <w:szCs w:val="27"/>
        </w:rPr>
        <w:t>Biogeographic Realms</w:t>
      </w:r>
    </w:p>
    <w:p w14:paraId="0C4AA335" w14:textId="77777777" w:rsidR="00000000" w:rsidRDefault="00776237">
      <w:pPr>
        <w:pStyle w:val="NormalWeb"/>
        <w:divId w:val="21637125"/>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2663D0DE" w14:textId="77777777" w:rsidR="00000000" w:rsidRDefault="00776237">
      <w:pPr>
        <w:pStyle w:val="Heading1"/>
        <w:divId w:val="273483328"/>
        <w:rPr>
          <w:rFonts w:ascii="Georgia" w:eastAsia="Times New Roman" w:hAnsi="Georgia"/>
          <w:sz w:val="29"/>
          <w:szCs w:val="29"/>
        </w:rPr>
      </w:pPr>
      <w:r>
        <w:rPr>
          <w:rFonts w:ascii="Georgia" w:eastAsia="Times New Roman" w:hAnsi="Georgia"/>
          <w:sz w:val="29"/>
          <w:szCs w:val="29"/>
        </w:rPr>
        <w:t>Occurrence</w:t>
      </w:r>
    </w:p>
    <w:p w14:paraId="5E50995B" w14:textId="77777777" w:rsidR="00000000" w:rsidRDefault="00776237">
      <w:pPr>
        <w:pStyle w:val="Heading2"/>
        <w:divId w:val="273483328"/>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96"/>
        <w:gridCol w:w="928"/>
        <w:gridCol w:w="657"/>
        <w:gridCol w:w="1430"/>
        <w:gridCol w:w="1154"/>
      </w:tblGrid>
      <w:tr w:rsidR="00000000" w14:paraId="1D8EF6E6" w14:textId="77777777">
        <w:trPr>
          <w:divId w:val="273483328"/>
          <w:tblCellSpacing w:w="15" w:type="dxa"/>
        </w:trPr>
        <w:tc>
          <w:tcPr>
            <w:tcW w:w="0" w:type="auto"/>
            <w:tcBorders>
              <w:bottom w:val="single" w:sz="6" w:space="0" w:color="000000"/>
            </w:tcBorders>
            <w:shd w:val="clear" w:color="auto" w:fill="BBBBBB"/>
            <w:vAlign w:val="center"/>
            <w:hideMark/>
          </w:tcPr>
          <w:p w14:paraId="5518278D"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1AB230DB"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108F2DD"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0F59CFB2"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0381971D"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0038284A" w14:textId="77777777">
        <w:trPr>
          <w:divId w:val="273483328"/>
          <w:tblCellSpacing w:w="15" w:type="dxa"/>
        </w:trPr>
        <w:tc>
          <w:tcPr>
            <w:tcW w:w="0" w:type="auto"/>
            <w:tcBorders>
              <w:bottom w:val="single" w:sz="6" w:space="0" w:color="CCCCCC"/>
            </w:tcBorders>
            <w:vAlign w:val="center"/>
            <w:hideMark/>
          </w:tcPr>
          <w:p w14:paraId="10A29459" w14:textId="77777777" w:rsidR="00000000" w:rsidRDefault="00776237">
            <w:pPr>
              <w:spacing w:after="75"/>
              <w:rPr>
                <w:rFonts w:ascii="Georgia" w:eastAsia="Times New Roman" w:hAnsi="Georgia"/>
                <w:sz w:val="18"/>
                <w:szCs w:val="18"/>
              </w:rPr>
            </w:pPr>
            <w:r>
              <w:rPr>
                <w:rFonts w:ascii="Georgia" w:eastAsia="Times New Roman" w:hAnsi="Georgia"/>
                <w:sz w:val="18"/>
                <w:szCs w:val="18"/>
              </w:rPr>
              <w:t>Lao People's Democratic Republic</w:t>
            </w:r>
          </w:p>
        </w:tc>
        <w:tc>
          <w:tcPr>
            <w:tcW w:w="0" w:type="auto"/>
            <w:tcBorders>
              <w:bottom w:val="single" w:sz="6" w:space="0" w:color="CCCCCC"/>
            </w:tcBorders>
            <w:vAlign w:val="center"/>
            <w:hideMark/>
          </w:tcPr>
          <w:p w14:paraId="4821D60D" w14:textId="77777777" w:rsidR="00000000" w:rsidRDefault="00776237">
            <w:pPr>
              <w:spacing w:after="75"/>
              <w:rPr>
                <w:rFonts w:ascii="Georgia" w:eastAsia="Times New Roman" w:hAnsi="Georgia"/>
                <w:sz w:val="18"/>
                <w:szCs w:val="18"/>
              </w:rPr>
            </w:pPr>
            <w:commentRangeStart w:id="24"/>
            <w:r>
              <w:rPr>
                <w:rFonts w:ascii="Georgia" w:eastAsia="Times New Roman" w:hAnsi="Georgia"/>
                <w:sz w:val="18"/>
                <w:szCs w:val="18"/>
              </w:rPr>
              <w:t>Extant</w:t>
            </w:r>
            <w:commentRangeEnd w:id="24"/>
            <w:r w:rsidR="00F34CEF">
              <w:rPr>
                <w:rStyle w:val="CommentReference"/>
              </w:rPr>
              <w:commentReference w:id="24"/>
            </w:r>
          </w:p>
        </w:tc>
        <w:tc>
          <w:tcPr>
            <w:tcW w:w="0" w:type="auto"/>
            <w:tcBorders>
              <w:bottom w:val="single" w:sz="6" w:space="0" w:color="CCCCCC"/>
            </w:tcBorders>
            <w:vAlign w:val="center"/>
            <w:hideMark/>
          </w:tcPr>
          <w:p w14:paraId="551D81A5" w14:textId="77777777" w:rsidR="00000000" w:rsidRDefault="00776237">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803775F"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8076EF2" w14:textId="77777777" w:rsidR="00000000" w:rsidRDefault="00776237">
            <w:pPr>
              <w:spacing w:after="75"/>
              <w:rPr>
                <w:rFonts w:ascii="Georgia" w:eastAsia="Times New Roman" w:hAnsi="Georgia"/>
                <w:sz w:val="18"/>
                <w:szCs w:val="18"/>
              </w:rPr>
            </w:pPr>
            <w:r>
              <w:rPr>
                <w:rFonts w:ascii="Georgia" w:eastAsia="Times New Roman" w:hAnsi="Georgia"/>
                <w:sz w:val="18"/>
                <w:szCs w:val="18"/>
              </w:rPr>
              <w:t>Resident</w:t>
            </w:r>
          </w:p>
        </w:tc>
      </w:tr>
      <w:tr w:rsidR="00000000" w14:paraId="6BF79787" w14:textId="77777777">
        <w:trPr>
          <w:divId w:val="273483328"/>
          <w:tblCellSpacing w:w="15" w:type="dxa"/>
        </w:trPr>
        <w:tc>
          <w:tcPr>
            <w:tcW w:w="0" w:type="auto"/>
            <w:tcBorders>
              <w:bottom w:val="single" w:sz="6" w:space="0" w:color="CCCCCC"/>
            </w:tcBorders>
            <w:vAlign w:val="center"/>
            <w:hideMark/>
          </w:tcPr>
          <w:p w14:paraId="056E415B" w14:textId="77777777" w:rsidR="00000000" w:rsidRDefault="00776237">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71CDE273" w14:textId="77777777" w:rsidR="00000000" w:rsidRDefault="00776237">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2754C4E" w14:textId="77777777" w:rsidR="00000000" w:rsidRDefault="00776237">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8FCF6AB" w14:textId="77777777" w:rsidR="00000000" w:rsidRDefault="00776237">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4B8FF004" w14:textId="77777777" w:rsidR="00000000" w:rsidRDefault="00776237">
            <w:pPr>
              <w:spacing w:after="75"/>
              <w:rPr>
                <w:rFonts w:ascii="Georgia" w:eastAsia="Times New Roman" w:hAnsi="Georgia"/>
                <w:sz w:val="18"/>
                <w:szCs w:val="18"/>
              </w:rPr>
            </w:pPr>
            <w:r>
              <w:rPr>
                <w:rFonts w:ascii="Georgia" w:eastAsia="Times New Roman" w:hAnsi="Georgia"/>
                <w:sz w:val="18"/>
                <w:szCs w:val="18"/>
              </w:rPr>
              <w:t>Resident</w:t>
            </w:r>
          </w:p>
        </w:tc>
      </w:tr>
    </w:tbl>
    <w:p w14:paraId="147CFA3A" w14:textId="77777777" w:rsidR="00000000" w:rsidRDefault="00776237">
      <w:pPr>
        <w:pStyle w:val="Heading1"/>
        <w:divId w:val="1166901047"/>
        <w:rPr>
          <w:rFonts w:ascii="Georgia" w:eastAsia="Times New Roman" w:hAnsi="Georgia"/>
          <w:sz w:val="29"/>
          <w:szCs w:val="29"/>
        </w:rPr>
      </w:pPr>
      <w:r>
        <w:rPr>
          <w:rFonts w:ascii="Georgia" w:eastAsia="Times New Roman" w:hAnsi="Georgia"/>
          <w:sz w:val="29"/>
          <w:szCs w:val="29"/>
        </w:rPr>
        <w:t>Population</w:t>
      </w:r>
    </w:p>
    <w:p w14:paraId="19983101" w14:textId="0CD6C1B7" w:rsidR="00000000" w:rsidRDefault="00776237">
      <w:pPr>
        <w:pStyle w:val="NormalWeb"/>
        <w:divId w:val="1166901047"/>
        <w:rPr>
          <w:rFonts w:ascii="Georgia" w:hAnsi="Georgia"/>
        </w:rPr>
      </w:pPr>
      <w:r>
        <w:rPr>
          <w:rFonts w:ascii="Georgia" w:hAnsi="Georgia"/>
        </w:rPr>
        <w:t>This species has been described as a frequent</w:t>
      </w:r>
      <w:ins w:id="25" w:author="Jack Plummer" w:date="2022-08-19T15:32:00Z">
        <w:r w:rsidR="00F34CEF">
          <w:rPr>
            <w:rFonts w:ascii="Georgia" w:hAnsi="Georgia"/>
          </w:rPr>
          <w:t xml:space="preserve"> across a variety of habitats. </w:t>
        </w:r>
      </w:ins>
      <w:del w:id="26" w:author="Jack Plummer" w:date="2022-08-19T15:32:00Z">
        <w:r w:rsidDel="00F34CEF">
          <w:rPr>
            <w:rFonts w:ascii="Georgia" w:hAnsi="Georgia"/>
          </w:rPr>
          <w:delText xml:space="preserve"> </w:delText>
        </w:r>
        <w:r w:rsidDel="00F34CEF">
          <w:rPr>
            <w:rFonts w:ascii="Georgia" w:hAnsi="Georgia"/>
          </w:rPr>
          <w:delText>in disturbed or primary evergreen seasonal hardwood forest, dry evergreen forest, mixed deciduous forest, dry dipterocarp forest, along streams, open and grassy spots in degraded forests, over sandstone (Chayam</w:delText>
        </w:r>
        <w:r w:rsidDel="00F34CEF">
          <w:rPr>
            <w:rFonts w:ascii="Georgia" w:hAnsi="Georgia"/>
          </w:rPr>
          <w:delText xml:space="preserve">arit 2005). </w:delText>
        </w:r>
      </w:del>
      <w:r>
        <w:rPr>
          <w:rFonts w:ascii="Georgia" w:hAnsi="Georgia"/>
        </w:rPr>
        <w:t>It is suspected that the global population is large. However, no numerical population information is available, and the current population trend is unknown. Further research would be necessary to establish the population status and trend.</w:t>
      </w:r>
    </w:p>
    <w:p w14:paraId="7E9CB419" w14:textId="77777777" w:rsidR="00000000" w:rsidRDefault="00776237">
      <w:pPr>
        <w:pStyle w:val="Heading2"/>
        <w:divId w:val="1166901047"/>
        <w:rPr>
          <w:rFonts w:ascii="Georgia" w:eastAsia="Times New Roman" w:hAnsi="Georgia"/>
          <w:sz w:val="27"/>
          <w:szCs w:val="27"/>
        </w:rPr>
      </w:pPr>
      <w:r>
        <w:rPr>
          <w:rFonts w:ascii="Georgia" w:eastAsia="Times New Roman" w:hAnsi="Georgia"/>
          <w:sz w:val="27"/>
          <w:szCs w:val="27"/>
        </w:rPr>
        <w:t>Popul</w:t>
      </w:r>
      <w:r>
        <w:rPr>
          <w:rFonts w:ascii="Georgia" w:eastAsia="Times New Roman" w:hAnsi="Georgia"/>
          <w:sz w:val="27"/>
          <w:szCs w:val="27"/>
        </w:rPr>
        <w:t>ation Information</w:t>
      </w:r>
    </w:p>
    <w:p w14:paraId="5CB620E3" w14:textId="77777777" w:rsidR="00000000" w:rsidRDefault="00776237">
      <w:pPr>
        <w:pStyle w:val="NormalWeb"/>
        <w:divId w:val="1166901047"/>
        <w:rPr>
          <w:rFonts w:ascii="Georgia" w:hAnsi="Georgia"/>
        </w:rPr>
      </w:pPr>
      <w:r>
        <w:rPr>
          <w:rStyle w:val="datalabel1"/>
          <w:rFonts w:ascii="Georgia" w:hAnsi="Georgia"/>
        </w:rPr>
        <w:t xml:space="preserve">Current Population Trend: </w:t>
      </w:r>
      <w:r>
        <w:rPr>
          <w:rFonts w:ascii="Georgia" w:hAnsi="Georgia"/>
        </w:rPr>
        <w:t>Decreasing</w:t>
      </w:r>
    </w:p>
    <w:p w14:paraId="52187D67" w14:textId="77777777" w:rsidR="00000000" w:rsidRDefault="00776237">
      <w:pPr>
        <w:pStyle w:val="Heading1"/>
        <w:divId w:val="84888677"/>
        <w:rPr>
          <w:rFonts w:ascii="Georgia" w:eastAsia="Times New Roman" w:hAnsi="Georgia"/>
          <w:sz w:val="29"/>
          <w:szCs w:val="29"/>
        </w:rPr>
      </w:pPr>
      <w:r>
        <w:rPr>
          <w:rFonts w:ascii="Georgia" w:eastAsia="Times New Roman" w:hAnsi="Georgia"/>
          <w:sz w:val="29"/>
          <w:szCs w:val="29"/>
        </w:rPr>
        <w:t>Habitats and Ecology</w:t>
      </w:r>
    </w:p>
    <w:p w14:paraId="108FC990" w14:textId="1D2000C4" w:rsidR="00000000" w:rsidRDefault="00776237">
      <w:pPr>
        <w:pStyle w:val="NormalWeb"/>
        <w:divId w:val="84888677"/>
        <w:rPr>
          <w:rFonts w:ascii="Georgia" w:hAnsi="Georgia"/>
        </w:rPr>
      </w:pPr>
      <w:r>
        <w:rPr>
          <w:rFonts w:ascii="Georgia" w:hAnsi="Georgia"/>
        </w:rPr>
        <w:t>This species is a shrub or treelet to 5 m tall</w:t>
      </w:r>
      <w:ins w:id="27" w:author="Jack Plummer" w:date="2022-08-19T15:33:00Z">
        <w:r w:rsidR="00F34CEF">
          <w:rPr>
            <w:rFonts w:ascii="Georgia" w:hAnsi="Georgia"/>
          </w:rPr>
          <w:t xml:space="preserve"> and grows</w:t>
        </w:r>
      </w:ins>
      <w:r>
        <w:rPr>
          <w:rFonts w:ascii="Georgia" w:hAnsi="Georgia"/>
        </w:rPr>
        <w:t> in disturbed or primary evergreen seasonal hardwood forest, dry evergreen forest, mixed deciduous forest, dry dipterocarp forest, alo</w:t>
      </w:r>
      <w:r>
        <w:rPr>
          <w:rFonts w:ascii="Georgia" w:hAnsi="Georgia"/>
        </w:rPr>
        <w:t xml:space="preserve">ng streams, </w:t>
      </w:r>
      <w:ins w:id="28" w:author="Jack Plummer" w:date="2022-08-19T15:33:00Z">
        <w:r w:rsidR="00F34CEF">
          <w:rPr>
            <w:rFonts w:ascii="Georgia" w:hAnsi="Georgia"/>
          </w:rPr>
          <w:t xml:space="preserve">in </w:t>
        </w:r>
      </w:ins>
      <w:r>
        <w:rPr>
          <w:rFonts w:ascii="Georgia" w:hAnsi="Georgia"/>
        </w:rPr>
        <w:t xml:space="preserve">open and grassy spots in degraded forests, </w:t>
      </w:r>
      <w:ins w:id="29" w:author="Jack Plummer" w:date="2022-08-19T15:33:00Z">
        <w:r w:rsidR="00F34CEF">
          <w:rPr>
            <w:rFonts w:ascii="Georgia" w:hAnsi="Georgia"/>
          </w:rPr>
          <w:t xml:space="preserve">and </w:t>
        </w:r>
      </w:ins>
      <w:r>
        <w:rPr>
          <w:rFonts w:ascii="Georgia" w:hAnsi="Georgia"/>
        </w:rPr>
        <w:t>over sandstone (</w:t>
      </w:r>
      <w:proofErr w:type="spellStart"/>
      <w:r>
        <w:rPr>
          <w:rFonts w:ascii="Georgia" w:hAnsi="Georgia"/>
        </w:rPr>
        <w:t>Chayamarit</w:t>
      </w:r>
      <w:proofErr w:type="spellEnd"/>
      <w:r>
        <w:rPr>
          <w:rFonts w:ascii="Georgia" w:hAnsi="Georgia"/>
        </w:rPr>
        <w:t xml:space="preserve"> 2005). </w:t>
      </w:r>
    </w:p>
    <w:p w14:paraId="7734576D" w14:textId="77777777" w:rsidR="00000000" w:rsidRDefault="00776237">
      <w:pPr>
        <w:pStyle w:val="NormalWeb"/>
        <w:divId w:val="84888677"/>
        <w:rPr>
          <w:rFonts w:ascii="Georgia" w:hAnsi="Georgia"/>
        </w:rPr>
      </w:pPr>
    </w:p>
    <w:p w14:paraId="2E0AE0B1" w14:textId="77777777" w:rsidR="00000000" w:rsidRDefault="00776237">
      <w:pPr>
        <w:pStyle w:val="NormalWeb"/>
        <w:divId w:val="84888677"/>
        <w:rPr>
          <w:rFonts w:ascii="Georgia" w:hAnsi="Georgia"/>
        </w:rPr>
      </w:pPr>
    </w:p>
    <w:p w14:paraId="725AB5F2" w14:textId="77777777" w:rsidR="00000000" w:rsidRDefault="00776237">
      <w:pPr>
        <w:pStyle w:val="Heading2"/>
        <w:divId w:val="84888677"/>
        <w:rPr>
          <w:rFonts w:ascii="Georgia" w:eastAsia="Times New Roman" w:hAnsi="Georgia"/>
          <w:sz w:val="27"/>
          <w:szCs w:val="27"/>
        </w:rPr>
      </w:pPr>
      <w:commentRangeStart w:id="30"/>
      <w:r>
        <w:rPr>
          <w:rFonts w:ascii="Georgia" w:eastAsia="Times New Roman" w:hAnsi="Georgia"/>
          <w:sz w:val="27"/>
          <w:szCs w:val="27"/>
        </w:rPr>
        <w:t>IUCN Habitats Classification Scheme</w:t>
      </w:r>
      <w:commentRangeEnd w:id="30"/>
      <w:r w:rsidR="00F34CEF">
        <w:rPr>
          <w:rStyle w:val="CommentReference"/>
          <w:b w:val="0"/>
          <w:bCs w:val="0"/>
        </w:rPr>
        <w:commentReference w:id="30"/>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43"/>
        <w:gridCol w:w="718"/>
        <w:gridCol w:w="1020"/>
        <w:gridCol w:w="1888"/>
      </w:tblGrid>
      <w:tr w:rsidR="00000000" w14:paraId="2D375B77" w14:textId="77777777">
        <w:trPr>
          <w:divId w:val="84888677"/>
          <w:tblCellSpacing w:w="15" w:type="dxa"/>
        </w:trPr>
        <w:tc>
          <w:tcPr>
            <w:tcW w:w="0" w:type="auto"/>
            <w:tcBorders>
              <w:bottom w:val="single" w:sz="6" w:space="0" w:color="000000"/>
            </w:tcBorders>
            <w:shd w:val="clear" w:color="auto" w:fill="BBBBBB"/>
            <w:vAlign w:val="center"/>
            <w:hideMark/>
          </w:tcPr>
          <w:p w14:paraId="1D030857"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1863BC29"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45364078"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4D5411B0"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1710C85E" w14:textId="77777777">
        <w:trPr>
          <w:divId w:val="84888677"/>
          <w:tblCellSpacing w:w="15" w:type="dxa"/>
        </w:trPr>
        <w:tc>
          <w:tcPr>
            <w:tcW w:w="0" w:type="auto"/>
            <w:tcBorders>
              <w:bottom w:val="single" w:sz="6" w:space="0" w:color="CCCCCC"/>
            </w:tcBorders>
            <w:vAlign w:val="center"/>
            <w:hideMark/>
          </w:tcPr>
          <w:p w14:paraId="3FBCA57E" w14:textId="77777777" w:rsidR="00000000" w:rsidRDefault="00776237">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4325B4A1"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88F66DF" w14:textId="77777777" w:rsidR="00000000" w:rsidRDefault="00776237">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506A3F72"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r>
    </w:tbl>
    <w:p w14:paraId="79E36A5A" w14:textId="77777777" w:rsidR="00000000" w:rsidRDefault="00776237">
      <w:pPr>
        <w:pStyle w:val="Heading2"/>
        <w:divId w:val="84888677"/>
        <w:rPr>
          <w:rFonts w:ascii="Georgia" w:eastAsia="Times New Roman" w:hAnsi="Georgia"/>
          <w:sz w:val="27"/>
          <w:szCs w:val="27"/>
        </w:rPr>
      </w:pPr>
      <w:r>
        <w:rPr>
          <w:rFonts w:ascii="Georgia" w:eastAsia="Times New Roman" w:hAnsi="Georgia"/>
          <w:sz w:val="27"/>
          <w:szCs w:val="27"/>
        </w:rPr>
        <w:t xml:space="preserve">Continuing </w:t>
      </w:r>
      <w:r>
        <w:rPr>
          <w:rFonts w:ascii="Georgia" w:eastAsia="Times New Roman" w:hAnsi="Georgia"/>
          <w:sz w:val="27"/>
          <w:szCs w:val="27"/>
        </w:rPr>
        <w:t>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24"/>
        <w:gridCol w:w="894"/>
        <w:gridCol w:w="5092"/>
      </w:tblGrid>
      <w:tr w:rsidR="00000000" w14:paraId="1510416D" w14:textId="77777777">
        <w:trPr>
          <w:divId w:val="84888677"/>
          <w:tblCellSpacing w:w="15" w:type="dxa"/>
        </w:trPr>
        <w:tc>
          <w:tcPr>
            <w:tcW w:w="0" w:type="auto"/>
            <w:tcBorders>
              <w:bottom w:val="single" w:sz="6" w:space="0" w:color="000000"/>
            </w:tcBorders>
            <w:shd w:val="clear" w:color="auto" w:fill="BBBBBB"/>
            <w:vAlign w:val="center"/>
            <w:hideMark/>
          </w:tcPr>
          <w:p w14:paraId="24740558"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11FDC42F"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4F5BEFED"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E75E7D1" w14:textId="77777777">
        <w:trPr>
          <w:divId w:val="84888677"/>
          <w:tblCellSpacing w:w="15" w:type="dxa"/>
        </w:trPr>
        <w:tc>
          <w:tcPr>
            <w:tcW w:w="0" w:type="auto"/>
            <w:vAlign w:val="center"/>
            <w:hideMark/>
          </w:tcPr>
          <w:p w14:paraId="2BAA9C69" w14:textId="77777777" w:rsidR="00000000" w:rsidRDefault="00776237">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B3F2942" w14:textId="77777777" w:rsidR="00000000" w:rsidRDefault="00776237">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511E9CE5" w14:textId="16821B37" w:rsidR="00000000" w:rsidRDefault="00776237">
            <w:pPr>
              <w:spacing w:after="75"/>
              <w:rPr>
                <w:rFonts w:ascii="Georgia" w:eastAsia="Times New Roman" w:hAnsi="Georgia"/>
                <w:sz w:val="18"/>
                <w:szCs w:val="18"/>
              </w:rPr>
            </w:pPr>
            <w:del w:id="31" w:author="Jack Plummer" w:date="2022-08-19T15:43:00Z">
              <w:r w:rsidDel="00776237">
                <w:rPr>
                  <w:rFonts w:ascii="Georgia" w:eastAsia="Times New Roman" w:hAnsi="Georgia"/>
                  <w:sz w:val="18"/>
                  <w:szCs w:val="18"/>
                </w:rPr>
                <w:delText>T</w:delText>
              </w:r>
              <w:r w:rsidDel="00776237">
                <w:rPr>
                  <w:rFonts w:ascii="Georgia" w:eastAsia="Times New Roman" w:hAnsi="Georgia"/>
                  <w:sz w:val="18"/>
                  <w:szCs w:val="18"/>
                </w:rPr>
                <w:delText xml:space="preserve">he WWF reports that </w:delText>
              </w:r>
            </w:del>
            <w:r>
              <w:rPr>
                <w:rFonts w:ascii="Georgia" w:eastAsia="Times New Roman" w:hAnsi="Georgia"/>
                <w:sz w:val="18"/>
                <w:szCs w:val="18"/>
              </w:rPr>
              <w:t xml:space="preserve">Between 1973 and 2009 Thailand lost approximately 43% </w:t>
            </w:r>
            <w:ins w:id="32" w:author="Jack Plummer" w:date="2022-08-19T15:43:00Z">
              <w:r>
                <w:rPr>
                  <w:rFonts w:ascii="Georgia" w:eastAsia="Times New Roman" w:hAnsi="Georgia"/>
                  <w:sz w:val="18"/>
                  <w:szCs w:val="18"/>
                </w:rPr>
                <w:t xml:space="preserve">of its </w:t>
              </w:r>
            </w:ins>
            <w:ins w:id="33" w:author="Jack Plummer" w:date="2022-08-19T15:44:00Z">
              <w:r>
                <w:rPr>
                  <w:rFonts w:ascii="Georgia" w:eastAsia="Times New Roman" w:hAnsi="Georgia"/>
                  <w:sz w:val="18"/>
                  <w:szCs w:val="18"/>
                </w:rPr>
                <w:t xml:space="preserve">forest cover </w:t>
              </w:r>
            </w:ins>
            <w:r>
              <w:rPr>
                <w:rFonts w:ascii="Georgia" w:eastAsia="Times New Roman" w:hAnsi="Georgia"/>
                <w:sz w:val="18"/>
                <w:szCs w:val="18"/>
              </w:rPr>
              <w:t>(WWF-Greater Mekong 2013).</w:t>
            </w:r>
          </w:p>
        </w:tc>
      </w:tr>
    </w:tbl>
    <w:p w14:paraId="2C4B029C" w14:textId="77777777" w:rsidR="00000000" w:rsidRDefault="00776237">
      <w:pPr>
        <w:pStyle w:val="Heading2"/>
        <w:divId w:val="84888677"/>
        <w:rPr>
          <w:rFonts w:ascii="Georgia" w:eastAsia="Times New Roman" w:hAnsi="Georgia"/>
          <w:sz w:val="27"/>
          <w:szCs w:val="27"/>
        </w:rPr>
      </w:pPr>
      <w:r>
        <w:rPr>
          <w:rFonts w:ascii="Georgia" w:eastAsia="Times New Roman" w:hAnsi="Georgia"/>
          <w:sz w:val="27"/>
          <w:szCs w:val="27"/>
        </w:rPr>
        <w:t>Systems</w:t>
      </w:r>
    </w:p>
    <w:p w14:paraId="54AFF1AA" w14:textId="77777777" w:rsidR="00000000" w:rsidRDefault="00776237">
      <w:pPr>
        <w:pStyle w:val="NormalWeb"/>
        <w:divId w:val="84888677"/>
        <w:rPr>
          <w:rFonts w:ascii="Georgia" w:hAnsi="Georgia"/>
        </w:rPr>
      </w:pPr>
      <w:r>
        <w:rPr>
          <w:rStyle w:val="datalabel1"/>
          <w:rFonts w:ascii="Georgia" w:hAnsi="Georgia"/>
        </w:rPr>
        <w:t xml:space="preserve">System: </w:t>
      </w:r>
      <w:r>
        <w:rPr>
          <w:rFonts w:ascii="Georgia" w:hAnsi="Georgia"/>
        </w:rPr>
        <w:t>Terrestrial</w:t>
      </w:r>
    </w:p>
    <w:p w14:paraId="7CD6DC2C" w14:textId="77777777" w:rsidR="00000000" w:rsidRDefault="00776237">
      <w:pPr>
        <w:pStyle w:val="Heading2"/>
        <w:divId w:val="84888677"/>
        <w:rPr>
          <w:rFonts w:ascii="Georgia" w:eastAsia="Times New Roman" w:hAnsi="Georgia"/>
          <w:sz w:val="27"/>
          <w:szCs w:val="27"/>
        </w:rPr>
      </w:pPr>
      <w:r>
        <w:rPr>
          <w:rFonts w:ascii="Georgia" w:eastAsia="Times New Roman" w:hAnsi="Georgia"/>
          <w:sz w:val="27"/>
          <w:szCs w:val="27"/>
        </w:rPr>
        <w:t>Plant Specific</w:t>
      </w:r>
    </w:p>
    <w:p w14:paraId="59C986E2" w14:textId="77777777" w:rsidR="00000000" w:rsidRDefault="00776237">
      <w:pPr>
        <w:pStyle w:val="NormalWeb"/>
        <w:divId w:val="84888677"/>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2D5E8A7F" w14:textId="77777777">
        <w:trPr>
          <w:divId w:val="84888677"/>
          <w:tblCellSpacing w:w="15" w:type="dxa"/>
        </w:trPr>
        <w:tc>
          <w:tcPr>
            <w:tcW w:w="0" w:type="auto"/>
            <w:tcBorders>
              <w:bottom w:val="single" w:sz="6" w:space="0" w:color="000000"/>
            </w:tcBorders>
            <w:shd w:val="clear" w:color="auto" w:fill="BBBBBB"/>
            <w:vAlign w:val="center"/>
            <w:hideMark/>
          </w:tcPr>
          <w:p w14:paraId="23487288"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000000" w14:paraId="11F32360" w14:textId="77777777">
        <w:trPr>
          <w:divId w:val="84888677"/>
          <w:tblCellSpacing w:w="15" w:type="dxa"/>
        </w:trPr>
        <w:tc>
          <w:tcPr>
            <w:tcW w:w="0" w:type="auto"/>
            <w:tcBorders>
              <w:bottom w:val="single" w:sz="6" w:space="0" w:color="CCCCCC"/>
            </w:tcBorders>
            <w:vAlign w:val="center"/>
            <w:hideMark/>
          </w:tcPr>
          <w:p w14:paraId="1EF401BB" w14:textId="77777777" w:rsidR="00000000" w:rsidRDefault="00776237">
            <w:pPr>
              <w:spacing w:after="75"/>
              <w:rPr>
                <w:rFonts w:ascii="Georgia" w:eastAsia="Times New Roman" w:hAnsi="Georgia"/>
                <w:sz w:val="18"/>
                <w:szCs w:val="18"/>
              </w:rPr>
            </w:pPr>
            <w:r>
              <w:rPr>
                <w:rFonts w:ascii="Georgia" w:eastAsia="Times New Roman" w:hAnsi="Georgia"/>
                <w:sz w:val="18"/>
                <w:szCs w:val="18"/>
              </w:rPr>
              <w:lastRenderedPageBreak/>
              <w:t>Tree - small</w:t>
            </w:r>
          </w:p>
        </w:tc>
      </w:tr>
    </w:tbl>
    <w:p w14:paraId="37A0D572" w14:textId="77777777" w:rsidR="00000000" w:rsidRDefault="00776237">
      <w:pPr>
        <w:pStyle w:val="Heading1"/>
        <w:divId w:val="1279945264"/>
        <w:rPr>
          <w:rFonts w:ascii="Georgia" w:eastAsia="Times New Roman" w:hAnsi="Georgia"/>
          <w:sz w:val="29"/>
          <w:szCs w:val="29"/>
        </w:rPr>
      </w:pPr>
      <w:commentRangeStart w:id="34"/>
      <w:r>
        <w:rPr>
          <w:rFonts w:ascii="Georgia" w:eastAsia="Times New Roman" w:hAnsi="Georgia"/>
          <w:sz w:val="29"/>
          <w:szCs w:val="29"/>
        </w:rPr>
        <w:t>Use and Trade</w:t>
      </w:r>
      <w:commentRangeEnd w:id="34"/>
      <w:r>
        <w:rPr>
          <w:rStyle w:val="CommentReference"/>
          <w:b w:val="0"/>
          <w:bCs w:val="0"/>
          <w:color w:val="auto"/>
          <w:kern w:val="0"/>
        </w:rPr>
        <w:commentReference w:id="34"/>
      </w:r>
    </w:p>
    <w:p w14:paraId="30293967" w14:textId="77777777" w:rsidR="00000000" w:rsidRDefault="00776237">
      <w:pPr>
        <w:pStyle w:val="Heading2"/>
        <w:divId w:val="1279945264"/>
        <w:rPr>
          <w:rFonts w:ascii="Georgia" w:eastAsia="Times New Roman" w:hAnsi="Georgia"/>
          <w:sz w:val="27"/>
          <w:szCs w:val="27"/>
        </w:rPr>
      </w:pPr>
      <w:r>
        <w:rPr>
          <w:rFonts w:ascii="Georgia" w:eastAsia="Times New Roman" w:hAnsi="Georgia"/>
          <w:sz w:val="27"/>
          <w:szCs w:val="27"/>
        </w:rPr>
        <w:t>General Use and Trade Information</w:t>
      </w:r>
    </w:p>
    <w:p w14:paraId="388BE6BB" w14:textId="77777777" w:rsidR="00000000" w:rsidRDefault="00776237">
      <w:pPr>
        <w:pStyle w:val="NormalWeb"/>
        <w:divId w:val="1279945264"/>
        <w:rPr>
          <w:rFonts w:ascii="Georgia" w:hAnsi="Georgia"/>
        </w:rPr>
      </w:pPr>
      <w:r>
        <w:rPr>
          <w:rFonts w:ascii="Georgia" w:hAnsi="Georgia"/>
        </w:rPr>
        <w:t>The species is reported to be used in traditional medicine.</w:t>
      </w:r>
    </w:p>
    <w:p w14:paraId="6A1F6441" w14:textId="77777777" w:rsidR="00000000" w:rsidRDefault="00776237">
      <w:pPr>
        <w:pStyle w:val="Heading1"/>
        <w:divId w:val="2112822420"/>
        <w:rPr>
          <w:rFonts w:ascii="Georgia" w:eastAsia="Times New Roman" w:hAnsi="Georgia"/>
          <w:sz w:val="29"/>
          <w:szCs w:val="29"/>
        </w:rPr>
      </w:pPr>
      <w:r>
        <w:rPr>
          <w:rFonts w:ascii="Georgia" w:eastAsia="Times New Roman" w:hAnsi="Georgia"/>
          <w:sz w:val="29"/>
          <w:szCs w:val="29"/>
        </w:rPr>
        <w:t>Threats</w:t>
      </w:r>
    </w:p>
    <w:p w14:paraId="51560706" w14:textId="55525453" w:rsidR="00000000" w:rsidRDefault="00776237">
      <w:pPr>
        <w:pStyle w:val="NormalWeb"/>
        <w:divId w:val="2112822420"/>
        <w:rPr>
          <w:rFonts w:ascii="Georgia" w:hAnsi="Georgia"/>
        </w:rPr>
      </w:pPr>
      <w:r>
        <w:rPr>
          <w:rFonts w:ascii="Georgia" w:hAnsi="Georgia"/>
        </w:rPr>
        <w:t>The</w:t>
      </w:r>
      <w:ins w:id="35" w:author="Jack Plummer" w:date="2022-08-19T15:45:00Z">
        <w:r>
          <w:rPr>
            <w:rFonts w:ascii="Georgia" w:hAnsi="Georgia"/>
          </w:rPr>
          <w:t xml:space="preserve"> major</w:t>
        </w:r>
      </w:ins>
      <w:r>
        <w:rPr>
          <w:rFonts w:ascii="Georgia" w:hAnsi="Georgia"/>
        </w:rPr>
        <w:t xml:space="preserve"> threat to this species is </w:t>
      </w:r>
      <w:del w:id="36" w:author="Jack Plummer" w:date="2022-08-19T15:45:00Z">
        <w:r w:rsidDel="00776237">
          <w:rPr>
            <w:rFonts w:ascii="Georgia" w:hAnsi="Georgia"/>
          </w:rPr>
          <w:delText xml:space="preserve">the </w:delText>
        </w:r>
      </w:del>
      <w:r>
        <w:rPr>
          <w:rFonts w:ascii="Georgia" w:hAnsi="Georgia"/>
        </w:rPr>
        <w:t>continued deforestation throughout Thailand</w:t>
      </w:r>
      <w:ins w:id="37" w:author="Jack Plummer" w:date="2022-08-19T15:46:00Z">
        <w:r>
          <w:rPr>
            <w:rFonts w:ascii="Georgia" w:hAnsi="Georgia"/>
          </w:rPr>
          <w:t>,</w:t>
        </w:r>
      </w:ins>
      <w:ins w:id="38" w:author="Jack Plummer" w:date="2022-08-19T15:45:00Z">
        <w:r>
          <w:rPr>
            <w:rFonts w:ascii="Georgia" w:hAnsi="Georgia"/>
          </w:rPr>
          <w:t xml:space="preserve"> driven by urbanisation and shifting agricultural practices</w:t>
        </w:r>
      </w:ins>
      <w:r>
        <w:rPr>
          <w:rFonts w:ascii="Georgia" w:hAnsi="Georgia"/>
        </w:rPr>
        <w:t xml:space="preserve">. From 2002 to 2021, Thailand lost 128 kha of humid primary forest, making up 5.7% of its total tree cover loss in the same </w:t>
      </w:r>
      <w:proofErr w:type="gramStart"/>
      <w:r>
        <w:rPr>
          <w:rFonts w:ascii="Georgia" w:hAnsi="Georgia"/>
        </w:rPr>
        <w:t>time period</w:t>
      </w:r>
      <w:proofErr w:type="gramEnd"/>
      <w:r>
        <w:rPr>
          <w:rFonts w:ascii="Georgia" w:hAnsi="Georgia"/>
        </w:rPr>
        <w:t xml:space="preserve">. </w:t>
      </w:r>
      <w:ins w:id="39" w:author="Jack Plummer" w:date="2022-08-19T15:45:00Z">
        <w:r>
          <w:rPr>
            <w:rFonts w:ascii="Georgia" w:hAnsi="Georgia"/>
          </w:rPr>
          <w:t xml:space="preserve">The </w:t>
        </w:r>
      </w:ins>
      <w:del w:id="40" w:author="Jack Plummer" w:date="2022-08-19T15:45:00Z">
        <w:r w:rsidDel="00776237">
          <w:rPr>
            <w:rFonts w:ascii="Georgia" w:hAnsi="Georgia"/>
          </w:rPr>
          <w:delText>T</w:delText>
        </w:r>
      </w:del>
      <w:ins w:id="41" w:author="Jack Plummer" w:date="2022-08-19T15:45:00Z">
        <w:r>
          <w:rPr>
            <w:rFonts w:ascii="Georgia" w:hAnsi="Georgia"/>
          </w:rPr>
          <w:t>t</w:t>
        </w:r>
      </w:ins>
      <w:r>
        <w:rPr>
          <w:rFonts w:ascii="Georgia" w:hAnsi="Georgia"/>
        </w:rPr>
        <w:t>otal area of humid primary forest in Thai</w:t>
      </w:r>
      <w:r>
        <w:rPr>
          <w:rFonts w:ascii="Georgia" w:hAnsi="Georgia"/>
        </w:rPr>
        <w:t xml:space="preserve">land decreased by 2.2% in this </w:t>
      </w:r>
      <w:proofErr w:type="gramStart"/>
      <w:r>
        <w:rPr>
          <w:rFonts w:ascii="Georgia" w:hAnsi="Georgia"/>
        </w:rPr>
        <w:t>time period</w:t>
      </w:r>
      <w:proofErr w:type="gramEnd"/>
      <w:r>
        <w:rPr>
          <w:rFonts w:ascii="Georgia" w:hAnsi="Georgia"/>
        </w:rPr>
        <w:t xml:space="preserve"> (</w:t>
      </w:r>
      <w:del w:id="42" w:author="Jack Plummer" w:date="2022-08-19T15:46:00Z">
        <w:r w:rsidDel="00776237">
          <w:rPr>
            <w:rFonts w:ascii="Georgia" w:hAnsi="Georgia"/>
          </w:rPr>
          <w:delText>Globalforestwatch.org</w:delText>
        </w:r>
      </w:del>
      <w:ins w:id="43" w:author="Jack Plummer" w:date="2022-08-19T15:46:00Z">
        <w:r>
          <w:rPr>
            <w:rFonts w:ascii="Georgia" w:hAnsi="Georgia"/>
          </w:rPr>
          <w:t>Global Forest Watch</w:t>
        </w:r>
      </w:ins>
      <w:r>
        <w:rPr>
          <w:rFonts w:ascii="Georgia" w:hAnsi="Georgia"/>
        </w:rPr>
        <w:t xml:space="preserve"> 2022).</w:t>
      </w:r>
    </w:p>
    <w:p w14:paraId="6C586338" w14:textId="77777777" w:rsidR="00000000" w:rsidRDefault="00776237">
      <w:pPr>
        <w:pStyle w:val="Heading2"/>
        <w:divId w:val="2112822420"/>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000000" w14:paraId="44CEB4FE" w14:textId="77777777">
        <w:trPr>
          <w:divId w:val="2112822420"/>
          <w:tblCellSpacing w:w="15" w:type="dxa"/>
        </w:trPr>
        <w:tc>
          <w:tcPr>
            <w:tcW w:w="0" w:type="auto"/>
            <w:tcBorders>
              <w:bottom w:val="single" w:sz="6" w:space="0" w:color="000000"/>
            </w:tcBorders>
            <w:shd w:val="clear" w:color="auto" w:fill="BBBBBB"/>
            <w:vAlign w:val="center"/>
            <w:hideMark/>
          </w:tcPr>
          <w:p w14:paraId="15E346B8"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4B1CBF8F"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8EDAC10"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40EEB6DB"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20E9CF9E"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6DE6112B" w14:textId="77777777">
        <w:trPr>
          <w:divId w:val="2112822420"/>
          <w:tblCellSpacing w:w="15" w:type="dxa"/>
        </w:trPr>
        <w:tc>
          <w:tcPr>
            <w:tcW w:w="0" w:type="auto"/>
            <w:vAlign w:val="center"/>
            <w:hideMark/>
          </w:tcPr>
          <w:p w14:paraId="490250E2" w14:textId="77777777" w:rsidR="00000000" w:rsidRDefault="00776237">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78E5DB6B" w14:textId="77777777" w:rsidR="00000000" w:rsidRDefault="00776237">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51F989A"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82E01D2"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8089FC5" w14:textId="77777777" w:rsidR="00000000" w:rsidRDefault="00776237">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0EA440E1" w14:textId="77777777">
        <w:trPr>
          <w:divId w:val="2112822420"/>
          <w:tblCellSpacing w:w="15" w:type="dxa"/>
        </w:trPr>
        <w:tc>
          <w:tcPr>
            <w:tcW w:w="0" w:type="auto"/>
            <w:vAlign w:val="center"/>
            <w:hideMark/>
          </w:tcPr>
          <w:p w14:paraId="2E2D9F33" w14:textId="77777777" w:rsidR="00000000" w:rsidRDefault="00776237">
            <w:pPr>
              <w:spacing w:after="75"/>
              <w:rPr>
                <w:rFonts w:ascii="Georgia" w:eastAsia="Times New Roman" w:hAnsi="Georgia"/>
                <w:sz w:val="18"/>
                <w:szCs w:val="18"/>
              </w:rPr>
            </w:pPr>
            <w:r>
              <w:rPr>
                <w:rFonts w:ascii="Georgia" w:eastAsia="Times New Roman" w:hAnsi="Georgia"/>
                <w:sz w:val="18"/>
                <w:szCs w:val="18"/>
              </w:rPr>
              <w:t>2.1.1. Agricultu</w:t>
            </w:r>
            <w:r>
              <w:rPr>
                <w:rFonts w:ascii="Georgia" w:eastAsia="Times New Roman" w:hAnsi="Georgia"/>
                <w:sz w:val="18"/>
                <w:szCs w:val="18"/>
              </w:rPr>
              <w:t>re &amp; aquaculture -&gt; Annual &amp; perennial non-timber crops -&gt; Shifting agriculture</w:t>
            </w:r>
          </w:p>
        </w:tc>
        <w:tc>
          <w:tcPr>
            <w:tcW w:w="0" w:type="auto"/>
            <w:vAlign w:val="center"/>
            <w:hideMark/>
          </w:tcPr>
          <w:p w14:paraId="274135AE" w14:textId="77777777" w:rsidR="00000000" w:rsidRDefault="00776237">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BB51900"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D8CBEBC"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B7E12CE" w14:textId="77777777" w:rsidR="00000000" w:rsidRDefault="00776237">
            <w:pPr>
              <w:spacing w:after="75"/>
              <w:rPr>
                <w:rFonts w:ascii="Georgia" w:eastAsia="Times New Roman" w:hAnsi="Georgia"/>
                <w:sz w:val="18"/>
                <w:szCs w:val="18"/>
              </w:rPr>
            </w:pPr>
            <w:r>
              <w:rPr>
                <w:rFonts w:ascii="Georgia" w:eastAsia="Times New Roman" w:hAnsi="Georgia"/>
                <w:sz w:val="18"/>
                <w:szCs w:val="18"/>
              </w:rPr>
              <w:t>Low Impact: 3</w:t>
            </w:r>
          </w:p>
        </w:tc>
      </w:tr>
    </w:tbl>
    <w:p w14:paraId="4E59BB9F" w14:textId="77777777" w:rsidR="00000000" w:rsidRDefault="00776237">
      <w:pPr>
        <w:pStyle w:val="Heading1"/>
        <w:divId w:val="166675893"/>
        <w:rPr>
          <w:rFonts w:ascii="Georgia" w:eastAsia="Times New Roman" w:hAnsi="Georgia"/>
          <w:sz w:val="29"/>
          <w:szCs w:val="29"/>
        </w:rPr>
      </w:pPr>
      <w:r>
        <w:rPr>
          <w:rFonts w:ascii="Georgia" w:eastAsia="Times New Roman" w:hAnsi="Georgia"/>
          <w:sz w:val="29"/>
          <w:szCs w:val="29"/>
        </w:rPr>
        <w:t>Conservation</w:t>
      </w:r>
    </w:p>
    <w:p w14:paraId="637FB254" w14:textId="7D2D3B88" w:rsidR="00000000" w:rsidRDefault="00776237">
      <w:pPr>
        <w:pStyle w:val="NormalWeb"/>
        <w:divId w:val="166675893"/>
        <w:rPr>
          <w:rFonts w:ascii="Georgia" w:hAnsi="Georgia"/>
        </w:rPr>
      </w:pPr>
      <w:r>
        <w:rPr>
          <w:rFonts w:ascii="Georgia" w:hAnsi="Georgia"/>
        </w:rPr>
        <w:t>The species is </w:t>
      </w:r>
      <w:del w:id="44" w:author="Jack Plummer" w:date="2022-08-19T15:44:00Z">
        <w:r w:rsidDel="00776237">
          <w:rPr>
            <w:rFonts w:ascii="Georgia" w:hAnsi="Georgia"/>
          </w:rPr>
          <w:delText xml:space="preserve"> </w:delText>
        </w:r>
      </w:del>
      <w:r>
        <w:rPr>
          <w:rFonts w:ascii="Georgia" w:hAnsi="Georgia"/>
        </w:rPr>
        <w:t>known to be represented in </w:t>
      </w:r>
      <w:r>
        <w:rPr>
          <w:rStyle w:val="Emphasis"/>
          <w:rFonts w:ascii="Georgia" w:hAnsi="Georgia"/>
        </w:rPr>
        <w:t>ex situ</w:t>
      </w:r>
      <w:r>
        <w:rPr>
          <w:rFonts w:ascii="Georgia" w:hAnsi="Georgia"/>
        </w:rPr>
        <w:t> </w:t>
      </w:r>
      <w:r>
        <w:rPr>
          <w:rFonts w:ascii="Georgia" w:hAnsi="Georgia"/>
        </w:rPr>
        <w:t>conservation in botanic gardens or gene banks (BGCI 2022). The species has been recorded from protected areas across its distribution range</w:t>
      </w:r>
      <w:ins w:id="45" w:author="Jack Plummer" w:date="2022-08-19T15:44:00Z">
        <w:r>
          <w:rPr>
            <w:rFonts w:ascii="Georgia" w:hAnsi="Georgia"/>
          </w:rPr>
          <w:t xml:space="preserve"> </w:t>
        </w:r>
      </w:ins>
      <w:ins w:id="46" w:author="Jack Plummer" w:date="2022-08-19T15:45:00Z">
        <w:r>
          <w:rPr>
            <w:rFonts w:ascii="Georgia" w:hAnsi="Georgia"/>
          </w:rPr>
          <w:t xml:space="preserve">including </w:t>
        </w:r>
      </w:ins>
      <w:del w:id="47" w:author="Jack Plummer" w:date="2022-08-19T15:44:00Z">
        <w:r w:rsidDel="00776237">
          <w:rPr>
            <w:rFonts w:ascii="Georgia" w:hAnsi="Georgia"/>
          </w:rPr>
          <w:delText xml:space="preserve">, </w:delText>
        </w:r>
        <w:r w:rsidDel="00776237">
          <w:rPr>
            <w:rStyle w:val="Emphasis"/>
            <w:rFonts w:ascii="Georgia" w:hAnsi="Georgia"/>
          </w:rPr>
          <w:delText>e.g.</w:delText>
        </w:r>
        <w:r w:rsidDel="00776237">
          <w:rPr>
            <w:rFonts w:ascii="Georgia" w:hAnsi="Georgia"/>
          </w:rPr>
          <w:delText> </w:delText>
        </w:r>
      </w:del>
      <w:r>
        <w:rPr>
          <w:rFonts w:ascii="Georgia" w:hAnsi="Georgia"/>
        </w:rPr>
        <w:t xml:space="preserve">Khao </w:t>
      </w:r>
      <w:proofErr w:type="spellStart"/>
      <w:r>
        <w:rPr>
          <w:rFonts w:ascii="Georgia" w:hAnsi="Georgia"/>
        </w:rPr>
        <w:t>Yai</w:t>
      </w:r>
      <w:proofErr w:type="spellEnd"/>
      <w:r>
        <w:rPr>
          <w:rFonts w:ascii="Georgia" w:hAnsi="Georgia"/>
        </w:rPr>
        <w:t xml:space="preserve"> National Park, </w:t>
      </w:r>
      <w:proofErr w:type="spellStart"/>
      <w:r>
        <w:rPr>
          <w:rFonts w:ascii="Georgia" w:hAnsi="Georgia"/>
        </w:rPr>
        <w:t>Phu</w:t>
      </w:r>
      <w:proofErr w:type="spellEnd"/>
      <w:r>
        <w:rPr>
          <w:rFonts w:ascii="Georgia" w:hAnsi="Georgia"/>
        </w:rPr>
        <w:t xml:space="preserve"> </w:t>
      </w:r>
      <w:proofErr w:type="spellStart"/>
      <w:r>
        <w:rPr>
          <w:rFonts w:ascii="Georgia" w:hAnsi="Georgia"/>
        </w:rPr>
        <w:t>Rua</w:t>
      </w:r>
      <w:proofErr w:type="spellEnd"/>
      <w:r>
        <w:rPr>
          <w:rFonts w:ascii="Georgia" w:hAnsi="Georgia"/>
        </w:rPr>
        <w:t xml:space="preserve"> National Park, </w:t>
      </w:r>
      <w:proofErr w:type="spellStart"/>
      <w:r>
        <w:rPr>
          <w:rFonts w:ascii="Georgia" w:hAnsi="Georgia"/>
        </w:rPr>
        <w:t>Phu</w:t>
      </w:r>
      <w:proofErr w:type="spellEnd"/>
      <w:r>
        <w:rPr>
          <w:rFonts w:ascii="Georgia" w:hAnsi="Georgia"/>
        </w:rPr>
        <w:t xml:space="preserve"> </w:t>
      </w:r>
      <w:proofErr w:type="spellStart"/>
      <w:r>
        <w:rPr>
          <w:rFonts w:ascii="Georgia" w:hAnsi="Georgia"/>
        </w:rPr>
        <w:t>Luang</w:t>
      </w:r>
      <w:proofErr w:type="spellEnd"/>
      <w:r>
        <w:rPr>
          <w:rFonts w:ascii="Georgia" w:hAnsi="Georgia"/>
        </w:rPr>
        <w:t xml:space="preserve"> Wildlife Sanctuary</w:t>
      </w:r>
      <w:ins w:id="48" w:author="Jack Plummer" w:date="2022-08-19T15:45:00Z">
        <w:r>
          <w:rPr>
            <w:rFonts w:ascii="Georgia" w:hAnsi="Georgia"/>
          </w:rPr>
          <w:t xml:space="preserve"> and </w:t>
        </w:r>
      </w:ins>
      <w:del w:id="49" w:author="Jack Plummer" w:date="2022-08-19T15:45:00Z">
        <w:r w:rsidDel="00776237">
          <w:rPr>
            <w:rFonts w:ascii="Georgia" w:hAnsi="Georgia"/>
          </w:rPr>
          <w:delText xml:space="preserve">, </w:delText>
        </w:r>
      </w:del>
      <w:proofErr w:type="spellStart"/>
      <w:r>
        <w:rPr>
          <w:rFonts w:ascii="Georgia" w:hAnsi="Georgia"/>
        </w:rPr>
        <w:t>Phu</w:t>
      </w:r>
      <w:proofErr w:type="spellEnd"/>
      <w:r>
        <w:rPr>
          <w:rFonts w:ascii="Georgia" w:hAnsi="Georgia"/>
        </w:rPr>
        <w:t xml:space="preserve"> Phan National Park.</w:t>
      </w:r>
      <w:del w:id="50" w:author="Jack Plummer" w:date="2022-08-19T15:44:00Z">
        <w:r w:rsidDel="00776237">
          <w:rPr>
            <w:rFonts w:ascii="Georgia" w:hAnsi="Georgia"/>
          </w:rPr>
          <w:delText xml:space="preserve"> </w:delText>
        </w:r>
        <w:r w:rsidDel="00776237">
          <w:rPr>
            <w:rFonts w:ascii="Georgia" w:hAnsi="Georgia"/>
          </w:rPr>
          <w:delText>The speci</w:delText>
        </w:r>
        <w:r w:rsidDel="00776237">
          <w:rPr>
            <w:rFonts w:ascii="Georgia" w:hAnsi="Georgia"/>
          </w:rPr>
          <w:delText xml:space="preserve">es has typically been also documented from unprotected areas, </w:delText>
        </w:r>
        <w:r w:rsidDel="00776237">
          <w:rPr>
            <w:rStyle w:val="Emphasis"/>
            <w:rFonts w:ascii="Georgia" w:hAnsi="Georgia"/>
          </w:rPr>
          <w:delText>e.g. Koh </w:delText>
        </w:r>
        <w:r w:rsidDel="00776237">
          <w:rPr>
            <w:rFonts w:ascii="Georgia" w:hAnsi="Georgia"/>
          </w:rPr>
          <w:delText>Samaesarn island.</w:delText>
        </w:r>
      </w:del>
    </w:p>
    <w:p w14:paraId="34E92C1D" w14:textId="77777777" w:rsidR="00000000" w:rsidRDefault="00776237">
      <w:pPr>
        <w:pStyle w:val="Heading2"/>
        <w:divId w:val="16667589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6499"/>
      </w:tblGrid>
      <w:tr w:rsidR="00000000" w14:paraId="05F91796" w14:textId="77777777">
        <w:trPr>
          <w:divId w:val="166675893"/>
          <w:tblCellSpacing w:w="15" w:type="dxa"/>
        </w:trPr>
        <w:tc>
          <w:tcPr>
            <w:tcW w:w="0" w:type="auto"/>
            <w:tcBorders>
              <w:bottom w:val="single" w:sz="6" w:space="0" w:color="000000"/>
            </w:tcBorders>
            <w:shd w:val="clear" w:color="auto" w:fill="BBBBBB"/>
            <w:vAlign w:val="center"/>
            <w:hideMark/>
          </w:tcPr>
          <w:p w14:paraId="704E2814"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164756A"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BCF1E52" w14:textId="77777777">
        <w:trPr>
          <w:divId w:val="166675893"/>
          <w:tblCellSpacing w:w="15" w:type="dxa"/>
        </w:trPr>
        <w:tc>
          <w:tcPr>
            <w:tcW w:w="0" w:type="auto"/>
            <w:vAlign w:val="center"/>
            <w:hideMark/>
          </w:tcPr>
          <w:p w14:paraId="400A9230" w14:textId="77777777" w:rsidR="00000000" w:rsidRDefault="00776237">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096FF5A" w14:textId="77777777" w:rsidR="00000000" w:rsidRDefault="00776237">
            <w:pPr>
              <w:spacing w:after="75"/>
              <w:rPr>
                <w:rFonts w:ascii="Georgia" w:eastAsia="Times New Roman" w:hAnsi="Georgia"/>
                <w:sz w:val="18"/>
                <w:szCs w:val="18"/>
              </w:rPr>
            </w:pPr>
            <w:r>
              <w:rPr>
                <w:rFonts w:ascii="Georgia" w:eastAsia="Times New Roman" w:hAnsi="Georgia"/>
                <w:sz w:val="18"/>
                <w:szCs w:val="18"/>
              </w:rPr>
              <w:t>The species has been recorded from protected areas across its distribution range.</w:t>
            </w:r>
          </w:p>
        </w:tc>
      </w:tr>
    </w:tbl>
    <w:p w14:paraId="03CB2F19" w14:textId="77777777" w:rsidR="00000000" w:rsidRDefault="00776237">
      <w:pPr>
        <w:pStyle w:val="Heading2"/>
        <w:divId w:val="166675893"/>
        <w:rPr>
          <w:rFonts w:ascii="Georgia" w:eastAsia="Times New Roman" w:hAnsi="Georgia"/>
          <w:sz w:val="27"/>
          <w:szCs w:val="27"/>
        </w:rPr>
      </w:pPr>
      <w:r>
        <w:rPr>
          <w:rFonts w:ascii="Georgia" w:eastAsia="Times New Roman" w:hAnsi="Georgia"/>
          <w:sz w:val="27"/>
          <w:szCs w:val="27"/>
        </w:rPr>
        <w:t>Important Conserva</w:t>
      </w:r>
      <w:r>
        <w:rPr>
          <w:rFonts w:ascii="Georgia" w:eastAsia="Times New Roman" w:hAnsi="Georgia"/>
          <w:sz w:val="27"/>
          <w:szCs w:val="27"/>
        </w:rPr>
        <w:t>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4"/>
        <w:gridCol w:w="530"/>
      </w:tblGrid>
      <w:tr w:rsidR="00000000" w14:paraId="63B04304" w14:textId="77777777">
        <w:trPr>
          <w:divId w:val="166675893"/>
          <w:tblCellSpacing w:w="15" w:type="dxa"/>
        </w:trPr>
        <w:tc>
          <w:tcPr>
            <w:tcW w:w="0" w:type="auto"/>
            <w:tcBorders>
              <w:bottom w:val="single" w:sz="6" w:space="0" w:color="000000"/>
            </w:tcBorders>
            <w:shd w:val="clear" w:color="auto" w:fill="BBBBBB"/>
            <w:vAlign w:val="center"/>
            <w:hideMark/>
          </w:tcPr>
          <w:p w14:paraId="24DA7693"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6C03AA7C"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A52C2FE" w14:textId="77777777">
        <w:trPr>
          <w:divId w:val="166675893"/>
          <w:tblCellSpacing w:w="15" w:type="dxa"/>
        </w:trPr>
        <w:tc>
          <w:tcPr>
            <w:tcW w:w="0" w:type="auto"/>
            <w:tcBorders>
              <w:bottom w:val="single" w:sz="6" w:space="0" w:color="CCCCCC"/>
            </w:tcBorders>
            <w:vAlign w:val="center"/>
            <w:hideMark/>
          </w:tcPr>
          <w:p w14:paraId="7C07E6E9" w14:textId="77777777" w:rsidR="00000000" w:rsidRDefault="00776237">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56327F84"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r>
      <w:tr w:rsidR="00000000" w14:paraId="7BB326B2" w14:textId="77777777">
        <w:trPr>
          <w:divId w:val="166675893"/>
          <w:tblCellSpacing w:w="15" w:type="dxa"/>
        </w:trPr>
        <w:tc>
          <w:tcPr>
            <w:tcW w:w="0" w:type="auto"/>
            <w:tcBorders>
              <w:bottom w:val="single" w:sz="6" w:space="0" w:color="CCCCCC"/>
            </w:tcBorders>
            <w:vAlign w:val="center"/>
            <w:hideMark/>
          </w:tcPr>
          <w:p w14:paraId="040F7487" w14:textId="77777777" w:rsidR="00000000" w:rsidRDefault="00776237">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5FF601E2"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r>
    </w:tbl>
    <w:p w14:paraId="22E07493" w14:textId="77777777" w:rsidR="00000000" w:rsidRDefault="00776237">
      <w:pPr>
        <w:pStyle w:val="Heading2"/>
        <w:divId w:val="16667589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6AC32ACB" w14:textId="77777777">
        <w:trPr>
          <w:divId w:val="166675893"/>
          <w:tblCellSpacing w:w="15" w:type="dxa"/>
        </w:trPr>
        <w:tc>
          <w:tcPr>
            <w:tcW w:w="0" w:type="auto"/>
            <w:tcBorders>
              <w:bottom w:val="single" w:sz="6" w:space="0" w:color="000000"/>
            </w:tcBorders>
            <w:shd w:val="clear" w:color="auto" w:fill="BBBBBB"/>
            <w:vAlign w:val="center"/>
            <w:hideMark/>
          </w:tcPr>
          <w:p w14:paraId="17E4F343"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45550C3C"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A809DDC" w14:textId="77777777">
        <w:trPr>
          <w:divId w:val="166675893"/>
          <w:tblCellSpacing w:w="15" w:type="dxa"/>
        </w:trPr>
        <w:tc>
          <w:tcPr>
            <w:tcW w:w="0" w:type="auto"/>
            <w:tcBorders>
              <w:bottom w:val="single" w:sz="6" w:space="0" w:color="CCCCCC"/>
            </w:tcBorders>
            <w:vAlign w:val="center"/>
            <w:hideMark/>
          </w:tcPr>
          <w:p w14:paraId="5C4D9525" w14:textId="77777777" w:rsidR="00000000" w:rsidRDefault="00776237">
            <w:pPr>
              <w:spacing w:after="75"/>
              <w:rPr>
                <w:rFonts w:ascii="Georgia" w:eastAsia="Times New Roman" w:hAnsi="Georgia"/>
                <w:sz w:val="18"/>
                <w:szCs w:val="18"/>
              </w:rPr>
            </w:pPr>
            <w:r>
              <w:rPr>
                <w:rFonts w:ascii="Georgia" w:eastAsia="Times New Roman" w:hAnsi="Georgia"/>
                <w:sz w:val="18"/>
                <w:szCs w:val="18"/>
              </w:rPr>
              <w:t>1.2. Research -</w:t>
            </w:r>
            <w:r>
              <w:rPr>
                <w:rFonts w:ascii="Georgia" w:eastAsia="Times New Roman" w:hAnsi="Georgia"/>
                <w:sz w:val="18"/>
                <w:szCs w:val="18"/>
              </w:rPr>
              <w:t>&gt; Population size, distribution &amp; trends</w:t>
            </w:r>
          </w:p>
        </w:tc>
        <w:tc>
          <w:tcPr>
            <w:tcW w:w="0" w:type="auto"/>
            <w:tcBorders>
              <w:bottom w:val="single" w:sz="6" w:space="0" w:color="CCCCCC"/>
            </w:tcBorders>
            <w:vAlign w:val="center"/>
            <w:hideMark/>
          </w:tcPr>
          <w:p w14:paraId="275F9FC2"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r>
      <w:tr w:rsidR="00000000" w14:paraId="2EF5F0F0" w14:textId="77777777">
        <w:trPr>
          <w:divId w:val="166675893"/>
          <w:tblCellSpacing w:w="15" w:type="dxa"/>
        </w:trPr>
        <w:tc>
          <w:tcPr>
            <w:tcW w:w="0" w:type="auto"/>
            <w:tcBorders>
              <w:bottom w:val="single" w:sz="6" w:space="0" w:color="CCCCCC"/>
            </w:tcBorders>
            <w:vAlign w:val="center"/>
            <w:hideMark/>
          </w:tcPr>
          <w:p w14:paraId="5334C63B" w14:textId="77777777" w:rsidR="00000000" w:rsidRDefault="00776237">
            <w:pPr>
              <w:spacing w:after="75"/>
              <w:rPr>
                <w:rFonts w:ascii="Georgia" w:eastAsia="Times New Roman" w:hAnsi="Georgia"/>
                <w:sz w:val="18"/>
                <w:szCs w:val="18"/>
              </w:rPr>
            </w:pPr>
            <w:r>
              <w:rPr>
                <w:rFonts w:ascii="Georgia" w:eastAsia="Times New Roman" w:hAnsi="Georgia"/>
                <w:sz w:val="18"/>
                <w:szCs w:val="18"/>
              </w:rPr>
              <w:lastRenderedPageBreak/>
              <w:t>1.5. Research -&gt; Threats</w:t>
            </w:r>
          </w:p>
        </w:tc>
        <w:tc>
          <w:tcPr>
            <w:tcW w:w="0" w:type="auto"/>
            <w:tcBorders>
              <w:bottom w:val="single" w:sz="6" w:space="0" w:color="CCCCCC"/>
            </w:tcBorders>
            <w:vAlign w:val="center"/>
            <w:hideMark/>
          </w:tcPr>
          <w:p w14:paraId="2AA59FF3"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r>
    </w:tbl>
    <w:p w14:paraId="2C2901DA" w14:textId="77777777" w:rsidR="00000000" w:rsidRDefault="00776237">
      <w:pPr>
        <w:pStyle w:val="Heading1"/>
        <w:divId w:val="1693215875"/>
        <w:rPr>
          <w:rFonts w:ascii="Georgia" w:eastAsia="Times New Roman" w:hAnsi="Georgia"/>
          <w:sz w:val="29"/>
          <w:szCs w:val="29"/>
        </w:rPr>
      </w:pPr>
      <w:r>
        <w:rPr>
          <w:rFonts w:ascii="Georgia" w:eastAsia="Times New Roman" w:hAnsi="Georgia"/>
          <w:sz w:val="29"/>
          <w:szCs w:val="29"/>
        </w:rPr>
        <w:t>Ecosystem Services</w:t>
      </w:r>
    </w:p>
    <w:p w14:paraId="3C38D9CB" w14:textId="77777777" w:rsidR="00000000" w:rsidRDefault="00776237">
      <w:pPr>
        <w:pStyle w:val="Heading2"/>
        <w:divId w:val="1693215875"/>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4281378C" w14:textId="77777777">
        <w:trPr>
          <w:divId w:val="1693215875"/>
          <w:tblCellSpacing w:w="15" w:type="dxa"/>
        </w:trPr>
        <w:tc>
          <w:tcPr>
            <w:tcW w:w="0" w:type="auto"/>
            <w:tcBorders>
              <w:bottom w:val="single" w:sz="6" w:space="0" w:color="000000"/>
            </w:tcBorders>
            <w:shd w:val="clear" w:color="auto" w:fill="BBBBBB"/>
            <w:vAlign w:val="center"/>
            <w:hideMark/>
          </w:tcPr>
          <w:p w14:paraId="6C08132A" w14:textId="77777777" w:rsidR="00000000" w:rsidRDefault="00776237">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0CD42AF9" w14:textId="77777777" w:rsidR="00000000" w:rsidRDefault="00776237">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00172A6B" w14:textId="77777777">
        <w:trPr>
          <w:divId w:val="1693215875"/>
          <w:tblCellSpacing w:w="15" w:type="dxa"/>
        </w:trPr>
        <w:tc>
          <w:tcPr>
            <w:tcW w:w="0" w:type="auto"/>
            <w:vAlign w:val="center"/>
            <w:hideMark/>
          </w:tcPr>
          <w:p w14:paraId="723CCC53" w14:textId="77777777" w:rsidR="00000000" w:rsidRDefault="00776237">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1777D85" w14:textId="77777777" w:rsidR="00000000" w:rsidRDefault="00776237">
            <w:pPr>
              <w:spacing w:after="75"/>
              <w:rPr>
                <w:rFonts w:ascii="Georgia" w:eastAsia="Times New Roman" w:hAnsi="Georgia"/>
                <w:sz w:val="18"/>
                <w:szCs w:val="18"/>
              </w:rPr>
            </w:pPr>
            <w:r>
              <w:rPr>
                <w:rFonts w:ascii="Georgia" w:eastAsia="Times New Roman" w:hAnsi="Georgia"/>
                <w:sz w:val="18"/>
                <w:szCs w:val="18"/>
              </w:rPr>
              <w:t>-</w:t>
            </w:r>
          </w:p>
        </w:tc>
      </w:tr>
    </w:tbl>
    <w:p w14:paraId="13C2E8D8" w14:textId="77777777" w:rsidR="00000000" w:rsidRDefault="00776237">
      <w:pPr>
        <w:pStyle w:val="Heading1"/>
        <w:rPr>
          <w:rFonts w:ascii="Georgia" w:eastAsia="Times New Roman" w:hAnsi="Georgia"/>
          <w:sz w:val="29"/>
          <w:szCs w:val="29"/>
        </w:rPr>
      </w:pPr>
      <w:r>
        <w:rPr>
          <w:rFonts w:ascii="Georgia" w:eastAsia="Times New Roman" w:hAnsi="Georgia"/>
          <w:sz w:val="29"/>
          <w:szCs w:val="29"/>
        </w:rPr>
        <w:t>Bibliogra</w:t>
      </w:r>
      <w:r>
        <w:rPr>
          <w:rFonts w:ascii="Georgia" w:eastAsia="Times New Roman" w:hAnsi="Georgia"/>
          <w:sz w:val="29"/>
          <w:szCs w:val="29"/>
        </w:rPr>
        <w:t>phy</w:t>
      </w:r>
    </w:p>
    <w:p w14:paraId="376B731F" w14:textId="014D79C8" w:rsidR="00000000" w:rsidRDefault="00776237">
      <w:pPr>
        <w:pStyle w:val="NormalWeb"/>
        <w:divId w:val="138305748"/>
        <w:rPr>
          <w:rFonts w:ascii="Georgia" w:hAnsi="Georgia"/>
        </w:rPr>
      </w:pPr>
      <w:r>
        <w:rPr>
          <w:rFonts w:ascii="Georgia" w:hAnsi="Georgia"/>
        </w:rPr>
        <w:t xml:space="preserve">BGCI. 2022. </w:t>
      </w:r>
      <w:proofErr w:type="spellStart"/>
      <w:r>
        <w:rPr>
          <w:rFonts w:ascii="Georgia" w:hAnsi="Georgia"/>
        </w:rPr>
        <w:t>PlantSearch</w:t>
      </w:r>
      <w:proofErr w:type="spellEnd"/>
      <w:r>
        <w:rPr>
          <w:rFonts w:ascii="Georgia" w:hAnsi="Georgia"/>
        </w:rPr>
        <w:t xml:space="preserve">. London: Botanic Gardens Conservation International. Available at: </w:t>
      </w:r>
      <w:r>
        <w:rPr>
          <w:rFonts w:ascii="Georgia" w:hAnsi="Georgia"/>
        </w:rPr>
        <w:fldChar w:fldCharType="begin"/>
      </w:r>
      <w:ins w:id="51" w:author="Jack Plummer" w:date="2022-08-19T15:46:00Z">
        <w:r>
          <w:rPr>
            <w:rFonts w:ascii="Georgia" w:hAnsi="Georgia"/>
          </w:rPr>
          <w:instrText>HYPERLINK "https://rbgkew.sharepoint.com/sites/KewPlantAssessment2022-2/Shared Documents/General/Projects/Threatened Biodiversity Hotspots Programme/Thailand/FORRU_reviews/www.bgci.org/plant_search.php"</w:instrText>
        </w:r>
      </w:ins>
      <w:del w:id="52" w:author="Jack Plummer" w:date="2022-08-19T15:46:00Z">
        <w:r w:rsidDel="00776237">
          <w:rPr>
            <w:rFonts w:ascii="Georgia" w:hAnsi="Georgia"/>
          </w:rPr>
          <w:delInstrText xml:space="preserve"> </w:delInstrText>
        </w:r>
        <w:r w:rsidDel="00776237">
          <w:rPr>
            <w:rFonts w:ascii="Georgia" w:hAnsi="Georgia"/>
          </w:rPr>
          <w:delInstrText>HYPERLINK "www.bgci.org/plant_search.php"</w:delInstrText>
        </w:r>
        <w:r w:rsidDel="00776237">
          <w:rPr>
            <w:rFonts w:ascii="Georgia" w:hAnsi="Georgia"/>
          </w:rPr>
          <w:delInstrText xml:space="preserve"> </w:delInstrText>
        </w:r>
      </w:del>
      <w:ins w:id="53" w:author="Jack Plummer" w:date="2022-08-19T15:46:00Z">
        <w:r>
          <w:rPr>
            <w:rFonts w:ascii="Georgia" w:hAnsi="Georgia"/>
          </w:rPr>
        </w:r>
      </w:ins>
      <w:r>
        <w:rPr>
          <w:rFonts w:ascii="Georgia" w:hAnsi="Georgia"/>
        </w:rPr>
        <w:fldChar w:fldCharType="separate"/>
      </w:r>
      <w:r>
        <w:rPr>
          <w:rStyle w:val="Hyperlink"/>
          <w:rFonts w:ascii="Georgia" w:hAnsi="Georgia"/>
        </w:rPr>
        <w:t>www.bgci.org/plant_search.php</w:t>
      </w:r>
      <w:r>
        <w:rPr>
          <w:rFonts w:ascii="Georgia" w:hAnsi="Georgia"/>
        </w:rPr>
        <w:fldChar w:fldCharType="end"/>
      </w:r>
      <w:r>
        <w:rPr>
          <w:rFonts w:ascii="Georgia" w:hAnsi="Georgia"/>
        </w:rPr>
        <w:t xml:space="preserve">. </w:t>
      </w:r>
    </w:p>
    <w:p w14:paraId="302C4CCA" w14:textId="77777777" w:rsidR="00000000" w:rsidRDefault="00776237">
      <w:pPr>
        <w:pStyle w:val="NormalWeb"/>
        <w:divId w:val="138305748"/>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2E8AB18F" w14:textId="77777777" w:rsidR="00000000" w:rsidRDefault="00776237">
      <w:pPr>
        <w:pStyle w:val="NormalWeb"/>
        <w:divId w:val="138305748"/>
        <w:rPr>
          <w:rFonts w:ascii="Georgia" w:hAnsi="Georgia"/>
        </w:rPr>
      </w:pPr>
      <w:proofErr w:type="spellStart"/>
      <w:r>
        <w:rPr>
          <w:rFonts w:ascii="Georgia" w:hAnsi="Georgia"/>
        </w:rPr>
        <w:t>Chayamarit</w:t>
      </w:r>
      <w:proofErr w:type="spellEnd"/>
      <w:r>
        <w:rPr>
          <w:rFonts w:ascii="Georgia" w:hAnsi="Georgia"/>
        </w:rPr>
        <w:t xml:space="preserve">, K., Van </w:t>
      </w:r>
      <w:proofErr w:type="spellStart"/>
      <w:r>
        <w:rPr>
          <w:rFonts w:ascii="Georgia" w:hAnsi="Georgia"/>
        </w:rPr>
        <w:t>Welzen</w:t>
      </w:r>
      <w:proofErr w:type="spellEnd"/>
      <w:r>
        <w:rPr>
          <w:rFonts w:ascii="Georgia" w:hAnsi="Georgia"/>
        </w:rPr>
        <w:t xml:space="preserve">, P. C. 2005. </w:t>
      </w:r>
      <w:proofErr w:type="spellStart"/>
      <w:r>
        <w:rPr>
          <w:rFonts w:ascii="Georgia" w:hAnsi="Georgia"/>
        </w:rPr>
        <w:t>Euphorbiaceae</w:t>
      </w:r>
      <w:proofErr w:type="spellEnd"/>
      <w:r>
        <w:rPr>
          <w:rFonts w:ascii="Georgia" w:hAnsi="Georgia"/>
        </w:rPr>
        <w:t xml:space="preserve">. In: </w:t>
      </w:r>
      <w:proofErr w:type="spellStart"/>
      <w:r>
        <w:rPr>
          <w:rFonts w:ascii="Georgia" w:hAnsi="Georgia"/>
        </w:rPr>
        <w:t>Santisuk</w:t>
      </w:r>
      <w:proofErr w:type="spellEnd"/>
      <w:r>
        <w:rPr>
          <w:rFonts w:ascii="Georgia" w:hAnsi="Georgia"/>
        </w:rPr>
        <w:t xml:space="preserve">, T. and Larsen, K. (eds), </w:t>
      </w:r>
      <w:r>
        <w:rPr>
          <w:rFonts w:ascii="Georgia" w:hAnsi="Georgia"/>
          <w:i/>
          <w:iCs/>
        </w:rPr>
        <w:t>Flora of Thailand</w:t>
      </w:r>
      <w:r>
        <w:rPr>
          <w:rFonts w:ascii="Georgia" w:hAnsi="Georgia"/>
        </w:rPr>
        <w:t>, pp. 1-3</w:t>
      </w:r>
      <w:r>
        <w:rPr>
          <w:rFonts w:ascii="Georgia" w:hAnsi="Georgia"/>
        </w:rPr>
        <w:t>03. Department of National Parks, Wildlife and Plant Conservation, Thailand.</w:t>
      </w:r>
    </w:p>
    <w:p w14:paraId="19CA7C11" w14:textId="77777777" w:rsidR="00000000" w:rsidRDefault="00776237">
      <w:pPr>
        <w:pStyle w:val="NormalWeb"/>
        <w:divId w:val="138305748"/>
        <w:rPr>
          <w:rFonts w:ascii="Georgia" w:hAnsi="Georgia"/>
        </w:rPr>
      </w:pPr>
      <w:r>
        <w:rPr>
          <w:rFonts w:ascii="Georgia" w:hAnsi="Georgia"/>
        </w:rPr>
        <w:t xml:space="preserve">Department of National Parks, Wildlife and Plant Conservation. 2019. The Biological Diversity in Protected </w:t>
      </w:r>
      <w:proofErr w:type="gramStart"/>
      <w:r>
        <w:rPr>
          <w:rFonts w:ascii="Georgia" w:hAnsi="Georgia"/>
        </w:rPr>
        <w:t>Area :</w:t>
      </w:r>
      <w:proofErr w:type="gramEnd"/>
      <w:r>
        <w:rPr>
          <w:rFonts w:ascii="Georgia" w:hAnsi="Georgia"/>
        </w:rPr>
        <w:t xml:space="preserve"> Sri </w:t>
      </w:r>
      <w:proofErr w:type="spellStart"/>
      <w:r>
        <w:rPr>
          <w:rFonts w:ascii="Georgia" w:hAnsi="Georgia"/>
        </w:rPr>
        <w:t>Lanna</w:t>
      </w:r>
      <w:proofErr w:type="spellEnd"/>
      <w:r>
        <w:rPr>
          <w:rFonts w:ascii="Georgia" w:hAnsi="Georgia"/>
        </w:rPr>
        <w:t xml:space="preserve"> National Park .</w:t>
      </w:r>
    </w:p>
    <w:p w14:paraId="080645BC" w14:textId="77777777" w:rsidR="00000000" w:rsidRDefault="00776237">
      <w:pPr>
        <w:pStyle w:val="NormalWeb"/>
        <w:divId w:val="138305748"/>
        <w:rPr>
          <w:rFonts w:ascii="Georgia" w:hAnsi="Georgia"/>
        </w:rPr>
      </w:pPr>
      <w:r>
        <w:rPr>
          <w:rFonts w:ascii="Georgia" w:hAnsi="Georgia"/>
        </w:rPr>
        <w:t>GBIF. 2022. Global Biodiversity Informa</w:t>
      </w:r>
      <w:r>
        <w:rPr>
          <w:rFonts w:ascii="Georgia" w:hAnsi="Georgia"/>
        </w:rPr>
        <w:t xml:space="preserve">tion Facility. Available at: </w:t>
      </w:r>
      <w:hyperlink r:id="rId14" w:history="1">
        <w:r>
          <w:rPr>
            <w:rStyle w:val="Hyperlink"/>
            <w:rFonts w:ascii="Georgia" w:hAnsi="Georgia"/>
          </w:rPr>
          <w:t>http://data.gbif.org/</w:t>
        </w:r>
      </w:hyperlink>
      <w:r>
        <w:rPr>
          <w:rFonts w:ascii="Georgia" w:hAnsi="Georgia"/>
        </w:rPr>
        <w:t xml:space="preserve">. </w:t>
      </w:r>
    </w:p>
    <w:p w14:paraId="73AE018E" w14:textId="77777777" w:rsidR="00000000" w:rsidRDefault="00776237">
      <w:pPr>
        <w:pStyle w:val="NormalWeb"/>
        <w:divId w:val="138305748"/>
        <w:rPr>
          <w:rFonts w:ascii="Georgia" w:hAnsi="Georgia"/>
        </w:rPr>
      </w:pPr>
      <w:r>
        <w:rPr>
          <w:rFonts w:ascii="Georgia" w:hAnsi="Georgia"/>
        </w:rPr>
        <w:t xml:space="preserve">Global Forest Watch. 2020 Instituto de </w:t>
      </w:r>
      <w:proofErr w:type="spellStart"/>
      <w:r>
        <w:rPr>
          <w:rFonts w:ascii="Georgia" w:hAnsi="Georgia"/>
        </w:rPr>
        <w:t>Recursos</w:t>
      </w:r>
      <w:proofErr w:type="spellEnd"/>
      <w:r>
        <w:rPr>
          <w:rFonts w:ascii="Georgia" w:hAnsi="Georgia"/>
        </w:rPr>
        <w:t xml:space="preserve"> </w:t>
      </w:r>
      <w:proofErr w:type="spellStart"/>
      <w:r>
        <w:rPr>
          <w:rFonts w:ascii="Georgia" w:hAnsi="Georgia"/>
        </w:rPr>
        <w:t>Globales</w:t>
      </w:r>
      <w:proofErr w:type="spellEnd"/>
      <w:r>
        <w:rPr>
          <w:rFonts w:ascii="Georgia" w:hAnsi="Georgia"/>
        </w:rPr>
        <w:t>. www.globalforestwatch.org.</w:t>
      </w:r>
    </w:p>
    <w:p w14:paraId="757E90A1" w14:textId="77777777" w:rsidR="00000000" w:rsidRDefault="00776237">
      <w:pPr>
        <w:pStyle w:val="NormalWeb"/>
        <w:divId w:val="138305748"/>
        <w:rPr>
          <w:rFonts w:ascii="Georgia" w:hAnsi="Georgia"/>
        </w:rPr>
      </w:pPr>
      <w:proofErr w:type="spellStart"/>
      <w:r>
        <w:rPr>
          <w:rFonts w:ascii="Georgia" w:hAnsi="Georgia"/>
        </w:rPr>
        <w:t>Puttachai</w:t>
      </w:r>
      <w:proofErr w:type="spellEnd"/>
      <w:r>
        <w:rPr>
          <w:rFonts w:ascii="Georgia" w:hAnsi="Georgia"/>
        </w:rPr>
        <w:t xml:space="preserve">, P. 2011. The diversity of </w:t>
      </w:r>
      <w:proofErr w:type="spellStart"/>
      <w:r>
        <w:rPr>
          <w:rFonts w:ascii="Georgia" w:hAnsi="Georgia"/>
        </w:rPr>
        <w:t>malpighiales</w:t>
      </w:r>
      <w:proofErr w:type="spellEnd"/>
      <w:r>
        <w:rPr>
          <w:rFonts w:ascii="Georgia" w:hAnsi="Georgia"/>
        </w:rPr>
        <w:t xml:space="preserve"> in </w:t>
      </w:r>
      <w:proofErr w:type="gramStart"/>
      <w:r>
        <w:rPr>
          <w:rFonts w:ascii="Georgia" w:hAnsi="Georgia"/>
        </w:rPr>
        <w:t xml:space="preserve">Na Yung-Nam </w:t>
      </w:r>
      <w:proofErr w:type="spellStart"/>
      <w:r>
        <w:rPr>
          <w:rFonts w:ascii="Georgia" w:hAnsi="Georgia"/>
        </w:rPr>
        <w:t>Som</w:t>
      </w:r>
      <w:proofErr w:type="spellEnd"/>
      <w:r>
        <w:rPr>
          <w:rFonts w:ascii="Georgia" w:hAnsi="Georgia"/>
        </w:rPr>
        <w:t xml:space="preserve"> forest</w:t>
      </w:r>
      <w:proofErr w:type="gramEnd"/>
      <w:r>
        <w:rPr>
          <w:rFonts w:ascii="Georgia" w:hAnsi="Georgia"/>
        </w:rPr>
        <w:t xml:space="preserve">, Na </w:t>
      </w:r>
      <w:r>
        <w:rPr>
          <w:rFonts w:ascii="Georgia" w:hAnsi="Georgia"/>
        </w:rPr>
        <w:t xml:space="preserve">Yung-Nam </w:t>
      </w:r>
      <w:proofErr w:type="spellStart"/>
      <w:r>
        <w:rPr>
          <w:rFonts w:ascii="Georgia" w:hAnsi="Georgia"/>
        </w:rPr>
        <w:t>Som</w:t>
      </w:r>
      <w:proofErr w:type="spellEnd"/>
      <w:r>
        <w:rPr>
          <w:rFonts w:ascii="Georgia" w:hAnsi="Georgia"/>
        </w:rPr>
        <w:t xml:space="preserve"> National Park, </w:t>
      </w:r>
      <w:proofErr w:type="spellStart"/>
      <w:r>
        <w:rPr>
          <w:rFonts w:ascii="Georgia" w:hAnsi="Georgia"/>
        </w:rPr>
        <w:t>Udon</w:t>
      </w:r>
      <w:proofErr w:type="spellEnd"/>
      <w:r>
        <w:rPr>
          <w:rFonts w:ascii="Georgia" w:hAnsi="Georgia"/>
        </w:rPr>
        <w:t xml:space="preserve"> Thani province. Biology Department, </w:t>
      </w:r>
      <w:proofErr w:type="spellStart"/>
      <w:r>
        <w:rPr>
          <w:rFonts w:ascii="Georgia" w:hAnsi="Georgia"/>
        </w:rPr>
        <w:t>Khonkaen</w:t>
      </w:r>
      <w:proofErr w:type="spellEnd"/>
      <w:r>
        <w:rPr>
          <w:rFonts w:ascii="Georgia" w:hAnsi="Georgia"/>
        </w:rPr>
        <w:t xml:space="preserve"> University.</w:t>
      </w:r>
    </w:p>
    <w:p w14:paraId="137F6DFF" w14:textId="77777777" w:rsidR="00000000" w:rsidRDefault="00776237">
      <w:pPr>
        <w:pStyle w:val="NormalWeb"/>
        <w:divId w:val="138305748"/>
        <w:rPr>
          <w:rFonts w:ascii="Georgia" w:hAnsi="Georgia"/>
        </w:rPr>
      </w:pPr>
      <w:proofErr w:type="spellStart"/>
      <w:r>
        <w:rPr>
          <w:rFonts w:ascii="Georgia" w:hAnsi="Georgia"/>
        </w:rPr>
        <w:t>Temchai</w:t>
      </w:r>
      <w:proofErr w:type="spellEnd"/>
      <w:r>
        <w:rPr>
          <w:rFonts w:ascii="Georgia" w:hAnsi="Georgia"/>
        </w:rPr>
        <w:t xml:space="preserve"> T., et al. 2014. The Forest Conversion in Dong </w:t>
      </w:r>
      <w:proofErr w:type="spellStart"/>
      <w:r>
        <w:rPr>
          <w:rFonts w:ascii="Georgia" w:hAnsi="Georgia"/>
        </w:rPr>
        <w:t>PhayaYen</w:t>
      </w:r>
      <w:proofErr w:type="spellEnd"/>
      <w:r>
        <w:rPr>
          <w:rFonts w:ascii="Georgia" w:hAnsi="Georgia"/>
        </w:rPr>
        <w:t xml:space="preserve"> – </w:t>
      </w:r>
      <w:proofErr w:type="spellStart"/>
      <w:r>
        <w:rPr>
          <w:rFonts w:ascii="Georgia" w:hAnsi="Georgia"/>
        </w:rPr>
        <w:t>Khaoyai</w:t>
      </w:r>
      <w:proofErr w:type="spellEnd"/>
      <w:r>
        <w:rPr>
          <w:rFonts w:ascii="Georgia" w:hAnsi="Georgia"/>
        </w:rPr>
        <w:t xml:space="preserve"> Forest Complex world Heritage site after World Heritage Inscription. Department of National </w:t>
      </w:r>
      <w:r>
        <w:rPr>
          <w:rFonts w:ascii="Georgia" w:hAnsi="Georgia"/>
        </w:rPr>
        <w:t>Parks, Wildlife and Plant Conservation.</w:t>
      </w:r>
    </w:p>
    <w:p w14:paraId="1AAB8CB5" w14:textId="77777777" w:rsidR="00000000" w:rsidRDefault="00776237">
      <w:pPr>
        <w:pStyle w:val="NormalWeb"/>
        <w:divId w:val="138305748"/>
        <w:rPr>
          <w:rFonts w:ascii="Georgia" w:hAnsi="Georgia"/>
        </w:rPr>
      </w:pPr>
      <w:r>
        <w:rPr>
          <w:rFonts w:ascii="Georgia" w:hAnsi="Georgia"/>
        </w:rPr>
        <w:t>WWF-Greater Mekong. 2013. Ecosystems in the Greater Mekong: Past trends, current status, possible futures</w:t>
      </w:r>
      <w:proofErr w:type="gramStart"/>
      <w:r>
        <w:rPr>
          <w:rFonts w:ascii="Georgia" w:hAnsi="Georgia"/>
        </w:rPr>
        <w:t>. .</w:t>
      </w:r>
      <w:proofErr w:type="gramEnd"/>
      <w:r>
        <w:rPr>
          <w:rFonts w:ascii="Georgia" w:hAnsi="Georgia"/>
        </w:rPr>
        <w:t xml:space="preserve"> Available at: </w:t>
      </w:r>
      <w:hyperlink r:id="rId15" w:history="1">
        <w:r>
          <w:rPr>
            <w:rStyle w:val="Hyperlink"/>
            <w:rFonts w:ascii="Georgia" w:hAnsi="Georgia"/>
          </w:rPr>
          <w:t>https://data.opendevelopmentmekong.net/library_record/ecosystems-in-the-greater-mekong-past-trends-current-status-future-possibilities</w:t>
        </w:r>
      </w:hyperlink>
      <w:r>
        <w:rPr>
          <w:rFonts w:ascii="Georgia" w:hAnsi="Georgia"/>
        </w:rPr>
        <w:t xml:space="preserve">. (Accessed: 15 </w:t>
      </w:r>
      <w:proofErr w:type="gramStart"/>
      <w:r>
        <w:rPr>
          <w:rFonts w:ascii="Georgia" w:hAnsi="Georgia"/>
        </w:rPr>
        <w:t>May,</w:t>
      </w:r>
      <w:proofErr w:type="gramEnd"/>
      <w:r>
        <w:rPr>
          <w:rFonts w:ascii="Georgia" w:hAnsi="Georgia"/>
        </w:rPr>
        <w:t xml:space="preserve"> 2022).</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4" w:author="Jack Plummer" w:date="2022-08-19T15:32:00Z" w:initials="JP">
    <w:p w14:paraId="514A3286" w14:textId="77777777" w:rsidR="00F34CEF" w:rsidRDefault="00F34CEF" w:rsidP="002174CD">
      <w:pPr>
        <w:pStyle w:val="CommentText"/>
      </w:pPr>
      <w:r>
        <w:rPr>
          <w:rStyle w:val="CommentReference"/>
        </w:rPr>
        <w:annotationRef/>
      </w:r>
      <w:r>
        <w:t>Possibly Extant</w:t>
      </w:r>
    </w:p>
  </w:comment>
  <w:comment w:id="30" w:author="Jack Plummer" w:date="2022-08-19T15:33:00Z" w:initials="JP">
    <w:p w14:paraId="300BE1F1" w14:textId="77777777" w:rsidR="00F34CEF" w:rsidRDefault="00F34CEF" w:rsidP="00F930B4">
      <w:pPr>
        <w:pStyle w:val="CommentText"/>
      </w:pPr>
      <w:r>
        <w:rPr>
          <w:rStyle w:val="CommentReference"/>
        </w:rPr>
        <w:annotationRef/>
      </w:r>
      <w:r>
        <w:t>Code out other relevant habitat types</w:t>
      </w:r>
    </w:p>
  </w:comment>
  <w:comment w:id="34" w:author="Jack Plummer" w:date="2022-08-19T15:44:00Z" w:initials="JP">
    <w:p w14:paraId="04B623D1" w14:textId="77777777" w:rsidR="00776237" w:rsidRDefault="00776237" w:rsidP="0036628D">
      <w:pPr>
        <w:pStyle w:val="CommentText"/>
      </w:pPr>
      <w:r>
        <w:rPr>
          <w:rStyle w:val="CommentReference"/>
        </w:rPr>
        <w:annotationRef/>
      </w:r>
      <w:r>
        <w:t>Complete use and trade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14A3286" w15:done="0"/>
  <w15:commentEx w15:paraId="300BE1F1" w15:done="0"/>
  <w15:commentEx w15:paraId="04B623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A2B74" w16cex:dateUtc="2022-08-19T14:32:00Z"/>
  <w16cex:commentExtensible w16cex:durableId="26AA2BDF" w16cex:dateUtc="2022-08-19T14:33:00Z"/>
  <w16cex:commentExtensible w16cex:durableId="26AA2E65" w16cex:dateUtc="2022-08-19T1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14A3286" w16cid:durableId="26AA2B74"/>
  <w16cid:commentId w16cid:paraId="300BE1F1" w16cid:durableId="26AA2BDF"/>
  <w16cid:commentId w16cid:paraId="04B623D1" w16cid:durableId="26AA2E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5183"/>
    <w:rsid w:val="00776237"/>
    <w:rsid w:val="00985183"/>
    <w:rsid w:val="00F34C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6B39A"/>
  <w15:chartTrackingRefBased/>
  <w15:docId w15:val="{CE33B2BB-E505-464A-9B09-378D2782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985183"/>
    <w:rPr>
      <w:rFonts w:eastAsiaTheme="minorEastAsia"/>
      <w:sz w:val="24"/>
      <w:szCs w:val="24"/>
    </w:rPr>
  </w:style>
  <w:style w:type="character" w:styleId="CommentReference">
    <w:name w:val="annotation reference"/>
    <w:basedOn w:val="DefaultParagraphFont"/>
    <w:uiPriority w:val="99"/>
    <w:semiHidden/>
    <w:unhideWhenUsed/>
    <w:rsid w:val="00F34CEF"/>
    <w:rPr>
      <w:sz w:val="16"/>
      <w:szCs w:val="16"/>
    </w:rPr>
  </w:style>
  <w:style w:type="paragraph" w:styleId="CommentText">
    <w:name w:val="annotation text"/>
    <w:basedOn w:val="Normal"/>
    <w:link w:val="CommentTextChar"/>
    <w:uiPriority w:val="99"/>
    <w:unhideWhenUsed/>
    <w:rsid w:val="00F34CEF"/>
    <w:rPr>
      <w:sz w:val="20"/>
      <w:szCs w:val="20"/>
    </w:rPr>
  </w:style>
  <w:style w:type="character" w:customStyle="1" w:styleId="CommentTextChar">
    <w:name w:val="Comment Text Char"/>
    <w:basedOn w:val="DefaultParagraphFont"/>
    <w:link w:val="CommentText"/>
    <w:uiPriority w:val="99"/>
    <w:rsid w:val="00F34CEF"/>
    <w:rPr>
      <w:rFonts w:eastAsiaTheme="minorEastAsia"/>
    </w:rPr>
  </w:style>
  <w:style w:type="paragraph" w:styleId="CommentSubject">
    <w:name w:val="annotation subject"/>
    <w:basedOn w:val="CommentText"/>
    <w:next w:val="CommentText"/>
    <w:link w:val="CommentSubjectChar"/>
    <w:uiPriority w:val="99"/>
    <w:semiHidden/>
    <w:unhideWhenUsed/>
    <w:rsid w:val="00F34CEF"/>
    <w:rPr>
      <w:b/>
      <w:bCs/>
    </w:rPr>
  </w:style>
  <w:style w:type="character" w:customStyle="1" w:styleId="CommentSubjectChar">
    <w:name w:val="Comment Subject Char"/>
    <w:basedOn w:val="CommentTextChar"/>
    <w:link w:val="CommentSubject"/>
    <w:uiPriority w:val="99"/>
    <w:semiHidden/>
    <w:rsid w:val="00F34CEF"/>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7125">
      <w:marLeft w:val="0"/>
      <w:marRight w:val="0"/>
      <w:marTop w:val="0"/>
      <w:marBottom w:val="0"/>
      <w:divBdr>
        <w:top w:val="none" w:sz="0" w:space="0" w:color="auto"/>
        <w:left w:val="none" w:sz="0" w:space="0" w:color="auto"/>
        <w:bottom w:val="none" w:sz="0" w:space="0" w:color="auto"/>
        <w:right w:val="none" w:sz="0" w:space="0" w:color="auto"/>
      </w:divBdr>
    </w:div>
    <w:div w:id="84888677">
      <w:marLeft w:val="0"/>
      <w:marRight w:val="0"/>
      <w:marTop w:val="0"/>
      <w:marBottom w:val="0"/>
      <w:divBdr>
        <w:top w:val="none" w:sz="0" w:space="0" w:color="auto"/>
        <w:left w:val="none" w:sz="0" w:space="0" w:color="auto"/>
        <w:bottom w:val="none" w:sz="0" w:space="0" w:color="auto"/>
        <w:right w:val="none" w:sz="0" w:space="0" w:color="auto"/>
      </w:divBdr>
    </w:div>
    <w:div w:id="138305748">
      <w:marLeft w:val="0"/>
      <w:marRight w:val="0"/>
      <w:marTop w:val="0"/>
      <w:marBottom w:val="0"/>
      <w:divBdr>
        <w:top w:val="none" w:sz="0" w:space="0" w:color="auto"/>
        <w:left w:val="none" w:sz="0" w:space="0" w:color="auto"/>
        <w:bottom w:val="none" w:sz="0" w:space="0" w:color="auto"/>
        <w:right w:val="none" w:sz="0" w:space="0" w:color="auto"/>
      </w:divBdr>
    </w:div>
    <w:div w:id="166675893">
      <w:marLeft w:val="0"/>
      <w:marRight w:val="0"/>
      <w:marTop w:val="0"/>
      <w:marBottom w:val="0"/>
      <w:divBdr>
        <w:top w:val="none" w:sz="0" w:space="0" w:color="auto"/>
        <w:left w:val="none" w:sz="0" w:space="0" w:color="auto"/>
        <w:bottom w:val="none" w:sz="0" w:space="0" w:color="auto"/>
        <w:right w:val="none" w:sz="0" w:space="0" w:color="auto"/>
      </w:divBdr>
    </w:div>
    <w:div w:id="273483328">
      <w:marLeft w:val="0"/>
      <w:marRight w:val="0"/>
      <w:marTop w:val="0"/>
      <w:marBottom w:val="0"/>
      <w:divBdr>
        <w:top w:val="none" w:sz="0" w:space="0" w:color="auto"/>
        <w:left w:val="none" w:sz="0" w:space="0" w:color="auto"/>
        <w:bottom w:val="none" w:sz="0" w:space="0" w:color="auto"/>
        <w:right w:val="none" w:sz="0" w:space="0" w:color="auto"/>
      </w:divBdr>
    </w:div>
    <w:div w:id="542211552">
      <w:marLeft w:val="0"/>
      <w:marRight w:val="0"/>
      <w:marTop w:val="0"/>
      <w:marBottom w:val="0"/>
      <w:divBdr>
        <w:top w:val="none" w:sz="0" w:space="0" w:color="auto"/>
        <w:left w:val="none" w:sz="0" w:space="0" w:color="auto"/>
        <w:bottom w:val="none" w:sz="0" w:space="0" w:color="auto"/>
        <w:right w:val="none" w:sz="0" w:space="0" w:color="auto"/>
      </w:divBdr>
      <w:divsChild>
        <w:div w:id="1327786152">
          <w:marLeft w:val="0"/>
          <w:marRight w:val="0"/>
          <w:marTop w:val="0"/>
          <w:marBottom w:val="150"/>
          <w:divBdr>
            <w:top w:val="single" w:sz="12" w:space="0" w:color="000000"/>
            <w:left w:val="none" w:sz="0" w:space="0" w:color="auto"/>
            <w:bottom w:val="single" w:sz="12" w:space="0" w:color="000000"/>
            <w:right w:val="none" w:sz="0" w:space="0" w:color="auto"/>
          </w:divBdr>
        </w:div>
      </w:divsChild>
    </w:div>
    <w:div w:id="899168991">
      <w:marLeft w:val="0"/>
      <w:marRight w:val="0"/>
      <w:marTop w:val="0"/>
      <w:marBottom w:val="0"/>
      <w:divBdr>
        <w:top w:val="none" w:sz="0" w:space="0" w:color="auto"/>
        <w:left w:val="none" w:sz="0" w:space="0" w:color="auto"/>
        <w:bottom w:val="none" w:sz="0" w:space="0" w:color="auto"/>
        <w:right w:val="none" w:sz="0" w:space="0" w:color="auto"/>
      </w:divBdr>
    </w:div>
    <w:div w:id="932666323">
      <w:marLeft w:val="0"/>
      <w:marRight w:val="0"/>
      <w:marTop w:val="0"/>
      <w:marBottom w:val="0"/>
      <w:divBdr>
        <w:top w:val="none" w:sz="0" w:space="0" w:color="auto"/>
        <w:left w:val="none" w:sz="0" w:space="0" w:color="auto"/>
        <w:bottom w:val="none" w:sz="0" w:space="0" w:color="auto"/>
        <w:right w:val="none" w:sz="0" w:space="0" w:color="auto"/>
      </w:divBdr>
    </w:div>
    <w:div w:id="1166901047">
      <w:marLeft w:val="0"/>
      <w:marRight w:val="0"/>
      <w:marTop w:val="0"/>
      <w:marBottom w:val="0"/>
      <w:divBdr>
        <w:top w:val="none" w:sz="0" w:space="0" w:color="auto"/>
        <w:left w:val="none" w:sz="0" w:space="0" w:color="auto"/>
        <w:bottom w:val="none" w:sz="0" w:space="0" w:color="auto"/>
        <w:right w:val="none" w:sz="0" w:space="0" w:color="auto"/>
      </w:divBdr>
    </w:div>
    <w:div w:id="1279945264">
      <w:marLeft w:val="0"/>
      <w:marRight w:val="0"/>
      <w:marTop w:val="0"/>
      <w:marBottom w:val="0"/>
      <w:divBdr>
        <w:top w:val="none" w:sz="0" w:space="0" w:color="auto"/>
        <w:left w:val="none" w:sz="0" w:space="0" w:color="auto"/>
        <w:bottom w:val="none" w:sz="0" w:space="0" w:color="auto"/>
        <w:right w:val="none" w:sz="0" w:space="0" w:color="auto"/>
      </w:divBdr>
    </w:div>
    <w:div w:id="1693215875">
      <w:marLeft w:val="0"/>
      <w:marRight w:val="0"/>
      <w:marTop w:val="0"/>
      <w:marBottom w:val="0"/>
      <w:divBdr>
        <w:top w:val="none" w:sz="0" w:space="0" w:color="auto"/>
        <w:left w:val="none" w:sz="0" w:space="0" w:color="auto"/>
        <w:bottom w:val="none" w:sz="0" w:space="0" w:color="auto"/>
        <w:right w:val="none" w:sz="0" w:space="0" w:color="auto"/>
      </w:divBdr>
    </w:div>
    <w:div w:id="211282242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data.opendevelopmentmekong.net/library_record/ecosystems-in-the-greater-mekong-past-trends-current-status-future-possibilities" TargetMode="Externa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data.gbi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EA5DD1-87E8-47DE-9B36-9FBCEA8502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8095CD-B6D3-49BD-889C-D57D63E0A380}">
  <ds:schemaRefs>
    <ds:schemaRef ds:uri="Microsoft.SharePoint.Taxonomy.ContentTypeSync"/>
  </ds:schemaRefs>
</ds:datastoreItem>
</file>

<file path=customXml/itemProps3.xml><?xml version="1.0" encoding="utf-8"?>
<ds:datastoreItem xmlns:ds="http://schemas.openxmlformats.org/officeDocument/2006/customXml" ds:itemID="{A8C00704-AB4E-45F5-B422-927E028E52BE}">
  <ds:schemaRefs>
    <ds:schemaRef ds:uri="http://schemas.microsoft.com/sharepoint/events"/>
  </ds:schemaRefs>
</ds:datastoreItem>
</file>

<file path=customXml/itemProps4.xml><?xml version="1.0" encoding="utf-8"?>
<ds:datastoreItem xmlns:ds="http://schemas.openxmlformats.org/officeDocument/2006/customXml" ds:itemID="{D96996DA-77BF-4618-8E57-815E7B3774AC}">
  <ds:schemaRefs>
    <ds:schemaRef ds:uri="http://schemas.microsoft.com/sharepoint/v3/contenttype/forms"/>
  </ds:schemaRefs>
</ds:datastoreItem>
</file>

<file path=customXml/itemProps5.xml><?xml version="1.0" encoding="utf-8"?>
<ds:datastoreItem xmlns:ds="http://schemas.openxmlformats.org/officeDocument/2006/customXml" ds:itemID="{01A17D92-E948-400E-8317-5DEB580948A8}">
  <ds:schemaRefs>
    <ds:schemaRef ds:uri="http://schemas.microsoft.com/office/2006/documentManagement/types"/>
    <ds:schemaRef ds:uri="http://purl.org/dc/terms/"/>
    <ds:schemaRef ds:uri="590658d6-28a4-43df-8461-354b94568f6c"/>
    <ds:schemaRef ds:uri="http://purl.org/dc/dcmitype/"/>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3174fa65-5130-4218-be7b-3006b691958f"/>
    <ds:schemaRef ds:uri="150f78d0-e5c4-40ba-9879-1115501c63e5"/>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1106</Words>
  <Characters>7690</Characters>
  <Application>Microsoft Office Word</Application>
  <DocSecurity>0</DocSecurity>
  <Lines>64</Lines>
  <Paragraphs>17</Paragraphs>
  <ScaleCrop>false</ScaleCrop>
  <HeadingPairs>
    <vt:vector size="2" baseType="variant">
      <vt:variant>
        <vt:lpstr>Title</vt:lpstr>
      </vt:variant>
      <vt:variant>
        <vt:i4>1</vt:i4>
      </vt:variant>
    </vt:vector>
  </HeadingPairs>
  <TitlesOfParts>
    <vt:vector size="1" baseType="lpstr">
      <vt:lpstr>Croton kerrii</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Croton kerrii</dc:title>
  <dc:subject/>
  <dc:creator>Jack Plummer</dc:creator>
  <cp:keywords/>
  <dc:description/>
  <cp:lastModifiedBy>Jack Plummer</cp:lastModifiedBy>
  <cp:revision>2</cp:revision>
  <dcterms:created xsi:type="dcterms:W3CDTF">2022-08-19T14:46:00Z</dcterms:created>
  <dcterms:modified xsi:type="dcterms:W3CDTF">2022-08-19T14:46:00Z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