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32DE6" w14:textId="77777777" w:rsidR="00000000" w:rsidRDefault="00E61DC1">
      <w:pPr>
        <w:jc w:val="center"/>
        <w:divId w:val="1002129038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1CE4C0BA" w14:textId="77777777" w:rsidR="00000000" w:rsidRDefault="00E61DC1">
      <w:pPr>
        <w:divId w:val="106961819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7DE16BD8" wp14:editId="4BF32AA4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4FD4" w14:textId="77777777" w:rsidR="00000000" w:rsidRDefault="00E61DC1">
      <w:pPr>
        <w:shd w:val="clear" w:color="auto" w:fill="FFFFFF"/>
        <w:spacing w:before="100" w:beforeAutospacing="1" w:after="100" w:afterAutospacing="1"/>
        <w:jc w:val="right"/>
        <w:outlineLvl w:val="1"/>
        <w:divId w:val="1069618198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Drimycarpus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racemosus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Roxb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.)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Hook.f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. ex Marchand.</w:t>
      </w:r>
    </w:p>
    <w:p w14:paraId="4F7D2A97" w14:textId="77777777" w:rsidR="00000000" w:rsidRDefault="00E61DC1">
      <w:pPr>
        <w:jc w:val="right"/>
        <w:divId w:val="106961819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SAPINDALES - ANACARDIACEAE - </w:t>
      </w:r>
      <w:proofErr w:type="spellStart"/>
      <w:r>
        <w:rPr>
          <w:rFonts w:ascii="Georgia" w:eastAsia="Times New Roman" w:hAnsi="Georgia"/>
          <w:sz w:val="18"/>
          <w:szCs w:val="18"/>
        </w:rPr>
        <w:t>Drimycarpus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racemosus</w:t>
      </w:r>
      <w:proofErr w:type="spellEnd"/>
    </w:p>
    <w:p w14:paraId="0FD7D400" w14:textId="77777777" w:rsidR="00000000" w:rsidRDefault="00E61DC1">
      <w:pPr>
        <w:pStyle w:val="NormalWeb"/>
        <w:divId w:val="386536112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Khak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Balaiyo</w:t>
      </w:r>
      <w:proofErr w:type="spellEnd"/>
      <w:r>
        <w:rPr>
          <w:rFonts w:ascii="Georgia" w:hAnsi="Georgia"/>
        </w:rPr>
        <w:t xml:space="preserve"> (Nepali), </w:t>
      </w:r>
      <w:proofErr w:type="spellStart"/>
      <w:r>
        <w:rPr>
          <w:rFonts w:ascii="Georgia" w:hAnsi="Georgia"/>
        </w:rPr>
        <w:t>Amsia</w:t>
      </w:r>
      <w:proofErr w:type="spellEnd"/>
      <w:r>
        <w:rPr>
          <w:rFonts w:ascii="Georgia" w:hAnsi="Georgia"/>
        </w:rPr>
        <w:t xml:space="preserve"> (E</w:t>
      </w:r>
      <w:r>
        <w:rPr>
          <w:rFonts w:ascii="Georgia" w:hAnsi="Georgia"/>
        </w:rPr>
        <w:t xml:space="preserve">nglish), </w:t>
      </w:r>
      <w:proofErr w:type="spellStart"/>
      <w:r>
        <w:rPr>
          <w:rFonts w:ascii="Georgia" w:hAnsi="Georgia"/>
        </w:rPr>
        <w:t>Sershing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kokti</w:t>
      </w:r>
      <w:proofErr w:type="spellEnd"/>
      <w:r>
        <w:rPr>
          <w:rFonts w:ascii="Georgia" w:hAnsi="Georgia"/>
        </w:rPr>
        <w:t xml:space="preserve"> (Sino-Tibetan (Other))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Holigarna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racemosa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Roxb</w:t>
      </w:r>
      <w:proofErr w:type="spellEnd"/>
      <w:r>
        <w:rPr>
          <w:rFonts w:ascii="Georgia" w:hAnsi="Georgia"/>
        </w:rPr>
        <w:t>.</w:t>
      </w:r>
    </w:p>
    <w:p w14:paraId="65ECC21D" w14:textId="0F8B5797" w:rsidR="00000000" w:rsidRDefault="00E61DC1">
      <w:pPr>
        <w:pStyle w:val="NormalWeb"/>
        <w:divId w:val="3865361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Taxonomic Note: </w:t>
      </w:r>
      <w:r>
        <w:rPr>
          <w:rFonts w:ascii="Georgia" w:hAnsi="Georgia"/>
        </w:rPr>
        <w:br/>
        <w:t>In</w:t>
      </w:r>
      <w:ins w:id="0" w:author="Jack Plummer" w:date="2022-08-18T17:36:00Z">
        <w:r w:rsidR="00DB4CE8">
          <w:rPr>
            <w:rFonts w:ascii="Georgia" w:hAnsi="Georgia"/>
          </w:rPr>
          <w:t xml:space="preserve"> a</w:t>
        </w:r>
      </w:ins>
      <w:r>
        <w:rPr>
          <w:rFonts w:ascii="Georgia" w:hAnsi="Georgia"/>
        </w:rPr>
        <w:t xml:space="preserve"> </w:t>
      </w:r>
      <w:r>
        <w:rPr>
          <w:rFonts w:ascii="Georgia" w:hAnsi="Georgia"/>
        </w:rPr>
        <w:t>sterile state</w:t>
      </w:r>
      <w:ins w:id="1" w:author="Jack Plummer" w:date="2022-08-18T17:36:00Z">
        <w:r w:rsidR="00DB4CE8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specimens of </w:t>
      </w:r>
      <w:proofErr w:type="spellStart"/>
      <w:r>
        <w:rPr>
          <w:rStyle w:val="Emphasis"/>
          <w:rFonts w:ascii="Georgia" w:hAnsi="Georgia"/>
        </w:rPr>
        <w:t>Melanochyla</w:t>
      </w:r>
      <w:proofErr w:type="spellEnd"/>
      <w:r>
        <w:rPr>
          <w:rStyle w:val="Emphasis"/>
          <w:rFonts w:ascii="Georgia" w:hAnsi="Georgia"/>
        </w:rPr>
        <w:t>, Mangifera</w:t>
      </w:r>
      <w:r>
        <w:rPr>
          <w:rFonts w:ascii="Georgia" w:hAnsi="Georgia"/>
        </w:rPr>
        <w:t xml:space="preserve"> and </w:t>
      </w:r>
      <w:proofErr w:type="spellStart"/>
      <w:r>
        <w:rPr>
          <w:rStyle w:val="Emphasis"/>
          <w:rFonts w:ascii="Georgia" w:hAnsi="Georgia"/>
        </w:rPr>
        <w:t>Semicarpus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>can hardly be distinguish</w:t>
      </w:r>
      <w:ins w:id="2" w:author="Jack Plummer" w:date="2022-08-18T17:36:00Z">
        <w:r w:rsidR="00DB4CE8">
          <w:rPr>
            <w:rFonts w:ascii="Georgia" w:hAnsi="Georgia"/>
          </w:rPr>
          <w:t>ed</w:t>
        </w:r>
      </w:ins>
      <w:r>
        <w:rPr>
          <w:rFonts w:ascii="Georgia" w:hAnsi="Georgia"/>
        </w:rPr>
        <w:t xml:space="preserve"> from sterile specimen</w:t>
      </w:r>
      <w:ins w:id="3" w:author="Jack Plummer" w:date="2022-08-18T17:36:00Z">
        <w:r w:rsidR="00DB4CE8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of </w:t>
      </w:r>
      <w:proofErr w:type="spellStart"/>
      <w:r>
        <w:rPr>
          <w:rStyle w:val="Emphasis"/>
          <w:rFonts w:ascii="Georgia" w:hAnsi="Georgia"/>
        </w:rPr>
        <w:t>Drimycarpus</w:t>
      </w:r>
      <w:proofErr w:type="spellEnd"/>
      <w:r>
        <w:rPr>
          <w:rFonts w:ascii="Georgia" w:hAnsi="Georgia"/>
        </w:rPr>
        <w:t>. They can </w:t>
      </w:r>
      <w:del w:id="4" w:author="Jack Plummer" w:date="2022-08-18T17:36:00Z">
        <w:r w:rsidDel="00DB4CE8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be </w:t>
      </w:r>
      <w:del w:id="5" w:author="Jack Plummer" w:date="2022-08-18T17:36:00Z">
        <w:r w:rsidDel="00DB4CE8">
          <w:rPr>
            <w:rFonts w:ascii="Georgia" w:hAnsi="Georgia"/>
          </w:rPr>
          <w:delText>sorted out</w:delText>
        </w:r>
      </w:del>
      <w:ins w:id="6" w:author="Jack Plummer" w:date="2022-08-18T17:36:00Z">
        <w:r w:rsidR="00DB4CE8">
          <w:rPr>
            <w:rFonts w:ascii="Georgia" w:hAnsi="Georgia"/>
          </w:rPr>
          <w:t>distin</w:t>
        </w:r>
      </w:ins>
      <w:ins w:id="7" w:author="Jack Plummer" w:date="2022-08-18T17:37:00Z">
        <w:r w:rsidR="00DB4CE8">
          <w:rPr>
            <w:rFonts w:ascii="Georgia" w:hAnsi="Georgia"/>
          </w:rPr>
          <w:t>guished</w:t>
        </w:r>
      </w:ins>
      <w:r>
        <w:rPr>
          <w:rFonts w:ascii="Georgia" w:hAnsi="Georgia"/>
        </w:rPr>
        <w:t xml:space="preserve"> by presence of</w:t>
      </w:r>
      <w:r>
        <w:rPr>
          <w:rFonts w:ascii="Georgia" w:hAnsi="Georgia"/>
        </w:rPr>
        <w:t> </w:t>
      </w:r>
      <w:del w:id="8" w:author="Jack Plummer" w:date="2022-08-18T17:37:00Z">
        <w:r w:rsidDel="00DB4CE8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a distinct marginal nerve, which does not occur in other genera (Ding Hou</w:t>
      </w:r>
      <w:del w:id="9" w:author="Jack Plummer" w:date="2022-08-18T17:37:00Z">
        <w:r w:rsidDel="00DB4CE8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1978).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000000" w14:paraId="113A6A24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DFC2A1" w14:textId="77777777" w:rsidR="00000000" w:rsidRDefault="00E61DC1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5DDFA5B2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69DC8" w14:textId="77777777" w:rsidR="00000000" w:rsidRDefault="00E61DC1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LC - Least Concern, (IUCN version 3.1)</w:t>
            </w:r>
          </w:p>
        </w:tc>
      </w:tr>
    </w:tbl>
    <w:p w14:paraId="67E485AA" w14:textId="77777777" w:rsidR="00000000" w:rsidRDefault="00E61DC1">
      <w:pPr>
        <w:pStyle w:val="Heading1"/>
        <w:divId w:val="196761805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44E8A918" w14:textId="77777777" w:rsidR="00000000" w:rsidRDefault="00E61DC1">
      <w:pPr>
        <w:pStyle w:val="Heading2"/>
        <w:divId w:val="196761805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Red List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5786"/>
      </w:tblGrid>
      <w:tr w:rsidR="00000000" w14:paraId="0B4DC6C2" w14:textId="77777777">
        <w:trPr>
          <w:divId w:val="196761805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ABCB7F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Is the reassessment subject to the 5-year rule?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AA8F71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 what year did species no longer meet the criteria thresholds for previous category? (</w:t>
            </w:r>
            <w:proofErr w:type="spellStart"/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yyyy</w:t>
            </w:r>
            <w:proofErr w:type="spellEnd"/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)</w:t>
            </w:r>
          </w:p>
        </w:tc>
      </w:tr>
      <w:tr w:rsidR="00000000" w14:paraId="34A17475" w14:textId="77777777">
        <w:trPr>
          <w:divId w:val="1967618052"/>
          <w:tblCellSpacing w:w="15" w:type="dxa"/>
        </w:trPr>
        <w:tc>
          <w:tcPr>
            <w:tcW w:w="0" w:type="auto"/>
            <w:vAlign w:val="center"/>
            <w:hideMark/>
          </w:tcPr>
          <w:p w14:paraId="41CEB8B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10"/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  <w:commentRangeEnd w:id="10"/>
            <w:r w:rsidR="00DB4CE8">
              <w:rPr>
                <w:rStyle w:val="CommentReference"/>
              </w:rPr>
              <w:commentReference w:id="10"/>
            </w:r>
          </w:p>
        </w:tc>
        <w:tc>
          <w:tcPr>
            <w:tcW w:w="0" w:type="auto"/>
            <w:vAlign w:val="center"/>
            <w:hideMark/>
          </w:tcPr>
          <w:p w14:paraId="3292610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0FD6C58" w14:textId="77777777" w:rsidR="00000000" w:rsidRDefault="00E61DC1">
      <w:pPr>
        <w:pStyle w:val="Heading2"/>
        <w:divId w:val="1967618052"/>
        <w:rPr>
          <w:rFonts w:ascii="Georgia" w:eastAsia="Times New Roman" w:hAnsi="Georgia"/>
          <w:sz w:val="27"/>
          <w:szCs w:val="27"/>
        </w:rPr>
      </w:pPr>
      <w:commentRangeStart w:id="11"/>
      <w:r>
        <w:rPr>
          <w:rFonts w:ascii="Georgia" w:eastAsia="Times New Roman" w:hAnsi="Georgia"/>
          <w:sz w:val="27"/>
          <w:szCs w:val="27"/>
        </w:rPr>
        <w:t>Assessment Information</w:t>
      </w:r>
      <w:commentRangeEnd w:id="11"/>
      <w:r w:rsidR="00DB4CE8">
        <w:rPr>
          <w:rStyle w:val="CommentReference"/>
          <w:b w:val="0"/>
          <w:bCs w:val="0"/>
        </w:rPr>
        <w:commentReference w:id="11"/>
      </w:r>
    </w:p>
    <w:p w14:paraId="05323C85" w14:textId="77777777" w:rsidR="00000000" w:rsidRDefault="00E61DC1">
      <w:pPr>
        <w:pStyle w:val="NormalWeb"/>
        <w:divId w:val="196761805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2021-11-24</w:t>
      </w:r>
    </w:p>
    <w:p w14:paraId="734877E8" w14:textId="77777777" w:rsidR="00000000" w:rsidRDefault="00E61DC1">
      <w:pPr>
        <w:pStyle w:val="NormalWeb"/>
        <w:divId w:val="196761805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3E2CE4F6" w14:textId="77777777" w:rsidR="00000000" w:rsidRDefault="00E61DC1">
      <w:pPr>
        <w:pStyle w:val="Heading2"/>
        <w:divId w:val="196761805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5B587793" w14:textId="51C83554" w:rsidR="00000000" w:rsidRDefault="00E61DC1">
      <w:pPr>
        <w:pStyle w:val="NormalWeb"/>
        <w:divId w:val="1967618052"/>
        <w:rPr>
          <w:rFonts w:ascii="Georgia" w:hAnsi="Georgia"/>
        </w:rPr>
      </w:pPr>
      <w:r>
        <w:rPr>
          <w:rFonts w:ascii="Georgia" w:hAnsi="Georgia"/>
        </w:rPr>
        <w:t>This</w:t>
      </w:r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>species</w:t>
      </w:r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>is native to southeast Asia</w:t>
      </w:r>
      <w:ins w:id="12" w:author="Jack Plummer" w:date="2022-08-18T17:38:00Z">
        <w:r w:rsidR="00DB4CE8">
          <w:rPr>
            <w:rFonts w:ascii="Georgia" w:hAnsi="Georgia"/>
          </w:rPr>
          <w:t xml:space="preserve">, </w:t>
        </w:r>
      </w:ins>
      <w:ins w:id="13" w:author="Jack Plummer" w:date="2022-08-18T17:47:00Z">
        <w:r w:rsidR="00AE165E">
          <w:rPr>
            <w:rFonts w:ascii="Georgia" w:hAnsi="Georgia"/>
          </w:rPr>
          <w:t xml:space="preserve">occurring </w:t>
        </w:r>
      </w:ins>
      <w:ins w:id="14" w:author="Jack Plummer" w:date="2022-08-18T17:38:00Z">
        <w:r w:rsidR="00DB4CE8">
          <w:rPr>
            <w:rFonts w:ascii="Georgia" w:hAnsi="Georgia"/>
          </w:rPr>
          <w:t xml:space="preserve">from </w:t>
        </w:r>
      </w:ins>
      <w:del w:id="15" w:author="Jack Plummer" w:date="2022-08-18T17:47:00Z">
        <w:r w:rsidDel="00AE165E">
          <w:rPr>
            <w:rFonts w:ascii="Georgia" w:hAnsi="Georgia"/>
          </w:rPr>
          <w:delText xml:space="preserve"> to</w:delText>
        </w:r>
      </w:del>
      <w:ins w:id="16" w:author="Jack Plummer" w:date="2022-08-18T17:38:00Z">
        <w:r w:rsidR="00DB4CE8">
          <w:rPr>
            <w:rFonts w:ascii="Georgia" w:hAnsi="Georgia"/>
          </w:rPr>
          <w:t>the</w:t>
        </w:r>
      </w:ins>
      <w:r>
        <w:rPr>
          <w:rFonts w:ascii="Georgia" w:hAnsi="Georgia"/>
        </w:rPr>
        <w:t xml:space="preserve"> </w:t>
      </w:r>
      <w:ins w:id="17" w:author="Jack Plummer" w:date="2022-08-18T17:38:00Z">
        <w:r w:rsidR="00DB4CE8">
          <w:rPr>
            <w:rFonts w:ascii="Georgia" w:hAnsi="Georgia"/>
          </w:rPr>
          <w:t>E</w:t>
        </w:r>
      </w:ins>
      <w:del w:id="18" w:author="Jack Plummer" w:date="2022-08-18T17:38:00Z">
        <w:r w:rsidDel="00DB4CE8">
          <w:rPr>
            <w:rFonts w:ascii="Georgia" w:hAnsi="Georgia"/>
          </w:rPr>
          <w:delText>e</w:delText>
        </w:r>
      </w:del>
      <w:r>
        <w:rPr>
          <w:rFonts w:ascii="Georgia" w:hAnsi="Georgia"/>
        </w:rPr>
        <w:t>ast</w:t>
      </w:r>
      <w:del w:id="19" w:author="Jack Plummer" w:date="2022-08-18T17:38:00Z">
        <w:r w:rsidDel="00DB4CE8">
          <w:rPr>
            <w:rFonts w:ascii="Georgia" w:hAnsi="Georgia"/>
          </w:rPr>
          <w:delText>ern</w:delText>
        </w:r>
      </w:del>
      <w:r>
        <w:rPr>
          <w:rFonts w:ascii="Georgia" w:hAnsi="Georgia"/>
        </w:rPr>
        <w:t xml:space="preserve"> Himalaya</w:t>
      </w:r>
      <w:ins w:id="20" w:author="Jack Plummer" w:date="2022-08-18T17:47:00Z">
        <w:r w:rsidR="00AE165E">
          <w:rPr>
            <w:rFonts w:ascii="Georgia" w:hAnsi="Georgia"/>
          </w:rPr>
          <w:t xml:space="preserve"> to China, Indochina, and the Andaman and Nicobar Islands</w:t>
        </w:r>
      </w:ins>
      <w:del w:id="21" w:author="Jack Plummer" w:date="2022-08-18T17:38:00Z">
        <w:r w:rsidDel="00DB4CE8">
          <w:rPr>
            <w:rFonts w:ascii="Georgia" w:hAnsi="Georgia"/>
          </w:rPr>
          <w:delText xml:space="preserve"> with a large distribution</w:delText>
        </w:r>
      </w:del>
      <w:r>
        <w:rPr>
          <w:rFonts w:ascii="Georgia" w:hAnsi="Georgia"/>
        </w:rPr>
        <w:t xml:space="preserve">. </w:t>
      </w:r>
      <w:del w:id="22" w:author="Jack Plummer" w:date="2022-08-18T17:41:00Z">
        <w:r w:rsidDel="000E20F9">
          <w:rPr>
            <w:rFonts w:ascii="Georgia" w:hAnsi="Georgia"/>
          </w:rPr>
          <w:delText>The population status for this species is not known</w:delText>
        </w:r>
      </w:del>
      <w:ins w:id="23" w:author="Jack Plummer" w:date="2022-08-18T17:41:00Z">
        <w:r w:rsidR="000E20F9">
          <w:rPr>
            <w:rFonts w:ascii="Georgia" w:hAnsi="Georgia"/>
          </w:rPr>
          <w:t>No quantitative population is available</w:t>
        </w:r>
      </w:ins>
      <w:r>
        <w:rPr>
          <w:rFonts w:ascii="Georgia" w:hAnsi="Georgia"/>
        </w:rPr>
        <w:t>, but the</w:t>
      </w:r>
      <w:del w:id="24" w:author="Jack Plummer" w:date="2022-08-18T17:40:00Z">
        <w:r w:rsidDel="00DB4CE8">
          <w:rPr>
            <w:rFonts w:ascii="Georgia" w:hAnsi="Georgia"/>
          </w:rPr>
          <w:delText xml:space="preserve"> </w:delText>
        </w:r>
        <w:r w:rsidDel="00DB4CE8">
          <w:rPr>
            <w:rFonts w:ascii="Georgia" w:hAnsi="Georgia"/>
          </w:rPr>
          <w:delText>current</w:delText>
        </w:r>
      </w:del>
      <w:r>
        <w:rPr>
          <w:rFonts w:ascii="Georgia" w:hAnsi="Georgia"/>
        </w:rPr>
        <w:t xml:space="preserve"> population </w:t>
      </w:r>
      <w:del w:id="25" w:author="Jack Plummer" w:date="2022-08-18T17:40:00Z">
        <w:r w:rsidDel="00DB4CE8">
          <w:rPr>
            <w:rFonts w:ascii="Georgia" w:hAnsi="Georgia"/>
          </w:rPr>
          <w:delText>trend is considered stable</w:delText>
        </w:r>
      </w:del>
      <w:ins w:id="26" w:author="Jack Plummer" w:date="2022-08-18T17:40:00Z">
        <w:r w:rsidR="00DB4CE8">
          <w:rPr>
            <w:rFonts w:ascii="Georgia" w:hAnsi="Georgia"/>
          </w:rPr>
          <w:t>is suspected to be large and stable</w:t>
        </w:r>
      </w:ins>
      <w:r>
        <w:rPr>
          <w:rFonts w:ascii="Georgia" w:hAnsi="Georgia"/>
        </w:rPr>
        <w:t xml:space="preserve"> as </w:t>
      </w:r>
      <w:ins w:id="27" w:author="Jack Plummer" w:date="2022-08-18T17:38:00Z">
        <w:r w:rsidR="00DB4CE8">
          <w:rPr>
            <w:rFonts w:ascii="Georgia" w:hAnsi="Georgia"/>
          </w:rPr>
          <w:t xml:space="preserve">it </w:t>
        </w:r>
      </w:ins>
      <w:r>
        <w:rPr>
          <w:rFonts w:ascii="Georgia" w:hAnsi="Georgia"/>
        </w:rPr>
        <w:t xml:space="preserve">grows </w:t>
      </w:r>
      <w:del w:id="28" w:author="Jack Plummer" w:date="2022-08-18T17:38:00Z">
        <w:r w:rsidDel="00DB4CE8">
          <w:rPr>
            <w:rFonts w:ascii="Georgia" w:hAnsi="Georgia"/>
          </w:rPr>
          <w:delText>in the areas of large</w:delText>
        </w:r>
      </w:del>
      <w:ins w:id="29" w:author="Jack Plummer" w:date="2022-08-18T17:38:00Z">
        <w:r w:rsidR="00DB4CE8">
          <w:rPr>
            <w:rFonts w:ascii="Georgia" w:hAnsi="Georgia"/>
          </w:rPr>
          <w:t>acro</w:t>
        </w:r>
      </w:ins>
      <w:ins w:id="30" w:author="Jack Plummer" w:date="2022-08-18T17:39:00Z">
        <w:r w:rsidR="00DB4CE8">
          <w:rPr>
            <w:rFonts w:ascii="Georgia" w:hAnsi="Georgia"/>
          </w:rPr>
          <w:t>ss a range of elevations and habitats over a</w:t>
        </w:r>
      </w:ins>
      <w:del w:id="31" w:author="Jack Plummer" w:date="2022-08-18T17:39:00Z">
        <w:r w:rsidDel="00DB4CE8">
          <w:rPr>
            <w:rFonts w:ascii="Georgia" w:hAnsi="Georgia"/>
          </w:rPr>
          <w:delText xml:space="preserve"> distributional range</w:delText>
        </w:r>
      </w:del>
      <w:ins w:id="32" w:author="Jack Plummer" w:date="2022-08-18T17:39:00Z">
        <w:r w:rsidR="00DB4CE8">
          <w:rPr>
            <w:rFonts w:ascii="Georgia" w:hAnsi="Georgia"/>
          </w:rPr>
          <w:t xml:space="preserve"> widespread distribution</w:t>
        </w:r>
      </w:ins>
      <w:r>
        <w:rPr>
          <w:rFonts w:ascii="Georgia" w:hAnsi="Georgia"/>
        </w:rPr>
        <w:t>. Its extent of</w:t>
      </w:r>
      <w:r>
        <w:rPr>
          <w:rFonts w:ascii="Georgia" w:hAnsi="Georgia"/>
        </w:rPr>
        <w:t xml:space="preserve"> occurrence of 3,521,478 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> </w:t>
      </w:r>
      <w:ins w:id="33" w:author="Jack Plummer" w:date="2022-08-18T17:39:00Z">
        <w:r w:rsidR="00DB4CE8">
          <w:rPr>
            <w:rFonts w:ascii="Georgia" w:hAnsi="Georgia"/>
          </w:rPr>
          <w:t xml:space="preserve">comfortably </w:t>
        </w:r>
      </w:ins>
      <w:r>
        <w:rPr>
          <w:rFonts w:ascii="Georgia" w:hAnsi="Georgia"/>
        </w:rPr>
        <w:t xml:space="preserve">exceeds the threshold values for threatened categories. The species has been recorded from both protected areas and unprotected areas </w:t>
      </w:r>
      <w:del w:id="34" w:author="Jack Plummer" w:date="2022-08-18T17:41:00Z">
        <w:r w:rsidDel="000E20F9">
          <w:rPr>
            <w:rFonts w:ascii="Georgia" w:hAnsi="Georgia"/>
          </w:rPr>
          <w:delText xml:space="preserve">within </w:delText>
        </w:r>
      </w:del>
      <w:ins w:id="35" w:author="Jack Plummer" w:date="2022-08-18T17:41:00Z">
        <w:r w:rsidR="000E20F9">
          <w:rPr>
            <w:rFonts w:ascii="Georgia" w:hAnsi="Georgia"/>
          </w:rPr>
          <w:t>across</w:t>
        </w:r>
        <w:r w:rsidR="000E20F9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its native distribution. </w:t>
      </w:r>
      <w:del w:id="36" w:author="Jack Plummer" w:date="2022-08-18T17:41:00Z">
        <w:r w:rsidDel="000E20F9">
          <w:rPr>
            <w:rFonts w:ascii="Georgia" w:hAnsi="Georgia"/>
          </w:rPr>
          <w:delText>Therefore, i</w:delText>
        </w:r>
      </w:del>
      <w:ins w:id="37" w:author="Jack Plummer" w:date="2022-08-18T17:41:00Z">
        <w:r w:rsidR="000E20F9">
          <w:rPr>
            <w:rFonts w:ascii="Georgia" w:hAnsi="Georgia"/>
          </w:rPr>
          <w:t>I</w:t>
        </w:r>
      </w:ins>
      <w:r>
        <w:rPr>
          <w:rFonts w:ascii="Georgia" w:hAnsi="Georgia"/>
        </w:rPr>
        <w:t xml:space="preserve">t is suspected that the </w:t>
      </w:r>
      <w:ins w:id="38" w:author="Jack Plummer" w:date="2022-08-18T17:41:00Z">
        <w:r w:rsidR="000E20F9">
          <w:rPr>
            <w:rFonts w:ascii="Georgia" w:hAnsi="Georgia"/>
          </w:rPr>
          <w:t xml:space="preserve">number of </w:t>
        </w:r>
      </w:ins>
      <w:del w:id="39" w:author="Jack Plummer" w:date="2022-08-18T17:39:00Z">
        <w:r w:rsidDel="00DB4CE8">
          <w:rPr>
            <w:rFonts w:ascii="Georgia" w:hAnsi="Georgia"/>
          </w:rPr>
          <w:delText>number of population</w:delText>
        </w:r>
      </w:del>
      <w:del w:id="40" w:author="Jack Plummer" w:date="2022-08-18T17:41:00Z">
        <w:r w:rsidDel="000E20F9">
          <w:rPr>
            <w:rFonts w:ascii="Georgia" w:hAnsi="Georgia"/>
          </w:rPr>
          <w:delText xml:space="preserve"> and </w:delText>
        </w:r>
      </w:del>
      <w:r>
        <w:rPr>
          <w:rFonts w:ascii="Georgia" w:hAnsi="Georgia"/>
        </w:rPr>
        <w:t>location</w:t>
      </w:r>
      <w:ins w:id="41" w:author="Jack Plummer" w:date="2022-08-18T17:41:00Z">
        <w:r w:rsidR="000E20F9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for the species comfortably exceeds </w:t>
      </w:r>
      <w:ins w:id="42" w:author="Jack Plummer" w:date="2022-08-18T17:41:00Z">
        <w:r w:rsidR="000E20F9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threshold value</w:t>
      </w:r>
      <w:del w:id="43" w:author="Jack Plummer" w:date="2022-08-18T17:41:00Z">
        <w:r w:rsidDel="000E20F9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for threatened categories. </w:t>
      </w:r>
      <w:del w:id="44" w:author="Jack Plummer" w:date="2022-08-18T17:42:00Z">
        <w:r w:rsidDel="000E20F9">
          <w:rPr>
            <w:rFonts w:ascii="Georgia" w:hAnsi="Georgia"/>
          </w:rPr>
          <w:delText xml:space="preserve">Furthermore, the </w:delText>
        </w:r>
      </w:del>
      <w:ins w:id="45" w:author="Jack Plummer" w:date="2022-08-18T17:42:00Z">
        <w:r w:rsidR="000E20F9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severity of</w:t>
      </w:r>
      <w:del w:id="46" w:author="Jack Plummer" w:date="2022-08-18T17:42:00Z">
        <w:r w:rsidDel="000E20F9">
          <w:rPr>
            <w:rFonts w:ascii="Georgia" w:hAnsi="Georgia"/>
          </w:rPr>
          <w:delText xml:space="preserve"> t</w:delText>
        </w:r>
        <w:r w:rsidDel="000E20F9">
          <w:rPr>
            <w:rFonts w:ascii="Georgia" w:hAnsi="Georgia"/>
          </w:rPr>
          <w:delText>he</w:delText>
        </w:r>
      </w:del>
      <w:r>
        <w:rPr>
          <w:rFonts w:ascii="Georgia" w:hAnsi="Georgia"/>
        </w:rPr>
        <w:t xml:space="preserve"> threats</w:t>
      </w:r>
      <w:ins w:id="47" w:author="Jack Plummer" w:date="2022-08-18T17:42:00Z">
        <w:r w:rsidR="000E20F9">
          <w:rPr>
            <w:rFonts w:ascii="Georgia" w:hAnsi="Georgia"/>
          </w:rPr>
          <w:t xml:space="preserve"> </w:t>
        </w:r>
        <w:r w:rsidR="000E20F9">
          <w:rPr>
            <w:rFonts w:ascii="Georgia" w:hAnsi="Georgia"/>
          </w:rPr>
          <w:t>to the species</w:t>
        </w:r>
      </w:ins>
      <w:r>
        <w:rPr>
          <w:rFonts w:ascii="Georgia" w:hAnsi="Georgia"/>
        </w:rPr>
        <w:t xml:space="preserve"> is not known</w:t>
      </w:r>
      <w:ins w:id="48" w:author="Jack Plummer" w:date="2022-08-18T17:42:00Z">
        <w:r w:rsidR="000E20F9">
          <w:rPr>
            <w:rFonts w:ascii="Georgia" w:hAnsi="Georgia"/>
          </w:rPr>
          <w:t>, but no direct threats have been identified</w:t>
        </w:r>
      </w:ins>
      <w:del w:id="49" w:author="Jack Plummer" w:date="2022-08-18T17:42:00Z">
        <w:r w:rsidDel="000E20F9">
          <w:rPr>
            <w:rFonts w:ascii="Georgia" w:hAnsi="Georgia"/>
          </w:rPr>
          <w:delText xml:space="preserve"> to the species</w:delText>
        </w:r>
      </w:del>
      <w:r>
        <w:rPr>
          <w:rFonts w:ascii="Georgia" w:hAnsi="Georgia"/>
        </w:rPr>
        <w:t xml:space="preserve">. The species is therefore </w:t>
      </w:r>
      <w:ins w:id="50" w:author="Jack Plummer" w:date="2022-08-18T17:41:00Z">
        <w:r w:rsidR="000E20F9">
          <w:rPr>
            <w:rFonts w:ascii="Georgia" w:hAnsi="Georgia"/>
          </w:rPr>
          <w:t xml:space="preserve">currently </w:t>
        </w:r>
      </w:ins>
      <w:r>
        <w:rPr>
          <w:rFonts w:ascii="Georgia" w:hAnsi="Georgia"/>
        </w:rPr>
        <w:t>assessed as Least Concern. </w:t>
      </w:r>
      <w:del w:id="51" w:author="Jack Plummer" w:date="2022-08-18T17:42:00Z">
        <w:r w:rsidDel="000E20F9">
          <w:rPr>
            <w:rFonts w:ascii="Georgia" w:hAnsi="Georgia"/>
          </w:rPr>
          <w:delText xml:space="preserve"> Recommended for f</w:delText>
        </w:r>
      </w:del>
      <w:ins w:id="52" w:author="Jack Plummer" w:date="2022-08-18T17:42:00Z">
        <w:r w:rsidR="000E20F9">
          <w:rPr>
            <w:rFonts w:ascii="Georgia" w:hAnsi="Georgia"/>
          </w:rPr>
          <w:t>F</w:t>
        </w:r>
      </w:ins>
      <w:r>
        <w:rPr>
          <w:rFonts w:ascii="Georgia" w:hAnsi="Georgia"/>
        </w:rPr>
        <w:t>urther study</w:t>
      </w:r>
      <w:ins w:id="53" w:author="Jack Plummer" w:date="2022-08-18T17:42:00Z">
        <w:r w:rsidR="000E20F9">
          <w:rPr>
            <w:rFonts w:ascii="Georgia" w:hAnsi="Georgia"/>
          </w:rPr>
          <w:t xml:space="preserve"> is r</w:t>
        </w:r>
        <w:r w:rsidR="000E20F9">
          <w:rPr>
            <w:rFonts w:ascii="Georgia" w:hAnsi="Georgia"/>
          </w:rPr>
          <w:t xml:space="preserve">ecommended </w:t>
        </w:r>
      </w:ins>
      <w:del w:id="54" w:author="Jack Plummer" w:date="2022-08-18T17:43:00Z">
        <w:r w:rsidDel="000E20F9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to identify th</w:t>
      </w:r>
      <w:r>
        <w:rPr>
          <w:rFonts w:ascii="Georgia" w:hAnsi="Georgia"/>
        </w:rPr>
        <w:t>e current distribution, threats and population status and trends.</w:t>
      </w:r>
    </w:p>
    <w:p w14:paraId="6BF023CF" w14:textId="77777777" w:rsidR="00000000" w:rsidRDefault="00E61DC1">
      <w:pPr>
        <w:pStyle w:val="Heading1"/>
        <w:divId w:val="163574519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769A9B21" w14:textId="77777777" w:rsidR="00000000" w:rsidRDefault="00E61DC1">
      <w:pPr>
        <w:pStyle w:val="Heading2"/>
        <w:divId w:val="16357451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Geographic Range</w:t>
      </w:r>
    </w:p>
    <w:p w14:paraId="243E4696" w14:textId="219B4C9F" w:rsidR="00000000" w:rsidRDefault="00E61DC1">
      <w:pPr>
        <w:pStyle w:val="NormalWeb"/>
        <w:divId w:val="1635745191"/>
        <w:rPr>
          <w:rFonts w:ascii="Georgia" w:hAnsi="Georgia"/>
        </w:rPr>
      </w:pPr>
      <w:r>
        <w:rPr>
          <w:rFonts w:ascii="Georgia" w:hAnsi="Georgia"/>
        </w:rPr>
        <w:t xml:space="preserve">The species </w:t>
      </w:r>
      <w:del w:id="55" w:author="Jack Plummer" w:date="2022-08-18T17:43:00Z">
        <w:r w:rsidDel="000E20F9">
          <w:rPr>
            <w:rFonts w:ascii="Georgia" w:hAnsi="Georgia"/>
          </w:rPr>
          <w:delText>has been reported to persist within the</w:delText>
        </w:r>
      </w:del>
      <w:ins w:id="56" w:author="Jack Plummer" w:date="2022-08-18T17:43:00Z">
        <w:r w:rsidR="000E20F9">
          <w:rPr>
            <w:rFonts w:ascii="Georgia" w:hAnsi="Georgia"/>
          </w:rPr>
          <w:t>is native to</w:t>
        </w:r>
      </w:ins>
      <w:r>
        <w:rPr>
          <w:rFonts w:ascii="Georgia" w:hAnsi="Georgia"/>
        </w:rPr>
        <w:t xml:space="preserve"> </w:t>
      </w:r>
      <w:del w:id="57" w:author="Jack Plummer" w:date="2022-08-18T17:43:00Z">
        <w:r w:rsidDel="000E20F9">
          <w:rPr>
            <w:rFonts w:ascii="Georgia" w:hAnsi="Georgia"/>
          </w:rPr>
          <w:delText>South East</w:delText>
        </w:r>
      </w:del>
      <w:ins w:id="58" w:author="Jack Plummer" w:date="2022-08-18T17:43:00Z">
        <w:r w:rsidR="000E20F9">
          <w:rPr>
            <w:rFonts w:ascii="Georgia" w:hAnsi="Georgia"/>
          </w:rPr>
          <w:t>southeast</w:t>
        </w:r>
      </w:ins>
      <w:r>
        <w:rPr>
          <w:rFonts w:ascii="Georgia" w:hAnsi="Georgia"/>
        </w:rPr>
        <w:t xml:space="preserve"> Asia </w:t>
      </w:r>
      <w:ins w:id="59" w:author="Jack Plummer" w:date="2022-08-18T17:47:00Z">
        <w:r w:rsidR="00AE165E">
          <w:rPr>
            <w:rFonts w:ascii="Georgia" w:hAnsi="Georgia"/>
          </w:rPr>
          <w:t>occurring from the East Himalaya to China, Indochina, and the Andaman and Nicobar Islands</w:t>
        </w:r>
        <w:r w:rsidR="00AE165E" w:rsidDel="000E20F9">
          <w:rPr>
            <w:rFonts w:ascii="Georgia" w:hAnsi="Georgia"/>
          </w:rPr>
          <w:t xml:space="preserve"> </w:t>
        </w:r>
      </w:ins>
      <w:del w:id="60" w:author="Jack Plummer" w:date="2022-08-18T17:43:00Z">
        <w:r w:rsidDel="000E20F9">
          <w:rPr>
            <w:rFonts w:ascii="Georgia" w:hAnsi="Georgia"/>
          </w:rPr>
          <w:delText xml:space="preserve">to </w:delText>
        </w:r>
      </w:del>
      <w:del w:id="61" w:author="Jack Plummer" w:date="2022-08-18T17:47:00Z">
        <w:r w:rsidDel="00AE165E">
          <w:rPr>
            <w:rFonts w:ascii="Georgia" w:hAnsi="Georgia"/>
          </w:rPr>
          <w:delText>China, India, Bangladesh and East Himalaya</w:delText>
        </w:r>
      </w:del>
      <w:del w:id="62" w:author="Jack Plummer" w:date="2022-08-18T17:43:00Z">
        <w:r w:rsidDel="000E20F9">
          <w:rPr>
            <w:rFonts w:ascii="Georgia" w:hAnsi="Georgia"/>
          </w:rPr>
          <w:delText xml:space="preserve">s </w:delText>
        </w:r>
      </w:del>
      <w:r>
        <w:rPr>
          <w:rFonts w:ascii="Georgia" w:hAnsi="Georgia"/>
        </w:rPr>
        <w:t>(Grierson and Long 1991</w:t>
      </w:r>
      <w:ins w:id="63" w:author="Jack Plummer" w:date="2022-08-18T17:43:00Z">
        <w:r w:rsidR="000E20F9">
          <w:rPr>
            <w:rFonts w:ascii="Georgia" w:hAnsi="Georgia"/>
          </w:rPr>
          <w:t>,</w:t>
        </w:r>
      </w:ins>
      <w:del w:id="64" w:author="Jack Plummer" w:date="2022-08-18T17:43:00Z">
        <w:r w:rsidDel="000E20F9">
          <w:rPr>
            <w:rFonts w:ascii="Georgia" w:hAnsi="Georgia"/>
          </w:rPr>
          <w:delText>;</w:delText>
        </w:r>
      </w:del>
      <w:r>
        <w:rPr>
          <w:rFonts w:ascii="Georgia" w:hAnsi="Georgia"/>
        </w:rPr>
        <w:t xml:space="preserve"> Ray 1999</w:t>
      </w:r>
      <w:ins w:id="65" w:author="Jack Plummer" w:date="2022-08-18T17:43:00Z">
        <w:r w:rsidR="000E20F9">
          <w:rPr>
            <w:rFonts w:ascii="Georgia" w:hAnsi="Georgia"/>
          </w:rPr>
          <w:t xml:space="preserve">, </w:t>
        </w:r>
      </w:ins>
      <w:del w:id="66" w:author="Jack Plummer" w:date="2022-08-18T17:43:00Z">
        <w:r w:rsidDel="000E20F9">
          <w:rPr>
            <w:rFonts w:ascii="Georgia" w:hAnsi="Georgia"/>
          </w:rPr>
          <w:delText xml:space="preserve">; </w:delText>
        </w:r>
      </w:del>
      <w:proofErr w:type="spellStart"/>
      <w:r>
        <w:rPr>
          <w:rFonts w:ascii="Georgia" w:hAnsi="Georgia"/>
        </w:rPr>
        <w:t>Murugan</w:t>
      </w:r>
      <w:proofErr w:type="spellEnd"/>
      <w:r>
        <w:rPr>
          <w:rFonts w:ascii="Georgia" w:hAnsi="Georgia"/>
        </w:rPr>
        <w:t xml:space="preserve"> et</w:t>
      </w:r>
      <w:r>
        <w:rPr>
          <w:rFonts w:ascii="Georgia" w:hAnsi="Georgia"/>
        </w:rPr>
        <w:t xml:space="preserve"> </w:t>
      </w:r>
      <w:r w:rsidRPr="000E20F9">
        <w:rPr>
          <w:rFonts w:ascii="Georgia" w:hAnsi="Georgia"/>
          <w:i/>
          <w:iCs/>
          <w:rPrChange w:id="67" w:author="Jack Plummer" w:date="2022-08-18T17:43:00Z">
            <w:rPr>
              <w:rFonts w:ascii="Georgia" w:hAnsi="Georgia"/>
            </w:rPr>
          </w:rPrChange>
        </w:rPr>
        <w:t>al</w:t>
      </w:r>
      <w:ins w:id="68" w:author="Jack Plummer" w:date="2022-08-18T17:43:00Z">
        <w:r w:rsidR="000E20F9" w:rsidRPr="000E20F9">
          <w:rPr>
            <w:rFonts w:ascii="Georgia" w:hAnsi="Georgia"/>
            <w:i/>
            <w:iCs/>
            <w:rPrChange w:id="69" w:author="Jack Plummer" w:date="2022-08-18T17:43:00Z">
              <w:rPr>
                <w:rFonts w:ascii="Georgia" w:hAnsi="Georgia"/>
              </w:rPr>
            </w:rPrChange>
          </w:rPr>
          <w:t>.</w:t>
        </w:r>
      </w:ins>
      <w:del w:id="70" w:author="Jack Plummer" w:date="2022-08-18T17:43:00Z">
        <w:r w:rsidDel="000E20F9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2015). </w:t>
      </w:r>
      <w:ins w:id="71" w:author="Jack Plummer" w:date="2022-08-18T17:44:00Z">
        <w:r w:rsidR="000E20F9">
          <w:rPr>
            <w:rFonts w:ascii="Georgia" w:hAnsi="Georgia"/>
          </w:rPr>
          <w:t xml:space="preserve">The species grows </w:t>
        </w:r>
      </w:ins>
      <w:del w:id="72" w:author="Jack Plummer" w:date="2022-08-18T17:44:00Z">
        <w:r w:rsidDel="000E20F9">
          <w:rPr>
            <w:rFonts w:ascii="Georgia" w:hAnsi="Georgia"/>
          </w:rPr>
          <w:delText xml:space="preserve">It prefers dense lowland and warm broad leaved forests ranges </w:delText>
        </w:r>
      </w:del>
      <w:r>
        <w:rPr>
          <w:rFonts w:ascii="Georgia" w:hAnsi="Georgia"/>
        </w:rPr>
        <w:t xml:space="preserve">from 26 m asl </w:t>
      </w:r>
      <w:del w:id="73" w:author="Jack Plummer" w:date="2022-08-18T17:44:00Z">
        <w:r w:rsidDel="000E20F9">
          <w:rPr>
            <w:rFonts w:ascii="Georgia" w:hAnsi="Georgia"/>
          </w:rPr>
          <w:delText xml:space="preserve">(Murugan et al, 2015) </w:delText>
        </w:r>
      </w:del>
      <w:r>
        <w:rPr>
          <w:rFonts w:ascii="Georgia" w:hAnsi="Georgia"/>
        </w:rPr>
        <w:t>to</w:t>
      </w:r>
      <w:del w:id="74" w:author="Jack Plummer" w:date="2022-08-18T17:44:00Z">
        <w:r w:rsidDel="000E20F9">
          <w:rPr>
            <w:rFonts w:ascii="Georgia" w:hAnsi="Georgia"/>
          </w:rPr>
          <w:delText xml:space="preserve"> </w:delText>
        </w:r>
      </w:del>
      <w:ins w:id="75" w:author="Jack Plummer" w:date="2022-08-18T17:44:00Z">
        <w:r w:rsidR="000E20F9">
          <w:rPr>
            <w:rFonts w:ascii="Georgia" w:hAnsi="Georgia"/>
          </w:rPr>
          <w:t xml:space="preserve"> </w:t>
        </w:r>
      </w:ins>
      <w:del w:id="76" w:author="Jack Plummer" w:date="2022-08-18T17:44:00Z">
        <w:r w:rsidDel="000E20F9">
          <w:rPr>
            <w:rFonts w:ascii="Georgia" w:hAnsi="Georgia"/>
          </w:rPr>
          <w:delText>100-</w:delText>
        </w:r>
      </w:del>
      <w:r>
        <w:rPr>
          <w:rFonts w:ascii="Georgia" w:hAnsi="Georgia"/>
        </w:rPr>
        <w:t>1</w:t>
      </w:r>
      <w:ins w:id="77" w:author="Jack Plummer" w:date="2022-08-18T17:44:00Z">
        <w:r w:rsidR="000E20F9">
          <w:rPr>
            <w:rFonts w:ascii="Georgia" w:hAnsi="Georgia"/>
          </w:rPr>
          <w:t>,</w:t>
        </w:r>
      </w:ins>
      <w:r>
        <w:rPr>
          <w:rFonts w:ascii="Georgia" w:hAnsi="Georgia"/>
        </w:rPr>
        <w:t>550</w:t>
      </w:r>
      <w:ins w:id="78" w:author="Jack Plummer" w:date="2022-08-18T17:44:00Z">
        <w:r w:rsidR="000E20F9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m asl (Grierson and Long 199, Ming Tien </w:t>
      </w:r>
      <w:proofErr w:type="spellStart"/>
      <w:r>
        <w:rPr>
          <w:rFonts w:ascii="Georgia" w:hAnsi="Georgia"/>
        </w:rPr>
        <w:t>lu</w:t>
      </w:r>
      <w:proofErr w:type="spellEnd"/>
      <w:r>
        <w:rPr>
          <w:rFonts w:ascii="Georgia" w:hAnsi="Georgia"/>
        </w:rPr>
        <w:t xml:space="preserve"> </w:t>
      </w:r>
      <w:ins w:id="79" w:author="Jack Plummer" w:date="2022-08-18T17:44:00Z">
        <w:r w:rsidR="000E20F9">
          <w:rPr>
            <w:rFonts w:ascii="Georgia" w:hAnsi="Georgia"/>
          </w:rPr>
          <w:t>and</w:t>
        </w:r>
      </w:ins>
      <w:del w:id="80" w:author="Jack Plummer" w:date="2022-08-18T17:44:00Z">
        <w:r w:rsidDel="000E20F9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Anders 2008). The literature</w:t>
      </w:r>
      <w:del w:id="81" w:author="Jack Plummer" w:date="2022-08-18T17:44:00Z">
        <w:r w:rsidDel="000E20F9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on the species is limited, thus, </w:t>
      </w:r>
      <w:del w:id="82" w:author="Jack Plummer" w:date="2022-08-18T17:45:00Z">
        <w:r w:rsidDel="000E20F9">
          <w:rPr>
            <w:rFonts w:ascii="Georgia" w:hAnsi="Georgia"/>
          </w:rPr>
          <w:delText xml:space="preserve">it </w:delText>
        </w:r>
      </w:del>
      <w:del w:id="83" w:author="Jack Plummer" w:date="2022-08-18T17:44:00Z">
        <w:r w:rsidDel="000E20F9">
          <w:rPr>
            <w:rFonts w:ascii="Georgia" w:hAnsi="Georgia"/>
          </w:rPr>
          <w:delText xml:space="preserve">is recommended </w:delText>
        </w:r>
      </w:del>
      <w:del w:id="84" w:author="Jack Plummer" w:date="2022-08-18T17:45:00Z">
        <w:r w:rsidDel="000E20F9">
          <w:rPr>
            <w:rFonts w:ascii="Georgia" w:hAnsi="Georgia"/>
          </w:rPr>
          <w:delText xml:space="preserve">for </w:delText>
        </w:r>
      </w:del>
      <w:r>
        <w:rPr>
          <w:rFonts w:ascii="Georgia" w:hAnsi="Georgia"/>
        </w:rPr>
        <w:t>furth</w:t>
      </w:r>
      <w:r>
        <w:rPr>
          <w:rFonts w:ascii="Georgia" w:hAnsi="Georgia"/>
        </w:rPr>
        <w:t xml:space="preserve">er study </w:t>
      </w:r>
      <w:del w:id="85" w:author="Jack Plummer" w:date="2022-08-18T17:45:00Z">
        <w:r w:rsidDel="000E20F9">
          <w:rPr>
            <w:rFonts w:ascii="Georgia" w:hAnsi="Georgia"/>
          </w:rPr>
          <w:delText xml:space="preserve">and survey </w:delText>
        </w:r>
      </w:del>
      <w:ins w:id="86" w:author="Jack Plummer" w:date="2022-08-18T17:45:00Z">
        <w:r w:rsidR="000E20F9">
          <w:rPr>
            <w:rFonts w:ascii="Georgia" w:hAnsi="Georgia"/>
          </w:rPr>
          <w:t xml:space="preserve">into </w:t>
        </w:r>
        <w:r w:rsidR="000E20F9">
          <w:rPr>
            <w:rFonts w:ascii="Georgia" w:hAnsi="Georgia"/>
          </w:rPr>
          <w:t>i</w:t>
        </w:r>
        <w:r w:rsidR="000E20F9">
          <w:rPr>
            <w:rFonts w:ascii="Georgia" w:hAnsi="Georgia"/>
          </w:rPr>
          <w:t>t</w:t>
        </w:r>
        <w:r w:rsidR="000E20F9">
          <w:rPr>
            <w:rFonts w:ascii="Georgia" w:hAnsi="Georgia"/>
          </w:rPr>
          <w:t xml:space="preserve">s </w:t>
        </w:r>
      </w:ins>
      <w:del w:id="87" w:author="Jack Plummer" w:date="2022-08-18T17:45:00Z">
        <w:r w:rsidDel="000E20F9">
          <w:rPr>
            <w:rFonts w:ascii="Georgia" w:hAnsi="Georgia"/>
          </w:rPr>
          <w:delText xml:space="preserve">on the </w:delText>
        </w:r>
      </w:del>
      <w:r>
        <w:rPr>
          <w:rFonts w:ascii="Georgia" w:hAnsi="Georgia"/>
        </w:rPr>
        <w:t>distribution</w:t>
      </w:r>
      <w:ins w:id="88" w:author="Jack Plummer" w:date="2022-08-18T17:45:00Z">
        <w:r w:rsidR="000E20F9">
          <w:rPr>
            <w:rFonts w:ascii="Georgia" w:hAnsi="Georgia"/>
          </w:rPr>
          <w:t xml:space="preserve"> is </w:t>
        </w:r>
        <w:r w:rsidR="000E20F9">
          <w:rPr>
            <w:rFonts w:ascii="Georgia" w:hAnsi="Georgia"/>
          </w:rPr>
          <w:t>recommended</w:t>
        </w:r>
      </w:ins>
      <w:del w:id="89" w:author="Jack Plummer" w:date="2022-08-18T17:45:00Z">
        <w:r w:rsidDel="000E20F9">
          <w:rPr>
            <w:rFonts w:ascii="Georgia" w:hAnsi="Georgia"/>
          </w:rPr>
          <w:delText xml:space="preserve"> between Eastern Himalayas regions</w:delText>
        </w:r>
      </w:del>
      <w:r>
        <w:rPr>
          <w:rFonts w:ascii="Georgia" w:hAnsi="Georgia"/>
        </w:rPr>
        <w:t>.</w:t>
      </w:r>
    </w:p>
    <w:p w14:paraId="0426BD3D" w14:textId="77777777" w:rsidR="00000000" w:rsidRDefault="00E61DC1">
      <w:pPr>
        <w:pStyle w:val="Heading2"/>
        <w:divId w:val="16357451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339"/>
        <w:gridCol w:w="4539"/>
      </w:tblGrid>
      <w:tr w:rsidR="00000000" w14:paraId="468FF400" w14:textId="77777777">
        <w:trPr>
          <w:divId w:val="16357451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369158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72C20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A8B2178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38EF9D5" w14:textId="77777777">
        <w:trPr>
          <w:divId w:val="1635745191"/>
          <w:tblCellSpacing w:w="15" w:type="dxa"/>
        </w:trPr>
        <w:tc>
          <w:tcPr>
            <w:tcW w:w="0" w:type="auto"/>
            <w:vAlign w:val="center"/>
            <w:hideMark/>
          </w:tcPr>
          <w:p w14:paraId="1B90842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3521478</w:t>
            </w:r>
          </w:p>
        </w:tc>
        <w:tc>
          <w:tcPr>
            <w:tcW w:w="0" w:type="auto"/>
            <w:vAlign w:val="center"/>
            <w:hideMark/>
          </w:tcPr>
          <w:p w14:paraId="1229E7E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CB2D47F" w14:textId="2E2879F8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minimum conv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ex polygon </w:t>
            </w:r>
            <w:del w:id="90" w:author="Jack Plummer" w:date="2022-08-18T17:45:00Z">
              <w:r w:rsidDel="00AE165E">
                <w:rPr>
                  <w:rFonts w:ascii="Georgia" w:eastAsia="Times New Roman" w:hAnsi="Georgia"/>
                  <w:sz w:val="18"/>
                  <w:szCs w:val="18"/>
                </w:rPr>
                <w:delText xml:space="preserve">from </w:delText>
              </w:r>
            </w:del>
            <w:ins w:id="91" w:author="Jack Plummer" w:date="2022-08-18T17:45:00Z">
              <w:r w:rsidR="00AE165E">
                <w:rPr>
                  <w:rFonts w:ascii="Georgia" w:eastAsia="Times New Roman" w:hAnsi="Georgia"/>
                  <w:sz w:val="18"/>
                  <w:szCs w:val="18"/>
                </w:rPr>
                <w:t>f</w:t>
              </w:r>
              <w:r w:rsidR="00AE165E">
                <w:rPr>
                  <w:rFonts w:ascii="Georgia" w:eastAsia="Times New Roman" w:hAnsi="Georgia"/>
                  <w:sz w:val="18"/>
                  <w:szCs w:val="18"/>
                </w:rPr>
                <w:t xml:space="preserve">or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georeferenced herbarium specimen</w:t>
            </w:r>
            <w:ins w:id="92" w:author="Jack Plummer" w:date="2022-08-18T17:45:00Z">
              <w:r w:rsidR="00AE165E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93" w:author="Jack Plummer" w:date="2022-08-18T17:45:00Z">
              <w:r w:rsidDel="00AE165E">
                <w:rPr>
                  <w:rFonts w:ascii="Georgia" w:eastAsia="Times New Roman" w:hAnsi="Georgia"/>
                  <w:sz w:val="18"/>
                  <w:szCs w:val="18"/>
                </w:rPr>
                <w:delText xml:space="preserve">s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point data</w:t>
            </w:r>
            <w:ins w:id="94" w:author="Jack Plummer" w:date="2022-08-18T17:45:00Z">
              <w:r w:rsidR="00AE165E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</w:t>
            </w:r>
            <w:r w:rsidRPr="00AE165E">
              <w:rPr>
                <w:rFonts w:ascii="Georgia" w:eastAsia="Times New Roman" w:hAnsi="Georgia"/>
                <w:i/>
                <w:iCs/>
                <w:sz w:val="18"/>
                <w:szCs w:val="18"/>
                <w:rPrChange w:id="95" w:author="Jack Plummer" w:date="2022-08-18T17:4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et al</w:t>
            </w:r>
            <w:ins w:id="96" w:author="Jack Plummer" w:date="2022-08-18T17:45:00Z">
              <w:r w:rsidR="00AE165E" w:rsidRPr="00AE165E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97" w:author="Jack Plummer" w:date="2022-08-18T17:45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t>.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2011). </w:t>
            </w:r>
          </w:p>
        </w:tc>
      </w:tr>
    </w:tbl>
    <w:p w14:paraId="3F133739" w14:textId="77777777" w:rsidR="00000000" w:rsidRDefault="00E61DC1">
      <w:pPr>
        <w:pStyle w:val="Heading2"/>
        <w:divId w:val="16357451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5F3A4D30" w14:textId="77777777" w:rsidR="00000000" w:rsidRDefault="00E61DC1">
      <w:pPr>
        <w:pStyle w:val="NormalWeb"/>
        <w:divId w:val="163574519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26</w:t>
      </w:r>
    </w:p>
    <w:p w14:paraId="5AB00F37" w14:textId="77777777" w:rsidR="00000000" w:rsidRDefault="00E61DC1">
      <w:pPr>
        <w:pStyle w:val="NormalWeb"/>
        <w:divId w:val="163574519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1550</w:t>
      </w:r>
    </w:p>
    <w:p w14:paraId="2F449696" w14:textId="77777777" w:rsidR="00000000" w:rsidRDefault="00E61DC1">
      <w:pPr>
        <w:pStyle w:val="Heading2"/>
        <w:divId w:val="16357451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32"/>
        <w:gridCol w:w="1782"/>
        <w:gridCol w:w="971"/>
        <w:gridCol w:w="1001"/>
        <w:gridCol w:w="1228"/>
        <w:gridCol w:w="1137"/>
        <w:gridCol w:w="1085"/>
      </w:tblGrid>
      <w:tr w:rsidR="00000000" w14:paraId="3F819409" w14:textId="77777777">
        <w:trPr>
          <w:divId w:val="16357451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51B7A7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FF8697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DB31B0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0DF6D1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C28D82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BBAF68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451A4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 xml:space="preserve">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0EB6A5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6691BBB5" w14:textId="77777777">
        <w:trPr>
          <w:divId w:val="1635745191"/>
          <w:tblCellSpacing w:w="15" w:type="dxa"/>
        </w:trPr>
        <w:tc>
          <w:tcPr>
            <w:tcW w:w="0" w:type="auto"/>
            <w:vAlign w:val="center"/>
            <w:hideMark/>
          </w:tcPr>
          <w:p w14:paraId="691901A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F620C9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8A9070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Point data generated from herbarium specimen records and species observations </w:t>
            </w:r>
            <w:commentRangeStart w:id="98"/>
            <w:r>
              <w:rPr>
                <w:rFonts w:ascii="Georgia" w:eastAsia="Times New Roman" w:hAnsi="Georgia"/>
                <w:sz w:val="18"/>
                <w:szCs w:val="18"/>
              </w:rPr>
              <w:t>(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Sunarno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and Ohashi 1997, GBIF.org 2021). While the point data does not include all collections or observations, it is r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epresentative of the geographic range as described by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Adema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et al. (2016) and the Plants of the World Online (2019) database.</w:t>
            </w:r>
            <w:commentRangeEnd w:id="98"/>
            <w:r w:rsidR="00AE165E">
              <w:rPr>
                <w:rStyle w:val="CommentReference"/>
              </w:rPr>
              <w:commentReference w:id="98"/>
            </w:r>
          </w:p>
        </w:tc>
        <w:tc>
          <w:tcPr>
            <w:tcW w:w="0" w:type="auto"/>
            <w:vAlign w:val="center"/>
            <w:hideMark/>
          </w:tcPr>
          <w:p w14:paraId="31D41BE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3EAF67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DBD76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E2CA0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6E53C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FDAFF98" w14:textId="77777777" w:rsidR="00000000" w:rsidRDefault="00E61DC1">
      <w:pPr>
        <w:pStyle w:val="Heading2"/>
        <w:divId w:val="16357451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0F8C5931" w14:textId="77777777" w:rsidR="00000000" w:rsidRDefault="00E61DC1">
      <w:pPr>
        <w:pStyle w:val="NormalWeb"/>
        <w:divId w:val="163574519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164660BB" w14:textId="77777777" w:rsidR="00000000" w:rsidRDefault="00E61DC1">
      <w:pPr>
        <w:pStyle w:val="Heading1"/>
        <w:divId w:val="152917221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Occurrence</w:t>
      </w:r>
    </w:p>
    <w:p w14:paraId="24F994B1" w14:textId="77777777" w:rsidR="00000000" w:rsidRDefault="00E61DC1">
      <w:pPr>
        <w:pStyle w:val="Heading2"/>
        <w:divId w:val="152917221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901"/>
        <w:gridCol w:w="657"/>
        <w:gridCol w:w="1430"/>
        <w:gridCol w:w="1154"/>
      </w:tblGrid>
      <w:tr w:rsidR="00000000" w14:paraId="2DBC8211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CA0AF8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137635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AA85E1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DECC2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4BB71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110663A1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D6984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Bangladesh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9D8F7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995019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6A333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3C153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262CAF4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28D52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8625D0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6584F0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A9C60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1DCD8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B4CF676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109F5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BEF89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53159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6F204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375F3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5C214977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97BDF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Yunnan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5EC5C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D64D77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66B6D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80D2B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8287DEA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0C4BE7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C87F1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C0423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B9F06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4996B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C39EA36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736F1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Andaman Is.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7ACE82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51075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92DA8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D69C6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D0FF7BA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DB039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Assam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24A58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EEC2F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BA946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7DC64B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368CCB07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9F661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Nicobar Is.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1CAA8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C67732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D7B2E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F7E80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292125EA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55A2D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Myanmar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54B6A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F0B08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B15F9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AE272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0619E2D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B84990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Nepal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EB050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2DF21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ACDD2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AE077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C25225C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BFDE96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F10CE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89FCD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B5EA5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ED1AA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6CCE368" w14:textId="77777777">
        <w:trPr>
          <w:divId w:val="152917221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A3F02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Viet Nam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40BBA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96B7A9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4BB26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08CDD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4D3CD8C2" w14:textId="77777777" w:rsidR="00000000" w:rsidRDefault="00E61DC1">
      <w:pPr>
        <w:pStyle w:val="Heading1"/>
        <w:divId w:val="6224218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32546B5C" w14:textId="01D8A577" w:rsidR="00000000" w:rsidRDefault="00E61DC1">
      <w:pPr>
        <w:pStyle w:val="NormalWeb"/>
        <w:divId w:val="622421889"/>
        <w:rPr>
          <w:rFonts w:ascii="Georgia" w:hAnsi="Georgia"/>
        </w:rPr>
      </w:pPr>
      <w:r>
        <w:rPr>
          <w:rFonts w:ascii="Georgia" w:hAnsi="Georgia"/>
        </w:rPr>
        <w:t>This species</w:t>
      </w:r>
      <w:ins w:id="99" w:author="Jack Plummer" w:date="2022-08-18T17:47:00Z">
        <w:r w:rsidR="00AE165E">
          <w:rPr>
            <w:rFonts w:ascii="Georgia" w:hAnsi="Georgia"/>
          </w:rPr>
          <w:t>’</w:t>
        </w:r>
      </w:ins>
      <w:r>
        <w:rPr>
          <w:rFonts w:ascii="Georgia" w:hAnsi="Georgia"/>
        </w:rPr>
        <w:t xml:space="preserve"> current population </w:t>
      </w:r>
      <w:ins w:id="100" w:author="Jack Plummer" w:date="2022-08-18T17:48:00Z">
        <w:r w:rsidR="00AE165E">
          <w:rPr>
            <w:rFonts w:ascii="Georgia" w:hAnsi="Georgia"/>
          </w:rPr>
          <w:t>size</w:t>
        </w:r>
      </w:ins>
      <w:del w:id="101" w:author="Jack Plummer" w:date="2022-08-18T17:48:00Z">
        <w:r w:rsidDel="00AE165E">
          <w:rPr>
            <w:rFonts w:ascii="Georgia" w:hAnsi="Georgia"/>
          </w:rPr>
          <w:delText>trend</w:delText>
        </w:r>
      </w:del>
      <w:r>
        <w:rPr>
          <w:rFonts w:ascii="Georgia" w:hAnsi="Georgia"/>
        </w:rPr>
        <w:t xml:space="preserve"> is unknown. It is suspected the species may be more abundant than</w:t>
      </w:r>
      <w:del w:id="102" w:author="Jack Plummer" w:date="2022-08-18T17:48:00Z">
        <w:r w:rsidDel="00AE165E">
          <w:rPr>
            <w:rFonts w:ascii="Georgia" w:hAnsi="Georgia"/>
          </w:rPr>
          <w:delText xml:space="preserve"> the</w:delText>
        </w:r>
      </w:del>
      <w:r>
        <w:rPr>
          <w:rFonts w:ascii="Georgia" w:hAnsi="Georgia"/>
        </w:rPr>
        <w:t xml:space="preserve"> existing information</w:t>
      </w:r>
      <w:ins w:id="103" w:author="Jack Plummer" w:date="2022-08-18T17:48:00Z">
        <w:r w:rsidR="00AE165E">
          <w:rPr>
            <w:rFonts w:ascii="Georgia" w:hAnsi="Georgia"/>
          </w:rPr>
          <w:t xml:space="preserve"> suggests</w:t>
        </w:r>
      </w:ins>
      <w:r>
        <w:rPr>
          <w:rFonts w:ascii="Georgia" w:hAnsi="Georgia"/>
        </w:rPr>
        <w:t xml:space="preserve">, as </w:t>
      </w:r>
      <w:ins w:id="104" w:author="Jack Plummer" w:date="2022-08-18T17:48:00Z">
        <w:r w:rsidR="00AE165E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specie</w:t>
      </w:r>
      <w:ins w:id="105" w:author="Jack Plummer" w:date="2022-08-18T17:48:00Z">
        <w:r w:rsidR="00AE165E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tends to grow in areas </w:t>
      </w:r>
      <w:del w:id="106" w:author="Jack Plummer" w:date="2022-08-18T17:48:00Z">
        <w:r w:rsidDel="00AE165E">
          <w:rPr>
            <w:rFonts w:ascii="Georgia" w:hAnsi="Georgia"/>
          </w:rPr>
          <w:delText xml:space="preserve">of </w:delText>
        </w:r>
      </w:del>
      <w:r>
        <w:rPr>
          <w:rFonts w:ascii="Georgia" w:hAnsi="Georgia"/>
        </w:rPr>
        <w:t>inaccessible</w:t>
      </w:r>
      <w:ins w:id="107" w:author="Jack Plummer" w:date="2022-08-18T17:48:00Z">
        <w:r w:rsidR="00AE165E">
          <w:rPr>
            <w:rFonts w:ascii="Georgia" w:hAnsi="Georgia"/>
          </w:rPr>
          <w:t xml:space="preserve"> to</w:t>
        </w:r>
      </w:ins>
      <w:del w:id="108" w:author="Jack Plummer" w:date="2022-08-18T17:48:00Z">
        <w:r w:rsidDel="00AE165E">
          <w:rPr>
            <w:rFonts w:ascii="Georgia" w:hAnsi="Georgia"/>
          </w:rPr>
          <w:delText xml:space="preserve"> to</w:delText>
        </w:r>
      </w:del>
      <w:r>
        <w:rPr>
          <w:rFonts w:ascii="Georgia" w:hAnsi="Georgia"/>
        </w:rPr>
        <w:t xml:space="preserve"> humans. With the lack </w:t>
      </w:r>
      <w:r>
        <w:rPr>
          <w:rFonts w:ascii="Georgia" w:hAnsi="Georgia"/>
        </w:rPr>
        <w:t xml:space="preserve">of known threats to the species, it is inferred that the population trend is stable. </w:t>
      </w:r>
      <w:ins w:id="109" w:author="Jack Plummer" w:date="2022-08-18T17:49:00Z">
        <w:r w:rsidR="00AE165E">
          <w:rPr>
            <w:rFonts w:ascii="Georgia" w:hAnsi="Georgia"/>
          </w:rPr>
          <w:t>F</w:t>
        </w:r>
      </w:ins>
      <w:del w:id="110" w:author="Jack Plummer" w:date="2022-08-18T17:49:00Z">
        <w:r w:rsidDel="00AE165E">
          <w:rPr>
            <w:rFonts w:ascii="Georgia" w:hAnsi="Georgia"/>
          </w:rPr>
          <w:delText xml:space="preserve">Thus, it </w:delText>
        </w:r>
      </w:del>
      <w:del w:id="111" w:author="Jack Plummer" w:date="2022-08-18T17:48:00Z">
        <w:r w:rsidDel="00AE165E">
          <w:rPr>
            <w:rFonts w:ascii="Georgia" w:hAnsi="Georgia"/>
          </w:rPr>
          <w:delText xml:space="preserve">is recommended </w:delText>
        </w:r>
      </w:del>
      <w:del w:id="112" w:author="Jack Plummer" w:date="2022-08-18T17:49:00Z">
        <w:r w:rsidDel="00AE165E">
          <w:rPr>
            <w:rFonts w:ascii="Georgia" w:hAnsi="Georgia"/>
          </w:rPr>
          <w:delText>for f</w:delText>
        </w:r>
      </w:del>
      <w:r>
        <w:rPr>
          <w:rFonts w:ascii="Georgia" w:hAnsi="Georgia"/>
        </w:rPr>
        <w:t>urther survey to quantify the population</w:t>
      </w:r>
      <w:ins w:id="113" w:author="Jack Plummer" w:date="2022-08-18T17:48:00Z">
        <w:r w:rsidR="00AE165E">
          <w:rPr>
            <w:rFonts w:ascii="Georgia" w:hAnsi="Georgia"/>
          </w:rPr>
          <w:t xml:space="preserve"> </w:t>
        </w:r>
        <w:r w:rsidR="00AE165E">
          <w:rPr>
            <w:rFonts w:ascii="Georgia" w:hAnsi="Georgia"/>
          </w:rPr>
          <w:t>is recommended</w:t>
        </w:r>
      </w:ins>
      <w:r>
        <w:rPr>
          <w:rFonts w:ascii="Georgia" w:hAnsi="Georgia"/>
        </w:rPr>
        <w:t>.</w:t>
      </w:r>
    </w:p>
    <w:p w14:paraId="6BA77CF0" w14:textId="77777777" w:rsidR="00000000" w:rsidRDefault="00E61DC1">
      <w:pPr>
        <w:pStyle w:val="Heading2"/>
        <w:divId w:val="6224218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1370FF32" w14:textId="06E4EC43" w:rsidR="00000000" w:rsidRDefault="00E61DC1">
      <w:pPr>
        <w:pStyle w:val="NormalWeb"/>
        <w:divId w:val="62242188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del w:id="114" w:author="Jack Plummer" w:date="2022-08-18T17:49:00Z">
        <w:r w:rsidDel="00AE165E">
          <w:rPr>
            <w:rFonts w:ascii="Georgia" w:hAnsi="Georgia"/>
          </w:rPr>
          <w:delText>Unknown</w:delText>
        </w:r>
      </w:del>
      <w:ins w:id="115" w:author="Jack Plummer" w:date="2022-08-18T17:49:00Z">
        <w:r w:rsidR="00AE165E">
          <w:rPr>
            <w:rFonts w:ascii="Georgia" w:hAnsi="Georgia"/>
          </w:rPr>
          <w:t>Stable</w:t>
        </w:r>
      </w:ins>
    </w:p>
    <w:p w14:paraId="70FAEC51" w14:textId="77777777" w:rsidR="00000000" w:rsidRDefault="00E61DC1">
      <w:pPr>
        <w:pStyle w:val="Heading1"/>
        <w:divId w:val="47672543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6548C062" w14:textId="33E8D66B" w:rsidR="00000000" w:rsidRDefault="00E61DC1">
      <w:pPr>
        <w:pStyle w:val="NormalWeb"/>
        <w:divId w:val="476725431"/>
        <w:rPr>
          <w:rFonts w:ascii="Georgia" w:hAnsi="Georgia"/>
        </w:rPr>
      </w:pPr>
      <w:r>
        <w:rPr>
          <w:rFonts w:ascii="Georgia" w:hAnsi="Georgia"/>
        </w:rPr>
        <w:t>This species generally</w:t>
      </w:r>
      <w:r>
        <w:rPr>
          <w:rFonts w:ascii="Georgia" w:hAnsi="Georgia"/>
        </w:rPr>
        <w:t xml:space="preserve"> occurs in tropical to subtropical region</w:t>
      </w:r>
      <w:ins w:id="116" w:author="Jack Plummer" w:date="2022-08-18T17:49:00Z">
        <w:r w:rsidR="00AE165E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</w:t>
      </w:r>
      <w:del w:id="117" w:author="Jack Plummer" w:date="2022-08-18T17:49:00Z">
        <w:r w:rsidDel="00AE165E">
          <w:rPr>
            <w:rFonts w:ascii="Georgia" w:hAnsi="Georgia"/>
          </w:rPr>
          <w:delText xml:space="preserve">with </w:delText>
        </w:r>
      </w:del>
      <w:ins w:id="118" w:author="Jack Plummer" w:date="2022-08-18T17:49:00Z">
        <w:r w:rsidR="00AE165E">
          <w:rPr>
            <w:rFonts w:ascii="Georgia" w:hAnsi="Georgia"/>
          </w:rPr>
          <w:t>on slopes of</w:t>
        </w:r>
        <w:r w:rsidR="00AE165E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dense and warm broadleaved forests </w:t>
      </w:r>
      <w:del w:id="119" w:author="Jack Plummer" w:date="2022-08-18T17:49:00Z">
        <w:r w:rsidDel="00AE165E">
          <w:rPr>
            <w:rFonts w:ascii="Georgia" w:hAnsi="Georgia"/>
          </w:rPr>
          <w:delText xml:space="preserve">slopes </w:delText>
        </w:r>
      </w:del>
      <w:r>
        <w:rPr>
          <w:rFonts w:ascii="Georgia" w:hAnsi="Georgia"/>
        </w:rPr>
        <w:t xml:space="preserve">(Grierson and Long 1991, Ming </w:t>
      </w:r>
      <w:proofErr w:type="spellStart"/>
      <w:r>
        <w:rPr>
          <w:rFonts w:ascii="Georgia" w:hAnsi="Georgia"/>
        </w:rPr>
        <w:t>Tienlu</w:t>
      </w:r>
      <w:proofErr w:type="spellEnd"/>
      <w:r>
        <w:rPr>
          <w:rFonts w:ascii="Georgia" w:hAnsi="Georgia"/>
        </w:rPr>
        <w:t xml:space="preserve"> </w:t>
      </w:r>
      <w:ins w:id="120" w:author="Jack Plummer" w:date="2022-08-18T17:49:00Z">
        <w:r w:rsidR="00AE165E">
          <w:rPr>
            <w:rFonts w:ascii="Georgia" w:hAnsi="Georgia"/>
          </w:rPr>
          <w:t>and</w:t>
        </w:r>
      </w:ins>
      <w:del w:id="121" w:author="Jack Plummer" w:date="2022-08-18T17:49:00Z">
        <w:r w:rsidDel="00AE165E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Anders 2008).  </w:t>
      </w:r>
      <w:del w:id="122" w:author="Jack Plummer" w:date="2022-08-18T17:49:00Z">
        <w:r w:rsidDel="00AE165E">
          <w:rPr>
            <w:rFonts w:ascii="Georgia" w:hAnsi="Georgia"/>
          </w:rPr>
          <w:delText>IT </w:delText>
        </w:r>
        <w:r w:rsidDel="00AE165E">
          <w:rPr>
            <w:rStyle w:val="Emphasis"/>
            <w:rFonts w:ascii="Georgia" w:hAnsi="Georgia"/>
          </w:rPr>
          <w:delText> </w:delText>
        </w:r>
      </w:del>
      <w:ins w:id="123" w:author="Jack Plummer" w:date="2022-08-18T17:49:00Z">
        <w:r w:rsidR="00AE165E">
          <w:rPr>
            <w:rFonts w:ascii="Georgia" w:hAnsi="Georgia"/>
          </w:rPr>
          <w:t>The species</w:t>
        </w:r>
        <w:r w:rsidR="00AE165E">
          <w:rPr>
            <w:rStyle w:val="Emphasis"/>
            <w:rFonts w:ascii="Georgia" w:hAnsi="Georgia"/>
          </w:rPr>
          <w:t> </w:t>
        </w:r>
      </w:ins>
      <w:r>
        <w:rPr>
          <w:rFonts w:ascii="Georgia" w:hAnsi="Georgia"/>
        </w:rPr>
        <w:t xml:space="preserve">is </w:t>
      </w:r>
      <w:ins w:id="124" w:author="Jack Plummer" w:date="2022-08-18T17:49:00Z">
        <w:r w:rsidR="00AE165E">
          <w:rPr>
            <w:rFonts w:ascii="Georgia" w:hAnsi="Georgia"/>
          </w:rPr>
          <w:t xml:space="preserve">an </w:t>
        </w:r>
      </w:ins>
      <w:r>
        <w:rPr>
          <w:rFonts w:ascii="Georgia" w:hAnsi="Georgia"/>
        </w:rPr>
        <w:t xml:space="preserve">evergreen tree up to 15-30 m tall, </w:t>
      </w:r>
      <w:ins w:id="125" w:author="Jack Plummer" w:date="2022-08-18T17:50:00Z">
        <w:r w:rsidR="00AE165E">
          <w:rPr>
            <w:rFonts w:ascii="Georgia" w:hAnsi="Georgia"/>
          </w:rPr>
          <w:t xml:space="preserve">with </w:t>
        </w:r>
      </w:ins>
      <w:del w:id="126" w:author="Jack Plummer" w:date="2022-08-18T17:50:00Z">
        <w:r w:rsidDel="00AE165E">
          <w:rPr>
            <w:rFonts w:ascii="Georgia" w:hAnsi="Georgia"/>
          </w:rPr>
          <w:delText xml:space="preserve">leaves </w:delText>
        </w:r>
      </w:del>
      <w:r>
        <w:rPr>
          <w:rFonts w:ascii="Georgia" w:hAnsi="Georgia"/>
        </w:rPr>
        <w:t xml:space="preserve">coriaceous </w:t>
      </w:r>
      <w:ins w:id="127" w:author="Jack Plummer" w:date="2022-08-18T17:50:00Z">
        <w:r w:rsidR="00AE165E">
          <w:rPr>
            <w:rFonts w:ascii="Georgia" w:hAnsi="Georgia"/>
          </w:rPr>
          <w:t xml:space="preserve">leaves </w:t>
        </w:r>
      </w:ins>
      <w:r>
        <w:rPr>
          <w:rFonts w:ascii="Georgia" w:hAnsi="Georgia"/>
        </w:rPr>
        <w:t xml:space="preserve">with distinct marginal veins, </w:t>
      </w:r>
      <w:del w:id="128" w:author="Jack Plummer" w:date="2022-08-18T17:50:00Z">
        <w:r w:rsidDel="00AE165E">
          <w:rPr>
            <w:rFonts w:ascii="Georgia" w:hAnsi="Georgia"/>
          </w:rPr>
          <w:delText xml:space="preserve">flowers </w:delText>
        </w:r>
      </w:del>
      <w:r>
        <w:rPr>
          <w:rFonts w:ascii="Georgia" w:hAnsi="Georgia"/>
        </w:rPr>
        <w:t xml:space="preserve">unisexual </w:t>
      </w:r>
      <w:ins w:id="129" w:author="Jack Plummer" w:date="2022-08-18T17:50:00Z">
        <w:r w:rsidR="00AE165E">
          <w:rPr>
            <w:rFonts w:ascii="Georgia" w:hAnsi="Georgia"/>
          </w:rPr>
          <w:t>flowers</w:t>
        </w:r>
        <w:r w:rsidR="00AE165E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in ax</w:t>
      </w:r>
      <w:r>
        <w:rPr>
          <w:rFonts w:ascii="Georgia" w:hAnsi="Georgia"/>
        </w:rPr>
        <w:t>illary racemes and</w:t>
      </w:r>
      <w:ins w:id="130" w:author="Jack Plummer" w:date="2022-08-18T17:50:00Z">
        <w:r w:rsidR="00AE165E">
          <w:rPr>
            <w:rFonts w:ascii="Georgia" w:hAnsi="Georgia"/>
          </w:rPr>
          <w:t xml:space="preserve"> a</w:t>
        </w:r>
      </w:ins>
      <w:r>
        <w:rPr>
          <w:rFonts w:ascii="Georgia" w:hAnsi="Georgia"/>
        </w:rPr>
        <w:t xml:space="preserve"> </w:t>
      </w:r>
      <w:ins w:id="131" w:author="Jack Plummer" w:date="2022-08-18T17:50:00Z">
        <w:r w:rsidR="00AE165E">
          <w:rPr>
            <w:rFonts w:ascii="Georgia" w:hAnsi="Georgia"/>
          </w:rPr>
          <w:t>one</w:t>
        </w:r>
      </w:ins>
      <w:del w:id="132" w:author="Jack Plummer" w:date="2022-08-18T17:50:00Z">
        <w:r w:rsidDel="00AE165E">
          <w:rPr>
            <w:rFonts w:ascii="Georgia" w:hAnsi="Georgia"/>
          </w:rPr>
          <w:delText>1</w:delText>
        </w:r>
      </w:del>
      <w:r>
        <w:rPr>
          <w:rFonts w:ascii="Georgia" w:hAnsi="Georgia"/>
        </w:rPr>
        <w:t xml:space="preserve">-seeded ovary </w:t>
      </w:r>
      <w:del w:id="133" w:author="Jack Plummer" w:date="2022-08-18T17:50:00Z">
        <w:r w:rsidDel="00AE165E">
          <w:rPr>
            <w:rFonts w:ascii="Georgia" w:hAnsi="Georgia"/>
          </w:rPr>
          <w:delText xml:space="preserve">with flesh solitary. </w:delText>
        </w:r>
      </w:del>
      <w:r>
        <w:rPr>
          <w:rFonts w:ascii="Georgia" w:hAnsi="Georgia"/>
        </w:rPr>
        <w:t xml:space="preserve">(Grierson and Long 1991, Ming </w:t>
      </w:r>
      <w:proofErr w:type="spellStart"/>
      <w:r>
        <w:rPr>
          <w:rFonts w:ascii="Georgia" w:hAnsi="Georgia"/>
        </w:rPr>
        <w:t>Tienlu</w:t>
      </w:r>
      <w:proofErr w:type="spellEnd"/>
      <w:r>
        <w:rPr>
          <w:rFonts w:ascii="Georgia" w:hAnsi="Georgia"/>
        </w:rPr>
        <w:t xml:space="preserve"> </w:t>
      </w:r>
      <w:ins w:id="134" w:author="Jack Plummer" w:date="2022-08-18T17:50:00Z">
        <w:r w:rsidR="009A5C94">
          <w:rPr>
            <w:rFonts w:ascii="Georgia" w:hAnsi="Georgia"/>
          </w:rPr>
          <w:t>and</w:t>
        </w:r>
      </w:ins>
      <w:del w:id="135" w:author="Jack Plummer" w:date="2022-08-18T17:50:00Z">
        <w:r w:rsidDel="009A5C94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Anders 2008, </w:t>
      </w:r>
      <w:proofErr w:type="spellStart"/>
      <w:r>
        <w:rPr>
          <w:rFonts w:ascii="Georgia" w:hAnsi="Georgia"/>
        </w:rPr>
        <w:t>Murugan</w:t>
      </w:r>
      <w:proofErr w:type="spellEnd"/>
      <w:r>
        <w:rPr>
          <w:rFonts w:ascii="Georgia" w:hAnsi="Georgia"/>
        </w:rPr>
        <w:t xml:space="preserve"> </w:t>
      </w:r>
      <w:r w:rsidRPr="009A5C94">
        <w:rPr>
          <w:rFonts w:ascii="Georgia" w:hAnsi="Georgia"/>
          <w:i/>
          <w:iCs/>
          <w:rPrChange w:id="136" w:author="Jack Plummer" w:date="2022-08-18T17:50:00Z">
            <w:rPr>
              <w:rFonts w:ascii="Georgia" w:hAnsi="Georgia"/>
            </w:rPr>
          </w:rPrChange>
        </w:rPr>
        <w:t>et al</w:t>
      </w:r>
      <w:ins w:id="137" w:author="Jack Plummer" w:date="2022-08-18T17:50:00Z">
        <w:r w:rsidR="009A5C94" w:rsidRPr="009A5C94">
          <w:rPr>
            <w:rFonts w:ascii="Georgia" w:hAnsi="Georgia"/>
            <w:i/>
            <w:iCs/>
            <w:rPrChange w:id="138" w:author="Jack Plummer" w:date="2022-08-18T17:50:00Z">
              <w:rPr>
                <w:rFonts w:ascii="Georgia" w:hAnsi="Georgia"/>
              </w:rPr>
            </w:rPrChange>
          </w:rPr>
          <w:t>.</w:t>
        </w:r>
      </w:ins>
      <w:del w:id="139" w:author="Jack Plummer" w:date="2022-08-18T17:50:00Z">
        <w:r w:rsidRPr="009A5C94" w:rsidDel="009A5C94">
          <w:rPr>
            <w:rFonts w:ascii="Georgia" w:hAnsi="Georgia"/>
            <w:i/>
            <w:iCs/>
            <w:rPrChange w:id="140" w:author="Jack Plummer" w:date="2022-08-18T17:50:00Z">
              <w:rPr>
                <w:rFonts w:ascii="Georgia" w:hAnsi="Georgia"/>
              </w:rPr>
            </w:rPrChange>
          </w:rPr>
          <w:delText>,</w:delText>
        </w:r>
      </w:del>
      <w:r>
        <w:rPr>
          <w:rFonts w:ascii="Georgia" w:hAnsi="Georgia"/>
        </w:rPr>
        <w:t xml:space="preserve"> 2015). The plant has </w:t>
      </w:r>
      <w:del w:id="141" w:author="Jack Plummer" w:date="2022-08-18T17:51:00Z">
        <w:r w:rsidDel="009A5C94">
          <w:rPr>
            <w:rFonts w:ascii="Georgia" w:hAnsi="Georgia"/>
          </w:rPr>
          <w:delText xml:space="preserve">a </w:delText>
        </w:r>
      </w:del>
      <w:r>
        <w:rPr>
          <w:rFonts w:ascii="Georgia" w:hAnsi="Georgia"/>
        </w:rPr>
        <w:t>transversely oblong drupes</w:t>
      </w:r>
      <w:ins w:id="142" w:author="Jack Plummer" w:date="2022-08-18T17:51:00Z">
        <w:r w:rsidR="009A5C94">
          <w:rPr>
            <w:rFonts w:ascii="Georgia" w:hAnsi="Georgia"/>
          </w:rPr>
          <w:t xml:space="preserve"> which are</w:t>
        </w:r>
      </w:ins>
      <w:r>
        <w:rPr>
          <w:rFonts w:ascii="Georgia" w:hAnsi="Georgia"/>
        </w:rPr>
        <w:t xml:space="preserve"> greenish</w:t>
      </w:r>
      <w:ins w:id="143" w:author="Jack Plummer" w:date="2022-08-18T17:51:00Z">
        <w:r w:rsidR="009A5C94">
          <w:rPr>
            <w:rFonts w:ascii="Georgia" w:hAnsi="Georgia"/>
          </w:rPr>
          <w:t>-</w:t>
        </w:r>
      </w:ins>
      <w:del w:id="144" w:author="Jack Plummer" w:date="2022-08-18T17:51:00Z">
        <w:r w:rsidDel="009A5C94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yellow when young, </w:t>
      </w:r>
      <w:ins w:id="145" w:author="Jack Plummer" w:date="2022-08-18T17:51:00Z">
        <w:r w:rsidR="009A5C94">
          <w:rPr>
            <w:rFonts w:ascii="Georgia" w:hAnsi="Georgia"/>
          </w:rPr>
          <w:t xml:space="preserve">with </w:t>
        </w:r>
      </w:ins>
      <w:del w:id="146" w:author="Jack Plummer" w:date="2022-08-18T17:51:00Z">
        <w:r w:rsidDel="009A5C94">
          <w:rPr>
            <w:rFonts w:ascii="Georgia" w:hAnsi="Georgia"/>
          </w:rPr>
          <w:delText xml:space="preserve">flesh </w:delText>
        </w:r>
      </w:del>
      <w:r>
        <w:rPr>
          <w:rFonts w:ascii="Georgia" w:hAnsi="Georgia"/>
        </w:rPr>
        <w:t>creamy</w:t>
      </w:r>
      <w:ins w:id="147" w:author="Jack Plummer" w:date="2022-08-18T17:51:00Z">
        <w:r w:rsidR="009A5C94">
          <w:rPr>
            <w:rFonts w:ascii="Georgia" w:hAnsi="Georgia"/>
          </w:rPr>
          <w:t xml:space="preserve"> </w:t>
        </w:r>
        <w:r w:rsidR="009A5C94">
          <w:rPr>
            <w:rFonts w:ascii="Georgia" w:hAnsi="Georgia"/>
          </w:rPr>
          <w:t>flesh</w:t>
        </w:r>
      </w:ins>
      <w:r>
        <w:rPr>
          <w:rFonts w:ascii="Georgia" w:hAnsi="Georgia"/>
        </w:rPr>
        <w:t xml:space="preserve"> </w:t>
      </w:r>
      <w:del w:id="148" w:author="Jack Plummer" w:date="2022-08-18T17:51:00Z">
        <w:r w:rsidDel="009A5C94">
          <w:rPr>
            <w:rFonts w:ascii="Georgia" w:hAnsi="Georgia"/>
          </w:rPr>
          <w:delText xml:space="preserve">at first cut, </w:delText>
        </w:r>
      </w:del>
      <w:r>
        <w:rPr>
          <w:rFonts w:ascii="Georgia" w:hAnsi="Georgia"/>
        </w:rPr>
        <w:t>becoming black on exposure to</w:t>
      </w:r>
      <w:r>
        <w:rPr>
          <w:rFonts w:ascii="Georgia" w:hAnsi="Georgia"/>
        </w:rPr>
        <w:t xml:space="preserve"> air, and orange to reddish when ripe. Flowering</w:t>
      </w:r>
      <w:ins w:id="149" w:author="Jack Plummer" w:date="2022-08-18T17:51:00Z">
        <w:r w:rsidR="009A5C94">
          <w:rPr>
            <w:rFonts w:ascii="Georgia" w:hAnsi="Georgia"/>
          </w:rPr>
          <w:t xml:space="preserve"> occurs</w:t>
        </w:r>
      </w:ins>
      <w:r>
        <w:rPr>
          <w:rFonts w:ascii="Georgia" w:hAnsi="Georgia"/>
        </w:rPr>
        <w:t xml:space="preserve"> between February and April and oblong fruits are produced between May </w:t>
      </w:r>
      <w:ins w:id="150" w:author="Jack Plummer" w:date="2022-08-18T17:51:00Z">
        <w:r w:rsidR="009A5C94">
          <w:rPr>
            <w:rFonts w:ascii="Georgia" w:hAnsi="Georgia"/>
          </w:rPr>
          <w:t>and</w:t>
        </w:r>
      </w:ins>
      <w:del w:id="151" w:author="Jack Plummer" w:date="2022-08-18T17:51:00Z">
        <w:r w:rsidDel="009A5C94">
          <w:rPr>
            <w:rFonts w:ascii="Georgia" w:hAnsi="Georgia"/>
          </w:rPr>
          <w:delText>to</w:delText>
        </w:r>
      </w:del>
      <w:r>
        <w:rPr>
          <w:rFonts w:ascii="Georgia" w:hAnsi="Georgia"/>
        </w:rPr>
        <w:t xml:space="preserve"> December (Grierson and Long 1991, Ming </w:t>
      </w:r>
      <w:proofErr w:type="spellStart"/>
      <w:r>
        <w:rPr>
          <w:rFonts w:ascii="Georgia" w:hAnsi="Georgia"/>
        </w:rPr>
        <w:t>Tienlu</w:t>
      </w:r>
      <w:proofErr w:type="spellEnd"/>
      <w:r>
        <w:rPr>
          <w:rFonts w:ascii="Georgia" w:hAnsi="Georgia"/>
        </w:rPr>
        <w:t xml:space="preserve"> </w:t>
      </w:r>
      <w:ins w:id="152" w:author="Jack Plummer" w:date="2022-08-18T17:51:00Z">
        <w:r w:rsidR="009A5C94">
          <w:rPr>
            <w:rFonts w:ascii="Georgia" w:hAnsi="Georgia"/>
          </w:rPr>
          <w:t>and</w:t>
        </w:r>
      </w:ins>
      <w:del w:id="153" w:author="Jack Plummer" w:date="2022-08-18T17:51:00Z">
        <w:r w:rsidDel="009A5C94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Anders 2008, </w:t>
      </w:r>
      <w:proofErr w:type="spellStart"/>
      <w:r>
        <w:rPr>
          <w:rFonts w:ascii="Georgia" w:hAnsi="Georgia"/>
        </w:rPr>
        <w:t>Murugan</w:t>
      </w:r>
      <w:proofErr w:type="spellEnd"/>
      <w:r>
        <w:rPr>
          <w:rFonts w:ascii="Georgia" w:hAnsi="Georgia"/>
        </w:rPr>
        <w:t xml:space="preserve"> </w:t>
      </w:r>
      <w:r w:rsidRPr="009A5C94">
        <w:rPr>
          <w:rFonts w:ascii="Georgia" w:hAnsi="Georgia"/>
          <w:i/>
          <w:iCs/>
          <w:rPrChange w:id="154" w:author="Jack Plummer" w:date="2022-08-18T17:51:00Z">
            <w:rPr>
              <w:rFonts w:ascii="Georgia" w:hAnsi="Georgia"/>
            </w:rPr>
          </w:rPrChange>
        </w:rPr>
        <w:t>et al</w:t>
      </w:r>
      <w:ins w:id="155" w:author="Jack Plummer" w:date="2022-08-18T17:51:00Z">
        <w:r w:rsidR="009A5C94" w:rsidRPr="009A5C94">
          <w:rPr>
            <w:rFonts w:ascii="Georgia" w:hAnsi="Georgia"/>
            <w:i/>
            <w:iCs/>
            <w:rPrChange w:id="156" w:author="Jack Plummer" w:date="2022-08-18T17:51:00Z">
              <w:rPr>
                <w:rFonts w:ascii="Georgia" w:hAnsi="Georgia"/>
              </w:rPr>
            </w:rPrChange>
          </w:rPr>
          <w:t>.</w:t>
        </w:r>
      </w:ins>
      <w:del w:id="157" w:author="Jack Plummer" w:date="2022-08-18T17:51:00Z">
        <w:r w:rsidRPr="009A5C94" w:rsidDel="009A5C94">
          <w:rPr>
            <w:rFonts w:ascii="Georgia" w:hAnsi="Georgia"/>
            <w:i/>
            <w:iCs/>
            <w:rPrChange w:id="158" w:author="Jack Plummer" w:date="2022-08-18T17:51:00Z">
              <w:rPr>
                <w:rFonts w:ascii="Georgia" w:hAnsi="Georgia"/>
              </w:rPr>
            </w:rPrChange>
          </w:rPr>
          <w:delText>,</w:delText>
        </w:r>
      </w:del>
      <w:r>
        <w:rPr>
          <w:rFonts w:ascii="Georgia" w:hAnsi="Georgia"/>
        </w:rPr>
        <w:t xml:space="preserve"> 2015).</w:t>
      </w:r>
    </w:p>
    <w:p w14:paraId="33094B3D" w14:textId="77777777" w:rsidR="00000000" w:rsidRDefault="00E61DC1">
      <w:pPr>
        <w:pStyle w:val="Heading2"/>
        <w:divId w:val="4767254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763"/>
        <w:gridCol w:w="1020"/>
        <w:gridCol w:w="1888"/>
      </w:tblGrid>
      <w:tr w:rsidR="00000000" w14:paraId="5448345F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98429F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4090FA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0677A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29EBCF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2B110555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0E07F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Forest -&gt; Forest - Subtropical/Tropical Dry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25548D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D7D7A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78744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C386125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06634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1C372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7C6CC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66863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D16F958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F3AED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1.8. Forest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Forest - Subtropical/Tropical Swamp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88601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DB9D0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24492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CDA41DA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56863D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1.9. Forest -&gt; Forest - Subtropical/Tropical Moist Montane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CACB6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EB07C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95A4A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C1D4865" w14:textId="77777777" w:rsidR="00000000" w:rsidRDefault="00E61DC1">
      <w:pPr>
        <w:pStyle w:val="Heading2"/>
        <w:divId w:val="4767254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894"/>
        <w:gridCol w:w="1258"/>
      </w:tblGrid>
      <w:tr w:rsidR="00000000" w14:paraId="6F69C42C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6F42C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6292D5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A7BF7B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0577363" w14:textId="77777777">
        <w:trPr>
          <w:divId w:val="476725431"/>
          <w:tblCellSpacing w:w="15" w:type="dxa"/>
        </w:trPr>
        <w:tc>
          <w:tcPr>
            <w:tcW w:w="0" w:type="auto"/>
            <w:vAlign w:val="center"/>
            <w:hideMark/>
          </w:tcPr>
          <w:p w14:paraId="4797BAC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2E63D3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C637C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5F2748E" w14:textId="77777777" w:rsidR="00000000" w:rsidRDefault="00E61DC1">
      <w:pPr>
        <w:pStyle w:val="Heading2"/>
        <w:divId w:val="4767254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016E5264" w14:textId="77777777" w:rsidR="00000000" w:rsidRDefault="00E61DC1">
      <w:pPr>
        <w:pStyle w:val="NormalWeb"/>
        <w:divId w:val="47672543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005B81E6" w14:textId="77777777" w:rsidR="00000000" w:rsidRDefault="00E61DC1">
      <w:pPr>
        <w:pStyle w:val="Heading2"/>
        <w:divId w:val="4767254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5193178A" w14:textId="77777777" w:rsidR="00000000" w:rsidRDefault="00E61DC1">
      <w:pPr>
        <w:pStyle w:val="NormalWeb"/>
        <w:divId w:val="47672543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41D48A8E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FAFD4F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40F4219" w14:textId="77777777">
        <w:trPr>
          <w:divId w:val="4767254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1D42EA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large</w:t>
            </w:r>
          </w:p>
        </w:tc>
      </w:tr>
    </w:tbl>
    <w:p w14:paraId="286762BE" w14:textId="77777777" w:rsidR="00000000" w:rsidRDefault="00E61DC1">
      <w:pPr>
        <w:pStyle w:val="Heading1"/>
        <w:divId w:val="120451682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2143EC91" w14:textId="77777777" w:rsidR="00000000" w:rsidRDefault="00E61DC1">
      <w:pPr>
        <w:pStyle w:val="Heading2"/>
        <w:divId w:val="12045168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</w:t>
      </w:r>
      <w:r>
        <w:rPr>
          <w:rFonts w:ascii="Georgia" w:eastAsia="Times New Roman" w:hAnsi="Georgia"/>
          <w:sz w:val="27"/>
          <w:szCs w:val="27"/>
        </w:rPr>
        <w:t>ade Information</w:t>
      </w:r>
    </w:p>
    <w:p w14:paraId="45D72C79" w14:textId="77777777" w:rsidR="00000000" w:rsidRDefault="00E61DC1">
      <w:pPr>
        <w:pStyle w:val="NormalWeb"/>
        <w:divId w:val="1204516821"/>
        <w:rPr>
          <w:rFonts w:ascii="Georgia" w:hAnsi="Georgia"/>
        </w:rPr>
      </w:pPr>
      <w:commentRangeStart w:id="159"/>
      <w:r>
        <w:rPr>
          <w:rFonts w:ascii="Georgia" w:hAnsi="Georgia"/>
        </w:rPr>
        <w:t>However</w:t>
      </w:r>
      <w:commentRangeEnd w:id="159"/>
      <w:r w:rsidR="009A5C94">
        <w:rPr>
          <w:rStyle w:val="CommentReference"/>
        </w:rPr>
        <w:commentReference w:id="159"/>
      </w:r>
      <w:r>
        <w:rPr>
          <w:rFonts w:ascii="Georgia" w:hAnsi="Georgia"/>
        </w:rPr>
        <w:t xml:space="preserve"> very little is known about the uses such as the </w:t>
      </w:r>
      <w:proofErr w:type="gramStart"/>
      <w:r>
        <w:rPr>
          <w:rFonts w:ascii="Georgia" w:hAnsi="Georgia"/>
        </w:rPr>
        <w:t>timber  and</w:t>
      </w:r>
      <w:proofErr w:type="gramEnd"/>
      <w:r>
        <w:rPr>
          <w:rFonts w:ascii="Georgia" w:hAnsi="Georgia"/>
        </w:rPr>
        <w:t xml:space="preserve"> fuel wood. Further research is recommended.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23"/>
        <w:gridCol w:w="1669"/>
        <w:gridCol w:w="5061"/>
      </w:tblGrid>
      <w:tr w:rsidR="00000000" w14:paraId="5A66B935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D207D4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Subsistence: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83431C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Rationale: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B23CA6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Local Commercial: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CD7DFB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Further detail including information on economic value if available:</w:t>
            </w:r>
          </w:p>
        </w:tc>
      </w:tr>
      <w:tr w:rsidR="00000000" w14:paraId="66466105" w14:textId="77777777">
        <w:trPr>
          <w:divId w:val="1204516821"/>
          <w:tblCellSpacing w:w="15" w:type="dxa"/>
        </w:trPr>
        <w:tc>
          <w:tcPr>
            <w:tcW w:w="0" w:type="auto"/>
            <w:vAlign w:val="center"/>
            <w:hideMark/>
          </w:tcPr>
          <w:p w14:paraId="31DC1AD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FE9C3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BC02A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BFD47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504F8D3" w14:textId="77777777" w:rsidR="00000000" w:rsidRDefault="00E61DC1">
      <w:pPr>
        <w:divId w:val="120451682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1161"/>
        <w:gridCol w:w="862"/>
        <w:gridCol w:w="1307"/>
        <w:gridCol w:w="2111"/>
      </w:tblGrid>
      <w:tr w:rsidR="00000000" w14:paraId="69F2C515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CA81BC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End Use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DFBCEC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Subsistence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5F8958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National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24C61F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International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D13BE0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Other (please specify)</w:t>
            </w:r>
          </w:p>
        </w:tc>
      </w:tr>
      <w:tr w:rsidR="00000000" w14:paraId="73913BED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7FA620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 Food - animal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14D7E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AB1D7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97588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2CAA6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0DDADAD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B4FA7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 Other chemicals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AFA964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6502B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25A17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AFFF2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DB5FEDA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5CAC9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 Fuels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555E5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7120342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13BCE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4330D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E0D8A0F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FEBB2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9. Construction or structural materials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5E855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2EEB1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FECFD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7935B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E1383ED" w14:textId="77777777">
        <w:trPr>
          <w:divId w:val="1204516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765B9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14. Research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A43FF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36C29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ED40F37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58B48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DB8FADC" w14:textId="77777777" w:rsidR="00000000" w:rsidRDefault="00E61DC1">
      <w:pPr>
        <w:pStyle w:val="Heading1"/>
        <w:divId w:val="41786920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2C7C82A5" w14:textId="3E12B831" w:rsidR="00000000" w:rsidRDefault="00E61DC1">
      <w:pPr>
        <w:pStyle w:val="NormalWeb"/>
        <w:divId w:val="417869207"/>
        <w:rPr>
          <w:rFonts w:ascii="Georgia" w:hAnsi="Georgia"/>
        </w:rPr>
      </w:pPr>
      <w:r>
        <w:rPr>
          <w:rFonts w:ascii="Georgia" w:hAnsi="Georgia"/>
        </w:rPr>
        <w:t>This species generally occurs in dense broadleaved forests slopes where threats</w:t>
      </w:r>
      <w:ins w:id="160" w:author="Jack Plummer" w:date="2022-08-18T17:52:00Z">
        <w:r w:rsidR="009A5C94">
          <w:rPr>
            <w:rFonts w:ascii="Georgia" w:hAnsi="Georgia"/>
          </w:rPr>
          <w:t xml:space="preserve"> including</w:t>
        </w:r>
      </w:ins>
      <w:del w:id="161" w:author="Jack Plummer" w:date="2022-08-18T17:52:00Z">
        <w:r w:rsidDel="009A5C94">
          <w:rPr>
            <w:rFonts w:ascii="Georgia" w:hAnsi="Georgia"/>
          </w:rPr>
          <w:delText xml:space="preserve"> to</w:delText>
        </w:r>
      </w:del>
      <w:r>
        <w:rPr>
          <w:rFonts w:ascii="Georgia" w:hAnsi="Georgia"/>
        </w:rPr>
        <w:t xml:space="preserve"> tim</w:t>
      </w:r>
      <w:ins w:id="162" w:author="Jack Plummer" w:date="2022-08-18T17:52:00Z">
        <w:r w:rsidR="009A5C94">
          <w:rPr>
            <w:rFonts w:ascii="Georgia" w:hAnsi="Georgia"/>
          </w:rPr>
          <w:t>b</w:t>
        </w:r>
      </w:ins>
      <w:r>
        <w:rPr>
          <w:rFonts w:ascii="Georgia" w:hAnsi="Georgia"/>
        </w:rPr>
        <w:t>er extraction, road and hydropower construction, and forest conversion</w:t>
      </w:r>
      <w:ins w:id="163" w:author="Jack Plummer" w:date="2022-08-18T17:52:00Z">
        <w:r w:rsidR="009A5C94">
          <w:rPr>
            <w:rFonts w:ascii="Georgia" w:hAnsi="Georgia"/>
          </w:rPr>
          <w:t xml:space="preserve"> to agriculture and settlements</w:t>
        </w:r>
      </w:ins>
      <w:r>
        <w:rPr>
          <w:rFonts w:ascii="Georgia" w:hAnsi="Georgia"/>
        </w:rPr>
        <w:t xml:space="preserve"> </w:t>
      </w:r>
      <w:ins w:id="164" w:author="Jack Plummer" w:date="2022-08-18T17:52:00Z">
        <w:r w:rsidR="009A5C94">
          <w:rPr>
            <w:rFonts w:ascii="Georgia" w:hAnsi="Georgia"/>
          </w:rPr>
          <w:t xml:space="preserve">are </w:t>
        </w:r>
      </w:ins>
      <w:r>
        <w:rPr>
          <w:rFonts w:ascii="Georgia" w:hAnsi="Georgia"/>
        </w:rPr>
        <w:t xml:space="preserve">causing a decline in quality of habitat. However very little is known about the direct effects </w:t>
      </w:r>
      <w:ins w:id="165" w:author="Jack Plummer" w:date="2022-08-18T17:53:00Z">
        <w:r w:rsidR="009A5C94">
          <w:rPr>
            <w:rFonts w:ascii="Georgia" w:hAnsi="Georgia"/>
          </w:rPr>
          <w:t xml:space="preserve">of these threats on </w:t>
        </w:r>
      </w:ins>
      <w:del w:id="166" w:author="Jack Plummer" w:date="2022-08-18T17:53:00Z">
        <w:r w:rsidDel="009A5C94">
          <w:rPr>
            <w:rFonts w:ascii="Georgia" w:hAnsi="Georgia"/>
          </w:rPr>
          <w:delText>such</w:delText>
        </w:r>
        <w:r w:rsidDel="009A5C94">
          <w:rPr>
            <w:rFonts w:ascii="Georgia" w:hAnsi="Georgia"/>
          </w:rPr>
          <w:delText xml:space="preserve"> as the timber extraction form </w:delText>
        </w:r>
      </w:del>
      <w:r>
        <w:rPr>
          <w:rFonts w:ascii="Georgia" w:hAnsi="Georgia"/>
        </w:rPr>
        <w:t xml:space="preserve">this species. Further research </w:t>
      </w:r>
      <w:ins w:id="167" w:author="Jack Plummer" w:date="2022-08-18T17:53:00Z">
        <w:r w:rsidR="009A5C94">
          <w:rPr>
            <w:rFonts w:ascii="Georgia" w:hAnsi="Georgia"/>
          </w:rPr>
          <w:t>into</w:t>
        </w:r>
      </w:ins>
      <w:del w:id="168" w:author="Jack Plummer" w:date="2022-08-18T17:53:00Z">
        <w:r w:rsidDel="009A5C94">
          <w:rPr>
            <w:rFonts w:ascii="Georgia" w:hAnsi="Georgia"/>
          </w:rPr>
          <w:delText>on</w:delText>
        </w:r>
      </w:del>
      <w:r>
        <w:rPr>
          <w:rFonts w:ascii="Georgia" w:hAnsi="Georgia"/>
        </w:rPr>
        <w:t xml:space="preserve"> the </w:t>
      </w:r>
      <w:del w:id="169" w:author="Jack Plummer" w:date="2022-08-18T17:53:00Z">
        <w:r w:rsidDel="009A5C94">
          <w:rPr>
            <w:rFonts w:ascii="Georgia" w:hAnsi="Georgia"/>
          </w:rPr>
          <w:delText xml:space="preserve">population trends and </w:delText>
        </w:r>
      </w:del>
      <w:r>
        <w:rPr>
          <w:rFonts w:ascii="Georgia" w:hAnsi="Georgia"/>
        </w:rPr>
        <w:t>severity of threats is recommended.</w:t>
      </w:r>
    </w:p>
    <w:p w14:paraId="3FACBAAD" w14:textId="77777777" w:rsidR="00000000" w:rsidRDefault="00E61DC1">
      <w:pPr>
        <w:pStyle w:val="Heading2"/>
        <w:divId w:val="41786920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p w14:paraId="6082444E" w14:textId="77777777" w:rsidR="00000000" w:rsidRDefault="00E61DC1">
      <w:pPr>
        <w:pStyle w:val="NormalWeb"/>
        <w:divId w:val="417869207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The threats to this species are unknown. </w:t>
      </w:r>
      <w:commentRangeStart w:id="170"/>
      <w:r>
        <w:rPr>
          <w:rFonts w:ascii="Georgia" w:hAnsi="Georgia"/>
        </w:rPr>
        <w:t>true</w:t>
      </w:r>
      <w:commentRangeEnd w:id="170"/>
      <w:r w:rsidR="009A5C94">
        <w:rPr>
          <w:rStyle w:val="CommentReference"/>
        </w:rPr>
        <w:commentReference w:id="170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9"/>
        <w:gridCol w:w="740"/>
        <w:gridCol w:w="842"/>
        <w:gridCol w:w="842"/>
        <w:gridCol w:w="1137"/>
      </w:tblGrid>
      <w:tr w:rsidR="00000000" w14:paraId="7615D0B0" w14:textId="77777777">
        <w:trPr>
          <w:divId w:val="41786920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0834CCA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259CCD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FD3FE2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88BD7C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DA059A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292FBBFA" w14:textId="77777777">
        <w:trPr>
          <w:divId w:val="417869207"/>
          <w:tblCellSpacing w:w="15" w:type="dxa"/>
        </w:trPr>
        <w:tc>
          <w:tcPr>
            <w:tcW w:w="0" w:type="auto"/>
            <w:vAlign w:val="center"/>
            <w:hideMark/>
          </w:tcPr>
          <w:p w14:paraId="3DF3F7E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Resid</w:t>
            </w:r>
            <w:r>
              <w:rPr>
                <w:rFonts w:ascii="Georgia" w:eastAsia="Times New Roman" w:hAnsi="Georgia"/>
                <w:sz w:val="18"/>
                <w:szCs w:val="18"/>
              </w:rPr>
              <w:t>ential &amp; 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14:paraId="537B5960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E2091A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2800B4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53DA6A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C393533" w14:textId="77777777">
        <w:trPr>
          <w:divId w:val="417869207"/>
          <w:tblCellSpacing w:w="15" w:type="dxa"/>
        </w:trPr>
        <w:tc>
          <w:tcPr>
            <w:tcW w:w="0" w:type="auto"/>
            <w:vAlign w:val="center"/>
            <w:hideMark/>
          </w:tcPr>
          <w:p w14:paraId="274B25B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08F318D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10CBE2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0E75EF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732A03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5F07D659" w14:textId="77777777">
        <w:trPr>
          <w:divId w:val="417869207"/>
          <w:tblCellSpacing w:w="15" w:type="dxa"/>
        </w:trPr>
        <w:tc>
          <w:tcPr>
            <w:tcW w:w="0" w:type="auto"/>
            <w:vAlign w:val="center"/>
            <w:hideMark/>
          </w:tcPr>
          <w:p w14:paraId="09BAA97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2.2.2. Agriculture &amp;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aquaculture -&gt; Wood &amp; pulp plantations -&gt;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Agro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>-industry plantations</w:t>
            </w:r>
          </w:p>
        </w:tc>
        <w:tc>
          <w:tcPr>
            <w:tcW w:w="0" w:type="auto"/>
            <w:vAlign w:val="center"/>
            <w:hideMark/>
          </w:tcPr>
          <w:p w14:paraId="5904F09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D8E6B9B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BC2ED3A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013B4B2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2E58D54C" w14:textId="77777777">
        <w:trPr>
          <w:divId w:val="417869207"/>
          <w:tblCellSpacing w:w="15" w:type="dxa"/>
        </w:trPr>
        <w:tc>
          <w:tcPr>
            <w:tcW w:w="0" w:type="auto"/>
            <w:vAlign w:val="center"/>
            <w:hideMark/>
          </w:tcPr>
          <w:p w14:paraId="4AB6EB5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5.3.5. Biological resource use -&gt; Logging &amp; wood harvesting -&gt; Motivation Unknown/Unrecorded</w:t>
            </w:r>
          </w:p>
        </w:tc>
        <w:tc>
          <w:tcPr>
            <w:tcW w:w="0" w:type="auto"/>
            <w:vAlign w:val="center"/>
            <w:hideMark/>
          </w:tcPr>
          <w:p w14:paraId="666EA492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DAC519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6C25AC2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9207C9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8B09B8C" w14:textId="77777777">
        <w:trPr>
          <w:divId w:val="417869207"/>
          <w:tblCellSpacing w:w="15" w:type="dxa"/>
        </w:trPr>
        <w:tc>
          <w:tcPr>
            <w:tcW w:w="0" w:type="auto"/>
            <w:vAlign w:val="center"/>
            <w:hideMark/>
          </w:tcPr>
          <w:p w14:paraId="20FB84A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7.2.11. Natural system modifi</w:t>
            </w:r>
            <w:r>
              <w:rPr>
                <w:rFonts w:ascii="Georgia" w:eastAsia="Times New Roman" w:hAnsi="Georgia"/>
                <w:sz w:val="18"/>
                <w:szCs w:val="18"/>
              </w:rPr>
              <w:t>cations -&gt; Dams &amp; water management/use -&gt; Dams (size unknown)</w:t>
            </w:r>
          </w:p>
        </w:tc>
        <w:tc>
          <w:tcPr>
            <w:tcW w:w="0" w:type="auto"/>
            <w:vAlign w:val="center"/>
            <w:hideMark/>
          </w:tcPr>
          <w:p w14:paraId="6C1D9FE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78D91C7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D1E662C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242688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6A4C0C8B" w14:textId="77777777" w:rsidR="00000000" w:rsidRDefault="00E61DC1">
      <w:pPr>
        <w:pStyle w:val="Heading1"/>
        <w:divId w:val="136159156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028A23AA" w14:textId="3A5FB646" w:rsidR="00000000" w:rsidRPr="00E61DC1" w:rsidRDefault="00E61DC1">
      <w:pPr>
        <w:pStyle w:val="NormalWeb"/>
        <w:divId w:val="1361591560"/>
        <w:rPr>
          <w:rFonts w:ascii="Georgia" w:hAnsi="Georgia"/>
        </w:rPr>
      </w:pPr>
      <w:r>
        <w:rPr>
          <w:rFonts w:ascii="Georgia" w:hAnsi="Georgia"/>
        </w:rPr>
        <w:t xml:space="preserve">The species </w:t>
      </w:r>
      <w:del w:id="171" w:author="Jack Plummer" w:date="2022-08-18T17:55:00Z">
        <w:r w:rsidDel="009A5C94">
          <w:rPr>
            <w:rFonts w:ascii="Georgia" w:hAnsi="Georgia"/>
          </w:rPr>
          <w:delText>has been  distributed in large range</w:delText>
        </w:r>
      </w:del>
      <w:ins w:id="172" w:author="Jack Plummer" w:date="2022-08-18T17:55:00Z">
        <w:r w:rsidR="009A5C94">
          <w:rPr>
            <w:rFonts w:ascii="Georgia" w:hAnsi="Georgia"/>
          </w:rPr>
          <w:t xml:space="preserve">occurs in multiple protected areas, including </w:t>
        </w:r>
        <w:r w:rsidR="009A5C94">
          <w:rPr>
            <w:rFonts w:ascii="Georgia" w:eastAsia="Times New Roman" w:hAnsi="Georgia"/>
          </w:rPr>
          <w:t xml:space="preserve">Jigme Dorji National Park and </w:t>
        </w:r>
        <w:proofErr w:type="spellStart"/>
        <w:r w:rsidR="009A5C94">
          <w:rPr>
            <w:rFonts w:ascii="Georgia" w:eastAsia="Times New Roman" w:hAnsi="Georgia"/>
          </w:rPr>
          <w:t>Wangchuck</w:t>
        </w:r>
        <w:proofErr w:type="spellEnd"/>
        <w:r w:rsidR="009A5C94">
          <w:rPr>
            <w:rFonts w:ascii="Georgia" w:eastAsia="Times New Roman" w:hAnsi="Georgia"/>
          </w:rPr>
          <w:t xml:space="preserve"> Centennial Park</w:t>
        </w:r>
        <w:r w:rsidR="009A5C94">
          <w:rPr>
            <w:rFonts w:ascii="Georgia" w:eastAsia="Times New Roman" w:hAnsi="Georgia"/>
          </w:rPr>
          <w:t xml:space="preserve"> in Bhutan</w:t>
        </w:r>
      </w:ins>
      <w:r>
        <w:rPr>
          <w:rFonts w:ascii="Georgia" w:hAnsi="Georgia"/>
        </w:rPr>
        <w:t xml:space="preserve">, where passive conservation is presumed but it is not known whether active management is </w:t>
      </w:r>
      <w:del w:id="173" w:author="Jack Plummer" w:date="2022-08-18T17:55:00Z">
        <w:r w:rsidDel="009A5C94">
          <w:rPr>
            <w:rFonts w:ascii="Georgia" w:hAnsi="Georgia"/>
          </w:rPr>
          <w:delText xml:space="preserve">apparent </w:delText>
        </w:r>
      </w:del>
      <w:ins w:id="174" w:author="Jack Plummer" w:date="2022-08-18T17:55:00Z">
        <w:r w:rsidR="009A5C94">
          <w:rPr>
            <w:rFonts w:ascii="Georgia" w:hAnsi="Georgia"/>
          </w:rPr>
          <w:t>practised</w:t>
        </w:r>
        <w:r w:rsidR="009A5C94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(</w:t>
      </w:r>
      <w:del w:id="175" w:author="Jack Plummer" w:date="2022-08-18T17:55:00Z">
        <w:r w:rsidDel="009A5C94">
          <w:rPr>
            <w:rFonts w:ascii="Georgia" w:hAnsi="Georgia"/>
          </w:rPr>
          <w:delText>Protected Planet 2021</w:delText>
        </w:r>
      </w:del>
      <w:ins w:id="176" w:author="Jack Plummer" w:date="2022-08-18T17:55:00Z">
        <w:r w:rsidR="009A5C94">
          <w:rPr>
            <w:rFonts w:ascii="Georgia" w:hAnsi="Georgia"/>
          </w:rPr>
          <w:t>UNEP-WCMC and IUCN 2022</w:t>
        </w:r>
      </w:ins>
      <w:r>
        <w:rPr>
          <w:rFonts w:ascii="Georgia" w:hAnsi="Georgia"/>
        </w:rPr>
        <w:t>).</w:t>
      </w:r>
      <w:ins w:id="177" w:author="Jack Plummer" w:date="2022-08-18T17:57:00Z">
        <w:r>
          <w:rPr>
            <w:rFonts w:ascii="Georgia" w:hAnsi="Georgia"/>
          </w:rPr>
          <w:t xml:space="preserve"> It is held in at least two </w:t>
        </w:r>
        <w:r>
          <w:rPr>
            <w:rFonts w:ascii="Georgia" w:hAnsi="Georgia"/>
            <w:i/>
            <w:iCs/>
          </w:rPr>
          <w:t>ex situ</w:t>
        </w:r>
        <w:r>
          <w:rPr>
            <w:rFonts w:ascii="Georgia" w:hAnsi="Georgia"/>
          </w:rPr>
          <w:t xml:space="preserve"> </w:t>
        </w:r>
      </w:ins>
      <w:ins w:id="178" w:author="Jack Plummer" w:date="2022-08-18T17:58:00Z">
        <w:r>
          <w:rPr>
            <w:rFonts w:ascii="Georgia" w:hAnsi="Georgia"/>
          </w:rPr>
          <w:t>collections (BGCI 2022).</w:t>
        </w:r>
      </w:ins>
    </w:p>
    <w:p w14:paraId="0886EB35" w14:textId="77777777" w:rsidR="00000000" w:rsidRDefault="00E61DC1">
      <w:pPr>
        <w:pStyle w:val="Heading2"/>
        <w:divId w:val="13615915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06BDCFEB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F9F772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969AD0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4F76DC1" w14:textId="77777777">
        <w:trPr>
          <w:divId w:val="1361591560"/>
          <w:tblCellSpacing w:w="15" w:type="dxa"/>
        </w:trPr>
        <w:tc>
          <w:tcPr>
            <w:tcW w:w="0" w:type="auto"/>
            <w:vAlign w:val="center"/>
            <w:hideMark/>
          </w:tcPr>
          <w:p w14:paraId="3ADE203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687DB5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3A5F67" w14:textId="77777777" w:rsidR="00000000" w:rsidRDefault="00E61DC1">
      <w:pPr>
        <w:divId w:val="1361591560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743"/>
      </w:tblGrid>
      <w:tr w:rsidR="009A5C94" w14:paraId="37659795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6AC789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75B9CB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9A5C94" w14:paraId="40ED0F00" w14:textId="77777777">
        <w:trPr>
          <w:divId w:val="1361591560"/>
          <w:tblCellSpacing w:w="15" w:type="dxa"/>
        </w:trPr>
        <w:tc>
          <w:tcPr>
            <w:tcW w:w="0" w:type="auto"/>
            <w:vAlign w:val="center"/>
            <w:hideMark/>
          </w:tcPr>
          <w:p w14:paraId="4F750C1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5E9E55" w14:textId="63D3B1CF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Bhutan in Jigme Dorji National Park and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Wangchuck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Centennial Park where passive conservation is presumed but it is not known whether active management is </w:t>
            </w:r>
            <w:del w:id="179" w:author="Jack Plummer" w:date="2022-08-18T17:55:00Z">
              <w:r w:rsidDel="009A5C94">
                <w:rPr>
                  <w:rFonts w:ascii="Georgia" w:eastAsia="Times New Roman" w:hAnsi="Georgia"/>
                  <w:sz w:val="18"/>
                  <w:szCs w:val="18"/>
                </w:rPr>
                <w:delText xml:space="preserve">apparent </w:delText>
              </w:r>
            </w:del>
            <w:ins w:id="180" w:author="Jack Plummer" w:date="2022-08-18T17:55:00Z">
              <w:r w:rsidR="009A5C94">
                <w:rPr>
                  <w:rFonts w:ascii="Georgia" w:eastAsia="Times New Roman" w:hAnsi="Georgia"/>
                  <w:sz w:val="18"/>
                  <w:szCs w:val="18"/>
                </w:rPr>
                <w:t xml:space="preserve">practised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(</w:t>
            </w:r>
            <w:del w:id="181" w:author="Jack Plummer" w:date="2022-08-18T17:55:00Z">
              <w:r w:rsidDel="009A5C94">
                <w:rPr>
                  <w:rFonts w:ascii="Georgia" w:eastAsia="Times New Roman" w:hAnsi="Georgia"/>
                  <w:sz w:val="18"/>
                  <w:szCs w:val="18"/>
                </w:rPr>
                <w:delText>Protected Planet</w:delText>
              </w:r>
            </w:del>
            <w:ins w:id="182" w:author="Jack Plummer" w:date="2022-08-18T17:55:00Z">
              <w:r w:rsidR="009A5C94">
                <w:rPr>
                  <w:rFonts w:ascii="Georgia" w:eastAsia="Times New Roman" w:hAnsi="Georgia"/>
                  <w:sz w:val="18"/>
                  <w:szCs w:val="18"/>
                </w:rPr>
                <w:t>UNEP-WCMC and IUCN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202</w:t>
            </w:r>
            <w:ins w:id="183" w:author="Jack Plummer" w:date="2022-08-18T17:55:00Z">
              <w:r w:rsidR="009A5C94">
                <w:rPr>
                  <w:rFonts w:ascii="Georgia" w:eastAsia="Times New Roman" w:hAnsi="Georgia"/>
                  <w:sz w:val="18"/>
                  <w:szCs w:val="18"/>
                </w:rPr>
                <w:t>2</w:t>
              </w:r>
            </w:ins>
            <w:del w:id="184" w:author="Jack Plummer" w:date="2022-08-18T17:55:00Z">
              <w:r w:rsidDel="009A5C94">
                <w:rPr>
                  <w:rFonts w:ascii="Georgia" w:eastAsia="Times New Roman" w:hAnsi="Georgia"/>
                  <w:sz w:val="18"/>
                  <w:szCs w:val="18"/>
                </w:rPr>
                <w:delText>1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). </w:t>
            </w:r>
          </w:p>
        </w:tc>
      </w:tr>
    </w:tbl>
    <w:p w14:paraId="616550F5" w14:textId="77777777" w:rsidR="00000000" w:rsidRDefault="00E61DC1">
      <w:pPr>
        <w:divId w:val="1361591560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30"/>
      </w:tblGrid>
      <w:tr w:rsidR="00000000" w14:paraId="7FC9EEF3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DFBEAB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Harvest management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A25CAB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E54417B" w14:textId="77777777">
        <w:trPr>
          <w:divId w:val="1361591560"/>
          <w:tblCellSpacing w:w="15" w:type="dxa"/>
        </w:trPr>
        <w:tc>
          <w:tcPr>
            <w:tcW w:w="0" w:type="auto"/>
            <w:vAlign w:val="center"/>
            <w:hideMark/>
          </w:tcPr>
          <w:p w14:paraId="00E0D086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BAC5C0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160DA0E" w14:textId="77777777" w:rsidR="00000000" w:rsidRDefault="00E61DC1">
      <w:pPr>
        <w:divId w:val="1361591560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30"/>
      </w:tblGrid>
      <w:tr w:rsidR="00000000" w14:paraId="3D3B5811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9A4B24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4167E3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69E5211" w14:textId="77777777">
        <w:trPr>
          <w:divId w:val="1361591560"/>
          <w:tblCellSpacing w:w="15" w:type="dxa"/>
        </w:trPr>
        <w:tc>
          <w:tcPr>
            <w:tcW w:w="0" w:type="auto"/>
            <w:vAlign w:val="center"/>
            <w:hideMark/>
          </w:tcPr>
          <w:p w14:paraId="28AE4D88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E12D9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2BF4512" w14:textId="77777777" w:rsidR="00000000" w:rsidRDefault="00E61DC1">
      <w:pPr>
        <w:pStyle w:val="Heading2"/>
        <w:divId w:val="13615915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530"/>
      </w:tblGrid>
      <w:tr w:rsidR="00000000" w14:paraId="137C54CF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C996C8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AA6F4A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9F58472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3CE446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229D33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AE6D7DE" w14:textId="77777777" w:rsidR="00000000" w:rsidRDefault="00E61DC1">
      <w:pPr>
        <w:pStyle w:val="Heading2"/>
        <w:divId w:val="13615915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237DD50D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F419F2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941887" w14:textId="77777777" w:rsidR="00000000" w:rsidRDefault="00E61D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D76F21E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D631DAE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</w:t>
            </w:r>
            <w:r>
              <w:rPr>
                <w:rFonts w:ascii="Georgia" w:eastAsia="Times New Roman" w:hAnsi="Georgia"/>
                <w:sz w:val="18"/>
                <w:szCs w:val="18"/>
              </w:rPr>
              <w:t>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765A67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AD37B27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33346D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1.4. Research -&gt; Harvest, use &amp; livelihoods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6F170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1FD9ED9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285A91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272685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EFCC1E7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C3BF34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8AF59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FC64411" w14:textId="77777777">
        <w:trPr>
          <w:divId w:val="13615915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A79429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EBA92F" w14:textId="77777777" w:rsidR="00000000" w:rsidRDefault="00E61D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42E31C5" w14:textId="77777777" w:rsidR="00000000" w:rsidRDefault="00E61DC1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7B381420" w14:textId="77777777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 xml:space="preserve">BBSP. 2021. Bhutan Biodiversity Specimen Portal, </w:t>
      </w:r>
      <w:proofErr w:type="spellStart"/>
      <w:r>
        <w:rPr>
          <w:rFonts w:ascii="Georgia" w:hAnsi="Georgia"/>
        </w:rPr>
        <w:t>Drimycarpus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racemosus</w:t>
      </w:r>
      <w:proofErr w:type="spellEnd"/>
      <w:r>
        <w:rPr>
          <w:rFonts w:ascii="Georgia" w:hAnsi="Georgia"/>
        </w:rPr>
        <w:t xml:space="preserve">. Available at: </w:t>
      </w:r>
      <w:hyperlink r:id="rId14" w:history="1">
        <w:r>
          <w:rPr>
            <w:rStyle w:val="Hyperlink"/>
            <w:rFonts w:ascii="Georgia" w:hAnsi="Georgia"/>
          </w:rPr>
          <w:t>http://bhutanbiodiversity.net/taxa. (Accessed: 10/12/2021).</w:t>
        </w:r>
      </w:hyperlink>
      <w:r>
        <w:rPr>
          <w:rFonts w:ascii="Georgia" w:hAnsi="Georgia"/>
        </w:rPr>
        <w:t xml:space="preserve">. </w:t>
      </w:r>
    </w:p>
    <w:p w14:paraId="31690D5B" w14:textId="1690A8C3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 xml:space="preserve">BGCI. 2021.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London: Botanic Gardens Conservation </w:t>
      </w:r>
      <w:proofErr w:type="gramStart"/>
      <w:r>
        <w:rPr>
          <w:rFonts w:ascii="Georgia" w:hAnsi="Georgia"/>
        </w:rPr>
        <w:t>International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id="185" w:author="Jack Plummer" w:date="2022-08-18T17:58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reviews/www.bgci.org/plant_search.php"</w:instrText>
        </w:r>
      </w:ins>
      <w:del w:id="186" w:author="Jack Plummer" w:date="2022-08-18T17:58:00Z">
        <w:r w:rsidDel="00E61DC1">
          <w:rPr>
            <w:rFonts w:ascii="Georgia" w:hAnsi="Georgia"/>
          </w:rPr>
          <w:delInstrText xml:space="preserve"> </w:delInstrText>
        </w:r>
        <w:r w:rsidDel="00E61DC1">
          <w:rPr>
            <w:rFonts w:ascii="Georgia" w:hAnsi="Georgia"/>
          </w:rPr>
          <w:delInstrText>HYPERLINK "www.bgci.org/plant_search.php"</w:delInstrText>
        </w:r>
        <w:r w:rsidDel="00E61DC1">
          <w:rPr>
            <w:rFonts w:ascii="Georgia" w:hAnsi="Georgia"/>
          </w:rPr>
          <w:delInstrText xml:space="preserve"> </w:delInstrText>
        </w:r>
      </w:del>
      <w:ins w:id="187" w:author="Jack Plummer" w:date="2022-08-18T17:58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26322E1B" w14:textId="77777777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 xml:space="preserve">Bachman, S., Moat, J., Hill, A.W., de la Torre, J. and Scott, B. 2011. Supporting Red </w:t>
      </w:r>
      <w:r>
        <w:rPr>
          <w:rFonts w:ascii="Georgia" w:hAnsi="Georgia"/>
        </w:rPr>
        <w:t xml:space="preserve">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r>
        <w:rPr>
          <w:rFonts w:ascii="Georgia" w:hAnsi="Georgia"/>
          <w:i/>
          <w:iCs/>
        </w:rPr>
        <w:t xml:space="preserve">In: V. Smith and L. </w:t>
      </w:r>
      <w:proofErr w:type="spellStart"/>
      <w:r>
        <w:rPr>
          <w:rFonts w:ascii="Georgia" w:hAnsi="Georgia"/>
          <w:i/>
          <w:iCs/>
        </w:rPr>
        <w:t>Penev</w:t>
      </w:r>
      <w:proofErr w:type="spellEnd"/>
      <w:r>
        <w:rPr>
          <w:rFonts w:ascii="Georgia" w:hAnsi="Georgia"/>
          <w:i/>
          <w:iCs/>
        </w:rPr>
        <w:t xml:space="preserve"> (eds), e-Infrastructures for data publishing in biodiversity science</w:t>
      </w:r>
      <w:r>
        <w:rPr>
          <w:rFonts w:ascii="Georgia" w:hAnsi="Georgia"/>
        </w:rPr>
        <w:t xml:space="preserve">: 117-126. </w:t>
      </w:r>
      <w:proofErr w:type="spellStart"/>
      <w:r>
        <w:rPr>
          <w:rFonts w:ascii="Georgia" w:hAnsi="Georgia"/>
        </w:rPr>
        <w:t>ZooKeys</w:t>
      </w:r>
      <w:proofErr w:type="spellEnd"/>
      <w:r>
        <w:rPr>
          <w:rFonts w:ascii="Georgia" w:hAnsi="Georgia"/>
        </w:rPr>
        <w:t>.</w:t>
      </w:r>
    </w:p>
    <w:p w14:paraId="6E1F97AD" w14:textId="77777777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>GBIF. 2021. Global Biodiversity Information Facility (GBIF) data</w:t>
      </w:r>
      <w:r>
        <w:rPr>
          <w:rFonts w:ascii="Georgia" w:hAnsi="Georgia"/>
        </w:rPr>
        <w:t xml:space="preserve"> portal. Collection of online herbarium specimens. Available at: </w:t>
      </w:r>
      <w:hyperlink r:id="rId15" w:history="1">
        <w:r>
          <w:rPr>
            <w:rStyle w:val="Hyperlink"/>
            <w:rFonts w:ascii="Georgia" w:hAnsi="Georgia"/>
          </w:rPr>
          <w:t>http://data.gbif.org.</w:t>
        </w:r>
      </w:hyperlink>
      <w:r>
        <w:rPr>
          <w:rFonts w:ascii="Georgia" w:hAnsi="Georgia"/>
        </w:rPr>
        <w:t xml:space="preserve">. </w:t>
      </w:r>
    </w:p>
    <w:p w14:paraId="4D0AA7D5" w14:textId="77777777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 xml:space="preserve">Grierson, A.J.C. and Long, D.G. 1991. </w:t>
      </w:r>
      <w:r>
        <w:rPr>
          <w:rFonts w:ascii="Georgia" w:hAnsi="Georgia"/>
          <w:i/>
          <w:iCs/>
        </w:rPr>
        <w:t>Flora of Bhutan Volume 2 Part 1</w:t>
      </w:r>
      <w:r>
        <w:rPr>
          <w:rFonts w:ascii="Georgia" w:hAnsi="Georgia"/>
        </w:rPr>
        <w:t>. Edinburgh and Royal Government of Bhutan, Edinburgh.</w:t>
      </w:r>
    </w:p>
    <w:p w14:paraId="2CD56415" w14:textId="77777777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 xml:space="preserve">Ming </w:t>
      </w:r>
      <w:r>
        <w:rPr>
          <w:rFonts w:ascii="Georgia" w:hAnsi="Georgia"/>
        </w:rPr>
        <w:t xml:space="preserve">Tien </w:t>
      </w:r>
      <w:proofErr w:type="spellStart"/>
      <w:r>
        <w:rPr>
          <w:rFonts w:ascii="Georgia" w:hAnsi="Georgia"/>
        </w:rPr>
        <w:t>lu</w:t>
      </w:r>
      <w:proofErr w:type="spellEnd"/>
      <w:r>
        <w:rPr>
          <w:rFonts w:ascii="Georgia" w:hAnsi="Georgia"/>
        </w:rPr>
        <w:t xml:space="preserve"> &amp; Anders. 2008. </w:t>
      </w:r>
      <w:proofErr w:type="spellStart"/>
      <w:r>
        <w:rPr>
          <w:rFonts w:ascii="Georgia" w:hAnsi="Georgia"/>
        </w:rPr>
        <w:t>Anacardiaceae</w:t>
      </w:r>
      <w:proofErr w:type="spellEnd"/>
      <w:r>
        <w:rPr>
          <w:rFonts w:ascii="Georgia" w:hAnsi="Georgia"/>
        </w:rPr>
        <w:t xml:space="preserve">. In: Cheng Mien &amp; Ming Tien </w:t>
      </w:r>
      <w:proofErr w:type="spellStart"/>
      <w:r>
        <w:rPr>
          <w:rFonts w:ascii="Georgia" w:hAnsi="Georgia"/>
        </w:rPr>
        <w:t>lu</w:t>
      </w:r>
      <w:proofErr w:type="spellEnd"/>
      <w:r>
        <w:rPr>
          <w:rFonts w:ascii="Georgia" w:hAnsi="Georgia"/>
        </w:rPr>
        <w:t xml:space="preserve">, eds., Flora of China. </w:t>
      </w:r>
      <w:proofErr w:type="spellStart"/>
      <w:r>
        <w:rPr>
          <w:rFonts w:ascii="Georgia" w:hAnsi="Georgia"/>
          <w:i/>
          <w:iCs/>
        </w:rPr>
        <w:t>Popularis</w:t>
      </w:r>
      <w:proofErr w:type="spellEnd"/>
      <w:r>
        <w:rPr>
          <w:rFonts w:ascii="Georgia" w:hAnsi="Georgia"/>
          <w:i/>
          <w:iCs/>
        </w:rPr>
        <w:t xml:space="preserve"> Sin</w:t>
      </w:r>
      <w:r>
        <w:rPr>
          <w:rFonts w:ascii="Georgia" w:hAnsi="Georgia"/>
        </w:rPr>
        <w:t xml:space="preserve"> 45(1): 66-135.</w:t>
      </w:r>
    </w:p>
    <w:p w14:paraId="116D3AF8" w14:textId="77777777" w:rsidR="00000000" w:rsidRDefault="00E61DC1">
      <w:pPr>
        <w:pStyle w:val="NormalWeb"/>
        <w:divId w:val="1799839890"/>
        <w:rPr>
          <w:rFonts w:ascii="Georgia" w:hAnsi="Georgia"/>
        </w:rPr>
      </w:pPr>
      <w:proofErr w:type="spellStart"/>
      <w:r>
        <w:rPr>
          <w:rFonts w:ascii="Georgia" w:hAnsi="Georgia"/>
        </w:rPr>
        <w:t>Murugan</w:t>
      </w:r>
      <w:proofErr w:type="spellEnd"/>
      <w:r>
        <w:rPr>
          <w:rFonts w:ascii="Georgia" w:hAnsi="Georgia"/>
        </w:rPr>
        <w:t xml:space="preserve">, P., Tagore, J.K. &amp; Thomas K.V. 2015. Recollection of </w:t>
      </w:r>
      <w:proofErr w:type="spellStart"/>
      <w:r>
        <w:rPr>
          <w:rFonts w:ascii="Georgia" w:hAnsi="Georgia"/>
        </w:rPr>
        <w:t>Drimycarpus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racemosus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Anacardiaceae</w:t>
      </w:r>
      <w:proofErr w:type="spellEnd"/>
      <w:r>
        <w:rPr>
          <w:rFonts w:ascii="Georgia" w:hAnsi="Georgia"/>
        </w:rPr>
        <w:t>) for Andaman and Nicobar Islands, In</w:t>
      </w:r>
      <w:r>
        <w:rPr>
          <w:rFonts w:ascii="Georgia" w:hAnsi="Georgia"/>
        </w:rPr>
        <w:t xml:space="preserve">dia. </w:t>
      </w:r>
      <w:r>
        <w:rPr>
          <w:rFonts w:ascii="Georgia" w:hAnsi="Georgia"/>
          <w:i/>
          <w:iCs/>
        </w:rPr>
        <w:t>Indian Journal of Forestry</w:t>
      </w:r>
      <w:r>
        <w:rPr>
          <w:rFonts w:ascii="Georgia" w:hAnsi="Georgia"/>
        </w:rPr>
        <w:t xml:space="preserve"> 33(3): 285-286.</w:t>
      </w:r>
    </w:p>
    <w:p w14:paraId="267BFE8F" w14:textId="48481718" w:rsidR="00000000" w:rsidRDefault="00E61DC1">
      <w:pPr>
        <w:pStyle w:val="NormalWeb"/>
        <w:divId w:val="1799839890"/>
        <w:rPr>
          <w:rFonts w:ascii="Georgia" w:hAnsi="Georgia"/>
        </w:rPr>
      </w:pPr>
      <w:r>
        <w:rPr>
          <w:rFonts w:ascii="Georgia" w:hAnsi="Georgia"/>
        </w:rPr>
        <w:t xml:space="preserve">Protected Planet. 2021. Protected Planet: The World Database on Protected Areas (WDPA). Cambridge, </w:t>
      </w:r>
      <w:proofErr w:type="gramStart"/>
      <w:r>
        <w:rPr>
          <w:rFonts w:ascii="Georgia" w:hAnsi="Georgia"/>
        </w:rPr>
        <w:t>UK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id="188" w:author="Jack Plummer" w:date="2022-08-18T17:58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reviews/www.protectedplanet.net. (Accessed: 2021)"</w:instrText>
        </w:r>
      </w:ins>
      <w:del w:id="189" w:author="Jack Plummer" w:date="2022-08-18T17:58:00Z">
        <w:r w:rsidDel="00E61DC1">
          <w:rPr>
            <w:rFonts w:ascii="Georgia" w:hAnsi="Georgia"/>
          </w:rPr>
          <w:delInstrText xml:space="preserve"> </w:delInstrText>
        </w:r>
        <w:r w:rsidDel="00E61DC1">
          <w:rPr>
            <w:rFonts w:ascii="Georgia" w:hAnsi="Georgia"/>
          </w:rPr>
          <w:delInstrText>HYPERLINK "www.protectedplanet.net. (Accessed: 2021)"</w:delInstrText>
        </w:r>
        <w:r w:rsidDel="00E61DC1">
          <w:rPr>
            <w:rFonts w:ascii="Georgia" w:hAnsi="Georgia"/>
          </w:rPr>
          <w:delInstrText xml:space="preserve"> </w:delInstrText>
        </w:r>
      </w:del>
      <w:ins w:id="190" w:author="Jack Plummer" w:date="2022-08-18T17:58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www.protectedplanet.net. (Access</w:t>
      </w:r>
      <w:r>
        <w:rPr>
          <w:rStyle w:val="Hyperlink"/>
          <w:rFonts w:ascii="Georgia" w:hAnsi="Georgia"/>
        </w:rPr>
        <w:t>ed: 2021)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Jack Plummer" w:date="2022-08-18T17:36:00Z" w:initials="JP">
    <w:p w14:paraId="15AE8BDA" w14:textId="77777777" w:rsidR="00DB4CE8" w:rsidRDefault="00DB4CE8" w:rsidP="00896FFE">
      <w:pPr>
        <w:pStyle w:val="CommentText"/>
      </w:pPr>
      <w:r>
        <w:rPr>
          <w:rStyle w:val="CommentReference"/>
        </w:rPr>
        <w:annotationRef/>
      </w:r>
      <w:r>
        <w:t>This shouldn't be ticked</w:t>
      </w:r>
    </w:p>
  </w:comment>
  <w:comment w:id="11" w:author="Jack Plummer" w:date="2022-08-18T17:37:00Z" w:initials="JP">
    <w:p w14:paraId="3513FCF1" w14:textId="77777777" w:rsidR="00DB4CE8" w:rsidRDefault="00DB4CE8" w:rsidP="00771F62">
      <w:pPr>
        <w:pStyle w:val="CommentText"/>
      </w:pPr>
      <w:r>
        <w:rPr>
          <w:rStyle w:val="CommentReference"/>
        </w:rPr>
        <w:annotationRef/>
      </w:r>
      <w:r>
        <w:t>Add assessor</w:t>
      </w:r>
    </w:p>
  </w:comment>
  <w:comment w:id="98" w:author="Jack Plummer" w:date="2022-08-18T17:46:00Z" w:initials="JP">
    <w:p w14:paraId="56710119" w14:textId="77777777" w:rsidR="00AE165E" w:rsidRDefault="00AE165E" w:rsidP="00F0793B">
      <w:pPr>
        <w:pStyle w:val="CommentText"/>
      </w:pPr>
      <w:r>
        <w:rPr>
          <w:rStyle w:val="CommentReference"/>
        </w:rPr>
        <w:annotationRef/>
      </w:r>
      <w:r>
        <w:t>To update</w:t>
      </w:r>
    </w:p>
  </w:comment>
  <w:comment w:id="159" w:author="Jack Plummer" w:date="2022-08-18T17:54:00Z" w:initials="JP">
    <w:p w14:paraId="051DEDF4" w14:textId="77777777" w:rsidR="009A5C94" w:rsidRDefault="009A5C94" w:rsidP="000411DA">
      <w:pPr>
        <w:pStyle w:val="CommentText"/>
      </w:pPr>
      <w:r>
        <w:rPr>
          <w:rStyle w:val="CommentReference"/>
        </w:rPr>
        <w:annotationRef/>
      </w:r>
      <w:r>
        <w:t>Looks like there is missing text?</w:t>
      </w:r>
    </w:p>
  </w:comment>
  <w:comment w:id="170" w:author="Jack Plummer" w:date="2022-08-18T17:54:00Z" w:initials="JP">
    <w:p w14:paraId="22692B3B" w14:textId="1A7D797E" w:rsidR="009A5C94" w:rsidRDefault="009A5C94" w:rsidP="00547664">
      <w:pPr>
        <w:pStyle w:val="CommentText"/>
      </w:pPr>
      <w:r>
        <w:rPr>
          <w:rStyle w:val="CommentReference"/>
        </w:rPr>
        <w:annotationRef/>
      </w:r>
      <w:r>
        <w:t>Should not code any threats if we tick this. Instead, this should be unticked.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AE8BDA" w15:done="0"/>
  <w15:commentEx w15:paraId="3513FCF1" w15:done="0"/>
  <w15:commentEx w15:paraId="56710119" w15:done="0"/>
  <w15:commentEx w15:paraId="051DEDF4" w15:done="0"/>
  <w15:commentEx w15:paraId="22692B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8F71D" w16cex:dateUtc="2022-08-18T16:36:00Z"/>
  <w16cex:commentExtensible w16cex:durableId="26A8F774" w16cex:dateUtc="2022-08-18T16:37:00Z"/>
  <w16cex:commentExtensible w16cex:durableId="26A8F960" w16cex:dateUtc="2022-08-18T16:46:00Z"/>
  <w16cex:commentExtensible w16cex:durableId="26A8FB60" w16cex:dateUtc="2022-08-18T16:54:00Z"/>
  <w16cex:commentExtensible w16cex:durableId="26A8FB49" w16cex:dateUtc="2022-08-18T1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AE8BDA" w16cid:durableId="26A8F71D"/>
  <w16cid:commentId w16cid:paraId="3513FCF1" w16cid:durableId="26A8F774"/>
  <w16cid:commentId w16cid:paraId="56710119" w16cid:durableId="26A8F960"/>
  <w16cid:commentId w16cid:paraId="051DEDF4" w16cid:durableId="26A8FB60"/>
  <w16cid:commentId w16cid:paraId="22692B3B" w16cid:durableId="26A8FB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E8"/>
    <w:rsid w:val="000E20F9"/>
    <w:rsid w:val="009A5C94"/>
    <w:rsid w:val="00AE165E"/>
    <w:rsid w:val="00DB4CE8"/>
    <w:rsid w:val="00E6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1C491"/>
  <w15:chartTrackingRefBased/>
  <w15:docId w15:val="{C1525B1F-A7E3-4220-A4FD-CF44CD71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DB4CE8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B4C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4C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4CE8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E8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536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9038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204516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://data.gbif.org." TargetMode="Externa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://bhutanbiodiversity.net/taxa.%20(Accessed:%2010/12/2021)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61F923-DC5D-46AD-A031-C13996AA9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8A8490-7775-4DD0-AD93-4899496449E6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BECA131-39FD-45D6-9BA7-368C483A79B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DA5FD9B-09BE-4508-8944-8615A91DA32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3045EAF-6D67-47EB-A566-BB01161AF941}">
  <ds:schemaRefs>
    <ds:schemaRef ds:uri="150f78d0-e5c4-40ba-9879-1115501c63e5"/>
    <ds:schemaRef ds:uri="http://purl.org/dc/terms/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1440</Words>
  <Characters>9399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Drimycarpus racemosus</vt:lpstr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Drimycarpus racemosus</dc:title>
  <dc:subject/>
  <dc:creator>Jack Plummer</dc:creator>
  <cp:keywords/>
  <dc:description/>
  <cp:lastModifiedBy>Jack Plummer</cp:lastModifiedBy>
  <cp:revision>2</cp:revision>
  <dcterms:created xsi:type="dcterms:W3CDTF">2022-08-18T16:58:00Z</dcterms:created>
  <dcterms:modified xsi:type="dcterms:W3CDTF">2022-08-18T16:58:00Z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